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4AAB1" w14:textId="77777777" w:rsidR="00887C33" w:rsidRPr="008C35F0" w:rsidRDefault="00887C33" w:rsidP="00887C33">
      <w:pPr>
        <w:pStyle w:val="Heading1"/>
        <w:jc w:val="center"/>
        <w:rPr>
          <w:rFonts w:ascii="Times New Roman" w:hAnsi="Times New Roman" w:cs="Times New Roman"/>
          <w:b/>
          <w:bCs/>
          <w:color w:val="000000" w:themeColor="text1"/>
          <w:lang w:val="en-CA"/>
        </w:rPr>
      </w:pPr>
      <w:bookmarkStart w:id="0" w:name="_Toc205543136"/>
      <w:r w:rsidRPr="008C35F0">
        <w:rPr>
          <w:rFonts w:ascii="Times New Roman" w:hAnsi="Times New Roman" w:cs="Times New Roman"/>
          <w:b/>
          <w:bCs/>
          <w:color w:val="000000" w:themeColor="text1"/>
          <w:lang w:val="en-CA"/>
        </w:rPr>
        <w:t>Chapter 2: Northern cardinals (</w:t>
      </w:r>
      <w:r w:rsidRPr="008C35F0">
        <w:rPr>
          <w:rFonts w:ascii="Times New Roman" w:hAnsi="Times New Roman" w:cs="Times New Roman"/>
          <w:b/>
          <w:bCs/>
          <w:i/>
          <w:iCs/>
          <w:color w:val="000000" w:themeColor="text1"/>
          <w:lang w:val="en-CA"/>
        </w:rPr>
        <w:t>Cardinalis cardinalis</w:t>
      </w:r>
      <w:r w:rsidRPr="008C35F0">
        <w:rPr>
          <w:rFonts w:ascii="Times New Roman" w:hAnsi="Times New Roman" w:cs="Times New Roman"/>
          <w:b/>
          <w:bCs/>
          <w:color w:val="000000" w:themeColor="text1"/>
          <w:lang w:val="en-CA"/>
        </w:rPr>
        <w:t>) exhibit seasonal changes of onset and end of daily activities in urban areas</w:t>
      </w:r>
      <w:bookmarkEnd w:id="0"/>
    </w:p>
    <w:p w14:paraId="0FC523DE" w14:textId="77777777" w:rsidR="00887C33" w:rsidRPr="008C35F0" w:rsidRDefault="00887C33" w:rsidP="00887C33">
      <w:pPr>
        <w:spacing w:line="480" w:lineRule="auto"/>
        <w:jc w:val="both"/>
        <w:rPr>
          <w:rFonts w:ascii="Times New Roman" w:hAnsi="Times New Roman" w:cs="Times New Roman"/>
          <w:lang w:val="en-CA"/>
        </w:rPr>
      </w:pPr>
    </w:p>
    <w:p w14:paraId="18FDADC7" w14:textId="77777777" w:rsidR="00887C33" w:rsidRPr="008C35F0" w:rsidRDefault="00887C33" w:rsidP="00887C33">
      <w:pPr>
        <w:spacing w:line="480" w:lineRule="auto"/>
        <w:jc w:val="both"/>
        <w:rPr>
          <w:rFonts w:ascii="Times New Roman" w:hAnsi="Times New Roman" w:cs="Times New Roman"/>
        </w:rPr>
      </w:pPr>
      <w:r w:rsidRPr="008C35F0">
        <w:rPr>
          <w:rFonts w:ascii="Times New Roman" w:hAnsi="Times New Roman" w:cs="Times New Roman"/>
          <w:b/>
          <w:bCs/>
        </w:rPr>
        <w:t>Authors:</w:t>
      </w:r>
      <w:r w:rsidRPr="008C35F0">
        <w:rPr>
          <w:rFonts w:ascii="Times New Roman" w:hAnsi="Times New Roman" w:cs="Times New Roman"/>
        </w:rPr>
        <w:t xml:space="preserve"> Cousineau, Anne-Marie</w:t>
      </w:r>
      <w:r w:rsidRPr="008C35F0">
        <w:rPr>
          <w:rFonts w:ascii="Times New Roman" w:hAnsi="Times New Roman" w:cs="Times New Roman"/>
          <w:vertAlign w:val="superscript"/>
        </w:rPr>
        <w:t>1</w:t>
      </w:r>
      <w:r w:rsidRPr="008C35F0">
        <w:rPr>
          <w:rFonts w:ascii="Times New Roman" w:hAnsi="Times New Roman" w:cs="Times New Roman"/>
        </w:rPr>
        <w:t>; Frei, Barbara</w:t>
      </w:r>
      <w:r w:rsidRPr="008C35F0">
        <w:rPr>
          <w:rFonts w:ascii="Times New Roman" w:hAnsi="Times New Roman" w:cs="Times New Roman"/>
          <w:vertAlign w:val="superscript"/>
        </w:rPr>
        <w:t>2</w:t>
      </w:r>
      <w:r w:rsidRPr="008C35F0">
        <w:rPr>
          <w:rFonts w:ascii="Times New Roman" w:hAnsi="Times New Roman" w:cs="Times New Roman"/>
        </w:rPr>
        <w:t>; Beauchamp, Andrew T.</w:t>
      </w:r>
      <w:r w:rsidRPr="008C35F0">
        <w:rPr>
          <w:rFonts w:ascii="Times New Roman" w:hAnsi="Times New Roman" w:cs="Times New Roman"/>
          <w:vertAlign w:val="superscript"/>
        </w:rPr>
        <w:t>3</w:t>
      </w:r>
      <w:r w:rsidRPr="008C35F0">
        <w:rPr>
          <w:rFonts w:ascii="Times New Roman" w:hAnsi="Times New Roman" w:cs="Times New Roman"/>
        </w:rPr>
        <w:t>; Elliott, Kyle H.</w:t>
      </w:r>
      <w:r w:rsidRPr="008C35F0">
        <w:rPr>
          <w:rFonts w:ascii="Times New Roman" w:hAnsi="Times New Roman" w:cs="Times New Roman"/>
          <w:vertAlign w:val="superscript"/>
        </w:rPr>
        <w:t>1</w:t>
      </w:r>
    </w:p>
    <w:p w14:paraId="570072A0" w14:textId="77777777" w:rsidR="00887C33" w:rsidRPr="008C35F0" w:rsidRDefault="00887C33" w:rsidP="00887C33">
      <w:pPr>
        <w:spacing w:line="480" w:lineRule="auto"/>
        <w:jc w:val="both"/>
        <w:rPr>
          <w:rFonts w:ascii="Times New Roman" w:hAnsi="Times New Roman" w:cs="Times New Roman"/>
          <w:lang w:val="en-CA"/>
        </w:rPr>
      </w:pPr>
      <w:r w:rsidRPr="008C35F0">
        <w:rPr>
          <w:rFonts w:ascii="Times New Roman" w:hAnsi="Times New Roman" w:cs="Times New Roman"/>
          <w:lang w:val="en-CA"/>
        </w:rPr>
        <w:t>1: Department of natural Resource Sciences, McGill University, Ste. Anne de Bellevue, Québec, Canada</w:t>
      </w:r>
    </w:p>
    <w:p w14:paraId="473A3AF7" w14:textId="77777777" w:rsidR="00887C33" w:rsidRPr="008C35F0" w:rsidRDefault="00887C33" w:rsidP="00887C33">
      <w:pPr>
        <w:spacing w:line="480" w:lineRule="auto"/>
        <w:rPr>
          <w:rFonts w:ascii="Times New Roman" w:hAnsi="Times New Roman" w:cs="Times New Roman"/>
          <w:lang w:val="en-CA"/>
        </w:rPr>
      </w:pPr>
      <w:r w:rsidRPr="008C35F0">
        <w:rPr>
          <w:rFonts w:ascii="Times New Roman" w:hAnsi="Times New Roman" w:cs="Times New Roman"/>
          <w:lang w:val="en-CA"/>
        </w:rPr>
        <w:t>2: Science and Technology Branch, Environment and Climate Change Canada, Montreal, Québec, Canada</w:t>
      </w:r>
    </w:p>
    <w:p w14:paraId="1FF50394" w14:textId="77777777" w:rsidR="00887C33" w:rsidRPr="008C35F0" w:rsidRDefault="00887C33" w:rsidP="00887C33">
      <w:pPr>
        <w:spacing w:line="480" w:lineRule="auto"/>
        <w:rPr>
          <w:rFonts w:ascii="Times New Roman" w:hAnsi="Times New Roman" w:cs="Times New Roman"/>
          <w:lang w:val="en-CA"/>
        </w:rPr>
      </w:pPr>
      <w:r w:rsidRPr="008C35F0">
        <w:rPr>
          <w:rFonts w:ascii="Times New Roman" w:hAnsi="Times New Roman" w:cs="Times New Roman"/>
          <w:lang w:val="en-CA"/>
        </w:rPr>
        <w:t xml:space="preserve">3: </w:t>
      </w:r>
      <w:r w:rsidRPr="008C35F0">
        <w:rPr>
          <w:rFonts w:ascii="Times New Roman" w:hAnsi="Times New Roman" w:cs="Times New Roman"/>
          <w:color w:val="000000" w:themeColor="text1"/>
          <w:shd w:val="clear" w:color="auto" w:fill="FFFFFF"/>
          <w:lang w:val="en-CA"/>
        </w:rPr>
        <w:t>Department of Biology, Advanced Facility for Avian Research, University of Western Ontario, London, Ontario, Canada</w:t>
      </w:r>
    </w:p>
    <w:p w14:paraId="1597032F" w14:textId="7C300C07" w:rsidR="00887C33" w:rsidRPr="008C35F0" w:rsidRDefault="00887C33" w:rsidP="00887C33">
      <w:pPr>
        <w:pStyle w:val="Heading3"/>
        <w:spacing w:line="480" w:lineRule="auto"/>
        <w:rPr>
          <w:rFonts w:ascii="Times New Roman" w:hAnsi="Times New Roman" w:cs="Times New Roman"/>
          <w:b/>
          <w:bCs/>
          <w:color w:val="000000" w:themeColor="text1"/>
          <w:lang w:val="en-CA"/>
        </w:rPr>
      </w:pPr>
      <w:bookmarkStart w:id="1" w:name="_Toc205543137"/>
      <w:commentRangeStart w:id="2"/>
      <w:r w:rsidRPr="008C35F0">
        <w:rPr>
          <w:rFonts w:ascii="Times New Roman" w:hAnsi="Times New Roman" w:cs="Times New Roman"/>
          <w:b/>
          <w:bCs/>
          <w:color w:val="000000" w:themeColor="text1"/>
          <w:lang w:val="en-CA"/>
        </w:rPr>
        <w:t>Abstract</w:t>
      </w:r>
      <w:bookmarkEnd w:id="1"/>
      <w:commentRangeEnd w:id="2"/>
      <w:r w:rsidR="005C409F">
        <w:rPr>
          <w:rStyle w:val="CommentReference"/>
          <w:rFonts w:eastAsiaTheme="minorHAnsi" w:cstheme="minorBidi"/>
          <w:color w:val="auto"/>
        </w:rPr>
        <w:commentReference w:id="2"/>
      </w:r>
    </w:p>
    <w:p w14:paraId="5D61E150" w14:textId="161C8934" w:rsidR="00887C33" w:rsidRPr="008C35F0" w:rsidRDefault="00DA770B"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lang w:val="en-CA"/>
        </w:rPr>
        <w:t>In winter, small endotherms, such as songbirds, face the challenge of maintaining high core body temperature during both acute and chronic cold. They can adjust their behaviour to either spend less time active (indirect energy from activity to heating) or more time active (foraging for energy for heat). To test those ideas, we</w:t>
      </w:r>
      <w:r w:rsidR="00887C33" w:rsidRPr="008C35F0">
        <w:rPr>
          <w:rFonts w:ascii="Times New Roman" w:hAnsi="Times New Roman" w:cs="Times New Roman"/>
          <w:lang w:val="en-CA"/>
        </w:rPr>
        <w:t xml:space="preserve"> investigates the effect of two temperature-related dynamic temporal variables (mean lagged temperatures and single-day cold snap events) and other weather-related variables (minimum daily temperatures, maximum daily wind gust speed, precipitations and snow accumulation on the ground), on the winter timing of onset and end of the northern cardinals (</w:t>
      </w:r>
      <w:r w:rsidR="00887C33" w:rsidRPr="008C35F0">
        <w:rPr>
          <w:rFonts w:ascii="Times New Roman" w:hAnsi="Times New Roman" w:cs="Times New Roman"/>
          <w:i/>
          <w:iCs/>
          <w:lang w:val="en-CA"/>
        </w:rPr>
        <w:t xml:space="preserve">Cardinalis </w:t>
      </w:r>
      <w:r w:rsidR="00887C33" w:rsidRPr="008C35F0">
        <w:rPr>
          <w:rFonts w:ascii="Times New Roman" w:hAnsi="Times New Roman" w:cs="Times New Roman"/>
          <w:lang w:val="en-CA"/>
        </w:rPr>
        <w:t xml:space="preserve">cardinalis) daily activities relative to, respectively, sunrise and sunset in Montreal, Canada. Using automated VHF telemetry detections’ signal strength, we identified change point times corresponding to the onset and end of activity for cardinals and assessed the effect of weather and temperatures on activity timing using publicly available weather station measurements. The onset of cardinals’ activity was mostly delayed by </w:t>
      </w:r>
      <w:commentRangeStart w:id="3"/>
      <w:commentRangeStart w:id="4"/>
      <w:r w:rsidR="000A55D8" w:rsidRPr="008C35F0">
        <w:rPr>
          <w:rFonts w:ascii="Times New Roman" w:hAnsi="Times New Roman" w:cs="Times New Roman"/>
          <w:lang w:val="en-CA"/>
        </w:rPr>
        <w:t>chronic cold conditions</w:t>
      </w:r>
      <w:commentRangeEnd w:id="3"/>
      <w:r w:rsidR="000A55D8" w:rsidRPr="008C35F0">
        <w:rPr>
          <w:rStyle w:val="CommentReference"/>
        </w:rPr>
        <w:commentReference w:id="3"/>
      </w:r>
      <w:commentRangeEnd w:id="4"/>
      <w:r>
        <w:rPr>
          <w:rStyle w:val="CommentReference"/>
        </w:rPr>
        <w:commentReference w:id="4"/>
      </w:r>
      <w:r w:rsidR="00887C33" w:rsidRPr="008C35F0">
        <w:rPr>
          <w:rFonts w:ascii="Times New Roman" w:hAnsi="Times New Roman" w:cs="Times New Roman"/>
          <w:lang w:val="en-CA"/>
        </w:rPr>
        <w:t xml:space="preserve">, but surprisingly, on days of cold snap event ( </w:t>
      </w:r>
      <m:oMath>
        <m:r>
          <w:rPr>
            <w:rFonts w:ascii="Cambria Math" w:hAnsi="Cambria Math" w:cs="Times New Roman"/>
            <w:lang w:val="en-CA"/>
          </w:rPr>
          <m:t>≤</m:t>
        </m:r>
      </m:oMath>
      <w:r w:rsidR="00887C33" w:rsidRPr="008C35F0">
        <w:rPr>
          <w:rFonts w:ascii="Times New Roman" w:eastAsiaTheme="minorEastAsia" w:hAnsi="Times New Roman" w:cs="Times New Roman"/>
          <w:lang w:val="en-CA"/>
        </w:rPr>
        <w:t xml:space="preserve"> -5 ˚C temperature drop) cardinals advanced the onset of activity by ~14 minutes relative to the baseline, suggesting that they compensate increased energy demands during nighttime by “waking up” 14 minutes earlier, at the cost of being active during the coldest part of the day. </w:t>
      </w:r>
      <w:r w:rsidRPr="008C35F0">
        <w:rPr>
          <w:rFonts w:ascii="Times New Roman" w:eastAsiaTheme="minorEastAsia" w:hAnsi="Times New Roman" w:cs="Times New Roman"/>
          <w:lang w:val="en-CA"/>
        </w:rPr>
        <w:t>Cardinals</w:t>
      </w:r>
      <w:r w:rsidR="00887C33" w:rsidRPr="008C35F0">
        <w:rPr>
          <w:rFonts w:ascii="Times New Roman" w:eastAsiaTheme="minorEastAsia" w:hAnsi="Times New Roman" w:cs="Times New Roman"/>
          <w:lang w:val="en-CA"/>
        </w:rPr>
        <w:t xml:space="preserve"> ended their daily activities earlier during acute cold snap events (</w:t>
      </w:r>
      <w:r w:rsidR="00887C33" w:rsidRPr="008C35F0">
        <w:rPr>
          <w:rFonts w:ascii="Times New Roman" w:hAnsi="Times New Roman" w:cs="Times New Roman"/>
          <w:lang w:val="en-CA"/>
        </w:rPr>
        <w:t xml:space="preserve"> </w:t>
      </w:r>
      <m:oMath>
        <m:r>
          <w:rPr>
            <w:rFonts w:ascii="Cambria Math" w:hAnsi="Cambria Math" w:cs="Times New Roman"/>
            <w:lang w:val="en-CA"/>
          </w:rPr>
          <m:t>≤</m:t>
        </m:r>
      </m:oMath>
      <w:r w:rsidR="00887C33" w:rsidRPr="008C35F0">
        <w:rPr>
          <w:rFonts w:ascii="Times New Roman" w:eastAsiaTheme="minorEastAsia" w:hAnsi="Times New Roman" w:cs="Times New Roman"/>
          <w:lang w:val="en-CA"/>
        </w:rPr>
        <w:t xml:space="preserve"> -10 ˚C temperature drop) but delayed cessation of activity on warm days, suggesting cardinals restrict their activity on colder days to preserve energy, while exploiting milder conditions to “catch-up” on deficits. </w:t>
      </w:r>
      <w:r w:rsidR="000A55D8" w:rsidRPr="008C35F0">
        <w:rPr>
          <w:rFonts w:ascii="Times New Roman" w:eastAsiaTheme="minorEastAsia" w:hAnsi="Times New Roman" w:cs="Times New Roman"/>
          <w:lang w:val="en-CA"/>
        </w:rPr>
        <w:t>Northern</w:t>
      </w:r>
      <w:r w:rsidR="00887C33" w:rsidRPr="008C35F0">
        <w:rPr>
          <w:rFonts w:ascii="Times New Roman" w:eastAsiaTheme="minorEastAsia" w:hAnsi="Times New Roman" w:cs="Times New Roman"/>
          <w:lang w:val="en-CA"/>
        </w:rPr>
        <w:t xml:space="preserve"> cardinals overwintering in urban environments see their daily activities’ timing affected by both climatic and dynamic temporal variables. As urban habitats will most likely face increasingly frequent weather anomalies due to climate change, our results advocate for the need to consider both acute and lagged effects of weather conditions on birds.</w:t>
      </w:r>
    </w:p>
    <w:p w14:paraId="0F0D9F98" w14:textId="77777777" w:rsidR="00887C33" w:rsidRPr="008C35F0" w:rsidRDefault="00887C33" w:rsidP="00887C33">
      <w:pPr>
        <w:pStyle w:val="Heading3"/>
        <w:spacing w:line="480" w:lineRule="auto"/>
        <w:rPr>
          <w:rFonts w:ascii="Times New Roman" w:hAnsi="Times New Roman" w:cs="Times New Roman"/>
          <w:b/>
          <w:bCs/>
          <w:color w:val="000000" w:themeColor="text1"/>
          <w:lang w:val="en-CA"/>
        </w:rPr>
      </w:pPr>
      <w:bookmarkStart w:id="5" w:name="_Toc205543138"/>
      <w:r w:rsidRPr="008C35F0">
        <w:rPr>
          <w:rFonts w:ascii="Times New Roman" w:hAnsi="Times New Roman" w:cs="Times New Roman"/>
          <w:b/>
          <w:bCs/>
          <w:color w:val="000000" w:themeColor="text1"/>
          <w:lang w:val="en-CA"/>
        </w:rPr>
        <w:t>Introduction</w:t>
      </w:r>
      <w:bookmarkEnd w:id="5"/>
    </w:p>
    <w:p w14:paraId="18B0426B" w14:textId="77777777" w:rsidR="00887C33" w:rsidRPr="008C35F0" w:rsidRDefault="00887C33"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lang w:val="en-CA"/>
        </w:rPr>
        <w:t xml:space="preserve">Animal activity budgets are critical to their fitness. Foraging behaviour, predator avoidance and thermoregulation are all examples of daily activities an animal must balance to survive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{"citationID":"fqUcHkWY","properties":{"formattedCitation":"(Elliott et al., 2009; Majchrzak et al., 2022; Sumasgutner et al., 2023; Visscher et al., 2018)","plainCitation":"(Elliott et al., 2009; Majchrzak et al., 2022; Sumasgutner et al., 2023; Visscher et al., 2018)","noteIndex":0},"citationItems":[{"id":998,"uris":["http://zotero.org/users/16770306/items/F67YKHXJ"],"itemData":{"id":998,"type":"article-journal","abstract":"How energy costs affect foraging decisions is poorly understood for marine animals. To provide data relevant to this topic, we examined the relationship between activity levels and foraging behavior by attaching activity recorders to 29 chick-rearing wing-propelled diving birds (thick-billed murres, Uria lomvia) in 1999–2000. We connected the activity during the final dive bout with the prey item we observed being fed to the chicks. After accounting for changes in activity level with depth, activity was highest during the final dive of a dive bout, reflecting maneuvring during prey capture. Pelagic prey items, especially invertebrates (amphipods), were associated with higher depth-corrected activity, leading to shorter dives for a given depth (presumably due to higher oxygen consumption rates) and, thus, shorter search times (lower bottom time for a given depth). Pelagic prey items were likely captured during active pursuit, with the birds actively seeking and pursuing schooling mid-water prey. In contrast, benthic prey involved low activity and extended search times, suggesting that the birds slowly glided along the bottom in search for prey hidden in the sediments or rocks. We concluded that activity levels are important in determining the foraging tactics of marine predators.","container-title":"Marine Biology","DOI":"10.1007/s00227-009-1214-1","ISSN":"1432-1793","issue":"9","journalAbbreviation":"Mar Biol","language":"en","page":"1809-1816","source":"Springer Link","title":"Do activity costs determine foraging tactics for an arctic seabird?","volume":"156","author":[{"family":"Elliott","given":""},{"family":"Woo","given":"Kerry J."},{"family":"Benvenuti","given":"Silvano"}],"issued":{"date-parts":[["2009",8,1]]}}},{"id":1000,"uris":["http://zotero.org/users/16770306/items/QXDRF2ER"],"itemData":{"id":1000,"type":"article-journal","abstract":"Snowshoe hare cycles are one of the most prominent phenomena in ecology. Experimental studies point to predation as the dominant driving factor, but previous experiments combining food supplementation and predator removal produced unexplained multiplicative effects on density. We examined the potential interactive effects of food limitation and predation in causing hare cycles using an individual-based food-supplementation experiment over-winter across three cycle phases that naturally varied in predation risk. Supplementation doubled over-winter survival with the largest effects occurring in the late increase phase. Although the proximate cause of mortality was predation, supplemented hares significantly decreased foraging time and selected for conifer habitat, potentially reducing their predation risk. Supplemented hares also lost less body mass which resulted in the production of larger leverets. Our results establish a mechanistic link between how foraging time, mass loss and predation risk affect survival and reproduction, potentially driving demographic changes associated with hare cycles.","container-title":"Ecology Letters","DOI":"10.1111/ele.13975","ISSN":"1461-0248","issue":"4","language":"en","license":"© 2022 John Wiley &amp; Sons Ltd.","note":"_eprint: https://onlinelibrary.wiley.com/doi/pdf/10.1111/ele.13975","page":"981-991","source":"Wiley Online Library","title":"Balancing food acquisition and predation risk drives demographic changes in snowshoe hare population cycles","volume":"25","author":[{"family":"Majchrzak","given":"Yasmine N."},{"family":"Peers","given":"Michael J. L."},{"family":"Studd","given":"Emily K."},{"family":"Menzies","given":"Allyson K."},{"family":"Walker","given":"Philip D."},{"family":"Shiratsuru","given":"Shotaro"},{"family":"McCaw","given":"Laura K."},{"family":"Boonstra","given":"Rudy"},{"family":"Humphries","given":"Murray"},{"family":"Jung","given":"Thomas S."},{"family":"Kenney","given":"Alice J."},{"family":"Krebs","given":"Charles J."},{"family":"Murray","given":"Dennis L."},{"family":"Boutin","given":"Stan"}],"issued":{"date-parts":[["2022"]]}}},{"id":1002,"uris":["http://zotero.org/users/16770306/items/JVEGE5BK"],"itemData":{"id":1002,"type":"article-journal","abstract":"Climate change and urbanisation are among the most pervasive and rapidly growing threats to biodiversity worldwide. However, their impacts are usually considered in isolation, and interactions are rarely examined. Predicting species' responses to the combined effects of climate change and urbanisation, therefore, represents a pressing challenge in global change biology. Birds are important model taxa for exploring the impacts of both climate change and urbanisation, and their behaviour and physiology have been well studied in urban and non-urban systems. This understanding should allow interactive effects of rising temperatures and urbanisation to be inferred, yet considerations of these interactions are almost entirely lacking from empirical research. Here, we synthesise our current understanding of the potential mechanisms that could affect how species respond to the combined effects of rising temperatures and urbanisation, with a focus on avian taxa. We discuss potential interactive effects to motivate future in-depth research on this critically important, yet overlooked, aspect of global change biology. Increased temperatures are a pronounced consequence of both urbanisation (through the urban heat island effect) and climate change. The biological impact of this warming in urban and non-urban systems will likely differ in magnitude and direction when interacting with other factors that typically vary between these habitats, such as resource availability (e.g. water, food and microsites) and pollution levels. Furthermore, the nature of such interactions may differ for cities situated in different climate types, for example, tropical, arid, temperate, continental and polar. Within this article, we highlight the potential for interactive effects of climate and urban drivers on the mechanistic responses of birds, identify knowledge gaps and propose promising future research avenues. A deeper understanding of the behavioural and physiological mechanisms mediating species' responses to urbanisation and rising temperatures will provide novel insights into ecology and evolution under global change and may help better predict future population responses.","container-title":"Global Change Biology","DOI":"10.1111/gcb.16645","ISSN":"1365-2486","issue":"9","language":"en","note":"_eprint: https://onlinelibrary.wiley.com/doi/pdf/10.1111/gcb.16645","page":"2399-2420","source":"Wiley Online Library","title":"Interactive effects of rising temperatures and urbanisation on birds across different climate zones: A mechanistic perspective","title-short":"Interactive effects of rising temperatures and urbanisation on birds across different climate zones","volume":"29","author":[{"family":"Sumasgutner","given":"Petra"},{"family":"Cunningham","given":"Susan J."},{"family":"Hegemann","given":"Arne"},{"family":"Amar","given":"Arjun"},{"family":"Watson","given":"Hannah"},{"family":"Nilsson","given":"Johan F."},{"family":"Andersson","given":"Martin N."},{"family":"Isaksson","given":"Caroline"}],"issued":{"date-parts":[["2023"]]}}},{"id":1005,"uris":["http://zotero.org/u</w:instrText>
      </w:r>
      <w:r w:rsidRPr="008C35F0">
        <w:rPr>
          <w:rFonts w:ascii="Times New Roman" w:hAnsi="Times New Roman" w:cs="Times New Roman"/>
        </w:rPr>
        <w:instrText xml:space="preserve">sers/16770306/items/LXEZDJIR"],"itemData":{"id":1005,"type":"article-journal","abstract":"Animal behaviour is increasingly seen as an integral component in maintaining connectivity within landscapes. Perceived predation risk causes changes in behaviour, differentially distributing individuals across landscapes, resulting in patchy habitat use. While intuitively these two ecological processes must be linked, they are often investigated in isolation. Here we investigate these two processes in a feeding experiment of small birds in semi-natural urban parks during winter. Using an information theoretic model selection approach, we found that adding connectivity measures to variables reflecting birds’ perception of risk significantly improved our understanding of foraging and use in urban landscapes. Our results demonstrate the importance of accounting for both perceived risk and connectivity when measuring resource use.","container-title":"Journal of Urban Ecology","DOI":"10.1093/jue/juy020","ISSN":"2058-5543","issue":"1","journalAbbreviation":"Journal of Urban Ecology","page":"juy020","source":"Silverchair","title":"Bird foraging is influenced by both risk and connectivity in urban parks","volume":"4","author":[{"family":"Visscher","given":"D R"},{"family":"Unger","given":"A"},{"family":"Grobbelaar","given":"H"},{"family":"DeWitt","given":"P D"}],"issued":{"date-parts":[["2018",1,1]]}}}],"schema":"https://github.com/citation-style-language/schema/raw/master/csl-citation.json"}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rPr>
        <w:t>(Elliott et al., 2009; Majchrzak et al., 2022; Sumasgutner et al., 2023; Visscher et al., 2018)</w:t>
      </w:r>
      <w:r w:rsidRPr="008C35F0">
        <w:rPr>
          <w:rFonts w:ascii="Times New Roman" w:hAnsi="Times New Roman" w:cs="Times New Roman"/>
          <w:lang w:val="en-CA"/>
        </w:rPr>
        <w:fldChar w:fldCharType="end"/>
      </w:r>
      <w:r w:rsidRPr="008C35F0">
        <w:rPr>
          <w:rFonts w:ascii="Times New Roman" w:hAnsi="Times New Roman" w:cs="Times New Roman"/>
        </w:rPr>
        <w:t xml:space="preserve">. </w:t>
      </w:r>
      <w:r w:rsidRPr="008C35F0">
        <w:rPr>
          <w:rFonts w:ascii="Times New Roman" w:hAnsi="Times New Roman" w:cs="Times New Roman"/>
          <w:lang w:val="en-CA"/>
        </w:rPr>
        <w:t xml:space="preserve">These trade-offs are often intensified when in thermally stressful environments. Both birds and mammals face the opportunity and costs of behavioural thermoregulation (e.g., retreat to cooler microhabitats during a heat wave can limit access to profitable food patches or mating opportunities)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{"citationID":"kFrfuMuS","properties":{"formattedCitation":"(Cunningham et al., 2021)","plainCitation":"(Cunningham et al., 2021)","noteIndex":0},"citationItems":[{"id":1089,"uris":["http://zotero.org/users/16770306/items/EHS8FPV9"],"itemData":{"id":1089,"type":"article-journal","abstract":"As global temperatures reach record highs, threats posed by climate change to biodiversity become ever more severe. For endotherms, maintaining body temperature within safe bounds is fundamental for performance and survival. Animals routinely modify their behavior to buffer physiological impacts of high temperatures (eg ceasing activity, seeking shade). However, this can impose substantial costs related to missed opportunities to engage in other important activities, with potentially large but often overlooked consequences for survival and reproduction. Here, we outline behavioral trade‐offs birds and mammals face in navigating thermal landscapes and associated challenges of balancing energy, water, and time budgets; review the rapidly expanding knowledge in this field; and summarize examples – across taxa – of fitness costs during hot weather. We argue that a shift is needed in evaluating the impacts of heat on birds and mammals, and that fitness costs of missed opportunities must be explicitly integrated into climate‐change vulnerability frameworks.","container-title":"Frontiers in Ecology and the Environment","DOI":"10.1002/fee.2324","ISSN":"1540-9295, 1540-9309","issue":"5","journalAbbreviation":"Frontiers in Ecol &amp; Environ","language":"en","page":"300-307","source":"DOI.org (Crossref)","title":"Opportunity costs and the response of birds and mammals to climate warming","volume":"19","author":[{"family":"Cunningham","given":"Susan J"},{"family":"Gardner","given":"Janet L"},{"family":"Martin","given":"Rowan O"}],"issued":{"date-parts":[["2021",6]]}}}],"schema":"https://github.com/citation-style-language/schema/raw/master/csl-citation.json"}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(Cunningham et al., 2021)</w:t>
      </w:r>
      <w:r w:rsidRPr="008C35F0">
        <w:rPr>
          <w:rFonts w:ascii="Times New Roman" w:hAnsi="Times New Roman" w:cs="Times New Roman"/>
          <w:lang w:val="en-CA"/>
        </w:rPr>
        <w:fldChar w:fldCharType="end"/>
      </w:r>
      <w:r w:rsidRPr="008C35F0">
        <w:rPr>
          <w:rFonts w:ascii="Times New Roman" w:hAnsi="Times New Roman" w:cs="Times New Roman"/>
          <w:lang w:val="en-CA"/>
        </w:rPr>
        <w:t>.</w:t>
      </w:r>
    </w:p>
    <w:p w14:paraId="3CF0BF30" w14:textId="77777777" w:rsidR="00887C33" w:rsidRPr="008C35F0" w:rsidRDefault="00887C33" w:rsidP="00887C33">
      <w:pPr>
        <w:spacing w:line="480" w:lineRule="auto"/>
        <w:ind w:firstLine="720"/>
        <w:jc w:val="both"/>
        <w:rPr>
          <w:rFonts w:ascii="Times New Roman" w:hAnsi="Times New Roman" w:cs="Times New Roman"/>
          <w:lang w:val="en-CA"/>
        </w:rPr>
      </w:pPr>
    </w:p>
    <w:p w14:paraId="7AE376BD" w14:textId="15AC938D" w:rsidR="00887C33" w:rsidRPr="008C35F0" w:rsidRDefault="00887C33"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lang w:val="en-CA"/>
        </w:rPr>
        <w:t xml:space="preserve">Fine-scale temporal changes in temperature—such as brief cold snaps or other daily fluctuations—can have important energetic consequences, particularly for small animals with high surface-area-to-volume ratios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{"citationID":"DBJSCizu","properties":{"formattedCitation":"(Pruitt &amp; Lucier, 1958)","plainCitation":"(Pruitt &amp; Lucier, 1958)","noteIndex":0},"citationItems":[{"id":1188,"uris":["http://zotero.org/users/16770306/items/N4HQVQGZ"],"itemData":{"id":1188,"type":"article-journal","container-title":"Journal of Mammalogy","DOI":"10.2307/1376165","ISSN":"00222372","issue":"3","journalAbbreviation":"Journal of Mammalogy","page":"443","source":"DOI.org (Crossref)","title":"Winter Activity of Red Squirrels in Interior Alaska","volume":"39","author":[{"family":"Pruitt","given":"William O."},{"family":"Lucier","given":"Charles V."}],"issued":{"date-parts":[["1958",8]]}}}],"schema":"https://github.com/citation-style-language/schema/raw/master/csl-citation.json"}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(Pruitt &amp; Lucier, 1958)</w:t>
      </w:r>
      <w:r w:rsidRPr="008C35F0">
        <w:rPr>
          <w:rFonts w:ascii="Times New Roman" w:hAnsi="Times New Roman" w:cs="Times New Roman"/>
          <w:lang w:val="en-CA"/>
        </w:rPr>
        <w:fldChar w:fldCharType="end"/>
      </w:r>
      <w:r w:rsidRPr="008C35F0">
        <w:rPr>
          <w:rFonts w:ascii="Times New Roman" w:hAnsi="Times New Roman" w:cs="Times New Roman"/>
          <w:lang w:val="en-CA"/>
        </w:rPr>
        <w:t>. For example, research on wintering great tits (</w:t>
      </w:r>
      <w:r w:rsidRPr="008C35F0">
        <w:rPr>
          <w:rFonts w:ascii="Times New Roman" w:hAnsi="Times New Roman" w:cs="Times New Roman"/>
          <w:i/>
          <w:iCs/>
          <w:lang w:val="en-CA"/>
        </w:rPr>
        <w:t>Parus major</w:t>
      </w:r>
      <w:r w:rsidRPr="008C35F0">
        <w:rPr>
          <w:rFonts w:ascii="Times New Roman" w:hAnsi="Times New Roman" w:cs="Times New Roman"/>
          <w:lang w:val="en-CA"/>
        </w:rPr>
        <w:t xml:space="preserve">) in southern Sweden showed that the birds with access to predictable food </w:t>
      </w:r>
      <w:r w:rsidR="007553E4" w:rsidRPr="008C35F0">
        <w:rPr>
          <w:rFonts w:ascii="Times New Roman" w:hAnsi="Times New Roman" w:cs="Times New Roman"/>
          <w:lang w:val="en-CA"/>
        </w:rPr>
        <w:t xml:space="preserve">maintained </w:t>
      </w:r>
      <w:r w:rsidRPr="008C35F0">
        <w:rPr>
          <w:rFonts w:ascii="Times New Roman" w:hAnsi="Times New Roman" w:cs="Times New Roman"/>
          <w:lang w:val="en-CA"/>
        </w:rPr>
        <w:t xml:space="preserve">lower body temperatures when subjected to an immune challenge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{"citationID":"2tJsFQsg","properties":{"formattedCitation":"(Watson et al., 2023)","plainCitation":"(Watson et al., 2023)","noteIndex":0},"citationItems":[{"id":1096,"uris":["http://zotero.org/users/16770306/items/ARYUDWT4"],"itemData":{"id":1096,"type":"article-journal","abstract":"Abstract\n            \n              \n                \n                  \n                    In winter, a challenge to the immune system could pose a major energetic trade‐off for small endotherms, whereby increasing body temperature (\n                    T\n                    b\n                    ; i.e. eliciting fever) may be beneficial to fight off invading pathogens yet incur a cost for vital energy‐saving mechanisms.\n                  \n                \n                \n                  Having previously shown that the availability and acquisition of energy, through manipulation of food predictability, influences the depth of rest‐phase hypothermia in a wild bird in winter, we expected that the nocturnal thermoregulatory component of the acute‐phase immune response would also be modulated by food availability.\n                \n                \n                  \n                    By manipulating winter food availability in the wild for great tits\n                    Parus major\n                    , we created an area offering a “predictable” and constant supply of food at feeding stations, while an unmanipulated area was subject to naturally “unpredictable” food. Birds were subject to an immune challenge shortly after dusk, and the thermoregulatory response was quantified via continuous recording of nocturnal\n                    T\n                    b\n                    , using subcutaneous thermo‐sensitive transponders.\n                  \n                \n                \n                  \n                    In response to immune challenge, all birds increased\n                    T\n                    b\n                    above the level maintained prior to immune challenge (i.e. baseline). However, birds experiencing a naturally unpredictable food supply elevated\n                    T\n                    b\n                    more than birds subject to predictable food resources, during the period of expected peak response and for the duration of the night. Furthermore, “unpredictable‐food” females took longer to return to their baseline\n                    T\n                    b\n                    . Assuming baseline nocturnal\n                    T\n                    b\n                    reflects an individual's optimum, based on their available energy budget, the metabolic cost of eliciting an acute‐phase response for “unpredictable‐food” birds was more than double that of “predictable‐food” birds. The absence of differences in absolute\n                    T\n                    b\n                    during the peak response could support the idea of an optimal\n                    T\n                    b\n                    for immune system activation. Alternatively, “predictable‐food” birds could have acquired tolerance to endotoxin as a result of using feeding stations, thus affording them reduced costs associated with a smaller\n                    T\n                    b\n                    increase.\n                  \n                \n                \n                  These findings shed new light on the trade‐offs associated with food acquisition, thermoregulation and immune function in small‐bodied endotherms. This knowledge is of increasing importance, given the predicted elevated pathogen risks associated with changes in climate and anthropogenic activities.","container-title":"Journal of Animal Ecology","DOI":"10.1111/1365-2656.13914","ISSN":"0021-8790, 1365-2656","issue":"5","journalAbbreviation":"Journal of Animal Ecology","language":"en","page":"1065-1074","source":"DOI.org (Crossref)","title":"Thermoregulatory costs of the innate immune response are modulated by winter food availability in a small passerine","volume":"92","author":[{"family":"Watson","given":"Hannah"},{"family":"Nilsson","given":"Jan‐Åke"},{"family":"Nilsson","given":"Johan F."}],"issued":{"date-parts":[["2023",5]]}}}],"schema":"https://github.com/citation-style-language/schema/raw/master/csl-citation.json"}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(Watson et al., 2023)</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The same individuals were also able to revert back to their body temperature baseline in a shorter amount of time compared to great tits that didn’t have access to a predictable food source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{"citationID":"lGbb5L9M","properties":{"formattedCitation":"(Watson et al., 2023)","plainCitation":"(Watson et al., 2023)","noteIndex":0},"citationItems":[{"id":1096,"uris":["http://zotero.org/users/16770306/items/ARYUDWT4"],"itemData":{"id":1096,"type":"article-journal","abstract":"Abstract\n            \n              \n                \n                  \n                    In winter, a challenge to the immune system could pose a major energetic trade‐off for small endotherms, whereby increasing body temperature (\n                    T\n                    b\n                    ; i.e. eliciting fever) may be beneficial to fight off invading pathogens yet incur a cost for vital energy‐saving mechanisms.\n                  \n                \n                \n                  Having previously shown that the availability and acquisition of energy, through manipulation of food predictability, influences the depth of rest‐phase hypothermia in a wild bird in winter, we expected that the nocturnal thermoregulatory component of the acute‐phase immune response would also be modulated by food availability.\n                \n                \n                  \n                    By manipulating winter food availability in the wild for great tits\n                    Parus major\n                    , we created an area offering a “predictable” and constant supply of food at feeding stations, while an unmanipulated area was subject to naturally “unpredictable” food. Birds were subject to an immune challenge shortly after dusk, and the thermoregulatory response was quantified via continuous recording of nocturnal\n                    T\n                    b\n                    , using subcutaneous thermo‐sensitive transponders.\n                  \n                \n                \n                  \n                    In response to immune challenge, all birds increased\n                    T\n                    b\n                    above the level maintained prior to immune challenge (i.e. baseline). However, birds experiencing a naturally unpredictable food supply elevated\n                    T\n                    b\n                    more than birds subject to predictable food resources, during the period of expected peak response and for the duration of the night. Furthermore, “unpredictable‐food” females took longer to return to their baseline\n                    T\n                    b\n                    . Assuming baseline nocturnal\n                    T\n                    b\n                    reflects an individual's optimum, based on their available energy budget, the metabolic cost of eliciting an acute‐phase response for “unpredictable‐food” birds was more than double that of “predictable‐food” birds. The absence of differences in absolute\n                    T\n                    b\n                    during the peak response could support the idea of an optimal\n                    T\n                    b\n                    for immune system activation. Alternatively, “predictable‐food” birds could have acquired tolerance to endotoxin as a result of using feeding stations, thus affording them reduced costs associated with a smaller\n                    T\n                    b\n                    increase.\n                  \n                \n                \n                  These findings shed new light on the trade‐offs associated with food acquisition, thermoregulation and immune function in small‐bodied endotherms. This knowledge is of increasing importance, given the predicted elevated pathogen risks associated with changes in climate and anthropogenic activities.","container-title":"Journal of Animal Ecology","DOI":"10.1111/1365-2656.13914","ISSN":"0021-8790, 1365-2656","issue":"5","journalAbbreviation":"Journal of Animal Ecology","language":"en","page":"1065-1074","source":"DOI.org (Crossref)","title":"Thermoregulatory costs of the innate immune response are modulated by winter food availability in a small passerine","volume":"92","author":[{"family":"Watson","given":"Hannah"},{"family":"Nilsson","given":"Jan‐Åke"},{"family":"Nilsson","given":"Johan F."}],"issued":{"date-parts":[["2023",5]]}}}],"schema":"https://github.com/citation-style-language/schema/raw/master/csl-citation.json"}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(Watson et al., 2023)</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These results suggest that energy availability can mediate thermoregulatory flexibility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{"citationID":"rXvu6ap2","properties":{"formattedCitation":"(Watson et al., 2023)","plainCitation":"(Watson et al., 2023)","noteIndex":0},"citationItems":[{"id":1096,"uris":["http://zotero.org/users/16770306/items/ARYUDWT4"],"itemData":{"id":1096,"type":"article-journal","abstract":"Abstract\n            \n              \n                \n                  \n                    In winter, a challenge to the immune system could pose a major energetic trade‐off for small endotherms, whereby increasing body temperature (\n                    T\n                    b\n                    ; i.e. eliciting fever) may be beneficial to fight off invading pathogens yet incur a cost for vital energy‐saving mechanisms.\n                  \n                \n                \n                  Having previously shown that the availability and acquisition of energy, through manipulation of food predictability, influences the depth of rest‐phase hypothermia in a wild bird in winter, we expected that the nocturnal thermoregulatory component of the acute‐phase immune response would also be modulated by food availability.\n                \n                \n                  \n                    By manipulating winter food availability in the wild for great tits\n                    Parus major\n                    , we created an area offering a “predictable” and constant supply of food at feeding stations, while an unmanipulated area was subject to naturally “unpredictable” food. Birds were subject to an immune challenge shortly after dusk, and the thermoregulatory response was quantified via continuous recording of nocturnal\n                    T\n                    b\n                    , using subcutaneous thermo‐sensitive transponders.\n                  \n                \n                \n                  \n                    In response to immune challenge, all birds increased\n                    T\n                    b\n                    above the level maintained prior to immune challenge (i.e. baseline). However, birds experiencing a naturally unpredictable food supply elevated\n                    T\n                    b\n                    more than birds subject to predictable food resources, during the period of expected peak response and for the duration of the night. Furthermore, “unpredictable‐food” females took longer to return to their baseline\n                    T\n                    b\n                    . Assuming baseline nocturnal\n                    T\n                    b\n                    reflects an individual's optimum, based on their available energy budget, the metabolic cost of eliciting an acute‐phase response for “unpredictable‐food” birds was more than double that of “predictable‐food” birds. The absence of differences in absolute\n                    T\n                    b\n                    during the peak response could support the idea of an optimal\n                    T\n                    b\n                    for immune system activation. Alternatively, “predictable‐food” birds could have acquired tolerance to endotoxin as a result of using feeding stations, thus affording them reduced costs associated with a smaller\n                    T\n                    b\n                    increase.\n                  \n                \n                \n                  These findings shed new light on the trade‐offs associated with food acquisition, thermoregulation and immune function in small‐bodied endotherms. This knowledge is of increasing importance, given the predicted elevated pathogen risks associated with changes in climate and anthropogenic activities.","container-title":"Journal of Animal Ecology","DOI":"10.1111/1365-2656.13914","ISSN":"0021-8790, 1365-2656","issue":"5","journalAbbreviation":"Journal of Animal Ecology","language":"en","page":"1065-1074","source":"DOI.org (Crossref)","title":"Thermoregulatory costs of the innate immune response are modulated by winter food availability in a small passerine","volume":"92","author":[{"family":"Watson","given":"Hannah"},{"family":"Nilsson","given":"Jan‐Åke"},{"family":"Nilsson","given":"Johan F."}],"issued":{"date-parts":[["2023",5]]}}}],"schema":"https://github.com/citation-style-language/schema/raw/master/csl-citation.json"}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(Watson et al., 2023)</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These physiological trade-offs may result in behavioural shifts such as delayed emergence or reduced activity under harsh conditions. However, the degree to which fine-scale temporal temperature variation and recent thermal history—temperature lag—shape such behavioural responses in wild birds remains poorly understood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{"citationID":"zQvbF0gA","properties":{"formattedCitation":"(Schweiger &amp; Frey, 2021)","plainCitation":"(Schweiger &amp; Frey, 2021)","noteIndex":0},"citationItems":[{"id":1173,"uris":["http://zotero.org/users/16770306/items/D95FHJDZ"],"itemData":{"id":1173,"type":"article-journal","container-title":"Climate Change Ecology","DOI":"10.1016/j.ecochg.2021.100027","ISSN":"26669005","journalAbbreviation":"Climate Change Ecology","language":"en","page":"100027","source":"DOI.org (Crossref)","title":"Weather determines daily activity pattern of an endemic chipmunk with predictions for climate change","volume":"2","author":[{"family":"Schweiger","given":"Brittany R."},{"family":"Frey","given":"Jennifer K."}],"issued":{"date-parts":[["2021",12]]}}}],"schema":"https://github.com/citation-style-language/schema/raw/master/csl-citation.json"}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(Schweiger &amp; Frey, 2021)</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w:t>
      </w:r>
    </w:p>
    <w:p w14:paraId="034F3CDB" w14:textId="77777777" w:rsidR="00887C33" w:rsidRPr="008C35F0" w:rsidRDefault="00887C33"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lang w:val="en-CA"/>
        </w:rPr>
        <w:t xml:space="preserve">In cities, species must adjust their daily activities in response to human-altered landscape and everything that comes with it (noise, artificial light at night, altered food availability)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{"citationID":"PhWyVHTJ","properties":{"formattedCitation":"(Gumilyov et al., 2023; Silva et al., 2017; Tian et al., 2022)","plainCitation":"(Gumilyov et al., 2023; Silva et al., 2017; Tian et al., 2022)","noteIndex":0},"citationItems":[{"id":1011,"uris":["http://zotero.org/users/16770306/items/95TG2RQ2"],"itemData":{"id":1011,"type":"article-journal","abstract":"Since ancient times, cities have been places of attraction for people, the center of thought and innovation. The Industrial Revolution and subsequent industrialization noticeably accelerated the movement of people from rural areas to cities. The emergence and development of the Internet and technology have turned the rapid growth of cities into a real boom. Today, cities are the centers of the social, economic, political, and cultural life of their countries. This article attempts to explain and assess the scale of urbanization, as well as to predict its further course. The article examines the process of urbanization that has acquired a planetary scale over the past few decades. The object of the study is considered a global trend. The concept is reflected that in the future the city will become the main model of human settlement. The theory that urbanization directly correlates with economic growth, thereby being its main driver, is considered. The causes and consequences, both positive and negative, of the considered process are investigated. The article, in particular, considers and typologies of urbanization in Kazakhstan. In addition, the article analyzes and compares the growth rates of the urban and rural populations both in the world as a whole and in Kazakhstan, in particular.","DOI":"10.32523/2616-6887/2023-142-1-37-42","ISSN":"2616-6887, 2617-605X","issue":"1","language":"en","note":"publisher: L. N. Gumilyov Eurasian National University","page":"37-42","source":"Crossref","title":"Urbanization as a global trend: causes and consequences","title-short":"Urbanization as a global trend","volume":"142","author":[{"family":"Gumilyov","given":"L.N."},{"family":"Byulegenova","given":"B.B."},{"family":"Turemuratov","given":"O.Zh."}],"issued":{"date-parts":[["2023"]]}}},{"id":1012,"uris":["http://zotero.org/users/16770306/items/2JVNELC6"],"itemData":{"id":1012,"type":"article-journal","abstract":"The ecological effects of light pollution are becoming better understood, especially in birds. Recent studies have shown that several bird species can use street lighting to extend activity into the night during the breeding season. However, most of these studies are correlational and little is known about the effects of artificial night lighting on the timing of activities outside the breeding season. During winter, low temperatures and short days may limit foraging opportunities and can negatively affect survival of resident birds. However, night lighting may allow them to expand the time niche available for foraging. Here, we report on a study where we repeatedly manipulated the amount of night lighting during early winter at automated feeding stations in a natural forest. We used video-recordings at the feeders to determine the time of the first (at dawn) and last (at dusk) foraging visits for six songbird species. We predicted that all species, and in particular the naturally early-foraging species, would advance their daily onset of foraging during the mornings with night lighting, but would show minimal or no delays in their daily cessation of foraging during the lighted evenings. We found that two early-foraging species, the blue tit and the great tit, started foraging earlier during the experimentally lighted mornings. However, in great tits, this effect was weak and restricted to nights with inclement weather. The light treatment did not have any effect on the start of foraging in the willow/marsh tit, the nuthatch, the European jay, and the blackbird. Artificial night lighting did not cause later foraging at dusk in any of the six species. Overall, our results suggest that artificial light during winter has only small effects on timing of foraging. We discuss these findings and the importance of temperature and winter weather in shaping the observed foraging patterns.","container-title":"Journal of Avian Biology","DOI":"10.1111/jav.01232","ISSN":"1600-048X","issue":"6","language":"en","note":"_eprint: https://nsojournals.onlinelibrary.wiley.com/doi/pdf/10.1111/jav.01232","page":"862-871","source":"Wiley Online Library","title":"Effects of experimental night lighting on the daily timing of winter foraging in common European songbirds","volume":"48","author":[{"family":"Silva","given":"Arnaud Da"},{"family":"Diez-Méndez","given":"David"},{"family":"Kempenaers","given":"Bart"}],"issued":{"date-parts":[["2017"]]}}},{"id":1008,"uris":["http://zotero.org/users/16770306/items/686MGQJL"],"itemData":{"id":1008,"type":"article-journal","abstract":"Urbanization as a global phenomenon is a multifaceted process. Here we do the first global attempt to characterize the complexity of urbanization from 1975 to 2015 in terms of population, built-up structure, and greenness per 5 × 5 km2 grid covering global inhabited areas, using Earth Observation data sources. Our results emphasize the multifaceted nature of urbanization that varies greatly across regions and times, in addition to the steady expansion of built-up land. Increased population density and built-up patch density were the dominant characteristics in Asia and Africa, while urbanization in Europe and North America took a rather steady pace, combined with widespread greening. According to the urbanization types identified by a self-organizing map (SOM) algorithm, a large proportion of urban and suburban areas experienced two dynamic urbanization types – built-up extension/leapfrog and built-up infill with large population increase. During different historical periods (1975–1990, 1990–2000, and 2000–2015), annual rates of increase in population and built-up density were slowing coinciding with an increasing greenness – signaling that urbanization processes are becoming less intense, more compact, and ‘greener’ over the most recent period. Our findings facilitate the comprehensive understanding of global urbanization that is a complex process with many local variations and characteristics, and underscore the need for region-based strategies towards sustainable development instead of a ‘one-size-fits-all’ policy for cities.","container-title":"Landscape and Urban Planning","DOI":"10.1016/j.landurbplan.2021.104316","ISSN":"0169-2046","journalAbbreviation":"Landscape and Urban Planning","page":"104316","source":"ScienceDirect","title":"A global analysis of multifaceted urbanization patterns using Earth Observation data from 1975 to 2015","volume":"219","author":[{"family":"Tian","given":"Yunyu"},{"family":"Tsendbazar","given":"Nandin-Erdene"},{"family":"Leeuwen","given":"Eveline","non-dropping-particle":"van"},{"family":"Fensholt","given":"Rasmus"},{"family":"Herold","given":"Martin"}],"issued":{"date-parts":[["2022",3,1]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(Gumilyov et al., 2023; Silva et al., 2017; Tian et al., 2022)</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Activity budgets are  an interesting metric to examine how wildlife respond to urbanization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{"citationID":"v3IrUWje","properties":{"formattedCitation":"(Gumilyov et al., 2023; Tian et al., 2022)","plainCitation":"(Gumilyov et al., 2023; Tian et al., 2022)","noteIndex":0},"citationItems":[{"id":1011,"uris":["http://zotero.org/users/16770306/items/95TG2RQ2"],"itemData":{"id":1011,"type":"article-journal","abstract":"Since ancient times, cities have been places of attraction for people, the center of thought and innovation. The Industrial Revolution and subsequent industrialization noticeably accelerated the movement of people from rural areas to cities. The emergence and development of the Internet and technology have turned the rapid growth of cities into a real boom. Today, cities are the centers of the social, economic, political, and cultural life of their countries. This article attempts to explain and assess the scale of urbanization, as well as to predict its further course. The article examines the process of urbanization that has acquired a planetary scale over the past few decades. The object of the study is considered a global trend. The concept is reflected that in the future the city will become the main model of human settlement. The theory that urbanization directly correlates with economic growth, thereby being its main driver, is considered. The causes and consequences, both positive and negative, of the considered process are investigated. The article, in particular, considers and typologies of urbanization in Kazakhstan. In addition, the article analyzes and compares the growth rates of the urban and rural populations both in the world as a whole and in Kazakhstan, in particular.","DOI":"10.32523/2616-6887/2023-142-1-37-42","ISSN":"2616-6887, 2617-605X","issue":"1","language":"en","note":"publisher: L. N. Gumilyov Eurasian National University","page":"37-42","source":"Crossref","title":"Urbanization as a global trend: causes and consequences","title-short":"Urbanization as a global trend","volume":"142","author":[{"family":"Gumilyov","given":"L.N."},{"family":"Byulegenova","given":"B.B."},{"family":"Turemuratov","given":"O.Zh."}],"issued":{"date-parts":[["2023"]]}}},{"id":1008,"uris":["http://zotero.org/users/16770306/items/686MGQJL"],"itemData":{"id":1008,"type":"article-journal","abstract":"Urbanization as a global phenomenon is a multifaceted process. Here we do the first global attempt to characterize the complexity of urbanization from 1975 to 2015 in terms of population, built-up structure, and greenness per 5 × 5 km2 grid covering global inhabited areas, using Earth Observation data sources. Our results emphasize the multifaceted nature of urbanization that varies greatly across regions and times, in addition to the steady expansion of built-up land. Increased population density and built-up patch density were the dominant characteristics in Asia and Africa, while urbanization in Europe and North America took a rather steady pace, combined with widespread greening. According to the urbanization types identified by a self-organizing map (SOM) algorithm, a large proportion of urban and suburban areas experienced two dynamic urbanization types – built-up extension/leapfrog and built-up infill with large population increase. During different historical periods (1975–1990, 1990–2000, and 2000–2015), annual rates of increase in population and built-up density were slowing coinciding with an increasing greenness – signaling that urbanization processes are becoming less intense, more compact, and ‘greener’ over the most recent period. Our findings facilitate the comprehensive understanding of global urbanization that is a complex process with many local variations and characteristics, and underscore the need for region-based strategies towards sustainable development instead of a ‘one-size-fits-all’ policy for cities.","container-title":"Landscape and Urban Planning","DOI":"10.1016/j.landurbplan.2021.104316","ISSN":"0169-2046","journalAbbreviation":"Landscape and Urban Planning","page":"104316","source":"ScienceDirect","title":"A global analysis of multifaceted urbanization patterns using Earth Observation data from 1975 to 2015","volume":"219","author":[{"family":"Tian","given":"Yunyu"},{"family":"Tsendbazar","given":"Nandin-Erdene"},{"family":"Leeuwen","given":"Eveline","non-dropping-particle":"van"},{"family":"Fensholt","given":"Rasmus"},{"family":"Herold","given":"Martin"}],"issued":{"date-parts":[["2022",3,1]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(Gumilyov et al., 2023; Tian et al., 2022)</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A striking example of the quick temporal scale at which those changes can occur comes from Spain following COVID-19 lockdown measures, when birds were more detectable (and thus more present) in urban areas, in the early morning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{"citationID":"kOKfXF2D","properties":{"formattedCitation":"(Gordo et al., 2021)","plainCitation":"(Gordo et al., 2021)","noteIndex":0},"citationItems":[{"id":996,"uris":["http://zotero.org/users/16770306/items/9DLKM5D8"],"itemData":{"id":996,"type":"article-journal","abstract":"Biodiversity is threatened by the growth of urban areas. However, it is still poorly understood how animals can cope with and adapt to these rapid and dramatic transformations of natural environments. The COVID-19 pandemic provides us with a unique opportunity to unveil the mechanisms involved in this process. Lockdown measures imposed in most countries are causing an unprecedented reduction of human activities, giving us an experimental setting to assess the effects of our lifestyle on biodiversity. We studied the birds' response to the population lockdown by using more than 126 000 bird records collected by a citizen science project in northeastern Spain. We compared the occurrence and detectability of birds during the spring 2020 lockdown with baseline data from previous years in the same urban areas and dates. We found that birds did not increase their probability of occurrence in urban areas during the lockdown, refuting the hypothesis that nature has recovered its space in human-emptied urban areas. However, we found an increase in bird detectability, especially during early morning, suggesting a rapid change in the birds’ daily routines in response to quieter and less crowded cities. Therefore, urban birds show high behavioural plasticity to rapidly adjust to novel environmental conditions, such as those imposed by the COVID-19.","container-title":"Proceedings of the Royal Society B: Biological Sciences","DOI":"10.1098/rspb.2020.2513","issue":"1946","note":"publisher: Royal Society","page":"20202513","source":"royalsocietypublishing.org (Atypon)","title":"Rapid behavioural response of urban birds to COVID-19 lockdown","volume":"288","author":[{"family":"Gordo","given":"Oscar"},{"family":"Brotons","given":"Lluís"},{"family":"Herrando","given":"Sergi"},{"family":"Gargallo","given":"Gabriel"}],"issued":{"date-parts":[["2021",3,10]]}}}],"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(Gordo et al., 2021)</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This rapid change in behaviour could be driven by the quieter mornings in a usually crowded city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{"citationID":"RmsDlGd4","properties":{"formattedCitation":"(Gordo et al., 2021)","plainCitation":"(Gordo et al., 2021)","noteIndex":0},"citationItems":[{"id":996,"uris":["http://zotero.org/users/16770306/items/9DLKM5D8"],"itemData":{"id":996,"type":"article-journal","abstract":"Biodiversity is threatened by the growth of urban areas. However, it is still poorly understood how animals can cope with and adapt to these rapid and dramatic transformations of natural environments. The COVID-19 pandemic provides us with a unique opportunity to unveil the mechanisms involved in this process. Lockdown measures imposed in most countries are causing an unprecedented reduction of human activities, giving us an experimental setting to assess the effects of our lifestyle on biodiversity. We studied the birds' response to the population lockdown by using more than 126 000 bird records collected by a citizen science project in northeastern Spain. We compared the occurrence and detectability of birds during the spring 2020 lockdown with baseline data from previous years in the same urban areas and dates. We found that birds did not increase their probability of occurrence in urban areas during the lockdown, refuting the hypothesis that nature has recovered its space in human-emptied urban areas. However, we found an increase in bird detectability, especially during early morning, suggesting a rapid change in the birds’ daily routines in response to quieter and less crowded cities. Therefore, urban birds show high behavioural plasticity to rapidly adjust to novel environmental conditions, such as those imposed by the COVID-19.","container-title":"Proceedings of the Royal Society B: Biological Sciences","DOI":"10.1098/rspb.2020.2513","issue":"1946","note":"publisher: Royal Society","page":"20202513","source":"royalsocietypublishing.org (Atypon)","title":"Rapid behavioural response of urban birds to COVID-19 lockdown","volume":"288","author":[{"family":"Gordo","given":"Oscar"},{"family":"Brotons","given":"Lluís"},{"family":"Herrando","given":"Sergi"},{"family":"Gargallo","given":"Gabriel"}],"issued":{"date-parts":[["2021",3,10]]}}}],"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(Gordo et al., 2021)</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In Europe, some early foragers advanced their onset of foraging time following exposition to artificial lighting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{"citationID":"XPqVS629","properties":{"formattedCitation":"(Silva et al., 2017)","plainCitation":"(Silva et al., 2017)","noteIndex":0},"citationItems":[{"id":1012,"uris":["http://zotero.org/users/16770306/items/2JVNELC6"],"itemData":{"id":1012,"type":"article-journal","abstract":"The ecological effects of light pollution are becoming better understood, especially in birds. Recent studies have shown that several bird species can use street lighting to extend activity into the night during the breeding season. However, most of these studies are correlational and little is known about the effects of artificial night lighting on the timing of activities outside the breeding season. During winter, low temperatures and short days may limit foraging opportunities and can negatively affect survival of resident birds. However, night lighting may allow them to expand the time niche available for foraging. Here, we report on a study where we repeatedly manipulated the amount of night lighting during early winter at automated feeding stations in a natural forest. We used video-recordings at the feeders to determine the time of the first (at dawn) and last (at dusk) foraging visits for six songbird species. We predicted that all species, and in particular the naturally early-foraging species, would advance their daily onset of foraging during the mornings with night lighting, but would show minimal or no delays in their daily cessation of foraging during the lighted evenings. We found that two early-foraging species, the blue tit and the great tit, started foraging earlier during the experimentally lighted mornings. However, in great tits, this effect was weak and restricted to nights with inclement weather. The light treatment did not have any effect on the start of foraging in the willow/marsh tit, the nuthatch, the European jay, and the blackbird. Artificial night lighting did not cause later foraging at dusk in any of the six species. Overall, our results suggest that artificial light during winter has only small effects on timing of foraging. We discuss these findings and the importance of temperature and winter weather in shaping the observed foraging patterns.","container-title":"Journal of Avian Biology","DOI":"10.1111/jav.01232","ISSN":"1600-048X","issue":"6","language":"en","note":"_eprint: https://nsojournals.onlinelibrary.wiley.com/doi/pdf/10.1111/jav.01232","page":"862-871","source":"Wiley Online Library","title":"Effects of experimental night lighting on the daily timing of winter foraging in common European songbirds","volume":"48","author":[{"family":"Silva","given":"Arnaud Da"},{"family":"Diez-Méndez","given":"David"},{"family":"Kempenaers","given":"Bart"}],"issued":{"date-parts":[["2017"]]}}}],"schema":"https://github.com/citation-style-language/schema/raw/master/csl-citation.json"}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(Silva et al., 2017)</w:t>
      </w:r>
      <w:r w:rsidRPr="008C35F0">
        <w:rPr>
          <w:rFonts w:ascii="Times New Roman" w:hAnsi="Times New Roman" w:cs="Times New Roman"/>
          <w:lang w:val="en-CA"/>
        </w:rPr>
        <w:fldChar w:fldCharType="end"/>
      </w:r>
      <w:r w:rsidRPr="008C35F0">
        <w:rPr>
          <w:rFonts w:ascii="Times New Roman" w:hAnsi="Times New Roman" w:cs="Times New Roman"/>
          <w:lang w:val="en-CA"/>
        </w:rPr>
        <w:t>. In Germany and Portugal, common woodpigeons (</w:t>
      </w:r>
      <w:r w:rsidRPr="008C35F0">
        <w:rPr>
          <w:rFonts w:ascii="Times New Roman" w:hAnsi="Times New Roman" w:cs="Times New Roman"/>
          <w:i/>
          <w:iCs/>
          <w:lang w:val="en-CA"/>
        </w:rPr>
        <w:t>Columba palumbus</w:t>
      </w:r>
      <w:r w:rsidRPr="008C35F0">
        <w:rPr>
          <w:rFonts w:ascii="Times New Roman" w:hAnsi="Times New Roman" w:cs="Times New Roman"/>
          <w:lang w:val="en-CA"/>
        </w:rPr>
        <w:t xml:space="preserve">) had varying time-budgets between seasons with less foraging time in winter compared to the breeding season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{"citationID":"0GXviGi6","properties":{"formattedCitation":"(Masello et al., 2023)","plainCitation":"(Masello et al., 2023)","noteIndex":0},"citationItems":[{"id":1100,"uris":["http://zotero.org/users/16770306/items/WRG4UBXQ"],"itemData":{"id":1100,"type":"article-journal","abstract":"Abstract\n              \n                Accelerometers capture rapid changes in animal motion, and the analysis of large quantities of such data using machine learning algorithms enables the inference of broad animal behaviour categories such as foraging, flying, and resting over long periods of time. We deployed GPS-GSM/GPRS trackers with tri-axial acceleration sensors on common woodpigeons (\n                Columba palumbus\n                ) from Hesse, Germany (forest and urban birds) and from Lisbon, Portugal (urban park). We used three machine learning algorithms, Random Forest, Support Vector Machine, and Extreme Gradient Boosting, to classify the main behaviours of the birds, namely foraging, flying, and resting and calculated time budgets over the breeding and winter season. Woodpigeon time budgets varied between seasons, with more foraging time during the breeding season than in winter. Also, woodpigeons from different sites showed differences in the time invested in foraging. The proportion of time woodpigeons spent foraging was lowest in the forest habitat from Hesse, higher in the urban habitat of Hesse, and highest in the urban park in Lisbon. The time budgets we recorded contrast to previous findings in woodpigeons and reaffirm the importance of considering different populations to fully understand the behaviour and adaptation of a particular species to a particular environment. Furthermore, the differences in the time budgets of Woodpigeons from this study and previous ones might be related to environmental change and merit further attention and the future investigation of energy budgets.\n              \n            \n            \n              Significance statement\n              \n                In this study we took advantage of accelerometer technology and machine learning methods to investigate year-round behavioural time budgets of wild common woodpigeons (\n                Columba palumbus\n                ). Our analysis focuses on identifying coarse-scale behaviours (foraging, flying, resting) using various machine learning algorithms. Woodpigeon time budgets varied between seasons and among sites. Particularly interesting is the result showing that urban woodpigeons spend more time foraging than forest conspecifics. Our study opens an opportunity to further investigate and understand how a successful bird species such as the woodpigeon copes with increasing environmental change and urbanisation. The increase in the proportion of time devoted to foraging might be one of the behavioural mechanisms involved but opens questions about the costs associated to such increase in terms of other important behaviours.","container-title":"Behavioral Ecology and Sociobiology","DOI":"10.1007/s00265-023-03306-w","ISSN":"0340-5443, 1432-0762","issue":"4","journalAbbreviation":"Behav Ecol Sociobiol","language":"en","page":"40","source":"DOI.org (Crossref)","title":"Year-round behavioural time budgets of common woodpigeons inferred from acceleration data using machine learning","volume":"77","author":[{"family":"Masello","given":"Juan F."},{"family":"Rast","given":"Wanja"},{"family":"Schumm","given":"Yvonne R."},{"family":"Metzger","given":"Benjamin"},{"family":"Quillfeldt","given":"Petra"}],"issued":{"date-parts":[["2023",4]]}}}],"schema":"https://github.com/citation-style-language/schema/raw/master/csl-citation.json"}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(Masello et al., 2023)</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Yet interestingly, woodpigeons allocated more time to foraging in urban areas compared to their forest counterparts, showing that urban habitats can modify the time allocation across seasons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{"citationID":"NZNkz8ee","properties":{"formattedCitation":"(Masello et al., 2023)","plainCitation":"(Masello et al., 2023)","noteIndex":0},"citationItems":[{"id":1100,"uris":["http://zotero.org/users/16770306/items/WRG4UBXQ"],"itemData":{"id":1100,"type":"article-journal","abstract":"Abstract\n              \n                Accelerometers capture rapid changes in animal motion, and the analysis of large quantities of such data using machine learning algorithms enables the inference of broad animal behaviour categories such as foraging, flying, and resting over long periods of time. We deployed GPS-GSM/GPRS trackers with tri-axial acceleration sensors on common woodpigeons (\n                Columba palumbus\n                ) from Hesse, Germany (forest and urban birds) and from Lisbon, Portugal (urban park). We used three machine learning algorithms, Random Forest, Support Vector Machine, and Extreme Gradient Boosting, to classify the main behaviours of the birds, namely foraging, flying, and resting and calculated time budgets over the breeding and winter season. Woodpigeon time budgets varied between seasons, with more foraging time during the breeding season than in winter. Also, woodpigeons from different sites showed differences in the time invested in foraging. The proportion of time woodpigeons spent foraging was lowest in the forest habitat from Hesse, higher in the urban habitat of Hesse, and highest in the urban park in Lisbon. The time budgets we recorded contrast to previous findings in woodpigeons and reaffirm the importance of considering different populations to fully understand the behaviour and adaptation of a particular species to a particular environment. Furthermore, the differences in the time budgets of Woodpigeons from this study and previous ones might be related to environmental change and merit further attention and the future investigation of energy budgets.\n              \n            \n            \n              Significance statement\n              \n                In this study we took advantage of accelerometer technology and machine learning methods to investigate year-round behavioural time budgets of wild common woodpigeons (\n                Columba palumbus\n                ). Our analysis focuses on identifying coarse-scale behaviours (foraging, flying, resting) using various machine learning algorithms. Woodpigeon time budgets varied between seasons and among sites. Particularly interesting is the result showing that urban woodpigeons spend more time foraging than forest conspecifics. Our study opens an opportunity to further investigate and understand how a successful bird species such as the woodpigeon copes with increasing environmental change and urbanisation. The increase in the proportion of time devoted to foraging might be one of the behavioural mechanisms involved but opens questions about the costs associated to such increase in terms of other important behaviours.","container-title":"Behavioral Ecology and Sociobiology","DOI":"10.1007/s00265-023-03306-w","ISSN":"0340-5443, 1432-0762","issue":"4","journalAbbreviation":"Behav Ecol Sociobiol","language":"en","page":"40","source":"DOI.org (Crossref)","title":"Year-round behavioural time budgets of common woodpigeons inferred from acceleration data using machine learning","volume":"77","author":[{"family":"Masello","given":"Juan F."},{"family":"Rast","given":"Wanja"},{"family":"Schumm","given":"Yvonne R."},{"family":"Metzger","given":"Benjamin"},{"family":"Quillfeldt","given":"Petra"}],"issued":{"date-parts":[["2023",4]]}}}],"schema":"https://github.com/citation-style-language/schema/raw/master/csl-citation.json"}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(Masello et al., 2023)</w:t>
      </w:r>
      <w:r w:rsidRPr="008C35F0">
        <w:rPr>
          <w:rFonts w:ascii="Times New Roman" w:hAnsi="Times New Roman" w:cs="Times New Roman"/>
          <w:lang w:val="en-CA"/>
        </w:rPr>
        <w:fldChar w:fldCharType="end"/>
      </w:r>
      <w:r w:rsidRPr="008C35F0">
        <w:rPr>
          <w:rFonts w:ascii="Times New Roman" w:hAnsi="Times New Roman" w:cs="Times New Roman"/>
          <w:lang w:val="en-CA"/>
        </w:rPr>
        <w:t>. Such plasticity may interact with environmental stressors such as temperature, especially in winter when thermoregulation is costly and daylight hours are limited.</w:t>
      </w:r>
    </w:p>
    <w:p w14:paraId="11DE4B58" w14:textId="77777777" w:rsidR="00887C33" w:rsidRPr="008C35F0" w:rsidRDefault="00887C33"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lang w:val="en-CA"/>
        </w:rPr>
        <w:t>Similarly, long-term phenomena such as climate change are expected to have effects on animal behaviour. In temperate regions, animals rely on photoperiod and seasonal temperature to regulate behaviour</w:t>
      </w:r>
      <w:ins w:id="6" w:author="Frei,Barbara (ECCC)" w:date="2025-08-05T11:27:00Z">
        <w:r w:rsidRPr="008C35F0">
          <w:rPr>
            <w:rFonts w:ascii="Times New Roman" w:hAnsi="Times New Roman" w:cs="Times New Roman"/>
            <w:lang w:val="en-CA"/>
          </w:rPr>
          <w:t>,</w:t>
        </w:r>
      </w:ins>
      <w:r w:rsidRPr="008C35F0">
        <w:rPr>
          <w:rFonts w:ascii="Times New Roman" w:hAnsi="Times New Roman" w:cs="Times New Roman"/>
          <w:lang w:val="en-CA"/>
        </w:rPr>
        <w:t xml:space="preserve"> and climate change has resulted in warmer winters, decreased snow cover and more frequent extreme weather events like sudden cold snaps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{"citationID":"6wLS2cgZ","properties":{"formattedCitation":"(Blackport, 2024)","plainCitation":"(Blackport, 2024)","noteIndex":0},"citationItems":[{"id":995,"uris":["http://zotero.org/users/16770306/items/CB3YCTXB"],"itemData":{"id":995,"type":"article-journal","DOI":"https://doi.org/10.1038/s41467-024-49734-8","issue":"5864","language":"en","source":"Zotero","title":"Amplified warming of North American cold extremes linked to human-induced changes in temperature variability","volume":"15","author":[{"family":"Blackport","given":"Russell"}],"issued":{"date-parts":[["2024"]]}}}],"schema":"https://github.com/citation-style-language/schema/raw/master/csl-citation.json"}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(Blackport, 2024)</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These changes impose complex energetic challenges for resident birds that must remain active through shifting and unpredictable conditions. Still, winter ecology remains understudied for many passerine species, especially in urban context where anthropogenic and climatic challenges may interact in non-additive ways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{"citationID":"x20EYPmk","properties":{"formattedCitation":"(Studd et al., 2021; Sutton et al., 2021)","plainCitation":"(Studd et al., 2021; Sutton et al., 2021)","noteIndex":0},"citationItems":[{"id":938,"uris":["http://zotero.org/users/16770306/items/YU9IE5PJ","http://zotero.org/users/16770306/items/5EIJRPJN"],"itemData":{"id":938,"type":"article-journal","container-title":"BioScience","DOI":"10.1093/biosci/biab032","ISSN":"1525-3244","issue":"8","language":"English","note":"publisher: Oxford University Press","page":"820-830","source":"research.bangor.ac.uk","title":"Nine maxims for winter ecology","volume":"71","author":[{"family":"Studd","given":"Emily K."},{"family":"Bates","given":"Amanda E."},{"family":"Bramburger","given":"Andrew J."},{"family":"Hayden","given":"Brian"},{"family":"Henry","given":"Hugh A. L."},{"family":"Humphries","given":"Murray M."},{"family":"Martin","given":"Rosemary"},{"family":"McMeans","given":"Bailey"},{"family":"Moise","given":"Eric"},{"family":"O'Sullivan","given":"A."},{"family":"Sharma","given":"Sapna"},{"family":"Sinclair","given":"Brent"},{"family":"Sutton","given":"A. O."},{"family":"Templer","given":"Pamela H."},{"family":"Cooke","given":"Steven J."}],"issued":{"date-parts":[["2021",8,1]]}}},{"id":934,"uris":["http://zotero.org/users/16770306/items/U4QINTJD"],"itemData":{"id":934,"type":"article-journal","abstract":"Winter conditions impose dramatic constraints on temperate, boreal, and polar ecosystems, and shape the abiotic and biotic interactions underpinning these systems. At high latitudes, winter can last longer than the growing season and may have a disproportionately large impact on organisms and ecosystems. Even so, our understanding of the ecological implications of winter is often lacking. Indeed, even what exactly defines winter is currently unclear, and boundaries that delineate this season are blurred across marine, freshwater, and terrestrial realms and fields of biology. Here, we discuss the complexity of defining winter, and highlight the importance of maintaining the capacity to test hypotheses across seasons, realms, and domains of life. We then outline questions drawn from diverse fields of research that address current gaps in our understanding of winter ecology and how winter influences multiple levels of biological organization, from individuals to ecosystems. Finally, we highlight the potential consequences of changes to both the length and severity of winter due to climate change, and discuss the role winter may play in mediating ecosystem function in the future.","container-title":"Environmental Reviews","DOI":"10.1139/er-2020-0127","ISSN":"1181-8700, 1208-6053","issue":"4","journalAbbreviation":"Environ. Rev.","language":"en","license":"http://www.nrcresearchpress.com/page/about/CorporateTextAndDataMining","page":"431-442","source":"DOI.org (Crossref)","title":"Frozen out: unanswered questions about winter biology","title-short":"Frozen out","volume":"29","author":[{"family":"Sutton","given":"Alex O."},{"family":"Studd","given":"Emily K."},{"family":"Fernandes","given":"Timothy"},{"family":"Bates","given":"Amanda E."},{"family":"Bramburger","given":"Andrew J."},{"family":"Cooke","given":"Steven J."},{"family":"Hayden","given":"Brian"},{"family":"Henry","given":"Hugh A.L."},{"family":"Humphries","given":"Murray M."},{"family":"Martin","given":"Rosemary"},{"family":"McMeans","given":"Bailey"},{"family":"Moise","given":"Eric"},{"family":"O’Sullivan","given":"Antóin M."},{"family":"Sharma","given":"Sapna"},{"family":"Templer","given":"Pamela H."}],"issued":{"date-parts":[["2021",12]]}}}],"schema":"https://github.com/citation-style-language/schema/raw/master/csl-citation.json"}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(Studd et al., 2021; Sutton et al., 2021)</w:t>
      </w:r>
      <w:r w:rsidRPr="008C35F0">
        <w:rPr>
          <w:rFonts w:ascii="Times New Roman" w:hAnsi="Times New Roman" w:cs="Times New Roman"/>
          <w:lang w:val="en-CA"/>
        </w:rPr>
        <w:fldChar w:fldCharType="end"/>
      </w:r>
      <w:r w:rsidRPr="008C35F0">
        <w:rPr>
          <w:rFonts w:ascii="Times New Roman" w:hAnsi="Times New Roman" w:cs="Times New Roman"/>
          <w:lang w:val="en-CA"/>
        </w:rPr>
        <w:t>.</w:t>
      </w:r>
    </w:p>
    <w:p w14:paraId="17FD21C6" w14:textId="77777777" w:rsidR="00887C33" w:rsidRPr="008C35F0" w:rsidRDefault="00887C33"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lang w:val="en-CA"/>
        </w:rPr>
        <w:t>Small, resident songbirds adjust their daily activities throughout winter to balance energy expenditure. The northern cardinal (</w:t>
      </w:r>
      <w:r w:rsidRPr="008C35F0">
        <w:rPr>
          <w:rFonts w:ascii="Times New Roman" w:hAnsi="Times New Roman" w:cs="Times New Roman"/>
          <w:i/>
          <w:iCs/>
          <w:lang w:val="en-CA"/>
        </w:rPr>
        <w:t>Cardinalis cardinalis</w:t>
      </w:r>
      <w:r w:rsidRPr="008C35F0">
        <w:rPr>
          <w:rFonts w:ascii="Times New Roman" w:hAnsi="Times New Roman" w:cs="Times New Roman"/>
          <w:lang w:val="en-CA"/>
        </w:rPr>
        <w:t xml:space="preserve">) is a year-round resident throughout much of the eastern North America does not use torpor, but slightly decrease body temperature in winter, which could lead to a 10-16 % saving in daily energy savings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{"citationID":"zch329Bv","properties":{"formattedCitation":"(Schaeffer et al., 2015)","plainCitation":"(Schaeffer et al., 2015)","noteIndex":0},"citationItems":[{"id":860,"uris":["http://zotero.org/users/16770306/items/S37SP9GW"],"itemData":{"id":860,"type":"article-journal","abstract":"PDF | Background Northern Cardinals (Cardinalis cardinalis) are able to endure drastic seasonal variations in ambient temperature. Many endotherms in... | Find, read and cite all the research you need on ResearchGate","container-title":"ResearchGate","DOI":"10.1186/s40317-015-0078-z","issue":"1","language":"en","source":"www.researchgate.net","title":"Energy savings due to the use of shallow body temperature reduction in overwintering Northern Cardinals","URL":"https://www.researchgate.net/publication/282531232_Energy_savings_due_to_the_use_of_shallow_body_temperature_reduction_in_overwintering_Northern_Cardinals","volume":"3","author":[{"family":"Schaeffer","given":"Paul"},{"family":"Komer","given":"Maria C."},{"family":"Corder","given":"Keely"}],"accessed":{"date-parts":[["2025",5,13]]},"issued":{"date-parts":[["2015",10]]}}}],"schema":"https://github.com/citation-style-language/schema/raw/master/csl-citation.json"}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kern w:val="0"/>
          <w:lang w:val="en-US"/>
        </w:rPr>
        <w:t>(Schaeffer et al., 2015)</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This small decrease can potentially have big repercussions on survival, as predictive models indicate that for small wintering birds, a 15% energy saving could increase survival by 33.5%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{"citationID":"F7BJOFzy","properties":{"formattedCitation":"(Brodin et al., 2017)","plainCitation":"(Brodin et al., 2017)","noteIndex":0},"citationItems":[{"id":1133,"uris":["http://zotero.org/users/16770306/items/PUQFGVVG"],"itemData":{"id":1133,"type":"article-journal","container-title":"Oecologia","DOI":"10.1007/s00442-017-3923-3","ISSN":"0029-8549, 1432-1939","issue":"1","journalAbbreviation":"Oecologia","language":"en","page":"43-54","source":"DOI.org (Crossref)","title":"Adaptive temperature regulation in the little bird in winter: predictions from a stochastic dynamic programming model","title-short":"Adaptive temperature regulation in the little bird in winter","volume":"185","author":[{"family":"Brodin","given":"Anders"},{"family":"Nilsson","given":"Jan-Åke"},{"family":"Nord","given":"Andreas"}],"issued":{"date-parts":[["2017",9]]}}}],"schema":"https://github.com/citation-style-language/schema/raw/master/csl-citation.json"}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(Brodin et al., 2017)</w:t>
      </w:r>
      <w:r w:rsidRPr="008C35F0">
        <w:rPr>
          <w:rFonts w:ascii="Times New Roman" w:hAnsi="Times New Roman" w:cs="Times New Roman"/>
          <w:lang w:val="en-CA"/>
        </w:rPr>
        <w:fldChar w:fldCharType="end"/>
      </w:r>
      <w:r w:rsidRPr="008C35F0">
        <w:rPr>
          <w:rFonts w:ascii="Times New Roman" w:hAnsi="Times New Roman" w:cs="Times New Roman"/>
          <w:lang w:val="en-CA"/>
        </w:rPr>
        <w:t>. Research on the northern shrike (</w:t>
      </w:r>
      <w:r w:rsidRPr="008C35F0">
        <w:rPr>
          <w:rFonts w:ascii="Times New Roman" w:hAnsi="Times New Roman" w:cs="Times New Roman"/>
          <w:i/>
          <w:iCs/>
          <w:lang w:val="en-CA"/>
        </w:rPr>
        <w:t>Lanius borealis</w:t>
      </w:r>
      <w:r w:rsidRPr="008C35F0">
        <w:rPr>
          <w:rFonts w:ascii="Times New Roman" w:hAnsi="Times New Roman" w:cs="Times New Roman"/>
          <w:lang w:val="en-CA"/>
        </w:rPr>
        <w:t xml:space="preserve">) showed that the resting metabolic rate (RMR) measured in winter was 50% higher than the RMRs gathered from summer shrikes (potentially the result of winter acclimatization)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{"citationID":"yjolXW1o","properties":{"formattedCitation":"(Paruk et al., 2015)","plainCitation":"(Paruk et al., 2015)","noteIndex":0},"citationItems":[{"id":1098,"uris":["http://zotero.org/users/16770306/items/C6SD5NCN"],"itemData":{"id":1098,"type":"article-journal","abstract":"Resting metabolic rate (RMR) represents a significant component of an animal's energy budget and is correlated with ecological, physiological, and life-history parameters. We measured resting metabolic rates of 14 adult Northern Shrikes (Lanius excubitor) wintering in northern Wisconsin (Ashland and Bayfield Counties) over a 2-year period (Jan-Apr 2008 and 2009). The average (+/- SE) RMR was 3.09 +/- 6 0.45 ml O-2/g/hr (range 2.46-3.83) from the first reported RMR values for adults of this species from the Neartic. Our RMR values were 50% higher than RMRs gathered from summer adult Northern Shrikes in the Paleartic. These data suggest Northern Shrikes exhibit seasonal variation in their RMR as a potential means of winter acclimatization.","archive_location":"WOS:000362129000018","container-title":"WILSON JOURNAL OF ORNITHOLOGY","ISSN":"1559-4491","issue":"3","language":"English","page":"510-514","title":"Resting Metabolic Rates of Adult Northern Shrikes (Lanius excubitor) Wintering in Northern Wisconsin","volume":"127","author":[{"family":"Paruk","given":"JD"},{"family":"Cooper","given":"SJ"},{"family":"Mangan","given":"AO"},{"family":"Brady","given":"RS"},{"family":"Tucker","given":"L"}],"issued":{"date-parts":[["2015",9]]}}}],"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(Paruk et al., 2015)</w:t>
      </w:r>
      <w:r w:rsidRPr="008C35F0">
        <w:rPr>
          <w:rFonts w:ascii="Times New Roman" w:hAnsi="Times New Roman" w:cs="Times New Roman"/>
          <w:lang w:val="en-CA"/>
        </w:rPr>
        <w:fldChar w:fldCharType="end"/>
      </w:r>
      <w:r w:rsidRPr="008C35F0">
        <w:rPr>
          <w:rFonts w:ascii="Times New Roman" w:hAnsi="Times New Roman" w:cs="Times New Roman"/>
          <w:lang w:val="en-CA"/>
        </w:rPr>
        <w:t>. In Norway, studies on the activity patterns of the western capercaillie (</w:t>
      </w:r>
      <w:r w:rsidRPr="008C35F0">
        <w:rPr>
          <w:rFonts w:ascii="Times New Roman" w:hAnsi="Times New Roman" w:cs="Times New Roman"/>
          <w:i/>
          <w:iCs/>
          <w:lang w:val="en-CA"/>
        </w:rPr>
        <w:t>Tetrao urogallus</w:t>
      </w:r>
      <w:r w:rsidRPr="008C35F0">
        <w:rPr>
          <w:rFonts w:ascii="Times New Roman" w:hAnsi="Times New Roman" w:cs="Times New Roman"/>
          <w:lang w:val="en-CA"/>
        </w:rPr>
        <w:t xml:space="preserve">) showed that birds’ activity was initially restricted to the light hours of the day, with activity peaks near sunset and one in the morning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{"citationID":"zZefGZ7e","properties":{"formattedCitation":"(Gjerde &amp; Wegge, 1987)","plainCitation":"(Gjerde &amp; Wegge, 1987)","noteIndex":0},"citationItems":[{"id":1132,"uris":["http://zotero.org/users/16770306/items/X37H9YF2"],"itemData":{"id":1132,"type":"article-journal","abstract":"Winter activity patterns of 16 radio‐marked capercaillie,\n              Tetrao urogallus\n              , were studied during 1981–83 at Varaldskogen, SE Norway. Activity was confined to the light hours of the day, closely following the photoperiod. Diel distribution showed a major peak near sunset during every month. A second peak was found in the morning. This peak was comparable to the evening peak in early and late winter, but nearly disappeared in midwinter. Ambient temperature rather than photoperiod seemed to be the important proximate factor responsible for the changes in morning activity. By postponing activity to the afternoon, capercaillie avoids energy expenditure during the coldest morning hours.\n            \n            Total daily activity (TDA) during the period November‐April averaged about 3 h for both sexes. TDA of cocks was U‐shaped with the lowest values (2.0 h) in December‐January, whereas TDA of hens was fairly stable during November‐March with mean value of 2.7 h, increasing abruptly to 4 h in April. TDA during December‐January is believed to express the time used for feeding in pine trees. The significantly higher TDA of hens (26%) compared with cocks during this period may be explained by a higher relative heat loss of hens (body weights: hens 2.0 kg, cocks 4.3 kg). The increased level of activity during early and late winter among cocks was probably due to display and related territorial behaviour, whereas increased activity of hens during April probably was caused by a shift from feeding in pines to more time‐consuming, selective feeding on the ground","container-title":"Ecography","DOI":"10.1111/j.1600-0587.1987.tb00770.x","ISSN":"0906-7590, 1600-0587","issue":"4","journalAbbreviation":"Ecography","language":"en","page":"286-293","source":"DOI.org (Crossref)","title":"Activity patterns of Capercaillie, Tetrao urogallus, during winter","volume":"10","author":[{"family":"Gjerde","given":"Ivar"},{"family":"Wegge","given":"Per"}],"issued":{"date-parts":[["1987",11]]}}}],"schema":"https://github.com/citation-style-language/schema/raw/master/csl-citation.json"}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(Gjerde &amp; Wegge, 1987)</w:t>
      </w:r>
      <w:r w:rsidRPr="008C35F0">
        <w:rPr>
          <w:rFonts w:ascii="Times New Roman" w:hAnsi="Times New Roman" w:cs="Times New Roman"/>
          <w:lang w:val="en-CA"/>
        </w:rPr>
        <w:fldChar w:fldCharType="end"/>
      </w:r>
      <w:r w:rsidRPr="008C35F0">
        <w:rPr>
          <w:rFonts w:ascii="Times New Roman" w:hAnsi="Times New Roman" w:cs="Times New Roman"/>
          <w:lang w:val="en-CA"/>
        </w:rPr>
        <w:t>. However, the morning peak of activity almost completely disappears in midwinter as ambient temperature seems to be a more important factor than the photoperiod</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{"citationID":"W8Vj7yDk","properties":{"formattedCitation":"(Gjerde &amp; Wegge, 1987)","plainCitation":"(Gjerde &amp; Wegge, 1987)","noteIndex":0},"citationItems":[{"id":1132,"uris":["http://zotero.org/users/16770306/items/X37H9YF2"],"itemData":{"id":1132,"type":"article-journal","abstract":"Winter activity patterns of 16 radio‐marked capercaillie,\n              Tetrao urogallus\n              , were studied during 1981–83 at Varaldskogen, SE Norway. Activity was confined to the light hours of the day, closely following the photoperiod. Diel distribution showed a major peak near sunset during every month. A second peak was found in the morning. This peak was comparable to the evening peak in early and late winter, but nearly disappeared in midwinter. Ambient temperature rather than photoperiod seemed to be the important proximate factor responsible for the changes in morning activity. By postponing activity to the afternoon, capercaillie avoids energy expenditure during the coldest morning hours.\n            \n            Total daily activity (TDA) during the period November‐April averaged about 3 h for both sexes. TDA of cocks was U‐shaped with the lowest values (2.0 h) in December‐January, whereas TDA of hens was fairly stable during November‐March with mean value of 2.7 h, increasing abruptly to 4 h in April. TDA during December‐January is believed to express the time used for feeding in pine trees. The significantly higher TDA of hens (26%) compared with cocks during this period may be explained by a higher relative heat loss of hens (body weights: hens 2.0 kg, cocks 4.3 kg). The increased level of activity during early and late winter among cocks was probably due to display and related territorial behaviour, whereas increased activity of hens during April probably was caused by a shift from feeding in pines to more time‐consuming, selective feeding on the ground","container-title":"Ecography","DOI":"10.1111/j.1600-0587.1987.tb00770.x","ISSN":"0906-7590, 1600-0587","issue":"4","journalAbbreviation":"Ecography","language":"en","page":"286-293","source":"DOI.org (Crossref)","title":"Activity patterns of Capercaillie, Tetrao urogallus, during winter","volume":"10","author":[{"family":"Gjerde","given":"Ivar"},{"family":"Wegge","given":"Per"}],"issued":{"date-parts":[["1987",11]]}}}],"schema":"https://github.com/citation-style-language/schema/raw/master/csl-citation.json"}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(Gjerde &amp; Wegge, 1987)</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By delaying the onset of their daily activities, the capercaillie may avoid unnecessary energy expenditures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{"citationID":"qtzYJfpt","properties":{"formattedCitation":"(Gjerde &amp; Wegge, 1987)","plainCitation":"(Gjerde &amp; Wegge, 1987)","noteIndex":0},"citationItems":[{"id":1132,"uris":["http://zotero.org/users/16770306/items/X37H9YF2"],"itemData":{"id":1132,"type":"article-journal","abstract":"Winter activity patterns of 16 radio‐marked capercaillie,\n              Tetrao urogallus\n              , were studied during 1981–83 at Varaldskogen, SE Norway. Activity was confined to the light hours of the day, closely following the photoperiod. Diel distribution showed a major peak near sunset during every month. A second peak was found in the morning. This peak was comparable to the evening peak in early and late winter, but nearly disappeared in midwinter. Ambient temperature rather than photoperiod seemed to be the important proximate factor responsible for the changes in morning activity. By postponing activity to the afternoon, capercaillie avoids energy expenditure during the coldest morning hours.\n            \n            Total daily activity (TDA) during the period November‐April averaged about 3 h for both sexes. TDA of cocks was U‐shaped with the lowest values (2.0 h) in December‐January, whereas TDA of hens was fairly stable during November‐March with mean value of 2.7 h, increasing abruptly to 4 h in April. TDA during December‐January is believed to express the time used for feeding in pine trees. The significantly higher TDA of hens (26%) compared with cocks during this period may be explained by a higher relative heat loss of hens (body weights: hens 2.0 kg, cocks 4.3 kg). The increased level of activity during early and late winter among cocks was probably due to display and related territorial behaviour, whereas increased activity of hens during April probably was caused by a shift from feeding in pines to more time‐consuming, selective feeding on the ground","container-title":"Ecography","DOI":"10.1111/j.1600-0587.1987.tb00770.x","ISSN":"0906-7590, 1600-0587","issue":"4","journalAbbreviation":"Ecography","language":"en","page":"286-293","source":"DOI.org (Crossref)","title":"Activity patterns of Capercaillie, Tetrao urogallus, during winter","volume":"10","author":[{"family":"Gjerde","given":"Ivar"},{"family":"Wegge","given":"Per"}],"issued":{"date-parts":[["1987",11]]}}}],"schema":"https://github.com/citation-style-language/schema/raw/master/csl-citation.json"}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(Gjerde &amp; Wegge, 1987)</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In central Maine, United States, turkeys were more likely to remain stationary when temperatures decreased and snow depth increased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{"citationID":"rtjJJQJI","properties":{"formattedCitation":"(Gonnerman et al., 2023)","plainCitation":"(Gonnerman et al., 2023)","noteIndex":0},"citationItems":[{"id":1134,"uris":["http://zotero.org/users/16770306/items/ZAFPAWN4"],"itemData":{"id":1134,"type":"article-journal","abstract":"Abstract\n            \n              For wide‐ranging species in temperate environments, populations at high‐latitude range limits are subject to more extreme conditions, colder temperatures, and greater snow accumulation compared with their core range. As climate change progresses, these bounding pressures may become more moderate on average, while extreme weather occurs more frequently. Individuals can mitigate temporarily extreme conditions by changing daily activity budgets and exhibiting plasticity in resource selection, both of which facilitate existence at and expansion of high‐latitude range boundaries. However, relatively little work has explored how animals moderate movement and vary resource selection with changing weather, and a general framework for such investigations is lacking. We applied hidden Markov models and step selection functions to GPS data from wintering wild turkeys (\n              Meleagris gallopavo\n              ) near their northern range limit to identify how weather influenced transition among discrete movement states, as well as state‐specific resource selection. We found that turkeys were more likely to spend time in a stationary state as wind chill temperatures decreased and snow depth increased. Both stationary and roosting turkeys selected conifer forests and avoided land covers associated with foraging, such as agriculture and residential areas, while shifting their strength of selection for these features during poor weather. In contrast, mobile turkeys showed relatively weak resource selection, with less response in selection coefficients during poor weather. Our findings illustrate that behavioral plasticity in response to weather was context dependent, but movement behaviors most associated with poor weather were also those in which resource selection was most plastic. Given our results, the potential for wild turkey range expansion will partly be determined by the availability of habitat that allows them to withstand periodic inclement weather. Combining hidden Markov models with step selection functions is broadly applicable for evaluating plasticity in animal behavior and dynamic resource selection in response to changing weather. We studied turkeys at northern range limits, but this approach is applicable for any system expected to experience significant changes in the coming decade, and may be particularly relevant to populations existing at range peripheries.","container-title":"Ecological Applications","DOI":"10.1002/eap.2734","ISSN":"1051-0761, 1939-5582","issue":"1","journalAbbreviation":"Ecological Applications","language":"en","page":"e2734","source":"DOI.org (Crossref)","title":"Dynamic winter weather moderates movement and resource selection of wild turkeys at high‐latitude range limits","volume":"33","author":[{"family":"Gonnerman","given":"Matthew"},{"family":"Shea","given":"Stephanie A."},{"family":"Sullivan","given":"Kelsey"},{"family":"Kamath","given":"Pauline"},{"family":"Overturf","given":"Kaj"},{"family":"Blomberg","given":"Erik"}],"issued":{"date-parts":[["2023",1]]}}}],"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(Gonnerman et al., 2023)</w:t>
      </w:r>
      <w:r w:rsidRPr="008C35F0">
        <w:rPr>
          <w:rFonts w:ascii="Times New Roman" w:hAnsi="Times New Roman" w:cs="Times New Roman"/>
          <w:lang w:val="en-CA"/>
        </w:rPr>
        <w:fldChar w:fldCharType="end"/>
      </w:r>
      <w:r w:rsidRPr="008C35F0">
        <w:rPr>
          <w:rFonts w:ascii="Times New Roman" w:hAnsi="Times New Roman" w:cs="Times New Roman"/>
          <w:lang w:val="en-CA"/>
        </w:rPr>
        <w:t>. Considering this, we might expect cardinals to delay the onset of their daily activities as ambient temperatures get too cold, to avoid the high energy demand of thermoregulation.</w:t>
      </w:r>
    </w:p>
    <w:p w14:paraId="65057940" w14:textId="404189B7" w:rsidR="00887C33" w:rsidRPr="008C35F0" w:rsidRDefault="00887C33"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lang w:val="en-CA"/>
        </w:rPr>
        <w:t>Despite the large body of work on behavioural thermoregulation, few studies have specifically teste</w:t>
      </w:r>
      <w:ins w:id="7" w:author="Frei,Barbara (ECCC)" w:date="2025-08-04T15:14:00Z">
        <w:r w:rsidRPr="008C35F0">
          <w:rPr>
            <w:rFonts w:ascii="Times New Roman" w:hAnsi="Times New Roman" w:cs="Times New Roman"/>
            <w:lang w:val="en-CA"/>
          </w:rPr>
          <w:t>d</w:t>
        </w:r>
      </w:ins>
      <w:del w:id="8" w:author="Frei,Barbara (ECCC)" w:date="2025-08-04T15:14:00Z">
        <w:r w:rsidRPr="008C35F0">
          <w:rPr>
            <w:rFonts w:ascii="Times New Roman" w:hAnsi="Times New Roman" w:cs="Times New Roman"/>
            <w:lang w:val="en-CA"/>
          </w:rPr>
          <w:delText>s</w:delText>
        </w:r>
      </w:del>
      <w:r w:rsidRPr="008C35F0">
        <w:rPr>
          <w:rFonts w:ascii="Times New Roman" w:hAnsi="Times New Roman" w:cs="Times New Roman"/>
          <w:lang w:val="en-CA"/>
        </w:rPr>
        <w:t xml:space="preserve"> how fine-scale temperature variability—including temperature lag and cold snap events—influences the timing of daily activities in free-ranging, resident songbirds in urban areas. Here, we investigate how cardinals adjust the onset and end of their daily activities during winter. We tracked daily activities of cardinals across an urban gradient in Montreal, Quebec, Canada, using automated Motus receiver stations. To investigate how birds manage fine-scale behavioural responses to winter’s variable conditions, automated tracking system such as the Motus Wildlife Tracking System offer unique opportunities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{"citationID":"lR81daU7","properties":{"formattedCitation":"(Mckinnon et al., 2019)","plainCitation":"(Mckinnon et al., 2019)","noteIndex":0},"citationItems":[{"id":1189,"uris":["http://zotero.org/users/16770306/items/EDBPZM4M"],"itemData":{"id":1189,"type":"article-journal","container-title":"Frontiers in Ecology and Evolution","DOI":"10.3389/fevo.2019.00329","ISSN":"2296-701X","journalAbbreviation":"Front. Ecol. Evol.","page":"329","source":"DOI.org (Crossref)","title":"Tracking Landscape-Scale Movements of Snow Buntings and Weather-Driven Changes in Flock Composition During the Temperate Winter","volume":"7","author":[{"family":"Mckinnon","given":"Emily A."},{"family":"Laplante","given":"Marie-Pier"},{"family":"Love","given":"Oliver P."},{"family":"Fraser","given":"Kevin C."},{"family":"Mackenzie","given":"Stuart"},{"family":"Vézina","given":"François"}],"issued":{"date-parts":[["2019",9,3]]}}}],"schema":"https://github.com/citation-style-language/schema/raw/master/csl-citation.json"}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(Mckinnon et al., 2019)</w:t>
      </w:r>
      <w:r w:rsidRPr="008C35F0">
        <w:rPr>
          <w:rFonts w:ascii="Times New Roman" w:hAnsi="Times New Roman" w:cs="Times New Roman"/>
          <w:lang w:val="en-CA"/>
        </w:rPr>
        <w:fldChar w:fldCharType="end"/>
      </w:r>
      <w:r w:rsidRPr="008C35F0">
        <w:rPr>
          <w:rFonts w:ascii="Times New Roman" w:hAnsi="Times New Roman" w:cs="Times New Roman"/>
          <w:lang w:val="en-CA"/>
        </w:rPr>
        <w:t>. Motus uses sub-g</w:t>
      </w:r>
      <w:r w:rsidR="007553E4" w:rsidRPr="008C35F0">
        <w:rPr>
          <w:rFonts w:ascii="Times New Roman" w:hAnsi="Times New Roman" w:cs="Times New Roman"/>
          <w:lang w:val="en-CA"/>
        </w:rPr>
        <w:t>r</w:t>
      </w:r>
      <w:r w:rsidRPr="008C35F0">
        <w:rPr>
          <w:rFonts w:ascii="Times New Roman" w:hAnsi="Times New Roman" w:cs="Times New Roman"/>
          <w:lang w:val="en-CA"/>
        </w:rPr>
        <w:t xml:space="preserve">am radio transmitters to monitor movements of free-ranging birds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{"citationID":"bHBMpZ5u","properties":{"formattedCitation":"(Griffin et al., 2025; Mckinnon et al., 2019)","plainCitation":"(Griffin et al., 2025; Mckinnon et al., 2019)","noteIndex":0},"citationItems":[{"id":1192,"uris":["http://zotero.org/users/16770306/items/5I7I9ABV"],"itemData":{"id":1192,"type":"article-journal","language":"en","source":"Zotero","title":"Using motus automated telemetry to quantify habitat use and movement in a Far Eastern Curlew within the Hunter Estuary, NSW, Australia","author":[{"family":"Griffin","given":"Andrea S"},{"family":"Gapes","given":"Callum"},{"family":"Williams","given":"Louise A"},{"family":"Taylor","given":"Mattea"},{"family":"Kyte","given":"Rob"},{"family":"Little","given":"Greg"},{"family":"Little","given":"Judith"}],"issued":{"date-parts":[["2025"]]}}},{"id":1189,"uris":["http://zotero.org/users/16770306/items/EDBPZM4M"],"itemData":{"id":1189,"type":"article-journal","container-title":"Frontiers in Ecology and Evolution","DOI":"10.3389/fevo.2019.00329","ISSN":"2296-701X","journalAbbreviation":"Front. Ecol. Evol.","page":"329","source":"DOI.org (Crossref)","title":"Tracking Landscape-Scale Movements of Snow Buntings and Weather-Driven Changes in Flock Composition During the Temperate Winter","volume":"7","author":[{"family":"Mckinnon","given":"Emily A."},{"family":"Laplante","given":"Marie-Pier"},{"family":"Love","given":"Oliver P."},{"family":"Fraser","given":"Kevin C."},{"family":"Mackenzie","given":"Stuart"},{"family":"Vézina","given":"François"}],"issued":{"date-parts":[["2019",9,3]]}}}],"schema":"https://github.com/citation-style-language/schema/raw/master/csl-citation.json"}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(Griffin et al., 2025; Mckinnon et al., 2019)</w:t>
      </w:r>
      <w:r w:rsidRPr="008C35F0">
        <w:rPr>
          <w:rFonts w:ascii="Times New Roman" w:hAnsi="Times New Roman" w:cs="Times New Roman"/>
          <w:lang w:val="en-CA"/>
        </w:rPr>
        <w:fldChar w:fldCharType="end"/>
      </w:r>
      <w:r w:rsidRPr="008C35F0">
        <w:rPr>
          <w:rFonts w:ascii="Times New Roman" w:hAnsi="Times New Roman" w:cs="Times New Roman"/>
          <w:lang w:val="en-CA"/>
        </w:rPr>
        <w:t>. Variability in signal strength can reliably indicate the onset and end of daily activities in small songbirds, allowing for detailed examination of daily rhythms in response to weather conditions</w:t>
      </w:r>
      <w:r w:rsidR="00F97B5F" w:rsidRPr="008C35F0">
        <w:rPr>
          <w:rFonts w:ascii="Times New Roman" w:hAnsi="Times New Roman" w:cs="Times New Roman"/>
          <w:lang w:val="en-CA"/>
        </w:rPr>
        <w:t xml:space="preserve"> </w:t>
      </w:r>
      <w:r w:rsidR="00F97B5F" w:rsidRPr="008C35F0">
        <w:rPr>
          <w:rFonts w:ascii="Times New Roman" w:hAnsi="Times New Roman" w:cs="Times New Roman"/>
          <w:lang w:val="en-CA"/>
        </w:rPr>
        <w:fldChar w:fldCharType="begin"/>
      </w:r>
      <w:r w:rsidR="00F97B5F" w:rsidRPr="008C35F0">
        <w:rPr>
          <w:rFonts w:ascii="Times New Roman" w:hAnsi="Times New Roman" w:cs="Times New Roman"/>
          <w:lang w:val="en-CA"/>
        </w:rPr>
        <w:instrText xml:space="preserve"> ADDIN ZOTERO_ITEM CSL_CITATION {"citationID":"GyNVvs4R","properties":{"formattedCitation":"(Beauchamp et al., 2020; Morales et al., 2022)","plainCitation":"(Beauchamp et al., 2020; Morales et al., 2022)","noteIndex":0},"citationItems":[{"id":924,"uris":["http://zotero.org/users/16770306/items/NLX3AFGV"],"itemData":{"id":924,"type":"article-journal","abstract":"Differential migration timing between sex or age classes is an example of how migratory movement strategies can differ among subgroups within a population. However, in songbirds, evidence for intrinsic differences in en route migratory behaviour is often mixed, suggesting that the local environmental context may play a role in accentuating or diminishing patterns. We evaluated how multiple intrinsic and extrinsic variables influenced refuelling rates, local movement behaviour and departure decisions in the white-throated sparrow Zonotrichia albicollis during spring migration. This species exhibits a unique genetically based plumage dimorphism, providing a unique class of individual in which to evaluate patterns and processes of differential migration, in addition to sex, age and migration distance. At a migratory stopover site, plasma metabolite analysis was used to quantify individual variation in stopover refuelling rate. In after second year adults, automated and manual radio telemetry was used to quantify daily activity timing, daily movement distances, stopover duration and departure time. Arrival timing to the stopover site was determined using capture data. Non-breeding and previous breeding/natal latitude were determined using analysis of hydrogen isotopes in claws and feathers. Males arrived at the stopover site 11 days on average before females, but no difference in migration timing was observed between plumage morph or age classes. After second year, adults with more southern previous breeding latitudes arrived at stopover earlier, whereas second year birds making their first return migration arrived at stopover in an inverse relationship to non-breeding latitude. Stopover refuelling rate did not differ between ages, sexes or plumage morphs, and daily departure probability of adults was higher under warmer temperatures and favourable tailwinds. White-striped morphs moved greater distances during stopover, initiated daily activity earlier in the morning and departed for migration earlier in the evening than tan-striped morphs. Our results show that while individual phenotype can influence some aspects of local stopover-scale movement behaviour, evidence for differential stopover behaviour was weak. Differential migration timing is unlikely to result from intrinsic differences in en route refuelling rate and departure decisions, especially because the latter is strongly influenced by meteorological conditions.","container-title":"Journal of Animal Ecology","DOI":"10.1111/1365-2656.13315","ISSN":"1365-2656","issue":"11","language":"en","note":"_eprint: https://besjournals.onlinelibrary.wiley.com/doi/pdf/10.1111/1365-2656.13315","page":"2553-2566","source":"Wiley Online Library","title":"Stopover refuelling, movement and departure decisions in the white-throated sparrow: The influence of intrinsic and extrinsic factors during spring migration","title-short":"Stopover refuelling, movement and departure decisions in the white-throated sparrow","volume":"89","author":[{"family":"Beauchamp","given":"Andrew T."},{"family":"Guglielmo","given":"Christopher G."},{"family":"Morbey","given":"Yolanda E."}],"issued":{"date-parts":[["2020"]]}}},{"id":1263,"uris":["http://zotero.org/users/16770306/items/NX2848AV"],"itemData":{"id":1263,"type":"article-journal","abstract":"Abstract\n            Migration consists of a sequence of small- to large-scale flights often separated by stopovers for refueling. Tradeoffs between minimizing migration time (more flights, shorter stopovers) and maximizing energy gain (fewer flights, longer stopovers) will affect overall migration timing. For example, some individuals make long-term stopovers in high-quality habitat that maximize energy gain (e.g., molt-migration), but movement to those habitats likely costs time. We used radio telemetry and blood plasma metabolite levels to examine physiological and behavioral tradeoffs between molt-migrant (birds molting at the molt stopover; n = 59) and post-molt (birds that presumably completed their molt elsewhere; n = 19) migrant Swainson’s Thrushes (Catharus ustulatus) near Montreal, Canada. Molt-migration was a large time investment as the average stopover duration for molt-migrants was of 47 ± 9 days (~13% of the entire annual cycle), almost twice as long as previously assumed from banding records, and far longer than stopovers of post-molting individuals (7 ± 2 days). Daily mortality rate during the molt stopover was similar to the average annual daily mortality rate. Molt-migrants’ circadian rhythms closely matched light levels, whereas post-molting birds had irregular rhythms and averaged 1 hr greater activity per day than molt-migrants. Despite being less active, molt-migrants had similar refueling rates based on metabolite profiles. As compared with migrants that completed molt earlier, molt-migrants at this stopover site had slower subsequent migration rates. Thus, birds using long-term stopovers appeared to tradeoff energy (efficient refueling) for time (slower subsequent migration).","container-title":"Ornithology","DOI":"10.1093/ornithology/ukab083","ISSN":"0004-8038, 2732-4613","issue":"2","language":"en","license":"https://academic.oup.com/journals/pages/open_access/funder_policies/chorus/standard_publication_model","page":"ukab083","source":"DOI.org (Crossref)","title":"Reduced diurnal activity and increased stopover duration by molting Swainson’s Thrushes","volume":"139","author":[{"family":"Morales","given":"Ana"},{"family":"Frei","given":"Barbara"},{"family":"Mitchell","given":"Greg W"},{"family":"Bégin-Marchand","given":"Camille"},{"family":"Elliott","given":"Kyle H"}],"issued":{"date-parts":[["2022",3,25]]}}}],"schema":"https://github.com/citation-style-language/schema/raw/master/csl-citation.json"} </w:instrText>
      </w:r>
      <w:r w:rsidR="00F97B5F" w:rsidRPr="008C35F0">
        <w:rPr>
          <w:rFonts w:ascii="Times New Roman" w:hAnsi="Times New Roman" w:cs="Times New Roman"/>
          <w:lang w:val="en-CA"/>
        </w:rPr>
        <w:fldChar w:fldCharType="separate"/>
      </w:r>
      <w:r w:rsidR="00F97B5F" w:rsidRPr="008C35F0">
        <w:rPr>
          <w:rFonts w:ascii="Times New Roman" w:hAnsi="Times New Roman" w:cs="Times New Roman"/>
          <w:noProof/>
          <w:lang w:val="en-CA"/>
        </w:rPr>
        <w:t>(Beauchamp et al., 2020; Morales et al., 2022)</w:t>
      </w:r>
      <w:r w:rsidR="00F97B5F" w:rsidRPr="008C35F0">
        <w:rPr>
          <w:rFonts w:ascii="Times New Roman" w:hAnsi="Times New Roman" w:cs="Times New Roman"/>
          <w:lang w:val="en-CA"/>
        </w:rPr>
        <w:fldChar w:fldCharType="end"/>
      </w:r>
      <w:r w:rsidRPr="008C35F0">
        <w:rPr>
          <w:rFonts w:ascii="Times New Roman" w:hAnsi="Times New Roman" w:cs="Times New Roman"/>
          <w:lang w:val="en-CA"/>
        </w:rPr>
        <w:t>.This study has three objectives: (i) identify temporal scales of effect of cold temperature on northern cardinals, (ii) characterize “cold snap” thresholds where a sudden dip in minimum daily temperature leads to a change in daily activity, and (iii) investigate patterns of climate variables to the daily onset and end of northern cardinal winter activity.</w:t>
      </w:r>
    </w:p>
    <w:p w14:paraId="1E0981AA" w14:textId="63C93C3E" w:rsidR="00887C33" w:rsidRPr="008C35F0" w:rsidRDefault="00887C33" w:rsidP="00887C33">
      <w:pPr>
        <w:spacing w:line="480" w:lineRule="auto"/>
        <w:ind w:firstLine="720"/>
        <w:jc w:val="both"/>
        <w:rPr>
          <w:del w:id="9" w:author="Frei,Barbara (ECCC)" w:date="2025-08-04T15:16:00Z" w16du:dateUtc="2025-08-04T15:16:43Z"/>
          <w:rFonts w:ascii="Times New Roman" w:hAnsi="Times New Roman" w:cs="Times New Roman"/>
          <w:lang w:val="en-CA"/>
        </w:rPr>
      </w:pPr>
      <w:r w:rsidRPr="008C35F0">
        <w:rPr>
          <w:rFonts w:ascii="Times New Roman" w:hAnsi="Times New Roman" w:cs="Times New Roman"/>
          <w:lang w:val="en-CA"/>
        </w:rPr>
        <w:tab/>
      </w:r>
      <w:r w:rsidR="004B5FDB" w:rsidRPr="008C35F0">
        <w:rPr>
          <w:rFonts w:ascii="Times New Roman" w:hAnsi="Times New Roman" w:cs="Times New Roman"/>
          <w:lang w:val="en-CA"/>
        </w:rPr>
        <w:t xml:space="preserve">To avoid the thermoregulatory costs of being active during the coldest part of the day, </w:t>
      </w:r>
    </w:p>
    <w:p w14:paraId="6DC0226F" w14:textId="77777777" w:rsidR="00887C33" w:rsidRPr="008C35F0" w:rsidRDefault="00887C33" w:rsidP="00887C33">
      <w:pPr>
        <w:spacing w:line="480" w:lineRule="auto"/>
        <w:jc w:val="both"/>
        <w:rPr>
          <w:del w:id="10" w:author="Frei,Barbara (ECCC)" w:date="2025-08-04T15:16:00Z" w16du:dateUtc="2025-08-04T15:16:41Z"/>
          <w:rFonts w:ascii="Times New Roman" w:hAnsi="Times New Roman" w:cs="Times New Roman"/>
          <w:lang w:val="en-CA"/>
        </w:rPr>
      </w:pPr>
    </w:p>
    <w:p w14:paraId="7EF5E7B1" w14:textId="41835593" w:rsidR="00887C33" w:rsidRPr="008C35F0" w:rsidRDefault="004B5FDB" w:rsidP="00887C33">
      <w:pPr>
        <w:spacing w:line="480" w:lineRule="auto"/>
        <w:jc w:val="both"/>
        <w:rPr>
          <w:rFonts w:ascii="Times New Roman" w:hAnsi="Times New Roman" w:cs="Times New Roman"/>
          <w:lang w:val="en-CA"/>
        </w:rPr>
      </w:pPr>
      <w:r w:rsidRPr="008C35F0">
        <w:rPr>
          <w:rFonts w:ascii="Times New Roman" w:hAnsi="Times New Roman" w:cs="Times New Roman"/>
          <w:lang w:val="en-CA"/>
        </w:rPr>
        <w:t>w</w:t>
      </w:r>
      <w:r w:rsidR="00887C33" w:rsidRPr="008C35F0">
        <w:rPr>
          <w:rFonts w:ascii="Times New Roman" w:hAnsi="Times New Roman" w:cs="Times New Roman"/>
          <w:lang w:val="en-CA"/>
        </w:rPr>
        <w:t xml:space="preserve">e </w:t>
      </w:r>
      <w:r w:rsidRPr="008C35F0">
        <w:rPr>
          <w:rFonts w:ascii="Times New Roman" w:hAnsi="Times New Roman" w:cs="Times New Roman"/>
          <w:lang w:val="en-CA"/>
        </w:rPr>
        <w:t>predict</w:t>
      </w:r>
      <w:r w:rsidR="00887C33" w:rsidRPr="008C35F0">
        <w:rPr>
          <w:rFonts w:ascii="Times New Roman" w:hAnsi="Times New Roman" w:cs="Times New Roman"/>
          <w:lang w:val="en-CA"/>
        </w:rPr>
        <w:t xml:space="preserve"> that the cardinals delay their daily onset of activities relative to sunrise as daily temperature decreases </w:t>
      </w:r>
      <w:r w:rsidR="00887C33" w:rsidRPr="008C35F0">
        <w:rPr>
          <w:rFonts w:ascii="Times New Roman" w:hAnsi="Times New Roman" w:cs="Times New Roman"/>
          <w:lang w:val="en-CA"/>
        </w:rPr>
        <w:fldChar w:fldCharType="begin"/>
      </w:r>
      <w:r w:rsidR="00887C33" w:rsidRPr="008C35F0">
        <w:rPr>
          <w:rFonts w:ascii="Times New Roman" w:hAnsi="Times New Roman" w:cs="Times New Roman"/>
          <w:lang w:val="en-CA"/>
        </w:rPr>
        <w:instrText xml:space="preserve"> ADDIN ZOTERO_ITEM CSL_CITATION {"citationID":"pdGxOmjb","properties":{"formattedCitation":"(Gonnerman et al., 2023)","plainCitation":"(Gonnerman et al., 2023)","noteIndex":0},"citationItems":[{"id":1134,"uris":["http://zotero.org/users/16770306/items/ZAFPAWN4"],"itemData":{"id":1134,"type":"article-journal","abstract":"Abstract\n            \n              For wide‐ranging species in temperate environments, populations at high‐latitude range limits are subject to more extreme conditions, colder temperatures, and greater snow accumulation compared with their core range. As climate change progresses, these bounding pressures may become more moderate on average, while extreme weather occurs more frequently. Individuals can mitigate temporarily extreme conditions by changing daily activity budgets and exhibiting plasticity in resource selection, both of which facilitate existence at and expansion of high‐latitude range boundaries. However, relatively little work has explored how animals moderate movement and vary resource selection with changing weather, and a general framework for such investigations is lacking. We applied hidden Markov models and step selection functions to GPS data from wintering wild turkeys (\n              Meleagris gallopavo\n              ) near their northern range limit to identify how weather influenced transition among discrete movement states, as well as state‐specific resource selection. We found that turkeys were more likely to spend time in a stationary state as wind chill temperatures decreased and snow depth increased. Both stationary and roosting turkeys selected conifer forests and avoided land covers associated with foraging, such as agriculture and residential areas, while shifting their strength of selection for these features during poor weather. In contrast, mobile turkeys showed relatively weak resource selection, with less response in selection coefficients during poor weather. Our findings illustrate that behavioral plasticity in response to weather was context dependent, but movement behaviors most associated with poor weather were also those in which resource selection was most plastic. Given our results, the potential for wild turkey range expansion will partly be determined by the availability of habitat that allows them to withstand periodic inclement weather. Combining hidden Markov models with step selection functions is broadly applicable for evaluating plasticity in animal behavior and dynamic resource selection in response to changing weather. We studied turkeys at northern range limits, but this approach is applicable for any system expected to experience significant changes in the coming decade, and may be particularly relevant to populations existing at range peripheries.","container-title":"Ecological Applications","DOI":"10.1002/eap.2734","ISSN":"1051-0761, 1939-5582","issue":"1","journalAbbreviation":"Ecological Applications","language":"en","page":"e2734","source":"DOI.org (Crossref)","title":"Dynamic winter weather moderates movement and resource selection of wild turkeys at high‐latitude range limits","volume":"33","author":[{"family":"Gonnerman","given":"Matthew"},{"family":"Shea","given":"Stephanie A."},{"family":"Sullivan","given":"Kelsey"},{"family":"Kamath","given":"Pauline"},{"family":"Overturf","given":"Kaj"},{"family":"Blomberg","given":"Erik"}],"issued":{"date-parts":[["2023",1]]}}}],"schema":"https://github.com/citation-style-language/schema/raw/master/csl-citation.json"} </w:instrText>
      </w:r>
      <w:r w:rsidR="00887C33" w:rsidRPr="008C35F0">
        <w:rPr>
          <w:rFonts w:ascii="Times New Roman" w:hAnsi="Times New Roman" w:cs="Times New Roman"/>
          <w:lang w:val="en-CA"/>
        </w:rPr>
        <w:fldChar w:fldCharType="separate"/>
      </w:r>
      <w:r w:rsidR="00887C33" w:rsidRPr="008C35F0">
        <w:rPr>
          <w:rFonts w:ascii="Times New Roman" w:hAnsi="Times New Roman" w:cs="Times New Roman"/>
          <w:noProof/>
          <w:lang w:val="en-CA"/>
        </w:rPr>
        <w:t>(Gonnerman et al., 2023)</w:t>
      </w:r>
      <w:r w:rsidR="00887C33" w:rsidRPr="008C35F0">
        <w:rPr>
          <w:rFonts w:ascii="Times New Roman" w:hAnsi="Times New Roman" w:cs="Times New Roman"/>
          <w:lang w:val="en-CA"/>
        </w:rPr>
        <w:fldChar w:fldCharType="end"/>
      </w:r>
      <w:r w:rsidR="00887C33" w:rsidRPr="008C35F0">
        <w:rPr>
          <w:rFonts w:ascii="Times New Roman" w:hAnsi="Times New Roman" w:cs="Times New Roman"/>
          <w:lang w:val="en-CA"/>
        </w:rPr>
        <w:t xml:space="preserve">. Moreover, we expect severe cold temperatures to have a lagging effect on both the onset and end of activity relative to sunrise and sunset, with cardinals starting their daily activities later, while ending their activities earlier for a few days in response to prolonged cold temperatures </w:t>
      </w:r>
      <w:r w:rsidR="00887C33" w:rsidRPr="008C35F0">
        <w:rPr>
          <w:rFonts w:ascii="Times New Roman" w:hAnsi="Times New Roman" w:cs="Times New Roman"/>
          <w:lang w:val="en-CA"/>
        </w:rPr>
        <w:fldChar w:fldCharType="begin"/>
      </w:r>
      <w:r w:rsidR="00887C33" w:rsidRPr="008C35F0">
        <w:rPr>
          <w:rFonts w:ascii="Times New Roman" w:hAnsi="Times New Roman" w:cs="Times New Roman"/>
          <w:lang w:val="en-CA"/>
        </w:rPr>
        <w:instrText xml:space="preserve"> ADDIN ZOTERO_ITEM CSL_CITATION {"citationID":"VtcnN98J","properties":{"formattedCitation":"(Guiden &amp; Orrock, 2020; Martinez, 2000; Prather et al., 2023; Schweiger &amp; Frey, 2021)","plainCitation":"(Guiden &amp; Orrock, 2020; Martinez, 2000; Prather et al., 2023; Schweiger &amp; Frey, 2021)","noteIndex":0},"citationItems":[{"id":1171,"uris":["http://zotero.org/users/16770306/items/BPRMPJQT"],"itemData":{"id":1171,"type":"article-journal","container-title":"Animal Behaviour","DOI":"10.1016/j.anbehav.2020.04.014","ISSN":"00033472","journalAbbreviation":"Animal Behaviour","language":"en","page":"181-192","source":"DOI.org (Crossref)","title":"Seasonal shifts in activity timing reduce heat loss of small mammals during winter","volume":"164","author":[{"family":"Guiden","given":"Peter W."},{"family":"Orrock","given":"John L."}],"issued":{"date-parts":[["2020",6]]}}},{"id":1174,"uris":["http://zotero.org/users/16770306/items/3TYI52CQ"],"itemData":{"id":1174,"type":"article-journal","container-title":"Ardeola","issue":"1","note":"ISBN: 0570-7358","page":"57-68","title":"Daily activity patterns of Great Bustards Otis tarda","volume":"47","author":[{"family":"Martinez","given":"Carmen"}],"issued":{"date-parts":[["2000"]]}}},{"id":1175,"uris":["http://zotero.org/users/16770306/items/JS2VYLFW"],"itemData":{"id":1175,"type":"article-journal","abstract":"The timing of life events (phenology) can be influenced by climate. Studies from around the world tell us that climate cues and species' responses can vary greatly. If variation in climate effects on phenology is strong within a single ecosystem, climate change could lead to ecological disruption, but detailed data from diverse taxa within a single ecosystem are rare. We collated first sighting and median activity within a high-elevation environment for plants, insects, birds, mammals and an amphibian across 45 years (1975–2020). We related 10 812 phenological events to climate data to determine the relative importance of climate effects on species’ phenologies. We demonstrate significant variation in climate-phenology linkage across taxa in a single ecosystem. Both current and prior climate predicted changes in phenology. Taxa responded to some cues similarly, such as snowmelt date and spring temperatures; other cues affected phenology differently. For example, prior summer precipitation had no effect on most plants, delayed first activity of some insects, but advanced activity of the amphibian, some mammals, and birds. Comparing phenological responses of taxa at a single location, we find that important cues often differ among taxa, suggesting that changes to climate may disrupt synchrony of timing among taxa.","container-title":"Proceedings of the Royal Society B: Biological Sciences","DOI":"10.1098/rspb.2022.2181","ISSN":"0962-8452, 1471-2954","issue":"1990","journalAbbreviation":"Proc. R. Soc. B.","language":"en","page":"20222181","source":"DOI.org (Crossref)","title":"Current and lagged climate affects phenology across diverse taxonomic groups","volume":"290","author":[{"family":"Prather","given":"Rebecca M."},{"family":"Dalton","given":"Rebecca M."},{"family":"Barr","given":"Billy"},{"family":"Blumstein","given":"Daniel T."},{"family":"Boggs","given":"Carol L."},{"family":"Brody","given":"Alison K."},{"family":"Inouye","given":"David W."},{"family":"Irwin","given":"Rebecca E."},{"family":"Martin","given":"Julien G. A."},{"family":"Smith","given":"Rosemary J."},{"family":"Van Vuren","given":"Dirk H."},{"family":"Wells","given":"Caitlin P."},{"family":"Whiteman","given":"Howard H."},{"family":"Inouye","given":"Brian D."},{"family":"Underwood","given":"Nora"}],"issued":{"date-parts":[["2023",1,11]]}}},{"id":1173,"uris":["http://zotero.org/users/16770306/items/D95FHJDZ"],"itemData":{"id":1173,"type":"article-journal","container-title":"Climate Change Ecology","DOI":"10.1016/j.ecochg.2021.100027","ISSN":"26669005","journalAbbreviation":"Climate Change Ecology","language":"en","page":"100027","source":"DOI.org (Crossref)","title":"Weather determines daily activity pattern of an endemic chipmunk with predictions for climate change","volume":"2","author":[{"family":"Schweiger","given":"Brittany R."},{"family":"Frey","given":"Jennifer K."}],"issued":{"date-parts":[["2021",12]]}}}],"schema":"https://github.com/citation-style-language/schema/raw/master/csl-citation.json"} </w:instrText>
      </w:r>
      <w:r w:rsidR="00887C33" w:rsidRPr="008C35F0">
        <w:rPr>
          <w:rFonts w:ascii="Times New Roman" w:hAnsi="Times New Roman" w:cs="Times New Roman"/>
          <w:lang w:val="en-CA"/>
        </w:rPr>
        <w:fldChar w:fldCharType="separate"/>
      </w:r>
      <w:r w:rsidR="00887C33" w:rsidRPr="008C35F0">
        <w:rPr>
          <w:rFonts w:ascii="Times New Roman" w:hAnsi="Times New Roman" w:cs="Times New Roman"/>
          <w:noProof/>
          <w:lang w:val="en-CA"/>
        </w:rPr>
        <w:t>(Guiden &amp; Orrock, 2020; Martinez, 2000; Prather et al., 2023; Schweiger &amp; Frey, 2021)</w:t>
      </w:r>
      <w:r w:rsidR="00887C33" w:rsidRPr="008C35F0">
        <w:rPr>
          <w:rFonts w:ascii="Times New Roman" w:hAnsi="Times New Roman" w:cs="Times New Roman"/>
          <w:lang w:val="en-CA"/>
        </w:rPr>
        <w:fldChar w:fldCharType="end"/>
      </w:r>
      <w:r w:rsidR="00887C33" w:rsidRPr="008C35F0">
        <w:rPr>
          <w:rFonts w:ascii="Times New Roman" w:hAnsi="Times New Roman" w:cs="Times New Roman"/>
          <w:lang w:val="en-CA"/>
        </w:rPr>
        <w:t xml:space="preserve">. Finally, we also expect the cardinals to have later onset and earlier end of activities on days when a cold snap occurs, such that cardinal activity will be negatively correlated with those sudden temperature declines </w:t>
      </w:r>
      <w:r w:rsidR="00887C33" w:rsidRPr="008C35F0">
        <w:rPr>
          <w:rFonts w:ascii="Times New Roman" w:hAnsi="Times New Roman" w:cs="Times New Roman"/>
          <w:lang w:val="en-CA"/>
        </w:rPr>
        <w:fldChar w:fldCharType="begin"/>
      </w:r>
      <w:r w:rsidR="00887C33" w:rsidRPr="008C35F0">
        <w:rPr>
          <w:rFonts w:ascii="Times New Roman" w:hAnsi="Times New Roman" w:cs="Times New Roman"/>
          <w:lang w:val="en-CA"/>
        </w:rPr>
        <w:instrText xml:space="preserve"> ADDIN ZOTERO_ITEM CSL_CITATION {"citationID":"NbnofJCv","properties":{"formattedCitation":"(Bissonette, 1978; Zhou et al., 2023)","plainCitation":"(Bissonette, 1978; Zhou et al., 2023)","noteIndex":0},"citationItems":[{"id":1178,"uris":["http://zotero.org/users/16770306/items/JF6PSL36"],"itemData":{"id":1178,"type":"article-journal","abstract":"Exploring the activity patterns of small mammals is important for understanding the survival strategies of these animals, such as foraging and mating. The purpose of the present study was to determine the activity of free-living plateau pikas (Ochotona curzoniae) in different months and seasons (cold and warm seasons), with a particular emphasis on the effects of weather condition. Based on a camera-trapping survey conducted from October 2017 to September 2018, we evaluated the activity patterns and activity levels of plateau pikas inhabiting the eastern Qinghai–Tibet Plateau in China. The effects of environmental factors on the activity of plateau pikas were examined using the generalized additive mixed model (GAMM). The results showed that: (1) The plateau pikas exhibited unimodal patterns of activity during the cold season (October–April). During the warm season (May–September), the activity patterns of the plateau pikas were bimodal. Their activity levels were highest in June. (2) During the cold season, their activity levels rose gradually over the course of the day to a peak near noon, and they were not significantly higher after sunrise than they were before sunset. During the warm season, their activity peaks were in the morning and afternoon, and their activity levels were substantially lower after sunrise than they were before sunset. (3) The plateau pikas were more active under conditions with lower ambient temperatures and precipitation during the cold and warm seasons. While relative air humidity was positively correlated with the activity of the plateau pikas during the warm season, wind speed was negatively correlated with the pikas’ activity during the cold season. Overall, these results collectively indicate that plateau pikas occupy habitats with cool and less windy microclimates during the cold season, and with cool and moist microclimates during the warm season. Information on the time allocation of pikas’ activity levels during different seasons should provide a baseline for understanding their potential for adaptation to climate change.","container-title":"Animals","DOI":"10.3390/ani13101689","ISSN":"2076-2615","issue":"10","journalAbbreviation":"Animals","language":"en","license":"https://creativecommons.org/licenses/by/4.0/","page":"1689","source":"DOI.org (Crossref)","title":"Daily and Seasonal Activity Patterns of Plateau Pikas (Ochotona curzoniae) on the Qinghai–Tibet Plateau, China, and Their Relationship with Weather Condition","volume":"13","author":[{"family":"Zhou","given":"Rui"},{"family":"Hua","given":"Rui"},{"family":"Tang","given":"Zhuangsheng"},{"family":"Hua","given":"Limin"}],"issued":{"date-parts":[["2023",5,18]]}}},{"id":1177,"uris":["http://zotero.org/users/16770306/items/PKFP9XKH"],"itemData":{"id":1177,"type":"article-journal","container-title":"The Southwestern Naturalist","DOI":"10.2307/3670240","ISSN":"00384909","issue":"3","journalAbbreviation":"The Southwestern Naturalist","page":"339","source":"DOI.org (Crossref)","title":"The Influence of Extremes of Temperature on Activity Patterns of Peccaries","volume":"23","author":[{"family":"Bissonette","given":"John A."}],"issued":{"date-parts":[["1978",8,10]]}}}],"schema":"https://github.com/citation-style-language/schema/raw/master/csl-citation.json"} </w:instrText>
      </w:r>
      <w:r w:rsidR="00887C33" w:rsidRPr="008C35F0">
        <w:rPr>
          <w:rFonts w:ascii="Times New Roman" w:hAnsi="Times New Roman" w:cs="Times New Roman"/>
          <w:lang w:val="en-CA"/>
        </w:rPr>
        <w:fldChar w:fldCharType="separate"/>
      </w:r>
      <w:r w:rsidR="00887C33" w:rsidRPr="008C35F0">
        <w:rPr>
          <w:rFonts w:ascii="Times New Roman" w:hAnsi="Times New Roman" w:cs="Times New Roman"/>
          <w:noProof/>
          <w:lang w:val="en-CA"/>
        </w:rPr>
        <w:t>(Bissonette, 1978; Zhou et al., 2023)</w:t>
      </w:r>
      <w:r w:rsidR="00887C33" w:rsidRPr="008C35F0">
        <w:rPr>
          <w:rFonts w:ascii="Times New Roman" w:hAnsi="Times New Roman" w:cs="Times New Roman"/>
          <w:lang w:val="en-CA"/>
        </w:rPr>
        <w:fldChar w:fldCharType="end"/>
      </w:r>
      <w:r w:rsidR="00887C33" w:rsidRPr="008C35F0">
        <w:rPr>
          <w:rFonts w:ascii="Times New Roman" w:hAnsi="Times New Roman" w:cs="Times New Roman"/>
          <w:lang w:val="en-CA"/>
        </w:rPr>
        <w:t>.</w:t>
      </w:r>
    </w:p>
    <w:p w14:paraId="3AC67CBE" w14:textId="77777777" w:rsidR="00887C33" w:rsidRPr="008C35F0" w:rsidRDefault="00887C33" w:rsidP="00887C33">
      <w:pPr>
        <w:pStyle w:val="Heading3"/>
        <w:spacing w:line="480" w:lineRule="auto"/>
        <w:rPr>
          <w:rFonts w:ascii="Times New Roman" w:hAnsi="Times New Roman" w:cs="Times New Roman"/>
          <w:b/>
          <w:bCs/>
          <w:color w:val="000000" w:themeColor="text1"/>
          <w:lang w:val="en-CA"/>
        </w:rPr>
      </w:pPr>
      <w:bookmarkStart w:id="11" w:name="_Toc201061844"/>
      <w:bookmarkStart w:id="12" w:name="_Toc205543139"/>
      <w:r w:rsidRPr="008C35F0">
        <w:rPr>
          <w:rFonts w:ascii="Times New Roman" w:hAnsi="Times New Roman" w:cs="Times New Roman"/>
          <w:b/>
          <w:bCs/>
          <w:color w:val="000000" w:themeColor="text1"/>
          <w:lang w:val="en-CA"/>
        </w:rPr>
        <w:t>Materials and methods</w:t>
      </w:r>
      <w:bookmarkEnd w:id="11"/>
      <w:bookmarkEnd w:id="12"/>
    </w:p>
    <w:p w14:paraId="6BAC6035" w14:textId="77777777" w:rsidR="00887C33" w:rsidRPr="008C35F0" w:rsidRDefault="00887C33" w:rsidP="00887C33">
      <w:pPr>
        <w:pStyle w:val="Heading3"/>
        <w:spacing w:line="480" w:lineRule="auto"/>
        <w:jc w:val="both"/>
        <w:rPr>
          <w:rFonts w:ascii="Times New Roman" w:hAnsi="Times New Roman" w:cs="Times New Roman"/>
          <w:b/>
          <w:bCs/>
          <w:color w:val="000000" w:themeColor="text1"/>
          <w:lang w:val="en-CA"/>
        </w:rPr>
      </w:pPr>
      <w:bookmarkStart w:id="13" w:name="_Toc205543140"/>
      <w:r w:rsidRPr="008C35F0">
        <w:rPr>
          <w:rFonts w:ascii="Times New Roman" w:hAnsi="Times New Roman" w:cs="Times New Roman"/>
          <w:color w:val="000000" w:themeColor="text1"/>
          <w:sz w:val="24"/>
          <w:szCs w:val="24"/>
          <w:u w:val="single"/>
          <w:lang w:val="en-CA"/>
        </w:rPr>
        <w:t>Study site and Motus receiver stations</w:t>
      </w:r>
      <w:bookmarkEnd w:id="13"/>
    </w:p>
    <w:p w14:paraId="4EF3D3A1" w14:textId="241F6DB3" w:rsidR="00887C33" w:rsidRPr="008C35F0" w:rsidRDefault="66875BA2" w:rsidP="66875BA2">
      <w:pPr>
        <w:spacing w:before="100" w:beforeAutospacing="1" w:after="100" w:afterAutospacing="1" w:line="480" w:lineRule="auto"/>
        <w:ind w:firstLine="720"/>
        <w:jc w:val="both"/>
        <w:rPr>
          <w:rFonts w:ascii="Times New Roman" w:hAnsi="Times New Roman" w:cs="Times New Roman"/>
          <w:color w:val="000000"/>
          <w:lang w:val="en-CA"/>
        </w:rPr>
      </w:pPr>
      <w:commentRangeStart w:id="14"/>
      <w:r w:rsidRPr="66875BA2">
        <w:rPr>
          <w:rFonts w:ascii="Times New Roman" w:hAnsi="Times New Roman" w:cs="Times New Roman"/>
          <w:color w:val="000000" w:themeColor="text1"/>
          <w:lang w:val="en-CA"/>
        </w:rPr>
        <w:t>Like chapter 1, this project was done entirely on the island of Montreal, in three locations with varying levels of urbanization</w:t>
      </w:r>
      <w:commentRangeEnd w:id="14"/>
      <w:r w:rsidR="00887C33">
        <w:rPr>
          <w:rStyle w:val="CommentReference"/>
        </w:rPr>
        <w:commentReference w:id="14"/>
      </w:r>
      <w:r w:rsidRPr="66875BA2">
        <w:rPr>
          <w:rFonts w:ascii="Times New Roman" w:hAnsi="Times New Roman" w:cs="Times New Roman"/>
          <w:color w:val="000000" w:themeColor="text1"/>
          <w:lang w:val="en-CA"/>
        </w:rPr>
        <w:t xml:space="preserve"> (figure 2.1.). Continuously monitoring the cardinals’ movement required the installation of portable and permanent Motus receiver stations. The first Motus tower that we used is located at the McGill Bird Observatory (MBO) and has been deployed in 2015 (45˚25’50.4”N 73˚56’18.6” W). This tower is permanently installed at the banding station and has continuously been collecting data since its installation (meaning it collected data across all three winters of data collection for this project, between 2022 and 2025). The second Motus tower used for this project is also a permanent one, installed on the roof of a building from the McGill University MacDonald campus, deployed in 2018 (45˚24’28.2”N 73˚56’20.3”W). This receiver station was also collecting data through the entirety of the project. The third tower is in the Town of Baie d’Urfé (BDU) in a residential backyard (45˚24’39.3”N 73˚55’48.3”W). This tower was deployed temporarily for the duration of this project only. Because the first winter served as a pilot project and cardinals were only tracked at MBO, the BDU tower was deployed in October 2023 and stayed active until May 2024, before being dismantled and re-deployed in October 2024 until May 2025. Finally, the last tower deployed for this project is located on the roof of a building at the Concordia University Loyola campus (45˚27’32.7”N 73˚38’30.2”W).</w:t>
      </w:r>
    </w:p>
    <w:p w14:paraId="7B0AA36C" w14:textId="77777777" w:rsidR="00887C33" w:rsidRPr="008C35F0" w:rsidRDefault="00887C33" w:rsidP="00887C33">
      <w:pPr>
        <w:spacing w:before="100" w:beforeAutospacing="1" w:after="100" w:afterAutospacing="1" w:line="480" w:lineRule="auto"/>
        <w:jc w:val="both"/>
        <w:rPr>
          <w:rFonts w:ascii="Times New Roman" w:hAnsi="Times New Roman" w:cs="Times New Roman"/>
          <w:color w:val="000000"/>
          <w:u w:color="000000"/>
          <w:lang w:val="en-CA"/>
        </w:rPr>
      </w:pPr>
      <w:r w:rsidRPr="008C35F0">
        <w:rPr>
          <w:rFonts w:ascii="Times New Roman" w:eastAsia="Times New Roman" w:hAnsi="Times New Roman" w:cs="Times New Roman"/>
          <w:noProof/>
          <w:lang w:val="en-CA"/>
        </w:rPr>
        <w:drawing>
          <wp:inline distT="0" distB="0" distL="0" distR="0" wp14:anchorId="4A2A659A" wp14:editId="5788B2DD">
            <wp:extent cx="5943600" cy="3845463"/>
            <wp:effectExtent l="12700" t="12700" r="12700" b="15875"/>
            <wp:docPr id="1578100188"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00188" name="Picture 1" descr="A map of a cit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45463"/>
                    </a:xfrm>
                    <a:prstGeom prst="rect">
                      <a:avLst/>
                    </a:prstGeom>
                    <a:ln>
                      <a:solidFill>
                        <a:schemeClr val="tx1"/>
                      </a:solidFill>
                    </a:ln>
                  </pic:spPr>
                </pic:pic>
              </a:graphicData>
            </a:graphic>
          </wp:inline>
        </w:drawing>
      </w:r>
      <w:r w:rsidRPr="008C35F0">
        <w:rPr>
          <w:rFonts w:ascii="Times New Roman" w:hAnsi="Times New Roman" w:cs="Times New Roman"/>
          <w:b/>
          <w:bCs/>
          <w:color w:val="000000"/>
          <w:u w:color="000000"/>
          <w:lang w:val="en-CA"/>
        </w:rPr>
        <w:t>Figure 2.1.</w:t>
      </w:r>
      <w:r w:rsidRPr="008C35F0">
        <w:rPr>
          <w:rFonts w:ascii="Times New Roman" w:hAnsi="Times New Roman" w:cs="Times New Roman"/>
          <w:color w:val="000000"/>
          <w:u w:color="000000"/>
          <w:lang w:val="en-CA"/>
        </w:rPr>
        <w:t xml:space="preserve"> Location of the Motus towers deployed between 2015 and 2025 on the island of Montreal, Quebec, Canada.</w:t>
      </w:r>
    </w:p>
    <w:p w14:paraId="622C6191" w14:textId="77777777" w:rsidR="00887C33" w:rsidRPr="008C35F0" w:rsidRDefault="00887C33" w:rsidP="00887C33">
      <w:pPr>
        <w:pStyle w:val="Heading3"/>
        <w:spacing w:line="480" w:lineRule="auto"/>
        <w:jc w:val="both"/>
        <w:rPr>
          <w:rFonts w:ascii="Times New Roman" w:hAnsi="Times New Roman" w:cs="Times New Roman"/>
          <w:color w:val="000000" w:themeColor="text1"/>
          <w:sz w:val="24"/>
          <w:szCs w:val="24"/>
          <w:u w:val="single"/>
          <w:lang w:val="en-CA"/>
        </w:rPr>
      </w:pPr>
      <w:bookmarkStart w:id="15" w:name="_Toc205543141"/>
      <w:r w:rsidRPr="008C35F0">
        <w:rPr>
          <w:rFonts w:ascii="Times New Roman" w:hAnsi="Times New Roman" w:cs="Times New Roman"/>
          <w:color w:val="000000" w:themeColor="text1"/>
          <w:sz w:val="24"/>
          <w:szCs w:val="24"/>
          <w:u w:val="single"/>
          <w:lang w:val="en-CA"/>
        </w:rPr>
        <w:t>Radio tags deployment and Motus data download</w:t>
      </w:r>
      <w:bookmarkEnd w:id="15"/>
    </w:p>
    <w:p w14:paraId="5BA7D0C4" w14:textId="77777777" w:rsidR="00887C33" w:rsidRPr="008C35F0" w:rsidRDefault="00887C33" w:rsidP="00887C33">
      <w:pPr>
        <w:autoSpaceDE w:val="0"/>
        <w:autoSpaceDN w:val="0"/>
        <w:adjustRightInd w:val="0"/>
        <w:spacing w:line="480" w:lineRule="auto"/>
        <w:ind w:firstLine="720"/>
        <w:jc w:val="both"/>
        <w:rPr>
          <w:rFonts w:ascii="Times New Roman" w:hAnsi="Times New Roman" w:cs="Times New Roman"/>
          <w:color w:val="000000"/>
          <w:kern w:val="0"/>
          <w:lang w:val="en-US"/>
        </w:rPr>
      </w:pPr>
      <w:r w:rsidRPr="008C35F0">
        <w:rPr>
          <w:rFonts w:ascii="Times New Roman" w:hAnsi="Times New Roman" w:cs="Times New Roman"/>
          <w:color w:val="000000"/>
          <w:lang w:val="en-CA"/>
        </w:rPr>
        <w:t xml:space="preserve">We mist netted northern cardinals (males and females) at the MBO during October and November of the year 2022, 2023 and 2024. The birds were intercepted using 30 mm Japanese Nylon nets and placed in small cotton bags to reduce stress before handling. The individuals were sexed, aged, weighed, banded and randomly assigned to one of the six possible release sites (two sites at MBO, two sites in the Town of Baie d’Urfé and two sites at the Concordia University) for translocation by car. Every cardinal was equipped with a Lotek NanoTag (NTQB-2) weighing 0.8 grams, using soft elastics in a figure 8 harness configuration (the total weight of the tag, harness, and glue was less than 3% of the cardinals’ body weight). All the radio-tags were registered as part of the Motus Wildlife Tracking System </w:t>
      </w:r>
      <w:r w:rsidRPr="008C35F0">
        <w:rPr>
          <w:rFonts w:ascii="Times New Roman" w:hAnsi="Times New Roman" w:cs="Times New Roman"/>
          <w:color w:val="000000"/>
          <w:lang w:val="en-CA"/>
        </w:rPr>
        <w:fldChar w:fldCharType="begin"/>
      </w:r>
      <w:r w:rsidRPr="008C35F0">
        <w:rPr>
          <w:rFonts w:ascii="Times New Roman" w:hAnsi="Times New Roman" w:cs="Times New Roman"/>
          <w:color w:val="000000"/>
          <w:lang w:val="en-CA"/>
        </w:rPr>
        <w:instrText xml:space="preserve"> ADDIN ZOTERO_ITEM CSL_CITATION {"citationID":"dk0yMPEK","properties":{"formattedCitation":"(Frei et al., 2024)","plainCitation":"(Frei et al., 2024)","noteIndex":0},"citationItems":[{"id":948,"uris":["http://zotero.org/users/16770306/items/BBQM3QZZ","http://zotero.org/users/16770306/items/R53YPRKM"],"itemData":{"id":948,"type":"dataset","publisher":"Motus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sidRPr="008C35F0">
        <w:rPr>
          <w:rFonts w:ascii="Times New Roman" w:hAnsi="Times New Roman" w:cs="Times New Roman"/>
          <w:color w:val="000000"/>
          <w:lang w:val="en-CA"/>
        </w:rPr>
        <w:fldChar w:fldCharType="separate"/>
      </w:r>
      <w:r w:rsidRPr="008C35F0">
        <w:rPr>
          <w:rFonts w:ascii="Times New Roman" w:hAnsi="Times New Roman" w:cs="Times New Roman"/>
          <w:color w:val="000000"/>
          <w:lang w:val="en-CA"/>
        </w:rPr>
        <w:t>(Frei et al., 2024)</w:t>
      </w:r>
      <w:r w:rsidRPr="008C35F0">
        <w:rPr>
          <w:rFonts w:ascii="Times New Roman" w:hAnsi="Times New Roman" w:cs="Times New Roman"/>
          <w:color w:val="000000"/>
          <w:lang w:val="en-CA"/>
        </w:rPr>
        <w:fldChar w:fldCharType="end"/>
      </w:r>
      <w:r w:rsidRPr="008C35F0">
        <w:rPr>
          <w:rFonts w:ascii="Times New Roman" w:hAnsi="Times New Roman" w:cs="Times New Roman"/>
          <w:color w:val="000000"/>
          <w:lang w:val="en-CA"/>
        </w:rPr>
        <w:t xml:space="preserve">. The birds relocated to the MBO and BDU underwent a holding time of 45 minutes before release to standardize treatment across individuals. During the winter of 2022-2023, 20 individuals fitted with trackers were released. In the following winter (2023-2024), a total of 45 birds were tagged, with 15 individuals relocated to CON, 15 relocated to BDU and 15 relocated to MBO. Finally in 2024-2025, we relocated a total of 42 birds with radio tags, including 5 individuals relocated to MBO, 16 individuals relocated to BDU, and 21 individuals relocated at CON.  </w:t>
      </w:r>
      <w:r w:rsidRPr="008C35F0">
        <w:rPr>
          <w:rFonts w:ascii="Times New Roman" w:hAnsi="Times New Roman" w:cs="Times New Roman"/>
          <w:color w:val="000000"/>
          <w:kern w:val="0"/>
          <w:lang w:val="en-US"/>
        </w:rPr>
        <w:t xml:space="preserve">Birds were banded under Animal Use Protocol 2007-5447 from McGill University and federal banding permits 10973, 10973B, 10973D issued by the Canadian Wildlife Service, and radio-tagged under Animal Use Protocol 22BF01 and 23BF01 from Environment and Climate Change Canada. Upon release, the data from all four Motus towers were regularly downloaded and uploaded to the Motus Wildlife Tracking System portal. The data collected through the three consecutive winters of cardinal tracking were used to determine change point times (onset and end of activity) for all the individuals successfully detected by the Motus receiver towers. </w:t>
      </w:r>
    </w:p>
    <w:p w14:paraId="5000C7EB" w14:textId="77777777" w:rsidR="00887C33" w:rsidRPr="008C35F0" w:rsidRDefault="00887C33" w:rsidP="00887C33">
      <w:pPr>
        <w:pStyle w:val="Heading3"/>
        <w:spacing w:line="480" w:lineRule="auto"/>
        <w:rPr>
          <w:rFonts w:ascii="Times New Roman" w:hAnsi="Times New Roman" w:cs="Times New Roman"/>
          <w:color w:val="000000" w:themeColor="text1"/>
          <w:sz w:val="24"/>
          <w:szCs w:val="24"/>
          <w:u w:val="single"/>
          <w:lang w:val="en-CA"/>
        </w:rPr>
      </w:pPr>
      <w:bookmarkStart w:id="16" w:name="_Toc201061846"/>
      <w:bookmarkStart w:id="17" w:name="_Toc205543142"/>
      <w:r w:rsidRPr="008C35F0">
        <w:rPr>
          <w:rFonts w:ascii="Times New Roman" w:hAnsi="Times New Roman" w:cs="Times New Roman"/>
          <w:color w:val="000000" w:themeColor="text1"/>
          <w:sz w:val="24"/>
          <w:szCs w:val="24"/>
          <w:u w:val="single"/>
          <w:lang w:val="en-CA"/>
        </w:rPr>
        <w:t>Change point analysis</w:t>
      </w:r>
      <w:bookmarkEnd w:id="16"/>
      <w:bookmarkEnd w:id="17"/>
    </w:p>
    <w:p w14:paraId="49025E9C" w14:textId="4D328459" w:rsidR="00887C33" w:rsidRPr="008C35F0" w:rsidRDefault="00887C33"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lang w:val="en-US"/>
        </w:rPr>
        <w:t xml:space="preserve">The onset and end time of diel activity was determined using radio telemetry data collected by the Motus station deployed throughout </w:t>
      </w:r>
      <w:r w:rsidRPr="008C35F0">
        <w:rPr>
          <w:rFonts w:ascii="Times New Roman" w:hAnsi="Times New Roman" w:cs="Times New Roman"/>
          <w:lang w:val="en-CA"/>
        </w:rPr>
        <w:t>the Montreal area</w:t>
      </w:r>
      <w:r w:rsidRPr="008C35F0">
        <w:rPr>
          <w:rFonts w:ascii="Times New Roman" w:hAnsi="Times New Roman" w:cs="Times New Roman"/>
          <w:lang w:val="en-US"/>
        </w:rPr>
        <w:t>. Proximity</w:t>
      </w:r>
      <w:r w:rsidRPr="008C35F0">
        <w:rPr>
          <w:rFonts w:ascii="Times New Roman" w:hAnsi="Times New Roman" w:cs="Times New Roman"/>
          <w:lang w:val="en-CA"/>
        </w:rPr>
        <w:t xml:space="preserve"> to receiving antenna, transmitter orientation, and environmental obstructions can affect received signal strength, causing high signal strength variation when a tagged individual is active and low signal strength variation during periods of inactivity. Changes in signal strength variation can then be used to determine when a bird becomes active in the morning and quiescent in the evening. </w:t>
      </w:r>
      <w:r w:rsidRPr="008C35F0">
        <w:rPr>
          <w:rFonts w:ascii="Times New Roman" w:hAnsi="Times New Roman" w:cs="Times New Roman"/>
          <w:lang w:val="en-US"/>
        </w:rPr>
        <w:t xml:space="preserve">Following </w:t>
      </w:r>
      <w:r w:rsidRPr="008C35F0">
        <w:rPr>
          <w:rFonts w:ascii="Times New Roman" w:hAnsi="Times New Roman" w:cs="Times New Roman"/>
          <w:lang w:val="en-CA"/>
        </w:rPr>
        <w:t>Morbey et al. (2020)</w:t>
      </w:r>
      <w:r w:rsidRPr="008C35F0">
        <w:rPr>
          <w:rFonts w:ascii="Times New Roman" w:hAnsi="Times New Roman" w:cs="Times New Roman"/>
          <w:lang w:val="en-US"/>
        </w:rPr>
        <w:t>, we applied change point analysis to extract the time of activity onset and end based on the characteristic increase and decrease of signal variation respectively.</w:t>
      </w:r>
      <w:r w:rsidRPr="008C35F0">
        <w:rPr>
          <w:rFonts w:ascii="Times New Roman" w:hAnsi="Times New Roman" w:cs="Times New Roman"/>
          <w:lang w:val="en-CA"/>
        </w:rPr>
        <w:t xml:space="preserve"> Change points in signal variation were determined using the package “changepoint” in R ver. 4.4.2 </w:t>
      </w:r>
      <w:r w:rsidRPr="008C35F0">
        <w:rPr>
          <w:rFonts w:ascii="Times New Roman" w:hAnsi="Times New Roman" w:cs="Times New Roman"/>
        </w:rPr>
        <w:fldChar w:fldCharType="begin"/>
      </w:r>
      <w:r w:rsidR="00F97B5F" w:rsidRPr="008C35F0">
        <w:rPr>
          <w:rFonts w:ascii="Times New Roman" w:hAnsi="Times New Roman" w:cs="Times New Roman"/>
          <w:lang w:val="en-CA"/>
        </w:rPr>
        <w:instrText xml:space="preserve"> ADDIN ZOTERO_ITEM CSL_CITATION {"citationID":"xBPMZbJz","properties":{"formattedCitation":"(R Core Team, 2024)","plainCitation":"(R Core Team, 2024)","noteIndex":0},"citationItems":[{"id":"g0TdDctA/NU85rQlT","uris":["http://zotero.org/users/3528257/items/ZZSZWA36"],"itemData":{"id":6919,"type":"software","event-place":"Vienna, Austria","publisher":"R Foundation for   Statistical Computing","publisher-place":"Vienna, Austria","title":"R: A Language and Environment for Statistical Computing","URL":"https://www.R-project.org/","version":"4.4.2","author":[{"family":"R Core Team","given":""}],"issued":{"date-parts":[["2024"]]}}}],"schema":"https://github.com/citation-style-language/schema/raw/master/csl-citation.json"} </w:instrText>
      </w:r>
      <w:r w:rsidRPr="008C35F0">
        <w:rPr>
          <w:rFonts w:ascii="Times New Roman" w:hAnsi="Times New Roman" w:cs="Times New Roman"/>
        </w:rPr>
        <w:fldChar w:fldCharType="separate"/>
      </w:r>
      <w:r w:rsidRPr="008C35F0">
        <w:rPr>
          <w:rFonts w:ascii="Times New Roman" w:hAnsi="Times New Roman" w:cs="Times New Roman"/>
          <w:lang w:val="en-CA"/>
        </w:rPr>
        <w:t>(R Core Team, 2024)</w:t>
      </w:r>
      <w:r w:rsidRPr="008C35F0">
        <w:rPr>
          <w:rFonts w:ascii="Times New Roman" w:hAnsi="Times New Roman" w:cs="Times New Roman"/>
        </w:rPr>
        <w:fldChar w:fldCharType="end"/>
      </w:r>
      <w:r w:rsidRPr="008C35F0">
        <w:rPr>
          <w:rFonts w:ascii="Times New Roman" w:hAnsi="Times New Roman" w:cs="Times New Roman"/>
          <w:lang w:val="en-CA"/>
        </w:rPr>
        <w:t xml:space="preserve">, for the six-hour period centered on local sunrise for activity onset and sunset for activity end </w:t>
      </w:r>
      <w:r w:rsidRPr="008C35F0">
        <w:rPr>
          <w:rFonts w:ascii="Times New Roman" w:hAnsi="Times New Roman" w:cs="Times New Roman"/>
        </w:rPr>
        <w:fldChar w:fldCharType="begin"/>
      </w:r>
      <w:r w:rsidRPr="008C35F0">
        <w:rPr>
          <w:rFonts w:ascii="Times New Roman" w:hAnsi="Times New Roman" w:cs="Times New Roman"/>
          <w:lang w:val="en-CA"/>
        </w:rPr>
        <w:instrText xml:space="preserve"> ADDIN ZOTERO_ITEM CSL_CITATION {"citationID":"glfTHsJ3","properties":{"formattedCitation":"(Killick &amp; Eckley, 2014)","plainCitation":"(Killick &amp; Eckley, 2014)","noteIndex":0},"citationItems":[{"id":921,"uris":["http://zotero.org/users/16770306/items/CV5ZNNAY"],"itemData":{"id":921,"type":"article-journal","abstract":"One of the key challenges in changepoint analysis is the ability to detect multiple changes within a given time series or sequence. The changepoint package has been developed to provide users with a choice of multiple changepoint search methods to use in conjunction with a given changepoint method and in particular provides an implementation of the recently proposed PELT algorithm. This article describes the search methods which are implemented in the package as well as some of the available test statistics whilst highlighting their application with simulated and practical examples. Particular emphasis is placed on the PELT algorithm and how results differ from the binary segmentation approach.","container-title":"Journal of Statistical Software","DOI":"10.18637/jss.v058.i03","ISSN":"1548-7660","language":"en","license":"Copyright (c) 2013 Rebecca Killick, Idris A. Eckley","page":"1-19","source":"www.jstatsoft.org","title":"changepoint: An R Package for Changepoint Analysis","title-short":"changepoint","volume":"58","author":[{"family":"Killick","given":"Rebecca"},{"family":"Eckley","given":"Idris A."}],"issued":{"date-parts":[["2014",6,25]]}}}],"schema":"https://github.com/citation-style-language/schema/raw/master/csl-citation.json"} </w:instrText>
      </w:r>
      <w:r w:rsidRPr="008C35F0">
        <w:rPr>
          <w:rFonts w:ascii="Times New Roman" w:hAnsi="Times New Roman" w:cs="Times New Roman"/>
        </w:rPr>
        <w:fldChar w:fldCharType="separate"/>
      </w:r>
      <w:r w:rsidRPr="008C35F0">
        <w:rPr>
          <w:rFonts w:ascii="Times New Roman" w:hAnsi="Times New Roman" w:cs="Times New Roman"/>
          <w:noProof/>
          <w:lang w:val="en-CA"/>
        </w:rPr>
        <w:t>(Killick &amp; Eckley, 2014)</w:t>
      </w:r>
      <w:r w:rsidRPr="008C35F0">
        <w:rPr>
          <w:rFonts w:ascii="Times New Roman" w:hAnsi="Times New Roman" w:cs="Times New Roman"/>
        </w:rPr>
        <w:fldChar w:fldCharType="end"/>
      </w:r>
      <w:r w:rsidRPr="008C35F0">
        <w:rPr>
          <w:rFonts w:ascii="Times New Roman" w:hAnsi="Times New Roman" w:cs="Times New Roman"/>
          <w:lang w:val="en-CA"/>
        </w:rPr>
        <w:t>. Sunrise and sunset times were determined for Montr</w:t>
      </w:r>
      <w:r w:rsidRPr="008C35F0">
        <w:rPr>
          <w:rFonts w:ascii="Times New Roman" w:hAnsi="Times New Roman" w:cs="Times New Roman"/>
          <w:lang w:val="en-US"/>
        </w:rPr>
        <w:t>é</w:t>
      </w:r>
      <w:r w:rsidRPr="008C35F0">
        <w:rPr>
          <w:rFonts w:ascii="Times New Roman" w:hAnsi="Times New Roman" w:cs="Times New Roman"/>
          <w:lang w:val="en-CA"/>
        </w:rPr>
        <w:t xml:space="preserve">al using the function </w:t>
      </w:r>
      <w:r w:rsidRPr="008C35F0">
        <w:rPr>
          <w:rFonts w:ascii="Times New Roman" w:hAnsi="Times New Roman" w:cs="Times New Roman"/>
          <w:i/>
          <w:iCs/>
          <w:lang w:val="en-CA"/>
        </w:rPr>
        <w:t>getSunlightTimes</w:t>
      </w:r>
      <w:r w:rsidRPr="008C35F0">
        <w:rPr>
          <w:rFonts w:ascii="Times New Roman" w:hAnsi="Times New Roman" w:cs="Times New Roman"/>
          <w:lang w:val="en-CA"/>
        </w:rPr>
        <w:t xml:space="preserve"> in the package “suncalc” </w:t>
      </w:r>
      <w:r w:rsidRPr="008C35F0">
        <w:rPr>
          <w:rFonts w:ascii="Times New Roman" w:hAnsi="Times New Roman" w:cs="Times New Roman"/>
        </w:rPr>
        <w:fldChar w:fldCharType="begin"/>
      </w:r>
      <w:r w:rsidR="00F97B5F" w:rsidRPr="008C35F0">
        <w:rPr>
          <w:rFonts w:ascii="Times New Roman" w:hAnsi="Times New Roman" w:cs="Times New Roman"/>
          <w:lang w:val="en-CA"/>
        </w:rPr>
        <w:instrText xml:space="preserve"> ADDIN ZOTERO_ITEM CSL_CITATION {"citationID":"1xwNSUEc","properties":{"formattedCitation":"(Thieurmel &amp; Elmarhraoui, 2022)","plainCitation":"(Thieurmel &amp; Elmarhraoui, 2022)","noteIndex":0},"citationItems":[{"id":"g0TdDctA/dSeOo99W","uris":["http://zotero.org/users/3528257/items/HC4XSGDY"],"itemData":{"id":6920,"type":"software","medium":"R packag","title":"suncalc: Compute Sun Position, Sunlight Phases, Moon Position and   Lunar Phase","URL":"https://CRAN.R-project.org/package=suncalc","version":"0.5.1","author":[{"family":"Thieurmel","given":"B"},{"family":"Elmarhraoui","given":"A"}],"issued":{"date-parts":[["2022"]]}}}],"schema":"https://github.com/citation-style-language/schema/raw/master/csl-citation.json"} </w:instrText>
      </w:r>
      <w:r w:rsidRPr="008C35F0">
        <w:rPr>
          <w:rFonts w:ascii="Times New Roman" w:hAnsi="Times New Roman" w:cs="Times New Roman"/>
        </w:rPr>
        <w:fldChar w:fldCharType="separate"/>
      </w:r>
      <w:r w:rsidRPr="008C35F0">
        <w:rPr>
          <w:rFonts w:ascii="Times New Roman" w:hAnsi="Times New Roman" w:cs="Times New Roman"/>
          <w:lang w:val="en-CA"/>
        </w:rPr>
        <w:t>(Thieurmel &amp; Elmarhraoui, 2022)</w:t>
      </w:r>
      <w:r w:rsidRPr="008C35F0">
        <w:rPr>
          <w:rFonts w:ascii="Times New Roman" w:hAnsi="Times New Roman" w:cs="Times New Roman"/>
        </w:rPr>
        <w:fldChar w:fldCharType="end"/>
      </w:r>
      <w:r w:rsidRPr="008C35F0">
        <w:rPr>
          <w:rFonts w:ascii="Times New Roman" w:hAnsi="Times New Roman" w:cs="Times New Roman"/>
          <w:lang w:val="en-CA"/>
        </w:rPr>
        <w:t>.</w:t>
      </w:r>
    </w:p>
    <w:p w14:paraId="7AF45126" w14:textId="77777777" w:rsidR="00887C33" w:rsidRPr="008C35F0" w:rsidRDefault="00887C33"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lang w:val="en-CA"/>
        </w:rPr>
        <w:t>Unlike previous studies, we extracted activity change points using the combined dataset from multiple stations across the study region. As signals are received near-simultaneous on any stations within range, changes in the variability of received signal strength can be perceived across multiple stations in the same instance. Using the combined regional dataset allowed us to determine activity change points without needing birds to stay within detection range of single focal station or needing to analyse activity data from multiple stations separately. The study region was defined to include all station within the Montr</w:t>
      </w:r>
      <w:r w:rsidRPr="008C35F0">
        <w:rPr>
          <w:rFonts w:ascii="Times New Roman" w:hAnsi="Times New Roman" w:cs="Times New Roman"/>
          <w:lang w:val="en-US"/>
        </w:rPr>
        <w:t>é</w:t>
      </w:r>
      <w:r w:rsidRPr="008C35F0">
        <w:rPr>
          <w:rFonts w:ascii="Times New Roman" w:hAnsi="Times New Roman" w:cs="Times New Roman"/>
          <w:lang w:val="en-CA"/>
        </w:rPr>
        <w:t xml:space="preserve">al area, extending from latitudes 44.9655°N to 46.1320°N and longitudes -74.2796°E to -71.9254°E. </w:t>
      </w:r>
    </w:p>
    <w:p w14:paraId="09DA0DC7" w14:textId="682E5246" w:rsidR="00887C33" w:rsidRPr="008C35F0" w:rsidRDefault="00887C33"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lang w:val="en-CA"/>
        </w:rPr>
        <w:t>Change points were extracted for each day a bird was in the study area by first de-trending values of signal strength (</w:t>
      </w:r>
      <w:r w:rsidRPr="008C35F0">
        <w:rPr>
          <w:rFonts w:ascii="Times New Roman" w:hAnsi="Times New Roman" w:cs="Times New Roman"/>
          <w:i/>
          <w:iCs/>
          <w:lang w:val="en-CA"/>
        </w:rPr>
        <w:t>sig</w:t>
      </w:r>
      <w:r w:rsidRPr="008C35F0">
        <w:rPr>
          <w:rFonts w:ascii="Times New Roman" w:hAnsi="Times New Roman" w:cs="Times New Roman"/>
          <w:lang w:val="en-CA"/>
        </w:rPr>
        <w:t>) by taking the first differences (</w:t>
      </w:r>
      <w:r w:rsidRPr="008C35F0">
        <w:rPr>
          <w:rFonts w:ascii="Times New Roman" w:hAnsi="Times New Roman" w:cs="Times New Roman"/>
          <w:i/>
          <w:iCs/>
          <w:lang w:val="en-CA"/>
        </w:rPr>
        <w:t>d</w:t>
      </w:r>
      <w:r w:rsidRPr="008C35F0">
        <w:rPr>
          <w:rFonts w:ascii="Times New Roman" w:hAnsi="Times New Roman" w:cs="Times New Roman"/>
          <w:i/>
          <w:iCs/>
          <w:vertAlign w:val="subscript"/>
          <w:lang w:val="en-CA"/>
        </w:rPr>
        <w:t>i</w:t>
      </w:r>
      <w:r w:rsidRPr="008C35F0">
        <w:rPr>
          <w:rFonts w:ascii="Times New Roman" w:hAnsi="Times New Roman" w:cs="Times New Roman"/>
          <w:i/>
          <w:iCs/>
          <w:lang w:val="en-CA"/>
        </w:rPr>
        <w:t xml:space="preserve"> = sig</w:t>
      </w:r>
      <w:r w:rsidRPr="008C35F0">
        <w:rPr>
          <w:rFonts w:ascii="Times New Roman" w:hAnsi="Times New Roman" w:cs="Times New Roman"/>
          <w:i/>
          <w:iCs/>
          <w:vertAlign w:val="subscript"/>
          <w:lang w:val="en-CA"/>
        </w:rPr>
        <w:t>i</w:t>
      </w:r>
      <w:r w:rsidRPr="008C35F0">
        <w:rPr>
          <w:rFonts w:ascii="Times New Roman" w:hAnsi="Times New Roman" w:cs="Times New Roman"/>
          <w:i/>
          <w:iCs/>
          <w:lang w:val="en-CA"/>
        </w:rPr>
        <w:t xml:space="preserve"> - sig</w:t>
      </w:r>
      <w:r w:rsidRPr="008C35F0">
        <w:rPr>
          <w:rFonts w:ascii="Times New Roman" w:hAnsi="Times New Roman" w:cs="Times New Roman"/>
          <w:i/>
          <w:iCs/>
          <w:vertAlign w:val="subscript"/>
          <w:lang w:val="en-CA"/>
        </w:rPr>
        <w:t>i-1</w:t>
      </w:r>
      <w:r w:rsidRPr="008C35F0">
        <w:rPr>
          <w:rFonts w:ascii="Times New Roman" w:hAnsi="Times New Roman" w:cs="Times New Roman"/>
          <w:lang w:val="en-CA"/>
        </w:rPr>
        <w:t xml:space="preserve">, for observation </w:t>
      </w:r>
      <w:r w:rsidRPr="008C35F0">
        <w:rPr>
          <w:rFonts w:ascii="Times New Roman" w:hAnsi="Times New Roman" w:cs="Times New Roman"/>
          <w:i/>
          <w:iCs/>
          <w:lang w:val="en-CA"/>
        </w:rPr>
        <w:t>i</w:t>
      </w:r>
      <w:r w:rsidRPr="008C35F0">
        <w:rPr>
          <w:rFonts w:ascii="Times New Roman" w:hAnsi="Times New Roman" w:cs="Times New Roman"/>
          <w:lang w:val="en-CA"/>
        </w:rPr>
        <w:t>) for each antenna on each station included in the study area</w:t>
      </w:r>
      <w:r w:rsidR="005B40C4" w:rsidRPr="008C35F0">
        <w:rPr>
          <w:rFonts w:ascii="Times New Roman" w:hAnsi="Times New Roman" w:cs="Times New Roman"/>
          <w:lang w:val="en-CA"/>
        </w:rPr>
        <w:t xml:space="preserve"> </w:t>
      </w:r>
      <w:r w:rsidR="005B40C4" w:rsidRPr="008C35F0">
        <w:rPr>
          <w:rFonts w:ascii="Times New Roman" w:hAnsi="Times New Roman" w:cs="Times New Roman"/>
          <w:highlight w:val="yellow"/>
          <w:lang w:val="en-CA"/>
        </w:rPr>
        <w:t>(i.e. figure X)</w:t>
      </w:r>
      <w:r w:rsidRPr="008C35F0">
        <w:rPr>
          <w:rFonts w:ascii="Times New Roman" w:hAnsi="Times New Roman" w:cs="Times New Roman"/>
          <w:highlight w:val="yellow"/>
          <w:lang w:val="en-CA"/>
        </w:rPr>
        <w:t>.</w:t>
      </w:r>
      <w:r w:rsidRPr="008C35F0">
        <w:rPr>
          <w:rFonts w:ascii="Times New Roman" w:hAnsi="Times New Roman" w:cs="Times New Roman"/>
          <w:lang w:val="en-CA"/>
        </w:rPr>
        <w:t xml:space="preserve"> Values of </w:t>
      </w:r>
      <w:r w:rsidRPr="008C35F0">
        <w:rPr>
          <w:rFonts w:ascii="Times New Roman" w:hAnsi="Times New Roman" w:cs="Times New Roman"/>
          <w:i/>
          <w:iCs/>
          <w:lang w:val="en-CA"/>
        </w:rPr>
        <w:t>d</w:t>
      </w:r>
      <w:r w:rsidRPr="008C35F0">
        <w:rPr>
          <w:rFonts w:ascii="Times New Roman" w:hAnsi="Times New Roman" w:cs="Times New Roman"/>
          <w:lang w:val="en-CA"/>
        </w:rPr>
        <w:t xml:space="preserve"> among all unique antennas were then pooled and sorted by timestamp, after which the square-root of the absolute value of </w:t>
      </w:r>
      <w:r w:rsidRPr="008C35F0">
        <w:rPr>
          <w:rFonts w:ascii="Times New Roman" w:hAnsi="Times New Roman" w:cs="Times New Roman"/>
          <w:i/>
          <w:iCs/>
          <w:lang w:val="en-CA"/>
        </w:rPr>
        <w:t>d</w:t>
      </w:r>
      <w:r w:rsidRPr="008C35F0">
        <w:rPr>
          <w:rFonts w:ascii="Times New Roman" w:hAnsi="Times New Roman" w:cs="Times New Roman"/>
          <w:lang w:val="en-CA"/>
        </w:rPr>
        <w:t xml:space="preserve"> (sqrt(|</w:t>
      </w:r>
      <w:r w:rsidRPr="008C35F0">
        <w:rPr>
          <w:rFonts w:ascii="Times New Roman" w:hAnsi="Times New Roman" w:cs="Times New Roman"/>
          <w:i/>
          <w:iCs/>
          <w:lang w:val="en-CA"/>
        </w:rPr>
        <w:t>d</w:t>
      </w:r>
      <w:r w:rsidRPr="008C35F0">
        <w:rPr>
          <w:rFonts w:ascii="Times New Roman" w:hAnsi="Times New Roman" w:cs="Times New Roman"/>
          <w:lang w:val="en-CA"/>
        </w:rPr>
        <w:t>|))</w:t>
      </w:r>
      <w:r w:rsidRPr="008C35F0">
        <w:rPr>
          <w:rFonts w:ascii="Times New Roman" w:hAnsi="Times New Roman" w:cs="Times New Roman"/>
          <w:i/>
          <w:iCs/>
          <w:lang w:val="en-CA"/>
        </w:rPr>
        <w:t xml:space="preserve"> </w:t>
      </w:r>
      <w:r w:rsidRPr="008C35F0">
        <w:rPr>
          <w:rFonts w:ascii="Times New Roman" w:hAnsi="Times New Roman" w:cs="Times New Roman"/>
          <w:lang w:val="en-CA"/>
        </w:rPr>
        <w:t xml:space="preserve">was calculated. This process reduces the major difference in </w:t>
      </w:r>
      <w:r w:rsidRPr="008C35F0">
        <w:rPr>
          <w:rFonts w:ascii="Times New Roman" w:hAnsi="Times New Roman" w:cs="Times New Roman"/>
          <w:i/>
          <w:iCs/>
          <w:lang w:val="en-CA"/>
        </w:rPr>
        <w:t>sig</w:t>
      </w:r>
      <w:r w:rsidRPr="008C35F0">
        <w:rPr>
          <w:rFonts w:ascii="Times New Roman" w:hAnsi="Times New Roman" w:cs="Times New Roman"/>
          <w:lang w:val="en-CA"/>
        </w:rPr>
        <w:t xml:space="preserve"> among the receiver antennas as well as difference in signal strength from station proximity as birds move throughout the study region. Square root transformation emphasises the difference in the mean and variance of </w:t>
      </w:r>
      <w:r w:rsidRPr="008C35F0">
        <w:rPr>
          <w:rFonts w:ascii="Times New Roman" w:hAnsi="Times New Roman" w:cs="Times New Roman"/>
          <w:i/>
          <w:iCs/>
          <w:lang w:val="en-CA"/>
        </w:rPr>
        <w:t>sig</w:t>
      </w:r>
      <w:r w:rsidRPr="008C35F0">
        <w:rPr>
          <w:rFonts w:ascii="Times New Roman" w:hAnsi="Times New Roman" w:cs="Times New Roman"/>
          <w:lang w:val="en-CA"/>
        </w:rPr>
        <w:t xml:space="preserve"> between activity states, further demarcating the change in activity pattern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{"citationID":"yAtmCFLb","properties":{"formattedCitation":"(Morbey et al., 2020)","plainCitation":"(Morbey et al., 2020)","noteIndex":0},"citationItems":[{"id":927,"uris":["http://zotero.org/users/16770306/items/LUSXCNDE"],"itemData":{"id":927,"type":"article-journal","abstract":"The length of time songbirds remain at a migratory stopover site is likely regulated by a daily stay/go decision informed by fat stores and weather conditions, but the finer-scale timing of this decision and associated pre-departure behaviours are still poorly understood. Using automated radiotelemetry of free-living songbirds captured at a migratory stopover site in spring, we tested whether individuals change their locomotor activity near sunset on their migratory departure day compared to their non-departure days. To do so, we extracted precise transition times between diurnal activity and nocturnal inactivity, which always precedes departure, using changepoint analysis of radio transmission signal strength. Among four warbler species, individuals extended diurnal activity by 8–19 min towards sunset on their departure day. In three species, this extension was significant. In contrast, white-throated sparrows significantly shortened diurnal activity on their departure day by 13 min, also towards sunset. This is the first study to detect and quantify a change in locomotor activity schedule on departure versus non-departure days in free-living songbirds, and is consistent with the hypothesis that birds engage in pre-departure preparatory behaviours near sunset.","container-title":"Journal of Avian Biology","DOI":"10.1111/jav.02448","ISSN":"1600-048X","issue":"11","language":"en","note":"_eprint: https://nsojournals.onlinelibrary.wiley.com/doi/pdf/10.1111/jav.02448","source":"Wiley Online Library","title":"Evening locomotor activity during stopover differs on pre-departure and departure days in free-living songbirds","URL":"https://onlinelibrary.wiley.com/doi/abs/10.1111/jav.02448","volume":"51","author":[{"family":"Morbey","given":"Yolanda E."},{"family":"Beauchamp","given":"Andrew T."},{"family":"Bonner","given":"Simon J."},{"family":"Mitchell","given":"Greg W."}],"accessed":{"date-parts":[["2025",6,16]]},"issued":{"date-parts":[["2020"]]}}}],"schema":"https://github.com/citation-style-language/schema/raw/master/csl-citation.json"}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(Morbey et al., 2020)</w:t>
      </w:r>
      <w:r w:rsidRPr="008C35F0">
        <w:rPr>
          <w:rFonts w:ascii="Times New Roman" w:hAnsi="Times New Roman" w:cs="Times New Roman"/>
          <w:lang w:val="en-CA"/>
        </w:rPr>
        <w:fldChar w:fldCharType="end"/>
      </w:r>
      <w:r w:rsidRPr="008C35F0">
        <w:rPr>
          <w:rFonts w:ascii="Times New Roman" w:hAnsi="Times New Roman" w:cs="Times New Roman"/>
          <w:lang w:val="en-CA"/>
        </w:rPr>
        <w:t>.</w:t>
      </w:r>
    </w:p>
    <w:p w14:paraId="0D4F3F39" w14:textId="77777777" w:rsidR="00887C33" w:rsidRPr="008C35F0" w:rsidRDefault="00887C33"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lang w:val="en-CA"/>
        </w:rPr>
        <w:t xml:space="preserve">Using separate automated process for the onset and end of activity, we first filtered any onset or end periods with fewer than 800 detections total to exclude periods with poor signal coverage. The function </w:t>
      </w:r>
      <w:r w:rsidRPr="008C35F0">
        <w:rPr>
          <w:rFonts w:ascii="Times New Roman" w:hAnsi="Times New Roman" w:cs="Times New Roman"/>
          <w:i/>
          <w:iCs/>
          <w:lang w:val="en-CA"/>
        </w:rPr>
        <w:t>cpt.meanvar</w:t>
      </w:r>
      <w:r w:rsidRPr="008C35F0">
        <w:rPr>
          <w:rFonts w:ascii="Times New Roman" w:hAnsi="Times New Roman" w:cs="Times New Roman"/>
          <w:lang w:val="en-CA"/>
        </w:rPr>
        <w:t xml:space="preserve"> was then used to extract a single change point time (cpt) in the mean and variance of sqrt(|</w:t>
      </w:r>
      <w:r w:rsidRPr="008C35F0">
        <w:rPr>
          <w:rFonts w:ascii="Times New Roman" w:hAnsi="Times New Roman" w:cs="Times New Roman"/>
          <w:i/>
          <w:iCs/>
          <w:lang w:val="en-CA"/>
        </w:rPr>
        <w:t>d</w:t>
      </w:r>
      <w:r w:rsidRPr="008C35F0">
        <w:rPr>
          <w:rFonts w:ascii="Times New Roman" w:hAnsi="Times New Roman" w:cs="Times New Roman"/>
          <w:lang w:val="en-CA"/>
        </w:rPr>
        <w:t>|) within the six-hour period surrounding sunrise or sunset, specifying an asymptotic penalty value of 0.001 and a minimum segment length of 20. These parameters performed well to reliably identify the transition between activity states. For most change points, mean sqrt(|</w:t>
      </w:r>
      <w:r w:rsidRPr="008C35F0">
        <w:rPr>
          <w:rFonts w:ascii="Times New Roman" w:hAnsi="Times New Roman" w:cs="Times New Roman"/>
          <w:i/>
          <w:iCs/>
          <w:lang w:val="en-CA"/>
        </w:rPr>
        <w:t>d</w:t>
      </w:r>
      <w:r w:rsidRPr="008C35F0">
        <w:rPr>
          <w:rFonts w:ascii="Times New Roman" w:hAnsi="Times New Roman" w:cs="Times New Roman"/>
          <w:lang w:val="en-CA"/>
        </w:rPr>
        <w:t>|) was &lt; 1 before the cpt and &gt; 0.5 after the onset of activity, and mean sqrt(|</w:t>
      </w:r>
      <w:r w:rsidRPr="008C35F0">
        <w:rPr>
          <w:rFonts w:ascii="Times New Roman" w:hAnsi="Times New Roman" w:cs="Times New Roman"/>
          <w:i/>
          <w:iCs/>
          <w:lang w:val="en-CA"/>
        </w:rPr>
        <w:t>d</w:t>
      </w:r>
      <w:r w:rsidRPr="008C35F0">
        <w:rPr>
          <w:rFonts w:ascii="Times New Roman" w:hAnsi="Times New Roman" w:cs="Times New Roman"/>
          <w:lang w:val="en-CA"/>
        </w:rPr>
        <w:t xml:space="preserve">|) ranged between 0 and 2 before the cpt and &lt; 1.5 after for the end of activity. </w:t>
      </w:r>
    </w:p>
    <w:p w14:paraId="32CB9D6F" w14:textId="77777777" w:rsidR="009E4EC9" w:rsidRPr="008C35F0" w:rsidRDefault="00887C33"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lang w:val="en-CA"/>
        </w:rPr>
        <w:t>Post cpt extraction, filtering was conducted to exclude questionable change points, attributable primarily to gaps in the detection record. For activity onset change points, we removed any with a pre-cpt mean sqrt(|</w:t>
      </w:r>
      <w:r w:rsidRPr="008C35F0">
        <w:rPr>
          <w:rFonts w:ascii="Times New Roman" w:hAnsi="Times New Roman" w:cs="Times New Roman"/>
          <w:i/>
          <w:iCs/>
          <w:lang w:val="en-CA"/>
        </w:rPr>
        <w:t>d</w:t>
      </w:r>
      <w:r w:rsidRPr="008C35F0">
        <w:rPr>
          <w:rFonts w:ascii="Times New Roman" w:hAnsi="Times New Roman" w:cs="Times New Roman"/>
          <w:lang w:val="en-CA"/>
        </w:rPr>
        <w:t>|) &gt; 1, post-cpt mean sqrt(|</w:t>
      </w:r>
      <w:r w:rsidRPr="008C35F0">
        <w:rPr>
          <w:rFonts w:ascii="Times New Roman" w:hAnsi="Times New Roman" w:cs="Times New Roman"/>
          <w:i/>
          <w:iCs/>
          <w:lang w:val="en-CA"/>
        </w:rPr>
        <w:t>d</w:t>
      </w:r>
      <w:r w:rsidRPr="008C35F0">
        <w:rPr>
          <w:rFonts w:ascii="Times New Roman" w:hAnsi="Times New Roman" w:cs="Times New Roman"/>
          <w:lang w:val="en-CA"/>
        </w:rPr>
        <w:t>|) &lt; 0, a pre-cpt mean sqrt(|</w:t>
      </w:r>
      <w:r w:rsidRPr="008C35F0">
        <w:rPr>
          <w:rFonts w:ascii="Times New Roman" w:hAnsi="Times New Roman" w:cs="Times New Roman"/>
          <w:i/>
          <w:iCs/>
          <w:lang w:val="en-CA"/>
        </w:rPr>
        <w:t>d</w:t>
      </w:r>
      <w:r w:rsidRPr="008C35F0">
        <w:rPr>
          <w:rFonts w:ascii="Times New Roman" w:hAnsi="Times New Roman" w:cs="Times New Roman"/>
          <w:lang w:val="en-CA"/>
        </w:rPr>
        <w:t>|) &gt; post-cpt mean</w:t>
      </w:r>
      <w:r w:rsidRPr="008C35F0">
        <w:rPr>
          <w:rFonts w:ascii="Times New Roman" w:hAnsi="Times New Roman" w:cs="Times New Roman"/>
          <w:color w:val="000000"/>
          <w:kern w:val="0"/>
          <w:sz w:val="21"/>
          <w:szCs w:val="21"/>
          <w:lang w:val="en-CA"/>
        </w:rPr>
        <w:t xml:space="preserve"> </w:t>
      </w:r>
      <w:r w:rsidRPr="008C35F0">
        <w:rPr>
          <w:rFonts w:ascii="Times New Roman" w:hAnsi="Times New Roman" w:cs="Times New Roman"/>
          <w:lang w:val="en-CA"/>
        </w:rPr>
        <w:t>sqrt(|</w:t>
      </w:r>
      <w:r w:rsidRPr="008C35F0">
        <w:rPr>
          <w:rFonts w:ascii="Times New Roman" w:hAnsi="Times New Roman" w:cs="Times New Roman"/>
          <w:i/>
          <w:iCs/>
          <w:lang w:val="en-CA"/>
        </w:rPr>
        <w:t>d</w:t>
      </w:r>
      <w:r w:rsidRPr="008C35F0">
        <w:rPr>
          <w:rFonts w:ascii="Times New Roman" w:hAnsi="Times New Roman" w:cs="Times New Roman"/>
          <w:lang w:val="en-CA"/>
        </w:rPr>
        <w:t>|), or a pre-cpt variance sqrt(|</w:t>
      </w:r>
      <w:r w:rsidRPr="008C35F0">
        <w:rPr>
          <w:rFonts w:ascii="Times New Roman" w:hAnsi="Times New Roman" w:cs="Times New Roman"/>
          <w:i/>
          <w:iCs/>
          <w:lang w:val="en-CA"/>
        </w:rPr>
        <w:t>d</w:t>
      </w:r>
      <w:r w:rsidRPr="008C35F0">
        <w:rPr>
          <w:rFonts w:ascii="Times New Roman" w:hAnsi="Times New Roman" w:cs="Times New Roman"/>
          <w:lang w:val="en-CA"/>
        </w:rPr>
        <w:t>|) &gt; post-cpt variance sqrt(|</w:t>
      </w:r>
      <w:r w:rsidRPr="008C35F0">
        <w:rPr>
          <w:rFonts w:ascii="Times New Roman" w:hAnsi="Times New Roman" w:cs="Times New Roman"/>
          <w:i/>
          <w:iCs/>
          <w:lang w:val="en-CA"/>
        </w:rPr>
        <w:t>d</w:t>
      </w:r>
      <w:r w:rsidRPr="008C35F0">
        <w:rPr>
          <w:rFonts w:ascii="Times New Roman" w:hAnsi="Times New Roman" w:cs="Times New Roman"/>
          <w:lang w:val="en-CA"/>
        </w:rPr>
        <w:t>|). For activity end change points, we removed any with a pre-cpt mean sqrt(|</w:t>
      </w:r>
      <w:r w:rsidRPr="008C35F0">
        <w:rPr>
          <w:rFonts w:ascii="Times New Roman" w:hAnsi="Times New Roman" w:cs="Times New Roman"/>
          <w:i/>
          <w:iCs/>
          <w:lang w:val="en-CA"/>
        </w:rPr>
        <w:t>d</w:t>
      </w:r>
      <w:r w:rsidRPr="008C35F0">
        <w:rPr>
          <w:rFonts w:ascii="Times New Roman" w:hAnsi="Times New Roman" w:cs="Times New Roman"/>
          <w:lang w:val="en-CA"/>
        </w:rPr>
        <w:t>|) &gt; 0.25, a post-cpt mean sqrt(|</w:t>
      </w:r>
      <w:r w:rsidRPr="008C35F0">
        <w:rPr>
          <w:rFonts w:ascii="Times New Roman" w:hAnsi="Times New Roman" w:cs="Times New Roman"/>
          <w:i/>
          <w:iCs/>
          <w:lang w:val="en-CA"/>
        </w:rPr>
        <w:t>d</w:t>
      </w:r>
      <w:r w:rsidRPr="008C35F0">
        <w:rPr>
          <w:rFonts w:ascii="Times New Roman" w:hAnsi="Times New Roman" w:cs="Times New Roman"/>
          <w:lang w:val="en-CA"/>
        </w:rPr>
        <w:t>|) &gt; 1, a pre-cpt mean sqrt(|</w:t>
      </w:r>
      <w:r w:rsidRPr="008C35F0">
        <w:rPr>
          <w:rFonts w:ascii="Times New Roman" w:hAnsi="Times New Roman" w:cs="Times New Roman"/>
          <w:i/>
          <w:iCs/>
          <w:lang w:val="en-CA"/>
        </w:rPr>
        <w:t>d</w:t>
      </w:r>
      <w:r w:rsidRPr="008C35F0">
        <w:rPr>
          <w:rFonts w:ascii="Times New Roman" w:hAnsi="Times New Roman" w:cs="Times New Roman"/>
          <w:lang w:val="en-CA"/>
        </w:rPr>
        <w:t>|) &lt; post-cpt mean</w:t>
      </w:r>
      <w:r w:rsidRPr="008C35F0">
        <w:rPr>
          <w:rFonts w:ascii="Times New Roman" w:hAnsi="Times New Roman" w:cs="Times New Roman"/>
          <w:color w:val="000000"/>
          <w:kern w:val="0"/>
          <w:sz w:val="21"/>
          <w:szCs w:val="21"/>
          <w:lang w:val="en-CA"/>
        </w:rPr>
        <w:t xml:space="preserve"> </w:t>
      </w:r>
      <w:r w:rsidRPr="008C35F0">
        <w:rPr>
          <w:rFonts w:ascii="Times New Roman" w:hAnsi="Times New Roman" w:cs="Times New Roman"/>
          <w:lang w:val="en-CA"/>
        </w:rPr>
        <w:t>sqrt(|</w:t>
      </w:r>
      <w:r w:rsidRPr="008C35F0">
        <w:rPr>
          <w:rFonts w:ascii="Times New Roman" w:hAnsi="Times New Roman" w:cs="Times New Roman"/>
          <w:i/>
          <w:iCs/>
          <w:lang w:val="en-CA"/>
        </w:rPr>
        <w:t>d</w:t>
      </w:r>
      <w:r w:rsidRPr="008C35F0">
        <w:rPr>
          <w:rFonts w:ascii="Times New Roman" w:hAnsi="Times New Roman" w:cs="Times New Roman"/>
          <w:lang w:val="en-CA"/>
        </w:rPr>
        <w:t>|), or a pre-cpt variance sqrt(|</w:t>
      </w:r>
      <w:r w:rsidRPr="008C35F0">
        <w:rPr>
          <w:rFonts w:ascii="Times New Roman" w:hAnsi="Times New Roman" w:cs="Times New Roman"/>
          <w:i/>
          <w:iCs/>
          <w:lang w:val="en-CA"/>
        </w:rPr>
        <w:t>d</w:t>
      </w:r>
      <w:r w:rsidRPr="008C35F0">
        <w:rPr>
          <w:rFonts w:ascii="Times New Roman" w:hAnsi="Times New Roman" w:cs="Times New Roman"/>
          <w:lang w:val="en-CA"/>
        </w:rPr>
        <w:t xml:space="preserve">|) &lt; post-cpt variance </w:t>
      </w:r>
      <w:commentRangeStart w:id="18"/>
      <w:r w:rsidRPr="008C35F0">
        <w:rPr>
          <w:rFonts w:ascii="Times New Roman" w:hAnsi="Times New Roman" w:cs="Times New Roman"/>
          <w:lang w:val="en-CA"/>
        </w:rPr>
        <w:t>sqrt(|</w:t>
      </w:r>
      <w:r w:rsidRPr="008C35F0">
        <w:rPr>
          <w:rFonts w:ascii="Times New Roman" w:hAnsi="Times New Roman" w:cs="Times New Roman"/>
          <w:i/>
          <w:iCs/>
          <w:lang w:val="en-CA"/>
        </w:rPr>
        <w:t>d</w:t>
      </w:r>
      <w:r w:rsidRPr="008C35F0">
        <w:rPr>
          <w:rFonts w:ascii="Times New Roman" w:hAnsi="Times New Roman" w:cs="Times New Roman"/>
          <w:lang w:val="en-CA"/>
        </w:rPr>
        <w:t>|).</w:t>
      </w:r>
      <w:commentRangeEnd w:id="18"/>
      <w:r w:rsidR="00EF6114" w:rsidRPr="008C35F0">
        <w:rPr>
          <w:rStyle w:val="CommentReference"/>
        </w:rPr>
        <w:commentReference w:id="18"/>
      </w:r>
    </w:p>
    <w:p w14:paraId="2988D581" w14:textId="77777777" w:rsidR="009E4EC9" w:rsidRPr="008C35F0" w:rsidRDefault="009E4EC9" w:rsidP="009E4EC9">
      <w:pPr>
        <w:spacing w:line="480" w:lineRule="auto"/>
        <w:jc w:val="both"/>
        <w:rPr>
          <w:rFonts w:ascii="Times New Roman" w:hAnsi="Times New Roman" w:cs="Times New Roman"/>
          <w:lang w:val="en-CA"/>
        </w:rPr>
      </w:pPr>
    </w:p>
    <w:p w14:paraId="66974640" w14:textId="753BC310" w:rsidR="009E4EC9" w:rsidRPr="008C35F0" w:rsidRDefault="005B40C4" w:rsidP="009E4EC9">
      <w:pPr>
        <w:spacing w:line="480" w:lineRule="auto"/>
        <w:jc w:val="both"/>
        <w:rPr>
          <w:rStyle w:val="CommentReference"/>
          <w:lang w:val="en-CA"/>
        </w:rPr>
      </w:pPr>
      <w:r w:rsidRPr="008C35F0">
        <w:rPr>
          <w:rFonts w:ascii="Times New Roman" w:hAnsi="Times New Roman" w:cs="Times New Roman"/>
          <w:noProof/>
          <w:highlight w:val="yellow"/>
          <w:lang w:val="en-CA"/>
        </w:rPr>
        <w:drawing>
          <wp:anchor distT="0" distB="0" distL="114300" distR="114300" simplePos="0" relativeHeight="251658241" behindDoc="0" locked="0" layoutInCell="1" allowOverlap="1" wp14:anchorId="5DC9AF1D" wp14:editId="54174396">
            <wp:simplePos x="0" y="0"/>
            <wp:positionH relativeFrom="margin">
              <wp:align>center</wp:align>
            </wp:positionH>
            <wp:positionV relativeFrom="paragraph">
              <wp:posOffset>229</wp:posOffset>
            </wp:positionV>
            <wp:extent cx="6674886" cy="2218544"/>
            <wp:effectExtent l="12700" t="12700" r="5715" b="17145"/>
            <wp:wrapTopAndBottom/>
            <wp:docPr id="565413640" name="Picture 1"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13640" name="Picture 1" descr="A close-up of a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74886" cy="2218544"/>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9E4EC9" w:rsidRPr="008C35F0">
        <w:rPr>
          <w:rFonts w:ascii="Times New Roman" w:hAnsi="Times New Roman" w:cs="Times New Roman"/>
          <w:highlight w:val="yellow"/>
          <w:lang w:val="en-CA"/>
        </w:rPr>
        <w:t>Figure X.</w:t>
      </w:r>
      <w:r w:rsidR="009E4EC9" w:rsidRPr="008C35F0">
        <w:rPr>
          <w:rFonts w:ascii="Times New Roman" w:hAnsi="Times New Roman" w:cs="Times New Roman"/>
          <w:lang w:val="en-CA"/>
        </w:rPr>
        <w:t xml:space="preserve"> </w:t>
      </w:r>
      <w:r w:rsidRPr="008C35F0">
        <w:rPr>
          <w:rFonts w:ascii="Times New Roman" w:hAnsi="Times New Roman" w:cs="Times New Roman"/>
          <w:lang w:val="en-CA"/>
        </w:rPr>
        <w:t>Example of the change point times identified for a single bird’s detections in Montreal, Canada. The solid black lines represent the onset and end times identified, while the red dotted lines are change point times that were excluded in the initial post-filtering. The grey areas represent nighttime.</w:t>
      </w:r>
    </w:p>
    <w:p w14:paraId="34391C77" w14:textId="68C1C53A" w:rsidR="00887C33" w:rsidRPr="008C35F0" w:rsidRDefault="00887C33" w:rsidP="00887C33">
      <w:pPr>
        <w:spacing w:line="480" w:lineRule="auto"/>
        <w:ind w:firstLine="720"/>
        <w:jc w:val="both"/>
        <w:rPr>
          <w:rFonts w:ascii="Times New Roman" w:hAnsi="Times New Roman" w:cs="Times New Roman"/>
          <w:lang w:val="en-CA"/>
        </w:rPr>
      </w:pPr>
    </w:p>
    <w:p w14:paraId="0E05C1E6" w14:textId="77777777" w:rsidR="00887C33" w:rsidRPr="008C35F0" w:rsidRDefault="00887C33" w:rsidP="00887C33">
      <w:pPr>
        <w:pStyle w:val="Heading3"/>
        <w:spacing w:line="480" w:lineRule="auto"/>
        <w:rPr>
          <w:rFonts w:ascii="Times New Roman" w:hAnsi="Times New Roman" w:cs="Times New Roman"/>
          <w:color w:val="000000" w:themeColor="text1"/>
          <w:sz w:val="24"/>
          <w:szCs w:val="24"/>
          <w:u w:val="single"/>
          <w:lang w:val="en-CA"/>
        </w:rPr>
      </w:pPr>
      <w:bookmarkStart w:id="19" w:name="_Toc205543143"/>
      <w:r w:rsidRPr="008C35F0">
        <w:rPr>
          <w:rFonts w:ascii="Times New Roman" w:hAnsi="Times New Roman" w:cs="Times New Roman"/>
          <w:color w:val="000000" w:themeColor="text1"/>
          <w:sz w:val="24"/>
          <w:szCs w:val="24"/>
          <w:u w:val="single"/>
          <w:lang w:val="en-CA"/>
        </w:rPr>
        <w:t>Weather data extraction</w:t>
      </w:r>
      <w:bookmarkEnd w:id="19"/>
    </w:p>
    <w:p w14:paraId="0DEC3EAB" w14:textId="77777777" w:rsidR="00887C33" w:rsidRPr="008C35F0" w:rsidRDefault="00887C33" w:rsidP="00887C33">
      <w:pPr>
        <w:spacing w:line="480" w:lineRule="auto"/>
        <w:ind w:firstLine="720"/>
        <w:jc w:val="both"/>
        <w:rPr>
          <w:rFonts w:ascii="Times New Roman" w:hAnsi="Times New Roman" w:cs="Times New Roman"/>
          <w:lang w:val="en-US"/>
        </w:rPr>
      </w:pPr>
      <w:r w:rsidRPr="008C35F0">
        <w:rPr>
          <w:rFonts w:ascii="Times New Roman" w:hAnsi="Times New Roman" w:cs="Times New Roman"/>
          <w:lang w:val="en-US"/>
        </w:rPr>
        <w:t xml:space="preserve">To investigate the effects of climate on the cardinal’s daily onset and end of activity, we got free and publicly available weather data from the Pierre-Eliott Trudeau Airport weather station </w:t>
      </w:r>
      <w:r w:rsidRPr="008C35F0">
        <w:rPr>
          <w:rFonts w:ascii="Times New Roman" w:hAnsi="Times New Roman" w:cs="Times New Roman"/>
          <w:lang w:val="en-US"/>
        </w:rPr>
        <w:fldChar w:fldCharType="begin"/>
      </w:r>
      <w:r w:rsidRPr="008C35F0">
        <w:rPr>
          <w:rFonts w:ascii="Times New Roman" w:hAnsi="Times New Roman" w:cs="Times New Roman"/>
          <w:lang w:val="en-US"/>
        </w:rPr>
        <w:instrText xml:space="preserve"> ADDIN ZOTERO_ITEM CSL_CITATION {"citationID":"WqYTdoMs","properties":{"formattedCitation":"(Environment and Climate Change Canada, 2022)","plainCitation":"(Environment and Climate Change Canada, 2022)","noteIndex":0},"citationItems":[{"id":1074,"uris":["http://zotero.org/users/16770306/items/78YHD3G7"],"itemData":{"id":1074,"type":"dataset","title":"Daily Weather Data Report","URL":"https://climate.weather.gc.ca/climate_data/daily_data_e.html?hlyRange=2008-01-08%7C2025-07-22&amp;dlyRange=2002-12-23%7C2025-07-22&amp;mlyRange=%7C&amp;StationID=30165&amp;Prov=QC&amp;urlExtension=_e.html&amp;searchType=stnName&amp;optLimit=specDate&amp;StartYear=1840&amp;EndYear=2025&amp;selRowPerPage=25&amp;Line=0&amp;searchMethod=contains&amp;Month=7&amp;Day=16&amp;txtStationName=Trudeau&amp;timeframe=2&amp;Year=2025","author":[{"family":"Environment and Climate Change Canada","given":""}],"issued":{"date-parts":[["2022"]],"season":"2025"}}}],"schema":"https://github.com/citation-style-language/schema/raw/master/csl-citation.json"} </w:instrText>
      </w:r>
      <w:r w:rsidRPr="008C35F0">
        <w:rPr>
          <w:rFonts w:ascii="Times New Roman" w:hAnsi="Times New Roman" w:cs="Times New Roman"/>
          <w:lang w:val="en-US"/>
        </w:rPr>
        <w:fldChar w:fldCharType="separate"/>
      </w:r>
      <w:r w:rsidRPr="008C35F0">
        <w:rPr>
          <w:rFonts w:ascii="Times New Roman" w:hAnsi="Times New Roman" w:cs="Times New Roman"/>
          <w:noProof/>
          <w:lang w:val="en-US"/>
        </w:rPr>
        <w:t>(Environment and Climate Change Canada, 2022)</w:t>
      </w:r>
      <w:r w:rsidRPr="008C35F0">
        <w:rPr>
          <w:rFonts w:ascii="Times New Roman" w:hAnsi="Times New Roman" w:cs="Times New Roman"/>
          <w:lang w:val="en-US"/>
        </w:rPr>
        <w:fldChar w:fldCharType="end"/>
      </w:r>
      <w:r w:rsidRPr="008C35F0">
        <w:rPr>
          <w:rFonts w:ascii="Times New Roman" w:hAnsi="Times New Roman" w:cs="Times New Roman"/>
          <w:lang w:val="en-US"/>
        </w:rPr>
        <w:t>. Regarding temperature, we were able to extract data on the minimum daily temperatures (˚C), maximum daily temperatures (˚C) and the average daily temperature (˚C). We initially considered using all three temperature variables as covariates, but since concurvity tests showed that all the temperature variables were highly correlated, we only used the minimum daily temperature moving forward. We were also able to extract the daily precipitations (mm), the amount of snow accumulation on the ground (cm) and the speed of the maximum gust of wind during the day (km/h).</w:t>
      </w:r>
    </w:p>
    <w:p w14:paraId="3B2CDCBF" w14:textId="77777777" w:rsidR="00887C33" w:rsidRPr="008C35F0" w:rsidRDefault="00887C33" w:rsidP="00887C33">
      <w:pPr>
        <w:spacing w:line="480" w:lineRule="auto"/>
        <w:ind w:firstLine="720"/>
        <w:jc w:val="both"/>
        <w:rPr>
          <w:rFonts w:ascii="Times New Roman" w:hAnsi="Times New Roman" w:cs="Times New Roman"/>
          <w:lang w:val="en-US"/>
        </w:rPr>
      </w:pPr>
      <w:r w:rsidRPr="008C35F0">
        <w:rPr>
          <w:rFonts w:ascii="Times New Roman" w:hAnsi="Times New Roman" w:cs="Times New Roman"/>
          <w:lang w:val="en-US"/>
        </w:rPr>
        <w:t>We then assigned the weather data from the newly created dataset to the corresponding dates in two distinct datasets for the onset and end of activity of the birds. We created two dynamic temporal variables: temperature lag and cold snap events. The temperature lags were created by extracting the daily minimum temperature 1 to 5 days before the current date’s temperature, for both the onset and end of activity. Here, we define cold snaps as sudden drops in temperatures between two consecutive days. For each change point time, we determined the difference in daily minimum temperature by subtracting the previous day’s value from the current day’s value. We assigned a binary value to the result according to three different magnitudes of cold snaps. We then categorized these differences into binary variables, based on three thresholds of temperature drops: 5˚C, 7˚C and 10 ˚C. For each threshold, if the temperature drop is equal to, or greater than the specified magnitude, the data entry is assigned a value of 1 (indicating a cold snap event happened). Otherwise, it’s assigned a value of 0 (indicating that the temperature drop wasn’t big enough to be considered a cold snap event). This step was repeated for both the onset and end of activity of the cardinals.</w:t>
      </w:r>
    </w:p>
    <w:p w14:paraId="431D4ED3" w14:textId="77777777" w:rsidR="00887C33" w:rsidRPr="008C35F0" w:rsidRDefault="00887C33" w:rsidP="00887C33">
      <w:pPr>
        <w:pStyle w:val="Heading3"/>
        <w:spacing w:line="480" w:lineRule="auto"/>
        <w:rPr>
          <w:rFonts w:ascii="Times New Roman" w:hAnsi="Times New Roman" w:cs="Times New Roman"/>
          <w:color w:val="000000" w:themeColor="text1"/>
          <w:sz w:val="24"/>
          <w:szCs w:val="24"/>
          <w:u w:val="single"/>
          <w:lang w:val="en-CA"/>
        </w:rPr>
      </w:pPr>
      <w:bookmarkStart w:id="20" w:name="_Toc205543144"/>
      <w:r w:rsidRPr="008C35F0">
        <w:rPr>
          <w:rFonts w:ascii="Times New Roman" w:hAnsi="Times New Roman" w:cs="Times New Roman"/>
          <w:color w:val="000000" w:themeColor="text1"/>
          <w:sz w:val="24"/>
          <w:szCs w:val="24"/>
          <w:u w:val="single"/>
          <w:lang w:val="en-CA"/>
        </w:rPr>
        <w:t>Scale of effect of dynamic temporal variables</w:t>
      </w:r>
      <w:bookmarkEnd w:id="20"/>
    </w:p>
    <w:p w14:paraId="5665BA69" w14:textId="77777777" w:rsidR="00887C33" w:rsidRPr="008C35F0" w:rsidRDefault="00887C33" w:rsidP="00887C33">
      <w:pPr>
        <w:spacing w:line="480" w:lineRule="auto"/>
        <w:ind w:firstLine="720"/>
        <w:jc w:val="both"/>
        <w:rPr>
          <w:rFonts w:ascii="Times New Roman" w:hAnsi="Times New Roman" w:cs="Times New Roman"/>
          <w:lang w:val="en-US"/>
        </w:rPr>
      </w:pPr>
      <w:r w:rsidRPr="008C35F0">
        <w:rPr>
          <w:rFonts w:ascii="Times New Roman" w:hAnsi="Times New Roman" w:cs="Times New Roman"/>
          <w:lang w:val="en-US"/>
        </w:rPr>
        <w:t>The first step was to determine the scale of effect of both dynamic temporal variables, to identify which temperature lag (1 to 5 days) and which cold snap events (-5 ˚C, -7 ˚C or -10 ˚C) have the biggest impact on cardinal’s onset and end of activity. Thus, we fitted a series of generalized additive models (GAMs). The response variable, here “cpt.sr” corresponds to the onset time of activity relative to sunrise (meaning negative values are minutes before sunrise, and positive values are minutes after sunrise), and we included both environmental predictors and individual- and site-level random effects. Specifically, we modeled the effects of minimum daily temperatures (Min_temp), log-transformed precipitations (log_precip), snow accumulation on the ground (Snow_on_grnd), and maximum wind gust speed (Speed_max_gust_wind) using smooth terms. We also included random effect smooth terms for individuals (ID), the years from which the data were collected (Winter) and the study site (Site).</w:t>
      </w:r>
    </w:p>
    <w:p w14:paraId="17AD2C1B" w14:textId="77777777" w:rsidR="00887C33" w:rsidRPr="008C35F0" w:rsidRDefault="00887C33"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lang w:val="en-US"/>
        </w:rPr>
        <w:t xml:space="preserve">To assess the effects of delayed temperature, we also included smoothed lagged temperature predictors using the mean minimum temperature over the 1 to 5 previous days (Mean_lag1 to Mean_lag5), in addition to the current day’s minimum temperature. Each of these lag models were compared to a “no lag” model and a “null model” including only the random effects. Model selection and comparison were conducted using the </w:t>
      </w:r>
      <w:r w:rsidRPr="008C35F0">
        <w:rPr>
          <w:rFonts w:ascii="Times New Roman" w:hAnsi="Times New Roman" w:cs="Times New Roman"/>
          <w:lang w:val="en-CA"/>
        </w:rPr>
        <w:t xml:space="preserve">Akaike Information Criterion (AICc) values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{"citationID":"6wbUYwhw","properties":{"formattedCitation":"(Burnham &amp; Anderson, 2002)","plainCitation":"(Burnham &amp;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(Burnham &amp; Anderson, 2002)</w:t>
      </w:r>
      <w:r w:rsidRPr="008C35F0">
        <w:rPr>
          <w:rFonts w:ascii="Times New Roman" w:hAnsi="Times New Roman" w:cs="Times New Roman"/>
          <w:lang w:val="en-CA"/>
        </w:rPr>
        <w:fldChar w:fldCharType="end"/>
      </w:r>
      <w:r w:rsidRPr="008C35F0">
        <w:rPr>
          <w:rFonts w:ascii="Times New Roman" w:hAnsi="Times New Roman" w:cs="Times New Roman"/>
          <w:lang w:val="en-CA"/>
        </w:rPr>
        <w:t xml:space="preserve">. These previous modelling steps were also repeated to investigate the effect of temperature lag on the end of activity of cardinals, by simply replacing the response variable by “cpt.ss”, corresponding to the time of end of activity relative to sunset </w:t>
      </w:r>
      <w:r w:rsidRPr="008C35F0">
        <w:rPr>
          <w:rFonts w:ascii="Times New Roman" w:hAnsi="Times New Roman" w:cs="Times New Roman"/>
          <w:lang w:val="en-US"/>
        </w:rPr>
        <w:t>(meaning negative values are minutes before sunset, and positive values are minutes after sunset)</w:t>
      </w:r>
      <w:r w:rsidRPr="008C35F0">
        <w:rPr>
          <w:rFonts w:ascii="Times New Roman" w:hAnsi="Times New Roman" w:cs="Times New Roman"/>
          <w:lang w:val="en-CA"/>
        </w:rPr>
        <w:t>. After the most fitting temperature lag variable was established for both the onset and end of activity, we moved on to investigate the effect of cold snaps.</w:t>
      </w:r>
    </w:p>
    <w:p w14:paraId="6981D91B" w14:textId="77777777" w:rsidR="00887C33" w:rsidRPr="008C35F0" w:rsidRDefault="00887C33"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lang w:val="en-US"/>
        </w:rPr>
        <w:t xml:space="preserve">Again, we used GAMs models to examine whether cold snaps were associated with changes in the onset and end of activity. Cold snaps were included in the models as binary fixed-effect predictors, based on the three threshold values described earlier. We fit different models for each threshold (cold_snap5, cold_snap7 and cold_snap10), alongside smoothed terms for the minimum daily temperature, log-transformed precipitations, snow accumulation on the ground, and maximum daily wind gust speed. Once again, site and individuals were included in the models as random effects using smooth terms. Because the cold snap variable is binary, we considered them as linear terms rather than smoothed. All the models were fitted using the </w:t>
      </w:r>
      <w:r w:rsidRPr="008C35F0">
        <w:rPr>
          <w:rFonts w:ascii="Times New Roman" w:hAnsi="Times New Roman" w:cs="Times New Roman"/>
          <w:i/>
          <w:iCs/>
          <w:lang w:val="en-US"/>
        </w:rPr>
        <w:t>mgcv</w:t>
      </w:r>
      <w:r w:rsidRPr="008C35F0">
        <w:rPr>
          <w:rFonts w:ascii="Times New Roman" w:hAnsi="Times New Roman" w:cs="Times New Roman"/>
          <w:lang w:val="en-US"/>
        </w:rPr>
        <w:t xml:space="preserve"> package in R with restricted maximum likelihood (REML) method. Model selection and comparison were also conducted using AICc</w:t>
      </w:r>
      <w:r w:rsidRPr="008C35F0">
        <w:rPr>
          <w:rFonts w:ascii="Times New Roman" w:hAnsi="Times New Roman" w:cs="Times New Roman"/>
          <w:lang w:val="en-CA"/>
        </w:rPr>
        <w:t xml:space="preserve"> values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{"citationID":"dh3dTkpv","properties":{"formattedCitation":"(Burnham &amp; Anderson, 2002)","plainCitation":"(Burnham &amp;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(Burnham &amp; Anderson, 2002)</w:t>
      </w:r>
      <w:r w:rsidRPr="008C35F0">
        <w:rPr>
          <w:rFonts w:ascii="Times New Roman" w:hAnsi="Times New Roman" w:cs="Times New Roman"/>
          <w:lang w:val="en-CA"/>
        </w:rPr>
        <w:fldChar w:fldCharType="end"/>
      </w:r>
      <w:r w:rsidRPr="008C35F0">
        <w:rPr>
          <w:rFonts w:ascii="Times New Roman" w:hAnsi="Times New Roman" w:cs="Times New Roman"/>
          <w:lang w:val="en-CA"/>
        </w:rPr>
        <w:t>. Once we selected the best model of the cold snaps, we moved on to investigate the combined effects of daily temperatures, temperature lag and cold snaps altogether.</w:t>
      </w:r>
    </w:p>
    <w:p w14:paraId="3572BDB8" w14:textId="77777777" w:rsidR="00887C33" w:rsidRPr="008C35F0" w:rsidRDefault="00887C33" w:rsidP="00887C33">
      <w:pPr>
        <w:pStyle w:val="Heading3"/>
        <w:spacing w:line="480" w:lineRule="auto"/>
        <w:rPr>
          <w:rFonts w:ascii="Times New Roman" w:hAnsi="Times New Roman" w:cs="Times New Roman"/>
          <w:color w:val="000000" w:themeColor="text1"/>
          <w:sz w:val="24"/>
          <w:szCs w:val="24"/>
          <w:u w:val="single"/>
          <w:lang w:val="en-CA"/>
        </w:rPr>
      </w:pPr>
      <w:bookmarkStart w:id="21" w:name="_Toc205543145"/>
      <w:r w:rsidRPr="008C35F0">
        <w:rPr>
          <w:rFonts w:ascii="Times New Roman" w:hAnsi="Times New Roman" w:cs="Times New Roman"/>
          <w:color w:val="000000" w:themeColor="text1"/>
          <w:sz w:val="24"/>
          <w:szCs w:val="24"/>
          <w:u w:val="single"/>
          <w:lang w:val="en-CA"/>
        </w:rPr>
        <w:t>Modelling the effects of weather conditions and dynamic temporal variables on the onset and end of northern cardinal’s daily activities</w:t>
      </w:r>
      <w:bookmarkEnd w:id="21"/>
    </w:p>
    <w:p w14:paraId="0DE51EAD" w14:textId="01099BB7" w:rsidR="00887C33" w:rsidRPr="008C35F0" w:rsidRDefault="00887C33"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lang w:val="en-US"/>
        </w:rPr>
        <w:t xml:space="preserve">Once we identified, for both the onset and end of activity, the best fitting model for the cold snaps and the temperature lag, we created models that investigate the combined effect of those variables on the activity of the cardinals. We also included all the previously mentioned weather variables and fitted a set of 5 different models. To ease reading, only the models for the onset of activity will be described, but the same models were also built for the end of activity. The first model is the “Full model” including all the variables possible (Change Point Sunrise ~ s(Minimum temperature) + s(log(Precipitations)) + s(Snow on the ground) + s(Mean temperature lag 5) + Cold snap 5 + s(Speed of maximum gust of wind) + s(Winter, bs = “re”) + s(ID, bs = “re”) + s(Site, bs = “re”)). The second model is a “Precipitation model” and focuses on both snow and rain (Change Point Sunrise ~ s(log(Precipitations)) + s(Snow on the ground) + s(Mean temperature lag 5) + Cold snap 5 + s(Winter, bs = “re”) + s(ID, bs = “re”) + s(Site, bs = “re”)). The third model we looked at is the “Temperature model”, containing only the temperature variables (Change Point Sunrise ~ s(Minimum temperature) + s(Mean temperature lag 5) + Cold snap 5 + s(Speed of maximum gust of wind) + s(Winter, bs = “re”) + s(ID, bs = “re”) + s(Site, bs = “re”)). The fourth model is the “Extreme temperature” one, including this time solely the temperature lag and cold snap variables (Change Point Sunrise ~ s(Mean temperature lag 5) + Cold snap 5 + s(Winter, bs = “re”) + s(ID, </w:t>
      </w:r>
      <w:r w:rsidR="005071BC">
        <w:rPr>
          <w:rFonts w:ascii="Times New Roman" w:hAnsi="Times New Roman" w:cs="Times New Roman"/>
          <w:lang w:val="en-US"/>
        </w:rPr>
        <w:t>messs</w:t>
      </w:r>
      <w:r w:rsidRPr="008C35F0">
        <w:rPr>
          <w:rFonts w:ascii="Times New Roman" w:hAnsi="Times New Roman" w:cs="Times New Roman"/>
          <w:lang w:val="en-US"/>
        </w:rPr>
        <w:t xml:space="preserve">bs = “re”) + s(Site, bs = “re”)). Finally, the last model we looked into is the “Null model”, containing only the random effects variables (Change Point Sunrise ~ s(Winter, bs = “re”) + s(ID, bs = “re”) + s(Site, bs = “re”)). Once again, for both the onset and end of activity, we selected the best model using the lowest AICc value </w:t>
      </w:r>
      <w:r w:rsidRPr="008C35F0">
        <w:rPr>
          <w:rFonts w:ascii="Times New Roman" w:hAnsi="Times New Roman" w:cs="Times New Roman"/>
          <w:lang w:val="en-CA"/>
        </w:rPr>
        <w:fldChar w:fldCharType="begin"/>
      </w:r>
      <w:r w:rsidRPr="008C35F0">
        <w:rPr>
          <w:rFonts w:ascii="Times New Roman" w:hAnsi="Times New Roman" w:cs="Times New Roman"/>
          <w:lang w:val="en-CA"/>
        </w:rPr>
        <w:instrText xml:space="preserve"> ADDIN ZOTERO_ITEM CSL_CITATION {"citationID":"SfYWwqqb","properties":{"formattedCitation":"(Burnham &amp; Anderson, 2002)","plainCitation":"(Burnham &amp;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Pr="008C35F0">
        <w:rPr>
          <w:rFonts w:ascii="Times New Roman" w:hAnsi="Times New Roman" w:cs="Times New Roman"/>
          <w:lang w:val="en-CA"/>
        </w:rPr>
        <w:fldChar w:fldCharType="separate"/>
      </w:r>
      <w:r w:rsidRPr="008C35F0">
        <w:rPr>
          <w:rFonts w:ascii="Times New Roman" w:hAnsi="Times New Roman" w:cs="Times New Roman"/>
          <w:noProof/>
          <w:lang w:val="en-CA"/>
        </w:rPr>
        <w:t>(Burnham &amp; Anderson, 2002)</w:t>
      </w:r>
      <w:r w:rsidRPr="008C35F0">
        <w:rPr>
          <w:rFonts w:ascii="Times New Roman" w:hAnsi="Times New Roman" w:cs="Times New Roman"/>
          <w:lang w:val="en-CA"/>
        </w:rPr>
        <w:fldChar w:fldCharType="end"/>
      </w:r>
      <w:r w:rsidRPr="008C35F0">
        <w:rPr>
          <w:rFonts w:ascii="Times New Roman" w:hAnsi="Times New Roman" w:cs="Times New Roman"/>
          <w:lang w:val="en-CA"/>
        </w:rPr>
        <w:t>.</w:t>
      </w:r>
    </w:p>
    <w:p w14:paraId="29D69CBB" w14:textId="77777777" w:rsidR="00887C33" w:rsidRPr="008C35F0" w:rsidRDefault="00887C33" w:rsidP="00887C33">
      <w:pPr>
        <w:pStyle w:val="Heading3"/>
        <w:spacing w:line="480" w:lineRule="auto"/>
        <w:rPr>
          <w:rFonts w:ascii="Times New Roman" w:hAnsi="Times New Roman" w:cs="Times New Roman"/>
          <w:b/>
          <w:bCs/>
          <w:color w:val="000000" w:themeColor="text1"/>
          <w:lang w:val="en-CA"/>
        </w:rPr>
      </w:pPr>
      <w:bookmarkStart w:id="22" w:name="_Toc205543146"/>
      <w:r w:rsidRPr="008C35F0">
        <w:rPr>
          <w:rFonts w:ascii="Times New Roman" w:hAnsi="Times New Roman" w:cs="Times New Roman"/>
          <w:b/>
          <w:bCs/>
          <w:color w:val="000000" w:themeColor="text1"/>
          <w:lang w:val="en-CA"/>
        </w:rPr>
        <w:t>Results</w:t>
      </w:r>
      <w:bookmarkEnd w:id="22"/>
    </w:p>
    <w:p w14:paraId="29476928" w14:textId="77777777" w:rsidR="00887C33" w:rsidRPr="008C35F0" w:rsidRDefault="00887C33" w:rsidP="00887C33">
      <w:pPr>
        <w:pStyle w:val="Heading3"/>
        <w:spacing w:line="480" w:lineRule="auto"/>
        <w:jc w:val="both"/>
        <w:rPr>
          <w:rFonts w:ascii="Times New Roman" w:hAnsi="Times New Roman" w:cs="Times New Roman"/>
          <w:b/>
          <w:bCs/>
          <w:color w:val="000000" w:themeColor="text1"/>
          <w:lang w:val="en-CA"/>
        </w:rPr>
      </w:pPr>
      <w:bookmarkStart w:id="23" w:name="_Toc205543147"/>
      <w:r w:rsidRPr="008C35F0">
        <w:rPr>
          <w:rFonts w:ascii="Times New Roman" w:hAnsi="Times New Roman" w:cs="Times New Roman"/>
          <w:color w:val="000000" w:themeColor="text1"/>
          <w:sz w:val="24"/>
          <w:szCs w:val="24"/>
          <w:u w:val="single"/>
          <w:lang w:val="en-CA"/>
        </w:rPr>
        <w:t>Dynamic temporal variables model selection</w:t>
      </w:r>
      <w:bookmarkEnd w:id="23"/>
    </w:p>
    <w:p w14:paraId="3399F85A" w14:textId="6B6FB538" w:rsidR="00887C33" w:rsidRPr="008C35F0" w:rsidRDefault="00887C33"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color w:val="000000"/>
          <w:u w:color="000000"/>
          <w:lang w:val="en-CA"/>
        </w:rPr>
        <w:t xml:space="preserve">The best model for the onset of activity of the cardinals is the 5-day lag model, but it’s only marginally better </w:t>
      </w:r>
      <w:r w:rsidRPr="008C35F0">
        <w:rPr>
          <w:rFonts w:ascii="Times New Roman" w:hAnsi="Times New Roman" w:cs="Times New Roman"/>
          <w:color w:val="000000"/>
          <w:lang w:val="en-CA"/>
        </w:rPr>
        <w:t xml:space="preserve">(&lt; 1 </w:t>
      </w:r>
      <w:r w:rsidRPr="008C35F0">
        <w:rPr>
          <w:rFonts w:ascii="Symbol" w:eastAsia="Symbol" w:hAnsi="Symbol" w:cs="Symbol"/>
          <w:color w:val="000000"/>
          <w:lang w:val="en-CA"/>
        </w:rPr>
        <w:t>D</w:t>
      </w:r>
      <w:r w:rsidRPr="008C35F0">
        <w:rPr>
          <w:rFonts w:ascii="Times New Roman" w:hAnsi="Times New Roman" w:cs="Times New Roman"/>
          <w:color w:val="000000"/>
          <w:lang w:val="en-CA"/>
        </w:rPr>
        <w:t xml:space="preserve"> AICc values among all other models; figure 2.2., A).</w:t>
      </w:r>
      <w:r w:rsidRPr="008C35F0">
        <w:rPr>
          <w:rFonts w:ascii="Times New Roman" w:hAnsi="Times New Roman" w:cs="Times New Roman"/>
          <w:color w:val="000000"/>
          <w:u w:color="000000"/>
          <w:lang w:val="en-CA"/>
        </w:rPr>
        <w:t xml:space="preserve"> </w:t>
      </w:r>
      <w:r w:rsidR="007B6713" w:rsidRPr="008C35F0">
        <w:rPr>
          <w:rFonts w:ascii="Times New Roman" w:hAnsi="Times New Roman" w:cs="Times New Roman"/>
          <w:color w:val="000000"/>
          <w:u w:color="000000"/>
          <w:lang w:val="en-CA"/>
        </w:rPr>
        <w:t xml:space="preserve">5-day lag is defined here as the mean temperature over the previous 5 days relative to the current day of onset/end of daily activities. </w:t>
      </w:r>
      <w:r w:rsidRPr="008C35F0">
        <w:rPr>
          <w:rFonts w:ascii="Times New Roman" w:hAnsi="Times New Roman" w:cs="Times New Roman"/>
          <w:color w:val="000000"/>
          <w:u w:color="000000"/>
          <w:lang w:val="en-CA"/>
        </w:rPr>
        <w:t xml:space="preserve">For the end of activity however, the best model is the 2-day lag one by far </w:t>
      </w:r>
      <w:r w:rsidRPr="008C35F0">
        <w:rPr>
          <w:rFonts w:ascii="Times New Roman" w:hAnsi="Times New Roman" w:cs="Times New Roman"/>
          <w:color w:val="000000"/>
          <w:lang w:val="en-CA"/>
        </w:rPr>
        <w:t xml:space="preserve">(&gt; 10 </w:t>
      </w:r>
      <w:r w:rsidRPr="008C35F0">
        <w:rPr>
          <w:rFonts w:ascii="Symbol" w:eastAsia="Symbol" w:hAnsi="Symbol" w:cs="Symbol"/>
          <w:color w:val="000000"/>
          <w:lang w:val="en-CA"/>
        </w:rPr>
        <w:t>D</w:t>
      </w:r>
      <w:r w:rsidRPr="008C35F0">
        <w:rPr>
          <w:rFonts w:ascii="Times New Roman" w:hAnsi="Times New Roman" w:cs="Times New Roman"/>
          <w:color w:val="000000"/>
          <w:lang w:val="en-CA"/>
        </w:rPr>
        <w:t xml:space="preserve"> AICc values among all other models; figure 2.2., C).</w:t>
      </w:r>
      <w:r w:rsidRPr="008C35F0">
        <w:rPr>
          <w:rFonts w:ascii="Times New Roman" w:hAnsi="Times New Roman" w:cs="Times New Roman"/>
          <w:color w:val="000000"/>
          <w:u w:color="000000"/>
          <w:lang w:val="en-CA"/>
        </w:rPr>
        <w:t xml:space="preserve"> Regarding the </w:t>
      </w:r>
      <w:commentRangeStart w:id="24"/>
      <w:r w:rsidRPr="008C35F0">
        <w:rPr>
          <w:rFonts w:ascii="Times New Roman" w:hAnsi="Times New Roman" w:cs="Times New Roman"/>
          <w:color w:val="000000"/>
          <w:u w:color="000000"/>
          <w:lang w:val="en-CA"/>
        </w:rPr>
        <w:t>cold snaps</w:t>
      </w:r>
      <w:commentRangeEnd w:id="24"/>
      <w:r w:rsidR="00187052" w:rsidRPr="008C35F0">
        <w:rPr>
          <w:rStyle w:val="CommentReference"/>
        </w:rPr>
        <w:commentReference w:id="24"/>
      </w:r>
      <w:r w:rsidRPr="008C35F0">
        <w:rPr>
          <w:rFonts w:ascii="Times New Roman" w:hAnsi="Times New Roman" w:cs="Times New Roman"/>
          <w:color w:val="000000"/>
          <w:u w:color="000000"/>
          <w:lang w:val="en-CA"/>
        </w:rPr>
        <w:t xml:space="preserve">, the best model for the onset of activity turned out to be the -5 ˚C model </w:t>
      </w:r>
      <w:r w:rsidRPr="008C35F0">
        <w:rPr>
          <w:rFonts w:ascii="Times New Roman" w:hAnsi="Times New Roman" w:cs="Times New Roman"/>
          <w:color w:val="000000"/>
          <w:lang w:val="en-CA"/>
        </w:rPr>
        <w:t xml:space="preserve">(&gt; 5 </w:t>
      </w:r>
      <w:r w:rsidRPr="008C35F0">
        <w:rPr>
          <w:rFonts w:ascii="Symbol" w:eastAsia="Symbol" w:hAnsi="Symbol" w:cs="Symbol"/>
          <w:color w:val="000000"/>
          <w:lang w:val="en-CA"/>
        </w:rPr>
        <w:t>D</w:t>
      </w:r>
      <w:r w:rsidRPr="008C35F0">
        <w:rPr>
          <w:rFonts w:ascii="Times New Roman" w:hAnsi="Times New Roman" w:cs="Times New Roman"/>
          <w:color w:val="000000"/>
          <w:lang w:val="en-CA"/>
        </w:rPr>
        <w:t xml:space="preserve"> AICc values among all other models; figure 2.2., B)</w:t>
      </w:r>
      <w:r w:rsidRPr="008C35F0">
        <w:rPr>
          <w:rFonts w:ascii="Times New Roman" w:hAnsi="Times New Roman" w:cs="Times New Roman"/>
          <w:color w:val="000000"/>
          <w:u w:color="000000"/>
          <w:lang w:val="en-CA"/>
        </w:rPr>
        <w:t xml:space="preserve"> </w:t>
      </w:r>
      <w:r w:rsidRPr="008C35F0">
        <w:rPr>
          <w:rFonts w:ascii="Times New Roman" w:hAnsi="Times New Roman" w:cs="Times New Roman"/>
          <w:color w:val="000000"/>
          <w:lang w:val="en-CA"/>
        </w:rPr>
        <w:t xml:space="preserve">and the best model for the end of activity was the -10 ˚C one (&gt; 2 </w:t>
      </w:r>
      <w:r w:rsidRPr="008C35F0">
        <w:rPr>
          <w:rFonts w:ascii="Symbol" w:eastAsia="Symbol" w:hAnsi="Symbol" w:cs="Symbol"/>
          <w:color w:val="000000"/>
          <w:lang w:val="en-CA"/>
        </w:rPr>
        <w:t>D</w:t>
      </w:r>
      <w:r w:rsidRPr="008C35F0">
        <w:rPr>
          <w:rFonts w:ascii="Times New Roman" w:hAnsi="Times New Roman" w:cs="Times New Roman"/>
          <w:color w:val="000000"/>
          <w:lang w:val="en-CA"/>
        </w:rPr>
        <w:t xml:space="preserve"> AICc values among all other models; figure 2.2., D).</w:t>
      </w:r>
    </w:p>
    <w:p w14:paraId="34D95FD9" w14:textId="77777777" w:rsidR="00887C33" w:rsidRPr="008C35F0" w:rsidRDefault="00887C33"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noProof/>
          <w:lang w:val="en-CA"/>
        </w:rPr>
        <w:drawing>
          <wp:anchor distT="0" distB="0" distL="114300" distR="114300" simplePos="0" relativeHeight="251658240" behindDoc="1" locked="0" layoutInCell="1" allowOverlap="1" wp14:anchorId="3242B408" wp14:editId="44017863">
            <wp:simplePos x="0" y="0"/>
            <wp:positionH relativeFrom="column">
              <wp:posOffset>0</wp:posOffset>
            </wp:positionH>
            <wp:positionV relativeFrom="paragraph">
              <wp:posOffset>230505</wp:posOffset>
            </wp:positionV>
            <wp:extent cx="5943600" cy="2052955"/>
            <wp:effectExtent l="12700" t="12700" r="12700" b="17145"/>
            <wp:wrapTight wrapText="bothSides">
              <wp:wrapPolygon edited="0">
                <wp:start x="-46" y="-134"/>
                <wp:lineTo x="-46" y="21647"/>
                <wp:lineTo x="21600" y="21647"/>
                <wp:lineTo x="21600" y="-134"/>
                <wp:lineTo x="-46" y="-134"/>
              </wp:wrapPolygon>
            </wp:wrapTight>
            <wp:docPr id="342813495" name="Picture 3"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13495" name="Picture 3" descr="A graph of a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529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23EE8CB" w14:textId="77777777" w:rsidR="00887C33" w:rsidRPr="008C35F0" w:rsidRDefault="00887C33" w:rsidP="00887C33">
      <w:pPr>
        <w:spacing w:line="480" w:lineRule="auto"/>
        <w:jc w:val="both"/>
        <w:rPr>
          <w:rFonts w:ascii="Times New Roman" w:hAnsi="Times New Roman" w:cs="Times New Roman"/>
          <w:lang w:val="en-CA"/>
        </w:rPr>
      </w:pPr>
      <w:r w:rsidRPr="008C35F0">
        <w:rPr>
          <w:rFonts w:ascii="Times New Roman" w:hAnsi="Times New Roman" w:cs="Times New Roman"/>
          <w:b/>
          <w:bCs/>
          <w:lang w:val="en-CA"/>
        </w:rPr>
        <w:t>Figure 2.2.</w:t>
      </w:r>
      <w:r w:rsidRPr="008C35F0">
        <w:rPr>
          <w:rFonts w:ascii="Times New Roman" w:hAnsi="Times New Roman" w:cs="Times New Roman"/>
          <w:lang w:val="en-CA"/>
        </w:rPr>
        <w:t xml:space="preserve"> Model ranking using AICc of generalized additive models (GAMs) with a comparing scale of effect of mean temperature lag (A, C) and cold snap events (B, D) on the change point timing relative to both sunrise (A, B) and sunset (C, D) of northern cardinals (n = 64) tracked in Montreal, Quebec, Canada between 2022 and 2025. The arrow indicates the best model (lowest AIC value) and the shaded area represents a ∆AICc of 2 points.</w:t>
      </w:r>
    </w:p>
    <w:p w14:paraId="127568E0" w14:textId="77777777" w:rsidR="00887C33" w:rsidRPr="008C35F0" w:rsidRDefault="00887C33" w:rsidP="00887C33">
      <w:pPr>
        <w:pStyle w:val="Heading3"/>
        <w:spacing w:line="480" w:lineRule="auto"/>
        <w:jc w:val="both"/>
        <w:rPr>
          <w:rFonts w:ascii="Times New Roman" w:hAnsi="Times New Roman" w:cs="Times New Roman"/>
          <w:color w:val="000000" w:themeColor="text1"/>
          <w:sz w:val="24"/>
          <w:szCs w:val="24"/>
          <w:u w:val="single"/>
          <w:lang w:val="en-CA"/>
        </w:rPr>
      </w:pPr>
      <w:bookmarkStart w:id="25" w:name="_Toc205543148"/>
      <w:r w:rsidRPr="008C35F0">
        <w:rPr>
          <w:rFonts w:ascii="Times New Roman" w:hAnsi="Times New Roman" w:cs="Times New Roman"/>
          <w:color w:val="000000" w:themeColor="text1"/>
          <w:sz w:val="24"/>
          <w:szCs w:val="24"/>
          <w:u w:val="single"/>
          <w:lang w:val="en-CA"/>
        </w:rPr>
        <w:t>Modelling the effect of weather conditions and dynamic temporal variables on cardinal’s daily activities</w:t>
      </w:r>
      <w:bookmarkEnd w:id="25"/>
    </w:p>
    <w:p w14:paraId="3D450489" w14:textId="26D68006" w:rsidR="00887C33" w:rsidRPr="008C35F0" w:rsidRDefault="00887C33"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lang w:val="en-CA"/>
        </w:rPr>
        <w:t xml:space="preserve">The best candidate GAM model for the onset of activity of the cardinals </w:t>
      </w:r>
      <w:r w:rsidR="00187052" w:rsidRPr="008C35F0">
        <w:rPr>
          <w:rFonts w:ascii="Times New Roman" w:hAnsi="Times New Roman" w:cs="Times New Roman"/>
          <w:lang w:val="en-CA"/>
        </w:rPr>
        <w:t>was</w:t>
      </w:r>
      <w:r w:rsidRPr="008C35F0">
        <w:rPr>
          <w:rFonts w:ascii="Times New Roman" w:hAnsi="Times New Roman" w:cs="Times New Roman"/>
          <w:lang w:val="en-CA"/>
        </w:rPr>
        <w:t xml:space="preserve"> the full model. </w:t>
      </w:r>
      <w:r w:rsidR="00187052" w:rsidRPr="008C35F0">
        <w:rPr>
          <w:rFonts w:ascii="Times New Roman" w:hAnsi="Times New Roman" w:cs="Times New Roman"/>
          <w:lang w:val="en-CA"/>
        </w:rPr>
        <w:t>The</w:t>
      </w:r>
      <w:r w:rsidRPr="008C35F0">
        <w:rPr>
          <w:rFonts w:ascii="Times New Roman" w:hAnsi="Times New Roman" w:cs="Times New Roman"/>
          <w:lang w:val="en-CA"/>
        </w:rPr>
        <w:t xml:space="preserve"> full model has a ∆ AIC value of 0 and a 22.5 AIC point difference with the next best model (precipitation model</w:t>
      </w:r>
      <w:r w:rsidR="00187052" w:rsidRPr="008C35F0">
        <w:rPr>
          <w:rFonts w:ascii="Times New Roman" w:hAnsi="Times New Roman" w:cs="Times New Roman"/>
          <w:lang w:val="en-CA"/>
        </w:rPr>
        <w:t>; figure 2.3.)</w:t>
      </w:r>
      <w:r w:rsidRPr="008C35F0">
        <w:rPr>
          <w:rFonts w:ascii="Times New Roman" w:hAnsi="Times New Roman" w:cs="Times New Roman"/>
          <w:lang w:val="en-CA"/>
        </w:rPr>
        <w:t xml:space="preserve">. Thus, the full model </w:t>
      </w:r>
      <w:r w:rsidRPr="008C35F0">
        <w:rPr>
          <w:rFonts w:ascii="Times New Roman" w:hAnsi="Times New Roman" w:cs="Times New Roman"/>
          <w:lang w:val="en-US"/>
        </w:rPr>
        <w:t xml:space="preserve">(Change Point Sunrise ~ s(Minimum temperature) + s(log(Precipitations)) + s(Snow on the ground) + s(Mean temperature lag 5) + Cold snap 5 + s(Speed of maximum gust of wind) + s(Winter, bs = “re”) + s(ID, bs = “re”) + s(Site, bs = “re”)) </w:t>
      </w:r>
      <w:r w:rsidRPr="008C35F0">
        <w:rPr>
          <w:rFonts w:ascii="Times New Roman" w:hAnsi="Times New Roman" w:cs="Times New Roman"/>
          <w:lang w:val="en-CA"/>
        </w:rPr>
        <w:t>was selected to move forward with the analyses.</w:t>
      </w:r>
    </w:p>
    <w:p w14:paraId="1BCBC73A" w14:textId="77777777" w:rsidR="00887C33" w:rsidRPr="008C35F0" w:rsidRDefault="00887C33" w:rsidP="00887C33">
      <w:pPr>
        <w:spacing w:line="480" w:lineRule="auto"/>
        <w:jc w:val="both"/>
        <w:rPr>
          <w:rFonts w:ascii="Times New Roman" w:hAnsi="Times New Roman" w:cs="Times New Roman"/>
          <w:lang w:val="en-CA"/>
        </w:rPr>
      </w:pPr>
      <w:r w:rsidRPr="008C35F0">
        <w:rPr>
          <w:noProof/>
        </w:rPr>
        <w:drawing>
          <wp:inline distT="0" distB="0" distL="0" distR="0" wp14:anchorId="077453DF" wp14:editId="14C246B0">
            <wp:extent cx="5943600" cy="4457700"/>
            <wp:effectExtent l="12700" t="12700" r="12700" b="12700"/>
            <wp:docPr id="1302992976" name="Picture 5" descr="A grid of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92976" name="Picture 5" descr="A grid of white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a:ln>
                      <a:solidFill>
                        <a:schemeClr val="tx1"/>
                      </a:solidFill>
                    </a:ln>
                  </pic:spPr>
                </pic:pic>
              </a:graphicData>
            </a:graphic>
          </wp:inline>
        </w:drawing>
      </w:r>
      <w:r w:rsidRPr="008C35F0">
        <w:rPr>
          <w:rFonts w:ascii="Times New Roman" w:hAnsi="Times New Roman" w:cs="Times New Roman"/>
          <w:b/>
          <w:bCs/>
          <w:lang w:val="en-CA"/>
        </w:rPr>
        <w:t>Figure 2.3.</w:t>
      </w:r>
      <w:r w:rsidRPr="008C35F0">
        <w:rPr>
          <w:rFonts w:ascii="Times New Roman" w:hAnsi="Times New Roman" w:cs="Times New Roman"/>
          <w:lang w:val="en-CA"/>
        </w:rPr>
        <w:t xml:space="preserve"> Comparison of the candidate models for the onset of activity of the birds using ∆ AIC, where a lower score indicates a better model fit.</w:t>
      </w:r>
    </w:p>
    <w:p w14:paraId="73A6AC2C" w14:textId="77777777" w:rsidR="00887C33" w:rsidRPr="008C35F0" w:rsidRDefault="00887C33"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lang w:val="en-CA"/>
        </w:rPr>
        <w:t>The intercept of the parametric coefficients has a value of -12.456, meaning that the baseline onset time of activity of the cardinals would be ~ 12 minutes before sunrise, when all predictors are at reference levels (table 2.1.). It’s highly significant, meaning this baseline level is indeed meaningful (table 2.1.). The cold snap -5 ˚C has an estimate value of -14.814, meaning that during cold snap events of at least -5 ˚C, cardinals become active ~ 15 minutes before the baseline (~ 27 minutes before sunrise; table 2.1.).</w:t>
      </w:r>
    </w:p>
    <w:p w14:paraId="5C280559" w14:textId="77777777" w:rsidR="00887C33" w:rsidRPr="008C35F0" w:rsidRDefault="00887C33" w:rsidP="00887C33">
      <w:pPr>
        <w:spacing w:line="480" w:lineRule="auto"/>
        <w:ind w:firstLine="720"/>
        <w:jc w:val="both"/>
        <w:rPr>
          <w:rFonts w:ascii="Times New Roman" w:hAnsi="Times New Roman" w:cs="Times New Roman"/>
          <w:color w:val="000000"/>
          <w:u w:color="000000"/>
          <w:lang w:val="en-CA"/>
        </w:rPr>
      </w:pPr>
      <w:r w:rsidRPr="008C35F0">
        <w:rPr>
          <w:rFonts w:ascii="Times New Roman" w:hAnsi="Times New Roman" w:cs="Times New Roman"/>
          <w:lang w:val="en-CA"/>
        </w:rPr>
        <w:t>Out of all the variables explored, minimum daily temperatures, snow accumulation on the ground, 5-day mean temperature lag, maximum daily wind gust speed, birds’ ID and cold snap events of -5 ˚C and below, all had a significant effect on the onset of activity. Minimum temperature has an edf value of ~ 1 and is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 0.006), showing a linear relationship with the onset of activity (table 2.1.). Snow on the ground has a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 0.007), non-linear effect (edf = 3.820), indicating that the effect of snow depth has a more complex influence on the onset of activity of the birds (table 2.1.). Mean temperature lag also shows a strong, complex (edf = 5.772) and highly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&lt; 0.001) effect on the cardinal’s onset of activity (table 2.1.). Finally, the speed of maximum gust of wind has a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&lt; 0.001) and non-linear (edf = 4.600) relationship with onset of activity (table 2.1.). On a last note, looking at random effects, we notice that the ID (individual birds) is highly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&lt; 0.001), highlighting large differences among individuals in the onset of their daily activities (table 2.1.). The model explains 14.4% of the deviance, with an adjusted R</w:t>
      </w:r>
      <w:r w:rsidRPr="008C35F0">
        <w:rPr>
          <w:rFonts w:ascii="Times New Roman" w:hAnsi="Times New Roman" w:cs="Times New Roman"/>
          <w:vertAlign w:val="superscript"/>
          <w:lang w:val="en-CA"/>
        </w:rPr>
        <w:t>2</w:t>
      </w:r>
      <w:r w:rsidRPr="008C35F0">
        <w:rPr>
          <w:rFonts w:ascii="Times New Roman" w:hAnsi="Times New Roman" w:cs="Times New Roman"/>
          <w:lang w:val="en-CA"/>
        </w:rPr>
        <w:t xml:space="preserve"> of 0.124.</w:t>
      </w:r>
      <w:r w:rsidRPr="008C35F0">
        <w:rPr>
          <w:rFonts w:ascii="Times New Roman" w:hAnsi="Times New Roman" w:cs="Times New Roman"/>
          <w:color w:val="000000"/>
          <w:u w:color="000000"/>
          <w:lang w:val="en-CA"/>
        </w:rPr>
        <w:t xml:space="preserve"> </w:t>
      </w:r>
    </w:p>
    <w:p w14:paraId="066220CB" w14:textId="77777777" w:rsidR="00887C33" w:rsidRPr="008C35F0" w:rsidRDefault="00887C33" w:rsidP="00887C33">
      <w:pPr>
        <w:spacing w:line="480" w:lineRule="auto"/>
        <w:ind w:firstLine="720"/>
        <w:jc w:val="both"/>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GAMs results revealed that multiple environmental variables significantly influenced the cardinals’ daily onset time of their activities relative to sunrise (figure 2.4.). Minimum daily temperatures had a strong linear negative effect. As the temperature drops, the cardinals start to get active later after sunrise, while warmer temperatures are associated with earlier onset times relative to sunrise (figure 2.4., top left). Snow accumulation on the ground had a non-linear effect: onset time remains stable at low to moderate snow depths, but increased (i.e., onset is delayed) sharply at depths exceeding approximately 30 cm (figure 2.4., top middle). A similar, non-linear relationship is revealed for the 5-days mean temperature lag, with the earliest onset times occurring at intermediate lag values, while both lower and higher lag temperatures were associated with delayed onset of activity relative to sunrise (figure 2.4., top right).</w:t>
      </w:r>
    </w:p>
    <w:p w14:paraId="7D90D014" w14:textId="77777777" w:rsidR="00887C33" w:rsidRPr="008C35F0" w:rsidRDefault="00887C33" w:rsidP="00887C33">
      <w:pPr>
        <w:spacing w:line="480" w:lineRule="auto"/>
        <w:ind w:firstLine="720"/>
        <w:jc w:val="both"/>
        <w:rPr>
          <w:rFonts w:ascii="Times New Roman" w:hAnsi="Times New Roman" w:cs="Times New Roman"/>
          <w:color w:val="000000" w:themeColor="text1"/>
          <w:lang w:val="en-CA"/>
        </w:rPr>
      </w:pPr>
      <w:r w:rsidRPr="008C35F0">
        <w:rPr>
          <w:rFonts w:ascii="Times New Roman" w:hAnsi="Times New Roman" w:cs="Times New Roman"/>
          <w:color w:val="000000" w:themeColor="text1"/>
          <w:lang w:val="en-CA"/>
        </w:rPr>
        <w:t>Maximum wind gust speed showed a weak, non-linear relationship with a tendency for onset time to increase, but only at very high wind speeds (&gt; 60 km/h; figure 2.4., bottom left). As for cold snap events (defined as a binary variable), birds did start their days ~ 27 minutes earlier relative to sunrise when cold snap events colder or equal to a -5 ˚C temperature drop (figure 2.4., bottom middle).</w:t>
      </w:r>
    </w:p>
    <w:p w14:paraId="378B8248" w14:textId="77777777" w:rsidR="00887C33" w:rsidRPr="008C35F0" w:rsidRDefault="00887C33" w:rsidP="00887C33">
      <w:pPr>
        <w:spacing w:line="480" w:lineRule="auto"/>
        <w:jc w:val="both"/>
        <w:rPr>
          <w:rFonts w:ascii="Times New Roman" w:hAnsi="Times New Roman" w:cs="Times New Roman"/>
          <w:lang w:val="en-CA"/>
        </w:rPr>
      </w:pPr>
      <w:r w:rsidRPr="008C35F0">
        <w:rPr>
          <w:rFonts w:ascii="Times New Roman" w:hAnsi="Times New Roman" w:cs="Times New Roman"/>
          <w:b/>
          <w:bCs/>
          <w:lang w:val="en-CA"/>
        </w:rPr>
        <w:t>Table 2.1.</w:t>
      </w:r>
      <w:r w:rsidRPr="008C35F0">
        <w:rPr>
          <w:rFonts w:ascii="Times New Roman" w:hAnsi="Times New Roman" w:cs="Times New Roman"/>
          <w:lang w:val="en-CA"/>
        </w:rPr>
        <w:t xml:space="preserve"> Summary of GAM results (full model) predicting the effects of weather conditions on the onset of activity of northern cardinals.</w:t>
      </w:r>
    </w:p>
    <w:tbl>
      <w:tblPr>
        <w:tblStyle w:val="TableGrid"/>
        <w:tblW w:w="9493" w:type="dxa"/>
        <w:tblLook w:val="04A0" w:firstRow="1" w:lastRow="0" w:firstColumn="1" w:lastColumn="0" w:noHBand="0" w:noVBand="1"/>
      </w:tblPr>
      <w:tblGrid>
        <w:gridCol w:w="3358"/>
        <w:gridCol w:w="1056"/>
        <w:gridCol w:w="1683"/>
        <w:gridCol w:w="989"/>
        <w:gridCol w:w="989"/>
        <w:gridCol w:w="1418"/>
      </w:tblGrid>
      <w:tr w:rsidR="00887C33" w:rsidRPr="008C35F0" w14:paraId="4DF9B7CF" w14:textId="77777777">
        <w:tc>
          <w:tcPr>
            <w:tcW w:w="3358" w:type="dxa"/>
            <w:tcBorders>
              <w:top w:val="double" w:sz="4" w:space="0" w:color="000000"/>
              <w:left w:val="single" w:sz="4" w:space="0" w:color="FFFFFF" w:themeColor="background1"/>
              <w:bottom w:val="single" w:sz="4" w:space="0" w:color="FFFFFF"/>
              <w:right w:val="single" w:sz="4" w:space="0" w:color="FFFFFF"/>
            </w:tcBorders>
          </w:tcPr>
          <w:p w14:paraId="7E11D719" w14:textId="77777777" w:rsidR="00887C33" w:rsidRPr="008C35F0" w:rsidRDefault="00887C33">
            <w:pPr>
              <w:jc w:val="right"/>
              <w:rPr>
                <w:rFonts w:ascii="Times New Roman" w:hAnsi="Times New Roman" w:cs="Times New Roman"/>
                <w:b/>
                <w:bCs/>
                <w:i/>
                <w:iCs/>
                <w:color w:val="000000"/>
                <w:u w:color="000000"/>
                <w:lang w:val="en-CA"/>
              </w:rPr>
            </w:pPr>
            <w:r w:rsidRPr="008C35F0">
              <w:rPr>
                <w:rFonts w:ascii="Times New Roman" w:hAnsi="Times New Roman" w:cs="Times New Roman"/>
                <w:b/>
                <w:bCs/>
                <w:i/>
                <w:iCs/>
                <w:color w:val="000000"/>
                <w:u w:color="000000"/>
                <w:lang w:val="en-CA"/>
              </w:rPr>
              <w:t>Parametric coefficients</w:t>
            </w:r>
          </w:p>
        </w:tc>
        <w:tc>
          <w:tcPr>
            <w:tcW w:w="1056" w:type="dxa"/>
            <w:tcBorders>
              <w:top w:val="double" w:sz="4" w:space="0" w:color="000000"/>
              <w:left w:val="single" w:sz="4" w:space="0" w:color="FFFFFF"/>
              <w:bottom w:val="single" w:sz="4" w:space="0" w:color="FFFFFF"/>
              <w:right w:val="single" w:sz="4" w:space="0" w:color="FFFFFF"/>
            </w:tcBorders>
          </w:tcPr>
          <w:p w14:paraId="0D75DD36" w14:textId="77777777" w:rsidR="00887C33" w:rsidRPr="008C35F0" w:rsidRDefault="00887C33">
            <w:pPr>
              <w:jc w:val="right"/>
              <w:rPr>
                <w:rFonts w:ascii="Times New Roman" w:hAnsi="Times New Roman" w:cs="Times New Roman"/>
                <w:color w:val="000000"/>
                <w:u w:color="000000"/>
                <w:lang w:val="en-CA"/>
              </w:rPr>
            </w:pPr>
          </w:p>
        </w:tc>
        <w:tc>
          <w:tcPr>
            <w:tcW w:w="1683" w:type="dxa"/>
            <w:tcBorders>
              <w:top w:val="double" w:sz="4" w:space="0" w:color="000000"/>
              <w:left w:val="single" w:sz="4" w:space="0" w:color="FFFFFF"/>
              <w:bottom w:val="single" w:sz="4" w:space="0" w:color="FFFFFF"/>
              <w:right w:val="single" w:sz="4" w:space="0" w:color="FFFFFF"/>
            </w:tcBorders>
          </w:tcPr>
          <w:p w14:paraId="7DB40F25" w14:textId="77777777" w:rsidR="00887C33" w:rsidRPr="008C35F0" w:rsidRDefault="00887C33">
            <w:pPr>
              <w:jc w:val="right"/>
              <w:rPr>
                <w:rFonts w:ascii="Times New Roman" w:hAnsi="Times New Roman" w:cs="Times New Roman"/>
                <w:color w:val="00000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7FB5F6EC" w14:textId="77777777" w:rsidR="00887C33" w:rsidRPr="008C35F0" w:rsidRDefault="00887C33">
            <w:pPr>
              <w:jc w:val="right"/>
              <w:rPr>
                <w:rFonts w:ascii="Times New Roman" w:hAnsi="Times New Roman" w:cs="Times New Roman"/>
                <w:color w:val="00000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02CEBEF0" w14:textId="77777777" w:rsidR="00887C33" w:rsidRPr="008C35F0" w:rsidRDefault="00887C33">
            <w:pPr>
              <w:jc w:val="right"/>
              <w:rPr>
                <w:rFonts w:ascii="Times New Roman" w:hAnsi="Times New Roman" w:cs="Times New Roman"/>
                <w:color w:val="000000"/>
                <w:u w:color="000000"/>
                <w:lang w:val="en-CA"/>
              </w:rPr>
            </w:pPr>
          </w:p>
        </w:tc>
        <w:tc>
          <w:tcPr>
            <w:tcW w:w="1418" w:type="dxa"/>
            <w:tcBorders>
              <w:top w:val="double" w:sz="4" w:space="0" w:color="000000"/>
              <w:left w:val="single" w:sz="4" w:space="0" w:color="FFFFFF"/>
              <w:bottom w:val="single" w:sz="4" w:space="0" w:color="FFFFFF"/>
              <w:right w:val="single" w:sz="4" w:space="0" w:color="FFFFFF" w:themeColor="background1"/>
            </w:tcBorders>
          </w:tcPr>
          <w:p w14:paraId="507FB2C3" w14:textId="77777777" w:rsidR="00887C33" w:rsidRPr="008C35F0" w:rsidRDefault="00887C33">
            <w:pPr>
              <w:jc w:val="right"/>
              <w:rPr>
                <w:rFonts w:ascii="Times New Roman" w:hAnsi="Times New Roman" w:cs="Times New Roman"/>
                <w:color w:val="000000"/>
                <w:u w:color="000000"/>
                <w:lang w:val="en-CA"/>
              </w:rPr>
            </w:pPr>
          </w:p>
        </w:tc>
      </w:tr>
      <w:tr w:rsidR="00887C33" w:rsidRPr="008C35F0" w14:paraId="68CEE612" w14:textId="77777777">
        <w:tc>
          <w:tcPr>
            <w:tcW w:w="3358" w:type="dxa"/>
            <w:tcBorders>
              <w:top w:val="single" w:sz="4" w:space="0" w:color="FFFFFF"/>
              <w:left w:val="single" w:sz="4" w:space="0" w:color="FFFFFF" w:themeColor="background1"/>
              <w:right w:val="single" w:sz="4" w:space="0" w:color="FFFFFF"/>
            </w:tcBorders>
          </w:tcPr>
          <w:p w14:paraId="000D704C"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Terms</w:t>
            </w:r>
          </w:p>
        </w:tc>
        <w:tc>
          <w:tcPr>
            <w:tcW w:w="1056" w:type="dxa"/>
            <w:tcBorders>
              <w:top w:val="single" w:sz="4" w:space="0" w:color="FFFFFF"/>
              <w:left w:val="single" w:sz="4" w:space="0" w:color="FFFFFF"/>
              <w:right w:val="single" w:sz="4" w:space="0" w:color="FFFFFF"/>
            </w:tcBorders>
          </w:tcPr>
          <w:p w14:paraId="1E99BCE6"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Estimate</w:t>
            </w:r>
          </w:p>
        </w:tc>
        <w:tc>
          <w:tcPr>
            <w:tcW w:w="1683" w:type="dxa"/>
            <w:tcBorders>
              <w:top w:val="single" w:sz="4" w:space="0" w:color="FFFFFF"/>
              <w:left w:val="single" w:sz="4" w:space="0" w:color="FFFFFF"/>
              <w:right w:val="single" w:sz="4" w:space="0" w:color="FFFFFF"/>
            </w:tcBorders>
          </w:tcPr>
          <w:p w14:paraId="0AF07A42"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Standard Error</w:t>
            </w:r>
          </w:p>
        </w:tc>
        <w:tc>
          <w:tcPr>
            <w:tcW w:w="989" w:type="dxa"/>
            <w:tcBorders>
              <w:top w:val="single" w:sz="4" w:space="0" w:color="FFFFFF"/>
              <w:left w:val="single" w:sz="4" w:space="0" w:color="FFFFFF"/>
              <w:right w:val="single" w:sz="4" w:space="0" w:color="FFFFFF"/>
            </w:tcBorders>
          </w:tcPr>
          <w:p w14:paraId="468EE7A7"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t value</w:t>
            </w:r>
          </w:p>
        </w:tc>
        <w:tc>
          <w:tcPr>
            <w:tcW w:w="989" w:type="dxa"/>
            <w:tcBorders>
              <w:top w:val="single" w:sz="4" w:space="0" w:color="FFFFFF"/>
              <w:left w:val="single" w:sz="4" w:space="0" w:color="FFFFFF"/>
              <w:right w:val="single" w:sz="4" w:space="0" w:color="FFFFFF"/>
            </w:tcBorders>
          </w:tcPr>
          <w:p w14:paraId="7359DBEA"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Pr(&gt;|t|)</w:t>
            </w:r>
          </w:p>
        </w:tc>
        <w:tc>
          <w:tcPr>
            <w:tcW w:w="1418" w:type="dxa"/>
            <w:tcBorders>
              <w:top w:val="single" w:sz="4" w:space="0" w:color="FFFFFF"/>
              <w:left w:val="single" w:sz="4" w:space="0" w:color="FFFFFF"/>
              <w:right w:val="single" w:sz="4" w:space="0" w:color="FFFFFF" w:themeColor="background1"/>
            </w:tcBorders>
          </w:tcPr>
          <w:p w14:paraId="59568F93"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Significance</w:t>
            </w:r>
          </w:p>
        </w:tc>
      </w:tr>
      <w:tr w:rsidR="00887C33" w:rsidRPr="008C35F0" w14:paraId="1BF97C31" w14:textId="77777777">
        <w:tc>
          <w:tcPr>
            <w:tcW w:w="3358" w:type="dxa"/>
            <w:tcBorders>
              <w:left w:val="single" w:sz="4" w:space="0" w:color="FFFFFF" w:themeColor="background1"/>
              <w:bottom w:val="single" w:sz="4" w:space="0" w:color="FFFFFF"/>
              <w:right w:val="single" w:sz="4" w:space="0" w:color="FFFFFF"/>
            </w:tcBorders>
          </w:tcPr>
          <w:p w14:paraId="645D416A"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Intercept</w:t>
            </w:r>
          </w:p>
        </w:tc>
        <w:tc>
          <w:tcPr>
            <w:tcW w:w="1056" w:type="dxa"/>
            <w:tcBorders>
              <w:left w:val="single" w:sz="4" w:space="0" w:color="FFFFFF"/>
              <w:bottom w:val="single" w:sz="4" w:space="0" w:color="FFFFFF"/>
              <w:right w:val="single" w:sz="4" w:space="0" w:color="FFFFFF"/>
            </w:tcBorders>
          </w:tcPr>
          <w:p w14:paraId="68A36987"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-12.456</w:t>
            </w:r>
          </w:p>
        </w:tc>
        <w:tc>
          <w:tcPr>
            <w:tcW w:w="1683" w:type="dxa"/>
            <w:tcBorders>
              <w:left w:val="single" w:sz="4" w:space="0" w:color="FFFFFF"/>
              <w:bottom w:val="single" w:sz="4" w:space="0" w:color="FFFFFF"/>
              <w:right w:val="single" w:sz="4" w:space="0" w:color="FFFFFF"/>
            </w:tcBorders>
          </w:tcPr>
          <w:p w14:paraId="60146111"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3.316</w:t>
            </w:r>
          </w:p>
        </w:tc>
        <w:tc>
          <w:tcPr>
            <w:tcW w:w="989" w:type="dxa"/>
            <w:tcBorders>
              <w:left w:val="single" w:sz="4" w:space="0" w:color="FFFFFF"/>
              <w:bottom w:val="single" w:sz="4" w:space="0" w:color="FFFFFF"/>
              <w:right w:val="single" w:sz="4" w:space="0" w:color="FFFFFF"/>
            </w:tcBorders>
          </w:tcPr>
          <w:p w14:paraId="08DCC124"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-3.756</w:t>
            </w:r>
          </w:p>
        </w:tc>
        <w:tc>
          <w:tcPr>
            <w:tcW w:w="989" w:type="dxa"/>
            <w:tcBorders>
              <w:left w:val="single" w:sz="4" w:space="0" w:color="FFFFFF"/>
              <w:bottom w:val="single" w:sz="4" w:space="0" w:color="FFFFFF"/>
              <w:right w:val="single" w:sz="4" w:space="0" w:color="FFFFFF"/>
            </w:tcBorders>
          </w:tcPr>
          <w:p w14:paraId="17EA2E24"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&lt; 0.001</w:t>
            </w:r>
          </w:p>
        </w:tc>
        <w:tc>
          <w:tcPr>
            <w:tcW w:w="1418" w:type="dxa"/>
            <w:tcBorders>
              <w:left w:val="single" w:sz="4" w:space="0" w:color="FFFFFF"/>
              <w:bottom w:val="single" w:sz="4" w:space="0" w:color="FFFFFF"/>
              <w:right w:val="single" w:sz="4" w:space="0" w:color="FFFFFF" w:themeColor="background1"/>
            </w:tcBorders>
          </w:tcPr>
          <w:p w14:paraId="0DF8C710"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w:t>
            </w:r>
          </w:p>
        </w:tc>
      </w:tr>
      <w:tr w:rsidR="00887C33" w:rsidRPr="008C35F0" w14:paraId="22E0B7F3" w14:textId="77777777">
        <w:tc>
          <w:tcPr>
            <w:tcW w:w="3358" w:type="dxa"/>
            <w:tcBorders>
              <w:top w:val="single" w:sz="4" w:space="0" w:color="FFFFFF"/>
              <w:left w:val="single" w:sz="4" w:space="0" w:color="FFFFFF" w:themeColor="background1"/>
              <w:bottom w:val="single" w:sz="4" w:space="0" w:color="FFFFFF"/>
              <w:right w:val="single" w:sz="4" w:space="0" w:color="FFFFFF"/>
            </w:tcBorders>
          </w:tcPr>
          <w:p w14:paraId="4D1E334D"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Cold snap -5˚C</w:t>
            </w:r>
          </w:p>
        </w:tc>
        <w:tc>
          <w:tcPr>
            <w:tcW w:w="1056" w:type="dxa"/>
            <w:tcBorders>
              <w:top w:val="single" w:sz="4" w:space="0" w:color="FFFFFF"/>
              <w:left w:val="single" w:sz="4" w:space="0" w:color="FFFFFF"/>
              <w:bottom w:val="single" w:sz="4" w:space="0" w:color="FFFFFF"/>
              <w:right w:val="single" w:sz="4" w:space="0" w:color="FFFFFF"/>
            </w:tcBorders>
          </w:tcPr>
          <w:p w14:paraId="1AA2E019"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-14.814</w:t>
            </w:r>
          </w:p>
        </w:tc>
        <w:tc>
          <w:tcPr>
            <w:tcW w:w="1683" w:type="dxa"/>
            <w:tcBorders>
              <w:top w:val="single" w:sz="4" w:space="0" w:color="FFFFFF"/>
              <w:left w:val="single" w:sz="4" w:space="0" w:color="FFFFFF"/>
              <w:bottom w:val="single" w:sz="4" w:space="0" w:color="FFFFFF"/>
              <w:right w:val="single" w:sz="4" w:space="0" w:color="FFFFFF"/>
            </w:tcBorders>
          </w:tcPr>
          <w:p w14:paraId="757BF1BA"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5.121</w:t>
            </w:r>
          </w:p>
        </w:tc>
        <w:tc>
          <w:tcPr>
            <w:tcW w:w="989" w:type="dxa"/>
            <w:tcBorders>
              <w:top w:val="single" w:sz="4" w:space="0" w:color="FFFFFF"/>
              <w:left w:val="single" w:sz="4" w:space="0" w:color="FFFFFF"/>
              <w:bottom w:val="single" w:sz="4" w:space="0" w:color="FFFFFF"/>
              <w:right w:val="single" w:sz="4" w:space="0" w:color="FFFFFF"/>
            </w:tcBorders>
          </w:tcPr>
          <w:p w14:paraId="2EF553D3"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-2.893</w:t>
            </w:r>
          </w:p>
        </w:tc>
        <w:tc>
          <w:tcPr>
            <w:tcW w:w="989" w:type="dxa"/>
            <w:tcBorders>
              <w:top w:val="single" w:sz="4" w:space="0" w:color="FFFFFF"/>
              <w:left w:val="single" w:sz="4" w:space="0" w:color="FFFFFF"/>
              <w:bottom w:val="single" w:sz="4" w:space="0" w:color="FFFFFF"/>
              <w:right w:val="single" w:sz="4" w:space="0" w:color="FFFFFF"/>
            </w:tcBorders>
          </w:tcPr>
          <w:p w14:paraId="149D84AC"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0.004</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79F764BE"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w:t>
            </w:r>
          </w:p>
        </w:tc>
      </w:tr>
      <w:tr w:rsidR="00887C33" w:rsidRPr="008C35F0" w14:paraId="3266D328" w14:textId="77777777">
        <w:tc>
          <w:tcPr>
            <w:tcW w:w="3358" w:type="dxa"/>
            <w:tcBorders>
              <w:top w:val="double" w:sz="4" w:space="0" w:color="000000"/>
              <w:left w:val="single" w:sz="4" w:space="0" w:color="FFFFFF" w:themeColor="background1"/>
              <w:bottom w:val="single" w:sz="4" w:space="0" w:color="FFFFFF"/>
              <w:right w:val="single" w:sz="4" w:space="0" w:color="FFFFFF"/>
            </w:tcBorders>
          </w:tcPr>
          <w:p w14:paraId="21FDA08C" w14:textId="77777777" w:rsidR="00887C33" w:rsidRPr="008C35F0" w:rsidRDefault="00887C33">
            <w:pPr>
              <w:jc w:val="right"/>
              <w:rPr>
                <w:rFonts w:ascii="Times New Roman" w:hAnsi="Times New Roman" w:cs="Times New Roman"/>
                <w:b/>
                <w:bCs/>
                <w:i/>
                <w:iCs/>
                <w:color w:val="000000"/>
                <w:u w:color="000000"/>
                <w:lang w:val="en-CA"/>
              </w:rPr>
            </w:pPr>
            <w:r w:rsidRPr="008C35F0">
              <w:rPr>
                <w:rFonts w:ascii="Times New Roman" w:hAnsi="Times New Roman" w:cs="Times New Roman"/>
                <w:b/>
                <w:bCs/>
                <w:i/>
                <w:iCs/>
                <w:color w:val="000000"/>
                <w:u w:color="000000"/>
                <w:lang w:val="en-CA"/>
              </w:rPr>
              <w:t>Smooth terms</w:t>
            </w:r>
          </w:p>
        </w:tc>
        <w:tc>
          <w:tcPr>
            <w:tcW w:w="1056" w:type="dxa"/>
            <w:tcBorders>
              <w:top w:val="double" w:sz="4" w:space="0" w:color="000000"/>
              <w:left w:val="single" w:sz="4" w:space="0" w:color="FFFFFF"/>
              <w:bottom w:val="single" w:sz="4" w:space="0" w:color="FFFFFF"/>
              <w:right w:val="single" w:sz="4" w:space="0" w:color="FFFFFF"/>
            </w:tcBorders>
          </w:tcPr>
          <w:p w14:paraId="1A04E856" w14:textId="77777777" w:rsidR="00887C33" w:rsidRPr="008C35F0" w:rsidRDefault="00887C33">
            <w:pPr>
              <w:jc w:val="right"/>
              <w:rPr>
                <w:rFonts w:ascii="Times New Roman" w:hAnsi="Times New Roman" w:cs="Times New Roman"/>
                <w:color w:val="000000"/>
                <w:u w:color="000000"/>
                <w:lang w:val="en-CA"/>
              </w:rPr>
            </w:pPr>
          </w:p>
        </w:tc>
        <w:tc>
          <w:tcPr>
            <w:tcW w:w="1683" w:type="dxa"/>
            <w:tcBorders>
              <w:top w:val="double" w:sz="4" w:space="0" w:color="000000"/>
              <w:left w:val="single" w:sz="4" w:space="0" w:color="FFFFFF"/>
              <w:bottom w:val="single" w:sz="4" w:space="0" w:color="FFFFFF"/>
              <w:right w:val="single" w:sz="4" w:space="0" w:color="FFFFFF"/>
            </w:tcBorders>
          </w:tcPr>
          <w:p w14:paraId="4951FE0A" w14:textId="77777777" w:rsidR="00887C33" w:rsidRPr="008C35F0" w:rsidRDefault="00887C33">
            <w:pPr>
              <w:jc w:val="right"/>
              <w:rPr>
                <w:rFonts w:ascii="Times New Roman" w:hAnsi="Times New Roman" w:cs="Times New Roman"/>
                <w:color w:val="00000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698B9475" w14:textId="77777777" w:rsidR="00887C33" w:rsidRPr="008C35F0" w:rsidRDefault="00887C33">
            <w:pPr>
              <w:jc w:val="right"/>
              <w:rPr>
                <w:rFonts w:ascii="Times New Roman" w:hAnsi="Times New Roman" w:cs="Times New Roman"/>
                <w:color w:val="00000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2ACB29A4" w14:textId="77777777" w:rsidR="00887C33" w:rsidRPr="008C35F0" w:rsidRDefault="00887C33">
            <w:pPr>
              <w:jc w:val="right"/>
              <w:rPr>
                <w:rFonts w:ascii="Times New Roman" w:hAnsi="Times New Roman" w:cs="Times New Roman"/>
                <w:color w:val="000000"/>
                <w:u w:color="000000"/>
                <w:lang w:val="en-CA"/>
              </w:rPr>
            </w:pPr>
          </w:p>
        </w:tc>
        <w:tc>
          <w:tcPr>
            <w:tcW w:w="1418" w:type="dxa"/>
            <w:tcBorders>
              <w:top w:val="double" w:sz="4" w:space="0" w:color="000000"/>
              <w:left w:val="single" w:sz="4" w:space="0" w:color="FFFFFF"/>
              <w:bottom w:val="single" w:sz="4" w:space="0" w:color="FFFFFF"/>
              <w:right w:val="single" w:sz="4" w:space="0" w:color="FFFFFF" w:themeColor="background1"/>
            </w:tcBorders>
          </w:tcPr>
          <w:p w14:paraId="4F0949F3" w14:textId="77777777" w:rsidR="00887C33" w:rsidRPr="008C35F0" w:rsidRDefault="00887C33">
            <w:pPr>
              <w:jc w:val="right"/>
              <w:rPr>
                <w:rFonts w:ascii="Times New Roman" w:hAnsi="Times New Roman" w:cs="Times New Roman"/>
                <w:color w:val="000000"/>
                <w:u w:color="000000"/>
                <w:lang w:val="en-CA"/>
              </w:rPr>
            </w:pPr>
          </w:p>
        </w:tc>
      </w:tr>
      <w:tr w:rsidR="00887C33" w:rsidRPr="008C35F0" w14:paraId="5BA37290" w14:textId="77777777">
        <w:tc>
          <w:tcPr>
            <w:tcW w:w="3358" w:type="dxa"/>
            <w:tcBorders>
              <w:top w:val="single" w:sz="4" w:space="0" w:color="FFFFFF"/>
              <w:left w:val="single" w:sz="4" w:space="0" w:color="FFFFFF" w:themeColor="background1"/>
              <w:right w:val="single" w:sz="4" w:space="0" w:color="FFFFFF"/>
            </w:tcBorders>
          </w:tcPr>
          <w:p w14:paraId="2DBF843E"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Terms</w:t>
            </w:r>
          </w:p>
        </w:tc>
        <w:tc>
          <w:tcPr>
            <w:tcW w:w="1056" w:type="dxa"/>
            <w:tcBorders>
              <w:top w:val="single" w:sz="4" w:space="0" w:color="FFFFFF"/>
              <w:left w:val="single" w:sz="4" w:space="0" w:color="FFFFFF"/>
              <w:right w:val="single" w:sz="4" w:space="0" w:color="FFFFFF"/>
            </w:tcBorders>
          </w:tcPr>
          <w:p w14:paraId="274108C7"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edf</w:t>
            </w:r>
          </w:p>
        </w:tc>
        <w:tc>
          <w:tcPr>
            <w:tcW w:w="1683" w:type="dxa"/>
            <w:tcBorders>
              <w:top w:val="single" w:sz="4" w:space="0" w:color="FFFFFF"/>
              <w:left w:val="single" w:sz="4" w:space="0" w:color="FFFFFF"/>
              <w:right w:val="single" w:sz="4" w:space="0" w:color="FFFFFF"/>
            </w:tcBorders>
          </w:tcPr>
          <w:p w14:paraId="04FA945C"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Ref.df</w:t>
            </w:r>
          </w:p>
        </w:tc>
        <w:tc>
          <w:tcPr>
            <w:tcW w:w="989" w:type="dxa"/>
            <w:tcBorders>
              <w:top w:val="single" w:sz="4" w:space="0" w:color="FFFFFF"/>
              <w:left w:val="single" w:sz="4" w:space="0" w:color="FFFFFF"/>
              <w:right w:val="single" w:sz="4" w:space="0" w:color="FFFFFF"/>
            </w:tcBorders>
          </w:tcPr>
          <w:p w14:paraId="1C1A4DA3"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F</w:t>
            </w:r>
          </w:p>
        </w:tc>
        <w:tc>
          <w:tcPr>
            <w:tcW w:w="989" w:type="dxa"/>
            <w:tcBorders>
              <w:top w:val="single" w:sz="4" w:space="0" w:color="FFFFFF"/>
              <w:left w:val="single" w:sz="4" w:space="0" w:color="FFFFFF"/>
              <w:right w:val="single" w:sz="4" w:space="0" w:color="FFFFFF"/>
            </w:tcBorders>
          </w:tcPr>
          <w:p w14:paraId="3821333E"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p-value</w:t>
            </w:r>
          </w:p>
        </w:tc>
        <w:tc>
          <w:tcPr>
            <w:tcW w:w="1418" w:type="dxa"/>
            <w:tcBorders>
              <w:top w:val="single" w:sz="4" w:space="0" w:color="FFFFFF"/>
              <w:left w:val="single" w:sz="4" w:space="0" w:color="FFFFFF"/>
              <w:right w:val="single" w:sz="4" w:space="0" w:color="FFFFFF" w:themeColor="background1"/>
            </w:tcBorders>
          </w:tcPr>
          <w:p w14:paraId="6CB7A0DF"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Significance</w:t>
            </w:r>
          </w:p>
        </w:tc>
      </w:tr>
      <w:tr w:rsidR="00887C33" w:rsidRPr="008C35F0" w14:paraId="49AB5637" w14:textId="77777777">
        <w:tc>
          <w:tcPr>
            <w:tcW w:w="3358" w:type="dxa"/>
            <w:tcBorders>
              <w:left w:val="single" w:sz="4" w:space="0" w:color="FFFFFF" w:themeColor="background1"/>
              <w:bottom w:val="single" w:sz="4" w:space="0" w:color="FFFFFF"/>
              <w:right w:val="single" w:sz="4" w:space="0" w:color="FFFFFF"/>
            </w:tcBorders>
          </w:tcPr>
          <w:p w14:paraId="286ED934"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Minimum temperature</w:t>
            </w:r>
          </w:p>
        </w:tc>
        <w:tc>
          <w:tcPr>
            <w:tcW w:w="1056" w:type="dxa"/>
            <w:tcBorders>
              <w:left w:val="single" w:sz="4" w:space="0" w:color="FFFFFF"/>
              <w:bottom w:val="single" w:sz="4" w:space="0" w:color="FFFFFF"/>
              <w:right w:val="single" w:sz="4" w:space="0" w:color="FFFFFF"/>
            </w:tcBorders>
          </w:tcPr>
          <w:p w14:paraId="3F8F6008"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1.050</w:t>
            </w:r>
          </w:p>
        </w:tc>
        <w:tc>
          <w:tcPr>
            <w:tcW w:w="1683" w:type="dxa"/>
            <w:tcBorders>
              <w:left w:val="single" w:sz="4" w:space="0" w:color="FFFFFF"/>
              <w:bottom w:val="single" w:sz="4" w:space="0" w:color="FFFFFF"/>
              <w:right w:val="single" w:sz="4" w:space="0" w:color="FFFFFF"/>
            </w:tcBorders>
          </w:tcPr>
          <w:p w14:paraId="7A63D8F6"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1.096</w:t>
            </w:r>
          </w:p>
        </w:tc>
        <w:tc>
          <w:tcPr>
            <w:tcW w:w="989" w:type="dxa"/>
            <w:tcBorders>
              <w:left w:val="single" w:sz="4" w:space="0" w:color="FFFFFF"/>
              <w:bottom w:val="single" w:sz="4" w:space="0" w:color="FFFFFF"/>
              <w:right w:val="single" w:sz="4" w:space="0" w:color="FFFFFF"/>
            </w:tcBorders>
          </w:tcPr>
          <w:p w14:paraId="63874F33"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7.155</w:t>
            </w:r>
          </w:p>
        </w:tc>
        <w:tc>
          <w:tcPr>
            <w:tcW w:w="989" w:type="dxa"/>
            <w:tcBorders>
              <w:left w:val="single" w:sz="4" w:space="0" w:color="FFFFFF"/>
              <w:bottom w:val="single" w:sz="4" w:space="0" w:color="FFFFFF"/>
              <w:right w:val="single" w:sz="4" w:space="0" w:color="FFFFFF"/>
            </w:tcBorders>
          </w:tcPr>
          <w:p w14:paraId="58F63EB4"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0.006</w:t>
            </w:r>
          </w:p>
        </w:tc>
        <w:tc>
          <w:tcPr>
            <w:tcW w:w="1418" w:type="dxa"/>
            <w:tcBorders>
              <w:left w:val="single" w:sz="4" w:space="0" w:color="FFFFFF"/>
              <w:bottom w:val="single" w:sz="4" w:space="0" w:color="FFFFFF"/>
              <w:right w:val="single" w:sz="4" w:space="0" w:color="FFFFFF" w:themeColor="background1"/>
            </w:tcBorders>
          </w:tcPr>
          <w:p w14:paraId="79D05DCC"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w:t>
            </w:r>
          </w:p>
        </w:tc>
      </w:tr>
      <w:tr w:rsidR="00887C33" w:rsidRPr="008C35F0" w14:paraId="49172C5A" w14:textId="77777777">
        <w:tc>
          <w:tcPr>
            <w:tcW w:w="3358" w:type="dxa"/>
            <w:tcBorders>
              <w:top w:val="single" w:sz="4" w:space="0" w:color="FFFFFF"/>
              <w:left w:val="single" w:sz="4" w:space="0" w:color="FFFFFF" w:themeColor="background1"/>
              <w:bottom w:val="single" w:sz="4" w:space="0" w:color="FFFFFF"/>
              <w:right w:val="single" w:sz="4" w:space="0" w:color="FFFFFF"/>
            </w:tcBorders>
          </w:tcPr>
          <w:p w14:paraId="4D17669A"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log(Precipitations)</w:t>
            </w:r>
          </w:p>
        </w:tc>
        <w:tc>
          <w:tcPr>
            <w:tcW w:w="1056" w:type="dxa"/>
            <w:tcBorders>
              <w:top w:val="single" w:sz="4" w:space="0" w:color="FFFFFF"/>
              <w:left w:val="single" w:sz="4" w:space="0" w:color="FFFFFF"/>
              <w:bottom w:val="single" w:sz="4" w:space="0" w:color="FFFFFF"/>
              <w:right w:val="single" w:sz="4" w:space="0" w:color="FFFFFF"/>
            </w:tcBorders>
          </w:tcPr>
          <w:p w14:paraId="15C80DFF"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1.011</w:t>
            </w:r>
          </w:p>
        </w:tc>
        <w:tc>
          <w:tcPr>
            <w:tcW w:w="1683" w:type="dxa"/>
            <w:tcBorders>
              <w:top w:val="single" w:sz="4" w:space="0" w:color="FFFFFF"/>
              <w:left w:val="single" w:sz="4" w:space="0" w:color="FFFFFF"/>
              <w:bottom w:val="single" w:sz="4" w:space="0" w:color="FFFFFF"/>
              <w:right w:val="single" w:sz="4" w:space="0" w:color="FFFFFF"/>
            </w:tcBorders>
          </w:tcPr>
          <w:p w14:paraId="36CDA044"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1.023</w:t>
            </w:r>
          </w:p>
        </w:tc>
        <w:tc>
          <w:tcPr>
            <w:tcW w:w="989" w:type="dxa"/>
            <w:tcBorders>
              <w:top w:val="single" w:sz="4" w:space="0" w:color="FFFFFF"/>
              <w:left w:val="single" w:sz="4" w:space="0" w:color="FFFFFF"/>
              <w:bottom w:val="single" w:sz="4" w:space="0" w:color="FFFFFF"/>
              <w:right w:val="single" w:sz="4" w:space="0" w:color="FFFFFF"/>
            </w:tcBorders>
          </w:tcPr>
          <w:p w14:paraId="098A2620"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0.698</w:t>
            </w:r>
          </w:p>
        </w:tc>
        <w:tc>
          <w:tcPr>
            <w:tcW w:w="989" w:type="dxa"/>
            <w:tcBorders>
              <w:top w:val="single" w:sz="4" w:space="0" w:color="FFFFFF"/>
              <w:left w:val="single" w:sz="4" w:space="0" w:color="FFFFFF"/>
              <w:bottom w:val="single" w:sz="4" w:space="0" w:color="FFFFFF"/>
              <w:right w:val="single" w:sz="4" w:space="0" w:color="FFFFFF"/>
            </w:tcBorders>
          </w:tcPr>
          <w:p w14:paraId="13E54FCD"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0.402</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5F332B76" w14:textId="77777777" w:rsidR="00887C33" w:rsidRPr="008C35F0" w:rsidRDefault="00887C33">
            <w:pPr>
              <w:jc w:val="right"/>
              <w:rPr>
                <w:rFonts w:ascii="Times New Roman" w:hAnsi="Times New Roman" w:cs="Times New Roman"/>
                <w:color w:val="000000"/>
                <w:u w:color="000000"/>
                <w:lang w:val="en-CA"/>
              </w:rPr>
            </w:pPr>
          </w:p>
        </w:tc>
      </w:tr>
      <w:tr w:rsidR="00887C33" w:rsidRPr="008C35F0" w14:paraId="036336FE" w14:textId="77777777">
        <w:tc>
          <w:tcPr>
            <w:tcW w:w="3358" w:type="dxa"/>
            <w:tcBorders>
              <w:top w:val="single" w:sz="4" w:space="0" w:color="FFFFFF"/>
              <w:left w:val="single" w:sz="4" w:space="0" w:color="FFFFFF" w:themeColor="background1"/>
              <w:bottom w:val="single" w:sz="4" w:space="0" w:color="FFFFFF"/>
              <w:right w:val="single" w:sz="4" w:space="0" w:color="FFFFFF"/>
            </w:tcBorders>
          </w:tcPr>
          <w:p w14:paraId="190D5469"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Snow on the ground</w:t>
            </w:r>
          </w:p>
        </w:tc>
        <w:tc>
          <w:tcPr>
            <w:tcW w:w="1056" w:type="dxa"/>
            <w:tcBorders>
              <w:top w:val="single" w:sz="4" w:space="0" w:color="FFFFFF"/>
              <w:left w:val="single" w:sz="4" w:space="0" w:color="FFFFFF"/>
              <w:bottom w:val="single" w:sz="4" w:space="0" w:color="FFFFFF"/>
              <w:right w:val="single" w:sz="4" w:space="0" w:color="FFFFFF"/>
            </w:tcBorders>
          </w:tcPr>
          <w:p w14:paraId="2F6C0036"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3.820</w:t>
            </w:r>
          </w:p>
        </w:tc>
        <w:tc>
          <w:tcPr>
            <w:tcW w:w="1683" w:type="dxa"/>
            <w:tcBorders>
              <w:top w:val="single" w:sz="4" w:space="0" w:color="FFFFFF"/>
              <w:left w:val="single" w:sz="4" w:space="0" w:color="FFFFFF"/>
              <w:bottom w:val="single" w:sz="4" w:space="0" w:color="FFFFFF"/>
              <w:right w:val="single" w:sz="4" w:space="0" w:color="FFFFFF"/>
            </w:tcBorders>
          </w:tcPr>
          <w:p w14:paraId="5D50D6B5"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4.717</w:t>
            </w:r>
          </w:p>
        </w:tc>
        <w:tc>
          <w:tcPr>
            <w:tcW w:w="989" w:type="dxa"/>
            <w:tcBorders>
              <w:top w:val="single" w:sz="4" w:space="0" w:color="FFFFFF"/>
              <w:left w:val="single" w:sz="4" w:space="0" w:color="FFFFFF"/>
              <w:bottom w:val="single" w:sz="4" w:space="0" w:color="FFFFFF"/>
              <w:right w:val="single" w:sz="4" w:space="0" w:color="FFFFFF"/>
            </w:tcBorders>
          </w:tcPr>
          <w:p w14:paraId="0149B559"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3.287</w:t>
            </w:r>
          </w:p>
        </w:tc>
        <w:tc>
          <w:tcPr>
            <w:tcW w:w="989" w:type="dxa"/>
            <w:tcBorders>
              <w:top w:val="single" w:sz="4" w:space="0" w:color="FFFFFF"/>
              <w:left w:val="single" w:sz="4" w:space="0" w:color="FFFFFF"/>
              <w:bottom w:val="single" w:sz="4" w:space="0" w:color="FFFFFF"/>
              <w:right w:val="single" w:sz="4" w:space="0" w:color="FFFFFF"/>
            </w:tcBorders>
          </w:tcPr>
          <w:p w14:paraId="03BED7C6"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0.007</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4B688280"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w:t>
            </w:r>
          </w:p>
        </w:tc>
      </w:tr>
      <w:tr w:rsidR="00887C33" w:rsidRPr="008C35F0" w14:paraId="6ED101C4" w14:textId="77777777">
        <w:tc>
          <w:tcPr>
            <w:tcW w:w="3358" w:type="dxa"/>
            <w:tcBorders>
              <w:top w:val="single" w:sz="4" w:space="0" w:color="FFFFFF"/>
              <w:left w:val="single" w:sz="4" w:space="0" w:color="FFFFFF" w:themeColor="background1"/>
              <w:bottom w:val="single" w:sz="4" w:space="0" w:color="FFFFFF"/>
              <w:right w:val="single" w:sz="4" w:space="0" w:color="FFFFFF"/>
            </w:tcBorders>
          </w:tcPr>
          <w:p w14:paraId="104158E9"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Mean temperature lag 5 days</w:t>
            </w:r>
          </w:p>
        </w:tc>
        <w:tc>
          <w:tcPr>
            <w:tcW w:w="1056" w:type="dxa"/>
            <w:tcBorders>
              <w:top w:val="single" w:sz="4" w:space="0" w:color="FFFFFF"/>
              <w:left w:val="single" w:sz="4" w:space="0" w:color="FFFFFF"/>
              <w:bottom w:val="single" w:sz="4" w:space="0" w:color="FFFFFF"/>
              <w:right w:val="single" w:sz="4" w:space="0" w:color="FFFFFF"/>
            </w:tcBorders>
          </w:tcPr>
          <w:p w14:paraId="35FCA3AF"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5.722</w:t>
            </w:r>
          </w:p>
        </w:tc>
        <w:tc>
          <w:tcPr>
            <w:tcW w:w="1683" w:type="dxa"/>
            <w:tcBorders>
              <w:top w:val="single" w:sz="4" w:space="0" w:color="FFFFFF"/>
              <w:left w:val="single" w:sz="4" w:space="0" w:color="FFFFFF"/>
              <w:bottom w:val="single" w:sz="4" w:space="0" w:color="FFFFFF"/>
              <w:right w:val="single" w:sz="4" w:space="0" w:color="FFFFFF"/>
            </w:tcBorders>
          </w:tcPr>
          <w:p w14:paraId="38203D87"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6.919</w:t>
            </w:r>
          </w:p>
        </w:tc>
        <w:tc>
          <w:tcPr>
            <w:tcW w:w="989" w:type="dxa"/>
            <w:tcBorders>
              <w:top w:val="single" w:sz="4" w:space="0" w:color="FFFFFF"/>
              <w:left w:val="single" w:sz="4" w:space="0" w:color="FFFFFF"/>
              <w:bottom w:val="single" w:sz="4" w:space="0" w:color="FFFFFF"/>
              <w:right w:val="single" w:sz="4" w:space="0" w:color="FFFFFF"/>
            </w:tcBorders>
          </w:tcPr>
          <w:p w14:paraId="47E52C6C"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5.891</w:t>
            </w:r>
          </w:p>
        </w:tc>
        <w:tc>
          <w:tcPr>
            <w:tcW w:w="989" w:type="dxa"/>
            <w:tcBorders>
              <w:top w:val="single" w:sz="4" w:space="0" w:color="FFFFFF"/>
              <w:left w:val="single" w:sz="4" w:space="0" w:color="FFFFFF"/>
              <w:bottom w:val="single" w:sz="4" w:space="0" w:color="FFFFFF"/>
              <w:right w:val="single" w:sz="4" w:space="0" w:color="FFFFFF"/>
            </w:tcBorders>
          </w:tcPr>
          <w:p w14:paraId="3DE616E8"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3F099CCC"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w:t>
            </w:r>
          </w:p>
        </w:tc>
      </w:tr>
      <w:tr w:rsidR="00887C33" w:rsidRPr="008C35F0" w14:paraId="11DB301B" w14:textId="77777777">
        <w:tc>
          <w:tcPr>
            <w:tcW w:w="3358" w:type="dxa"/>
            <w:tcBorders>
              <w:top w:val="single" w:sz="4" w:space="0" w:color="FFFFFF"/>
              <w:left w:val="single" w:sz="4" w:space="0" w:color="FFFFFF" w:themeColor="background1"/>
              <w:bottom w:val="single" w:sz="4" w:space="0" w:color="FFFFFF"/>
              <w:right w:val="single" w:sz="4" w:space="0" w:color="FFFFFF"/>
            </w:tcBorders>
          </w:tcPr>
          <w:p w14:paraId="633DBD3A"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Speed of maximum gust of wind</w:t>
            </w:r>
          </w:p>
        </w:tc>
        <w:tc>
          <w:tcPr>
            <w:tcW w:w="1056" w:type="dxa"/>
            <w:tcBorders>
              <w:top w:val="single" w:sz="4" w:space="0" w:color="FFFFFF"/>
              <w:left w:val="single" w:sz="4" w:space="0" w:color="FFFFFF"/>
              <w:bottom w:val="single" w:sz="4" w:space="0" w:color="FFFFFF"/>
              <w:right w:val="single" w:sz="4" w:space="0" w:color="FFFFFF"/>
            </w:tcBorders>
          </w:tcPr>
          <w:p w14:paraId="52915208"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4.600</w:t>
            </w:r>
          </w:p>
        </w:tc>
        <w:tc>
          <w:tcPr>
            <w:tcW w:w="1683" w:type="dxa"/>
            <w:tcBorders>
              <w:top w:val="single" w:sz="4" w:space="0" w:color="FFFFFF"/>
              <w:left w:val="single" w:sz="4" w:space="0" w:color="FFFFFF"/>
              <w:bottom w:val="single" w:sz="4" w:space="0" w:color="FFFFFF"/>
              <w:right w:val="single" w:sz="4" w:space="0" w:color="FFFFFF"/>
            </w:tcBorders>
          </w:tcPr>
          <w:p w14:paraId="2C04CF54"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5.464</w:t>
            </w:r>
          </w:p>
        </w:tc>
        <w:tc>
          <w:tcPr>
            <w:tcW w:w="989" w:type="dxa"/>
            <w:tcBorders>
              <w:top w:val="single" w:sz="4" w:space="0" w:color="FFFFFF"/>
              <w:left w:val="single" w:sz="4" w:space="0" w:color="FFFFFF"/>
              <w:bottom w:val="single" w:sz="4" w:space="0" w:color="FFFFFF"/>
              <w:right w:val="single" w:sz="4" w:space="0" w:color="FFFFFF"/>
            </w:tcBorders>
          </w:tcPr>
          <w:p w14:paraId="4F929BDC"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4.634</w:t>
            </w:r>
          </w:p>
        </w:tc>
        <w:tc>
          <w:tcPr>
            <w:tcW w:w="989" w:type="dxa"/>
            <w:tcBorders>
              <w:top w:val="single" w:sz="4" w:space="0" w:color="FFFFFF"/>
              <w:left w:val="single" w:sz="4" w:space="0" w:color="FFFFFF"/>
              <w:bottom w:val="single" w:sz="4" w:space="0" w:color="FFFFFF"/>
              <w:right w:val="single" w:sz="4" w:space="0" w:color="FFFFFF"/>
            </w:tcBorders>
          </w:tcPr>
          <w:p w14:paraId="467238AA"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26F4A142"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w:t>
            </w:r>
          </w:p>
        </w:tc>
      </w:tr>
      <w:tr w:rsidR="00887C33" w:rsidRPr="008C35F0" w14:paraId="6BD0E78B" w14:textId="77777777">
        <w:tc>
          <w:tcPr>
            <w:tcW w:w="3358" w:type="dxa"/>
            <w:tcBorders>
              <w:top w:val="single" w:sz="4" w:space="0" w:color="FFFFFF"/>
              <w:left w:val="single" w:sz="4" w:space="0" w:color="FFFFFF" w:themeColor="background1"/>
              <w:bottom w:val="single" w:sz="4" w:space="0" w:color="FFFFFF"/>
              <w:right w:val="single" w:sz="4" w:space="0" w:color="FFFFFF"/>
            </w:tcBorders>
          </w:tcPr>
          <w:p w14:paraId="20D12818"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Winter (random effect)</w:t>
            </w:r>
          </w:p>
        </w:tc>
        <w:tc>
          <w:tcPr>
            <w:tcW w:w="1056" w:type="dxa"/>
            <w:tcBorders>
              <w:top w:val="single" w:sz="4" w:space="0" w:color="FFFFFF"/>
              <w:left w:val="single" w:sz="4" w:space="0" w:color="FFFFFF"/>
              <w:bottom w:val="single" w:sz="4" w:space="0" w:color="FFFFFF"/>
              <w:right w:val="single" w:sz="4" w:space="0" w:color="FFFFFF"/>
            </w:tcBorders>
          </w:tcPr>
          <w:p w14:paraId="12FBE19C"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1.274</w:t>
            </w:r>
          </w:p>
        </w:tc>
        <w:tc>
          <w:tcPr>
            <w:tcW w:w="1683" w:type="dxa"/>
            <w:tcBorders>
              <w:top w:val="single" w:sz="4" w:space="0" w:color="FFFFFF"/>
              <w:left w:val="single" w:sz="4" w:space="0" w:color="FFFFFF"/>
              <w:bottom w:val="single" w:sz="4" w:space="0" w:color="FFFFFF"/>
              <w:right w:val="single" w:sz="4" w:space="0" w:color="FFFFFF"/>
            </w:tcBorders>
          </w:tcPr>
          <w:p w14:paraId="640ADCAF"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2.000</w:t>
            </w:r>
          </w:p>
        </w:tc>
        <w:tc>
          <w:tcPr>
            <w:tcW w:w="989" w:type="dxa"/>
            <w:tcBorders>
              <w:top w:val="single" w:sz="4" w:space="0" w:color="FFFFFF"/>
              <w:left w:val="single" w:sz="4" w:space="0" w:color="FFFFFF"/>
              <w:bottom w:val="single" w:sz="4" w:space="0" w:color="FFFFFF"/>
              <w:right w:val="single" w:sz="4" w:space="0" w:color="FFFFFF"/>
            </w:tcBorders>
          </w:tcPr>
          <w:p w14:paraId="0FC11C90"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33.380</w:t>
            </w:r>
          </w:p>
        </w:tc>
        <w:tc>
          <w:tcPr>
            <w:tcW w:w="989" w:type="dxa"/>
            <w:tcBorders>
              <w:top w:val="single" w:sz="4" w:space="0" w:color="FFFFFF"/>
              <w:left w:val="single" w:sz="4" w:space="0" w:color="FFFFFF"/>
              <w:bottom w:val="single" w:sz="4" w:space="0" w:color="FFFFFF"/>
              <w:right w:val="single" w:sz="4" w:space="0" w:color="FFFFFF"/>
            </w:tcBorders>
          </w:tcPr>
          <w:p w14:paraId="7E7184DE"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0.071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64034091" w14:textId="77777777" w:rsidR="00887C33" w:rsidRPr="008C35F0" w:rsidRDefault="00887C33">
            <w:pPr>
              <w:jc w:val="right"/>
              <w:rPr>
                <w:rFonts w:ascii="Times New Roman" w:hAnsi="Times New Roman" w:cs="Times New Roman"/>
                <w:color w:val="000000"/>
                <w:u w:color="000000"/>
                <w:lang w:val="en-CA"/>
              </w:rPr>
            </w:pPr>
          </w:p>
        </w:tc>
      </w:tr>
      <w:tr w:rsidR="00887C33" w:rsidRPr="008C35F0" w14:paraId="0333EAB5" w14:textId="77777777">
        <w:tc>
          <w:tcPr>
            <w:tcW w:w="3358" w:type="dxa"/>
            <w:tcBorders>
              <w:top w:val="single" w:sz="4" w:space="0" w:color="FFFFFF"/>
              <w:left w:val="single" w:sz="4" w:space="0" w:color="FFFFFF" w:themeColor="background1"/>
              <w:bottom w:val="single" w:sz="4" w:space="0" w:color="FFFFFF"/>
              <w:right w:val="single" w:sz="4" w:space="0" w:color="FFFFFF"/>
            </w:tcBorders>
          </w:tcPr>
          <w:p w14:paraId="484FBCC7"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ID (random effect)</w:t>
            </w:r>
          </w:p>
        </w:tc>
        <w:tc>
          <w:tcPr>
            <w:tcW w:w="1056" w:type="dxa"/>
            <w:tcBorders>
              <w:top w:val="single" w:sz="4" w:space="0" w:color="FFFFFF"/>
              <w:left w:val="single" w:sz="4" w:space="0" w:color="FFFFFF"/>
              <w:bottom w:val="single" w:sz="4" w:space="0" w:color="FFFFFF"/>
              <w:right w:val="single" w:sz="4" w:space="0" w:color="FFFFFF"/>
            </w:tcBorders>
          </w:tcPr>
          <w:p w14:paraId="3609ECBE"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41.533</w:t>
            </w:r>
          </w:p>
        </w:tc>
        <w:tc>
          <w:tcPr>
            <w:tcW w:w="1683" w:type="dxa"/>
            <w:tcBorders>
              <w:top w:val="single" w:sz="4" w:space="0" w:color="FFFFFF"/>
              <w:left w:val="single" w:sz="4" w:space="0" w:color="FFFFFF"/>
              <w:bottom w:val="single" w:sz="4" w:space="0" w:color="FFFFFF"/>
              <w:right w:val="single" w:sz="4" w:space="0" w:color="FFFFFF"/>
            </w:tcBorders>
          </w:tcPr>
          <w:p w14:paraId="35CC15AF"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63.000</w:t>
            </w:r>
          </w:p>
        </w:tc>
        <w:tc>
          <w:tcPr>
            <w:tcW w:w="989" w:type="dxa"/>
            <w:tcBorders>
              <w:top w:val="single" w:sz="4" w:space="0" w:color="FFFFFF"/>
              <w:left w:val="single" w:sz="4" w:space="0" w:color="FFFFFF"/>
              <w:bottom w:val="single" w:sz="4" w:space="0" w:color="FFFFFF"/>
              <w:right w:val="single" w:sz="4" w:space="0" w:color="FFFFFF"/>
            </w:tcBorders>
          </w:tcPr>
          <w:p w14:paraId="71689A30"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3.345</w:t>
            </w:r>
          </w:p>
        </w:tc>
        <w:tc>
          <w:tcPr>
            <w:tcW w:w="989" w:type="dxa"/>
            <w:tcBorders>
              <w:top w:val="single" w:sz="4" w:space="0" w:color="FFFFFF"/>
              <w:left w:val="single" w:sz="4" w:space="0" w:color="FFFFFF"/>
              <w:bottom w:val="single" w:sz="4" w:space="0" w:color="FFFFFF"/>
              <w:right w:val="single" w:sz="4" w:space="0" w:color="FFFFFF"/>
            </w:tcBorders>
          </w:tcPr>
          <w:p w14:paraId="54F00571"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170DB05F"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w:t>
            </w:r>
          </w:p>
        </w:tc>
      </w:tr>
      <w:tr w:rsidR="00887C33" w:rsidRPr="008C35F0" w14:paraId="7CD3A713" w14:textId="77777777">
        <w:trPr>
          <w:trHeight w:val="77"/>
        </w:trPr>
        <w:tc>
          <w:tcPr>
            <w:tcW w:w="3358" w:type="dxa"/>
            <w:tcBorders>
              <w:top w:val="single" w:sz="4" w:space="0" w:color="FFFFFF"/>
              <w:left w:val="single" w:sz="4" w:space="0" w:color="FFFFFF" w:themeColor="background1"/>
              <w:right w:val="single" w:sz="4" w:space="0" w:color="FFFFFF"/>
            </w:tcBorders>
          </w:tcPr>
          <w:p w14:paraId="79BFCC16"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Site (random effect)</w:t>
            </w:r>
          </w:p>
        </w:tc>
        <w:tc>
          <w:tcPr>
            <w:tcW w:w="1056" w:type="dxa"/>
            <w:tcBorders>
              <w:top w:val="single" w:sz="4" w:space="0" w:color="FFFFFF"/>
              <w:left w:val="single" w:sz="4" w:space="0" w:color="FFFFFF"/>
              <w:right w:val="single" w:sz="4" w:space="0" w:color="FFFFFF"/>
            </w:tcBorders>
          </w:tcPr>
          <w:p w14:paraId="4E0559E3"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0.005</w:t>
            </w:r>
          </w:p>
        </w:tc>
        <w:tc>
          <w:tcPr>
            <w:tcW w:w="1683" w:type="dxa"/>
            <w:tcBorders>
              <w:top w:val="single" w:sz="4" w:space="0" w:color="FFFFFF"/>
              <w:left w:val="single" w:sz="4" w:space="0" w:color="FFFFFF"/>
              <w:right w:val="single" w:sz="4" w:space="0" w:color="FFFFFF"/>
            </w:tcBorders>
          </w:tcPr>
          <w:p w14:paraId="3E562777"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2.000</w:t>
            </w:r>
          </w:p>
        </w:tc>
        <w:tc>
          <w:tcPr>
            <w:tcW w:w="989" w:type="dxa"/>
            <w:tcBorders>
              <w:top w:val="single" w:sz="4" w:space="0" w:color="FFFFFF"/>
              <w:left w:val="single" w:sz="4" w:space="0" w:color="FFFFFF"/>
              <w:right w:val="single" w:sz="4" w:space="0" w:color="FFFFFF"/>
            </w:tcBorders>
          </w:tcPr>
          <w:p w14:paraId="0A34DD72"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0.001</w:t>
            </w:r>
          </w:p>
        </w:tc>
        <w:tc>
          <w:tcPr>
            <w:tcW w:w="989" w:type="dxa"/>
            <w:tcBorders>
              <w:top w:val="single" w:sz="4" w:space="0" w:color="FFFFFF"/>
              <w:left w:val="single" w:sz="4" w:space="0" w:color="FFFFFF"/>
              <w:right w:val="single" w:sz="4" w:space="0" w:color="FFFFFF"/>
            </w:tcBorders>
          </w:tcPr>
          <w:p w14:paraId="29201065"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0.556</w:t>
            </w:r>
          </w:p>
        </w:tc>
        <w:tc>
          <w:tcPr>
            <w:tcW w:w="1418" w:type="dxa"/>
            <w:tcBorders>
              <w:top w:val="single" w:sz="4" w:space="0" w:color="FFFFFF"/>
              <w:left w:val="single" w:sz="4" w:space="0" w:color="FFFFFF"/>
              <w:right w:val="single" w:sz="4" w:space="0" w:color="FFFFFF" w:themeColor="background1"/>
            </w:tcBorders>
          </w:tcPr>
          <w:p w14:paraId="4E21AC16" w14:textId="77777777" w:rsidR="00887C33" w:rsidRPr="008C35F0" w:rsidRDefault="00887C33">
            <w:pPr>
              <w:jc w:val="right"/>
              <w:rPr>
                <w:rFonts w:ascii="Times New Roman" w:hAnsi="Times New Roman" w:cs="Times New Roman"/>
                <w:color w:val="000000"/>
                <w:u w:color="000000"/>
                <w:lang w:val="en-CA"/>
              </w:rPr>
            </w:pPr>
          </w:p>
        </w:tc>
      </w:tr>
    </w:tbl>
    <w:p w14:paraId="5EBD70FF" w14:textId="77777777" w:rsidR="00887C33" w:rsidRPr="008C35F0" w:rsidRDefault="00887C33" w:rsidP="00887C33">
      <w:pPr>
        <w:spacing w:line="480" w:lineRule="auto"/>
        <w:jc w:val="both"/>
        <w:rPr>
          <w:rFonts w:ascii="Times New Roman" w:hAnsi="Times New Roman" w:cs="Times New Roman"/>
          <w:color w:val="000000"/>
          <w:u w:color="000000"/>
          <w:lang w:val="en-CA"/>
        </w:rPr>
      </w:pPr>
    </w:p>
    <w:p w14:paraId="24A4D276" w14:textId="77777777" w:rsidR="00887C33" w:rsidRPr="008C35F0" w:rsidRDefault="00887C33" w:rsidP="00887C33">
      <w:pPr>
        <w:spacing w:line="480" w:lineRule="auto"/>
        <w:jc w:val="both"/>
        <w:rPr>
          <w:rFonts w:ascii="Times New Roman" w:hAnsi="Times New Roman" w:cs="Times New Roman"/>
          <w:lang w:val="en-CA"/>
        </w:rPr>
      </w:pPr>
      <w:r w:rsidRPr="008C35F0">
        <w:rPr>
          <w:rFonts w:ascii="Times New Roman" w:hAnsi="Times New Roman" w:cs="Times New Roman"/>
          <w:b/>
          <w:bCs/>
          <w:noProof/>
          <w:lang w:val="en-CA"/>
        </w:rPr>
        <w:drawing>
          <wp:inline distT="0" distB="0" distL="0" distR="0" wp14:anchorId="7C1E9C02" wp14:editId="3D540345">
            <wp:extent cx="5943600" cy="4457700"/>
            <wp:effectExtent l="12700" t="12700" r="12700" b="12700"/>
            <wp:docPr id="625180301"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80301" name="Picture 1" descr="A collage of graph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a:ln>
                      <a:solidFill>
                        <a:schemeClr val="tx1"/>
                      </a:solidFill>
                    </a:ln>
                  </pic:spPr>
                </pic:pic>
              </a:graphicData>
            </a:graphic>
          </wp:inline>
        </w:drawing>
      </w:r>
      <w:r w:rsidRPr="008C35F0">
        <w:rPr>
          <w:rFonts w:ascii="Times New Roman" w:hAnsi="Times New Roman" w:cs="Times New Roman"/>
          <w:b/>
          <w:bCs/>
          <w:lang w:val="en-CA"/>
        </w:rPr>
        <w:t>Figure 2.4.</w:t>
      </w:r>
      <w:r w:rsidRPr="008C35F0">
        <w:rPr>
          <w:rFonts w:ascii="Times New Roman" w:hAnsi="Times New Roman" w:cs="Times New Roman"/>
          <w:lang w:val="en-CA"/>
        </w:rPr>
        <w:t xml:space="preserve"> Partial effect of 5 environmental variables on the northern cardinal’s daily activity onset time relative to sunrise for 64 individuals tracked in Montreal, Quebec, Canada between 2022 and 2025.</w:t>
      </w:r>
    </w:p>
    <w:p w14:paraId="622ABAF4" w14:textId="77777777" w:rsidR="00887C33" w:rsidRPr="008C35F0" w:rsidRDefault="00887C33"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lang w:val="en-CA"/>
        </w:rPr>
        <w:t xml:space="preserve">The best candidate GAM model for the end of activity of the cardinals turned out to be the temperature model. As shown in figure 2.5., the temperature model has a ∆ AIC value of 0 and a 2.6 AIC point difference with the next best model (full model). Thus, the temperature model </w:t>
      </w:r>
      <w:r w:rsidRPr="008C35F0">
        <w:rPr>
          <w:rFonts w:ascii="Times New Roman" w:hAnsi="Times New Roman" w:cs="Times New Roman"/>
          <w:lang w:val="en-US"/>
        </w:rPr>
        <w:t xml:space="preserve">(Change Point sunset ~ s(Minimum temperature) + s(Mean temperature lag 2) + Cold snap 10 + s(Speed of maximum gust of wind) + s(Winter, bs = “re”) + s(ID, bs = “re”) + s(Site, bs = “re”)) </w:t>
      </w:r>
      <w:r w:rsidRPr="008C35F0">
        <w:rPr>
          <w:rFonts w:ascii="Times New Roman" w:hAnsi="Times New Roman" w:cs="Times New Roman"/>
          <w:lang w:val="en-CA"/>
        </w:rPr>
        <w:t>was selected to move forward with the analyses.</w:t>
      </w:r>
    </w:p>
    <w:p w14:paraId="1C53046D" w14:textId="77777777" w:rsidR="00887C33" w:rsidRPr="008C35F0" w:rsidRDefault="00887C33" w:rsidP="00887C33">
      <w:pPr>
        <w:spacing w:line="480" w:lineRule="auto"/>
        <w:jc w:val="both"/>
        <w:rPr>
          <w:rFonts w:ascii="Times New Roman" w:hAnsi="Times New Roman" w:cs="Times New Roman"/>
          <w:lang w:val="en-CA"/>
        </w:rPr>
      </w:pPr>
      <w:r w:rsidRPr="008C35F0">
        <w:rPr>
          <w:rFonts w:ascii="Times New Roman" w:hAnsi="Times New Roman" w:cs="Times New Roman"/>
          <w:b/>
          <w:bCs/>
          <w:noProof/>
          <w:lang w:val="en-CA"/>
        </w:rPr>
        <w:drawing>
          <wp:inline distT="0" distB="0" distL="0" distR="0" wp14:anchorId="5B0E425C" wp14:editId="4D14AA86">
            <wp:extent cx="5943600" cy="4457700"/>
            <wp:effectExtent l="12700" t="12700" r="12700" b="12700"/>
            <wp:docPr id="2099085432" name="Picture 6"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85432" name="Picture 6" descr="A black screen with white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a:ln>
                      <a:solidFill>
                        <a:schemeClr val="tx1"/>
                      </a:solidFill>
                    </a:ln>
                  </pic:spPr>
                </pic:pic>
              </a:graphicData>
            </a:graphic>
          </wp:inline>
        </w:drawing>
      </w:r>
      <w:r w:rsidRPr="008C35F0">
        <w:rPr>
          <w:rFonts w:ascii="Times New Roman" w:hAnsi="Times New Roman" w:cs="Times New Roman"/>
          <w:b/>
          <w:bCs/>
          <w:lang w:val="en-CA"/>
        </w:rPr>
        <w:t>Figure 2.5.</w:t>
      </w:r>
      <w:r w:rsidRPr="008C35F0">
        <w:rPr>
          <w:rFonts w:ascii="Times New Roman" w:hAnsi="Times New Roman" w:cs="Times New Roman"/>
          <w:lang w:val="en-CA"/>
        </w:rPr>
        <w:t xml:space="preserve"> Comparison of the candidate models for the end of activity of the birds using ∆ AIC, where a lower score indicates a better model fit.</w:t>
      </w:r>
    </w:p>
    <w:p w14:paraId="37DD7EA6" w14:textId="77777777" w:rsidR="00887C33" w:rsidRPr="008C35F0" w:rsidRDefault="00887C33" w:rsidP="00887C33">
      <w:pPr>
        <w:spacing w:line="480" w:lineRule="auto"/>
        <w:ind w:firstLine="720"/>
        <w:jc w:val="both"/>
        <w:rPr>
          <w:rFonts w:ascii="Times New Roman" w:hAnsi="Times New Roman" w:cs="Times New Roman"/>
          <w:lang w:val="en-CA"/>
        </w:rPr>
      </w:pPr>
      <w:r w:rsidRPr="008C35F0">
        <w:rPr>
          <w:rFonts w:ascii="Times New Roman" w:hAnsi="Times New Roman" w:cs="Times New Roman"/>
          <w:lang w:val="en-CA"/>
        </w:rPr>
        <w:t>The intercept of the parametric coefficients has a value of 10.465, meaning that the baseline end time of activity of the cardinals would be ~ 10 minutes after sunset, when all predictors are at reference levels (table 2.2.). It’s highly significant, meaning this baseline level is meaningful (table 2.2.). The cold snap -10 ˚C has an estimate value of -42.144, meaning that during cold snap events of at least -10 ˚C, cardinals end their daily activities ~ 42 minutes before the baseline (~ 32 minutes before sunset; table 2.2.).</w:t>
      </w:r>
    </w:p>
    <w:p w14:paraId="475070DC" w14:textId="77777777" w:rsidR="00887C33" w:rsidRPr="008C35F0" w:rsidRDefault="00887C33" w:rsidP="00887C33">
      <w:pPr>
        <w:spacing w:line="480" w:lineRule="auto"/>
        <w:ind w:firstLine="720"/>
        <w:jc w:val="both"/>
        <w:rPr>
          <w:rFonts w:ascii="Times New Roman" w:hAnsi="Times New Roman" w:cs="Times New Roman"/>
          <w:color w:val="000000" w:themeColor="text1"/>
          <w:lang w:val="en-CA"/>
        </w:rPr>
      </w:pPr>
      <w:r w:rsidRPr="008C35F0">
        <w:rPr>
          <w:rFonts w:ascii="Times New Roman" w:hAnsi="Times New Roman" w:cs="Times New Roman"/>
          <w:lang w:val="en-CA"/>
        </w:rPr>
        <w:t>Among the smooth terms, the speed of maximum gust of wind, the winter and the study site were non-significant (table 2.2.). Minimum temperature shows a strong,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&lt; 0.001) non-linear (edf = 6.371) effect, indicating that end-of-day activity is influenced in a complex way by minimum daily temperatures (table 2.2.). Mean temperature lag also shows a highly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&lt; 0.001) non-linear (edf = 7.901) effect on the cardinal’s end of activity (table 2.2.). Here as well, we notice that the ID (individual birds) is highly significant (</w:t>
      </w:r>
      <w:r w:rsidRPr="008C35F0">
        <w:rPr>
          <w:rFonts w:ascii="Times New Roman" w:hAnsi="Times New Roman" w:cs="Times New Roman"/>
          <w:i/>
          <w:iCs/>
          <w:lang w:val="en-CA"/>
        </w:rPr>
        <w:t>p</w:t>
      </w:r>
      <w:r w:rsidRPr="008C35F0">
        <w:rPr>
          <w:rFonts w:ascii="Times New Roman" w:hAnsi="Times New Roman" w:cs="Times New Roman"/>
          <w:lang w:val="en-CA"/>
        </w:rPr>
        <w:t xml:space="preserve"> &lt; 0.001), indicating individual variability (table 2.2.). The model explains 7.95% of the deviance, with an adjusted R</w:t>
      </w:r>
      <w:r w:rsidRPr="008C35F0">
        <w:rPr>
          <w:rFonts w:ascii="Times New Roman" w:hAnsi="Times New Roman" w:cs="Times New Roman"/>
          <w:vertAlign w:val="superscript"/>
          <w:lang w:val="en-CA"/>
        </w:rPr>
        <w:t>2</w:t>
      </w:r>
      <w:r w:rsidRPr="008C35F0">
        <w:rPr>
          <w:rFonts w:ascii="Times New Roman" w:hAnsi="Times New Roman" w:cs="Times New Roman"/>
          <w:lang w:val="en-CA"/>
        </w:rPr>
        <w:t xml:space="preserve"> of 0.063.</w:t>
      </w:r>
    </w:p>
    <w:p w14:paraId="7406777E" w14:textId="77777777" w:rsidR="00887C33" w:rsidRPr="008C35F0" w:rsidRDefault="00887C33" w:rsidP="00887C33">
      <w:pPr>
        <w:spacing w:line="480" w:lineRule="auto"/>
        <w:ind w:firstLine="720"/>
        <w:jc w:val="both"/>
        <w:rPr>
          <w:rFonts w:ascii="Times New Roman" w:hAnsi="Times New Roman" w:cs="Times New Roman"/>
          <w:color w:val="000000" w:themeColor="text1"/>
          <w:lang w:val="en-CA"/>
        </w:rPr>
      </w:pPr>
      <w:r w:rsidRPr="008C35F0">
        <w:rPr>
          <w:rFonts w:ascii="Times New Roman" w:hAnsi="Times New Roman" w:cs="Times New Roman"/>
          <w:color w:val="000000" w:themeColor="text1"/>
          <w:lang w:val="en-CA"/>
        </w:rPr>
        <w:t>GAMs results demonstrate multiple environmental variables are significantly related to northern cardinal’s end of activity relative to sunset (figure 2.6.). Minimum daily temperatures had a strong non-linear effect. As the temperature drops below zero, the cardinals end their daily activities later after sunset, but once -10 ˚C is reached, the cardinals go back to ending their daily activities closer to the baseline (figure 2.6., left). A non-linear relationship is also revealed for the 2-days mean temperature lag, with cardinals ending their daily activities earlier than sunset when temperatures are colder and ending their day later after sunset when the mean temperature lag of 2 days gets warmer (figure 2.6., middle). As for cold snap events of at least -10 ˚C, birds ended their day approximately half an hour before sunset on days when cold snap events happened, compared to days without cold snap events (figure 2.6., right).</w:t>
      </w:r>
    </w:p>
    <w:p w14:paraId="3723193B" w14:textId="77777777" w:rsidR="00887C33" w:rsidRPr="008C35F0" w:rsidRDefault="00887C33" w:rsidP="00887C33">
      <w:pPr>
        <w:spacing w:line="480" w:lineRule="auto"/>
        <w:jc w:val="both"/>
        <w:rPr>
          <w:rFonts w:ascii="Times New Roman" w:hAnsi="Times New Roman" w:cs="Times New Roman"/>
          <w:lang w:val="en-CA"/>
        </w:rPr>
      </w:pPr>
      <w:r w:rsidRPr="008C35F0">
        <w:rPr>
          <w:rFonts w:ascii="Times New Roman" w:hAnsi="Times New Roman" w:cs="Times New Roman"/>
          <w:b/>
          <w:bCs/>
          <w:lang w:val="en-CA"/>
        </w:rPr>
        <w:t>Table 2.2.</w:t>
      </w:r>
      <w:r w:rsidRPr="008C35F0">
        <w:rPr>
          <w:rFonts w:ascii="Times New Roman" w:hAnsi="Times New Roman" w:cs="Times New Roman"/>
          <w:lang w:val="en-CA"/>
        </w:rPr>
        <w:t xml:space="preserve"> Summary of GAM results (extreme temperature model) predicting the effects of weather conditions on the end of activity of northern cardinals.</w:t>
      </w:r>
    </w:p>
    <w:tbl>
      <w:tblPr>
        <w:tblStyle w:val="TableGrid"/>
        <w:tblW w:w="9493" w:type="dxa"/>
        <w:tblLook w:val="04A0" w:firstRow="1" w:lastRow="0" w:firstColumn="1" w:lastColumn="0" w:noHBand="0" w:noVBand="1"/>
      </w:tblPr>
      <w:tblGrid>
        <w:gridCol w:w="3358"/>
        <w:gridCol w:w="1056"/>
        <w:gridCol w:w="1683"/>
        <w:gridCol w:w="989"/>
        <w:gridCol w:w="989"/>
        <w:gridCol w:w="1418"/>
      </w:tblGrid>
      <w:tr w:rsidR="00887C33" w:rsidRPr="008C35F0" w14:paraId="0EC7ADEB" w14:textId="77777777">
        <w:tc>
          <w:tcPr>
            <w:tcW w:w="3358" w:type="dxa"/>
            <w:tcBorders>
              <w:top w:val="double" w:sz="4" w:space="0" w:color="000000"/>
              <w:left w:val="single" w:sz="4" w:space="0" w:color="FFFFFF" w:themeColor="background1"/>
              <w:bottom w:val="single" w:sz="4" w:space="0" w:color="FFFFFF"/>
              <w:right w:val="single" w:sz="4" w:space="0" w:color="FFFFFF"/>
            </w:tcBorders>
          </w:tcPr>
          <w:p w14:paraId="588BBB08" w14:textId="77777777" w:rsidR="00887C33" w:rsidRPr="008C35F0" w:rsidRDefault="00887C33">
            <w:pPr>
              <w:jc w:val="right"/>
              <w:rPr>
                <w:rFonts w:ascii="Times New Roman" w:hAnsi="Times New Roman" w:cs="Times New Roman"/>
                <w:b/>
                <w:bCs/>
                <w:i/>
                <w:iCs/>
                <w:color w:val="000000"/>
                <w:u w:color="000000"/>
                <w:lang w:val="en-CA"/>
              </w:rPr>
            </w:pPr>
            <w:r w:rsidRPr="008C35F0">
              <w:rPr>
                <w:rFonts w:ascii="Times New Roman" w:hAnsi="Times New Roman" w:cs="Times New Roman"/>
                <w:b/>
                <w:bCs/>
                <w:i/>
                <w:iCs/>
                <w:color w:val="000000"/>
                <w:u w:color="000000"/>
                <w:lang w:val="en-CA"/>
              </w:rPr>
              <w:t>Parametric coefficients</w:t>
            </w:r>
          </w:p>
        </w:tc>
        <w:tc>
          <w:tcPr>
            <w:tcW w:w="1056" w:type="dxa"/>
            <w:tcBorders>
              <w:top w:val="double" w:sz="4" w:space="0" w:color="000000"/>
              <w:left w:val="single" w:sz="4" w:space="0" w:color="FFFFFF"/>
              <w:bottom w:val="single" w:sz="4" w:space="0" w:color="FFFFFF"/>
              <w:right w:val="single" w:sz="4" w:space="0" w:color="FFFFFF"/>
            </w:tcBorders>
          </w:tcPr>
          <w:p w14:paraId="03931081" w14:textId="77777777" w:rsidR="00887C33" w:rsidRPr="008C35F0" w:rsidRDefault="00887C33">
            <w:pPr>
              <w:jc w:val="right"/>
              <w:rPr>
                <w:rFonts w:ascii="Times New Roman" w:hAnsi="Times New Roman" w:cs="Times New Roman"/>
                <w:color w:val="000000"/>
                <w:u w:color="000000"/>
                <w:lang w:val="en-CA"/>
              </w:rPr>
            </w:pPr>
          </w:p>
        </w:tc>
        <w:tc>
          <w:tcPr>
            <w:tcW w:w="1683" w:type="dxa"/>
            <w:tcBorders>
              <w:top w:val="double" w:sz="4" w:space="0" w:color="000000"/>
              <w:left w:val="single" w:sz="4" w:space="0" w:color="FFFFFF"/>
              <w:bottom w:val="single" w:sz="4" w:space="0" w:color="FFFFFF"/>
              <w:right w:val="single" w:sz="4" w:space="0" w:color="FFFFFF"/>
            </w:tcBorders>
          </w:tcPr>
          <w:p w14:paraId="3BECDC3C" w14:textId="77777777" w:rsidR="00887C33" w:rsidRPr="008C35F0" w:rsidRDefault="00887C33">
            <w:pPr>
              <w:jc w:val="right"/>
              <w:rPr>
                <w:rFonts w:ascii="Times New Roman" w:hAnsi="Times New Roman" w:cs="Times New Roman"/>
                <w:color w:val="00000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08C9CC8E" w14:textId="77777777" w:rsidR="00887C33" w:rsidRPr="008C35F0" w:rsidRDefault="00887C33">
            <w:pPr>
              <w:jc w:val="right"/>
              <w:rPr>
                <w:rFonts w:ascii="Times New Roman" w:hAnsi="Times New Roman" w:cs="Times New Roman"/>
                <w:color w:val="00000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40B9267F" w14:textId="77777777" w:rsidR="00887C33" w:rsidRPr="008C35F0" w:rsidRDefault="00887C33">
            <w:pPr>
              <w:jc w:val="right"/>
              <w:rPr>
                <w:rFonts w:ascii="Times New Roman" w:hAnsi="Times New Roman" w:cs="Times New Roman"/>
                <w:color w:val="000000"/>
                <w:u w:color="000000"/>
                <w:lang w:val="en-CA"/>
              </w:rPr>
            </w:pPr>
          </w:p>
        </w:tc>
        <w:tc>
          <w:tcPr>
            <w:tcW w:w="1418" w:type="dxa"/>
            <w:tcBorders>
              <w:top w:val="double" w:sz="4" w:space="0" w:color="000000"/>
              <w:left w:val="single" w:sz="4" w:space="0" w:color="FFFFFF"/>
              <w:bottom w:val="single" w:sz="4" w:space="0" w:color="FFFFFF"/>
              <w:right w:val="single" w:sz="4" w:space="0" w:color="FFFFFF" w:themeColor="background1"/>
            </w:tcBorders>
          </w:tcPr>
          <w:p w14:paraId="1A06B7D9" w14:textId="77777777" w:rsidR="00887C33" w:rsidRPr="008C35F0" w:rsidRDefault="00887C33">
            <w:pPr>
              <w:jc w:val="right"/>
              <w:rPr>
                <w:rFonts w:ascii="Times New Roman" w:hAnsi="Times New Roman" w:cs="Times New Roman"/>
                <w:color w:val="000000"/>
                <w:u w:color="000000"/>
                <w:lang w:val="en-CA"/>
              </w:rPr>
            </w:pPr>
          </w:p>
        </w:tc>
      </w:tr>
      <w:tr w:rsidR="00887C33" w:rsidRPr="008C35F0" w14:paraId="62BEA16C" w14:textId="77777777">
        <w:tc>
          <w:tcPr>
            <w:tcW w:w="3358" w:type="dxa"/>
            <w:tcBorders>
              <w:top w:val="single" w:sz="4" w:space="0" w:color="FFFFFF"/>
              <w:left w:val="single" w:sz="4" w:space="0" w:color="FFFFFF" w:themeColor="background1"/>
              <w:right w:val="single" w:sz="4" w:space="0" w:color="FFFFFF"/>
            </w:tcBorders>
          </w:tcPr>
          <w:p w14:paraId="1D67B8AF"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Terms</w:t>
            </w:r>
          </w:p>
        </w:tc>
        <w:tc>
          <w:tcPr>
            <w:tcW w:w="1056" w:type="dxa"/>
            <w:tcBorders>
              <w:top w:val="single" w:sz="4" w:space="0" w:color="FFFFFF"/>
              <w:left w:val="single" w:sz="4" w:space="0" w:color="FFFFFF"/>
              <w:right w:val="single" w:sz="4" w:space="0" w:color="FFFFFF"/>
            </w:tcBorders>
          </w:tcPr>
          <w:p w14:paraId="2F24E0C6"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Estimate</w:t>
            </w:r>
          </w:p>
        </w:tc>
        <w:tc>
          <w:tcPr>
            <w:tcW w:w="1683" w:type="dxa"/>
            <w:tcBorders>
              <w:top w:val="single" w:sz="4" w:space="0" w:color="FFFFFF"/>
              <w:left w:val="single" w:sz="4" w:space="0" w:color="FFFFFF"/>
              <w:right w:val="single" w:sz="4" w:space="0" w:color="FFFFFF"/>
            </w:tcBorders>
          </w:tcPr>
          <w:p w14:paraId="34CFE58C"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Standard Error</w:t>
            </w:r>
          </w:p>
        </w:tc>
        <w:tc>
          <w:tcPr>
            <w:tcW w:w="989" w:type="dxa"/>
            <w:tcBorders>
              <w:top w:val="single" w:sz="4" w:space="0" w:color="FFFFFF"/>
              <w:left w:val="single" w:sz="4" w:space="0" w:color="FFFFFF"/>
              <w:right w:val="single" w:sz="4" w:space="0" w:color="FFFFFF"/>
            </w:tcBorders>
          </w:tcPr>
          <w:p w14:paraId="26A5E8A1"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t value</w:t>
            </w:r>
          </w:p>
        </w:tc>
        <w:tc>
          <w:tcPr>
            <w:tcW w:w="989" w:type="dxa"/>
            <w:tcBorders>
              <w:top w:val="single" w:sz="4" w:space="0" w:color="FFFFFF"/>
              <w:left w:val="single" w:sz="4" w:space="0" w:color="FFFFFF"/>
              <w:right w:val="single" w:sz="4" w:space="0" w:color="FFFFFF"/>
            </w:tcBorders>
          </w:tcPr>
          <w:p w14:paraId="45DA27E1"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Pr(&gt;|t|)</w:t>
            </w:r>
          </w:p>
        </w:tc>
        <w:tc>
          <w:tcPr>
            <w:tcW w:w="1418" w:type="dxa"/>
            <w:tcBorders>
              <w:top w:val="single" w:sz="4" w:space="0" w:color="FFFFFF"/>
              <w:left w:val="single" w:sz="4" w:space="0" w:color="FFFFFF"/>
              <w:right w:val="single" w:sz="4" w:space="0" w:color="FFFFFF" w:themeColor="background1"/>
            </w:tcBorders>
          </w:tcPr>
          <w:p w14:paraId="5D38AFD7"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Significance</w:t>
            </w:r>
          </w:p>
        </w:tc>
      </w:tr>
      <w:tr w:rsidR="00887C33" w:rsidRPr="008C35F0" w14:paraId="3B99BADE" w14:textId="77777777">
        <w:tc>
          <w:tcPr>
            <w:tcW w:w="3358" w:type="dxa"/>
            <w:tcBorders>
              <w:left w:val="single" w:sz="4" w:space="0" w:color="FFFFFF" w:themeColor="background1"/>
              <w:bottom w:val="single" w:sz="4" w:space="0" w:color="FFFFFF"/>
              <w:right w:val="single" w:sz="4" w:space="0" w:color="FFFFFF"/>
            </w:tcBorders>
          </w:tcPr>
          <w:p w14:paraId="46438FAA"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Intercept</w:t>
            </w:r>
          </w:p>
        </w:tc>
        <w:tc>
          <w:tcPr>
            <w:tcW w:w="1056" w:type="dxa"/>
            <w:tcBorders>
              <w:left w:val="single" w:sz="4" w:space="0" w:color="FFFFFF"/>
              <w:bottom w:val="single" w:sz="4" w:space="0" w:color="FFFFFF"/>
              <w:right w:val="single" w:sz="4" w:space="0" w:color="FFFFFF"/>
            </w:tcBorders>
          </w:tcPr>
          <w:p w14:paraId="28EB4806"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10.465</w:t>
            </w:r>
          </w:p>
        </w:tc>
        <w:tc>
          <w:tcPr>
            <w:tcW w:w="1683" w:type="dxa"/>
            <w:tcBorders>
              <w:left w:val="single" w:sz="4" w:space="0" w:color="FFFFFF"/>
              <w:bottom w:val="single" w:sz="4" w:space="0" w:color="FFFFFF"/>
              <w:right w:val="single" w:sz="4" w:space="0" w:color="FFFFFF"/>
            </w:tcBorders>
          </w:tcPr>
          <w:p w14:paraId="6536CACB"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1.356</w:t>
            </w:r>
          </w:p>
        </w:tc>
        <w:tc>
          <w:tcPr>
            <w:tcW w:w="989" w:type="dxa"/>
            <w:tcBorders>
              <w:left w:val="single" w:sz="4" w:space="0" w:color="FFFFFF"/>
              <w:bottom w:val="single" w:sz="4" w:space="0" w:color="FFFFFF"/>
              <w:right w:val="single" w:sz="4" w:space="0" w:color="FFFFFF"/>
            </w:tcBorders>
          </w:tcPr>
          <w:p w14:paraId="020ECBEE"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7.719</w:t>
            </w:r>
          </w:p>
        </w:tc>
        <w:tc>
          <w:tcPr>
            <w:tcW w:w="989" w:type="dxa"/>
            <w:tcBorders>
              <w:left w:val="single" w:sz="4" w:space="0" w:color="FFFFFF"/>
              <w:bottom w:val="single" w:sz="4" w:space="0" w:color="FFFFFF"/>
              <w:right w:val="single" w:sz="4" w:space="0" w:color="FFFFFF"/>
            </w:tcBorders>
          </w:tcPr>
          <w:p w14:paraId="0CB21872"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&lt; 0.001</w:t>
            </w:r>
          </w:p>
        </w:tc>
        <w:tc>
          <w:tcPr>
            <w:tcW w:w="1418" w:type="dxa"/>
            <w:tcBorders>
              <w:left w:val="single" w:sz="4" w:space="0" w:color="FFFFFF"/>
              <w:bottom w:val="single" w:sz="4" w:space="0" w:color="FFFFFF"/>
              <w:right w:val="single" w:sz="4" w:space="0" w:color="FFFFFF" w:themeColor="background1"/>
            </w:tcBorders>
          </w:tcPr>
          <w:p w14:paraId="27607CA0"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w:t>
            </w:r>
          </w:p>
        </w:tc>
      </w:tr>
      <w:tr w:rsidR="00887C33" w:rsidRPr="008C35F0" w14:paraId="1B112CAB" w14:textId="77777777">
        <w:tc>
          <w:tcPr>
            <w:tcW w:w="3358" w:type="dxa"/>
            <w:tcBorders>
              <w:top w:val="single" w:sz="4" w:space="0" w:color="FFFFFF"/>
              <w:left w:val="single" w:sz="4" w:space="0" w:color="FFFFFF" w:themeColor="background1"/>
              <w:bottom w:val="single" w:sz="4" w:space="0" w:color="FFFFFF"/>
              <w:right w:val="single" w:sz="4" w:space="0" w:color="FFFFFF"/>
            </w:tcBorders>
          </w:tcPr>
          <w:p w14:paraId="13A29C72"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Cold snap -10˚C</w:t>
            </w:r>
          </w:p>
        </w:tc>
        <w:tc>
          <w:tcPr>
            <w:tcW w:w="1056" w:type="dxa"/>
            <w:tcBorders>
              <w:top w:val="single" w:sz="4" w:space="0" w:color="FFFFFF"/>
              <w:left w:val="single" w:sz="4" w:space="0" w:color="FFFFFF"/>
              <w:bottom w:val="single" w:sz="4" w:space="0" w:color="FFFFFF"/>
              <w:right w:val="single" w:sz="4" w:space="0" w:color="FFFFFF"/>
            </w:tcBorders>
          </w:tcPr>
          <w:p w14:paraId="60588FB6"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-42.144</w:t>
            </w:r>
          </w:p>
        </w:tc>
        <w:tc>
          <w:tcPr>
            <w:tcW w:w="1683" w:type="dxa"/>
            <w:tcBorders>
              <w:top w:val="single" w:sz="4" w:space="0" w:color="FFFFFF"/>
              <w:left w:val="single" w:sz="4" w:space="0" w:color="FFFFFF"/>
              <w:bottom w:val="single" w:sz="4" w:space="0" w:color="FFFFFF"/>
              <w:right w:val="single" w:sz="4" w:space="0" w:color="FFFFFF"/>
            </w:tcBorders>
          </w:tcPr>
          <w:p w14:paraId="408E3234"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10.211</w:t>
            </w:r>
          </w:p>
        </w:tc>
        <w:tc>
          <w:tcPr>
            <w:tcW w:w="989" w:type="dxa"/>
            <w:tcBorders>
              <w:top w:val="single" w:sz="4" w:space="0" w:color="FFFFFF"/>
              <w:left w:val="single" w:sz="4" w:space="0" w:color="FFFFFF"/>
              <w:bottom w:val="single" w:sz="4" w:space="0" w:color="FFFFFF"/>
              <w:right w:val="single" w:sz="4" w:space="0" w:color="FFFFFF"/>
            </w:tcBorders>
          </w:tcPr>
          <w:p w14:paraId="2A28BCC0"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-4.127</w:t>
            </w:r>
          </w:p>
        </w:tc>
        <w:tc>
          <w:tcPr>
            <w:tcW w:w="989" w:type="dxa"/>
            <w:tcBorders>
              <w:top w:val="single" w:sz="4" w:space="0" w:color="FFFFFF"/>
              <w:left w:val="single" w:sz="4" w:space="0" w:color="FFFFFF"/>
              <w:bottom w:val="single" w:sz="4" w:space="0" w:color="FFFFFF"/>
              <w:right w:val="single" w:sz="4" w:space="0" w:color="FFFFFF"/>
            </w:tcBorders>
          </w:tcPr>
          <w:p w14:paraId="77DDCCA4"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1300A6F1"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w:t>
            </w:r>
          </w:p>
        </w:tc>
      </w:tr>
      <w:tr w:rsidR="00887C33" w:rsidRPr="008C35F0" w14:paraId="6130A95A" w14:textId="77777777">
        <w:tc>
          <w:tcPr>
            <w:tcW w:w="3358" w:type="dxa"/>
            <w:tcBorders>
              <w:top w:val="double" w:sz="4" w:space="0" w:color="000000"/>
              <w:left w:val="single" w:sz="4" w:space="0" w:color="FFFFFF" w:themeColor="background1"/>
              <w:bottom w:val="single" w:sz="4" w:space="0" w:color="FFFFFF"/>
              <w:right w:val="single" w:sz="4" w:space="0" w:color="FFFFFF"/>
            </w:tcBorders>
          </w:tcPr>
          <w:p w14:paraId="7CEB49AD" w14:textId="77777777" w:rsidR="00887C33" w:rsidRPr="008C35F0" w:rsidRDefault="00887C33">
            <w:pPr>
              <w:jc w:val="right"/>
              <w:rPr>
                <w:rFonts w:ascii="Times New Roman" w:hAnsi="Times New Roman" w:cs="Times New Roman"/>
                <w:b/>
                <w:bCs/>
                <w:i/>
                <w:iCs/>
                <w:color w:val="000000"/>
                <w:u w:color="000000"/>
                <w:lang w:val="en-CA"/>
              </w:rPr>
            </w:pPr>
            <w:r w:rsidRPr="008C35F0">
              <w:rPr>
                <w:rFonts w:ascii="Times New Roman" w:hAnsi="Times New Roman" w:cs="Times New Roman"/>
                <w:b/>
                <w:bCs/>
                <w:i/>
                <w:iCs/>
                <w:color w:val="000000"/>
                <w:u w:color="000000"/>
                <w:lang w:val="en-CA"/>
              </w:rPr>
              <w:t>Smooth terms</w:t>
            </w:r>
          </w:p>
        </w:tc>
        <w:tc>
          <w:tcPr>
            <w:tcW w:w="1056" w:type="dxa"/>
            <w:tcBorders>
              <w:top w:val="double" w:sz="4" w:space="0" w:color="000000"/>
              <w:left w:val="single" w:sz="4" w:space="0" w:color="FFFFFF"/>
              <w:bottom w:val="single" w:sz="4" w:space="0" w:color="FFFFFF"/>
              <w:right w:val="single" w:sz="4" w:space="0" w:color="FFFFFF"/>
            </w:tcBorders>
          </w:tcPr>
          <w:p w14:paraId="69765C78" w14:textId="77777777" w:rsidR="00887C33" w:rsidRPr="008C35F0" w:rsidRDefault="00887C33">
            <w:pPr>
              <w:jc w:val="right"/>
              <w:rPr>
                <w:rFonts w:ascii="Times New Roman" w:hAnsi="Times New Roman" w:cs="Times New Roman"/>
                <w:color w:val="000000"/>
                <w:u w:color="000000"/>
                <w:lang w:val="en-CA"/>
              </w:rPr>
            </w:pPr>
          </w:p>
        </w:tc>
        <w:tc>
          <w:tcPr>
            <w:tcW w:w="1683" w:type="dxa"/>
            <w:tcBorders>
              <w:top w:val="double" w:sz="4" w:space="0" w:color="000000"/>
              <w:left w:val="single" w:sz="4" w:space="0" w:color="FFFFFF"/>
              <w:bottom w:val="single" w:sz="4" w:space="0" w:color="FFFFFF"/>
              <w:right w:val="single" w:sz="4" w:space="0" w:color="FFFFFF"/>
            </w:tcBorders>
          </w:tcPr>
          <w:p w14:paraId="7CC653B6" w14:textId="77777777" w:rsidR="00887C33" w:rsidRPr="008C35F0" w:rsidRDefault="00887C33">
            <w:pPr>
              <w:jc w:val="right"/>
              <w:rPr>
                <w:rFonts w:ascii="Times New Roman" w:hAnsi="Times New Roman" w:cs="Times New Roman"/>
                <w:color w:val="00000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5F867170" w14:textId="77777777" w:rsidR="00887C33" w:rsidRPr="008C35F0" w:rsidRDefault="00887C33">
            <w:pPr>
              <w:jc w:val="right"/>
              <w:rPr>
                <w:rFonts w:ascii="Times New Roman" w:hAnsi="Times New Roman" w:cs="Times New Roman"/>
                <w:color w:val="000000"/>
                <w:u w:color="000000"/>
                <w:lang w:val="en-CA"/>
              </w:rPr>
            </w:pPr>
          </w:p>
        </w:tc>
        <w:tc>
          <w:tcPr>
            <w:tcW w:w="989" w:type="dxa"/>
            <w:tcBorders>
              <w:top w:val="double" w:sz="4" w:space="0" w:color="000000"/>
              <w:left w:val="single" w:sz="4" w:space="0" w:color="FFFFFF"/>
              <w:bottom w:val="single" w:sz="4" w:space="0" w:color="FFFFFF"/>
              <w:right w:val="single" w:sz="4" w:space="0" w:color="FFFFFF"/>
            </w:tcBorders>
          </w:tcPr>
          <w:p w14:paraId="43BACD59" w14:textId="77777777" w:rsidR="00887C33" w:rsidRPr="008C35F0" w:rsidRDefault="00887C33">
            <w:pPr>
              <w:jc w:val="right"/>
              <w:rPr>
                <w:rFonts w:ascii="Times New Roman" w:hAnsi="Times New Roman" w:cs="Times New Roman"/>
                <w:color w:val="000000"/>
                <w:u w:color="000000"/>
                <w:lang w:val="en-CA"/>
              </w:rPr>
            </w:pPr>
          </w:p>
        </w:tc>
        <w:tc>
          <w:tcPr>
            <w:tcW w:w="1418" w:type="dxa"/>
            <w:tcBorders>
              <w:top w:val="double" w:sz="4" w:space="0" w:color="000000"/>
              <w:left w:val="single" w:sz="4" w:space="0" w:color="FFFFFF"/>
              <w:bottom w:val="single" w:sz="4" w:space="0" w:color="FFFFFF"/>
              <w:right w:val="single" w:sz="4" w:space="0" w:color="FFFFFF" w:themeColor="background1"/>
            </w:tcBorders>
          </w:tcPr>
          <w:p w14:paraId="7064AC3E" w14:textId="77777777" w:rsidR="00887C33" w:rsidRPr="008C35F0" w:rsidRDefault="00887C33">
            <w:pPr>
              <w:jc w:val="right"/>
              <w:rPr>
                <w:rFonts w:ascii="Times New Roman" w:hAnsi="Times New Roman" w:cs="Times New Roman"/>
                <w:color w:val="000000"/>
                <w:u w:color="000000"/>
                <w:lang w:val="en-CA"/>
              </w:rPr>
            </w:pPr>
          </w:p>
        </w:tc>
      </w:tr>
      <w:tr w:rsidR="00887C33" w:rsidRPr="008C35F0" w14:paraId="1257D6F7" w14:textId="77777777">
        <w:tc>
          <w:tcPr>
            <w:tcW w:w="3358" w:type="dxa"/>
            <w:tcBorders>
              <w:top w:val="single" w:sz="4" w:space="0" w:color="FFFFFF"/>
              <w:left w:val="single" w:sz="4" w:space="0" w:color="FFFFFF" w:themeColor="background1"/>
              <w:right w:val="single" w:sz="4" w:space="0" w:color="FFFFFF"/>
            </w:tcBorders>
          </w:tcPr>
          <w:p w14:paraId="22DDD204"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Terms</w:t>
            </w:r>
          </w:p>
        </w:tc>
        <w:tc>
          <w:tcPr>
            <w:tcW w:w="1056" w:type="dxa"/>
            <w:tcBorders>
              <w:top w:val="single" w:sz="4" w:space="0" w:color="FFFFFF"/>
              <w:left w:val="single" w:sz="4" w:space="0" w:color="FFFFFF"/>
              <w:right w:val="single" w:sz="4" w:space="0" w:color="FFFFFF"/>
            </w:tcBorders>
          </w:tcPr>
          <w:p w14:paraId="32CEA1A5"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edf</w:t>
            </w:r>
          </w:p>
        </w:tc>
        <w:tc>
          <w:tcPr>
            <w:tcW w:w="1683" w:type="dxa"/>
            <w:tcBorders>
              <w:top w:val="single" w:sz="4" w:space="0" w:color="FFFFFF"/>
              <w:left w:val="single" w:sz="4" w:space="0" w:color="FFFFFF"/>
              <w:right w:val="single" w:sz="4" w:space="0" w:color="FFFFFF"/>
            </w:tcBorders>
          </w:tcPr>
          <w:p w14:paraId="3C1C07A4"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Ref.df</w:t>
            </w:r>
          </w:p>
        </w:tc>
        <w:tc>
          <w:tcPr>
            <w:tcW w:w="989" w:type="dxa"/>
            <w:tcBorders>
              <w:top w:val="single" w:sz="4" w:space="0" w:color="FFFFFF"/>
              <w:left w:val="single" w:sz="4" w:space="0" w:color="FFFFFF"/>
              <w:right w:val="single" w:sz="4" w:space="0" w:color="FFFFFF"/>
            </w:tcBorders>
          </w:tcPr>
          <w:p w14:paraId="1A5DEA1C"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F</w:t>
            </w:r>
          </w:p>
        </w:tc>
        <w:tc>
          <w:tcPr>
            <w:tcW w:w="989" w:type="dxa"/>
            <w:tcBorders>
              <w:top w:val="single" w:sz="4" w:space="0" w:color="FFFFFF"/>
              <w:left w:val="single" w:sz="4" w:space="0" w:color="FFFFFF"/>
              <w:right w:val="single" w:sz="4" w:space="0" w:color="FFFFFF"/>
            </w:tcBorders>
          </w:tcPr>
          <w:p w14:paraId="1FEAEB3F"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p-value</w:t>
            </w:r>
          </w:p>
        </w:tc>
        <w:tc>
          <w:tcPr>
            <w:tcW w:w="1418" w:type="dxa"/>
            <w:tcBorders>
              <w:top w:val="single" w:sz="4" w:space="0" w:color="FFFFFF"/>
              <w:left w:val="single" w:sz="4" w:space="0" w:color="FFFFFF"/>
              <w:right w:val="single" w:sz="4" w:space="0" w:color="FFFFFF" w:themeColor="background1"/>
            </w:tcBorders>
          </w:tcPr>
          <w:p w14:paraId="124F96C6"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Significance</w:t>
            </w:r>
          </w:p>
        </w:tc>
      </w:tr>
      <w:tr w:rsidR="00887C33" w:rsidRPr="008C35F0" w14:paraId="1D3457A1" w14:textId="77777777">
        <w:tc>
          <w:tcPr>
            <w:tcW w:w="3358" w:type="dxa"/>
            <w:tcBorders>
              <w:left w:val="single" w:sz="4" w:space="0" w:color="FFFFFF" w:themeColor="background1"/>
              <w:bottom w:val="single" w:sz="4" w:space="0" w:color="FFFFFF"/>
              <w:right w:val="single" w:sz="4" w:space="0" w:color="FFFFFF"/>
            </w:tcBorders>
          </w:tcPr>
          <w:p w14:paraId="4EDE7B93"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Minimum temperature</w:t>
            </w:r>
          </w:p>
        </w:tc>
        <w:tc>
          <w:tcPr>
            <w:tcW w:w="1056" w:type="dxa"/>
            <w:tcBorders>
              <w:left w:val="single" w:sz="4" w:space="0" w:color="FFFFFF"/>
              <w:bottom w:val="single" w:sz="4" w:space="0" w:color="FFFFFF"/>
              <w:right w:val="single" w:sz="4" w:space="0" w:color="FFFFFF"/>
            </w:tcBorders>
          </w:tcPr>
          <w:p w14:paraId="483798EF"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6.371</w:t>
            </w:r>
          </w:p>
        </w:tc>
        <w:tc>
          <w:tcPr>
            <w:tcW w:w="1683" w:type="dxa"/>
            <w:tcBorders>
              <w:left w:val="single" w:sz="4" w:space="0" w:color="FFFFFF"/>
              <w:bottom w:val="single" w:sz="4" w:space="0" w:color="FFFFFF"/>
              <w:right w:val="single" w:sz="4" w:space="0" w:color="FFFFFF"/>
            </w:tcBorders>
          </w:tcPr>
          <w:p w14:paraId="17F2DD32"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7.565</w:t>
            </w:r>
          </w:p>
        </w:tc>
        <w:tc>
          <w:tcPr>
            <w:tcW w:w="989" w:type="dxa"/>
            <w:tcBorders>
              <w:left w:val="single" w:sz="4" w:space="0" w:color="FFFFFF"/>
              <w:bottom w:val="single" w:sz="4" w:space="0" w:color="FFFFFF"/>
              <w:right w:val="single" w:sz="4" w:space="0" w:color="FFFFFF"/>
            </w:tcBorders>
          </w:tcPr>
          <w:p w14:paraId="5B1C8EDE"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5.173</w:t>
            </w:r>
          </w:p>
        </w:tc>
        <w:tc>
          <w:tcPr>
            <w:tcW w:w="989" w:type="dxa"/>
            <w:tcBorders>
              <w:left w:val="single" w:sz="4" w:space="0" w:color="FFFFFF"/>
              <w:bottom w:val="single" w:sz="4" w:space="0" w:color="FFFFFF"/>
              <w:right w:val="single" w:sz="4" w:space="0" w:color="FFFFFF"/>
            </w:tcBorders>
          </w:tcPr>
          <w:p w14:paraId="71A1D454"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&lt; 0.001</w:t>
            </w:r>
          </w:p>
        </w:tc>
        <w:tc>
          <w:tcPr>
            <w:tcW w:w="1418" w:type="dxa"/>
            <w:tcBorders>
              <w:left w:val="single" w:sz="4" w:space="0" w:color="FFFFFF"/>
              <w:bottom w:val="single" w:sz="4" w:space="0" w:color="FFFFFF"/>
              <w:right w:val="single" w:sz="4" w:space="0" w:color="FFFFFF" w:themeColor="background1"/>
            </w:tcBorders>
          </w:tcPr>
          <w:p w14:paraId="685B9A1E"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w:t>
            </w:r>
          </w:p>
        </w:tc>
      </w:tr>
      <w:tr w:rsidR="00887C33" w:rsidRPr="008C35F0" w14:paraId="7AF3A80D" w14:textId="77777777">
        <w:tc>
          <w:tcPr>
            <w:tcW w:w="3358" w:type="dxa"/>
            <w:tcBorders>
              <w:top w:val="single" w:sz="4" w:space="0" w:color="FFFFFF"/>
              <w:left w:val="single" w:sz="4" w:space="0" w:color="FFFFFF" w:themeColor="background1"/>
              <w:bottom w:val="single" w:sz="4" w:space="0" w:color="FFFFFF"/>
              <w:right w:val="single" w:sz="4" w:space="0" w:color="FFFFFF"/>
            </w:tcBorders>
          </w:tcPr>
          <w:p w14:paraId="7C127016"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Mean temperature lag 2 days</w:t>
            </w:r>
          </w:p>
        </w:tc>
        <w:tc>
          <w:tcPr>
            <w:tcW w:w="1056" w:type="dxa"/>
            <w:tcBorders>
              <w:top w:val="single" w:sz="4" w:space="0" w:color="FFFFFF"/>
              <w:left w:val="single" w:sz="4" w:space="0" w:color="FFFFFF"/>
              <w:bottom w:val="single" w:sz="4" w:space="0" w:color="FFFFFF"/>
              <w:right w:val="single" w:sz="4" w:space="0" w:color="FFFFFF"/>
            </w:tcBorders>
          </w:tcPr>
          <w:p w14:paraId="6A62E976"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7.901</w:t>
            </w:r>
          </w:p>
        </w:tc>
        <w:tc>
          <w:tcPr>
            <w:tcW w:w="1683" w:type="dxa"/>
            <w:tcBorders>
              <w:top w:val="single" w:sz="4" w:space="0" w:color="FFFFFF"/>
              <w:left w:val="single" w:sz="4" w:space="0" w:color="FFFFFF"/>
              <w:bottom w:val="single" w:sz="4" w:space="0" w:color="FFFFFF"/>
              <w:right w:val="single" w:sz="4" w:space="0" w:color="FFFFFF"/>
            </w:tcBorders>
          </w:tcPr>
          <w:p w14:paraId="6FA33C3D"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8.580</w:t>
            </w:r>
          </w:p>
        </w:tc>
        <w:tc>
          <w:tcPr>
            <w:tcW w:w="989" w:type="dxa"/>
            <w:tcBorders>
              <w:top w:val="single" w:sz="4" w:space="0" w:color="FFFFFF"/>
              <w:left w:val="single" w:sz="4" w:space="0" w:color="FFFFFF"/>
              <w:bottom w:val="single" w:sz="4" w:space="0" w:color="FFFFFF"/>
              <w:right w:val="single" w:sz="4" w:space="0" w:color="FFFFFF"/>
            </w:tcBorders>
          </w:tcPr>
          <w:p w14:paraId="644AF156"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6.547</w:t>
            </w:r>
          </w:p>
        </w:tc>
        <w:tc>
          <w:tcPr>
            <w:tcW w:w="989" w:type="dxa"/>
            <w:tcBorders>
              <w:top w:val="single" w:sz="4" w:space="0" w:color="FFFFFF"/>
              <w:left w:val="single" w:sz="4" w:space="0" w:color="FFFFFF"/>
              <w:bottom w:val="single" w:sz="4" w:space="0" w:color="FFFFFF"/>
              <w:right w:val="single" w:sz="4" w:space="0" w:color="FFFFFF"/>
            </w:tcBorders>
          </w:tcPr>
          <w:p w14:paraId="2A194FC7"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28164F79"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w:t>
            </w:r>
          </w:p>
        </w:tc>
      </w:tr>
      <w:tr w:rsidR="00887C33" w:rsidRPr="008C35F0" w14:paraId="57FC846E" w14:textId="77777777">
        <w:tc>
          <w:tcPr>
            <w:tcW w:w="3358" w:type="dxa"/>
            <w:tcBorders>
              <w:top w:val="single" w:sz="4" w:space="0" w:color="FFFFFF"/>
              <w:left w:val="single" w:sz="4" w:space="0" w:color="FFFFFF" w:themeColor="background1"/>
              <w:bottom w:val="single" w:sz="4" w:space="0" w:color="FFFFFF"/>
              <w:right w:val="single" w:sz="4" w:space="0" w:color="FFFFFF"/>
            </w:tcBorders>
          </w:tcPr>
          <w:p w14:paraId="7082E56B"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Speed of maximum gust of wind</w:t>
            </w:r>
          </w:p>
        </w:tc>
        <w:tc>
          <w:tcPr>
            <w:tcW w:w="1056" w:type="dxa"/>
            <w:tcBorders>
              <w:top w:val="single" w:sz="4" w:space="0" w:color="FFFFFF"/>
              <w:left w:val="single" w:sz="4" w:space="0" w:color="FFFFFF"/>
              <w:bottom w:val="single" w:sz="4" w:space="0" w:color="FFFFFF"/>
              <w:right w:val="single" w:sz="4" w:space="0" w:color="FFFFFF"/>
            </w:tcBorders>
          </w:tcPr>
          <w:p w14:paraId="68A82CE2"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1.002</w:t>
            </w:r>
          </w:p>
        </w:tc>
        <w:tc>
          <w:tcPr>
            <w:tcW w:w="1683" w:type="dxa"/>
            <w:tcBorders>
              <w:top w:val="single" w:sz="4" w:space="0" w:color="FFFFFF"/>
              <w:left w:val="single" w:sz="4" w:space="0" w:color="FFFFFF"/>
              <w:bottom w:val="single" w:sz="4" w:space="0" w:color="FFFFFF"/>
              <w:right w:val="single" w:sz="4" w:space="0" w:color="FFFFFF"/>
            </w:tcBorders>
          </w:tcPr>
          <w:p w14:paraId="16CED36A"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1.005</w:t>
            </w:r>
          </w:p>
        </w:tc>
        <w:tc>
          <w:tcPr>
            <w:tcW w:w="989" w:type="dxa"/>
            <w:tcBorders>
              <w:top w:val="single" w:sz="4" w:space="0" w:color="FFFFFF"/>
              <w:left w:val="single" w:sz="4" w:space="0" w:color="FFFFFF"/>
              <w:bottom w:val="single" w:sz="4" w:space="0" w:color="FFFFFF"/>
              <w:right w:val="single" w:sz="4" w:space="0" w:color="FFFFFF"/>
            </w:tcBorders>
          </w:tcPr>
          <w:p w14:paraId="17913FE9"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0.201</w:t>
            </w:r>
          </w:p>
        </w:tc>
        <w:tc>
          <w:tcPr>
            <w:tcW w:w="989" w:type="dxa"/>
            <w:tcBorders>
              <w:top w:val="single" w:sz="4" w:space="0" w:color="FFFFFF"/>
              <w:left w:val="single" w:sz="4" w:space="0" w:color="FFFFFF"/>
              <w:bottom w:val="single" w:sz="4" w:space="0" w:color="FFFFFF"/>
              <w:right w:val="single" w:sz="4" w:space="0" w:color="FFFFFF"/>
            </w:tcBorders>
          </w:tcPr>
          <w:p w14:paraId="3A4D7C2D"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0.655</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49A19C78" w14:textId="77777777" w:rsidR="00887C33" w:rsidRPr="008C35F0" w:rsidRDefault="00887C33">
            <w:pPr>
              <w:jc w:val="right"/>
              <w:rPr>
                <w:rFonts w:ascii="Times New Roman" w:hAnsi="Times New Roman" w:cs="Times New Roman"/>
                <w:color w:val="000000"/>
                <w:u w:color="000000"/>
                <w:lang w:val="en-CA"/>
              </w:rPr>
            </w:pPr>
          </w:p>
        </w:tc>
      </w:tr>
      <w:tr w:rsidR="00887C33" w:rsidRPr="008C35F0" w14:paraId="368B1170" w14:textId="77777777">
        <w:tc>
          <w:tcPr>
            <w:tcW w:w="3358" w:type="dxa"/>
            <w:tcBorders>
              <w:top w:val="single" w:sz="4" w:space="0" w:color="FFFFFF"/>
              <w:left w:val="single" w:sz="4" w:space="0" w:color="FFFFFF" w:themeColor="background1"/>
              <w:bottom w:val="single" w:sz="4" w:space="0" w:color="FFFFFF"/>
              <w:right w:val="single" w:sz="4" w:space="0" w:color="FFFFFF"/>
            </w:tcBorders>
          </w:tcPr>
          <w:p w14:paraId="0D714BD4"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Winter (random effect)</w:t>
            </w:r>
          </w:p>
        </w:tc>
        <w:tc>
          <w:tcPr>
            <w:tcW w:w="1056" w:type="dxa"/>
            <w:tcBorders>
              <w:top w:val="single" w:sz="4" w:space="0" w:color="FFFFFF"/>
              <w:left w:val="single" w:sz="4" w:space="0" w:color="FFFFFF"/>
              <w:bottom w:val="single" w:sz="4" w:space="0" w:color="FFFFFF"/>
              <w:right w:val="single" w:sz="4" w:space="0" w:color="FFFFFF"/>
            </w:tcBorders>
          </w:tcPr>
          <w:p w14:paraId="4E76ABA7"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0.720</w:t>
            </w:r>
          </w:p>
        </w:tc>
        <w:tc>
          <w:tcPr>
            <w:tcW w:w="1683" w:type="dxa"/>
            <w:tcBorders>
              <w:top w:val="single" w:sz="4" w:space="0" w:color="FFFFFF"/>
              <w:left w:val="single" w:sz="4" w:space="0" w:color="FFFFFF"/>
              <w:bottom w:val="single" w:sz="4" w:space="0" w:color="FFFFFF"/>
              <w:right w:val="single" w:sz="4" w:space="0" w:color="FFFFFF"/>
            </w:tcBorders>
          </w:tcPr>
          <w:p w14:paraId="39A402E1"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2.000</w:t>
            </w:r>
          </w:p>
        </w:tc>
        <w:tc>
          <w:tcPr>
            <w:tcW w:w="989" w:type="dxa"/>
            <w:tcBorders>
              <w:top w:val="single" w:sz="4" w:space="0" w:color="FFFFFF"/>
              <w:left w:val="single" w:sz="4" w:space="0" w:color="FFFFFF"/>
              <w:bottom w:val="single" w:sz="4" w:space="0" w:color="FFFFFF"/>
              <w:right w:val="single" w:sz="4" w:space="0" w:color="FFFFFF"/>
            </w:tcBorders>
          </w:tcPr>
          <w:p w14:paraId="640F4A14"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1.800</w:t>
            </w:r>
          </w:p>
        </w:tc>
        <w:tc>
          <w:tcPr>
            <w:tcW w:w="989" w:type="dxa"/>
            <w:tcBorders>
              <w:top w:val="single" w:sz="4" w:space="0" w:color="FFFFFF"/>
              <w:left w:val="single" w:sz="4" w:space="0" w:color="FFFFFF"/>
              <w:bottom w:val="single" w:sz="4" w:space="0" w:color="FFFFFF"/>
              <w:right w:val="single" w:sz="4" w:space="0" w:color="FFFFFF"/>
            </w:tcBorders>
          </w:tcPr>
          <w:p w14:paraId="3999C106"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0.169</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5A8EE243" w14:textId="77777777" w:rsidR="00887C33" w:rsidRPr="008C35F0" w:rsidRDefault="00887C33">
            <w:pPr>
              <w:jc w:val="right"/>
              <w:rPr>
                <w:rFonts w:ascii="Times New Roman" w:hAnsi="Times New Roman" w:cs="Times New Roman"/>
                <w:color w:val="000000"/>
                <w:u w:color="000000"/>
                <w:lang w:val="en-CA"/>
              </w:rPr>
            </w:pPr>
          </w:p>
        </w:tc>
      </w:tr>
      <w:tr w:rsidR="00887C33" w:rsidRPr="008C35F0" w14:paraId="0783D26C" w14:textId="77777777">
        <w:tc>
          <w:tcPr>
            <w:tcW w:w="3358" w:type="dxa"/>
            <w:tcBorders>
              <w:top w:val="single" w:sz="4" w:space="0" w:color="FFFFFF"/>
              <w:left w:val="single" w:sz="4" w:space="0" w:color="FFFFFF" w:themeColor="background1"/>
              <w:bottom w:val="single" w:sz="4" w:space="0" w:color="FFFFFF"/>
              <w:right w:val="single" w:sz="4" w:space="0" w:color="FFFFFF"/>
            </w:tcBorders>
          </w:tcPr>
          <w:p w14:paraId="1028BB26"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ID (random effect)</w:t>
            </w:r>
          </w:p>
        </w:tc>
        <w:tc>
          <w:tcPr>
            <w:tcW w:w="1056" w:type="dxa"/>
            <w:tcBorders>
              <w:top w:val="single" w:sz="4" w:space="0" w:color="FFFFFF"/>
              <w:left w:val="single" w:sz="4" w:space="0" w:color="FFFFFF"/>
              <w:bottom w:val="single" w:sz="4" w:space="0" w:color="FFFFFF"/>
              <w:right w:val="single" w:sz="4" w:space="0" w:color="FFFFFF"/>
            </w:tcBorders>
          </w:tcPr>
          <w:p w14:paraId="05A062E5"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26.099</w:t>
            </w:r>
          </w:p>
        </w:tc>
        <w:tc>
          <w:tcPr>
            <w:tcW w:w="1683" w:type="dxa"/>
            <w:tcBorders>
              <w:top w:val="single" w:sz="4" w:space="0" w:color="FFFFFF"/>
              <w:left w:val="single" w:sz="4" w:space="0" w:color="FFFFFF"/>
              <w:bottom w:val="single" w:sz="4" w:space="0" w:color="FFFFFF"/>
              <w:right w:val="single" w:sz="4" w:space="0" w:color="FFFFFF"/>
            </w:tcBorders>
          </w:tcPr>
          <w:p w14:paraId="74FEA69B"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63.000</w:t>
            </w:r>
          </w:p>
        </w:tc>
        <w:tc>
          <w:tcPr>
            <w:tcW w:w="989" w:type="dxa"/>
            <w:tcBorders>
              <w:top w:val="single" w:sz="4" w:space="0" w:color="FFFFFF"/>
              <w:left w:val="single" w:sz="4" w:space="0" w:color="FFFFFF"/>
              <w:bottom w:val="single" w:sz="4" w:space="0" w:color="FFFFFF"/>
              <w:right w:val="single" w:sz="4" w:space="0" w:color="FFFFFF"/>
            </w:tcBorders>
          </w:tcPr>
          <w:p w14:paraId="684A8A15"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0.966</w:t>
            </w:r>
          </w:p>
        </w:tc>
        <w:tc>
          <w:tcPr>
            <w:tcW w:w="989" w:type="dxa"/>
            <w:tcBorders>
              <w:top w:val="single" w:sz="4" w:space="0" w:color="FFFFFF"/>
              <w:left w:val="single" w:sz="4" w:space="0" w:color="FFFFFF"/>
              <w:bottom w:val="single" w:sz="4" w:space="0" w:color="FFFFFF"/>
              <w:right w:val="single" w:sz="4" w:space="0" w:color="FFFFFF"/>
            </w:tcBorders>
          </w:tcPr>
          <w:p w14:paraId="0EA0388D" w14:textId="77777777" w:rsidR="00887C33" w:rsidRPr="008C35F0" w:rsidRDefault="00887C33">
            <w:pPr>
              <w:jc w:val="right"/>
              <w:rPr>
                <w:rFonts w:ascii="Times New Roman" w:hAnsi="Times New Roman" w:cs="Times New Roman"/>
                <w:b/>
                <w:bCs/>
                <w:color w:val="000000"/>
                <w:u w:color="000000"/>
                <w:lang w:val="en-CA"/>
              </w:rPr>
            </w:pPr>
            <w:r w:rsidRPr="008C35F0">
              <w:rPr>
                <w:rFonts w:ascii="Times New Roman" w:hAnsi="Times New Roman" w:cs="Times New Roman"/>
                <w:b/>
                <w:bCs/>
                <w:color w:val="000000"/>
                <w:u w:color="000000"/>
                <w:lang w:val="en-CA"/>
              </w:rPr>
              <w:t>&lt; 0.001</w:t>
            </w:r>
          </w:p>
        </w:tc>
        <w:tc>
          <w:tcPr>
            <w:tcW w:w="1418" w:type="dxa"/>
            <w:tcBorders>
              <w:top w:val="single" w:sz="4" w:space="0" w:color="FFFFFF"/>
              <w:left w:val="single" w:sz="4" w:space="0" w:color="FFFFFF"/>
              <w:bottom w:val="single" w:sz="4" w:space="0" w:color="FFFFFF"/>
              <w:right w:val="single" w:sz="4" w:space="0" w:color="FFFFFF" w:themeColor="background1"/>
            </w:tcBorders>
          </w:tcPr>
          <w:p w14:paraId="33A6226F"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w:t>
            </w:r>
          </w:p>
        </w:tc>
      </w:tr>
      <w:tr w:rsidR="00887C33" w:rsidRPr="008C35F0" w14:paraId="4CC7EEB2" w14:textId="77777777">
        <w:trPr>
          <w:trHeight w:val="77"/>
        </w:trPr>
        <w:tc>
          <w:tcPr>
            <w:tcW w:w="3358" w:type="dxa"/>
            <w:tcBorders>
              <w:top w:val="single" w:sz="4" w:space="0" w:color="FFFFFF"/>
              <w:left w:val="single" w:sz="4" w:space="0" w:color="FFFFFF" w:themeColor="background1"/>
              <w:right w:val="single" w:sz="4" w:space="0" w:color="FFFFFF"/>
            </w:tcBorders>
          </w:tcPr>
          <w:p w14:paraId="672C2165"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Site (random effect)</w:t>
            </w:r>
          </w:p>
        </w:tc>
        <w:tc>
          <w:tcPr>
            <w:tcW w:w="1056" w:type="dxa"/>
            <w:tcBorders>
              <w:top w:val="single" w:sz="4" w:space="0" w:color="FFFFFF"/>
              <w:left w:val="single" w:sz="4" w:space="0" w:color="FFFFFF"/>
              <w:right w:val="single" w:sz="4" w:space="0" w:color="FFFFFF"/>
            </w:tcBorders>
          </w:tcPr>
          <w:p w14:paraId="230A0752"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0.007</w:t>
            </w:r>
          </w:p>
        </w:tc>
        <w:tc>
          <w:tcPr>
            <w:tcW w:w="1683" w:type="dxa"/>
            <w:tcBorders>
              <w:top w:val="single" w:sz="4" w:space="0" w:color="FFFFFF"/>
              <w:left w:val="single" w:sz="4" w:space="0" w:color="FFFFFF"/>
              <w:right w:val="single" w:sz="4" w:space="0" w:color="FFFFFF"/>
            </w:tcBorders>
          </w:tcPr>
          <w:p w14:paraId="52C79048"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2.000</w:t>
            </w:r>
          </w:p>
        </w:tc>
        <w:tc>
          <w:tcPr>
            <w:tcW w:w="989" w:type="dxa"/>
            <w:tcBorders>
              <w:top w:val="single" w:sz="4" w:space="0" w:color="FFFFFF"/>
              <w:left w:val="single" w:sz="4" w:space="0" w:color="FFFFFF"/>
              <w:right w:val="single" w:sz="4" w:space="0" w:color="FFFFFF"/>
            </w:tcBorders>
          </w:tcPr>
          <w:p w14:paraId="4CF6FC89"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0.002</w:t>
            </w:r>
          </w:p>
        </w:tc>
        <w:tc>
          <w:tcPr>
            <w:tcW w:w="989" w:type="dxa"/>
            <w:tcBorders>
              <w:top w:val="single" w:sz="4" w:space="0" w:color="FFFFFF"/>
              <w:left w:val="single" w:sz="4" w:space="0" w:color="FFFFFF"/>
              <w:right w:val="single" w:sz="4" w:space="0" w:color="FFFFFF"/>
            </w:tcBorders>
          </w:tcPr>
          <w:p w14:paraId="3A430091" w14:textId="77777777" w:rsidR="00887C33" w:rsidRPr="008C35F0" w:rsidRDefault="00887C33">
            <w:pPr>
              <w:jc w:val="right"/>
              <w:rPr>
                <w:rFonts w:ascii="Times New Roman" w:hAnsi="Times New Roman" w:cs="Times New Roman"/>
                <w:color w:val="000000"/>
                <w:u w:color="000000"/>
                <w:lang w:val="en-CA"/>
              </w:rPr>
            </w:pPr>
            <w:r w:rsidRPr="008C35F0">
              <w:rPr>
                <w:rFonts w:ascii="Times New Roman" w:hAnsi="Times New Roman" w:cs="Times New Roman"/>
                <w:color w:val="000000"/>
                <w:u w:color="000000"/>
                <w:lang w:val="en-CA"/>
              </w:rPr>
              <w:t>0.436</w:t>
            </w:r>
          </w:p>
        </w:tc>
        <w:tc>
          <w:tcPr>
            <w:tcW w:w="1418" w:type="dxa"/>
            <w:tcBorders>
              <w:top w:val="single" w:sz="4" w:space="0" w:color="FFFFFF"/>
              <w:left w:val="single" w:sz="4" w:space="0" w:color="FFFFFF"/>
              <w:right w:val="single" w:sz="4" w:space="0" w:color="FFFFFF" w:themeColor="background1"/>
            </w:tcBorders>
          </w:tcPr>
          <w:p w14:paraId="37798AA0" w14:textId="77777777" w:rsidR="00887C33" w:rsidRPr="008C35F0" w:rsidRDefault="00887C33">
            <w:pPr>
              <w:jc w:val="right"/>
              <w:rPr>
                <w:rFonts w:ascii="Times New Roman" w:hAnsi="Times New Roman" w:cs="Times New Roman"/>
                <w:color w:val="000000"/>
                <w:u w:color="000000"/>
                <w:lang w:val="en-CA"/>
              </w:rPr>
            </w:pPr>
          </w:p>
        </w:tc>
      </w:tr>
    </w:tbl>
    <w:p w14:paraId="2D1D02F3" w14:textId="77777777" w:rsidR="00887C33" w:rsidRPr="008C35F0" w:rsidRDefault="00887C33" w:rsidP="00887C33">
      <w:pPr>
        <w:spacing w:line="480" w:lineRule="auto"/>
        <w:jc w:val="both"/>
        <w:rPr>
          <w:rFonts w:ascii="Times New Roman" w:hAnsi="Times New Roman" w:cs="Times New Roman"/>
          <w:lang w:val="en-CA"/>
        </w:rPr>
      </w:pPr>
    </w:p>
    <w:p w14:paraId="4D06E76A" w14:textId="77777777" w:rsidR="00887C33" w:rsidRPr="008C35F0" w:rsidRDefault="00887C33" w:rsidP="00887C33">
      <w:pPr>
        <w:spacing w:line="480" w:lineRule="auto"/>
        <w:jc w:val="both"/>
        <w:rPr>
          <w:rFonts w:ascii="Times New Roman" w:hAnsi="Times New Roman" w:cs="Times New Roman"/>
          <w:lang w:val="en-CA"/>
        </w:rPr>
      </w:pPr>
      <w:r w:rsidRPr="008C35F0">
        <w:rPr>
          <w:rFonts w:ascii="Times New Roman" w:hAnsi="Times New Roman" w:cs="Times New Roman"/>
          <w:b/>
          <w:bCs/>
          <w:noProof/>
          <w:lang w:val="en-CA"/>
        </w:rPr>
        <w:drawing>
          <wp:inline distT="0" distB="0" distL="0" distR="0" wp14:anchorId="2CDEAE1F" wp14:editId="75CAB420">
            <wp:extent cx="5943600" cy="2971800"/>
            <wp:effectExtent l="12700" t="12700" r="12700" b="12700"/>
            <wp:docPr id="1648150676" name="Picture 2" descr="A graph of different types of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50676" name="Picture 2" descr="A graph of different types of temperatur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a:ln>
                      <a:solidFill>
                        <a:schemeClr val="tx1"/>
                      </a:solidFill>
                    </a:ln>
                  </pic:spPr>
                </pic:pic>
              </a:graphicData>
            </a:graphic>
          </wp:inline>
        </w:drawing>
      </w:r>
      <w:r w:rsidRPr="008C35F0">
        <w:rPr>
          <w:rFonts w:ascii="Times New Roman" w:hAnsi="Times New Roman" w:cs="Times New Roman"/>
          <w:b/>
          <w:bCs/>
          <w:lang w:val="en-CA"/>
        </w:rPr>
        <w:t>Figure 2.6.</w:t>
      </w:r>
      <w:r w:rsidRPr="008C35F0">
        <w:rPr>
          <w:rFonts w:ascii="Times New Roman" w:hAnsi="Times New Roman" w:cs="Times New Roman"/>
          <w:lang w:val="en-CA"/>
        </w:rPr>
        <w:t xml:space="preserve"> Partial effect of three significant environmental variables on the northern cardinal’s daily activity end time relative to sunset for 64 individuals tracked in Montreal, Quebec, Canada between 2022 and 2025.</w:t>
      </w:r>
    </w:p>
    <w:p w14:paraId="1CE89DC2" w14:textId="77777777" w:rsidR="00887C33" w:rsidRPr="008C35F0" w:rsidRDefault="00887C33" w:rsidP="00887C33">
      <w:pPr>
        <w:pStyle w:val="Heading3"/>
        <w:spacing w:line="480" w:lineRule="auto"/>
        <w:rPr>
          <w:rFonts w:ascii="Times New Roman" w:hAnsi="Times New Roman" w:cs="Times New Roman"/>
          <w:b/>
          <w:bCs/>
          <w:color w:val="000000" w:themeColor="text1"/>
          <w:lang w:val="en-CA"/>
        </w:rPr>
      </w:pPr>
      <w:bookmarkStart w:id="26" w:name="_Toc205543149"/>
      <w:r w:rsidRPr="008C35F0">
        <w:rPr>
          <w:rFonts w:ascii="Times New Roman" w:hAnsi="Times New Roman" w:cs="Times New Roman"/>
          <w:b/>
          <w:bCs/>
          <w:color w:val="000000" w:themeColor="text1"/>
          <w:lang w:val="en-CA"/>
        </w:rPr>
        <w:t>Discussion</w:t>
      </w:r>
      <w:bookmarkEnd w:id="26"/>
    </w:p>
    <w:p w14:paraId="22F8E38F" w14:textId="4479DF1E" w:rsidR="00887C33" w:rsidRPr="008C35F0" w:rsidRDefault="00E04047" w:rsidP="00887C33">
      <w:pPr>
        <w:spacing w:line="48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In response to chronic, inclement weather (cold temperatures, high winds, high snow accumulation), cardinals started to be active later in the day, suggesting that they conserve energy. However, during cold snap events (drops in temperature of -5 ˚C day-over-day), they start their daily activities earlier, suggesting that they were actively foraging to cope with the acute thermoregulatory stress imposed by the previous night.</w:t>
      </w:r>
      <w:r w:rsidR="00BB41DF" w:rsidRPr="008C35F0">
        <w:rPr>
          <w:rFonts w:ascii="Times New Roman" w:eastAsia="Times New Roman" w:hAnsi="Times New Roman" w:cs="Times New Roman"/>
          <w:color w:val="000000" w:themeColor="text1"/>
          <w:lang w:val="en-CA"/>
        </w:rPr>
        <w:t xml:space="preserve"> Cardinals’ end timing of daily activity responded more to acute cold snap events (drops in temperature of -10 ˚C day-over-day) and shorter-term inclement weather, leading the birds to end their day earlier, suggesting that in those conditions, the thermoregulatory costs to keep foraging is not worth </w:t>
      </w:r>
      <w:r w:rsidR="00FC2839" w:rsidRPr="008C35F0">
        <w:rPr>
          <w:rFonts w:ascii="Times New Roman" w:eastAsia="Times New Roman" w:hAnsi="Times New Roman" w:cs="Times New Roman"/>
          <w:color w:val="000000" w:themeColor="text1"/>
          <w:lang w:val="en-CA"/>
        </w:rPr>
        <w:t>the energetic gains.</w:t>
      </w:r>
      <w:r w:rsidR="00BB41DF" w:rsidRPr="008C35F0">
        <w:rPr>
          <w:rFonts w:ascii="Times New Roman" w:eastAsia="Times New Roman" w:hAnsi="Times New Roman" w:cs="Times New Roman"/>
          <w:color w:val="000000" w:themeColor="text1"/>
          <w:lang w:val="en-CA"/>
        </w:rPr>
        <w:t xml:space="preserve"> </w:t>
      </w:r>
      <w:r w:rsidR="00887C33" w:rsidRPr="008C35F0">
        <w:rPr>
          <w:rFonts w:ascii="Times New Roman" w:eastAsia="Times New Roman" w:hAnsi="Times New Roman" w:cs="Times New Roman"/>
          <w:color w:val="000000" w:themeColor="text1"/>
          <w:lang w:val="en-CA"/>
        </w:rPr>
        <w:t xml:space="preserve">Together, these results highlight the behavioural flexibility of cardinals regarding thermoregulation strategies when wintering in urban environments. </w:t>
      </w:r>
    </w:p>
    <w:p w14:paraId="413EB4C0" w14:textId="77777777" w:rsidR="00887C33" w:rsidRPr="008C35F0" w:rsidRDefault="00887C33" w:rsidP="00887C33">
      <w:pPr>
        <w:pStyle w:val="Heading3"/>
        <w:spacing w:line="480" w:lineRule="auto"/>
        <w:jc w:val="both"/>
        <w:rPr>
          <w:rFonts w:ascii="Times New Roman" w:hAnsi="Times New Roman" w:cs="Times New Roman"/>
          <w:color w:val="000000" w:themeColor="text1"/>
          <w:sz w:val="24"/>
          <w:szCs w:val="24"/>
          <w:u w:val="single"/>
          <w:lang w:val="en-CA"/>
        </w:rPr>
      </w:pPr>
      <w:bookmarkStart w:id="27" w:name="_Toc205543150"/>
      <w:r w:rsidRPr="008C35F0">
        <w:rPr>
          <w:rFonts w:ascii="Times New Roman" w:hAnsi="Times New Roman" w:cs="Times New Roman"/>
          <w:color w:val="000000" w:themeColor="text1"/>
          <w:sz w:val="24"/>
          <w:szCs w:val="24"/>
          <w:u w:val="single"/>
          <w:lang w:val="en-CA"/>
        </w:rPr>
        <w:t>Varying scale of effect of dynamic temporal variables</w:t>
      </w:r>
      <w:bookmarkEnd w:id="27"/>
    </w:p>
    <w:p w14:paraId="1DA8EE63" w14:textId="5CBC7098" w:rsidR="00887C33" w:rsidRPr="008C35F0" w:rsidRDefault="00FC2839" w:rsidP="00887C33">
      <w:pPr>
        <w:spacing w:line="48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Both</w:t>
      </w:r>
      <w:r w:rsidR="00887C33" w:rsidRPr="008C35F0">
        <w:rPr>
          <w:rFonts w:ascii="Times New Roman" w:eastAsia="Times New Roman" w:hAnsi="Times New Roman" w:cs="Times New Roman"/>
          <w:color w:val="000000" w:themeColor="text1"/>
          <w:lang w:val="en-CA"/>
        </w:rPr>
        <w:t xml:space="preserve"> dynamic temporal variables (temperature lag and cold snap events) had a different scale of effect whether looking at the onset or end of the cardinal’s daily activities. Our model selection showed that a temperature lag of five days was best explanatory of the onset time of the cardinals’ activity, while a two-day temperature lag was better at explaining the end time of daily activities. These findings suggest that cardinals respond to temperature cues at distinct timescales, with short-term conditions being more relevant in determining when to begin activity in the morning, and long-term conditions guiding </w:t>
      </w:r>
      <w:del w:id="28" w:author="Frei,Barbara (ECCC)" w:date="2025-08-05T21:04:00Z">
        <w:r w:rsidR="00887C33" w:rsidRPr="008C35F0">
          <w:rPr>
            <w:rFonts w:ascii="Times New Roman" w:eastAsia="Times New Roman" w:hAnsi="Times New Roman" w:cs="Times New Roman"/>
            <w:color w:val="000000" w:themeColor="text1"/>
            <w:lang w:val="en-CA"/>
          </w:rPr>
          <w:delText>decisions</w:delText>
        </w:r>
      </w:del>
      <w:del w:id="29" w:author="Frei,Barbara (ECCC)" w:date="2025-08-05T21:05:00Z">
        <w:r w:rsidR="00887C33" w:rsidRPr="008C35F0" w:rsidDel="00D115D0">
          <w:rPr>
            <w:rFonts w:ascii="Times New Roman" w:eastAsia="Times New Roman" w:hAnsi="Times New Roman" w:cs="Times New Roman"/>
            <w:color w:val="000000" w:themeColor="text1"/>
            <w:lang w:val="en-CA"/>
          </w:rPr>
          <w:delText xml:space="preserve"> </w:delText>
        </w:r>
      </w:del>
      <w:ins w:id="30" w:author="Frei,Barbara (ECCC)" w:date="2025-08-05T21:05:00Z">
        <w:r w:rsidR="00887C33" w:rsidRPr="008C35F0">
          <w:rPr>
            <w:rFonts w:ascii="Times New Roman" w:eastAsia="Times New Roman" w:hAnsi="Times New Roman" w:cs="Times New Roman"/>
            <w:color w:val="000000" w:themeColor="text1"/>
            <w:lang w:val="en-CA"/>
          </w:rPr>
          <w:t xml:space="preserve">energetic needs </w:t>
        </w:r>
      </w:ins>
      <w:r w:rsidR="00887C33" w:rsidRPr="008C35F0">
        <w:rPr>
          <w:rFonts w:ascii="Times New Roman" w:eastAsia="Times New Roman" w:hAnsi="Times New Roman" w:cs="Times New Roman"/>
          <w:color w:val="000000" w:themeColor="text1"/>
          <w:lang w:val="en-CA"/>
        </w:rPr>
        <w:t xml:space="preserve">related to the cessation of daily activities. Previous research, on larger spatial (across a country) and temporal (annual cycle) scales have demonstrated that there is a lag effect of temperatures on 59 breeding birds of England </w:t>
      </w:r>
      <w:r w:rsidR="00887C33" w:rsidRPr="008C35F0">
        <w:rPr>
          <w:rFonts w:ascii="Times New Roman" w:eastAsia="Times New Roman" w:hAnsi="Times New Roman" w:cs="Times New Roman"/>
          <w:color w:val="000000" w:themeColor="text1"/>
          <w:lang w:val="en-CA"/>
        </w:rPr>
        <w:fldChar w:fldCharType="begin"/>
      </w:r>
      <w:r w:rsidR="00887C33" w:rsidRPr="008C35F0">
        <w:rPr>
          <w:rFonts w:ascii="Times New Roman" w:eastAsia="Times New Roman" w:hAnsi="Times New Roman" w:cs="Times New Roman"/>
          <w:color w:val="000000" w:themeColor="text1"/>
          <w:lang w:val="en-CA"/>
        </w:rPr>
        <w:instrText xml:space="preserve"> ADDIN ZOTERO_ITEM CSL_CITATION {"citationID":"cvDvbeGF","properties":{"formattedCitation":"(Pearce\\uc0\\u8208{}Higgins et al., 2015)","plainCitation":"(Pearce‐Higgins et al., 2015)","noteIndex":0},"citationItems":[{"id":1180,"uris":["http://zotero.org/users/16770306/items/MS2Z6CV4"],"itemData":{"id":1180,"type":"article-journal","abstract":"Summary\n            \n              \n                \n                  Climate change is reported to have caused widespread changes to species’ populations and ecological communities. Warming has been associated with population declines in long‐distance migrants and habitat specialists, and increases in southerly distributed species. However, the specific climatic drivers behind these changes remain undescribed.\n                \n                \n                  We analysed annual fluctuations in the abundance of 59 breeding bird species in England over 45 years to test the effect of monthly temperature and precipitation means upon population trends.\n                \n                \n                  Strong positive correlations between population growth and both winter and breeding season temperature were identified for resident and short‐distance migrants. Lagged correlations between population growth and summer temperature and precipitation identified for the first time a widespread negative impact of hot, dry summer weather. Resident populations appeared to increase following wet autumns. Populations of long‐distance migrants were negatively affected by May temperature, consistent with a potential negative effect of phenological mismatch upon breeding success. There was evidence for some nonlinear relationships between monthly weather variables and population growth.\n                \n                \n                  Habitat specialists and cold‐associated species showed consistently more negative effects of higher temperatures than habitat generalists and southerly distributed species associated with warm temperatures. Results suggest that previously reported changes in community composition represent the accumulated effects of spring and summer warming.\n                \n                \n                  Long‐term population trends were more significantly correlated with species’ sensitivity to temperature than precipitation, suggesting that warming has had a greater impact on population trends than changes in precipitation. Months where there had been the greatest warming were the most influential drivers of long‐term change. There was also evidence that species with the greatest sensitivity to extremes of precipitation have tended to decline.\n                \n                \n                  Our results provide novel insights about the impact of climate change on bird communities. Significant lagged effects highlight the potential for altered species’ interactions to drive observed climate change impacts, although some community changes may have been driven by more immediate responses to warming. In England, resident and short‐distance migrant populations have increased in response to climate change, but potentially at the expense of long‐distance migrants, habitat specialists and cold‐associated species.","container-title":"Journal of Animal Ecology","DOI":"10.1111/1365-2656.12364","ISSN":"0021-8790, 1365-2656","issue":"4","journalAbbreviation":"Journal of Animal Ecology","language":"en","license":"http://onlinelibrary.wiley.com/termsAndConditions#vor","page":"943-954","source":"DOI.org (Crossref)","title":"Drivers of climate change impacts on bird communities","volume":"84","author":[{"family":"Pearce‐Higgins","given":"James W."},{"family":"Eglington","given":"Sarah M."},{"family":"Martay","given":"Blaise"},{"family":"Chamberlain","given":"Dan E."}],"editor":[{"family":"Both","given":"Christiaan"}],"issued":{"date-parts":[["2015",7]]}}}],"schema":"https://github.com/citation-style-language/schema/raw/master/csl-citation.json"} </w:instrText>
      </w:r>
      <w:r w:rsidR="00887C33" w:rsidRPr="008C35F0">
        <w:rPr>
          <w:rFonts w:ascii="Times New Roman" w:eastAsia="Times New Roman" w:hAnsi="Times New Roman" w:cs="Times New Roman"/>
          <w:color w:val="000000" w:themeColor="text1"/>
          <w:lang w:val="en-CA"/>
        </w:rPr>
        <w:fldChar w:fldCharType="separate"/>
      </w:r>
      <w:r w:rsidR="00887C33" w:rsidRPr="008C35F0">
        <w:rPr>
          <w:rFonts w:ascii="Times New Roman" w:hAnsi="Times New Roman" w:cs="Times New Roman"/>
          <w:color w:val="000000"/>
          <w:kern w:val="0"/>
          <w:lang w:val="en-US"/>
        </w:rPr>
        <w:t>(Pearce‐Higgins et al., 2015)</w:t>
      </w:r>
      <w:r w:rsidR="00887C33" w:rsidRPr="008C35F0">
        <w:rPr>
          <w:rFonts w:ascii="Times New Roman" w:eastAsia="Times New Roman" w:hAnsi="Times New Roman" w:cs="Times New Roman"/>
          <w:color w:val="000000" w:themeColor="text1"/>
          <w:lang w:val="en-CA"/>
        </w:rPr>
        <w:fldChar w:fldCharType="end"/>
      </w:r>
      <w:r w:rsidR="00887C33" w:rsidRPr="008C35F0">
        <w:rPr>
          <w:rFonts w:ascii="Times New Roman" w:eastAsia="Times New Roman" w:hAnsi="Times New Roman" w:cs="Times New Roman"/>
          <w:color w:val="000000" w:themeColor="text1"/>
          <w:lang w:val="en-CA"/>
        </w:rPr>
        <w:t xml:space="preserve">. A negative lagged correlation was found between hot, dry summer weather and birds’ population growth </w:t>
      </w:r>
      <w:r w:rsidR="00887C33" w:rsidRPr="008C35F0">
        <w:rPr>
          <w:rFonts w:ascii="Times New Roman" w:eastAsia="Times New Roman" w:hAnsi="Times New Roman" w:cs="Times New Roman"/>
          <w:color w:val="000000" w:themeColor="text1"/>
          <w:lang w:val="en-CA"/>
        </w:rPr>
        <w:fldChar w:fldCharType="begin"/>
      </w:r>
      <w:r w:rsidR="00887C33" w:rsidRPr="008C35F0">
        <w:rPr>
          <w:rFonts w:ascii="Times New Roman" w:eastAsia="Times New Roman" w:hAnsi="Times New Roman" w:cs="Times New Roman"/>
          <w:color w:val="000000" w:themeColor="text1"/>
          <w:lang w:val="en-CA"/>
        </w:rPr>
        <w:instrText xml:space="preserve"> ADDIN ZOTERO_ITEM CSL_CITATION {"citationID":"ieKnazpA","properties":{"formattedCitation":"(Pearce\\uc0\\u8208{}Higgins et al., 2015)","plainCitation":"(Pearce‐Higgins et al., 2015)","noteIndex":0},"citationItems":[{"id":1180,"uris":["http://zotero.org/users/16770306/items/MS2Z6CV4"],"itemData":{"id":1180,"type":"article-journal","abstract":"Summary\n            \n              \n                \n                  Climate change is reported to have caused widespread changes to species’ populations and ecological communities. Warming has been associated with population declines in long‐distance migrants and habitat specialists, and increases in southerly distributed species. However, the specific climatic drivers behind these changes remain undescribed.\n                \n                \n                  We analysed annual fluctuations in the abundance of 59 breeding bird species in England over 45 years to test the effect of monthly temperature and precipitation means upon population trends.\n                \n                \n                  Strong positive correlations between population growth and both winter and breeding season temperature were identified for resident and short‐distance migrants. Lagged correlations between population growth and summer temperature and precipitation identified for the first time a widespread negative impact of hot, dry summer weather. Resident populations appeared to increase following wet autumns. Populations of long‐distance migrants were negatively affected by May temperature, consistent with a potential negative effect of phenological mismatch upon breeding success. There was evidence for some nonlinear relationships between monthly weather variables and population growth.\n                \n                \n                  Habitat specialists and cold‐associated species showed consistently more negative effects of higher temperatures than habitat generalists and southerly distributed species associated with warm temperatures. Results suggest that previously reported changes in community composition represent the accumulated effects of spring and summer warming.\n                \n                \n                  Long‐term population trends were more significantly correlated with species’ sensitivity to temperature than precipitation, suggesting that warming has had a greater impact on population trends than changes in precipitation. Months where there had been the greatest warming were the most influential drivers of long‐term change. There was also evidence that species with the greatest sensitivity to extremes of precipitation have tended to decline.\n                \n                \n                  Our results provide novel insights about the impact of climate change on bird communities. Significant lagged effects highlight the potential for altered species’ interactions to drive observed climate change impacts, although some community changes may have been driven by more immediate responses to warming. In England, resident and short‐distance migrant populations have increased in response to climate change, but potentially at the expense of long‐distance migrants, habitat specialists and cold‐associated species.","container-title":"Journal of Animal Ecology","DOI":"10.1111/1365-2656.12364","ISSN":"0021-8790, 1365-2656","issue":"4","journalAbbreviation":"Journal of Animal Ecology","language":"en","license":"http://onlinelibrary.wiley.com/termsAndConditions#vor","page":"943-954","source":"DOI.org (Crossref)","title":"Drivers of climate change impacts on bird communities","volume":"84","author":[{"family":"Pearce‐Higgins","given":"James W."},{"family":"Eglington","given":"Sarah M."},{"family":"Martay","given":"Blaise"},{"family":"Chamberlain","given":"Dan E."}],"editor":[{"family":"Both","given":"Christiaan"}],"issued":{"date-parts":[["2015",7]]}}}],"schema":"https://github.com/citation-style-language/schema/raw/master/csl-citation.json"} </w:instrText>
      </w:r>
      <w:r w:rsidR="00887C33" w:rsidRPr="008C35F0">
        <w:rPr>
          <w:rFonts w:ascii="Times New Roman" w:eastAsia="Times New Roman" w:hAnsi="Times New Roman" w:cs="Times New Roman"/>
          <w:color w:val="000000" w:themeColor="text1"/>
          <w:lang w:val="en-CA"/>
        </w:rPr>
        <w:fldChar w:fldCharType="separate"/>
      </w:r>
      <w:r w:rsidR="00887C33" w:rsidRPr="008C35F0">
        <w:rPr>
          <w:rFonts w:ascii="Times New Roman" w:hAnsi="Times New Roman" w:cs="Times New Roman"/>
          <w:color w:val="000000"/>
          <w:kern w:val="0"/>
          <w:lang w:val="en-US"/>
        </w:rPr>
        <w:t>(Pearce‐Higgins et al., 2015)</w:t>
      </w:r>
      <w:r w:rsidR="00887C33" w:rsidRPr="008C35F0">
        <w:rPr>
          <w:rFonts w:ascii="Times New Roman" w:eastAsia="Times New Roman" w:hAnsi="Times New Roman" w:cs="Times New Roman"/>
          <w:color w:val="000000" w:themeColor="text1"/>
          <w:lang w:val="en-CA"/>
        </w:rPr>
        <w:fldChar w:fldCharType="end"/>
      </w:r>
      <w:r w:rsidR="00887C33" w:rsidRPr="008C35F0">
        <w:rPr>
          <w:rFonts w:ascii="Times New Roman" w:eastAsia="Times New Roman" w:hAnsi="Times New Roman" w:cs="Times New Roman"/>
          <w:color w:val="000000" w:themeColor="text1"/>
          <w:lang w:val="en-CA"/>
        </w:rPr>
        <w:t xml:space="preserve">. Resident birds’ populations appeared to increase following wet autumn months, and populations of long-distance migrants were negatively affected by May temperatures, reflecting the potential effects of a phenological mismatch in the breeding season </w:t>
      </w:r>
      <w:r w:rsidR="00887C33" w:rsidRPr="008C35F0">
        <w:rPr>
          <w:rFonts w:ascii="Times New Roman" w:eastAsia="Times New Roman" w:hAnsi="Times New Roman" w:cs="Times New Roman"/>
          <w:color w:val="000000" w:themeColor="text1"/>
          <w:lang w:val="en-CA"/>
        </w:rPr>
        <w:fldChar w:fldCharType="begin"/>
      </w:r>
      <w:r w:rsidR="00887C33" w:rsidRPr="008C35F0">
        <w:rPr>
          <w:rFonts w:ascii="Times New Roman" w:eastAsia="Times New Roman" w:hAnsi="Times New Roman" w:cs="Times New Roman"/>
          <w:color w:val="000000" w:themeColor="text1"/>
          <w:lang w:val="en-CA"/>
        </w:rPr>
        <w:instrText xml:space="preserve"> ADDIN ZOTERO_ITEM CSL_CITATION {"citationID":"fB9laKhX","properties":{"formattedCitation":"(Pearce\\uc0\\u8208{}Higgins et al., 2015)","plainCitation":"(Pearce‐Higgins et al., 2015)","noteIndex":0},"citationItems":[{"id":1180,"uris":["http://zotero.org/users/16770306/items/MS2Z6CV4"],"itemData":{"id":1180,"type":"article-journal","abstract":"Summary\n            \n              \n                \n                  Climate change is reported to have caused widespread changes to species’ populations and ecological communities. Warming has been associated with population declines in long‐distance migrants and habitat specialists, and increases in southerly distributed species. However, the specific climatic drivers behind these changes remain undescribed.\n                \n                \n                  We analysed annual fluctuations in the abundance of 59 breeding bird species in England over 45 years to test the effect of monthly temperature and precipitation means upon population trends.\n                \n                \n                  Strong positive correlations between population growth and both winter and breeding season temperature were identified for resident and short‐distance migrants. Lagged correlations between population growth and summer temperature and precipitation identified for the first time a widespread negative impact of hot, dry summer weather. Resident populations appeared to increase following wet autumns. Populations of long‐distance migrants were negatively affected by May temperature, consistent with a potential negative effect of phenological mismatch upon breeding success. There was evidence for some nonlinear relationships between monthly weather variables and population growth.\n                \n                \n                  Habitat specialists and cold‐associated species showed consistently more negative effects of higher temperatures than habitat generalists and southerly distributed species associated with warm temperatures. Results suggest that previously reported changes in community composition represent the accumulated effects of spring and summer warming.\n                \n                \n                  Long‐term population trends were more significantly correlated with species’ sensitivity to temperature than precipitation, suggesting that warming has had a greater impact on population trends than changes in precipitation. Months where there had been the greatest warming were the most influential drivers of long‐term change. There was also evidence that species with the greatest sensitivity to extremes of precipitation have tended to decline.\n                \n                \n                  Our results provide novel insights about the impact of climate change on bird communities. Significant lagged effects highlight the potential for altered species’ interactions to drive observed climate change impacts, although some community changes may have been driven by more immediate responses to warming. In England, resident and short‐distance migrant populations have increased in response to climate change, but potentially at the expense of long‐distance migrants, habitat specialists and cold‐associated species.","container-title":"Journal of Animal Ecology","DOI":"10.1111/1365-2656.12364","ISSN":"0021-8790, 1365-2656","issue":"4","journalAbbreviation":"Journal of Animal Ecology","language":"en","license":"http://onlinelibrary.wiley.com/termsAndConditions#vor","page":"943-954","source":"DOI.org (Crossref)","title":"Drivers of climate change impacts on bird communities","volume":"84","author":[{"family":"Pearce‐Higgins","given":"James W."},{"family":"Eglington","given":"Sarah M."},{"family":"Martay","given":"Blaise"},{"family":"Chamberlain","given":"Dan E."}],"editor":[{"family":"Both","given":"Christiaan"}],"issued":{"date-parts":[["2015",7]]}}}],"schema":"https://github.com/citation-style-language/schema/raw/master/csl-citation.json"} </w:instrText>
      </w:r>
      <w:r w:rsidR="00887C33" w:rsidRPr="008C35F0">
        <w:rPr>
          <w:rFonts w:ascii="Times New Roman" w:eastAsia="Times New Roman" w:hAnsi="Times New Roman" w:cs="Times New Roman"/>
          <w:color w:val="000000" w:themeColor="text1"/>
          <w:lang w:val="en-CA"/>
        </w:rPr>
        <w:fldChar w:fldCharType="separate"/>
      </w:r>
      <w:r w:rsidR="00887C33" w:rsidRPr="008C35F0">
        <w:rPr>
          <w:rFonts w:ascii="Times New Roman" w:hAnsi="Times New Roman" w:cs="Times New Roman"/>
          <w:color w:val="000000"/>
          <w:kern w:val="0"/>
          <w:lang w:val="en-US"/>
        </w:rPr>
        <w:t>(Pearce‐Higgins et al., 2015)</w:t>
      </w:r>
      <w:r w:rsidR="00887C33" w:rsidRPr="008C35F0">
        <w:rPr>
          <w:rFonts w:ascii="Times New Roman" w:eastAsia="Times New Roman" w:hAnsi="Times New Roman" w:cs="Times New Roman"/>
          <w:color w:val="000000" w:themeColor="text1"/>
          <w:lang w:val="en-CA"/>
        </w:rPr>
        <w:fldChar w:fldCharType="end"/>
      </w:r>
      <w:r w:rsidR="00887C33" w:rsidRPr="008C35F0">
        <w:rPr>
          <w:rFonts w:ascii="Times New Roman" w:eastAsia="Times New Roman" w:hAnsi="Times New Roman" w:cs="Times New Roman"/>
          <w:color w:val="000000" w:themeColor="text1"/>
          <w:lang w:val="en-CA"/>
        </w:rPr>
        <w:t xml:space="preserve">. </w:t>
      </w:r>
      <w:del w:id="31" w:author="Frei,Barbara (ECCC)" w:date="2025-08-05T21:06:00Z">
        <w:r w:rsidR="00887C33" w:rsidRPr="008C35F0">
          <w:rPr>
            <w:rFonts w:ascii="Times New Roman" w:eastAsia="Times New Roman" w:hAnsi="Times New Roman" w:cs="Times New Roman"/>
            <w:color w:val="000000" w:themeColor="text1"/>
            <w:lang w:val="en-CA"/>
          </w:rPr>
          <w:delText xml:space="preserve"> </w:delText>
        </w:r>
      </w:del>
      <w:r w:rsidR="00887C33" w:rsidRPr="008C35F0">
        <w:rPr>
          <w:rFonts w:ascii="Times New Roman" w:eastAsia="Times New Roman" w:hAnsi="Times New Roman" w:cs="Times New Roman"/>
          <w:color w:val="000000" w:themeColor="text1"/>
          <w:lang w:val="en-CA"/>
        </w:rPr>
        <w:t xml:space="preserve"> More recent work in Sweden and Finland on 24 bird species showed that temperature anomalies from previous winters (lagged effect) had a negative effect on bird's body size </w:t>
      </w:r>
      <w:r w:rsidR="00887C33" w:rsidRPr="008C35F0">
        <w:rPr>
          <w:rFonts w:ascii="Times New Roman" w:eastAsia="Times New Roman" w:hAnsi="Times New Roman" w:cs="Times New Roman"/>
          <w:color w:val="000000" w:themeColor="text1"/>
          <w:lang w:val="en-CA"/>
        </w:rPr>
        <w:fldChar w:fldCharType="begin"/>
      </w:r>
      <w:r w:rsidR="00887C33" w:rsidRPr="008C35F0">
        <w:rPr>
          <w:rFonts w:ascii="Times New Roman" w:eastAsia="Times New Roman" w:hAnsi="Times New Roman" w:cs="Times New Roman"/>
          <w:color w:val="000000" w:themeColor="text1"/>
          <w:lang w:val="en-CA"/>
        </w:rPr>
        <w:instrText xml:space="preserve"> ADDIN ZOTERO_ITEM CSL_CITATION {"citationID":"TTsedoac","properties":{"formattedCitation":"(Bosco et al., 2023)","plainCitation":"(Bosco et al., 2023)","noteIndex":0},"citationItems":[{"id":1183,"uris":["http://zotero.org/users/16770306/items/XXKS6J6K"],"itemData":{"id":1183,"type":"article-journal","abstract":"Abstract\n            \n              Aim\n              Recent evidence has shown changes in body size and shape of individuals, which are suggested to be a result of global warming caused by climate change. Here, we explored the spatiotemporal changes in wing length and body mass of 24 wintering bird species in Northern Europe and how these relate to temperature anomaly.\n            \n            \n              Location\n              Finland and Sweden, Europe.\n            \n            \n              Time Period\n              50 years, 1970 to 2020.\n            \n            \n              Major Taxa Studied\n              Birds, 24 species.\n            \n            \n              Methods\n              We used site‐specific, long‐term winter ringing data containing wing length and body mass measurements from across Sweden and Finland for 24 bird species. We modelled wing length and body mass change over time, in relation to the spatioclimatic gradient and as response to temperature anomalies (of [i] the same winter as the ringing took place, [ii] the previous winter and [iii] the previous spring) by accounting for phylogenetic relatedness between species and their species‐specific responses to each predictor of interest.\n            \n            \n              Results\n              We show that across all species, body size has decreased since the 1970s, with a negative relationship between wing length and temperature anomalies of previous winters, suggesting carry‐over effects likely linked to body size‐related survival or dispersal. Body mass was negatively related to the temperature anomaly of the same winter, indicating more immediate effects related to reduced fat reserves during mild winters.\n            \n            \n              Main Conclusions\n              Our results highlight a climate‐driven decrease in body size across several species and its association with positive anomalies in winter temperature in the high latitudes. However, the responses are not spatially uniform and there is considerable species‐specific variation, emphasizing the importance of conducting multispecies studies when investigating responses to climate change. The mechanisms of decreasing wing length and body mass seem to differ and underline the immediate and carry‐over effects of temperature warming during the nonbreeding season.","container-title":"Global Ecology and Biogeography","DOI":"10.1111/geb.13754","ISSN":"1466-822X, 1466-8238","issue":"12","journalAbbreviation":"Global Ecol Biogeogr","language":"en","page":"2100-2110","source":"DOI.org (Crossref)","title":"Increasing winter temperatures explain body size decrease in wintering bird populations of Northern Europe—But response patterns vary along the spatioclimatic gradient","volume":"32","author":[{"family":"Bosco","given":"Laura"},{"family":"Otterbeck","given":"Andreas"},{"family":"Fransson","given":"Thord"},{"family":"Lindén","given":"Andreas"},{"family":"Piha","given":"Markus"},{"family":"Lehikoinen","given":"Aleksi"}],"issued":{"date-parts":[["2023",12]]}}}],"schema":"https://github.com/citation-style-language/schema/raw/master/csl-citation.json"} </w:instrText>
      </w:r>
      <w:r w:rsidR="00887C33" w:rsidRPr="008C35F0">
        <w:rPr>
          <w:rFonts w:ascii="Times New Roman" w:eastAsia="Times New Roman" w:hAnsi="Times New Roman" w:cs="Times New Roman"/>
          <w:color w:val="000000" w:themeColor="text1"/>
          <w:lang w:val="en-CA"/>
        </w:rPr>
        <w:fldChar w:fldCharType="separate"/>
      </w:r>
      <w:r w:rsidR="00887C33" w:rsidRPr="008C35F0">
        <w:rPr>
          <w:rFonts w:ascii="Times New Roman" w:eastAsia="Times New Roman" w:hAnsi="Times New Roman" w:cs="Times New Roman"/>
          <w:noProof/>
          <w:color w:val="000000" w:themeColor="text1"/>
          <w:lang w:val="en-CA"/>
        </w:rPr>
        <w:t>(Bosco et al., 2023)</w:t>
      </w:r>
      <w:r w:rsidR="00887C33" w:rsidRPr="008C35F0">
        <w:rPr>
          <w:rFonts w:ascii="Times New Roman" w:eastAsia="Times New Roman" w:hAnsi="Times New Roman" w:cs="Times New Roman"/>
          <w:color w:val="000000" w:themeColor="text1"/>
          <w:lang w:val="en-CA"/>
        </w:rPr>
        <w:fldChar w:fldCharType="end"/>
      </w:r>
      <w:r w:rsidR="00887C33" w:rsidRPr="008C35F0">
        <w:rPr>
          <w:rFonts w:ascii="Times New Roman" w:eastAsia="Times New Roman" w:hAnsi="Times New Roman" w:cs="Times New Roman"/>
          <w:color w:val="000000" w:themeColor="text1"/>
          <w:lang w:val="en-CA"/>
        </w:rPr>
        <w:t xml:space="preserve">. Wing length was negatively correlated to temperature anomalies of the previous years, potentially suggesting carry-over effects related survival or dispersal </w:t>
      </w:r>
      <w:r w:rsidR="00887C33" w:rsidRPr="008C35F0">
        <w:rPr>
          <w:rFonts w:ascii="Times New Roman" w:eastAsia="Times New Roman" w:hAnsi="Times New Roman" w:cs="Times New Roman"/>
          <w:color w:val="000000" w:themeColor="text1"/>
          <w:lang w:val="en-CA"/>
        </w:rPr>
        <w:fldChar w:fldCharType="begin"/>
      </w:r>
      <w:r w:rsidR="00887C33" w:rsidRPr="008C35F0">
        <w:rPr>
          <w:rFonts w:ascii="Times New Roman" w:eastAsia="Times New Roman" w:hAnsi="Times New Roman" w:cs="Times New Roman"/>
          <w:color w:val="000000" w:themeColor="text1"/>
          <w:lang w:val="en-CA"/>
        </w:rPr>
        <w:instrText xml:space="preserve"> ADDIN ZOTERO_ITEM CSL_CITATION {"citationID":"KQYIFzJv","properties":{"formattedCitation":"(Bosco et al., 2023)","plainCitation":"(Bosco et al., 2023)","noteIndex":0},"citationItems":[{"id":1183,"uris":["http://zotero.org/users/16770306/items/XXKS6J6K"],"itemData":{"id":1183,"type":"article-journal","abstract":"Abstract\n            \n              Aim\n              Recent evidence has shown changes in body size and shape of individuals, which are suggested to be a result of global warming caused by climate change. Here, we explored the spatiotemporal changes in wing length and body mass of 24 wintering bird species in Northern Europe and how these relate to temperature anomaly.\n            \n            \n              Location\n              Finland and Sweden, Europe.\n            \n            \n              Time Period\n              50 years, 1970 to 2020.\n            \n            \n              Major Taxa Studied\n              Birds, 24 species.\n            \n            \n              Methods\n              We used site‐specific, long‐term winter ringing data containing wing length and body mass measurements from across Sweden and Finland for 24 bird species. We modelled wing length and body mass change over time, in relation to the spatioclimatic gradient and as response to temperature anomalies (of [i] the same winter as the ringing took place, [ii] the previous winter and [iii] the previous spring) by accounting for phylogenetic relatedness between species and their species‐specific responses to each predictor of interest.\n            \n            \n              Results\n              We show that across all species, body size has decreased since the 1970s, with a negative relationship between wing length and temperature anomalies of previous winters, suggesting carry‐over effects likely linked to body size‐related survival or dispersal. Body mass was negatively related to the temperature anomaly of the same winter, indicating more immediate effects related to reduced fat reserves during mild winters.\n            \n            \n              Main Conclusions\n              Our results highlight a climate‐driven decrease in body size across several species and its association with positive anomalies in winter temperature in the high latitudes. However, the responses are not spatially uniform and there is considerable species‐specific variation, emphasizing the importance of conducting multispecies studies when investigating responses to climate change. The mechanisms of decreasing wing length and body mass seem to differ and underline the immediate and carry‐over effects of temperature warming during the nonbreeding season.","container-title":"Global Ecology and Biogeography","DOI":"10.1111/geb.13754","ISSN":"1466-822X, 1466-8238","issue":"12","journalAbbreviation":"Global Ecol Biogeogr","language":"en","page":"2100-2110","source":"DOI.org (Crossref)","title":"Increasing winter temperatures explain body size decrease in wintering bird populations of Northern Europe—But response patterns vary along the spatioclimatic gradient","volume":"32","author":[{"family":"Bosco","given":"Laura"},{"family":"Otterbeck","given":"Andreas"},{"family":"Fransson","given":"Thord"},{"family":"Lindén","given":"Andreas"},{"family":"Piha","given":"Markus"},{"family":"Lehikoinen","given":"Aleksi"}],"issued":{"date-parts":[["2023",12]]}}}],"schema":"https://github.com/citation-style-language/schema/raw/master/csl-citation.json"} </w:instrText>
      </w:r>
      <w:r w:rsidR="00887C33" w:rsidRPr="008C35F0">
        <w:rPr>
          <w:rFonts w:ascii="Times New Roman" w:eastAsia="Times New Roman" w:hAnsi="Times New Roman" w:cs="Times New Roman"/>
          <w:color w:val="000000" w:themeColor="text1"/>
          <w:lang w:val="en-CA"/>
        </w:rPr>
        <w:fldChar w:fldCharType="separate"/>
      </w:r>
      <w:r w:rsidR="00887C33" w:rsidRPr="008C35F0">
        <w:rPr>
          <w:rFonts w:ascii="Times New Roman" w:eastAsia="Times New Roman" w:hAnsi="Times New Roman" w:cs="Times New Roman"/>
          <w:noProof/>
          <w:color w:val="000000" w:themeColor="text1"/>
          <w:lang w:val="en-CA"/>
        </w:rPr>
        <w:t>(Bosco et al., 2023)</w:t>
      </w:r>
      <w:r w:rsidR="00887C33" w:rsidRPr="008C35F0">
        <w:rPr>
          <w:rFonts w:ascii="Times New Roman" w:eastAsia="Times New Roman" w:hAnsi="Times New Roman" w:cs="Times New Roman"/>
          <w:color w:val="000000" w:themeColor="text1"/>
          <w:lang w:val="en-CA"/>
        </w:rPr>
        <w:fldChar w:fldCharType="end"/>
      </w:r>
      <w:r w:rsidR="00887C33" w:rsidRPr="008C35F0">
        <w:rPr>
          <w:rFonts w:ascii="Times New Roman" w:eastAsia="Times New Roman" w:hAnsi="Times New Roman" w:cs="Times New Roman"/>
          <w:color w:val="000000" w:themeColor="text1"/>
          <w:lang w:val="en-CA"/>
        </w:rPr>
        <w:t>. Birds’ body mass</w:t>
      </w:r>
      <w:del w:id="32" w:author="Frei,Barbara (ECCC)" w:date="2025-08-05T21:06:00Z">
        <w:r w:rsidR="00887C33" w:rsidRPr="008C35F0">
          <w:rPr>
            <w:rFonts w:ascii="Times New Roman" w:eastAsia="Times New Roman" w:hAnsi="Times New Roman" w:cs="Times New Roman"/>
            <w:color w:val="000000" w:themeColor="text1"/>
            <w:lang w:val="en-CA"/>
          </w:rPr>
          <w:delText>e</w:delText>
        </w:r>
      </w:del>
      <w:r w:rsidR="00887C33" w:rsidRPr="008C35F0">
        <w:rPr>
          <w:rFonts w:ascii="Times New Roman" w:eastAsia="Times New Roman" w:hAnsi="Times New Roman" w:cs="Times New Roman"/>
          <w:color w:val="000000" w:themeColor="text1"/>
          <w:lang w:val="en-CA"/>
        </w:rPr>
        <w:t xml:space="preserve"> was also negatively related to temperature anomalies of the same winter, suggesting this time some more immediate effects, potentially related to reduced fat reserves during the mild winters </w:t>
      </w:r>
      <w:r w:rsidR="00887C33" w:rsidRPr="008C35F0">
        <w:rPr>
          <w:rFonts w:ascii="Times New Roman" w:eastAsia="Times New Roman" w:hAnsi="Times New Roman" w:cs="Times New Roman"/>
          <w:color w:val="000000" w:themeColor="text1"/>
          <w:lang w:val="en-CA"/>
        </w:rPr>
        <w:fldChar w:fldCharType="begin"/>
      </w:r>
      <w:r w:rsidR="00887C33" w:rsidRPr="008C35F0">
        <w:rPr>
          <w:rFonts w:ascii="Times New Roman" w:eastAsia="Times New Roman" w:hAnsi="Times New Roman" w:cs="Times New Roman"/>
          <w:color w:val="000000" w:themeColor="text1"/>
          <w:lang w:val="en-CA"/>
        </w:rPr>
        <w:instrText xml:space="preserve"> ADDIN ZOTERO_TEMP </w:instrText>
      </w:r>
      <w:r w:rsidR="00887C33" w:rsidRPr="008C35F0">
        <w:rPr>
          <w:rFonts w:ascii="Times New Roman" w:eastAsia="Times New Roman" w:hAnsi="Times New Roman" w:cs="Times New Roman"/>
          <w:color w:val="000000" w:themeColor="text1"/>
          <w:lang w:val="en-CA"/>
        </w:rPr>
        <w:fldChar w:fldCharType="separate"/>
      </w:r>
      <w:r w:rsidR="00887C33" w:rsidRPr="008C35F0">
        <w:rPr>
          <w:rFonts w:ascii="Times New Roman" w:eastAsia="Times New Roman" w:hAnsi="Times New Roman" w:cs="Times New Roman"/>
          <w:noProof/>
          <w:color w:val="000000" w:themeColor="text1"/>
          <w:lang w:val="en-CA"/>
        </w:rPr>
        <w:t>(Bosco et al., 2023)</w:t>
      </w:r>
      <w:r w:rsidR="00887C33" w:rsidRPr="008C35F0">
        <w:rPr>
          <w:rFonts w:ascii="Times New Roman" w:eastAsia="Times New Roman" w:hAnsi="Times New Roman" w:cs="Times New Roman"/>
          <w:color w:val="000000" w:themeColor="text1"/>
          <w:lang w:val="en-CA"/>
        </w:rPr>
        <w:fldChar w:fldCharType="end"/>
      </w:r>
      <w:r w:rsidR="00887C33" w:rsidRPr="008C35F0">
        <w:rPr>
          <w:rFonts w:ascii="Times New Roman" w:eastAsia="Times New Roman" w:hAnsi="Times New Roman" w:cs="Times New Roman"/>
          <w:color w:val="000000" w:themeColor="text1"/>
          <w:lang w:val="en-CA"/>
        </w:rPr>
        <w:t xml:space="preserve">. Bosco’s findings contradict Bergmann’s rule, as they found the birds in southernmost areas were heavier, suggesting that living at higher and colder latitudes cost birds more energy, depleting their fat reserves (thus leading to lighter birds). Our results are broadly aligned with prior work showing that temperature lag can affect different aspect of birds’ life cycle (e.g., Pearce-Higgins et al., 2015; Bosco et al., 2023), yet these studies mostly relied on very large spatial and temporal scales (e.g., multiple years and months, datasets spanning an entire country), whereas we tested for temperature lags over only a few days at a time and over a smaller spatial scale (the city of Montreal, Canada). Other researchers have recognized that there are very few studies investigating the lag effect of temperature on birds’ full life cycle, including both the breeding and non-breeding season </w:t>
      </w:r>
      <w:r w:rsidR="00887C33" w:rsidRPr="008C35F0">
        <w:rPr>
          <w:rFonts w:ascii="Times New Roman" w:eastAsia="Times New Roman" w:hAnsi="Times New Roman" w:cs="Times New Roman"/>
          <w:color w:val="000000" w:themeColor="text1"/>
          <w:lang w:val="en-CA"/>
        </w:rPr>
        <w:fldChar w:fldCharType="begin"/>
      </w:r>
      <w:r w:rsidR="00887C33" w:rsidRPr="008C35F0">
        <w:rPr>
          <w:rFonts w:ascii="Times New Roman" w:eastAsia="Times New Roman" w:hAnsi="Times New Roman" w:cs="Times New Roman"/>
          <w:color w:val="000000" w:themeColor="text1"/>
          <w:lang w:val="en-CA"/>
        </w:rPr>
        <w:instrText xml:space="preserve"> ADDIN ZOTERO_ITEM CSL_CITATION {"citationID":"YET0wH8r","properties":{"formattedCitation":"(Mainwaring et al., 2021)","plainCitation":"(Mainwaring et al., 2021)","noteIndex":0},"citationItems":[{"id":1181,"uris":["http://zotero.org/users/16770306/items/RC233GKW"],"itemData":{"id":1181,"type":"article-journal","container-title":"Frontiers in Ecology and Evolution","DOI":"10.3389/fevo.2021.777478","ISSN":"2296-701X","journalAbbreviation":"Front. Ecol. Evol.","page":"777478","source":"DOI.org (Crossref)","title":"Editorial: The Impact of Weather on the Behavior and Ecology of Birds","title-short":"Editorial","volume":"9","author":[{"family":"Mainwaring","given":"Mark C."},{"family":"Nord","given":"Andreas"},{"family":"Sharp","given":"Stuart P."}],"issued":{"date-parts":[["2021",10,22]]}}}],"schema":"https://github.com/citation-style-language/schema/raw/master/csl-citation.json"} </w:instrText>
      </w:r>
      <w:r w:rsidR="00887C33" w:rsidRPr="008C35F0">
        <w:rPr>
          <w:rFonts w:ascii="Times New Roman" w:eastAsia="Times New Roman" w:hAnsi="Times New Roman" w:cs="Times New Roman"/>
          <w:color w:val="000000" w:themeColor="text1"/>
          <w:lang w:val="en-CA"/>
        </w:rPr>
        <w:fldChar w:fldCharType="separate"/>
      </w:r>
      <w:r w:rsidR="00887C33" w:rsidRPr="008C35F0">
        <w:rPr>
          <w:rFonts w:ascii="Times New Roman" w:eastAsia="Times New Roman" w:hAnsi="Times New Roman" w:cs="Times New Roman"/>
          <w:noProof/>
          <w:color w:val="000000" w:themeColor="text1"/>
          <w:lang w:val="en-CA"/>
        </w:rPr>
        <w:t>(Mainwaring et al., 2021)</w:t>
      </w:r>
      <w:r w:rsidR="00887C33" w:rsidRPr="008C35F0">
        <w:rPr>
          <w:rFonts w:ascii="Times New Roman" w:eastAsia="Times New Roman" w:hAnsi="Times New Roman" w:cs="Times New Roman"/>
          <w:color w:val="000000" w:themeColor="text1"/>
          <w:lang w:val="en-CA"/>
        </w:rPr>
        <w:fldChar w:fldCharType="end"/>
      </w:r>
      <w:r w:rsidR="00887C33" w:rsidRPr="008C35F0">
        <w:rPr>
          <w:rFonts w:ascii="Times New Roman" w:eastAsia="Times New Roman" w:hAnsi="Times New Roman" w:cs="Times New Roman"/>
          <w:color w:val="000000" w:themeColor="text1"/>
          <w:lang w:val="en-CA"/>
        </w:rPr>
        <w:t>.</w:t>
      </w:r>
    </w:p>
    <w:p w14:paraId="74CE0E20" w14:textId="40E36E9A" w:rsidR="00887C33" w:rsidRPr="008C35F0" w:rsidRDefault="00887C33" w:rsidP="00887C33">
      <w:pPr>
        <w:spacing w:line="48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 xml:space="preserve">Regarding cold snaps events, the model including drops of at least -5 ˚C was best explanatory of the onset time of the birds’ daily activities, while the model including drops of at least -10 ˚C was best to predict the timing of cessation of activity. Our results suggests that more subtle changes in minimum temperatures are enough to have an effect on the timing at which the cardinals begin their days, and conversely the timing at which they end their daily activities depends on more drastic temperature drops. </w:t>
      </w:r>
      <w:r w:rsidR="00CE06BE" w:rsidRPr="008C35F0">
        <w:rPr>
          <w:rFonts w:ascii="Times New Roman" w:eastAsia="Times New Roman" w:hAnsi="Times New Roman" w:cs="Times New Roman"/>
          <w:color w:val="000000" w:themeColor="text1"/>
          <w:lang w:val="en-CA"/>
        </w:rPr>
        <w:t xml:space="preserve">Recent </w:t>
      </w:r>
      <w:r w:rsidRPr="008C35F0">
        <w:rPr>
          <w:rFonts w:ascii="Times New Roman" w:eastAsia="Times New Roman" w:hAnsi="Times New Roman" w:cs="Times New Roman"/>
          <w:color w:val="000000" w:themeColor="text1"/>
          <w:lang w:val="en-CA"/>
        </w:rPr>
        <w:t xml:space="preserve">work on 24 North American bird species with historical temperature data showed that during the breeding season, relative fitness was reduced following heatwaves and cold snaps in 11 and 16 of the species studied, respectively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{"citationID":"SK8PSKrW","properties":{"formattedCitation":"(Taff &amp; Shipley, 2023)","plainCitation":"(Taff &amp; Shipley, 2023)","noteIndex":0},"citationItems":[{"id":1195,"uris":["http://zotero.org/users/16770306/items/XSWQI2KV"],"itemData":{"id":1195,"type":"article-journal","abstract":"Abstract\n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(Taff &amp; Shipley, 2023)</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Taff and Shipley (2023) suggested that species were most vulnerable to extreme temperatures at range limits, which may contribute to shifts in species distribution. For example, eastern bluebirds (</w:t>
      </w:r>
      <w:r w:rsidRPr="008C35F0">
        <w:rPr>
          <w:rFonts w:ascii="Times New Roman" w:eastAsia="Times New Roman" w:hAnsi="Times New Roman" w:cs="Times New Roman"/>
          <w:i/>
          <w:iCs/>
          <w:color w:val="000000" w:themeColor="text1"/>
          <w:lang w:val="en-CA"/>
        </w:rPr>
        <w:t>Sialia sialis</w:t>
      </w:r>
      <w:r w:rsidRPr="008C35F0">
        <w:rPr>
          <w:rFonts w:ascii="Times New Roman" w:eastAsia="Times New Roman" w:hAnsi="Times New Roman" w:cs="Times New Roman"/>
          <w:color w:val="000000" w:themeColor="text1"/>
          <w:lang w:val="en-CA"/>
        </w:rPr>
        <w:t xml:space="preserve">) were vulnerable to heatwaves over most of their distribution range, especially during provisioning, but were only sensitive to cold snaps near their northern range limit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{"citationID":"Ll4E38Pf","properties":{"formattedCitation":"(Taff &amp; Shipley, 2023)","plainCitation":"(Taff &amp; Shipley, 2023)","noteIndex":0},"citationItems":[{"id":1195,"uris":["http://zotero.org/users/16770306/items/XSWQI2KV"],"itemData":{"id":1195,"type":"article-journal","abstract":"Abstract\n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(Taff &amp; Shipley, 2023)</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Our results on the varying scale of effect of cold snap events for daily activities of northern cardinals seem to align with previous findings suggesting that extreme temperature events (specifically cold events) can impact bird to varying degrees and at different stages of their life history.</w:t>
      </w:r>
    </w:p>
    <w:p w14:paraId="2000CA61" w14:textId="77777777" w:rsidR="00887C33" w:rsidRPr="008C35F0" w:rsidRDefault="00887C33" w:rsidP="00887C33">
      <w:pPr>
        <w:pStyle w:val="Heading3"/>
        <w:spacing w:line="480" w:lineRule="auto"/>
        <w:jc w:val="both"/>
        <w:rPr>
          <w:rFonts w:ascii="Times New Roman" w:hAnsi="Times New Roman" w:cs="Times New Roman"/>
          <w:color w:val="000000" w:themeColor="text1"/>
          <w:sz w:val="24"/>
          <w:szCs w:val="24"/>
          <w:u w:val="single"/>
          <w:lang w:val="en-CA"/>
        </w:rPr>
      </w:pPr>
      <w:bookmarkStart w:id="33" w:name="_Toc205543151"/>
      <w:r w:rsidRPr="008C35F0">
        <w:rPr>
          <w:rFonts w:ascii="Times New Roman" w:hAnsi="Times New Roman" w:cs="Times New Roman"/>
          <w:color w:val="000000" w:themeColor="text1"/>
          <w:sz w:val="24"/>
          <w:szCs w:val="24"/>
          <w:u w:val="single"/>
          <w:lang w:val="en-CA"/>
        </w:rPr>
        <w:t>Colder temperatures are linked to earlier morning activity in northern cardinals</w:t>
      </w:r>
      <w:bookmarkEnd w:id="33"/>
    </w:p>
    <w:p w14:paraId="59609C2A" w14:textId="06AA5F9A" w:rsidR="00887C33" w:rsidRPr="008C35F0" w:rsidRDefault="009E4EC9" w:rsidP="00887C33">
      <w:pPr>
        <w:spacing w:line="48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 xml:space="preserve">Northern cardinal’s </w:t>
      </w:r>
      <w:r w:rsidR="00887C33" w:rsidRPr="008C35F0">
        <w:rPr>
          <w:rFonts w:ascii="Times New Roman" w:eastAsia="Times New Roman" w:hAnsi="Times New Roman" w:cs="Times New Roman"/>
          <w:color w:val="000000" w:themeColor="text1"/>
          <w:lang w:val="en-CA"/>
        </w:rPr>
        <w:t xml:space="preserve">onset of activity varies according to minimum daily temperatures, snow accumulation on the ground, a 5-day mean temperature lag, maximum daily wind gust speed and cold snaps events of -5 ˚C. As minimum daily temperatures drop, cardinals’ onset of activity begins later, and as those temperatures increase, cardinals begin their days earlier. This pattern suggests that cardinals are responsive to immediate thermal cost of activity: colder daily temperatures may push them to delay the onset of activity, potentially to preserve energy. This would be consistent with behavioural thermoregulation seen in other wintering birds (e.g., Gjerde &amp; Wegge, 1987; Gonnerman et al., 2023). Snow accumulation on the ground had a non-linear, yet somewhat similar effect on the onset of activity. It seems that snow depths below 30 cm are not eliciting a strong response from cardinals, but past this apparent threshold, we notice a steep increase of the onset time of activity relative to sunrise (meaning the birds start to get active later when snow cover reaches a certain depth). This could reflect reduced mobility or foraging opportunities as deeper snow can encumbers ground foraging birds such as the northern cardinal </w:t>
      </w:r>
      <w:r w:rsidR="00887C33" w:rsidRPr="008C35F0">
        <w:rPr>
          <w:rFonts w:ascii="Times New Roman" w:eastAsia="Times New Roman" w:hAnsi="Times New Roman" w:cs="Times New Roman"/>
          <w:color w:val="000000" w:themeColor="text1"/>
          <w:lang w:val="en-CA"/>
        </w:rPr>
        <w:fldChar w:fldCharType="begin"/>
      </w:r>
      <w:r w:rsidR="00887C33" w:rsidRPr="008C35F0">
        <w:rPr>
          <w:rFonts w:ascii="Times New Roman" w:eastAsia="Times New Roman" w:hAnsi="Times New Roman" w:cs="Times New Roman"/>
          <w:color w:val="000000" w:themeColor="text1"/>
          <w:lang w:val="en-CA"/>
        </w:rPr>
        <w:instrText xml:space="preserve"> ADDIN ZOTERO_ITEM CSL_CITATION {"citationID":"PtymAL1y","properties":{"formattedCitation":"(Maccarone, 1987)","plainCitation":"(Maccarone, 1987)","noteIndex":0},"citationItems":[{"id":1200,"uris":["http://zotero.org/users/16770306/items/FKQSMWB4"],"itemData":{"id":1200,"type":"article-journal","container-title":"The Wilson Bulletin","ISSN":"0043-5643","issue":"1","note":"publisher: Wilson Ornithological Society","page":"94-97","source":"JSTOR","title":"Effect of Snow Cover on Starling Activity and Foraging Patterns","volume":"99","author":[{"family":"Maccarone","given":"Alan D."}],"issued":{"date-parts":[["1987"]]}}}],"schema":"https://github.com/citation-style-language/schema/raw/master/csl-citation.json"} </w:instrText>
      </w:r>
      <w:r w:rsidR="00887C33" w:rsidRPr="008C35F0">
        <w:rPr>
          <w:rFonts w:ascii="Times New Roman" w:eastAsia="Times New Roman" w:hAnsi="Times New Roman" w:cs="Times New Roman"/>
          <w:color w:val="000000" w:themeColor="text1"/>
          <w:lang w:val="en-CA"/>
        </w:rPr>
        <w:fldChar w:fldCharType="separate"/>
      </w:r>
      <w:r w:rsidR="00887C33" w:rsidRPr="008C35F0">
        <w:rPr>
          <w:rFonts w:ascii="Times New Roman" w:eastAsia="Times New Roman" w:hAnsi="Times New Roman" w:cs="Times New Roman"/>
          <w:noProof/>
          <w:color w:val="000000" w:themeColor="text1"/>
          <w:lang w:val="en-CA"/>
        </w:rPr>
        <w:t>(Maccarone, 1987)</w:t>
      </w:r>
      <w:r w:rsidR="00887C33" w:rsidRPr="008C35F0">
        <w:rPr>
          <w:rFonts w:ascii="Times New Roman" w:eastAsia="Times New Roman" w:hAnsi="Times New Roman" w:cs="Times New Roman"/>
          <w:color w:val="000000" w:themeColor="text1"/>
          <w:lang w:val="en-CA"/>
        </w:rPr>
        <w:fldChar w:fldCharType="end"/>
      </w:r>
      <w:r w:rsidR="00887C33" w:rsidRPr="008C35F0">
        <w:rPr>
          <w:rFonts w:ascii="Times New Roman" w:eastAsia="Times New Roman" w:hAnsi="Times New Roman" w:cs="Times New Roman"/>
          <w:color w:val="000000" w:themeColor="text1"/>
          <w:lang w:val="en-CA"/>
        </w:rPr>
        <w:t xml:space="preserve">. Heavy snow conditions could potentially increase the cost-benefit ratio of early activity. Maximum daily wind gust speed </w:t>
      </w:r>
      <w:r w:rsidR="00FC2839" w:rsidRPr="008C35F0">
        <w:rPr>
          <w:rFonts w:ascii="Times New Roman" w:eastAsia="Times New Roman" w:hAnsi="Times New Roman" w:cs="Times New Roman"/>
          <w:color w:val="000000" w:themeColor="text1"/>
          <w:lang w:val="en-CA"/>
        </w:rPr>
        <w:t>also has</w:t>
      </w:r>
      <w:r w:rsidR="00887C33" w:rsidRPr="008C35F0">
        <w:rPr>
          <w:rFonts w:ascii="Times New Roman" w:eastAsia="Times New Roman" w:hAnsi="Times New Roman" w:cs="Times New Roman"/>
          <w:color w:val="000000" w:themeColor="text1"/>
          <w:lang w:val="en-CA"/>
        </w:rPr>
        <w:t xml:space="preserve"> an apparent threshold. Below 60 km/h, there’s seemingly no effect of wind gust speed on the bird’s onset of activity, yet when wind gust speed surpasses 60 km/h, the birds are once again delaying the onset of their daily activities. Our results suggest that cardinals have a window of tolerance for lower wind gust speed. Wind was shown to increase heat loss through convection, increasing thermoregulatory demands, which may drive birds to delay the onset of their morning activities </w:t>
      </w:r>
      <w:r w:rsidR="00887C33" w:rsidRPr="008C35F0">
        <w:rPr>
          <w:rFonts w:ascii="Times New Roman" w:eastAsia="Times New Roman" w:hAnsi="Times New Roman" w:cs="Times New Roman"/>
          <w:color w:val="000000" w:themeColor="text1"/>
          <w:lang w:val="en-CA"/>
        </w:rPr>
        <w:fldChar w:fldCharType="begin"/>
      </w:r>
      <w:r w:rsidR="00887C33" w:rsidRPr="008C35F0">
        <w:rPr>
          <w:rFonts w:ascii="Times New Roman" w:eastAsia="Times New Roman" w:hAnsi="Times New Roman" w:cs="Times New Roman"/>
          <w:color w:val="000000" w:themeColor="text1"/>
          <w:lang w:val="en-CA"/>
        </w:rPr>
        <w:instrText xml:space="preserve"> ADDIN ZOTERO_ITEM CSL_CITATION {"citationID":"6Ryt6RX5","properties":{"formattedCitation":"(Walsberg, 1986)","plainCitation":"(Walsberg, 1986)","noteIndex":0},"citationItems":[{"id":1202,"uris":["http://zotero.org/users/16770306/items/3N38QPC5"],"itemData":{"id":1202,"type":"article-journal","abstract":"Abstract\n            Thermal factors potentially important in the selection of nocturnal roosts by birds include shelter from wind, local increases in air temperature, and improvement in radiation balance. I analyze the relative importance of these three factors using data describing the thermal relations of Phainopepla nitens and the meteorological properties of winter roost sites selected by this species. Shelter from forced convection provides approximately 5 times more thermal benefit than improvement of radiation balance. Possible metabolic heating by the bird of air within the roost site is unimportant.","container-title":"The Auk","DOI":"10.1093/auk/103.1.1","ISSN":"0004-8038, 1938-4254","issue":"1","language":"en","page":"1-7","source":"DOI.org (Crossref)","title":"Thermal Consequences of Roost-site Selection: The Relative Importance of Three Modes of Heat Conservation","title-short":"Thermal Consequences of Roost-site Selection","volume":"103","author":[{"family":"Walsberg","given":"Glenn E."}],"issued":{"date-parts":[["1986",1,1]]}}}],"schema":"https://github.com/citation-style-language/schema/raw/master/csl-citation.json"} </w:instrText>
      </w:r>
      <w:r w:rsidR="00887C33" w:rsidRPr="008C35F0">
        <w:rPr>
          <w:rFonts w:ascii="Times New Roman" w:eastAsia="Times New Roman" w:hAnsi="Times New Roman" w:cs="Times New Roman"/>
          <w:color w:val="000000" w:themeColor="text1"/>
          <w:lang w:val="en-CA"/>
        </w:rPr>
        <w:fldChar w:fldCharType="separate"/>
      </w:r>
      <w:r w:rsidR="00887C33" w:rsidRPr="008C35F0">
        <w:rPr>
          <w:rFonts w:ascii="Times New Roman" w:eastAsia="Times New Roman" w:hAnsi="Times New Roman" w:cs="Times New Roman"/>
          <w:noProof/>
          <w:color w:val="000000" w:themeColor="text1"/>
          <w:lang w:val="en-CA"/>
        </w:rPr>
        <w:t>(Walsberg, 1986)</w:t>
      </w:r>
      <w:r w:rsidR="00887C33" w:rsidRPr="008C35F0">
        <w:rPr>
          <w:rFonts w:ascii="Times New Roman" w:eastAsia="Times New Roman" w:hAnsi="Times New Roman" w:cs="Times New Roman"/>
          <w:color w:val="000000" w:themeColor="text1"/>
          <w:lang w:val="en-CA"/>
        </w:rPr>
        <w:fldChar w:fldCharType="end"/>
      </w:r>
      <w:r w:rsidR="00887C33" w:rsidRPr="008C35F0">
        <w:rPr>
          <w:rFonts w:ascii="Times New Roman" w:eastAsia="Times New Roman" w:hAnsi="Times New Roman" w:cs="Times New Roman"/>
          <w:color w:val="000000" w:themeColor="text1"/>
          <w:lang w:val="en-CA"/>
        </w:rPr>
        <w:t xml:space="preserve">. When investigating the effect of 5-day mean temperature lag, we see that when mean temperature of the last 5 days are between -10 ˚C and 10 ˚C, there is no apparent effect on the onset of activity. However, when the 5-day mean temperatures go below -10 ˚C, cardinals start their morning activities later after sunrise, and when 5-day mean temperatures go above 10 ˚C, cardinals begin their mornings before sunrise. This pattern may reflect cardinals “catching up” on foraging during milder conditions (starting activity before sunrise) or avoid additional resource depletion during cold spell by delaying the onset of activity. These lag effects of temperatures are consistent with findings in other species, where recent thermal conditions shapes short-term behavioural decisions </w:t>
      </w:r>
      <w:r w:rsidR="00887C33" w:rsidRPr="008C35F0">
        <w:rPr>
          <w:rFonts w:ascii="Times New Roman" w:eastAsia="Times New Roman" w:hAnsi="Times New Roman" w:cs="Times New Roman"/>
          <w:color w:val="000000" w:themeColor="text1"/>
          <w:lang w:val="en-CA"/>
        </w:rPr>
        <w:fldChar w:fldCharType="begin"/>
      </w:r>
      <w:r w:rsidR="00887C33" w:rsidRPr="008C35F0">
        <w:rPr>
          <w:rFonts w:ascii="Times New Roman" w:eastAsia="Times New Roman" w:hAnsi="Times New Roman" w:cs="Times New Roman"/>
          <w:color w:val="000000" w:themeColor="text1"/>
          <w:lang w:val="en-CA"/>
        </w:rPr>
        <w:instrText xml:space="preserve"> ADDIN ZOTERO_ITEM CSL_CITATION {"citationID":"Fq5Jwo5b","properties":{"formattedCitation":"(Schweiger &amp; Frey, 2021)","plainCitation":"(Schweiger &amp; Frey, 2021)","noteIndex":0},"citationItems":[{"id":1173,"uris":["http://zotero.org/users/16770306/items/D95FHJDZ"],"itemData":{"id":1173,"type":"article-journal","container-title":"Climate Change Ecology","DOI":"10.1016/j.ecochg.2021.100027","ISSN":"26669005","journalAbbreviation":"Climate Change Ecology","language":"en","page":"100027","source":"DOI.org (Crossref)","title":"Weather determines daily activity pattern of an endemic chipmunk with predictions for climate change","volume":"2","author":[{"family":"Schweiger","given":"Brittany R."},{"family":"Frey","given":"Jennifer K."}],"issued":{"date-parts":[["2021",12]]}}}],"schema":"https://github.com/citation-style-language/schema/raw/master/csl-citation.json"} </w:instrText>
      </w:r>
      <w:r w:rsidR="00887C33" w:rsidRPr="008C35F0">
        <w:rPr>
          <w:rFonts w:ascii="Times New Roman" w:eastAsia="Times New Roman" w:hAnsi="Times New Roman" w:cs="Times New Roman"/>
          <w:color w:val="000000" w:themeColor="text1"/>
          <w:lang w:val="en-CA"/>
        </w:rPr>
        <w:fldChar w:fldCharType="separate"/>
      </w:r>
      <w:r w:rsidR="00887C33" w:rsidRPr="008C35F0">
        <w:rPr>
          <w:rFonts w:ascii="Times New Roman" w:eastAsia="Times New Roman" w:hAnsi="Times New Roman" w:cs="Times New Roman"/>
          <w:noProof/>
          <w:color w:val="000000" w:themeColor="text1"/>
          <w:lang w:val="en-CA"/>
        </w:rPr>
        <w:t>(Schweiger &amp; Frey, 2021)</w:t>
      </w:r>
      <w:r w:rsidR="00887C33" w:rsidRPr="008C35F0">
        <w:rPr>
          <w:rFonts w:ascii="Times New Roman" w:eastAsia="Times New Roman" w:hAnsi="Times New Roman" w:cs="Times New Roman"/>
          <w:color w:val="000000" w:themeColor="text1"/>
          <w:lang w:val="en-CA"/>
        </w:rPr>
        <w:fldChar w:fldCharType="end"/>
      </w:r>
      <w:r w:rsidR="00887C33" w:rsidRPr="008C35F0">
        <w:rPr>
          <w:rFonts w:ascii="Times New Roman" w:eastAsia="Times New Roman" w:hAnsi="Times New Roman" w:cs="Times New Roman"/>
          <w:color w:val="000000" w:themeColor="text1"/>
          <w:lang w:val="en-CA"/>
        </w:rPr>
        <w:t xml:space="preserve">. Interestingly, the effect of cold snap events below or equal to -5 ˚C had a highly significant and unexpected effect on the cardinals’ onset of activities. The birds started their mornings ~15 minutes earlier than the baseline (~12 minutes before sunrise) during cold snaps events, making it a total of ~27 minutes earlier than sunrise. This result contrasts with broader patterns of later onset of activity during harsh conditions and may point to a distinct behavioural strategy </w:t>
      </w:r>
      <w:r w:rsidR="00887C33" w:rsidRPr="008C35F0">
        <w:rPr>
          <w:rFonts w:ascii="Times New Roman" w:eastAsia="Times New Roman" w:hAnsi="Times New Roman" w:cs="Times New Roman"/>
          <w:color w:val="000000" w:themeColor="text1"/>
          <w:lang w:val="en-CA"/>
        </w:rPr>
        <w:fldChar w:fldCharType="begin"/>
      </w:r>
      <w:r w:rsidR="00887C33" w:rsidRPr="008C35F0">
        <w:rPr>
          <w:rFonts w:ascii="Times New Roman" w:eastAsia="Times New Roman" w:hAnsi="Times New Roman" w:cs="Times New Roman"/>
          <w:color w:val="000000" w:themeColor="text1"/>
          <w:lang w:val="en-CA"/>
        </w:rPr>
        <w:instrText xml:space="preserve"> ADDIN ZOTERO_ITEM CSL_CITATION {"citationID":"QWOD8WXW","properties":{"formattedCitation":"(Gjerde &amp; Wegge, 1987; Gonnerman et al., 2023; Taff &amp; Shipley, 2023)","plainCitation":"(Gjerde &amp; Wegge, 1987; Gonnerman et al., 2023; Taff &amp; Shipley, 2023)","noteIndex":0},"citationItems":[{"id":1132,"uris":["http://zotero.org/users/16770306/items/X37H9YF2"],"itemData":{"id":1132,"type":"article-journal","abstract":"Winter activity patterns of 16 radio‐marked capercaillie,\n              Tetrao urogallus\n              , were studied during 1981–83 at Varaldskogen, SE Norway. Activity was confined to the light hours of the day, closely following the photoperiod. Diel distribution showed a major peak near sunset during every month. A second peak was found in the morning. This peak was comparable to the evening peak in early and late winter, but nearly disappeared in midwinter. Ambient temperature rather than photoperiod seemed to be the important proximate factor responsible for the changes in morning activity. By postponing activity to the afternoon, capercaillie avoids energy expenditure during the coldest morning hours.\n            \n            Total daily activity (TDA) during the period November‐April averaged about 3 h for both sexes. TDA of cocks was U‐shaped with the lowest values (2.0 h) in December‐January, whereas TDA of hens was fairly stable during November‐March with mean value of 2.7 h, increasing abruptly to 4 h in April. TDA during December‐January is believed to express the time used for feeding in pine trees. The significantly higher TDA of hens (26%) compared with cocks during this period may be explained by a higher relative heat loss of hens (body weights: hens 2.0 kg, cocks 4.3 kg). The increased level of activity during early and late winter among cocks was probably due to display and related territorial behaviour, whereas increased activity of hens during April probably was caused by a shift from feeding in pines to more time‐consuming, selective feeding on the ground","container-title":"Ecography","DOI":"10.1111/j.1600-0587.1987.tb00770.x","ISSN":"0906-7590, 1600-0587","issue":"4","journalAbbreviation":"Ecography","language":"en","page":"286-293","source":"DOI.org (Crossref)","title":"Activity patterns of Capercaillie, Tetrao urogallus, during winter","volume":"10","author":[{"family":"Gjerde","given":"Ivar"},{"family":"Wegge","given":"Per"}],"issued":{"date-parts":[["1987",11]]}}},{"id":1134,"uris":["http://zotero.org/users/16770306/items/ZAFPAWN4"],"itemData":{"id":1134,"type":"article-journal","abstract":"Abstract\n            \n              For wide‐ranging species in temperate environments, populations at high‐latitude range limits are subject to more extreme conditions, colder temperatures, and greater snow accumulation compared with their core range. As climate change progresses, these bounding pressures may become more moderate on average, while extreme weather occurs more frequently. Individuals can mitigate temporarily extreme conditions by changing daily activity budgets and exhibiting plasticity in resource selection, both of which facilitate existence at and expansion of high‐latitude range boundaries. However, relatively little work has explored how animals moderate movement and vary resource selection with changing weather, and a general framework for such investigations is lacking. We applied hidden Markov models and step selection functions to GPS data from wintering wild turkeys (\n              Meleagris gallopavo\n              ) near their northern range limit to identify how weather influenced transition among discrete movement states, as well as state‐specific resource selection. We found that turkeys were more likely to spend time in a stationary state as wind chill temperatures decreased and snow depth increased. Both stationary and roosting turkeys selected conifer forests and avoided land covers associated with foraging, such as agriculture and residential areas, while shifting their strength of selection for these features during poor weather. In contrast, mobile turkeys showed relatively weak resource selection, with less response in selection coefficients during poor weather. Our findings illustrate that behavioral plasticity in response to weather was context dependent, but movement behaviors most associated with poor weather were also those in which resource selection was most plastic. Given our results, the potential for wild turkey range expansion will partly be determined by the availability of habitat that allows them to withstand periodic inclement weather. Combining hidden Markov models with step selection functions is broadly applicable for evaluating plasticity in animal behavior and dynamic resource selection in response to changing weather. We studied turkeys at northern range limits, but this approach is applicable for any system expected to experience significant changes in the coming decade, and may be particularly relevant to populations existing at range peripheries.","container-title":"Ecological Applications","DOI":"10.1002/eap.2734","ISSN":"1051-0761, 1939-5582","issue":"1","journalAbbreviation":"Ecological Applications","language":"en","page":"e2734","source":"DOI.org (Crossref)","title":"Dynamic winter weather moderates movement and resource selection of wild turkeys at high‐latitude range limits","volume":"33","author":[{"family":"Gonnerman","given":"Matthew"},{"family":"Shea","given":"Stephanie A."},{"family":"Sullivan","given":"Kelsey"},{"family":"Kamath","given":"Pauline"},{"family":"Overturf","given":"Kaj"},{"family":"Blomberg","given":"Erik"}],"issued":{"date-parts":[["2023",1]]}}},{"id":1195,"uris":["http://zotero.org/users/16770306/items/XSWQI2KV"],"itemData":{"id":1195,"type":"article-journal","abstract":"Abstract\n            As the climate has warmed, many birds have advanced their breeding timing. However, as climate change also changes temperature distributions, breeding earlier might increase nestling exposure to either extreme heat or cold. Here, we combine &gt;300,000 breeding records from 24 North American birds with historical temperature data to understand how exposure to extreme temperatures has changed. Average spring temperature increased since 1950 but change in timing of extremes was inconsistent in direction and magnitude; thus, populations could not track both average and extreme temperatures. Relative fitness was reduced following heatwaves and cold snaps in 11 and 16 of 24 species, respectively. Latitudinal variation in sensitivity in three widespread species suggests that vulnerability to extremes at range limits may contribute to range shifts. Our results add to evidence demonstrating that understanding individual sensitivity and its links to population level processes is critical for predicting vulnerability to changing climates.","container-title":"Nature Communications","DOI":"10.1038/s41467-023-43071-y","ISSN":"2041-1723","issue":"1","journalAbbreviation":"Nat Commun","language":"en","page":"7400","source":"DOI.org (Crossref)","title":"Inconsistent shifts in warming and temperature variability are linked to reduced avian fitness","volume":"14","author":[{"family":"Taff","given":"Conor C."},{"family":"Shipley","given":"J. Ryan."}],"issued":{"date-parts":[["2023",11,16]]}}}],"schema":"https://github.com/citation-style-language/schema/raw/master/csl-citation.json"} </w:instrText>
      </w:r>
      <w:r w:rsidR="00887C33" w:rsidRPr="008C35F0">
        <w:rPr>
          <w:rFonts w:ascii="Times New Roman" w:eastAsia="Times New Roman" w:hAnsi="Times New Roman" w:cs="Times New Roman"/>
          <w:color w:val="000000" w:themeColor="text1"/>
          <w:lang w:val="en-CA"/>
        </w:rPr>
        <w:fldChar w:fldCharType="separate"/>
      </w:r>
      <w:r w:rsidR="00887C33" w:rsidRPr="008C35F0">
        <w:rPr>
          <w:rFonts w:ascii="Times New Roman" w:eastAsia="Times New Roman" w:hAnsi="Times New Roman" w:cs="Times New Roman"/>
          <w:noProof/>
          <w:color w:val="000000" w:themeColor="text1"/>
          <w:lang w:val="en-CA"/>
        </w:rPr>
        <w:t>(Gjerde &amp; Wegge, 1987; Gonnerman et al., 2023; Taff &amp; Shipley, 2023)</w:t>
      </w:r>
      <w:r w:rsidR="00887C33" w:rsidRPr="008C35F0">
        <w:rPr>
          <w:rFonts w:ascii="Times New Roman" w:eastAsia="Times New Roman" w:hAnsi="Times New Roman" w:cs="Times New Roman"/>
          <w:color w:val="000000" w:themeColor="text1"/>
          <w:lang w:val="en-CA"/>
        </w:rPr>
        <w:fldChar w:fldCharType="end"/>
      </w:r>
      <w:r w:rsidR="00887C33" w:rsidRPr="008C35F0">
        <w:rPr>
          <w:rFonts w:ascii="Times New Roman" w:eastAsia="Times New Roman" w:hAnsi="Times New Roman" w:cs="Times New Roman"/>
          <w:color w:val="000000" w:themeColor="text1"/>
          <w:lang w:val="en-CA"/>
        </w:rPr>
        <w:t xml:space="preserve">. One possibility is that the cardinals increase their foraging efforts whenever cold snaps happen in anticipation of higher energy demands due to ambient minimum temperatures going well below zero. On the opposite, this could indicate that the increased energy requirements to keep warm overnight were too steep (despite falling into torpor) meaning the cardinals had to forage earlier the following morning to stay warm and replenish energy, at the cost of being active in the coldest part of the day </w:t>
      </w:r>
      <w:r w:rsidR="00887C33" w:rsidRPr="008C35F0">
        <w:rPr>
          <w:rFonts w:ascii="Times New Roman" w:eastAsia="Times New Roman" w:hAnsi="Times New Roman" w:cs="Times New Roman"/>
          <w:color w:val="000000" w:themeColor="text1"/>
          <w:lang w:val="en-CA"/>
        </w:rPr>
        <w:fldChar w:fldCharType="begin"/>
      </w:r>
      <w:r w:rsidR="00887C33" w:rsidRPr="008C35F0">
        <w:rPr>
          <w:rFonts w:ascii="Times New Roman" w:eastAsia="Times New Roman" w:hAnsi="Times New Roman" w:cs="Times New Roman"/>
          <w:color w:val="000000" w:themeColor="text1"/>
          <w:lang w:val="en-CA"/>
        </w:rPr>
        <w:instrText xml:space="preserve"> ADDIN ZOTERO_ITEM CSL_CITATION {"citationID":"c4BlL8wM","properties":{"formattedCitation":"(Bednekoff &amp; Houston, 1994; Broggi et al., 2007; Evans, 1969; Madsen et al., 2021)","plainCitation":"(Bednekoff &amp; Houston, 1994; Broggi et al., 2007; Evans, 1969; Madsen et al., 2021)","noteIndex":0},"citationItems":[{"id":1239,"uris":["http://zotero.org/users/16770306/items/92DV34BC"],"itemData":{"id":1239,"type":"article-journal","container-title":"Oikos","DOI":"10.2307/3545828","ISSN":"00301299","issue":"3","journalAbbreviation":"Oikos","page":"408","source":"DOI.org (Crossref)","title":"Optimizing Fat Reserves over the Entire Winter: A Dynamic Model","title-short":"Optimizing Fat Reserves over the Entire Winter","volume":"71","author":[{"family":"Bednekoff","given":"Peter A."},{"family":"Houston","given":"Alasdair I."}],"issued":{"date-parts":[["1994",12]]}}},{"id":1240,"uris":["http://zotero.org/users/16770306/items/GG7CYM5M"],"itemData":{"id":1240,"type":"article-journal","abstract":"Summary\n            \n              \n                \n                  Basal metabolic rate (BMR) is the most widely used standard measurement of the cost of living. Despite the acknowledged phenotypic flexibility of BMR, little is known about the patterns of variation in wild animal populations.\n                \n                \n                  \n                    We studied the sources of variation in BMR of great tit\n                    Parus major\n                    (L.) among individuals from two wild populations: Oulu (northern Finland) and Lund (southern Sweden) during six consecutive years.\n                  \n                \n                \n                  By means of a multivariate approach, we found year, locality, date, previous week average minimum temperature, age, body mass, and the interaction between locality and year were the factors retained in the final model, together explaining 71·1% of the total variation in BMR.\n                \n                \n                  \n                    Birds from Oulu (\n                    n\n                     = 168) had a higher BMR than Lund birds (\n                    n\n                     = 156), and their BMR varied more between years than that of Lund birds. The two populations reacted in the same way to the other sources of variation examined.\n                  \n                \n                \n                  Great tits from both populations showed a positive relationship between BMR and body mass and a negative relationship between BMR and date, previous week average minimum temperature and age.\n                \n                \n                  This study highlights the need to standardize BMR measurements when testing predictions about metabolic rates from individuals of wild populations.","container-title":"Functional Ecology","DOI":"10.1111/j.1365-2435.2007.01255.x","ISSN":"0269-8463, 1365-2435","issue":"3","journalAbbreviation":"Functional Ecology","language":"en","license":"http://onlinelibrary.wiley.com/termsAndConditions#vor","page":"528-533","source":"DOI.org (Crossref)","title":"Sources of variation in winter basal metabolic rate in the great tit","volume":"21","author":[{"family":"Broggi","given":"J."},{"family":"Hohtola","given":"E."},{"family":"Koivula","given":"K."},{"family":"Orell","given":"M."},{"family":"Thomson","given":"R. L."},{"family":"Nilsson","given":"J.‐Å."}],"issued":{"date-parts":[["2007",6]]}}},{"id":1238,"uris":["http://zotero.org/users/16770306/items/HZC6ILGK"],"itemData":{"id":1238,"type":"article-journal","container-title":"The Journal of Animal Ecology","DOI":"10.2307/2781","ISSN":"00218790","issue":"2","journalAbbreviation":"The Journal of Animal Ecology","page":"415","source":"DOI.org (Crossref)","title":"Winter Fat Deposition and Overnight Survival of Yellow Buntings (Emberiza citrinella L.)","volume":"38","author":[{"family":"Evans","given":"P. R."}],"issued":{"date-parts":[["1969",6]]}}},{"id":1227,"uris":["http://zotero.org/users/16770306/items/MVR6KI9G"],"itemData":{"id":1227,"type":"article-journal","abstract":"Abstract\n            Daily foraging activity of small wintering birds is classically thought to be driven by the need to gather enough energy reserves to survive each night. A separate line of research has shown that sociality is a major driver in winter foraging activities in many species. Here, we used wintering birds as a study system to move toward an integrative understanding of the influence of energy requirements and sociality on foraging ecology. We used RFID-enabled feeders in Lincoln, Nebraska, USA in January–March 2019 to measure foraging activity in two species (downy woodpeckers, Dryobates pubescens, and white-breasted nuthatches, Sitta carolinensis). We analyzed the relationship between overnight temperature and morning foraging activity and found that lowest overnight temperature was weakly correlated with morning visitation at feeders. We then used a network approach to ask if flock associations explain similarity in birds’ foraging activity. In both species, individuals with stronger associations in a social network were more likely to share similar feeder activity, and an index of social partners’ activity explained foraging activity better than overnight temperature. This brings forth new questions about the interplay between individual response to temperature and social factors in shaping how small animals cope with harsh winter conditions.","container-title":"Behavioral Ecology","DOI":"10.1093/beheco/araa134","ISSN":"1045-2249, 1465-7279","issue":"3","language":"en","license":"https://academic.oup.com/journals/pages/open_access/funder_policies/chorus/standard_publication_model","page":"407-415","source":"DOI.org (Crossref)","title":"Social partners and temperature jointly affect morning foraging activity of small birds in winter","volume":"32","author":[{"family":"Madsen","given":"Anastasia E"},{"family":"Vander Meiden","given":"Laura N"},{"family":"Shizuka","given":"Daizaburo"}],"editor":[{"family":"Pinter-Wollman","given":"Noa"}],"issued":{"date-parts":[["2021",6,4]]}}}],"schema":"https://github.com/citation-style-language/schema/raw/master/csl-citation.json"} </w:instrText>
      </w:r>
      <w:r w:rsidR="00887C33" w:rsidRPr="008C35F0">
        <w:rPr>
          <w:rFonts w:ascii="Times New Roman" w:eastAsia="Times New Roman" w:hAnsi="Times New Roman" w:cs="Times New Roman"/>
          <w:color w:val="000000" w:themeColor="text1"/>
          <w:lang w:val="en-CA"/>
        </w:rPr>
        <w:fldChar w:fldCharType="separate"/>
      </w:r>
      <w:r w:rsidR="00887C33" w:rsidRPr="008C35F0">
        <w:rPr>
          <w:rFonts w:ascii="Times New Roman" w:eastAsia="Times New Roman" w:hAnsi="Times New Roman" w:cs="Times New Roman"/>
          <w:noProof/>
          <w:color w:val="000000" w:themeColor="text1"/>
          <w:lang w:val="en-CA"/>
        </w:rPr>
        <w:t>(Bednekoff &amp; Houston, 1994; Broggi et al., 2007; Evans, 1969; Madsen et al., 2021)</w:t>
      </w:r>
      <w:r w:rsidR="00887C33" w:rsidRPr="008C35F0">
        <w:rPr>
          <w:rFonts w:ascii="Times New Roman" w:eastAsia="Times New Roman" w:hAnsi="Times New Roman" w:cs="Times New Roman"/>
          <w:color w:val="000000" w:themeColor="text1"/>
          <w:lang w:val="en-CA"/>
        </w:rPr>
        <w:fldChar w:fldCharType="end"/>
      </w:r>
      <w:r w:rsidR="00887C33" w:rsidRPr="008C35F0">
        <w:rPr>
          <w:rFonts w:ascii="Times New Roman" w:eastAsia="Times New Roman" w:hAnsi="Times New Roman" w:cs="Times New Roman"/>
          <w:color w:val="000000" w:themeColor="text1"/>
          <w:lang w:val="en-CA"/>
        </w:rPr>
        <w:t xml:space="preserve">. Our findings would suggest that cardinals are able to adjust their behaviour not only to preserve energy, but also to proactively meet energetic challenges to </w:t>
      </w:r>
      <w:commentRangeStart w:id="34"/>
      <w:commentRangeStart w:id="35"/>
      <w:r w:rsidR="00887C33" w:rsidRPr="008C35F0">
        <w:rPr>
          <w:rFonts w:ascii="Times New Roman" w:eastAsia="Times New Roman" w:hAnsi="Times New Roman" w:cs="Times New Roman"/>
          <w:color w:val="000000" w:themeColor="text1"/>
          <w:lang w:val="en-CA"/>
        </w:rPr>
        <w:t>come.</w:t>
      </w:r>
      <w:commentRangeEnd w:id="34"/>
      <w:r w:rsidR="00CE06BE" w:rsidRPr="008C35F0">
        <w:rPr>
          <w:rStyle w:val="CommentReference"/>
        </w:rPr>
        <w:commentReference w:id="34"/>
      </w:r>
      <w:commentRangeEnd w:id="35"/>
      <w:r>
        <w:rPr>
          <w:rStyle w:val="CommentReference"/>
        </w:rPr>
        <w:commentReference w:id="35"/>
      </w:r>
    </w:p>
    <w:p w14:paraId="6A53E88C" w14:textId="77777777" w:rsidR="00887C33" w:rsidRPr="008C35F0" w:rsidRDefault="00887C33" w:rsidP="00887C33">
      <w:pPr>
        <w:pStyle w:val="Heading3"/>
        <w:spacing w:line="480" w:lineRule="auto"/>
        <w:jc w:val="both"/>
        <w:rPr>
          <w:rFonts w:ascii="Times New Roman" w:hAnsi="Times New Roman" w:cs="Times New Roman"/>
          <w:color w:val="000000" w:themeColor="text1"/>
          <w:sz w:val="24"/>
          <w:szCs w:val="24"/>
          <w:u w:val="single"/>
          <w:lang w:val="en-CA"/>
        </w:rPr>
      </w:pPr>
      <w:bookmarkStart w:id="36" w:name="_Toc205543152"/>
      <w:r w:rsidRPr="008C35F0">
        <w:rPr>
          <w:rFonts w:ascii="Times New Roman" w:hAnsi="Times New Roman" w:cs="Times New Roman"/>
          <w:color w:val="000000" w:themeColor="text1"/>
          <w:sz w:val="24"/>
          <w:szCs w:val="24"/>
          <w:u w:val="single"/>
          <w:lang w:val="en-CA"/>
        </w:rPr>
        <w:t>Cardinals only end their day earlier if subjected to extreme cold</w:t>
      </w:r>
      <w:bookmarkEnd w:id="36"/>
    </w:p>
    <w:p w14:paraId="300D3547" w14:textId="5AEE1963" w:rsidR="00887C33" w:rsidRPr="008C35F0" w:rsidRDefault="00887C33" w:rsidP="00887C33">
      <w:pPr>
        <w:spacing w:line="48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 xml:space="preserve">While we expected colder temperatures to constrain activity duration, our results show that warmer minimum temperatures were associated with an earlier end to daily activities. This could reflect a compensatory response where cardinals reduce their activity duration on warmer days, due to reduced foraging urgence when thermoregulatory costs are lower. These results partially contrasts with other findings in different species such as the common woodpigeon, which showed increased foraging activity in urban areas during winter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{"citationID":"DCJW0Ufx","properties":{"formattedCitation":"(Masello et al., 2023)","plainCitation":"(Masello et al., 2023)","noteIndex":0},"citationItems":[{"id":1100,"uris":["http://zotero.org/users/16770306/items/WRG4UBXQ"],"itemData":{"id":1100,"type":"article-journal","abstract":"Abstract\n              \n                Accelerometers capture rapid changes in animal motion, and the analysis of large quantities of such data using machine learning algorithms enables the inference of broad animal behaviour categories such as foraging, flying, and resting over long periods of time. We deployed GPS-GSM/GPRS trackers with tri-axial acceleration sensors on common woodpigeons (\n                Columba palumbus\n                ) from Hesse, Germany (forest and urban birds) and from Lisbon, Portugal (urban park). We used three machine learning algorithms, Random Forest, Support Vector Machine, and Extreme Gradient Boosting, to classify the main behaviours of the birds, namely foraging, flying, and resting and calculated time budgets over the breeding and winter season. Woodpigeon time budgets varied between seasons, with more foraging time during the breeding season than in winter. Also, woodpigeons from different sites showed differences in the time invested in foraging. The proportion of time woodpigeons spent foraging was lowest in the forest habitat from Hesse, higher in the urban habitat of Hesse, and highest in the urban park in Lisbon. The time budgets we recorded contrast to previous findings in woodpigeons and reaffirm the importance of considering different populations to fully understand the behaviour and adaptation of a particular species to a particular environment. Furthermore, the differences in the time budgets of Woodpigeons from this study and previous ones might be related to environmental change and merit further attention and the future investigation of energy budgets.\n              \n            \n            \n              Significance statement\n              \n                In this study we took advantage of accelerometer technology and machine learning methods to investigate year-round behavioural time budgets of wild common woodpigeons (\n                Columba palumbus\n                ). Our analysis focuses on identifying coarse-scale behaviours (foraging, flying, resting) using various machine learning algorithms. Woodpigeon time budgets varied between seasons and among sites. Particularly interesting is the result showing that urban woodpigeons spend more time foraging than forest conspecifics. Our study opens an opportunity to further investigate and understand how a successful bird species such as the woodpigeon copes with increasing environmental change and urbanisation. The increase in the proportion of time devoted to foraging might be one of the behavioural mechanisms involved but opens questions about the costs associated to such increase in terms of other important behaviours.","container-title":"Behavioral Ecology and Sociobiology","DOI":"10.1007/s00265-023-03306-w","ISSN":"0340-5443, 1432-0762","issue":"4","journalAbbreviation":"Behav Ecol Sociobiol","language":"en","page":"40","source":"DOI.org (Crossref)","title":"Year-round behavioural time budgets of common woodpigeons inferred from acceleration data using machine learning","volume":"77","author":[{"family":"Masello","given":"Juan F."},{"family":"Rast","given":"Wanja"},{"family":"Schumm","given":"Yvonne R."},{"family":"Metzger","given":"Benjamin"},{"family":"Quillfeldt","given":"Petra"}],"issued":{"date-parts":[["2023",4]]}}}],"schema":"https://github.com/citation-style-language/schema/raw/master/csl-citation.json"}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(Masello et al., 2023)</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Our results also align with the notion that birds are subjected to the forces of both starvation and predation, and that combined these forces influence daily foraging routines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{"citationID":"HMjTGpNQ","properties":{"formattedCitation":"(Bonter et al., 2013; McNamara et al., 1994)","plainCitation":"(Bonter et al., 2013; McNamara et al., 1994)","noteIndex":0},"citationItems":[{"id":1229,"uris":["http://zotero.org/users/16770306/items/SZTAEG9K"],"itemData":{"id":1229,"type":"article-journal","abstract":"Daily patterns in the foraging behaviour of birds are assumed to balance the counteracting risks of predation and starvation. Predation risks are a function of the influence of weight on flight performance and foraging behaviours that may expose individuals to predators. Although recent research sheds light on daily patterns in weight gain, little data exist on daily foraging routines in free-living birds. In order to test the predictions of various hypotheses about daily patterns of foraging, we quantified the activity of four species of passerines in winter using radio-frequency identification receivers built into supplemental feeding stations. From records of 472 368 feeder visits by tagged birds, we found that birds generally started to feed before sunrise and continued to forage at a steady to increasing rate throughout the day. Foraging in most species terminated well before sunset, suggesting their required level of energy reserves was being reached before the end of the day. These results support the risk-spreading theorem over a long-standing hypothesis predicting bimodality in foraging behaviour purportedly driven by a trade-off between the risks of starvation and predation. Given the increased energetic demands experienced by birds during colder weather, our results suggest that birds' perceptions of risk are biased towards starvation avoidance in winter.","container-title":"Proceedings of the Royal Society B: Biological Sciences","DOI":"10.1098/rspb.2012.3087","ISSN":"0962-8452, 1471-2954","issue":"1760","journalAbbreviation":"Proc. R. Soc. B.","language":"en","page":"20123087","source":"DOI.org (Crossref)","title":"Daily foraging patterns in free-living birds: exploring the predation–starvation trade-off","title-short":"Daily foraging patterns in free-living birds","volume":"280","author":[{"family":"Bonter","given":"David N."},{"family":"Zuckerberg","given":"Benjamin"},{"family":"Sedgwick","given":"Carolyn W."},{"family":"Hochachka","given":"Wesley M."}],"issued":{"date-parts":[["2013",6,7]]}}},{"id":1226,"uris":["http://zotero.org/users/16770306/items/6LDY4AMA"],"itemData":{"id":1226,"type":"article-journal","container-title":"Journal of Avian Biology","DOI":"10.2307/3677276","ISSN":"09088857","issue":"4","journalAbbreviation":"Journal of Avian Biology","page":"287","source":"DOI.org (Crossref)","title":"Foraging Routines of Small Birds in Winter: A Theoretical Investigation","title-short":"Foraging Routines of Small Birds in Winter","volume":"25","author":[{"family":"McNamara","given":"John M."},{"family":"Houston","given":"Alasdair I."},{"family":"Lima","given":"Steven L."}],"issued":{"date-parts":[["1994",11]]}}}],"schema":"https://github.com/citation-style-language/schema/raw/master/csl-citation.json"}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(Bonter et al., 2013; McNamara et al., 1994)</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Our results may indicate that once cardinals meet their caloric need (usually way before sunset), they tend to end daily activities earlier to avoid predation risk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{"citationID":"9FfpeYor","properties":{"formattedCitation":"(Bonter et al., 2013; McNamara et al., 1994)","plainCitation":"(Bonter et al., 2013; McNamara et al., 1994)","noteIndex":0},"citationItems":[{"id":1229,"uris":["http://zotero.org/users/16770306/items/SZTAEG9K"],"itemData":{"id":1229,"type":"article-journal","abstract":"Daily patterns in the foraging behaviour of birds are assumed to balance the counteracting risks of predation and starvation. Predation risks are a function of the influence of weight on flight performance and foraging behaviours that may expose individuals to predators. Although recent research sheds light on daily patterns in weight gain, little data exist on daily foraging routines in free-living birds. In order to test the predictions of various hypotheses about daily patterns of foraging, we quantified the activity of four species of passerines in winter using radio-frequency identification receivers built into supplemental feeding stations. From records of 472 368 feeder visits by tagged birds, we found that birds generally started to feed before sunrise and continued to forage at a steady to increasing rate throughout the day. Foraging in most species terminated well before sunset, suggesting their required level of energy reserves was being reached before the end of the day. These results support the risk-spreading theorem over a long-standing hypothesis predicting bimodality in foraging behaviour purportedly driven by a trade-off between the risks of starvation and predation. Given the increased energetic demands experienced by birds during colder weather, our results suggest that birds' perceptions of risk are biased towards starvation avoidance in winter.","container-title":"Proceedings of the Royal Society B: Biological Sciences","DOI":"10.1098/rspb.2012.3087","ISSN":"0962-8452, 1471-2954","issue":"1760","journalAbbreviation":"Proc. R. Soc. B.","language":"en","page":"20123087","source":"DOI.org (Crossref)","title":"Daily foraging patterns in free-living birds: exploring the predation–starvation trade-off","title-short":"Daily foraging patterns in free-living birds","volume":"280","author":[{"family":"Bonter","given":"David N."},{"family":"Zuckerberg","given":"Benjamin"},{"family":"Sedgwick","given":"Carolyn W."},{"family":"Hochachka","given":"Wesley M."}],"issued":{"date-parts":[["2013",6,7]]}}},{"id":1226,"uris":["http://zotero.org/users/16770306/items/6LDY4AMA"],"itemData":{"id":1226,"type":"article-journal","container-title":"Journal of Avian Biology","DOI":"10.2307/3677276","ISSN":"09088857","issue":"4","journalAbbreviation":"Journal of Avian Biology","page":"287","source":"DOI.org (Crossref)","title":"Foraging Routines of Small Birds in Winter: A Theoretical Investigation","title-short":"Foraging Routines of Small Birds in Winter","volume":"25","author":[{"family":"McNamara","given":"John M."},{"family":"Houston","given":"Alasdair I."},{"family":"Lima","given":"Steven L."}],"issued":{"date-parts":[["1994",11]]}}}],"schema":"https://github.com/citation-style-language/schema/raw/master/csl-citation.json"}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(Bonter et al., 2013; McNamara et al., 1994)</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w:t>
      </w:r>
      <w:r w:rsidR="00FC2839" w:rsidRPr="008C35F0">
        <w:rPr>
          <w:rFonts w:ascii="Times New Roman" w:eastAsia="Times New Roman" w:hAnsi="Times New Roman" w:cs="Times New Roman"/>
          <w:color w:val="000000" w:themeColor="text1"/>
          <w:lang w:val="en-CA"/>
        </w:rPr>
        <w:t>There was also a</w:t>
      </w:r>
      <w:r w:rsidRPr="008C35F0">
        <w:rPr>
          <w:rFonts w:ascii="Times New Roman" w:eastAsia="Times New Roman" w:hAnsi="Times New Roman" w:cs="Times New Roman"/>
          <w:color w:val="000000" w:themeColor="text1"/>
          <w:lang w:val="en-CA"/>
        </w:rPr>
        <w:t xml:space="preserve"> non-linear effect of a 2-day mean temperature lag. Birds initially ended their days earlier following moderately cold temperatures, but this effect decreased as 2-day mean lag temperature reached -20 ˚C, suggesting that feeding was potentially not making up for the energy savings of entering torpor or dropping body temperatures. Such lagged responses could indicate cumulative energetic costs or shifts in foraging strategies to adjust to short-term cold spells. This aligns with similar findings in other songbirds, where cold exposure on multiple days influences behaviour differently compared to single-day exposure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{"citationID":"mGwGuLOp","properties":{"formattedCitation":"(Schweiger &amp; Frey, 2021)","plainCitation":"(Schweiger &amp; Frey, 2021)","noteIndex":0},"citationItems":[{"id":1173,"uris":["http://zotero.org/users/16770306/items/D95FHJDZ"],"itemData":{"id":1173,"type":"article-journal","container-title":"Climate Change Ecology","DOI":"10.1016/j.ecochg.2021.100027","ISSN":"26669005","journalAbbreviation":"Climate Change Ecology","language":"en","page":"100027","source":"DOI.org (Crossref)","title":"Weather determines daily activity pattern of an endemic chipmunk with predictions for climate change","volume":"2","author":[{"family":"Schweiger","given":"Brittany R."},{"family":"Frey","given":"Jennifer K."}],"issued":{"date-parts":[["2021",12]]}}}],"schema":"https://github.com/citation-style-language/schema/raw/master/csl-citation.json"}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(Schweiger &amp; Frey, 2021)</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Interestingly, we also see that warmer 2-day mean temperatures were associated with later end times. This asymmetry may indicate that while cardinals end their daily routines earlier during cold phases to preserve energy, the also exploit warmer days to extend their daily activities to compensate previous deficits. Finally, the effect of -10 ˚C cold snap events was highly significant and meant that birds would end their daily activities ~42 minutes before the baseline (which is ~ 10 minutes after sunset). This behavioural shift underscores the acute impact of extreme temperature events, seemingly triggering early activity cessation. This pattern is consistent with prior research showing that birds reduce movement and remain more stationary during extreme cold and snow conditions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{"citationID":"6qHEQoAI","properties":{"formattedCitation":"(Gonnerman et al., 2023; Prather et al., 2023)","plainCitation":"(Gonnerman et al., 2023; Prather et al., 2023)","noteIndex":0},"citationItems":[{"id":1134,"uris":["http://zotero.org/users/16770306/items/ZAFPAWN4"],"itemData":{"id":1134,"type":"article-journal","abstract":"Abstract\n            \n              For wide‐ranging species in temperate environments, populations at high‐latitude range limits are subject to more extreme conditions, colder temperatures, and greater snow accumulation compared with their core range. As climate change progresses, these bounding pressures may become more moderate on average, while extreme weather occurs more frequently. Individuals can mitigate temporarily extreme conditions by changing daily activity budgets and exhibiting plasticity in resource selection, both of which facilitate existence at and expansion of high‐latitude range boundaries. However, relatively little work has explored how animals moderate movement and vary resource selection with changing weather, and a general framework for such investigations is lacking. We applied hidden Markov models and step selection functions to GPS data from wintering wild turkeys (\n              Meleagris gallopavo\n              ) near their northern range limit to identify how weather influenced transition among discrete movement states, as well as state‐specific resource selection. We found that turkeys were more likely to spend time in a stationary state as wind chill temperatures decreased and snow depth increased. Both stationary and roosting turkeys selected conifer forests and avoided land covers associated with foraging, such as agriculture and residential areas, while shifting their strength of selection for these features during poor weather. In contrast, mobile turkeys showed relatively weak resource selection, with less response in selection coefficients during poor weather. Our findings illustrate that behavioral plasticity in response to weather was context dependent, but movement behaviors most associated with poor weather were also those in which resource selection was most plastic. Given our results, the potential for wild turkey range expansion will partly be determined by the availability of habitat that allows them to withstand periodic inclement weather. Combining hidden Markov models with step selection functions is broadly applicable for evaluating plasticity in animal behavior and dynamic resource selection in response to changing weather. We studied turkeys at northern range limits, but this approach is applicable for any system expected to experience significant changes in the coming decade, and may be particularly relevant to populations existing at range peripheries.","container-title":"Ecological Applications","DOI":"10.1002/eap.2734","ISSN":"1051-0761, 1939-5582","issue":"1","journalAbbreviation":"Ecological Applications","language":"en","page":"e2734","source":"DOI.org (Crossref)","title":"Dynamic winter weather moderates movement and resource selection of wild turkeys at high‐latitude range limits","volume":"33","author":[{"family":"Gonnerman","given":"Matthew"},{"family":"Shea","given":"Stephanie A."},{"family":"Sullivan","given":"Kelsey"},{"family":"Kamath","given":"Pauline"},{"family":"Overturf","given":"Kaj"},{"family":"Blomberg","given":"Erik"}],"issued":{"date-parts":[["2023",1]]}}},{"id":1175,"uris":["http://zotero.org/users/16770306/items/JS2VYLFW"],"itemData":{"id":1175,"type":"article-journal","abstract":"The timing of life events (phenology) can be influenced by climate. Studies from around the world tell us that climate cues and species' responses can vary greatly. If variation in climate effects on phenology is strong within a single ecosystem, climate change could lead to ecological disruption, but detailed data from diverse taxa within a single ecosystem are rare. We collated first sighting and median activity within a high-elevation environment for plants, insects, birds, mammals and an amphibian across 45 years (1975–2020). We related 10 812 phenological events to climate data to determine the relative importance of climate effects on species’ phenologies. We demonstrate significant variation in climate-phenology linkage across taxa in a single ecosystem. Both current and prior climate predicted changes in phenology. Taxa responded to some cues similarly, such as snowmelt date and spring temperatures; other cues affected phenology differently. For example, prior summer precipitation had no effect on most plants, delayed first activity of some insects, but advanced activity of the amphibian, some mammals, and birds. Comparing phenological responses of taxa at a single location, we find that important cues often differ among taxa, suggesting that changes to climate may disrupt synchrony of timing among taxa.","container-title":"Proceedings of the Royal Society B: Biological Sciences","DOI":"10.1098/rspb.2022.2181","ISSN":"0962-8452, 1471-2954","issue":"1990","journalAbbreviation":"Proc. R. Soc. B.","language":"en","page":"20222181","source":"DOI.org (Crossref)","title":"Current and lagged climate affects phenology across diverse taxonomic groups","volume":"290","author":[{"family":"Prather","given":"Rebecca M."},{"family":"Dalton","given":"Rebecca M."},{"family":"Barr","given":"Billy"},{"family":"Blumstein","given":"Daniel T."},{"family":"Boggs","given":"Carol L."},{"family":"Brody","given":"Alison K."},{"family":"Inouye","given":"David W."},{"family":"Irwin","given":"Rebecca E."},{"family":"Martin","given":"Julien G. A."},{"family":"Smith","given":"Rosemary J."},{"family":"Van Vuren","given":"Dirk H."},{"family":"Wells","given":"Caitlin P."},{"family":"Whiteman","given":"Howard H."},{"family":"Inouye","given":"Brian D."},{"family":"Underwood","given":"Nora"}],"issued":{"date-parts":[["2023",1,11]]}}}],"schema":"https://github.com/citation-style-language/schema/raw/master/csl-citation.json"}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(Gonnerman et al., 2023; Prather et al., 2023)</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We could also hypothesise that cardinals end their foraging earlier as the energy gain from feeding in extreme cold would not be worth compared to the energy savings of entering torpor earlier. Blem (1975) also suggested that birds may avoid accumulating  unnecessary fat reserves during winter </w:t>
      </w:r>
      <w:r w:rsidRPr="008C35F0">
        <w:rPr>
          <w:rFonts w:ascii="Times New Roman" w:eastAsia="Times New Roman" w:hAnsi="Times New Roman" w:cs="Times New Roman"/>
          <w:color w:val="000000" w:themeColor="text1"/>
          <w:lang w:val="en-CA"/>
        </w:rPr>
        <w:fldChar w:fldCharType="begin"/>
      </w:r>
      <w:r w:rsidRPr="008C35F0">
        <w:rPr>
          <w:rFonts w:ascii="Times New Roman" w:eastAsia="Times New Roman" w:hAnsi="Times New Roman" w:cs="Times New Roman"/>
          <w:color w:val="000000" w:themeColor="text1"/>
          <w:lang w:val="en-CA"/>
        </w:rPr>
        <w:instrText xml:space="preserve"> ADDIN ZOTERO_ITEM CSL_CITATION {"citationID":"xbH2V2Ds","properties":{"formattedCitation":"(which can lead to increased energetic demands to fly, and thus reduce agility against predators; Blem, 1975)","plainCitation":"(which can lead to increased energetic demands to fly, and thus reduce agility against predators; Blem, 1975)","noteIndex":0},"citationItems":[{"id":1255,"uris":["http://zotero.org/users/16770306/items/PQIWDD7T"],"itemData":{"id":1255,"type":"article-journal","container-title":"The Wilson Bulletin","issue":"4","language":"en","source":"Zotero","title":"GEOGRAPHIC VARIATION IN WING-LOADING OF THE HOUSE SPARROW","volume":"87","author":[{"family":"Blem","given":"Charles R"}],"issued":{"date-parts":[["1975"]]}},"prefix":"which can lead to increased energetic demands to fly, and thus reduce agility against predators; "}],"schema":"https://github.com/citation-style-language/schema/raw/master/csl-citation.json"} </w:instrText>
      </w:r>
      <w:r w:rsidRPr="008C35F0">
        <w:rPr>
          <w:rFonts w:ascii="Times New Roman" w:eastAsia="Times New Roman" w:hAnsi="Times New Roman" w:cs="Times New Roman"/>
          <w:color w:val="000000" w:themeColor="text1"/>
          <w:lang w:val="en-CA"/>
        </w:rPr>
        <w:fldChar w:fldCharType="separate"/>
      </w:r>
      <w:r w:rsidRPr="008C35F0">
        <w:rPr>
          <w:rFonts w:ascii="Times New Roman" w:eastAsia="Times New Roman" w:hAnsi="Times New Roman" w:cs="Times New Roman"/>
          <w:noProof/>
          <w:color w:val="000000" w:themeColor="text1"/>
          <w:lang w:val="en-CA"/>
        </w:rPr>
        <w:t>(which can lead to increased energetic demands to fly, and thus reduce agility against predators; Blem, 1975)</w:t>
      </w:r>
      <w:r w:rsidRPr="008C35F0">
        <w:rPr>
          <w:rFonts w:ascii="Times New Roman" w:eastAsia="Times New Roman" w:hAnsi="Times New Roman" w:cs="Times New Roman"/>
          <w:color w:val="000000" w:themeColor="text1"/>
          <w:lang w:val="en-CA"/>
        </w:rPr>
        <w:fldChar w:fldCharType="end"/>
      </w:r>
      <w:r w:rsidRPr="008C35F0">
        <w:rPr>
          <w:rFonts w:ascii="Times New Roman" w:eastAsia="Times New Roman" w:hAnsi="Times New Roman" w:cs="Times New Roman"/>
          <w:color w:val="000000" w:themeColor="text1"/>
          <w:lang w:val="en-CA"/>
        </w:rPr>
        <w:t xml:space="preserve"> mainly because of predation pressures. Together, these results reveal a complex, asymmetric response of northern cardinals’ activity cessation relative to temperature cues, where short-term (2-day mean temperature lag) and acute cold snap events (-10 ˚C) both affecting the end of daily activities.</w:t>
      </w:r>
    </w:p>
    <w:p w14:paraId="05C1A649" w14:textId="77777777" w:rsidR="00887C33" w:rsidRPr="008C35F0" w:rsidRDefault="00887C33" w:rsidP="00887C33">
      <w:pPr>
        <w:pStyle w:val="Heading3"/>
        <w:spacing w:line="480" w:lineRule="auto"/>
        <w:jc w:val="both"/>
        <w:rPr>
          <w:rFonts w:ascii="Times New Roman" w:hAnsi="Times New Roman" w:cs="Times New Roman"/>
          <w:color w:val="000000" w:themeColor="text1"/>
          <w:sz w:val="24"/>
          <w:szCs w:val="24"/>
          <w:u w:val="single"/>
          <w:lang w:val="en-CA"/>
        </w:rPr>
      </w:pPr>
      <w:bookmarkStart w:id="37" w:name="_Toc205543153"/>
      <w:r w:rsidRPr="008C35F0">
        <w:rPr>
          <w:rFonts w:ascii="Times New Roman" w:hAnsi="Times New Roman" w:cs="Times New Roman"/>
          <w:color w:val="000000" w:themeColor="text1"/>
          <w:sz w:val="24"/>
          <w:szCs w:val="24"/>
          <w:u w:val="single"/>
          <w:lang w:val="en-CA"/>
        </w:rPr>
        <w:t>Implications</w:t>
      </w:r>
      <w:bookmarkEnd w:id="37"/>
    </w:p>
    <w:p w14:paraId="7114E88D" w14:textId="77777777" w:rsidR="00887C33" w:rsidRPr="008C35F0" w:rsidRDefault="00887C33" w:rsidP="00887C33">
      <w:pPr>
        <w:spacing w:line="480" w:lineRule="auto"/>
        <w:ind w:firstLine="720"/>
        <w:jc w:val="both"/>
        <w:rPr>
          <w:rFonts w:ascii="Times New Roman" w:eastAsia="Times New Roman" w:hAnsi="Times New Roman" w:cs="Times New Roman"/>
          <w:color w:val="000000" w:themeColor="text1"/>
          <w:lang w:val="en-CA"/>
        </w:rPr>
      </w:pPr>
      <w:r w:rsidRPr="008C35F0">
        <w:rPr>
          <w:rFonts w:ascii="Times New Roman" w:eastAsia="Times New Roman" w:hAnsi="Times New Roman" w:cs="Times New Roman"/>
          <w:color w:val="000000" w:themeColor="text1"/>
          <w:lang w:val="en-CA"/>
        </w:rPr>
        <w:t>Our findings have shown that northern cardinals in urban environments adjust both the onset and end of their daily activities in response to dynamic temporal variables and climatic conditions. This behavioural plasticity could help counteract acute energy deficits during extreme cold events but may also make them sensitive to the intensity and frequency of such events. As urban environments will most likely experience increasingly frequent weather anomalies due to climate change, our results support the need to consider both acute and lagged effects of weather conditions when investigating winter survival, daily activities and resource use. In addition, understanding fine-scale responses of resident bird species could inform urban stakeholders who wish to maintain accessible foraging resources and thermal refuges to support overwintering bird populations.</w:t>
      </w:r>
    </w:p>
    <w:p w14:paraId="40B4DBFF" w14:textId="77777777" w:rsidR="00887C33" w:rsidRPr="008C35F0" w:rsidRDefault="00887C33">
      <w:pPr>
        <w:rPr>
          <w:lang w:val="en-CA"/>
        </w:rPr>
      </w:pPr>
    </w:p>
    <w:p w14:paraId="6FA58A2A" w14:textId="77777777" w:rsidR="00F97B5F" w:rsidRPr="008C35F0" w:rsidRDefault="00887C33" w:rsidP="00F97B5F">
      <w:pPr>
        <w:pStyle w:val="Bibliography"/>
        <w:rPr>
          <w:rFonts w:cs="Times New Roman"/>
          <w:lang w:val="en-US"/>
        </w:rPr>
      </w:pPr>
      <w:r w:rsidRPr="008C35F0">
        <w:rPr>
          <w:lang w:val="en-CA"/>
        </w:rPr>
        <w:fldChar w:fldCharType="begin"/>
      </w:r>
      <w:r w:rsidRPr="008C35F0">
        <w:instrText xml:space="preserve"> ADDIN ZOTERO_BIBL {"uncited":[],"omitted":[],"custom":[]} CSL_BIBLIOGRAPHY </w:instrText>
      </w:r>
      <w:r w:rsidRPr="008C35F0">
        <w:rPr>
          <w:lang w:val="en-CA"/>
        </w:rPr>
        <w:fldChar w:fldCharType="separate"/>
      </w:r>
      <w:r w:rsidR="00F97B5F" w:rsidRPr="008C35F0">
        <w:rPr>
          <w:rFonts w:cs="Times New Roman"/>
        </w:rPr>
        <w:t xml:space="preserve">Beauchamp, A. T., Guglielmo, C. G., &amp; Morbey, Y. E. (2020). </w:t>
      </w:r>
      <w:r w:rsidR="00F97B5F" w:rsidRPr="008C35F0">
        <w:rPr>
          <w:rFonts w:cs="Times New Roman"/>
          <w:lang w:val="en-US"/>
        </w:rPr>
        <w:t xml:space="preserve">Stopover refuelling, movement and departure decisions in the white-throated sparrow: The influence of intrinsic and extrinsic factors during spring migration. </w:t>
      </w:r>
      <w:r w:rsidR="00F97B5F" w:rsidRPr="008C35F0">
        <w:rPr>
          <w:rFonts w:cs="Times New Roman"/>
          <w:i/>
          <w:iCs/>
          <w:lang w:val="en-US"/>
        </w:rPr>
        <w:t>Journal of Animal Ecology</w:t>
      </w:r>
      <w:r w:rsidR="00F97B5F" w:rsidRPr="008C35F0">
        <w:rPr>
          <w:rFonts w:cs="Times New Roman"/>
          <w:lang w:val="en-US"/>
        </w:rPr>
        <w:t xml:space="preserve">, </w:t>
      </w:r>
      <w:r w:rsidR="00F97B5F" w:rsidRPr="008C35F0">
        <w:rPr>
          <w:rFonts w:cs="Times New Roman"/>
          <w:i/>
          <w:iCs/>
          <w:lang w:val="en-US"/>
        </w:rPr>
        <w:t>89</w:t>
      </w:r>
      <w:r w:rsidR="00F97B5F" w:rsidRPr="008C35F0">
        <w:rPr>
          <w:rFonts w:cs="Times New Roman"/>
          <w:lang w:val="en-US"/>
        </w:rPr>
        <w:t>(11), 2553–2566. https://doi.org/10.1111/1365-2656.13315</w:t>
      </w:r>
    </w:p>
    <w:p w14:paraId="3CB25CAD" w14:textId="77777777" w:rsidR="00F97B5F" w:rsidRPr="008C35F0" w:rsidRDefault="00F97B5F" w:rsidP="00F97B5F">
      <w:pPr>
        <w:pStyle w:val="Bibliography"/>
        <w:rPr>
          <w:rFonts w:cs="Times New Roman"/>
          <w:lang w:val="en-US"/>
        </w:rPr>
      </w:pPr>
      <w:r w:rsidRPr="008C35F0">
        <w:rPr>
          <w:rFonts w:cs="Times New Roman"/>
          <w:lang w:val="en-US"/>
        </w:rPr>
        <w:t xml:space="preserve">Bednekoff, P. A., &amp; Houston, A. I. (1994). Optimizing Fat Reserves over the Entire Winter: A Dynamic Model. </w:t>
      </w:r>
      <w:r w:rsidRPr="008C35F0">
        <w:rPr>
          <w:rFonts w:cs="Times New Roman"/>
          <w:i/>
          <w:iCs/>
          <w:lang w:val="en-US"/>
        </w:rPr>
        <w:t>Oikos</w:t>
      </w:r>
      <w:r w:rsidRPr="008C35F0">
        <w:rPr>
          <w:rFonts w:cs="Times New Roman"/>
          <w:lang w:val="en-US"/>
        </w:rPr>
        <w:t xml:space="preserve">, </w:t>
      </w:r>
      <w:r w:rsidRPr="008C35F0">
        <w:rPr>
          <w:rFonts w:cs="Times New Roman"/>
          <w:i/>
          <w:iCs/>
          <w:lang w:val="en-US"/>
        </w:rPr>
        <w:t>71</w:t>
      </w:r>
      <w:r w:rsidRPr="008C35F0">
        <w:rPr>
          <w:rFonts w:cs="Times New Roman"/>
          <w:lang w:val="en-US"/>
        </w:rPr>
        <w:t>(3), 408. https://doi.org/10.2307/3545828</w:t>
      </w:r>
    </w:p>
    <w:p w14:paraId="219A3696" w14:textId="77777777" w:rsidR="00F97B5F" w:rsidRPr="008C35F0" w:rsidRDefault="00F97B5F" w:rsidP="00F97B5F">
      <w:pPr>
        <w:pStyle w:val="Bibliography"/>
        <w:rPr>
          <w:rFonts w:cs="Times New Roman"/>
          <w:lang w:val="en-US"/>
        </w:rPr>
      </w:pPr>
      <w:r w:rsidRPr="008C35F0">
        <w:rPr>
          <w:rFonts w:cs="Times New Roman"/>
          <w:lang w:val="en-US"/>
        </w:rPr>
        <w:t xml:space="preserve">Bissonette, J. A. (1978). The Influence of Extremes of Temperature on Activity Patterns of Peccaries. </w:t>
      </w:r>
      <w:r w:rsidRPr="008C35F0">
        <w:rPr>
          <w:rFonts w:cs="Times New Roman"/>
          <w:i/>
          <w:iCs/>
          <w:lang w:val="en-US"/>
        </w:rPr>
        <w:t>The Southwestern Naturalist</w:t>
      </w:r>
      <w:r w:rsidRPr="008C35F0">
        <w:rPr>
          <w:rFonts w:cs="Times New Roman"/>
          <w:lang w:val="en-US"/>
        </w:rPr>
        <w:t xml:space="preserve">, </w:t>
      </w:r>
      <w:r w:rsidRPr="008C35F0">
        <w:rPr>
          <w:rFonts w:cs="Times New Roman"/>
          <w:i/>
          <w:iCs/>
          <w:lang w:val="en-US"/>
        </w:rPr>
        <w:t>23</w:t>
      </w:r>
      <w:r w:rsidRPr="008C35F0">
        <w:rPr>
          <w:rFonts w:cs="Times New Roman"/>
          <w:lang w:val="en-US"/>
        </w:rPr>
        <w:t>(3), 339. https://doi.org/10.2307/3670240</w:t>
      </w:r>
    </w:p>
    <w:p w14:paraId="342CD4E3" w14:textId="77777777" w:rsidR="00F97B5F" w:rsidRPr="008C35F0" w:rsidRDefault="00F97B5F" w:rsidP="00F97B5F">
      <w:pPr>
        <w:pStyle w:val="Bibliography"/>
        <w:rPr>
          <w:rFonts w:cs="Times New Roman"/>
          <w:lang w:val="en-US"/>
        </w:rPr>
      </w:pPr>
      <w:r w:rsidRPr="008C35F0">
        <w:rPr>
          <w:rFonts w:cs="Times New Roman"/>
          <w:lang w:val="en-US"/>
        </w:rPr>
        <w:t xml:space="preserve">Blackport, R. (2024). </w:t>
      </w:r>
      <w:r w:rsidRPr="008C35F0">
        <w:rPr>
          <w:rFonts w:cs="Times New Roman"/>
          <w:i/>
          <w:iCs/>
          <w:lang w:val="en-US"/>
        </w:rPr>
        <w:t>Amplified warming of North American cold extremes linked to human-induced changes in temperature variability</w:t>
      </w:r>
      <w:r w:rsidRPr="008C35F0">
        <w:rPr>
          <w:rFonts w:cs="Times New Roman"/>
          <w:lang w:val="en-US"/>
        </w:rPr>
        <w:t xml:space="preserve">. </w:t>
      </w:r>
      <w:r w:rsidRPr="008C35F0">
        <w:rPr>
          <w:rFonts w:cs="Times New Roman"/>
          <w:i/>
          <w:iCs/>
          <w:lang w:val="en-US"/>
        </w:rPr>
        <w:t>15</w:t>
      </w:r>
      <w:r w:rsidRPr="008C35F0">
        <w:rPr>
          <w:rFonts w:cs="Times New Roman"/>
          <w:lang w:val="en-US"/>
        </w:rPr>
        <w:t>(5864). https://doi.org/10.1038/s41467-024-49734-8</w:t>
      </w:r>
    </w:p>
    <w:p w14:paraId="36EFCB60" w14:textId="77777777" w:rsidR="00F97B5F" w:rsidRPr="008C35F0" w:rsidRDefault="00F97B5F" w:rsidP="00F97B5F">
      <w:pPr>
        <w:pStyle w:val="Bibliography"/>
        <w:rPr>
          <w:rFonts w:cs="Times New Roman"/>
          <w:lang w:val="en-US"/>
        </w:rPr>
      </w:pPr>
      <w:r w:rsidRPr="008C35F0">
        <w:rPr>
          <w:rFonts w:cs="Times New Roman"/>
          <w:lang w:val="en-US"/>
        </w:rPr>
        <w:t xml:space="preserve">Blem, C. R. (1975). GEOGRAPHIC VARIATION IN WING-LOADING OF THE HOUSE SPARROW. </w:t>
      </w:r>
      <w:r w:rsidRPr="008C35F0">
        <w:rPr>
          <w:rFonts w:cs="Times New Roman"/>
          <w:i/>
          <w:iCs/>
          <w:lang w:val="en-US"/>
        </w:rPr>
        <w:t>The Wilson Bulletin</w:t>
      </w:r>
      <w:r w:rsidRPr="008C35F0">
        <w:rPr>
          <w:rFonts w:cs="Times New Roman"/>
          <w:lang w:val="en-US"/>
        </w:rPr>
        <w:t xml:space="preserve">, </w:t>
      </w:r>
      <w:r w:rsidRPr="008C35F0">
        <w:rPr>
          <w:rFonts w:cs="Times New Roman"/>
          <w:i/>
          <w:iCs/>
          <w:lang w:val="en-US"/>
        </w:rPr>
        <w:t>87</w:t>
      </w:r>
      <w:r w:rsidRPr="008C35F0">
        <w:rPr>
          <w:rFonts w:cs="Times New Roman"/>
          <w:lang w:val="en-US"/>
        </w:rPr>
        <w:t>(4).</w:t>
      </w:r>
    </w:p>
    <w:p w14:paraId="285A0395" w14:textId="77777777" w:rsidR="00F97B5F" w:rsidRPr="008C35F0" w:rsidRDefault="00F97B5F" w:rsidP="00F97B5F">
      <w:pPr>
        <w:pStyle w:val="Bibliography"/>
        <w:rPr>
          <w:rFonts w:cs="Times New Roman"/>
          <w:lang w:val="en-US"/>
        </w:rPr>
      </w:pPr>
      <w:r w:rsidRPr="008C35F0">
        <w:rPr>
          <w:rFonts w:cs="Times New Roman"/>
          <w:lang w:val="en-US"/>
        </w:rPr>
        <w:t xml:space="preserve">Bonter, D. N., Zuckerberg, B., Sedgwick, C. W., &amp; Hochachka, W. M. (2013). Daily foraging patterns in free-living birds: Exploring the predation–starvation trade-off. </w:t>
      </w:r>
      <w:r w:rsidRPr="008C35F0">
        <w:rPr>
          <w:rFonts w:cs="Times New Roman"/>
          <w:i/>
          <w:iCs/>
          <w:lang w:val="en-US"/>
        </w:rPr>
        <w:t>Proceedings of the Royal Society B: Biological Sciences</w:t>
      </w:r>
      <w:r w:rsidRPr="008C35F0">
        <w:rPr>
          <w:rFonts w:cs="Times New Roman"/>
          <w:lang w:val="en-US"/>
        </w:rPr>
        <w:t xml:space="preserve">, </w:t>
      </w:r>
      <w:r w:rsidRPr="008C35F0">
        <w:rPr>
          <w:rFonts w:cs="Times New Roman"/>
          <w:i/>
          <w:iCs/>
          <w:lang w:val="en-US"/>
        </w:rPr>
        <w:t>280</w:t>
      </w:r>
      <w:r w:rsidRPr="008C35F0">
        <w:rPr>
          <w:rFonts w:cs="Times New Roman"/>
          <w:lang w:val="en-US"/>
        </w:rPr>
        <w:t>(1760), 20123087. https://doi.org/10.1098/rspb.2012.3087</w:t>
      </w:r>
    </w:p>
    <w:p w14:paraId="20483F93" w14:textId="77777777" w:rsidR="00F97B5F" w:rsidRPr="008C35F0" w:rsidRDefault="00F97B5F" w:rsidP="00F97B5F">
      <w:pPr>
        <w:pStyle w:val="Bibliography"/>
        <w:rPr>
          <w:rFonts w:cs="Times New Roman"/>
          <w:lang w:val="en-US"/>
        </w:rPr>
      </w:pPr>
      <w:r w:rsidRPr="008C35F0">
        <w:rPr>
          <w:rFonts w:cs="Times New Roman"/>
          <w:lang w:val="en-US"/>
        </w:rPr>
        <w:t xml:space="preserve">Bosco, L., Otterbeck, A., Fransson, T., Lindén, A., Piha, M., &amp; Lehikoinen, A. (2023). Increasing winter temperatures explain body size decrease in wintering bird populations of Northern Europe—But response patterns vary along the spatioclimatic gradient. </w:t>
      </w:r>
      <w:r w:rsidRPr="008C35F0">
        <w:rPr>
          <w:rFonts w:cs="Times New Roman"/>
          <w:i/>
          <w:iCs/>
          <w:lang w:val="en-US"/>
        </w:rPr>
        <w:t>Global Ecology and Biogeography</w:t>
      </w:r>
      <w:r w:rsidRPr="008C35F0">
        <w:rPr>
          <w:rFonts w:cs="Times New Roman"/>
          <w:lang w:val="en-US"/>
        </w:rPr>
        <w:t xml:space="preserve">, </w:t>
      </w:r>
      <w:r w:rsidRPr="008C35F0">
        <w:rPr>
          <w:rFonts w:cs="Times New Roman"/>
          <w:i/>
          <w:iCs/>
          <w:lang w:val="en-US"/>
        </w:rPr>
        <w:t>32</w:t>
      </w:r>
      <w:r w:rsidRPr="008C35F0">
        <w:rPr>
          <w:rFonts w:cs="Times New Roman"/>
          <w:lang w:val="en-US"/>
        </w:rPr>
        <w:t>(12), 2100–2110. https://doi.org/10.1111/geb.13754</w:t>
      </w:r>
    </w:p>
    <w:p w14:paraId="0EBBB915" w14:textId="77777777" w:rsidR="00F97B5F" w:rsidRPr="008C35F0" w:rsidRDefault="00F97B5F" w:rsidP="00F97B5F">
      <w:pPr>
        <w:pStyle w:val="Bibliography"/>
        <w:rPr>
          <w:rFonts w:cs="Times New Roman"/>
          <w:lang w:val="en-US"/>
        </w:rPr>
      </w:pPr>
      <w:r w:rsidRPr="008C35F0">
        <w:rPr>
          <w:rFonts w:cs="Times New Roman"/>
          <w:lang w:val="en-US"/>
        </w:rPr>
        <w:t xml:space="preserve">Brodin, A., Nilsson, J.-Å., &amp; Nord, A. (2017). Adaptive temperature regulation in the little bird in winter: Predictions from a stochastic dynamic programming model. </w:t>
      </w:r>
      <w:r w:rsidRPr="008C35F0">
        <w:rPr>
          <w:rFonts w:cs="Times New Roman"/>
          <w:i/>
          <w:iCs/>
          <w:lang w:val="en-US"/>
        </w:rPr>
        <w:t>Oecologia</w:t>
      </w:r>
      <w:r w:rsidRPr="008C35F0">
        <w:rPr>
          <w:rFonts w:cs="Times New Roman"/>
          <w:lang w:val="en-US"/>
        </w:rPr>
        <w:t xml:space="preserve">, </w:t>
      </w:r>
      <w:r w:rsidRPr="008C35F0">
        <w:rPr>
          <w:rFonts w:cs="Times New Roman"/>
          <w:i/>
          <w:iCs/>
          <w:lang w:val="en-US"/>
        </w:rPr>
        <w:t>185</w:t>
      </w:r>
      <w:r w:rsidRPr="008C35F0">
        <w:rPr>
          <w:rFonts w:cs="Times New Roman"/>
          <w:lang w:val="en-US"/>
        </w:rPr>
        <w:t>(1), 43–54. https://doi.org/10.1007/s00442-017-3923-3</w:t>
      </w:r>
    </w:p>
    <w:p w14:paraId="52B80377" w14:textId="77777777" w:rsidR="00F97B5F" w:rsidRPr="008C35F0" w:rsidRDefault="00F97B5F" w:rsidP="00F97B5F">
      <w:pPr>
        <w:pStyle w:val="Bibliography"/>
        <w:rPr>
          <w:rFonts w:cs="Times New Roman"/>
          <w:lang w:val="en-US"/>
        </w:rPr>
      </w:pPr>
      <w:r w:rsidRPr="008C35F0">
        <w:rPr>
          <w:rFonts w:cs="Times New Roman"/>
          <w:lang w:val="en-US"/>
        </w:rPr>
        <w:t xml:space="preserve">Broggi, J., Hohtola, E., Koivula, K., Orell, M., Thomson, R. L., &amp; Nilsson, J. ‐Å. (2007). Sources of variation in winter basal metabolic rate in the great tit. </w:t>
      </w:r>
      <w:r w:rsidRPr="008C35F0">
        <w:rPr>
          <w:rFonts w:cs="Times New Roman"/>
          <w:i/>
          <w:iCs/>
          <w:lang w:val="en-US"/>
        </w:rPr>
        <w:t>Functional Ecology</w:t>
      </w:r>
      <w:r w:rsidRPr="008C35F0">
        <w:rPr>
          <w:rFonts w:cs="Times New Roman"/>
          <w:lang w:val="en-US"/>
        </w:rPr>
        <w:t xml:space="preserve">, </w:t>
      </w:r>
      <w:r w:rsidRPr="008C35F0">
        <w:rPr>
          <w:rFonts w:cs="Times New Roman"/>
          <w:i/>
          <w:iCs/>
          <w:lang w:val="en-US"/>
        </w:rPr>
        <w:t>21</w:t>
      </w:r>
      <w:r w:rsidRPr="008C35F0">
        <w:rPr>
          <w:rFonts w:cs="Times New Roman"/>
          <w:lang w:val="en-US"/>
        </w:rPr>
        <w:t>(3), 528–533. https://doi.org/10.1111/j.1365-2435.2007.01255.x</w:t>
      </w:r>
    </w:p>
    <w:p w14:paraId="7869C5D7" w14:textId="77777777" w:rsidR="00F97B5F" w:rsidRPr="008C35F0" w:rsidRDefault="00F97B5F" w:rsidP="00F97B5F">
      <w:pPr>
        <w:pStyle w:val="Bibliography"/>
        <w:rPr>
          <w:rFonts w:cs="Times New Roman"/>
          <w:lang w:val="en-US"/>
        </w:rPr>
      </w:pPr>
      <w:r w:rsidRPr="008C35F0">
        <w:rPr>
          <w:rFonts w:cs="Times New Roman"/>
          <w:lang w:val="en-US"/>
        </w:rPr>
        <w:t xml:space="preserve">Burnham, K. P., &amp; Anderson, D. R. (2002). </w:t>
      </w:r>
      <w:r w:rsidRPr="008C35F0">
        <w:rPr>
          <w:rFonts w:cs="Times New Roman"/>
          <w:i/>
          <w:iCs/>
          <w:lang w:val="en-US"/>
        </w:rPr>
        <w:t>Model Selection and Multimodel Inference</w:t>
      </w:r>
      <w:r w:rsidRPr="008C35F0">
        <w:rPr>
          <w:rFonts w:cs="Times New Roman"/>
          <w:lang w:val="en-US"/>
        </w:rPr>
        <w:t xml:space="preserve"> (2nd ed.).</w:t>
      </w:r>
    </w:p>
    <w:p w14:paraId="0CD7D29A" w14:textId="77777777" w:rsidR="00F97B5F" w:rsidRPr="008C35F0" w:rsidRDefault="00F97B5F" w:rsidP="00F97B5F">
      <w:pPr>
        <w:pStyle w:val="Bibliography"/>
        <w:rPr>
          <w:rFonts w:cs="Times New Roman"/>
          <w:lang w:val="en-US"/>
        </w:rPr>
      </w:pPr>
      <w:r w:rsidRPr="008C35F0">
        <w:rPr>
          <w:rFonts w:cs="Times New Roman"/>
          <w:lang w:val="en-US"/>
        </w:rPr>
        <w:t xml:space="preserve">Cunningham, S. J., Gardner, J. L., &amp; Martin, R. O. (2021). Opportunity costs and the response of birds and mammals to climate warming. </w:t>
      </w:r>
      <w:r w:rsidRPr="008C35F0">
        <w:rPr>
          <w:rFonts w:cs="Times New Roman"/>
          <w:i/>
          <w:iCs/>
          <w:lang w:val="en-US"/>
        </w:rPr>
        <w:t>Frontiers in Ecology and the Environment</w:t>
      </w:r>
      <w:r w:rsidRPr="008C35F0">
        <w:rPr>
          <w:rFonts w:cs="Times New Roman"/>
          <w:lang w:val="en-US"/>
        </w:rPr>
        <w:t xml:space="preserve">, </w:t>
      </w:r>
      <w:r w:rsidRPr="008C35F0">
        <w:rPr>
          <w:rFonts w:cs="Times New Roman"/>
          <w:i/>
          <w:iCs/>
          <w:lang w:val="en-US"/>
        </w:rPr>
        <w:t>19</w:t>
      </w:r>
      <w:r w:rsidRPr="008C35F0">
        <w:rPr>
          <w:rFonts w:cs="Times New Roman"/>
          <w:lang w:val="en-US"/>
        </w:rPr>
        <w:t>(5), 300–307. https://doi.org/10.1002/fee.2324</w:t>
      </w:r>
    </w:p>
    <w:p w14:paraId="4EB71D69" w14:textId="77777777" w:rsidR="00F97B5F" w:rsidRPr="008C35F0" w:rsidRDefault="00F97B5F" w:rsidP="00F97B5F">
      <w:pPr>
        <w:pStyle w:val="Bibliography"/>
        <w:rPr>
          <w:rFonts w:cs="Times New Roman"/>
          <w:lang w:val="en-US"/>
        </w:rPr>
      </w:pPr>
      <w:r w:rsidRPr="008C35F0">
        <w:rPr>
          <w:rFonts w:cs="Times New Roman"/>
          <w:lang w:val="en-US"/>
        </w:rPr>
        <w:t xml:space="preserve">Elliott, Woo, K. J., &amp; Benvenuti, S. (2009). Do activity costs determine foraging tactics for an arctic seabird? </w:t>
      </w:r>
      <w:r w:rsidRPr="008C35F0">
        <w:rPr>
          <w:rFonts w:cs="Times New Roman"/>
          <w:i/>
          <w:iCs/>
          <w:lang w:val="en-US"/>
        </w:rPr>
        <w:t>Marine Biology</w:t>
      </w:r>
      <w:r w:rsidRPr="008C35F0">
        <w:rPr>
          <w:rFonts w:cs="Times New Roman"/>
          <w:lang w:val="en-US"/>
        </w:rPr>
        <w:t xml:space="preserve">, </w:t>
      </w:r>
      <w:r w:rsidRPr="008C35F0">
        <w:rPr>
          <w:rFonts w:cs="Times New Roman"/>
          <w:i/>
          <w:iCs/>
          <w:lang w:val="en-US"/>
        </w:rPr>
        <w:t>156</w:t>
      </w:r>
      <w:r w:rsidRPr="008C35F0">
        <w:rPr>
          <w:rFonts w:cs="Times New Roman"/>
          <w:lang w:val="en-US"/>
        </w:rPr>
        <w:t>(9), 1809–1816. https://doi.org/10.1007/s00227-009-1214-1</w:t>
      </w:r>
    </w:p>
    <w:p w14:paraId="61F01936" w14:textId="77777777" w:rsidR="00F97B5F" w:rsidRPr="008C35F0" w:rsidRDefault="00F97B5F" w:rsidP="00F97B5F">
      <w:pPr>
        <w:pStyle w:val="Bibliography"/>
        <w:rPr>
          <w:rFonts w:cs="Times New Roman"/>
          <w:lang w:val="en-US"/>
        </w:rPr>
      </w:pPr>
      <w:r w:rsidRPr="008C35F0">
        <w:rPr>
          <w:rFonts w:cs="Times New Roman"/>
          <w:lang w:val="en-US"/>
        </w:rPr>
        <w:t xml:space="preserve">Environment and Climate Change Canada. (2022). </w:t>
      </w:r>
      <w:r w:rsidRPr="008C35F0">
        <w:rPr>
          <w:rFonts w:cs="Times New Roman"/>
          <w:i/>
          <w:iCs/>
          <w:lang w:val="en-US"/>
        </w:rPr>
        <w:t>Daily Weather Data Report</w:t>
      </w:r>
      <w:r w:rsidRPr="008C35F0">
        <w:rPr>
          <w:rFonts w:cs="Times New Roman"/>
          <w:lang w:val="en-US"/>
        </w:rPr>
        <w:t xml:space="preserve"> [Dataset]. https://climate.weather.gc.ca/climate_data/daily_data_e.html?hlyRange=2008-01-08%7C2025-07-22&amp;dlyRange=2002-12-23%7C2025-07-22&amp;mlyRange=%7C&amp;StationID=30165&amp;Prov=QC&amp;urlExtension=_e.html&amp;searchType=stnName&amp;optLimit=specDate&amp;StartYear=1840&amp;EndYear=2025&amp;selRowPerPage=25&amp;Line=0&amp;searchMethod=contains&amp;Month=7&amp;Day=16&amp;txtStationName=Trudeau&amp;timeframe=2&amp;Year=2025</w:t>
      </w:r>
    </w:p>
    <w:p w14:paraId="5304252D" w14:textId="77777777" w:rsidR="00F97B5F" w:rsidRPr="008C35F0" w:rsidRDefault="00F97B5F" w:rsidP="00F97B5F">
      <w:pPr>
        <w:pStyle w:val="Bibliography"/>
        <w:rPr>
          <w:rFonts w:cs="Times New Roman"/>
          <w:lang w:val="en-US"/>
        </w:rPr>
      </w:pPr>
      <w:r w:rsidRPr="008C35F0">
        <w:rPr>
          <w:rFonts w:cs="Times New Roman"/>
          <w:lang w:val="en-US"/>
        </w:rPr>
        <w:t xml:space="preserve">Evans, P. R. (1969). Winter Fat Deposition and Overnight Survival of Yellow Buntings (Emberiza citrinella L.). </w:t>
      </w:r>
      <w:r w:rsidRPr="008C35F0">
        <w:rPr>
          <w:rFonts w:cs="Times New Roman"/>
          <w:i/>
          <w:iCs/>
          <w:lang w:val="en-US"/>
        </w:rPr>
        <w:t>The Journal of Animal Ecology</w:t>
      </w:r>
      <w:r w:rsidRPr="008C35F0">
        <w:rPr>
          <w:rFonts w:cs="Times New Roman"/>
          <w:lang w:val="en-US"/>
        </w:rPr>
        <w:t xml:space="preserve">, </w:t>
      </w:r>
      <w:r w:rsidRPr="008C35F0">
        <w:rPr>
          <w:rFonts w:cs="Times New Roman"/>
          <w:i/>
          <w:iCs/>
          <w:lang w:val="en-US"/>
        </w:rPr>
        <w:t>38</w:t>
      </w:r>
      <w:r w:rsidRPr="008C35F0">
        <w:rPr>
          <w:rFonts w:cs="Times New Roman"/>
          <w:lang w:val="en-US"/>
        </w:rPr>
        <w:t>(2), 415. https://doi.org/10.2307/2781</w:t>
      </w:r>
    </w:p>
    <w:p w14:paraId="61131327" w14:textId="77777777" w:rsidR="00F97B5F" w:rsidRPr="008C35F0" w:rsidRDefault="00F97B5F" w:rsidP="00F97B5F">
      <w:pPr>
        <w:pStyle w:val="Bibliography"/>
        <w:rPr>
          <w:rFonts w:cs="Times New Roman"/>
          <w:lang w:val="en-US"/>
        </w:rPr>
      </w:pPr>
      <w:r w:rsidRPr="008C35F0">
        <w:rPr>
          <w:rFonts w:cs="Times New Roman"/>
          <w:lang w:val="en-US"/>
        </w:rPr>
        <w:t xml:space="preserve">Frei, B., Morales, A., Cousineau, A.-M., &amp; Beauchamp, A. (2024). </w:t>
      </w:r>
      <w:r w:rsidRPr="008C35F0">
        <w:rPr>
          <w:rFonts w:cs="Times New Roman"/>
          <w:i/>
          <w:iCs/>
          <w:lang w:val="en-US"/>
        </w:rPr>
        <w:t>Montreal Northern Cardinal Winter Movements (Project 882)</w:t>
      </w:r>
      <w:r w:rsidRPr="008C35F0">
        <w:rPr>
          <w:rFonts w:cs="Times New Roman"/>
          <w:lang w:val="en-US"/>
        </w:rPr>
        <w:t xml:space="preserve"> [Dataset]. Motus Wildlife Tracking System, Birds Canada. https://motus.org/</w:t>
      </w:r>
    </w:p>
    <w:p w14:paraId="33D296E9" w14:textId="77777777" w:rsidR="00F97B5F" w:rsidRPr="008C35F0" w:rsidRDefault="00F97B5F" w:rsidP="00F97B5F">
      <w:pPr>
        <w:pStyle w:val="Bibliography"/>
        <w:rPr>
          <w:rFonts w:cs="Times New Roman"/>
          <w:lang w:val="en-US"/>
        </w:rPr>
      </w:pPr>
      <w:r w:rsidRPr="008C35F0">
        <w:rPr>
          <w:rFonts w:cs="Times New Roman"/>
          <w:lang w:val="en-US"/>
        </w:rPr>
        <w:t xml:space="preserve">Gjerde, I., &amp; Wegge, P. (1987). Activity patterns of Capercaillie, Tetrao urogallus, during winter. </w:t>
      </w:r>
      <w:r w:rsidRPr="008C35F0">
        <w:rPr>
          <w:rFonts w:cs="Times New Roman"/>
          <w:i/>
          <w:iCs/>
          <w:lang w:val="en-US"/>
        </w:rPr>
        <w:t>Ecography</w:t>
      </w:r>
      <w:r w:rsidRPr="008C35F0">
        <w:rPr>
          <w:rFonts w:cs="Times New Roman"/>
          <w:lang w:val="en-US"/>
        </w:rPr>
        <w:t xml:space="preserve">, </w:t>
      </w:r>
      <w:r w:rsidRPr="008C35F0">
        <w:rPr>
          <w:rFonts w:cs="Times New Roman"/>
          <w:i/>
          <w:iCs/>
          <w:lang w:val="en-US"/>
        </w:rPr>
        <w:t>10</w:t>
      </w:r>
      <w:r w:rsidRPr="008C35F0">
        <w:rPr>
          <w:rFonts w:cs="Times New Roman"/>
          <w:lang w:val="en-US"/>
        </w:rPr>
        <w:t>(4), 286–293. https://doi.org/10.1111/j.1600-0587.1987.tb00770.x</w:t>
      </w:r>
    </w:p>
    <w:p w14:paraId="30F43705" w14:textId="77777777" w:rsidR="00F97B5F" w:rsidRPr="008C35F0" w:rsidRDefault="00F97B5F" w:rsidP="00F97B5F">
      <w:pPr>
        <w:pStyle w:val="Bibliography"/>
        <w:rPr>
          <w:rFonts w:cs="Times New Roman"/>
          <w:lang w:val="en-US"/>
        </w:rPr>
      </w:pPr>
      <w:r w:rsidRPr="008C35F0">
        <w:rPr>
          <w:rFonts w:cs="Times New Roman"/>
          <w:lang w:val="en-US"/>
        </w:rPr>
        <w:t xml:space="preserve">Gonnerman, M., Shea, S. A., Sullivan, K., Kamath, P., Overturf, K., &amp; Blomberg, E. (2023). Dynamic winter weather moderates movement and resource selection of wild turkeys at high‐latitude range limits. </w:t>
      </w:r>
      <w:r w:rsidRPr="008C35F0">
        <w:rPr>
          <w:rFonts w:cs="Times New Roman"/>
          <w:i/>
          <w:iCs/>
          <w:lang w:val="en-US"/>
        </w:rPr>
        <w:t>Ecological Applications</w:t>
      </w:r>
      <w:r w:rsidRPr="008C35F0">
        <w:rPr>
          <w:rFonts w:cs="Times New Roman"/>
          <w:lang w:val="en-US"/>
        </w:rPr>
        <w:t xml:space="preserve">, </w:t>
      </w:r>
      <w:r w:rsidRPr="008C35F0">
        <w:rPr>
          <w:rFonts w:cs="Times New Roman"/>
          <w:i/>
          <w:iCs/>
          <w:lang w:val="en-US"/>
        </w:rPr>
        <w:t>33</w:t>
      </w:r>
      <w:r w:rsidRPr="008C35F0">
        <w:rPr>
          <w:rFonts w:cs="Times New Roman"/>
          <w:lang w:val="en-US"/>
        </w:rPr>
        <w:t>(1), e2734. https://doi.org/10.1002/eap.2734</w:t>
      </w:r>
    </w:p>
    <w:p w14:paraId="23EF9482" w14:textId="77777777" w:rsidR="00F97B5F" w:rsidRPr="008C35F0" w:rsidRDefault="00F97B5F" w:rsidP="00F97B5F">
      <w:pPr>
        <w:pStyle w:val="Bibliography"/>
        <w:rPr>
          <w:rFonts w:cs="Times New Roman"/>
          <w:lang w:val="en-US"/>
        </w:rPr>
      </w:pPr>
      <w:r w:rsidRPr="008C35F0">
        <w:rPr>
          <w:rFonts w:cs="Times New Roman"/>
          <w:lang w:val="en-US"/>
        </w:rPr>
        <w:t xml:space="preserve">Gordo, O., Brotons, L., Herrando, S., &amp; Gargallo, G. (2021). Rapid behavioural response of urban birds to COVID-19 lockdown. </w:t>
      </w:r>
      <w:r w:rsidRPr="008C35F0">
        <w:rPr>
          <w:rFonts w:cs="Times New Roman"/>
          <w:i/>
          <w:iCs/>
          <w:lang w:val="en-US"/>
        </w:rPr>
        <w:t>Proceedings of the Royal Society B: Biological Sciences</w:t>
      </w:r>
      <w:r w:rsidRPr="008C35F0">
        <w:rPr>
          <w:rFonts w:cs="Times New Roman"/>
          <w:lang w:val="en-US"/>
        </w:rPr>
        <w:t xml:space="preserve">, </w:t>
      </w:r>
      <w:r w:rsidRPr="008C35F0">
        <w:rPr>
          <w:rFonts w:cs="Times New Roman"/>
          <w:i/>
          <w:iCs/>
          <w:lang w:val="en-US"/>
        </w:rPr>
        <w:t>288</w:t>
      </w:r>
      <w:r w:rsidRPr="008C35F0">
        <w:rPr>
          <w:rFonts w:cs="Times New Roman"/>
          <w:lang w:val="en-US"/>
        </w:rPr>
        <w:t>(1946), 20202513. https://doi.org/10.1098/rspb.2020.2513</w:t>
      </w:r>
    </w:p>
    <w:p w14:paraId="392102F6" w14:textId="77777777" w:rsidR="00F97B5F" w:rsidRPr="008C35F0" w:rsidRDefault="00F97B5F" w:rsidP="00F97B5F">
      <w:pPr>
        <w:pStyle w:val="Bibliography"/>
        <w:rPr>
          <w:rFonts w:cs="Times New Roman"/>
          <w:lang w:val="en-US"/>
        </w:rPr>
      </w:pPr>
      <w:r w:rsidRPr="008C35F0">
        <w:rPr>
          <w:rFonts w:cs="Times New Roman"/>
          <w:lang w:val="en-US"/>
        </w:rPr>
        <w:t xml:space="preserve">Griffin, A. S., Gapes, C., Williams, L. A., Taylor, M., Kyte, R., Little, G., &amp; Little, J. (2025). </w:t>
      </w:r>
      <w:r w:rsidRPr="008C35F0">
        <w:rPr>
          <w:rFonts w:cs="Times New Roman"/>
          <w:i/>
          <w:iCs/>
          <w:lang w:val="en-US"/>
        </w:rPr>
        <w:t>Using motus automated telemetry to quantify habitat use and movement in a Far Eastern Curlew within the Hunter Estuary, NSW, Australia</w:t>
      </w:r>
      <w:r w:rsidRPr="008C35F0">
        <w:rPr>
          <w:rFonts w:cs="Times New Roman"/>
          <w:lang w:val="en-US"/>
        </w:rPr>
        <w:t>.</w:t>
      </w:r>
    </w:p>
    <w:p w14:paraId="427B7900" w14:textId="77777777" w:rsidR="00F97B5F" w:rsidRPr="008C35F0" w:rsidRDefault="00F97B5F" w:rsidP="00F97B5F">
      <w:pPr>
        <w:pStyle w:val="Bibliography"/>
        <w:rPr>
          <w:rFonts w:cs="Times New Roman"/>
          <w:lang w:val="en-US"/>
        </w:rPr>
      </w:pPr>
      <w:r w:rsidRPr="008C35F0">
        <w:rPr>
          <w:rFonts w:cs="Times New Roman"/>
          <w:lang w:val="en-US"/>
        </w:rPr>
        <w:t xml:space="preserve">Guiden, P. W., &amp; Orrock, J. L. (2020). Seasonal shifts in activity timing reduce heat loss of small mammals during winter. </w:t>
      </w:r>
      <w:r w:rsidRPr="008C35F0">
        <w:rPr>
          <w:rFonts w:cs="Times New Roman"/>
          <w:i/>
          <w:iCs/>
          <w:lang w:val="en-US"/>
        </w:rPr>
        <w:t>Animal Behaviour</w:t>
      </w:r>
      <w:r w:rsidRPr="008C35F0">
        <w:rPr>
          <w:rFonts w:cs="Times New Roman"/>
          <w:lang w:val="en-US"/>
        </w:rPr>
        <w:t xml:space="preserve">, </w:t>
      </w:r>
      <w:r w:rsidRPr="008C35F0">
        <w:rPr>
          <w:rFonts w:cs="Times New Roman"/>
          <w:i/>
          <w:iCs/>
          <w:lang w:val="en-US"/>
        </w:rPr>
        <w:t>164</w:t>
      </w:r>
      <w:r w:rsidRPr="008C35F0">
        <w:rPr>
          <w:rFonts w:cs="Times New Roman"/>
          <w:lang w:val="en-US"/>
        </w:rPr>
        <w:t>, 181–192. https://doi.org/10.1016/j.anbehav.2020.04.014</w:t>
      </w:r>
    </w:p>
    <w:p w14:paraId="15DDC27B" w14:textId="77777777" w:rsidR="00F97B5F" w:rsidRPr="008C35F0" w:rsidRDefault="00F97B5F" w:rsidP="00F97B5F">
      <w:pPr>
        <w:pStyle w:val="Bibliography"/>
        <w:rPr>
          <w:rFonts w:cs="Times New Roman"/>
          <w:lang w:val="en-US"/>
        </w:rPr>
      </w:pPr>
      <w:r w:rsidRPr="008C35F0">
        <w:rPr>
          <w:rFonts w:cs="Times New Roman"/>
          <w:lang w:val="en-US"/>
        </w:rPr>
        <w:t xml:space="preserve">Gumilyov, L. N., Byulegenova, B. B., &amp; Turemuratov, O. Zh. (2023). </w:t>
      </w:r>
      <w:r w:rsidRPr="008C35F0">
        <w:rPr>
          <w:rFonts w:cs="Times New Roman"/>
          <w:i/>
          <w:iCs/>
          <w:lang w:val="en-US"/>
        </w:rPr>
        <w:t>Urbanization as a global trend: Causes and consequences</w:t>
      </w:r>
      <w:r w:rsidRPr="008C35F0">
        <w:rPr>
          <w:rFonts w:cs="Times New Roman"/>
          <w:lang w:val="en-US"/>
        </w:rPr>
        <w:t xml:space="preserve">. </w:t>
      </w:r>
      <w:r w:rsidRPr="008C35F0">
        <w:rPr>
          <w:rFonts w:cs="Times New Roman"/>
          <w:i/>
          <w:iCs/>
          <w:lang w:val="en-US"/>
        </w:rPr>
        <w:t>142</w:t>
      </w:r>
      <w:r w:rsidRPr="008C35F0">
        <w:rPr>
          <w:rFonts w:cs="Times New Roman"/>
          <w:lang w:val="en-US"/>
        </w:rPr>
        <w:t>(1), 37–42. https://doi.org/10.32523/2616-6887/2023-142-1-37-42</w:t>
      </w:r>
    </w:p>
    <w:p w14:paraId="777A951D" w14:textId="77777777" w:rsidR="00F97B5F" w:rsidRPr="008C35F0" w:rsidRDefault="00F97B5F" w:rsidP="00F97B5F">
      <w:pPr>
        <w:pStyle w:val="Bibliography"/>
        <w:rPr>
          <w:rFonts w:cs="Times New Roman"/>
          <w:lang w:val="en-US"/>
        </w:rPr>
      </w:pPr>
      <w:r w:rsidRPr="008C35F0">
        <w:rPr>
          <w:rFonts w:cs="Times New Roman"/>
          <w:lang w:val="en-US"/>
        </w:rPr>
        <w:t xml:space="preserve">Killick, R., &amp; Eckley, I. A. (2014). changepoint: An R Package for Changepoint Analysis. </w:t>
      </w:r>
      <w:r w:rsidRPr="008C35F0">
        <w:rPr>
          <w:rFonts w:cs="Times New Roman"/>
          <w:i/>
          <w:iCs/>
          <w:lang w:val="en-US"/>
        </w:rPr>
        <w:t>Journal of Statistical Software</w:t>
      </w:r>
      <w:r w:rsidRPr="008C35F0">
        <w:rPr>
          <w:rFonts w:cs="Times New Roman"/>
          <w:lang w:val="en-US"/>
        </w:rPr>
        <w:t xml:space="preserve">, </w:t>
      </w:r>
      <w:r w:rsidRPr="008C35F0">
        <w:rPr>
          <w:rFonts w:cs="Times New Roman"/>
          <w:i/>
          <w:iCs/>
          <w:lang w:val="en-US"/>
        </w:rPr>
        <w:t>58</w:t>
      </w:r>
      <w:r w:rsidRPr="008C35F0">
        <w:rPr>
          <w:rFonts w:cs="Times New Roman"/>
          <w:lang w:val="en-US"/>
        </w:rPr>
        <w:t>, 1–19. https://doi.org/10.18637/jss.v058.i03</w:t>
      </w:r>
    </w:p>
    <w:p w14:paraId="34B76EB9" w14:textId="77777777" w:rsidR="00F97B5F" w:rsidRPr="008C35F0" w:rsidRDefault="00F97B5F" w:rsidP="00F97B5F">
      <w:pPr>
        <w:pStyle w:val="Bibliography"/>
        <w:rPr>
          <w:rFonts w:cs="Times New Roman"/>
          <w:lang w:val="en-US"/>
        </w:rPr>
      </w:pPr>
      <w:r w:rsidRPr="008C35F0">
        <w:rPr>
          <w:rFonts w:cs="Times New Roman"/>
          <w:lang w:val="en-US"/>
        </w:rPr>
        <w:t xml:space="preserve">Maccarone, A. D. (1987). Effect of Snow Cover on Starling Activity and Foraging Patterns. </w:t>
      </w:r>
      <w:r w:rsidRPr="008C35F0">
        <w:rPr>
          <w:rFonts w:cs="Times New Roman"/>
          <w:i/>
          <w:iCs/>
          <w:lang w:val="en-US"/>
        </w:rPr>
        <w:t>The Wilson Bulletin</w:t>
      </w:r>
      <w:r w:rsidRPr="008C35F0">
        <w:rPr>
          <w:rFonts w:cs="Times New Roman"/>
          <w:lang w:val="en-US"/>
        </w:rPr>
        <w:t xml:space="preserve">, </w:t>
      </w:r>
      <w:r w:rsidRPr="008C35F0">
        <w:rPr>
          <w:rFonts w:cs="Times New Roman"/>
          <w:i/>
          <w:iCs/>
          <w:lang w:val="en-US"/>
        </w:rPr>
        <w:t>99</w:t>
      </w:r>
      <w:r w:rsidRPr="008C35F0">
        <w:rPr>
          <w:rFonts w:cs="Times New Roman"/>
          <w:lang w:val="en-US"/>
        </w:rPr>
        <w:t>(1), 94–97.</w:t>
      </w:r>
    </w:p>
    <w:p w14:paraId="7C1F8C57" w14:textId="77777777" w:rsidR="00F97B5F" w:rsidRPr="008C35F0" w:rsidRDefault="00F97B5F" w:rsidP="00F97B5F">
      <w:pPr>
        <w:pStyle w:val="Bibliography"/>
        <w:rPr>
          <w:rFonts w:cs="Times New Roman"/>
          <w:lang w:val="en-US"/>
        </w:rPr>
      </w:pPr>
      <w:r w:rsidRPr="008C35F0">
        <w:rPr>
          <w:rFonts w:cs="Times New Roman"/>
          <w:lang w:val="en-US"/>
        </w:rPr>
        <w:t xml:space="preserve">Madsen, A. E., Vander Meiden, L. N., &amp; Shizuka, D. (2021). Social partners and temperature jointly affect morning foraging activity of small birds in winter. </w:t>
      </w:r>
      <w:r w:rsidRPr="008C35F0">
        <w:rPr>
          <w:rFonts w:cs="Times New Roman"/>
          <w:i/>
          <w:iCs/>
          <w:lang w:val="en-US"/>
        </w:rPr>
        <w:t>Behavioral Ecology</w:t>
      </w:r>
      <w:r w:rsidRPr="008C35F0">
        <w:rPr>
          <w:rFonts w:cs="Times New Roman"/>
          <w:lang w:val="en-US"/>
        </w:rPr>
        <w:t xml:space="preserve">, </w:t>
      </w:r>
      <w:r w:rsidRPr="008C35F0">
        <w:rPr>
          <w:rFonts w:cs="Times New Roman"/>
          <w:i/>
          <w:iCs/>
          <w:lang w:val="en-US"/>
        </w:rPr>
        <w:t>32</w:t>
      </w:r>
      <w:r w:rsidRPr="008C35F0">
        <w:rPr>
          <w:rFonts w:cs="Times New Roman"/>
          <w:lang w:val="en-US"/>
        </w:rPr>
        <w:t>(3), 407–415. https://doi.org/10.1093/beheco/araa134</w:t>
      </w:r>
    </w:p>
    <w:p w14:paraId="6157DD57" w14:textId="77777777" w:rsidR="00F97B5F" w:rsidRPr="008C35F0" w:rsidRDefault="00F97B5F" w:rsidP="00F97B5F">
      <w:pPr>
        <w:pStyle w:val="Bibliography"/>
        <w:rPr>
          <w:rFonts w:cs="Times New Roman"/>
          <w:lang w:val="en-US"/>
        </w:rPr>
      </w:pPr>
      <w:r w:rsidRPr="008C35F0">
        <w:rPr>
          <w:rFonts w:cs="Times New Roman"/>
          <w:lang w:val="en-US"/>
        </w:rPr>
        <w:t xml:space="preserve">Mainwaring, M. C., Nord, A., &amp; Sharp, S. P. (2021). Editorial: The Impact of Weather on the Behavior and Ecology of Birds. </w:t>
      </w:r>
      <w:r w:rsidRPr="008C35F0">
        <w:rPr>
          <w:rFonts w:cs="Times New Roman"/>
          <w:i/>
          <w:iCs/>
          <w:lang w:val="en-US"/>
        </w:rPr>
        <w:t>Frontiers in Ecology and Evolution</w:t>
      </w:r>
      <w:r w:rsidRPr="008C35F0">
        <w:rPr>
          <w:rFonts w:cs="Times New Roman"/>
          <w:lang w:val="en-US"/>
        </w:rPr>
        <w:t xml:space="preserve">, </w:t>
      </w:r>
      <w:r w:rsidRPr="008C35F0">
        <w:rPr>
          <w:rFonts w:cs="Times New Roman"/>
          <w:i/>
          <w:iCs/>
          <w:lang w:val="en-US"/>
        </w:rPr>
        <w:t>9</w:t>
      </w:r>
      <w:r w:rsidRPr="008C35F0">
        <w:rPr>
          <w:rFonts w:cs="Times New Roman"/>
          <w:lang w:val="en-US"/>
        </w:rPr>
        <w:t>, 777478. https://doi.org/10.3389/fevo.2021.777478</w:t>
      </w:r>
    </w:p>
    <w:p w14:paraId="02D3367D" w14:textId="77777777" w:rsidR="00F97B5F" w:rsidRPr="008C35F0" w:rsidRDefault="00F97B5F" w:rsidP="00F97B5F">
      <w:pPr>
        <w:pStyle w:val="Bibliography"/>
        <w:rPr>
          <w:rFonts w:cs="Times New Roman"/>
          <w:lang w:val="en-US"/>
        </w:rPr>
      </w:pPr>
      <w:r w:rsidRPr="008C35F0">
        <w:rPr>
          <w:rFonts w:cs="Times New Roman"/>
          <w:lang w:val="en-US"/>
        </w:rPr>
        <w:t xml:space="preserve">Majchrzak, Y. N., Peers, M. J. L., Studd, E. K., Menzies, A. K., Walker, P. D., Shiratsuru, S., McCaw, L. K., Boonstra, R., Humphries, M., Jung, T. S., Kenney, A. J., Krebs, C. J., Murray, D. L., &amp; Boutin, S. (2022). Balancing food acquisition and predation risk drives demographic changes in snowshoe hare population cycles. </w:t>
      </w:r>
      <w:r w:rsidRPr="008C35F0">
        <w:rPr>
          <w:rFonts w:cs="Times New Roman"/>
          <w:i/>
          <w:iCs/>
          <w:lang w:val="en-US"/>
        </w:rPr>
        <w:t>Ecology Letters</w:t>
      </w:r>
      <w:r w:rsidRPr="008C35F0">
        <w:rPr>
          <w:rFonts w:cs="Times New Roman"/>
          <w:lang w:val="en-US"/>
        </w:rPr>
        <w:t xml:space="preserve">, </w:t>
      </w:r>
      <w:r w:rsidRPr="008C35F0">
        <w:rPr>
          <w:rFonts w:cs="Times New Roman"/>
          <w:i/>
          <w:iCs/>
          <w:lang w:val="en-US"/>
        </w:rPr>
        <w:t>25</w:t>
      </w:r>
      <w:r w:rsidRPr="008C35F0">
        <w:rPr>
          <w:rFonts w:cs="Times New Roman"/>
          <w:lang w:val="en-US"/>
        </w:rPr>
        <w:t>(4), 981–991. https://doi.org/10.1111/ele.13975</w:t>
      </w:r>
    </w:p>
    <w:p w14:paraId="7BDE11C1" w14:textId="77777777" w:rsidR="00F97B5F" w:rsidRPr="008C35F0" w:rsidRDefault="00F97B5F" w:rsidP="00F97B5F">
      <w:pPr>
        <w:pStyle w:val="Bibliography"/>
        <w:rPr>
          <w:rFonts w:cs="Times New Roman"/>
          <w:lang w:val="en-US"/>
        </w:rPr>
      </w:pPr>
      <w:r w:rsidRPr="008C35F0">
        <w:rPr>
          <w:rFonts w:cs="Times New Roman"/>
          <w:lang w:val="en-US"/>
        </w:rPr>
        <w:t xml:space="preserve">Martinez, C. (2000). Daily activity patterns of Great Bustards Otis tarda. </w:t>
      </w:r>
      <w:r w:rsidRPr="008C35F0">
        <w:rPr>
          <w:rFonts w:cs="Times New Roman"/>
          <w:i/>
          <w:iCs/>
          <w:lang w:val="en-US"/>
        </w:rPr>
        <w:t>Ardeola</w:t>
      </w:r>
      <w:r w:rsidRPr="008C35F0">
        <w:rPr>
          <w:rFonts w:cs="Times New Roman"/>
          <w:lang w:val="en-US"/>
        </w:rPr>
        <w:t xml:space="preserve">, </w:t>
      </w:r>
      <w:r w:rsidRPr="008C35F0">
        <w:rPr>
          <w:rFonts w:cs="Times New Roman"/>
          <w:i/>
          <w:iCs/>
          <w:lang w:val="en-US"/>
        </w:rPr>
        <w:t>47</w:t>
      </w:r>
      <w:r w:rsidRPr="008C35F0">
        <w:rPr>
          <w:rFonts w:cs="Times New Roman"/>
          <w:lang w:val="en-US"/>
        </w:rPr>
        <w:t>(1), 57–68.</w:t>
      </w:r>
    </w:p>
    <w:p w14:paraId="115C09BC" w14:textId="77777777" w:rsidR="00F97B5F" w:rsidRPr="008C35F0" w:rsidRDefault="00F97B5F" w:rsidP="00F97B5F">
      <w:pPr>
        <w:pStyle w:val="Bibliography"/>
        <w:rPr>
          <w:rFonts w:cs="Times New Roman"/>
          <w:lang w:val="en-US"/>
        </w:rPr>
      </w:pPr>
      <w:r w:rsidRPr="008C35F0">
        <w:rPr>
          <w:rFonts w:cs="Times New Roman"/>
          <w:lang w:val="en-US"/>
        </w:rPr>
        <w:t xml:space="preserve">Masello, J. F., Rast, W., Schumm, Y. R., Metzger, B., &amp; Quillfeldt, P. (2023). Year-round behavioural time budgets of common woodpigeons inferred from acceleration data using machine learning. </w:t>
      </w:r>
      <w:r w:rsidRPr="008C35F0">
        <w:rPr>
          <w:rFonts w:cs="Times New Roman"/>
          <w:i/>
          <w:iCs/>
          <w:lang w:val="en-US"/>
        </w:rPr>
        <w:t>Behavioral Ecology and Sociobiology</w:t>
      </w:r>
      <w:r w:rsidRPr="008C35F0">
        <w:rPr>
          <w:rFonts w:cs="Times New Roman"/>
          <w:lang w:val="en-US"/>
        </w:rPr>
        <w:t xml:space="preserve">, </w:t>
      </w:r>
      <w:r w:rsidRPr="008C35F0">
        <w:rPr>
          <w:rFonts w:cs="Times New Roman"/>
          <w:i/>
          <w:iCs/>
          <w:lang w:val="en-US"/>
        </w:rPr>
        <w:t>77</w:t>
      </w:r>
      <w:r w:rsidRPr="008C35F0">
        <w:rPr>
          <w:rFonts w:cs="Times New Roman"/>
          <w:lang w:val="en-US"/>
        </w:rPr>
        <w:t>(4), 40. https://doi.org/10.1007/s00265-023-03306-w</w:t>
      </w:r>
    </w:p>
    <w:p w14:paraId="12EE3C01" w14:textId="77777777" w:rsidR="00F97B5F" w:rsidRPr="008C35F0" w:rsidRDefault="00F97B5F" w:rsidP="00F97B5F">
      <w:pPr>
        <w:pStyle w:val="Bibliography"/>
        <w:rPr>
          <w:rFonts w:cs="Times New Roman"/>
          <w:lang w:val="en-US"/>
        </w:rPr>
      </w:pPr>
      <w:r w:rsidRPr="008C35F0">
        <w:rPr>
          <w:rFonts w:cs="Times New Roman"/>
          <w:lang w:val="en-US"/>
        </w:rPr>
        <w:t xml:space="preserve">Mckinnon, E. A., Laplante, M.-P., Love, O. P., Fraser, K. C., Mackenzie, S., &amp; Vézina, F. (2019). Tracking Landscape-Scale Movements of Snow Buntings and Weather-Driven Changes in Flock Composition During the Temperate Winter. </w:t>
      </w:r>
      <w:r w:rsidRPr="008C35F0">
        <w:rPr>
          <w:rFonts w:cs="Times New Roman"/>
          <w:i/>
          <w:iCs/>
          <w:lang w:val="en-US"/>
        </w:rPr>
        <w:t>Frontiers in Ecology and Evolution</w:t>
      </w:r>
      <w:r w:rsidRPr="008C35F0">
        <w:rPr>
          <w:rFonts w:cs="Times New Roman"/>
          <w:lang w:val="en-US"/>
        </w:rPr>
        <w:t xml:space="preserve">, </w:t>
      </w:r>
      <w:r w:rsidRPr="008C35F0">
        <w:rPr>
          <w:rFonts w:cs="Times New Roman"/>
          <w:i/>
          <w:iCs/>
          <w:lang w:val="en-US"/>
        </w:rPr>
        <w:t>7</w:t>
      </w:r>
      <w:r w:rsidRPr="008C35F0">
        <w:rPr>
          <w:rFonts w:cs="Times New Roman"/>
          <w:lang w:val="en-US"/>
        </w:rPr>
        <w:t>, 329. https://doi.org/10.3389/fevo.2019.00329</w:t>
      </w:r>
    </w:p>
    <w:p w14:paraId="5880A982" w14:textId="77777777" w:rsidR="00F97B5F" w:rsidRPr="008C35F0" w:rsidRDefault="00F97B5F" w:rsidP="00F97B5F">
      <w:pPr>
        <w:pStyle w:val="Bibliography"/>
        <w:rPr>
          <w:rFonts w:cs="Times New Roman"/>
          <w:lang w:val="en-US"/>
        </w:rPr>
      </w:pPr>
      <w:r w:rsidRPr="008C35F0">
        <w:rPr>
          <w:rFonts w:cs="Times New Roman"/>
          <w:lang w:val="en-US"/>
        </w:rPr>
        <w:t xml:space="preserve">McNamara, J. M., Houston, A. I., &amp; Lima, S. L. (1994). Foraging Routines of Small Birds in Winter: A Theoretical Investigation. </w:t>
      </w:r>
      <w:r w:rsidRPr="008C35F0">
        <w:rPr>
          <w:rFonts w:cs="Times New Roman"/>
          <w:i/>
          <w:iCs/>
          <w:lang w:val="en-US"/>
        </w:rPr>
        <w:t>Journal of Avian Biology</w:t>
      </w:r>
      <w:r w:rsidRPr="008C35F0">
        <w:rPr>
          <w:rFonts w:cs="Times New Roman"/>
          <w:lang w:val="en-US"/>
        </w:rPr>
        <w:t xml:space="preserve">, </w:t>
      </w:r>
      <w:r w:rsidRPr="008C35F0">
        <w:rPr>
          <w:rFonts w:cs="Times New Roman"/>
          <w:i/>
          <w:iCs/>
          <w:lang w:val="en-US"/>
        </w:rPr>
        <w:t>25</w:t>
      </w:r>
      <w:r w:rsidRPr="008C35F0">
        <w:rPr>
          <w:rFonts w:cs="Times New Roman"/>
          <w:lang w:val="en-US"/>
        </w:rPr>
        <w:t>(4), 287. https://doi.org/10.2307/3677276</w:t>
      </w:r>
    </w:p>
    <w:p w14:paraId="5AF3D470" w14:textId="77777777" w:rsidR="00F97B5F" w:rsidRPr="008C35F0" w:rsidRDefault="00F97B5F" w:rsidP="00F97B5F">
      <w:pPr>
        <w:pStyle w:val="Bibliography"/>
        <w:rPr>
          <w:rFonts w:cs="Times New Roman"/>
          <w:lang w:val="en-US"/>
        </w:rPr>
      </w:pPr>
      <w:r w:rsidRPr="008C35F0">
        <w:rPr>
          <w:rFonts w:cs="Times New Roman"/>
          <w:lang w:val="en-US"/>
        </w:rPr>
        <w:t xml:space="preserve">Morales, A., Frei, B., Mitchell, G. W., Bégin-Marchand, C., &amp; Elliott, K. H. (2022). Reduced diurnal activity and increased stopover duration by molting Swainson’s Thrushes. </w:t>
      </w:r>
      <w:r w:rsidRPr="008C35F0">
        <w:rPr>
          <w:rFonts w:cs="Times New Roman"/>
          <w:i/>
          <w:iCs/>
          <w:lang w:val="en-US"/>
        </w:rPr>
        <w:t>Ornithology</w:t>
      </w:r>
      <w:r w:rsidRPr="008C35F0">
        <w:rPr>
          <w:rFonts w:cs="Times New Roman"/>
          <w:lang w:val="en-US"/>
        </w:rPr>
        <w:t xml:space="preserve">, </w:t>
      </w:r>
      <w:r w:rsidRPr="008C35F0">
        <w:rPr>
          <w:rFonts w:cs="Times New Roman"/>
          <w:i/>
          <w:iCs/>
          <w:lang w:val="en-US"/>
        </w:rPr>
        <w:t>139</w:t>
      </w:r>
      <w:r w:rsidRPr="008C35F0">
        <w:rPr>
          <w:rFonts w:cs="Times New Roman"/>
          <w:lang w:val="en-US"/>
        </w:rPr>
        <w:t>(2), ukab083. https://doi.org/10.1093/ornithology/ukab083</w:t>
      </w:r>
    </w:p>
    <w:p w14:paraId="5729C253" w14:textId="77777777" w:rsidR="00F97B5F" w:rsidRPr="008C35F0" w:rsidRDefault="00F97B5F" w:rsidP="00F97B5F">
      <w:pPr>
        <w:pStyle w:val="Bibliography"/>
        <w:rPr>
          <w:rFonts w:cs="Times New Roman"/>
          <w:lang w:val="en-US"/>
        </w:rPr>
      </w:pPr>
      <w:r w:rsidRPr="008C35F0">
        <w:rPr>
          <w:rFonts w:cs="Times New Roman"/>
          <w:lang w:val="en-US"/>
        </w:rPr>
        <w:t xml:space="preserve">Morbey, Y. E., Beauchamp, A. T., Bonner, S. J., &amp; Mitchell, G. W. (2020). Evening locomotor activity during stopover differs on pre-departure and departure days in free-living songbirds. </w:t>
      </w:r>
      <w:r w:rsidRPr="008C35F0">
        <w:rPr>
          <w:rFonts w:cs="Times New Roman"/>
          <w:i/>
          <w:iCs/>
          <w:lang w:val="en-US"/>
        </w:rPr>
        <w:t>Journal of Avian Biology</w:t>
      </w:r>
      <w:r w:rsidRPr="008C35F0">
        <w:rPr>
          <w:rFonts w:cs="Times New Roman"/>
          <w:lang w:val="en-US"/>
        </w:rPr>
        <w:t xml:space="preserve">, </w:t>
      </w:r>
      <w:r w:rsidRPr="008C35F0">
        <w:rPr>
          <w:rFonts w:cs="Times New Roman"/>
          <w:i/>
          <w:iCs/>
          <w:lang w:val="en-US"/>
        </w:rPr>
        <w:t>51</w:t>
      </w:r>
      <w:r w:rsidRPr="008C35F0">
        <w:rPr>
          <w:rFonts w:cs="Times New Roman"/>
          <w:lang w:val="en-US"/>
        </w:rPr>
        <w:t>(11). https://doi.org/10.1111/jav.02448</w:t>
      </w:r>
    </w:p>
    <w:p w14:paraId="7810CABB" w14:textId="77777777" w:rsidR="00F97B5F" w:rsidRPr="008C35F0" w:rsidRDefault="00F97B5F" w:rsidP="00F97B5F">
      <w:pPr>
        <w:pStyle w:val="Bibliography"/>
        <w:rPr>
          <w:rFonts w:cs="Times New Roman"/>
          <w:lang w:val="en-US"/>
        </w:rPr>
      </w:pPr>
      <w:r w:rsidRPr="008C35F0">
        <w:rPr>
          <w:rFonts w:cs="Times New Roman"/>
          <w:lang w:val="en-US"/>
        </w:rPr>
        <w:t xml:space="preserve">Paruk, J., Cooper, S., Mangan, A., Brady, R., &amp; Tucker, L. (2015). Resting Metabolic Rates of Adult Northern Shrikes (Lanius excubitor) Wintering in Northern Wisconsin. </w:t>
      </w:r>
      <w:r w:rsidRPr="008C35F0">
        <w:rPr>
          <w:rFonts w:cs="Times New Roman"/>
          <w:i/>
          <w:iCs/>
          <w:lang w:val="en-US"/>
        </w:rPr>
        <w:t>WILSON JOURNAL OF ORNITHOLOGY</w:t>
      </w:r>
      <w:r w:rsidRPr="008C35F0">
        <w:rPr>
          <w:rFonts w:cs="Times New Roman"/>
          <w:lang w:val="en-US"/>
        </w:rPr>
        <w:t xml:space="preserve">, </w:t>
      </w:r>
      <w:r w:rsidRPr="008C35F0">
        <w:rPr>
          <w:rFonts w:cs="Times New Roman"/>
          <w:i/>
          <w:iCs/>
          <w:lang w:val="en-US"/>
        </w:rPr>
        <w:t>127</w:t>
      </w:r>
      <w:r w:rsidRPr="008C35F0">
        <w:rPr>
          <w:rFonts w:cs="Times New Roman"/>
          <w:lang w:val="en-US"/>
        </w:rPr>
        <w:t>(3), 510–514.</w:t>
      </w:r>
    </w:p>
    <w:p w14:paraId="373E6D4F" w14:textId="77777777" w:rsidR="00F97B5F" w:rsidRPr="008C35F0" w:rsidRDefault="00F97B5F" w:rsidP="00F97B5F">
      <w:pPr>
        <w:pStyle w:val="Bibliography"/>
        <w:rPr>
          <w:rFonts w:cs="Times New Roman"/>
          <w:lang w:val="en-US"/>
        </w:rPr>
      </w:pPr>
      <w:r w:rsidRPr="008C35F0">
        <w:rPr>
          <w:rFonts w:cs="Times New Roman"/>
          <w:lang w:val="en-US"/>
        </w:rPr>
        <w:t xml:space="preserve">Pearce‐Higgins, J. W., Eglington, S. M., Martay, B., &amp; Chamberlain, D. E. (2015). Drivers of climate change impacts on bird communities. </w:t>
      </w:r>
      <w:r w:rsidRPr="008C35F0">
        <w:rPr>
          <w:rFonts w:cs="Times New Roman"/>
          <w:i/>
          <w:iCs/>
          <w:lang w:val="en-US"/>
        </w:rPr>
        <w:t>Journal of Animal Ecology</w:t>
      </w:r>
      <w:r w:rsidRPr="008C35F0">
        <w:rPr>
          <w:rFonts w:cs="Times New Roman"/>
          <w:lang w:val="en-US"/>
        </w:rPr>
        <w:t xml:space="preserve">, </w:t>
      </w:r>
      <w:r w:rsidRPr="008C35F0">
        <w:rPr>
          <w:rFonts w:cs="Times New Roman"/>
          <w:i/>
          <w:iCs/>
          <w:lang w:val="en-US"/>
        </w:rPr>
        <w:t>84</w:t>
      </w:r>
      <w:r w:rsidRPr="008C35F0">
        <w:rPr>
          <w:rFonts w:cs="Times New Roman"/>
          <w:lang w:val="en-US"/>
        </w:rPr>
        <w:t>(4), 943–954. https://doi.org/10.1111/1365-2656.12364</w:t>
      </w:r>
    </w:p>
    <w:p w14:paraId="70F42F76" w14:textId="77777777" w:rsidR="00F97B5F" w:rsidRPr="008C35F0" w:rsidRDefault="00F97B5F" w:rsidP="00F97B5F">
      <w:pPr>
        <w:pStyle w:val="Bibliography"/>
        <w:rPr>
          <w:rFonts w:cs="Times New Roman"/>
          <w:lang w:val="en-US"/>
        </w:rPr>
      </w:pPr>
      <w:r w:rsidRPr="008C35F0">
        <w:rPr>
          <w:rFonts w:cs="Times New Roman"/>
          <w:lang w:val="en-US"/>
        </w:rPr>
        <w:t xml:space="preserve">Prather, R. M., Dalton, R. M., Barr, B., Blumstein, D. T., Boggs, C. L., Brody, A. K., Inouye, D. W., Irwin, R. E., Martin, J. G. A., Smith, R. J., Van Vuren, D. H., Wells, C. P., Whiteman, H. H., Inouye, B. D., &amp; Underwood, N. (2023). Current and lagged climate affects phenology across diverse taxonomic groups. </w:t>
      </w:r>
      <w:r w:rsidRPr="008C35F0">
        <w:rPr>
          <w:rFonts w:cs="Times New Roman"/>
          <w:i/>
          <w:iCs/>
          <w:lang w:val="en-US"/>
        </w:rPr>
        <w:t>Proceedings of the Royal Society B: Biological Sciences</w:t>
      </w:r>
      <w:r w:rsidRPr="008C35F0">
        <w:rPr>
          <w:rFonts w:cs="Times New Roman"/>
          <w:lang w:val="en-US"/>
        </w:rPr>
        <w:t xml:space="preserve">, </w:t>
      </w:r>
      <w:r w:rsidRPr="008C35F0">
        <w:rPr>
          <w:rFonts w:cs="Times New Roman"/>
          <w:i/>
          <w:iCs/>
          <w:lang w:val="en-US"/>
        </w:rPr>
        <w:t>290</w:t>
      </w:r>
      <w:r w:rsidRPr="008C35F0">
        <w:rPr>
          <w:rFonts w:cs="Times New Roman"/>
          <w:lang w:val="en-US"/>
        </w:rPr>
        <w:t>(1990), 20222181. https://doi.org/10.1098/rspb.2022.2181</w:t>
      </w:r>
    </w:p>
    <w:p w14:paraId="62CDB1CF" w14:textId="77777777" w:rsidR="00F97B5F" w:rsidRPr="008C35F0" w:rsidRDefault="00F97B5F" w:rsidP="00F97B5F">
      <w:pPr>
        <w:pStyle w:val="Bibliography"/>
        <w:rPr>
          <w:rFonts w:cs="Times New Roman"/>
          <w:lang w:val="en-US"/>
        </w:rPr>
      </w:pPr>
      <w:r w:rsidRPr="008C35F0">
        <w:rPr>
          <w:rFonts w:cs="Times New Roman"/>
        </w:rPr>
        <w:t xml:space="preserve">Pruitt, W. O., &amp; Lucier, C. V. (1958). </w:t>
      </w:r>
      <w:r w:rsidRPr="008C35F0">
        <w:rPr>
          <w:rFonts w:cs="Times New Roman"/>
          <w:lang w:val="en-US"/>
        </w:rPr>
        <w:t xml:space="preserve">Winter Activity of Red Squirrels in Interior Alaska. </w:t>
      </w:r>
      <w:r w:rsidRPr="008C35F0">
        <w:rPr>
          <w:rFonts w:cs="Times New Roman"/>
          <w:i/>
          <w:iCs/>
          <w:lang w:val="en-US"/>
        </w:rPr>
        <w:t>Journal of Mammalogy</w:t>
      </w:r>
      <w:r w:rsidRPr="008C35F0">
        <w:rPr>
          <w:rFonts w:cs="Times New Roman"/>
          <w:lang w:val="en-US"/>
        </w:rPr>
        <w:t xml:space="preserve">, </w:t>
      </w:r>
      <w:r w:rsidRPr="008C35F0">
        <w:rPr>
          <w:rFonts w:cs="Times New Roman"/>
          <w:i/>
          <w:iCs/>
          <w:lang w:val="en-US"/>
        </w:rPr>
        <w:t>39</w:t>
      </w:r>
      <w:r w:rsidRPr="008C35F0">
        <w:rPr>
          <w:rFonts w:cs="Times New Roman"/>
          <w:lang w:val="en-US"/>
        </w:rPr>
        <w:t>(3), 443. https://doi.org/10.2307/1376165</w:t>
      </w:r>
    </w:p>
    <w:p w14:paraId="082B3A47" w14:textId="77777777" w:rsidR="00F97B5F" w:rsidRPr="008C35F0" w:rsidRDefault="00F97B5F" w:rsidP="00F97B5F">
      <w:pPr>
        <w:pStyle w:val="Bibliography"/>
        <w:rPr>
          <w:rFonts w:cs="Times New Roman"/>
          <w:lang w:val="en-US"/>
        </w:rPr>
      </w:pPr>
      <w:r w:rsidRPr="008C35F0">
        <w:rPr>
          <w:rFonts w:cs="Times New Roman"/>
          <w:lang w:val="en-US"/>
        </w:rPr>
        <w:t xml:space="preserve">R Core Team. (2024). </w:t>
      </w:r>
      <w:r w:rsidRPr="008C35F0">
        <w:rPr>
          <w:rFonts w:cs="Times New Roman"/>
          <w:i/>
          <w:iCs/>
          <w:lang w:val="en-US"/>
        </w:rPr>
        <w:t>R: A Language and Environment for Statistical Computing</w:t>
      </w:r>
      <w:r w:rsidRPr="008C35F0">
        <w:rPr>
          <w:rFonts w:cs="Times New Roman"/>
          <w:lang w:val="en-US"/>
        </w:rPr>
        <w:t xml:space="preserve"> (Version 4.4.2) [Computer software]. R Foundation for   Statistical Computing. https://www.R-project.org/</w:t>
      </w:r>
    </w:p>
    <w:p w14:paraId="7D6774BB" w14:textId="77777777" w:rsidR="00F97B5F" w:rsidRPr="008C35F0" w:rsidRDefault="00F97B5F" w:rsidP="00F97B5F">
      <w:pPr>
        <w:pStyle w:val="Bibliography"/>
        <w:rPr>
          <w:rFonts w:cs="Times New Roman"/>
          <w:lang w:val="en-US"/>
        </w:rPr>
      </w:pPr>
      <w:r w:rsidRPr="008C35F0">
        <w:rPr>
          <w:rFonts w:cs="Times New Roman"/>
          <w:lang w:val="en-US"/>
        </w:rPr>
        <w:t xml:space="preserve">Schaeffer, P., Komer, M. C., &amp; Corder, K. (2015). Energy savings due to the use of shallow body temperature reduction in overwintering Northern Cardinals. </w:t>
      </w:r>
      <w:r w:rsidRPr="008C35F0">
        <w:rPr>
          <w:rFonts w:cs="Times New Roman"/>
          <w:i/>
          <w:iCs/>
          <w:lang w:val="en-US"/>
        </w:rPr>
        <w:t>ResearchGate</w:t>
      </w:r>
      <w:r w:rsidRPr="008C35F0">
        <w:rPr>
          <w:rFonts w:cs="Times New Roman"/>
          <w:lang w:val="en-US"/>
        </w:rPr>
        <w:t xml:space="preserve">, </w:t>
      </w:r>
      <w:r w:rsidRPr="008C35F0">
        <w:rPr>
          <w:rFonts w:cs="Times New Roman"/>
          <w:i/>
          <w:iCs/>
          <w:lang w:val="en-US"/>
        </w:rPr>
        <w:t>3</w:t>
      </w:r>
      <w:r w:rsidRPr="008C35F0">
        <w:rPr>
          <w:rFonts w:cs="Times New Roman"/>
          <w:lang w:val="en-US"/>
        </w:rPr>
        <w:t>(1). https://doi.org/10.1186/s40317-015-0078-z</w:t>
      </w:r>
    </w:p>
    <w:p w14:paraId="04F619F5" w14:textId="77777777" w:rsidR="00F97B5F" w:rsidRPr="008C35F0" w:rsidRDefault="00F97B5F" w:rsidP="00F97B5F">
      <w:pPr>
        <w:pStyle w:val="Bibliography"/>
        <w:rPr>
          <w:rFonts w:cs="Times New Roman"/>
          <w:lang w:val="en-US"/>
        </w:rPr>
      </w:pPr>
      <w:r w:rsidRPr="008C35F0">
        <w:rPr>
          <w:rFonts w:cs="Times New Roman"/>
          <w:lang w:val="en-US"/>
        </w:rPr>
        <w:t xml:space="preserve">Schweiger, B. R., &amp; Frey, J. K. (2021). Weather determines daily activity pattern of an endemic chipmunk with predictions for climate change. </w:t>
      </w:r>
      <w:r w:rsidRPr="008C35F0">
        <w:rPr>
          <w:rFonts w:cs="Times New Roman"/>
          <w:i/>
          <w:iCs/>
          <w:lang w:val="en-US"/>
        </w:rPr>
        <w:t>Climate Change Ecology</w:t>
      </w:r>
      <w:r w:rsidRPr="008C35F0">
        <w:rPr>
          <w:rFonts w:cs="Times New Roman"/>
          <w:lang w:val="en-US"/>
        </w:rPr>
        <w:t xml:space="preserve">, </w:t>
      </w:r>
      <w:r w:rsidRPr="008C35F0">
        <w:rPr>
          <w:rFonts w:cs="Times New Roman"/>
          <w:i/>
          <w:iCs/>
          <w:lang w:val="en-US"/>
        </w:rPr>
        <w:t>2</w:t>
      </w:r>
      <w:r w:rsidRPr="008C35F0">
        <w:rPr>
          <w:rFonts w:cs="Times New Roman"/>
          <w:lang w:val="en-US"/>
        </w:rPr>
        <w:t>, 100027. https://doi.org/10.1016/j.ecochg.2021.100027</w:t>
      </w:r>
    </w:p>
    <w:p w14:paraId="704E6E65" w14:textId="77777777" w:rsidR="00F97B5F" w:rsidRPr="008C35F0" w:rsidRDefault="00F97B5F" w:rsidP="00F97B5F">
      <w:pPr>
        <w:pStyle w:val="Bibliography"/>
        <w:rPr>
          <w:rFonts w:cs="Times New Roman"/>
          <w:lang w:val="en-US"/>
        </w:rPr>
      </w:pPr>
      <w:r w:rsidRPr="008C35F0">
        <w:rPr>
          <w:rFonts w:cs="Times New Roman"/>
          <w:lang w:val="en-US"/>
        </w:rPr>
        <w:t xml:space="preserve">Silva, A. D., Diez-Méndez, D., &amp; Kempenaers, B. (2017). Effects of experimental night lighting on the daily timing of winter foraging in common European songbirds. </w:t>
      </w:r>
      <w:r w:rsidRPr="008C35F0">
        <w:rPr>
          <w:rFonts w:cs="Times New Roman"/>
          <w:i/>
          <w:iCs/>
          <w:lang w:val="en-US"/>
        </w:rPr>
        <w:t>Journal of Avian Biology</w:t>
      </w:r>
      <w:r w:rsidRPr="008C35F0">
        <w:rPr>
          <w:rFonts w:cs="Times New Roman"/>
          <w:lang w:val="en-US"/>
        </w:rPr>
        <w:t xml:space="preserve">, </w:t>
      </w:r>
      <w:r w:rsidRPr="008C35F0">
        <w:rPr>
          <w:rFonts w:cs="Times New Roman"/>
          <w:i/>
          <w:iCs/>
          <w:lang w:val="en-US"/>
        </w:rPr>
        <w:t>48</w:t>
      </w:r>
      <w:r w:rsidRPr="008C35F0">
        <w:rPr>
          <w:rFonts w:cs="Times New Roman"/>
          <w:lang w:val="en-US"/>
        </w:rPr>
        <w:t>(6), 862–871. https://doi.org/10.1111/jav.01232</w:t>
      </w:r>
    </w:p>
    <w:p w14:paraId="0BEE00D8" w14:textId="77777777" w:rsidR="00F97B5F" w:rsidRPr="008C35F0" w:rsidRDefault="00F97B5F" w:rsidP="00F97B5F">
      <w:pPr>
        <w:pStyle w:val="Bibliography"/>
        <w:rPr>
          <w:rFonts w:cs="Times New Roman"/>
          <w:lang w:val="en-US"/>
        </w:rPr>
      </w:pPr>
      <w:r w:rsidRPr="008C35F0">
        <w:rPr>
          <w:rFonts w:cs="Times New Roman"/>
          <w:lang w:val="en-US"/>
        </w:rPr>
        <w:t xml:space="preserve">Studd, E. K., Bates, A. E., Bramburger, A. J., Hayden, B., Henry, H. A. L., Humphries, M. M., Martin, R., McMeans, B., Moise, E., O’Sullivan, A., Sharma, S., Sinclair, B., Sutton, A. O., Templer, P. H., &amp; Cooke, S. J. (2021). Nine maxims for winter ecology. </w:t>
      </w:r>
      <w:r w:rsidRPr="008C35F0">
        <w:rPr>
          <w:rFonts w:cs="Times New Roman"/>
          <w:i/>
          <w:iCs/>
          <w:lang w:val="en-US"/>
        </w:rPr>
        <w:t>BioScience</w:t>
      </w:r>
      <w:r w:rsidRPr="008C35F0">
        <w:rPr>
          <w:rFonts w:cs="Times New Roman"/>
          <w:lang w:val="en-US"/>
        </w:rPr>
        <w:t xml:space="preserve">, </w:t>
      </w:r>
      <w:r w:rsidRPr="008C35F0">
        <w:rPr>
          <w:rFonts w:cs="Times New Roman"/>
          <w:i/>
          <w:iCs/>
          <w:lang w:val="en-US"/>
        </w:rPr>
        <w:t>71</w:t>
      </w:r>
      <w:r w:rsidRPr="008C35F0">
        <w:rPr>
          <w:rFonts w:cs="Times New Roman"/>
          <w:lang w:val="en-US"/>
        </w:rPr>
        <w:t>(8), 820–830. https://doi.org/10.1093/biosci/biab032</w:t>
      </w:r>
    </w:p>
    <w:p w14:paraId="44A32460" w14:textId="77777777" w:rsidR="00F97B5F" w:rsidRPr="008C35F0" w:rsidRDefault="00F97B5F" w:rsidP="00F97B5F">
      <w:pPr>
        <w:pStyle w:val="Bibliography"/>
        <w:rPr>
          <w:rFonts w:cs="Times New Roman"/>
          <w:lang w:val="en-US"/>
        </w:rPr>
      </w:pPr>
      <w:r w:rsidRPr="008C35F0">
        <w:rPr>
          <w:rFonts w:cs="Times New Roman"/>
          <w:lang w:val="en-US"/>
        </w:rPr>
        <w:t xml:space="preserve">Sumasgutner, P., Cunningham, S. J., Hegemann, A., Amar, A., Watson, H., Nilsson, J. F., Andersson, M. N., &amp; Isaksson, C. (2023). Interactive effects of rising temperatures and urbanisation on birds across different climate zones: A mechanistic perspective. </w:t>
      </w:r>
      <w:r w:rsidRPr="008C35F0">
        <w:rPr>
          <w:rFonts w:cs="Times New Roman"/>
          <w:i/>
          <w:iCs/>
          <w:lang w:val="en-US"/>
        </w:rPr>
        <w:t>Global Change Biology</w:t>
      </w:r>
      <w:r w:rsidRPr="008C35F0">
        <w:rPr>
          <w:rFonts w:cs="Times New Roman"/>
          <w:lang w:val="en-US"/>
        </w:rPr>
        <w:t xml:space="preserve">, </w:t>
      </w:r>
      <w:r w:rsidRPr="008C35F0">
        <w:rPr>
          <w:rFonts w:cs="Times New Roman"/>
          <w:i/>
          <w:iCs/>
          <w:lang w:val="en-US"/>
        </w:rPr>
        <w:t>29</w:t>
      </w:r>
      <w:r w:rsidRPr="008C35F0">
        <w:rPr>
          <w:rFonts w:cs="Times New Roman"/>
          <w:lang w:val="en-US"/>
        </w:rPr>
        <w:t>(9), 2399–2420. https://doi.org/10.1111/gcb.16645</w:t>
      </w:r>
    </w:p>
    <w:p w14:paraId="41B762C6" w14:textId="77777777" w:rsidR="00F97B5F" w:rsidRPr="008C35F0" w:rsidRDefault="00F97B5F" w:rsidP="00F97B5F">
      <w:pPr>
        <w:pStyle w:val="Bibliography"/>
        <w:rPr>
          <w:rFonts w:cs="Times New Roman"/>
          <w:lang w:val="en-US"/>
        </w:rPr>
      </w:pPr>
      <w:r w:rsidRPr="008C35F0">
        <w:rPr>
          <w:rFonts w:cs="Times New Roman"/>
          <w:lang w:val="en-US"/>
        </w:rPr>
        <w:t xml:space="preserve">Sutton, A. O., Studd, E. K., Fernandes, T., Bates, A. E., Bramburger, A. J., Cooke, S. J., Hayden, B., Henry, H. A. L., Humphries, M. M., Martin, R., McMeans, B., Moise, E., O’Sullivan, A. M., Sharma, S., &amp; Templer, P. H. (2021). Frozen out: Unanswered questions about winter biology. </w:t>
      </w:r>
      <w:r w:rsidRPr="008C35F0">
        <w:rPr>
          <w:rFonts w:cs="Times New Roman"/>
          <w:i/>
          <w:iCs/>
          <w:lang w:val="en-US"/>
        </w:rPr>
        <w:t>Environmental Reviews</w:t>
      </w:r>
      <w:r w:rsidRPr="008C35F0">
        <w:rPr>
          <w:rFonts w:cs="Times New Roman"/>
          <w:lang w:val="en-US"/>
        </w:rPr>
        <w:t xml:space="preserve">, </w:t>
      </w:r>
      <w:r w:rsidRPr="008C35F0">
        <w:rPr>
          <w:rFonts w:cs="Times New Roman"/>
          <w:i/>
          <w:iCs/>
          <w:lang w:val="en-US"/>
        </w:rPr>
        <w:t>29</w:t>
      </w:r>
      <w:r w:rsidRPr="008C35F0">
        <w:rPr>
          <w:rFonts w:cs="Times New Roman"/>
          <w:lang w:val="en-US"/>
        </w:rPr>
        <w:t>(4), 431–442. https://doi.org/10.1139/er-2020-0127</w:t>
      </w:r>
    </w:p>
    <w:p w14:paraId="33550EFC" w14:textId="77777777" w:rsidR="00F97B5F" w:rsidRPr="008C35F0" w:rsidRDefault="00F97B5F" w:rsidP="00F97B5F">
      <w:pPr>
        <w:pStyle w:val="Bibliography"/>
        <w:rPr>
          <w:rFonts w:cs="Times New Roman"/>
          <w:lang w:val="en-US"/>
        </w:rPr>
      </w:pPr>
      <w:r w:rsidRPr="008C35F0">
        <w:rPr>
          <w:rFonts w:cs="Times New Roman"/>
          <w:lang w:val="en-US"/>
        </w:rPr>
        <w:t xml:space="preserve">Taff, C. C., &amp; Shipley, J. Ryan. (2023). Inconsistent shifts in warming and temperature variability are linked to reduced avian fitness. </w:t>
      </w:r>
      <w:r w:rsidRPr="008C35F0">
        <w:rPr>
          <w:rFonts w:cs="Times New Roman"/>
          <w:i/>
          <w:iCs/>
          <w:lang w:val="en-US"/>
        </w:rPr>
        <w:t>Nature Communications</w:t>
      </w:r>
      <w:r w:rsidRPr="008C35F0">
        <w:rPr>
          <w:rFonts w:cs="Times New Roman"/>
          <w:lang w:val="en-US"/>
        </w:rPr>
        <w:t xml:space="preserve">, </w:t>
      </w:r>
      <w:r w:rsidRPr="008C35F0">
        <w:rPr>
          <w:rFonts w:cs="Times New Roman"/>
          <w:i/>
          <w:iCs/>
          <w:lang w:val="en-US"/>
        </w:rPr>
        <w:t>14</w:t>
      </w:r>
      <w:r w:rsidRPr="008C35F0">
        <w:rPr>
          <w:rFonts w:cs="Times New Roman"/>
          <w:lang w:val="en-US"/>
        </w:rPr>
        <w:t>(1), 7400. https://doi.org/10.1038/s41467-023-43071-y</w:t>
      </w:r>
    </w:p>
    <w:p w14:paraId="612CB735" w14:textId="77777777" w:rsidR="00F97B5F" w:rsidRPr="008C35F0" w:rsidRDefault="00F97B5F" w:rsidP="00F97B5F">
      <w:pPr>
        <w:pStyle w:val="Bibliography"/>
        <w:rPr>
          <w:rFonts w:cs="Times New Roman"/>
          <w:lang w:val="en-US"/>
        </w:rPr>
      </w:pPr>
      <w:r w:rsidRPr="008C35F0">
        <w:rPr>
          <w:rFonts w:cs="Times New Roman"/>
          <w:lang w:val="en-US"/>
        </w:rPr>
        <w:t xml:space="preserve">Thieurmel, B., &amp; Elmarhraoui, A. (2022). </w:t>
      </w:r>
      <w:r w:rsidRPr="008C35F0">
        <w:rPr>
          <w:rFonts w:cs="Times New Roman"/>
          <w:i/>
          <w:iCs/>
          <w:lang w:val="en-US"/>
        </w:rPr>
        <w:t>suncalc: Compute Sun Position, Sunlight Phases, Moon Position and   Lunar Phase</w:t>
      </w:r>
      <w:r w:rsidRPr="008C35F0">
        <w:rPr>
          <w:rFonts w:cs="Times New Roman"/>
          <w:lang w:val="en-US"/>
        </w:rPr>
        <w:t xml:space="preserve"> (Version 0.5.1) [R packag]. https://CRAN.R-project.org/package=suncalc</w:t>
      </w:r>
    </w:p>
    <w:p w14:paraId="0B7D480B" w14:textId="77777777" w:rsidR="00F97B5F" w:rsidRPr="008C35F0" w:rsidRDefault="00F97B5F" w:rsidP="00F97B5F">
      <w:pPr>
        <w:pStyle w:val="Bibliography"/>
        <w:rPr>
          <w:rFonts w:cs="Times New Roman"/>
          <w:lang w:val="en-US"/>
        </w:rPr>
      </w:pPr>
      <w:r w:rsidRPr="008C35F0">
        <w:rPr>
          <w:rFonts w:cs="Times New Roman"/>
          <w:lang w:val="en-US"/>
        </w:rPr>
        <w:t xml:space="preserve">Tian, Y., Tsendbazar, N.-E., van Leeuwen, E., Fensholt, R., &amp; Herold, M. (2022). A global analysis of multifaceted urbanization patterns using Earth Observation data from 1975 to 2015. </w:t>
      </w:r>
      <w:r w:rsidRPr="008C35F0">
        <w:rPr>
          <w:rFonts w:cs="Times New Roman"/>
          <w:i/>
          <w:iCs/>
          <w:lang w:val="en-US"/>
        </w:rPr>
        <w:t>Landscape and Urban Planning</w:t>
      </w:r>
      <w:r w:rsidRPr="008C35F0">
        <w:rPr>
          <w:rFonts w:cs="Times New Roman"/>
          <w:lang w:val="en-US"/>
        </w:rPr>
        <w:t xml:space="preserve">, </w:t>
      </w:r>
      <w:r w:rsidRPr="008C35F0">
        <w:rPr>
          <w:rFonts w:cs="Times New Roman"/>
          <w:i/>
          <w:iCs/>
          <w:lang w:val="en-US"/>
        </w:rPr>
        <w:t>219</w:t>
      </w:r>
      <w:r w:rsidRPr="008C35F0">
        <w:rPr>
          <w:rFonts w:cs="Times New Roman"/>
          <w:lang w:val="en-US"/>
        </w:rPr>
        <w:t>, 104316. https://doi.org/10.1016/j.landurbplan.2021.104316</w:t>
      </w:r>
    </w:p>
    <w:p w14:paraId="60419507" w14:textId="77777777" w:rsidR="00F97B5F" w:rsidRPr="008C35F0" w:rsidRDefault="00F97B5F" w:rsidP="00F97B5F">
      <w:pPr>
        <w:pStyle w:val="Bibliography"/>
        <w:rPr>
          <w:rFonts w:cs="Times New Roman"/>
          <w:lang w:val="en-US"/>
        </w:rPr>
      </w:pPr>
      <w:r w:rsidRPr="008C35F0">
        <w:rPr>
          <w:rFonts w:cs="Times New Roman"/>
          <w:lang w:val="en-US"/>
        </w:rPr>
        <w:t xml:space="preserve">Tobolka, M., Zolnierowicz, K. M., &amp; Reeve, N. F. (2015). The effect of extreme weather events on breeding parameters of the White Stork </w:t>
      </w:r>
      <w:r w:rsidRPr="008C35F0">
        <w:rPr>
          <w:rFonts w:cs="Times New Roman"/>
          <w:i/>
          <w:iCs/>
          <w:lang w:val="en-US"/>
        </w:rPr>
        <w:t>Ciconia ciconia</w:t>
      </w:r>
      <w:r w:rsidRPr="008C35F0">
        <w:rPr>
          <w:rFonts w:cs="Times New Roman"/>
          <w:lang w:val="en-US"/>
        </w:rPr>
        <w:t xml:space="preserve">. </w:t>
      </w:r>
      <w:r w:rsidRPr="008C35F0">
        <w:rPr>
          <w:rFonts w:cs="Times New Roman"/>
          <w:i/>
          <w:iCs/>
          <w:lang w:val="en-US"/>
        </w:rPr>
        <w:t>Bird Study</w:t>
      </w:r>
      <w:r w:rsidRPr="008C35F0">
        <w:rPr>
          <w:rFonts w:cs="Times New Roman"/>
          <w:lang w:val="en-US"/>
        </w:rPr>
        <w:t xml:space="preserve">, </w:t>
      </w:r>
      <w:r w:rsidRPr="008C35F0">
        <w:rPr>
          <w:rFonts w:cs="Times New Roman"/>
          <w:i/>
          <w:iCs/>
          <w:lang w:val="en-US"/>
        </w:rPr>
        <w:t>62</w:t>
      </w:r>
      <w:r w:rsidRPr="008C35F0">
        <w:rPr>
          <w:rFonts w:cs="Times New Roman"/>
          <w:lang w:val="en-US"/>
        </w:rPr>
        <w:t>(3), 377–385. https://doi.org/10.1080/00063657.2015.1058745</w:t>
      </w:r>
    </w:p>
    <w:p w14:paraId="4EFF0EE0" w14:textId="77777777" w:rsidR="00F97B5F" w:rsidRPr="008C35F0" w:rsidRDefault="00F97B5F" w:rsidP="00F97B5F">
      <w:pPr>
        <w:pStyle w:val="Bibliography"/>
        <w:rPr>
          <w:rFonts w:cs="Times New Roman"/>
          <w:lang w:val="en-US"/>
        </w:rPr>
      </w:pPr>
      <w:r w:rsidRPr="008C35F0">
        <w:rPr>
          <w:rFonts w:cs="Times New Roman"/>
          <w:lang w:val="en-US"/>
        </w:rPr>
        <w:t xml:space="preserve">Visscher, D. R., Unger, A., Grobbelaar, H., &amp; DeWitt, P. D. (2018). Bird foraging is influenced by both risk and connectivity in urban parks. </w:t>
      </w:r>
      <w:r w:rsidRPr="008C35F0">
        <w:rPr>
          <w:rFonts w:cs="Times New Roman"/>
          <w:i/>
          <w:iCs/>
          <w:lang w:val="en-US"/>
        </w:rPr>
        <w:t>Journal of Urban Ecology</w:t>
      </w:r>
      <w:r w:rsidRPr="008C35F0">
        <w:rPr>
          <w:rFonts w:cs="Times New Roman"/>
          <w:lang w:val="en-US"/>
        </w:rPr>
        <w:t xml:space="preserve">, </w:t>
      </w:r>
      <w:r w:rsidRPr="008C35F0">
        <w:rPr>
          <w:rFonts w:cs="Times New Roman"/>
          <w:i/>
          <w:iCs/>
          <w:lang w:val="en-US"/>
        </w:rPr>
        <w:t>4</w:t>
      </w:r>
      <w:r w:rsidRPr="008C35F0">
        <w:rPr>
          <w:rFonts w:cs="Times New Roman"/>
          <w:lang w:val="en-US"/>
        </w:rPr>
        <w:t>(1), juy020. https://doi.org/10.1093/jue/juy020</w:t>
      </w:r>
    </w:p>
    <w:p w14:paraId="29EA7F58" w14:textId="77777777" w:rsidR="00F97B5F" w:rsidRPr="008C35F0" w:rsidRDefault="00F97B5F" w:rsidP="00F97B5F">
      <w:pPr>
        <w:pStyle w:val="Bibliography"/>
        <w:rPr>
          <w:rFonts w:cs="Times New Roman"/>
          <w:lang w:val="en-US"/>
        </w:rPr>
      </w:pPr>
      <w:r w:rsidRPr="008C35F0">
        <w:rPr>
          <w:rFonts w:cs="Times New Roman"/>
          <w:lang w:val="en-US"/>
        </w:rPr>
        <w:t xml:space="preserve">Walsberg, G. E. (1986). Thermal Consequences of Roost-site Selection: The Relative Importance of Three Modes of Heat Conservation. </w:t>
      </w:r>
      <w:r w:rsidRPr="008C35F0">
        <w:rPr>
          <w:rFonts w:cs="Times New Roman"/>
          <w:i/>
          <w:iCs/>
          <w:lang w:val="en-US"/>
        </w:rPr>
        <w:t>The Auk</w:t>
      </w:r>
      <w:r w:rsidRPr="008C35F0">
        <w:rPr>
          <w:rFonts w:cs="Times New Roman"/>
          <w:lang w:val="en-US"/>
        </w:rPr>
        <w:t xml:space="preserve">, </w:t>
      </w:r>
      <w:r w:rsidRPr="008C35F0">
        <w:rPr>
          <w:rFonts w:cs="Times New Roman"/>
          <w:i/>
          <w:iCs/>
          <w:lang w:val="en-US"/>
        </w:rPr>
        <w:t>103</w:t>
      </w:r>
      <w:r w:rsidRPr="008C35F0">
        <w:rPr>
          <w:rFonts w:cs="Times New Roman"/>
          <w:lang w:val="en-US"/>
        </w:rPr>
        <w:t>(1), 1–7. https://doi.org/10.1093/auk/103.1.1</w:t>
      </w:r>
    </w:p>
    <w:p w14:paraId="24240FE3" w14:textId="77777777" w:rsidR="00F97B5F" w:rsidRPr="008C35F0" w:rsidRDefault="00F97B5F" w:rsidP="00F97B5F">
      <w:pPr>
        <w:pStyle w:val="Bibliography"/>
        <w:rPr>
          <w:rFonts w:cs="Times New Roman"/>
          <w:lang w:val="en-US"/>
        </w:rPr>
      </w:pPr>
      <w:r w:rsidRPr="008C35F0">
        <w:rPr>
          <w:rFonts w:cs="Times New Roman"/>
          <w:lang w:val="en-US"/>
        </w:rPr>
        <w:t xml:space="preserve">Watson, H., Nilsson, J., &amp; Nilsson, J. F. (2023). Thermoregulatory costs of the innate immune response are modulated by winter food availability in a small passerine. </w:t>
      </w:r>
      <w:r w:rsidRPr="008C35F0">
        <w:rPr>
          <w:rFonts w:cs="Times New Roman"/>
          <w:i/>
          <w:iCs/>
          <w:lang w:val="en-US"/>
        </w:rPr>
        <w:t>Journal of Animal Ecology</w:t>
      </w:r>
      <w:r w:rsidRPr="008C35F0">
        <w:rPr>
          <w:rFonts w:cs="Times New Roman"/>
          <w:lang w:val="en-US"/>
        </w:rPr>
        <w:t xml:space="preserve">, </w:t>
      </w:r>
      <w:r w:rsidRPr="008C35F0">
        <w:rPr>
          <w:rFonts w:cs="Times New Roman"/>
          <w:i/>
          <w:iCs/>
          <w:lang w:val="en-US"/>
        </w:rPr>
        <w:t>92</w:t>
      </w:r>
      <w:r w:rsidRPr="008C35F0">
        <w:rPr>
          <w:rFonts w:cs="Times New Roman"/>
          <w:lang w:val="en-US"/>
        </w:rPr>
        <w:t>(5), 1065–1074. https://doi.org/10.1111/1365-2656.13914</w:t>
      </w:r>
    </w:p>
    <w:p w14:paraId="168244CB" w14:textId="77777777" w:rsidR="00F97B5F" w:rsidRPr="008C35F0" w:rsidRDefault="00F97B5F" w:rsidP="00F97B5F">
      <w:pPr>
        <w:pStyle w:val="Bibliography"/>
        <w:rPr>
          <w:rFonts w:cs="Times New Roman"/>
          <w:lang w:val="en-US"/>
        </w:rPr>
      </w:pPr>
      <w:r w:rsidRPr="008C35F0">
        <w:rPr>
          <w:rFonts w:cs="Times New Roman"/>
          <w:lang w:val="en-US"/>
        </w:rPr>
        <w:t xml:space="preserve">Zhou, R., Hua, R., Tang, Z., &amp; Hua, L. (2023). Daily and Seasonal Activity Patterns of Plateau Pikas (Ochotona curzoniae) on the Qinghai–Tibet Plateau, China, and Their Relationship with Weather Condition. </w:t>
      </w:r>
      <w:r w:rsidRPr="008C35F0">
        <w:rPr>
          <w:rFonts w:cs="Times New Roman"/>
          <w:i/>
          <w:iCs/>
          <w:lang w:val="en-US"/>
        </w:rPr>
        <w:t>Animals</w:t>
      </w:r>
      <w:r w:rsidRPr="008C35F0">
        <w:rPr>
          <w:rFonts w:cs="Times New Roman"/>
          <w:lang w:val="en-US"/>
        </w:rPr>
        <w:t xml:space="preserve">, </w:t>
      </w:r>
      <w:r w:rsidRPr="008C35F0">
        <w:rPr>
          <w:rFonts w:cs="Times New Roman"/>
          <w:i/>
          <w:iCs/>
          <w:lang w:val="en-US"/>
        </w:rPr>
        <w:t>13</w:t>
      </w:r>
      <w:r w:rsidRPr="008C35F0">
        <w:rPr>
          <w:rFonts w:cs="Times New Roman"/>
          <w:lang w:val="en-US"/>
        </w:rPr>
        <w:t>(10), 1689. https://doi.org/10.3390/ani13101689</w:t>
      </w:r>
    </w:p>
    <w:p w14:paraId="21EF890B" w14:textId="1E95E49C" w:rsidR="00887C33" w:rsidRPr="00887C33" w:rsidRDefault="00887C33" w:rsidP="000F539A">
      <w:pPr>
        <w:pStyle w:val="Bibliography"/>
        <w:ind w:left="0" w:firstLine="0"/>
        <w:rPr>
          <w:rFonts w:cs="Times New Roman"/>
          <w:lang w:val="en-CA"/>
        </w:rPr>
      </w:pPr>
      <w:r w:rsidRPr="008C35F0">
        <w:rPr>
          <w:rFonts w:cs="Times New Roman"/>
          <w:lang w:val="en-CA"/>
        </w:rPr>
        <w:fldChar w:fldCharType="end"/>
      </w:r>
    </w:p>
    <w:sectPr w:rsidR="00887C33" w:rsidRPr="00887C33" w:rsidSect="006D17D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ne-Marie Cousineau" w:date="2025-08-29T10:41:00Z" w:initials="AMC">
    <w:p w14:paraId="38BD67B1" w14:textId="77777777" w:rsidR="005C409F" w:rsidRDefault="005C409F" w:rsidP="005C409F">
      <w:r>
        <w:rPr>
          <w:rStyle w:val="CommentReference"/>
        </w:rPr>
        <w:annotationRef/>
      </w:r>
      <w:r>
        <w:rPr>
          <w:sz w:val="20"/>
          <w:szCs w:val="20"/>
        </w:rPr>
        <w:t>Mention and define cold snap earlier in the paper so it's clear afterwards.</w:t>
      </w:r>
    </w:p>
  </w:comment>
  <w:comment w:id="3" w:author="Anne-Marie Cousineau" w:date="2025-08-11T15:06:00Z" w:initials="AMC">
    <w:p w14:paraId="5FC846D0" w14:textId="77777777" w:rsidR="000A55D8" w:rsidRDefault="000A55D8" w:rsidP="000A55D8">
      <w:r>
        <w:rPr>
          <w:rStyle w:val="CommentReference"/>
        </w:rPr>
        <w:annotationRef/>
      </w:r>
      <w:r>
        <w:rPr>
          <w:sz w:val="20"/>
          <w:szCs w:val="20"/>
        </w:rPr>
        <w:t>The effect of chronic cold is mostly non-linear so kind of hard to describe accurately in a short amount of words in the abstract. I changed the formulation a bit so it's a little more telling of the effect of  chronic cold.</w:t>
      </w:r>
    </w:p>
  </w:comment>
  <w:comment w:id="4" w:author="Anne-Marie Cousineau" w:date="2025-08-11T15:08:00Z" w:initials="AMC">
    <w:p w14:paraId="199067CE" w14:textId="77777777" w:rsidR="007553E4" w:rsidRDefault="007553E4" w:rsidP="007553E4">
      <w:r>
        <w:rPr>
          <w:rStyle w:val="CommentReference"/>
        </w:rPr>
        <w:annotationRef/>
      </w:r>
      <w:r>
        <w:rPr>
          <w:sz w:val="20"/>
          <w:szCs w:val="20"/>
        </w:rPr>
        <w:t>Plus I think it would be hard to tell which is more important since both have significant effects on onset and end of activity, but because the effects of temperature lag is non-linear it's harder to have specific numbers (i.e. how earlier they start activity) without finding those benchmarks with additional analysis (talked about it with Barbara to potentially include later on for publication). Let me know what you think.</w:t>
      </w:r>
    </w:p>
  </w:comment>
  <w:comment w:id="14" w:author="Guest User" w:date="2025-08-29T10:48:00Z" w:initials="GU">
    <w:p w14:paraId="425F58C9" w14:textId="3B7912EA" w:rsidR="003D3F00" w:rsidRDefault="003D3F00">
      <w:pPr>
        <w:pStyle w:val="CommentText"/>
      </w:pPr>
      <w:r>
        <w:rPr>
          <w:rStyle w:val="CommentReference"/>
        </w:rPr>
        <w:annotationRef/>
      </w:r>
      <w:r w:rsidRPr="26B27056">
        <w:t>BF - Provide more information of the study site information</w:t>
      </w:r>
    </w:p>
  </w:comment>
  <w:comment w:id="18" w:author="Anne-Marie Cousineau" w:date="2025-08-11T15:21:00Z" w:initials="AMC">
    <w:p w14:paraId="64C0275E" w14:textId="77777777" w:rsidR="00EF6114" w:rsidRDefault="00EF6114" w:rsidP="00EF6114">
      <w:r>
        <w:rPr>
          <w:rStyle w:val="CommentReference"/>
        </w:rPr>
        <w:annotationRef/>
      </w:r>
      <w:r>
        <w:rPr>
          <w:sz w:val="20"/>
          <w:szCs w:val="20"/>
        </w:rPr>
        <w:t>Add changepoint figure?</w:t>
      </w:r>
    </w:p>
  </w:comment>
  <w:comment w:id="24" w:author="Anne-Marie Cousineau" w:date="2025-08-11T15:28:00Z" w:initials="AMC">
    <w:p w14:paraId="52F57E8D" w14:textId="77777777" w:rsidR="00187052" w:rsidRDefault="00187052" w:rsidP="00187052">
      <w:r>
        <w:rPr>
          <w:rStyle w:val="CommentReference"/>
        </w:rPr>
        <w:annotationRef/>
      </w:r>
      <w:r>
        <w:rPr>
          <w:sz w:val="20"/>
          <w:szCs w:val="20"/>
        </w:rPr>
        <w:t>You suggested changing "cold snap" to "temperature drop", changing that across the thesis would require me to also go back in my R code to update all of the figures, is that something that you feel needs to be changed for submission to Elizabeth, or would it be okay for me to address this for the final submission?</w:t>
      </w:r>
    </w:p>
  </w:comment>
  <w:comment w:id="34" w:author="Anne-Marie Cousineau" w:date="2025-08-11T16:04:00Z" w:initials="AMC">
    <w:p w14:paraId="5D8FEE39" w14:textId="77777777" w:rsidR="00CE06BE" w:rsidRDefault="00CE06BE" w:rsidP="00CE06BE">
      <w:r>
        <w:rPr>
          <w:rStyle w:val="CommentReference"/>
        </w:rPr>
        <w:annotationRef/>
      </w:r>
      <w:r>
        <w:rPr>
          <w:color w:val="000000"/>
          <w:sz w:val="20"/>
          <w:szCs w:val="20"/>
        </w:rPr>
        <w:t>A lot of discussion of details here, but aren't you basically dealing with bad weather--high winds, lots of snow, and cold temperautres?</w:t>
      </w:r>
    </w:p>
  </w:comment>
  <w:comment w:id="35" w:author="Anne-Marie Cousineau" w:date="2025-08-11T18:44:00Z" w:initials="AMC">
    <w:p w14:paraId="7B50C7F3" w14:textId="77777777" w:rsidR="00FC2839" w:rsidRDefault="00FC2839" w:rsidP="00FC2839">
      <w:r>
        <w:rPr>
          <w:rStyle w:val="CommentReference"/>
        </w:rPr>
        <w:annotationRef/>
      </w:r>
      <w:r>
        <w:rPr>
          <w:sz w:val="20"/>
          <w:szCs w:val="20"/>
        </w:rPr>
        <w:t>So then should I remove some examples and try to frame it more regarding harsh weather or would it be best to build on that in add more to the discussion?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BD67B1" w15:done="0"/>
  <w15:commentEx w15:paraId="5FC846D0" w15:done="0"/>
  <w15:commentEx w15:paraId="199067CE" w15:paraIdParent="5FC846D0" w15:done="0"/>
  <w15:commentEx w15:paraId="425F58C9" w15:done="0"/>
  <w15:commentEx w15:paraId="64C0275E" w15:done="1"/>
  <w15:commentEx w15:paraId="52F57E8D" w15:done="0"/>
  <w15:commentEx w15:paraId="5D8FEE39" w15:done="1"/>
  <w15:commentEx w15:paraId="7B50C7F3" w15:paraIdParent="5D8FEE3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5E7DA0" w16cex:dateUtc="2025-08-29T14:41:00Z"/>
  <w16cex:commentExtensible w16cex:durableId="1A46429D" w16cex:dateUtc="2025-08-11T19:06:00Z"/>
  <w16cex:commentExtensible w16cex:durableId="55D102B0" w16cex:dateUtc="2025-08-11T19:08:00Z"/>
  <w16cex:commentExtensible w16cex:durableId="4E02810C" w16cex:dateUtc="2025-08-29T14:48:00Z"/>
  <w16cex:commentExtensible w16cex:durableId="0D60C614" w16cex:dateUtc="2025-08-11T19:21:00Z"/>
  <w16cex:commentExtensible w16cex:durableId="348F065B" w16cex:dateUtc="2025-08-11T19:28:00Z"/>
  <w16cex:commentExtensible w16cex:durableId="3317735B" w16cex:dateUtc="2025-08-11T20:04:00Z"/>
  <w16cex:commentExtensible w16cex:durableId="0C922E99" w16cex:dateUtc="2025-08-11T2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BD67B1" w16cid:durableId="2D5E7DA0"/>
  <w16cid:commentId w16cid:paraId="5FC846D0" w16cid:durableId="1A46429D"/>
  <w16cid:commentId w16cid:paraId="199067CE" w16cid:durableId="55D102B0"/>
  <w16cid:commentId w16cid:paraId="425F58C9" w16cid:durableId="4E02810C"/>
  <w16cid:commentId w16cid:paraId="64C0275E" w16cid:durableId="0D60C614"/>
  <w16cid:commentId w16cid:paraId="52F57E8D" w16cid:durableId="348F065B"/>
  <w16cid:commentId w16cid:paraId="5D8FEE39" w16cid:durableId="3317735B"/>
  <w16cid:commentId w16cid:paraId="7B50C7F3" w16cid:durableId="0C922E9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F48D9"/>
    <w:multiLevelType w:val="hybridMultilevel"/>
    <w:tmpl w:val="DA6E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44F93"/>
    <w:multiLevelType w:val="hybridMultilevel"/>
    <w:tmpl w:val="DF5C64CE"/>
    <w:lvl w:ilvl="0" w:tplc="846CA4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5F86"/>
    <w:multiLevelType w:val="hybridMultilevel"/>
    <w:tmpl w:val="6B9CC616"/>
    <w:lvl w:ilvl="0" w:tplc="883CDF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F3629C"/>
    <w:multiLevelType w:val="hybridMultilevel"/>
    <w:tmpl w:val="F7168D3A"/>
    <w:lvl w:ilvl="0" w:tplc="59FA505A">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BC6D45"/>
    <w:multiLevelType w:val="hybridMultilevel"/>
    <w:tmpl w:val="3274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8D18A3"/>
    <w:multiLevelType w:val="hybridMultilevel"/>
    <w:tmpl w:val="CD6AE61E"/>
    <w:lvl w:ilvl="0" w:tplc="BB320858">
      <w:start w:val="1"/>
      <w:numFmt w:val="bullet"/>
      <w:lvlText w:val=""/>
      <w:lvlJc w:val="left"/>
      <w:pPr>
        <w:ind w:left="1080" w:hanging="360"/>
      </w:pPr>
      <w:rPr>
        <w:rFonts w:ascii="Symbol" w:hAnsi="Symbol"/>
      </w:rPr>
    </w:lvl>
    <w:lvl w:ilvl="1" w:tplc="9CD4ED34">
      <w:start w:val="1"/>
      <w:numFmt w:val="bullet"/>
      <w:lvlText w:val=""/>
      <w:lvlJc w:val="left"/>
      <w:pPr>
        <w:ind w:left="1080" w:hanging="360"/>
      </w:pPr>
      <w:rPr>
        <w:rFonts w:ascii="Symbol" w:hAnsi="Symbol"/>
      </w:rPr>
    </w:lvl>
    <w:lvl w:ilvl="2" w:tplc="ABEE59C6">
      <w:start w:val="1"/>
      <w:numFmt w:val="bullet"/>
      <w:lvlText w:val=""/>
      <w:lvlJc w:val="left"/>
      <w:pPr>
        <w:ind w:left="1080" w:hanging="360"/>
      </w:pPr>
      <w:rPr>
        <w:rFonts w:ascii="Symbol" w:hAnsi="Symbol"/>
      </w:rPr>
    </w:lvl>
    <w:lvl w:ilvl="3" w:tplc="531CAEFA">
      <w:start w:val="1"/>
      <w:numFmt w:val="bullet"/>
      <w:lvlText w:val=""/>
      <w:lvlJc w:val="left"/>
      <w:pPr>
        <w:ind w:left="1080" w:hanging="360"/>
      </w:pPr>
      <w:rPr>
        <w:rFonts w:ascii="Symbol" w:hAnsi="Symbol"/>
      </w:rPr>
    </w:lvl>
    <w:lvl w:ilvl="4" w:tplc="201ADA0A">
      <w:start w:val="1"/>
      <w:numFmt w:val="bullet"/>
      <w:lvlText w:val=""/>
      <w:lvlJc w:val="left"/>
      <w:pPr>
        <w:ind w:left="1080" w:hanging="360"/>
      </w:pPr>
      <w:rPr>
        <w:rFonts w:ascii="Symbol" w:hAnsi="Symbol"/>
      </w:rPr>
    </w:lvl>
    <w:lvl w:ilvl="5" w:tplc="5D4ECEC2">
      <w:start w:val="1"/>
      <w:numFmt w:val="bullet"/>
      <w:lvlText w:val=""/>
      <w:lvlJc w:val="left"/>
      <w:pPr>
        <w:ind w:left="1080" w:hanging="360"/>
      </w:pPr>
      <w:rPr>
        <w:rFonts w:ascii="Symbol" w:hAnsi="Symbol"/>
      </w:rPr>
    </w:lvl>
    <w:lvl w:ilvl="6" w:tplc="6D9EBB5E">
      <w:start w:val="1"/>
      <w:numFmt w:val="bullet"/>
      <w:lvlText w:val=""/>
      <w:lvlJc w:val="left"/>
      <w:pPr>
        <w:ind w:left="1080" w:hanging="360"/>
      </w:pPr>
      <w:rPr>
        <w:rFonts w:ascii="Symbol" w:hAnsi="Symbol"/>
      </w:rPr>
    </w:lvl>
    <w:lvl w:ilvl="7" w:tplc="A8DEE770">
      <w:start w:val="1"/>
      <w:numFmt w:val="bullet"/>
      <w:lvlText w:val=""/>
      <w:lvlJc w:val="left"/>
      <w:pPr>
        <w:ind w:left="1080" w:hanging="360"/>
      </w:pPr>
      <w:rPr>
        <w:rFonts w:ascii="Symbol" w:hAnsi="Symbol"/>
      </w:rPr>
    </w:lvl>
    <w:lvl w:ilvl="8" w:tplc="72884740">
      <w:start w:val="1"/>
      <w:numFmt w:val="bullet"/>
      <w:lvlText w:val=""/>
      <w:lvlJc w:val="left"/>
      <w:pPr>
        <w:ind w:left="1080" w:hanging="360"/>
      </w:pPr>
      <w:rPr>
        <w:rFonts w:ascii="Symbol" w:hAnsi="Symbol"/>
      </w:rPr>
    </w:lvl>
  </w:abstractNum>
  <w:abstractNum w:abstractNumId="8" w15:restartNumberingAfterBreak="0">
    <w:nsid w:val="7E792E5D"/>
    <w:multiLevelType w:val="hybridMultilevel"/>
    <w:tmpl w:val="D77A1500"/>
    <w:lvl w:ilvl="0" w:tplc="FBA23B92">
      <w:start w:val="1"/>
      <w:numFmt w:val="decimal"/>
      <w:lvlText w:val="%1."/>
      <w:lvlJc w:val="left"/>
      <w:pPr>
        <w:ind w:left="1020" w:hanging="360"/>
      </w:pPr>
    </w:lvl>
    <w:lvl w:ilvl="1" w:tplc="B650ABE6">
      <w:start w:val="1"/>
      <w:numFmt w:val="decimal"/>
      <w:lvlText w:val="%2."/>
      <w:lvlJc w:val="left"/>
      <w:pPr>
        <w:ind w:left="1020" w:hanging="360"/>
      </w:pPr>
    </w:lvl>
    <w:lvl w:ilvl="2" w:tplc="46381EF8">
      <w:start w:val="1"/>
      <w:numFmt w:val="decimal"/>
      <w:lvlText w:val="%3."/>
      <w:lvlJc w:val="left"/>
      <w:pPr>
        <w:ind w:left="1020" w:hanging="360"/>
      </w:pPr>
    </w:lvl>
    <w:lvl w:ilvl="3" w:tplc="88DCDE6A">
      <w:start w:val="1"/>
      <w:numFmt w:val="decimal"/>
      <w:lvlText w:val="%4."/>
      <w:lvlJc w:val="left"/>
      <w:pPr>
        <w:ind w:left="1020" w:hanging="360"/>
      </w:pPr>
    </w:lvl>
    <w:lvl w:ilvl="4" w:tplc="106A018A">
      <w:start w:val="1"/>
      <w:numFmt w:val="decimal"/>
      <w:lvlText w:val="%5."/>
      <w:lvlJc w:val="left"/>
      <w:pPr>
        <w:ind w:left="1020" w:hanging="360"/>
      </w:pPr>
    </w:lvl>
    <w:lvl w:ilvl="5" w:tplc="86B075DA">
      <w:start w:val="1"/>
      <w:numFmt w:val="decimal"/>
      <w:lvlText w:val="%6."/>
      <w:lvlJc w:val="left"/>
      <w:pPr>
        <w:ind w:left="1020" w:hanging="360"/>
      </w:pPr>
    </w:lvl>
    <w:lvl w:ilvl="6" w:tplc="C3A2C8B2">
      <w:start w:val="1"/>
      <w:numFmt w:val="decimal"/>
      <w:lvlText w:val="%7."/>
      <w:lvlJc w:val="left"/>
      <w:pPr>
        <w:ind w:left="1020" w:hanging="360"/>
      </w:pPr>
    </w:lvl>
    <w:lvl w:ilvl="7" w:tplc="EF54337E">
      <w:start w:val="1"/>
      <w:numFmt w:val="decimal"/>
      <w:lvlText w:val="%8."/>
      <w:lvlJc w:val="left"/>
      <w:pPr>
        <w:ind w:left="1020" w:hanging="360"/>
      </w:pPr>
    </w:lvl>
    <w:lvl w:ilvl="8" w:tplc="C71E485C">
      <w:start w:val="1"/>
      <w:numFmt w:val="decimal"/>
      <w:lvlText w:val="%9."/>
      <w:lvlJc w:val="left"/>
      <w:pPr>
        <w:ind w:left="1020" w:hanging="360"/>
      </w:pPr>
    </w:lvl>
  </w:abstractNum>
  <w:num w:numId="1" w16cid:durableId="2022856594">
    <w:abstractNumId w:val="3"/>
  </w:num>
  <w:num w:numId="2" w16cid:durableId="1794053725">
    <w:abstractNumId w:val="6"/>
  </w:num>
  <w:num w:numId="3" w16cid:durableId="1801878074">
    <w:abstractNumId w:val="0"/>
  </w:num>
  <w:num w:numId="4" w16cid:durableId="1344553890">
    <w:abstractNumId w:val="1"/>
  </w:num>
  <w:num w:numId="5" w16cid:durableId="1404716027">
    <w:abstractNumId w:val="4"/>
  </w:num>
  <w:num w:numId="6" w16cid:durableId="1360158006">
    <w:abstractNumId w:val="5"/>
  </w:num>
  <w:num w:numId="7" w16cid:durableId="1647081892">
    <w:abstractNumId w:val="7"/>
  </w:num>
  <w:num w:numId="8" w16cid:durableId="578171792">
    <w:abstractNumId w:val="8"/>
  </w:num>
  <w:num w:numId="9" w16cid:durableId="24368232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e-Marie Cousineau">
    <w15:presenceInfo w15:providerId="AD" w15:userId="S::anne-marie.cousineau@mail.mcgill.ca::ef19705e-62fd-4e9f-8953-556deac7e950"/>
  </w15:person>
  <w15:person w15:author="Guest User">
    <w15:presenceInfo w15:providerId="AD" w15:userId="S::urn:spo:tenantanon#cd319671-52e7-4a68-afa9-fcf8f89f09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C33"/>
    <w:rsid w:val="0000687E"/>
    <w:rsid w:val="000105DE"/>
    <w:rsid w:val="000159BC"/>
    <w:rsid w:val="0001632D"/>
    <w:rsid w:val="00021F0C"/>
    <w:rsid w:val="00023173"/>
    <w:rsid w:val="00023991"/>
    <w:rsid w:val="00025DD9"/>
    <w:rsid w:val="000277B4"/>
    <w:rsid w:val="00030108"/>
    <w:rsid w:val="000313E8"/>
    <w:rsid w:val="00031C29"/>
    <w:rsid w:val="0004317D"/>
    <w:rsid w:val="000502E6"/>
    <w:rsid w:val="00052795"/>
    <w:rsid w:val="000535B3"/>
    <w:rsid w:val="00054096"/>
    <w:rsid w:val="00057840"/>
    <w:rsid w:val="00057CF8"/>
    <w:rsid w:val="0006013B"/>
    <w:rsid w:val="000610D5"/>
    <w:rsid w:val="00062613"/>
    <w:rsid w:val="000627F6"/>
    <w:rsid w:val="000650D8"/>
    <w:rsid w:val="0006549A"/>
    <w:rsid w:val="00066486"/>
    <w:rsid w:val="000670EA"/>
    <w:rsid w:val="0007130E"/>
    <w:rsid w:val="00071A6E"/>
    <w:rsid w:val="00074624"/>
    <w:rsid w:val="000748BA"/>
    <w:rsid w:val="00075F99"/>
    <w:rsid w:val="000766F8"/>
    <w:rsid w:val="000801C6"/>
    <w:rsid w:val="00080993"/>
    <w:rsid w:val="0008192D"/>
    <w:rsid w:val="00081CDE"/>
    <w:rsid w:val="0008449C"/>
    <w:rsid w:val="00085710"/>
    <w:rsid w:val="000866E3"/>
    <w:rsid w:val="00086D12"/>
    <w:rsid w:val="00087B57"/>
    <w:rsid w:val="00090440"/>
    <w:rsid w:val="000929A2"/>
    <w:rsid w:val="00092D70"/>
    <w:rsid w:val="00093A31"/>
    <w:rsid w:val="00094B09"/>
    <w:rsid w:val="0009569C"/>
    <w:rsid w:val="00095794"/>
    <w:rsid w:val="00095CFB"/>
    <w:rsid w:val="000968C8"/>
    <w:rsid w:val="00097F65"/>
    <w:rsid w:val="000A0D30"/>
    <w:rsid w:val="000A101A"/>
    <w:rsid w:val="000A13BC"/>
    <w:rsid w:val="000A197E"/>
    <w:rsid w:val="000A354F"/>
    <w:rsid w:val="000A3B63"/>
    <w:rsid w:val="000A4E58"/>
    <w:rsid w:val="000A5251"/>
    <w:rsid w:val="000A52C7"/>
    <w:rsid w:val="000A55D8"/>
    <w:rsid w:val="000A684C"/>
    <w:rsid w:val="000B15D3"/>
    <w:rsid w:val="000B36B8"/>
    <w:rsid w:val="000B6B8C"/>
    <w:rsid w:val="000B7290"/>
    <w:rsid w:val="000C0213"/>
    <w:rsid w:val="000C06C6"/>
    <w:rsid w:val="000C0D45"/>
    <w:rsid w:val="000C1BA0"/>
    <w:rsid w:val="000C596E"/>
    <w:rsid w:val="000C5EB8"/>
    <w:rsid w:val="000C6B57"/>
    <w:rsid w:val="000C7990"/>
    <w:rsid w:val="000C7EFD"/>
    <w:rsid w:val="000D1756"/>
    <w:rsid w:val="000D2FDA"/>
    <w:rsid w:val="000D5518"/>
    <w:rsid w:val="000E6246"/>
    <w:rsid w:val="000F07F9"/>
    <w:rsid w:val="000F2EB3"/>
    <w:rsid w:val="000F3083"/>
    <w:rsid w:val="000F324E"/>
    <w:rsid w:val="000F534E"/>
    <w:rsid w:val="000F539A"/>
    <w:rsid w:val="000F54A7"/>
    <w:rsid w:val="000F6785"/>
    <w:rsid w:val="00101840"/>
    <w:rsid w:val="00101B77"/>
    <w:rsid w:val="00104A66"/>
    <w:rsid w:val="00111A72"/>
    <w:rsid w:val="00112537"/>
    <w:rsid w:val="00114229"/>
    <w:rsid w:val="001144D1"/>
    <w:rsid w:val="001145F6"/>
    <w:rsid w:val="00116AD0"/>
    <w:rsid w:val="001174A1"/>
    <w:rsid w:val="00120990"/>
    <w:rsid w:val="00121849"/>
    <w:rsid w:val="001233FF"/>
    <w:rsid w:val="001303BA"/>
    <w:rsid w:val="00133BF0"/>
    <w:rsid w:val="00134BF0"/>
    <w:rsid w:val="00135F04"/>
    <w:rsid w:val="00137ADF"/>
    <w:rsid w:val="00137BEA"/>
    <w:rsid w:val="00140F83"/>
    <w:rsid w:val="00141F83"/>
    <w:rsid w:val="00142E7C"/>
    <w:rsid w:val="00146BEE"/>
    <w:rsid w:val="001470A0"/>
    <w:rsid w:val="00147210"/>
    <w:rsid w:val="00150A40"/>
    <w:rsid w:val="00151574"/>
    <w:rsid w:val="00153339"/>
    <w:rsid w:val="00155932"/>
    <w:rsid w:val="001564AB"/>
    <w:rsid w:val="00157009"/>
    <w:rsid w:val="00157CF8"/>
    <w:rsid w:val="00160747"/>
    <w:rsid w:val="00160FAB"/>
    <w:rsid w:val="001625E6"/>
    <w:rsid w:val="00163788"/>
    <w:rsid w:val="00165306"/>
    <w:rsid w:val="001676BD"/>
    <w:rsid w:val="00167F31"/>
    <w:rsid w:val="00172617"/>
    <w:rsid w:val="00172811"/>
    <w:rsid w:val="00172CA7"/>
    <w:rsid w:val="00172FEE"/>
    <w:rsid w:val="00176936"/>
    <w:rsid w:val="00181D51"/>
    <w:rsid w:val="00185405"/>
    <w:rsid w:val="0018688E"/>
    <w:rsid w:val="00187052"/>
    <w:rsid w:val="001902C0"/>
    <w:rsid w:val="001903E3"/>
    <w:rsid w:val="00192A8D"/>
    <w:rsid w:val="001937FC"/>
    <w:rsid w:val="001951DD"/>
    <w:rsid w:val="00196C2A"/>
    <w:rsid w:val="00197EE5"/>
    <w:rsid w:val="001A2665"/>
    <w:rsid w:val="001A7B55"/>
    <w:rsid w:val="001B19C3"/>
    <w:rsid w:val="001B2F71"/>
    <w:rsid w:val="001B597C"/>
    <w:rsid w:val="001B62EC"/>
    <w:rsid w:val="001C23AB"/>
    <w:rsid w:val="001C259C"/>
    <w:rsid w:val="001C2D11"/>
    <w:rsid w:val="001C52BA"/>
    <w:rsid w:val="001C7003"/>
    <w:rsid w:val="001D08CE"/>
    <w:rsid w:val="001D0F87"/>
    <w:rsid w:val="001D1B21"/>
    <w:rsid w:val="001D3163"/>
    <w:rsid w:val="001D391E"/>
    <w:rsid w:val="001D3AA4"/>
    <w:rsid w:val="001D4962"/>
    <w:rsid w:val="001D54E0"/>
    <w:rsid w:val="001D62AE"/>
    <w:rsid w:val="001D6369"/>
    <w:rsid w:val="001E3BA3"/>
    <w:rsid w:val="001E4C0F"/>
    <w:rsid w:val="001E64A5"/>
    <w:rsid w:val="001E787C"/>
    <w:rsid w:val="001F05F8"/>
    <w:rsid w:val="001F0C9F"/>
    <w:rsid w:val="001F2EB3"/>
    <w:rsid w:val="001F551D"/>
    <w:rsid w:val="001F6206"/>
    <w:rsid w:val="001F7D71"/>
    <w:rsid w:val="002029B3"/>
    <w:rsid w:val="00202A24"/>
    <w:rsid w:val="00205590"/>
    <w:rsid w:val="002067E6"/>
    <w:rsid w:val="00207D2B"/>
    <w:rsid w:val="00210D77"/>
    <w:rsid w:val="002131C5"/>
    <w:rsid w:val="00220627"/>
    <w:rsid w:val="002213BA"/>
    <w:rsid w:val="00221DA9"/>
    <w:rsid w:val="00222062"/>
    <w:rsid w:val="00222514"/>
    <w:rsid w:val="0022350A"/>
    <w:rsid w:val="00227EBF"/>
    <w:rsid w:val="00231848"/>
    <w:rsid w:val="00231D02"/>
    <w:rsid w:val="00237D43"/>
    <w:rsid w:val="00237F97"/>
    <w:rsid w:val="002401BE"/>
    <w:rsid w:val="00245118"/>
    <w:rsid w:val="00245B70"/>
    <w:rsid w:val="00250EFE"/>
    <w:rsid w:val="002511E1"/>
    <w:rsid w:val="002531E8"/>
    <w:rsid w:val="00256D0A"/>
    <w:rsid w:val="00257721"/>
    <w:rsid w:val="00261740"/>
    <w:rsid w:val="002636ED"/>
    <w:rsid w:val="00264729"/>
    <w:rsid w:val="00264BAD"/>
    <w:rsid w:val="00265B54"/>
    <w:rsid w:val="002666D1"/>
    <w:rsid w:val="002717F1"/>
    <w:rsid w:val="002724B2"/>
    <w:rsid w:val="00272FDE"/>
    <w:rsid w:val="002743EB"/>
    <w:rsid w:val="002745A9"/>
    <w:rsid w:val="00276AEA"/>
    <w:rsid w:val="00276D63"/>
    <w:rsid w:val="002810E1"/>
    <w:rsid w:val="00281BC8"/>
    <w:rsid w:val="002829A3"/>
    <w:rsid w:val="0028319E"/>
    <w:rsid w:val="002833D9"/>
    <w:rsid w:val="00286A6F"/>
    <w:rsid w:val="00291B0B"/>
    <w:rsid w:val="00293EF2"/>
    <w:rsid w:val="00293F84"/>
    <w:rsid w:val="002971A0"/>
    <w:rsid w:val="0029749D"/>
    <w:rsid w:val="00297CEE"/>
    <w:rsid w:val="002A1E46"/>
    <w:rsid w:val="002A2657"/>
    <w:rsid w:val="002A4668"/>
    <w:rsid w:val="002A5C9C"/>
    <w:rsid w:val="002A605E"/>
    <w:rsid w:val="002A799E"/>
    <w:rsid w:val="002B0028"/>
    <w:rsid w:val="002B1050"/>
    <w:rsid w:val="002B1A08"/>
    <w:rsid w:val="002B1D30"/>
    <w:rsid w:val="002B2491"/>
    <w:rsid w:val="002B40E8"/>
    <w:rsid w:val="002B69E0"/>
    <w:rsid w:val="002B7038"/>
    <w:rsid w:val="002C1D41"/>
    <w:rsid w:val="002C3543"/>
    <w:rsid w:val="002C5C66"/>
    <w:rsid w:val="002D005E"/>
    <w:rsid w:val="002D4FE5"/>
    <w:rsid w:val="002D7178"/>
    <w:rsid w:val="002E2AF0"/>
    <w:rsid w:val="002E38D3"/>
    <w:rsid w:val="002E3FE1"/>
    <w:rsid w:val="002E450E"/>
    <w:rsid w:val="002E6141"/>
    <w:rsid w:val="002E6656"/>
    <w:rsid w:val="002E6DCB"/>
    <w:rsid w:val="002F05F9"/>
    <w:rsid w:val="002F0CFC"/>
    <w:rsid w:val="002F1A7B"/>
    <w:rsid w:val="002F1C2E"/>
    <w:rsid w:val="002F2222"/>
    <w:rsid w:val="002F2ED7"/>
    <w:rsid w:val="002F3826"/>
    <w:rsid w:val="002F4859"/>
    <w:rsid w:val="002F5289"/>
    <w:rsid w:val="00301518"/>
    <w:rsid w:val="00302DAD"/>
    <w:rsid w:val="0030418B"/>
    <w:rsid w:val="00304822"/>
    <w:rsid w:val="00304B87"/>
    <w:rsid w:val="00304D71"/>
    <w:rsid w:val="00304F4F"/>
    <w:rsid w:val="00305C9F"/>
    <w:rsid w:val="003076B9"/>
    <w:rsid w:val="00307BD4"/>
    <w:rsid w:val="00310B4B"/>
    <w:rsid w:val="00310CF4"/>
    <w:rsid w:val="00313AD1"/>
    <w:rsid w:val="0031693F"/>
    <w:rsid w:val="003175D4"/>
    <w:rsid w:val="00317A22"/>
    <w:rsid w:val="00317F29"/>
    <w:rsid w:val="00320073"/>
    <w:rsid w:val="0032178D"/>
    <w:rsid w:val="003226CF"/>
    <w:rsid w:val="003229C0"/>
    <w:rsid w:val="003241A7"/>
    <w:rsid w:val="003247E8"/>
    <w:rsid w:val="003316EB"/>
    <w:rsid w:val="00332DF3"/>
    <w:rsid w:val="0033306A"/>
    <w:rsid w:val="003366EC"/>
    <w:rsid w:val="00336DDD"/>
    <w:rsid w:val="00337EE5"/>
    <w:rsid w:val="00344346"/>
    <w:rsid w:val="003445D9"/>
    <w:rsid w:val="003500C7"/>
    <w:rsid w:val="00350C19"/>
    <w:rsid w:val="00351C53"/>
    <w:rsid w:val="00356062"/>
    <w:rsid w:val="00360C60"/>
    <w:rsid w:val="00362AD9"/>
    <w:rsid w:val="00370B64"/>
    <w:rsid w:val="00371B40"/>
    <w:rsid w:val="00373603"/>
    <w:rsid w:val="00374FEC"/>
    <w:rsid w:val="00375166"/>
    <w:rsid w:val="00375A66"/>
    <w:rsid w:val="00380E72"/>
    <w:rsid w:val="0038223C"/>
    <w:rsid w:val="00384892"/>
    <w:rsid w:val="00384BF8"/>
    <w:rsid w:val="00390439"/>
    <w:rsid w:val="00392A19"/>
    <w:rsid w:val="00392AE6"/>
    <w:rsid w:val="00392BEB"/>
    <w:rsid w:val="003938B3"/>
    <w:rsid w:val="0039482E"/>
    <w:rsid w:val="00394E48"/>
    <w:rsid w:val="00395B13"/>
    <w:rsid w:val="00396F06"/>
    <w:rsid w:val="003A0C96"/>
    <w:rsid w:val="003A0F9C"/>
    <w:rsid w:val="003A2ED5"/>
    <w:rsid w:val="003A6348"/>
    <w:rsid w:val="003A6559"/>
    <w:rsid w:val="003A716C"/>
    <w:rsid w:val="003B0604"/>
    <w:rsid w:val="003B2019"/>
    <w:rsid w:val="003B3355"/>
    <w:rsid w:val="003B66F0"/>
    <w:rsid w:val="003C3E14"/>
    <w:rsid w:val="003C52BC"/>
    <w:rsid w:val="003C71D8"/>
    <w:rsid w:val="003D1C61"/>
    <w:rsid w:val="003D26A9"/>
    <w:rsid w:val="003D3F00"/>
    <w:rsid w:val="003D58B5"/>
    <w:rsid w:val="003D6543"/>
    <w:rsid w:val="003D7611"/>
    <w:rsid w:val="003D7D13"/>
    <w:rsid w:val="003E0DDF"/>
    <w:rsid w:val="003E110F"/>
    <w:rsid w:val="003E118F"/>
    <w:rsid w:val="003E12C0"/>
    <w:rsid w:val="003E2989"/>
    <w:rsid w:val="003F1AF9"/>
    <w:rsid w:val="003F5927"/>
    <w:rsid w:val="003F73B8"/>
    <w:rsid w:val="003F7C82"/>
    <w:rsid w:val="00400023"/>
    <w:rsid w:val="00400ADC"/>
    <w:rsid w:val="00401979"/>
    <w:rsid w:val="00403123"/>
    <w:rsid w:val="004035D8"/>
    <w:rsid w:val="0040668E"/>
    <w:rsid w:val="00406733"/>
    <w:rsid w:val="0041111C"/>
    <w:rsid w:val="00411DB2"/>
    <w:rsid w:val="00413E49"/>
    <w:rsid w:val="004153E5"/>
    <w:rsid w:val="004157FC"/>
    <w:rsid w:val="00417D73"/>
    <w:rsid w:val="00424E49"/>
    <w:rsid w:val="0042518B"/>
    <w:rsid w:val="00425C30"/>
    <w:rsid w:val="00425F43"/>
    <w:rsid w:val="004279EA"/>
    <w:rsid w:val="0043203C"/>
    <w:rsid w:val="00436DDC"/>
    <w:rsid w:val="00437341"/>
    <w:rsid w:val="004400EB"/>
    <w:rsid w:val="00440F33"/>
    <w:rsid w:val="00441752"/>
    <w:rsid w:val="0044323D"/>
    <w:rsid w:val="0044422F"/>
    <w:rsid w:val="00445B8C"/>
    <w:rsid w:val="00447BFD"/>
    <w:rsid w:val="004500B4"/>
    <w:rsid w:val="0045023D"/>
    <w:rsid w:val="0045097E"/>
    <w:rsid w:val="00451076"/>
    <w:rsid w:val="00454263"/>
    <w:rsid w:val="004576F5"/>
    <w:rsid w:val="00457D2D"/>
    <w:rsid w:val="004624D1"/>
    <w:rsid w:val="00463B84"/>
    <w:rsid w:val="00464651"/>
    <w:rsid w:val="00471873"/>
    <w:rsid w:val="004751AC"/>
    <w:rsid w:val="00475A1C"/>
    <w:rsid w:val="00475B6D"/>
    <w:rsid w:val="00476B7F"/>
    <w:rsid w:val="00477EEF"/>
    <w:rsid w:val="00484DC3"/>
    <w:rsid w:val="00486928"/>
    <w:rsid w:val="0048712B"/>
    <w:rsid w:val="00487A10"/>
    <w:rsid w:val="00492477"/>
    <w:rsid w:val="00492810"/>
    <w:rsid w:val="004A11E0"/>
    <w:rsid w:val="004A1E7A"/>
    <w:rsid w:val="004A3403"/>
    <w:rsid w:val="004A5E32"/>
    <w:rsid w:val="004B2BB6"/>
    <w:rsid w:val="004B2BDB"/>
    <w:rsid w:val="004B5058"/>
    <w:rsid w:val="004B5B12"/>
    <w:rsid w:val="004B5FDB"/>
    <w:rsid w:val="004B62C0"/>
    <w:rsid w:val="004B7CF4"/>
    <w:rsid w:val="004C2CB0"/>
    <w:rsid w:val="004D0AA3"/>
    <w:rsid w:val="004D13C4"/>
    <w:rsid w:val="004D41BB"/>
    <w:rsid w:val="004D58BB"/>
    <w:rsid w:val="004D5CC3"/>
    <w:rsid w:val="004D6027"/>
    <w:rsid w:val="004E024A"/>
    <w:rsid w:val="004E1593"/>
    <w:rsid w:val="004E233A"/>
    <w:rsid w:val="004E385E"/>
    <w:rsid w:val="004E39D3"/>
    <w:rsid w:val="004E3BF6"/>
    <w:rsid w:val="004E4309"/>
    <w:rsid w:val="004E516F"/>
    <w:rsid w:val="004E54C9"/>
    <w:rsid w:val="004E7591"/>
    <w:rsid w:val="004F045B"/>
    <w:rsid w:val="004F1306"/>
    <w:rsid w:val="004F29E0"/>
    <w:rsid w:val="004F38C4"/>
    <w:rsid w:val="004F77D7"/>
    <w:rsid w:val="005031C9"/>
    <w:rsid w:val="005040B5"/>
    <w:rsid w:val="0050465A"/>
    <w:rsid w:val="005071BC"/>
    <w:rsid w:val="0051081C"/>
    <w:rsid w:val="005131E4"/>
    <w:rsid w:val="005136F7"/>
    <w:rsid w:val="005139E5"/>
    <w:rsid w:val="00514A47"/>
    <w:rsid w:val="00520480"/>
    <w:rsid w:val="00520C50"/>
    <w:rsid w:val="00520CC0"/>
    <w:rsid w:val="00521F40"/>
    <w:rsid w:val="005249E1"/>
    <w:rsid w:val="00524B16"/>
    <w:rsid w:val="00527515"/>
    <w:rsid w:val="0053257C"/>
    <w:rsid w:val="005326C0"/>
    <w:rsid w:val="00534B22"/>
    <w:rsid w:val="005358A3"/>
    <w:rsid w:val="005416D2"/>
    <w:rsid w:val="00542F6D"/>
    <w:rsid w:val="00544835"/>
    <w:rsid w:val="00546DDB"/>
    <w:rsid w:val="005501F4"/>
    <w:rsid w:val="005506ED"/>
    <w:rsid w:val="00552C62"/>
    <w:rsid w:val="00553831"/>
    <w:rsid w:val="005545A1"/>
    <w:rsid w:val="0055691A"/>
    <w:rsid w:val="0055706D"/>
    <w:rsid w:val="00557873"/>
    <w:rsid w:val="00557AE8"/>
    <w:rsid w:val="00561161"/>
    <w:rsid w:val="0056430D"/>
    <w:rsid w:val="00567E8B"/>
    <w:rsid w:val="0057310F"/>
    <w:rsid w:val="00573384"/>
    <w:rsid w:val="00574239"/>
    <w:rsid w:val="005768E8"/>
    <w:rsid w:val="00576FE0"/>
    <w:rsid w:val="00580820"/>
    <w:rsid w:val="00580F7F"/>
    <w:rsid w:val="00582273"/>
    <w:rsid w:val="00583833"/>
    <w:rsid w:val="00584702"/>
    <w:rsid w:val="005857FF"/>
    <w:rsid w:val="00586CB7"/>
    <w:rsid w:val="00592A0A"/>
    <w:rsid w:val="005944BA"/>
    <w:rsid w:val="0059477A"/>
    <w:rsid w:val="00597849"/>
    <w:rsid w:val="00597A1C"/>
    <w:rsid w:val="005A02EA"/>
    <w:rsid w:val="005A0675"/>
    <w:rsid w:val="005A1EB0"/>
    <w:rsid w:val="005A2C09"/>
    <w:rsid w:val="005A2F68"/>
    <w:rsid w:val="005A3967"/>
    <w:rsid w:val="005A3B97"/>
    <w:rsid w:val="005A6385"/>
    <w:rsid w:val="005B0032"/>
    <w:rsid w:val="005B223F"/>
    <w:rsid w:val="005B3C9F"/>
    <w:rsid w:val="005B40C4"/>
    <w:rsid w:val="005B50F9"/>
    <w:rsid w:val="005B5A58"/>
    <w:rsid w:val="005B5FED"/>
    <w:rsid w:val="005B7FE4"/>
    <w:rsid w:val="005C135D"/>
    <w:rsid w:val="005C409F"/>
    <w:rsid w:val="005C4B95"/>
    <w:rsid w:val="005D064E"/>
    <w:rsid w:val="005D1665"/>
    <w:rsid w:val="005D4D8A"/>
    <w:rsid w:val="005D5E07"/>
    <w:rsid w:val="005E20A2"/>
    <w:rsid w:val="005E324F"/>
    <w:rsid w:val="005E5BA0"/>
    <w:rsid w:val="005E7ADF"/>
    <w:rsid w:val="005F009A"/>
    <w:rsid w:val="005F5AFE"/>
    <w:rsid w:val="005F5CA8"/>
    <w:rsid w:val="005F5D38"/>
    <w:rsid w:val="006006DA"/>
    <w:rsid w:val="00600D5A"/>
    <w:rsid w:val="006012EF"/>
    <w:rsid w:val="00602EF2"/>
    <w:rsid w:val="00603895"/>
    <w:rsid w:val="006063B8"/>
    <w:rsid w:val="006064F3"/>
    <w:rsid w:val="006067C2"/>
    <w:rsid w:val="00611747"/>
    <w:rsid w:val="0061186A"/>
    <w:rsid w:val="006122C9"/>
    <w:rsid w:val="0061388B"/>
    <w:rsid w:val="006139B5"/>
    <w:rsid w:val="0061445F"/>
    <w:rsid w:val="00614A92"/>
    <w:rsid w:val="006170C8"/>
    <w:rsid w:val="00617CC9"/>
    <w:rsid w:val="00620998"/>
    <w:rsid w:val="0062110D"/>
    <w:rsid w:val="00622AD0"/>
    <w:rsid w:val="00623AA3"/>
    <w:rsid w:val="00625D19"/>
    <w:rsid w:val="00627C27"/>
    <w:rsid w:val="006304C3"/>
    <w:rsid w:val="00631748"/>
    <w:rsid w:val="00632484"/>
    <w:rsid w:val="006325B6"/>
    <w:rsid w:val="00633B80"/>
    <w:rsid w:val="00634CE0"/>
    <w:rsid w:val="00635036"/>
    <w:rsid w:val="00637F12"/>
    <w:rsid w:val="00637F7F"/>
    <w:rsid w:val="006438A8"/>
    <w:rsid w:val="006471A5"/>
    <w:rsid w:val="00647841"/>
    <w:rsid w:val="006536EA"/>
    <w:rsid w:val="00653A9C"/>
    <w:rsid w:val="006545D4"/>
    <w:rsid w:val="006554F8"/>
    <w:rsid w:val="00657C86"/>
    <w:rsid w:val="0066100A"/>
    <w:rsid w:val="0066101E"/>
    <w:rsid w:val="00661179"/>
    <w:rsid w:val="00661C88"/>
    <w:rsid w:val="006624DA"/>
    <w:rsid w:val="00663905"/>
    <w:rsid w:val="00663C9C"/>
    <w:rsid w:val="00663E30"/>
    <w:rsid w:val="00664C4A"/>
    <w:rsid w:val="00665932"/>
    <w:rsid w:val="006671CA"/>
    <w:rsid w:val="00667FF1"/>
    <w:rsid w:val="00670E0D"/>
    <w:rsid w:val="00671015"/>
    <w:rsid w:val="006739EE"/>
    <w:rsid w:val="0067510D"/>
    <w:rsid w:val="006763B5"/>
    <w:rsid w:val="0068238C"/>
    <w:rsid w:val="00682B3B"/>
    <w:rsid w:val="00683171"/>
    <w:rsid w:val="00683297"/>
    <w:rsid w:val="00684CDA"/>
    <w:rsid w:val="006850E7"/>
    <w:rsid w:val="00685259"/>
    <w:rsid w:val="006863A8"/>
    <w:rsid w:val="00687455"/>
    <w:rsid w:val="006916DF"/>
    <w:rsid w:val="00692926"/>
    <w:rsid w:val="006951F6"/>
    <w:rsid w:val="0069542A"/>
    <w:rsid w:val="00696B7D"/>
    <w:rsid w:val="00697C83"/>
    <w:rsid w:val="006A0735"/>
    <w:rsid w:val="006A1E6C"/>
    <w:rsid w:val="006A2514"/>
    <w:rsid w:val="006A31AB"/>
    <w:rsid w:val="006A3B0F"/>
    <w:rsid w:val="006A4C76"/>
    <w:rsid w:val="006A5B89"/>
    <w:rsid w:val="006A5D90"/>
    <w:rsid w:val="006B1151"/>
    <w:rsid w:val="006B16BC"/>
    <w:rsid w:val="006B2706"/>
    <w:rsid w:val="006B29F2"/>
    <w:rsid w:val="006B51AF"/>
    <w:rsid w:val="006B67DC"/>
    <w:rsid w:val="006C0664"/>
    <w:rsid w:val="006C24C7"/>
    <w:rsid w:val="006C3F7A"/>
    <w:rsid w:val="006C7361"/>
    <w:rsid w:val="006C76B2"/>
    <w:rsid w:val="006D0728"/>
    <w:rsid w:val="006D0A4B"/>
    <w:rsid w:val="006D0E0B"/>
    <w:rsid w:val="006D17D3"/>
    <w:rsid w:val="006D3C96"/>
    <w:rsid w:val="006D4792"/>
    <w:rsid w:val="006D6443"/>
    <w:rsid w:val="006D6446"/>
    <w:rsid w:val="006E0CAC"/>
    <w:rsid w:val="006E2DB2"/>
    <w:rsid w:val="006E7F88"/>
    <w:rsid w:val="006F0AE9"/>
    <w:rsid w:val="006F13BB"/>
    <w:rsid w:val="006F16CE"/>
    <w:rsid w:val="006F2B32"/>
    <w:rsid w:val="006F2ECE"/>
    <w:rsid w:val="006F35AC"/>
    <w:rsid w:val="006F5252"/>
    <w:rsid w:val="006F55E8"/>
    <w:rsid w:val="006F5638"/>
    <w:rsid w:val="0070369D"/>
    <w:rsid w:val="00704FB0"/>
    <w:rsid w:val="007121AD"/>
    <w:rsid w:val="0071392C"/>
    <w:rsid w:val="00713CD3"/>
    <w:rsid w:val="0071423A"/>
    <w:rsid w:val="007147DA"/>
    <w:rsid w:val="007173BD"/>
    <w:rsid w:val="00722070"/>
    <w:rsid w:val="00722C79"/>
    <w:rsid w:val="00722DF6"/>
    <w:rsid w:val="00722F85"/>
    <w:rsid w:val="00723DB1"/>
    <w:rsid w:val="00725EE6"/>
    <w:rsid w:val="0072650C"/>
    <w:rsid w:val="0072686E"/>
    <w:rsid w:val="00730DF6"/>
    <w:rsid w:val="00730F9D"/>
    <w:rsid w:val="00732A91"/>
    <w:rsid w:val="00742E9D"/>
    <w:rsid w:val="007433AF"/>
    <w:rsid w:val="0074451E"/>
    <w:rsid w:val="00744E6D"/>
    <w:rsid w:val="007454E7"/>
    <w:rsid w:val="00745C41"/>
    <w:rsid w:val="0074724D"/>
    <w:rsid w:val="00747392"/>
    <w:rsid w:val="00751A7E"/>
    <w:rsid w:val="007526D3"/>
    <w:rsid w:val="007538FE"/>
    <w:rsid w:val="00754925"/>
    <w:rsid w:val="007553E4"/>
    <w:rsid w:val="007567B2"/>
    <w:rsid w:val="007571D7"/>
    <w:rsid w:val="007601B9"/>
    <w:rsid w:val="00762463"/>
    <w:rsid w:val="00762A68"/>
    <w:rsid w:val="007673B0"/>
    <w:rsid w:val="00770F76"/>
    <w:rsid w:val="007712D2"/>
    <w:rsid w:val="007717A8"/>
    <w:rsid w:val="00772114"/>
    <w:rsid w:val="00776653"/>
    <w:rsid w:val="00777F01"/>
    <w:rsid w:val="00780BD0"/>
    <w:rsid w:val="00781697"/>
    <w:rsid w:val="00782410"/>
    <w:rsid w:val="00783487"/>
    <w:rsid w:val="007843C6"/>
    <w:rsid w:val="007872BF"/>
    <w:rsid w:val="00790773"/>
    <w:rsid w:val="007920C1"/>
    <w:rsid w:val="00794E9F"/>
    <w:rsid w:val="00795958"/>
    <w:rsid w:val="007A0064"/>
    <w:rsid w:val="007A0A13"/>
    <w:rsid w:val="007A1CC8"/>
    <w:rsid w:val="007A2D96"/>
    <w:rsid w:val="007A58D9"/>
    <w:rsid w:val="007A7E6A"/>
    <w:rsid w:val="007B242C"/>
    <w:rsid w:val="007B315A"/>
    <w:rsid w:val="007B3B4F"/>
    <w:rsid w:val="007B4BD9"/>
    <w:rsid w:val="007B6713"/>
    <w:rsid w:val="007B6F82"/>
    <w:rsid w:val="007C2046"/>
    <w:rsid w:val="007C2138"/>
    <w:rsid w:val="007C3033"/>
    <w:rsid w:val="007C5B38"/>
    <w:rsid w:val="007C7910"/>
    <w:rsid w:val="007D0135"/>
    <w:rsid w:val="007D7B31"/>
    <w:rsid w:val="007E1080"/>
    <w:rsid w:val="007E1C00"/>
    <w:rsid w:val="007E2A85"/>
    <w:rsid w:val="007E2C8E"/>
    <w:rsid w:val="007E3326"/>
    <w:rsid w:val="007E3752"/>
    <w:rsid w:val="007E5150"/>
    <w:rsid w:val="007E544B"/>
    <w:rsid w:val="007F0B87"/>
    <w:rsid w:val="007F5167"/>
    <w:rsid w:val="007F5600"/>
    <w:rsid w:val="0080217F"/>
    <w:rsid w:val="00803B5B"/>
    <w:rsid w:val="00803DEC"/>
    <w:rsid w:val="0080456B"/>
    <w:rsid w:val="00804BFD"/>
    <w:rsid w:val="0080646C"/>
    <w:rsid w:val="008107FB"/>
    <w:rsid w:val="00810D41"/>
    <w:rsid w:val="008122A6"/>
    <w:rsid w:val="008135F5"/>
    <w:rsid w:val="00814328"/>
    <w:rsid w:val="00815332"/>
    <w:rsid w:val="00816560"/>
    <w:rsid w:val="0081790E"/>
    <w:rsid w:val="00821EE8"/>
    <w:rsid w:val="00825283"/>
    <w:rsid w:val="00826390"/>
    <w:rsid w:val="00826E2E"/>
    <w:rsid w:val="008300B7"/>
    <w:rsid w:val="008318F5"/>
    <w:rsid w:val="008365D6"/>
    <w:rsid w:val="00836AFC"/>
    <w:rsid w:val="00844712"/>
    <w:rsid w:val="008465ED"/>
    <w:rsid w:val="00847B0E"/>
    <w:rsid w:val="00847C92"/>
    <w:rsid w:val="008503AC"/>
    <w:rsid w:val="008511DF"/>
    <w:rsid w:val="00853739"/>
    <w:rsid w:val="0085620B"/>
    <w:rsid w:val="00856757"/>
    <w:rsid w:val="00860098"/>
    <w:rsid w:val="00860D95"/>
    <w:rsid w:val="00860F00"/>
    <w:rsid w:val="008627D7"/>
    <w:rsid w:val="008632E2"/>
    <w:rsid w:val="00863B17"/>
    <w:rsid w:val="00864D63"/>
    <w:rsid w:val="00865505"/>
    <w:rsid w:val="0086630A"/>
    <w:rsid w:val="008665F2"/>
    <w:rsid w:val="00870C40"/>
    <w:rsid w:val="00872249"/>
    <w:rsid w:val="00872F93"/>
    <w:rsid w:val="00873055"/>
    <w:rsid w:val="00875311"/>
    <w:rsid w:val="008772CD"/>
    <w:rsid w:val="008810E1"/>
    <w:rsid w:val="00881684"/>
    <w:rsid w:val="0088191D"/>
    <w:rsid w:val="00882349"/>
    <w:rsid w:val="00882EDE"/>
    <w:rsid w:val="00883E02"/>
    <w:rsid w:val="00884E37"/>
    <w:rsid w:val="00886FB1"/>
    <w:rsid w:val="00887228"/>
    <w:rsid w:val="00887C33"/>
    <w:rsid w:val="00891A24"/>
    <w:rsid w:val="008927DA"/>
    <w:rsid w:val="00896746"/>
    <w:rsid w:val="008A0BA6"/>
    <w:rsid w:val="008B0139"/>
    <w:rsid w:val="008B17F7"/>
    <w:rsid w:val="008B711E"/>
    <w:rsid w:val="008B742F"/>
    <w:rsid w:val="008C2955"/>
    <w:rsid w:val="008C35F0"/>
    <w:rsid w:val="008C3D57"/>
    <w:rsid w:val="008C5191"/>
    <w:rsid w:val="008C65FB"/>
    <w:rsid w:val="008C6C33"/>
    <w:rsid w:val="008D116C"/>
    <w:rsid w:val="008D1D1D"/>
    <w:rsid w:val="008D286F"/>
    <w:rsid w:val="008D5AAD"/>
    <w:rsid w:val="008D661A"/>
    <w:rsid w:val="008D7762"/>
    <w:rsid w:val="008D7C49"/>
    <w:rsid w:val="008E5BF0"/>
    <w:rsid w:val="008E5C77"/>
    <w:rsid w:val="008F33F7"/>
    <w:rsid w:val="008F3F1A"/>
    <w:rsid w:val="009013AF"/>
    <w:rsid w:val="0090169C"/>
    <w:rsid w:val="00901AC9"/>
    <w:rsid w:val="00903037"/>
    <w:rsid w:val="00905CD1"/>
    <w:rsid w:val="00905CDF"/>
    <w:rsid w:val="00906158"/>
    <w:rsid w:val="00913215"/>
    <w:rsid w:val="009152E3"/>
    <w:rsid w:val="00920AE2"/>
    <w:rsid w:val="00922CC3"/>
    <w:rsid w:val="00922D16"/>
    <w:rsid w:val="00922EA3"/>
    <w:rsid w:val="00925601"/>
    <w:rsid w:val="00935CDB"/>
    <w:rsid w:val="0093653C"/>
    <w:rsid w:val="00940953"/>
    <w:rsid w:val="00941965"/>
    <w:rsid w:val="00942C97"/>
    <w:rsid w:val="009448C0"/>
    <w:rsid w:val="00946330"/>
    <w:rsid w:val="00954BE1"/>
    <w:rsid w:val="00954F4E"/>
    <w:rsid w:val="0095551E"/>
    <w:rsid w:val="009557D9"/>
    <w:rsid w:val="0095684E"/>
    <w:rsid w:val="00957360"/>
    <w:rsid w:val="0095769F"/>
    <w:rsid w:val="009577B4"/>
    <w:rsid w:val="00957913"/>
    <w:rsid w:val="00960903"/>
    <w:rsid w:val="00962BD5"/>
    <w:rsid w:val="00964F71"/>
    <w:rsid w:val="0096605E"/>
    <w:rsid w:val="009662AF"/>
    <w:rsid w:val="009662F5"/>
    <w:rsid w:val="00967909"/>
    <w:rsid w:val="009705DB"/>
    <w:rsid w:val="00973A70"/>
    <w:rsid w:val="009742F5"/>
    <w:rsid w:val="009749D8"/>
    <w:rsid w:val="00974B60"/>
    <w:rsid w:val="00975B35"/>
    <w:rsid w:val="00977A35"/>
    <w:rsid w:val="00980875"/>
    <w:rsid w:val="009826CC"/>
    <w:rsid w:val="009856EC"/>
    <w:rsid w:val="0098772D"/>
    <w:rsid w:val="00991672"/>
    <w:rsid w:val="00994C18"/>
    <w:rsid w:val="0099526F"/>
    <w:rsid w:val="00995581"/>
    <w:rsid w:val="00995822"/>
    <w:rsid w:val="00995F27"/>
    <w:rsid w:val="0099659E"/>
    <w:rsid w:val="009A45E7"/>
    <w:rsid w:val="009A74AF"/>
    <w:rsid w:val="009B0C4A"/>
    <w:rsid w:val="009B15D8"/>
    <w:rsid w:val="009B2A0E"/>
    <w:rsid w:val="009B4AE3"/>
    <w:rsid w:val="009B6BCF"/>
    <w:rsid w:val="009B7517"/>
    <w:rsid w:val="009B765C"/>
    <w:rsid w:val="009B778C"/>
    <w:rsid w:val="009B7A05"/>
    <w:rsid w:val="009B7CF5"/>
    <w:rsid w:val="009C0C04"/>
    <w:rsid w:val="009C1A0E"/>
    <w:rsid w:val="009C3270"/>
    <w:rsid w:val="009C3629"/>
    <w:rsid w:val="009C6AAE"/>
    <w:rsid w:val="009C6FD4"/>
    <w:rsid w:val="009C773E"/>
    <w:rsid w:val="009D083B"/>
    <w:rsid w:val="009D268C"/>
    <w:rsid w:val="009D61FE"/>
    <w:rsid w:val="009E1994"/>
    <w:rsid w:val="009E1A88"/>
    <w:rsid w:val="009E4EC9"/>
    <w:rsid w:val="009F13EE"/>
    <w:rsid w:val="009F3EA9"/>
    <w:rsid w:val="009F7CCE"/>
    <w:rsid w:val="00A000DC"/>
    <w:rsid w:val="00A02CB6"/>
    <w:rsid w:val="00A065D6"/>
    <w:rsid w:val="00A0707C"/>
    <w:rsid w:val="00A10C02"/>
    <w:rsid w:val="00A12733"/>
    <w:rsid w:val="00A13104"/>
    <w:rsid w:val="00A14F47"/>
    <w:rsid w:val="00A16AA2"/>
    <w:rsid w:val="00A17004"/>
    <w:rsid w:val="00A17E3D"/>
    <w:rsid w:val="00A2662C"/>
    <w:rsid w:val="00A31370"/>
    <w:rsid w:val="00A36128"/>
    <w:rsid w:val="00A37F62"/>
    <w:rsid w:val="00A501AA"/>
    <w:rsid w:val="00A50671"/>
    <w:rsid w:val="00A51C07"/>
    <w:rsid w:val="00A527D9"/>
    <w:rsid w:val="00A52973"/>
    <w:rsid w:val="00A52CF2"/>
    <w:rsid w:val="00A5342C"/>
    <w:rsid w:val="00A54588"/>
    <w:rsid w:val="00A55747"/>
    <w:rsid w:val="00A56B33"/>
    <w:rsid w:val="00A6214F"/>
    <w:rsid w:val="00A62CE6"/>
    <w:rsid w:val="00A646E9"/>
    <w:rsid w:val="00A66CA6"/>
    <w:rsid w:val="00A66FE1"/>
    <w:rsid w:val="00A70F01"/>
    <w:rsid w:val="00A711F7"/>
    <w:rsid w:val="00A7372F"/>
    <w:rsid w:val="00A73F75"/>
    <w:rsid w:val="00A777A0"/>
    <w:rsid w:val="00A82207"/>
    <w:rsid w:val="00A86E7B"/>
    <w:rsid w:val="00A906AC"/>
    <w:rsid w:val="00A93FBB"/>
    <w:rsid w:val="00A94947"/>
    <w:rsid w:val="00A95602"/>
    <w:rsid w:val="00AA267E"/>
    <w:rsid w:val="00AA3EC4"/>
    <w:rsid w:val="00AA5C75"/>
    <w:rsid w:val="00AA756B"/>
    <w:rsid w:val="00AB02CB"/>
    <w:rsid w:val="00AB4127"/>
    <w:rsid w:val="00AB4F3B"/>
    <w:rsid w:val="00AB5B86"/>
    <w:rsid w:val="00AB6555"/>
    <w:rsid w:val="00AB6778"/>
    <w:rsid w:val="00AC0FFF"/>
    <w:rsid w:val="00AC28BE"/>
    <w:rsid w:val="00AC2B79"/>
    <w:rsid w:val="00AC45A7"/>
    <w:rsid w:val="00AC4F60"/>
    <w:rsid w:val="00AC61F3"/>
    <w:rsid w:val="00AD11B0"/>
    <w:rsid w:val="00AD3D68"/>
    <w:rsid w:val="00AD41DB"/>
    <w:rsid w:val="00AD5637"/>
    <w:rsid w:val="00AD5C94"/>
    <w:rsid w:val="00AD7257"/>
    <w:rsid w:val="00AD7619"/>
    <w:rsid w:val="00AE200A"/>
    <w:rsid w:val="00AE2495"/>
    <w:rsid w:val="00AE327B"/>
    <w:rsid w:val="00AE7404"/>
    <w:rsid w:val="00AE7C33"/>
    <w:rsid w:val="00AF1F89"/>
    <w:rsid w:val="00AF2F53"/>
    <w:rsid w:val="00AF496C"/>
    <w:rsid w:val="00AF7771"/>
    <w:rsid w:val="00B00B5B"/>
    <w:rsid w:val="00B011CF"/>
    <w:rsid w:val="00B01EDA"/>
    <w:rsid w:val="00B02052"/>
    <w:rsid w:val="00B02E71"/>
    <w:rsid w:val="00B03873"/>
    <w:rsid w:val="00B03D68"/>
    <w:rsid w:val="00B03F04"/>
    <w:rsid w:val="00B068EF"/>
    <w:rsid w:val="00B07D2D"/>
    <w:rsid w:val="00B105B2"/>
    <w:rsid w:val="00B10C4E"/>
    <w:rsid w:val="00B123C9"/>
    <w:rsid w:val="00B123D1"/>
    <w:rsid w:val="00B14116"/>
    <w:rsid w:val="00B17B76"/>
    <w:rsid w:val="00B2060C"/>
    <w:rsid w:val="00B21C68"/>
    <w:rsid w:val="00B229AF"/>
    <w:rsid w:val="00B22A51"/>
    <w:rsid w:val="00B23631"/>
    <w:rsid w:val="00B2654A"/>
    <w:rsid w:val="00B26C35"/>
    <w:rsid w:val="00B27371"/>
    <w:rsid w:val="00B27DE9"/>
    <w:rsid w:val="00B30743"/>
    <w:rsid w:val="00B30A92"/>
    <w:rsid w:val="00B35BE7"/>
    <w:rsid w:val="00B37E89"/>
    <w:rsid w:val="00B41840"/>
    <w:rsid w:val="00B434A2"/>
    <w:rsid w:val="00B45254"/>
    <w:rsid w:val="00B4615A"/>
    <w:rsid w:val="00B46958"/>
    <w:rsid w:val="00B4780D"/>
    <w:rsid w:val="00B47966"/>
    <w:rsid w:val="00B47DB9"/>
    <w:rsid w:val="00B5082C"/>
    <w:rsid w:val="00B50D45"/>
    <w:rsid w:val="00B52172"/>
    <w:rsid w:val="00B53907"/>
    <w:rsid w:val="00B54617"/>
    <w:rsid w:val="00B60EFA"/>
    <w:rsid w:val="00B638FA"/>
    <w:rsid w:val="00B64B22"/>
    <w:rsid w:val="00B667E9"/>
    <w:rsid w:val="00B66F6D"/>
    <w:rsid w:val="00B67388"/>
    <w:rsid w:val="00B73E6F"/>
    <w:rsid w:val="00B749D1"/>
    <w:rsid w:val="00B803B5"/>
    <w:rsid w:val="00B810FB"/>
    <w:rsid w:val="00B81E85"/>
    <w:rsid w:val="00B958E0"/>
    <w:rsid w:val="00B975A9"/>
    <w:rsid w:val="00BA28D6"/>
    <w:rsid w:val="00BA5E38"/>
    <w:rsid w:val="00BA6FD0"/>
    <w:rsid w:val="00BA7D00"/>
    <w:rsid w:val="00BB005A"/>
    <w:rsid w:val="00BB3244"/>
    <w:rsid w:val="00BB41DF"/>
    <w:rsid w:val="00BB45A8"/>
    <w:rsid w:val="00BB4970"/>
    <w:rsid w:val="00BB6075"/>
    <w:rsid w:val="00BB6F98"/>
    <w:rsid w:val="00BD0590"/>
    <w:rsid w:val="00BD067F"/>
    <w:rsid w:val="00BD4ED7"/>
    <w:rsid w:val="00BD5681"/>
    <w:rsid w:val="00BD6189"/>
    <w:rsid w:val="00BD6230"/>
    <w:rsid w:val="00BE07AC"/>
    <w:rsid w:val="00BE3228"/>
    <w:rsid w:val="00BE40D9"/>
    <w:rsid w:val="00BE5EB1"/>
    <w:rsid w:val="00BE7C47"/>
    <w:rsid w:val="00BF3416"/>
    <w:rsid w:val="00BF6AFB"/>
    <w:rsid w:val="00BF6EF0"/>
    <w:rsid w:val="00BF7181"/>
    <w:rsid w:val="00C00E03"/>
    <w:rsid w:val="00C030FA"/>
    <w:rsid w:val="00C05F39"/>
    <w:rsid w:val="00C079D5"/>
    <w:rsid w:val="00C100FB"/>
    <w:rsid w:val="00C109DA"/>
    <w:rsid w:val="00C112F9"/>
    <w:rsid w:val="00C130E1"/>
    <w:rsid w:val="00C137E1"/>
    <w:rsid w:val="00C13BA2"/>
    <w:rsid w:val="00C14A5D"/>
    <w:rsid w:val="00C15C7F"/>
    <w:rsid w:val="00C15D39"/>
    <w:rsid w:val="00C1682F"/>
    <w:rsid w:val="00C17131"/>
    <w:rsid w:val="00C21134"/>
    <w:rsid w:val="00C245C3"/>
    <w:rsid w:val="00C2543D"/>
    <w:rsid w:val="00C25B5A"/>
    <w:rsid w:val="00C321E9"/>
    <w:rsid w:val="00C32830"/>
    <w:rsid w:val="00C33948"/>
    <w:rsid w:val="00C3410F"/>
    <w:rsid w:val="00C36A54"/>
    <w:rsid w:val="00C3746E"/>
    <w:rsid w:val="00C37ED9"/>
    <w:rsid w:val="00C408BC"/>
    <w:rsid w:val="00C412BA"/>
    <w:rsid w:val="00C425F2"/>
    <w:rsid w:val="00C42FFC"/>
    <w:rsid w:val="00C44A65"/>
    <w:rsid w:val="00C45FED"/>
    <w:rsid w:val="00C46192"/>
    <w:rsid w:val="00C477B7"/>
    <w:rsid w:val="00C51D0F"/>
    <w:rsid w:val="00C522F0"/>
    <w:rsid w:val="00C525AA"/>
    <w:rsid w:val="00C542A7"/>
    <w:rsid w:val="00C54944"/>
    <w:rsid w:val="00C55062"/>
    <w:rsid w:val="00C56D5D"/>
    <w:rsid w:val="00C56E6A"/>
    <w:rsid w:val="00C63638"/>
    <w:rsid w:val="00C64B90"/>
    <w:rsid w:val="00C65984"/>
    <w:rsid w:val="00C745C0"/>
    <w:rsid w:val="00C75F3B"/>
    <w:rsid w:val="00C77084"/>
    <w:rsid w:val="00C806CF"/>
    <w:rsid w:val="00C81093"/>
    <w:rsid w:val="00C83963"/>
    <w:rsid w:val="00C84453"/>
    <w:rsid w:val="00C845D8"/>
    <w:rsid w:val="00C84C7C"/>
    <w:rsid w:val="00C87CD1"/>
    <w:rsid w:val="00C9721C"/>
    <w:rsid w:val="00C97D82"/>
    <w:rsid w:val="00CA0CBF"/>
    <w:rsid w:val="00CA198A"/>
    <w:rsid w:val="00CA38E3"/>
    <w:rsid w:val="00CA42BF"/>
    <w:rsid w:val="00CA4F5B"/>
    <w:rsid w:val="00CB0794"/>
    <w:rsid w:val="00CB15C5"/>
    <w:rsid w:val="00CB4D0D"/>
    <w:rsid w:val="00CB720E"/>
    <w:rsid w:val="00CB76C1"/>
    <w:rsid w:val="00CB7B87"/>
    <w:rsid w:val="00CD05C2"/>
    <w:rsid w:val="00CD1E17"/>
    <w:rsid w:val="00CD2078"/>
    <w:rsid w:val="00CD2CD3"/>
    <w:rsid w:val="00CD3192"/>
    <w:rsid w:val="00CD3567"/>
    <w:rsid w:val="00CD360F"/>
    <w:rsid w:val="00CD4156"/>
    <w:rsid w:val="00CD4400"/>
    <w:rsid w:val="00CD46A9"/>
    <w:rsid w:val="00CD5358"/>
    <w:rsid w:val="00CE034E"/>
    <w:rsid w:val="00CE06BE"/>
    <w:rsid w:val="00CE0A7F"/>
    <w:rsid w:val="00CE149E"/>
    <w:rsid w:val="00CE5691"/>
    <w:rsid w:val="00CE5CA6"/>
    <w:rsid w:val="00CE6194"/>
    <w:rsid w:val="00CE6628"/>
    <w:rsid w:val="00CE6705"/>
    <w:rsid w:val="00CE78D5"/>
    <w:rsid w:val="00CF7F98"/>
    <w:rsid w:val="00D00A0F"/>
    <w:rsid w:val="00D0185C"/>
    <w:rsid w:val="00D020BF"/>
    <w:rsid w:val="00D03892"/>
    <w:rsid w:val="00D05321"/>
    <w:rsid w:val="00D06A51"/>
    <w:rsid w:val="00D071D1"/>
    <w:rsid w:val="00D073E7"/>
    <w:rsid w:val="00D07A92"/>
    <w:rsid w:val="00D122B4"/>
    <w:rsid w:val="00D12C24"/>
    <w:rsid w:val="00D20014"/>
    <w:rsid w:val="00D20071"/>
    <w:rsid w:val="00D21120"/>
    <w:rsid w:val="00D231E0"/>
    <w:rsid w:val="00D241F8"/>
    <w:rsid w:val="00D25416"/>
    <w:rsid w:val="00D274BC"/>
    <w:rsid w:val="00D27C2D"/>
    <w:rsid w:val="00D32A54"/>
    <w:rsid w:val="00D3322A"/>
    <w:rsid w:val="00D34A1E"/>
    <w:rsid w:val="00D3632A"/>
    <w:rsid w:val="00D36A52"/>
    <w:rsid w:val="00D371C2"/>
    <w:rsid w:val="00D372CC"/>
    <w:rsid w:val="00D37471"/>
    <w:rsid w:val="00D4342C"/>
    <w:rsid w:val="00D47624"/>
    <w:rsid w:val="00D5034E"/>
    <w:rsid w:val="00D5092B"/>
    <w:rsid w:val="00D509CB"/>
    <w:rsid w:val="00D52B7E"/>
    <w:rsid w:val="00D5468C"/>
    <w:rsid w:val="00D54AAC"/>
    <w:rsid w:val="00D55B95"/>
    <w:rsid w:val="00D55C96"/>
    <w:rsid w:val="00D60B85"/>
    <w:rsid w:val="00D646E3"/>
    <w:rsid w:val="00D65BBD"/>
    <w:rsid w:val="00D65E8E"/>
    <w:rsid w:val="00D660C0"/>
    <w:rsid w:val="00D6658F"/>
    <w:rsid w:val="00D668EE"/>
    <w:rsid w:val="00D8081D"/>
    <w:rsid w:val="00D83607"/>
    <w:rsid w:val="00D846EB"/>
    <w:rsid w:val="00D85506"/>
    <w:rsid w:val="00D85679"/>
    <w:rsid w:val="00D861DD"/>
    <w:rsid w:val="00D868DD"/>
    <w:rsid w:val="00D9140F"/>
    <w:rsid w:val="00D9363A"/>
    <w:rsid w:val="00DA338F"/>
    <w:rsid w:val="00DA5205"/>
    <w:rsid w:val="00DA7268"/>
    <w:rsid w:val="00DA75C4"/>
    <w:rsid w:val="00DA770B"/>
    <w:rsid w:val="00DA7B08"/>
    <w:rsid w:val="00DB0524"/>
    <w:rsid w:val="00DB1A51"/>
    <w:rsid w:val="00DB4676"/>
    <w:rsid w:val="00DB47D6"/>
    <w:rsid w:val="00DB4DE2"/>
    <w:rsid w:val="00DB63E2"/>
    <w:rsid w:val="00DB7545"/>
    <w:rsid w:val="00DC0009"/>
    <w:rsid w:val="00DC5186"/>
    <w:rsid w:val="00DC6674"/>
    <w:rsid w:val="00DD02E7"/>
    <w:rsid w:val="00DD11CB"/>
    <w:rsid w:val="00DD18F9"/>
    <w:rsid w:val="00DD29E8"/>
    <w:rsid w:val="00DD630E"/>
    <w:rsid w:val="00DD66D4"/>
    <w:rsid w:val="00DE0A1C"/>
    <w:rsid w:val="00DE24D6"/>
    <w:rsid w:val="00DE5BBE"/>
    <w:rsid w:val="00DF093A"/>
    <w:rsid w:val="00DF2474"/>
    <w:rsid w:val="00DF2A3F"/>
    <w:rsid w:val="00DF2ABE"/>
    <w:rsid w:val="00DF4111"/>
    <w:rsid w:val="00DF7977"/>
    <w:rsid w:val="00E01488"/>
    <w:rsid w:val="00E037AE"/>
    <w:rsid w:val="00E04047"/>
    <w:rsid w:val="00E104F9"/>
    <w:rsid w:val="00E10CD2"/>
    <w:rsid w:val="00E14959"/>
    <w:rsid w:val="00E15174"/>
    <w:rsid w:val="00E153D2"/>
    <w:rsid w:val="00E20B12"/>
    <w:rsid w:val="00E22119"/>
    <w:rsid w:val="00E22529"/>
    <w:rsid w:val="00E235D7"/>
    <w:rsid w:val="00E271B9"/>
    <w:rsid w:val="00E329BA"/>
    <w:rsid w:val="00E3706A"/>
    <w:rsid w:val="00E41F52"/>
    <w:rsid w:val="00E42772"/>
    <w:rsid w:val="00E4298A"/>
    <w:rsid w:val="00E43465"/>
    <w:rsid w:val="00E46A9D"/>
    <w:rsid w:val="00E47801"/>
    <w:rsid w:val="00E501C5"/>
    <w:rsid w:val="00E50E23"/>
    <w:rsid w:val="00E51E0C"/>
    <w:rsid w:val="00E5210F"/>
    <w:rsid w:val="00E52F2A"/>
    <w:rsid w:val="00E5549C"/>
    <w:rsid w:val="00E63CE8"/>
    <w:rsid w:val="00E63F59"/>
    <w:rsid w:val="00E67877"/>
    <w:rsid w:val="00E718CA"/>
    <w:rsid w:val="00E71976"/>
    <w:rsid w:val="00E74D53"/>
    <w:rsid w:val="00E76C62"/>
    <w:rsid w:val="00E828EA"/>
    <w:rsid w:val="00E829A2"/>
    <w:rsid w:val="00E83307"/>
    <w:rsid w:val="00E86A9C"/>
    <w:rsid w:val="00E9397D"/>
    <w:rsid w:val="00E94B4C"/>
    <w:rsid w:val="00E96DE7"/>
    <w:rsid w:val="00E97DB3"/>
    <w:rsid w:val="00E97E2B"/>
    <w:rsid w:val="00EA020E"/>
    <w:rsid w:val="00EA176D"/>
    <w:rsid w:val="00EA1C38"/>
    <w:rsid w:val="00EA462F"/>
    <w:rsid w:val="00EA6448"/>
    <w:rsid w:val="00EA6EDF"/>
    <w:rsid w:val="00EA7B92"/>
    <w:rsid w:val="00EB0265"/>
    <w:rsid w:val="00EB1178"/>
    <w:rsid w:val="00EB33EB"/>
    <w:rsid w:val="00EB52F1"/>
    <w:rsid w:val="00EB5346"/>
    <w:rsid w:val="00EB718D"/>
    <w:rsid w:val="00EC16DB"/>
    <w:rsid w:val="00EC2889"/>
    <w:rsid w:val="00EC48DB"/>
    <w:rsid w:val="00EC5045"/>
    <w:rsid w:val="00EC61CA"/>
    <w:rsid w:val="00EC6498"/>
    <w:rsid w:val="00EC669B"/>
    <w:rsid w:val="00ED158E"/>
    <w:rsid w:val="00ED1A3A"/>
    <w:rsid w:val="00ED37B8"/>
    <w:rsid w:val="00ED76C0"/>
    <w:rsid w:val="00EE5A13"/>
    <w:rsid w:val="00EE6A8B"/>
    <w:rsid w:val="00EE765A"/>
    <w:rsid w:val="00EF0212"/>
    <w:rsid w:val="00EF2298"/>
    <w:rsid w:val="00EF33B3"/>
    <w:rsid w:val="00EF6114"/>
    <w:rsid w:val="00EF7A21"/>
    <w:rsid w:val="00F00277"/>
    <w:rsid w:val="00F01A1C"/>
    <w:rsid w:val="00F02C9B"/>
    <w:rsid w:val="00F06E75"/>
    <w:rsid w:val="00F07321"/>
    <w:rsid w:val="00F117D0"/>
    <w:rsid w:val="00F118B4"/>
    <w:rsid w:val="00F11F72"/>
    <w:rsid w:val="00F16E8A"/>
    <w:rsid w:val="00F20C60"/>
    <w:rsid w:val="00F23A0F"/>
    <w:rsid w:val="00F23A56"/>
    <w:rsid w:val="00F24660"/>
    <w:rsid w:val="00F268F3"/>
    <w:rsid w:val="00F31CA8"/>
    <w:rsid w:val="00F32432"/>
    <w:rsid w:val="00F336D8"/>
    <w:rsid w:val="00F3514C"/>
    <w:rsid w:val="00F352D1"/>
    <w:rsid w:val="00F359AE"/>
    <w:rsid w:val="00F37907"/>
    <w:rsid w:val="00F42054"/>
    <w:rsid w:val="00F422DC"/>
    <w:rsid w:val="00F42FFC"/>
    <w:rsid w:val="00F45AB2"/>
    <w:rsid w:val="00F50196"/>
    <w:rsid w:val="00F5078E"/>
    <w:rsid w:val="00F5173D"/>
    <w:rsid w:val="00F51EA0"/>
    <w:rsid w:val="00F54C9B"/>
    <w:rsid w:val="00F55DD8"/>
    <w:rsid w:val="00F5647F"/>
    <w:rsid w:val="00F6558A"/>
    <w:rsid w:val="00F65E38"/>
    <w:rsid w:val="00F729F2"/>
    <w:rsid w:val="00F7411A"/>
    <w:rsid w:val="00F74D70"/>
    <w:rsid w:val="00F75972"/>
    <w:rsid w:val="00F759AA"/>
    <w:rsid w:val="00F7756F"/>
    <w:rsid w:val="00F77DB7"/>
    <w:rsid w:val="00F80964"/>
    <w:rsid w:val="00F80B5C"/>
    <w:rsid w:val="00F81782"/>
    <w:rsid w:val="00F82122"/>
    <w:rsid w:val="00F84F95"/>
    <w:rsid w:val="00F86B87"/>
    <w:rsid w:val="00F87B20"/>
    <w:rsid w:val="00F91216"/>
    <w:rsid w:val="00F9135B"/>
    <w:rsid w:val="00F97B5F"/>
    <w:rsid w:val="00FA17B9"/>
    <w:rsid w:val="00FA2AE9"/>
    <w:rsid w:val="00FA5917"/>
    <w:rsid w:val="00FA6DB4"/>
    <w:rsid w:val="00FB0C5B"/>
    <w:rsid w:val="00FB1E94"/>
    <w:rsid w:val="00FB299A"/>
    <w:rsid w:val="00FB54B0"/>
    <w:rsid w:val="00FB59A9"/>
    <w:rsid w:val="00FB5A7E"/>
    <w:rsid w:val="00FC26EE"/>
    <w:rsid w:val="00FC2839"/>
    <w:rsid w:val="00FC2960"/>
    <w:rsid w:val="00FC4E4B"/>
    <w:rsid w:val="00FC54B3"/>
    <w:rsid w:val="00FC553F"/>
    <w:rsid w:val="00FC5696"/>
    <w:rsid w:val="00FD06AF"/>
    <w:rsid w:val="00FD0A80"/>
    <w:rsid w:val="00FD4FA7"/>
    <w:rsid w:val="00FD5969"/>
    <w:rsid w:val="00FD596A"/>
    <w:rsid w:val="00FD61D8"/>
    <w:rsid w:val="00FD63CB"/>
    <w:rsid w:val="00FD76CA"/>
    <w:rsid w:val="00FE2830"/>
    <w:rsid w:val="00FE289B"/>
    <w:rsid w:val="00FE3281"/>
    <w:rsid w:val="00FE5A41"/>
    <w:rsid w:val="00FE6BD7"/>
    <w:rsid w:val="00FE7E09"/>
    <w:rsid w:val="00FE7FE1"/>
    <w:rsid w:val="00FF31DA"/>
    <w:rsid w:val="00FF3849"/>
    <w:rsid w:val="00FF40E0"/>
    <w:rsid w:val="00FF4C95"/>
    <w:rsid w:val="00FF5C9C"/>
    <w:rsid w:val="66875BA2"/>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EE479"/>
  <w15:chartTrackingRefBased/>
  <w15:docId w15:val="{C7F85E1C-5848-424F-ACD3-18B19D2A5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C33"/>
    <w:rPr>
      <w:lang w:val="fr-CA"/>
    </w:rPr>
  </w:style>
  <w:style w:type="paragraph" w:styleId="Heading1">
    <w:name w:val="heading 1"/>
    <w:basedOn w:val="Normal"/>
    <w:next w:val="Normal"/>
    <w:link w:val="Heading1Char"/>
    <w:uiPriority w:val="9"/>
    <w:qFormat/>
    <w:rsid w:val="00887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7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7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C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C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C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C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C33"/>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887C33"/>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887C33"/>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887C33"/>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887C33"/>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887C33"/>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887C33"/>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887C33"/>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887C33"/>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887C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C33"/>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887C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C33"/>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887C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7C33"/>
    <w:rPr>
      <w:i/>
      <w:iCs/>
      <w:color w:val="404040" w:themeColor="text1" w:themeTint="BF"/>
      <w:lang w:val="fr-CA"/>
    </w:rPr>
  </w:style>
  <w:style w:type="paragraph" w:styleId="ListParagraph">
    <w:name w:val="List Paragraph"/>
    <w:basedOn w:val="Normal"/>
    <w:uiPriority w:val="34"/>
    <w:qFormat/>
    <w:rsid w:val="00887C33"/>
    <w:pPr>
      <w:ind w:left="720"/>
      <w:contextualSpacing/>
    </w:pPr>
  </w:style>
  <w:style w:type="character" w:styleId="IntenseEmphasis">
    <w:name w:val="Intense Emphasis"/>
    <w:basedOn w:val="DefaultParagraphFont"/>
    <w:uiPriority w:val="21"/>
    <w:qFormat/>
    <w:rsid w:val="00887C33"/>
    <w:rPr>
      <w:i/>
      <w:iCs/>
      <w:color w:val="0F4761" w:themeColor="accent1" w:themeShade="BF"/>
    </w:rPr>
  </w:style>
  <w:style w:type="paragraph" w:styleId="IntenseQuote">
    <w:name w:val="Intense Quote"/>
    <w:basedOn w:val="Normal"/>
    <w:next w:val="Normal"/>
    <w:link w:val="IntenseQuoteChar"/>
    <w:uiPriority w:val="30"/>
    <w:qFormat/>
    <w:rsid w:val="00887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C33"/>
    <w:rPr>
      <w:i/>
      <w:iCs/>
      <w:color w:val="0F4761" w:themeColor="accent1" w:themeShade="BF"/>
      <w:lang w:val="fr-CA"/>
    </w:rPr>
  </w:style>
  <w:style w:type="character" w:styleId="IntenseReference">
    <w:name w:val="Intense Reference"/>
    <w:basedOn w:val="DefaultParagraphFont"/>
    <w:uiPriority w:val="32"/>
    <w:qFormat/>
    <w:rsid w:val="00887C33"/>
    <w:rPr>
      <w:b/>
      <w:bCs/>
      <w:smallCaps/>
      <w:color w:val="0F4761" w:themeColor="accent1" w:themeShade="BF"/>
      <w:spacing w:val="5"/>
    </w:rPr>
  </w:style>
  <w:style w:type="paragraph" w:styleId="Bibliography">
    <w:name w:val="Bibliography"/>
    <w:basedOn w:val="Normal"/>
    <w:next w:val="Normal"/>
    <w:autoRedefine/>
    <w:uiPriority w:val="37"/>
    <w:unhideWhenUsed/>
    <w:rsid w:val="00887C33"/>
    <w:pPr>
      <w:spacing w:before="240" w:after="120" w:line="360" w:lineRule="auto"/>
      <w:ind w:left="720" w:hanging="720"/>
    </w:pPr>
    <w:rPr>
      <w:rFonts w:ascii="Times New Roman" w:hAnsi="Times New Roman"/>
    </w:rPr>
  </w:style>
  <w:style w:type="character" w:styleId="Hyperlink">
    <w:name w:val="Hyperlink"/>
    <w:basedOn w:val="DefaultParagraphFont"/>
    <w:uiPriority w:val="99"/>
    <w:unhideWhenUsed/>
    <w:rsid w:val="00887C33"/>
    <w:rPr>
      <w:color w:val="467886" w:themeColor="hyperlink"/>
      <w:u w:val="single"/>
    </w:rPr>
  </w:style>
  <w:style w:type="paragraph" w:styleId="TOC1">
    <w:name w:val="toc 1"/>
    <w:basedOn w:val="Normal"/>
    <w:next w:val="Normal"/>
    <w:autoRedefine/>
    <w:uiPriority w:val="39"/>
    <w:unhideWhenUsed/>
    <w:rsid w:val="00887C33"/>
    <w:pPr>
      <w:spacing w:before="360"/>
    </w:pPr>
    <w:rPr>
      <w:rFonts w:asciiTheme="majorHAnsi" w:hAnsiTheme="majorHAnsi"/>
      <w:b/>
      <w:bCs/>
      <w:caps/>
    </w:rPr>
  </w:style>
  <w:style w:type="paragraph" w:styleId="TOC2">
    <w:name w:val="toc 2"/>
    <w:basedOn w:val="Normal"/>
    <w:next w:val="Normal"/>
    <w:autoRedefine/>
    <w:uiPriority w:val="39"/>
    <w:unhideWhenUsed/>
    <w:rsid w:val="00887C33"/>
    <w:pPr>
      <w:spacing w:before="240"/>
    </w:pPr>
    <w:rPr>
      <w:b/>
      <w:bCs/>
      <w:sz w:val="20"/>
      <w:szCs w:val="20"/>
    </w:rPr>
  </w:style>
  <w:style w:type="paragraph" w:styleId="TOC3">
    <w:name w:val="toc 3"/>
    <w:basedOn w:val="Normal"/>
    <w:next w:val="Normal"/>
    <w:autoRedefine/>
    <w:uiPriority w:val="39"/>
    <w:unhideWhenUsed/>
    <w:rsid w:val="00887C33"/>
    <w:pPr>
      <w:ind w:left="240"/>
    </w:pPr>
    <w:rPr>
      <w:sz w:val="20"/>
      <w:szCs w:val="20"/>
    </w:rPr>
  </w:style>
  <w:style w:type="paragraph" w:styleId="TOC4">
    <w:name w:val="toc 4"/>
    <w:basedOn w:val="Normal"/>
    <w:next w:val="Normal"/>
    <w:autoRedefine/>
    <w:uiPriority w:val="39"/>
    <w:unhideWhenUsed/>
    <w:rsid w:val="00887C33"/>
    <w:pPr>
      <w:ind w:left="480"/>
    </w:pPr>
    <w:rPr>
      <w:sz w:val="20"/>
      <w:szCs w:val="20"/>
    </w:rPr>
  </w:style>
  <w:style w:type="paragraph" w:styleId="TOC5">
    <w:name w:val="toc 5"/>
    <w:basedOn w:val="Normal"/>
    <w:next w:val="Normal"/>
    <w:autoRedefine/>
    <w:uiPriority w:val="39"/>
    <w:unhideWhenUsed/>
    <w:rsid w:val="00887C33"/>
    <w:pPr>
      <w:ind w:left="720"/>
    </w:pPr>
    <w:rPr>
      <w:sz w:val="20"/>
      <w:szCs w:val="20"/>
    </w:rPr>
  </w:style>
  <w:style w:type="paragraph" w:styleId="TOC6">
    <w:name w:val="toc 6"/>
    <w:basedOn w:val="Normal"/>
    <w:next w:val="Normal"/>
    <w:autoRedefine/>
    <w:uiPriority w:val="39"/>
    <w:unhideWhenUsed/>
    <w:rsid w:val="00887C33"/>
    <w:pPr>
      <w:ind w:left="960"/>
    </w:pPr>
    <w:rPr>
      <w:sz w:val="20"/>
      <w:szCs w:val="20"/>
    </w:rPr>
  </w:style>
  <w:style w:type="paragraph" w:styleId="TOC7">
    <w:name w:val="toc 7"/>
    <w:basedOn w:val="Normal"/>
    <w:next w:val="Normal"/>
    <w:autoRedefine/>
    <w:uiPriority w:val="39"/>
    <w:unhideWhenUsed/>
    <w:rsid w:val="00887C33"/>
    <w:pPr>
      <w:ind w:left="1200"/>
    </w:pPr>
    <w:rPr>
      <w:sz w:val="20"/>
      <w:szCs w:val="20"/>
    </w:rPr>
  </w:style>
  <w:style w:type="paragraph" w:styleId="TOC8">
    <w:name w:val="toc 8"/>
    <w:basedOn w:val="Normal"/>
    <w:next w:val="Normal"/>
    <w:autoRedefine/>
    <w:uiPriority w:val="39"/>
    <w:unhideWhenUsed/>
    <w:rsid w:val="00887C33"/>
    <w:pPr>
      <w:ind w:left="1440"/>
    </w:pPr>
    <w:rPr>
      <w:sz w:val="20"/>
      <w:szCs w:val="20"/>
    </w:rPr>
  </w:style>
  <w:style w:type="paragraph" w:styleId="TOC9">
    <w:name w:val="toc 9"/>
    <w:basedOn w:val="Normal"/>
    <w:next w:val="Normal"/>
    <w:autoRedefine/>
    <w:uiPriority w:val="39"/>
    <w:unhideWhenUsed/>
    <w:rsid w:val="00887C33"/>
    <w:pPr>
      <w:ind w:left="1680"/>
    </w:pPr>
    <w:rPr>
      <w:sz w:val="20"/>
      <w:szCs w:val="20"/>
    </w:rPr>
  </w:style>
  <w:style w:type="paragraph" w:styleId="Header">
    <w:name w:val="header"/>
    <w:basedOn w:val="Normal"/>
    <w:link w:val="HeaderChar"/>
    <w:uiPriority w:val="99"/>
    <w:unhideWhenUsed/>
    <w:rsid w:val="00887C33"/>
    <w:pPr>
      <w:tabs>
        <w:tab w:val="center" w:pos="4680"/>
        <w:tab w:val="right" w:pos="9360"/>
      </w:tabs>
    </w:pPr>
  </w:style>
  <w:style w:type="character" w:customStyle="1" w:styleId="HeaderChar">
    <w:name w:val="Header Char"/>
    <w:basedOn w:val="DefaultParagraphFont"/>
    <w:link w:val="Header"/>
    <w:uiPriority w:val="99"/>
    <w:rsid w:val="00887C33"/>
    <w:rPr>
      <w:lang w:val="fr-CA"/>
    </w:rPr>
  </w:style>
  <w:style w:type="paragraph" w:styleId="Footer">
    <w:name w:val="footer"/>
    <w:basedOn w:val="Normal"/>
    <w:link w:val="FooterChar"/>
    <w:uiPriority w:val="99"/>
    <w:unhideWhenUsed/>
    <w:rsid w:val="00887C33"/>
    <w:pPr>
      <w:tabs>
        <w:tab w:val="center" w:pos="4680"/>
        <w:tab w:val="right" w:pos="9360"/>
      </w:tabs>
    </w:pPr>
  </w:style>
  <w:style w:type="character" w:customStyle="1" w:styleId="FooterChar">
    <w:name w:val="Footer Char"/>
    <w:basedOn w:val="DefaultParagraphFont"/>
    <w:link w:val="Footer"/>
    <w:uiPriority w:val="99"/>
    <w:rsid w:val="00887C33"/>
    <w:rPr>
      <w:lang w:val="fr-CA"/>
    </w:rPr>
  </w:style>
  <w:style w:type="character" w:styleId="PageNumber">
    <w:name w:val="page number"/>
    <w:basedOn w:val="DefaultParagraphFont"/>
    <w:uiPriority w:val="99"/>
    <w:semiHidden/>
    <w:unhideWhenUsed/>
    <w:rsid w:val="00887C33"/>
  </w:style>
  <w:style w:type="paragraph" w:styleId="TOCHeading">
    <w:name w:val="TOC Heading"/>
    <w:basedOn w:val="Heading1"/>
    <w:next w:val="Normal"/>
    <w:uiPriority w:val="39"/>
    <w:unhideWhenUsed/>
    <w:qFormat/>
    <w:rsid w:val="00887C33"/>
    <w:pPr>
      <w:spacing w:before="480" w:after="0" w:line="276" w:lineRule="auto"/>
      <w:outlineLvl w:val="9"/>
    </w:pPr>
    <w:rPr>
      <w:b/>
      <w:bCs/>
      <w:kern w:val="0"/>
      <w:sz w:val="28"/>
      <w:szCs w:val="28"/>
      <w:lang w:val="en-US"/>
      <w14:ligatures w14:val="none"/>
    </w:rPr>
  </w:style>
  <w:style w:type="character" w:styleId="PlaceholderText">
    <w:name w:val="Placeholder Text"/>
    <w:basedOn w:val="DefaultParagraphFont"/>
    <w:uiPriority w:val="99"/>
    <w:semiHidden/>
    <w:rsid w:val="00887C33"/>
    <w:rPr>
      <w:color w:val="666666"/>
    </w:rPr>
  </w:style>
  <w:style w:type="character" w:styleId="CommentReference">
    <w:name w:val="annotation reference"/>
    <w:basedOn w:val="DefaultParagraphFont"/>
    <w:uiPriority w:val="99"/>
    <w:semiHidden/>
    <w:unhideWhenUsed/>
    <w:rsid w:val="00887C33"/>
    <w:rPr>
      <w:sz w:val="16"/>
      <w:szCs w:val="16"/>
    </w:rPr>
  </w:style>
  <w:style w:type="paragraph" w:styleId="CommentText">
    <w:name w:val="annotation text"/>
    <w:basedOn w:val="Normal"/>
    <w:link w:val="CommentTextChar"/>
    <w:uiPriority w:val="99"/>
    <w:unhideWhenUsed/>
    <w:rsid w:val="00887C33"/>
    <w:rPr>
      <w:sz w:val="20"/>
      <w:szCs w:val="20"/>
    </w:rPr>
  </w:style>
  <w:style w:type="character" w:customStyle="1" w:styleId="CommentTextChar">
    <w:name w:val="Comment Text Char"/>
    <w:basedOn w:val="DefaultParagraphFont"/>
    <w:link w:val="CommentText"/>
    <w:uiPriority w:val="99"/>
    <w:rsid w:val="00887C33"/>
    <w:rPr>
      <w:sz w:val="20"/>
      <w:szCs w:val="20"/>
      <w:lang w:val="fr-CA"/>
    </w:rPr>
  </w:style>
  <w:style w:type="paragraph" w:styleId="CommentSubject">
    <w:name w:val="annotation subject"/>
    <w:basedOn w:val="CommentText"/>
    <w:next w:val="CommentText"/>
    <w:link w:val="CommentSubjectChar"/>
    <w:uiPriority w:val="99"/>
    <w:semiHidden/>
    <w:unhideWhenUsed/>
    <w:rsid w:val="00887C33"/>
    <w:rPr>
      <w:b/>
      <w:bCs/>
    </w:rPr>
  </w:style>
  <w:style w:type="character" w:customStyle="1" w:styleId="CommentSubjectChar">
    <w:name w:val="Comment Subject Char"/>
    <w:basedOn w:val="CommentTextChar"/>
    <w:link w:val="CommentSubject"/>
    <w:uiPriority w:val="99"/>
    <w:semiHidden/>
    <w:rsid w:val="00887C33"/>
    <w:rPr>
      <w:b/>
      <w:bCs/>
      <w:sz w:val="20"/>
      <w:szCs w:val="20"/>
      <w:lang w:val="fr-CA"/>
    </w:rPr>
  </w:style>
  <w:style w:type="table" w:styleId="TableGrid">
    <w:name w:val="Table Grid"/>
    <w:basedOn w:val="TableNormal"/>
    <w:uiPriority w:val="39"/>
    <w:rsid w:val="00887C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887C33"/>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s1">
    <w:name w:val="s1"/>
    <w:basedOn w:val="DefaultParagraphFont"/>
    <w:rsid w:val="00887C33"/>
  </w:style>
  <w:style w:type="paragraph" w:customStyle="1" w:styleId="p2">
    <w:name w:val="p2"/>
    <w:basedOn w:val="Normal"/>
    <w:rsid w:val="00887C33"/>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3">
    <w:name w:val="p3"/>
    <w:basedOn w:val="Normal"/>
    <w:rsid w:val="00887C33"/>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apple-tab-span">
    <w:name w:val="apple-tab-span"/>
    <w:basedOn w:val="DefaultParagraphFont"/>
    <w:rsid w:val="00887C33"/>
  </w:style>
  <w:style w:type="paragraph" w:styleId="Revision">
    <w:name w:val="Revision"/>
    <w:hidden/>
    <w:uiPriority w:val="99"/>
    <w:semiHidden/>
    <w:rsid w:val="00887C33"/>
    <w:rPr>
      <w:lang w:val="fr-CA"/>
    </w:rPr>
  </w:style>
  <w:style w:type="character" w:styleId="UnresolvedMention">
    <w:name w:val="Unresolved Mention"/>
    <w:basedOn w:val="DefaultParagraphFont"/>
    <w:uiPriority w:val="99"/>
    <w:semiHidden/>
    <w:unhideWhenUsed/>
    <w:rsid w:val="00887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32989</Words>
  <Characters>188040</Characters>
  <Application>Microsoft Office Word</Application>
  <DocSecurity>4</DocSecurity>
  <Lines>1567</Lines>
  <Paragraphs>441</Paragraphs>
  <ScaleCrop>false</ScaleCrop>
  <Company>Université de Montréal</Company>
  <LinksUpToDate>false</LinksUpToDate>
  <CharactersWithSpaces>220588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Guest User</cp:lastModifiedBy>
  <cp:revision>8</cp:revision>
  <dcterms:created xsi:type="dcterms:W3CDTF">2025-08-26T03:24:00Z</dcterms:created>
  <dcterms:modified xsi:type="dcterms:W3CDTF">2025-08-29T14:48:00Z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id="g0TdDctA"/&gt;&lt;style id="http://www.zotero.org/styles/apa" locale="en-CA"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