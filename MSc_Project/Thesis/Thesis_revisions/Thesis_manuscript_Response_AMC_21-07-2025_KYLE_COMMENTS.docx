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2A5601" w14:textId="35BC4BA7" w:rsidR="00C42FFC" w:rsidRPr="007039BB" w:rsidRDefault="00FE754C" w:rsidP="00FE754C">
      <w:pPr>
        <w:spacing w:line="276" w:lineRule="auto"/>
        <w:jc w:val="center"/>
        <w:rPr>
          <w:rFonts w:ascii="Times New Roman" w:hAnsi="Times New Roman" w:cs="Times New Roman"/>
          <w:b/>
          <w:bCs/>
          <w:sz w:val="32"/>
          <w:szCs w:val="32"/>
          <w:lang w:val="en-CA"/>
        </w:rPr>
      </w:pPr>
      <w:r w:rsidRPr="007039BB">
        <w:rPr>
          <w:rFonts w:ascii="Times New Roman" w:hAnsi="Times New Roman" w:cs="Times New Roman"/>
          <w:b/>
          <w:bCs/>
          <w:sz w:val="32"/>
          <w:szCs w:val="32"/>
          <w:lang w:val="en-CA"/>
        </w:rPr>
        <w:t xml:space="preserve">Winter survival and urban green space use of the </w:t>
      </w:r>
      <w:r w:rsidR="00363650">
        <w:rPr>
          <w:rFonts w:ascii="Times New Roman" w:hAnsi="Times New Roman" w:cs="Times New Roman"/>
          <w:b/>
          <w:bCs/>
          <w:sz w:val="32"/>
          <w:szCs w:val="32"/>
          <w:lang w:val="en-CA"/>
        </w:rPr>
        <w:t>northern cardinal</w:t>
      </w:r>
      <w:r w:rsidRPr="007039BB">
        <w:rPr>
          <w:rFonts w:ascii="Times New Roman" w:hAnsi="Times New Roman" w:cs="Times New Roman"/>
          <w:b/>
          <w:bCs/>
          <w:sz w:val="32"/>
          <w:szCs w:val="32"/>
          <w:lang w:val="en-CA"/>
        </w:rPr>
        <w:t xml:space="preserve"> (</w:t>
      </w:r>
      <w:r w:rsidRPr="007039BB">
        <w:rPr>
          <w:rFonts w:ascii="Times New Roman" w:hAnsi="Times New Roman" w:cs="Times New Roman"/>
          <w:b/>
          <w:bCs/>
          <w:i/>
          <w:iCs/>
          <w:sz w:val="32"/>
          <w:szCs w:val="32"/>
          <w:lang w:val="en-CA"/>
        </w:rPr>
        <w:t>Cardinalis cardinalis</w:t>
      </w:r>
      <w:r w:rsidRPr="007039BB">
        <w:rPr>
          <w:rFonts w:ascii="Times New Roman" w:hAnsi="Times New Roman" w:cs="Times New Roman"/>
          <w:b/>
          <w:bCs/>
          <w:sz w:val="32"/>
          <w:szCs w:val="32"/>
          <w:lang w:val="en-CA"/>
        </w:rPr>
        <w:t>)</w:t>
      </w:r>
    </w:p>
    <w:p w14:paraId="061136D6" w14:textId="77777777" w:rsidR="00FE754C" w:rsidRPr="007039BB" w:rsidRDefault="00FE754C" w:rsidP="00FE754C">
      <w:pPr>
        <w:spacing w:line="276" w:lineRule="auto"/>
        <w:jc w:val="center"/>
        <w:rPr>
          <w:rFonts w:ascii="Times New Roman" w:hAnsi="Times New Roman" w:cs="Times New Roman"/>
          <w:b/>
          <w:bCs/>
          <w:lang w:val="en-CA"/>
        </w:rPr>
      </w:pPr>
    </w:p>
    <w:p w14:paraId="60A21C67" w14:textId="77777777" w:rsidR="00FE754C" w:rsidRPr="007039BB" w:rsidRDefault="00FE754C" w:rsidP="00FE754C">
      <w:pPr>
        <w:spacing w:line="276" w:lineRule="auto"/>
        <w:jc w:val="center"/>
        <w:rPr>
          <w:rFonts w:ascii="Times New Roman" w:hAnsi="Times New Roman" w:cs="Times New Roman"/>
          <w:b/>
          <w:bCs/>
          <w:lang w:val="en-CA"/>
        </w:rPr>
      </w:pPr>
    </w:p>
    <w:p w14:paraId="1D96A391" w14:textId="77777777" w:rsidR="00FE754C" w:rsidRPr="007039BB" w:rsidRDefault="00FE754C" w:rsidP="00FE754C">
      <w:pPr>
        <w:spacing w:line="276" w:lineRule="auto"/>
        <w:jc w:val="center"/>
        <w:rPr>
          <w:rFonts w:ascii="Times New Roman" w:hAnsi="Times New Roman" w:cs="Times New Roman"/>
          <w:b/>
          <w:bCs/>
          <w:lang w:val="en-CA"/>
        </w:rPr>
      </w:pPr>
    </w:p>
    <w:p w14:paraId="24B8D5FC" w14:textId="77777777" w:rsidR="00FE754C" w:rsidRPr="007039BB" w:rsidRDefault="00FE754C" w:rsidP="00FE754C">
      <w:pPr>
        <w:spacing w:line="276" w:lineRule="auto"/>
        <w:jc w:val="center"/>
        <w:rPr>
          <w:rFonts w:ascii="Times New Roman" w:hAnsi="Times New Roman" w:cs="Times New Roman"/>
          <w:b/>
          <w:bCs/>
          <w:lang w:val="en-CA"/>
        </w:rPr>
      </w:pPr>
    </w:p>
    <w:p w14:paraId="31923727" w14:textId="77777777" w:rsidR="00FE754C" w:rsidRPr="007039BB" w:rsidRDefault="00FE754C" w:rsidP="00FE754C">
      <w:pPr>
        <w:spacing w:line="276" w:lineRule="auto"/>
        <w:jc w:val="center"/>
        <w:rPr>
          <w:rFonts w:ascii="Times New Roman" w:hAnsi="Times New Roman" w:cs="Times New Roman"/>
          <w:b/>
          <w:bCs/>
          <w:lang w:val="en-CA"/>
        </w:rPr>
      </w:pPr>
    </w:p>
    <w:p w14:paraId="76F945B0" w14:textId="77777777" w:rsidR="00FE754C" w:rsidRPr="007039BB" w:rsidRDefault="00FE754C" w:rsidP="00FE754C">
      <w:pPr>
        <w:spacing w:line="276" w:lineRule="auto"/>
        <w:jc w:val="center"/>
        <w:rPr>
          <w:rFonts w:ascii="Times New Roman" w:hAnsi="Times New Roman" w:cs="Times New Roman"/>
          <w:b/>
          <w:bCs/>
          <w:lang w:val="en-CA"/>
        </w:rPr>
      </w:pPr>
    </w:p>
    <w:p w14:paraId="3A76C436" w14:textId="0072D196" w:rsidR="00FE754C" w:rsidRPr="00B15A0D" w:rsidRDefault="00FE754C" w:rsidP="00FE754C">
      <w:pPr>
        <w:spacing w:line="276" w:lineRule="auto"/>
        <w:jc w:val="center"/>
        <w:rPr>
          <w:rFonts w:ascii="Times New Roman" w:hAnsi="Times New Roman" w:cs="Times New Roman"/>
        </w:rPr>
      </w:pPr>
      <w:r w:rsidRPr="00B15A0D">
        <w:rPr>
          <w:rFonts w:ascii="Times New Roman" w:hAnsi="Times New Roman" w:cs="Times New Roman"/>
          <w:b/>
          <w:bCs/>
        </w:rPr>
        <w:t>Anne-Marie Cousineau</w:t>
      </w:r>
    </w:p>
    <w:p w14:paraId="3A1250AF" w14:textId="77777777" w:rsidR="00FE754C" w:rsidRPr="00B15A0D" w:rsidRDefault="00FE754C" w:rsidP="00FE754C">
      <w:pPr>
        <w:spacing w:line="276" w:lineRule="auto"/>
        <w:jc w:val="center"/>
        <w:rPr>
          <w:rFonts w:ascii="Times New Roman" w:hAnsi="Times New Roman" w:cs="Times New Roman"/>
        </w:rPr>
      </w:pPr>
    </w:p>
    <w:p w14:paraId="100A4AC2" w14:textId="77777777" w:rsidR="00FE754C" w:rsidRPr="00B15A0D" w:rsidRDefault="00FE754C" w:rsidP="00FE754C">
      <w:pPr>
        <w:spacing w:line="276" w:lineRule="auto"/>
        <w:jc w:val="center"/>
        <w:rPr>
          <w:rFonts w:ascii="Times New Roman" w:hAnsi="Times New Roman" w:cs="Times New Roman"/>
        </w:rPr>
      </w:pPr>
    </w:p>
    <w:p w14:paraId="1271D767" w14:textId="77777777" w:rsidR="00FE754C" w:rsidRPr="00B15A0D" w:rsidRDefault="00FE754C" w:rsidP="00FE754C">
      <w:pPr>
        <w:spacing w:line="276" w:lineRule="auto"/>
        <w:jc w:val="center"/>
        <w:rPr>
          <w:rFonts w:ascii="Times New Roman" w:hAnsi="Times New Roman" w:cs="Times New Roman"/>
        </w:rPr>
      </w:pPr>
    </w:p>
    <w:p w14:paraId="13ACB38E" w14:textId="77777777" w:rsidR="00FE754C" w:rsidRPr="00B15A0D" w:rsidRDefault="00FE754C" w:rsidP="00FE754C">
      <w:pPr>
        <w:spacing w:line="276" w:lineRule="auto"/>
        <w:jc w:val="center"/>
        <w:rPr>
          <w:rFonts w:ascii="Times New Roman" w:hAnsi="Times New Roman" w:cs="Times New Roman"/>
        </w:rPr>
      </w:pPr>
    </w:p>
    <w:p w14:paraId="00383F32" w14:textId="77777777" w:rsidR="00FE754C" w:rsidRPr="00B15A0D" w:rsidRDefault="00FE754C" w:rsidP="00FE754C">
      <w:pPr>
        <w:spacing w:line="276" w:lineRule="auto"/>
        <w:jc w:val="center"/>
        <w:rPr>
          <w:rFonts w:ascii="Times New Roman" w:hAnsi="Times New Roman" w:cs="Times New Roman"/>
        </w:rPr>
      </w:pPr>
    </w:p>
    <w:p w14:paraId="2695906C" w14:textId="77777777" w:rsidR="00FE754C" w:rsidRPr="00B15A0D" w:rsidRDefault="00FE754C" w:rsidP="00FE754C">
      <w:pPr>
        <w:spacing w:line="276" w:lineRule="auto"/>
        <w:jc w:val="center"/>
        <w:rPr>
          <w:rFonts w:ascii="Times New Roman" w:hAnsi="Times New Roman" w:cs="Times New Roman"/>
        </w:rPr>
      </w:pPr>
    </w:p>
    <w:p w14:paraId="692E74ED" w14:textId="2D19AD2F" w:rsidR="00FE754C" w:rsidRPr="00B15A0D" w:rsidRDefault="00FE754C" w:rsidP="00FE754C">
      <w:pPr>
        <w:spacing w:line="276" w:lineRule="auto"/>
        <w:jc w:val="center"/>
        <w:rPr>
          <w:rFonts w:ascii="Times New Roman" w:hAnsi="Times New Roman" w:cs="Times New Roman"/>
        </w:rPr>
      </w:pPr>
      <w:r w:rsidRPr="00B15A0D">
        <w:rPr>
          <w:rFonts w:ascii="Times New Roman" w:hAnsi="Times New Roman" w:cs="Times New Roman"/>
        </w:rPr>
        <w:t>Natural Resource Sciences</w:t>
      </w:r>
    </w:p>
    <w:p w14:paraId="56432A42" w14:textId="3F5F485A"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Agricultural and Environmental Sciences</w:t>
      </w:r>
    </w:p>
    <w:p w14:paraId="30AFE573" w14:textId="68A116A6"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McGill University, Montréal</w:t>
      </w:r>
    </w:p>
    <w:p w14:paraId="116B5A7A" w14:textId="77777777" w:rsidR="00FE754C" w:rsidRPr="007039BB" w:rsidRDefault="00FE754C" w:rsidP="00FE754C">
      <w:pPr>
        <w:spacing w:line="276" w:lineRule="auto"/>
        <w:jc w:val="center"/>
        <w:rPr>
          <w:rFonts w:ascii="Times New Roman" w:hAnsi="Times New Roman" w:cs="Times New Roman"/>
          <w:lang w:val="en-CA"/>
        </w:rPr>
      </w:pPr>
    </w:p>
    <w:p w14:paraId="229B4618" w14:textId="77777777" w:rsidR="00FE754C" w:rsidRPr="007039BB" w:rsidRDefault="00FE754C" w:rsidP="00FE754C">
      <w:pPr>
        <w:spacing w:line="276" w:lineRule="auto"/>
        <w:jc w:val="center"/>
        <w:rPr>
          <w:rFonts w:ascii="Times New Roman" w:hAnsi="Times New Roman" w:cs="Times New Roman"/>
          <w:lang w:val="en-CA"/>
        </w:rPr>
      </w:pPr>
    </w:p>
    <w:p w14:paraId="680771FC" w14:textId="77777777" w:rsidR="00FE754C" w:rsidRPr="00E33171" w:rsidRDefault="00FE754C" w:rsidP="00FE754C">
      <w:pPr>
        <w:spacing w:line="276" w:lineRule="auto"/>
        <w:jc w:val="center"/>
        <w:rPr>
          <w:rFonts w:ascii="Times New Roman" w:hAnsi="Times New Roman" w:cs="Times New Roman"/>
          <w:lang w:val="en-CA"/>
        </w:rPr>
      </w:pPr>
    </w:p>
    <w:p w14:paraId="7C75D999" w14:textId="77777777" w:rsidR="00FE754C" w:rsidRPr="007039BB" w:rsidRDefault="00FE754C" w:rsidP="00FE754C">
      <w:pPr>
        <w:spacing w:line="276" w:lineRule="auto"/>
        <w:jc w:val="center"/>
        <w:rPr>
          <w:rFonts w:ascii="Times New Roman" w:hAnsi="Times New Roman" w:cs="Times New Roman"/>
          <w:lang w:val="en-CA"/>
        </w:rPr>
      </w:pPr>
    </w:p>
    <w:p w14:paraId="6B39CC23" w14:textId="77777777" w:rsidR="00FE754C" w:rsidRPr="007039BB" w:rsidRDefault="00FE754C" w:rsidP="00FE754C">
      <w:pPr>
        <w:spacing w:line="276" w:lineRule="auto"/>
        <w:jc w:val="center"/>
        <w:rPr>
          <w:rFonts w:ascii="Times New Roman" w:hAnsi="Times New Roman" w:cs="Times New Roman"/>
          <w:lang w:val="en-CA"/>
        </w:rPr>
      </w:pPr>
    </w:p>
    <w:p w14:paraId="363E1854" w14:textId="0BF948B8"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August 2025</w:t>
      </w:r>
    </w:p>
    <w:p w14:paraId="1A7EE2CB" w14:textId="77777777" w:rsidR="00FE754C" w:rsidRPr="007039BB" w:rsidRDefault="00FE754C" w:rsidP="00FE754C">
      <w:pPr>
        <w:spacing w:line="276" w:lineRule="auto"/>
        <w:jc w:val="center"/>
        <w:rPr>
          <w:rFonts w:ascii="Times New Roman" w:hAnsi="Times New Roman" w:cs="Times New Roman"/>
          <w:lang w:val="en-CA"/>
        </w:rPr>
      </w:pPr>
    </w:p>
    <w:p w14:paraId="7B067807" w14:textId="77777777" w:rsidR="00FE754C" w:rsidRPr="007039BB" w:rsidRDefault="00FE754C" w:rsidP="00FE754C">
      <w:pPr>
        <w:spacing w:line="276" w:lineRule="auto"/>
        <w:jc w:val="center"/>
        <w:rPr>
          <w:rFonts w:ascii="Times New Roman" w:hAnsi="Times New Roman" w:cs="Times New Roman"/>
          <w:lang w:val="en-CA"/>
        </w:rPr>
      </w:pPr>
    </w:p>
    <w:p w14:paraId="6B564987" w14:textId="77777777" w:rsidR="00FE754C" w:rsidRPr="007039BB" w:rsidRDefault="00FE754C" w:rsidP="00FE754C">
      <w:pPr>
        <w:spacing w:line="276" w:lineRule="auto"/>
        <w:jc w:val="center"/>
        <w:rPr>
          <w:rFonts w:ascii="Times New Roman" w:hAnsi="Times New Roman" w:cs="Times New Roman"/>
          <w:lang w:val="en-CA"/>
        </w:rPr>
      </w:pPr>
    </w:p>
    <w:p w14:paraId="55896E54" w14:textId="77777777" w:rsidR="00FE754C" w:rsidRPr="007039BB" w:rsidRDefault="00FE754C" w:rsidP="00FE754C">
      <w:pPr>
        <w:spacing w:line="276" w:lineRule="auto"/>
        <w:jc w:val="center"/>
        <w:rPr>
          <w:rFonts w:ascii="Times New Roman" w:hAnsi="Times New Roman" w:cs="Times New Roman"/>
          <w:lang w:val="en-CA"/>
        </w:rPr>
      </w:pPr>
    </w:p>
    <w:p w14:paraId="69B9B260" w14:textId="6A7FC96B" w:rsidR="00FE754C" w:rsidRPr="007039BB" w:rsidRDefault="00FE754C" w:rsidP="00FE754C">
      <w:pPr>
        <w:spacing w:line="276" w:lineRule="auto"/>
        <w:jc w:val="center"/>
        <w:rPr>
          <w:rFonts w:ascii="Times New Roman" w:hAnsi="Times New Roman" w:cs="Times New Roman"/>
          <w:lang w:val="en-CA"/>
        </w:rPr>
      </w:pPr>
      <w:r w:rsidRPr="007039BB">
        <w:rPr>
          <w:rFonts w:ascii="Times New Roman" w:hAnsi="Times New Roman" w:cs="Times New Roman"/>
          <w:lang w:val="en-CA"/>
        </w:rPr>
        <w:t>A thesis submitted to McGill University in partial fulfillment of the requirements of the degree of Master of Science in Renewable Resources</w:t>
      </w:r>
    </w:p>
    <w:p w14:paraId="2F7B0E49" w14:textId="77777777" w:rsidR="00FE754C" w:rsidRPr="007039BB" w:rsidRDefault="00FE754C" w:rsidP="00FE754C">
      <w:pPr>
        <w:spacing w:line="276" w:lineRule="auto"/>
        <w:jc w:val="center"/>
        <w:rPr>
          <w:rFonts w:ascii="Times New Roman" w:hAnsi="Times New Roman" w:cs="Times New Roman"/>
          <w:lang w:val="en-CA"/>
        </w:rPr>
      </w:pPr>
    </w:p>
    <w:p w14:paraId="0A17247B" w14:textId="77777777" w:rsidR="00FE754C" w:rsidRPr="007039BB" w:rsidRDefault="00FE754C" w:rsidP="00FE754C">
      <w:pPr>
        <w:spacing w:line="276" w:lineRule="auto"/>
        <w:jc w:val="center"/>
        <w:rPr>
          <w:rFonts w:ascii="Times New Roman" w:hAnsi="Times New Roman" w:cs="Times New Roman"/>
          <w:lang w:val="en-CA"/>
        </w:rPr>
      </w:pPr>
    </w:p>
    <w:p w14:paraId="74443C82" w14:textId="77777777" w:rsidR="00FE754C" w:rsidRPr="007039BB" w:rsidRDefault="00FE754C" w:rsidP="00FE754C">
      <w:pPr>
        <w:spacing w:line="276" w:lineRule="auto"/>
        <w:jc w:val="center"/>
        <w:rPr>
          <w:rFonts w:ascii="Times New Roman" w:hAnsi="Times New Roman" w:cs="Times New Roman"/>
          <w:lang w:val="en-CA"/>
        </w:rPr>
      </w:pPr>
    </w:p>
    <w:p w14:paraId="36169831" w14:textId="77777777" w:rsidR="00FE754C" w:rsidRPr="007039BB" w:rsidRDefault="00FE754C" w:rsidP="00FE754C">
      <w:pPr>
        <w:spacing w:line="276" w:lineRule="auto"/>
        <w:jc w:val="center"/>
        <w:rPr>
          <w:rFonts w:ascii="Times New Roman" w:hAnsi="Times New Roman" w:cs="Times New Roman"/>
          <w:lang w:val="en-CA"/>
        </w:rPr>
      </w:pPr>
    </w:p>
    <w:p w14:paraId="7D3B1B51" w14:textId="77777777" w:rsidR="00FE754C" w:rsidRPr="007039BB" w:rsidRDefault="00FE754C" w:rsidP="00FE754C">
      <w:pPr>
        <w:spacing w:line="276" w:lineRule="auto"/>
        <w:jc w:val="center"/>
        <w:rPr>
          <w:rFonts w:ascii="Times New Roman" w:hAnsi="Times New Roman" w:cs="Times New Roman"/>
          <w:lang w:val="en-CA"/>
        </w:rPr>
      </w:pPr>
    </w:p>
    <w:p w14:paraId="4AC7111D" w14:textId="77777777" w:rsidR="00FE754C" w:rsidRPr="007039BB" w:rsidRDefault="00FE754C" w:rsidP="00FE754C">
      <w:pPr>
        <w:spacing w:line="276" w:lineRule="auto"/>
        <w:jc w:val="center"/>
        <w:rPr>
          <w:rFonts w:ascii="Times New Roman" w:hAnsi="Times New Roman" w:cs="Times New Roman"/>
          <w:lang w:val="en-CA"/>
        </w:rPr>
      </w:pPr>
    </w:p>
    <w:p w14:paraId="5A3B1C12" w14:textId="77777777" w:rsidR="00FE754C" w:rsidRPr="007039BB" w:rsidRDefault="00FE754C" w:rsidP="00FE754C">
      <w:pPr>
        <w:spacing w:line="276" w:lineRule="auto"/>
        <w:jc w:val="center"/>
        <w:rPr>
          <w:rFonts w:ascii="Times New Roman" w:hAnsi="Times New Roman" w:cs="Times New Roman"/>
          <w:lang w:val="en-CA"/>
        </w:rPr>
      </w:pPr>
    </w:p>
    <w:p w14:paraId="24CB9B28" w14:textId="2B1DFBC7" w:rsidR="00FE754C" w:rsidRPr="007039BB" w:rsidRDefault="00FE754C" w:rsidP="00FE754C">
      <w:pPr>
        <w:spacing w:line="276" w:lineRule="auto"/>
        <w:jc w:val="center"/>
        <w:rPr>
          <w:rFonts w:ascii="Times New Roman" w:hAnsi="Times New Roman" w:cs="Times New Roman"/>
        </w:rPr>
      </w:pPr>
      <w:r w:rsidRPr="007039BB">
        <w:rPr>
          <w:rFonts w:ascii="Times New Roman" w:hAnsi="Times New Roman" w:cs="Times New Roman"/>
          <w:lang w:val="en-CA"/>
        </w:rPr>
        <w:sym w:font="Symbol" w:char="F0D3"/>
      </w:r>
      <w:r w:rsidRPr="007039BB">
        <w:rPr>
          <w:rFonts w:ascii="Times New Roman" w:hAnsi="Times New Roman" w:cs="Times New Roman"/>
        </w:rPr>
        <w:t xml:space="preserve"> Anne-Marie Cousineau, </w:t>
      </w:r>
      <w:proofErr w:type="spellStart"/>
      <w:r w:rsidRPr="007039BB">
        <w:rPr>
          <w:rFonts w:ascii="Times New Roman" w:hAnsi="Times New Roman" w:cs="Times New Roman"/>
        </w:rPr>
        <w:t>Montreal</w:t>
      </w:r>
      <w:proofErr w:type="spellEnd"/>
      <w:r w:rsidRPr="007039BB">
        <w:rPr>
          <w:rFonts w:ascii="Times New Roman" w:hAnsi="Times New Roman" w:cs="Times New Roman"/>
        </w:rPr>
        <w:t>, Canada, 2025</w:t>
      </w:r>
    </w:p>
    <w:p w14:paraId="0C5EADCB" w14:textId="77777777" w:rsidR="00FE754C" w:rsidRPr="007039BB" w:rsidRDefault="00FE754C" w:rsidP="00FE754C">
      <w:pPr>
        <w:spacing w:line="276" w:lineRule="auto"/>
        <w:jc w:val="center"/>
        <w:rPr>
          <w:rFonts w:ascii="Times New Roman" w:hAnsi="Times New Roman" w:cs="Times New Roman"/>
        </w:rPr>
      </w:pPr>
    </w:p>
    <w:p w14:paraId="0E5A408A" w14:textId="77777777" w:rsidR="00FE754C" w:rsidRPr="007039BB" w:rsidRDefault="00FE754C" w:rsidP="00FE754C">
      <w:pPr>
        <w:spacing w:line="276" w:lineRule="auto"/>
        <w:jc w:val="center"/>
        <w:rPr>
          <w:rFonts w:ascii="Times New Roman" w:hAnsi="Times New Roman" w:cs="Times New Roman"/>
        </w:rPr>
      </w:pPr>
    </w:p>
    <w:sdt>
      <w:sdtPr>
        <w:rPr>
          <w:rFonts w:asciiTheme="minorHAnsi" w:eastAsiaTheme="minorHAnsi" w:hAnsiTheme="minorHAnsi" w:cstheme="minorBidi"/>
          <w:b w:val="0"/>
          <w:bCs w:val="0"/>
          <w:color w:val="auto"/>
          <w:kern w:val="2"/>
          <w:sz w:val="24"/>
          <w:szCs w:val="24"/>
          <w:lang w:val="fr-CA"/>
          <w14:ligatures w14:val="standardContextual"/>
        </w:rPr>
        <w:id w:val="1029066206"/>
        <w:docPartObj>
          <w:docPartGallery w:val="Table of Contents"/>
          <w:docPartUnique/>
        </w:docPartObj>
      </w:sdtPr>
      <w:sdtEndPr>
        <w:rPr>
          <w:noProof/>
        </w:rPr>
      </w:sdtEndPr>
      <w:sdtContent>
        <w:p w14:paraId="7818EA82" w14:textId="60510149" w:rsidR="00CE1C59" w:rsidRPr="00CE1C59" w:rsidRDefault="00CE1C59">
          <w:pPr>
            <w:pStyle w:val="TOCHeading"/>
            <w:rPr>
              <w:rFonts w:ascii="Times New Roman" w:hAnsi="Times New Roman" w:cs="Times New Roman"/>
              <w:color w:val="000000" w:themeColor="text1"/>
              <w:sz w:val="40"/>
              <w:szCs w:val="40"/>
            </w:rPr>
          </w:pPr>
          <w:r w:rsidRPr="00CE1C59">
            <w:rPr>
              <w:rFonts w:ascii="Times New Roman" w:hAnsi="Times New Roman" w:cs="Times New Roman"/>
              <w:color w:val="000000" w:themeColor="text1"/>
              <w:sz w:val="40"/>
              <w:szCs w:val="40"/>
            </w:rPr>
            <w:t>Table of Contents</w:t>
          </w:r>
        </w:p>
        <w:p w14:paraId="44E844CA" w14:textId="56343F9A" w:rsidR="00181087" w:rsidRDefault="00CE1C59">
          <w:pPr>
            <w:pStyle w:val="TOC1"/>
            <w:tabs>
              <w:tab w:val="right" w:leader="dot" w:pos="9350"/>
            </w:tabs>
            <w:rPr>
              <w:rFonts w:asciiTheme="minorHAnsi" w:eastAsiaTheme="minorEastAsia" w:hAnsiTheme="minorHAnsi"/>
              <w:b w:val="0"/>
              <w:bCs w:val="0"/>
              <w:caps w:val="0"/>
              <w:noProof/>
              <w:lang w:val="en-CA"/>
            </w:rPr>
          </w:pPr>
          <w:r>
            <w:rPr>
              <w:caps w:val="0"/>
              <w:sz w:val="20"/>
              <w:szCs w:val="20"/>
            </w:rPr>
            <w:fldChar w:fldCharType="begin"/>
          </w:r>
          <w:r>
            <w:rPr>
              <w:caps w:val="0"/>
              <w:sz w:val="20"/>
              <w:szCs w:val="20"/>
            </w:rPr>
            <w:instrText xml:space="preserve"> TOC \o "1-4" \h \z \u </w:instrText>
          </w:r>
          <w:r>
            <w:rPr>
              <w:caps w:val="0"/>
              <w:sz w:val="20"/>
              <w:szCs w:val="20"/>
            </w:rPr>
            <w:fldChar w:fldCharType="separate"/>
          </w:r>
          <w:hyperlink w:anchor="_Toc203574353" w:history="1">
            <w:r w:rsidR="00181087" w:rsidRPr="00044C7B">
              <w:rPr>
                <w:rStyle w:val="Hyperlink"/>
                <w:rFonts w:ascii="Times New Roman" w:hAnsi="Times New Roman" w:cs="Times New Roman"/>
                <w:noProof/>
                <w:lang w:val="en-CA"/>
              </w:rPr>
              <w:t>Preface</w:t>
            </w:r>
            <w:r w:rsidR="00181087">
              <w:rPr>
                <w:noProof/>
                <w:webHidden/>
              </w:rPr>
              <w:tab/>
            </w:r>
            <w:r w:rsidR="00181087">
              <w:rPr>
                <w:noProof/>
                <w:webHidden/>
              </w:rPr>
              <w:fldChar w:fldCharType="begin"/>
            </w:r>
            <w:r w:rsidR="00181087">
              <w:rPr>
                <w:noProof/>
                <w:webHidden/>
              </w:rPr>
              <w:instrText xml:space="preserve"> PAGEREF _Toc203574353 \h </w:instrText>
            </w:r>
            <w:r w:rsidR="00181087">
              <w:rPr>
                <w:noProof/>
                <w:webHidden/>
              </w:rPr>
            </w:r>
            <w:r w:rsidR="00181087">
              <w:rPr>
                <w:noProof/>
                <w:webHidden/>
              </w:rPr>
              <w:fldChar w:fldCharType="separate"/>
            </w:r>
            <w:r w:rsidR="00181087">
              <w:rPr>
                <w:noProof/>
                <w:webHidden/>
              </w:rPr>
              <w:t>4</w:t>
            </w:r>
            <w:r w:rsidR="00181087">
              <w:rPr>
                <w:noProof/>
                <w:webHidden/>
              </w:rPr>
              <w:fldChar w:fldCharType="end"/>
            </w:r>
          </w:hyperlink>
        </w:p>
        <w:p w14:paraId="1DA3D925" w14:textId="0DE60C98" w:rsidR="00181087" w:rsidRDefault="00181087">
          <w:pPr>
            <w:pStyle w:val="TOC1"/>
            <w:tabs>
              <w:tab w:val="right" w:leader="dot" w:pos="9350"/>
            </w:tabs>
            <w:rPr>
              <w:rFonts w:asciiTheme="minorHAnsi" w:eastAsiaTheme="minorEastAsia" w:hAnsiTheme="minorHAnsi"/>
              <w:b w:val="0"/>
              <w:bCs w:val="0"/>
              <w:caps w:val="0"/>
              <w:noProof/>
              <w:lang w:val="en-CA"/>
            </w:rPr>
          </w:pPr>
          <w:hyperlink w:anchor="_Toc203574354" w:history="1">
            <w:r w:rsidRPr="00044C7B">
              <w:rPr>
                <w:rStyle w:val="Hyperlink"/>
                <w:rFonts w:ascii="Times New Roman" w:hAnsi="Times New Roman" w:cs="Times New Roman"/>
                <w:i/>
                <w:iCs/>
                <w:noProof/>
                <w:lang w:val="en-CA"/>
              </w:rPr>
              <w:t>Contribution of coauthors</w:t>
            </w:r>
            <w:r>
              <w:rPr>
                <w:noProof/>
                <w:webHidden/>
              </w:rPr>
              <w:tab/>
            </w:r>
            <w:r>
              <w:rPr>
                <w:noProof/>
                <w:webHidden/>
              </w:rPr>
              <w:fldChar w:fldCharType="begin"/>
            </w:r>
            <w:r>
              <w:rPr>
                <w:noProof/>
                <w:webHidden/>
              </w:rPr>
              <w:instrText xml:space="preserve"> PAGEREF _Toc203574354 \h </w:instrText>
            </w:r>
            <w:r>
              <w:rPr>
                <w:noProof/>
                <w:webHidden/>
              </w:rPr>
            </w:r>
            <w:r>
              <w:rPr>
                <w:noProof/>
                <w:webHidden/>
              </w:rPr>
              <w:fldChar w:fldCharType="separate"/>
            </w:r>
            <w:r>
              <w:rPr>
                <w:noProof/>
                <w:webHidden/>
              </w:rPr>
              <w:t>5</w:t>
            </w:r>
            <w:r>
              <w:rPr>
                <w:noProof/>
                <w:webHidden/>
              </w:rPr>
              <w:fldChar w:fldCharType="end"/>
            </w:r>
          </w:hyperlink>
        </w:p>
        <w:p w14:paraId="31CE192A" w14:textId="6EE484DE" w:rsidR="00181087" w:rsidRDefault="00181087">
          <w:pPr>
            <w:pStyle w:val="TOC1"/>
            <w:tabs>
              <w:tab w:val="right" w:leader="dot" w:pos="9350"/>
            </w:tabs>
            <w:rPr>
              <w:rFonts w:asciiTheme="minorHAnsi" w:eastAsiaTheme="minorEastAsia" w:hAnsiTheme="minorHAnsi"/>
              <w:b w:val="0"/>
              <w:bCs w:val="0"/>
              <w:caps w:val="0"/>
              <w:noProof/>
              <w:lang w:val="en-CA"/>
            </w:rPr>
          </w:pPr>
          <w:hyperlink w:anchor="_Toc203574355" w:history="1">
            <w:r w:rsidRPr="00044C7B">
              <w:rPr>
                <w:rStyle w:val="Hyperlink"/>
                <w:rFonts w:ascii="Times New Roman" w:hAnsi="Times New Roman" w:cs="Times New Roman"/>
                <w:noProof/>
                <w:lang w:val="en-CA"/>
              </w:rPr>
              <w:t>Acknowledgements</w:t>
            </w:r>
            <w:r>
              <w:rPr>
                <w:noProof/>
                <w:webHidden/>
              </w:rPr>
              <w:tab/>
            </w:r>
            <w:r>
              <w:rPr>
                <w:noProof/>
                <w:webHidden/>
              </w:rPr>
              <w:fldChar w:fldCharType="begin"/>
            </w:r>
            <w:r>
              <w:rPr>
                <w:noProof/>
                <w:webHidden/>
              </w:rPr>
              <w:instrText xml:space="preserve"> PAGEREF _Toc203574355 \h </w:instrText>
            </w:r>
            <w:r>
              <w:rPr>
                <w:noProof/>
                <w:webHidden/>
              </w:rPr>
            </w:r>
            <w:r>
              <w:rPr>
                <w:noProof/>
                <w:webHidden/>
              </w:rPr>
              <w:fldChar w:fldCharType="separate"/>
            </w:r>
            <w:r>
              <w:rPr>
                <w:noProof/>
                <w:webHidden/>
              </w:rPr>
              <w:t>6</w:t>
            </w:r>
            <w:r>
              <w:rPr>
                <w:noProof/>
                <w:webHidden/>
              </w:rPr>
              <w:fldChar w:fldCharType="end"/>
            </w:r>
          </w:hyperlink>
        </w:p>
        <w:p w14:paraId="4AA826FD" w14:textId="1C66CFC6" w:rsidR="00181087" w:rsidRDefault="00181087">
          <w:pPr>
            <w:pStyle w:val="TOC1"/>
            <w:tabs>
              <w:tab w:val="right" w:leader="dot" w:pos="9350"/>
            </w:tabs>
            <w:rPr>
              <w:rFonts w:asciiTheme="minorHAnsi" w:eastAsiaTheme="minorEastAsia" w:hAnsiTheme="minorHAnsi"/>
              <w:b w:val="0"/>
              <w:bCs w:val="0"/>
              <w:caps w:val="0"/>
              <w:noProof/>
              <w:lang w:val="en-CA"/>
            </w:rPr>
          </w:pPr>
          <w:hyperlink w:anchor="_Toc203574356" w:history="1">
            <w:r w:rsidRPr="00044C7B">
              <w:rPr>
                <w:rStyle w:val="Hyperlink"/>
                <w:rFonts w:ascii="Times New Roman" w:hAnsi="Times New Roman" w:cs="Times New Roman"/>
                <w:noProof/>
                <w:lang w:val="en-CA"/>
              </w:rPr>
              <w:t>Abstract</w:t>
            </w:r>
            <w:r>
              <w:rPr>
                <w:noProof/>
                <w:webHidden/>
              </w:rPr>
              <w:tab/>
            </w:r>
            <w:r>
              <w:rPr>
                <w:noProof/>
                <w:webHidden/>
              </w:rPr>
              <w:fldChar w:fldCharType="begin"/>
            </w:r>
            <w:r>
              <w:rPr>
                <w:noProof/>
                <w:webHidden/>
              </w:rPr>
              <w:instrText xml:space="preserve"> PAGEREF _Toc203574356 \h </w:instrText>
            </w:r>
            <w:r>
              <w:rPr>
                <w:noProof/>
                <w:webHidden/>
              </w:rPr>
            </w:r>
            <w:r>
              <w:rPr>
                <w:noProof/>
                <w:webHidden/>
              </w:rPr>
              <w:fldChar w:fldCharType="separate"/>
            </w:r>
            <w:r>
              <w:rPr>
                <w:noProof/>
                <w:webHidden/>
              </w:rPr>
              <w:t>7</w:t>
            </w:r>
            <w:r>
              <w:rPr>
                <w:noProof/>
                <w:webHidden/>
              </w:rPr>
              <w:fldChar w:fldCharType="end"/>
            </w:r>
          </w:hyperlink>
        </w:p>
        <w:p w14:paraId="2FECA3BC" w14:textId="676B99DB" w:rsidR="00181087" w:rsidRDefault="00181087">
          <w:pPr>
            <w:pStyle w:val="TOC1"/>
            <w:tabs>
              <w:tab w:val="right" w:leader="dot" w:pos="9350"/>
            </w:tabs>
            <w:rPr>
              <w:rFonts w:asciiTheme="minorHAnsi" w:eastAsiaTheme="minorEastAsia" w:hAnsiTheme="minorHAnsi"/>
              <w:b w:val="0"/>
              <w:bCs w:val="0"/>
              <w:caps w:val="0"/>
              <w:noProof/>
              <w:lang w:val="en-CA"/>
            </w:rPr>
          </w:pPr>
          <w:hyperlink w:anchor="_Toc203574357" w:history="1">
            <w:r w:rsidRPr="00044C7B">
              <w:rPr>
                <w:rStyle w:val="Hyperlink"/>
                <w:rFonts w:ascii="Times New Roman" w:hAnsi="Times New Roman" w:cs="Times New Roman"/>
                <w:noProof/>
              </w:rPr>
              <w:t>Résumé</w:t>
            </w:r>
            <w:r>
              <w:rPr>
                <w:noProof/>
                <w:webHidden/>
              </w:rPr>
              <w:tab/>
            </w:r>
            <w:r>
              <w:rPr>
                <w:noProof/>
                <w:webHidden/>
              </w:rPr>
              <w:fldChar w:fldCharType="begin"/>
            </w:r>
            <w:r>
              <w:rPr>
                <w:noProof/>
                <w:webHidden/>
              </w:rPr>
              <w:instrText xml:space="preserve"> PAGEREF _Toc203574357 \h </w:instrText>
            </w:r>
            <w:r>
              <w:rPr>
                <w:noProof/>
                <w:webHidden/>
              </w:rPr>
            </w:r>
            <w:r>
              <w:rPr>
                <w:noProof/>
                <w:webHidden/>
              </w:rPr>
              <w:fldChar w:fldCharType="separate"/>
            </w:r>
            <w:r>
              <w:rPr>
                <w:noProof/>
                <w:webHidden/>
              </w:rPr>
              <w:t>9</w:t>
            </w:r>
            <w:r>
              <w:rPr>
                <w:noProof/>
                <w:webHidden/>
              </w:rPr>
              <w:fldChar w:fldCharType="end"/>
            </w:r>
          </w:hyperlink>
        </w:p>
        <w:p w14:paraId="24522563" w14:textId="1219FA74" w:rsidR="00181087" w:rsidRDefault="00181087">
          <w:pPr>
            <w:pStyle w:val="TOC1"/>
            <w:tabs>
              <w:tab w:val="right" w:leader="dot" w:pos="9350"/>
            </w:tabs>
            <w:rPr>
              <w:rFonts w:asciiTheme="minorHAnsi" w:eastAsiaTheme="minorEastAsia" w:hAnsiTheme="minorHAnsi"/>
              <w:b w:val="0"/>
              <w:bCs w:val="0"/>
              <w:caps w:val="0"/>
              <w:noProof/>
              <w:lang w:val="en-CA"/>
            </w:rPr>
          </w:pPr>
          <w:hyperlink w:anchor="_Toc203574358" w:history="1">
            <w:r w:rsidRPr="00044C7B">
              <w:rPr>
                <w:rStyle w:val="Hyperlink"/>
                <w:rFonts w:ascii="Times New Roman" w:hAnsi="Times New Roman" w:cs="Times New Roman"/>
                <w:noProof/>
                <w:lang w:val="en-CA"/>
              </w:rPr>
              <w:t>Introduction</w:t>
            </w:r>
            <w:r>
              <w:rPr>
                <w:noProof/>
                <w:webHidden/>
              </w:rPr>
              <w:tab/>
            </w:r>
            <w:r>
              <w:rPr>
                <w:noProof/>
                <w:webHidden/>
              </w:rPr>
              <w:fldChar w:fldCharType="begin"/>
            </w:r>
            <w:r>
              <w:rPr>
                <w:noProof/>
                <w:webHidden/>
              </w:rPr>
              <w:instrText xml:space="preserve"> PAGEREF _Toc203574358 \h </w:instrText>
            </w:r>
            <w:r>
              <w:rPr>
                <w:noProof/>
                <w:webHidden/>
              </w:rPr>
            </w:r>
            <w:r>
              <w:rPr>
                <w:noProof/>
                <w:webHidden/>
              </w:rPr>
              <w:fldChar w:fldCharType="separate"/>
            </w:r>
            <w:r>
              <w:rPr>
                <w:noProof/>
                <w:webHidden/>
              </w:rPr>
              <w:t>11</w:t>
            </w:r>
            <w:r>
              <w:rPr>
                <w:noProof/>
                <w:webHidden/>
              </w:rPr>
              <w:fldChar w:fldCharType="end"/>
            </w:r>
          </w:hyperlink>
        </w:p>
        <w:p w14:paraId="7E710261" w14:textId="5999E25E" w:rsidR="00181087" w:rsidRDefault="00181087">
          <w:pPr>
            <w:pStyle w:val="TOC1"/>
            <w:tabs>
              <w:tab w:val="right" w:leader="dot" w:pos="9350"/>
            </w:tabs>
            <w:rPr>
              <w:rFonts w:asciiTheme="minorHAnsi" w:eastAsiaTheme="minorEastAsia" w:hAnsiTheme="minorHAnsi"/>
              <w:b w:val="0"/>
              <w:bCs w:val="0"/>
              <w:caps w:val="0"/>
              <w:noProof/>
              <w:lang w:val="en-CA"/>
            </w:rPr>
          </w:pPr>
          <w:hyperlink w:anchor="_Toc203574359" w:history="1">
            <w:r w:rsidRPr="00044C7B">
              <w:rPr>
                <w:rStyle w:val="Hyperlink"/>
                <w:rFonts w:ascii="Times New Roman" w:hAnsi="Times New Roman" w:cs="Times New Roman"/>
                <w:noProof/>
                <w:lang w:val="en-CA"/>
              </w:rPr>
              <w:t>Literature review</w:t>
            </w:r>
            <w:r>
              <w:rPr>
                <w:noProof/>
                <w:webHidden/>
              </w:rPr>
              <w:tab/>
            </w:r>
            <w:r>
              <w:rPr>
                <w:noProof/>
                <w:webHidden/>
              </w:rPr>
              <w:fldChar w:fldCharType="begin"/>
            </w:r>
            <w:r>
              <w:rPr>
                <w:noProof/>
                <w:webHidden/>
              </w:rPr>
              <w:instrText xml:space="preserve"> PAGEREF _Toc203574359 \h </w:instrText>
            </w:r>
            <w:r>
              <w:rPr>
                <w:noProof/>
                <w:webHidden/>
              </w:rPr>
            </w:r>
            <w:r>
              <w:rPr>
                <w:noProof/>
                <w:webHidden/>
              </w:rPr>
              <w:fldChar w:fldCharType="separate"/>
            </w:r>
            <w:r>
              <w:rPr>
                <w:noProof/>
                <w:webHidden/>
              </w:rPr>
              <w:t>12</w:t>
            </w:r>
            <w:r>
              <w:rPr>
                <w:noProof/>
                <w:webHidden/>
              </w:rPr>
              <w:fldChar w:fldCharType="end"/>
            </w:r>
          </w:hyperlink>
        </w:p>
        <w:p w14:paraId="50754503" w14:textId="07305FF0" w:rsidR="00181087" w:rsidRDefault="00181087">
          <w:pPr>
            <w:pStyle w:val="TOC3"/>
            <w:tabs>
              <w:tab w:val="right" w:leader="dot" w:pos="9350"/>
            </w:tabs>
            <w:rPr>
              <w:rFonts w:eastAsiaTheme="minorEastAsia"/>
              <w:noProof/>
              <w:sz w:val="24"/>
              <w:szCs w:val="24"/>
              <w:lang w:val="en-CA"/>
            </w:rPr>
          </w:pPr>
          <w:hyperlink w:anchor="_Toc203574360" w:history="1">
            <w:r w:rsidRPr="00044C7B">
              <w:rPr>
                <w:rStyle w:val="Hyperlink"/>
                <w:rFonts w:ascii="Times New Roman" w:eastAsia="Times New Roman" w:hAnsi="Times New Roman" w:cs="Times New Roman"/>
                <w:b/>
                <w:bCs/>
                <w:noProof/>
                <w:lang w:val="en-CA"/>
              </w:rPr>
              <w:t>Urbanization and its effects on birds</w:t>
            </w:r>
            <w:r>
              <w:rPr>
                <w:noProof/>
                <w:webHidden/>
              </w:rPr>
              <w:tab/>
            </w:r>
            <w:r>
              <w:rPr>
                <w:noProof/>
                <w:webHidden/>
              </w:rPr>
              <w:fldChar w:fldCharType="begin"/>
            </w:r>
            <w:r>
              <w:rPr>
                <w:noProof/>
                <w:webHidden/>
              </w:rPr>
              <w:instrText xml:space="preserve"> PAGEREF _Toc203574360 \h </w:instrText>
            </w:r>
            <w:r>
              <w:rPr>
                <w:noProof/>
                <w:webHidden/>
              </w:rPr>
            </w:r>
            <w:r>
              <w:rPr>
                <w:noProof/>
                <w:webHidden/>
              </w:rPr>
              <w:fldChar w:fldCharType="separate"/>
            </w:r>
            <w:r>
              <w:rPr>
                <w:noProof/>
                <w:webHidden/>
              </w:rPr>
              <w:t>12</w:t>
            </w:r>
            <w:r>
              <w:rPr>
                <w:noProof/>
                <w:webHidden/>
              </w:rPr>
              <w:fldChar w:fldCharType="end"/>
            </w:r>
          </w:hyperlink>
        </w:p>
        <w:p w14:paraId="3DE57502" w14:textId="73C8866C" w:rsidR="00181087" w:rsidRDefault="00181087">
          <w:pPr>
            <w:pStyle w:val="TOC3"/>
            <w:tabs>
              <w:tab w:val="right" w:leader="dot" w:pos="9350"/>
            </w:tabs>
            <w:rPr>
              <w:rFonts w:eastAsiaTheme="minorEastAsia"/>
              <w:noProof/>
              <w:sz w:val="24"/>
              <w:szCs w:val="24"/>
              <w:lang w:val="en-CA"/>
            </w:rPr>
          </w:pPr>
          <w:hyperlink w:anchor="_Toc203574361" w:history="1">
            <w:r w:rsidRPr="00044C7B">
              <w:rPr>
                <w:rStyle w:val="Hyperlink"/>
                <w:rFonts w:ascii="Times New Roman" w:hAnsi="Times New Roman" w:cs="Times New Roman"/>
                <w:b/>
                <w:bCs/>
                <w:noProof/>
                <w:lang w:val="en-CA"/>
              </w:rPr>
              <w:t>Habitat association and survival of songbirds in urban areas</w:t>
            </w:r>
            <w:r>
              <w:rPr>
                <w:noProof/>
                <w:webHidden/>
              </w:rPr>
              <w:tab/>
            </w:r>
            <w:r>
              <w:rPr>
                <w:noProof/>
                <w:webHidden/>
              </w:rPr>
              <w:fldChar w:fldCharType="begin"/>
            </w:r>
            <w:r>
              <w:rPr>
                <w:noProof/>
                <w:webHidden/>
              </w:rPr>
              <w:instrText xml:space="preserve"> PAGEREF _Toc203574361 \h </w:instrText>
            </w:r>
            <w:r>
              <w:rPr>
                <w:noProof/>
                <w:webHidden/>
              </w:rPr>
            </w:r>
            <w:r>
              <w:rPr>
                <w:noProof/>
                <w:webHidden/>
              </w:rPr>
              <w:fldChar w:fldCharType="separate"/>
            </w:r>
            <w:r>
              <w:rPr>
                <w:noProof/>
                <w:webHidden/>
              </w:rPr>
              <w:t>15</w:t>
            </w:r>
            <w:r>
              <w:rPr>
                <w:noProof/>
                <w:webHidden/>
              </w:rPr>
              <w:fldChar w:fldCharType="end"/>
            </w:r>
          </w:hyperlink>
        </w:p>
        <w:p w14:paraId="26C69D4D" w14:textId="37729F0A" w:rsidR="00181087" w:rsidRDefault="00181087">
          <w:pPr>
            <w:pStyle w:val="TOC3"/>
            <w:tabs>
              <w:tab w:val="right" w:leader="dot" w:pos="9350"/>
            </w:tabs>
            <w:rPr>
              <w:rFonts w:eastAsiaTheme="minorEastAsia"/>
              <w:noProof/>
              <w:sz w:val="24"/>
              <w:szCs w:val="24"/>
              <w:lang w:val="en-CA"/>
            </w:rPr>
          </w:pPr>
          <w:hyperlink w:anchor="_Toc203574362" w:history="1">
            <w:r w:rsidRPr="00044C7B">
              <w:rPr>
                <w:rStyle w:val="Hyperlink"/>
                <w:rFonts w:ascii="Times New Roman" w:hAnsi="Times New Roman" w:cs="Times New Roman"/>
                <w:b/>
                <w:bCs/>
                <w:noProof/>
                <w:lang w:val="en-CA"/>
              </w:rPr>
              <w:t>Use of very high frequency (VHF) telemetry in bird research</w:t>
            </w:r>
            <w:r>
              <w:rPr>
                <w:noProof/>
                <w:webHidden/>
              </w:rPr>
              <w:tab/>
            </w:r>
            <w:r>
              <w:rPr>
                <w:noProof/>
                <w:webHidden/>
              </w:rPr>
              <w:fldChar w:fldCharType="begin"/>
            </w:r>
            <w:r>
              <w:rPr>
                <w:noProof/>
                <w:webHidden/>
              </w:rPr>
              <w:instrText xml:space="preserve"> PAGEREF _Toc203574362 \h </w:instrText>
            </w:r>
            <w:r>
              <w:rPr>
                <w:noProof/>
                <w:webHidden/>
              </w:rPr>
            </w:r>
            <w:r>
              <w:rPr>
                <w:noProof/>
                <w:webHidden/>
              </w:rPr>
              <w:fldChar w:fldCharType="separate"/>
            </w:r>
            <w:r>
              <w:rPr>
                <w:noProof/>
                <w:webHidden/>
              </w:rPr>
              <w:t>17</w:t>
            </w:r>
            <w:r>
              <w:rPr>
                <w:noProof/>
                <w:webHidden/>
              </w:rPr>
              <w:fldChar w:fldCharType="end"/>
            </w:r>
          </w:hyperlink>
        </w:p>
        <w:p w14:paraId="2C8D6911" w14:textId="5729FF71" w:rsidR="00181087" w:rsidRDefault="00181087">
          <w:pPr>
            <w:pStyle w:val="TOC3"/>
            <w:tabs>
              <w:tab w:val="right" w:leader="dot" w:pos="9350"/>
            </w:tabs>
            <w:rPr>
              <w:rFonts w:eastAsiaTheme="minorEastAsia"/>
              <w:noProof/>
              <w:sz w:val="24"/>
              <w:szCs w:val="24"/>
              <w:lang w:val="en-CA"/>
            </w:rPr>
          </w:pPr>
          <w:hyperlink w:anchor="_Toc203574363" w:history="1">
            <w:r w:rsidRPr="00044C7B">
              <w:rPr>
                <w:rStyle w:val="Hyperlink"/>
                <w:rFonts w:ascii="Times New Roman" w:hAnsi="Times New Roman" w:cs="Times New Roman"/>
                <w:b/>
                <w:bCs/>
                <w:noProof/>
                <w:lang w:val="en-CA"/>
              </w:rPr>
              <w:t>Study species and study sites</w:t>
            </w:r>
            <w:r>
              <w:rPr>
                <w:noProof/>
                <w:webHidden/>
              </w:rPr>
              <w:tab/>
            </w:r>
            <w:r>
              <w:rPr>
                <w:noProof/>
                <w:webHidden/>
              </w:rPr>
              <w:fldChar w:fldCharType="begin"/>
            </w:r>
            <w:r>
              <w:rPr>
                <w:noProof/>
                <w:webHidden/>
              </w:rPr>
              <w:instrText xml:space="preserve"> PAGEREF _Toc203574363 \h </w:instrText>
            </w:r>
            <w:r>
              <w:rPr>
                <w:noProof/>
                <w:webHidden/>
              </w:rPr>
            </w:r>
            <w:r>
              <w:rPr>
                <w:noProof/>
                <w:webHidden/>
              </w:rPr>
              <w:fldChar w:fldCharType="separate"/>
            </w:r>
            <w:r>
              <w:rPr>
                <w:noProof/>
                <w:webHidden/>
              </w:rPr>
              <w:t>19</w:t>
            </w:r>
            <w:r>
              <w:rPr>
                <w:noProof/>
                <w:webHidden/>
              </w:rPr>
              <w:fldChar w:fldCharType="end"/>
            </w:r>
          </w:hyperlink>
        </w:p>
        <w:p w14:paraId="48047FB3" w14:textId="154E4016" w:rsidR="00181087" w:rsidRDefault="00181087">
          <w:pPr>
            <w:pStyle w:val="TOC3"/>
            <w:tabs>
              <w:tab w:val="right" w:leader="dot" w:pos="9350"/>
            </w:tabs>
            <w:rPr>
              <w:rFonts w:eastAsiaTheme="minorEastAsia"/>
              <w:noProof/>
              <w:sz w:val="24"/>
              <w:szCs w:val="24"/>
              <w:lang w:val="en-CA"/>
            </w:rPr>
          </w:pPr>
          <w:hyperlink w:anchor="_Toc203574364" w:history="1">
            <w:r w:rsidRPr="00044C7B">
              <w:rPr>
                <w:rStyle w:val="Hyperlink"/>
                <w:rFonts w:ascii="Times New Roman" w:hAnsi="Times New Roman" w:cs="Times New Roman"/>
                <w:b/>
                <w:bCs/>
                <w:noProof/>
                <w:lang w:val="en-CA"/>
              </w:rPr>
              <w:t>Knowledge gaps and research objectives</w:t>
            </w:r>
            <w:r>
              <w:rPr>
                <w:noProof/>
                <w:webHidden/>
              </w:rPr>
              <w:tab/>
            </w:r>
            <w:r>
              <w:rPr>
                <w:noProof/>
                <w:webHidden/>
              </w:rPr>
              <w:fldChar w:fldCharType="begin"/>
            </w:r>
            <w:r>
              <w:rPr>
                <w:noProof/>
                <w:webHidden/>
              </w:rPr>
              <w:instrText xml:space="preserve"> PAGEREF _Toc203574364 \h </w:instrText>
            </w:r>
            <w:r>
              <w:rPr>
                <w:noProof/>
                <w:webHidden/>
              </w:rPr>
            </w:r>
            <w:r>
              <w:rPr>
                <w:noProof/>
                <w:webHidden/>
              </w:rPr>
              <w:fldChar w:fldCharType="separate"/>
            </w:r>
            <w:r>
              <w:rPr>
                <w:noProof/>
                <w:webHidden/>
              </w:rPr>
              <w:t>22</w:t>
            </w:r>
            <w:r>
              <w:rPr>
                <w:noProof/>
                <w:webHidden/>
              </w:rPr>
              <w:fldChar w:fldCharType="end"/>
            </w:r>
          </w:hyperlink>
        </w:p>
        <w:p w14:paraId="6FA3DDA7" w14:textId="10B4ED8B" w:rsidR="00181087" w:rsidRDefault="00181087">
          <w:pPr>
            <w:pStyle w:val="TOC1"/>
            <w:tabs>
              <w:tab w:val="right" w:leader="dot" w:pos="9350"/>
            </w:tabs>
            <w:rPr>
              <w:rFonts w:asciiTheme="minorHAnsi" w:eastAsiaTheme="minorEastAsia" w:hAnsiTheme="minorHAnsi"/>
              <w:b w:val="0"/>
              <w:bCs w:val="0"/>
              <w:caps w:val="0"/>
              <w:noProof/>
              <w:lang w:val="en-CA"/>
            </w:rPr>
          </w:pPr>
          <w:hyperlink w:anchor="_Toc203574365" w:history="1">
            <w:r w:rsidRPr="00044C7B">
              <w:rPr>
                <w:rStyle w:val="Hyperlink"/>
                <w:rFonts w:ascii="Times New Roman" w:hAnsi="Times New Roman" w:cs="Times New Roman"/>
                <w:noProof/>
                <w:lang w:val="en-CA"/>
              </w:rPr>
              <w:t>Chapter 1: Larger winter home ranges in urban than peri-urban sites for a very short distance migrant, the northern cardinal (</w:t>
            </w:r>
            <w:r w:rsidRPr="00044C7B">
              <w:rPr>
                <w:rStyle w:val="Hyperlink"/>
                <w:rFonts w:ascii="Times New Roman" w:hAnsi="Times New Roman" w:cs="Times New Roman"/>
                <w:i/>
                <w:iCs/>
                <w:noProof/>
                <w:lang w:val="en-CA"/>
              </w:rPr>
              <w:t>Cardinalis cardinalis</w:t>
            </w:r>
            <w:r w:rsidRPr="00044C7B">
              <w:rPr>
                <w:rStyle w:val="Hyperlink"/>
                <w:rFonts w:ascii="Times New Roman" w:hAnsi="Times New Roman" w:cs="Times New Roman"/>
                <w:noProof/>
                <w:lang w:val="en-CA"/>
              </w:rPr>
              <w:t xml:space="preserve">) </w:t>
            </w:r>
            <w:r>
              <w:rPr>
                <w:noProof/>
                <w:webHidden/>
              </w:rPr>
              <w:tab/>
            </w:r>
            <w:r>
              <w:rPr>
                <w:noProof/>
                <w:webHidden/>
              </w:rPr>
              <w:fldChar w:fldCharType="begin"/>
            </w:r>
            <w:r>
              <w:rPr>
                <w:noProof/>
                <w:webHidden/>
              </w:rPr>
              <w:instrText xml:space="preserve"> PAGEREF _Toc203574365 \h </w:instrText>
            </w:r>
            <w:r>
              <w:rPr>
                <w:noProof/>
                <w:webHidden/>
              </w:rPr>
            </w:r>
            <w:r>
              <w:rPr>
                <w:noProof/>
                <w:webHidden/>
              </w:rPr>
              <w:fldChar w:fldCharType="separate"/>
            </w:r>
            <w:r>
              <w:rPr>
                <w:noProof/>
                <w:webHidden/>
              </w:rPr>
              <w:t>24</w:t>
            </w:r>
            <w:r>
              <w:rPr>
                <w:noProof/>
                <w:webHidden/>
              </w:rPr>
              <w:fldChar w:fldCharType="end"/>
            </w:r>
          </w:hyperlink>
        </w:p>
        <w:p w14:paraId="7C7B3185" w14:textId="77A19D66" w:rsidR="00181087" w:rsidRDefault="00181087">
          <w:pPr>
            <w:pStyle w:val="TOC3"/>
            <w:tabs>
              <w:tab w:val="right" w:leader="dot" w:pos="9350"/>
            </w:tabs>
            <w:rPr>
              <w:rFonts w:eastAsiaTheme="minorEastAsia"/>
              <w:noProof/>
              <w:sz w:val="24"/>
              <w:szCs w:val="24"/>
              <w:lang w:val="en-CA"/>
            </w:rPr>
          </w:pPr>
          <w:hyperlink w:anchor="_Toc203574366" w:history="1">
            <w:r w:rsidRPr="00044C7B">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_Toc203574366 \h </w:instrText>
            </w:r>
            <w:r>
              <w:rPr>
                <w:noProof/>
                <w:webHidden/>
              </w:rPr>
            </w:r>
            <w:r>
              <w:rPr>
                <w:noProof/>
                <w:webHidden/>
              </w:rPr>
              <w:fldChar w:fldCharType="separate"/>
            </w:r>
            <w:r>
              <w:rPr>
                <w:noProof/>
                <w:webHidden/>
              </w:rPr>
              <w:t>24</w:t>
            </w:r>
            <w:r>
              <w:rPr>
                <w:noProof/>
                <w:webHidden/>
              </w:rPr>
              <w:fldChar w:fldCharType="end"/>
            </w:r>
          </w:hyperlink>
        </w:p>
        <w:p w14:paraId="1D27C410" w14:textId="0603E221" w:rsidR="00181087" w:rsidRDefault="00181087">
          <w:pPr>
            <w:pStyle w:val="TOC3"/>
            <w:tabs>
              <w:tab w:val="right" w:leader="dot" w:pos="9350"/>
            </w:tabs>
            <w:rPr>
              <w:rFonts w:eastAsiaTheme="minorEastAsia"/>
              <w:noProof/>
              <w:sz w:val="24"/>
              <w:szCs w:val="24"/>
              <w:lang w:val="en-CA"/>
            </w:rPr>
          </w:pPr>
          <w:hyperlink w:anchor="_Toc203574367" w:history="1">
            <w:r w:rsidRPr="00044C7B">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_Toc203574367 \h </w:instrText>
            </w:r>
            <w:r>
              <w:rPr>
                <w:noProof/>
                <w:webHidden/>
              </w:rPr>
            </w:r>
            <w:r>
              <w:rPr>
                <w:noProof/>
                <w:webHidden/>
              </w:rPr>
              <w:fldChar w:fldCharType="separate"/>
            </w:r>
            <w:r>
              <w:rPr>
                <w:noProof/>
                <w:webHidden/>
              </w:rPr>
              <w:t>25</w:t>
            </w:r>
            <w:r>
              <w:rPr>
                <w:noProof/>
                <w:webHidden/>
              </w:rPr>
              <w:fldChar w:fldCharType="end"/>
            </w:r>
          </w:hyperlink>
        </w:p>
        <w:p w14:paraId="19996053" w14:textId="42737AD8" w:rsidR="00181087" w:rsidRDefault="00181087">
          <w:pPr>
            <w:pStyle w:val="TOC3"/>
            <w:tabs>
              <w:tab w:val="right" w:leader="dot" w:pos="9350"/>
            </w:tabs>
            <w:rPr>
              <w:rFonts w:eastAsiaTheme="minorEastAsia"/>
              <w:noProof/>
              <w:sz w:val="24"/>
              <w:szCs w:val="24"/>
              <w:lang w:val="en-CA"/>
            </w:rPr>
          </w:pPr>
          <w:hyperlink w:anchor="_Toc203574368" w:history="1">
            <w:r w:rsidRPr="00044C7B">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_Toc203574368 \h </w:instrText>
            </w:r>
            <w:r>
              <w:rPr>
                <w:noProof/>
                <w:webHidden/>
              </w:rPr>
            </w:r>
            <w:r>
              <w:rPr>
                <w:noProof/>
                <w:webHidden/>
              </w:rPr>
              <w:fldChar w:fldCharType="separate"/>
            </w:r>
            <w:r>
              <w:rPr>
                <w:noProof/>
                <w:webHidden/>
              </w:rPr>
              <w:t>29</w:t>
            </w:r>
            <w:r>
              <w:rPr>
                <w:noProof/>
                <w:webHidden/>
              </w:rPr>
              <w:fldChar w:fldCharType="end"/>
            </w:r>
          </w:hyperlink>
        </w:p>
        <w:p w14:paraId="2C1100B5" w14:textId="24EBE65D" w:rsidR="00181087" w:rsidRDefault="00181087">
          <w:pPr>
            <w:pStyle w:val="TOC3"/>
            <w:tabs>
              <w:tab w:val="right" w:leader="dot" w:pos="9350"/>
            </w:tabs>
            <w:rPr>
              <w:rFonts w:eastAsiaTheme="minorEastAsia"/>
              <w:noProof/>
              <w:sz w:val="24"/>
              <w:szCs w:val="24"/>
              <w:lang w:val="en-CA"/>
            </w:rPr>
          </w:pPr>
          <w:hyperlink w:anchor="_Toc203574369" w:history="1">
            <w:r w:rsidRPr="00044C7B">
              <w:rPr>
                <w:rStyle w:val="Hyperlink"/>
                <w:rFonts w:ascii="Times New Roman" w:hAnsi="Times New Roman" w:cs="Times New Roman"/>
                <w:noProof/>
                <w:lang w:val="en-CA"/>
              </w:rPr>
              <w:t>Study locations</w:t>
            </w:r>
            <w:r>
              <w:rPr>
                <w:noProof/>
                <w:webHidden/>
              </w:rPr>
              <w:tab/>
            </w:r>
            <w:r>
              <w:rPr>
                <w:noProof/>
                <w:webHidden/>
              </w:rPr>
              <w:fldChar w:fldCharType="begin"/>
            </w:r>
            <w:r>
              <w:rPr>
                <w:noProof/>
                <w:webHidden/>
              </w:rPr>
              <w:instrText xml:space="preserve"> PAGEREF _Toc203574369 \h </w:instrText>
            </w:r>
            <w:r>
              <w:rPr>
                <w:noProof/>
                <w:webHidden/>
              </w:rPr>
            </w:r>
            <w:r>
              <w:rPr>
                <w:noProof/>
                <w:webHidden/>
              </w:rPr>
              <w:fldChar w:fldCharType="separate"/>
            </w:r>
            <w:r>
              <w:rPr>
                <w:noProof/>
                <w:webHidden/>
              </w:rPr>
              <w:t>29</w:t>
            </w:r>
            <w:r>
              <w:rPr>
                <w:noProof/>
                <w:webHidden/>
              </w:rPr>
              <w:fldChar w:fldCharType="end"/>
            </w:r>
          </w:hyperlink>
        </w:p>
        <w:p w14:paraId="2354EE35" w14:textId="2BC45D6E" w:rsidR="00181087" w:rsidRDefault="00181087">
          <w:pPr>
            <w:pStyle w:val="TOC3"/>
            <w:tabs>
              <w:tab w:val="right" w:leader="dot" w:pos="9350"/>
            </w:tabs>
            <w:rPr>
              <w:rFonts w:eastAsiaTheme="minorEastAsia"/>
              <w:noProof/>
              <w:sz w:val="24"/>
              <w:szCs w:val="24"/>
              <w:lang w:val="en-CA"/>
            </w:rPr>
          </w:pPr>
          <w:hyperlink w:anchor="_Toc203574370" w:history="1">
            <w:r w:rsidRPr="00044C7B">
              <w:rPr>
                <w:rStyle w:val="Hyperlink"/>
                <w:rFonts w:ascii="Times New Roman" w:hAnsi="Times New Roman" w:cs="Times New Roman"/>
                <w:noProof/>
                <w:lang w:val="en-CA"/>
              </w:rPr>
              <w:t>Radio tagging, banding &amp; translocation</w:t>
            </w:r>
            <w:r>
              <w:rPr>
                <w:noProof/>
                <w:webHidden/>
              </w:rPr>
              <w:tab/>
            </w:r>
            <w:r>
              <w:rPr>
                <w:noProof/>
                <w:webHidden/>
              </w:rPr>
              <w:fldChar w:fldCharType="begin"/>
            </w:r>
            <w:r>
              <w:rPr>
                <w:noProof/>
                <w:webHidden/>
              </w:rPr>
              <w:instrText xml:space="preserve"> PAGEREF _Toc203574370 \h </w:instrText>
            </w:r>
            <w:r>
              <w:rPr>
                <w:noProof/>
                <w:webHidden/>
              </w:rPr>
            </w:r>
            <w:r>
              <w:rPr>
                <w:noProof/>
                <w:webHidden/>
              </w:rPr>
              <w:fldChar w:fldCharType="separate"/>
            </w:r>
            <w:r>
              <w:rPr>
                <w:noProof/>
                <w:webHidden/>
              </w:rPr>
              <w:t>31</w:t>
            </w:r>
            <w:r>
              <w:rPr>
                <w:noProof/>
                <w:webHidden/>
              </w:rPr>
              <w:fldChar w:fldCharType="end"/>
            </w:r>
          </w:hyperlink>
        </w:p>
        <w:p w14:paraId="0C43218D" w14:textId="070E1E3F" w:rsidR="00181087" w:rsidRDefault="00181087">
          <w:pPr>
            <w:pStyle w:val="TOC3"/>
            <w:tabs>
              <w:tab w:val="right" w:leader="dot" w:pos="9350"/>
            </w:tabs>
            <w:rPr>
              <w:rFonts w:eastAsiaTheme="minorEastAsia"/>
              <w:noProof/>
              <w:sz w:val="24"/>
              <w:szCs w:val="24"/>
              <w:lang w:val="en-CA"/>
            </w:rPr>
          </w:pPr>
          <w:hyperlink w:anchor="_Toc203574371" w:history="1">
            <w:r w:rsidRPr="00044C7B">
              <w:rPr>
                <w:rStyle w:val="Hyperlink"/>
                <w:rFonts w:ascii="Times New Roman" w:hAnsi="Times New Roman" w:cs="Times New Roman"/>
                <w:noProof/>
                <w:lang w:val="en-CA"/>
              </w:rPr>
              <w:t>Non-breeding season tracking and home range estimations</w:t>
            </w:r>
            <w:r>
              <w:rPr>
                <w:noProof/>
                <w:webHidden/>
              </w:rPr>
              <w:tab/>
            </w:r>
            <w:r>
              <w:rPr>
                <w:noProof/>
                <w:webHidden/>
              </w:rPr>
              <w:fldChar w:fldCharType="begin"/>
            </w:r>
            <w:r>
              <w:rPr>
                <w:noProof/>
                <w:webHidden/>
              </w:rPr>
              <w:instrText xml:space="preserve"> PAGEREF _Toc203574371 \h </w:instrText>
            </w:r>
            <w:r>
              <w:rPr>
                <w:noProof/>
                <w:webHidden/>
              </w:rPr>
            </w:r>
            <w:r>
              <w:rPr>
                <w:noProof/>
                <w:webHidden/>
              </w:rPr>
              <w:fldChar w:fldCharType="separate"/>
            </w:r>
            <w:r>
              <w:rPr>
                <w:noProof/>
                <w:webHidden/>
              </w:rPr>
              <w:t>32</w:t>
            </w:r>
            <w:r>
              <w:rPr>
                <w:noProof/>
                <w:webHidden/>
              </w:rPr>
              <w:fldChar w:fldCharType="end"/>
            </w:r>
          </w:hyperlink>
        </w:p>
        <w:p w14:paraId="066ADDD7" w14:textId="11FBD781" w:rsidR="00181087" w:rsidRDefault="00181087">
          <w:pPr>
            <w:pStyle w:val="TOC3"/>
            <w:tabs>
              <w:tab w:val="right" w:leader="dot" w:pos="9350"/>
            </w:tabs>
            <w:rPr>
              <w:rFonts w:eastAsiaTheme="minorEastAsia"/>
              <w:noProof/>
              <w:sz w:val="24"/>
              <w:szCs w:val="24"/>
              <w:lang w:val="en-CA"/>
            </w:rPr>
          </w:pPr>
          <w:hyperlink w:anchor="_Toc203574372" w:history="1">
            <w:r w:rsidRPr="00044C7B">
              <w:rPr>
                <w:rStyle w:val="Hyperlink"/>
                <w:rFonts w:ascii="Times New Roman" w:hAnsi="Times New Roman" w:cs="Times New Roman"/>
                <w:noProof/>
                <w:lang w:val="en-CA"/>
              </w:rPr>
              <w:t>Scale of effect</w:t>
            </w:r>
            <w:r>
              <w:rPr>
                <w:noProof/>
                <w:webHidden/>
              </w:rPr>
              <w:tab/>
            </w:r>
            <w:r>
              <w:rPr>
                <w:noProof/>
                <w:webHidden/>
              </w:rPr>
              <w:fldChar w:fldCharType="begin"/>
            </w:r>
            <w:r>
              <w:rPr>
                <w:noProof/>
                <w:webHidden/>
              </w:rPr>
              <w:instrText xml:space="preserve"> PAGEREF _Toc203574372 \h </w:instrText>
            </w:r>
            <w:r>
              <w:rPr>
                <w:noProof/>
                <w:webHidden/>
              </w:rPr>
            </w:r>
            <w:r>
              <w:rPr>
                <w:noProof/>
                <w:webHidden/>
              </w:rPr>
              <w:fldChar w:fldCharType="separate"/>
            </w:r>
            <w:r>
              <w:rPr>
                <w:noProof/>
                <w:webHidden/>
              </w:rPr>
              <w:t>34</w:t>
            </w:r>
            <w:r>
              <w:rPr>
                <w:noProof/>
                <w:webHidden/>
              </w:rPr>
              <w:fldChar w:fldCharType="end"/>
            </w:r>
          </w:hyperlink>
        </w:p>
        <w:p w14:paraId="4CCD3CBF" w14:textId="300F87FD" w:rsidR="00181087" w:rsidRDefault="00181087">
          <w:pPr>
            <w:pStyle w:val="TOC3"/>
            <w:tabs>
              <w:tab w:val="right" w:leader="dot" w:pos="9350"/>
            </w:tabs>
            <w:rPr>
              <w:rFonts w:eastAsiaTheme="minorEastAsia"/>
              <w:noProof/>
              <w:sz w:val="24"/>
              <w:szCs w:val="24"/>
              <w:lang w:val="en-CA"/>
            </w:rPr>
          </w:pPr>
          <w:hyperlink w:anchor="_Toc203574373" w:history="1">
            <w:r w:rsidRPr="00044C7B">
              <w:rPr>
                <w:rStyle w:val="Hyperlink"/>
                <w:rFonts w:ascii="Times New Roman" w:hAnsi="Times New Roman" w:cs="Times New Roman"/>
                <w:noProof/>
                <w:lang w:val="en-CA"/>
              </w:rPr>
              <w:t>Use-availability analysis</w:t>
            </w:r>
            <w:r>
              <w:rPr>
                <w:noProof/>
                <w:webHidden/>
              </w:rPr>
              <w:tab/>
            </w:r>
            <w:r>
              <w:rPr>
                <w:noProof/>
                <w:webHidden/>
              </w:rPr>
              <w:fldChar w:fldCharType="begin"/>
            </w:r>
            <w:r>
              <w:rPr>
                <w:noProof/>
                <w:webHidden/>
              </w:rPr>
              <w:instrText xml:space="preserve"> PAGEREF _Toc203574373 \h </w:instrText>
            </w:r>
            <w:r>
              <w:rPr>
                <w:noProof/>
                <w:webHidden/>
              </w:rPr>
            </w:r>
            <w:r>
              <w:rPr>
                <w:noProof/>
                <w:webHidden/>
              </w:rPr>
              <w:fldChar w:fldCharType="separate"/>
            </w:r>
            <w:r>
              <w:rPr>
                <w:noProof/>
                <w:webHidden/>
              </w:rPr>
              <w:t>35</w:t>
            </w:r>
            <w:r>
              <w:rPr>
                <w:noProof/>
                <w:webHidden/>
              </w:rPr>
              <w:fldChar w:fldCharType="end"/>
            </w:r>
          </w:hyperlink>
        </w:p>
        <w:p w14:paraId="78A05BB3" w14:textId="709C569A" w:rsidR="00181087" w:rsidRDefault="00181087">
          <w:pPr>
            <w:pStyle w:val="TOC3"/>
            <w:tabs>
              <w:tab w:val="right" w:leader="dot" w:pos="9350"/>
            </w:tabs>
            <w:rPr>
              <w:rFonts w:eastAsiaTheme="minorEastAsia"/>
              <w:noProof/>
              <w:sz w:val="24"/>
              <w:szCs w:val="24"/>
              <w:lang w:val="en-CA"/>
            </w:rPr>
          </w:pPr>
          <w:hyperlink w:anchor="_Toc203574374" w:history="1">
            <w:r w:rsidRPr="00044C7B">
              <w:rPr>
                <w:rStyle w:val="Hyperlink"/>
                <w:rFonts w:ascii="Times New Roman" w:hAnsi="Times New Roman" w:cs="Times New Roman"/>
                <w:b/>
                <w:bCs/>
                <w:noProof/>
                <w:lang w:val="en-CA"/>
              </w:rPr>
              <w:t>Results</w:t>
            </w:r>
            <w:r>
              <w:rPr>
                <w:noProof/>
                <w:webHidden/>
              </w:rPr>
              <w:tab/>
            </w:r>
            <w:r>
              <w:rPr>
                <w:noProof/>
                <w:webHidden/>
              </w:rPr>
              <w:fldChar w:fldCharType="begin"/>
            </w:r>
            <w:r>
              <w:rPr>
                <w:noProof/>
                <w:webHidden/>
              </w:rPr>
              <w:instrText xml:space="preserve"> PAGEREF _Toc203574374 \h </w:instrText>
            </w:r>
            <w:r>
              <w:rPr>
                <w:noProof/>
                <w:webHidden/>
              </w:rPr>
            </w:r>
            <w:r>
              <w:rPr>
                <w:noProof/>
                <w:webHidden/>
              </w:rPr>
              <w:fldChar w:fldCharType="separate"/>
            </w:r>
            <w:r>
              <w:rPr>
                <w:noProof/>
                <w:webHidden/>
              </w:rPr>
              <w:t>36</w:t>
            </w:r>
            <w:r>
              <w:rPr>
                <w:noProof/>
                <w:webHidden/>
              </w:rPr>
              <w:fldChar w:fldCharType="end"/>
            </w:r>
          </w:hyperlink>
        </w:p>
        <w:p w14:paraId="3AEAECF2" w14:textId="502D06F4" w:rsidR="00181087" w:rsidRDefault="00181087">
          <w:pPr>
            <w:pStyle w:val="TOC3"/>
            <w:tabs>
              <w:tab w:val="right" w:leader="dot" w:pos="9350"/>
            </w:tabs>
            <w:rPr>
              <w:rFonts w:eastAsiaTheme="minorEastAsia"/>
              <w:noProof/>
              <w:sz w:val="24"/>
              <w:szCs w:val="24"/>
              <w:lang w:val="en-CA"/>
            </w:rPr>
          </w:pPr>
          <w:hyperlink w:anchor="_Toc203574375" w:history="1">
            <w:r w:rsidRPr="00044C7B">
              <w:rPr>
                <w:rStyle w:val="Hyperlink"/>
                <w:rFonts w:ascii="Times New Roman" w:hAnsi="Times New Roman" w:cs="Times New Roman"/>
                <w:noProof/>
                <w:lang w:val="en-CA"/>
              </w:rPr>
              <w:t>Core areas and home ranges</w:t>
            </w:r>
            <w:r>
              <w:rPr>
                <w:noProof/>
                <w:webHidden/>
              </w:rPr>
              <w:tab/>
            </w:r>
            <w:r>
              <w:rPr>
                <w:noProof/>
                <w:webHidden/>
              </w:rPr>
              <w:fldChar w:fldCharType="begin"/>
            </w:r>
            <w:r>
              <w:rPr>
                <w:noProof/>
                <w:webHidden/>
              </w:rPr>
              <w:instrText xml:space="preserve"> PAGEREF _Toc203574375 \h </w:instrText>
            </w:r>
            <w:r>
              <w:rPr>
                <w:noProof/>
                <w:webHidden/>
              </w:rPr>
            </w:r>
            <w:r>
              <w:rPr>
                <w:noProof/>
                <w:webHidden/>
              </w:rPr>
              <w:fldChar w:fldCharType="separate"/>
            </w:r>
            <w:r>
              <w:rPr>
                <w:noProof/>
                <w:webHidden/>
              </w:rPr>
              <w:t>37</w:t>
            </w:r>
            <w:r>
              <w:rPr>
                <w:noProof/>
                <w:webHidden/>
              </w:rPr>
              <w:fldChar w:fldCharType="end"/>
            </w:r>
          </w:hyperlink>
        </w:p>
        <w:p w14:paraId="6190D09C" w14:textId="7D73CE65" w:rsidR="00181087" w:rsidRDefault="00181087">
          <w:pPr>
            <w:pStyle w:val="TOC3"/>
            <w:tabs>
              <w:tab w:val="right" w:leader="dot" w:pos="9350"/>
            </w:tabs>
            <w:rPr>
              <w:rFonts w:eastAsiaTheme="minorEastAsia"/>
              <w:noProof/>
              <w:sz w:val="24"/>
              <w:szCs w:val="24"/>
              <w:lang w:val="en-CA"/>
            </w:rPr>
          </w:pPr>
          <w:hyperlink w:anchor="_Toc203574376" w:history="1">
            <w:r w:rsidRPr="00044C7B">
              <w:rPr>
                <w:rStyle w:val="Hyperlink"/>
                <w:rFonts w:ascii="Times New Roman" w:hAnsi="Times New Roman" w:cs="Times New Roman"/>
                <w:noProof/>
                <w:lang w:val="en-CA"/>
              </w:rPr>
              <w:t>Habitat selection scale</w:t>
            </w:r>
            <w:r>
              <w:rPr>
                <w:noProof/>
                <w:webHidden/>
              </w:rPr>
              <w:tab/>
            </w:r>
            <w:r>
              <w:rPr>
                <w:noProof/>
                <w:webHidden/>
              </w:rPr>
              <w:fldChar w:fldCharType="begin"/>
            </w:r>
            <w:r>
              <w:rPr>
                <w:noProof/>
                <w:webHidden/>
              </w:rPr>
              <w:instrText xml:space="preserve"> PAGEREF _Toc203574376 \h </w:instrText>
            </w:r>
            <w:r>
              <w:rPr>
                <w:noProof/>
                <w:webHidden/>
              </w:rPr>
            </w:r>
            <w:r>
              <w:rPr>
                <w:noProof/>
                <w:webHidden/>
              </w:rPr>
              <w:fldChar w:fldCharType="separate"/>
            </w:r>
            <w:r>
              <w:rPr>
                <w:noProof/>
                <w:webHidden/>
              </w:rPr>
              <w:t>39</w:t>
            </w:r>
            <w:r>
              <w:rPr>
                <w:noProof/>
                <w:webHidden/>
              </w:rPr>
              <w:fldChar w:fldCharType="end"/>
            </w:r>
          </w:hyperlink>
        </w:p>
        <w:p w14:paraId="0B9FE291" w14:textId="50D56D9D" w:rsidR="00181087" w:rsidRDefault="00181087">
          <w:pPr>
            <w:pStyle w:val="TOC3"/>
            <w:tabs>
              <w:tab w:val="right" w:leader="dot" w:pos="9350"/>
            </w:tabs>
            <w:rPr>
              <w:rFonts w:eastAsiaTheme="minorEastAsia"/>
              <w:noProof/>
              <w:sz w:val="24"/>
              <w:szCs w:val="24"/>
              <w:lang w:val="en-CA"/>
            </w:rPr>
          </w:pPr>
          <w:hyperlink w:anchor="_Toc203574377" w:history="1">
            <w:r w:rsidRPr="00044C7B">
              <w:rPr>
                <w:rStyle w:val="Hyperlink"/>
                <w:rFonts w:ascii="Times New Roman" w:hAnsi="Times New Roman" w:cs="Times New Roman"/>
                <w:noProof/>
                <w:lang w:val="en-CA"/>
              </w:rPr>
              <w:t>Resource selection: used vs. available habitats</w:t>
            </w:r>
            <w:r>
              <w:rPr>
                <w:noProof/>
                <w:webHidden/>
              </w:rPr>
              <w:tab/>
            </w:r>
            <w:r>
              <w:rPr>
                <w:noProof/>
                <w:webHidden/>
              </w:rPr>
              <w:fldChar w:fldCharType="begin"/>
            </w:r>
            <w:r>
              <w:rPr>
                <w:noProof/>
                <w:webHidden/>
              </w:rPr>
              <w:instrText xml:space="preserve"> PAGEREF _Toc203574377 \h </w:instrText>
            </w:r>
            <w:r>
              <w:rPr>
                <w:noProof/>
                <w:webHidden/>
              </w:rPr>
            </w:r>
            <w:r>
              <w:rPr>
                <w:noProof/>
                <w:webHidden/>
              </w:rPr>
              <w:fldChar w:fldCharType="separate"/>
            </w:r>
            <w:r>
              <w:rPr>
                <w:noProof/>
                <w:webHidden/>
              </w:rPr>
              <w:t>40</w:t>
            </w:r>
            <w:r>
              <w:rPr>
                <w:noProof/>
                <w:webHidden/>
              </w:rPr>
              <w:fldChar w:fldCharType="end"/>
            </w:r>
          </w:hyperlink>
        </w:p>
        <w:p w14:paraId="0FC38BC0" w14:textId="3CEF92AC" w:rsidR="00181087" w:rsidRDefault="00181087">
          <w:pPr>
            <w:pStyle w:val="TOC3"/>
            <w:tabs>
              <w:tab w:val="right" w:leader="dot" w:pos="9350"/>
            </w:tabs>
            <w:rPr>
              <w:rFonts w:eastAsiaTheme="minorEastAsia"/>
              <w:noProof/>
              <w:sz w:val="24"/>
              <w:szCs w:val="24"/>
              <w:lang w:val="en-CA"/>
            </w:rPr>
          </w:pPr>
          <w:hyperlink w:anchor="_Toc203574378" w:history="1">
            <w:r w:rsidRPr="00044C7B">
              <w:rPr>
                <w:rStyle w:val="Hyperlink"/>
                <w:rFonts w:ascii="Times New Roman" w:hAnsi="Times New Roman" w:cs="Times New Roman"/>
                <w:b/>
                <w:bCs/>
                <w:noProof/>
                <w:lang w:val="en-CA"/>
              </w:rPr>
              <w:t>Discussion</w:t>
            </w:r>
            <w:r>
              <w:rPr>
                <w:noProof/>
                <w:webHidden/>
              </w:rPr>
              <w:tab/>
            </w:r>
            <w:r>
              <w:rPr>
                <w:noProof/>
                <w:webHidden/>
              </w:rPr>
              <w:fldChar w:fldCharType="begin"/>
            </w:r>
            <w:r>
              <w:rPr>
                <w:noProof/>
                <w:webHidden/>
              </w:rPr>
              <w:instrText xml:space="preserve"> PAGEREF _Toc203574378 \h </w:instrText>
            </w:r>
            <w:r>
              <w:rPr>
                <w:noProof/>
                <w:webHidden/>
              </w:rPr>
            </w:r>
            <w:r>
              <w:rPr>
                <w:noProof/>
                <w:webHidden/>
              </w:rPr>
              <w:fldChar w:fldCharType="separate"/>
            </w:r>
            <w:r>
              <w:rPr>
                <w:noProof/>
                <w:webHidden/>
              </w:rPr>
              <w:t>41</w:t>
            </w:r>
            <w:r>
              <w:rPr>
                <w:noProof/>
                <w:webHidden/>
              </w:rPr>
              <w:fldChar w:fldCharType="end"/>
            </w:r>
          </w:hyperlink>
        </w:p>
        <w:p w14:paraId="5BD50BA1" w14:textId="5871A793" w:rsidR="00181087" w:rsidRDefault="00181087">
          <w:pPr>
            <w:pStyle w:val="TOC3"/>
            <w:tabs>
              <w:tab w:val="right" w:leader="dot" w:pos="9350"/>
            </w:tabs>
            <w:rPr>
              <w:rFonts w:eastAsiaTheme="minorEastAsia"/>
              <w:noProof/>
              <w:sz w:val="24"/>
              <w:szCs w:val="24"/>
              <w:lang w:val="en-CA"/>
            </w:rPr>
          </w:pPr>
          <w:hyperlink w:anchor="_Toc203574379" w:history="1">
            <w:r w:rsidRPr="00044C7B">
              <w:rPr>
                <w:rStyle w:val="Hyperlink"/>
                <w:rFonts w:ascii="Times New Roman" w:hAnsi="Times New Roman" w:cs="Times New Roman"/>
                <w:noProof/>
                <w:lang w:val="en-CA"/>
              </w:rPr>
              <w:t>Cardinals winter habitat use included by vegetation structure and anthropogenic food sources</w:t>
            </w:r>
            <w:r>
              <w:rPr>
                <w:noProof/>
                <w:webHidden/>
              </w:rPr>
              <w:tab/>
            </w:r>
            <w:r>
              <w:rPr>
                <w:noProof/>
                <w:webHidden/>
              </w:rPr>
              <w:fldChar w:fldCharType="begin"/>
            </w:r>
            <w:r>
              <w:rPr>
                <w:noProof/>
                <w:webHidden/>
              </w:rPr>
              <w:instrText xml:space="preserve"> PAGEREF _Toc203574379 \h </w:instrText>
            </w:r>
            <w:r>
              <w:rPr>
                <w:noProof/>
                <w:webHidden/>
              </w:rPr>
            </w:r>
            <w:r>
              <w:rPr>
                <w:noProof/>
                <w:webHidden/>
              </w:rPr>
              <w:fldChar w:fldCharType="separate"/>
            </w:r>
            <w:r>
              <w:rPr>
                <w:noProof/>
                <w:webHidden/>
              </w:rPr>
              <w:t>44</w:t>
            </w:r>
            <w:r>
              <w:rPr>
                <w:noProof/>
                <w:webHidden/>
              </w:rPr>
              <w:fldChar w:fldCharType="end"/>
            </w:r>
          </w:hyperlink>
        </w:p>
        <w:p w14:paraId="172C1940" w14:textId="17475158" w:rsidR="00181087" w:rsidRDefault="00181087">
          <w:pPr>
            <w:pStyle w:val="TOC3"/>
            <w:tabs>
              <w:tab w:val="right" w:leader="dot" w:pos="9350"/>
            </w:tabs>
            <w:rPr>
              <w:rFonts w:eastAsiaTheme="minorEastAsia"/>
              <w:noProof/>
              <w:sz w:val="24"/>
              <w:szCs w:val="24"/>
              <w:lang w:val="en-CA"/>
            </w:rPr>
          </w:pPr>
          <w:hyperlink w:anchor="_Toc203574380" w:history="1">
            <w:r w:rsidRPr="00044C7B">
              <w:rPr>
                <w:rStyle w:val="Hyperlink"/>
                <w:rFonts w:ascii="Times New Roman" w:hAnsi="Times New Roman" w:cs="Times New Roman"/>
                <w:b/>
                <w:bCs/>
                <w:noProof/>
                <w:lang w:val="en-CA"/>
              </w:rPr>
              <w:t>Conclusion</w:t>
            </w:r>
            <w:r>
              <w:rPr>
                <w:noProof/>
                <w:webHidden/>
              </w:rPr>
              <w:tab/>
            </w:r>
            <w:r>
              <w:rPr>
                <w:noProof/>
                <w:webHidden/>
              </w:rPr>
              <w:fldChar w:fldCharType="begin"/>
            </w:r>
            <w:r>
              <w:rPr>
                <w:noProof/>
                <w:webHidden/>
              </w:rPr>
              <w:instrText xml:space="preserve"> PAGEREF _Toc203574380 \h </w:instrText>
            </w:r>
            <w:r>
              <w:rPr>
                <w:noProof/>
                <w:webHidden/>
              </w:rPr>
            </w:r>
            <w:r>
              <w:rPr>
                <w:noProof/>
                <w:webHidden/>
              </w:rPr>
              <w:fldChar w:fldCharType="separate"/>
            </w:r>
            <w:r>
              <w:rPr>
                <w:noProof/>
                <w:webHidden/>
              </w:rPr>
              <w:t>46</w:t>
            </w:r>
            <w:r>
              <w:rPr>
                <w:noProof/>
                <w:webHidden/>
              </w:rPr>
              <w:fldChar w:fldCharType="end"/>
            </w:r>
          </w:hyperlink>
        </w:p>
        <w:p w14:paraId="11D16619" w14:textId="29B5038F" w:rsidR="00181087" w:rsidRDefault="00181087">
          <w:pPr>
            <w:pStyle w:val="TOC1"/>
            <w:tabs>
              <w:tab w:val="right" w:leader="dot" w:pos="9350"/>
            </w:tabs>
            <w:rPr>
              <w:rFonts w:asciiTheme="minorHAnsi" w:eastAsiaTheme="minorEastAsia" w:hAnsiTheme="minorHAnsi"/>
              <w:b w:val="0"/>
              <w:bCs w:val="0"/>
              <w:caps w:val="0"/>
              <w:noProof/>
              <w:lang w:val="en-CA"/>
            </w:rPr>
          </w:pPr>
          <w:hyperlink w:anchor="_Toc203574381" w:history="1">
            <w:r w:rsidRPr="00044C7B">
              <w:rPr>
                <w:rStyle w:val="Hyperlink"/>
                <w:rFonts w:ascii="Times New Roman" w:hAnsi="Times New Roman" w:cs="Times New Roman"/>
                <w:noProof/>
                <w:lang w:val="en-CA"/>
              </w:rPr>
              <w:t>Chapter 2: Northern cardinals (</w:t>
            </w:r>
            <w:r w:rsidRPr="00044C7B">
              <w:rPr>
                <w:rStyle w:val="Hyperlink"/>
                <w:rFonts w:ascii="Times New Roman" w:hAnsi="Times New Roman" w:cs="Times New Roman"/>
                <w:i/>
                <w:iCs/>
                <w:noProof/>
                <w:lang w:val="en-CA"/>
              </w:rPr>
              <w:t>Cardinalis cardinalis</w:t>
            </w:r>
            <w:r w:rsidRPr="00044C7B">
              <w:rPr>
                <w:rStyle w:val="Hyperlink"/>
                <w:rFonts w:ascii="Times New Roman" w:hAnsi="Times New Roman" w:cs="Times New Roman"/>
                <w:noProof/>
                <w:lang w:val="en-CA"/>
              </w:rPr>
              <w:t>) exhibit seasonal changes of onset and end of daily activities in urban areas</w:t>
            </w:r>
            <w:r>
              <w:rPr>
                <w:noProof/>
                <w:webHidden/>
              </w:rPr>
              <w:tab/>
            </w:r>
            <w:r>
              <w:rPr>
                <w:noProof/>
                <w:webHidden/>
              </w:rPr>
              <w:fldChar w:fldCharType="begin"/>
            </w:r>
            <w:r>
              <w:rPr>
                <w:noProof/>
                <w:webHidden/>
              </w:rPr>
              <w:instrText xml:space="preserve"> PAGEREF _Toc203574381 \h </w:instrText>
            </w:r>
            <w:r>
              <w:rPr>
                <w:noProof/>
                <w:webHidden/>
              </w:rPr>
            </w:r>
            <w:r>
              <w:rPr>
                <w:noProof/>
                <w:webHidden/>
              </w:rPr>
              <w:fldChar w:fldCharType="separate"/>
            </w:r>
            <w:r>
              <w:rPr>
                <w:noProof/>
                <w:webHidden/>
              </w:rPr>
              <w:t>48</w:t>
            </w:r>
            <w:r>
              <w:rPr>
                <w:noProof/>
                <w:webHidden/>
              </w:rPr>
              <w:fldChar w:fldCharType="end"/>
            </w:r>
          </w:hyperlink>
        </w:p>
        <w:p w14:paraId="29468940" w14:textId="2B292C72" w:rsidR="00181087" w:rsidRDefault="00181087">
          <w:pPr>
            <w:pStyle w:val="TOC3"/>
            <w:tabs>
              <w:tab w:val="right" w:leader="dot" w:pos="9350"/>
            </w:tabs>
            <w:rPr>
              <w:rFonts w:eastAsiaTheme="minorEastAsia"/>
              <w:noProof/>
              <w:sz w:val="24"/>
              <w:szCs w:val="24"/>
              <w:lang w:val="en-CA"/>
            </w:rPr>
          </w:pPr>
          <w:hyperlink w:anchor="_Toc203574382" w:history="1">
            <w:r w:rsidRPr="00044C7B">
              <w:rPr>
                <w:rStyle w:val="Hyperlink"/>
                <w:rFonts w:ascii="Times New Roman" w:hAnsi="Times New Roman" w:cs="Times New Roman"/>
                <w:i/>
                <w:iCs/>
                <w:noProof/>
                <w:lang w:val="en-CA"/>
              </w:rPr>
              <w:t>Note on this chapter</w:t>
            </w:r>
            <w:r>
              <w:rPr>
                <w:noProof/>
                <w:webHidden/>
              </w:rPr>
              <w:tab/>
            </w:r>
            <w:r>
              <w:rPr>
                <w:noProof/>
                <w:webHidden/>
              </w:rPr>
              <w:fldChar w:fldCharType="begin"/>
            </w:r>
            <w:r>
              <w:rPr>
                <w:noProof/>
                <w:webHidden/>
              </w:rPr>
              <w:instrText xml:space="preserve"> PAGEREF _Toc203574382 \h </w:instrText>
            </w:r>
            <w:r>
              <w:rPr>
                <w:noProof/>
                <w:webHidden/>
              </w:rPr>
            </w:r>
            <w:r>
              <w:rPr>
                <w:noProof/>
                <w:webHidden/>
              </w:rPr>
              <w:fldChar w:fldCharType="separate"/>
            </w:r>
            <w:r>
              <w:rPr>
                <w:noProof/>
                <w:webHidden/>
              </w:rPr>
              <w:t>48</w:t>
            </w:r>
            <w:r>
              <w:rPr>
                <w:noProof/>
                <w:webHidden/>
              </w:rPr>
              <w:fldChar w:fldCharType="end"/>
            </w:r>
          </w:hyperlink>
        </w:p>
        <w:p w14:paraId="120C309F" w14:textId="01EF9D6C" w:rsidR="00181087" w:rsidRDefault="00181087">
          <w:pPr>
            <w:pStyle w:val="TOC3"/>
            <w:tabs>
              <w:tab w:val="right" w:leader="dot" w:pos="9350"/>
            </w:tabs>
            <w:rPr>
              <w:rFonts w:eastAsiaTheme="minorEastAsia"/>
              <w:noProof/>
              <w:sz w:val="24"/>
              <w:szCs w:val="24"/>
              <w:lang w:val="en-CA"/>
            </w:rPr>
          </w:pPr>
          <w:hyperlink w:anchor="_Toc203574383" w:history="1">
            <w:r w:rsidRPr="00044C7B">
              <w:rPr>
                <w:rStyle w:val="Hyperlink"/>
                <w:rFonts w:ascii="Times New Roman" w:hAnsi="Times New Roman" w:cs="Times New Roman"/>
                <w:b/>
                <w:bCs/>
                <w:noProof/>
                <w:lang w:val="en-CA"/>
              </w:rPr>
              <w:t>Abstract</w:t>
            </w:r>
            <w:r>
              <w:rPr>
                <w:noProof/>
                <w:webHidden/>
              </w:rPr>
              <w:tab/>
            </w:r>
            <w:r>
              <w:rPr>
                <w:noProof/>
                <w:webHidden/>
              </w:rPr>
              <w:fldChar w:fldCharType="begin"/>
            </w:r>
            <w:r>
              <w:rPr>
                <w:noProof/>
                <w:webHidden/>
              </w:rPr>
              <w:instrText xml:space="preserve"> PAGEREF _Toc203574383 \h </w:instrText>
            </w:r>
            <w:r>
              <w:rPr>
                <w:noProof/>
                <w:webHidden/>
              </w:rPr>
            </w:r>
            <w:r>
              <w:rPr>
                <w:noProof/>
                <w:webHidden/>
              </w:rPr>
              <w:fldChar w:fldCharType="separate"/>
            </w:r>
            <w:r>
              <w:rPr>
                <w:noProof/>
                <w:webHidden/>
              </w:rPr>
              <w:t>48</w:t>
            </w:r>
            <w:r>
              <w:rPr>
                <w:noProof/>
                <w:webHidden/>
              </w:rPr>
              <w:fldChar w:fldCharType="end"/>
            </w:r>
          </w:hyperlink>
        </w:p>
        <w:p w14:paraId="78B20B77" w14:textId="4AB0F426" w:rsidR="00181087" w:rsidRDefault="00181087">
          <w:pPr>
            <w:pStyle w:val="TOC3"/>
            <w:tabs>
              <w:tab w:val="right" w:leader="dot" w:pos="9350"/>
            </w:tabs>
            <w:rPr>
              <w:rFonts w:eastAsiaTheme="minorEastAsia"/>
              <w:noProof/>
              <w:sz w:val="24"/>
              <w:szCs w:val="24"/>
              <w:lang w:val="en-CA"/>
            </w:rPr>
          </w:pPr>
          <w:hyperlink w:anchor="_Toc203574384" w:history="1">
            <w:r w:rsidRPr="00044C7B">
              <w:rPr>
                <w:rStyle w:val="Hyperlink"/>
                <w:rFonts w:ascii="Times New Roman" w:hAnsi="Times New Roman" w:cs="Times New Roman"/>
                <w:b/>
                <w:bCs/>
                <w:noProof/>
                <w:lang w:val="en-CA"/>
              </w:rPr>
              <w:t>Introduction</w:t>
            </w:r>
            <w:r>
              <w:rPr>
                <w:noProof/>
                <w:webHidden/>
              </w:rPr>
              <w:tab/>
            </w:r>
            <w:r>
              <w:rPr>
                <w:noProof/>
                <w:webHidden/>
              </w:rPr>
              <w:fldChar w:fldCharType="begin"/>
            </w:r>
            <w:r>
              <w:rPr>
                <w:noProof/>
                <w:webHidden/>
              </w:rPr>
              <w:instrText xml:space="preserve"> PAGEREF _Toc203574384 \h </w:instrText>
            </w:r>
            <w:r>
              <w:rPr>
                <w:noProof/>
                <w:webHidden/>
              </w:rPr>
            </w:r>
            <w:r>
              <w:rPr>
                <w:noProof/>
                <w:webHidden/>
              </w:rPr>
              <w:fldChar w:fldCharType="separate"/>
            </w:r>
            <w:r>
              <w:rPr>
                <w:noProof/>
                <w:webHidden/>
              </w:rPr>
              <w:t>48</w:t>
            </w:r>
            <w:r>
              <w:rPr>
                <w:noProof/>
                <w:webHidden/>
              </w:rPr>
              <w:fldChar w:fldCharType="end"/>
            </w:r>
          </w:hyperlink>
        </w:p>
        <w:p w14:paraId="616ECDEA" w14:textId="066F606D" w:rsidR="00181087" w:rsidRDefault="00181087">
          <w:pPr>
            <w:pStyle w:val="TOC3"/>
            <w:tabs>
              <w:tab w:val="right" w:leader="dot" w:pos="9350"/>
            </w:tabs>
            <w:rPr>
              <w:rFonts w:eastAsiaTheme="minorEastAsia"/>
              <w:noProof/>
              <w:sz w:val="24"/>
              <w:szCs w:val="24"/>
              <w:lang w:val="en-CA"/>
            </w:rPr>
          </w:pPr>
          <w:hyperlink w:anchor="_Toc203574385" w:history="1">
            <w:r w:rsidRPr="00044C7B">
              <w:rPr>
                <w:rStyle w:val="Hyperlink"/>
                <w:rFonts w:ascii="Times New Roman" w:hAnsi="Times New Roman" w:cs="Times New Roman"/>
                <w:b/>
                <w:bCs/>
                <w:noProof/>
                <w:lang w:val="en-CA"/>
              </w:rPr>
              <w:t>Materials and methods</w:t>
            </w:r>
            <w:r>
              <w:rPr>
                <w:noProof/>
                <w:webHidden/>
              </w:rPr>
              <w:tab/>
            </w:r>
            <w:r>
              <w:rPr>
                <w:noProof/>
                <w:webHidden/>
              </w:rPr>
              <w:fldChar w:fldCharType="begin"/>
            </w:r>
            <w:r>
              <w:rPr>
                <w:noProof/>
                <w:webHidden/>
              </w:rPr>
              <w:instrText xml:space="preserve"> PAGEREF _Toc203574385 \h </w:instrText>
            </w:r>
            <w:r>
              <w:rPr>
                <w:noProof/>
                <w:webHidden/>
              </w:rPr>
            </w:r>
            <w:r>
              <w:rPr>
                <w:noProof/>
                <w:webHidden/>
              </w:rPr>
              <w:fldChar w:fldCharType="separate"/>
            </w:r>
            <w:r>
              <w:rPr>
                <w:noProof/>
                <w:webHidden/>
              </w:rPr>
              <w:t>51</w:t>
            </w:r>
            <w:r>
              <w:rPr>
                <w:noProof/>
                <w:webHidden/>
              </w:rPr>
              <w:fldChar w:fldCharType="end"/>
            </w:r>
          </w:hyperlink>
        </w:p>
        <w:p w14:paraId="72DE633F" w14:textId="2E18BA7D" w:rsidR="00181087" w:rsidRDefault="00181087">
          <w:pPr>
            <w:pStyle w:val="TOC3"/>
            <w:tabs>
              <w:tab w:val="right" w:leader="dot" w:pos="9350"/>
            </w:tabs>
            <w:rPr>
              <w:rFonts w:eastAsiaTheme="minorEastAsia"/>
              <w:noProof/>
              <w:sz w:val="24"/>
              <w:szCs w:val="24"/>
              <w:lang w:val="en-CA"/>
            </w:rPr>
          </w:pPr>
          <w:hyperlink w:anchor="_Toc203574386" w:history="1">
            <w:r w:rsidRPr="00044C7B">
              <w:rPr>
                <w:rStyle w:val="Hyperlink"/>
                <w:rFonts w:ascii="Times New Roman" w:hAnsi="Times New Roman" w:cs="Times New Roman"/>
                <w:noProof/>
                <w:lang w:val="en-CA"/>
              </w:rPr>
              <w:t>Study species</w:t>
            </w:r>
            <w:r>
              <w:rPr>
                <w:noProof/>
                <w:webHidden/>
              </w:rPr>
              <w:tab/>
            </w:r>
            <w:r>
              <w:rPr>
                <w:noProof/>
                <w:webHidden/>
              </w:rPr>
              <w:fldChar w:fldCharType="begin"/>
            </w:r>
            <w:r>
              <w:rPr>
                <w:noProof/>
                <w:webHidden/>
              </w:rPr>
              <w:instrText xml:space="preserve"> PAGEREF _Toc203574386 \h </w:instrText>
            </w:r>
            <w:r>
              <w:rPr>
                <w:noProof/>
                <w:webHidden/>
              </w:rPr>
            </w:r>
            <w:r>
              <w:rPr>
                <w:noProof/>
                <w:webHidden/>
              </w:rPr>
              <w:fldChar w:fldCharType="separate"/>
            </w:r>
            <w:r>
              <w:rPr>
                <w:noProof/>
                <w:webHidden/>
              </w:rPr>
              <w:t>51</w:t>
            </w:r>
            <w:r>
              <w:rPr>
                <w:noProof/>
                <w:webHidden/>
              </w:rPr>
              <w:fldChar w:fldCharType="end"/>
            </w:r>
          </w:hyperlink>
        </w:p>
        <w:p w14:paraId="58924E8A" w14:textId="5A648238" w:rsidR="00181087" w:rsidRDefault="00181087">
          <w:pPr>
            <w:pStyle w:val="TOC3"/>
            <w:tabs>
              <w:tab w:val="right" w:leader="dot" w:pos="9350"/>
            </w:tabs>
            <w:rPr>
              <w:rFonts w:eastAsiaTheme="minorEastAsia"/>
              <w:noProof/>
              <w:sz w:val="24"/>
              <w:szCs w:val="24"/>
              <w:lang w:val="en-CA"/>
            </w:rPr>
          </w:pPr>
          <w:hyperlink w:anchor="_Toc203574387" w:history="1">
            <w:r w:rsidRPr="00044C7B">
              <w:rPr>
                <w:rStyle w:val="Hyperlink"/>
                <w:rFonts w:ascii="Times New Roman" w:hAnsi="Times New Roman" w:cs="Times New Roman"/>
                <w:noProof/>
                <w:lang w:val="en-CA"/>
              </w:rPr>
              <w:t>Change point analysis</w:t>
            </w:r>
            <w:r>
              <w:rPr>
                <w:noProof/>
                <w:webHidden/>
              </w:rPr>
              <w:tab/>
            </w:r>
            <w:r>
              <w:rPr>
                <w:noProof/>
                <w:webHidden/>
              </w:rPr>
              <w:fldChar w:fldCharType="begin"/>
            </w:r>
            <w:r>
              <w:rPr>
                <w:noProof/>
                <w:webHidden/>
              </w:rPr>
              <w:instrText xml:space="preserve"> PAGEREF _Toc203574387 \h </w:instrText>
            </w:r>
            <w:r>
              <w:rPr>
                <w:noProof/>
                <w:webHidden/>
              </w:rPr>
            </w:r>
            <w:r>
              <w:rPr>
                <w:noProof/>
                <w:webHidden/>
              </w:rPr>
              <w:fldChar w:fldCharType="separate"/>
            </w:r>
            <w:r>
              <w:rPr>
                <w:noProof/>
                <w:webHidden/>
              </w:rPr>
              <w:t>51</w:t>
            </w:r>
            <w:r>
              <w:rPr>
                <w:noProof/>
                <w:webHidden/>
              </w:rPr>
              <w:fldChar w:fldCharType="end"/>
            </w:r>
          </w:hyperlink>
        </w:p>
        <w:p w14:paraId="7FDBD820" w14:textId="4672D742" w:rsidR="00181087" w:rsidRDefault="00181087">
          <w:pPr>
            <w:pStyle w:val="TOC1"/>
            <w:tabs>
              <w:tab w:val="right" w:leader="dot" w:pos="9350"/>
            </w:tabs>
            <w:rPr>
              <w:rFonts w:asciiTheme="minorHAnsi" w:eastAsiaTheme="minorEastAsia" w:hAnsiTheme="minorHAnsi"/>
              <w:b w:val="0"/>
              <w:bCs w:val="0"/>
              <w:caps w:val="0"/>
              <w:noProof/>
              <w:lang w:val="en-CA"/>
            </w:rPr>
          </w:pPr>
          <w:hyperlink w:anchor="_Toc203574388" w:history="1">
            <w:r w:rsidRPr="00044C7B">
              <w:rPr>
                <w:rStyle w:val="Hyperlink"/>
                <w:rFonts w:ascii="Times New Roman" w:eastAsia="Times New Roman" w:hAnsi="Times New Roman" w:cs="Times New Roman"/>
                <w:noProof/>
                <w:lang w:val="en-CA"/>
              </w:rPr>
              <w:t>Supplemental material</w:t>
            </w:r>
            <w:r>
              <w:rPr>
                <w:noProof/>
                <w:webHidden/>
              </w:rPr>
              <w:tab/>
            </w:r>
            <w:r>
              <w:rPr>
                <w:noProof/>
                <w:webHidden/>
              </w:rPr>
              <w:fldChar w:fldCharType="begin"/>
            </w:r>
            <w:r>
              <w:rPr>
                <w:noProof/>
                <w:webHidden/>
              </w:rPr>
              <w:instrText xml:space="preserve"> PAGEREF _Toc203574388 \h </w:instrText>
            </w:r>
            <w:r>
              <w:rPr>
                <w:noProof/>
                <w:webHidden/>
              </w:rPr>
            </w:r>
            <w:r>
              <w:rPr>
                <w:noProof/>
                <w:webHidden/>
              </w:rPr>
              <w:fldChar w:fldCharType="separate"/>
            </w:r>
            <w:r>
              <w:rPr>
                <w:noProof/>
                <w:webHidden/>
              </w:rPr>
              <w:t>54</w:t>
            </w:r>
            <w:r>
              <w:rPr>
                <w:noProof/>
                <w:webHidden/>
              </w:rPr>
              <w:fldChar w:fldCharType="end"/>
            </w:r>
          </w:hyperlink>
        </w:p>
        <w:p w14:paraId="2FFF3538" w14:textId="573CBABF" w:rsidR="00181087" w:rsidRDefault="00181087">
          <w:pPr>
            <w:pStyle w:val="TOC1"/>
            <w:tabs>
              <w:tab w:val="right" w:leader="dot" w:pos="9350"/>
            </w:tabs>
            <w:rPr>
              <w:rFonts w:asciiTheme="minorHAnsi" w:eastAsiaTheme="minorEastAsia" w:hAnsiTheme="minorHAnsi"/>
              <w:b w:val="0"/>
              <w:bCs w:val="0"/>
              <w:caps w:val="0"/>
              <w:noProof/>
              <w:lang w:val="en-CA"/>
            </w:rPr>
          </w:pPr>
          <w:hyperlink w:anchor="_Toc203574389" w:history="1">
            <w:r w:rsidRPr="00044C7B">
              <w:rPr>
                <w:rStyle w:val="Hyperlink"/>
                <w:rFonts w:ascii="Times New Roman" w:eastAsia="Times New Roman" w:hAnsi="Times New Roman" w:cs="Times New Roman"/>
                <w:noProof/>
                <w:lang w:val="en-CA"/>
              </w:rPr>
              <w:t>Literature cited</w:t>
            </w:r>
            <w:r>
              <w:rPr>
                <w:noProof/>
                <w:webHidden/>
              </w:rPr>
              <w:tab/>
            </w:r>
            <w:r>
              <w:rPr>
                <w:noProof/>
                <w:webHidden/>
              </w:rPr>
              <w:fldChar w:fldCharType="begin"/>
            </w:r>
            <w:r>
              <w:rPr>
                <w:noProof/>
                <w:webHidden/>
              </w:rPr>
              <w:instrText xml:space="preserve"> PAGEREF _Toc203574389 \h </w:instrText>
            </w:r>
            <w:r>
              <w:rPr>
                <w:noProof/>
                <w:webHidden/>
              </w:rPr>
            </w:r>
            <w:r>
              <w:rPr>
                <w:noProof/>
                <w:webHidden/>
              </w:rPr>
              <w:fldChar w:fldCharType="separate"/>
            </w:r>
            <w:r>
              <w:rPr>
                <w:noProof/>
                <w:webHidden/>
              </w:rPr>
              <w:t>54</w:t>
            </w:r>
            <w:r>
              <w:rPr>
                <w:noProof/>
                <w:webHidden/>
              </w:rPr>
              <w:fldChar w:fldCharType="end"/>
            </w:r>
          </w:hyperlink>
        </w:p>
        <w:p w14:paraId="6EE9866B" w14:textId="6CA966E7" w:rsidR="00CE1C59" w:rsidRDefault="00CE1C59">
          <w:r>
            <w:rPr>
              <w:rFonts w:asciiTheme="majorHAnsi" w:hAnsiTheme="majorHAnsi"/>
              <w:caps/>
              <w:sz w:val="20"/>
              <w:szCs w:val="20"/>
            </w:rPr>
            <w:fldChar w:fldCharType="end"/>
          </w:r>
        </w:p>
      </w:sdtContent>
    </w:sdt>
    <w:p w14:paraId="114529A8" w14:textId="77777777" w:rsidR="00FE754C" w:rsidRPr="007039BB" w:rsidRDefault="00FE754C" w:rsidP="004329A6">
      <w:pPr>
        <w:spacing w:line="276" w:lineRule="auto"/>
        <w:jc w:val="both"/>
        <w:rPr>
          <w:rFonts w:ascii="Times New Roman" w:hAnsi="Times New Roman" w:cs="Times New Roman"/>
        </w:rPr>
      </w:pPr>
    </w:p>
    <w:p w14:paraId="4E360C91" w14:textId="77777777" w:rsidR="00FE754C" w:rsidRPr="007039BB" w:rsidRDefault="00FE754C" w:rsidP="004329A6">
      <w:pPr>
        <w:spacing w:line="276" w:lineRule="auto"/>
        <w:jc w:val="both"/>
        <w:rPr>
          <w:rFonts w:ascii="Times New Roman" w:hAnsi="Times New Roman" w:cs="Times New Roman"/>
        </w:rPr>
      </w:pPr>
    </w:p>
    <w:p w14:paraId="5F5DA24F" w14:textId="77777777" w:rsidR="00FE754C" w:rsidRPr="007039BB" w:rsidRDefault="00FE754C" w:rsidP="004329A6">
      <w:pPr>
        <w:spacing w:line="276" w:lineRule="auto"/>
        <w:jc w:val="both"/>
        <w:rPr>
          <w:rFonts w:ascii="Times New Roman" w:hAnsi="Times New Roman" w:cs="Times New Roman"/>
        </w:rPr>
      </w:pPr>
    </w:p>
    <w:p w14:paraId="7E404BD1" w14:textId="77777777" w:rsidR="00FE754C" w:rsidRPr="007039BB" w:rsidRDefault="00FE754C" w:rsidP="004329A6">
      <w:pPr>
        <w:spacing w:line="276" w:lineRule="auto"/>
        <w:jc w:val="both"/>
        <w:rPr>
          <w:rFonts w:ascii="Times New Roman" w:hAnsi="Times New Roman" w:cs="Times New Roman"/>
        </w:rPr>
      </w:pPr>
    </w:p>
    <w:p w14:paraId="4F0E9B79" w14:textId="77777777" w:rsidR="00FE754C" w:rsidRDefault="00FE754C" w:rsidP="004329A6">
      <w:pPr>
        <w:spacing w:line="276" w:lineRule="auto"/>
        <w:jc w:val="both"/>
        <w:rPr>
          <w:rFonts w:ascii="Times New Roman" w:hAnsi="Times New Roman" w:cs="Times New Roman"/>
        </w:rPr>
      </w:pPr>
    </w:p>
    <w:p w14:paraId="03EA626B" w14:textId="77777777" w:rsidR="000369B9" w:rsidRDefault="000369B9" w:rsidP="004329A6">
      <w:pPr>
        <w:spacing w:line="276" w:lineRule="auto"/>
        <w:jc w:val="both"/>
        <w:rPr>
          <w:rFonts w:ascii="Times New Roman" w:hAnsi="Times New Roman" w:cs="Times New Roman"/>
        </w:rPr>
      </w:pPr>
    </w:p>
    <w:p w14:paraId="3365A7CF" w14:textId="77777777" w:rsidR="00556935" w:rsidRDefault="00556935" w:rsidP="004329A6">
      <w:pPr>
        <w:spacing w:line="276" w:lineRule="auto"/>
        <w:jc w:val="both"/>
        <w:rPr>
          <w:rFonts w:ascii="Times New Roman" w:hAnsi="Times New Roman" w:cs="Times New Roman"/>
        </w:rPr>
      </w:pPr>
    </w:p>
    <w:p w14:paraId="3CCC22AA" w14:textId="77777777" w:rsidR="00556935" w:rsidRDefault="00556935" w:rsidP="004329A6">
      <w:pPr>
        <w:spacing w:line="276" w:lineRule="auto"/>
        <w:jc w:val="both"/>
        <w:rPr>
          <w:rFonts w:ascii="Times New Roman" w:hAnsi="Times New Roman" w:cs="Times New Roman"/>
        </w:rPr>
      </w:pPr>
    </w:p>
    <w:p w14:paraId="3B326280" w14:textId="77777777" w:rsidR="00556935" w:rsidRDefault="00556935" w:rsidP="004329A6">
      <w:pPr>
        <w:spacing w:line="276" w:lineRule="auto"/>
        <w:jc w:val="both"/>
        <w:rPr>
          <w:rFonts w:ascii="Times New Roman" w:hAnsi="Times New Roman" w:cs="Times New Roman"/>
        </w:rPr>
      </w:pPr>
    </w:p>
    <w:p w14:paraId="71956A2E" w14:textId="77777777" w:rsidR="00556935" w:rsidRDefault="00556935" w:rsidP="004329A6">
      <w:pPr>
        <w:spacing w:line="276" w:lineRule="auto"/>
        <w:jc w:val="both"/>
        <w:rPr>
          <w:rFonts w:ascii="Times New Roman" w:hAnsi="Times New Roman" w:cs="Times New Roman"/>
        </w:rPr>
      </w:pPr>
    </w:p>
    <w:p w14:paraId="7F6D919A" w14:textId="77777777" w:rsidR="00556935" w:rsidRDefault="00556935" w:rsidP="004329A6">
      <w:pPr>
        <w:spacing w:line="276" w:lineRule="auto"/>
        <w:jc w:val="both"/>
        <w:rPr>
          <w:rFonts w:ascii="Times New Roman" w:hAnsi="Times New Roman" w:cs="Times New Roman"/>
        </w:rPr>
      </w:pPr>
    </w:p>
    <w:p w14:paraId="3D4A8D28" w14:textId="77777777" w:rsidR="00556935" w:rsidRDefault="00556935" w:rsidP="004329A6">
      <w:pPr>
        <w:spacing w:line="276" w:lineRule="auto"/>
        <w:jc w:val="both"/>
        <w:rPr>
          <w:rFonts w:ascii="Times New Roman" w:hAnsi="Times New Roman" w:cs="Times New Roman"/>
        </w:rPr>
      </w:pPr>
    </w:p>
    <w:p w14:paraId="564ABE89" w14:textId="77777777" w:rsidR="00556935" w:rsidRDefault="00556935" w:rsidP="004329A6">
      <w:pPr>
        <w:spacing w:line="276" w:lineRule="auto"/>
        <w:jc w:val="both"/>
        <w:rPr>
          <w:rFonts w:ascii="Times New Roman" w:hAnsi="Times New Roman" w:cs="Times New Roman"/>
        </w:rPr>
      </w:pPr>
    </w:p>
    <w:p w14:paraId="1D28AA84" w14:textId="77777777" w:rsidR="00556935" w:rsidRDefault="00556935" w:rsidP="004329A6">
      <w:pPr>
        <w:spacing w:line="276" w:lineRule="auto"/>
        <w:jc w:val="both"/>
        <w:rPr>
          <w:rFonts w:ascii="Times New Roman" w:hAnsi="Times New Roman" w:cs="Times New Roman"/>
        </w:rPr>
      </w:pPr>
    </w:p>
    <w:p w14:paraId="7E5C4986" w14:textId="77777777" w:rsidR="00556935" w:rsidRDefault="00556935" w:rsidP="004329A6">
      <w:pPr>
        <w:spacing w:line="276" w:lineRule="auto"/>
        <w:jc w:val="both"/>
        <w:rPr>
          <w:rFonts w:ascii="Times New Roman" w:hAnsi="Times New Roman" w:cs="Times New Roman"/>
        </w:rPr>
      </w:pPr>
    </w:p>
    <w:p w14:paraId="30AEC06A" w14:textId="77777777" w:rsidR="00556935" w:rsidRDefault="00556935" w:rsidP="004329A6">
      <w:pPr>
        <w:spacing w:line="276" w:lineRule="auto"/>
        <w:jc w:val="both"/>
        <w:rPr>
          <w:rFonts w:ascii="Times New Roman" w:hAnsi="Times New Roman" w:cs="Times New Roman"/>
        </w:rPr>
      </w:pPr>
    </w:p>
    <w:p w14:paraId="1F8232A8" w14:textId="77777777" w:rsidR="00556935" w:rsidRDefault="00556935" w:rsidP="004329A6">
      <w:pPr>
        <w:spacing w:line="276" w:lineRule="auto"/>
        <w:jc w:val="both"/>
        <w:rPr>
          <w:rFonts w:ascii="Times New Roman" w:hAnsi="Times New Roman" w:cs="Times New Roman"/>
        </w:rPr>
      </w:pPr>
    </w:p>
    <w:p w14:paraId="39FA7AA7" w14:textId="77777777" w:rsidR="00556935" w:rsidRDefault="00556935" w:rsidP="004329A6">
      <w:pPr>
        <w:spacing w:line="276" w:lineRule="auto"/>
        <w:jc w:val="both"/>
        <w:rPr>
          <w:rFonts w:ascii="Times New Roman" w:hAnsi="Times New Roman" w:cs="Times New Roman"/>
        </w:rPr>
      </w:pPr>
    </w:p>
    <w:p w14:paraId="64E480DE" w14:textId="77777777" w:rsidR="00556935" w:rsidRDefault="00556935" w:rsidP="004329A6">
      <w:pPr>
        <w:spacing w:line="276" w:lineRule="auto"/>
        <w:jc w:val="both"/>
        <w:rPr>
          <w:rFonts w:ascii="Times New Roman" w:hAnsi="Times New Roman" w:cs="Times New Roman"/>
        </w:rPr>
      </w:pPr>
    </w:p>
    <w:p w14:paraId="1A5A058A" w14:textId="77777777" w:rsidR="00556935" w:rsidRDefault="00556935" w:rsidP="004329A6">
      <w:pPr>
        <w:spacing w:line="276" w:lineRule="auto"/>
        <w:jc w:val="both"/>
        <w:rPr>
          <w:rFonts w:ascii="Times New Roman" w:hAnsi="Times New Roman" w:cs="Times New Roman"/>
        </w:rPr>
      </w:pPr>
    </w:p>
    <w:p w14:paraId="48504D68" w14:textId="77777777" w:rsidR="00556935" w:rsidRDefault="00556935" w:rsidP="004329A6">
      <w:pPr>
        <w:spacing w:line="276" w:lineRule="auto"/>
        <w:jc w:val="both"/>
        <w:rPr>
          <w:rFonts w:ascii="Times New Roman" w:hAnsi="Times New Roman" w:cs="Times New Roman"/>
        </w:rPr>
      </w:pPr>
    </w:p>
    <w:p w14:paraId="3A0871CB" w14:textId="77777777" w:rsidR="00556935" w:rsidRDefault="00556935" w:rsidP="004329A6">
      <w:pPr>
        <w:spacing w:line="276" w:lineRule="auto"/>
        <w:jc w:val="both"/>
        <w:rPr>
          <w:rFonts w:ascii="Times New Roman" w:hAnsi="Times New Roman" w:cs="Times New Roman"/>
        </w:rPr>
      </w:pPr>
    </w:p>
    <w:p w14:paraId="7BA253CB" w14:textId="77777777" w:rsidR="00556935" w:rsidRDefault="00556935" w:rsidP="004329A6">
      <w:pPr>
        <w:spacing w:line="276" w:lineRule="auto"/>
        <w:jc w:val="both"/>
        <w:rPr>
          <w:rFonts w:ascii="Times New Roman" w:hAnsi="Times New Roman" w:cs="Times New Roman"/>
        </w:rPr>
      </w:pPr>
    </w:p>
    <w:p w14:paraId="4A2B7749" w14:textId="77777777" w:rsidR="00556935" w:rsidRDefault="00556935" w:rsidP="004329A6">
      <w:pPr>
        <w:spacing w:line="276" w:lineRule="auto"/>
        <w:jc w:val="both"/>
        <w:rPr>
          <w:rFonts w:ascii="Times New Roman" w:hAnsi="Times New Roman" w:cs="Times New Roman"/>
        </w:rPr>
      </w:pPr>
    </w:p>
    <w:p w14:paraId="3FF48E26" w14:textId="77777777" w:rsidR="00556935" w:rsidRDefault="00556935" w:rsidP="004329A6">
      <w:pPr>
        <w:spacing w:line="276" w:lineRule="auto"/>
        <w:jc w:val="both"/>
        <w:rPr>
          <w:rFonts w:ascii="Times New Roman" w:hAnsi="Times New Roman" w:cs="Times New Roman"/>
        </w:rPr>
      </w:pPr>
    </w:p>
    <w:p w14:paraId="658971A9" w14:textId="77777777" w:rsidR="00556935" w:rsidRDefault="00556935" w:rsidP="004329A6">
      <w:pPr>
        <w:spacing w:line="276" w:lineRule="auto"/>
        <w:jc w:val="both"/>
        <w:rPr>
          <w:rFonts w:ascii="Times New Roman" w:hAnsi="Times New Roman" w:cs="Times New Roman"/>
        </w:rPr>
      </w:pPr>
    </w:p>
    <w:p w14:paraId="76ED28AD" w14:textId="77777777" w:rsidR="00556935" w:rsidRDefault="00556935" w:rsidP="004329A6">
      <w:pPr>
        <w:spacing w:line="276" w:lineRule="auto"/>
        <w:jc w:val="both"/>
        <w:rPr>
          <w:rFonts w:ascii="Times New Roman" w:hAnsi="Times New Roman" w:cs="Times New Roman"/>
        </w:rPr>
      </w:pPr>
    </w:p>
    <w:p w14:paraId="0DCD202D" w14:textId="77777777" w:rsidR="00556935" w:rsidRDefault="00556935" w:rsidP="004329A6">
      <w:pPr>
        <w:spacing w:line="276" w:lineRule="auto"/>
        <w:jc w:val="both"/>
        <w:rPr>
          <w:rFonts w:ascii="Times New Roman" w:hAnsi="Times New Roman" w:cs="Times New Roman"/>
        </w:rPr>
      </w:pPr>
    </w:p>
    <w:p w14:paraId="4FC4C813" w14:textId="77777777" w:rsidR="00556935" w:rsidRDefault="00556935" w:rsidP="004329A6">
      <w:pPr>
        <w:spacing w:line="276" w:lineRule="auto"/>
        <w:jc w:val="both"/>
        <w:rPr>
          <w:rFonts w:ascii="Times New Roman" w:hAnsi="Times New Roman" w:cs="Times New Roman"/>
        </w:rPr>
      </w:pPr>
    </w:p>
    <w:p w14:paraId="1519DB72" w14:textId="77777777" w:rsidR="00556935" w:rsidRDefault="00556935" w:rsidP="004329A6">
      <w:pPr>
        <w:spacing w:line="276" w:lineRule="auto"/>
        <w:jc w:val="both"/>
        <w:rPr>
          <w:rFonts w:ascii="Times New Roman" w:hAnsi="Times New Roman" w:cs="Times New Roman"/>
        </w:rPr>
      </w:pPr>
    </w:p>
    <w:p w14:paraId="42ACA6B2" w14:textId="77777777" w:rsidR="00556935" w:rsidRDefault="00556935" w:rsidP="004329A6">
      <w:pPr>
        <w:spacing w:line="276" w:lineRule="auto"/>
        <w:jc w:val="both"/>
        <w:rPr>
          <w:rFonts w:ascii="Times New Roman" w:hAnsi="Times New Roman" w:cs="Times New Roman"/>
        </w:rPr>
      </w:pPr>
    </w:p>
    <w:p w14:paraId="36339867" w14:textId="77777777" w:rsidR="00556935" w:rsidRPr="007039BB" w:rsidRDefault="00556935" w:rsidP="004329A6">
      <w:pPr>
        <w:spacing w:line="276" w:lineRule="auto"/>
        <w:jc w:val="both"/>
        <w:rPr>
          <w:rFonts w:ascii="Times New Roman" w:hAnsi="Times New Roman" w:cs="Times New Roman"/>
        </w:rPr>
      </w:pPr>
    </w:p>
    <w:p w14:paraId="0E338A2F" w14:textId="51BA6998" w:rsidR="00FE754C" w:rsidRPr="001E174A" w:rsidRDefault="00FE754C" w:rsidP="001E174A">
      <w:pPr>
        <w:pStyle w:val="Heading1"/>
        <w:jc w:val="center"/>
        <w:rPr>
          <w:rFonts w:ascii="Times New Roman" w:hAnsi="Times New Roman" w:cs="Times New Roman"/>
          <w:color w:val="000000" w:themeColor="text1"/>
          <w:lang w:val="en-CA"/>
        </w:rPr>
      </w:pPr>
      <w:bookmarkStart w:id="0" w:name="_Toc195699766"/>
      <w:bookmarkStart w:id="1" w:name="_Toc195699789"/>
      <w:bookmarkStart w:id="2" w:name="_Toc203574353"/>
      <w:commentRangeStart w:id="3"/>
      <w:r w:rsidRPr="001E174A">
        <w:rPr>
          <w:rFonts w:ascii="Times New Roman" w:hAnsi="Times New Roman" w:cs="Times New Roman"/>
          <w:color w:val="000000" w:themeColor="text1"/>
          <w:lang w:val="en-CA"/>
        </w:rPr>
        <w:lastRenderedPageBreak/>
        <w:t>Preface</w:t>
      </w:r>
      <w:bookmarkEnd w:id="0"/>
      <w:bookmarkEnd w:id="1"/>
      <w:bookmarkEnd w:id="2"/>
      <w:commentRangeEnd w:id="3"/>
      <w:r w:rsidR="006F4625">
        <w:rPr>
          <w:rStyle w:val="CommentReference"/>
          <w:rFonts w:asciiTheme="minorHAnsi" w:eastAsiaTheme="minorHAnsi" w:hAnsiTheme="minorHAnsi" w:cstheme="minorBidi"/>
          <w:color w:val="auto"/>
        </w:rPr>
        <w:commentReference w:id="3"/>
      </w:r>
    </w:p>
    <w:p w14:paraId="6496CA4C" w14:textId="77777777" w:rsidR="00FE754C" w:rsidRPr="00B15A0D" w:rsidRDefault="00FE754C" w:rsidP="004329A6">
      <w:pPr>
        <w:spacing w:line="276" w:lineRule="auto"/>
        <w:jc w:val="both"/>
        <w:rPr>
          <w:rFonts w:ascii="Times New Roman" w:hAnsi="Times New Roman" w:cs="Times New Roman"/>
          <w:lang w:val="en-CA"/>
        </w:rPr>
      </w:pPr>
    </w:p>
    <w:p w14:paraId="217DCB68" w14:textId="349573A9" w:rsidR="007039BB" w:rsidRDefault="007039BB" w:rsidP="001E174A">
      <w:pPr>
        <w:spacing w:line="480" w:lineRule="auto"/>
        <w:ind w:firstLine="720"/>
        <w:jc w:val="both"/>
        <w:rPr>
          <w:rFonts w:ascii="Times New Roman" w:hAnsi="Times New Roman" w:cs="Times New Roman"/>
          <w:lang w:val="en-CA"/>
        </w:rPr>
      </w:pPr>
      <w:r w:rsidRPr="007039BB">
        <w:rPr>
          <w:rFonts w:ascii="Times New Roman" w:hAnsi="Times New Roman" w:cs="Times New Roman"/>
          <w:lang w:val="en-CA"/>
        </w:rPr>
        <w:t xml:space="preserve">This Master’s project was supervised by Dr. Kyle Elliott from </w:t>
      </w:r>
      <w:r w:rsidR="001E174A">
        <w:rPr>
          <w:rFonts w:ascii="Times New Roman" w:hAnsi="Times New Roman" w:cs="Times New Roman"/>
          <w:lang w:val="en-CA"/>
        </w:rPr>
        <w:t xml:space="preserve">the </w:t>
      </w:r>
      <w:r w:rsidRPr="007039BB">
        <w:rPr>
          <w:rFonts w:ascii="Times New Roman" w:hAnsi="Times New Roman" w:cs="Times New Roman"/>
          <w:lang w:val="en-CA"/>
        </w:rPr>
        <w:t xml:space="preserve">Macdonald campus of McGill University and by Dr. Barbara Frei from </w:t>
      </w:r>
      <w:r w:rsidR="001E174A">
        <w:rPr>
          <w:rFonts w:ascii="Times New Roman" w:hAnsi="Times New Roman" w:cs="Times New Roman"/>
          <w:lang w:val="en-CA"/>
        </w:rPr>
        <w:t xml:space="preserve">the </w:t>
      </w:r>
      <w:r w:rsidRPr="007039BB">
        <w:rPr>
          <w:rFonts w:ascii="Times New Roman" w:hAnsi="Times New Roman" w:cs="Times New Roman"/>
          <w:lang w:val="en-CA"/>
        </w:rPr>
        <w:t>Environment and Climate Change Canada – Science &amp; Technologies Branch.</w:t>
      </w:r>
      <w:r w:rsidR="001E174A">
        <w:rPr>
          <w:rFonts w:ascii="Times New Roman" w:hAnsi="Times New Roman" w:cs="Times New Roman"/>
          <w:lang w:val="en-CA"/>
        </w:rPr>
        <w:t xml:space="preserve"> </w:t>
      </w:r>
      <w:commentRangeStart w:id="4"/>
      <w:commentRangeStart w:id="5"/>
      <w:r w:rsidR="001E174A">
        <w:rPr>
          <w:rFonts w:ascii="Times New Roman" w:hAnsi="Times New Roman" w:cs="Times New Roman"/>
          <w:lang w:val="en-CA"/>
        </w:rPr>
        <w:t>The</w:t>
      </w:r>
      <w:commentRangeEnd w:id="4"/>
      <w:r w:rsidR="00165202">
        <w:rPr>
          <w:rStyle w:val="CommentReference"/>
        </w:rPr>
        <w:commentReference w:id="4"/>
      </w:r>
      <w:commentRangeEnd w:id="5"/>
      <w:r w:rsidR="00525A42">
        <w:rPr>
          <w:rStyle w:val="CommentReference"/>
        </w:rPr>
        <w:commentReference w:id="5"/>
      </w:r>
      <w:r w:rsidR="001E174A">
        <w:rPr>
          <w:rFonts w:ascii="Times New Roman" w:hAnsi="Times New Roman" w:cs="Times New Roman"/>
          <w:lang w:val="en-CA"/>
        </w:rPr>
        <w:t xml:space="preserve"> thesis’ purpose is to investigate how </w:t>
      </w:r>
      <w:r w:rsidR="00D02DE1">
        <w:rPr>
          <w:rFonts w:ascii="Times New Roman" w:hAnsi="Times New Roman" w:cs="Times New Roman"/>
          <w:lang w:val="en-CA"/>
        </w:rPr>
        <w:t>northern cardinal</w:t>
      </w:r>
      <w:r w:rsidR="001E174A">
        <w:rPr>
          <w:rFonts w:ascii="Times New Roman" w:hAnsi="Times New Roman" w:cs="Times New Roman"/>
          <w:lang w:val="en-CA"/>
        </w:rPr>
        <w:t xml:space="preserve">s are using urban green spaces during the winter season, along with </w:t>
      </w:r>
      <w:r w:rsidR="00C41733">
        <w:rPr>
          <w:rFonts w:ascii="Times New Roman" w:hAnsi="Times New Roman" w:cs="Times New Roman"/>
          <w:lang w:val="en-CA"/>
        </w:rPr>
        <w:t>their survival and activity levels through the non-breeding season.</w:t>
      </w:r>
      <w:r w:rsidR="0014390C">
        <w:rPr>
          <w:rFonts w:ascii="Times New Roman" w:hAnsi="Times New Roman" w:cs="Times New Roman"/>
          <w:lang w:val="en-CA"/>
        </w:rPr>
        <w:t xml:space="preserve"> The </w:t>
      </w:r>
      <w:r w:rsidR="00D02DE1">
        <w:rPr>
          <w:rFonts w:ascii="Times New Roman" w:hAnsi="Times New Roman" w:cs="Times New Roman"/>
          <w:lang w:val="en-CA"/>
        </w:rPr>
        <w:t xml:space="preserve">northern </w:t>
      </w:r>
      <w:commentRangeStart w:id="6"/>
      <w:r w:rsidR="00D02DE1">
        <w:rPr>
          <w:rFonts w:ascii="Times New Roman" w:hAnsi="Times New Roman" w:cs="Times New Roman"/>
          <w:lang w:val="en-CA"/>
        </w:rPr>
        <w:t>cardinal</w:t>
      </w:r>
      <w:commentRangeEnd w:id="6"/>
      <w:r w:rsidR="006F4625">
        <w:rPr>
          <w:rStyle w:val="CommentReference"/>
        </w:rPr>
        <w:commentReference w:id="6"/>
      </w:r>
      <w:r w:rsidR="0014390C">
        <w:rPr>
          <w:rFonts w:ascii="Times New Roman" w:hAnsi="Times New Roman" w:cs="Times New Roman"/>
          <w:lang w:val="en-CA"/>
        </w:rPr>
        <w:t xml:space="preserve"> is </w:t>
      </w:r>
      <w:r w:rsidR="00426A1E">
        <w:rPr>
          <w:rFonts w:ascii="Times New Roman" w:hAnsi="Times New Roman" w:cs="Times New Roman"/>
          <w:lang w:val="en-CA"/>
        </w:rPr>
        <w:t>an iconic species in North America,</w:t>
      </w:r>
      <w:r w:rsidR="002229E0">
        <w:rPr>
          <w:rFonts w:ascii="Times New Roman" w:hAnsi="Times New Roman" w:cs="Times New Roman"/>
          <w:lang w:val="en-CA"/>
        </w:rPr>
        <w:t xml:space="preserve"> often closely associated with the winter holidays as they </w:t>
      </w:r>
      <w:r w:rsidR="00085F11">
        <w:rPr>
          <w:rFonts w:ascii="Times New Roman" w:hAnsi="Times New Roman" w:cs="Times New Roman"/>
          <w:lang w:val="en-CA"/>
        </w:rPr>
        <w:t>are one of the few</w:t>
      </w:r>
      <w:r w:rsidR="0041314D">
        <w:rPr>
          <w:rFonts w:ascii="Times New Roman" w:hAnsi="Times New Roman" w:cs="Times New Roman"/>
          <w:lang w:val="en-CA"/>
        </w:rPr>
        <w:t>, colourful</w:t>
      </w:r>
      <w:r w:rsidR="00085F11">
        <w:rPr>
          <w:rFonts w:ascii="Times New Roman" w:hAnsi="Times New Roman" w:cs="Times New Roman"/>
          <w:lang w:val="en-CA"/>
        </w:rPr>
        <w:t xml:space="preserve"> native songbirds</w:t>
      </w:r>
      <w:r w:rsidR="0041314D">
        <w:rPr>
          <w:rFonts w:ascii="Times New Roman" w:hAnsi="Times New Roman" w:cs="Times New Roman"/>
          <w:lang w:val="en-CA"/>
        </w:rPr>
        <w:t xml:space="preserve"> that can easily be identified by urbanites. </w:t>
      </w:r>
      <w:r w:rsidR="00125CAF">
        <w:rPr>
          <w:rFonts w:ascii="Times New Roman" w:hAnsi="Times New Roman" w:cs="Times New Roman"/>
          <w:lang w:val="en-CA"/>
        </w:rPr>
        <w:t>Nowadays, cardinals are</w:t>
      </w:r>
      <w:r w:rsidR="0077331F">
        <w:rPr>
          <w:rFonts w:ascii="Times New Roman" w:hAnsi="Times New Roman" w:cs="Times New Roman"/>
          <w:lang w:val="en-CA"/>
        </w:rPr>
        <w:t xml:space="preserve"> abundantly found in southern Quebec</w:t>
      </w:r>
      <w:r w:rsidR="000A0DF2">
        <w:rPr>
          <w:rFonts w:ascii="Times New Roman" w:hAnsi="Times New Roman" w:cs="Times New Roman"/>
          <w:lang w:val="en-CA"/>
        </w:rPr>
        <w:t xml:space="preserve">, most likely due to their northern distribution range’s expansion </w:t>
      </w:r>
      <w:r w:rsidR="00125CAF">
        <w:rPr>
          <w:rFonts w:ascii="Times New Roman" w:hAnsi="Times New Roman" w:cs="Times New Roman"/>
          <w:lang w:val="en-CA"/>
        </w:rPr>
        <w:t>driven by</w:t>
      </w:r>
      <w:r w:rsidR="008B63B7">
        <w:rPr>
          <w:rFonts w:ascii="Times New Roman" w:hAnsi="Times New Roman" w:cs="Times New Roman"/>
          <w:lang w:val="en-CA"/>
        </w:rPr>
        <w:t xml:space="preserve"> climate change.</w:t>
      </w:r>
      <w:r w:rsidR="004A2470">
        <w:rPr>
          <w:rFonts w:ascii="Times New Roman" w:hAnsi="Times New Roman" w:cs="Times New Roman"/>
          <w:lang w:val="en-CA"/>
        </w:rPr>
        <w:t xml:space="preserve"> As the move </w:t>
      </w:r>
      <w:r w:rsidR="002F2845">
        <w:rPr>
          <w:rFonts w:ascii="Times New Roman" w:hAnsi="Times New Roman" w:cs="Times New Roman"/>
          <w:lang w:val="en-CA"/>
        </w:rPr>
        <w:t>north, the cardinals seem to be settling</w:t>
      </w:r>
      <w:r w:rsidR="00DB552C">
        <w:rPr>
          <w:rFonts w:ascii="Times New Roman" w:hAnsi="Times New Roman" w:cs="Times New Roman"/>
          <w:lang w:val="en-CA"/>
        </w:rPr>
        <w:t xml:space="preserve"> mostly in human modified landscapes.</w:t>
      </w:r>
      <w:r w:rsidR="002F2845">
        <w:rPr>
          <w:rFonts w:ascii="Times New Roman" w:hAnsi="Times New Roman" w:cs="Times New Roman"/>
          <w:lang w:val="en-CA"/>
        </w:rPr>
        <w:t xml:space="preserve"> </w:t>
      </w:r>
      <w:r w:rsidR="00C41733">
        <w:rPr>
          <w:rFonts w:ascii="Times New Roman" w:hAnsi="Times New Roman" w:cs="Times New Roman"/>
          <w:lang w:val="en-CA"/>
        </w:rPr>
        <w:t xml:space="preserve">Gathering knowledge on how </w:t>
      </w:r>
      <w:r w:rsidR="00837EE0">
        <w:rPr>
          <w:rFonts w:ascii="Times New Roman" w:hAnsi="Times New Roman" w:cs="Times New Roman"/>
          <w:lang w:val="en-CA"/>
        </w:rPr>
        <w:t xml:space="preserve">urban </w:t>
      </w:r>
      <w:r w:rsidR="00C41733">
        <w:rPr>
          <w:rFonts w:ascii="Times New Roman" w:hAnsi="Times New Roman" w:cs="Times New Roman"/>
          <w:lang w:val="en-CA"/>
        </w:rPr>
        <w:t xml:space="preserve">green spaces support resident bird species, such as the </w:t>
      </w:r>
      <w:r w:rsidR="00D02DE1">
        <w:rPr>
          <w:rFonts w:ascii="Times New Roman" w:hAnsi="Times New Roman" w:cs="Times New Roman"/>
          <w:lang w:val="en-CA"/>
        </w:rPr>
        <w:t>northern cardinal</w:t>
      </w:r>
      <w:r w:rsidR="00C41733">
        <w:rPr>
          <w:rFonts w:ascii="Times New Roman" w:hAnsi="Times New Roman" w:cs="Times New Roman"/>
          <w:lang w:val="en-CA"/>
        </w:rPr>
        <w:t>, can guide future greening initiatives towards practices that support urban wildlife</w:t>
      </w:r>
      <w:r w:rsidR="00C4044C">
        <w:rPr>
          <w:rFonts w:ascii="Times New Roman" w:hAnsi="Times New Roman" w:cs="Times New Roman"/>
          <w:lang w:val="en-CA"/>
        </w:rPr>
        <w:t xml:space="preserve"> year-round.</w:t>
      </w:r>
    </w:p>
    <w:p w14:paraId="6BE7F4E8" w14:textId="77777777" w:rsidR="00C41733" w:rsidRDefault="00C41733" w:rsidP="001E174A">
      <w:pPr>
        <w:spacing w:line="480" w:lineRule="auto"/>
        <w:ind w:firstLine="720"/>
        <w:jc w:val="both"/>
        <w:rPr>
          <w:rFonts w:ascii="Times New Roman" w:hAnsi="Times New Roman" w:cs="Times New Roman"/>
          <w:lang w:val="en-CA"/>
        </w:rPr>
      </w:pPr>
    </w:p>
    <w:p w14:paraId="1669D382" w14:textId="71090D38" w:rsidR="00C41733" w:rsidRDefault="00C41733" w:rsidP="001E174A">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This article-based thesis is divided into two chapters. </w:t>
      </w:r>
      <w:commentRangeStart w:id="7"/>
      <w:r>
        <w:rPr>
          <w:rFonts w:ascii="Times New Roman" w:hAnsi="Times New Roman" w:cs="Times New Roman"/>
          <w:lang w:val="en-CA"/>
        </w:rPr>
        <w:t>First</w:t>
      </w:r>
      <w:commentRangeEnd w:id="7"/>
      <w:r w:rsidR="006F4625">
        <w:rPr>
          <w:rStyle w:val="CommentReference"/>
        </w:rPr>
        <w:commentReference w:id="7"/>
      </w:r>
      <w:r>
        <w:rPr>
          <w:rFonts w:ascii="Times New Roman" w:hAnsi="Times New Roman" w:cs="Times New Roman"/>
          <w:lang w:val="en-CA"/>
        </w:rPr>
        <w:t xml:space="preserve">, </w:t>
      </w:r>
    </w:p>
    <w:p w14:paraId="09673479" w14:textId="77777777" w:rsidR="007039BB" w:rsidRDefault="007039BB" w:rsidP="004329A6">
      <w:pPr>
        <w:jc w:val="both"/>
        <w:rPr>
          <w:rFonts w:ascii="Times New Roman" w:hAnsi="Times New Roman" w:cs="Times New Roman"/>
          <w:lang w:val="en-CA"/>
        </w:rPr>
      </w:pPr>
      <w:r>
        <w:rPr>
          <w:rFonts w:ascii="Times New Roman" w:hAnsi="Times New Roman" w:cs="Times New Roman"/>
          <w:lang w:val="en-CA"/>
        </w:rPr>
        <w:br w:type="page"/>
      </w:r>
    </w:p>
    <w:p w14:paraId="1BC15001" w14:textId="790C525E" w:rsidR="007039BB" w:rsidRDefault="007039BB" w:rsidP="004446D5">
      <w:pPr>
        <w:pStyle w:val="Heading1"/>
        <w:jc w:val="center"/>
        <w:rPr>
          <w:rFonts w:ascii="Times New Roman" w:hAnsi="Times New Roman" w:cs="Times New Roman"/>
          <w:i/>
          <w:iCs/>
          <w:color w:val="000000" w:themeColor="text1"/>
          <w:lang w:val="en-CA"/>
        </w:rPr>
      </w:pPr>
      <w:bookmarkStart w:id="8" w:name="_Toc195699767"/>
      <w:bookmarkStart w:id="9" w:name="_Toc195699790"/>
      <w:bookmarkStart w:id="10" w:name="_Toc203574354"/>
      <w:r w:rsidRPr="004446D5">
        <w:rPr>
          <w:rFonts w:ascii="Times New Roman" w:hAnsi="Times New Roman" w:cs="Times New Roman"/>
          <w:i/>
          <w:iCs/>
          <w:color w:val="000000" w:themeColor="text1"/>
          <w:lang w:val="en-CA"/>
        </w:rPr>
        <w:lastRenderedPageBreak/>
        <w:t>Contribution of coauthors</w:t>
      </w:r>
      <w:bookmarkEnd w:id="8"/>
      <w:bookmarkEnd w:id="9"/>
      <w:bookmarkEnd w:id="10"/>
    </w:p>
    <w:p w14:paraId="52A74E01" w14:textId="4D421DA1" w:rsidR="004446D5" w:rsidRDefault="004446D5" w:rsidP="004446D5">
      <w:pPr>
        <w:spacing w:line="480" w:lineRule="auto"/>
        <w:jc w:val="both"/>
        <w:rPr>
          <w:lang w:val="en-CA"/>
        </w:rPr>
      </w:pPr>
    </w:p>
    <w:p w14:paraId="0F57E64E" w14:textId="3EDC6A78" w:rsidR="005C318A" w:rsidRDefault="005C318A" w:rsidP="004446D5">
      <w:pPr>
        <w:spacing w:line="480" w:lineRule="auto"/>
        <w:jc w:val="both"/>
        <w:rPr>
          <w:rFonts w:ascii="Times New Roman" w:hAnsi="Times New Roman" w:cs="Times New Roman"/>
          <w:lang w:val="en-CA"/>
        </w:rPr>
      </w:pPr>
      <w:r>
        <w:rPr>
          <w:rFonts w:ascii="Times New Roman" w:hAnsi="Times New Roman" w:cs="Times New Roman"/>
          <w:lang w:val="en-CA"/>
        </w:rPr>
        <w:tab/>
        <w:t>I designed, conducted and analyzed all experiments of this thesis with the help of Dr</w:t>
      </w:r>
      <w:del w:id="11" w:author="Kyle Elliott, Dr" w:date="2025-07-25T15:14:00Z" w16du:dateUtc="2025-07-25T19:14:00Z">
        <w:r w:rsidR="00525A42" w:rsidDel="006F4625">
          <w:rPr>
            <w:rFonts w:ascii="Times New Roman" w:hAnsi="Times New Roman" w:cs="Times New Roman"/>
            <w:lang w:val="en-CA"/>
          </w:rPr>
          <w:delText>s</w:delText>
        </w:r>
      </w:del>
      <w:r>
        <w:rPr>
          <w:rFonts w:ascii="Times New Roman" w:hAnsi="Times New Roman" w:cs="Times New Roman"/>
          <w:lang w:val="en-CA"/>
        </w:rPr>
        <w:t xml:space="preserve">. Kyle Elliott and </w:t>
      </w:r>
      <w:ins w:id="12" w:author="Kyle Elliott, Dr" w:date="2025-07-25T15:14:00Z" w16du:dateUtc="2025-07-25T19:14:00Z">
        <w:r w:rsidR="006F4625">
          <w:rPr>
            <w:rFonts w:ascii="Times New Roman" w:hAnsi="Times New Roman" w:cs="Times New Roman"/>
            <w:lang w:val="en-CA"/>
          </w:rPr>
          <w:t xml:space="preserve">Dr. </w:t>
        </w:r>
      </w:ins>
      <w:r>
        <w:rPr>
          <w:rFonts w:ascii="Times New Roman" w:hAnsi="Times New Roman" w:cs="Times New Roman"/>
          <w:lang w:val="en-CA"/>
        </w:rPr>
        <w:t xml:space="preserve">Barbara Frei, except for the initial design and collection of </w:t>
      </w:r>
      <w:r w:rsidR="00363650">
        <w:rPr>
          <w:rFonts w:ascii="Times New Roman" w:hAnsi="Times New Roman" w:cs="Times New Roman"/>
          <w:lang w:val="en-CA"/>
        </w:rPr>
        <w:t>northern cardinal</w:t>
      </w:r>
      <w:r>
        <w:rPr>
          <w:rFonts w:ascii="Times New Roman" w:hAnsi="Times New Roman" w:cs="Times New Roman"/>
          <w:lang w:val="en-CA"/>
        </w:rPr>
        <w:t xml:space="preserve"> tracking data by co-author Barbara Frei during the winter of 2022 and 2023, which served as a pilot project for the first chapter. </w:t>
      </w:r>
      <w:commentRangeStart w:id="13"/>
      <w:commentRangeStart w:id="14"/>
      <w:r w:rsidR="001A1B30">
        <w:rPr>
          <w:rFonts w:ascii="Times New Roman" w:hAnsi="Times New Roman" w:cs="Times New Roman"/>
          <w:lang w:val="en-CA"/>
        </w:rPr>
        <w:t>Field</w:t>
      </w:r>
      <w:commentRangeEnd w:id="13"/>
      <w:r w:rsidR="006F4625">
        <w:rPr>
          <w:rStyle w:val="CommentReference"/>
        </w:rPr>
        <w:commentReference w:id="13"/>
      </w:r>
      <w:commentRangeEnd w:id="14"/>
      <w:r w:rsidR="006F4625">
        <w:rPr>
          <w:rStyle w:val="CommentReference"/>
        </w:rPr>
        <w:commentReference w:id="14"/>
      </w:r>
      <w:r w:rsidR="00157554">
        <w:rPr>
          <w:rFonts w:ascii="Times New Roman" w:hAnsi="Times New Roman" w:cs="Times New Roman"/>
          <w:lang w:val="en-CA"/>
        </w:rPr>
        <w:t xml:space="preserve"> </w:t>
      </w:r>
      <w:r w:rsidR="001A1B30">
        <w:rPr>
          <w:rFonts w:ascii="Times New Roman" w:hAnsi="Times New Roman" w:cs="Times New Roman"/>
          <w:lang w:val="en-CA"/>
        </w:rPr>
        <w:t>technicians</w:t>
      </w:r>
      <w:r>
        <w:rPr>
          <w:rFonts w:ascii="Times New Roman" w:hAnsi="Times New Roman" w:cs="Times New Roman"/>
          <w:lang w:val="en-CA"/>
        </w:rPr>
        <w:t xml:space="preserve"> </w:t>
      </w:r>
      <w:r w:rsidR="001A1B30">
        <w:rPr>
          <w:rFonts w:ascii="Times New Roman" w:hAnsi="Times New Roman" w:cs="Times New Roman"/>
          <w:lang w:val="en-CA"/>
        </w:rPr>
        <w:t>an</w:t>
      </w:r>
      <w:r>
        <w:rPr>
          <w:rFonts w:ascii="Times New Roman" w:hAnsi="Times New Roman" w:cs="Times New Roman"/>
          <w:lang w:val="en-CA"/>
        </w:rPr>
        <w:t xml:space="preserve">d </w:t>
      </w:r>
      <w:r w:rsidR="001A1B30">
        <w:rPr>
          <w:rFonts w:ascii="Times New Roman" w:hAnsi="Times New Roman" w:cs="Times New Roman"/>
          <w:lang w:val="en-CA"/>
        </w:rPr>
        <w:t>I</w:t>
      </w:r>
      <w:r>
        <w:rPr>
          <w:rFonts w:ascii="Times New Roman" w:hAnsi="Times New Roman" w:cs="Times New Roman"/>
          <w:lang w:val="en-CA"/>
        </w:rPr>
        <w:t xml:space="preserve"> collected all the GPS locations and tracking data for the </w:t>
      </w:r>
      <w:r w:rsidR="00363650">
        <w:rPr>
          <w:rFonts w:ascii="Times New Roman" w:hAnsi="Times New Roman" w:cs="Times New Roman"/>
          <w:lang w:val="en-CA"/>
        </w:rPr>
        <w:t>northern cardinal</w:t>
      </w:r>
      <w:r>
        <w:rPr>
          <w:rFonts w:ascii="Times New Roman" w:hAnsi="Times New Roman" w:cs="Times New Roman"/>
          <w:lang w:val="en-CA"/>
        </w:rPr>
        <w:t>s between 2023 and 2025</w:t>
      </w:r>
      <w:r w:rsidR="002162D2">
        <w:rPr>
          <w:rFonts w:ascii="Times New Roman" w:hAnsi="Times New Roman" w:cs="Times New Roman"/>
          <w:lang w:val="en-CA"/>
        </w:rPr>
        <w:t>.</w:t>
      </w:r>
    </w:p>
    <w:p w14:paraId="61662F3B" w14:textId="77777777" w:rsidR="002162D2" w:rsidRDefault="002162D2" w:rsidP="004446D5">
      <w:pPr>
        <w:spacing w:line="480" w:lineRule="auto"/>
        <w:jc w:val="both"/>
        <w:rPr>
          <w:rFonts w:ascii="Times New Roman" w:hAnsi="Times New Roman" w:cs="Times New Roman"/>
          <w:lang w:val="en-CA"/>
        </w:rPr>
      </w:pPr>
    </w:p>
    <w:p w14:paraId="293474AD" w14:textId="77B2038F" w:rsidR="002162D2" w:rsidRPr="005C318A" w:rsidRDefault="002162D2" w:rsidP="004446D5">
      <w:pPr>
        <w:spacing w:line="480" w:lineRule="auto"/>
        <w:jc w:val="both"/>
        <w:rPr>
          <w:rFonts w:ascii="Times New Roman" w:hAnsi="Times New Roman" w:cs="Times New Roman"/>
          <w:lang w:val="en-CA"/>
        </w:rPr>
      </w:pPr>
      <w:r>
        <w:rPr>
          <w:rFonts w:ascii="Times New Roman" w:hAnsi="Times New Roman" w:cs="Times New Roman"/>
          <w:lang w:val="en-CA"/>
        </w:rPr>
        <w:tab/>
        <w:t>The coauthor of chapter two (</w:t>
      </w:r>
      <w:r w:rsidR="00C32D3C">
        <w:rPr>
          <w:rFonts w:ascii="Times New Roman" w:hAnsi="Times New Roman" w:cs="Times New Roman"/>
          <w:lang w:val="en-CA"/>
        </w:rPr>
        <w:t xml:space="preserve">Dr. </w:t>
      </w:r>
      <w:commentRangeStart w:id="15"/>
      <w:r>
        <w:rPr>
          <w:rFonts w:ascii="Times New Roman" w:hAnsi="Times New Roman" w:cs="Times New Roman"/>
          <w:lang w:val="en-CA"/>
        </w:rPr>
        <w:t xml:space="preserve">Andrew Beauchamp </w:t>
      </w:r>
      <w:commentRangeEnd w:id="15"/>
      <w:r w:rsidR="00525A42">
        <w:rPr>
          <w:rStyle w:val="CommentReference"/>
        </w:rPr>
        <w:commentReference w:id="15"/>
      </w:r>
      <w:r>
        <w:rPr>
          <w:rFonts w:ascii="Times New Roman" w:hAnsi="Times New Roman" w:cs="Times New Roman"/>
          <w:lang w:val="en-CA"/>
        </w:rPr>
        <w:t>from Western University of London – Ontario) contributed significantly by performing changepoint analyses on the data collected through the Motus receiver towers. I completed the statistical analyses and wrote both chapters with the help of coauthors. I wrote both chapters and the literature review with the help of Dr</w:t>
      </w:r>
      <w:ins w:id="16" w:author="Frei,Barbara (elle | she, her) (ECCC)" w:date="2025-06-25T14:56:00Z" w16du:dateUtc="2025-06-25T18:56:00Z">
        <w:del w:id="17" w:author="Kyle Elliott, Dr" w:date="2025-07-25T15:15:00Z" w16du:dateUtc="2025-07-25T19:15:00Z">
          <w:r w:rsidR="00525A42" w:rsidDel="006F4625">
            <w:rPr>
              <w:rFonts w:ascii="Times New Roman" w:hAnsi="Times New Roman" w:cs="Times New Roman"/>
              <w:lang w:val="en-CA"/>
            </w:rPr>
            <w:delText>s</w:delText>
          </w:r>
        </w:del>
      </w:ins>
      <w:r>
        <w:rPr>
          <w:rFonts w:ascii="Times New Roman" w:hAnsi="Times New Roman" w:cs="Times New Roman"/>
          <w:lang w:val="en-CA"/>
        </w:rPr>
        <w:t xml:space="preserve">. Kyle Elliott and </w:t>
      </w:r>
      <w:ins w:id="18" w:author="Kyle Elliott, Dr" w:date="2025-07-25T15:15:00Z" w16du:dateUtc="2025-07-25T19:15:00Z">
        <w:r w:rsidR="006F4625">
          <w:rPr>
            <w:rFonts w:ascii="Times New Roman" w:hAnsi="Times New Roman" w:cs="Times New Roman"/>
            <w:lang w:val="en-CA"/>
          </w:rPr>
          <w:t xml:space="preserve">Dr. </w:t>
        </w:r>
      </w:ins>
      <w:r>
        <w:rPr>
          <w:rFonts w:ascii="Times New Roman" w:hAnsi="Times New Roman" w:cs="Times New Roman"/>
          <w:lang w:val="en-CA"/>
        </w:rPr>
        <w:t>Barbara Frei.</w:t>
      </w:r>
    </w:p>
    <w:p w14:paraId="68C0C620" w14:textId="77777777" w:rsidR="007039BB" w:rsidRDefault="007039BB" w:rsidP="004329A6">
      <w:pPr>
        <w:jc w:val="both"/>
        <w:rPr>
          <w:rFonts w:ascii="Times New Roman" w:hAnsi="Times New Roman" w:cs="Times New Roman"/>
          <w:i/>
          <w:iCs/>
          <w:lang w:val="en-CA"/>
        </w:rPr>
      </w:pPr>
      <w:r>
        <w:rPr>
          <w:rFonts w:ascii="Times New Roman" w:hAnsi="Times New Roman" w:cs="Times New Roman"/>
          <w:i/>
          <w:iCs/>
          <w:lang w:val="en-CA"/>
        </w:rPr>
        <w:br w:type="page"/>
      </w:r>
    </w:p>
    <w:p w14:paraId="6D97F12E" w14:textId="3B200035" w:rsidR="007039BB" w:rsidRPr="00D24FBE" w:rsidRDefault="007039BB" w:rsidP="00D24FBE">
      <w:pPr>
        <w:pStyle w:val="Heading1"/>
        <w:jc w:val="center"/>
        <w:rPr>
          <w:rFonts w:ascii="Times New Roman" w:hAnsi="Times New Roman" w:cs="Times New Roman"/>
          <w:b/>
          <w:bCs/>
          <w:color w:val="000000" w:themeColor="text1"/>
          <w:lang w:val="en-CA"/>
        </w:rPr>
      </w:pPr>
      <w:bookmarkStart w:id="19" w:name="_Toc195699768"/>
      <w:bookmarkStart w:id="20" w:name="_Toc195699791"/>
      <w:bookmarkStart w:id="21" w:name="_Toc203574355"/>
      <w:r w:rsidRPr="00D24FBE">
        <w:rPr>
          <w:rFonts w:ascii="Times New Roman" w:hAnsi="Times New Roman" w:cs="Times New Roman"/>
          <w:b/>
          <w:bCs/>
          <w:color w:val="000000" w:themeColor="text1"/>
          <w:lang w:val="en-CA"/>
        </w:rPr>
        <w:lastRenderedPageBreak/>
        <w:t>Acknowledgements</w:t>
      </w:r>
      <w:bookmarkEnd w:id="19"/>
      <w:bookmarkEnd w:id="20"/>
      <w:bookmarkEnd w:id="21"/>
    </w:p>
    <w:p w14:paraId="25FF28B9" w14:textId="77777777" w:rsidR="00D24FBE" w:rsidRPr="00D24FBE" w:rsidRDefault="00D24FBE" w:rsidP="00D24FBE">
      <w:pPr>
        <w:rPr>
          <w:lang w:val="en-CA"/>
        </w:rPr>
      </w:pPr>
    </w:p>
    <w:p w14:paraId="5216D922" w14:textId="274923BD" w:rsidR="00157554" w:rsidRDefault="00157554" w:rsidP="00157554">
      <w:pPr>
        <w:pStyle w:val="p1"/>
        <w:spacing w:line="480" w:lineRule="auto"/>
        <w:jc w:val="both"/>
      </w:pPr>
      <w:r>
        <w:t xml:space="preserve">First, I would like to thank my incredible supervisors, Kyle Elliott and Barbara Frei, for this opportunity. I am grateful for your unwavering support, encouragement, and guidance </w:t>
      </w:r>
      <w:r w:rsidR="00346314">
        <w:t>through</w:t>
      </w:r>
      <w:r>
        <w:t xml:space="preserve"> this project.</w:t>
      </w:r>
      <w:r w:rsidR="00346314">
        <w:t xml:space="preserve"> Having you as mentors allowed me to develop valuable skills for my future as a biologist.</w:t>
      </w:r>
    </w:p>
    <w:p w14:paraId="5194D188" w14:textId="205E9A95" w:rsidR="00157554" w:rsidRDefault="00157554" w:rsidP="00157554">
      <w:pPr>
        <w:pStyle w:val="p1"/>
        <w:spacing w:line="480" w:lineRule="auto"/>
        <w:jc w:val="both"/>
      </w:pPr>
      <w:r>
        <w:t xml:space="preserve">I also want to thank the dedicated staff and volunteers at the McGill Bird Observatory, especially Shawna Sevigny, Ana Morales, and Barbara Frei, for banding the </w:t>
      </w:r>
      <w:r w:rsidR="00363650">
        <w:t>northern cardinal</w:t>
      </w:r>
      <w:r>
        <w:t xml:space="preserve">s, installing Motus tags, assisting with translocations over both years, and teaching me bird banding and tag deployment. Tracking cardinals over eight months was a true team effort—thank you to Mackenzie Guest, Lauren Dobie, Nathanya Goudreau, Florence </w:t>
      </w:r>
      <w:proofErr w:type="spellStart"/>
      <w:r>
        <w:t>Piché</w:t>
      </w:r>
      <w:proofErr w:type="spellEnd"/>
      <w:r>
        <w:t xml:space="preserve">-Lebel, Laurianne </w:t>
      </w:r>
      <w:proofErr w:type="spellStart"/>
      <w:r>
        <w:t>Fallu</w:t>
      </w:r>
      <w:proofErr w:type="spellEnd"/>
      <w:r>
        <w:t xml:space="preserve">, Elliana Tomasso, and Mathilde </w:t>
      </w:r>
      <w:commentRangeStart w:id="22"/>
      <w:proofErr w:type="spellStart"/>
      <w:r>
        <w:t>Lefevert</w:t>
      </w:r>
      <w:commentRangeEnd w:id="22"/>
      <w:proofErr w:type="spellEnd"/>
      <w:r w:rsidR="006F4625">
        <w:rPr>
          <w:rStyle w:val="CommentReference"/>
          <w:rFonts w:asciiTheme="minorHAnsi" w:eastAsiaTheme="minorHAnsi" w:hAnsiTheme="minorHAnsi" w:cstheme="minorBidi"/>
          <w:kern w:val="2"/>
          <w:lang w:val="fr-CA"/>
          <w14:ligatures w14:val="standardContextual"/>
        </w:rPr>
        <w:commentReference w:id="22"/>
      </w:r>
      <w:r>
        <w:t xml:space="preserve"> for your essential help in the field. Thanks to Jean and Richard Gregson for hosting a Motus tower in their backyard.</w:t>
      </w:r>
    </w:p>
    <w:p w14:paraId="553722A0" w14:textId="77777777" w:rsidR="00157554" w:rsidRDefault="00157554" w:rsidP="00157554">
      <w:pPr>
        <w:pStyle w:val="p1"/>
        <w:spacing w:line="480" w:lineRule="auto"/>
        <w:jc w:val="both"/>
      </w:pPr>
      <w:r>
        <w:t xml:space="preserve">Thank you to Concordia University for partnering on the Loyola campus tower installation, and to my committee members, Christina Davy, Carly Ziter, and Marcel </w:t>
      </w:r>
      <w:proofErr w:type="spellStart"/>
      <w:r>
        <w:t>Gahbauer</w:t>
      </w:r>
      <w:proofErr w:type="spellEnd"/>
      <w:r>
        <w:t>, for their valuable feedback. I’m also grateful to my Arctic Ecology Lab mates for their constant support and advice, and to McGill University and SSHRC for funding. Special thanks to Environment and Climate Change Canada for providing 80 nanotags across two field seasons!</w:t>
      </w:r>
    </w:p>
    <w:p w14:paraId="21C1B32A" w14:textId="0AB18064" w:rsidR="00157554" w:rsidRDefault="00157554" w:rsidP="00157554">
      <w:pPr>
        <w:pStyle w:val="p1"/>
        <w:spacing w:line="480" w:lineRule="auto"/>
        <w:jc w:val="both"/>
      </w:pPr>
      <w:r>
        <w:t>Finally, thank you to my family—Patricia, Gilbert, and Xi Chen—for your encouragement</w:t>
      </w:r>
      <w:r w:rsidR="003B4AAA">
        <w:t>s</w:t>
      </w:r>
      <w:r>
        <w:t xml:space="preserve"> and patience with all my cardinal adventures. </w:t>
      </w:r>
    </w:p>
    <w:p w14:paraId="27079081" w14:textId="53C36B41" w:rsidR="000369B9" w:rsidRPr="000369B9" w:rsidRDefault="00157554" w:rsidP="00157554">
      <w:pPr>
        <w:pStyle w:val="p1"/>
        <w:spacing w:line="480" w:lineRule="auto"/>
        <w:jc w:val="both"/>
      </w:pPr>
      <w:r>
        <w:t xml:space="preserve">And of course, thanks to the </w:t>
      </w:r>
      <w:r w:rsidR="00363650">
        <w:t>northern cardinal</w:t>
      </w:r>
      <w:r>
        <w:t xml:space="preserve">s for being the best (and most feisty) work companions; these bright red birds will always have a special place in my </w:t>
      </w:r>
      <w:commentRangeStart w:id="23"/>
      <w:r>
        <w:t>heart</w:t>
      </w:r>
      <w:commentRangeEnd w:id="23"/>
      <w:r w:rsidR="006F4625">
        <w:rPr>
          <w:rStyle w:val="CommentReference"/>
          <w:rFonts w:asciiTheme="minorHAnsi" w:eastAsiaTheme="minorHAnsi" w:hAnsiTheme="minorHAnsi" w:cstheme="minorBidi"/>
          <w:kern w:val="2"/>
          <w:lang w:val="fr-CA"/>
          <w14:ligatures w14:val="standardContextual"/>
        </w:rPr>
        <w:commentReference w:id="23"/>
      </w:r>
      <w:r>
        <w:t>.</w:t>
      </w:r>
      <w:bookmarkStart w:id="24" w:name="_Toc195699769"/>
      <w:bookmarkStart w:id="25" w:name="_Toc195699792"/>
    </w:p>
    <w:p w14:paraId="49C4E28F" w14:textId="2392EC05" w:rsidR="002F6ED3" w:rsidRDefault="00D24FBE" w:rsidP="00FD4557">
      <w:pPr>
        <w:pStyle w:val="Heading1"/>
        <w:spacing w:line="480" w:lineRule="auto"/>
        <w:jc w:val="center"/>
        <w:rPr>
          <w:ins w:id="26" w:author="Anne-Marie Cousineau" w:date="2025-07-09T17:41:00Z" w16du:dateUtc="2025-07-09T21:41:00Z"/>
          <w:rFonts w:ascii="Times New Roman" w:hAnsi="Times New Roman" w:cs="Times New Roman"/>
          <w:b/>
          <w:bCs/>
          <w:color w:val="000000" w:themeColor="text1"/>
          <w:lang w:val="en-CA"/>
        </w:rPr>
      </w:pPr>
      <w:bookmarkStart w:id="27" w:name="_Toc203574356"/>
      <w:commentRangeStart w:id="28"/>
      <w:r w:rsidRPr="00D24FBE">
        <w:rPr>
          <w:rFonts w:ascii="Times New Roman" w:hAnsi="Times New Roman" w:cs="Times New Roman"/>
          <w:b/>
          <w:bCs/>
          <w:color w:val="000000" w:themeColor="text1"/>
          <w:lang w:val="en-CA"/>
        </w:rPr>
        <w:lastRenderedPageBreak/>
        <w:t>Abstract</w:t>
      </w:r>
      <w:bookmarkEnd w:id="24"/>
      <w:bookmarkEnd w:id="25"/>
      <w:bookmarkEnd w:id="27"/>
      <w:commentRangeEnd w:id="28"/>
      <w:r w:rsidR="006F4625">
        <w:rPr>
          <w:rStyle w:val="CommentReference"/>
          <w:rFonts w:asciiTheme="minorHAnsi" w:eastAsiaTheme="minorHAnsi" w:hAnsiTheme="minorHAnsi" w:cstheme="minorBidi"/>
          <w:color w:val="auto"/>
        </w:rPr>
        <w:commentReference w:id="28"/>
      </w:r>
    </w:p>
    <w:p w14:paraId="35E38252" w14:textId="353186D8" w:rsidR="00B4728F" w:rsidRDefault="00B4728F" w:rsidP="00B4728F">
      <w:pPr>
        <w:spacing w:line="480" w:lineRule="auto"/>
        <w:ind w:firstLine="720"/>
        <w:jc w:val="both"/>
        <w:rPr>
          <w:ins w:id="29" w:author="Anne-Marie Cousineau" w:date="2025-07-09T17:41:00Z" w16du:dateUtc="2025-07-09T21:41:00Z"/>
          <w:rFonts w:ascii="Times New Roman" w:hAnsi="Times New Roman" w:cs="Times New Roman"/>
          <w:lang w:val="en-CA"/>
        </w:rPr>
      </w:pPr>
      <w:ins w:id="30" w:author="Anne-Marie Cousineau" w:date="2025-07-09T17:41:00Z" w16du:dateUtc="2025-07-09T21:41:00Z">
        <w:r>
          <w:rPr>
            <w:rFonts w:ascii="Times New Roman" w:hAnsi="Times New Roman" w:cs="Times New Roman"/>
            <w:lang w:val="en-CA"/>
          </w:rPr>
          <w:t xml:space="preserve">Winter presents a season of challenges for resident bird species in temperate areas. With lower temperatures, reduced food availability and </w:t>
        </w:r>
        <w:commentRangeStart w:id="31"/>
        <w:r>
          <w:rPr>
            <w:rFonts w:ascii="Times New Roman" w:hAnsi="Times New Roman" w:cs="Times New Roman"/>
            <w:lang w:val="en-CA"/>
          </w:rPr>
          <w:t>shorter photoperiods</w:t>
        </w:r>
      </w:ins>
      <w:commentRangeEnd w:id="31"/>
      <w:r w:rsidR="006F4625">
        <w:rPr>
          <w:rStyle w:val="CommentReference"/>
        </w:rPr>
        <w:commentReference w:id="31"/>
      </w:r>
      <w:ins w:id="32" w:author="Anne-Marie Cousineau" w:date="2025-07-09T17:41:00Z" w16du:dateUtc="2025-07-09T21:41:00Z">
        <w:r>
          <w:rPr>
            <w:rFonts w:ascii="Times New Roman" w:hAnsi="Times New Roman" w:cs="Times New Roman"/>
            <w:lang w:val="en-CA"/>
          </w:rPr>
          <w:t xml:space="preserve">, non-migratory birds must adjust their behaviour and energy expenditures to survive this harsh season. </w:t>
        </w:r>
        <w:del w:id="33" w:author="Kyle Elliott, Dr" w:date="2025-07-25T15:22:00Z" w16du:dateUtc="2025-07-25T19:22:00Z">
          <w:r w:rsidDel="006F4625">
            <w:rPr>
              <w:rFonts w:ascii="Times New Roman" w:hAnsi="Times New Roman" w:cs="Times New Roman"/>
              <w:lang w:val="en-CA"/>
            </w:rPr>
            <w:delText>While m</w:delText>
          </w:r>
        </w:del>
      </w:ins>
      <w:ins w:id="34" w:author="Kyle Elliott, Dr" w:date="2025-07-25T15:22:00Z" w16du:dateUtc="2025-07-25T19:22:00Z">
        <w:r w:rsidR="006F4625">
          <w:rPr>
            <w:rFonts w:ascii="Times New Roman" w:hAnsi="Times New Roman" w:cs="Times New Roman"/>
            <w:lang w:val="en-CA"/>
          </w:rPr>
          <w:t>M</w:t>
        </w:r>
      </w:ins>
      <w:ins w:id="35" w:author="Anne-Marie Cousineau" w:date="2025-07-09T17:41:00Z" w16du:dateUtc="2025-07-09T21:41:00Z">
        <w:r>
          <w:rPr>
            <w:rFonts w:ascii="Times New Roman" w:hAnsi="Times New Roman" w:cs="Times New Roman"/>
            <w:lang w:val="en-CA"/>
          </w:rPr>
          <w:t xml:space="preserve">any species </w:t>
        </w:r>
      </w:ins>
      <w:ins w:id="36" w:author="Kyle Elliott, Dr" w:date="2025-07-25T15:22:00Z" w16du:dateUtc="2025-07-25T19:22:00Z">
        <w:r w:rsidR="006F4625">
          <w:rPr>
            <w:rFonts w:ascii="Times New Roman" w:hAnsi="Times New Roman" w:cs="Times New Roman"/>
            <w:lang w:val="en-CA"/>
          </w:rPr>
          <w:t xml:space="preserve">cope with harsh winter conditions by </w:t>
        </w:r>
      </w:ins>
      <w:ins w:id="37" w:author="Kyle Elliott, Dr" w:date="2025-07-25T15:23:00Z" w16du:dateUtc="2025-07-25T19:23:00Z">
        <w:r w:rsidR="00291572">
          <w:rPr>
            <w:rFonts w:ascii="Times New Roman" w:hAnsi="Times New Roman" w:cs="Times New Roman"/>
            <w:lang w:val="en-CA"/>
          </w:rPr>
          <w:t xml:space="preserve">having flexible behaviour, such as </w:t>
        </w:r>
      </w:ins>
      <w:ins w:id="38" w:author="Kyle Elliott, Dr" w:date="2025-07-25T15:22:00Z" w16du:dateUtc="2025-07-25T19:22:00Z">
        <w:r w:rsidR="006F4625">
          <w:rPr>
            <w:rFonts w:ascii="Times New Roman" w:hAnsi="Times New Roman" w:cs="Times New Roman"/>
            <w:lang w:val="en-CA"/>
          </w:rPr>
          <w:t xml:space="preserve">changing </w:t>
        </w:r>
      </w:ins>
      <w:ins w:id="39" w:author="Anne-Marie Cousineau" w:date="2025-07-09T17:41:00Z" w16du:dateUtc="2025-07-09T21:41:00Z">
        <w:del w:id="40" w:author="Kyle Elliott, Dr" w:date="2025-07-25T15:22:00Z" w16du:dateUtc="2025-07-25T19:22:00Z">
          <w:r w:rsidDel="006F4625">
            <w:rPr>
              <w:rFonts w:ascii="Times New Roman" w:hAnsi="Times New Roman" w:cs="Times New Roman"/>
              <w:lang w:val="en-CA"/>
            </w:rPr>
            <w:delText xml:space="preserve">rely on </w:delText>
          </w:r>
        </w:del>
        <w:r>
          <w:rPr>
            <w:rFonts w:ascii="Times New Roman" w:hAnsi="Times New Roman" w:cs="Times New Roman"/>
            <w:lang w:val="en-CA"/>
          </w:rPr>
          <w:t>roosting strategies</w:t>
        </w:r>
        <w:del w:id="41" w:author="Kyle Elliott, Dr" w:date="2025-07-25T15:22:00Z" w16du:dateUtc="2025-07-25T19:22:00Z">
          <w:r w:rsidDel="00291572">
            <w:rPr>
              <w:rFonts w:ascii="Times New Roman" w:hAnsi="Times New Roman" w:cs="Times New Roman"/>
              <w:lang w:val="en-CA"/>
            </w:rPr>
            <w:delText xml:space="preserve">, </w:delText>
          </w:r>
          <w:commentRangeStart w:id="42"/>
          <w:r w:rsidDel="00291572">
            <w:rPr>
              <w:rFonts w:ascii="Times New Roman" w:hAnsi="Times New Roman" w:cs="Times New Roman"/>
              <w:lang w:val="en-CA"/>
            </w:rPr>
            <w:delText>behavioural</w:delText>
          </w:r>
        </w:del>
      </w:ins>
      <w:commentRangeEnd w:id="42"/>
      <w:r w:rsidR="00291572">
        <w:rPr>
          <w:rStyle w:val="CommentReference"/>
        </w:rPr>
        <w:commentReference w:id="42"/>
      </w:r>
      <w:ins w:id="43" w:author="Anne-Marie Cousineau" w:date="2025-07-09T17:41:00Z" w16du:dateUtc="2025-07-09T21:41:00Z">
        <w:del w:id="44" w:author="Kyle Elliott, Dr" w:date="2025-07-25T15:22:00Z" w16du:dateUtc="2025-07-25T19:22:00Z">
          <w:r w:rsidDel="00291572">
            <w:rPr>
              <w:rFonts w:ascii="Times New Roman" w:hAnsi="Times New Roman" w:cs="Times New Roman"/>
              <w:lang w:val="en-CA"/>
            </w:rPr>
            <w:delText xml:space="preserve"> flexibility</w:delText>
          </w:r>
        </w:del>
        <w:r>
          <w:rPr>
            <w:rFonts w:ascii="Times New Roman" w:hAnsi="Times New Roman" w:cs="Times New Roman"/>
            <w:lang w:val="en-CA"/>
          </w:rPr>
          <w:t xml:space="preserve"> and nighttime fasting</w:t>
        </w:r>
        <w:del w:id="45" w:author="Kyle Elliott, Dr" w:date="2025-07-25T15:23:00Z" w16du:dateUtc="2025-07-25T19:23:00Z">
          <w:r w:rsidDel="00291572">
            <w:rPr>
              <w:rFonts w:ascii="Times New Roman" w:hAnsi="Times New Roman" w:cs="Times New Roman"/>
              <w:lang w:val="en-CA"/>
            </w:rPr>
            <w:delText>,</w:delText>
          </w:r>
        </w:del>
      </w:ins>
      <w:ins w:id="46" w:author="Kyle Elliott, Dr" w:date="2025-07-25T15:23:00Z" w16du:dateUtc="2025-07-25T19:23:00Z">
        <w:r w:rsidR="00291572">
          <w:rPr>
            <w:rFonts w:ascii="Times New Roman" w:hAnsi="Times New Roman" w:cs="Times New Roman"/>
            <w:lang w:val="en-CA"/>
          </w:rPr>
          <w:t>.</w:t>
        </w:r>
      </w:ins>
      <w:ins w:id="47" w:author="Anne-Marie Cousineau" w:date="2025-07-09T17:41:00Z" w16du:dateUtc="2025-07-09T21:41:00Z">
        <w:r>
          <w:rPr>
            <w:rFonts w:ascii="Times New Roman" w:hAnsi="Times New Roman" w:cs="Times New Roman"/>
            <w:lang w:val="en-CA"/>
          </w:rPr>
          <w:t xml:space="preserve"> </w:t>
        </w:r>
      </w:ins>
      <w:commentRangeStart w:id="48"/>
      <w:ins w:id="49" w:author="Kyle Elliott, Dr" w:date="2025-07-25T15:24:00Z" w16du:dateUtc="2025-07-25T19:24:00Z">
        <w:r w:rsidR="00291572">
          <w:rPr>
            <w:rFonts w:ascii="Times New Roman" w:hAnsi="Times New Roman" w:cs="Times New Roman"/>
            <w:lang w:val="en-CA"/>
          </w:rPr>
          <w:t>In</w:t>
        </w:r>
      </w:ins>
      <w:commentRangeEnd w:id="48"/>
      <w:ins w:id="50" w:author="Kyle Elliott, Dr" w:date="2025-07-25T15:25:00Z" w16du:dateUtc="2025-07-25T19:25:00Z">
        <w:r w:rsidR="00291572">
          <w:rPr>
            <w:rStyle w:val="CommentReference"/>
          </w:rPr>
          <w:commentReference w:id="48"/>
        </w:r>
      </w:ins>
      <w:ins w:id="51" w:author="Kyle Elliott, Dr" w:date="2025-07-25T15:24:00Z" w16du:dateUtc="2025-07-25T19:24:00Z">
        <w:r w:rsidR="00291572">
          <w:rPr>
            <w:rFonts w:ascii="Times New Roman" w:hAnsi="Times New Roman" w:cs="Times New Roman"/>
            <w:lang w:val="en-CA"/>
          </w:rPr>
          <w:t xml:space="preserve"> </w:t>
        </w:r>
      </w:ins>
      <w:ins w:id="52" w:author="Anne-Marie Cousineau" w:date="2025-07-09T17:41:00Z" w16du:dateUtc="2025-07-09T21:41:00Z">
        <w:del w:id="53" w:author="Kyle Elliott, Dr" w:date="2025-07-25T15:24:00Z" w16du:dateUtc="2025-07-25T19:24:00Z">
          <w:r w:rsidDel="00291572">
            <w:rPr>
              <w:rFonts w:ascii="Times New Roman" w:hAnsi="Times New Roman" w:cs="Times New Roman"/>
              <w:lang w:val="en-CA"/>
            </w:rPr>
            <w:delText>those living in u</w:delText>
          </w:r>
        </w:del>
      </w:ins>
      <w:ins w:id="54" w:author="Kyle Elliott, Dr" w:date="2025-07-25T15:24:00Z" w16du:dateUtc="2025-07-25T19:24:00Z">
        <w:r w:rsidR="00291572">
          <w:rPr>
            <w:rFonts w:ascii="Times New Roman" w:hAnsi="Times New Roman" w:cs="Times New Roman"/>
            <w:lang w:val="en-CA"/>
          </w:rPr>
          <w:t>u</w:t>
        </w:r>
      </w:ins>
      <w:ins w:id="55" w:author="Anne-Marie Cousineau" w:date="2025-07-09T17:41:00Z" w16du:dateUtc="2025-07-09T21:41:00Z">
        <w:r>
          <w:rPr>
            <w:rFonts w:ascii="Times New Roman" w:hAnsi="Times New Roman" w:cs="Times New Roman"/>
            <w:lang w:val="en-CA"/>
          </w:rPr>
          <w:t>rban environments</w:t>
        </w:r>
      </w:ins>
      <w:ins w:id="56" w:author="Kyle Elliott, Dr" w:date="2025-07-25T15:24:00Z" w16du:dateUtc="2025-07-25T19:24:00Z">
        <w:r w:rsidR="00291572">
          <w:rPr>
            <w:rFonts w:ascii="Times New Roman" w:hAnsi="Times New Roman" w:cs="Times New Roman"/>
            <w:lang w:val="en-CA"/>
          </w:rPr>
          <w:t>, birds have</w:t>
        </w:r>
      </w:ins>
      <w:ins w:id="57" w:author="Anne-Marie Cousineau" w:date="2025-07-09T17:41:00Z" w16du:dateUtc="2025-07-09T21:41:00Z">
        <w:del w:id="58" w:author="Kyle Elliott, Dr" w:date="2025-07-25T15:24:00Z" w16du:dateUtc="2025-07-25T19:24:00Z">
          <w:r w:rsidDel="00291572">
            <w:rPr>
              <w:rFonts w:ascii="Times New Roman" w:hAnsi="Times New Roman" w:cs="Times New Roman"/>
              <w:lang w:val="en-CA"/>
            </w:rPr>
            <w:delText xml:space="preserve"> are introduced to</w:delText>
          </w:r>
        </w:del>
        <w:r>
          <w:rPr>
            <w:rFonts w:ascii="Times New Roman" w:hAnsi="Times New Roman" w:cs="Times New Roman"/>
            <w:lang w:val="en-CA"/>
          </w:rPr>
          <w:t xml:space="preserve"> both novel challenges and opportunities</w:t>
        </w:r>
      </w:ins>
      <w:ins w:id="59" w:author="Kyle Elliott, Dr" w:date="2025-07-25T15:24:00Z" w16du:dateUtc="2025-07-25T19:24:00Z">
        <w:r w:rsidR="00291572">
          <w:rPr>
            <w:rFonts w:ascii="Times New Roman" w:hAnsi="Times New Roman" w:cs="Times New Roman"/>
            <w:lang w:val="en-CA"/>
          </w:rPr>
          <w:t xml:space="preserve"> in winter</w:t>
        </w:r>
      </w:ins>
      <w:ins w:id="60" w:author="Anne-Marie Cousineau" w:date="2025-07-09T17:41:00Z" w16du:dateUtc="2025-07-09T21:41:00Z">
        <w:r>
          <w:rPr>
            <w:rFonts w:ascii="Times New Roman" w:hAnsi="Times New Roman" w:cs="Times New Roman"/>
            <w:lang w:val="en-CA"/>
          </w:rPr>
          <w:t xml:space="preserve">. Urban areas provide microclimates </w:t>
        </w:r>
        <w:del w:id="61" w:author="Kyle Elliott, Dr" w:date="2025-07-25T15:28:00Z" w16du:dateUtc="2025-07-25T19:28:00Z">
          <w:r w:rsidDel="00291572">
            <w:rPr>
              <w:rFonts w:ascii="Times New Roman" w:hAnsi="Times New Roman" w:cs="Times New Roman"/>
              <w:lang w:val="en-CA"/>
            </w:rPr>
            <w:delText>acting as</w:delText>
          </w:r>
        </w:del>
      </w:ins>
      <w:ins w:id="62" w:author="Kyle Elliott, Dr" w:date="2025-07-25T15:28:00Z" w16du:dateUtc="2025-07-25T19:28:00Z">
        <w:r w:rsidR="00291572">
          <w:rPr>
            <w:rFonts w:ascii="Times New Roman" w:hAnsi="Times New Roman" w:cs="Times New Roman"/>
            <w:lang w:val="en-CA"/>
          </w:rPr>
          <w:t>that create</w:t>
        </w:r>
      </w:ins>
      <w:ins w:id="63" w:author="Anne-Marie Cousineau" w:date="2025-07-09T17:41:00Z" w16du:dateUtc="2025-07-09T21:41:00Z">
        <w:r>
          <w:rPr>
            <w:rFonts w:ascii="Times New Roman" w:hAnsi="Times New Roman" w:cs="Times New Roman"/>
            <w:lang w:val="en-CA"/>
          </w:rPr>
          <w:t xml:space="preserve"> refuges</w:t>
        </w:r>
      </w:ins>
      <w:ins w:id="64" w:author="Kyle Elliott, Dr" w:date="2025-07-25T15:28:00Z" w16du:dateUtc="2025-07-25T19:28:00Z">
        <w:r w:rsidR="00291572">
          <w:rPr>
            <w:rFonts w:ascii="Times New Roman" w:hAnsi="Times New Roman" w:cs="Times New Roman"/>
            <w:lang w:val="en-CA"/>
          </w:rPr>
          <w:t xml:space="preserve"> from harsh weather</w:t>
        </w:r>
      </w:ins>
      <w:ins w:id="65" w:author="Anne-Marie Cousineau" w:date="2025-07-09T17:41:00Z" w16du:dateUtc="2025-07-09T21:41:00Z">
        <w:r>
          <w:rPr>
            <w:rFonts w:ascii="Times New Roman" w:hAnsi="Times New Roman" w:cs="Times New Roman"/>
            <w:lang w:val="en-CA"/>
          </w:rPr>
          <w:t xml:space="preserve"> and reliable anthropogenic food sources, yet they also bring </w:t>
        </w:r>
        <w:del w:id="66" w:author="Kyle Elliott, Dr" w:date="2025-07-25T15:28:00Z" w16du:dateUtc="2025-07-25T19:28:00Z">
          <w:r w:rsidDel="00291572">
            <w:rPr>
              <w:rFonts w:ascii="Times New Roman" w:hAnsi="Times New Roman" w:cs="Times New Roman"/>
              <w:lang w:val="en-CA"/>
            </w:rPr>
            <w:delText xml:space="preserve">exposure to </w:delText>
          </w:r>
        </w:del>
        <w:r>
          <w:rPr>
            <w:rFonts w:ascii="Times New Roman" w:hAnsi="Times New Roman" w:cs="Times New Roman"/>
            <w:lang w:val="en-CA"/>
          </w:rPr>
          <w:t>habitat fragmentation</w:t>
        </w:r>
        <w:del w:id="67" w:author="Kyle Elliott, Dr" w:date="2025-07-25T15:28:00Z" w16du:dateUtc="2025-07-25T19:28:00Z">
          <w:r w:rsidDel="00291572">
            <w:rPr>
              <w:rFonts w:ascii="Times New Roman" w:hAnsi="Times New Roman" w:cs="Times New Roman"/>
              <w:lang w:val="en-CA"/>
            </w:rPr>
            <w:delText>,</w:delText>
          </w:r>
        </w:del>
      </w:ins>
      <w:ins w:id="68" w:author="Kyle Elliott, Dr" w:date="2025-07-25T15:28:00Z" w16du:dateUtc="2025-07-25T19:28:00Z">
        <w:r w:rsidR="00291572">
          <w:rPr>
            <w:rFonts w:ascii="Times New Roman" w:hAnsi="Times New Roman" w:cs="Times New Roman"/>
            <w:lang w:val="en-CA"/>
          </w:rPr>
          <w:t xml:space="preserve"> and</w:t>
        </w:r>
      </w:ins>
      <w:ins w:id="69" w:author="Anne-Marie Cousineau" w:date="2025-07-09T17:41:00Z" w16du:dateUtc="2025-07-09T21:41:00Z">
        <w:r>
          <w:rPr>
            <w:rFonts w:ascii="Times New Roman" w:hAnsi="Times New Roman" w:cs="Times New Roman"/>
            <w:lang w:val="en-CA"/>
          </w:rPr>
          <w:t xml:space="preserve"> </w:t>
        </w:r>
        <w:del w:id="70" w:author="Kyle Elliott, Dr" w:date="2025-07-25T15:19:00Z" w16du:dateUtc="2025-07-25T19:19:00Z">
          <w:r w:rsidDel="006F4625">
            <w:rPr>
              <w:rFonts w:ascii="Times New Roman" w:hAnsi="Times New Roman" w:cs="Times New Roman"/>
              <w:lang w:val="en-CA"/>
            </w:rPr>
            <w:delText xml:space="preserve">pollution </w:delText>
          </w:r>
        </w:del>
        <w:r>
          <w:rPr>
            <w:rFonts w:ascii="Times New Roman" w:hAnsi="Times New Roman" w:cs="Times New Roman"/>
            <w:lang w:val="en-CA"/>
          </w:rPr>
          <w:t>artificial light</w:t>
        </w:r>
        <w:del w:id="71" w:author="Kyle Elliott, Dr" w:date="2025-07-25T15:19:00Z" w16du:dateUtc="2025-07-25T19:19:00Z">
          <w:r w:rsidDel="006F4625">
            <w:rPr>
              <w:rFonts w:ascii="Times New Roman" w:hAnsi="Times New Roman" w:cs="Times New Roman"/>
              <w:lang w:val="en-CA"/>
            </w:rPr>
            <w:delText>s</w:delText>
          </w:r>
        </w:del>
      </w:ins>
      <w:ins w:id="72" w:author="Kyle Elliott, Dr" w:date="2025-07-25T15:19:00Z" w16du:dateUtc="2025-07-25T19:19:00Z">
        <w:r w:rsidR="006F4625">
          <w:rPr>
            <w:rFonts w:ascii="Times New Roman" w:hAnsi="Times New Roman" w:cs="Times New Roman"/>
            <w:lang w:val="en-CA"/>
          </w:rPr>
          <w:t xml:space="preserve"> pollution</w:t>
        </w:r>
      </w:ins>
      <w:ins w:id="73" w:author="Anne-Marie Cousineau" w:date="2025-07-09T17:41:00Z" w16du:dateUtc="2025-07-09T21:41:00Z">
        <w:r>
          <w:rPr>
            <w:rFonts w:ascii="Times New Roman" w:hAnsi="Times New Roman" w:cs="Times New Roman"/>
            <w:lang w:val="en-CA"/>
          </w:rPr>
          <w:t xml:space="preserve">, and </w:t>
        </w:r>
        <w:commentRangeStart w:id="74"/>
        <w:r>
          <w:rPr>
            <w:rFonts w:ascii="Times New Roman" w:hAnsi="Times New Roman" w:cs="Times New Roman"/>
            <w:lang w:val="en-CA"/>
          </w:rPr>
          <w:t>more</w:t>
        </w:r>
      </w:ins>
      <w:commentRangeEnd w:id="74"/>
      <w:r w:rsidR="006F4625">
        <w:rPr>
          <w:rStyle w:val="CommentReference"/>
        </w:rPr>
        <w:commentReference w:id="74"/>
      </w:r>
      <w:ins w:id="75" w:author="Anne-Marie Cousineau" w:date="2025-07-09T17:41:00Z" w16du:dateUtc="2025-07-09T21:41:00Z">
        <w:r>
          <w:rPr>
            <w:rFonts w:ascii="Times New Roman" w:hAnsi="Times New Roman" w:cs="Times New Roman"/>
            <w:lang w:val="en-CA"/>
          </w:rPr>
          <w:t>.</w:t>
        </w:r>
        <w:del w:id="76" w:author="Kyle Elliott, Dr" w:date="2025-07-25T15:29:00Z" w16du:dateUtc="2025-07-25T19:29:00Z">
          <w:r w:rsidDel="00291572">
            <w:rPr>
              <w:rFonts w:ascii="Times New Roman" w:hAnsi="Times New Roman" w:cs="Times New Roman"/>
              <w:lang w:val="en-CA"/>
            </w:rPr>
            <w:delText xml:space="preserve"> Some species </w:delText>
          </w:r>
        </w:del>
        <w:del w:id="77" w:author="Kyle Elliott, Dr" w:date="2025-07-25T15:28:00Z" w16du:dateUtc="2025-07-25T19:28:00Z">
          <w:r w:rsidDel="00291572">
            <w:rPr>
              <w:rFonts w:ascii="Times New Roman" w:hAnsi="Times New Roman" w:cs="Times New Roman"/>
              <w:lang w:val="en-CA"/>
            </w:rPr>
            <w:delText xml:space="preserve">are </w:delText>
          </w:r>
          <w:commentRangeStart w:id="78"/>
          <w:r w:rsidDel="00291572">
            <w:rPr>
              <w:rFonts w:ascii="Times New Roman" w:hAnsi="Times New Roman" w:cs="Times New Roman"/>
              <w:lang w:val="en-CA"/>
            </w:rPr>
            <w:delText>doing</w:delText>
          </w:r>
        </w:del>
      </w:ins>
      <w:commentRangeEnd w:id="78"/>
      <w:r w:rsidR="00291572">
        <w:rPr>
          <w:rStyle w:val="CommentReference"/>
        </w:rPr>
        <w:commentReference w:id="78"/>
      </w:r>
      <w:ins w:id="79" w:author="Anne-Marie Cousineau" w:date="2025-07-09T17:41:00Z" w16du:dateUtc="2025-07-09T21:41:00Z">
        <w:del w:id="80" w:author="Kyle Elliott, Dr" w:date="2025-07-25T15:29:00Z" w16du:dateUtc="2025-07-25T19:29:00Z">
          <w:r w:rsidDel="00291572">
            <w:rPr>
              <w:rFonts w:ascii="Times New Roman" w:hAnsi="Times New Roman" w:cs="Times New Roman"/>
              <w:lang w:val="en-CA"/>
            </w:rPr>
            <w:delText xml:space="preserve"> better than others in the urban landscape</w:delText>
          </w:r>
        </w:del>
        <w:r>
          <w:rPr>
            <w:rFonts w:ascii="Times New Roman" w:hAnsi="Times New Roman" w:cs="Times New Roman"/>
            <w:lang w:val="en-CA"/>
          </w:rPr>
          <w:t xml:space="preserve"> </w:t>
        </w:r>
        <w:del w:id="81" w:author="Kyle Elliott, Dr" w:date="2025-07-25T15:29:00Z" w16du:dateUtc="2025-07-25T19:29:00Z">
          <w:r w:rsidDel="00291572">
            <w:rPr>
              <w:rFonts w:ascii="Times New Roman" w:hAnsi="Times New Roman" w:cs="Times New Roman"/>
              <w:lang w:val="en-CA"/>
            </w:rPr>
            <w:delText>and l</w:delText>
          </w:r>
        </w:del>
      </w:ins>
      <w:ins w:id="82" w:author="Kyle Elliott, Dr" w:date="2025-07-25T15:29:00Z" w16du:dateUtc="2025-07-25T19:29:00Z">
        <w:r w:rsidR="00291572">
          <w:rPr>
            <w:rFonts w:ascii="Times New Roman" w:hAnsi="Times New Roman" w:cs="Times New Roman"/>
            <w:lang w:val="en-CA"/>
          </w:rPr>
          <w:t>L</w:t>
        </w:r>
      </w:ins>
      <w:ins w:id="83" w:author="Anne-Marie Cousineau" w:date="2025-07-09T17:41:00Z" w16du:dateUtc="2025-07-09T21:41:00Z">
        <w:r>
          <w:rPr>
            <w:rFonts w:ascii="Times New Roman" w:hAnsi="Times New Roman" w:cs="Times New Roman"/>
            <w:lang w:val="en-CA"/>
          </w:rPr>
          <w:t>earning more about the winter ecology of resident</w:t>
        </w:r>
      </w:ins>
      <w:ins w:id="84" w:author="Kyle Elliott, Dr" w:date="2025-07-25T15:29:00Z" w16du:dateUtc="2025-07-25T19:29:00Z">
        <w:r w:rsidR="00291572">
          <w:rPr>
            <w:rFonts w:ascii="Times New Roman" w:hAnsi="Times New Roman" w:cs="Times New Roman"/>
            <w:lang w:val="en-CA"/>
          </w:rPr>
          <w:t xml:space="preserve"> urban</w:t>
        </w:r>
      </w:ins>
      <w:ins w:id="85" w:author="Anne-Marie Cousineau" w:date="2025-07-09T17:41:00Z" w16du:dateUtc="2025-07-09T21:41:00Z">
        <w:r>
          <w:rPr>
            <w:rFonts w:ascii="Times New Roman" w:hAnsi="Times New Roman" w:cs="Times New Roman"/>
            <w:lang w:val="en-CA"/>
          </w:rPr>
          <w:t xml:space="preserve"> birds can provide us with valuable knowledge to design and improve urban green spaces in a way that benefits people and birds, year-round. </w:t>
        </w:r>
      </w:ins>
    </w:p>
    <w:p w14:paraId="740B4F64" w14:textId="4EB7D7C4" w:rsidR="00B4728F" w:rsidRDefault="00B4728F" w:rsidP="00B4728F">
      <w:pPr>
        <w:spacing w:line="480" w:lineRule="auto"/>
        <w:ind w:firstLine="720"/>
        <w:jc w:val="both"/>
        <w:rPr>
          <w:ins w:id="86" w:author="Anne-Marie Cousineau" w:date="2025-07-09T17:41:00Z" w16du:dateUtc="2025-07-09T21:41:00Z"/>
          <w:rFonts w:ascii="Times New Roman" w:hAnsi="Times New Roman" w:cs="Times New Roman"/>
          <w:lang w:val="en-CA"/>
        </w:rPr>
      </w:pPr>
      <w:ins w:id="87" w:author="Anne-Marie Cousineau" w:date="2025-07-09T17:41:00Z" w16du:dateUtc="2025-07-09T21:41:00Z">
        <w:r>
          <w:rPr>
            <w:rFonts w:ascii="Times New Roman" w:hAnsi="Times New Roman" w:cs="Times New Roman"/>
            <w:lang w:val="en-CA"/>
          </w:rPr>
          <w:t xml:space="preserve">In my first thesis chapter, I examined </w:t>
        </w:r>
        <w:del w:id="88" w:author="Kyle Elliott, Dr" w:date="2025-07-25T15:32:00Z" w16du:dateUtc="2025-07-25T19:32:00Z">
          <w:r w:rsidDel="00291572">
            <w:rPr>
              <w:rFonts w:ascii="Times New Roman" w:hAnsi="Times New Roman" w:cs="Times New Roman"/>
              <w:lang w:val="en-CA"/>
            </w:rPr>
            <w:delText xml:space="preserve">the </w:delText>
          </w:r>
        </w:del>
        <w:r>
          <w:rPr>
            <w:rFonts w:ascii="Times New Roman" w:hAnsi="Times New Roman" w:cs="Times New Roman"/>
            <w:lang w:val="en-CA"/>
          </w:rPr>
          <w:t xml:space="preserve">fine-scale space use </w:t>
        </w:r>
        <w:del w:id="89" w:author="Kyle Elliott, Dr" w:date="2025-07-25T15:30:00Z" w16du:dateUtc="2025-07-25T19:30:00Z">
          <w:r w:rsidDel="00291572">
            <w:rPr>
              <w:rFonts w:ascii="Times New Roman" w:hAnsi="Times New Roman" w:cs="Times New Roman"/>
              <w:lang w:val="en-CA"/>
            </w:rPr>
            <w:delText>of the</w:delText>
          </w:r>
        </w:del>
      </w:ins>
      <w:ins w:id="90" w:author="Kyle Elliott, Dr" w:date="2025-07-25T15:30:00Z" w16du:dateUtc="2025-07-25T19:30:00Z">
        <w:r w:rsidR="00291572">
          <w:rPr>
            <w:rFonts w:ascii="Times New Roman" w:hAnsi="Times New Roman" w:cs="Times New Roman"/>
            <w:lang w:val="en-CA"/>
          </w:rPr>
          <w:t>by</w:t>
        </w:r>
      </w:ins>
      <w:ins w:id="91" w:author="Anne-Marie Cousineau" w:date="2025-07-09T17:41:00Z" w16du:dateUtc="2025-07-09T21:41:00Z">
        <w:r>
          <w:rPr>
            <w:rFonts w:ascii="Times New Roman" w:hAnsi="Times New Roman" w:cs="Times New Roman"/>
            <w:lang w:val="en-CA"/>
          </w:rPr>
          <w:t xml:space="preserve"> </w:t>
        </w:r>
      </w:ins>
      <w:r w:rsidR="00D02DE1">
        <w:rPr>
          <w:rFonts w:ascii="Times New Roman" w:hAnsi="Times New Roman" w:cs="Times New Roman"/>
          <w:lang w:val="en-CA"/>
        </w:rPr>
        <w:t>northern cardinal</w:t>
      </w:r>
      <w:ins w:id="92" w:author="Anne-Marie Cousineau" w:date="2025-07-09T17:41:00Z" w16du:dateUtc="2025-07-09T21:41:00Z">
        <w:r>
          <w:rPr>
            <w:rFonts w:ascii="Times New Roman" w:hAnsi="Times New Roman" w:cs="Times New Roman"/>
            <w:lang w:val="en-CA"/>
          </w:rPr>
          <w:t>s (</w:t>
        </w:r>
        <w:r>
          <w:rPr>
            <w:rFonts w:ascii="Times New Roman" w:hAnsi="Times New Roman" w:cs="Times New Roman"/>
            <w:i/>
            <w:iCs/>
            <w:lang w:val="en-CA"/>
          </w:rPr>
          <w:t>Cardinalis cardinalis</w:t>
        </w:r>
        <w:r>
          <w:rPr>
            <w:rFonts w:ascii="Times New Roman" w:hAnsi="Times New Roman" w:cs="Times New Roman"/>
            <w:lang w:val="en-CA"/>
          </w:rPr>
          <w:t xml:space="preserve">) across three urban green spaces of varying levels of urbanization during the non-breeding season in Montreal, Canada. Using VHF telemetry, I tracked individual cardinals to evaluate how landscape structure and environmental conditions, such as road density, access to bird feeders and vegetation structure, influence movement patterns and habitat use. My findings show that cardinals select their habitats at a smaller scale (25 m radius) when human presence was more pronounced, compared to a larger scale in our less urbanized location (50 m radius). </w:t>
        </w:r>
        <w:del w:id="93" w:author="Kyle Elliott, Dr" w:date="2025-07-25T15:33:00Z" w16du:dateUtc="2025-07-25T19:33:00Z">
          <w:r w:rsidDel="006861AD">
            <w:rPr>
              <w:rFonts w:ascii="Times New Roman" w:hAnsi="Times New Roman" w:cs="Times New Roman"/>
              <w:lang w:val="en-CA"/>
            </w:rPr>
            <w:delText xml:space="preserve">We have also found that the </w:delText>
          </w:r>
          <w:commentRangeStart w:id="94"/>
          <w:r w:rsidDel="006861AD">
            <w:rPr>
              <w:rFonts w:ascii="Times New Roman" w:hAnsi="Times New Roman" w:cs="Times New Roman"/>
              <w:lang w:val="en-CA"/>
            </w:rPr>
            <w:delText>b</w:delText>
          </w:r>
        </w:del>
      </w:ins>
      <w:ins w:id="95" w:author="Kyle Elliott, Dr" w:date="2025-07-25T15:33:00Z" w16du:dateUtc="2025-07-25T19:33:00Z">
        <w:r w:rsidR="006861AD">
          <w:rPr>
            <w:rFonts w:ascii="Times New Roman" w:hAnsi="Times New Roman" w:cs="Times New Roman"/>
            <w:lang w:val="en-CA"/>
          </w:rPr>
          <w:t>B</w:t>
        </w:r>
      </w:ins>
      <w:ins w:id="96" w:author="Anne-Marie Cousineau" w:date="2025-07-09T17:41:00Z" w16du:dateUtc="2025-07-09T21:41:00Z">
        <w:r>
          <w:rPr>
            <w:rFonts w:ascii="Times New Roman" w:hAnsi="Times New Roman" w:cs="Times New Roman"/>
            <w:lang w:val="en-CA"/>
          </w:rPr>
          <w:t>irds</w:t>
        </w:r>
      </w:ins>
      <w:commentRangeEnd w:id="94"/>
      <w:r w:rsidR="006861AD">
        <w:rPr>
          <w:rStyle w:val="CommentReference"/>
        </w:rPr>
        <w:commentReference w:id="94"/>
      </w:r>
      <w:ins w:id="97" w:author="Anne-Marie Cousineau" w:date="2025-07-09T17:41:00Z" w16du:dateUtc="2025-07-09T21:41:00Z">
        <w:r>
          <w:rPr>
            <w:rFonts w:ascii="Times New Roman" w:hAnsi="Times New Roman" w:cs="Times New Roman"/>
            <w:lang w:val="en-CA"/>
          </w:rPr>
          <w:t xml:space="preserve"> spending winter in our most urban location </w:t>
        </w:r>
        <w:proofErr w:type="gramStart"/>
        <w:r>
          <w:rPr>
            <w:rFonts w:ascii="Times New Roman" w:hAnsi="Times New Roman" w:cs="Times New Roman"/>
            <w:lang w:val="en-CA"/>
          </w:rPr>
          <w:t>had</w:t>
        </w:r>
      </w:ins>
      <w:ins w:id="98" w:author="Kyle Elliott, Dr" w:date="2025-07-25T15:33:00Z" w16du:dateUtc="2025-07-25T19:33:00Z">
        <w:r w:rsidR="006861AD">
          <w:rPr>
            <w:rFonts w:ascii="Times New Roman" w:hAnsi="Times New Roman" w:cs="Times New Roman"/>
            <w:lang w:val="en-CA"/>
          </w:rPr>
          <w:t>,</w:t>
        </w:r>
      </w:ins>
      <w:proofErr w:type="gramEnd"/>
      <w:ins w:id="99" w:author="Anne-Marie Cousineau" w:date="2025-07-09T17:41:00Z" w16du:dateUtc="2025-07-09T21:41:00Z">
        <w:r>
          <w:rPr>
            <w:rFonts w:ascii="Times New Roman" w:hAnsi="Times New Roman" w:cs="Times New Roman"/>
            <w:lang w:val="en-CA"/>
          </w:rPr>
          <w:t xml:space="preserve"> on average, home ranges about three times the size of the birds spending winter in less urbanized locations. </w:t>
        </w:r>
        <w:del w:id="100" w:author="Kyle Elliott, Dr" w:date="2025-07-25T15:41:00Z" w16du:dateUtc="2025-07-25T19:41:00Z">
          <w:r w:rsidDel="006861AD">
            <w:rPr>
              <w:rFonts w:ascii="Times New Roman" w:hAnsi="Times New Roman" w:cs="Times New Roman"/>
              <w:lang w:val="en-CA"/>
            </w:rPr>
            <w:delText>And f</w:delText>
          </w:r>
        </w:del>
      </w:ins>
      <w:ins w:id="101" w:author="Kyle Elliott, Dr" w:date="2025-07-25T15:41:00Z" w16du:dateUtc="2025-07-25T19:41:00Z">
        <w:r w:rsidR="006861AD">
          <w:rPr>
            <w:rFonts w:ascii="Times New Roman" w:hAnsi="Times New Roman" w:cs="Times New Roman"/>
            <w:lang w:val="en-CA"/>
          </w:rPr>
          <w:t>F</w:t>
        </w:r>
      </w:ins>
      <w:ins w:id="102" w:author="Anne-Marie Cousineau" w:date="2025-07-09T17:41:00Z" w16du:dateUtc="2025-07-09T21:41:00Z">
        <w:r>
          <w:rPr>
            <w:rFonts w:ascii="Times New Roman" w:hAnsi="Times New Roman" w:cs="Times New Roman"/>
            <w:lang w:val="en-CA"/>
          </w:rPr>
          <w:t xml:space="preserve">inally, </w:t>
        </w:r>
        <w:del w:id="103" w:author="Kyle Elliott, Dr" w:date="2025-07-25T15:41:00Z" w16du:dateUtc="2025-07-25T19:41:00Z">
          <w:r w:rsidDel="006861AD">
            <w:rPr>
              <w:rFonts w:ascii="Times New Roman" w:hAnsi="Times New Roman" w:cs="Times New Roman"/>
              <w:lang w:val="en-CA"/>
            </w:rPr>
            <w:delText xml:space="preserve">I showed that the </w:delText>
          </w:r>
        </w:del>
        <w:r>
          <w:rPr>
            <w:rFonts w:ascii="Times New Roman" w:hAnsi="Times New Roman" w:cs="Times New Roman"/>
            <w:lang w:val="en-CA"/>
          </w:rPr>
          <w:t>cardinals select</w:t>
        </w:r>
      </w:ins>
      <w:ins w:id="104" w:author="Kyle Elliott, Dr" w:date="2025-07-25T15:42:00Z" w16du:dateUtc="2025-07-25T19:42:00Z">
        <w:r w:rsidR="006861AD">
          <w:rPr>
            <w:rFonts w:ascii="Times New Roman" w:hAnsi="Times New Roman" w:cs="Times New Roman"/>
            <w:lang w:val="en-CA"/>
          </w:rPr>
          <w:t>ed</w:t>
        </w:r>
      </w:ins>
      <w:ins w:id="105" w:author="Anne-Marie Cousineau" w:date="2025-07-09T17:41:00Z" w16du:dateUtc="2025-07-09T21:41:00Z">
        <w:r>
          <w:rPr>
            <w:rFonts w:ascii="Times New Roman" w:hAnsi="Times New Roman" w:cs="Times New Roman"/>
            <w:lang w:val="en-CA"/>
          </w:rPr>
          <w:t xml:space="preserve"> for different </w:t>
        </w:r>
      </w:ins>
      <w:ins w:id="106" w:author="Kyle Elliott, Dr" w:date="2025-07-25T15:42:00Z" w16du:dateUtc="2025-07-25T19:42:00Z">
        <w:r w:rsidR="006861AD">
          <w:rPr>
            <w:rFonts w:ascii="Times New Roman" w:hAnsi="Times New Roman" w:cs="Times New Roman"/>
            <w:lang w:val="en-CA"/>
          </w:rPr>
          <w:t xml:space="preserve">habitat </w:t>
        </w:r>
      </w:ins>
      <w:commentRangeStart w:id="107"/>
      <w:ins w:id="108" w:author="Anne-Marie Cousineau" w:date="2025-07-09T17:41:00Z" w16du:dateUtc="2025-07-09T21:41:00Z">
        <w:r>
          <w:rPr>
            <w:rFonts w:ascii="Times New Roman" w:hAnsi="Times New Roman" w:cs="Times New Roman"/>
            <w:lang w:val="en-CA"/>
          </w:rPr>
          <w:t>features</w:t>
        </w:r>
      </w:ins>
      <w:commentRangeEnd w:id="107"/>
      <w:r w:rsidR="006861AD">
        <w:rPr>
          <w:rStyle w:val="CommentReference"/>
        </w:rPr>
        <w:commentReference w:id="107"/>
      </w:r>
      <w:ins w:id="109" w:author="Anne-Marie Cousineau" w:date="2025-07-09T17:41:00Z" w16du:dateUtc="2025-07-09T21:41:00Z">
        <w:del w:id="110" w:author="Kyle Elliott, Dr" w:date="2025-07-25T15:42:00Z" w16du:dateUtc="2025-07-25T19:42:00Z">
          <w:r w:rsidDel="006861AD">
            <w:rPr>
              <w:rFonts w:ascii="Times New Roman" w:hAnsi="Times New Roman" w:cs="Times New Roman"/>
              <w:lang w:val="en-CA"/>
            </w:rPr>
            <w:delText xml:space="preserve"> of their habitats,</w:delText>
          </w:r>
        </w:del>
        <w:r>
          <w:rPr>
            <w:rFonts w:ascii="Times New Roman" w:hAnsi="Times New Roman" w:cs="Times New Roman"/>
            <w:lang w:val="en-CA"/>
          </w:rPr>
          <w:t xml:space="preserve"> depending on the </w:t>
        </w:r>
        <w:r>
          <w:rPr>
            <w:rFonts w:ascii="Times New Roman" w:hAnsi="Times New Roman" w:cs="Times New Roman"/>
            <w:lang w:val="en-CA"/>
          </w:rPr>
          <w:lastRenderedPageBreak/>
          <w:t>level of urbanization of the site they</w:t>
        </w:r>
        <w:del w:id="111" w:author="Kyle Elliott, Dr" w:date="2025-07-25T15:42:00Z" w16du:dateUtc="2025-07-25T19:42:00Z">
          <w:r w:rsidDel="006861AD">
            <w:rPr>
              <w:rFonts w:ascii="Times New Roman" w:hAnsi="Times New Roman" w:cs="Times New Roman"/>
              <w:lang w:val="en-CA"/>
            </w:rPr>
            <w:delText>’re spending their</w:delText>
          </w:r>
        </w:del>
        <w:r>
          <w:rPr>
            <w:rFonts w:ascii="Times New Roman" w:hAnsi="Times New Roman" w:cs="Times New Roman"/>
            <w:lang w:val="en-CA"/>
          </w:rPr>
          <w:t xml:space="preserve"> winter</w:t>
        </w:r>
      </w:ins>
      <w:ins w:id="112" w:author="Kyle Elliott, Dr" w:date="2025-07-25T15:42:00Z" w16du:dateUtc="2025-07-25T19:42:00Z">
        <w:r w:rsidR="006861AD">
          <w:rPr>
            <w:rFonts w:ascii="Times New Roman" w:hAnsi="Times New Roman" w:cs="Times New Roman"/>
            <w:lang w:val="en-CA"/>
          </w:rPr>
          <w:t>ed</w:t>
        </w:r>
      </w:ins>
      <w:ins w:id="113" w:author="Anne-Marie Cousineau" w:date="2025-07-09T17:41:00Z" w16du:dateUtc="2025-07-09T21:41:00Z">
        <w:r>
          <w:rPr>
            <w:rFonts w:ascii="Times New Roman" w:hAnsi="Times New Roman" w:cs="Times New Roman"/>
            <w:lang w:val="en-CA"/>
          </w:rPr>
          <w:t xml:space="preserve"> </w:t>
        </w:r>
        <w:del w:id="114" w:author="Kyle Elliott, Dr" w:date="2025-07-25T15:42:00Z" w16du:dateUtc="2025-07-25T19:42:00Z">
          <w:r w:rsidDel="006861AD">
            <w:rPr>
              <w:rFonts w:ascii="Times New Roman" w:hAnsi="Times New Roman" w:cs="Times New Roman"/>
              <w:lang w:val="en-CA"/>
            </w:rPr>
            <w:delText>in</w:delText>
          </w:r>
        </w:del>
      </w:ins>
      <w:ins w:id="115" w:author="Kyle Elliott, Dr" w:date="2025-07-25T15:42:00Z" w16du:dateUtc="2025-07-25T19:42:00Z">
        <w:r w:rsidR="006861AD">
          <w:rPr>
            <w:rFonts w:ascii="Times New Roman" w:hAnsi="Times New Roman" w:cs="Times New Roman"/>
            <w:lang w:val="en-CA"/>
          </w:rPr>
          <w:t>at</w:t>
        </w:r>
      </w:ins>
      <w:ins w:id="116" w:author="Anne-Marie Cousineau" w:date="2025-07-09T17:41:00Z" w16du:dateUtc="2025-07-09T21:41:00Z">
        <w:r>
          <w:rPr>
            <w:rFonts w:ascii="Times New Roman" w:hAnsi="Times New Roman" w:cs="Times New Roman"/>
            <w:lang w:val="en-CA"/>
          </w:rPr>
          <w:t xml:space="preserve">. These results underscore the importance of small-scale urban green space design and winter resource availability for supporting resident bird populations in urban settings. </w:t>
        </w:r>
      </w:ins>
    </w:p>
    <w:p w14:paraId="69D6FB99" w14:textId="4112741D" w:rsidR="00310FB7" w:rsidRDefault="00B4728F" w:rsidP="00B4728F">
      <w:pPr>
        <w:spacing w:line="480" w:lineRule="auto"/>
        <w:ind w:firstLine="720"/>
        <w:jc w:val="both"/>
        <w:rPr>
          <w:ins w:id="117" w:author="Kyle Elliott, Dr" w:date="2025-07-25T15:55:00Z" w16du:dateUtc="2025-07-25T19:55:00Z"/>
          <w:rFonts w:ascii="Times New Roman" w:hAnsi="Times New Roman" w:cs="Times New Roman"/>
          <w:lang w:val="en-CA"/>
        </w:rPr>
      </w:pPr>
      <w:ins w:id="118" w:author="Anne-Marie Cousineau" w:date="2025-07-09T17:41:00Z" w16du:dateUtc="2025-07-09T21:41:00Z">
        <w:r>
          <w:rPr>
            <w:rFonts w:ascii="Times New Roman" w:hAnsi="Times New Roman" w:cs="Times New Roman"/>
            <w:lang w:val="en-CA"/>
          </w:rPr>
          <w:t xml:space="preserve">In my second chapter, I </w:t>
        </w:r>
        <w:del w:id="119" w:author="Kyle Elliott, Dr" w:date="2025-07-25T15:51:00Z" w16du:dateUtc="2025-07-25T19:51:00Z">
          <w:r w:rsidDel="00D26413">
            <w:rPr>
              <w:rFonts w:ascii="Times New Roman" w:hAnsi="Times New Roman" w:cs="Times New Roman"/>
              <w:lang w:val="en-CA"/>
            </w:rPr>
            <w:delText xml:space="preserve">focused on daily activity patterns of </w:delText>
          </w:r>
        </w:del>
      </w:ins>
      <w:del w:id="120" w:author="Kyle Elliott, Dr" w:date="2025-07-25T15:51:00Z" w16du:dateUtc="2025-07-25T19:51:00Z">
        <w:r w:rsidR="00D02DE1" w:rsidDel="00D26413">
          <w:rPr>
            <w:rFonts w:ascii="Times New Roman" w:hAnsi="Times New Roman" w:cs="Times New Roman"/>
            <w:lang w:val="en-CA"/>
          </w:rPr>
          <w:delText>northern cardinal</w:delText>
        </w:r>
      </w:del>
      <w:ins w:id="121" w:author="Anne-Marie Cousineau" w:date="2025-07-09T17:41:00Z" w16du:dateUtc="2025-07-09T21:41:00Z">
        <w:del w:id="122" w:author="Kyle Elliott, Dr" w:date="2025-07-25T15:51:00Z" w16du:dateUtc="2025-07-25T19:51:00Z">
          <w:r w:rsidDel="00D26413">
            <w:rPr>
              <w:rFonts w:ascii="Times New Roman" w:hAnsi="Times New Roman" w:cs="Times New Roman"/>
              <w:lang w:val="en-CA"/>
            </w:rPr>
            <w:delText xml:space="preserve">s in three urban locations in Montreal, Canada. We </w:delText>
          </w:r>
        </w:del>
        <w:r>
          <w:rPr>
            <w:rFonts w:ascii="Times New Roman" w:hAnsi="Times New Roman" w:cs="Times New Roman"/>
            <w:lang w:val="en-CA"/>
          </w:rPr>
          <w:t xml:space="preserve">tracked the daily activity of the same individuals in </w:t>
        </w:r>
        <w:del w:id="123" w:author="Kyle Elliott, Dr" w:date="2025-07-25T15:51:00Z" w16du:dateUtc="2025-07-25T19:51:00Z">
          <w:r w:rsidDel="00D26413">
            <w:rPr>
              <w:rFonts w:ascii="Times New Roman" w:hAnsi="Times New Roman" w:cs="Times New Roman"/>
              <w:lang w:val="en-CA"/>
            </w:rPr>
            <w:delText>c</w:delText>
          </w:r>
        </w:del>
      </w:ins>
      <w:ins w:id="124" w:author="Kyle Elliott, Dr" w:date="2025-07-25T15:51:00Z" w16du:dateUtc="2025-07-25T19:51:00Z">
        <w:r w:rsidR="00D26413">
          <w:rPr>
            <w:rFonts w:ascii="Times New Roman" w:hAnsi="Times New Roman" w:cs="Times New Roman"/>
            <w:lang w:val="en-CA"/>
          </w:rPr>
          <w:t>C</w:t>
        </w:r>
      </w:ins>
      <w:ins w:id="125" w:author="Anne-Marie Cousineau" w:date="2025-07-09T17:41:00Z" w16du:dateUtc="2025-07-09T21:41:00Z">
        <w:r>
          <w:rPr>
            <w:rFonts w:ascii="Times New Roman" w:hAnsi="Times New Roman" w:cs="Times New Roman"/>
            <w:lang w:val="en-CA"/>
          </w:rPr>
          <w:t>hapter 1</w:t>
        </w:r>
        <w:del w:id="126" w:author="Kyle Elliott, Dr" w:date="2025-07-25T15:51:00Z" w16du:dateUtc="2025-07-25T19:51:00Z">
          <w:r w:rsidDel="00D26413">
            <w:rPr>
              <w:rFonts w:ascii="Times New Roman" w:hAnsi="Times New Roman" w:cs="Times New Roman"/>
              <w:lang w:val="en-CA"/>
            </w:rPr>
            <w:delText>,</w:delText>
          </w:r>
        </w:del>
      </w:ins>
      <w:ins w:id="127" w:author="Kyle Elliott, Dr" w:date="2025-07-25T15:51:00Z" w16du:dateUtc="2025-07-25T19:51:00Z">
        <w:r w:rsidR="00D26413">
          <w:rPr>
            <w:rFonts w:ascii="Times New Roman" w:hAnsi="Times New Roman" w:cs="Times New Roman"/>
            <w:lang w:val="en-CA"/>
          </w:rPr>
          <w:t xml:space="preserve">. </w:t>
        </w:r>
      </w:ins>
      <w:ins w:id="128" w:author="Kyle Elliott, Dr" w:date="2025-07-25T15:52:00Z" w16du:dateUtc="2025-07-25T19:52:00Z">
        <w:r w:rsidR="00D26413">
          <w:rPr>
            <w:rFonts w:ascii="Times New Roman" w:hAnsi="Times New Roman" w:cs="Times New Roman"/>
            <w:lang w:val="en-CA"/>
          </w:rPr>
          <w:t>To quantify activity, w</w:t>
        </w:r>
      </w:ins>
      <w:ins w:id="129" w:author="Kyle Elliott, Dr" w:date="2025-07-25T15:51:00Z" w16du:dateUtc="2025-07-25T19:51:00Z">
        <w:r w:rsidR="00D26413">
          <w:rPr>
            <w:rFonts w:ascii="Times New Roman" w:hAnsi="Times New Roman" w:cs="Times New Roman"/>
            <w:lang w:val="en-CA"/>
          </w:rPr>
          <w:t>e used variability in the radio signal recorded by the</w:t>
        </w:r>
      </w:ins>
      <w:ins w:id="130" w:author="Anne-Marie Cousineau" w:date="2025-07-09T17:41:00Z" w16du:dateUtc="2025-07-09T21:41:00Z">
        <w:del w:id="131" w:author="Kyle Elliott, Dr" w:date="2025-07-25T15:51:00Z" w16du:dateUtc="2025-07-25T19:51:00Z">
          <w:r w:rsidDel="00D26413">
            <w:rPr>
              <w:rFonts w:ascii="Times New Roman" w:hAnsi="Times New Roman" w:cs="Times New Roman"/>
              <w:lang w:val="en-CA"/>
            </w:rPr>
            <w:delText xml:space="preserve"> this time pulling </w:delText>
          </w:r>
          <w:commentRangeStart w:id="132"/>
          <w:commentRangeStart w:id="133"/>
          <w:r w:rsidDel="00D26413">
            <w:rPr>
              <w:rFonts w:ascii="Times New Roman" w:hAnsi="Times New Roman" w:cs="Times New Roman"/>
              <w:lang w:val="en-CA"/>
            </w:rPr>
            <w:delText>data</w:delText>
          </w:r>
        </w:del>
      </w:ins>
      <w:commentRangeEnd w:id="132"/>
      <w:r w:rsidR="00D26413">
        <w:rPr>
          <w:rStyle w:val="CommentReference"/>
        </w:rPr>
        <w:commentReference w:id="132"/>
      </w:r>
      <w:commentRangeEnd w:id="133"/>
      <w:r w:rsidR="00D26413">
        <w:rPr>
          <w:rStyle w:val="CommentReference"/>
        </w:rPr>
        <w:commentReference w:id="133"/>
      </w:r>
      <w:ins w:id="134" w:author="Anne-Marie Cousineau" w:date="2025-07-09T17:41:00Z" w16du:dateUtc="2025-07-09T21:41:00Z">
        <w:del w:id="135" w:author="Kyle Elliott, Dr" w:date="2025-07-25T15:51:00Z" w16du:dateUtc="2025-07-25T19:51:00Z">
          <w:r w:rsidDel="00D26413">
            <w:rPr>
              <w:rFonts w:ascii="Times New Roman" w:hAnsi="Times New Roman" w:cs="Times New Roman"/>
              <w:lang w:val="en-CA"/>
            </w:rPr>
            <w:delText xml:space="preserve"> from the</w:delText>
          </w:r>
        </w:del>
        <w:r>
          <w:rPr>
            <w:rFonts w:ascii="Times New Roman" w:hAnsi="Times New Roman" w:cs="Times New Roman"/>
            <w:lang w:val="en-CA"/>
          </w:rPr>
          <w:t xml:space="preserve"> Motus Wildlife Tracking System. All the study locations had receiver towers continuously recording the signal strength of the VHF tags we deployed for </w:t>
        </w:r>
        <w:del w:id="136" w:author="Kyle Elliott, Dr" w:date="2025-07-25T15:52:00Z" w16du:dateUtc="2025-07-25T19:52:00Z">
          <w:r w:rsidDel="00D26413">
            <w:rPr>
              <w:rFonts w:ascii="Times New Roman" w:hAnsi="Times New Roman" w:cs="Times New Roman"/>
              <w:lang w:val="en-CA"/>
            </w:rPr>
            <w:delText>c</w:delText>
          </w:r>
        </w:del>
      </w:ins>
      <w:ins w:id="137" w:author="Kyle Elliott, Dr" w:date="2025-07-25T15:52:00Z" w16du:dateUtc="2025-07-25T19:52:00Z">
        <w:r w:rsidR="00D26413">
          <w:rPr>
            <w:rFonts w:ascii="Times New Roman" w:hAnsi="Times New Roman" w:cs="Times New Roman"/>
            <w:lang w:val="en-CA"/>
          </w:rPr>
          <w:t>C</w:t>
        </w:r>
      </w:ins>
      <w:ins w:id="138" w:author="Anne-Marie Cousineau" w:date="2025-07-09T17:41:00Z" w16du:dateUtc="2025-07-09T21:41:00Z">
        <w:r>
          <w:rPr>
            <w:rFonts w:ascii="Times New Roman" w:hAnsi="Times New Roman" w:cs="Times New Roman"/>
            <w:lang w:val="en-CA"/>
          </w:rPr>
          <w:t xml:space="preserve">hapter 1. A </w:t>
        </w:r>
        <w:del w:id="139" w:author="Kyle Elliott, Dr" w:date="2025-07-25T15:52:00Z" w16du:dateUtc="2025-07-25T19:52:00Z">
          <w:r w:rsidDel="00D26413">
            <w:rPr>
              <w:rFonts w:ascii="Times New Roman" w:hAnsi="Times New Roman" w:cs="Times New Roman"/>
              <w:lang w:val="en-CA"/>
            </w:rPr>
            <w:delText>C</w:delText>
          </w:r>
        </w:del>
      </w:ins>
      <w:ins w:id="140" w:author="Kyle Elliott, Dr" w:date="2025-07-25T15:52:00Z" w16du:dateUtc="2025-07-25T19:52:00Z">
        <w:r w:rsidR="00D26413">
          <w:rPr>
            <w:rFonts w:ascii="Times New Roman" w:hAnsi="Times New Roman" w:cs="Times New Roman"/>
            <w:lang w:val="en-CA"/>
          </w:rPr>
          <w:t>c</w:t>
        </w:r>
      </w:ins>
      <w:ins w:id="141" w:author="Anne-Marie Cousineau" w:date="2025-07-09T17:41:00Z" w16du:dateUtc="2025-07-09T21:41:00Z">
        <w:r>
          <w:rPr>
            <w:rFonts w:ascii="Times New Roman" w:hAnsi="Times New Roman" w:cs="Times New Roman"/>
            <w:lang w:val="en-CA"/>
          </w:rPr>
          <w:t xml:space="preserve">hange point analysis was performed to precisely identify the </w:t>
        </w:r>
        <w:del w:id="142" w:author="Kyle Elliott, Dr" w:date="2025-07-25T15:52:00Z" w16du:dateUtc="2025-07-25T19:52:00Z">
          <w:r w:rsidDel="00D26413">
            <w:rPr>
              <w:rFonts w:ascii="Times New Roman" w:hAnsi="Times New Roman" w:cs="Times New Roman"/>
              <w:lang w:val="en-CA"/>
            </w:rPr>
            <w:delText>moment</w:delText>
          </w:r>
        </w:del>
      </w:ins>
      <w:ins w:id="143" w:author="Kyle Elliott, Dr" w:date="2025-07-25T15:52:00Z" w16du:dateUtc="2025-07-25T19:52:00Z">
        <w:r w:rsidR="00D26413">
          <w:rPr>
            <w:rFonts w:ascii="Times New Roman" w:hAnsi="Times New Roman" w:cs="Times New Roman"/>
            <w:lang w:val="en-CA"/>
          </w:rPr>
          <w:t>time</w:t>
        </w:r>
      </w:ins>
      <w:ins w:id="144" w:author="Anne-Marie Cousineau" w:date="2025-07-09T17:41:00Z" w16du:dateUtc="2025-07-09T21:41:00Z">
        <w:r>
          <w:rPr>
            <w:rFonts w:ascii="Times New Roman" w:hAnsi="Times New Roman" w:cs="Times New Roman"/>
            <w:lang w:val="en-CA"/>
          </w:rPr>
          <w:t xml:space="preserve"> birds beg</w:t>
        </w:r>
        <w:del w:id="145" w:author="Kyle Elliott, Dr" w:date="2025-07-25T15:52:00Z" w16du:dateUtc="2025-07-25T19:52:00Z">
          <w:r w:rsidDel="00D26413">
            <w:rPr>
              <w:rFonts w:ascii="Times New Roman" w:hAnsi="Times New Roman" w:cs="Times New Roman"/>
              <w:lang w:val="en-CA"/>
            </w:rPr>
            <w:delText>i</w:delText>
          </w:r>
        </w:del>
      </w:ins>
      <w:proofErr w:type="gramStart"/>
      <w:ins w:id="146" w:author="Kyle Elliott, Dr" w:date="2025-07-25T15:52:00Z" w16du:dateUtc="2025-07-25T19:52:00Z">
        <w:r w:rsidR="00D26413">
          <w:rPr>
            <w:rFonts w:ascii="Times New Roman" w:hAnsi="Times New Roman" w:cs="Times New Roman"/>
            <w:lang w:val="en-CA"/>
          </w:rPr>
          <w:t>a</w:t>
        </w:r>
      </w:ins>
      <w:ins w:id="147" w:author="Anne-Marie Cousineau" w:date="2025-07-09T17:41:00Z" w16du:dateUtc="2025-07-09T21:41:00Z">
        <w:r>
          <w:rPr>
            <w:rFonts w:ascii="Times New Roman" w:hAnsi="Times New Roman" w:cs="Times New Roman"/>
            <w:lang w:val="en-CA"/>
          </w:rPr>
          <w:t>n their</w:t>
        </w:r>
        <w:proofErr w:type="gramEnd"/>
        <w:r>
          <w:rPr>
            <w:rFonts w:ascii="Times New Roman" w:hAnsi="Times New Roman" w:cs="Times New Roman"/>
            <w:lang w:val="en-CA"/>
          </w:rPr>
          <w:t xml:space="preserve"> daily activities, along with the time they end</w:t>
        </w:r>
      </w:ins>
      <w:ins w:id="148" w:author="Kyle Elliott, Dr" w:date="2025-07-25T15:53:00Z" w16du:dateUtc="2025-07-25T19:53:00Z">
        <w:r w:rsidR="00D26413">
          <w:rPr>
            <w:rFonts w:ascii="Times New Roman" w:hAnsi="Times New Roman" w:cs="Times New Roman"/>
            <w:lang w:val="en-CA"/>
          </w:rPr>
          <w:t>ed</w:t>
        </w:r>
      </w:ins>
      <w:ins w:id="149" w:author="Anne-Marie Cousineau" w:date="2025-07-09T17:41:00Z" w16du:dateUtc="2025-07-09T21:41:00Z">
        <w:del w:id="150" w:author="Kyle Elliott, Dr" w:date="2025-07-25T15:53:00Z" w16du:dateUtc="2025-07-25T19:53:00Z">
          <w:r w:rsidDel="00D26413">
            <w:rPr>
              <w:rFonts w:ascii="Times New Roman" w:hAnsi="Times New Roman" w:cs="Times New Roman"/>
              <w:lang w:val="en-CA"/>
            </w:rPr>
            <w:delText xml:space="preserve"> said</w:delText>
          </w:r>
        </w:del>
      </w:ins>
      <w:ins w:id="151" w:author="Kyle Elliott, Dr" w:date="2025-07-25T15:53:00Z" w16du:dateUtc="2025-07-25T19:53:00Z">
        <w:r w:rsidR="00D26413">
          <w:rPr>
            <w:rFonts w:ascii="Times New Roman" w:hAnsi="Times New Roman" w:cs="Times New Roman"/>
            <w:lang w:val="en-CA"/>
          </w:rPr>
          <w:t xml:space="preserve"> their daily</w:t>
        </w:r>
      </w:ins>
      <w:ins w:id="152" w:author="Anne-Marie Cousineau" w:date="2025-07-09T17:41:00Z" w16du:dateUtc="2025-07-09T21:41:00Z">
        <w:r>
          <w:rPr>
            <w:rFonts w:ascii="Times New Roman" w:hAnsi="Times New Roman" w:cs="Times New Roman"/>
            <w:lang w:val="en-CA"/>
          </w:rPr>
          <w:t xml:space="preserve"> activity. We </w:t>
        </w:r>
        <w:del w:id="153" w:author="Kyle Elliott, Dr" w:date="2025-07-25T15:53:00Z" w16du:dateUtc="2025-07-25T19:53:00Z">
          <w:r w:rsidDel="00310FB7">
            <w:rPr>
              <w:rFonts w:ascii="Times New Roman" w:hAnsi="Times New Roman" w:cs="Times New Roman"/>
              <w:lang w:val="en-CA"/>
            </w:rPr>
            <w:delText xml:space="preserve">have </w:delText>
          </w:r>
        </w:del>
        <w:r>
          <w:rPr>
            <w:rFonts w:ascii="Times New Roman" w:hAnsi="Times New Roman" w:cs="Times New Roman"/>
            <w:lang w:val="en-CA"/>
          </w:rPr>
          <w:t xml:space="preserve">used </w:t>
        </w:r>
        <w:del w:id="154" w:author="Kyle Elliott, Dr" w:date="2025-07-25T15:53:00Z" w16du:dateUtc="2025-07-25T19:53:00Z">
          <w:r w:rsidDel="00310FB7">
            <w:rPr>
              <w:rFonts w:ascii="Times New Roman" w:hAnsi="Times New Roman" w:cs="Times New Roman"/>
              <w:lang w:val="en-CA"/>
            </w:rPr>
            <w:delText xml:space="preserve">publicly available </w:delText>
          </w:r>
        </w:del>
        <w:r>
          <w:rPr>
            <w:rFonts w:ascii="Times New Roman" w:hAnsi="Times New Roman" w:cs="Times New Roman"/>
            <w:lang w:val="en-CA"/>
          </w:rPr>
          <w:t xml:space="preserve">meteorological data to investigate how the cardinals adjust their winter foraging behaviour to temperature, snow on the ground, precipitation and consecutive days of cold weather. </w:t>
        </w:r>
        <w:del w:id="155" w:author="Kyle Elliott, Dr" w:date="2025-07-25T15:53:00Z" w16du:dateUtc="2025-07-25T19:53:00Z">
          <w:r w:rsidDel="00310FB7">
            <w:rPr>
              <w:rFonts w:ascii="Times New Roman" w:hAnsi="Times New Roman" w:cs="Times New Roman"/>
              <w:lang w:val="en-CA"/>
            </w:rPr>
            <w:delText>We have found that, a</w:delText>
          </w:r>
        </w:del>
      </w:ins>
      <w:ins w:id="156" w:author="Kyle Elliott, Dr" w:date="2025-07-25T15:53:00Z" w16du:dateUtc="2025-07-25T19:53:00Z">
        <w:r w:rsidR="00310FB7">
          <w:rPr>
            <w:rFonts w:ascii="Times New Roman" w:hAnsi="Times New Roman" w:cs="Times New Roman"/>
            <w:lang w:val="en-CA"/>
          </w:rPr>
          <w:t>A</w:t>
        </w:r>
      </w:ins>
      <w:ins w:id="157" w:author="Anne-Marie Cousineau" w:date="2025-07-09T17:41:00Z" w16du:dateUtc="2025-07-09T21:41:00Z">
        <w:r>
          <w:rPr>
            <w:rFonts w:ascii="Times New Roman" w:hAnsi="Times New Roman" w:cs="Times New Roman"/>
            <w:lang w:val="en-CA"/>
          </w:rPr>
          <w:t>cross three years</w:t>
        </w:r>
        <w:del w:id="158" w:author="Kyle Elliott, Dr" w:date="2025-07-25T15:53:00Z" w16du:dateUtc="2025-07-25T19:53:00Z">
          <w:r w:rsidDel="00310FB7">
            <w:rPr>
              <w:rFonts w:ascii="Times New Roman" w:hAnsi="Times New Roman" w:cs="Times New Roman"/>
              <w:lang w:val="en-CA"/>
            </w:rPr>
            <w:delText xml:space="preserve"> of data collected</w:delText>
          </w:r>
        </w:del>
        <w:r>
          <w:rPr>
            <w:rFonts w:ascii="Times New Roman" w:hAnsi="Times New Roman" w:cs="Times New Roman"/>
            <w:lang w:val="en-CA"/>
          </w:rPr>
          <w:t xml:space="preserve">, cumulative </w:t>
        </w:r>
        <w:del w:id="159" w:author="Kyle Elliott, Dr" w:date="2025-07-25T15:53:00Z" w16du:dateUtc="2025-07-25T19:53:00Z">
          <w:r w:rsidDel="00310FB7">
            <w:rPr>
              <w:rFonts w:ascii="Times New Roman" w:hAnsi="Times New Roman" w:cs="Times New Roman"/>
              <w:lang w:val="en-CA"/>
            </w:rPr>
            <w:delText xml:space="preserve">lag </w:delText>
          </w:r>
        </w:del>
        <w:r>
          <w:rPr>
            <w:rFonts w:ascii="Times New Roman" w:hAnsi="Times New Roman" w:cs="Times New Roman"/>
            <w:lang w:val="en-CA"/>
          </w:rPr>
          <w:t xml:space="preserve">effects of weather </w:t>
        </w:r>
        <w:del w:id="160" w:author="Kyle Elliott, Dr" w:date="2025-07-25T15:53:00Z" w16du:dateUtc="2025-07-25T19:53:00Z">
          <w:r w:rsidDel="00310FB7">
            <w:rPr>
              <w:rFonts w:ascii="Times New Roman" w:hAnsi="Times New Roman" w:cs="Times New Roman"/>
              <w:lang w:val="en-CA"/>
            </w:rPr>
            <w:delText>seem to have</w:delText>
          </w:r>
        </w:del>
      </w:ins>
      <w:ins w:id="161" w:author="Kyle Elliott, Dr" w:date="2025-07-25T15:53:00Z" w16du:dateUtc="2025-07-25T19:53:00Z">
        <w:r w:rsidR="00310FB7">
          <w:rPr>
            <w:rFonts w:ascii="Times New Roman" w:hAnsi="Times New Roman" w:cs="Times New Roman"/>
            <w:lang w:val="en-CA"/>
          </w:rPr>
          <w:t>had</w:t>
        </w:r>
      </w:ins>
      <w:ins w:id="162" w:author="Anne-Marie Cousineau" w:date="2025-07-09T17:41:00Z" w16du:dateUtc="2025-07-09T21:41:00Z">
        <w:r>
          <w:rPr>
            <w:rFonts w:ascii="Times New Roman" w:hAnsi="Times New Roman" w:cs="Times New Roman"/>
            <w:lang w:val="en-CA"/>
          </w:rPr>
          <w:t xml:space="preserve"> a stronger explanatory power compared to same-day conditions. </w:t>
        </w:r>
        <w:del w:id="163" w:author="Kyle Elliott, Dr" w:date="2025-07-25T15:54:00Z" w16du:dateUtc="2025-07-25T19:54:00Z">
          <w:r w:rsidDel="00310FB7">
            <w:rPr>
              <w:rFonts w:ascii="Times New Roman" w:hAnsi="Times New Roman" w:cs="Times New Roman"/>
              <w:lang w:val="en-CA"/>
            </w:rPr>
            <w:delText>We have also found that p</w:delText>
          </w:r>
        </w:del>
      </w:ins>
      <w:ins w:id="164" w:author="Kyle Elliott, Dr" w:date="2025-07-25T15:54:00Z" w16du:dateUtc="2025-07-25T19:54:00Z">
        <w:r w:rsidR="00310FB7">
          <w:rPr>
            <w:rFonts w:ascii="Times New Roman" w:hAnsi="Times New Roman" w:cs="Times New Roman"/>
            <w:lang w:val="en-CA"/>
          </w:rPr>
          <w:t>P</w:t>
        </w:r>
      </w:ins>
      <w:ins w:id="165" w:author="Anne-Marie Cousineau" w:date="2025-07-09T17:41:00Z" w16du:dateUtc="2025-07-09T21:41:00Z">
        <w:r>
          <w:rPr>
            <w:rFonts w:ascii="Times New Roman" w:hAnsi="Times New Roman" w:cs="Times New Roman"/>
            <w:lang w:val="en-CA"/>
          </w:rPr>
          <w:t>recipitation</w:t>
        </w:r>
        <w:del w:id="166" w:author="Kyle Elliott, Dr" w:date="2025-07-25T15:54:00Z" w16du:dateUtc="2025-07-25T19:54:00Z">
          <w:r w:rsidDel="00310FB7">
            <w:rPr>
              <w:rFonts w:ascii="Times New Roman" w:hAnsi="Times New Roman" w:cs="Times New Roman"/>
              <w:lang w:val="en-CA"/>
            </w:rPr>
            <w:delText>s have</w:delText>
          </w:r>
        </w:del>
      </w:ins>
      <w:ins w:id="167" w:author="Kyle Elliott, Dr" w:date="2025-07-25T15:54:00Z" w16du:dateUtc="2025-07-25T19:54:00Z">
        <w:r w:rsidR="00310FB7">
          <w:rPr>
            <w:rFonts w:ascii="Times New Roman" w:hAnsi="Times New Roman" w:cs="Times New Roman"/>
            <w:lang w:val="en-CA"/>
          </w:rPr>
          <w:t xml:space="preserve"> had</w:t>
        </w:r>
      </w:ins>
      <w:ins w:id="168" w:author="Anne-Marie Cousineau" w:date="2025-07-09T17:41:00Z" w16du:dateUtc="2025-07-09T21:41:00Z">
        <w:r>
          <w:rPr>
            <w:rFonts w:ascii="Times New Roman" w:hAnsi="Times New Roman" w:cs="Times New Roman"/>
            <w:lang w:val="en-CA"/>
          </w:rPr>
          <w:t xml:space="preserve"> an important, </w:t>
        </w:r>
        <w:del w:id="169" w:author="Kyle Elliott, Dr" w:date="2025-07-25T15:54:00Z" w16du:dateUtc="2025-07-25T19:54:00Z">
          <w:r w:rsidDel="00310FB7">
            <w:rPr>
              <w:rFonts w:ascii="Times New Roman" w:hAnsi="Times New Roman" w:cs="Times New Roman"/>
              <w:lang w:val="en-CA"/>
            </w:rPr>
            <w:delText xml:space="preserve">but </w:delText>
          </w:r>
        </w:del>
        <w:r>
          <w:rPr>
            <w:rFonts w:ascii="Times New Roman" w:hAnsi="Times New Roman" w:cs="Times New Roman"/>
            <w:lang w:val="en-CA"/>
          </w:rPr>
          <w:t>non-linear effect on both the onset and end of the birds’ activities</w:t>
        </w:r>
        <w:del w:id="170" w:author="Kyle Elliott, Dr" w:date="2025-07-25T15:54:00Z" w16du:dateUtc="2025-07-25T19:54:00Z">
          <w:r w:rsidDel="00310FB7">
            <w:rPr>
              <w:rFonts w:ascii="Times New Roman" w:hAnsi="Times New Roman" w:cs="Times New Roman"/>
              <w:lang w:val="en-CA"/>
            </w:rPr>
            <w:delText>, while</w:delText>
          </w:r>
        </w:del>
      </w:ins>
      <w:ins w:id="171" w:author="Kyle Elliott, Dr" w:date="2025-07-25T15:54:00Z" w16du:dateUtc="2025-07-25T19:54:00Z">
        <w:r w:rsidR="00310FB7">
          <w:rPr>
            <w:rFonts w:ascii="Times New Roman" w:hAnsi="Times New Roman" w:cs="Times New Roman"/>
            <w:lang w:val="en-CA"/>
          </w:rPr>
          <w:t>.</w:t>
        </w:r>
      </w:ins>
      <w:ins w:id="172" w:author="Anne-Marie Cousineau" w:date="2025-07-09T17:41:00Z" w16du:dateUtc="2025-07-09T21:41:00Z">
        <w:r>
          <w:rPr>
            <w:rFonts w:ascii="Times New Roman" w:hAnsi="Times New Roman" w:cs="Times New Roman"/>
            <w:lang w:val="en-CA"/>
          </w:rPr>
          <w:t xml:space="preserve"> </w:t>
        </w:r>
        <w:del w:id="173" w:author="Kyle Elliott, Dr" w:date="2025-07-25T15:54:00Z" w16du:dateUtc="2025-07-25T19:54:00Z">
          <w:r w:rsidDel="00310FB7">
            <w:rPr>
              <w:rFonts w:ascii="Times New Roman" w:hAnsi="Times New Roman" w:cs="Times New Roman"/>
              <w:lang w:val="en-CA"/>
            </w:rPr>
            <w:delText>t</w:delText>
          </w:r>
        </w:del>
      </w:ins>
      <w:ins w:id="174" w:author="Kyle Elliott, Dr" w:date="2025-07-25T15:54:00Z" w16du:dateUtc="2025-07-25T19:54:00Z">
        <w:r w:rsidR="00310FB7">
          <w:rPr>
            <w:rFonts w:ascii="Times New Roman" w:hAnsi="Times New Roman" w:cs="Times New Roman"/>
            <w:lang w:val="en-CA"/>
          </w:rPr>
          <w:t>T</w:t>
        </w:r>
      </w:ins>
      <w:ins w:id="175" w:author="Anne-Marie Cousineau" w:date="2025-07-09T17:41:00Z" w16du:dateUtc="2025-07-09T21:41:00Z">
        <w:r>
          <w:rPr>
            <w:rFonts w:ascii="Times New Roman" w:hAnsi="Times New Roman" w:cs="Times New Roman"/>
            <w:lang w:val="en-CA"/>
          </w:rPr>
          <w:t xml:space="preserve">he amount of snow on the ground </w:t>
        </w:r>
        <w:del w:id="176" w:author="Kyle Elliott, Dr" w:date="2025-07-25T15:54:00Z" w16du:dateUtc="2025-07-25T19:54:00Z">
          <w:r w:rsidDel="00310FB7">
            <w:rPr>
              <w:rFonts w:ascii="Times New Roman" w:hAnsi="Times New Roman" w:cs="Times New Roman"/>
              <w:lang w:val="en-CA"/>
            </w:rPr>
            <w:delText>seems to have</w:delText>
          </w:r>
        </w:del>
      </w:ins>
      <w:ins w:id="177" w:author="Kyle Elliott, Dr" w:date="2025-07-25T15:54:00Z" w16du:dateUtc="2025-07-25T19:54:00Z">
        <w:r w:rsidR="00310FB7">
          <w:rPr>
            <w:rFonts w:ascii="Times New Roman" w:hAnsi="Times New Roman" w:cs="Times New Roman"/>
            <w:lang w:val="en-CA"/>
          </w:rPr>
          <w:t>had</w:t>
        </w:r>
      </w:ins>
      <w:ins w:id="178" w:author="Anne-Marie Cousineau" w:date="2025-07-09T17:41:00Z" w16du:dateUtc="2025-07-09T21:41:00Z">
        <w:r>
          <w:rPr>
            <w:rFonts w:ascii="Times New Roman" w:hAnsi="Times New Roman" w:cs="Times New Roman"/>
            <w:lang w:val="en-CA"/>
          </w:rPr>
          <w:t xml:space="preserve"> a strong and linear effect for the end of the bird’s activity period, with the birds ending their active period earlier as the amount of snow on the ground increases. </w:t>
        </w:r>
      </w:ins>
      <w:ins w:id="179" w:author="Kyle Elliott, Dr" w:date="2025-07-25T15:55:00Z" w16du:dateUtc="2025-07-25T19:55:00Z">
        <w:r w:rsidR="00310FB7">
          <w:rPr>
            <w:rFonts w:ascii="Times New Roman" w:hAnsi="Times New Roman" w:cs="Times New Roman"/>
            <w:lang w:val="en-CA"/>
          </w:rPr>
          <w:t>Thus, severa</w:t>
        </w:r>
      </w:ins>
      <w:ins w:id="180" w:author="Kyle Elliott, Dr" w:date="2025-07-25T15:56:00Z" w16du:dateUtc="2025-07-25T19:56:00Z">
        <w:r w:rsidR="00310FB7">
          <w:rPr>
            <w:rFonts w:ascii="Times New Roman" w:hAnsi="Times New Roman" w:cs="Times New Roman"/>
            <w:lang w:val="en-CA"/>
          </w:rPr>
          <w:t xml:space="preserve">l days of heavy snow reduced cardinal activity, perhaps because they were conserving energy during harsh </w:t>
        </w:r>
        <w:commentRangeStart w:id="181"/>
        <w:r w:rsidR="00310FB7">
          <w:rPr>
            <w:rFonts w:ascii="Times New Roman" w:hAnsi="Times New Roman" w:cs="Times New Roman"/>
            <w:lang w:val="en-CA"/>
          </w:rPr>
          <w:t>conditions</w:t>
        </w:r>
        <w:commentRangeEnd w:id="181"/>
        <w:r w:rsidR="00310FB7">
          <w:rPr>
            <w:rStyle w:val="CommentReference"/>
          </w:rPr>
          <w:commentReference w:id="181"/>
        </w:r>
        <w:r w:rsidR="00310FB7">
          <w:rPr>
            <w:rFonts w:ascii="Times New Roman" w:hAnsi="Times New Roman" w:cs="Times New Roman"/>
            <w:lang w:val="en-CA"/>
          </w:rPr>
          <w:t xml:space="preserve">. </w:t>
        </w:r>
      </w:ins>
      <w:ins w:id="182" w:author="Anne-Marie Cousineau" w:date="2025-07-09T17:41:00Z" w16du:dateUtc="2025-07-09T21:41:00Z">
        <w:r>
          <w:rPr>
            <w:rFonts w:ascii="Times New Roman" w:hAnsi="Times New Roman" w:cs="Times New Roman"/>
            <w:lang w:val="en-CA"/>
          </w:rPr>
          <w:t xml:space="preserve">These findings highlight the behavioural flexibility of </w:t>
        </w:r>
      </w:ins>
      <w:r w:rsidR="00D02DE1">
        <w:rPr>
          <w:rFonts w:ascii="Times New Roman" w:hAnsi="Times New Roman" w:cs="Times New Roman"/>
          <w:lang w:val="en-CA"/>
        </w:rPr>
        <w:t>northern cardinal</w:t>
      </w:r>
      <w:ins w:id="183" w:author="Anne-Marie Cousineau" w:date="2025-07-09T17:41:00Z" w16du:dateUtc="2025-07-09T21:41:00Z">
        <w:r>
          <w:rPr>
            <w:rFonts w:ascii="Times New Roman" w:hAnsi="Times New Roman" w:cs="Times New Roman"/>
            <w:lang w:val="en-CA"/>
          </w:rPr>
          <w:t xml:space="preserve">s towards </w:t>
        </w:r>
        <w:del w:id="184" w:author="Kyle Elliott, Dr" w:date="2025-07-25T15:55:00Z" w16du:dateUtc="2025-07-25T19:55:00Z">
          <w:r w:rsidDel="00310FB7">
            <w:rPr>
              <w:rFonts w:ascii="Times New Roman" w:hAnsi="Times New Roman" w:cs="Times New Roman"/>
              <w:lang w:val="en-CA"/>
            </w:rPr>
            <w:delText>rough</w:delText>
          </w:r>
        </w:del>
      </w:ins>
      <w:ins w:id="185" w:author="Kyle Elliott, Dr" w:date="2025-07-25T15:55:00Z" w16du:dateUtc="2025-07-25T19:55:00Z">
        <w:r w:rsidR="00310FB7">
          <w:rPr>
            <w:rFonts w:ascii="Times New Roman" w:hAnsi="Times New Roman" w:cs="Times New Roman"/>
            <w:lang w:val="en-CA"/>
          </w:rPr>
          <w:t>harsh</w:t>
        </w:r>
      </w:ins>
      <w:ins w:id="186" w:author="Anne-Marie Cousineau" w:date="2025-07-09T17:41:00Z" w16du:dateUtc="2025-07-09T21:41:00Z">
        <w:r>
          <w:rPr>
            <w:rFonts w:ascii="Times New Roman" w:hAnsi="Times New Roman" w:cs="Times New Roman"/>
            <w:lang w:val="en-CA"/>
          </w:rPr>
          <w:t xml:space="preserve"> climatic conditions in winter, which may play a crucial role in its winter survival and thriving in urban areas. </w:t>
        </w:r>
      </w:ins>
    </w:p>
    <w:p w14:paraId="70F193BB" w14:textId="066D0A76" w:rsidR="00B4728F" w:rsidRPr="00402E82" w:rsidRDefault="00B4728F" w:rsidP="00B4728F">
      <w:pPr>
        <w:spacing w:line="480" w:lineRule="auto"/>
        <w:ind w:firstLine="720"/>
        <w:jc w:val="both"/>
        <w:rPr>
          <w:ins w:id="187" w:author="Anne-Marie Cousineau" w:date="2025-07-09T17:41:00Z" w16du:dateUtc="2025-07-09T21:41:00Z"/>
          <w:rFonts w:ascii="Times New Roman" w:hAnsi="Times New Roman" w:cs="Times New Roman"/>
          <w:lang w:val="en-CA"/>
        </w:rPr>
      </w:pPr>
      <w:ins w:id="188" w:author="Anne-Marie Cousineau" w:date="2025-07-09T17:41:00Z" w16du:dateUtc="2025-07-09T21:41:00Z">
        <w:r>
          <w:rPr>
            <w:rFonts w:ascii="Times New Roman" w:hAnsi="Times New Roman" w:cs="Times New Roman"/>
            <w:lang w:val="en-CA"/>
          </w:rPr>
          <w:lastRenderedPageBreak/>
          <w:t xml:space="preserve">In summary, my thesis contributes to a growing understanding of how winter resident birds navigate the complex interactions between the urban landscape and the extreme seasonal variations </w:t>
        </w:r>
        <w:del w:id="189" w:author="Kyle Elliott, Dr" w:date="2025-07-25T15:55:00Z" w16du:dateUtc="2025-07-25T19:55:00Z">
          <w:r w:rsidDel="00310FB7">
            <w:rPr>
              <w:rFonts w:ascii="Times New Roman" w:hAnsi="Times New Roman" w:cs="Times New Roman"/>
              <w:lang w:val="en-CA"/>
            </w:rPr>
            <w:delText>of a temperate region’s</w:delText>
          </w:r>
        </w:del>
      </w:ins>
      <w:ins w:id="190" w:author="Kyle Elliott, Dr" w:date="2025-07-25T15:55:00Z" w16du:dateUtc="2025-07-25T19:55:00Z">
        <w:r w:rsidR="00310FB7">
          <w:rPr>
            <w:rFonts w:ascii="Times New Roman" w:hAnsi="Times New Roman" w:cs="Times New Roman"/>
            <w:lang w:val="en-CA"/>
          </w:rPr>
          <w:t>in</w:t>
        </w:r>
      </w:ins>
      <w:ins w:id="191" w:author="Anne-Marie Cousineau" w:date="2025-07-09T17:41:00Z" w16du:dateUtc="2025-07-09T21:41:00Z">
        <w:r>
          <w:rPr>
            <w:rFonts w:ascii="Times New Roman" w:hAnsi="Times New Roman" w:cs="Times New Roman"/>
            <w:lang w:val="en-CA"/>
          </w:rPr>
          <w:t xml:space="preserve"> climate.</w:t>
        </w:r>
      </w:ins>
    </w:p>
    <w:p w14:paraId="06A511B4" w14:textId="77777777" w:rsidR="00B4728F" w:rsidRPr="00B4728F" w:rsidRDefault="00B4728F">
      <w:pPr>
        <w:rPr>
          <w:lang w:val="en-CA"/>
          <w:rPrChange w:id="192" w:author="Anne-Marie Cousineau" w:date="2025-07-09T17:41:00Z" w16du:dateUtc="2025-07-09T21:41:00Z">
            <w:rPr>
              <w:rFonts w:ascii="Times New Roman" w:hAnsi="Times New Roman" w:cs="Times New Roman"/>
              <w:b/>
              <w:bCs/>
              <w:color w:val="000000" w:themeColor="text1"/>
              <w:lang w:val="en-CA"/>
            </w:rPr>
          </w:rPrChange>
        </w:rPr>
        <w:pPrChange w:id="193" w:author="Anne-Marie Cousineau" w:date="2025-07-09T17:41:00Z" w16du:dateUtc="2025-07-09T21:41:00Z">
          <w:pPr>
            <w:pStyle w:val="Heading1"/>
            <w:spacing w:line="480" w:lineRule="auto"/>
            <w:jc w:val="center"/>
          </w:pPr>
        </w:pPrChange>
      </w:pPr>
    </w:p>
    <w:p w14:paraId="54BE3844" w14:textId="77777777" w:rsidR="00D24FBE" w:rsidRDefault="00D24FBE" w:rsidP="00CE5492">
      <w:pPr>
        <w:spacing w:line="480" w:lineRule="auto"/>
        <w:rPr>
          <w:lang w:val="en-CA"/>
        </w:rPr>
      </w:pPr>
    </w:p>
    <w:p w14:paraId="1F6ED781" w14:textId="77777777" w:rsidR="00D24FBE" w:rsidRDefault="00D24FBE" w:rsidP="00CE5492">
      <w:pPr>
        <w:spacing w:line="480" w:lineRule="auto"/>
        <w:rPr>
          <w:lang w:val="en-CA"/>
        </w:rPr>
      </w:pPr>
    </w:p>
    <w:p w14:paraId="273ABDE7" w14:textId="6210A5E4" w:rsidR="00D24FBE" w:rsidRPr="002760B6" w:rsidRDefault="00D24FBE" w:rsidP="00FD4557">
      <w:pPr>
        <w:pStyle w:val="Heading1"/>
        <w:spacing w:line="480" w:lineRule="auto"/>
        <w:jc w:val="center"/>
        <w:rPr>
          <w:ins w:id="194" w:author="Anne-Marie Cousineau" w:date="2025-07-09T17:41:00Z" w16du:dateUtc="2025-07-09T21:41:00Z"/>
          <w:rFonts w:ascii="Times New Roman" w:hAnsi="Times New Roman" w:cs="Times New Roman"/>
          <w:b/>
          <w:bCs/>
          <w:color w:val="000000" w:themeColor="text1"/>
          <w:rPrChange w:id="195" w:author="Anne-Marie Cousineau" w:date="2025-07-09T17:47:00Z" w16du:dateUtc="2025-07-09T21:47:00Z">
            <w:rPr>
              <w:ins w:id="196" w:author="Anne-Marie Cousineau" w:date="2025-07-09T17:41:00Z" w16du:dateUtc="2025-07-09T21:41:00Z"/>
              <w:rFonts w:ascii="Times New Roman" w:hAnsi="Times New Roman" w:cs="Times New Roman"/>
              <w:b/>
              <w:bCs/>
              <w:color w:val="000000" w:themeColor="text1"/>
              <w:lang w:val="en-CA"/>
            </w:rPr>
          </w:rPrChange>
        </w:rPr>
      </w:pPr>
      <w:bookmarkStart w:id="197" w:name="_Toc195699770"/>
      <w:bookmarkStart w:id="198" w:name="_Toc195699793"/>
      <w:bookmarkStart w:id="199" w:name="_Toc203574357"/>
      <w:commentRangeStart w:id="200"/>
      <w:r w:rsidRPr="002760B6">
        <w:rPr>
          <w:rFonts w:ascii="Times New Roman" w:hAnsi="Times New Roman" w:cs="Times New Roman"/>
          <w:b/>
          <w:bCs/>
          <w:color w:val="000000" w:themeColor="text1"/>
          <w:rPrChange w:id="201" w:author="Anne-Marie Cousineau" w:date="2025-07-09T17:47:00Z" w16du:dateUtc="2025-07-09T21:47:00Z">
            <w:rPr>
              <w:rFonts w:ascii="Times New Roman" w:hAnsi="Times New Roman" w:cs="Times New Roman"/>
              <w:b/>
              <w:bCs/>
              <w:color w:val="000000" w:themeColor="text1"/>
              <w:lang w:val="en-CA"/>
            </w:rPr>
          </w:rPrChange>
        </w:rPr>
        <w:t>Résumé</w:t>
      </w:r>
      <w:bookmarkEnd w:id="197"/>
      <w:bookmarkEnd w:id="198"/>
      <w:bookmarkEnd w:id="199"/>
      <w:commentRangeEnd w:id="200"/>
      <w:r w:rsidR="00310FB7">
        <w:rPr>
          <w:rStyle w:val="CommentReference"/>
          <w:rFonts w:asciiTheme="minorHAnsi" w:eastAsiaTheme="minorHAnsi" w:hAnsiTheme="minorHAnsi" w:cstheme="minorBidi"/>
          <w:color w:val="auto"/>
        </w:rPr>
        <w:commentReference w:id="200"/>
      </w:r>
    </w:p>
    <w:p w14:paraId="1D1DE4AA" w14:textId="77777777" w:rsidR="00B4728F" w:rsidRDefault="00B4728F" w:rsidP="00B4728F">
      <w:pPr>
        <w:pStyle w:val="p1"/>
        <w:spacing w:line="480" w:lineRule="auto"/>
        <w:ind w:firstLine="720"/>
        <w:jc w:val="both"/>
        <w:rPr>
          <w:ins w:id="202" w:author="Anne-Marie Cousineau" w:date="2025-07-09T17:41:00Z" w16du:dateUtc="2025-07-09T21:41:00Z"/>
          <w:lang w:val="fr-CA"/>
        </w:rPr>
      </w:pPr>
      <w:ins w:id="203" w:author="Anne-Marie Cousineau" w:date="2025-07-09T17:41:00Z" w16du:dateUtc="2025-07-09T21:41:00Z">
        <w:r w:rsidRPr="009D4EB2">
          <w:rPr>
            <w:lang w:val="fr-CA"/>
          </w:rPr>
          <w:t xml:space="preserve">L’hiver représente une saison de défis pour les espèces d’oiseaux résidents des régions tempérées. Avec des températures sous zéro, une disponibilité réduite de nourriture et une photopériode raccourcie, les oiseaux qui ne migrent pas doivent adapter leur comportement et dépenses énergétiques pour survivre à cette saison rigoureuse. Si plusieurs espèces comptent sur des stratégies d’agrégation, sur la flexibilité comportementale ou sur le jeûne nocturne, celles vivant en milieu urbain sont confrontées à la fois à de nouveaux défis et à certains avantages. Les milieux urbains offrent des microclimats plus cléments, pouvant servir de refuges et de source d’alimentation stable (via les humains), mais ils exposent aussi les oiseaux à la fragmentation d’habitat, à la pollution, à l’éclairage artificiel, etc. Certaines espèces s’en sortent mieux que d’autres, particulièrement en ville, et mieux comprendre leur écologie hivernale peut nous fournir des connaissances utiles pour concevoir et améliorer les espaces verts urbains afin de favoriser le bien-être des oiseaux, et celui des humains, toute l’année. </w:t>
        </w:r>
      </w:ins>
    </w:p>
    <w:p w14:paraId="1EDA1850" w14:textId="77777777" w:rsidR="00B4728F" w:rsidRDefault="00B4728F" w:rsidP="00B4728F">
      <w:pPr>
        <w:pStyle w:val="p1"/>
        <w:spacing w:line="480" w:lineRule="auto"/>
        <w:ind w:firstLine="720"/>
        <w:jc w:val="both"/>
        <w:rPr>
          <w:ins w:id="204" w:author="Anne-Marie Cousineau" w:date="2025-07-09T17:41:00Z" w16du:dateUtc="2025-07-09T21:41:00Z"/>
          <w:lang w:val="fr-CA"/>
        </w:rPr>
      </w:pPr>
      <w:ins w:id="205" w:author="Anne-Marie Cousineau" w:date="2025-07-09T17:41:00Z" w16du:dateUtc="2025-07-09T21:41:00Z">
        <w:r w:rsidRPr="009D4EB2">
          <w:rPr>
            <w:lang w:val="fr-CA"/>
          </w:rPr>
          <w:t>Dans le premier chapitre de ma thèse, j’ai examiné l’utilisation de l’espace à fine échelle par le cardinal rouge (</w:t>
        </w:r>
        <w:proofErr w:type="spellStart"/>
        <w:r w:rsidRPr="00AA515E">
          <w:rPr>
            <w:i/>
            <w:iCs/>
            <w:lang w:val="fr-CA"/>
          </w:rPr>
          <w:t>Cardinalis</w:t>
        </w:r>
        <w:proofErr w:type="spellEnd"/>
        <w:r w:rsidRPr="00AA515E">
          <w:rPr>
            <w:i/>
            <w:iCs/>
            <w:lang w:val="fr-CA"/>
          </w:rPr>
          <w:t xml:space="preserve"> </w:t>
        </w:r>
        <w:proofErr w:type="spellStart"/>
        <w:r w:rsidRPr="00AA515E">
          <w:rPr>
            <w:i/>
            <w:iCs/>
            <w:lang w:val="fr-CA"/>
          </w:rPr>
          <w:t>cardinalis</w:t>
        </w:r>
        <w:proofErr w:type="spellEnd"/>
        <w:r w:rsidRPr="009D4EB2">
          <w:rPr>
            <w:lang w:val="fr-CA"/>
          </w:rPr>
          <w:t xml:space="preserve">) dans trois sites aux niveaux d’urbanisation différents </w:t>
        </w:r>
        <w:r w:rsidRPr="009D4EB2">
          <w:rPr>
            <w:lang w:val="fr-CA"/>
          </w:rPr>
          <w:lastRenderedPageBreak/>
          <w:t xml:space="preserve">à Montréal. À l’aide de la télémétrie VHF, j’ai suivi plusieurs individus pour évaluer comment la structure du paysage et les conditions environnementales — telles que la densité routière, l’accès aux mangeoires et la structure verticale de la végétation — influencent leurs déplacements et l’utilisation de l’habitat. Mes résultats montrent que le cardinal sélectionne son habitat à une plus petite échelle spatiale (rayon de 25 m) dans les milieux plus urbanisés, comparativement à une échelle plus large (rayon de 50 m) dans les sites moins urbanisés. De plus, les oiseaux hivernant dans le site le plus urbanisé présentaient, en moyenne, des domaines vitaux trois fois plus grands que ceux des oiseaux en milieux moins urbanisés. Enfin, j’ai démontré que le cardinal sélectionne différentes composantes de son habitat selon le degré d’urbanisation. Ces résultats soulignent l’importance de la conception à petite échelle des espaces verts urbains et de la disponibilité des ressources hivernales pour soutenir les populations d’oiseaux urbains. </w:t>
        </w:r>
      </w:ins>
    </w:p>
    <w:p w14:paraId="2FE384A3" w14:textId="77777777" w:rsidR="00B4728F" w:rsidRPr="00573E0D" w:rsidRDefault="00B4728F" w:rsidP="00B4728F">
      <w:pPr>
        <w:pStyle w:val="p1"/>
        <w:spacing w:line="480" w:lineRule="auto"/>
        <w:ind w:firstLine="720"/>
        <w:jc w:val="both"/>
        <w:rPr>
          <w:ins w:id="206" w:author="Anne-Marie Cousineau" w:date="2025-07-09T17:41:00Z" w16du:dateUtc="2025-07-09T21:41:00Z"/>
          <w:lang w:val="fr-CA"/>
        </w:rPr>
      </w:pPr>
      <w:ins w:id="207" w:author="Anne-Marie Cousineau" w:date="2025-07-09T17:41:00Z" w16du:dateUtc="2025-07-09T21:41:00Z">
        <w:r w:rsidRPr="009D4EB2">
          <w:rPr>
            <w:lang w:val="fr-CA"/>
          </w:rPr>
          <w:t xml:space="preserve">Dans le second chapitre, je me suis intéressée aux patrons d’activité journalière du cardinal rouge dans trois sites urbains de Montréal. J’ai suivi l’activité journalière des mêmes individus que dans le chapitre précédent, cette fois à l’aide du système automatisé Motus </w:t>
        </w:r>
        <w:proofErr w:type="spellStart"/>
        <w:r w:rsidRPr="009D4EB2">
          <w:rPr>
            <w:lang w:val="fr-CA"/>
          </w:rPr>
          <w:t>Wildlife</w:t>
        </w:r>
        <w:proofErr w:type="spellEnd"/>
        <w:r w:rsidRPr="009D4EB2">
          <w:rPr>
            <w:lang w:val="fr-CA"/>
          </w:rPr>
          <w:t xml:space="preserve"> </w:t>
        </w:r>
        <w:proofErr w:type="spellStart"/>
        <w:r w:rsidRPr="009D4EB2">
          <w:rPr>
            <w:lang w:val="fr-CA"/>
          </w:rPr>
          <w:t>Tracking</w:t>
        </w:r>
        <w:proofErr w:type="spellEnd"/>
        <w:r w:rsidRPr="009D4EB2">
          <w:rPr>
            <w:lang w:val="fr-CA"/>
          </w:rPr>
          <w:t xml:space="preserve"> System. Tous les sites étaient équipés de tours réceptrices enregistrant en continu la force du signal des émetteurs VHF installés au chapitre 1. Une analyse des points de changement a permis d’identifier les moments où les oiseaux débutaient et terminaient leurs activités quotidiennes. Des données météorologiques publiques ont été utilisées pour examiner comment le cardinal ajuste son comportement d’alimentation en hiver selon la température, la neige au sol, les précipitations et les jours consécutifs de froid. Nous avons constaté que les précipitations ont un effet important, mais non linéaire sur le début et la fin des activités, tandis que la neige influence de manière linéaire la fin de journée : les oiseaux terminent plus tôt quand la neige est abondante. Ces résultats mettent en valeur la flexibilité comportementale du cardinal face aux conditions climatiques hivernales, </w:t>
        </w:r>
        <w:r w:rsidRPr="009D4EB2">
          <w:rPr>
            <w:lang w:val="fr-CA"/>
          </w:rPr>
          <w:lastRenderedPageBreak/>
          <w:t>une adaptation qui pourrait jouer un rôle clé dans leur succès en milieu urbain. En résumé, ma thèse contribue à mieux comprendre les stratégies utilisées par les oiseaux résidents pour composer avec les interactions complexes entre le paysage urbain et les variations saisonnières du climat tempéré.</w:t>
        </w:r>
      </w:ins>
    </w:p>
    <w:p w14:paraId="3CBE160E" w14:textId="77777777" w:rsidR="00B4728F" w:rsidRPr="00B4728F" w:rsidRDefault="00B4728F">
      <w:pPr>
        <w:rPr>
          <w:rPrChange w:id="208" w:author="Anne-Marie Cousineau" w:date="2025-07-09T17:41:00Z" w16du:dateUtc="2025-07-09T21:41:00Z">
            <w:rPr>
              <w:rFonts w:ascii="Times New Roman" w:hAnsi="Times New Roman" w:cs="Times New Roman"/>
              <w:b/>
              <w:bCs/>
              <w:color w:val="000000" w:themeColor="text1"/>
              <w:lang w:val="en-CA"/>
            </w:rPr>
          </w:rPrChange>
        </w:rPr>
        <w:pPrChange w:id="209" w:author="Anne-Marie Cousineau" w:date="2025-07-09T17:41:00Z" w16du:dateUtc="2025-07-09T21:41:00Z">
          <w:pPr>
            <w:pStyle w:val="Heading1"/>
            <w:spacing w:line="480" w:lineRule="auto"/>
            <w:jc w:val="center"/>
          </w:pPr>
        </w:pPrChange>
      </w:pPr>
    </w:p>
    <w:p w14:paraId="3B03066C" w14:textId="77777777" w:rsidR="002F6ED3" w:rsidRPr="00B4728F" w:rsidRDefault="002F6ED3" w:rsidP="00CE5492">
      <w:pPr>
        <w:spacing w:line="480" w:lineRule="auto"/>
        <w:jc w:val="both"/>
        <w:rPr>
          <w:rFonts w:ascii="Times New Roman" w:hAnsi="Times New Roman" w:cs="Times New Roman"/>
          <w:rPrChange w:id="210" w:author="Anne-Marie Cousineau" w:date="2025-07-09T17:41:00Z" w16du:dateUtc="2025-07-09T21:41:00Z">
            <w:rPr>
              <w:rFonts w:ascii="Times New Roman" w:hAnsi="Times New Roman" w:cs="Times New Roman"/>
              <w:lang w:val="en-CA"/>
            </w:rPr>
          </w:rPrChange>
        </w:rPr>
      </w:pPr>
    </w:p>
    <w:p w14:paraId="3C7EFDE9" w14:textId="77777777" w:rsidR="002F6ED3" w:rsidRPr="00B15A0D" w:rsidRDefault="002F6ED3" w:rsidP="00CE5492">
      <w:pPr>
        <w:pStyle w:val="Heading1"/>
        <w:spacing w:line="480" w:lineRule="auto"/>
        <w:jc w:val="center"/>
        <w:rPr>
          <w:rFonts w:ascii="Times New Roman" w:hAnsi="Times New Roman" w:cs="Times New Roman"/>
          <w:b/>
          <w:bCs/>
          <w:color w:val="000000" w:themeColor="text1"/>
          <w:lang w:val="en-CA"/>
        </w:rPr>
      </w:pPr>
      <w:bookmarkStart w:id="211" w:name="_Toc195617958"/>
      <w:bookmarkStart w:id="212" w:name="_Toc195699771"/>
      <w:bookmarkStart w:id="213" w:name="_Toc195699794"/>
      <w:bookmarkStart w:id="214" w:name="_Toc203574358"/>
      <w:commentRangeStart w:id="215"/>
      <w:commentRangeStart w:id="216"/>
      <w:r w:rsidRPr="00B15A0D">
        <w:rPr>
          <w:rFonts w:ascii="Times New Roman" w:hAnsi="Times New Roman" w:cs="Times New Roman"/>
          <w:b/>
          <w:bCs/>
          <w:color w:val="000000" w:themeColor="text1"/>
          <w:lang w:val="en-CA"/>
        </w:rPr>
        <w:t>Introduction</w:t>
      </w:r>
      <w:bookmarkEnd w:id="211"/>
      <w:bookmarkEnd w:id="212"/>
      <w:bookmarkEnd w:id="213"/>
      <w:commentRangeEnd w:id="215"/>
      <w:r w:rsidR="00720952">
        <w:rPr>
          <w:rStyle w:val="CommentReference"/>
          <w:rFonts w:asciiTheme="minorHAnsi" w:eastAsiaTheme="minorHAnsi" w:hAnsiTheme="minorHAnsi" w:cstheme="minorBidi"/>
          <w:color w:val="auto"/>
        </w:rPr>
        <w:commentReference w:id="215"/>
      </w:r>
      <w:bookmarkEnd w:id="214"/>
      <w:commentRangeEnd w:id="216"/>
      <w:r w:rsidR="00564212">
        <w:rPr>
          <w:rStyle w:val="CommentReference"/>
          <w:rFonts w:asciiTheme="minorHAnsi" w:eastAsiaTheme="minorHAnsi" w:hAnsiTheme="minorHAnsi" w:cstheme="minorBidi"/>
          <w:color w:val="auto"/>
        </w:rPr>
        <w:commentReference w:id="216"/>
      </w:r>
    </w:p>
    <w:p w14:paraId="7A3CCE07" w14:textId="1AA6F074" w:rsidR="00D24FBE" w:rsidRPr="0014004D" w:rsidRDefault="001F0CEE" w:rsidP="0014004D">
      <w:pPr>
        <w:spacing w:line="480" w:lineRule="auto"/>
        <w:ind w:firstLine="720"/>
        <w:jc w:val="both"/>
        <w:rPr>
          <w:rFonts w:ascii="Times New Roman" w:hAnsi="Times New Roman" w:cs="Times New Roman"/>
          <w:lang w:val="en-CA"/>
        </w:rPr>
      </w:pPr>
      <w:del w:id="217" w:author="Kyle Elliott, Dr" w:date="2025-07-25T15:59:00Z" w16du:dateUtc="2025-07-25T19:59:00Z">
        <w:r w:rsidRPr="0014004D" w:rsidDel="00310FB7">
          <w:rPr>
            <w:rFonts w:ascii="Times New Roman" w:hAnsi="Times New Roman" w:cs="Times New Roman"/>
            <w:color w:val="000000"/>
            <w:lang w:val="en-CA"/>
          </w:rPr>
          <w:delText>Numerous studies have investigated the benefits that h</w:delText>
        </w:r>
      </w:del>
      <w:ins w:id="218" w:author="Kyle Elliott, Dr" w:date="2025-07-25T15:59:00Z" w16du:dateUtc="2025-07-25T19:59:00Z">
        <w:r w:rsidR="00310FB7">
          <w:rPr>
            <w:rFonts w:ascii="Times New Roman" w:hAnsi="Times New Roman" w:cs="Times New Roman"/>
            <w:color w:val="000000"/>
            <w:lang w:val="en-CA"/>
          </w:rPr>
          <w:t>H</w:t>
        </w:r>
      </w:ins>
      <w:r w:rsidRPr="0014004D">
        <w:rPr>
          <w:rFonts w:ascii="Times New Roman" w:hAnsi="Times New Roman" w:cs="Times New Roman"/>
          <w:color w:val="000000"/>
          <w:lang w:val="en-CA"/>
        </w:rPr>
        <w:t xml:space="preserve">umans living in urbanized areas </w:t>
      </w:r>
      <w:ins w:id="219" w:author="Kyle Elliott, Dr" w:date="2025-07-25T15:59:00Z" w16du:dateUtc="2025-07-25T19:59:00Z">
        <w:r w:rsidR="00310FB7">
          <w:rPr>
            <w:rFonts w:ascii="Times New Roman" w:hAnsi="Times New Roman" w:cs="Times New Roman"/>
            <w:color w:val="000000"/>
            <w:lang w:val="en-CA"/>
          </w:rPr>
          <w:t xml:space="preserve">derive many benefits </w:t>
        </w:r>
      </w:ins>
      <w:del w:id="220" w:author="Kyle Elliott, Dr" w:date="2025-07-25T15:59:00Z" w16du:dateUtc="2025-07-25T19:59:00Z">
        <w:r w:rsidRPr="0014004D" w:rsidDel="00310FB7">
          <w:rPr>
            <w:rFonts w:ascii="Times New Roman" w:hAnsi="Times New Roman" w:cs="Times New Roman"/>
            <w:color w:val="000000"/>
            <w:lang w:val="en-CA"/>
          </w:rPr>
          <w:delText>can get out of</w:delText>
        </w:r>
      </w:del>
      <w:ins w:id="221" w:author="Kyle Elliott, Dr" w:date="2025-07-25T15:59:00Z" w16du:dateUtc="2025-07-25T19:59:00Z">
        <w:r w:rsidR="00310FB7">
          <w:rPr>
            <w:rFonts w:ascii="Times New Roman" w:hAnsi="Times New Roman" w:cs="Times New Roman"/>
            <w:color w:val="000000"/>
            <w:lang w:val="en-CA"/>
          </w:rPr>
          <w:t>from</w:t>
        </w:r>
      </w:ins>
      <w:r w:rsidRPr="0014004D">
        <w:rPr>
          <w:rFonts w:ascii="Times New Roman" w:hAnsi="Times New Roman" w:cs="Times New Roman"/>
          <w:color w:val="000000"/>
          <w:lang w:val="en-CA"/>
        </w:rPr>
        <w:t xml:space="preserve"> </w:t>
      </w:r>
      <w:del w:id="222" w:author="Kyle Elliott, Dr" w:date="2025-07-25T15:59:00Z" w16du:dateUtc="2025-07-25T19:59:00Z">
        <w:r w:rsidRPr="0014004D" w:rsidDel="00310FB7">
          <w:rPr>
            <w:rFonts w:ascii="Times New Roman" w:hAnsi="Times New Roman" w:cs="Times New Roman"/>
            <w:color w:val="000000"/>
            <w:lang w:val="en-CA"/>
          </w:rPr>
          <w:delText>UGS</w:delText>
        </w:r>
      </w:del>
      <w:ins w:id="223" w:author="Kyle Elliott, Dr" w:date="2025-07-25T15:59:00Z" w16du:dateUtc="2025-07-25T19:59:00Z">
        <w:r w:rsidR="00310FB7">
          <w:rPr>
            <w:rFonts w:ascii="Times New Roman" w:hAnsi="Times New Roman" w:cs="Times New Roman"/>
            <w:color w:val="000000"/>
            <w:lang w:val="en-CA"/>
          </w:rPr>
          <w:t>urban green spaces (</w:t>
        </w:r>
        <w:commentRangeStart w:id="224"/>
        <w:r w:rsidR="00310FB7">
          <w:rPr>
            <w:rFonts w:ascii="Times New Roman" w:hAnsi="Times New Roman" w:cs="Times New Roman"/>
            <w:color w:val="000000"/>
            <w:lang w:val="en-CA"/>
          </w:rPr>
          <w:t>UGS</w:t>
        </w:r>
        <w:commentRangeEnd w:id="224"/>
        <w:r w:rsidR="00310FB7">
          <w:rPr>
            <w:rStyle w:val="CommentReference"/>
          </w:rPr>
          <w:commentReference w:id="224"/>
        </w:r>
        <w:r w:rsidR="00310FB7">
          <w:rPr>
            <w:rFonts w:ascii="Times New Roman" w:hAnsi="Times New Roman" w:cs="Times New Roman"/>
            <w:color w:val="000000"/>
            <w:lang w:val="en-CA"/>
          </w:rPr>
          <w:t>)</w:t>
        </w:r>
      </w:ins>
      <w:r w:rsidRPr="0014004D">
        <w:rPr>
          <w:rFonts w:ascii="Times New Roman" w:hAnsi="Times New Roman" w:cs="Times New Roman"/>
          <w:color w:val="000000"/>
          <w:lang w:val="en-CA"/>
        </w:rPr>
        <w:t xml:space="preserve">. </w:t>
      </w:r>
      <w:del w:id="225" w:author="Kyle Elliott, Dr" w:date="2025-07-25T15:59:00Z" w16du:dateUtc="2025-07-25T19:59:00Z">
        <w:r w:rsidRPr="0014004D" w:rsidDel="00310FB7">
          <w:rPr>
            <w:rFonts w:ascii="Times New Roman" w:hAnsi="Times New Roman" w:cs="Times New Roman"/>
            <w:color w:val="000000"/>
            <w:lang w:val="en-CA"/>
          </w:rPr>
          <w:delText xml:space="preserve">They </w:delText>
        </w:r>
      </w:del>
      <w:commentRangeStart w:id="226"/>
      <w:ins w:id="227" w:author="Kyle Elliott, Dr" w:date="2025-07-25T15:59:00Z" w16du:dateUtc="2025-07-25T19:59:00Z">
        <w:r w:rsidR="00310FB7">
          <w:rPr>
            <w:rFonts w:ascii="Times New Roman" w:hAnsi="Times New Roman" w:cs="Times New Roman"/>
            <w:color w:val="000000"/>
            <w:lang w:val="en-CA"/>
          </w:rPr>
          <w:t>Benefits</w:t>
        </w:r>
      </w:ins>
      <w:commentRangeEnd w:id="226"/>
      <w:ins w:id="228" w:author="Kyle Elliott, Dr" w:date="2025-07-25T16:00:00Z" w16du:dateUtc="2025-07-25T20:00:00Z">
        <w:r w:rsidR="00310FB7">
          <w:rPr>
            <w:rStyle w:val="CommentReference"/>
          </w:rPr>
          <w:commentReference w:id="226"/>
        </w:r>
      </w:ins>
      <w:ins w:id="229" w:author="Kyle Elliott, Dr" w:date="2025-07-25T15:59:00Z" w16du:dateUtc="2025-07-25T19:59:00Z">
        <w:r w:rsidR="00310FB7" w:rsidRPr="0014004D">
          <w:rPr>
            <w:rFonts w:ascii="Times New Roman" w:hAnsi="Times New Roman" w:cs="Times New Roman"/>
            <w:color w:val="000000"/>
            <w:lang w:val="en-CA"/>
          </w:rPr>
          <w:t xml:space="preserve"> </w:t>
        </w:r>
      </w:ins>
      <w:r w:rsidRPr="0014004D">
        <w:rPr>
          <w:rFonts w:ascii="Times New Roman" w:hAnsi="Times New Roman" w:cs="Times New Roman"/>
          <w:color w:val="000000"/>
          <w:lang w:val="en-CA"/>
        </w:rPr>
        <w:t>include improved mental health, access to clean air from pollution removal by trees</w:t>
      </w:r>
      <w:del w:id="230" w:author="Kyle Elliott, Dr" w:date="2025-07-25T16:01:00Z" w16du:dateUtc="2025-07-25T20:01:00Z">
        <w:r w:rsidRPr="0014004D" w:rsidDel="00310FB7">
          <w:rPr>
            <w:rFonts w:ascii="Times New Roman" w:hAnsi="Times New Roman" w:cs="Times New Roman"/>
            <w:color w:val="000000"/>
            <w:lang w:val="en-CA"/>
          </w:rPr>
          <w:delText>,</w:delText>
        </w:r>
      </w:del>
      <w:r w:rsidRPr="0014004D">
        <w:rPr>
          <w:rFonts w:ascii="Times New Roman" w:hAnsi="Times New Roman" w:cs="Times New Roman"/>
          <w:color w:val="000000"/>
          <w:lang w:val="en-CA"/>
        </w:rPr>
        <w:t xml:space="preserve"> </w:t>
      </w:r>
      <w:ins w:id="231" w:author="Kyle Elliott, Dr" w:date="2025-07-25T16:01:00Z" w16du:dateUtc="2025-07-25T20:01:00Z">
        <w:r w:rsidR="00310FB7">
          <w:rPr>
            <w:rFonts w:ascii="Times New Roman" w:hAnsi="Times New Roman" w:cs="Times New Roman"/>
            <w:color w:val="000000"/>
            <w:lang w:val="en-CA"/>
          </w:rPr>
          <w:t xml:space="preserve">and </w:t>
        </w:r>
      </w:ins>
      <w:r w:rsidRPr="0014004D">
        <w:rPr>
          <w:rFonts w:ascii="Times New Roman" w:hAnsi="Times New Roman" w:cs="Times New Roman"/>
          <w:color w:val="000000"/>
          <w:lang w:val="en-CA"/>
        </w:rPr>
        <w:t>cooling effects during heatwaves</w:t>
      </w:r>
      <w:del w:id="232" w:author="Kyle Elliott, Dr" w:date="2025-07-25T16:01:00Z" w16du:dateUtc="2025-07-25T20:01:00Z">
        <w:r w:rsidRPr="0014004D" w:rsidDel="00310FB7">
          <w:rPr>
            <w:rFonts w:ascii="Times New Roman" w:hAnsi="Times New Roman" w:cs="Times New Roman"/>
            <w:color w:val="000000"/>
            <w:lang w:val="en-CA"/>
          </w:rPr>
          <w:delText>, and much more</w:delText>
        </w:r>
      </w:del>
      <w:r w:rsidRPr="0014004D">
        <w:rPr>
          <w:rFonts w:ascii="Times New Roman" w:hAnsi="Times New Roman" w:cs="Times New Roman"/>
          <w:color w:val="000000"/>
          <w:lang w:val="en-CA"/>
        </w:rPr>
        <w:t xml:space="preserve"> </w:t>
      </w:r>
      <w:r w:rsidRPr="0014004D">
        <w:rPr>
          <w:rFonts w:ascii="Times New Roman" w:hAnsi="Times New Roman" w:cs="Times New Roman"/>
          <w:color w:val="000000"/>
        </w:rPr>
        <w:fldChar w:fldCharType="begin"/>
      </w:r>
      <w:ins w:id="233" w:author="Anne-Marie Cousineau" w:date="2025-07-28T15:07:00Z" w16du:dateUtc="2025-07-28T19:07:00Z">
        <w:r w:rsidR="00F561FB">
          <w:rPr>
            <w:rFonts w:ascii="Times New Roman" w:hAnsi="Times New Roman" w:cs="Times New Roman"/>
            <w:color w:val="000000"/>
            <w:lang w:val="en-CA"/>
          </w:rPr>
          <w:instrText xml:space="preserve"> ADDIN ZOTERO_ITEM CSL_CITATION {"citationID":"9xPEnjQv","properties":{"formattedCitation":"(Buxton et al., 2024; Cox et al., 2017; Jim &amp; Chen, 2008; Skarbit et al., 2024)","plainCitation":"(Buxton et al., 2024; Cox et al., 2017; Jim &amp; Chen, 2008; Skarbit et al., 2024)","noteIndex":0},"citationItems":[{"id":"uaj5Gv9l/hEQtwyfJ","uris":["http://zotero.org/users/16770306/items/J7CSMTH3"],"itemData":{"id":213,"type":"article-journal","abstract":"Cities concentrate problems that affect human well-being and biodiversity. Exploring the link between mental health and biodiversity can inform more holistic public health and urban planning. Here we examined associations between bird and tree species diversity estimates from eBird community science datasets and national forest inventories with self-rated mental health metrics from the Canadian Community Health Survey. We linked data across 36 Canadian Metropolitan Areas from 2007-2022 at a postal code level. After controlling for covariates, we found that bird and tree species diversity were significantly positively related to good self-reported mental health. Living in a postal code with bird diversity one standard deviation higher than the mean increased reporting of good mental health by 6.64%. Postal codes with tree species richness one standard deviation more than the mean increased reporting of good mental health by 5.36%. Our results suggest that supporting healthy urban ecosystems may also benefit human well-being.","container-title":"Communications Earth &amp; Environment","DOI":"10.1038/s43247-024-01482-9","ISSN":"2662-4435","issue":"1","page":"310","title":"Mental health is positively associated with biodiversity in Canadian cities","volume":"5","author":[{"family":"Buxton","given":"Rachel T."},{"family":"Hudgins","given":"Emma J."},{"family":"Lavigne","given":"Eric"},{"family":"Villeneuve","given":"Paul J."},{"family":"Prince","given":"Stephanie A."},{"family":"Pearson","given":"Amber L."},{"family":"Halsall","given":"Tanya"},{"family":"Robichaud","given":"Courtney"},{"family":"Bennett","given":"Joseph R."}],"issued":{"date-parts":[["2024",6,11]]}}},{"id":"uaj5Gv9l/gXQNtWUA","uris":["http://zotero.org/users/16770306/items/8Q83LZ8M"],"itemData":{"id":102,"type":"article-journal","abstract":"Experiences of nature provide many mental-health benefits, particularly for people living in urban areas. The natural characteristics of city residents’ neighborhoods are likely to be crucial determinants of the daily nature dose that they receive; however, which characteristics are important remains unclear. One possibility is that the greatest benefits are provided by characteristics that are most visible during the day and so most likely to be experienced by people. We demonstrate that of five neighborhood nature characteristics tested, vegetation cover and afternoon bird abundances were positively associated with a lower prevalence of depression, anxiety, and stress. Furthermore, dose–response modeling shows a threshold response at which the population prevalence of mental-health issues is significantly lower beyond minimum limits of neighborhood vegetation cover (depression more than 20% cover, anxiety more than 30% cover, stress more than 20% cover). Our findings demonstrate quantifiable associations of mental health with the characteristics of nearby nature that people actually experience.","container-title":"BioScience","DOI":"10.1093/biosci/biw173","ISSN":"0006-3568","issue":"2","page":"147-155","title":"Doses of Neighborhood Nature: The Benefits for Mental Health of Living with Nature","volume":"67","author":[{"family":"Cox","given":"Daniel T. C."},{"family":"Shanahan","given":"Danielle F."},{"family":"Hudson","given":"Hannah L."},{"family":"Plummer","given":"Kate E."},{"family":"Siriwardena","given":"Gavin M."},{"family":"Fuller","given":"Richard A."},{"family":"Anderson","given":"Karen"},{"family":"Hancock","given":"Steven"},{"family":"Gaston","given":"Kevin J."}],"issued":{"date-parts":[["2017"]]}}},{"id":"uaj5Gv9l/VNGa3u9s","uris":["http://zotero.org/users/16770306/items/5YINS6IP"],"itemData":{"id":62,"type":"article-journal","abstract":"In Chinese cities, air pollution has become a serious and aggravating environmental problem undermining the sustainability of urban ecosystems and the quality of urban life. Besides technical solutions to abate air pollution, urban vegetation is increasingly recognized as an alternative ameliorative method by removing some pollutants mainly through dry deposition process. This paper assesses the capability and monetary value of this ecosystem service in Guangzhou city in South China. The results indicated an annual removal of SO2, NO2 and total suspended particulates at about 312.03Mg, and the benefits were valued at RMB90.19 thousand (US$1.00=RMB8.26). More removal was realized by recreational land use due to a higher tree cover. Higher concentration of pollutants in the dry winter months induced more removal. The lower cost of pollution abatement in China generated a relatively subdued monetary value of this environmental benefit in comparison with developed countries. Younger districts with more extensive urban trees stripped more pollutants from the air, and this capacity was anticipated to increase further as their trees gradually reach final dimensions and establish a greater tree cover. Tree cover and pollutant concentration constitute the main factors in pollutant removal by urban trees. The efficiency of atmospheric cleansing by trees in congested Chinese cities could be improved by planting more trees other than shrubs or grass, diversifying species composition and biomass structure, and providing sound green space management. The implications for greenery design were discussed with a view to maximizing this ecosystem service in Chinese cities and other developing metropolises.","container-title":"Journal of Environmental Management","DOI":"https://doi.org/10.1016/j.jenvman.2007.03.035","ISSN":"0301-4797","issue":"4","page":"665-676","title":"Assessing the ecosystem service of air pollutant removal by urban trees in Guangzhou (China)","volume":"88","author":[{"family":"Jim","given":"C. Y."},{"family":"Chen","given":"Wendy Y."}],"issued":{"date-parts":[["2008",9,1]]}}},{"id":"uaj5Gv9l/MCbHQSSO","uris":["http://zotero.org/users/16770306/items/GUV5XVUY"],"itemData":{"id":233,"type":"article-journal","abstract":"Recognizing the growing trend of the urban population and the undeniable fact of global and regional climate change, it becomes increasingly important to explore how we can improve the livability of our cities not only in the distant future but also in the next few years. A critical aspect of this endeavor involves studying how we can effectively mitigate human heat load in urban areas. In our research, in the case of a medium-sized city (Szeged, Hungary), we examined the effect of surface modifications caused by vegetation on human thermal perception during the day and night of two heatwave days. To achieve this, we used the MUKLIMO_3 micro-scale climate model to simulate the thermal climate of Szeged, while the thermal load was assessed with the perceived temperature calculated by the Klima-Michel model. Our analysis also relied on the local climate zone (LCZ) system to describe the original land cover and the additional urban green spaces in the study area. We scrutinized the effects of added vegetation of different types and densities, as well as the presence of protective forests surrounding the city. Our findings revealed that the effect of the added vegetation can only be detected on the modified surfaces and in their immediate vicinity. Notably, dense urban greenery resulted in up to a 2-3 degrees C reduction in perceived temperature in certain areas during the daytime, highlighting the profound impact of targeted green space development. In addition, it is crucial to consider the airflow-blocking effect of woody vegetation, which can increase thermal load by 1-3 degrees C in the areas located in a downwind direction. Therefore, the changing regional climatic conditions (e.g., wind direction) and the development of the right type and location of urban green areas deserve special attention during modern urban planning processes.","container-title":"Sustainability","DOI":"10.3390/su16083296","issue":"8","language":"English","page":"17","title":"Evaluating the Impact of Heat Mitigation Strategies Using Added Urban Green Spaces during a Heatwave in a Medium-Sized City","volume":"16","author":[{"family":"Skarbit","given":"N."},{"family":"Unger","given":"J."},{"family":"Gál","given":"T."}],"issued":{"date-parts":[["2024",4]]}}}],"schema":"https://github.com/citation-style-language/schema/raw/master/csl-citation.json"} </w:instrText>
        </w:r>
      </w:ins>
      <w:del w:id="234" w:author="Anne-Marie Cousineau" w:date="2025-07-28T15:07:00Z" w16du:dateUtc="2025-07-28T19:07:00Z">
        <w:r w:rsidR="004701C5" w:rsidDel="00F561FB">
          <w:rPr>
            <w:rFonts w:ascii="Times New Roman" w:hAnsi="Times New Roman" w:cs="Times New Roman"/>
            <w:color w:val="000000"/>
            <w:lang w:val="en-CA"/>
          </w:rPr>
          <w:delInstrText xml:space="preserve"> ADDIN ZOTERO_ITEM CSL_CITATION {"citationID":"9xPEnjQv","properties":{"formattedCitation":"(Buxton et al., 2024; Cox et al., 2017; Jim &amp; Chen, 2008; Skarbit et al., 2024)","plainCitation":"(Buxton et al., 2024; Cox et al., 2017; Jim &amp; Chen, 2008; Skarbit et al., 2024)","noteIndex":0},"citationItems":[{"id":"kWnmc6IE/YOXAX8uo","uris":["http://zotero.org/users/16770306/items/J7CSMTH3"],"itemData":{"id":213,"type":"article-journal","abstract":"Cities concentrate problems that affect human well-being and biodiversity. Exploring the link between mental health and biodiversity can inform more holistic public health and urban planning. Here we examined associations between bird and tree species diversity estimates from eBird community science datasets and national forest inventories with self-rated mental health metrics from the Canadian Community Health Survey. We linked data across 36 Canadian Metropolitan Areas from 2007-2022 at a postal code level. After controlling for covariates, we found that bird and tree species diversity were significantly positively related to good self-reported mental health. Living in a postal code with bird diversity one standard deviation higher than the mean increased reporting of good mental health by 6.64%. Postal codes with tree species richness one standard deviation more than the mean increased reporting of good mental health by 5.36%. Our results suggest that supporting healthy urban ecosystems may also benefit human well-being.","container-title":"Communications Earth &amp; Environment","DOI":"10.1038/s43247-024-01482-9","ISSN":"2662-4435","issue":"1","page":"310","title":"Mental health is positively associated with biodiversity in Canadian cities","volume":"5","author":[{"family":"Buxton","given":"Rachel T."},{"family":"Hudgins","given":"Emma J."},{"family":"Lavigne","given":"Eric"},{"family":"Villeneuve","given":"Paul J."},{"family":"Prince","given":"Stephanie A."},{"family":"Pearson","given":"Amber L."},{"family":"Halsall","given":"Tanya"},{"family":"Robichaud","given":"Courtney"},{"family":"Bennett","given":"Joseph R."}],"issued":{"date-parts":[["2024",6,11]]}}},{"id":"kWnmc6IE/L57cK1uw","uris":["http://zotero.org/users/16770306/items/8Q83LZ8M"],"itemData":{"id":102,"type":"article-journal","abstract":"Experiences of nature provide many mental-health benefits, particularly for people living in urban areas. The natural characteristics of city residents’ neighborhoods are likely to be crucial determinants of the daily nature dose that they receive; however, which characteristics are important remains unclear. One possibility is that the greatest benefits are provided by characteristics that are most visible during the day and so most likely to be experienced by people. We demonstrate that of five neighborhood nature characteristics tested, vegetation cover and afternoon bird abundances were positively associated with a lower prevalence of depression, anxiety, and stress. Furthermore, dose–response modeling shows a threshold response at which the population prevalence of mental-health issues is significantly lower beyond minimum limits of neighborhood vegetation cover (depression more than 20% cover, anxiety more than 30% cover, stress more than 20% cover). Our findings demonstrate quantifiable associations of mental health with the characteristics of nearby nature that people actually experience.","container-title":"BioScience","DOI":"10.1093/biosci/biw173","ISSN":"0006-3568","issue":"2","page":"147-155","title":"Doses of Neighborhood Nature: The Benefits for Mental Health of Living with Nature","volume":"67","author":[{"family":"Cox","given":"Daniel T. C."},{"family":"Shanahan","given":"Danielle F."},{"family":"Hudson","given":"Hannah L."},{"family":"Plummer","given":"Kate E."},{"family":"Siriwardena","given":"Gavin M."},{"family":"Fuller","given":"Richard A."},{"family":"Anderson","given":"Karen"},{"family":"Hancock","given":"Steven"},{"family":"Gaston","given":"Kevin J."}],"issued":{"date-parts":[["2017"]]}}},{"id":"kWnmc6IE/qYRHpQtG","uris":["http://zotero.org/users/16770306/items/5YINS6IP"],"itemData":{"id":62,"type":"article-journal","abstract":"In Chinese cities, air pollution has become a serious and aggravating environmental problem undermining the sustainability of urban ecosystems and the quality of urban life. Besides technical solutions to abate air pollution, urban vegetation is increasingly recognized as an alternative ameliorative method by removing some pollutants mainly through dry deposition process. This paper assesses the capability and monetary value of this ecosystem service in Guangzhou city in South China. The results indicated an annual removal of SO2, NO2 and total suspended particulates at about 312.03Mg, and the benefits were valued at RMB90.19 thousand (US$1.00=RMB8.26). More removal was realized by recreational land use due to a higher tree cover. Higher concentration of pollutants in the dry winter months induced more removal. The lower cost of pollution abatement in China generated a relatively subdued monetary value of this environmental benefit in comparison with developed countries. Younger districts with more extensive urban trees stripped more pollutants from the air, and this capacity was anticipated to increase further as their trees gradually reach final dimensions and establish a greater tree cover. Tree cover and pollutant concentration constitute the main factors in pollutant removal by urban trees. The efficiency of atmospheric cleansing by trees in congested Chinese cities could be improved by planting more trees other than shrubs or grass, diversifying species composition and biomass structure, and providing sound green space management. The implications for greenery design were discussed with a view to maximizing this ecosystem service in Chinese cities and other developing metropolises.","container-title":"Journal of Environmental Management","DOI":"https://doi.org/10.1016/j.jenvman.2007.03.035","ISSN":"0301-4797","issue":"4","page":"665-676","title":"Assessing the ecosystem service of air pollutant removal by urban trees in Guangzhou (China)","volume":"88","author":[{"family":"Jim","given":"C. Y."},{"family":"Chen","given":"Wendy Y."}],"issued":{"date-parts":[["2008",9,1]]}}},{"id":"kWnmc6IE/Ek357Muz","uris":["http://zotero.org/users/16770306/items/GUV5XVUY"],"itemData":{"id":233,"type":"article-journal","abstract":"Recognizing the growing trend of the urban population and the undeniable fact of global and regional climate change, it becomes increasingly important to explore how we can improve the livability of our cities not only in the distant future but also in the next few years. A critical aspect of this endeavor involves studying how we can effectively mitigate human heat load in urban areas. In our research, in the case of a medium-sized city (Szeged, Hungary), we examined the effect of surface modifications caused by vegetation on human thermal perception during the day and night of two heatwave days. To achieve this, we used the MUKLIMO_3 micro-scale climate model to simulate the thermal climate of Szeged, while the thermal load was assessed with the perceived temperature calculated by the Klima-Michel model. Our analysis also relied on the local climate</w:delInstrText>
        </w:r>
        <w:r w:rsidR="004701C5" w:rsidRPr="00947BE2" w:rsidDel="00F561FB">
          <w:rPr>
            <w:rFonts w:ascii="Times New Roman" w:hAnsi="Times New Roman" w:cs="Times New Roman"/>
            <w:color w:val="000000"/>
          </w:rPr>
          <w:delInstrText xml:space="preserve"> zone (LCZ) system to describe the original land cover and the additional urban green spaces in the study area. We scrutinized the effects of added vegetation of different types and densities, as well as the presence of protective forests surrounding the city. Our findings revealed that the effect of the added vegetation can only be detected on the modified surfaces and in their immediate vicinity. Notably, dense urban greenery resulted in up to a 2-3 degrees C reduction in perceived temperature in certain areas during the daytime, highlighting the profound impact of targeted green space development. In addition, it is crucial to consider the airflow-blocking effect of woody vegetation, which can increase thermal load by 1-3 degrees C in the areas located in a downwind direction. Therefore, the changing regional climatic conditions (e.g., wind direction) and the development of the right type and location of urban green areas deserve special attention during modern urban planning processes.","container-title":"Sustainability","DOI":"10.3390/su16083296","issue":"8","language":"English","page":"17","title":"Evaluating the Impact of Heat Mitigation Strategies Using Added Urban Green Spaces during a Heatwave in a Medium-Sized City","volume":"16","author":[{"family":"Skarbit","given":"N."},{"family":"Unger","given":"J."},{"family":"Gál","given":"T."}],"issued":{"date-parts":[["2024",4]]}}}],"schema":"https://github.com/citation-style-language/schema/raw/master/csl-citation.json"} </w:delInstrText>
        </w:r>
      </w:del>
      <w:r w:rsidRPr="0014004D">
        <w:rPr>
          <w:rFonts w:ascii="Times New Roman" w:hAnsi="Times New Roman" w:cs="Times New Roman"/>
          <w:color w:val="000000"/>
        </w:rPr>
        <w:fldChar w:fldCharType="separate"/>
      </w:r>
      <w:r w:rsidRPr="0014004D">
        <w:rPr>
          <w:rFonts w:ascii="Times New Roman" w:hAnsi="Times New Roman" w:cs="Times New Roman"/>
          <w:noProof/>
          <w:color w:val="000000"/>
        </w:rPr>
        <w:t>(Buxton et al., 2024; Cox et al., 2017; Jim &amp; Chen, 2008; Skarbit et al., 2024)</w:t>
      </w:r>
      <w:r w:rsidRPr="0014004D">
        <w:rPr>
          <w:rFonts w:ascii="Times New Roman" w:hAnsi="Times New Roman" w:cs="Times New Roman"/>
          <w:color w:val="000000"/>
        </w:rPr>
        <w:fldChar w:fldCharType="end"/>
      </w:r>
      <w:r w:rsidRPr="0014004D">
        <w:rPr>
          <w:rFonts w:ascii="Times New Roman" w:hAnsi="Times New Roman" w:cs="Times New Roman"/>
          <w:color w:val="000000"/>
        </w:rPr>
        <w:t xml:space="preserve">. </w:t>
      </w:r>
      <w:r w:rsidRPr="0014004D">
        <w:rPr>
          <w:rFonts w:ascii="Times New Roman" w:hAnsi="Times New Roman" w:cs="Times New Roman"/>
          <w:color w:val="000000"/>
          <w:lang w:val="en-CA"/>
        </w:rPr>
        <w:t>Access to UGS of high biodiversity brings greater restorative benefits for people</w:t>
      </w:r>
      <w:ins w:id="235" w:author="Kyle Elliott, Dr" w:date="2025-07-25T16:02:00Z" w16du:dateUtc="2025-07-25T20:02:00Z">
        <w:r w:rsidR="00310FB7">
          <w:rPr>
            <w:rFonts w:ascii="Times New Roman" w:hAnsi="Times New Roman" w:cs="Times New Roman"/>
            <w:color w:val="000000"/>
            <w:lang w:val="en-CA"/>
          </w:rPr>
          <w:t xml:space="preserve"> than low biodiversity sites</w:t>
        </w:r>
      </w:ins>
      <w:r w:rsidRPr="0014004D">
        <w:rPr>
          <w:rFonts w:ascii="Times New Roman" w:hAnsi="Times New Roman" w:cs="Times New Roman"/>
          <w:color w:val="000000"/>
          <w:lang w:val="en-CA"/>
        </w:rPr>
        <w:t xml:space="preserve">, regardless of socio-economic variables like age or ethnic background </w:t>
      </w:r>
      <w:r w:rsidRPr="0014004D">
        <w:rPr>
          <w:rFonts w:ascii="Times New Roman" w:hAnsi="Times New Roman" w:cs="Times New Roman"/>
          <w:color w:val="000000"/>
          <w:lang w:val="en-CA"/>
        </w:rPr>
        <w:fldChar w:fldCharType="begin"/>
      </w:r>
      <w:r w:rsidRPr="0014004D">
        <w:rPr>
          <w:rFonts w:ascii="Times New Roman" w:hAnsi="Times New Roman" w:cs="Times New Roman"/>
          <w:color w:val="000000"/>
          <w:lang w:val="en-CA"/>
        </w:rPr>
        <w:instrText xml:space="preserve"> ADDIN ZOTERO_ITEM CSL_CITATION {"citationID":"0zMnQEGg","properties":{"formattedCitation":"(Wood et al., 2018)","plainCitation":"(Wood et al., 2018)","noteIndex":0},"citationItems":[{"id":829,"uris":["http://zotero.org/users/16770306/items/GXBJBKJB"],"itemData":{"id":829,"type":"article-journal","abstract":"Contemporary epidemiological methods testing the associations between green space and psychological well-being treat all vegetation cover as equal. However, there is very good reason to expect that variations in ecological “quality” (number of species, integrity of ecological processes) may influence the link between access to green space and benefits to human health and well-being. We test the relationship between green space quality and restorative benefit in an inner city urban population in Bradford, United Kingdom. We selected 12 urban parks for study where we carried out botanical and faunal surveys to quantify biodiversity and assessed the site facilities of the green space (cleanliness, provision of amenities). We also conducted 128 surveys with park users to quantify psychological restoration based on four self-reported measure of general restoration, attention-grabbing distractions, being away from everyday life, and site preference. We present three key results. First, there is a positive association between site facilities and biodiversity. Second, restorative benefit is predicted by biodiversity, which explained 43% of the variance in restorative benefit across the parks, with minimal input from other variables. Third, the benefits accrued through access to green space were unrelated to age, gender, and ethnic background. The results add to a small but growing body of evidence that emphasize the role of nature in contributing to the well-being of urban populations and, hence, the need to consider biodiversity in the design of landscapes that enhance multiple ecosystem services.","container-title":"Frontiers in Psychology","DOI":"10.3389/fpsyg.2018.02320","ISSN":"1664-1078","journalAbbreviation":"Front. Psychol.","language":"English","note":"publisher: Frontiers","source":"Frontiers","title":"Not All Green Space Is Created Equal: Biodiversity Predicts Psychological Restorative Benefits From Urban Green Space","title-short":"Not All Green Space Is Created Equal","URL":"https://www.frontiersin.orghttps://www.frontiersin.org/journals/psychology/articles/10.3389/fpsyg.2018.02320/full","volume":"9","author":[{"family":"Wood","given":"Emma"},{"family":"Harsant","given":"Alice"},{"family":"Dallimer","given":"Martin"},{"family":"Cronin de Chavez","given":"Anna"},{"family":"McEachan","given":"Rosemary R. C."},{"family":"Hassall","given":"Christopher"}],"accessed":{"date-parts":[["2025",5,6]]},"issued":{"date-parts":[["2018",11,27]]}}}],"schema":"https://github.com/citation-style-language/schema/raw/master/csl-citation.json"} </w:instrText>
      </w:r>
      <w:r w:rsidRPr="0014004D">
        <w:rPr>
          <w:rFonts w:ascii="Times New Roman" w:hAnsi="Times New Roman" w:cs="Times New Roman"/>
          <w:color w:val="000000"/>
          <w:lang w:val="en-CA"/>
        </w:rPr>
        <w:fldChar w:fldCharType="separate"/>
      </w:r>
      <w:r w:rsidRPr="0014004D">
        <w:rPr>
          <w:rFonts w:ascii="Times New Roman" w:hAnsi="Times New Roman" w:cs="Times New Roman"/>
          <w:noProof/>
          <w:color w:val="000000"/>
          <w:lang w:val="en-CA"/>
        </w:rPr>
        <w:t>(Wood et al., 2018)</w:t>
      </w:r>
      <w:r w:rsidRPr="0014004D">
        <w:rPr>
          <w:rFonts w:ascii="Times New Roman" w:hAnsi="Times New Roman" w:cs="Times New Roman"/>
          <w:color w:val="000000"/>
          <w:lang w:val="en-CA"/>
        </w:rPr>
        <w:fldChar w:fldCharType="end"/>
      </w:r>
      <w:r w:rsidRPr="0014004D">
        <w:rPr>
          <w:rFonts w:ascii="Times New Roman" w:hAnsi="Times New Roman" w:cs="Times New Roman"/>
          <w:color w:val="000000"/>
          <w:lang w:val="en-CA"/>
        </w:rPr>
        <w:t xml:space="preserve">. While there are multiple benefits to greening cities, it is important to highlight the challenges faced by urban planners, such as the paradox between greening and gentrification. As efforts are deployed to increase access to urban green space to address health and environmental issues, neighbourhoods become healthier, more aesthetically pleasing, increasing property values and housing costs </w:t>
      </w:r>
      <w:r w:rsidRPr="0014004D">
        <w:rPr>
          <w:rFonts w:ascii="Times New Roman" w:hAnsi="Times New Roman" w:cs="Times New Roman"/>
          <w:color w:val="000000"/>
          <w:lang w:val="en-CA"/>
        </w:rPr>
        <w:fldChar w:fldCharType="begin"/>
      </w:r>
      <w:r w:rsidRPr="0014004D">
        <w:rPr>
          <w:rFonts w:ascii="Times New Roman" w:hAnsi="Times New Roman" w:cs="Times New Roman"/>
          <w:color w:val="000000"/>
          <w:lang w:val="en-CA"/>
        </w:rPr>
        <w:instrText xml:space="preserve"> ADDIN ZOTERO_ITEM CSL_CITATION {"citationID":"D3bwkRhK","properties":{"formattedCitation":"(Wolch et al., 2014)","plainCitation":"(Wolch et al., 2014)","noteIndex":0},"citationItems":[{"id":831,"uris":["http://zotero.org/users/16770306/items/6G6QG5E5"],"itemData":{"id":831,"type":"article-journal","abstract":"Urban green space, such as parks, forests, green roofs, streams, and community gardens, provides critical ecosystem services. Green space also promotes physical activity, psychological well-being, and the general public health of urban residents. This paper reviews the Anglo-American literature on urban green space, especially parks, and compares efforts to green US and Chinese cities. Most studies reveal that the distribution of such space often disproportionately benefits predominantly White and more affluent communities. Access to green space is therefore increasingly recognized as an environmental justice issue. Many US cities have implemented strategies to increase the supply of urban green space, especially in park-poor neighborhoods. Strategies include greening of remnant urban land and reuse of obsolete or underutilized transportation infrastructure. Similar strategies are being employed in Chinese cities where there is more state control of land supply but similar market incentives for urban greening. In both contexts, however, urban green space strategies may be paradoxical: while the creation of new green space to address environmental justice problems can make neighborhoods healthier and more esthetically attractive, it also can increase housing costs and property values. Ultimately, this can lead to gentrification and a displacement of the very residents the green space strategies were designed to benefit. Urban planners, designers, and ecologists, therefore, need to focus on urban green space strategies that are ‘just green enough’ and that explicitly protect social as well as ecological sustainability.","container-title":"Landscape and Urban Planning","DOI":"10.1016/j.landurbplan.2014.01.017","ISSN":"0169-2046","journalAbbreviation":"Landscape and Urban Planning","page":"234-244","source":"ScienceDirect","title":"Urban green space, public health, and environmental justice: The challenge of making cities ‘just green enough’","title-short":"Urban green space, public health, and environmental justice","volume":"125","author":[{"family":"Wolch","given":"Jennifer R."},{"family":"Byrne","given":"Jason"},{"family":"Newell","given":"Joshua P."}],"issued":{"date-parts":[["2014",5,1]]}}}],"schema":"https://github.com/citation-style-language/schema/raw/master/csl-citation.json"} </w:instrText>
      </w:r>
      <w:r w:rsidRPr="0014004D">
        <w:rPr>
          <w:rFonts w:ascii="Times New Roman" w:hAnsi="Times New Roman" w:cs="Times New Roman"/>
          <w:color w:val="000000"/>
          <w:lang w:val="en-CA"/>
        </w:rPr>
        <w:fldChar w:fldCharType="separate"/>
      </w:r>
      <w:r w:rsidRPr="0014004D">
        <w:rPr>
          <w:rFonts w:ascii="Times New Roman" w:hAnsi="Times New Roman" w:cs="Times New Roman"/>
          <w:noProof/>
          <w:color w:val="000000"/>
          <w:lang w:val="en-CA"/>
        </w:rPr>
        <w:t>(Wolch et al., 2014)</w:t>
      </w:r>
      <w:r w:rsidRPr="0014004D">
        <w:rPr>
          <w:rFonts w:ascii="Times New Roman" w:hAnsi="Times New Roman" w:cs="Times New Roman"/>
          <w:color w:val="000000"/>
          <w:lang w:val="en-CA"/>
        </w:rPr>
        <w:fldChar w:fldCharType="end"/>
      </w:r>
      <w:r w:rsidRPr="0014004D">
        <w:rPr>
          <w:rFonts w:ascii="Times New Roman" w:hAnsi="Times New Roman" w:cs="Times New Roman"/>
          <w:color w:val="000000"/>
          <w:lang w:val="en-CA"/>
        </w:rPr>
        <w:t>. Urban greening is complex and involves trade-offs – including issues of gentrification, cost and ecological impact – but advancing knowledge in this area remains essential to move towards biodiversity-friendly green spaces that also support human well-</w:t>
      </w:r>
      <w:commentRangeStart w:id="236"/>
      <w:r w:rsidRPr="0014004D">
        <w:rPr>
          <w:rFonts w:ascii="Times New Roman" w:hAnsi="Times New Roman" w:cs="Times New Roman"/>
          <w:color w:val="000000"/>
          <w:lang w:val="en-CA"/>
        </w:rPr>
        <w:t>being</w:t>
      </w:r>
      <w:commentRangeEnd w:id="236"/>
      <w:r w:rsidR="0092764C">
        <w:rPr>
          <w:rStyle w:val="CommentReference"/>
        </w:rPr>
        <w:commentReference w:id="236"/>
      </w:r>
      <w:r w:rsidRPr="0014004D">
        <w:rPr>
          <w:rFonts w:ascii="Times New Roman" w:hAnsi="Times New Roman" w:cs="Times New Roman"/>
          <w:color w:val="000000"/>
          <w:lang w:val="en-CA"/>
        </w:rPr>
        <w:t>.</w:t>
      </w:r>
    </w:p>
    <w:p w14:paraId="7B3E1790" w14:textId="5825DCAF" w:rsidR="00CB55D3" w:rsidRDefault="00CB55D3" w:rsidP="00CB55D3">
      <w:pPr>
        <w:autoSpaceDE w:val="0"/>
        <w:autoSpaceDN w:val="0"/>
        <w:adjustRightInd w:val="0"/>
        <w:spacing w:line="480" w:lineRule="auto"/>
        <w:ind w:firstLine="720"/>
        <w:jc w:val="both"/>
        <w:rPr>
          <w:rFonts w:ascii="Times New Roman" w:hAnsi="Times New Roman" w:cs="Times New Roman"/>
          <w:color w:val="000000"/>
          <w:lang w:val="en-CA"/>
        </w:rPr>
      </w:pPr>
      <w:commentRangeStart w:id="237"/>
      <w:commentRangeStart w:id="238"/>
      <w:r w:rsidRPr="00D57E67">
        <w:rPr>
          <w:rFonts w:ascii="Times New Roman" w:hAnsi="Times New Roman" w:cs="Times New Roman"/>
          <w:color w:val="000000"/>
          <w:lang w:val="en-CA"/>
        </w:rPr>
        <w:lastRenderedPageBreak/>
        <w:t xml:space="preserve">In Canada specifically, urban sprawl </w:t>
      </w:r>
      <w:r>
        <w:rPr>
          <w:rFonts w:ascii="Times New Roman" w:hAnsi="Times New Roman" w:cs="Times New Roman"/>
          <w:color w:val="000000"/>
          <w:lang w:val="en-CA"/>
        </w:rPr>
        <w:t xml:space="preserve">in major cities such as Montreal, Toronto and Vancouver </w:t>
      </w:r>
      <w:del w:id="239" w:author="Kyle Elliott, Dr" w:date="2025-07-25T16:08:00Z" w16du:dateUtc="2025-07-25T20:08:00Z">
        <w:r w:rsidDel="0092764C">
          <w:rPr>
            <w:rFonts w:ascii="Times New Roman" w:hAnsi="Times New Roman" w:cs="Times New Roman"/>
            <w:color w:val="000000"/>
            <w:lang w:val="en-CA"/>
          </w:rPr>
          <w:delText>is a phenomenon in constant expansion</w:delText>
        </w:r>
      </w:del>
      <w:ins w:id="240" w:author="Kyle Elliott, Dr" w:date="2025-07-25T16:08:00Z" w16du:dateUtc="2025-07-25T20:08:00Z">
        <w:r w:rsidR="0092764C">
          <w:rPr>
            <w:rFonts w:ascii="Times New Roman" w:hAnsi="Times New Roman" w:cs="Times New Roman"/>
            <w:color w:val="000000"/>
            <w:lang w:val="en-CA"/>
          </w:rPr>
          <w:t>has expanded greatly in the past 100 years</w:t>
        </w:r>
      </w:ins>
      <w:r>
        <w:rPr>
          <w:rFonts w:ascii="Times New Roman" w:hAnsi="Times New Roman" w:cs="Times New Roman"/>
          <w:color w:val="000000"/>
          <w:lang w:val="en-CA"/>
        </w:rPr>
        <w:t xml:space="preserve">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{"citationID":"VIAlTQqO","properties":{"formattedCitation":"(Dupras &amp; Alam, 2015; Filion et al., 2010; Furberg &amp; Ban, 2008)","plainCitation":"(Dupras &amp; Alam, 2015; Filion et al., 2010; Furberg &amp; Ban, 2008)","noteIndex":0},"citationItems":[{"id":891,"uris":["http://zotero.org/users/16770306/items/LZ4MUPCK"],"itemData":{"id":891,"type":"article-journal","container-title":"Journal of Environmental Policy &amp; Planning","DOI":"10.1080/1523908X.2014.927755","ISSN":"1523-908X, 1522-7200","issue":"2","journalAbbreviation":"Journal of Environmental Policy &amp; Planning","language":"en","page":"180-200","source":"DOI.org (Crossref)","title":"Urban Sprawl and Ecosystem Services: A Half Century Perspective in the Montreal Area (Quebec, Canada)","title-short":"Urban Sprawl and Ecosystem Services","volume":"17","author":[{"family":"Dupras","given":"Jérôme"},{"family":"Alam","given":"Mahbubul"}],"issued":{"date-parts":[["2015",3,15]]}}},{"id":899,"uris":["http://zotero.org/users/16770306/items/STQE7A7Z"],"itemData":{"id":899,"type":"article-journal","container-title":"Urban Geography","DOI":"10.2747/0272-3638.31.4.541","ISSN":"0272-3638, 1938-2847","issue":"4","journalAbbreviation":"Urban Geography","language":"en","page":"541-569","source":"DOI.org (Crossref)","title":"Intensification and Sprawl: Residential Density Trajectories in Canada's Largest Metropolitan Regions","title-short":"Intensification and Sprawl","volume":"31","author":[{"family":"Filion","given":"Pierre"},{"family":"Bunting","given":"Trudi"},{"family":"Pavlic","given":"Dejan"},{"family":"Langlois","given":"Paul"}],"issued":{"date-parts":[["2010",5]]}}},{"id":898,"uris":["http://zotero.org/users/16770306/items/9FCCAZ77"],"itemData":{"id":898,"type":"paper-conference","container-title":"The XXI Congress of ISPRS. Beijing, China. 3-11 July 2008","title":"Satellite Monitoring of Urban Sprawl and Assessing the Impact of Land-Cover Changes in the Greater Toronto Area","author":[{"family":"Furberg","given":"Dorothy"},{"family":"Ban","given":"Yifang"}],"issued":{"date-parts":[["2008"]]}}}],"schema":"https://github.com/citation-style-language/schema/raw/master/csl-citation.json"}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(Dupras &amp; Alam, 2015; Filion et al., 2010; Furberg &amp; Ban, 2008)</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w:t>
      </w:r>
      <w:commentRangeEnd w:id="237"/>
      <w:r>
        <w:rPr>
          <w:rStyle w:val="CommentReference"/>
        </w:rPr>
        <w:commentReference w:id="237"/>
      </w:r>
      <w:commentRangeEnd w:id="238"/>
      <w:r>
        <w:rPr>
          <w:rStyle w:val="CommentReference"/>
        </w:rPr>
        <w:commentReference w:id="238"/>
      </w:r>
      <w:r>
        <w:rPr>
          <w:rFonts w:ascii="Times New Roman" w:hAnsi="Times New Roman" w:cs="Times New Roman"/>
          <w:color w:val="000000"/>
          <w:lang w:val="en-CA"/>
        </w:rPr>
        <w:t xml:space="preserve">Forest patch size tends to decrease as urbanization increases, leading to a reduction of the ecosystem services associated with those green spaces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{"citationID":"f8sFFCn3","properties":{"formattedCitation":"(Mitchell &amp; Devisscher, 2022)","plainCitation":"(Mitchell &amp; Devisscher, 2022)","noteIndex":0},"citationItems":[{"id":901,"uris":["http://zotero.org/users/16770306/items/8ATRZLBK"],"itemData":{"id":901,"type":"article-journal","abstract":"Urban forest fragments are highly multifunctional and provide many ecosystem services to people. However, the expansion and densification of cities is threatening this particular type of urban forest, resulting in further fragmentation, degradation and a change in forest function. Understanding how urbanization affects urban forests fragments and the multiple ecosystem services they provide is important for the creation of livable cities. We used an urban-to-rural gradient in Maple Ridge, Canada, to explore relationships between urban forest structure, urbanization, surrounding landscape structure, and the supply of eight different ecosystem services, including merchantable timber, carbon storage, flood control, food (berries), non-native shrub control, cultural use, and habitat provision. We found that the supply of multiple ecosystem services was higher at the rural end of our gradient and that forest fragments spaced closer together showed strong negative associations with most services. Crucially, forest fragment size had very weak effects on most services, emphasizing the importance of conserving small urban forest fragments with large trees. We also identified key tree genera, including Picea and Thuja, that could be retained or planted in urban forests to maximize individual services and multifunctionality. Our results highlight the potential for strategically managing urban landscapes to maintain forest fragments and enhance their ability to provide ecosystem services and multifunctionality. Our findings are relevant to inform urban conservation and greening strategies in cities around the world that are currently expanding into surrounding forests or losing greenspace through densification.","container-title":"Landscape and Urban Planning","DOI":"10.1016/j.landurbplan.2022.104548","ISSN":"0169-2046","journalAbbreviation":"Landscape and Urban Planning","page":"104548","source":"ScienceDirect","title":"Strong relationships between urbanization, landscape structure, and ecosystem service multifunctionality in urban forest fragments","volume":"228","author":[{"family":"Mitchell","given":"Matthew G. E."},{"family":"Devisscher","given":"Tahia"}],"issued":{"date-parts":[["2022",12,1]]}}}],"schema":"https://github.com/citation-style-language/schema/raw/master/csl-citation.json"}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(Mitchell &amp; Devisscher, 2022)</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For birds, this </w:t>
      </w:r>
      <w:del w:id="241" w:author="Kyle Elliott, Dr" w:date="2025-07-25T16:09:00Z" w16du:dateUtc="2025-07-25T20:09:00Z">
        <w:r w:rsidDel="0092764C">
          <w:rPr>
            <w:rFonts w:ascii="Times New Roman" w:hAnsi="Times New Roman" w:cs="Times New Roman"/>
            <w:color w:val="000000"/>
            <w:lang w:val="en-CA"/>
          </w:rPr>
          <w:delText>often results in an</w:delText>
        </w:r>
      </w:del>
      <w:ins w:id="242" w:author="Kyle Elliott, Dr" w:date="2025-07-25T16:09:00Z" w16du:dateUtc="2025-07-25T20:09:00Z">
        <w:r w:rsidR="0092764C">
          <w:rPr>
            <w:rFonts w:ascii="Times New Roman" w:hAnsi="Times New Roman" w:cs="Times New Roman"/>
            <w:color w:val="000000"/>
            <w:lang w:val="en-CA"/>
          </w:rPr>
          <w:t>can</w:t>
        </w:r>
      </w:ins>
      <w:r>
        <w:rPr>
          <w:rFonts w:ascii="Times New Roman" w:hAnsi="Times New Roman" w:cs="Times New Roman"/>
          <w:color w:val="000000"/>
          <w:lang w:val="en-CA"/>
        </w:rPr>
        <w:t xml:space="preserve"> increase</w:t>
      </w:r>
      <w:del w:id="243" w:author="Kyle Elliott, Dr" w:date="2025-07-25T16:09:00Z" w16du:dateUtc="2025-07-25T20:09:00Z">
        <w:r w:rsidDel="0092764C">
          <w:rPr>
            <w:rFonts w:ascii="Times New Roman" w:hAnsi="Times New Roman" w:cs="Times New Roman"/>
            <w:color w:val="000000"/>
            <w:lang w:val="en-CA"/>
          </w:rPr>
          <w:delText>d</w:delText>
        </w:r>
      </w:del>
      <w:r>
        <w:rPr>
          <w:rFonts w:ascii="Times New Roman" w:hAnsi="Times New Roman" w:cs="Times New Roman"/>
          <w:color w:val="000000"/>
          <w:lang w:val="en-CA"/>
        </w:rPr>
        <w:t xml:space="preserve"> cost to travel between patches, lower resource availability and </w:t>
      </w:r>
      <w:del w:id="244" w:author="Kyle Elliott, Dr" w:date="2025-07-25T16:09:00Z" w16du:dateUtc="2025-07-25T20:09:00Z">
        <w:r w:rsidDel="0092764C">
          <w:rPr>
            <w:rFonts w:ascii="Times New Roman" w:hAnsi="Times New Roman" w:cs="Times New Roman"/>
            <w:color w:val="000000"/>
            <w:lang w:val="en-CA"/>
          </w:rPr>
          <w:delText xml:space="preserve">fewer </w:delText>
        </w:r>
      </w:del>
      <w:ins w:id="245" w:author="Kyle Elliott, Dr" w:date="2025-07-25T16:09:00Z" w16du:dateUtc="2025-07-25T20:09:00Z">
        <w:r w:rsidR="0092764C">
          <w:rPr>
            <w:rFonts w:ascii="Times New Roman" w:hAnsi="Times New Roman" w:cs="Times New Roman"/>
            <w:color w:val="000000"/>
            <w:lang w:val="en-CA"/>
          </w:rPr>
          <w:t xml:space="preserve">reduce </w:t>
        </w:r>
      </w:ins>
      <w:r>
        <w:rPr>
          <w:rFonts w:ascii="Times New Roman" w:hAnsi="Times New Roman" w:cs="Times New Roman"/>
          <w:color w:val="000000"/>
          <w:lang w:val="en-CA"/>
        </w:rPr>
        <w:t xml:space="preserve">sheltering opportunities. In Canada, the areas with the most human modifications (urban and agricultural) are also occurring in our most biodiverse areas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{"citationID":"7N0DILhi","properties":{"formattedCitation":"(Deguise &amp; Kerr, 2006; Kraus &amp; Hebb, 2020)","plainCitation":"(Deguise &amp; Kerr, 2006; Kraus &amp; Hebb, 2020)","noteIndex":0},"citationItems":[{"id":982,"uris":["http://zotero.org/users/16770306/items/66UJHF4P"],"itemData":{"id":982,"type":"article-journal","container-title":"Conservation Biology","ISSN":"1523-1739","issue":"1","language":"en","source":"conbio.onlinelibrary.wiley.com","title":"Protected Areas and Prospects for Endangered Species Conservation in Canada","URL":"https://conbio.onlinelibrary.wiley.com/doi/10.1111/j.1523-1739.2005.00274.x","volume":"20","author":[{"family":"Deguise","given":"Isabelle E."},{"family":"Kerr","given":"Jeremy T."}],"accessed":{"date-parts":[["2025",7,14]]},"issued":{"date-parts":[["2006"]]}}},{"id":980,"uris":["http://zotero.org/users/16770306/items/JC55GP3B"],"itemData":{"id":980,"type":"article-journal","abstract":"Identifying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(Deguise &amp; Kerr, 2006; Kraus &amp; Hebb, 2020)</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These areas of high human influence also overlap with the four major North American bird migration flyways, further solidifying their ecological relevance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{"citationID":"io6ZdV36","properties":{"formattedCitation":"(Fritts, 2022)","plainCitation":"(Fritts, 2022)","noteIndex":0},"citationItems":[{"id":984,"uris":["http://zotero.org/users/16770306/items/PNJ3VGXT"],"itemData":{"id":984,"type":"post-weblog","abstract":"Birds navigate along four more or less regular routes in North America. Learn where these routes are, which birds use each, and much more.","container-title":"American Bird Conservancy","language":"en","title":"Avian Superhighways: The Four Flyways of North America","title-short":"Avian Superhighways","URL":"https://abcbirds.org/blog/north-american-bird-flyways/","author":[{"family":"Fritts","given":"Rachel"}],"accessed":{"date-parts":[["2025",7,14]]},"issued":{"date-parts":[["2022",5,16]]}}}],"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(Fritts, 2022)</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The </w:t>
      </w:r>
      <w:ins w:id="246" w:author="Kyle Elliott, Dr" w:date="2025-07-25T16:09:00Z" w16du:dateUtc="2025-07-25T20:09:00Z">
        <w:r w:rsidR="0092764C">
          <w:rPr>
            <w:rFonts w:ascii="Times New Roman" w:hAnsi="Times New Roman" w:cs="Times New Roman"/>
            <w:color w:val="000000"/>
            <w:lang w:val="en-CA"/>
          </w:rPr>
          <w:t xml:space="preserve">island of </w:t>
        </w:r>
      </w:ins>
      <w:r>
        <w:rPr>
          <w:rFonts w:ascii="Times New Roman" w:hAnsi="Times New Roman" w:cs="Times New Roman"/>
          <w:color w:val="000000"/>
          <w:lang w:val="en-CA"/>
        </w:rPr>
        <w:t>Montreal</w:t>
      </w:r>
      <w:del w:id="247" w:author="Kyle Elliott, Dr" w:date="2025-07-25T16:09:00Z" w16du:dateUtc="2025-07-25T20:09:00Z">
        <w:r w:rsidDel="0092764C">
          <w:rPr>
            <w:rFonts w:ascii="Times New Roman" w:hAnsi="Times New Roman" w:cs="Times New Roman"/>
            <w:color w:val="000000"/>
            <w:lang w:val="en-CA"/>
          </w:rPr>
          <w:delText xml:space="preserve"> island</w:delText>
        </w:r>
      </w:del>
      <w:r>
        <w:rPr>
          <w:rFonts w:ascii="Times New Roman" w:hAnsi="Times New Roman" w:cs="Times New Roman"/>
          <w:color w:val="000000"/>
          <w:lang w:val="en-CA"/>
        </w:rPr>
        <w:t xml:space="preserve"> is located within the ecoregion of the St. Lawrence Lowlands, identified as </w:t>
      </w:r>
      <w:ins w:id="248" w:author="Kyle Elliott, Dr" w:date="2025-07-25T16:10:00Z" w16du:dateUtc="2025-07-25T20:10:00Z">
        <w:r w:rsidR="0092764C">
          <w:rPr>
            <w:rFonts w:ascii="Times New Roman" w:hAnsi="Times New Roman" w:cs="Times New Roman"/>
            <w:color w:val="000000"/>
            <w:lang w:val="en-CA"/>
          </w:rPr>
          <w:t xml:space="preserve">a </w:t>
        </w:r>
      </w:ins>
      <w:r>
        <w:rPr>
          <w:rFonts w:ascii="Times New Roman" w:hAnsi="Times New Roman" w:cs="Times New Roman"/>
          <w:color w:val="000000"/>
          <w:lang w:val="en-CA"/>
        </w:rPr>
        <w:t>high biodiversity</w:t>
      </w:r>
      <w:ins w:id="249" w:author="Kyle Elliott, Dr" w:date="2025-07-25T16:10:00Z" w16du:dateUtc="2025-07-25T20:10:00Z">
        <w:r w:rsidR="0092764C">
          <w:rPr>
            <w:rFonts w:ascii="Times New Roman" w:hAnsi="Times New Roman" w:cs="Times New Roman"/>
            <w:color w:val="000000"/>
            <w:lang w:val="en-CA"/>
          </w:rPr>
          <w:t xml:space="preserve"> ecoregion with </w:t>
        </w:r>
      </w:ins>
      <w:del w:id="250" w:author="Kyle Elliott, Dr" w:date="2025-07-25T16:10:00Z" w16du:dateUtc="2025-07-25T20:10:00Z">
        <w:r w:rsidDel="0092764C">
          <w:rPr>
            <w:rFonts w:ascii="Times New Roman" w:hAnsi="Times New Roman" w:cs="Times New Roman"/>
            <w:color w:val="000000"/>
            <w:lang w:val="en-CA"/>
          </w:rPr>
          <w:delText xml:space="preserve">, but </w:delText>
        </w:r>
      </w:del>
      <w:r>
        <w:rPr>
          <w:rFonts w:ascii="Times New Roman" w:hAnsi="Times New Roman" w:cs="Times New Roman"/>
          <w:color w:val="000000"/>
          <w:lang w:val="en-CA"/>
        </w:rPr>
        <w:t xml:space="preserve">high threat, </w:t>
      </w:r>
      <w:del w:id="251" w:author="Kyle Elliott, Dr" w:date="2025-07-25T16:10:00Z" w16du:dateUtc="2025-07-25T20:10:00Z">
        <w:r w:rsidDel="0092764C">
          <w:rPr>
            <w:rFonts w:ascii="Times New Roman" w:hAnsi="Times New Roman" w:cs="Times New Roman"/>
            <w:color w:val="000000"/>
            <w:lang w:val="en-CA"/>
          </w:rPr>
          <w:delText xml:space="preserve">with </w:delText>
        </w:r>
      </w:del>
      <w:ins w:id="252" w:author="Kyle Elliott, Dr" w:date="2025-07-25T16:10:00Z" w16du:dateUtc="2025-07-25T20:10:00Z">
        <w:r w:rsidR="0092764C">
          <w:rPr>
            <w:rFonts w:ascii="Times New Roman" w:hAnsi="Times New Roman" w:cs="Times New Roman"/>
            <w:color w:val="000000"/>
            <w:lang w:val="en-CA"/>
          </w:rPr>
          <w:t xml:space="preserve">as </w:t>
        </w:r>
      </w:ins>
      <w:r>
        <w:rPr>
          <w:rFonts w:ascii="Times New Roman" w:hAnsi="Times New Roman" w:cs="Times New Roman"/>
          <w:color w:val="000000"/>
          <w:lang w:val="en-CA"/>
        </w:rPr>
        <w:t xml:space="preserve">less than 5% of </w:t>
      </w:r>
      <w:del w:id="253" w:author="Kyle Elliott, Dr" w:date="2025-07-25T16:10:00Z" w16du:dateUtc="2025-07-25T20:10:00Z">
        <w:r w:rsidDel="0092764C">
          <w:rPr>
            <w:rFonts w:ascii="Times New Roman" w:hAnsi="Times New Roman" w:cs="Times New Roman"/>
            <w:color w:val="000000"/>
            <w:lang w:val="en-CA"/>
          </w:rPr>
          <w:delText xml:space="preserve">its </w:delText>
        </w:r>
      </w:del>
      <w:ins w:id="254" w:author="Kyle Elliott, Dr" w:date="2025-07-25T16:10:00Z" w16du:dateUtc="2025-07-25T20:10:00Z">
        <w:r w:rsidR="0092764C">
          <w:rPr>
            <w:rFonts w:ascii="Times New Roman" w:hAnsi="Times New Roman" w:cs="Times New Roman"/>
            <w:color w:val="000000"/>
            <w:lang w:val="en-CA"/>
          </w:rPr>
          <w:t xml:space="preserve">the </w:t>
        </w:r>
      </w:ins>
      <w:r>
        <w:rPr>
          <w:rFonts w:ascii="Times New Roman" w:hAnsi="Times New Roman" w:cs="Times New Roman"/>
          <w:color w:val="000000"/>
          <w:lang w:val="en-CA"/>
        </w:rPr>
        <w:t>ecoregion</w:t>
      </w:r>
      <w:ins w:id="255" w:author="Kyle Elliott, Dr" w:date="2025-07-25T16:10:00Z" w16du:dateUtc="2025-07-25T20:10:00Z">
        <w:r w:rsidR="0092764C">
          <w:rPr>
            <w:rFonts w:ascii="Times New Roman" w:hAnsi="Times New Roman" w:cs="Times New Roman"/>
            <w:color w:val="000000"/>
            <w:lang w:val="en-CA"/>
          </w:rPr>
          <w:t xml:space="preserve"> is</w:t>
        </w:r>
      </w:ins>
      <w:r>
        <w:rPr>
          <w:rFonts w:ascii="Times New Roman" w:hAnsi="Times New Roman" w:cs="Times New Roman"/>
          <w:color w:val="000000"/>
          <w:lang w:val="en-CA"/>
        </w:rPr>
        <w:t xml:space="preserve"> protected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{"citationID":"E4XjHVJq","properties":{"formattedCitation":"(Kraus &amp; Hebb, 2020)","plainCitation":"(Kraus &amp; Hebb, 2020)","noteIndex":0},"citationItems":[{"id":980,"uris":["http://zotero.org/users/16770306/items/JC55GP3B"],"itemData":{"id":980,"type":"article-journal","abstract":"Identifying and protecting key areas for biodiversity is a cornerstone of effective nature conservation. This conservation assessment analyzes 77 ecoregions across the southern, settled part of Canada to identify priorities for conservation action. Our analysis included 34 measures of biodiversity, threat and conservation response. We categorized all ecoregions based on their overall biodiversity and threat scores. This categorization identified nine “crisis ecoregions.” These ecoregions have higher biodiversity and threat scores compared to other ecoregions in the study area. These ecoregions represent less than 5% of Canadian lands and inland waters but provide habitat for over 60% of Canada’s species at risk. Twenty-one ecoregions have higher biodiversity but lower threat scores. Primarily distributed in the more intact portions of the study area, these ecoregions generally have lower biodiversity scores for species diversity, but score very high for intactness, habitat diversity and congregatory species. This assessment can help to contextualize existing and proposed conservation actions by highlighting key biodiversity, threat and conservation attributes of ecoregions across southern Canada. Our assessment can be used to focus efforts on new protected areas, species at risk recovery, capacity building and ecological monitoring. The results of the conservation assessment can be applied to set and track progress toward national, regional and organizational conservation goals, including post-2020 biodiversity targets. Regular reanalysis of the ecoregions to track their trends in biodiversity, threat and conservation responses will support monitoring the effectiveness of conservation programs and highlight ecoregions where continued focus is most needed to conserve Canada’s biodiversity.","container-title":"Biodiversity and Conservation","DOI":"10.1007/s10531-020-02038-x","ISSN":"1572-9710","issue":"13","journalAbbreviation":"Biodivers Conserv","language":"en","page":"3573-3590","source":"Springer Link","title":"Southern Canada’s crisis ecoregions: identifying the most significant and threatened places for biodiversity conservation","title-short":"Southern Canada’s crisis ecoregions","volume":"29","author":[{"family":"Kraus","given":"Daniel"},{"family":"Hebb","given":"Andrea"}],"issued":{"date-parts":[["2020",11,1]]}}}],"schema":"https://github.com/citation-style-language/schema/raw/master/csl-citation.json"}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(Kraus &amp; Hebb, 2020)</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w:t>
      </w:r>
      <w:del w:id="256" w:author="Kyle Elliott, Dr" w:date="2025-07-25T16:10:00Z" w16du:dateUtc="2025-07-25T20:10:00Z">
        <w:r w:rsidDel="0092764C">
          <w:rPr>
            <w:rFonts w:ascii="Times New Roman" w:hAnsi="Times New Roman" w:cs="Times New Roman"/>
            <w:color w:val="000000"/>
            <w:lang w:val="en-CA"/>
          </w:rPr>
          <w:delText xml:space="preserve"> </w:delText>
        </w:r>
      </w:del>
      <w:r>
        <w:rPr>
          <w:rFonts w:ascii="Times New Roman" w:hAnsi="Times New Roman" w:cs="Times New Roman"/>
          <w:color w:val="000000"/>
          <w:lang w:val="en-CA"/>
        </w:rPr>
        <w:t xml:space="preserve">In addition, </w:t>
      </w:r>
      <w:del w:id="257" w:author="Kyle Elliott, Dr" w:date="2025-07-25T16:13:00Z" w16du:dateUtc="2025-07-25T20:13:00Z">
        <w:r w:rsidDel="0092764C">
          <w:rPr>
            <w:rFonts w:ascii="Times New Roman" w:hAnsi="Times New Roman" w:cs="Times New Roman"/>
            <w:color w:val="000000"/>
            <w:lang w:val="en-CA"/>
          </w:rPr>
          <w:delText xml:space="preserve">winters </w:delText>
        </w:r>
      </w:del>
      <w:ins w:id="258" w:author="Kyle Elliott, Dr" w:date="2025-07-25T16:13:00Z" w16du:dateUtc="2025-07-25T20:13:00Z">
        <w:r w:rsidR="0092764C">
          <w:rPr>
            <w:rFonts w:ascii="Times New Roman" w:hAnsi="Times New Roman" w:cs="Times New Roman"/>
            <w:color w:val="000000"/>
            <w:lang w:val="en-CA"/>
          </w:rPr>
          <w:t xml:space="preserve">resident birds </w:t>
        </w:r>
      </w:ins>
      <w:r>
        <w:rPr>
          <w:rFonts w:ascii="Times New Roman" w:hAnsi="Times New Roman" w:cs="Times New Roman"/>
          <w:color w:val="000000"/>
          <w:lang w:val="en-CA"/>
        </w:rPr>
        <w:t xml:space="preserve">in Canada </w:t>
      </w:r>
      <w:del w:id="259" w:author="Kyle Elliott, Dr" w:date="2025-07-25T16:13:00Z" w16du:dateUtc="2025-07-25T20:13:00Z">
        <w:r w:rsidDel="0092764C">
          <w:rPr>
            <w:rFonts w:ascii="Times New Roman" w:hAnsi="Times New Roman" w:cs="Times New Roman"/>
            <w:color w:val="000000"/>
            <w:lang w:val="en-CA"/>
          </w:rPr>
          <w:delText>subject birds to</w:delText>
        </w:r>
      </w:del>
      <w:ins w:id="260" w:author="Kyle Elliott, Dr" w:date="2025-07-25T16:13:00Z" w16du:dateUtc="2025-07-25T20:13:00Z">
        <w:r w:rsidR="0092764C">
          <w:rPr>
            <w:rFonts w:ascii="Times New Roman" w:hAnsi="Times New Roman" w:cs="Times New Roman"/>
            <w:color w:val="000000"/>
            <w:lang w:val="en-CA"/>
          </w:rPr>
          <w:t>experience</w:t>
        </w:r>
      </w:ins>
      <w:r>
        <w:rPr>
          <w:rFonts w:ascii="Times New Roman" w:hAnsi="Times New Roman" w:cs="Times New Roman"/>
          <w:color w:val="000000"/>
          <w:lang w:val="en-CA"/>
        </w:rPr>
        <w:t xml:space="preserve"> prolonged cold weather </w:t>
      </w:r>
      <w:del w:id="261" w:author="Kyle Elliott, Dr" w:date="2025-07-25T16:13:00Z" w16du:dateUtc="2025-07-25T20:13:00Z">
        <w:r w:rsidDel="0092764C">
          <w:rPr>
            <w:rFonts w:ascii="Times New Roman" w:hAnsi="Times New Roman" w:cs="Times New Roman"/>
            <w:color w:val="000000"/>
            <w:lang w:val="en-CA"/>
          </w:rPr>
          <w:delText>periods</w:delText>
        </w:r>
      </w:del>
      <w:ins w:id="262" w:author="Kyle Elliott, Dr" w:date="2025-07-25T16:13:00Z" w16du:dateUtc="2025-07-25T20:13:00Z">
        <w:r w:rsidR="0092764C">
          <w:rPr>
            <w:rFonts w:ascii="Times New Roman" w:hAnsi="Times New Roman" w:cs="Times New Roman"/>
            <w:color w:val="000000"/>
            <w:lang w:val="en-CA"/>
          </w:rPr>
          <w:t>in winter</w:t>
        </w:r>
      </w:ins>
      <w:r>
        <w:rPr>
          <w:rFonts w:ascii="Times New Roman" w:hAnsi="Times New Roman" w:cs="Times New Roman"/>
          <w:color w:val="000000"/>
          <w:lang w:val="en-CA"/>
        </w:rPr>
        <w:t>, adding significant energetic stress</w:t>
      </w:r>
      <w:del w:id="263" w:author="Kyle Elliott, Dr" w:date="2025-07-25T16:13:00Z" w16du:dateUtc="2025-07-25T20:13:00Z">
        <w:r w:rsidDel="0092764C">
          <w:rPr>
            <w:rFonts w:ascii="Times New Roman" w:hAnsi="Times New Roman" w:cs="Times New Roman"/>
            <w:color w:val="000000"/>
            <w:lang w:val="en-CA"/>
          </w:rPr>
          <w:delText xml:space="preserve"> for resident birds</w:delText>
        </w:r>
      </w:del>
      <w:r>
        <w:rPr>
          <w:rFonts w:ascii="Times New Roman" w:hAnsi="Times New Roman" w:cs="Times New Roman"/>
          <w:color w:val="000000"/>
          <w:lang w:val="en-CA"/>
        </w:rPr>
        <w:t xml:space="preserve">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{"citationID":"EEvtfkoq","properties":{"formattedCitation":"(Dawson et al., 1983; Swanson &amp; V\\uc0\\u233{}zina, 2015)","plainCitation":"(Dawson et al., 1983; Swanson &amp; Vézina, 2015)","noteIndex":0},"citationItems":[{"id":905,"uris":["http://zotero.org/users/16770306/items/RZRY75GB"],"itemData":{"id":905,"type":"article-journal","DOI":"https://doi.org/10.1152/ajpregu.1983.245.6.R755","issue":"6","page":"R755-R767","title":"Metabolic adjustments of small passerine birds for migration and cold","volume":"245","author":[{"family":"Dawson","given":"W. R."},{"family":"Marsh","given":"R. L."},{"family":"Yacoe","given":"M. E."}],"issued":{"date-parts":[["1983",12]]}}},{"id":903,"uris":["http://zotero.org/users/16770306/items/GYDBQMQ5"],"itemData":{"id":903,"type":"article-journal","abstract":"Small birds inhabiting regions with cold winter climates show seasonally flexible metabolic phenotypes, with the winter phenotype characterized by increments of summit metabolic rate (Msum) and cold tolerance. In the study reported here, we focused on variations in Msum as a metric of metabolic performance because it is positively correlated with cold tolerance in birds and positively related to overwinter survival in small mammals, although the latter has yet to be demonstrated in birds. Temperature appears to be a prominent driver of seasonal metabolic phenotypes in birds, as evidenced by the correlation between inter- and intra-seasonal variation in Msum and temperature variation, by recent temperature variables serving as better predictors of Msum variation than long-term climate variables, and by the induction of  Msum variation by experimental cold exposure. In contrast, photoperiod and social status do not appear to be prominent drivers of metabolic flexibility in birds studied to date. Because skeletal muscle is the primary thermogenic tissue in birds, studies of the mechanistic underpinnings of metabolic flexibility have focused on skeletal muscles, particularly flight muscles. At the level of the skeletal muscle, two potential mechanisms exist for increasing thermogenic capacity, namely, muscle hypertrophy and elevated cellular metabolic intensity. Correlative studies suggest consistent winter increments in flight muscle size, with a potential regulatory role for the muscle growth inhibitor myostatin. Recent experimental studies in small birds, including modification of flight costs, cold acclimation, and exercise training, also suggest that muscle size is an important driver of metabolic flexibility in birds. Therefore, the focus of our study was on the seasonal regulation of muscle size and its contribution to metabolic flexibility. Future studies should address fitness consequences of Msum variation, the relative roles of muscle hypertrophy, and other factors (e.g., oxygen and substrate transport, cellular metabolic intensity) promoting Msum variation, as well as the molecular mechanisms underlying seasonal phenotypes.","container-title":"Journal of Ornithology","DOI":"10.1007/s10336-015-1192-7","ISSN":"2193-7206","issue":"1","journalAbbreviation":"J Ornithol","language":"en","page":"377-388","source":"Springer Link","title":"Environmental, ecological and mechanistic drivers of avian seasonal metabolic flexibility in response to cold winters","volume":"156","author":[{"family":"Swanson","given":"David L."},{"family":"Vézina","given":"François"}],"issued":{"date-parts":[["2015",12,1]]}}}],"schema":"https://github.com/citation-style-language/schema/raw/master/csl-citation.json"} </w:instrText>
      </w:r>
      <w:r>
        <w:rPr>
          <w:rFonts w:ascii="Times New Roman" w:hAnsi="Times New Roman" w:cs="Times New Roman"/>
          <w:color w:val="000000"/>
          <w:lang w:val="en-CA"/>
        </w:rPr>
        <w:fldChar w:fldCharType="separate"/>
      </w:r>
      <w:r w:rsidRPr="00510386">
        <w:rPr>
          <w:rFonts w:ascii="Times New Roman" w:hAnsi="Times New Roman" w:cs="Times New Roman"/>
          <w:color w:val="000000"/>
          <w:kern w:val="0"/>
          <w:lang w:val="en-US"/>
        </w:rPr>
        <w:t xml:space="preserve">(Dawson et al., 1983; Swanson &amp; </w:t>
      </w:r>
      <w:proofErr w:type="spellStart"/>
      <w:r w:rsidRPr="00510386">
        <w:rPr>
          <w:rFonts w:ascii="Times New Roman" w:hAnsi="Times New Roman" w:cs="Times New Roman"/>
          <w:color w:val="000000"/>
          <w:kern w:val="0"/>
          <w:lang w:val="en-US"/>
        </w:rPr>
        <w:t>Vézina</w:t>
      </w:r>
      <w:proofErr w:type="spellEnd"/>
      <w:r w:rsidRPr="00510386">
        <w:rPr>
          <w:rFonts w:ascii="Times New Roman" w:hAnsi="Times New Roman" w:cs="Times New Roman"/>
          <w:color w:val="000000"/>
          <w:kern w:val="0"/>
          <w:lang w:val="en-US"/>
        </w:rPr>
        <w:t>, 2015)</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The importance of greening initiatives in heavily urbanized areas is not only crucial for the community experiencing the benefits of </w:t>
      </w:r>
      <w:del w:id="264" w:author="Kyle Elliott, Dr" w:date="2025-07-25T16:13:00Z" w16du:dateUtc="2025-07-25T20:13:00Z">
        <w:r w:rsidDel="004A72CD">
          <w:rPr>
            <w:rFonts w:ascii="Times New Roman" w:hAnsi="Times New Roman" w:cs="Times New Roman"/>
            <w:color w:val="000000"/>
            <w:lang w:val="en-CA"/>
          </w:rPr>
          <w:delText>urban green spaces</w:delText>
        </w:r>
      </w:del>
      <w:ins w:id="265" w:author="Kyle Elliott, Dr" w:date="2025-07-25T16:13:00Z" w16du:dateUtc="2025-07-25T20:13:00Z">
        <w:r w:rsidR="004A72CD">
          <w:rPr>
            <w:rFonts w:ascii="Times New Roman" w:hAnsi="Times New Roman" w:cs="Times New Roman"/>
            <w:color w:val="000000"/>
            <w:lang w:val="en-CA"/>
          </w:rPr>
          <w:t>UGS</w:t>
        </w:r>
      </w:ins>
      <w:r>
        <w:rPr>
          <w:rFonts w:ascii="Times New Roman" w:hAnsi="Times New Roman" w:cs="Times New Roman"/>
          <w:color w:val="000000"/>
          <w:lang w:val="en-CA"/>
        </w:rPr>
        <w:t xml:space="preserve">, but also for the birds and the wildlife that depend on </w:t>
      </w:r>
      <w:del w:id="266" w:author="Kyle Elliott, Dr" w:date="2025-07-25T16:13:00Z" w16du:dateUtc="2025-07-25T20:13:00Z">
        <w:r w:rsidDel="004A72CD">
          <w:rPr>
            <w:rFonts w:ascii="Times New Roman" w:hAnsi="Times New Roman" w:cs="Times New Roman"/>
            <w:color w:val="000000"/>
            <w:lang w:val="en-CA"/>
          </w:rPr>
          <w:delText xml:space="preserve">it </w:delText>
        </w:r>
      </w:del>
      <w:ins w:id="267" w:author="Kyle Elliott, Dr" w:date="2025-07-25T16:13:00Z" w16du:dateUtc="2025-07-25T20:13:00Z">
        <w:r w:rsidR="004A72CD">
          <w:rPr>
            <w:rFonts w:ascii="Times New Roman" w:hAnsi="Times New Roman" w:cs="Times New Roman"/>
            <w:color w:val="000000"/>
            <w:lang w:val="en-CA"/>
          </w:rPr>
          <w:t xml:space="preserve">UGS </w:t>
        </w:r>
      </w:ins>
      <w:r>
        <w:rPr>
          <w:rFonts w:ascii="Times New Roman" w:hAnsi="Times New Roman" w:cs="Times New Roman"/>
          <w:color w:val="000000"/>
          <w:lang w:val="en-CA"/>
        </w:rPr>
        <w:t>to survive even the harsh winters of southern Canada. In the last few years, the city of Montreal has been a leader in its efforts towards urban greening initiatives. The city adopted its Climate Plan 2020-2030</w:t>
      </w:r>
      <w:del w:id="268" w:author="Kyle Elliott, Dr" w:date="2025-07-25T16:14:00Z" w16du:dateUtc="2025-07-25T20:14:00Z">
        <w:r w:rsidDel="004A72CD">
          <w:rPr>
            <w:rFonts w:ascii="Times New Roman" w:hAnsi="Times New Roman" w:cs="Times New Roman"/>
            <w:color w:val="000000"/>
            <w:lang w:val="en-CA"/>
          </w:rPr>
          <w:delText xml:space="preserve"> and through it is</w:delText>
        </w:r>
      </w:del>
      <w:ins w:id="269" w:author="Kyle Elliott, Dr" w:date="2025-07-25T16:14:00Z" w16du:dateUtc="2025-07-25T20:14:00Z">
        <w:r w:rsidR="004A72CD">
          <w:rPr>
            <w:rFonts w:ascii="Times New Roman" w:hAnsi="Times New Roman" w:cs="Times New Roman"/>
            <w:color w:val="000000"/>
            <w:lang w:val="en-CA"/>
          </w:rPr>
          <w:t xml:space="preserve"> which commits the city </w:t>
        </w:r>
      </w:ins>
      <w:del w:id="270" w:author="Kyle Elliott, Dr" w:date="2025-07-25T16:14:00Z" w16du:dateUtc="2025-07-25T20:14:00Z">
        <w:r w:rsidDel="004A72CD">
          <w:rPr>
            <w:rFonts w:ascii="Times New Roman" w:hAnsi="Times New Roman" w:cs="Times New Roman"/>
            <w:color w:val="000000"/>
            <w:lang w:val="en-CA"/>
          </w:rPr>
          <w:delText xml:space="preserve"> committing </w:delText>
        </w:r>
      </w:del>
      <w:r>
        <w:rPr>
          <w:rFonts w:ascii="Times New Roman" w:hAnsi="Times New Roman" w:cs="Times New Roman"/>
          <w:color w:val="000000"/>
          <w:lang w:val="en-CA"/>
        </w:rPr>
        <w:t xml:space="preserve">to plant, maintain and protect 500,000 trees, create new parks, green corridors and wetlands, restore shorelines and increase the size of protected areas so they cover 10% of the land within the city limits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{"citationID":"LUyKWPdp","properties":{"formattedCitation":"(City of Montreal, 2020)","plainCitation":"(City of Montreal, 2020)","noteIndex":0},"citationItems":[{"id":909,"uris":["http://zotero.org/users/16770306/items/RV5A736Y"],"itemData":{"id":909,"type":"document","language":"English","publisher":"City of Montreal","title":"Climate Plan 2020-2030","URL":"https://montreal.ca/en/articles/montreal-climate-plan-objective-carbon-neutral-2050-7613","author":[{"family":"City of Montreal","given":""}],"issued":{"date-parts":[["2020"]]}}}],"schema":"https://github.com/citation-style-language/schema/raw/master/csl-citation.json"}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(City of Montreal, 2020)</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w:t>
      </w:r>
      <w:del w:id="271" w:author="Kyle Elliott, Dr" w:date="2025-07-25T16:14:00Z" w16du:dateUtc="2025-07-25T20:14:00Z">
        <w:r w:rsidDel="004A72CD">
          <w:rPr>
            <w:rFonts w:ascii="Times New Roman" w:hAnsi="Times New Roman" w:cs="Times New Roman"/>
            <w:color w:val="000000"/>
            <w:lang w:val="en-CA"/>
          </w:rPr>
          <w:delText>In the most recent progress report, the city states that a</w:delText>
        </w:r>
      </w:del>
      <w:ins w:id="272" w:author="Kyle Elliott, Dr" w:date="2025-07-25T16:14:00Z" w16du:dateUtc="2025-07-25T20:14:00Z">
        <w:r w:rsidR="004A72CD">
          <w:rPr>
            <w:rFonts w:ascii="Times New Roman" w:hAnsi="Times New Roman" w:cs="Times New Roman"/>
            <w:color w:val="000000"/>
            <w:lang w:val="en-CA"/>
          </w:rPr>
          <w:t>A</w:t>
        </w:r>
      </w:ins>
      <w:r>
        <w:rPr>
          <w:rFonts w:ascii="Times New Roman" w:hAnsi="Times New Roman" w:cs="Times New Roman"/>
          <w:color w:val="000000"/>
          <w:lang w:val="en-CA"/>
        </w:rPr>
        <w:t xml:space="preserve">s of 2023, approximately 180,000 trees were </w:t>
      </w:r>
      <w:commentRangeStart w:id="273"/>
      <w:r>
        <w:rPr>
          <w:rFonts w:ascii="Times New Roman" w:hAnsi="Times New Roman" w:cs="Times New Roman"/>
          <w:color w:val="000000"/>
          <w:lang w:val="en-CA"/>
        </w:rPr>
        <w:t>planted</w:t>
      </w:r>
      <w:commentRangeEnd w:id="273"/>
      <w:r w:rsidR="004A72CD">
        <w:rPr>
          <w:rStyle w:val="CommentReference"/>
        </w:rPr>
        <w:commentReference w:id="273"/>
      </w:r>
      <w:r>
        <w:rPr>
          <w:rFonts w:ascii="Times New Roman" w:hAnsi="Times New Roman" w:cs="Times New Roman"/>
          <w:color w:val="000000"/>
          <w:lang w:val="en-CA"/>
        </w:rPr>
        <w:t xml:space="preserve">, and 7.6% of the land </w:t>
      </w:r>
      <w:r>
        <w:rPr>
          <w:rFonts w:ascii="Times New Roman" w:hAnsi="Times New Roman" w:cs="Times New Roman"/>
          <w:color w:val="000000"/>
          <w:lang w:val="en-CA"/>
        </w:rPr>
        <w:lastRenderedPageBreak/>
        <w:t xml:space="preserve">is categorized as protected and contributing to preserving biodiversity </w:t>
      </w:r>
      <w:r>
        <w:rPr>
          <w:rFonts w:ascii="Times New Roman" w:hAnsi="Times New Roman" w:cs="Times New Roman"/>
          <w:color w:val="000000"/>
          <w:lang w:val="en-CA"/>
        </w:rPr>
        <w:fldChar w:fldCharType="begin"/>
      </w:r>
      <w:r>
        <w:rPr>
          <w:rFonts w:ascii="Times New Roman" w:hAnsi="Times New Roman" w:cs="Times New Roman"/>
          <w:color w:val="000000"/>
          <w:lang w:val="en-CA"/>
        </w:rPr>
        <w:instrText xml:space="preserve"> ADDIN ZOTERO_ITEM CSL_CITATION {"citationID":"fn8wypyZ","properties":{"formattedCitation":"(City of Montreal, 2024)","plainCitation":"(City of Montreal, 2024)","noteIndex":0},"citationItems":[{"id":910,"uris":["http://zotero.org/users/16770306/items/TKUGCH3C"],"itemData":{"id":910,"type":"document","language":"French","publisher":"City of Montreal","title":"Plan climat 2020-2030 Ville de Montréal - État d'avancement avril 2024","URL":"https://mtl.ged.montreal.ca/constellio/?collection=mtlca&amp;portal=REPDOCVDM#!displayDocument/00000092918","author":[{"family":"City of Montreal","given":""}],"issued":{"date-parts":[["2024"]]}}}],"schema":"https://github.com/citation-style-language/schema/raw/master/csl-citation.json"} </w:instrText>
      </w:r>
      <w:r>
        <w:rPr>
          <w:rFonts w:ascii="Times New Roman" w:hAnsi="Times New Roman" w:cs="Times New Roman"/>
          <w:color w:val="000000"/>
          <w:lang w:val="en-CA"/>
        </w:rPr>
        <w:fldChar w:fldCharType="separate"/>
      </w:r>
      <w:r>
        <w:rPr>
          <w:rFonts w:ascii="Times New Roman" w:hAnsi="Times New Roman" w:cs="Times New Roman"/>
          <w:noProof/>
          <w:color w:val="000000"/>
          <w:lang w:val="en-CA"/>
        </w:rPr>
        <w:t>(City of Montreal, 2024)</w:t>
      </w:r>
      <w:r>
        <w:rPr>
          <w:rFonts w:ascii="Times New Roman" w:hAnsi="Times New Roman" w:cs="Times New Roman"/>
          <w:color w:val="000000"/>
          <w:lang w:val="en-CA"/>
        </w:rPr>
        <w:fldChar w:fldCharType="end"/>
      </w:r>
      <w:r>
        <w:rPr>
          <w:rFonts w:ascii="Times New Roman" w:hAnsi="Times New Roman" w:cs="Times New Roman"/>
          <w:color w:val="000000"/>
          <w:lang w:val="en-CA"/>
        </w:rPr>
        <w:t xml:space="preserve">. </w:t>
      </w:r>
      <w:del w:id="274" w:author="Kyle Elliott, Dr" w:date="2025-07-25T16:15:00Z" w16du:dateUtc="2025-07-25T20:15:00Z">
        <w:r w:rsidDel="004A72CD">
          <w:rPr>
            <w:rFonts w:ascii="Times New Roman" w:hAnsi="Times New Roman" w:cs="Times New Roman"/>
            <w:color w:val="000000"/>
            <w:lang w:val="en-CA"/>
          </w:rPr>
          <w:delText>This highlights that w</w:delText>
        </w:r>
      </w:del>
      <w:ins w:id="275" w:author="Kyle Elliott, Dr" w:date="2025-07-25T16:15:00Z" w16du:dateUtc="2025-07-25T20:15:00Z">
        <w:r w:rsidR="004A72CD">
          <w:rPr>
            <w:rFonts w:ascii="Times New Roman" w:hAnsi="Times New Roman" w:cs="Times New Roman"/>
            <w:color w:val="000000"/>
            <w:lang w:val="en-CA"/>
          </w:rPr>
          <w:t>W</w:t>
        </w:r>
      </w:ins>
      <w:r>
        <w:rPr>
          <w:rFonts w:ascii="Times New Roman" w:hAnsi="Times New Roman" w:cs="Times New Roman"/>
          <w:color w:val="000000"/>
          <w:lang w:val="en-CA"/>
        </w:rPr>
        <w:t xml:space="preserve">hile progress is being made, greening efforts need to ramp up in the next few years for the city to reach its goals, </w:t>
      </w:r>
      <w:del w:id="276" w:author="Kyle Elliott, Dr" w:date="2025-07-25T16:16:00Z" w16du:dateUtc="2025-07-25T20:16:00Z">
        <w:r w:rsidDel="004A72CD">
          <w:rPr>
            <w:rFonts w:ascii="Times New Roman" w:hAnsi="Times New Roman" w:cs="Times New Roman"/>
            <w:color w:val="000000"/>
            <w:lang w:val="en-CA"/>
          </w:rPr>
          <w:delText>meaning that</w:delText>
        </w:r>
      </w:del>
      <w:ins w:id="277" w:author="Kyle Elliott, Dr" w:date="2025-07-25T16:16:00Z" w16du:dateUtc="2025-07-25T20:16:00Z">
        <w:r w:rsidR="004A72CD">
          <w:rPr>
            <w:rFonts w:ascii="Times New Roman" w:hAnsi="Times New Roman" w:cs="Times New Roman"/>
            <w:color w:val="000000"/>
            <w:lang w:val="en-CA"/>
          </w:rPr>
          <w:t>and</w:t>
        </w:r>
      </w:ins>
      <w:r>
        <w:rPr>
          <w:rFonts w:ascii="Times New Roman" w:hAnsi="Times New Roman" w:cs="Times New Roman"/>
          <w:color w:val="000000"/>
          <w:lang w:val="en-CA"/>
        </w:rPr>
        <w:t xml:space="preserve"> there’s a need to build knowledge on efficient ways to create and restore </w:t>
      </w:r>
      <w:del w:id="278" w:author="Kyle Elliott, Dr" w:date="2025-07-25T16:16:00Z" w16du:dateUtc="2025-07-25T20:16:00Z">
        <w:r w:rsidDel="004A72CD">
          <w:rPr>
            <w:rFonts w:ascii="Times New Roman" w:hAnsi="Times New Roman" w:cs="Times New Roman"/>
            <w:color w:val="000000"/>
            <w:lang w:val="en-CA"/>
          </w:rPr>
          <w:delText>urban green spaces</w:delText>
        </w:r>
      </w:del>
      <w:ins w:id="279" w:author="Kyle Elliott, Dr" w:date="2025-07-25T16:16:00Z" w16du:dateUtc="2025-07-25T20:16:00Z">
        <w:r w:rsidR="004A72CD">
          <w:rPr>
            <w:rFonts w:ascii="Times New Roman" w:hAnsi="Times New Roman" w:cs="Times New Roman"/>
            <w:color w:val="000000"/>
            <w:lang w:val="en-CA"/>
          </w:rPr>
          <w:t>UGS</w:t>
        </w:r>
      </w:ins>
      <w:r>
        <w:rPr>
          <w:rFonts w:ascii="Times New Roman" w:hAnsi="Times New Roman" w:cs="Times New Roman"/>
          <w:color w:val="000000"/>
          <w:lang w:val="en-CA"/>
        </w:rPr>
        <w:t xml:space="preserve"> in </w:t>
      </w:r>
      <w:del w:id="280" w:author="Kyle Elliott, Dr" w:date="2025-07-25T16:16:00Z" w16du:dateUtc="2025-07-25T20:16:00Z">
        <w:r w:rsidDel="004A72CD">
          <w:rPr>
            <w:rFonts w:ascii="Times New Roman" w:hAnsi="Times New Roman" w:cs="Times New Roman"/>
            <w:color w:val="000000"/>
            <w:lang w:val="en-CA"/>
          </w:rPr>
          <w:delText xml:space="preserve">a </w:delText>
        </w:r>
      </w:del>
      <w:r>
        <w:rPr>
          <w:rFonts w:ascii="Times New Roman" w:hAnsi="Times New Roman" w:cs="Times New Roman"/>
          <w:color w:val="000000"/>
          <w:lang w:val="en-CA"/>
        </w:rPr>
        <w:t>way</w:t>
      </w:r>
      <w:ins w:id="281" w:author="Kyle Elliott, Dr" w:date="2025-07-25T16:16:00Z" w16du:dateUtc="2025-07-25T20:16:00Z">
        <w:r w:rsidR="004A72CD">
          <w:rPr>
            <w:rFonts w:ascii="Times New Roman" w:hAnsi="Times New Roman" w:cs="Times New Roman"/>
            <w:color w:val="000000"/>
            <w:lang w:val="en-CA"/>
          </w:rPr>
          <w:t>s</w:t>
        </w:r>
      </w:ins>
      <w:r>
        <w:rPr>
          <w:rFonts w:ascii="Times New Roman" w:hAnsi="Times New Roman" w:cs="Times New Roman"/>
          <w:color w:val="000000"/>
          <w:lang w:val="en-CA"/>
        </w:rPr>
        <w:t xml:space="preserve"> that</w:t>
      </w:r>
      <w:del w:id="282" w:author="Kyle Elliott, Dr" w:date="2025-07-25T16:16:00Z" w16du:dateUtc="2025-07-25T20:16:00Z">
        <w:r w:rsidDel="004A72CD">
          <w:rPr>
            <w:rFonts w:ascii="Times New Roman" w:hAnsi="Times New Roman" w:cs="Times New Roman"/>
            <w:color w:val="000000"/>
            <w:lang w:val="en-CA"/>
          </w:rPr>
          <w:delText>’ll</w:delText>
        </w:r>
      </w:del>
      <w:r>
        <w:rPr>
          <w:rFonts w:ascii="Times New Roman" w:hAnsi="Times New Roman" w:cs="Times New Roman"/>
          <w:color w:val="000000"/>
          <w:lang w:val="en-CA"/>
        </w:rPr>
        <w:t xml:space="preserve"> promote biodiversity in the city.</w:t>
      </w:r>
    </w:p>
    <w:p w14:paraId="11D1AE50" w14:textId="77777777" w:rsidR="00D24FBE" w:rsidRPr="00B15A0D" w:rsidRDefault="00D24FBE" w:rsidP="005D2F25">
      <w:pPr>
        <w:rPr>
          <w:lang w:val="en-CA"/>
        </w:rPr>
      </w:pPr>
    </w:p>
    <w:p w14:paraId="0A8B6593" w14:textId="77777777" w:rsidR="00FD4557" w:rsidRPr="00B15A0D" w:rsidRDefault="00FD4557" w:rsidP="005D2F25">
      <w:pPr>
        <w:rPr>
          <w:lang w:val="en-CA"/>
        </w:rPr>
      </w:pPr>
    </w:p>
    <w:p w14:paraId="2C3193FA" w14:textId="77777777" w:rsidR="00FD4557" w:rsidRPr="00B15A0D" w:rsidRDefault="00FD4557" w:rsidP="005D2F25">
      <w:pPr>
        <w:rPr>
          <w:lang w:val="en-CA"/>
        </w:rPr>
      </w:pPr>
    </w:p>
    <w:p w14:paraId="62CA999A" w14:textId="77777777" w:rsidR="00FD4557" w:rsidRPr="00B15A0D" w:rsidRDefault="00FD4557" w:rsidP="005D2F25">
      <w:pPr>
        <w:rPr>
          <w:lang w:val="en-CA"/>
        </w:rPr>
      </w:pPr>
    </w:p>
    <w:p w14:paraId="22587710" w14:textId="77777777" w:rsidR="00825730" w:rsidRDefault="00825730" w:rsidP="005D2F25">
      <w:pPr>
        <w:rPr>
          <w:lang w:val="en-CA"/>
        </w:rPr>
      </w:pPr>
    </w:p>
    <w:p w14:paraId="7BE8EAFB" w14:textId="77777777" w:rsidR="0025133F" w:rsidRDefault="0025133F" w:rsidP="005D2F25">
      <w:pPr>
        <w:rPr>
          <w:lang w:val="en-CA"/>
        </w:rPr>
      </w:pPr>
    </w:p>
    <w:p w14:paraId="54CA6692" w14:textId="77777777" w:rsidR="0025133F" w:rsidRDefault="0025133F" w:rsidP="005D2F25">
      <w:pPr>
        <w:rPr>
          <w:lang w:val="en-CA"/>
        </w:rPr>
      </w:pPr>
    </w:p>
    <w:p w14:paraId="3CD620EA" w14:textId="77777777" w:rsidR="0025133F" w:rsidRDefault="0025133F" w:rsidP="005D2F25">
      <w:pPr>
        <w:rPr>
          <w:lang w:val="en-CA"/>
        </w:rPr>
      </w:pPr>
    </w:p>
    <w:p w14:paraId="50614BE7" w14:textId="77777777" w:rsidR="0025133F" w:rsidRDefault="0025133F" w:rsidP="005D2F25">
      <w:pPr>
        <w:rPr>
          <w:lang w:val="en-CA"/>
        </w:rPr>
      </w:pPr>
    </w:p>
    <w:p w14:paraId="6D6A7B6C" w14:textId="77777777" w:rsidR="0025133F" w:rsidRDefault="0025133F" w:rsidP="005D2F25">
      <w:pPr>
        <w:rPr>
          <w:lang w:val="en-CA"/>
        </w:rPr>
      </w:pPr>
    </w:p>
    <w:p w14:paraId="10ABA803" w14:textId="77777777" w:rsidR="0025133F" w:rsidRDefault="0025133F" w:rsidP="005D2F25">
      <w:pPr>
        <w:rPr>
          <w:lang w:val="en-CA"/>
        </w:rPr>
      </w:pPr>
    </w:p>
    <w:p w14:paraId="0C989FA3" w14:textId="77777777" w:rsidR="0025133F" w:rsidRDefault="0025133F" w:rsidP="005D2F25">
      <w:pPr>
        <w:rPr>
          <w:lang w:val="en-CA"/>
        </w:rPr>
      </w:pPr>
    </w:p>
    <w:p w14:paraId="2B1200B1" w14:textId="77777777" w:rsidR="0025133F" w:rsidRDefault="0025133F" w:rsidP="005D2F25">
      <w:pPr>
        <w:rPr>
          <w:lang w:val="en-CA"/>
        </w:rPr>
      </w:pPr>
    </w:p>
    <w:p w14:paraId="6A100A47" w14:textId="77777777" w:rsidR="0025133F" w:rsidRDefault="0025133F" w:rsidP="005D2F25">
      <w:pPr>
        <w:rPr>
          <w:lang w:val="en-CA"/>
        </w:rPr>
      </w:pPr>
    </w:p>
    <w:p w14:paraId="046BCD8F" w14:textId="77777777" w:rsidR="0025133F" w:rsidRDefault="0025133F" w:rsidP="005D2F25">
      <w:pPr>
        <w:rPr>
          <w:lang w:val="en-CA"/>
        </w:rPr>
      </w:pPr>
    </w:p>
    <w:p w14:paraId="04D7297A" w14:textId="77777777" w:rsidR="000369B9" w:rsidRDefault="000369B9" w:rsidP="005D2F25">
      <w:pPr>
        <w:rPr>
          <w:lang w:val="en-CA"/>
        </w:rPr>
      </w:pPr>
    </w:p>
    <w:p w14:paraId="1C3494D6" w14:textId="3AE38428" w:rsidR="00D24FBE" w:rsidRPr="00FD4557" w:rsidRDefault="00D24FBE" w:rsidP="000369B9">
      <w:pPr>
        <w:pStyle w:val="Heading1"/>
        <w:spacing w:line="480" w:lineRule="auto"/>
        <w:jc w:val="center"/>
        <w:rPr>
          <w:rFonts w:ascii="Times New Roman" w:hAnsi="Times New Roman" w:cs="Times New Roman"/>
          <w:b/>
          <w:bCs/>
          <w:color w:val="000000" w:themeColor="text1"/>
          <w:lang w:val="en-CA"/>
        </w:rPr>
      </w:pPr>
      <w:bookmarkStart w:id="283" w:name="_Toc195699772"/>
      <w:bookmarkStart w:id="284" w:name="_Toc195699795"/>
      <w:bookmarkStart w:id="285" w:name="_Toc203574359"/>
      <w:r w:rsidRPr="00D24FBE">
        <w:rPr>
          <w:rFonts w:ascii="Times New Roman" w:hAnsi="Times New Roman" w:cs="Times New Roman"/>
          <w:b/>
          <w:bCs/>
          <w:color w:val="000000" w:themeColor="text1"/>
          <w:lang w:val="en-CA"/>
        </w:rPr>
        <w:t xml:space="preserve">Literature </w:t>
      </w:r>
      <w:commentRangeStart w:id="286"/>
      <w:r w:rsidRPr="00D24FBE">
        <w:rPr>
          <w:rFonts w:ascii="Times New Roman" w:hAnsi="Times New Roman" w:cs="Times New Roman"/>
          <w:b/>
          <w:bCs/>
          <w:color w:val="000000" w:themeColor="text1"/>
          <w:lang w:val="en-CA"/>
        </w:rPr>
        <w:t>review</w:t>
      </w:r>
      <w:bookmarkEnd w:id="283"/>
      <w:bookmarkEnd w:id="284"/>
      <w:bookmarkEnd w:id="285"/>
      <w:commentRangeEnd w:id="286"/>
      <w:r w:rsidR="004A72CD">
        <w:rPr>
          <w:rStyle w:val="CommentReference"/>
          <w:rFonts w:asciiTheme="minorHAnsi" w:eastAsiaTheme="minorHAnsi" w:hAnsiTheme="minorHAnsi" w:cstheme="minorBidi"/>
          <w:color w:val="auto"/>
        </w:rPr>
        <w:commentReference w:id="286"/>
      </w:r>
    </w:p>
    <w:p w14:paraId="1BECCEC4" w14:textId="3F4FEB23" w:rsidR="001247C6" w:rsidRPr="00CE5492" w:rsidRDefault="00525A42" w:rsidP="001247C6">
      <w:pPr>
        <w:pStyle w:val="Heading3"/>
        <w:spacing w:line="480" w:lineRule="auto"/>
        <w:rPr>
          <w:rFonts w:ascii="Times New Roman" w:eastAsia="Times New Roman" w:hAnsi="Times New Roman" w:cs="Times New Roman"/>
          <w:b/>
          <w:bCs/>
          <w:color w:val="000000" w:themeColor="text1"/>
          <w:lang w:val="en-CA"/>
        </w:rPr>
      </w:pPr>
      <w:bookmarkStart w:id="287" w:name="_Toc203574360"/>
      <w:r>
        <w:rPr>
          <w:rFonts w:ascii="Times New Roman" w:eastAsia="Times New Roman" w:hAnsi="Times New Roman" w:cs="Times New Roman"/>
          <w:b/>
          <w:bCs/>
          <w:color w:val="000000" w:themeColor="text1"/>
          <w:lang w:val="en-CA"/>
        </w:rPr>
        <w:t>Urbanization and its effects on birds</w:t>
      </w:r>
      <w:bookmarkEnd w:id="287"/>
    </w:p>
    <w:p w14:paraId="5DEFC7BC" w14:textId="1EBE81EB" w:rsidR="00727B3F" w:rsidRDefault="001247C6" w:rsidP="003323DE">
      <w:pPr>
        <w:spacing w:line="480" w:lineRule="auto"/>
        <w:ind w:firstLine="720"/>
        <w:jc w:val="both"/>
        <w:rPr>
          <w:rFonts w:ascii="Times New Roman" w:hAnsi="Times New Roman" w:cs="Times New Roman"/>
          <w:color w:val="000000" w:themeColor="text1"/>
          <w:lang w:val="en-CA"/>
        </w:rPr>
      </w:pPr>
      <w:r w:rsidRPr="002F6ED3">
        <w:rPr>
          <w:rFonts w:ascii="Times New Roman" w:hAnsi="Times New Roman" w:cs="Times New Roman"/>
          <w:color w:val="000000" w:themeColor="text1"/>
          <w:lang w:val="en-CA"/>
        </w:rPr>
        <w:t xml:space="preserve">Urbanization significantly alters the landscape and its composition. Songbirds can be particularly vulnerable to </w:t>
      </w:r>
      <w:r w:rsidR="00165202">
        <w:rPr>
          <w:rFonts w:ascii="Times New Roman" w:hAnsi="Times New Roman" w:cs="Times New Roman"/>
          <w:color w:val="000000" w:themeColor="text1"/>
          <w:lang w:val="en-CA"/>
        </w:rPr>
        <w:t xml:space="preserve">urban </w:t>
      </w:r>
      <w:commentRangeStart w:id="288"/>
      <w:r w:rsidR="00165202">
        <w:rPr>
          <w:rFonts w:ascii="Times New Roman" w:hAnsi="Times New Roman" w:cs="Times New Roman"/>
          <w:color w:val="000000" w:themeColor="text1"/>
          <w:lang w:val="en-CA"/>
        </w:rPr>
        <w:t>development</w:t>
      </w:r>
      <w:commentRangeEnd w:id="288"/>
      <w:r w:rsidR="00165202">
        <w:rPr>
          <w:rStyle w:val="CommentReference"/>
        </w:rPr>
        <w:commentReference w:id="288"/>
      </w:r>
      <w:ins w:id="289" w:author="Kyle Elliott, Dr" w:date="2025-07-25T16:17:00Z" w16du:dateUtc="2025-07-25T20:17:00Z">
        <w:r w:rsidR="004A72CD">
          <w:rPr>
            <w:rFonts w:ascii="Times New Roman" w:hAnsi="Times New Roman" w:cs="Times New Roman"/>
            <w:color w:val="000000" w:themeColor="text1"/>
            <w:lang w:val="en-CA"/>
          </w:rPr>
          <w:t xml:space="preserve">, as </w:t>
        </w:r>
      </w:ins>
      <w:ins w:id="290" w:author="Kyle Elliott, Dr" w:date="2025-07-25T16:20:00Z" w16du:dateUtc="2025-07-25T20:20:00Z">
        <w:r w:rsidR="004A72CD">
          <w:rPr>
            <w:rFonts w:ascii="Times New Roman" w:hAnsi="Times New Roman" w:cs="Times New Roman"/>
            <w:color w:val="000000" w:themeColor="text1"/>
            <w:lang w:val="en-CA"/>
          </w:rPr>
          <w:t>urban</w:t>
        </w:r>
      </w:ins>
      <w:ins w:id="291" w:author="Kyle Elliott, Dr" w:date="2025-07-25T16:17:00Z" w16du:dateUtc="2025-07-25T20:17:00Z">
        <w:r w:rsidR="004A72CD">
          <w:rPr>
            <w:rFonts w:ascii="Times New Roman" w:hAnsi="Times New Roman" w:cs="Times New Roman"/>
            <w:color w:val="000000" w:themeColor="text1"/>
            <w:lang w:val="en-CA"/>
          </w:rPr>
          <w:t xml:space="preserve"> development</w:t>
        </w:r>
      </w:ins>
      <w:del w:id="292" w:author="Kyle Elliott, Dr" w:date="2025-07-25T16:17:00Z" w16du:dateUtc="2025-07-25T20:17:00Z">
        <w:r w:rsidR="00165202" w:rsidRPr="002F6ED3" w:rsidDel="004A72CD">
          <w:rPr>
            <w:rFonts w:ascii="Times New Roman" w:hAnsi="Times New Roman" w:cs="Times New Roman"/>
            <w:color w:val="000000" w:themeColor="text1"/>
            <w:lang w:val="en-CA"/>
          </w:rPr>
          <w:delText xml:space="preserve"> </w:delText>
        </w:r>
        <w:r w:rsidRPr="002F6ED3" w:rsidDel="004A72CD">
          <w:rPr>
            <w:rFonts w:ascii="Times New Roman" w:hAnsi="Times New Roman" w:cs="Times New Roman"/>
            <w:color w:val="000000" w:themeColor="text1"/>
            <w:lang w:val="en-CA"/>
          </w:rPr>
          <w:delText>that</w:delText>
        </w:r>
      </w:del>
      <w:r w:rsidRPr="002F6ED3">
        <w:rPr>
          <w:rFonts w:ascii="Times New Roman" w:hAnsi="Times New Roman" w:cs="Times New Roman"/>
          <w:color w:val="000000" w:themeColor="text1"/>
          <w:lang w:val="en-CA"/>
        </w:rPr>
        <w:t xml:space="preserve"> often reduce</w:t>
      </w:r>
      <w:ins w:id="293" w:author="Kyle Elliott, Dr" w:date="2025-07-25T16:17:00Z" w16du:dateUtc="2025-07-25T20:17:00Z">
        <w:r w:rsidR="004A72CD">
          <w:rPr>
            <w:rFonts w:ascii="Times New Roman" w:hAnsi="Times New Roman" w:cs="Times New Roman"/>
            <w:color w:val="000000" w:themeColor="text1"/>
            <w:lang w:val="en-CA"/>
          </w:rPr>
          <w:t>s</w:t>
        </w:r>
      </w:ins>
      <w:r w:rsidRPr="002F6ED3">
        <w:rPr>
          <w:rFonts w:ascii="Times New Roman" w:hAnsi="Times New Roman" w:cs="Times New Roman"/>
          <w:color w:val="000000" w:themeColor="text1"/>
          <w:lang w:val="en-CA"/>
        </w:rPr>
        <w:t xml:space="preserve"> species richness while increasing the density of </w:t>
      </w:r>
      <w:del w:id="294" w:author="Kyle Elliott, Dr" w:date="2025-07-25T16:20:00Z" w16du:dateUtc="2025-07-25T20:20:00Z">
        <w:r w:rsidRPr="002F6ED3" w:rsidDel="004A72CD">
          <w:rPr>
            <w:rFonts w:ascii="Times New Roman" w:hAnsi="Times New Roman" w:cs="Times New Roman"/>
            <w:color w:val="000000" w:themeColor="text1"/>
            <w:lang w:val="en-CA"/>
          </w:rPr>
          <w:delText xml:space="preserve">only </w:delText>
        </w:r>
      </w:del>
      <w:r w:rsidRPr="002F6ED3">
        <w:rPr>
          <w:rFonts w:ascii="Times New Roman" w:hAnsi="Times New Roman" w:cs="Times New Roman"/>
          <w:color w:val="000000" w:themeColor="text1"/>
          <w:lang w:val="en-CA"/>
        </w:rPr>
        <w:t xml:space="preserve">a few successful species </w:t>
      </w:r>
      <w:r w:rsidRPr="002F6ED3">
        <w:rPr>
          <w:rFonts w:ascii="Times New Roman" w:hAnsi="Times New Roman" w:cs="Times New Roman"/>
          <w:color w:val="000000" w:themeColor="text1"/>
        </w:rPr>
        <w:fldChar w:fldCharType="begin"/>
      </w:r>
      <w:ins w:id="295"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{"citationID":"b98mRdpW","properties":{"formattedCitation":"(Seress &amp; Liker, 2015)","plainCitation":"(Seress &amp; Liker, 2015)","noteIndex":0},"citationItems":[{"id":"uaj5Gv9l/eRtZpgf1","uris":["http://zotero.org/users/16770306/items/38GH6Z5Y"],"itemData":{"id":93,"type":"article-journal","container-title":"Acta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instrText>
        </w:r>
      </w:ins>
      <w:del w:id="296" w:author="Anne-Marie Cousineau" w:date="2025-07-28T15:07:00Z" w16du:dateUtc="2025-07-28T19:07:00Z">
        <w:r w:rsidR="004701C5" w:rsidDel="00F561FB">
          <w:rPr>
            <w:rFonts w:ascii="Times New Roman" w:hAnsi="Times New Roman" w:cs="Times New Roman"/>
            <w:color w:val="000000" w:themeColor="text1"/>
            <w:lang w:val="en-CA"/>
          </w:rPr>
          <w:delInstrText xml:space="preserve"> ADDIN ZOTERO_ITEM CSL_CITATION {"citationID":"b98mRdpW","properties":{"formattedCitation":"(Seress &amp; Liker, 2015)","plainCitation":"(Seress &amp; Liker, 2015)","noteIndex":0},"citationItems":[{"id":"kWnmc6IE/urVi182p","uris":["http://zotero.org/users/16770306/items/38GH6Z5Y"],"itemData":{"id":93,"type":"article-journal","container-title":"Acta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delInstrText>
        </w:r>
      </w:del>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(Seress &amp; Liker, 2015)</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r w:rsidR="00165202">
        <w:rPr>
          <w:rFonts w:ascii="Times New Roman" w:hAnsi="Times New Roman" w:cs="Times New Roman"/>
          <w:color w:val="000000" w:themeColor="text1"/>
          <w:lang w:val="en-CA"/>
        </w:rPr>
        <w:t>Nonetheless, cities</w:t>
      </w:r>
      <w:r w:rsidRPr="002F6ED3">
        <w:rPr>
          <w:rFonts w:ascii="Times New Roman" w:hAnsi="Times New Roman" w:cs="Times New Roman"/>
          <w:color w:val="000000" w:themeColor="text1"/>
          <w:lang w:val="en-CA"/>
        </w:rPr>
        <w:t xml:space="preserve"> can present both opportunities and challenges to </w:t>
      </w:r>
      <w:del w:id="297" w:author="Kyle Elliott, Dr" w:date="2025-07-25T16:21:00Z" w16du:dateUtc="2025-07-25T20:21:00Z">
        <w:r w:rsidRPr="002F6ED3" w:rsidDel="004A72CD">
          <w:rPr>
            <w:rFonts w:ascii="Times New Roman" w:hAnsi="Times New Roman" w:cs="Times New Roman"/>
            <w:color w:val="000000" w:themeColor="text1"/>
            <w:lang w:val="en-CA"/>
          </w:rPr>
          <w:delText xml:space="preserve">the </w:delText>
        </w:r>
      </w:del>
      <w:r w:rsidRPr="002F6ED3">
        <w:rPr>
          <w:rFonts w:ascii="Times New Roman" w:hAnsi="Times New Roman" w:cs="Times New Roman"/>
          <w:color w:val="000000" w:themeColor="text1"/>
          <w:lang w:val="en-CA"/>
        </w:rPr>
        <w:t xml:space="preserve">avifauna </w:t>
      </w:r>
      <w:r w:rsidRPr="002F6ED3">
        <w:rPr>
          <w:rFonts w:ascii="Times New Roman" w:hAnsi="Times New Roman" w:cs="Times New Roman"/>
          <w:color w:val="000000" w:themeColor="text1"/>
        </w:rPr>
        <w:fldChar w:fldCharType="begin"/>
      </w:r>
      <w:ins w:id="298"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{"citationID":"NgqDlGjV","properties":{"formattedCitation":"(Isaksson, 2018)","plainCitation":"(Isaksson, 2018)","noteIndex":0},"citationItems":[{"id":"uaj5Gv9l/CqH1pLYB","uris":["http://zotero.org/users/16770306/items/9TZEPHW9"],"itemData":{"id":121,"type":"article-journal","container-title":"Bird species","page":"257","title":"Impact of urbanization on birds","volume":"235","author":[{"family":"Isaksson","given":"Caroline"}],"issued":{"date-parts":[["2018"]]}}}],"schema":"https://github.com/citation-style-language/schema/raw/master/csl-citation.json"} </w:instrText>
        </w:r>
      </w:ins>
      <w:del w:id="299" w:author="Anne-Marie Cousineau" w:date="2025-07-28T15:07:00Z" w16du:dateUtc="2025-07-28T19:07:00Z">
        <w:r w:rsidR="004701C5" w:rsidDel="00F561FB">
          <w:rPr>
            <w:rFonts w:ascii="Times New Roman" w:hAnsi="Times New Roman" w:cs="Times New Roman"/>
            <w:color w:val="000000" w:themeColor="text1"/>
            <w:lang w:val="en-CA"/>
          </w:rPr>
          <w:delInstrText xml:space="preserve"> ADDIN ZOTERO_ITEM CSL_CITATION {"citationID":"NgqDlGjV","properties":{"formattedCitation":"(Isaksson, 2018)","plainCitation":"(Isaksson, 2018)","noteIndex":0},"citationItems":[{"id":"kWnmc6IE/nzhKbuu5","uris":["http://zotero.org/users/16770306/items/9TZEPHW9"],"itemData":{"id":121,"type":"article-journal","container-title":"Bird species","page":"257","title":"Impact of urbanization on birds","volume":"235","author":[{"family":"Isaksson","given":"Caroline"}],"issued":{"date-parts":[["2018"]]}}}],"schema":"https://github.com/citation-style-language/schema/raw/master/csl-citation.json"} </w:delInstrText>
        </w:r>
      </w:del>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(Isaksson, 2018)</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r w:rsidR="00473A26">
        <w:rPr>
          <w:rFonts w:ascii="Times New Roman" w:hAnsi="Times New Roman" w:cs="Times New Roman"/>
          <w:color w:val="000000" w:themeColor="text1"/>
          <w:lang w:val="en-CA"/>
        </w:rPr>
        <w:t>Urban locations</w:t>
      </w:r>
      <w:r w:rsidRPr="002F6ED3">
        <w:rPr>
          <w:rFonts w:ascii="Times New Roman" w:hAnsi="Times New Roman" w:cs="Times New Roman"/>
          <w:color w:val="000000" w:themeColor="text1"/>
          <w:lang w:val="en-CA"/>
        </w:rPr>
        <w:t xml:space="preserve"> can provide year-round food through bird feeders and </w:t>
      </w:r>
      <w:r w:rsidR="00165202">
        <w:rPr>
          <w:rFonts w:ascii="Times New Roman" w:hAnsi="Times New Roman" w:cs="Times New Roman"/>
          <w:color w:val="000000" w:themeColor="text1"/>
          <w:lang w:val="en-CA"/>
        </w:rPr>
        <w:t>human waste</w:t>
      </w:r>
      <w:r w:rsidRPr="002F6ED3">
        <w:rPr>
          <w:rFonts w:ascii="Times New Roman" w:hAnsi="Times New Roman" w:cs="Times New Roman"/>
          <w:color w:val="000000" w:themeColor="text1"/>
          <w:lang w:val="en-CA"/>
        </w:rPr>
        <w:t xml:space="preserve"> while simultaneously providing shelter against some predators that may not be as tolerant to human </w:t>
      </w:r>
      <w:r w:rsidRPr="002F6ED3">
        <w:rPr>
          <w:rFonts w:ascii="Times New Roman" w:hAnsi="Times New Roman" w:cs="Times New Roman"/>
          <w:color w:val="000000" w:themeColor="text1"/>
          <w:lang w:val="en-CA"/>
        </w:rPr>
        <w:lastRenderedPageBreak/>
        <w:t xml:space="preserve">presence </w:t>
      </w:r>
      <w:r w:rsidRPr="002F6ED3">
        <w:rPr>
          <w:rFonts w:ascii="Times New Roman" w:hAnsi="Times New Roman" w:cs="Times New Roman"/>
          <w:color w:val="000000" w:themeColor="text1"/>
        </w:rPr>
        <w:fldChar w:fldCharType="begin"/>
      </w:r>
      <w:ins w:id="300"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{"citationID":"AtLlsJf8","properties":{"formattedCitation":"(E\\uc0\\u246{}tv\\uc0\\u246{}s et al., 2018; Liker et al., 2008)","plainCitation":"(Eötvös et al., 2018; Liker et al., 2008)","noteIndex":0},"citationItems":[{"id":"uaj5Gv9l/CEEvFsq9","uris":["http://zotero.org/users/16770306/items/8VP3X76Z"],"itemData":{"id":115,"type":"article-journal","abstract":"Urbanization is one of the most important global trends which causes habitat reduction and alteration which are, in turn, the main reasons for the reduced structural and functional diversity in urbanized environments. Predation is one of the most important ecological functions because of its community-structuring effects. According to previous studies effects of urbanization on predation rates appear inconsistent. Predator species are vulnerable to habitat alteration and loss caused by urbanization, therefore, we hypothesised that predation rate would decrease along the rural-urban gradient. To clarify the impact of urbanization on predation, we performed a meta-analysis on predation rates in rural vs. urban areas using published data of 25 studies. Predation rates on taxa other than birds were underrepresented, preventing an overall evaluation. Reported predation rates on birds were significantly higher in rural than in urban habitats.","container-title":"Landscape and Urban Planning","DOI":"https://doi.org/10.1016/j.landurbplan.2018.08.010","ISSN":"0169-2046","page":"54-59","title":"A meta-analysis indicates reduced predation pressure with increasing urbanization","volume":"180","author":[{"family":"Eötvös","given":"Csaba Béla"},{"family":"Magura","given":"Tibor"},{"family":"Lövei","given":"Gábor L."}],"issued":{"date-parts":[["2018",12,1]]}}},{"id":"uaj5Gv9l/4SRtNNss","uris":["http://zotero.org/users/16770306/items/JXTT4D8I"],"itemData":{"id":64,"type":"article-journal","abstract":"Summary 1 Urbanized habitats differ from natural ones in several ecological features, including climate, food availability, strength of predation and competition. Although the effects of urbanization on avian community composition are well known, there is much less information about how individual birds are affected by these human-generated habitat differences. 2 In this study we investigated the relationships between the morphological characteristics and the degree of habitat urbanization in house sparrows, Passer domesticus (Linne 1758) . We collected data for more than 1000 non-breeding adult birds in Hungary between 1997 and 2006, from seven sites including farmlands, suburban areas and city centres. 3 We found that the body mass, tarsus length and body condition of free-living sparrows differed among the sites: birds in more urbanized habitats were consistently smaller and in worse condition than birds in more rural habitats. A composite measure of habitat urbanization (based on building density, road density and vegetation cover) explained over 75% of variance between sites in the studied traits, after we controlled for the effects of sex, year, season and time of capture. 4 The difference in body mass between rural and urban sparrows was significant when birds were kept in aviaries under identical conditions, with constant ad libitum food availability. It is therefore unlikely that the reduced body size and condition of urban sparrows are a consequence of reduced access to food for adults (e.g. due to strong competition), or their short-term responses to high food predictability (e.g. by strategic mass regulation). 5 We suggest that habitat differences in nestling development or adaptive divergence of sparrow populations due to distinct environmental conditions (such as differing predation pressure) may account for the differences along the urbanization gradient.","container-title":"Journal of Animal Ecology","DOI":"https://doi.org/10.1111/j.1365-2656.2008.01402.x","ISSN":"0021-8790","issue":"4","page":"789-795","title":"Lean birds in the city: body size and condition of house sparrows along the urbanization gradient","volume":"77","author":[{"family":"Liker","given":"A."},{"family":"Papp","given":"Z."},{"family":"Bókony","given":"V."},{"family":"Lendvai","given":"Á Z."}],"issued":{"date-parts":[["2008",7,1]]}}}],"schema":"https://github.com/citation-style-language/schema/raw/master/csl-citation.json"} </w:instrText>
        </w:r>
      </w:ins>
      <w:del w:id="301" w:author="Anne-Marie Cousineau" w:date="2025-07-28T15:07:00Z" w16du:dateUtc="2025-07-28T19:07:00Z">
        <w:r w:rsidR="004701C5" w:rsidDel="00F561FB">
          <w:rPr>
            <w:rFonts w:ascii="Times New Roman" w:hAnsi="Times New Roman" w:cs="Times New Roman"/>
            <w:color w:val="000000" w:themeColor="text1"/>
            <w:lang w:val="en-CA"/>
          </w:rPr>
          <w:delInstrText xml:space="preserve"> ADDIN ZOTERO_ITEM CSL_CITATION {"citationID":"AtLlsJf8","properties":{"formattedCitation":"(E\\uc0\\u246{}tv\\uc0\\u246{}s et al., 2018; Liker et al., 2008)","plainCitation":"(Eötvös et al., 2018; Liker et al., 2008)","noteIndex":0},"citationItems":[{"id":"kWnmc6IE/rbXiqv9x","uris":["http://zotero.org/users/16770306/items/8VP3X76Z"],"itemData":{"id":115,"type":"article-journal","abstract":"Urbanization is one of the most important global trends which causes habitat reduction and alteration which are, in turn, the main reasons for the reduced structural and functional diversity in urbanized environments. Predation is one of the most important ecological functions because of its community-structuring effects. According to previous studies effects of urbanization on predation rates appear inconsistent. Predator species are vulnerable to habitat alteration and loss caused by urbanization, therefore, we hypothesised that predation rate would decrease along the rural-urban gradient. To clarify the impact of urbanization on predation, we performed a meta-analysis on predation rates in rural vs. urban areas using published data of 25 studies. Predation rates on taxa other than birds were underrepresented, preventing an overall evaluation. Reported predation rates on birds were significantly higher in rural than in urban habitats.","container-title":"Landscape and Urban Planning","DOI":"https://doi.org/10.1016/j.landurbplan.2018.08.010","ISSN":"0169-2046","page":"54-59","title":"A meta-analysis indicates reduced predation pressure with increasing urbanization","volume":"180","author":[{"family":"Eötvös","given":"Csaba Béla"},{"family":"Magura","given":"Tibor"},{"family":"Lövei","given":"Gábor L."}],"issued":{"date-parts":[["2018",12,1]]}}},{"id":"kWnmc6IE/AmhB4UoE","uris":["http://zotero.org/users/16770306/items/JXTT4D8I"],"itemData":{"id":64,"type":"article-journal","abstract":"Summary 1 Urbanized habitats differ from natural ones in several ecological features, including climate, food availability, strength of predation and competition. Although the effects of urbanization on avian community composition are well known, there is much less information about how individual birds are affected by these human-generated habitat differences. 2 In this study we investigated the relationships between the morphological characteristics and the degree of habitat urbanization in house sparrows, Passer domesticus (Linne 1758) . We collected data for more than 1000 non-breeding adult birds in Hungary between 1997 and 2006, from seven sites including farmlands, suburban areas and city centres. 3 We found that the body mass, tarsus length and body condition of free-living sparrows differed among the sites: birds in more urbanized habitats were consistently smaller and in worse condition than birds in more rural habitats. A composite measure of habitat urbanization (based on building density, road density and vegetation cover) explained over 75% of variance between sites in the studied traits, after we controlled for the effects of sex, year, season and time of capture. 4 The difference in body mass between rural and urban sparrows was significant when birds were kept in aviaries under identical conditions, with constant ad libitum food availability. It is therefore unlikely that the reduced body size and condition of urban sparrows are a consequence of reduced access to food for adults (e.g. due to strong competition), or their short-term responses to high food predictability (e.g. by strategic mass regulation). 5 We suggest that habitat differences in nestling development or adaptive divergence of sparrow populations due to distinct environmental conditions (such as differing predation pressure) may account for the differences along the urbanization gradient.","container-title":"Journal of Animal Ecology","DOI":"https://doi.org/10.1111/j.1365-2656.2008.01402.x","ISSN":"0021-8790","issue":"4","page":"789-795","title":"Lean birds in the city: body size and condition of house sparrows along the urbanization gradient","volume":"77","author":[{"family":"Liker","given":"A."},{"family":"Papp","given":"Z."},{"family":"Bókony","given":"V."},{"family":"Lendvai","given":"Á Z."}],"issued":{"date-parts":[["2008",7,1]]}}}],"schema":"https://github.com/citation-style-language/schema/raw/master/csl-citation.json"} </w:delInstrText>
        </w:r>
      </w:del>
      <w:r w:rsidRPr="002F6ED3">
        <w:rPr>
          <w:rFonts w:ascii="Times New Roman" w:hAnsi="Times New Roman" w:cs="Times New Roman"/>
          <w:color w:val="000000" w:themeColor="text1"/>
        </w:rPr>
        <w:fldChar w:fldCharType="separate"/>
      </w:r>
      <w:r w:rsidRPr="002F6ED3">
        <w:rPr>
          <w:rFonts w:ascii="Times New Roman" w:hAnsi="Times New Roman" w:cs="Times New Roman"/>
          <w:color w:val="000000"/>
          <w:lang w:val="en-US"/>
        </w:rPr>
        <w:t>(Eötvös et al., 2018; Liker et al., 2008)</w:t>
      </w:r>
      <w:r w:rsidRPr="002F6ED3">
        <w:rPr>
          <w:rFonts w:ascii="Times New Roman" w:hAnsi="Times New Roman" w:cs="Times New Roman"/>
          <w:color w:val="000000" w:themeColor="text1"/>
        </w:rPr>
        <w:fldChar w:fldCharType="end"/>
      </w:r>
      <w:r w:rsidRPr="00B15A0D">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lang w:val="en-CA"/>
        </w:rPr>
        <w:t xml:space="preserve">Urbanization positively impacted some bird guilds, such as the granivorous and terrestrial species, </w:t>
      </w:r>
      <w:r w:rsidR="00165202">
        <w:rPr>
          <w:rFonts w:ascii="Times New Roman" w:hAnsi="Times New Roman" w:cs="Times New Roman"/>
          <w:color w:val="000000" w:themeColor="text1"/>
          <w:lang w:val="en-CA"/>
        </w:rPr>
        <w:t>whose</w:t>
      </w:r>
      <w:r w:rsidRPr="002F6ED3">
        <w:rPr>
          <w:rFonts w:ascii="Times New Roman" w:hAnsi="Times New Roman" w:cs="Times New Roman"/>
          <w:color w:val="000000" w:themeColor="text1"/>
          <w:lang w:val="en-CA"/>
        </w:rPr>
        <w:t xml:space="preserve"> richness increase</w:t>
      </w:r>
      <w:r w:rsidR="000C3FBA">
        <w:rPr>
          <w:rFonts w:ascii="Times New Roman" w:hAnsi="Times New Roman" w:cs="Times New Roman"/>
          <w:color w:val="000000" w:themeColor="text1"/>
          <w:lang w:val="en-CA"/>
        </w:rPr>
        <w:t>d</w:t>
      </w:r>
      <w:r w:rsidRPr="002F6ED3">
        <w:rPr>
          <w:rFonts w:ascii="Times New Roman" w:hAnsi="Times New Roman" w:cs="Times New Roman"/>
          <w:color w:val="000000" w:themeColor="text1"/>
          <w:lang w:val="en-CA"/>
        </w:rPr>
        <w:t xml:space="preserve"> in human-impacted </w:t>
      </w:r>
      <w:commentRangeStart w:id="302"/>
      <w:commentRangeStart w:id="303"/>
      <w:r w:rsidRPr="002F6ED3">
        <w:rPr>
          <w:rFonts w:ascii="Times New Roman" w:hAnsi="Times New Roman" w:cs="Times New Roman"/>
          <w:color w:val="000000" w:themeColor="text1"/>
          <w:lang w:val="en-CA"/>
        </w:rPr>
        <w:t>habitats</w:t>
      </w:r>
      <w:commentRangeEnd w:id="302"/>
      <w:r w:rsidR="00165202">
        <w:rPr>
          <w:rStyle w:val="CommentReference"/>
        </w:rPr>
        <w:commentReference w:id="302"/>
      </w:r>
      <w:commentRangeEnd w:id="303"/>
      <w:r w:rsidR="000C3FBA">
        <w:rPr>
          <w:rStyle w:val="CommentReference"/>
        </w:rPr>
        <w:commentReference w:id="303"/>
      </w:r>
      <w:r w:rsidR="000C3FBA">
        <w:rPr>
          <w:rFonts w:ascii="Times New Roman" w:hAnsi="Times New Roman" w:cs="Times New Roman"/>
          <w:color w:val="000000" w:themeColor="text1"/>
          <w:lang w:val="en-CA"/>
        </w:rPr>
        <w:t xml:space="preserve"> of Loja, Ecuador</w:t>
      </w:r>
      <w:r w:rsidRPr="002F6ED3">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rPr>
        <w:fldChar w:fldCharType="begin"/>
      </w:r>
      <w:ins w:id="304"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{"citationID":"2YSlq8z6","properties":{"formattedCitation":"(Ord\\uc0\\u243{}\\uc0\\u241{}ez-Delgado et al., 2022)","plainCitation":"(Ordóñez-Delgado et al., 2022)","noteIndex":0},"citationItems":[{"id":"uaj5Gv9l/cTqak9Ug","uris":["http://zotero.org/users/16770306/items/TDNXUI45"],"itemData":{"id":174,"type":"article-journal","container-title":"Frontiers in Ecology and Evolution","ISSN":"2296-701X","page":"844944","title":"The good, the bad, and the ugly of urbanization: response of a bird community in the neotropical Andes","volume":"10","author":[{"family":"Ordóñez-Delgado","given":"Leonardo"},{"family":"Iñiguez-Armijos","given":"Carlos"},{"family":"Díaz","given":"Mario"},{"family":"Escudero","given":"Adrián"},{"family":"Gosselin","given":"Elyce"},{"family":"Waits","given":"Lisette P."},{"family":"Espinosa","given":"Carlos Iván"}],"issued":{"date-parts":[["2022"]]}}}],"schema":"https://github.com/citation-style-language/schema/raw/master/csl-citation.json"} </w:instrText>
        </w:r>
      </w:ins>
      <w:del w:id="305" w:author="Anne-Marie Cousineau" w:date="2025-07-28T15:07:00Z" w16du:dateUtc="2025-07-28T19:07:00Z">
        <w:r w:rsidR="004701C5" w:rsidDel="00F561FB">
          <w:rPr>
            <w:rFonts w:ascii="Times New Roman" w:hAnsi="Times New Roman" w:cs="Times New Roman"/>
            <w:color w:val="000000" w:themeColor="text1"/>
            <w:lang w:val="en-CA"/>
          </w:rPr>
          <w:delInstrText xml:space="preserve"> ADDIN ZOTERO_ITEM CSL_CITATION {"citationID":"2YSlq8z6","properties":{"formattedCitation":"(Ord\\uc0\\u243{}\\uc0\\u241{}ez-Delgado et al., 2022)","plainCitation":"(Ordóñez-Delgado et al., 2022)","noteIndex":0},"citationItems":[{"id":"kWnmc6IE/Lqz1GdKa","uris":["http://zotero.org/users/16770306/items/TDNXUI45"],"itemData":{"id":174,"type":"article-journal","container-title":"Frontiers in Ecology and Evolution","ISSN":"2296-701X","page":"844944","title":"The good, the bad, and the ugly of urbanization: response of a bird community in the neotropical Andes","volume":"10","author":[{"family":"Ordóñez-Delgado","given":"Leonardo"},{"family":"Iñiguez-Armijos","given":"Carlos"},{"family":"Díaz","given":"Mario"},{"family":"Escudero","given":"Adrián"},{"family":"Gosselin","given":"Elyce"},{"family":"Waits","given":"Lisette P."},{"family":"Espinosa","given":"Carlos Iván"}],"issued":{"date-parts":[["2022"]]}}}],"schema":"https://github.com/citation-style-language/schema/raw/master/csl-citation.json"} </w:delInstrText>
        </w:r>
      </w:del>
      <w:r w:rsidRPr="002F6ED3">
        <w:rPr>
          <w:rFonts w:ascii="Times New Roman" w:hAnsi="Times New Roman" w:cs="Times New Roman"/>
          <w:color w:val="000000" w:themeColor="text1"/>
        </w:rPr>
        <w:fldChar w:fldCharType="separate"/>
      </w:r>
      <w:r w:rsidRPr="002F6ED3">
        <w:rPr>
          <w:rFonts w:ascii="Times New Roman" w:hAnsi="Times New Roman" w:cs="Times New Roman"/>
          <w:color w:val="000000"/>
          <w:lang w:val="en-US"/>
        </w:rPr>
        <w:t>(Ordóñez-Delgado et al., 2022)</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r w:rsidR="000C3FBA">
        <w:rPr>
          <w:rFonts w:ascii="Times New Roman" w:hAnsi="Times New Roman" w:cs="Times New Roman"/>
          <w:color w:val="000000" w:themeColor="text1"/>
          <w:lang w:val="en-CA"/>
        </w:rPr>
        <w:t>On the other hand</w:t>
      </w:r>
      <w:r w:rsidRPr="002F6ED3">
        <w:rPr>
          <w:rFonts w:ascii="Times New Roman" w:hAnsi="Times New Roman" w:cs="Times New Roman"/>
          <w:color w:val="000000" w:themeColor="text1"/>
          <w:lang w:val="en-CA"/>
        </w:rPr>
        <w:t xml:space="preserve">, significant challenges also arise for bird communities </w:t>
      </w:r>
      <w:r w:rsidR="000C3FBA" w:rsidRPr="002F6ED3">
        <w:rPr>
          <w:rFonts w:ascii="Times New Roman" w:hAnsi="Times New Roman" w:cs="Times New Roman"/>
          <w:color w:val="000000" w:themeColor="text1"/>
          <w:lang w:val="en-CA"/>
        </w:rPr>
        <w:t>u</w:t>
      </w:r>
      <w:r w:rsidR="000C3FBA">
        <w:rPr>
          <w:rFonts w:ascii="Times New Roman" w:hAnsi="Times New Roman" w:cs="Times New Roman"/>
          <w:color w:val="000000" w:themeColor="text1"/>
          <w:lang w:val="en-CA"/>
        </w:rPr>
        <w:t>s</w:t>
      </w:r>
      <w:r w:rsidR="000C3FBA" w:rsidRPr="002F6ED3">
        <w:rPr>
          <w:rFonts w:ascii="Times New Roman" w:hAnsi="Times New Roman" w:cs="Times New Roman"/>
          <w:color w:val="000000" w:themeColor="text1"/>
          <w:lang w:val="en-CA"/>
        </w:rPr>
        <w:t xml:space="preserve">ing </w:t>
      </w:r>
      <w:r w:rsidRPr="002F6ED3">
        <w:rPr>
          <w:rFonts w:ascii="Times New Roman" w:hAnsi="Times New Roman" w:cs="Times New Roman"/>
          <w:color w:val="000000" w:themeColor="text1"/>
          <w:lang w:val="en-CA"/>
        </w:rPr>
        <w:t xml:space="preserve">urban areas. Habitat loss and fragmentation can negatively </w:t>
      </w:r>
      <w:commentRangeStart w:id="306"/>
      <w:r w:rsidRPr="002F6ED3">
        <w:rPr>
          <w:rFonts w:ascii="Times New Roman" w:hAnsi="Times New Roman" w:cs="Times New Roman"/>
          <w:color w:val="000000" w:themeColor="text1"/>
          <w:lang w:val="en-CA"/>
        </w:rPr>
        <w:t xml:space="preserve">affect </w:t>
      </w:r>
      <w:del w:id="307" w:author="Kyle Elliott, Dr" w:date="2025-07-25T16:21:00Z" w16du:dateUtc="2025-07-25T20:21:00Z">
        <w:r w:rsidRPr="002F6ED3" w:rsidDel="004A72CD">
          <w:rPr>
            <w:rFonts w:ascii="Times New Roman" w:hAnsi="Times New Roman" w:cs="Times New Roman"/>
            <w:color w:val="000000" w:themeColor="text1"/>
            <w:lang w:val="en-CA"/>
          </w:rPr>
          <w:delText xml:space="preserve">birds’ </w:delText>
        </w:r>
      </w:del>
      <w:ins w:id="308" w:author="Kyle Elliott, Dr" w:date="2025-07-25T16:21:00Z" w16du:dateUtc="2025-07-25T20:21:00Z">
        <w:r w:rsidR="004A72CD">
          <w:rPr>
            <w:rFonts w:ascii="Times New Roman" w:hAnsi="Times New Roman" w:cs="Times New Roman"/>
            <w:color w:val="000000" w:themeColor="text1"/>
            <w:lang w:val="en-CA"/>
          </w:rPr>
          <w:t>avian</w:t>
        </w:r>
        <w:r w:rsidR="004A72CD" w:rsidRPr="002F6ED3">
          <w:rPr>
            <w:rFonts w:ascii="Times New Roman" w:hAnsi="Times New Roman" w:cs="Times New Roman"/>
            <w:color w:val="000000" w:themeColor="text1"/>
            <w:lang w:val="en-CA"/>
          </w:rPr>
          <w:t xml:space="preserve"> </w:t>
        </w:r>
      </w:ins>
      <w:r w:rsidRPr="002F6ED3">
        <w:rPr>
          <w:rFonts w:ascii="Times New Roman" w:hAnsi="Times New Roman" w:cs="Times New Roman"/>
          <w:color w:val="000000" w:themeColor="text1"/>
          <w:lang w:val="en-CA"/>
        </w:rPr>
        <w:t xml:space="preserve">communities and genetic diversity </w:t>
      </w:r>
      <w:commentRangeEnd w:id="306"/>
      <w:r w:rsidR="00525A42">
        <w:rPr>
          <w:rStyle w:val="CommentReference"/>
        </w:rPr>
        <w:commentReference w:id="306"/>
      </w:r>
      <w:commentRangeStart w:id="309"/>
      <w:r w:rsidRPr="002F6ED3">
        <w:rPr>
          <w:rFonts w:ascii="Times New Roman" w:hAnsi="Times New Roman" w:cs="Times New Roman"/>
          <w:color w:val="000000" w:themeColor="text1"/>
        </w:rPr>
        <w:fldChar w:fldCharType="begin"/>
      </w:r>
      <w:ins w:id="310"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{"citationID":"88S5Vwef","properties":{"formattedCitation":"(Palacio et al., 2018; Rodrigues et al., 2018; Shanahan et al., 2014)","plainCitation":"(Palacio et al., 2018; Rodrigues et al., 2018; Shanahan et al., 2014)","noteIndex":0},"citationItems":[{"id":"uaj5Gv9l/zQVoVK6p","uris":["http://zotero.org/users/16770306/items/EYK3VZ8T"],"itemData":{"id":122,"type":"article-journal","container-title":"Canadian Journal of Zoology","ISSN":"0008-4301","issue":"10","page":"1114-1121","title":"Urbanization as a driver of taxonomic, functional, and phylogenetic diversity losses in bird communities","volume":"96","author":[{"family":"Palacio","given":"Facundo X."},{"family":"Ibañez","given":"Lucía M."},{"family":"Maragliano","given":"René E."},{"family":"Montalti","given":"Diego"}],"issued":{"date-parts":[["2018"]]}}},{"id":"uaj5Gv9l/qApMNaY3","uris":["http://zotero.org/users/16770306/items/R9LPYUDY"],"itemData":{"id":123,"type":"article-journal","container-title":"Iheringia.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id":"uaj5Gv9l/BG1uJTHM","uris":["http://zotero.org/users/16770306/items/6TZC9TSY"],"itemData":{"id":88,"type":"article-journal","container-title":"Avian urban ecology","page":"3-20","title":"The challenges of urban living","author":[{"family":"Shanahan","given":"Danielle F."},{"family":"Strohbach","given":"Michael W."},{"family":"Warren","given":"Paige S."},{"family":"Fuller","given":"Richard A."}],"issued":{"date-parts":[["2014"]]}}}],"schema":"https://github.com/citation-style-language/schema/raw/master/csl-citation.json"} </w:instrText>
        </w:r>
      </w:ins>
      <w:del w:id="311" w:author="Anne-Marie Cousineau" w:date="2025-07-28T15:07:00Z" w16du:dateUtc="2025-07-28T19:07:00Z">
        <w:r w:rsidR="004701C5" w:rsidDel="00F561FB">
          <w:rPr>
            <w:rFonts w:ascii="Times New Roman" w:hAnsi="Times New Roman" w:cs="Times New Roman"/>
            <w:color w:val="000000" w:themeColor="text1"/>
            <w:lang w:val="en-CA"/>
          </w:rPr>
          <w:delInstrText xml:space="preserve"> ADDIN ZOTERO_ITEM CSL_CITATION {"citationID":"88S5Vwef","properties":{"formattedCitation":"(Palacio et al., 2018; Rodrigues et al., 2018; Shanahan et al., 2014)","plainCitation":"(Palacio et al., 2018; Rodrigues et al., 2018; Shanahan et al., 2014)","noteIndex":0},"citationItems":[{"id":"kWnmc6IE/fGlsvk4G","uris":["http://zotero.org/users/16770306/items/EYK3VZ8T"],"itemData":{"id":122,"type":"article-journal","container-title":"Canadian Journal of Zoology","ISSN":"0008-4301","issue":"10","page":"1114-1121","title":"Urbanization as a driver of taxonomic, functional, and phylogenetic diversity losses in bird communities","volume":"96","author":[{"family":"Palacio","given":"Facundo X."},{"family":"Ibañez","given":"Lucía M."},{"family":"Maragliano","given":"René E."},{"family":"Montalti","given":"Diego"}],"issued":{"date-parts":[["2018"]]}}},{"id":"kWnmc6IE/q5W7ZqfE","uris":["http://zotero.org/users/16770306/items/R9LPYUDY"],"itemData":{"id":123,"type":"article-journal","container-title":"Iheringia.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id":"kWnmc6IE/GfsFy2Oj","uris":["http://zotero.org/users/16770306/items/6TZC9TSY"],"itemData":{"id":88,"type":"article-journal","container-title":"Avian urban ecology","page":"3-20","title":"The challenges of urban living","author":[{"family":"Shanahan","given":"Danielle F."},{"family":"Strohbach","given":"Michael W."},{"family":"Warren","given":"Paige S."},{"family":"Fuller","given":"Richard A."}],"issued":{"date-parts":[["2014"]]}}}],"schema":"https://github.com/citation-style-language/schema/raw/master/csl-citation.json"} </w:delInstrText>
        </w:r>
      </w:del>
      <w:r w:rsidRPr="002F6ED3">
        <w:rPr>
          <w:rFonts w:ascii="Times New Roman" w:hAnsi="Times New Roman" w:cs="Times New Roman"/>
          <w:color w:val="000000" w:themeColor="text1"/>
        </w:rPr>
        <w:fldChar w:fldCharType="separate"/>
      </w:r>
      <w:r w:rsidRPr="00B15A0D">
        <w:rPr>
          <w:rFonts w:ascii="Times New Roman" w:hAnsi="Times New Roman" w:cs="Times New Roman"/>
          <w:noProof/>
          <w:color w:val="000000" w:themeColor="text1"/>
          <w:lang w:val="en-CA"/>
        </w:rPr>
        <w:t>(Palacio et al., 2018; Rodrigues et al., 2018; Shanahan et al., 2014)</w:t>
      </w:r>
      <w:r w:rsidRPr="002F6ED3">
        <w:rPr>
          <w:rFonts w:ascii="Times New Roman" w:hAnsi="Times New Roman" w:cs="Times New Roman"/>
          <w:color w:val="000000" w:themeColor="text1"/>
        </w:rPr>
        <w:fldChar w:fldCharType="end"/>
      </w:r>
      <w:commentRangeEnd w:id="309"/>
      <w:r w:rsidR="000C3FBA">
        <w:rPr>
          <w:rStyle w:val="CommentReference"/>
        </w:rPr>
        <w:commentReference w:id="309"/>
      </w:r>
      <w:r w:rsidRPr="00B15A0D">
        <w:rPr>
          <w:rFonts w:ascii="Times New Roman" w:hAnsi="Times New Roman" w:cs="Times New Roman"/>
          <w:color w:val="000000" w:themeColor="text1"/>
          <w:lang w:val="en-CA"/>
        </w:rPr>
        <w:t xml:space="preserve">. </w:t>
      </w:r>
      <w:ins w:id="312" w:author="Anne-Marie Cousineau" w:date="2025-07-09T17:46:00Z" w16du:dateUtc="2025-07-09T21:46:00Z">
        <w:del w:id="313" w:author="Kyle Elliott, Dr" w:date="2025-07-25T16:21:00Z" w16du:dateUtc="2025-07-25T20:21:00Z">
          <w:r w:rsidR="002760B6" w:rsidDel="004A72CD">
            <w:rPr>
              <w:rFonts w:ascii="Times New Roman" w:hAnsi="Times New Roman" w:cs="Times New Roman"/>
              <w:color w:val="000000" w:themeColor="text1"/>
              <w:lang w:val="en-CA"/>
            </w:rPr>
            <w:delText>Research conducted i</w:delText>
          </w:r>
        </w:del>
      </w:ins>
      <w:ins w:id="314" w:author="Kyle Elliott, Dr" w:date="2025-07-25T16:21:00Z" w16du:dateUtc="2025-07-25T20:21:00Z">
        <w:r w:rsidR="004A72CD">
          <w:rPr>
            <w:rFonts w:ascii="Times New Roman" w:hAnsi="Times New Roman" w:cs="Times New Roman"/>
            <w:color w:val="000000" w:themeColor="text1"/>
            <w:lang w:val="en-CA"/>
          </w:rPr>
          <w:t>I</w:t>
        </w:r>
      </w:ins>
      <w:ins w:id="315" w:author="Anne-Marie Cousineau" w:date="2025-07-09T17:46:00Z" w16du:dateUtc="2025-07-09T21:46:00Z">
        <w:r w:rsidR="002760B6">
          <w:rPr>
            <w:rFonts w:ascii="Times New Roman" w:hAnsi="Times New Roman" w:cs="Times New Roman"/>
            <w:color w:val="000000" w:themeColor="text1"/>
            <w:lang w:val="en-CA"/>
          </w:rPr>
          <w:t xml:space="preserve">n </w:t>
        </w:r>
        <w:del w:id="316" w:author="Kyle Elliott, Dr" w:date="2025-07-25T16:22:00Z" w16du:dateUtc="2025-07-25T20:22:00Z">
          <w:r w:rsidR="002760B6" w:rsidDel="004A72CD">
            <w:rPr>
              <w:rFonts w:ascii="Times New Roman" w:hAnsi="Times New Roman" w:cs="Times New Roman"/>
              <w:color w:val="000000" w:themeColor="text1"/>
              <w:lang w:val="en-CA"/>
            </w:rPr>
            <w:delText xml:space="preserve">urban areas of </w:delText>
          </w:r>
        </w:del>
        <w:r w:rsidR="002760B6">
          <w:rPr>
            <w:rFonts w:ascii="Times New Roman" w:hAnsi="Times New Roman" w:cs="Times New Roman"/>
            <w:color w:val="000000" w:themeColor="text1"/>
            <w:lang w:val="en-CA"/>
          </w:rPr>
          <w:t>South America</w:t>
        </w:r>
      </w:ins>
      <w:ins w:id="317" w:author="Kyle Elliott, Dr" w:date="2025-07-25T16:21:00Z" w16du:dateUtc="2025-07-25T20:21:00Z">
        <w:r w:rsidR="004A72CD">
          <w:rPr>
            <w:rFonts w:ascii="Times New Roman" w:hAnsi="Times New Roman" w:cs="Times New Roman"/>
            <w:color w:val="000000" w:themeColor="text1"/>
            <w:lang w:val="en-CA"/>
          </w:rPr>
          <w:t>,</w:t>
        </w:r>
      </w:ins>
      <w:ins w:id="318" w:author="Anne-Marie Cousineau" w:date="2025-07-09T17:46:00Z" w16du:dateUtc="2025-07-09T21:46:00Z">
        <w:r w:rsidR="002760B6">
          <w:rPr>
            <w:rFonts w:ascii="Times New Roman" w:hAnsi="Times New Roman" w:cs="Times New Roman"/>
            <w:color w:val="000000" w:themeColor="text1"/>
            <w:lang w:val="en-CA"/>
          </w:rPr>
          <w:t xml:space="preserve"> </w:t>
        </w:r>
        <w:del w:id="319" w:author="Kyle Elliott, Dr" w:date="2025-07-25T16:21:00Z" w16du:dateUtc="2025-07-25T20:21:00Z">
          <w:r w:rsidR="002760B6" w:rsidDel="004A72CD">
            <w:rPr>
              <w:rFonts w:ascii="Times New Roman" w:hAnsi="Times New Roman" w:cs="Times New Roman"/>
              <w:color w:val="000000" w:themeColor="text1"/>
              <w:lang w:val="en-CA"/>
            </w:rPr>
            <w:delText xml:space="preserve">has shown that </w:delText>
          </w:r>
        </w:del>
        <w:r w:rsidR="002760B6">
          <w:rPr>
            <w:rFonts w:ascii="Times New Roman" w:hAnsi="Times New Roman" w:cs="Times New Roman"/>
            <w:color w:val="000000" w:themeColor="text1"/>
            <w:lang w:val="en-CA"/>
          </w:rPr>
          <w:t xml:space="preserve">urbanization can act as a filter, favoring certain bird species with specific traits, leading to changes in both the birds community composition, but also in the genetic diversity within a single species </w:t>
        </w:r>
      </w:ins>
      <w:r w:rsidR="002760B6">
        <w:rPr>
          <w:rFonts w:ascii="Times New Roman" w:hAnsi="Times New Roman" w:cs="Times New Roman"/>
          <w:color w:val="000000" w:themeColor="text1"/>
          <w:lang w:val="en-CA"/>
        </w:rPr>
        <w:fldChar w:fldCharType="begin"/>
      </w:r>
      <w:ins w:id="320"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{"citationID":"3QXyTBSS","properties":{"formattedCitation":"(Palacio et al., 2024; Rodrigues et al., 2018)","plainCitation":"(Palacio et al., 2024; Rodrigues et al., 2018)","noteIndex":0},"citationItems":[{"id":733,"uris":["http://zotero.org/users/16770306/items/HPATSGBA"],"itemData":{"id":733,"type":"article-journal","abstract":"PDF | Urbanization is one of the most important threats to biodiversity worldwide, as it drives declines in species diversity, functional diversity, and... | Find, read and cite all the research you need on ResearchGate","container-title":"ResearchGate","DOI":"10.1139/cjz-2018-0008","language":"en","source":"www.researchgate.net","title":"(PDF) Urbanization as a driver of taxonomic, functional, and phylogenetic diversity losses in bird communities","URL":"https://www.researchgate.net/publication/325801634_Urbanization_as_a_driver_of_taxonomic_functional_and_phylogenetic_diversity_losses_in_bird_communities","author":[{"family":"Palacio","given":"Facundo X."},{"family":"Ibañez","given":"Lucía M."},{"family":"Maragliano","given":"René E."},{"family":"Montalti","given":"Diego"}],"accessed":{"date-parts":[["2025",4,10]]},"issued":{"date-parts":[["2024",11,18]]}}},{"id":"uaj5Gv9l/qApMNaY3","uris":["http://zotero.org/users/16770306/items/R9LPYUDY"],"itemData":{"id":"GnxytcwW/AI8sxaLl","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Goulart"},{"family":"Borges-Martins","given":"Márcio"},{"family":"Zilio","given":"Felipe"}],"issued":{"date-parts":[["2018"]]}}}],"schema":"https://github.com/citation-style-language/schema/raw/master/csl-citation.json"} </w:instrText>
        </w:r>
      </w:ins>
      <w:del w:id="321" w:author="Anne-Marie Cousineau" w:date="2025-07-28T15:07:00Z" w16du:dateUtc="2025-07-28T19:07:00Z">
        <w:r w:rsidR="004701C5" w:rsidDel="00F561FB">
          <w:rPr>
            <w:rFonts w:ascii="Times New Roman" w:hAnsi="Times New Roman" w:cs="Times New Roman"/>
            <w:color w:val="000000" w:themeColor="text1"/>
            <w:lang w:val="en-CA"/>
          </w:rPr>
          <w:delInstrText xml:space="preserve"> ADDIN ZOTERO_ITEM CSL_CITATION {"citationID":"3QXyTBSS","properties":{"formattedCitation":"(Palacio et al., 2024; Rodrigues et al., 2018)","plainCitation":"(Palacio et al., 2024; Rodrigues et al., 2018)","noteIndex":0},"citationItems":[{"id":733,"uris":["http://zotero.org/users/16770306/items/HPATSGBA"],"itemData":{"id":733,"type":"article-journal","abstract":"PDF | Urbanization is one of the most important threats to biodiversity worldwide, as it drives declines in species diversity, functional diversity, and... | Find, read and cite all the research you need on ResearchGate","container-title":"ResearchGate","DOI":"10.1139/cjz-2018-0008","language":"en","source":"www.researchgate.net","title":"(PDF) Urbanization as a driver of taxonomic, functional, and phylogenetic diversity losses in bird communities","URL":"https://www.researchgate.net/publication/325801634_Urbanization_as_a_driver_of_taxonomic_functional_and_phylogenetic_diversity_losses_in_bird_communities","author":[{"family":"Palacio","given":"Facundo X."},{"family":"Ibañez","given":"Lucía M."},{"family":"Maragliano","given":"René E."},{"family":"Montalti","given":"Diego"}],"accessed":{"date-parts":[["2025",4,10]]},"issued":{"date-parts":[["2024",11,18]]}}},{"id":"kWnmc6IE/q5W7ZqfE","uris":["http://zotero.org/users/16770306/items/R9LPYUDY"],"itemData":{"id":"GnxytcwW/AI8sxaLl","type":"article-journal","container-title":"Iheringia. Série Zoologia","ISSN":"0073-4721","page":"e2018017","title":"Bird diversity in an urban ecosystem: the role of local habitats in understanding the effects of urbanization","volume":"108","author":[{"family":"Rodrigues","given":"Aline Goulart"},{"family":"Borges-Martins","given":"Márcio"},{"family":"Zilio","given":"Felipe"}],"issued":{"date-parts":[["2018"]]}}}],"schema":"https://github.com/citation-style-language/schema/raw/master/csl-citation.json"} </w:delInstrText>
        </w:r>
      </w:del>
      <w:r w:rsidR="002760B6">
        <w:rPr>
          <w:rFonts w:ascii="Times New Roman" w:hAnsi="Times New Roman" w:cs="Times New Roman"/>
          <w:color w:val="000000" w:themeColor="text1"/>
          <w:lang w:val="en-CA"/>
        </w:rPr>
        <w:fldChar w:fldCharType="separate"/>
      </w:r>
      <w:r w:rsidR="002760B6">
        <w:rPr>
          <w:rFonts w:ascii="Times New Roman" w:hAnsi="Times New Roman" w:cs="Times New Roman"/>
          <w:noProof/>
          <w:color w:val="000000" w:themeColor="text1"/>
          <w:lang w:val="en-CA"/>
        </w:rPr>
        <w:t>(Palacio et al., 2024; Rodrigues et al., 2018)</w:t>
      </w:r>
      <w:r w:rsidR="002760B6">
        <w:rPr>
          <w:rFonts w:ascii="Times New Roman" w:hAnsi="Times New Roman" w:cs="Times New Roman"/>
          <w:color w:val="000000" w:themeColor="text1"/>
          <w:lang w:val="en-CA"/>
        </w:rPr>
        <w:fldChar w:fldCharType="end"/>
      </w:r>
      <w:ins w:id="322" w:author="Anne-Marie Cousineau" w:date="2025-07-09T17:46:00Z" w16du:dateUtc="2025-07-09T21:46:00Z">
        <w:r w:rsidR="002760B6">
          <w:rPr>
            <w:rFonts w:ascii="Times New Roman" w:hAnsi="Times New Roman" w:cs="Times New Roman"/>
            <w:color w:val="000000" w:themeColor="text1"/>
            <w:lang w:val="en-CA"/>
          </w:rPr>
          <w:t xml:space="preserve">. </w:t>
        </w:r>
      </w:ins>
    </w:p>
    <w:p w14:paraId="66C4ED19" w14:textId="2D4D153F" w:rsidR="001247C6" w:rsidRPr="002F6ED3" w:rsidRDefault="000C3FBA" w:rsidP="003323DE">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P</w:t>
      </w:r>
      <w:r w:rsidR="001247C6" w:rsidRPr="002F6ED3">
        <w:rPr>
          <w:rFonts w:ascii="Times New Roman" w:hAnsi="Times New Roman" w:cs="Times New Roman"/>
          <w:color w:val="000000" w:themeColor="text1"/>
          <w:lang w:val="en-CA"/>
        </w:rPr>
        <w:t>ollution in various forms in heavily urbanized areas</w:t>
      </w:r>
      <w:ins w:id="323" w:author="Kyle Elliott, Dr" w:date="2025-07-25T16:24:00Z" w16du:dateUtc="2025-07-25T20:24:00Z">
        <w:r w:rsidR="009616A1">
          <w:rPr>
            <w:rFonts w:ascii="Times New Roman" w:hAnsi="Times New Roman" w:cs="Times New Roman"/>
            <w:color w:val="000000" w:themeColor="text1"/>
            <w:lang w:val="en-CA"/>
          </w:rPr>
          <w:t xml:space="preserve">, including chemical, light and noise </w:t>
        </w:r>
        <w:commentRangeStart w:id="324"/>
        <w:r w:rsidR="009616A1">
          <w:rPr>
            <w:rFonts w:ascii="Times New Roman" w:hAnsi="Times New Roman" w:cs="Times New Roman"/>
            <w:color w:val="000000" w:themeColor="text1"/>
            <w:lang w:val="en-CA"/>
          </w:rPr>
          <w:t>pollution</w:t>
        </w:r>
      </w:ins>
      <w:commentRangeEnd w:id="324"/>
      <w:ins w:id="325" w:author="Kyle Elliott, Dr" w:date="2025-07-25T16:25:00Z" w16du:dateUtc="2025-07-25T20:25:00Z">
        <w:r w:rsidR="009616A1">
          <w:rPr>
            <w:rStyle w:val="CommentReference"/>
          </w:rPr>
          <w:commentReference w:id="324"/>
        </w:r>
      </w:ins>
      <w:ins w:id="326" w:author="Kyle Elliott, Dr" w:date="2025-07-25T16:24:00Z" w16du:dateUtc="2025-07-25T20:24:00Z">
        <w:r w:rsidR="009616A1">
          <w:rPr>
            <w:rFonts w:ascii="Times New Roman" w:hAnsi="Times New Roman" w:cs="Times New Roman"/>
            <w:color w:val="000000" w:themeColor="text1"/>
            <w:lang w:val="en-CA"/>
          </w:rPr>
          <w:t>,</w:t>
        </w:r>
      </w:ins>
      <w:r w:rsidR="001247C6" w:rsidRPr="002F6ED3">
        <w:rPr>
          <w:rFonts w:ascii="Times New Roman" w:hAnsi="Times New Roman" w:cs="Times New Roman"/>
          <w:color w:val="000000" w:themeColor="text1"/>
          <w:lang w:val="en-CA"/>
        </w:rPr>
        <w:t xml:space="preserve"> can also affect </w:t>
      </w:r>
      <w:r>
        <w:rPr>
          <w:rFonts w:ascii="Times New Roman" w:hAnsi="Times New Roman" w:cs="Times New Roman"/>
          <w:color w:val="000000" w:themeColor="text1"/>
          <w:lang w:val="en-CA"/>
        </w:rPr>
        <w:t>avian health</w:t>
      </w:r>
      <w:r w:rsidR="001247C6" w:rsidRPr="002F6ED3">
        <w:rPr>
          <w:rFonts w:ascii="Times New Roman" w:hAnsi="Times New Roman" w:cs="Times New Roman"/>
          <w:color w:val="000000" w:themeColor="text1"/>
          <w:lang w:val="en-CA"/>
        </w:rPr>
        <w:t xml:space="preserve">. Organic </w:t>
      </w:r>
      <w:commentRangeStart w:id="327"/>
      <w:r w:rsidR="001247C6" w:rsidRPr="002F6ED3">
        <w:rPr>
          <w:rFonts w:ascii="Times New Roman" w:hAnsi="Times New Roman" w:cs="Times New Roman"/>
          <w:color w:val="000000" w:themeColor="text1"/>
          <w:lang w:val="en-CA"/>
        </w:rPr>
        <w:t>compounds</w:t>
      </w:r>
      <w:commentRangeEnd w:id="327"/>
      <w:r>
        <w:rPr>
          <w:rStyle w:val="CommentReference"/>
        </w:rPr>
        <w:commentReference w:id="327"/>
      </w:r>
      <w:r w:rsidR="001247C6" w:rsidRPr="002F6ED3">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can occur in high concentrations</w:t>
      </w:r>
      <w:r w:rsidR="001247C6" w:rsidRPr="002F6ED3">
        <w:rPr>
          <w:rFonts w:ascii="Times New Roman" w:hAnsi="Times New Roman" w:cs="Times New Roman"/>
          <w:color w:val="000000" w:themeColor="text1"/>
          <w:lang w:val="en-CA"/>
        </w:rPr>
        <w:t xml:space="preserve"> due to their use in housing, industrial processes and during the production of a wide range of goods </w:t>
      </w:r>
      <w:commentRangeStart w:id="328"/>
      <w:r w:rsidR="001247C6" w:rsidRPr="002F6ED3">
        <w:rPr>
          <w:rFonts w:ascii="Times New Roman" w:hAnsi="Times New Roman" w:cs="Times New Roman"/>
          <w:color w:val="000000" w:themeColor="text1"/>
        </w:rPr>
        <w:fldChar w:fldCharType="begin"/>
      </w:r>
      <w:ins w:id="329"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{"citationID":"KTjwuNXt","properties":{"formattedCitation":"(Kekkonen, 2017)","plainCitation":"(Kekkonen, 2017)","noteIndex":0},"citationItems":[{"id":"uaj5Gv9l/wNZBDlfv","uris":["http://zotero.org/users/16770306/items/MCYQ53LH"],"itemData":{"id":104,"type":"article-journal","container-title":"Ecology and conservation of birds in urban environments","ISSN":"3319433121","page":"227-250","title":"Pollutants in urbanized areas: Direct and indirect effects on bird populations","author":[{"family":"Kekkonen","given":"Jaana"}],"issued":{"date-parts":[["2017"]]}}}],"schema":"https://github.com/citation-style-language/schema/raw/master/csl-citation.json"} </w:instrText>
        </w:r>
      </w:ins>
      <w:del w:id="330" w:author="Anne-Marie Cousineau" w:date="2025-07-28T15:07:00Z" w16du:dateUtc="2025-07-28T19:07:00Z">
        <w:r w:rsidR="004701C5" w:rsidDel="00F561FB">
          <w:rPr>
            <w:rFonts w:ascii="Times New Roman" w:hAnsi="Times New Roman" w:cs="Times New Roman"/>
            <w:color w:val="000000" w:themeColor="text1"/>
            <w:lang w:val="en-CA"/>
          </w:rPr>
          <w:delInstrText xml:space="preserve"> ADDIN ZOTERO_ITEM CSL_CITATION {"citationID":"KTjwuNXt","properties":{"formattedCitation":"(Kekkonen, 2017)","plainCitation":"(Kekkonen, 2017)","noteIndex":0},"citationItems":[{"id":"kWnmc6IE/JuECWskk","uris":["http://zotero.org/users/16770306/items/MCYQ53LH"],"itemData":{"id":104,"type":"article-journal","container-title":"Ecology and conservation of birds in urban environments","ISSN":"3319433121","page":"227-250","title":"Pollutants in urbanized areas: Direct and indirect effects on bird populations","author":[{"family":"Kekkonen","given":"Jaana"}],"issued":{"date-parts":[["2017"]]}}}],"schema":"https://github.com/citation-style-language/schema/raw/master/csl-citation.json"} </w:delInstrText>
        </w:r>
      </w:del>
      <w:r w:rsidR="001247C6" w:rsidRPr="002F6ED3">
        <w:rPr>
          <w:rFonts w:ascii="Times New Roman" w:hAnsi="Times New Roman" w:cs="Times New Roman"/>
          <w:color w:val="000000" w:themeColor="text1"/>
        </w:rPr>
        <w:fldChar w:fldCharType="separate"/>
      </w:r>
      <w:r w:rsidR="001247C6" w:rsidRPr="002F6ED3">
        <w:rPr>
          <w:rFonts w:ascii="Times New Roman" w:hAnsi="Times New Roman" w:cs="Times New Roman"/>
          <w:noProof/>
          <w:color w:val="000000" w:themeColor="text1"/>
          <w:lang w:val="en-CA"/>
        </w:rPr>
        <w:t>(Kekkonen, 2017)</w:t>
      </w:r>
      <w:r w:rsidR="001247C6" w:rsidRPr="002F6ED3">
        <w:rPr>
          <w:rFonts w:ascii="Times New Roman" w:hAnsi="Times New Roman" w:cs="Times New Roman"/>
          <w:color w:val="000000" w:themeColor="text1"/>
        </w:rPr>
        <w:fldChar w:fldCharType="end"/>
      </w:r>
      <w:commentRangeEnd w:id="328"/>
      <w:r>
        <w:rPr>
          <w:rStyle w:val="CommentReference"/>
        </w:rPr>
        <w:commentReference w:id="328"/>
      </w:r>
      <w:r w:rsidR="001247C6" w:rsidRPr="002F6ED3">
        <w:rPr>
          <w:rFonts w:ascii="Times New Roman" w:hAnsi="Times New Roman" w:cs="Times New Roman"/>
          <w:color w:val="000000" w:themeColor="text1"/>
          <w:lang w:val="en-CA"/>
        </w:rPr>
        <w:t xml:space="preserve">. </w:t>
      </w:r>
      <w:r>
        <w:rPr>
          <w:rFonts w:ascii="Times New Roman" w:hAnsi="Times New Roman" w:cs="Times New Roman"/>
          <w:color w:val="000000" w:themeColor="text1"/>
          <w:lang w:val="en-CA"/>
        </w:rPr>
        <w:t>Such compounds</w:t>
      </w:r>
      <w:r w:rsidRPr="002F6ED3">
        <w:rPr>
          <w:rFonts w:ascii="Times New Roman" w:hAnsi="Times New Roman" w:cs="Times New Roman"/>
          <w:color w:val="000000" w:themeColor="text1"/>
          <w:lang w:val="en-CA"/>
        </w:rPr>
        <w:t xml:space="preserve"> </w:t>
      </w:r>
      <w:r w:rsidR="001247C6" w:rsidRPr="002F6ED3">
        <w:rPr>
          <w:rFonts w:ascii="Times New Roman" w:hAnsi="Times New Roman" w:cs="Times New Roman"/>
          <w:color w:val="000000" w:themeColor="text1"/>
          <w:lang w:val="en-CA"/>
        </w:rPr>
        <w:t>affect a multitude of organisms, including birds, which can suffer from reduced clutch sizes, hormonal disturbances, reduced active parenting behavio</w:t>
      </w:r>
      <w:r w:rsidR="00594465">
        <w:rPr>
          <w:rFonts w:ascii="Times New Roman" w:hAnsi="Times New Roman" w:cs="Times New Roman"/>
          <w:color w:val="000000" w:themeColor="text1"/>
          <w:lang w:val="en-CA"/>
        </w:rPr>
        <w:t>u</w:t>
      </w:r>
      <w:r w:rsidR="001247C6" w:rsidRPr="002F6ED3">
        <w:rPr>
          <w:rFonts w:ascii="Times New Roman" w:hAnsi="Times New Roman" w:cs="Times New Roman"/>
          <w:color w:val="000000" w:themeColor="text1"/>
          <w:lang w:val="en-CA"/>
        </w:rPr>
        <w:t xml:space="preserve">rs and more </w:t>
      </w:r>
      <w:commentRangeStart w:id="331"/>
      <w:r w:rsidR="001247C6" w:rsidRPr="002F6ED3">
        <w:rPr>
          <w:rFonts w:ascii="Times New Roman" w:hAnsi="Times New Roman" w:cs="Times New Roman"/>
          <w:color w:val="000000" w:themeColor="text1"/>
        </w:rPr>
        <w:fldChar w:fldCharType="begin"/>
      </w:r>
      <w:ins w:id="332"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{"citationID":"SxtMtcik","properties":{"formattedCitation":"(Kekkonen, 2017)","plainCitation":"(Kekkonen, 2017)","noteIndex":0},"citationItems":[{"id":"uaj5Gv9l/wNZBDlfv","uris":["http://zotero.org/users/16770306/items/MCYQ53LH"],"itemData":{"id":104,"type":"article-journal","container-title":"Ecology and conservation of birds in urban environments","ISSN":"3319433121","page":"227-250","title":"Pollutants in urbanized areas: Direct and indirect effects on bird populations","author":[{"family":"Kekkonen","given":"Jaana"}],"issued":{"date-parts":[["2017"]]}}}],"schema":"https://github.com/citation-style-language/schema/raw/master/csl-citation.json"} </w:instrText>
        </w:r>
      </w:ins>
      <w:del w:id="333" w:author="Anne-Marie Cousineau" w:date="2025-07-28T15:07:00Z" w16du:dateUtc="2025-07-28T19:07:00Z">
        <w:r w:rsidR="004701C5" w:rsidDel="00F561FB">
          <w:rPr>
            <w:rFonts w:ascii="Times New Roman" w:hAnsi="Times New Roman" w:cs="Times New Roman"/>
            <w:color w:val="000000" w:themeColor="text1"/>
            <w:lang w:val="en-CA"/>
          </w:rPr>
          <w:delInstrText xml:space="preserve"> ADDIN ZOTERO_ITEM CSL_CITATION {"citationID":"SxtMtcik","properties":{"formattedCitation":"(Kekkonen, 2017)","plainCitation":"(Kekkonen, 2017)","noteIndex":0},"citationItems":[{"id":"kWnmc6IE/JuECWskk","uris":["http://zotero.org/users/16770306/items/MCYQ53LH"],"itemData":{"id":104,"type":"article-journal","container-title":"Ecology and conservation of birds in urban environments","ISSN":"3319433121","page":"227-250","title":"Pollutants in urbanized areas: Direct and indirect effects on bird populations","author":[{"family":"Kekkonen","given":"Jaana"}],"issued":{"date-parts":[["2017"]]}}}],"schema":"https://github.com/citation-style-language/schema/raw/master/csl-citation.json"} </w:delInstrText>
        </w:r>
      </w:del>
      <w:r w:rsidR="001247C6" w:rsidRPr="002F6ED3">
        <w:rPr>
          <w:rFonts w:ascii="Times New Roman" w:hAnsi="Times New Roman" w:cs="Times New Roman"/>
          <w:color w:val="000000" w:themeColor="text1"/>
        </w:rPr>
        <w:fldChar w:fldCharType="separate"/>
      </w:r>
      <w:r w:rsidR="001247C6" w:rsidRPr="002F6ED3">
        <w:rPr>
          <w:rFonts w:ascii="Times New Roman" w:hAnsi="Times New Roman" w:cs="Times New Roman"/>
          <w:noProof/>
          <w:color w:val="000000" w:themeColor="text1"/>
          <w:lang w:val="en-CA"/>
        </w:rPr>
        <w:t>(Kekkonen, 2017)</w:t>
      </w:r>
      <w:r w:rsidR="001247C6" w:rsidRPr="002F6ED3">
        <w:rPr>
          <w:rFonts w:ascii="Times New Roman" w:hAnsi="Times New Roman" w:cs="Times New Roman"/>
          <w:color w:val="000000" w:themeColor="text1"/>
        </w:rPr>
        <w:fldChar w:fldCharType="end"/>
      </w:r>
      <w:commentRangeEnd w:id="331"/>
      <w:r w:rsidR="009616A1">
        <w:rPr>
          <w:rStyle w:val="CommentReference"/>
        </w:rPr>
        <w:commentReference w:id="331"/>
      </w:r>
      <w:r w:rsidR="001247C6" w:rsidRPr="002F6ED3">
        <w:rPr>
          <w:rFonts w:ascii="Times New Roman" w:hAnsi="Times New Roman" w:cs="Times New Roman"/>
          <w:color w:val="000000" w:themeColor="text1"/>
          <w:lang w:val="en-CA"/>
        </w:rPr>
        <w:t>.</w:t>
      </w:r>
      <w:ins w:id="334" w:author="Anne-Marie Cousineau" w:date="2025-07-09T17:49:00Z" w16du:dateUtc="2025-07-09T21:49:00Z">
        <w:r w:rsidR="002760B6">
          <w:rPr>
            <w:rFonts w:ascii="Times New Roman" w:hAnsi="Times New Roman" w:cs="Times New Roman"/>
            <w:color w:val="000000" w:themeColor="text1"/>
            <w:lang w:val="en-CA"/>
          </w:rPr>
          <w:t xml:space="preserve"> One example is polybrominated diphenyl ethers (PBDEs), a brominated flame retardant widely used in many countries to reduce the flammability of consumer products </w:t>
        </w:r>
      </w:ins>
      <w:r w:rsidR="002760B6">
        <w:rPr>
          <w:rFonts w:ascii="Times New Roman" w:hAnsi="Times New Roman" w:cs="Times New Roman"/>
          <w:color w:val="000000" w:themeColor="text1"/>
          <w:lang w:val="en-CA"/>
        </w:rPr>
        <w:fldChar w:fldCharType="begin"/>
      </w:r>
      <w:r w:rsidR="002760B6">
        <w:rPr>
          <w:rFonts w:ascii="Times New Roman" w:hAnsi="Times New Roman" w:cs="Times New Roman"/>
          <w:color w:val="000000" w:themeColor="text1"/>
          <w:lang w:val="en-CA"/>
        </w:rPr>
        <w:instrText xml:space="preserve"> ADDIN ZOTERO_ITEM CSL_CITATION {"citationID":"yd87TwtM","properties":{"formattedCitation":"(Chen &amp; Hale, 2010)","plainCitation":"(Chen &amp; Hale, 2010)","noteIndex":0},"citationItems":[{"id":949,"uris":["http://zotero.org/users/16770306/items/Y8QK9JGN"],"itemData":{"id":949,"type":"article-journal","abstract":"As a consequence of substantial, long-term usage, polybrominated diphenyl ethers (PBDEs) have contaminated humans, wildlife, and abiotic matrices around the world. Although several reports have reviewed PBDE contamination in general, none have focused specifically on birds. Birds have long been recognized as invaluable monitoring species for organohalogen contamination. This review summarizes most available PBDE data in birds and emphasizes several specific aspects, i.e., inter-regional differences in PBDE contamination, the extent of BDE-209 contamination, differences in congener composition patterns between piscivorous and terrestrial-feeding birds, trophic biomagnification and temporal changes in PBDE contamination. A meta-analysis of PBDE congener profiles reveals distinctly different patterns between birds utilizing terrestrial and aquatic food webs. Terrestrial-feeding birds appear to exhibit heightened Deca-BDE contamination. Inter-regional comparisons reveal elevated PBDE burdens in North American aquatic birds compared to those from the rest of the world, likely related to greater Penta-BDE demand there. Examination of North American and Chinese terrestrial birds also exhibited some of the highest BDE-209 concentrations ever reported in wildlife, and suggested that urban environments in general and some commercial activities (e.g., electronic recycling) may increase exposure of wildlife and humans to Deca-BDE. Summaries of temporal trend studies suggest that varying usage histories and regulations have influenced PBDE contamination patterns at different regions. As a consequence of continued usage of Deca-BDE around the world, significant increases in BDE-209 burdens have been observed in both North American and European birds. Examination of both wild and laboratory-exposed birds also indicated potential degradation of BDE-209 to less brominated, but more bioavailable/toxic congeners. Therefore, it would be wise to reduce releases of Deca-BDE, the only PBDE formulation remaining in production, to the environment.","container-title":"Environment International","DOI":"10.1016/j.envint.2010.05.013","ISSN":"0160-4120","issue":"7","journalAbbreviation":"Environment International","page":"800-811","source":"ScienceDirect","title":"A global review of polybrominated diphenyl ether flame retardant contamination in birds","volume":"36","author":[{"family":"Chen","given":"Da"},{"family":"Hale","given":"Robert C."}],"issued":{"date-parts":[["2010",10,1]]}}}],"schema":"https://github.com/citation-style-language/schema/raw/master/csl-citation.json"} </w:instrText>
      </w:r>
      <w:r w:rsidR="002760B6">
        <w:rPr>
          <w:rFonts w:ascii="Times New Roman" w:hAnsi="Times New Roman" w:cs="Times New Roman"/>
          <w:color w:val="000000" w:themeColor="text1"/>
          <w:lang w:val="en-CA"/>
        </w:rPr>
        <w:fldChar w:fldCharType="separate"/>
      </w:r>
      <w:r w:rsidR="002760B6">
        <w:rPr>
          <w:rFonts w:ascii="Times New Roman" w:hAnsi="Times New Roman" w:cs="Times New Roman"/>
          <w:noProof/>
          <w:color w:val="000000" w:themeColor="text1"/>
          <w:lang w:val="en-CA"/>
        </w:rPr>
        <w:t>(Chen &amp; Hale, 2010)</w:t>
      </w:r>
      <w:r w:rsidR="002760B6">
        <w:rPr>
          <w:rFonts w:ascii="Times New Roman" w:hAnsi="Times New Roman" w:cs="Times New Roman"/>
          <w:color w:val="000000" w:themeColor="text1"/>
          <w:lang w:val="en-CA"/>
        </w:rPr>
        <w:fldChar w:fldCharType="end"/>
      </w:r>
      <w:ins w:id="335" w:author="Anne-Marie Cousineau" w:date="2025-07-09T17:49:00Z" w16du:dateUtc="2025-07-09T21:49:00Z">
        <w:r w:rsidR="002760B6">
          <w:rPr>
            <w:rFonts w:ascii="Times New Roman" w:hAnsi="Times New Roman" w:cs="Times New Roman"/>
            <w:color w:val="000000" w:themeColor="text1"/>
            <w:lang w:val="en-CA"/>
          </w:rPr>
          <w:t>.</w:t>
        </w:r>
      </w:ins>
      <w:r w:rsidR="001247C6" w:rsidRPr="002F6ED3">
        <w:rPr>
          <w:rFonts w:ascii="Times New Roman" w:hAnsi="Times New Roman" w:cs="Times New Roman"/>
          <w:color w:val="000000" w:themeColor="text1"/>
          <w:lang w:val="en-CA"/>
        </w:rPr>
        <w:t xml:space="preserve"> </w:t>
      </w:r>
      <w:ins w:id="336" w:author="Anne-Marie Cousineau" w:date="2025-07-09T17:49:00Z" w16du:dateUtc="2025-07-09T21:49:00Z">
        <w:r w:rsidR="002760B6">
          <w:rPr>
            <w:rFonts w:ascii="Times New Roman" w:hAnsi="Times New Roman" w:cs="Times New Roman"/>
            <w:color w:val="000000" w:themeColor="text1"/>
            <w:lang w:val="en-CA"/>
          </w:rPr>
          <w:t>Because the use of PBDE is highly related to human goods, birds living in or around urbanized areas are often found to be highly contaminated with PBDEs</w:t>
        </w:r>
        <w:r w:rsidR="002760B6" w:rsidRPr="002F6ED3">
          <w:rPr>
            <w:rFonts w:ascii="Times New Roman" w:hAnsi="Times New Roman" w:cs="Times New Roman"/>
            <w:color w:val="000000" w:themeColor="text1"/>
            <w:lang w:val="en-CA"/>
          </w:rPr>
          <w:t xml:space="preserve"> </w:t>
        </w:r>
      </w:ins>
      <w:r w:rsidR="002760B6">
        <w:rPr>
          <w:rFonts w:ascii="Times New Roman" w:hAnsi="Times New Roman" w:cs="Times New Roman"/>
          <w:color w:val="000000" w:themeColor="text1"/>
          <w:lang w:val="en-CA"/>
        </w:rPr>
        <w:fldChar w:fldCharType="begin"/>
      </w:r>
      <w:ins w:id="337"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{"citationID":"SlaTJRIY","properties":{"formattedCitation":"(J. Elliott et al., 2005, 2015)","plainCitation":"(J. Elliott et al., 2005, 2015)","noteIndex":0},"citationItems":[{"id":951,"uris":["http://zotero.org/users/16770306/items/CFC4X6K5"],"itemData":{"id":951,"type":"article-journal","abstract":"Temporal, spatial, and interspecific trends in polybrominated diphenyl ether (PBDE) flame retardants were determined in eggs of marine and freshwater bird species from the province of British Columbia, Canada. Temporal trends in the Fraser River estuary, 1983−2002, were examined by analysis of eggs of great blue herons (Ardea herodias) and from the Strait of Georgia marine ecosystem, 1979−2002, in eggs of double-crested cormorants (Phalacrocorax auritus). Results were compared to those from eggs of the osprey (Pandion haliaetus) taken along the lower Fraser River and along the Columbia River near Castlegar, British Columbia, and of a pelagic seabird, the Leach's storm-petrel (Oceanodroma leucorhoa), collected at a colony on the Queen Charlotte Islands. Mean concentration of ∑PBDE, 455 μg/kg w.w., were highest in heron eggs collected in 2002 from the Fraser estuary. Concentrations in eggs of cormorants and ospreys taken from sites of varying urban influence tended to be about half that value. Leach's storm petrel eggs had only trace amounts of ∑PBDE (3.38 μg/kg), despite having similar concentrations of PCBs and organochlorine pesticides to the other species. PBDEs increased exponentially with a doubling time of 5.7 years in eggs of both herons and cormorants. Over this period of increasing PBDEs, major chlorinated hydrocarbons, such as PCBs and DDE, were stable or decreased. The PBDE pattern was relatively consistent in most years and sites, with BDEs 47 &gt; 100 &gt; 99 &gt; 153 &gt; 154 &gt; 28 &gt; 183. This was interpreted as evidence of technical pentaBDE formulations as primary sources of the contamination, with the octaBDE formulations as secondary. Higher resolution analysis of a subsample of the eggs revealed the presence of up to nine other congeners, including BDE209 (range:  0.9−1.8 μg/kg), indicating exposure and uptake of decaBDE sourced congeners in North American foodchains. At some locations, concentrations of pentabrominated congeners and mixtures in fish are approaching levels potentially toxic to fish-eating birds, based on rodent studies and calculations of dietary intake from fish data.","container-title":"Environmental Science &amp; Technology","DOI":"10.1021/es050496q","ISSN":"0013-936X","issue":"15","journalAbbreviation":"Environ. Sci. Technol.","note":"publisher: American Chemical Society","page":"5584-5591","source":"ACS Publications","title":"Polybrominated Diphenyl Ether Trends in Eggs of Marine and Freshwater Birds from British Columbia, Canada, 1979−2002","volume":"39","author":[{"family":"Elliott","given":"John"},{"family":"Wilson","given":"Laurie K."},{"family":"Wakeford","given":"Bryan"}],"issued":{"date-parts":[["2005",8,1]]}}},{"id":954,"uris":["http://zotero.org/users/16770306/items/A5AE9LUV"],"itemData":{"id":954,"type":"article-journal","abstract":"As urban sprawl and agricultural intensification continue to invade prime wildlife habitat, some animals, even apex predators, are managing to adapt to this new environment. Chemical pollution is one of many stressors that wildlife encounter in urban environments. Predators are particularly sensitive to persistent chemical pollutants because they feed at a high trophic level where such pollution is biomagnified. To examine levels of pollution in urban birds of prey in the Lower Mainland region of British Columbia, Canada, we analyzed persistent organic contaminants in adult birds found dead of trauma injury. The hepatic geometric mean concentration of sum polybrominated diphenyl ethers (∑PBDEs) in 13 Cooper's hawks (Accipiter cooperii) from Greater Vancouver was 1873ng/g (lipid weight) with one bird reaching 197,000ng/g lipid weight, the highest exposure reported to date for a wild bird. Concentrations of ∑PBDEs, ∑PCBs (polychlorinated biphenyls) and, surprisingly, cyclodiene insecticides were greatest in the urban environment while those of DDE (1,1-dichloroethylene bis[p-chlorophenyl) were highest in a region of intensive agriculture. The level of most chlorinated and brominated contaminants increased with trophic level (δ15N). The concentrations of some contaminants, PBDEs in particular, in these birds of prey may have some toxicological consequences. Apex predators in urban environments continue to be exposed to elevated concentrations of legacy pollutants as well as more recent brominated pollutants.","container-title":"Science of The Total Environment","DOI":"10.1016/j.scitotenv.2015.04.008","ISSN":"0048-9697","journalAbbreviation":"Science of The Total Environment","page":"157-165","source":"ScienceDirect","title":"PBDEs and other POPs in urban birds of prey partly explained by trophic level and carbon source","volume":"524-525","author":[{"family":"Elliott","given":"John"},{"family":"Brogan","given":"Jason"},{"family":"Lee","given":"Sandi L."},{"family":"Drouillard","given":"Ken G."},{"family":"Elliott","given":"Kyle H."}],"issued":{"date-parts":[["2015",8,15]]}}}],"schema":"https://github.com/citation-style-language/schema/raw/master/csl-citation.json"} </w:instrText>
        </w:r>
      </w:ins>
      <w:del w:id="338" w:author="Anne-Marie Cousineau" w:date="2025-07-28T15:07:00Z" w16du:dateUtc="2025-07-28T19:07:00Z">
        <w:r w:rsidR="006755D4" w:rsidDel="00F561FB">
          <w:rPr>
            <w:rFonts w:ascii="Times New Roman" w:hAnsi="Times New Roman" w:cs="Times New Roman"/>
            <w:color w:val="000000" w:themeColor="text1"/>
            <w:lang w:val="en-CA"/>
          </w:rPr>
          <w:delInstrText xml:space="preserve"> ADDIN ZOTERO_ITEM CSL_CITATION {"citationID":"SlaTJRIY","properties":{"formattedCitation":"(J. E. Elliott et al., 2005, 2015)","plainCitation":"(J. E. Elliott et al., 2005, 2015)","noteIndex":0},"citationItems":[{"id":951,"uris":["http://zotero.org/users/16770306/items/CFC4X6K5"],"itemData":{"id":951,"type":"article-journal","abstract":"Temporal, spatial, and interspecific trends in polybrominated diphenyl ether (PBDE) flame retardants were determined in eggs of marine and freshwater bird species from the province of British Columbia, Canada. Temporal trends in the Fraser River estuary, 1983−2002, were examined by analysis of eggs of great blue herons (Ardea herodias) and from the Strait of Georgia marine ecosystem, 1979−2002, in eggs of double-crested cormorants (Phalacrocorax auritus). Results were compared to those from eggs of the osprey (Pandion haliaetus) taken along the lower Fraser River and along the Columbia River near Castlegar, British Columbia, and of a pelagic seabird, the Leach's storm-petrel (Oceanodroma leucorhoa), collected at a colony on the Queen Charlotte Islands. Mean concentration of ∑PBDE, 455 μg/kg w.w., were highest in heron eggs collected in 2002 from the Fraser estuary. Concentrations in eggs of cormorants and ospreys taken from sites of varying urban influence tended to be about half that value. Leach's storm petrel eggs had only trace amounts of ∑PBDE (3.38 μg/kg), despite having similar concentrations of PCBs and organochlorine pesticides to the other species. PBDEs increased exponentially with a doubling time of 5.7 years in eggs of both herons and cormorants. Over this period of increasing PBDEs, major chlorinated hydrocarbons, such as PCBs and DDE, were stable or decreased. The PBDE pattern was relatively consistent in most years and sites, with BDEs 47 &gt; 100 &gt; 99 &gt; 153 &gt; 154 &gt; 28 &gt; 183. This was interpreted as evidence of technical pentaBDE formulations as primary sources of the contamination, with the octaBDE formulations as secondary. Higher resolution analysis of a subsample of the eggs revealed the presence of up to nine other congeners, including BDE209 (range:  0.9−1.8 μg/kg), indicating exposure and uptake of decaBDE sourced congeners in North American foodchains. At some locations, concentrations of pentabrominated congeners and mixtures in fish are approaching levels potentially toxic to fish-eating birds, based on rodent studies and calculations of dietary intake from fish data.","container-title":"Environmental Science &amp; Technology","DOI":"10.1021/es050496q","ISSN":"0013-936X","issue":"15","journalAbbreviation":"Environ. Sci. Technol.","note":"publisher: American Chemical Society","page":"5584-5591","source":"ACS Publications","title":"Polybrominated Diphenyl Ether Trends in Eggs of Marine and Freshwater Birds from British Columbia, Canada, 1979−2002","volume":"39","author":[{"family":"Elliott","given":"John E."},{"family":"Wilson","given":"Laurie K."},{"family":"Wakeford","given":"Bryan"}],"issued":{"date-parts":[["2005",8,1]]}}},{"id":954,"uris":["http://zotero.org/users/16770306/items/A5AE9LUV"],"itemData":{"id":954,"type":"article-journal","abstract":"As urban sprawl and agricultural intensification continue to invade prime wildlife habitat, some animals, even apex predators, are managing to adapt to this new environment. Chemical pollution is one of many stressors that wildlife encounter in urban environments. Predators are particularly sensitive to persistent chemical pollutants because they feed at a high trophic level where such pollution is biomagnified. To examine levels of pollution in urban birds of prey in the Lower Mainland region of British Columbia, Canada, we analyzed persistent organic contaminants in adult birds found dead of trauma injury. The hepatic geometric mean concentration of sum polybrominated diphenyl ethers (∑PBDEs) in 13 Cooper's hawks (Accipiter cooperii) from Greater Vancouver was 1873ng/g (lipid weight) with one bird reaching 197,000ng/g lipid weight, the highest exposure reported to date for a wild bird. Concentrations of ∑PBDEs, ∑PCBs (polychlorinated biphenyls) and, surprisingly, cyclodiene insecticides were greatest in the urban environment while those of DDE (1,1-dichloroethylene bis[p-chlorophenyl) were highest in a region of intensive agriculture. The level of most chlorinated and brominated contaminants increased with trophic level (δ15N). The concentrations of some contaminants, PBDEs in particular, in these birds of prey may have some toxicological consequences. Apex predators in urban environments continue to be exposed to elevated concentrations of legacy pollutants as well as more recent brominated pollutants.","container-title":"Science of The Total Environment","DOI":"10.1016/j.scitotenv.2015.04.008","ISSN":"0048-9697","journalAbbreviation":"Science of The Total Environment","page":"157-165","source":"ScienceDirect","title":"PBDEs and other POPs in urban birds of prey partly explained by trophic level and carbon source","volume":"524-525","author":[{"family":"Elliott","given":"John E."},{"family":"Brogan","given":"Jason"},{"family":"Lee","given":"Sandi L."},{"family":"Drouillard","given":"Ken G."},{"family":"Elliott","given":"Kyle H."}],"issued":{"date-parts":[["2015",8,15]]}}}],"schema":"https://github.com/citation-style-language/schema/raw/master/csl-citation.json"} </w:delInstrText>
        </w:r>
      </w:del>
      <w:r w:rsidR="002760B6">
        <w:rPr>
          <w:rFonts w:ascii="Times New Roman" w:hAnsi="Times New Roman" w:cs="Times New Roman"/>
          <w:color w:val="000000" w:themeColor="text1"/>
          <w:lang w:val="en-CA"/>
        </w:rPr>
        <w:fldChar w:fldCharType="separate"/>
      </w:r>
      <w:ins w:id="339" w:author="Anne-Marie Cousineau" w:date="2025-07-28T15:07:00Z" w16du:dateUtc="2025-07-28T19:07:00Z">
        <w:r w:rsidR="00F561FB">
          <w:rPr>
            <w:rFonts w:ascii="Times New Roman" w:hAnsi="Times New Roman" w:cs="Times New Roman"/>
            <w:noProof/>
            <w:color w:val="000000" w:themeColor="text1"/>
            <w:lang w:val="en-CA"/>
          </w:rPr>
          <w:t>(J. Elliott et al., 2005, 2015)</w:t>
        </w:r>
      </w:ins>
      <w:del w:id="340" w:author="Anne-Marie Cousineau" w:date="2025-07-28T15:07:00Z" w16du:dateUtc="2025-07-28T19:07:00Z">
        <w:r w:rsidR="006755D4" w:rsidRPr="00F561FB" w:rsidDel="00F561FB">
          <w:rPr>
            <w:rFonts w:ascii="Times New Roman" w:hAnsi="Times New Roman" w:cs="Times New Roman"/>
            <w:noProof/>
            <w:color w:val="000000" w:themeColor="text1"/>
            <w:lang w:val="en-CA"/>
          </w:rPr>
          <w:delText>(J. E. Elliott et al., 2005, 2015)</w:delText>
        </w:r>
      </w:del>
      <w:r w:rsidR="002760B6">
        <w:rPr>
          <w:rFonts w:ascii="Times New Roman" w:hAnsi="Times New Roman" w:cs="Times New Roman"/>
          <w:color w:val="000000" w:themeColor="text1"/>
          <w:lang w:val="en-CA"/>
        </w:rPr>
        <w:fldChar w:fldCharType="end"/>
      </w:r>
      <w:ins w:id="341" w:author="Anne-Marie Cousineau" w:date="2025-07-09T17:49:00Z" w16du:dateUtc="2025-07-09T21:49:00Z">
        <w:r w:rsidR="002760B6">
          <w:rPr>
            <w:rFonts w:ascii="Times New Roman" w:hAnsi="Times New Roman" w:cs="Times New Roman"/>
            <w:color w:val="000000" w:themeColor="text1"/>
            <w:lang w:val="en-CA"/>
          </w:rPr>
          <w:t xml:space="preserve">. </w:t>
        </w:r>
      </w:ins>
      <w:r w:rsidR="001247C6" w:rsidRPr="002F6ED3">
        <w:rPr>
          <w:rFonts w:ascii="Times New Roman" w:hAnsi="Times New Roman" w:cs="Times New Roman"/>
          <w:color w:val="000000" w:themeColor="text1"/>
          <w:lang w:val="en-CA"/>
        </w:rPr>
        <w:t>Light pollution emanating from large urban centers affect</w:t>
      </w:r>
      <w:r>
        <w:rPr>
          <w:rFonts w:ascii="Times New Roman" w:hAnsi="Times New Roman" w:cs="Times New Roman"/>
          <w:color w:val="000000" w:themeColor="text1"/>
          <w:lang w:val="en-CA"/>
        </w:rPr>
        <w:t>s</w:t>
      </w:r>
      <w:r w:rsidR="001247C6" w:rsidRPr="002F6ED3">
        <w:rPr>
          <w:rFonts w:ascii="Times New Roman" w:hAnsi="Times New Roman" w:cs="Times New Roman"/>
          <w:color w:val="000000" w:themeColor="text1"/>
          <w:lang w:val="en-CA"/>
        </w:rPr>
        <w:t xml:space="preserve"> migratory and resident bird species. </w:t>
      </w:r>
      <w:ins w:id="342" w:author="Anne-Marie Cousineau" w:date="2025-07-09T17:50:00Z" w16du:dateUtc="2025-07-09T21:50:00Z">
        <w:r w:rsidR="00126FD3">
          <w:rPr>
            <w:rFonts w:ascii="Times New Roman" w:hAnsi="Times New Roman" w:cs="Times New Roman"/>
            <w:color w:val="000000" w:themeColor="text1"/>
            <w:lang w:val="en-CA"/>
          </w:rPr>
          <w:t>R</w:t>
        </w:r>
        <w:r w:rsidR="00126FD3" w:rsidRPr="002F6ED3">
          <w:rPr>
            <w:rFonts w:ascii="Times New Roman" w:hAnsi="Times New Roman" w:cs="Times New Roman"/>
            <w:color w:val="000000" w:themeColor="text1"/>
            <w:lang w:val="en-CA"/>
          </w:rPr>
          <w:t xml:space="preserve">esident bird species residing in urban-core areas had smaller eyes than their urban-edge counterparts, most likely due to the intense brightness from urban centers </w:t>
        </w:r>
      </w:ins>
      <w:commentRangeStart w:id="343"/>
      <w:del w:id="344" w:author="Anne-Marie Cousineau" w:date="2025-07-09T17:50:00Z" w16du:dateUtc="2025-07-09T21:50:00Z">
        <w:r w:rsidR="001247C6" w:rsidRPr="002F6ED3" w:rsidDel="00126FD3">
          <w:rPr>
            <w:rFonts w:ascii="Times New Roman" w:hAnsi="Times New Roman" w:cs="Times New Roman"/>
            <w:color w:val="000000" w:themeColor="text1"/>
            <w:lang w:val="en-CA"/>
          </w:rPr>
          <w:delText>Recent work from Jones, Llamas and Phillips (2023) revealed that resident</w:delText>
        </w:r>
        <w:commentRangeEnd w:id="343"/>
        <w:r w:rsidDel="00126FD3">
          <w:rPr>
            <w:rStyle w:val="CommentReference"/>
          </w:rPr>
          <w:commentReference w:id="343"/>
        </w:r>
        <w:r w:rsidR="001247C6" w:rsidRPr="002F6ED3" w:rsidDel="00126FD3">
          <w:rPr>
            <w:rFonts w:ascii="Times New Roman" w:hAnsi="Times New Roman" w:cs="Times New Roman"/>
            <w:color w:val="000000" w:themeColor="text1"/>
            <w:lang w:val="en-CA"/>
          </w:rPr>
          <w:delText xml:space="preserve"> bird species residing in urban-core areas had smaller eyes than their urban-edge counterparts, most </w:delText>
        </w:r>
        <w:r w:rsidR="001247C6" w:rsidRPr="002F6ED3" w:rsidDel="00126FD3">
          <w:rPr>
            <w:rFonts w:ascii="Times New Roman" w:hAnsi="Times New Roman" w:cs="Times New Roman"/>
            <w:color w:val="000000" w:themeColor="text1"/>
            <w:lang w:val="en-CA"/>
          </w:rPr>
          <w:lastRenderedPageBreak/>
          <w:delText xml:space="preserve">likely due to the intense brightness from urban centers </w:delText>
        </w:r>
      </w:del>
      <w:r w:rsidR="001247C6" w:rsidRPr="002F6ED3">
        <w:rPr>
          <w:rFonts w:ascii="Times New Roman" w:hAnsi="Times New Roman" w:cs="Times New Roman"/>
          <w:color w:val="000000" w:themeColor="text1"/>
        </w:rPr>
        <w:fldChar w:fldCharType="begin"/>
      </w:r>
      <w:ins w:id="345"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{"citationID":"UXxrQiY6","properties":{"formattedCitation":"(Jones et al., 2023)","plainCitation":"(Jones et al., 2023)","noteIndex":0},"citationItems":[{"id":"uaj5Gv9l/BTMLBRke","uris":["http://zotero.org/users/16770306/items/6LF6GS4H"],"itemData":{"id":197,"type":"article-journal","container-title":"Global Change Biology","ISSN":"1354-1013","issue":"23","page":"6635-6646","title":"Phenotypic signatures of urbanization? Resident, but not migratory, songbird eye size varies with urban‐associated light pollution levels","volume":"29","author":[{"family":"Jones","given":"Todd M."},{"family":"Llamas","given":"Alfredo P."},{"family":"Phillips","given":"Jennifer N."}],"issued":{"date-parts":[["2023"]]}}}],"schema":"https://github.com/citation-style-language/schema/raw/master/csl-citation.json"} </w:instrText>
        </w:r>
      </w:ins>
      <w:del w:id="346" w:author="Anne-Marie Cousineau" w:date="2025-07-28T15:07:00Z" w16du:dateUtc="2025-07-28T19:07:00Z">
        <w:r w:rsidR="004701C5" w:rsidDel="00F561FB">
          <w:rPr>
            <w:rFonts w:ascii="Times New Roman" w:hAnsi="Times New Roman" w:cs="Times New Roman"/>
            <w:color w:val="000000" w:themeColor="text1"/>
            <w:lang w:val="en-CA"/>
          </w:rPr>
          <w:delInstrText xml:space="preserve"> ADDIN ZOTERO_ITEM CSL_CITATION {"citationID":"UXxrQiY6","properties":{"formattedCitation":"(Jones et al., 2023)","plainCitation":"(Jones et al., 2023)","noteIndex":0},"citationItems":[{"id":"kWnmc6IE/15Ca63Zz","uris":["http://zotero.org/users/16770306/items/6LF6GS4H"],"itemData":{"id":197,"type":"article-journal","container-title":"Global Change Biology","ISSN":"1354-1013","issue":"23","page":"6635-6646","title":"Phenotypic signatures of urbanization? Resident, but not migratory, songbird eye size varies with urban‐associated light pollution levels","volume":"29","author":[{"family":"Jones","given":"Todd M."},{"family":"Llamas","given":"Alfredo P."},{"family":"Phillips","given":"Jennifer N."}],"issued":{"date-parts":[["2023"]]}}}],"schema":"https://github.com/citation-style-language/schema/raw/master/csl-citation.json"} </w:delInstrText>
        </w:r>
      </w:del>
      <w:r w:rsidR="001247C6" w:rsidRPr="002F6ED3">
        <w:rPr>
          <w:rFonts w:ascii="Times New Roman" w:hAnsi="Times New Roman" w:cs="Times New Roman"/>
          <w:color w:val="000000" w:themeColor="text1"/>
        </w:rPr>
        <w:fldChar w:fldCharType="separate"/>
      </w:r>
      <w:r w:rsidR="001247C6" w:rsidRPr="002F6ED3">
        <w:rPr>
          <w:rFonts w:ascii="Times New Roman" w:hAnsi="Times New Roman" w:cs="Times New Roman"/>
          <w:noProof/>
          <w:color w:val="000000" w:themeColor="text1"/>
          <w:lang w:val="en-CA"/>
        </w:rPr>
        <w:t>(Jones et al., 2023)</w:t>
      </w:r>
      <w:r w:rsidR="001247C6" w:rsidRPr="002F6ED3">
        <w:rPr>
          <w:rFonts w:ascii="Times New Roman" w:hAnsi="Times New Roman" w:cs="Times New Roman"/>
          <w:color w:val="000000" w:themeColor="text1"/>
        </w:rPr>
        <w:fldChar w:fldCharType="end"/>
      </w:r>
      <w:r w:rsidR="001247C6" w:rsidRPr="002F6ED3">
        <w:rPr>
          <w:rFonts w:ascii="Times New Roman" w:hAnsi="Times New Roman" w:cs="Times New Roman"/>
          <w:color w:val="000000" w:themeColor="text1"/>
          <w:lang w:val="en-CA"/>
        </w:rPr>
        <w:t xml:space="preserve">. For long-distance migratory bird species, light pollution can have detrimental effects such as disorientation, disruption of circadian rhythm, changes in flight behaviours and more </w:t>
      </w:r>
      <w:commentRangeStart w:id="347"/>
      <w:r w:rsidR="001247C6" w:rsidRPr="002F6ED3">
        <w:rPr>
          <w:rFonts w:ascii="Times New Roman" w:hAnsi="Times New Roman" w:cs="Times New Roman"/>
          <w:color w:val="000000" w:themeColor="text1"/>
        </w:rPr>
        <w:fldChar w:fldCharType="begin"/>
      </w:r>
      <w:ins w:id="348"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{"citationID":"WXe8qHTM","properties":{"formattedCitation":"(Cabrera-Cruz et al., 2018)","plainCitation":"(Cabrera-Cruz et al., 2018)","noteIndex":0},"citationItems":[{"id":"uaj5Gv9l/WtcQ86ix","uris":["http://zotero.org/users/16770306/items/YVR6HARZ"],"itemData":{"id":114,"type":"article-journal","container-title":"Scientific reports","ISSN":"2045-2322","issue":"1","page":"3261","title":"Light pollution is greatest within migration passage areas for nocturnally-migrating birds around the world","volume":"8","author":[{"family":"Cabrera-Cruz","given":"Sergio A."},{"family":"Smolinsky","given":"Jaclyn A."},{"family":"Buler","given":"Jeffrey J."}],"issued":{"date-parts":[["2018"]]}}}],"schema":"https://github.com/citation-style-language/schema/raw/master/csl-citation.json"} </w:instrText>
        </w:r>
      </w:ins>
      <w:del w:id="349" w:author="Anne-Marie Cousineau" w:date="2025-07-28T15:07:00Z" w16du:dateUtc="2025-07-28T19:07:00Z">
        <w:r w:rsidR="004701C5" w:rsidDel="00F561FB">
          <w:rPr>
            <w:rFonts w:ascii="Times New Roman" w:hAnsi="Times New Roman" w:cs="Times New Roman"/>
            <w:color w:val="000000" w:themeColor="text1"/>
            <w:lang w:val="en-CA"/>
          </w:rPr>
          <w:delInstrText xml:space="preserve"> ADDIN ZOTERO_ITEM CSL_CITATION {"citationID":"WXe8qHTM","properties":{"formattedCitation":"(Cabrera-Cruz et al., 2018)","plainCitation":"(Cabrera-Cruz et al., 2018)","noteIndex":0},"citationItems":[{"id":"kWnmc6IE/a9J8RWSI","uris":["http://zotero.org/users/16770306/items/YVR6HARZ"],"itemData":{"id":114,"type":"article-journal","container-title":"Scientific reports","ISSN":"2045-2322","issue":"1","page":"3261","title":"Light pollution is greatest within migration passage areas for nocturnally-migrating birds around the world","volume":"8","author":[{"family":"Cabrera-Cruz","given":"Sergio A."},{"family":"Smolinsky","given":"Jaclyn A."},{"family":"Buler","given":"Jeffrey J."}],"issued":{"date-parts":[["2018"]]}}}],"schema":"https://github.com/citation-style-language/schema/raw/master/csl-citation.json"} </w:delInstrText>
        </w:r>
      </w:del>
      <w:r w:rsidR="001247C6" w:rsidRPr="002F6ED3">
        <w:rPr>
          <w:rFonts w:ascii="Times New Roman" w:hAnsi="Times New Roman" w:cs="Times New Roman"/>
          <w:color w:val="000000" w:themeColor="text1"/>
        </w:rPr>
        <w:fldChar w:fldCharType="separate"/>
      </w:r>
      <w:r w:rsidR="001247C6" w:rsidRPr="002F6ED3">
        <w:rPr>
          <w:rFonts w:ascii="Times New Roman" w:hAnsi="Times New Roman" w:cs="Times New Roman"/>
          <w:noProof/>
          <w:color w:val="000000" w:themeColor="text1"/>
          <w:lang w:val="en-CA"/>
        </w:rPr>
        <w:t>(Cabrera-Cruz et al., 2018)</w:t>
      </w:r>
      <w:r w:rsidR="001247C6" w:rsidRPr="002F6ED3">
        <w:rPr>
          <w:rFonts w:ascii="Times New Roman" w:hAnsi="Times New Roman" w:cs="Times New Roman"/>
          <w:color w:val="000000" w:themeColor="text1"/>
        </w:rPr>
        <w:fldChar w:fldCharType="end"/>
      </w:r>
      <w:commentRangeEnd w:id="347"/>
      <w:r>
        <w:rPr>
          <w:rStyle w:val="CommentReference"/>
        </w:rPr>
        <w:commentReference w:id="347"/>
      </w:r>
      <w:r w:rsidR="001247C6" w:rsidRPr="002F6ED3">
        <w:rPr>
          <w:rFonts w:ascii="Times New Roman" w:hAnsi="Times New Roman" w:cs="Times New Roman"/>
          <w:color w:val="000000" w:themeColor="text1"/>
          <w:lang w:val="en-CA"/>
        </w:rPr>
        <w:t xml:space="preserve">. </w:t>
      </w:r>
    </w:p>
    <w:p w14:paraId="2BC447B4" w14:textId="7F3949BC" w:rsidR="003D0457" w:rsidRDefault="001247C6" w:rsidP="0014004D">
      <w:pPr>
        <w:spacing w:line="480" w:lineRule="auto"/>
        <w:ind w:firstLine="720"/>
        <w:jc w:val="both"/>
        <w:rPr>
          <w:rFonts w:ascii="Times New Roman" w:hAnsi="Times New Roman" w:cs="Times New Roman"/>
          <w:lang w:val="en-CA"/>
        </w:rPr>
      </w:pPr>
      <w:r w:rsidRPr="002F6ED3">
        <w:rPr>
          <w:rFonts w:ascii="Times New Roman" w:hAnsi="Times New Roman" w:cs="Times New Roman"/>
          <w:lang w:val="en-CA"/>
        </w:rPr>
        <w:t xml:space="preserve">When environmental conditions are changing (including via rapid human-induced changes), behavioural traits are often one of the first </w:t>
      </w:r>
      <w:del w:id="350" w:author="Kyle Elliott, Dr" w:date="2025-07-25T16:25:00Z" w16du:dateUtc="2025-07-25T20:25:00Z">
        <w:r w:rsidRPr="002F6ED3" w:rsidDel="009616A1">
          <w:rPr>
            <w:rFonts w:ascii="Times New Roman" w:hAnsi="Times New Roman" w:cs="Times New Roman"/>
            <w:lang w:val="en-CA"/>
          </w:rPr>
          <w:delText xml:space="preserve">displayed </w:delText>
        </w:r>
      </w:del>
      <w:r w:rsidRPr="002F6ED3">
        <w:rPr>
          <w:rFonts w:ascii="Times New Roman" w:hAnsi="Times New Roman" w:cs="Times New Roman"/>
          <w:lang w:val="en-CA"/>
        </w:rPr>
        <w:t xml:space="preserve">responses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{"citationID":"17wYk966","properties":{"formattedCitation":"(Lane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Pr="002F6ED3">
        <w:rPr>
          <w:rFonts w:ascii="Times New Roman" w:hAnsi="Times New Roman" w:cs="Times New Roman"/>
          <w:noProof/>
          <w:lang w:val="en-CA"/>
        </w:rPr>
        <w:t>(Lane et al., 2023)</w:t>
      </w:r>
      <w:r w:rsidRPr="002F6ED3">
        <w:rPr>
          <w:rFonts w:ascii="Times New Roman" w:hAnsi="Times New Roman" w:cs="Times New Roman"/>
        </w:rPr>
        <w:fldChar w:fldCharType="end"/>
      </w:r>
      <w:r w:rsidRPr="002F6ED3">
        <w:rPr>
          <w:rFonts w:ascii="Times New Roman" w:hAnsi="Times New Roman" w:cs="Times New Roman"/>
          <w:lang w:val="en-CA"/>
        </w:rPr>
        <w:t xml:space="preserve">. </w:t>
      </w:r>
      <w:r w:rsidR="000C3FBA">
        <w:rPr>
          <w:rFonts w:ascii="Times New Roman" w:hAnsi="Times New Roman" w:cs="Times New Roman"/>
          <w:lang w:val="en-CA"/>
        </w:rPr>
        <w:t>For example,</w:t>
      </w:r>
      <w:r w:rsidRPr="002F6ED3">
        <w:rPr>
          <w:rFonts w:ascii="Times New Roman" w:hAnsi="Times New Roman" w:cs="Times New Roman"/>
          <w:lang w:val="en-CA"/>
        </w:rPr>
        <w:t xml:space="preserve"> males of several songbird species </w:t>
      </w:r>
      <w:r w:rsidR="00525A42">
        <w:rPr>
          <w:rFonts w:ascii="Times New Roman" w:hAnsi="Times New Roman" w:cs="Times New Roman"/>
          <w:lang w:val="en-CA"/>
        </w:rPr>
        <w:t xml:space="preserve">were found to be more </w:t>
      </w:r>
      <w:r w:rsidR="00AC0565">
        <w:rPr>
          <w:rFonts w:ascii="Times New Roman" w:hAnsi="Times New Roman" w:cs="Times New Roman"/>
          <w:lang w:val="en-CA"/>
        </w:rPr>
        <w:t xml:space="preserve">aggressive </w:t>
      </w:r>
      <w:r w:rsidRPr="002F6ED3">
        <w:rPr>
          <w:rFonts w:ascii="Times New Roman" w:hAnsi="Times New Roman" w:cs="Times New Roman"/>
          <w:lang w:val="en-CA"/>
        </w:rPr>
        <w:t xml:space="preserve">in urban habitats compared to their rural counterparts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{"citationID":"g1A2qlpw","properties":{"formattedCitation":"(Lane et al., 2023)","plainCitation":"(Lane et al., 2023)","noteIndex":0},"citationItems":[{"id":706,"uris":["http://zotero.org/users/16770306/items/N9EGZ6HK"],"itemData":{"id":706,"type":"article-journal","abstract":"Behavioral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Pr="002F6ED3">
        <w:rPr>
          <w:rFonts w:ascii="Times New Roman" w:hAnsi="Times New Roman" w:cs="Times New Roman"/>
          <w:noProof/>
          <w:lang w:val="en-CA"/>
        </w:rPr>
        <w:t>(Lane et al., 2023)</w:t>
      </w:r>
      <w:r w:rsidRPr="002F6ED3">
        <w:rPr>
          <w:rFonts w:ascii="Times New Roman" w:hAnsi="Times New Roman" w:cs="Times New Roman"/>
        </w:rPr>
        <w:fldChar w:fldCharType="end"/>
      </w:r>
      <w:r w:rsidRPr="002F6ED3">
        <w:rPr>
          <w:rFonts w:ascii="Times New Roman" w:hAnsi="Times New Roman" w:cs="Times New Roman"/>
          <w:lang w:val="en-CA"/>
        </w:rPr>
        <w:t xml:space="preserve">. Anthropogenic disturbances found in the city may also affect incubation behaviour, a critical life stage not only for the parents, but also for the success of the offspring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{"citationID":"okZm70tM","properties":{"formattedCitation":"(Hope et al., 2022; Lane et al., 2023)","plainCitation":"(Hope et al., 2022; Lane et al., 2023)","noteIndex":0},"citationItems":[{"id":714,"uris":["http://zotero.org/users/16770306/items/S4MBTQTE"],"itemData":{"id":714,"type":"article-journal","abstract":"With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w:instrText>
      </w:r>
      <w:r w:rsidRPr="00F67F6B">
        <w:rPr>
          <w:rFonts w:ascii="Times New Roman" w:hAnsi="Times New Roman" w:cs="Times New Roman"/>
          <w:lang w:val="en-CA"/>
        </w:rPr>
        <w:instrText>a uniparenta</w:instrText>
      </w:r>
      <w:r w:rsidRPr="002F6ED3">
        <w:rPr>
          <w:rFonts w:ascii="Times New Roman" w:hAnsi="Times New Roman" w:cs="Times New Roman"/>
        </w:rPr>
        <w:instrText>l incubator, using temperature loggers. We found that, compared to forest females, urban females spent more time incubating, took shorter off-bouts and ended their last daily off-bouts at a later hour. Furthermore, time spent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A."},{"family":"Angelier","given":"Frédéric"}],"issued":{"date-parts":[["2022",12,1]]}}},{"id":706,"uris":["http://zotero.org/users/16770306/items/N9EGZ6HK"],"itemData":{"id":706,"type":"article-journal","abstract":"Behavioral traits are often the first response to changing environmental conditions, including human induced rapid environmental change. For example, animals living in urban areas are often more aggressive than rural animals. This is especially evident in songbirds; males of several species display elevated aggression in urban habitats. Increased male aggression has been associated with reduced parental care, but the consequences of this trade-off for males, social partners, and offspring in the context of urbanization remains unclear. We explored the effects of increased urban male aggression on the life history traits, parental care, and offspring outcomes of song sparrows (Melospiza melodia). We predicted that urban males would reduce paternal investment and result in urban females providing greater nestling care or reduced fledging success in urban habitats compared to rura</w:instrText>
      </w:r>
      <w:r w:rsidRPr="00B15A0D">
        <w:rPr>
          <w:rFonts w:ascii="Times New Roman" w:hAnsi="Times New Roman" w:cs="Times New Roman"/>
          <w:lang w:val="en-CA"/>
        </w:rPr>
        <w:instrText xml:space="preserve">l. Contrary to our prediction, aggressive urban males did not decrease care but visited the nest more often compared to rural males. Additionally, urban birds had higher nest and fledging success compared to rural, though this was largely due to higher nest predation in rural habitats. Our study is among the first to evaluate trade-offs associated with elevated aggression expressed by urban animals and adds to a growing body of evidence that urban habitats provide benefits to some species.","container-title":"Frontiers in Ecology and Evolution","DOI":"10.3389/fevo.2023.1234562","ISSN":"2296-701X","journalAbbreviation":"Front. Ecol. Evol.","language":"English","note":"publisher: Frontiers","source":"Frontiers","title":"Indirect effects of urbanization: consequences of increased aggression in an urban male songbird for mates and offspring","title-short":"Indirect effects of urbanization","URL":"https://www.frontiersin.org/journals/ecology-and-evolution/articles/10.3389/fevo.2023.1234562/full","volume":"11","author":[{"family":"Lane","given":"Samuel J."},{"family":"VanDiest","given":"Isaac J."},{"family":"Brewer","given":"Valerie N."},{"family":"Linkous","given":"Courtney R."},{"family":"Fossett","given":"Taylor E."},{"family":"Goodchild","given":"Christopher G."},{"family":"Sewall","given":"Kendra B."}],"accessed":{"date-parts":[["2025",4,10]]},"issued":{"date-parts":[["2023",8,22]]}}}],"schema":"https://github.com/citation-style-language/schema/raw/master/csl-citation.json"} </w:instrText>
      </w:r>
      <w:r w:rsidRPr="002F6ED3">
        <w:rPr>
          <w:rFonts w:ascii="Times New Roman" w:hAnsi="Times New Roman" w:cs="Times New Roman"/>
        </w:rPr>
        <w:fldChar w:fldCharType="separate"/>
      </w:r>
      <w:r w:rsidRPr="00B15A0D">
        <w:rPr>
          <w:rFonts w:ascii="Times New Roman" w:hAnsi="Times New Roman" w:cs="Times New Roman"/>
          <w:noProof/>
          <w:lang w:val="en-CA"/>
        </w:rPr>
        <w:t>(Hope et al., 2022; Lane et al., 2023)</w:t>
      </w:r>
      <w:r w:rsidRPr="002F6ED3">
        <w:rPr>
          <w:rFonts w:ascii="Times New Roman" w:hAnsi="Times New Roman" w:cs="Times New Roman"/>
        </w:rPr>
        <w:fldChar w:fldCharType="end"/>
      </w:r>
      <w:r w:rsidRPr="00B15A0D">
        <w:rPr>
          <w:rFonts w:ascii="Times New Roman" w:hAnsi="Times New Roman" w:cs="Times New Roman"/>
          <w:lang w:val="en-CA"/>
        </w:rPr>
        <w:t xml:space="preserve">. </w:t>
      </w:r>
      <w:commentRangeStart w:id="351"/>
      <w:r w:rsidRPr="002F6ED3">
        <w:rPr>
          <w:rFonts w:ascii="Times New Roman" w:hAnsi="Times New Roman" w:cs="Times New Roman"/>
          <w:lang w:val="en-CA"/>
        </w:rPr>
        <w:t>Urban</w:t>
      </w:r>
      <w:r w:rsidR="000C3FBA">
        <w:rPr>
          <w:rFonts w:ascii="Times New Roman" w:hAnsi="Times New Roman" w:cs="Times New Roman"/>
          <w:lang w:val="en-CA"/>
        </w:rPr>
        <w:t xml:space="preserve"> great tits</w:t>
      </w:r>
      <w:r w:rsidRPr="002F6ED3">
        <w:rPr>
          <w:rFonts w:ascii="Times New Roman" w:hAnsi="Times New Roman" w:cs="Times New Roman"/>
          <w:lang w:val="en-CA"/>
        </w:rPr>
        <w:t xml:space="preserve"> </w:t>
      </w:r>
      <w:r w:rsidR="000C3FBA">
        <w:rPr>
          <w:rFonts w:ascii="Times New Roman" w:hAnsi="Times New Roman" w:cs="Times New Roman"/>
          <w:lang w:val="en-CA"/>
        </w:rPr>
        <w:t>(</w:t>
      </w:r>
      <w:r w:rsidRPr="002F6ED3">
        <w:rPr>
          <w:rFonts w:ascii="Times New Roman" w:hAnsi="Times New Roman" w:cs="Times New Roman"/>
          <w:i/>
          <w:iCs/>
          <w:lang w:val="en-CA"/>
        </w:rPr>
        <w:t xml:space="preserve">Parus </w:t>
      </w:r>
      <w:commentRangeStart w:id="352"/>
      <w:r w:rsidRPr="002F6ED3">
        <w:rPr>
          <w:rFonts w:ascii="Times New Roman" w:hAnsi="Times New Roman" w:cs="Times New Roman"/>
          <w:i/>
          <w:iCs/>
          <w:lang w:val="en-CA"/>
        </w:rPr>
        <w:t>major</w:t>
      </w:r>
      <w:commentRangeEnd w:id="352"/>
      <w:r w:rsidR="000C3FBA">
        <w:rPr>
          <w:rStyle w:val="CommentReference"/>
        </w:rPr>
        <w:commentReference w:id="352"/>
      </w:r>
      <w:del w:id="353" w:author="Kyle Elliott, Dr" w:date="2025-06-17T18:49:00Z" w16du:dateUtc="2025-06-17T22:49:00Z">
        <w:r w:rsidRPr="002F6ED3" w:rsidDel="000C3FBA">
          <w:rPr>
            <w:rFonts w:ascii="Times New Roman" w:hAnsi="Times New Roman" w:cs="Times New Roman"/>
            <w:lang w:val="en-CA"/>
          </w:rPr>
          <w:delText xml:space="preserve"> </w:delText>
        </w:r>
      </w:del>
      <w:r w:rsidR="000C3FBA">
        <w:rPr>
          <w:rFonts w:ascii="Times New Roman" w:hAnsi="Times New Roman" w:cs="Times New Roman"/>
          <w:lang w:val="en-CA"/>
        </w:rPr>
        <w:t xml:space="preserve">) </w:t>
      </w:r>
      <w:r w:rsidRPr="002F6ED3">
        <w:rPr>
          <w:rFonts w:ascii="Times New Roman" w:hAnsi="Times New Roman" w:cs="Times New Roman"/>
          <w:lang w:val="en-CA"/>
        </w:rPr>
        <w:t xml:space="preserve">spent more time incubating, took shorter off-bouts and ended their last nest outing later during the day, compared to the females incubating in the forest </w:t>
      </w:r>
      <w:r w:rsidRPr="002F6ED3">
        <w:rPr>
          <w:rFonts w:ascii="Times New Roman" w:hAnsi="Times New Roman" w:cs="Times New Roman"/>
        </w:rPr>
        <w:fldChar w:fldCharType="begin"/>
      </w:r>
      <w:r w:rsidRPr="002F6ED3">
        <w:rPr>
          <w:rFonts w:ascii="Times New Roman" w:hAnsi="Times New Roman" w:cs="Times New Roman"/>
          <w:lang w:val="en-CA"/>
        </w:rPr>
        <w:instrText xml:space="preserve"> ADDIN ZOTERO_ITEM CSL_CITATION {"citationID":"IKGnrCV5","properties":{"formattedCitation":"(Hope et al., 2022)","plainCitation":"(Hope et al., 2022)","noteIndex":0},"citationItems":[{"id":714,"uris":["http://zotero.org/users/16770306/items/S4MBTQTE"],"itemData":{"id":714,"type":"article-journal","abstract":"With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uniparental incubator, using temperature loggers</w:instrText>
      </w:r>
      <w:r w:rsidRPr="002F6ED3">
        <w:rPr>
          <w:rFonts w:ascii="Times New Roman" w:hAnsi="Times New Roman" w:cs="Times New Roman"/>
        </w:rPr>
        <w:instrText>. We found that, compared to forest females, urban females spent more time incubating, took shorter off-bouts and ended their last daily off-bouts at a later hour. Furthermore, time spen</w:instrText>
      </w:r>
      <w:r w:rsidRPr="00B15A0D">
        <w:rPr>
          <w:rFonts w:ascii="Times New Roman" w:hAnsi="Times New Roman" w:cs="Times New Roman"/>
          <w:lang w:val="en-CA"/>
        </w:rPr>
        <w:instrText xml:space="preserve">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A."},{"family":"Angelier","given":"Frédéric"}],"issued":{"date-parts":[["2022",12,1]]}}}],"schema":"https://github.com/citation-style-language/schema/raw/master/csl-citation.json"} </w:instrText>
      </w:r>
      <w:r w:rsidRPr="002F6ED3">
        <w:rPr>
          <w:rFonts w:ascii="Times New Roman" w:hAnsi="Times New Roman" w:cs="Times New Roman"/>
        </w:rPr>
        <w:fldChar w:fldCharType="separate"/>
      </w:r>
      <w:r w:rsidRPr="00B15A0D">
        <w:rPr>
          <w:rFonts w:ascii="Times New Roman" w:hAnsi="Times New Roman" w:cs="Times New Roman"/>
          <w:noProof/>
          <w:lang w:val="en-CA"/>
        </w:rPr>
        <w:t>(Hope et al., 2022)</w:t>
      </w:r>
      <w:r w:rsidRPr="002F6ED3">
        <w:rPr>
          <w:rFonts w:ascii="Times New Roman" w:hAnsi="Times New Roman" w:cs="Times New Roman"/>
        </w:rPr>
        <w:fldChar w:fldCharType="end"/>
      </w:r>
      <w:r w:rsidRPr="00B15A0D">
        <w:rPr>
          <w:rFonts w:ascii="Times New Roman" w:hAnsi="Times New Roman" w:cs="Times New Roman"/>
          <w:lang w:val="en-CA"/>
        </w:rPr>
        <w:t xml:space="preserve">. </w:t>
      </w:r>
      <w:commentRangeEnd w:id="351"/>
      <w:r w:rsidR="00525A42">
        <w:rPr>
          <w:rStyle w:val="CommentReference"/>
        </w:rPr>
        <w:commentReference w:id="351"/>
      </w:r>
      <w:r w:rsidR="00256BE7">
        <w:rPr>
          <w:rFonts w:ascii="Times New Roman" w:hAnsi="Times New Roman" w:cs="Times New Roman"/>
          <w:lang w:val="en-CA"/>
        </w:rPr>
        <w:t xml:space="preserve"> T</w:t>
      </w:r>
      <w:del w:id="354" w:author="Kyle Elliott, Dr" w:date="2025-07-25T16:26:00Z" w16du:dateUtc="2025-07-25T20:26:00Z">
        <w:r w:rsidR="00256BE7" w:rsidDel="009616A1">
          <w:rPr>
            <w:rFonts w:ascii="Times New Roman" w:hAnsi="Times New Roman" w:cs="Times New Roman"/>
            <w:lang w:val="en-CA"/>
          </w:rPr>
          <w:delText>he authors suggested that t</w:delText>
        </w:r>
      </w:del>
      <w:r w:rsidR="00256BE7">
        <w:rPr>
          <w:rFonts w:ascii="Times New Roman" w:hAnsi="Times New Roman" w:cs="Times New Roman"/>
          <w:lang w:val="en-CA"/>
        </w:rPr>
        <w:t xml:space="preserve">hese differences in incubation time and off-bouts </w:t>
      </w:r>
      <w:r w:rsidR="00C018E6">
        <w:rPr>
          <w:rFonts w:ascii="Times New Roman" w:hAnsi="Times New Roman" w:cs="Times New Roman"/>
          <w:lang w:val="en-CA"/>
        </w:rPr>
        <w:t xml:space="preserve">might be </w:t>
      </w:r>
      <w:del w:id="355" w:author="Kyle Elliott, Dr" w:date="2025-07-25T16:26:00Z" w16du:dateUtc="2025-07-25T20:26:00Z">
        <w:r w:rsidR="00C018E6" w:rsidDel="009616A1">
          <w:rPr>
            <w:rFonts w:ascii="Times New Roman" w:hAnsi="Times New Roman" w:cs="Times New Roman"/>
            <w:lang w:val="en-CA"/>
          </w:rPr>
          <w:delText>a result of</w:delText>
        </w:r>
      </w:del>
      <w:ins w:id="356" w:author="Kyle Elliott, Dr" w:date="2025-07-25T16:26:00Z" w16du:dateUtc="2025-07-25T20:26:00Z">
        <w:r w:rsidR="009616A1">
          <w:rPr>
            <w:rFonts w:ascii="Times New Roman" w:hAnsi="Times New Roman" w:cs="Times New Roman"/>
            <w:lang w:val="en-CA"/>
          </w:rPr>
          <w:t>due to</w:t>
        </w:r>
      </w:ins>
      <w:r w:rsidR="00C018E6">
        <w:rPr>
          <w:rFonts w:ascii="Times New Roman" w:hAnsi="Times New Roman" w:cs="Times New Roman"/>
          <w:lang w:val="en-CA"/>
        </w:rPr>
        <w:t xml:space="preserve"> the easier access to specific food items in the city (i.e. seeds</w:t>
      </w:r>
      <w:r w:rsidR="002B28FF">
        <w:rPr>
          <w:rFonts w:ascii="Times New Roman" w:hAnsi="Times New Roman" w:cs="Times New Roman"/>
          <w:lang w:val="en-CA"/>
        </w:rPr>
        <w:t xml:space="preserve"> or food scraps)</w:t>
      </w:r>
      <w:r w:rsidR="00F72FBF">
        <w:rPr>
          <w:rFonts w:ascii="Times New Roman" w:hAnsi="Times New Roman" w:cs="Times New Roman"/>
          <w:lang w:val="en-CA"/>
        </w:rPr>
        <w:t xml:space="preserve"> or due to </w:t>
      </w:r>
      <w:del w:id="357" w:author="Kyle Elliott, Dr" w:date="2025-07-25T16:26:00Z" w16du:dateUtc="2025-07-25T20:26:00Z">
        <w:r w:rsidR="00F72FBF" w:rsidDel="009616A1">
          <w:rPr>
            <w:rFonts w:ascii="Times New Roman" w:hAnsi="Times New Roman" w:cs="Times New Roman"/>
            <w:lang w:val="en-CA"/>
          </w:rPr>
          <w:delText xml:space="preserve">the fact that animal </w:delText>
        </w:r>
      </w:del>
      <w:r w:rsidR="00F72FBF">
        <w:rPr>
          <w:rFonts w:ascii="Times New Roman" w:hAnsi="Times New Roman" w:cs="Times New Roman"/>
          <w:lang w:val="en-CA"/>
        </w:rPr>
        <w:t xml:space="preserve">territories </w:t>
      </w:r>
      <w:del w:id="358" w:author="Kyle Elliott, Dr" w:date="2025-07-25T16:26:00Z" w16du:dateUtc="2025-07-25T20:26:00Z">
        <w:r w:rsidR="00F72FBF" w:rsidDel="009616A1">
          <w:rPr>
            <w:rFonts w:ascii="Times New Roman" w:hAnsi="Times New Roman" w:cs="Times New Roman"/>
            <w:lang w:val="en-CA"/>
          </w:rPr>
          <w:delText xml:space="preserve">tend to be </w:delText>
        </w:r>
      </w:del>
      <w:proofErr w:type="spellStart"/>
      <w:ins w:id="359" w:author="Kyle Elliott, Dr" w:date="2025-07-25T16:26:00Z" w16du:dateUtc="2025-07-25T20:26:00Z">
        <w:r w:rsidR="009616A1">
          <w:rPr>
            <w:rFonts w:ascii="Times New Roman" w:hAnsi="Times New Roman" w:cs="Times New Roman"/>
            <w:lang w:val="en-CA"/>
          </w:rPr>
          <w:t>being</w:t>
        </w:r>
      </w:ins>
      <w:r w:rsidR="00F72FBF">
        <w:rPr>
          <w:rFonts w:ascii="Times New Roman" w:hAnsi="Times New Roman" w:cs="Times New Roman"/>
          <w:lang w:val="en-CA"/>
        </w:rPr>
        <w:t>smaller</w:t>
      </w:r>
      <w:proofErr w:type="spellEnd"/>
      <w:r w:rsidR="00F72FBF">
        <w:rPr>
          <w:rFonts w:ascii="Times New Roman" w:hAnsi="Times New Roman" w:cs="Times New Roman"/>
          <w:lang w:val="en-CA"/>
        </w:rPr>
        <w:t xml:space="preserve"> in urban areas, hence the short amount of time spent away from the nest </w:t>
      </w:r>
      <w:r w:rsidR="00F72FBF">
        <w:rPr>
          <w:rFonts w:ascii="Times New Roman" w:hAnsi="Times New Roman" w:cs="Times New Roman"/>
          <w:lang w:val="en-CA"/>
        </w:rPr>
        <w:fldChar w:fldCharType="begin"/>
      </w:r>
      <w:r w:rsidR="00F72FBF">
        <w:rPr>
          <w:rFonts w:ascii="Times New Roman" w:hAnsi="Times New Roman" w:cs="Times New Roman"/>
          <w:lang w:val="en-CA"/>
        </w:rPr>
        <w:instrText xml:space="preserve"> ADDIN ZOTERO_ITEM CSL_CITATION {"citationID":"GKo6FYZJ","properties":{"formattedCitation":"(Hope et al., 2022)","plainCitation":"(Hope et al., 2022)","noteIndex":0},"citationItems":[{"id":714,"uris":["http://zotero.org/users/16770306/items/S4MBTQTE"],"itemData":{"id":714,"type":"article-journal","abstract":"With 68% of the world's population expected to live in cities by 2050, it is crucial to understand how animals respond to urbanization. Urban areas are associated with changes in microclimate, light, noise and human activity, which can affect animal physiology, behaviour and fitness. In particular, urbanization may affect how parents allocate time and energy between parental care and self-maintenance. In birds, a critical aspect of parental care is incubation, where parents must maintain egg temperatures for successful offspring development. However, incubation is energetically costly, and anthropogenic disturbances may affect parental decisions related to this cost. Determining whether urbanization affects incubation is crucial for understanding the differences between urban and nonurban populations in their reproductive performance and fitness. We measured incubation behaviour and egg temperature in one urban and one forest population of great tits, a uniparental incubator, using temperature loggers. We found that, compared to forest females, urban females spent more time incubating, took shorter off-bouts and ended their last daily off-bouts at a later hour. Furthermore, time spent off the nest, the number and duration of off-bouts and daily start of activity were related to ambient temperature; start of activity was related to clutch size; and time spent off the nest was related to the day of incubation. Despite urban females spending more time on the nest, eggs of both forest and urban females experienced relatively similar average egg temperatures, and urban eggs tended to experience greater variability in egg temperature. Furthermore, there were no differences between sites for any fitness-related offspring variable. Our results suggest that urbanization can influence the thermal environment of developing avian offspring by causing urban adults to be inefficient incubators through increased activity off the nest in the evening, differences in nest insulation and/or suboptimal incubation behaviour compared to forest counterparts.","container-title":"Animal Behaviour","DOI":"10.1016/j.anbehav.2022.09.004","ISSN":"0003-3472","journalAbbreviation":"Animal Behaviour","page":"1-11","source":"ScienceDirect","title":"Parenting in the city: effects of urbanization on incubation behaviour and egg temperature in great tits, &lt;i&gt;Parus major&lt;/i&gt;","title-short":"Parenting in the city","volume":"194","author":[{"family":"Hope","given":"Sydney F."},{"family":"Hopkins","given":"William A."},{"family":"Angelier","given":"Frédéric"}],"issued":{"date-parts":[["2022",12,1]]}}}],"schema":"https://github.com/citation-style-language/schema/raw/master/csl-citation.json"} </w:instrText>
      </w:r>
      <w:r w:rsidR="00F72FBF">
        <w:rPr>
          <w:rFonts w:ascii="Times New Roman" w:hAnsi="Times New Roman" w:cs="Times New Roman"/>
          <w:lang w:val="en-CA"/>
        </w:rPr>
        <w:fldChar w:fldCharType="separate"/>
      </w:r>
      <w:r w:rsidR="00F72FBF">
        <w:rPr>
          <w:rFonts w:ascii="Times New Roman" w:hAnsi="Times New Roman" w:cs="Times New Roman"/>
          <w:noProof/>
          <w:lang w:val="en-CA"/>
        </w:rPr>
        <w:t>(Hope et al., 2022)</w:t>
      </w:r>
      <w:r w:rsidR="00F72FBF">
        <w:rPr>
          <w:rFonts w:ascii="Times New Roman" w:hAnsi="Times New Roman" w:cs="Times New Roman"/>
          <w:lang w:val="en-CA"/>
        </w:rPr>
        <w:fldChar w:fldCharType="end"/>
      </w:r>
      <w:r w:rsidR="002B28FF">
        <w:rPr>
          <w:rFonts w:ascii="Times New Roman" w:hAnsi="Times New Roman" w:cs="Times New Roman"/>
          <w:lang w:val="en-CA"/>
        </w:rPr>
        <w:t xml:space="preserve">. </w:t>
      </w:r>
      <w:r w:rsidRPr="002F6ED3">
        <w:rPr>
          <w:rFonts w:ascii="Times New Roman" w:hAnsi="Times New Roman" w:cs="Times New Roman"/>
          <w:lang w:val="en-CA"/>
        </w:rPr>
        <w:t>Population dynamics and gene flow can also be affected by urbanization, as habitat fragmentation is a major side effect of human</w:t>
      </w:r>
      <w:r w:rsidR="00736EF2">
        <w:rPr>
          <w:rFonts w:ascii="Times New Roman" w:hAnsi="Times New Roman" w:cs="Times New Roman"/>
          <w:lang w:val="en-CA"/>
        </w:rPr>
        <w:t>s’</w:t>
      </w:r>
      <w:r w:rsidRPr="002F6ED3">
        <w:rPr>
          <w:rFonts w:ascii="Times New Roman" w:hAnsi="Times New Roman" w:cs="Times New Roman"/>
          <w:lang w:val="en-CA"/>
        </w:rPr>
        <w:t xml:space="preserve"> increasing needs for land and resources </w:t>
      </w:r>
      <w:r w:rsidRPr="002F6ED3">
        <w:rPr>
          <w:rFonts w:ascii="Times New Roman" w:hAnsi="Times New Roman" w:cs="Times New Roman"/>
        </w:rPr>
        <w:fldChar w:fldCharType="begin"/>
      </w:r>
      <w:ins w:id="360" w:author="Anne-Marie Cousineau" w:date="2025-07-28T15:07:00Z" w16du:dateUtc="2025-07-28T19:07:00Z">
        <w:r w:rsidR="00F561FB">
          <w:rPr>
            <w:rFonts w:ascii="Times New Roman" w:hAnsi="Times New Roman" w:cs="Times New Roman"/>
            <w:lang w:val="en-CA"/>
          </w:rPr>
          <w:instrText xml:space="preserve"> ADDIN ZOTERO_ITEM CSL_CITATION {"citationID":"pibH8MKj","properties":{"formattedCitation":"(Brewer et al., 2020)","plainCitation":"(Brewer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Sparrow","volume":"15","author":[{"family":"Brewer","given":"Valerie"},{"family":"Lane","given":"Samuel J."},{"family":"Sewall","given":"Kendra B."},{"family":"Mabry","given":"Karen E."}],"issued":{"date-parts":[["2020",6,12]]}}}],"schema":"https://github.com/citation-style-language/schema/raw/master/csl-citation.json"} </w:instrText>
        </w:r>
      </w:ins>
      <w:del w:id="361" w:author="Anne-Marie Cousineau" w:date="2025-07-28T15:07:00Z" w16du:dateUtc="2025-07-28T19:07:00Z">
        <w:r w:rsidRPr="002F6ED3" w:rsidDel="00F561FB">
          <w:rPr>
            <w:rFonts w:ascii="Times New Roman" w:hAnsi="Times New Roman" w:cs="Times New Roman"/>
            <w:lang w:val="en-CA"/>
          </w:rPr>
          <w:delInstrText xml:space="preserve"> ADDIN ZOTERO_ITEM CSL_CITATION {"citationID":"pibH8MKj","properties":{"formattedCitation":"(V. N. Brewer et al., 2020)","plainCitation":"(V. N. 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 N."},{"family":"Lane","given":"Samuel J."},{"family":"Sewall","given":"Kendra B."},{"family":"Mabry","given":"Karen E."}],"issued":{"date-parts":[["2020",6,12]]}}}],"schema":"https://github.com/citation-style-language/schema/raw/master/csl-citation.json"} </w:delInstrText>
        </w:r>
      </w:del>
      <w:r w:rsidRPr="002F6ED3">
        <w:rPr>
          <w:rFonts w:ascii="Times New Roman" w:hAnsi="Times New Roman" w:cs="Times New Roman"/>
        </w:rPr>
        <w:fldChar w:fldCharType="separate"/>
      </w:r>
      <w:ins w:id="362" w:author="Anne-Marie Cousineau" w:date="2025-07-28T15:07:00Z" w16du:dateUtc="2025-07-28T19:07:00Z">
        <w:r w:rsidR="00F561FB">
          <w:rPr>
            <w:rFonts w:ascii="Times New Roman" w:hAnsi="Times New Roman" w:cs="Times New Roman"/>
            <w:noProof/>
            <w:lang w:val="en-CA"/>
          </w:rPr>
          <w:t>(Brewer et al., 2020)</w:t>
        </w:r>
      </w:ins>
      <w:del w:id="363" w:author="Anne-Marie Cousineau" w:date="2025-07-28T15:07:00Z" w16du:dateUtc="2025-07-28T19:07:00Z">
        <w:r w:rsidRPr="00F561FB" w:rsidDel="00F561FB">
          <w:rPr>
            <w:rFonts w:ascii="Times New Roman" w:hAnsi="Times New Roman" w:cs="Times New Roman"/>
            <w:noProof/>
            <w:lang w:val="en-CA"/>
          </w:rPr>
          <w:delText>(V. N. Brewer et al., 2020)</w:delText>
        </w:r>
      </w:del>
      <w:r w:rsidRPr="002F6ED3">
        <w:rPr>
          <w:rFonts w:ascii="Times New Roman" w:hAnsi="Times New Roman" w:cs="Times New Roman"/>
        </w:rPr>
        <w:fldChar w:fldCharType="end"/>
      </w:r>
      <w:r w:rsidRPr="002F6ED3">
        <w:rPr>
          <w:rFonts w:ascii="Times New Roman" w:hAnsi="Times New Roman" w:cs="Times New Roman"/>
          <w:lang w:val="en-CA"/>
        </w:rPr>
        <w:t xml:space="preserve">. Although these effects can negatively </w:t>
      </w:r>
      <w:commentRangeStart w:id="364"/>
      <w:r w:rsidRPr="002F6ED3">
        <w:rPr>
          <w:rFonts w:ascii="Times New Roman" w:hAnsi="Times New Roman" w:cs="Times New Roman"/>
          <w:lang w:val="en-CA"/>
        </w:rPr>
        <w:t>impact gene diversity in songbird</w:t>
      </w:r>
      <w:del w:id="365" w:author="Kyle Elliott, Dr" w:date="2025-07-25T16:27:00Z" w16du:dateUtc="2025-07-25T20:27:00Z">
        <w:r w:rsidRPr="002F6ED3" w:rsidDel="009616A1">
          <w:rPr>
            <w:rFonts w:ascii="Times New Roman" w:hAnsi="Times New Roman" w:cs="Times New Roman"/>
            <w:lang w:val="en-CA"/>
          </w:rPr>
          <w:delText>s’</w:delText>
        </w:r>
      </w:del>
      <w:r w:rsidRPr="002F6ED3">
        <w:rPr>
          <w:rFonts w:ascii="Times New Roman" w:hAnsi="Times New Roman" w:cs="Times New Roman"/>
          <w:lang w:val="en-CA"/>
        </w:rPr>
        <w:t xml:space="preserve"> populations</w:t>
      </w:r>
      <w:commentRangeEnd w:id="364"/>
      <w:r w:rsidR="007D754B">
        <w:rPr>
          <w:rStyle w:val="CommentReference"/>
        </w:rPr>
        <w:commentReference w:id="364"/>
      </w:r>
      <w:r w:rsidR="00CA7EA4">
        <w:rPr>
          <w:rFonts w:ascii="Times New Roman" w:hAnsi="Times New Roman" w:cs="Times New Roman"/>
          <w:lang w:val="en-CA"/>
        </w:rPr>
        <w:t xml:space="preserve"> (</w:t>
      </w:r>
      <w:del w:id="366" w:author="Kyle Elliott, Dr" w:date="2025-07-25T16:27:00Z" w16du:dateUtc="2025-07-25T20:27:00Z">
        <w:r w:rsidR="00CA7EA4" w:rsidDel="009616A1">
          <w:rPr>
            <w:rFonts w:ascii="Times New Roman" w:hAnsi="Times New Roman" w:cs="Times New Roman"/>
            <w:lang w:val="en-CA"/>
          </w:rPr>
          <w:delText xml:space="preserve">mainly through </w:delText>
        </w:r>
        <w:r w:rsidR="004616BD" w:rsidDel="009616A1">
          <w:rPr>
            <w:rFonts w:ascii="Times New Roman" w:hAnsi="Times New Roman" w:cs="Times New Roman"/>
            <w:lang w:val="en-CA"/>
          </w:rPr>
          <w:delText xml:space="preserve">impede </w:delText>
        </w:r>
      </w:del>
      <w:ins w:id="367" w:author="Kyle Elliott, Dr" w:date="2025-07-25T16:27:00Z" w16du:dateUtc="2025-07-25T20:27:00Z">
        <w:r w:rsidR="009616A1">
          <w:rPr>
            <w:rFonts w:ascii="Times New Roman" w:hAnsi="Times New Roman" w:cs="Times New Roman"/>
            <w:lang w:val="en-CA"/>
          </w:rPr>
          <w:t xml:space="preserve">as </w:t>
        </w:r>
      </w:ins>
      <w:r w:rsidR="004616BD">
        <w:rPr>
          <w:rFonts w:ascii="Times New Roman" w:hAnsi="Times New Roman" w:cs="Times New Roman"/>
          <w:lang w:val="en-CA"/>
        </w:rPr>
        <w:t xml:space="preserve">movements </w:t>
      </w:r>
      <w:del w:id="368" w:author="Kyle Elliott, Dr" w:date="2025-07-25T16:27:00Z" w16du:dateUtc="2025-07-25T20:27:00Z">
        <w:r w:rsidR="004616BD" w:rsidDel="009616A1">
          <w:rPr>
            <w:rFonts w:ascii="Times New Roman" w:hAnsi="Times New Roman" w:cs="Times New Roman"/>
            <w:lang w:val="en-CA"/>
          </w:rPr>
          <w:delText>due to</w:delText>
        </w:r>
      </w:del>
      <w:ins w:id="369" w:author="Kyle Elliott, Dr" w:date="2025-07-25T16:27:00Z" w16du:dateUtc="2025-07-25T20:27:00Z">
        <w:r w:rsidR="009616A1">
          <w:rPr>
            <w:rFonts w:ascii="Times New Roman" w:hAnsi="Times New Roman" w:cs="Times New Roman"/>
            <w:lang w:val="en-CA"/>
          </w:rPr>
          <w:t>are impeded by</w:t>
        </w:r>
      </w:ins>
      <w:r w:rsidR="004616BD">
        <w:rPr>
          <w:rFonts w:ascii="Times New Roman" w:hAnsi="Times New Roman" w:cs="Times New Roman"/>
          <w:lang w:val="en-CA"/>
        </w:rPr>
        <w:t xml:space="preserve"> anthropogenic habitat changes)</w:t>
      </w:r>
      <w:r w:rsidRPr="002F6ED3">
        <w:rPr>
          <w:rFonts w:ascii="Times New Roman" w:hAnsi="Times New Roman" w:cs="Times New Roman"/>
          <w:lang w:val="en-CA"/>
        </w:rPr>
        <w:t xml:space="preserve">, </w:t>
      </w:r>
      <w:del w:id="370" w:author="Kyle Elliott, Dr" w:date="2025-07-25T16:27:00Z" w16du:dateUtc="2025-07-25T20:27:00Z">
        <w:r w:rsidRPr="002F6ED3" w:rsidDel="009616A1">
          <w:rPr>
            <w:rFonts w:ascii="Times New Roman" w:hAnsi="Times New Roman" w:cs="Times New Roman"/>
            <w:lang w:val="en-CA"/>
          </w:rPr>
          <w:delText>Brewer and her team showed that there seems to be</w:delText>
        </w:r>
      </w:del>
      <w:ins w:id="371" w:author="Kyle Elliott, Dr" w:date="2025-07-25T16:27:00Z" w16du:dateUtc="2025-07-25T20:27:00Z">
        <w:r w:rsidR="009616A1">
          <w:rPr>
            <w:rFonts w:ascii="Times New Roman" w:hAnsi="Times New Roman" w:cs="Times New Roman"/>
            <w:lang w:val="en-CA"/>
          </w:rPr>
          <w:t>is</w:t>
        </w:r>
      </w:ins>
      <w:r w:rsidRPr="002F6ED3">
        <w:rPr>
          <w:rFonts w:ascii="Times New Roman" w:hAnsi="Times New Roman" w:cs="Times New Roman"/>
          <w:lang w:val="en-CA"/>
        </w:rPr>
        <w:t xml:space="preserve"> a</w:t>
      </w:r>
      <w:del w:id="372" w:author="Kyle Elliott, Dr" w:date="2025-07-25T16:27:00Z" w16du:dateUtc="2025-07-25T20:27:00Z">
        <w:r w:rsidRPr="002F6ED3" w:rsidDel="009616A1">
          <w:rPr>
            <w:rFonts w:ascii="Times New Roman" w:hAnsi="Times New Roman" w:cs="Times New Roman"/>
            <w:lang w:val="en-CA"/>
          </w:rPr>
          <w:delText>n existing</w:delText>
        </w:r>
      </w:del>
      <w:r w:rsidRPr="002F6ED3">
        <w:rPr>
          <w:rFonts w:ascii="Times New Roman" w:hAnsi="Times New Roman" w:cs="Times New Roman"/>
          <w:lang w:val="en-CA"/>
        </w:rPr>
        <w:t xml:space="preserve"> threshold</w:t>
      </w:r>
      <w:r w:rsidR="00736EF2">
        <w:rPr>
          <w:rFonts w:ascii="Times New Roman" w:hAnsi="Times New Roman" w:cs="Times New Roman"/>
          <w:lang w:val="en-CA"/>
        </w:rPr>
        <w:t>,</w:t>
      </w:r>
      <w:r w:rsidRPr="002F6ED3">
        <w:rPr>
          <w:rFonts w:ascii="Times New Roman" w:hAnsi="Times New Roman" w:cs="Times New Roman"/>
          <w:lang w:val="en-CA"/>
        </w:rPr>
        <w:t xml:space="preserve"> as low-intensity urbanization</w:t>
      </w:r>
      <w:r w:rsidR="0044663F">
        <w:rPr>
          <w:rFonts w:ascii="Times New Roman" w:hAnsi="Times New Roman" w:cs="Times New Roman"/>
          <w:lang w:val="en-CA"/>
        </w:rPr>
        <w:t xml:space="preserve"> (</w:t>
      </w:r>
      <w:r w:rsidR="00417CF2">
        <w:rPr>
          <w:rFonts w:ascii="Times New Roman" w:hAnsi="Times New Roman" w:cs="Times New Roman"/>
          <w:lang w:val="en-CA"/>
        </w:rPr>
        <w:t>determined by using an urbanization index described in</w:t>
      </w:r>
      <w:r w:rsidR="00663BCA">
        <w:rPr>
          <w:rFonts w:ascii="Times New Roman" w:hAnsi="Times New Roman" w:cs="Times New Roman"/>
          <w:lang w:val="en-CA"/>
        </w:rPr>
        <w:t xml:space="preserve"> Davis et al. </w:t>
      </w:r>
      <w:r w:rsidR="00663BCA">
        <w:rPr>
          <w:rFonts w:ascii="Times New Roman" w:hAnsi="Times New Roman" w:cs="Times New Roman"/>
          <w:lang w:val="en-CA"/>
        </w:rPr>
        <w:fldChar w:fldCharType="begin"/>
      </w:r>
      <w:r w:rsidR="00663BCA">
        <w:rPr>
          <w:rFonts w:ascii="Times New Roman" w:hAnsi="Times New Roman" w:cs="Times New Roman"/>
          <w:lang w:val="en-CA"/>
        </w:rPr>
        <w:instrText xml:space="preserve"> ADDIN ZOTERO_ITEM CSL_CITATION {"citationID":"jd9220J4","properties":{"formattedCitation":"(2018)","plainCitation":"(2018)","noteIndex":0},"citationItems":[{"id":978,"uris":["http://zotero.org/users/16770306/items/INEMUWAC"],"itemData":{"id":978,"type":"article-journal","abstract":"Urban songbirds of several species more vigorously defend their territories in response to conspecific song playback than do their rural counterparts, but the hormonal basis of this behavioral difference is unclear. It is well established in vertebrates that both testosterone and corticosterone affect the intensity of territoriality. Previous studies have found no evidence that initial (i.e., immediately following territorial challenge, but prior to restraint) plasma testosterone accounts for the elevated territorial aggression of urban birds. Determining if testosterone still contributes to urban-rural differences in territoriality requires also assessing males' abilities to transiently increase plasma testosterone (in response to an injection of gonadotropin-releasing hormone). We tested whether these hormones are correlated with the territorial response to conspecific song playback in urban and rural male Song Sparrows (Melospiza melodia) in Montgomery County, Virginia. We found that the elevated territorial aggression of urban sparrows was not related to variation in either initial plasma testosterone or the ability to transiently increase testosterone. In contrast, despite no overall habitat difference in initial corticosterone, levels of this hormone were positively correlated with territoriality in urban and rural sparrows. Furthermore, for a given level of corticosterone, urban sparrows were more territorially aggressive. Our findings suggest that initial corticosterone may either play a role in the regulation of persistent differences in territorial behavior between free-ranging urban and rural male Song Sparrows or be affected by the intensity of behavioral response to territorial challenge.","container-title":"Hormones and Behavior","DOI":"10.1016/j.yhbeh.2017.11.010","ISSN":"0018-506X","journalAbbreviation":"Hormones and Behavior","page":"8-15","source":"ScienceDirect","title":"Territorial aggression in urban and rural Song Sparrows is correlated with corticosterone, but not testosterone","volume":"98","author":[{"family":"Davies","given":"Scott"},{"family":"Beck","given":"Michelle L."},{"family":"Sewall","given":"Kendra B."}],"issued":{"date-parts":[["2018",2,1]]}},"suppress-author":true}],"schema":"https://github.com/citation-style-language/schema/raw/master/csl-citation.json"} </w:instrText>
      </w:r>
      <w:r w:rsidR="00663BCA">
        <w:rPr>
          <w:rFonts w:ascii="Times New Roman" w:hAnsi="Times New Roman" w:cs="Times New Roman"/>
          <w:lang w:val="en-CA"/>
        </w:rPr>
        <w:fldChar w:fldCharType="separate"/>
      </w:r>
      <w:r w:rsidR="00663BCA">
        <w:rPr>
          <w:rFonts w:ascii="Times New Roman" w:hAnsi="Times New Roman" w:cs="Times New Roman"/>
          <w:noProof/>
          <w:lang w:val="en-CA"/>
        </w:rPr>
        <w:t>(2018)</w:t>
      </w:r>
      <w:r w:rsidR="00663BCA">
        <w:rPr>
          <w:rFonts w:ascii="Times New Roman" w:hAnsi="Times New Roman" w:cs="Times New Roman"/>
          <w:lang w:val="en-CA"/>
        </w:rPr>
        <w:fldChar w:fldCharType="end"/>
      </w:r>
      <w:r w:rsidR="00DF2EEE">
        <w:rPr>
          <w:rFonts w:ascii="Times New Roman" w:hAnsi="Times New Roman" w:cs="Times New Roman"/>
          <w:lang w:val="en-CA"/>
        </w:rPr>
        <w:t>)</w:t>
      </w:r>
      <w:r w:rsidRPr="002F6ED3">
        <w:rPr>
          <w:rFonts w:ascii="Times New Roman" w:hAnsi="Times New Roman" w:cs="Times New Roman"/>
          <w:lang w:val="en-CA"/>
        </w:rPr>
        <w:t xml:space="preserve"> </w:t>
      </w:r>
      <w:del w:id="373" w:author="Kyle Elliott, Dr" w:date="2025-07-25T16:28:00Z" w16du:dateUtc="2025-07-25T20:28:00Z">
        <w:r w:rsidRPr="002F6ED3" w:rsidDel="009616A1">
          <w:rPr>
            <w:rFonts w:ascii="Times New Roman" w:hAnsi="Times New Roman" w:cs="Times New Roman"/>
            <w:lang w:val="en-CA"/>
          </w:rPr>
          <w:delText xml:space="preserve">didn’t </w:delText>
        </w:r>
      </w:del>
      <w:ins w:id="374" w:author="Kyle Elliott, Dr" w:date="2025-07-25T16:28:00Z" w16du:dateUtc="2025-07-25T20:28:00Z">
        <w:r w:rsidR="009616A1">
          <w:rPr>
            <w:rFonts w:ascii="Times New Roman" w:hAnsi="Times New Roman" w:cs="Times New Roman"/>
            <w:lang w:val="en-CA"/>
          </w:rPr>
          <w:t>does not</w:t>
        </w:r>
        <w:r w:rsidR="009616A1" w:rsidRPr="002F6ED3">
          <w:rPr>
            <w:rFonts w:ascii="Times New Roman" w:hAnsi="Times New Roman" w:cs="Times New Roman"/>
            <w:lang w:val="en-CA"/>
          </w:rPr>
          <w:t xml:space="preserve"> </w:t>
        </w:r>
      </w:ins>
      <w:r w:rsidRPr="002F6ED3">
        <w:rPr>
          <w:rFonts w:ascii="Times New Roman" w:hAnsi="Times New Roman" w:cs="Times New Roman"/>
          <w:lang w:val="en-CA"/>
        </w:rPr>
        <w:t xml:space="preserve">have as strong an impact on </w:t>
      </w:r>
      <w:r>
        <w:rPr>
          <w:rFonts w:ascii="Times New Roman" w:hAnsi="Times New Roman" w:cs="Times New Roman"/>
          <w:lang w:val="en-CA"/>
        </w:rPr>
        <w:t xml:space="preserve">the </w:t>
      </w:r>
      <w:r w:rsidRPr="002F6ED3">
        <w:rPr>
          <w:rFonts w:ascii="Times New Roman" w:hAnsi="Times New Roman" w:cs="Times New Roman"/>
          <w:lang w:val="en-CA"/>
        </w:rPr>
        <w:t xml:space="preserve">genetic diversity of </w:t>
      </w:r>
      <w:r w:rsidR="000C3FBA">
        <w:rPr>
          <w:rFonts w:ascii="Times New Roman" w:hAnsi="Times New Roman" w:cs="Times New Roman"/>
          <w:lang w:val="en-CA"/>
        </w:rPr>
        <w:t>s</w:t>
      </w:r>
      <w:r w:rsidR="000C3FBA" w:rsidRPr="002F6ED3">
        <w:rPr>
          <w:rFonts w:ascii="Times New Roman" w:hAnsi="Times New Roman" w:cs="Times New Roman"/>
          <w:lang w:val="en-CA"/>
        </w:rPr>
        <w:t xml:space="preserve">ong </w:t>
      </w:r>
      <w:commentRangeStart w:id="375"/>
      <w:commentRangeStart w:id="376"/>
      <w:r w:rsidRPr="002F6ED3">
        <w:rPr>
          <w:rFonts w:ascii="Times New Roman" w:hAnsi="Times New Roman" w:cs="Times New Roman"/>
          <w:lang w:val="en-CA"/>
        </w:rPr>
        <w:t>sparrows</w:t>
      </w:r>
      <w:commentRangeEnd w:id="375"/>
      <w:ins w:id="377" w:author="Kyle Elliott, Dr" w:date="2025-07-25T16:28:00Z" w16du:dateUtc="2025-07-25T20:28:00Z">
        <w:r w:rsidR="009616A1">
          <w:rPr>
            <w:rFonts w:ascii="Times New Roman" w:hAnsi="Times New Roman" w:cs="Times New Roman"/>
            <w:lang w:val="en-CA"/>
          </w:rPr>
          <w:t xml:space="preserve"> (</w:t>
        </w:r>
        <w:proofErr w:type="spellStart"/>
        <w:r w:rsidR="009616A1" w:rsidRPr="009616A1">
          <w:rPr>
            <w:rFonts w:ascii="Times New Roman" w:hAnsi="Times New Roman" w:cs="Times New Roman"/>
            <w:i/>
            <w:iCs/>
            <w:lang w:val="en-CA"/>
            <w:rPrChange w:id="378" w:author="Kyle Elliott, Dr" w:date="2025-07-25T16:28:00Z" w16du:dateUtc="2025-07-25T20:28:00Z">
              <w:rPr>
                <w:rFonts w:ascii="Times New Roman" w:hAnsi="Times New Roman" w:cs="Times New Roman"/>
                <w:lang w:val="en-CA"/>
              </w:rPr>
            </w:rPrChange>
          </w:rPr>
          <w:t>Melospiza</w:t>
        </w:r>
        <w:proofErr w:type="spellEnd"/>
        <w:r w:rsidR="009616A1" w:rsidRPr="009616A1">
          <w:rPr>
            <w:rFonts w:ascii="Times New Roman" w:hAnsi="Times New Roman" w:cs="Times New Roman"/>
            <w:i/>
            <w:iCs/>
            <w:lang w:val="en-CA"/>
            <w:rPrChange w:id="379" w:author="Kyle Elliott, Dr" w:date="2025-07-25T16:28:00Z" w16du:dateUtc="2025-07-25T20:28:00Z">
              <w:rPr>
                <w:rFonts w:ascii="Times New Roman" w:hAnsi="Times New Roman" w:cs="Times New Roman"/>
                <w:lang w:val="en-CA"/>
              </w:rPr>
            </w:rPrChange>
          </w:rPr>
          <w:t xml:space="preserve"> </w:t>
        </w:r>
        <w:proofErr w:type="spellStart"/>
        <w:r w:rsidR="009616A1" w:rsidRPr="009616A1">
          <w:rPr>
            <w:rFonts w:ascii="Times New Roman" w:hAnsi="Times New Roman" w:cs="Times New Roman"/>
            <w:i/>
            <w:iCs/>
            <w:lang w:val="en-CA"/>
            <w:rPrChange w:id="380" w:author="Kyle Elliott, Dr" w:date="2025-07-25T16:28:00Z" w16du:dateUtc="2025-07-25T20:28:00Z">
              <w:rPr>
                <w:rFonts w:ascii="Times New Roman" w:hAnsi="Times New Roman" w:cs="Times New Roman"/>
                <w:lang w:val="en-CA"/>
              </w:rPr>
            </w:rPrChange>
          </w:rPr>
          <w:t>melodia</w:t>
        </w:r>
        <w:proofErr w:type="spellEnd"/>
        <w:r w:rsidR="009616A1">
          <w:rPr>
            <w:rFonts w:ascii="Times New Roman" w:hAnsi="Times New Roman" w:cs="Times New Roman"/>
            <w:lang w:val="en-CA"/>
          </w:rPr>
          <w:t>)</w:t>
        </w:r>
      </w:ins>
      <w:r w:rsidR="000C3FBA">
        <w:rPr>
          <w:rStyle w:val="CommentReference"/>
        </w:rPr>
        <w:commentReference w:id="375"/>
      </w:r>
      <w:commentRangeEnd w:id="376"/>
      <w:r w:rsidR="007D754B">
        <w:rPr>
          <w:rStyle w:val="CommentReference"/>
        </w:rPr>
        <w:commentReference w:id="376"/>
      </w:r>
      <w:r w:rsidRPr="002F6ED3">
        <w:rPr>
          <w:rFonts w:ascii="Times New Roman" w:hAnsi="Times New Roman" w:cs="Times New Roman"/>
          <w:lang w:val="en-CA"/>
        </w:rPr>
        <w:t xml:space="preserve"> as initially anticipated </w:t>
      </w:r>
      <w:r w:rsidRPr="002F6ED3">
        <w:rPr>
          <w:rFonts w:ascii="Times New Roman" w:hAnsi="Times New Roman" w:cs="Times New Roman"/>
        </w:rPr>
        <w:fldChar w:fldCharType="begin"/>
      </w:r>
      <w:ins w:id="381" w:author="Anne-Marie Cousineau" w:date="2025-07-28T15:07:00Z" w16du:dateUtc="2025-07-28T19:07:00Z">
        <w:r w:rsidR="00F561FB">
          <w:rPr>
            <w:rFonts w:ascii="Times New Roman" w:hAnsi="Times New Roman" w:cs="Times New Roman"/>
            <w:lang w:val="en-CA"/>
          </w:rPr>
          <w:instrText xml:space="preserve"> ADDIN ZOTERO_ITEM CSL_CITATION {"citationID":"AZswBZCG","properties":{"formattedCitation":"(Brewer et al., 2020)","plainCitation":"(Brewer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Sparrow","volume":"15","author":[{"family":"Brewer","given":"Valerie"},{"family":"Lane","given":"Samuel J."},{"family":"Sewall","given":"Kendra B."},{"family":"Mabry","given":"Karen E."}],"issued":{"date-parts":[["2020",6,12]]}}}],"schema":"https://github.com/citation-style-language/schema/raw/master/csl-citation.json"} </w:instrText>
        </w:r>
      </w:ins>
      <w:del w:id="382" w:author="Anne-Marie Cousineau" w:date="2025-07-28T15:07:00Z" w16du:dateUtc="2025-07-28T19:07:00Z">
        <w:r w:rsidRPr="002F6ED3" w:rsidDel="00F561FB">
          <w:rPr>
            <w:rFonts w:ascii="Times New Roman" w:hAnsi="Times New Roman" w:cs="Times New Roman"/>
            <w:lang w:val="en-CA"/>
          </w:rPr>
          <w:delInstrText xml:space="preserve"> ADDIN ZOTERO_ITEM CSL_CITATION {"citationID":"AZswBZCG","properties":{"formattedCitation":"(V. N. Brewer et al., 2020)","plainCitation":"(V. N. Brewer et al., 2020)","noteIndex":0},"citationItems":[{"id":721,"uris":["http://zotero.org/users/16770306/items/48XXHDF8"],"itemData":{"id":721,"type":"article-journal","abstract":"Urbanization fragments landscapes and can impede the movement of organisms through their environment, which can decrease population connectivity. Reduction in connectivity influences gene flow and allele frequencies, and can lead to a reduction in genetic diversity and the fixation of certain alleles, with potential negative effects for populations. Previous studies have detected effects of urbanization on genetic diversity and structure in terrestrial animals living in landscapes that vary in their degree of urbanization, even over very short distances. We investigated the effects of low-intensity urbanization on genetic diversity and genetic structure in Song Sparrows (Melospiza melodia). We captured 208 Song Sparrows at seven sites along a gradient of urbanization in and around Blacksburg, VA, USA, then genotyped them using a panel of fifteen polymorphic microsatellite l</w:delInstrText>
        </w:r>
        <w:r w:rsidRPr="00B15A0D" w:rsidDel="00F561FB">
          <w:rPr>
            <w:rFonts w:ascii="Times New Roman" w:hAnsi="Times New Roman" w:cs="Times New Roman"/>
            <w:lang w:val="en-CA"/>
          </w:rPr>
          <w:delInstrText xml:space="preserve">oci. We found that genetic diversity was comparable among the seven study sites, and there was no evidence of genetic structuring among sites. These findings suggest that over a gradient of urbanization characterized by low density urban development, Song Sparrows likely exist in a single panmictic population.","container-title":"PLOS ONE","DOI":"10.1371/journal.pone.0234008","ISSN":"1932-6203","issue":"6","journalAbbreviation":"PLOS ONE","language":"en","note":"publisher: Public Library of Science","page":"e0234008","source":"PLoS Journals","title":"Effects of low-density urbanization on genetic structure in the Song Sparrow","volume":"15","author":[{"family":"Brewer","given":"Valerie N."},{"family":"Lane","given":"Samuel J."},{"family":"Sewall","given":"Kendra B."},{"family":"Mabry","given":"Karen E."}],"issued":{"date-parts":[["2020",6,12]]}}}],"schema":"https://github.com/citation-style-language/schema/raw/master/csl-citation.json"} </w:delInstrText>
        </w:r>
      </w:del>
      <w:r w:rsidRPr="002F6ED3">
        <w:rPr>
          <w:rFonts w:ascii="Times New Roman" w:hAnsi="Times New Roman" w:cs="Times New Roman"/>
        </w:rPr>
        <w:fldChar w:fldCharType="separate"/>
      </w:r>
      <w:ins w:id="383" w:author="Anne-Marie Cousineau" w:date="2025-07-28T15:07:00Z" w16du:dateUtc="2025-07-28T19:07:00Z">
        <w:r w:rsidR="00F561FB">
          <w:rPr>
            <w:rFonts w:ascii="Times New Roman" w:hAnsi="Times New Roman" w:cs="Times New Roman"/>
            <w:noProof/>
            <w:lang w:val="en-CA"/>
          </w:rPr>
          <w:t>(Brewer et al., 2020)</w:t>
        </w:r>
      </w:ins>
      <w:del w:id="384" w:author="Anne-Marie Cousineau" w:date="2025-07-28T15:07:00Z" w16du:dateUtc="2025-07-28T19:07:00Z">
        <w:r w:rsidRPr="00F561FB" w:rsidDel="00F561FB">
          <w:rPr>
            <w:rFonts w:ascii="Times New Roman" w:hAnsi="Times New Roman" w:cs="Times New Roman"/>
            <w:noProof/>
            <w:lang w:val="en-CA"/>
          </w:rPr>
          <w:delText>(V. N. Brewer et al., 2020)</w:delText>
        </w:r>
      </w:del>
      <w:r w:rsidRPr="002F6ED3">
        <w:rPr>
          <w:rFonts w:ascii="Times New Roman" w:hAnsi="Times New Roman" w:cs="Times New Roman"/>
        </w:rPr>
        <w:fldChar w:fldCharType="end"/>
      </w:r>
      <w:r w:rsidRPr="00B15A0D">
        <w:rPr>
          <w:rFonts w:ascii="Times New Roman" w:hAnsi="Times New Roman" w:cs="Times New Roman"/>
          <w:lang w:val="en-CA"/>
        </w:rPr>
        <w:t xml:space="preserve">. </w:t>
      </w:r>
      <w:commentRangeStart w:id="385"/>
      <w:r w:rsidRPr="002F6ED3">
        <w:rPr>
          <w:rFonts w:ascii="Times New Roman" w:hAnsi="Times New Roman" w:cs="Times New Roman"/>
          <w:lang w:val="en-CA"/>
        </w:rPr>
        <w:t xml:space="preserve">These findings highlight the importance of greening in urban areas to counteract the effects </w:t>
      </w:r>
      <w:r w:rsidRPr="002F6ED3">
        <w:rPr>
          <w:rFonts w:ascii="Times New Roman" w:hAnsi="Times New Roman" w:cs="Times New Roman"/>
          <w:lang w:val="en-CA"/>
        </w:rPr>
        <w:lastRenderedPageBreak/>
        <w:t xml:space="preserve">of habitat fragmentation on </w:t>
      </w:r>
      <w:del w:id="386" w:author="Kyle Elliott, Dr" w:date="2025-07-25T16:28:00Z" w16du:dateUtc="2025-07-25T20:28:00Z">
        <w:r w:rsidRPr="002F6ED3" w:rsidDel="009616A1">
          <w:rPr>
            <w:rFonts w:ascii="Times New Roman" w:hAnsi="Times New Roman" w:cs="Times New Roman"/>
            <w:lang w:val="en-CA"/>
          </w:rPr>
          <w:delText xml:space="preserve">birds’ </w:delText>
        </w:r>
      </w:del>
      <w:ins w:id="387" w:author="Kyle Elliott, Dr" w:date="2025-07-25T16:28:00Z" w16du:dateUtc="2025-07-25T20:28:00Z">
        <w:r w:rsidR="009616A1">
          <w:rPr>
            <w:rFonts w:ascii="Times New Roman" w:hAnsi="Times New Roman" w:cs="Times New Roman"/>
            <w:lang w:val="en-CA"/>
          </w:rPr>
          <w:t>avian</w:t>
        </w:r>
        <w:r w:rsidR="009616A1" w:rsidRPr="002F6ED3">
          <w:rPr>
            <w:rFonts w:ascii="Times New Roman" w:hAnsi="Times New Roman" w:cs="Times New Roman"/>
            <w:lang w:val="en-CA"/>
          </w:rPr>
          <w:t xml:space="preserve"> </w:t>
        </w:r>
      </w:ins>
      <w:r w:rsidRPr="002F6ED3">
        <w:rPr>
          <w:rFonts w:ascii="Times New Roman" w:hAnsi="Times New Roman" w:cs="Times New Roman"/>
          <w:lang w:val="en-CA"/>
        </w:rPr>
        <w:t xml:space="preserve">genetic </w:t>
      </w:r>
      <w:commentRangeStart w:id="388"/>
      <w:commentRangeStart w:id="389"/>
      <w:commentRangeStart w:id="390"/>
      <w:commentRangeStart w:id="391"/>
      <w:commentRangeStart w:id="392"/>
      <w:r w:rsidRPr="002F6ED3">
        <w:rPr>
          <w:rFonts w:ascii="Times New Roman" w:hAnsi="Times New Roman" w:cs="Times New Roman"/>
          <w:lang w:val="en-CA"/>
        </w:rPr>
        <w:t>diversity</w:t>
      </w:r>
      <w:commentRangeEnd w:id="388"/>
      <w:r w:rsidR="00876481">
        <w:rPr>
          <w:rStyle w:val="CommentReference"/>
        </w:rPr>
        <w:commentReference w:id="388"/>
      </w:r>
      <w:commentRangeEnd w:id="389"/>
      <w:commentRangeEnd w:id="390"/>
      <w:r w:rsidR="007D754B">
        <w:rPr>
          <w:rStyle w:val="CommentReference"/>
        </w:rPr>
        <w:commentReference w:id="389"/>
      </w:r>
      <w:r w:rsidR="00876481">
        <w:rPr>
          <w:rStyle w:val="CommentReference"/>
        </w:rPr>
        <w:commentReference w:id="390"/>
      </w:r>
      <w:commentRangeEnd w:id="391"/>
      <w:r w:rsidR="00876481">
        <w:rPr>
          <w:rStyle w:val="CommentReference"/>
        </w:rPr>
        <w:commentReference w:id="391"/>
      </w:r>
      <w:commentRangeEnd w:id="392"/>
      <w:r w:rsidR="00876481">
        <w:rPr>
          <w:rStyle w:val="CommentReference"/>
        </w:rPr>
        <w:commentReference w:id="392"/>
      </w:r>
      <w:r w:rsidRPr="002F6ED3">
        <w:rPr>
          <w:rFonts w:ascii="Times New Roman" w:hAnsi="Times New Roman" w:cs="Times New Roman"/>
          <w:lang w:val="en-CA"/>
        </w:rPr>
        <w:t>.</w:t>
      </w:r>
      <w:commentRangeEnd w:id="385"/>
      <w:r w:rsidR="00961E87">
        <w:rPr>
          <w:rFonts w:ascii="Times New Roman" w:hAnsi="Times New Roman" w:cs="Times New Roman"/>
          <w:lang w:val="en-CA"/>
        </w:rPr>
        <w:t xml:space="preserve"> </w:t>
      </w:r>
      <w:del w:id="393" w:author="Kyle Elliott, Dr" w:date="2025-07-25T16:28:00Z" w16du:dateUtc="2025-07-25T20:28:00Z">
        <w:r w:rsidR="00B02169" w:rsidDel="009616A1">
          <w:rPr>
            <w:rFonts w:ascii="Times New Roman" w:hAnsi="Times New Roman" w:cs="Times New Roman"/>
            <w:lang w:val="en-CA"/>
          </w:rPr>
          <w:delText>A research i</w:delText>
        </w:r>
      </w:del>
      <w:ins w:id="394" w:author="Kyle Elliott, Dr" w:date="2025-07-25T16:28:00Z" w16du:dateUtc="2025-07-25T20:28:00Z">
        <w:r w:rsidR="009616A1">
          <w:rPr>
            <w:rFonts w:ascii="Times New Roman" w:hAnsi="Times New Roman" w:cs="Times New Roman"/>
            <w:lang w:val="en-CA"/>
          </w:rPr>
          <w:t>I</w:t>
        </w:r>
      </w:ins>
      <w:r w:rsidR="00B02169">
        <w:rPr>
          <w:rFonts w:ascii="Times New Roman" w:hAnsi="Times New Roman" w:cs="Times New Roman"/>
          <w:lang w:val="en-CA"/>
        </w:rPr>
        <w:t>n Melbourne</w:t>
      </w:r>
      <w:ins w:id="395" w:author="Kyle Elliott, Dr" w:date="2025-07-25T16:28:00Z" w16du:dateUtc="2025-07-25T20:28:00Z">
        <w:r w:rsidR="009616A1">
          <w:rPr>
            <w:rFonts w:ascii="Times New Roman" w:hAnsi="Times New Roman" w:cs="Times New Roman"/>
            <w:lang w:val="en-CA"/>
          </w:rPr>
          <w:t>, Australia,</w:t>
        </w:r>
      </w:ins>
      <w:del w:id="396" w:author="Kyle Elliott, Dr" w:date="2025-07-25T16:28:00Z" w16du:dateUtc="2025-07-25T20:28:00Z">
        <w:r w:rsidR="00B02169" w:rsidDel="009616A1">
          <w:rPr>
            <w:rFonts w:ascii="Times New Roman" w:hAnsi="Times New Roman" w:cs="Times New Roman"/>
            <w:lang w:val="en-CA"/>
          </w:rPr>
          <w:delText xml:space="preserve"> </w:delText>
        </w:r>
        <w:r w:rsidR="00B17CFC" w:rsidDel="009616A1">
          <w:rPr>
            <w:rFonts w:ascii="Times New Roman" w:hAnsi="Times New Roman" w:cs="Times New Roman"/>
            <w:lang w:val="en-CA"/>
          </w:rPr>
          <w:delText>showed that</w:delText>
        </w:r>
      </w:del>
      <w:r w:rsidR="00B17CFC">
        <w:rPr>
          <w:rFonts w:ascii="Times New Roman" w:hAnsi="Times New Roman" w:cs="Times New Roman"/>
          <w:lang w:val="en-CA"/>
        </w:rPr>
        <w:t xml:space="preserve"> habitat connectivity (</w:t>
      </w:r>
      <w:r w:rsidR="002A7FEC">
        <w:rPr>
          <w:rFonts w:ascii="Times New Roman" w:hAnsi="Times New Roman" w:cs="Times New Roman"/>
          <w:lang w:val="en-CA"/>
        </w:rPr>
        <w:t xml:space="preserve">here defined as </w:t>
      </w:r>
      <w:r w:rsidR="00B17CFC">
        <w:rPr>
          <w:rFonts w:ascii="Times New Roman" w:hAnsi="Times New Roman" w:cs="Times New Roman"/>
          <w:lang w:val="en-CA"/>
        </w:rPr>
        <w:t xml:space="preserve">areas with escape routes, </w:t>
      </w:r>
      <w:r w:rsidR="004C59A6">
        <w:rPr>
          <w:rFonts w:ascii="Times New Roman" w:hAnsi="Times New Roman" w:cs="Times New Roman"/>
          <w:lang w:val="en-CA"/>
        </w:rPr>
        <w:t>protective cover, shrubs/trees/</w:t>
      </w:r>
      <w:proofErr w:type="spellStart"/>
      <w:r w:rsidR="004C59A6">
        <w:rPr>
          <w:rFonts w:ascii="Times New Roman" w:hAnsi="Times New Roman" w:cs="Times New Roman"/>
          <w:lang w:val="en-CA"/>
        </w:rPr>
        <w:t>perchable</w:t>
      </w:r>
      <w:proofErr w:type="spellEnd"/>
      <w:r w:rsidR="004C59A6">
        <w:rPr>
          <w:rFonts w:ascii="Times New Roman" w:hAnsi="Times New Roman" w:cs="Times New Roman"/>
          <w:lang w:val="en-CA"/>
        </w:rPr>
        <w:t xml:space="preserve"> infrastructures</w:t>
      </w:r>
      <w:r w:rsidR="00875285">
        <w:rPr>
          <w:rFonts w:ascii="Times New Roman" w:hAnsi="Times New Roman" w:cs="Times New Roman"/>
          <w:lang w:val="en-CA"/>
        </w:rPr>
        <w:t xml:space="preserve">) is crucial for birds in urban parks trying to avoid humans and predators </w:t>
      </w:r>
      <w:r w:rsidR="00DC4C8F">
        <w:rPr>
          <w:rFonts w:ascii="Times New Roman" w:hAnsi="Times New Roman" w:cs="Times New Roman"/>
          <w:lang w:val="en-CA"/>
        </w:rPr>
        <w:fldChar w:fldCharType="begin"/>
      </w:r>
      <w:r w:rsidR="00DC4C8F">
        <w:rPr>
          <w:rFonts w:ascii="Times New Roman" w:hAnsi="Times New Roman" w:cs="Times New Roman"/>
          <w:lang w:val="en-CA"/>
        </w:rPr>
        <w:instrText xml:space="preserve"> ADDIN ZOTERO_ITEM CSL_CITATION {"citationID":"IwE9GdCZ","properties":{"formattedCitation":"(Radvan et al., 2023)","plainCitation":"(Radvan et al., 2023)","noteIndex":0},"citationItems":[{"id":1019,"uris":["http://zotero.org/users/16770306/items/BRRSSIHF"],"itemData":{"id":1019,"type":"article-journal","abstract":"Habitat destruction and fragmentation increasingly bring humans into close proximity with wildlife, particularly in urban contexts. Animals respond to humans using nuanced anti-predator responses, especially escape, with responses influenced by behavioral and life history traits, the nature of the risk, and aspects of the surrounding environment. Although many studies examine associations between broad-scale habitat characteristics (i.e., habitat type) and escape response, few investigate the influence of fine-scale aspects of the local habitat within which escape occurs. We test the “habitat connectivity hypothesis,” suggesting that given the higher cost of escape within less connected habitats (due to the lack of protective cover), woodland birds should delay escape (tolerate more risk) than when in more connected habitat. We analyze flight-initiation distances (FIDs) of five species of woodland birds in urban Melbourne, south-eastern Australia. A negative effect of habitat connectivity (the proportion of the escape route with shrubs/trees/perchable infrastructure) on distance fled was evident for all study species, suggesting a higher cost of escape associated with lower connectivity. FID did not vary with connectivity at the location at which escape was initiated (four species), apart from a positive effect of habitat connectivity on FID for Noisy Miner Manorina melanocephala. We provide some support for two predictions of the “habitat connectivity hypothesis” in at least some taxa, and conclude it warrants further investigation across a broader range of taxa inhabiting contrasting landscapes. Increasing habitat connectivity within urban landscapes may reduce escape stress experienced by urban birds.","container-title":"Behavioral Ecology","DOI":"10.1093/beheco/arac127","ISSN":"1465-7279","issue":"2","journalAbbreviation":"Behavioral Ecology","page":"297-305","source":"Silverchair","title":"The habitat connectivity hypothesis of escape in urban woodland birds","volume":"34","author":[{"family":"Radvan","given":"Max"},{"family":"Rendall","given":"Anthony R"},{"family":"Weston","given":"Michael A"}],"issued":{"date-parts":[["2023",3,1]]}}}],"schema":"https://github.com/citation-style-language/schema/raw/master/csl-citation.json"} </w:instrText>
      </w:r>
      <w:r w:rsidR="00DC4C8F">
        <w:rPr>
          <w:rFonts w:ascii="Times New Roman" w:hAnsi="Times New Roman" w:cs="Times New Roman"/>
          <w:lang w:val="en-CA"/>
        </w:rPr>
        <w:fldChar w:fldCharType="separate"/>
      </w:r>
      <w:r w:rsidR="00DC4C8F">
        <w:rPr>
          <w:rFonts w:ascii="Times New Roman" w:hAnsi="Times New Roman" w:cs="Times New Roman"/>
          <w:noProof/>
          <w:lang w:val="en-CA"/>
        </w:rPr>
        <w:t>(Radvan et al., 2023)</w:t>
      </w:r>
      <w:r w:rsidR="00DC4C8F">
        <w:rPr>
          <w:rFonts w:ascii="Times New Roman" w:hAnsi="Times New Roman" w:cs="Times New Roman"/>
          <w:lang w:val="en-CA"/>
        </w:rPr>
        <w:fldChar w:fldCharType="end"/>
      </w:r>
      <w:r w:rsidR="00875285">
        <w:rPr>
          <w:rFonts w:ascii="Times New Roman" w:hAnsi="Times New Roman" w:cs="Times New Roman"/>
          <w:lang w:val="en-CA"/>
        </w:rPr>
        <w:t>.</w:t>
      </w:r>
      <w:r w:rsidR="00DC4C8F">
        <w:rPr>
          <w:rFonts w:ascii="Times New Roman" w:hAnsi="Times New Roman" w:cs="Times New Roman"/>
          <w:lang w:val="en-CA"/>
        </w:rPr>
        <w:t xml:space="preserve"> </w:t>
      </w:r>
      <w:del w:id="397" w:author="Kyle Elliott, Dr" w:date="2025-07-25T16:29:00Z" w16du:dateUtc="2025-07-25T20:29:00Z">
        <w:r w:rsidR="00DC4C8F" w:rsidDel="009616A1">
          <w:rPr>
            <w:rFonts w:ascii="Times New Roman" w:hAnsi="Times New Roman" w:cs="Times New Roman"/>
            <w:lang w:val="en-CA"/>
          </w:rPr>
          <w:delText>Thay found that b</w:delText>
        </w:r>
      </w:del>
      <w:ins w:id="398" w:author="Kyle Elliott, Dr" w:date="2025-07-25T16:29:00Z" w16du:dateUtc="2025-07-25T20:29:00Z">
        <w:r w:rsidR="009616A1">
          <w:rPr>
            <w:rFonts w:ascii="Times New Roman" w:hAnsi="Times New Roman" w:cs="Times New Roman"/>
            <w:lang w:val="en-CA"/>
          </w:rPr>
          <w:t>B</w:t>
        </w:r>
      </w:ins>
      <w:r w:rsidR="00DC4C8F">
        <w:rPr>
          <w:rFonts w:ascii="Times New Roman" w:hAnsi="Times New Roman" w:cs="Times New Roman"/>
          <w:lang w:val="en-CA"/>
        </w:rPr>
        <w:t xml:space="preserve">irds flew </w:t>
      </w:r>
      <w:del w:id="399" w:author="Kyle Elliott, Dr" w:date="2025-07-25T16:29:00Z" w16du:dateUtc="2025-07-25T20:29:00Z">
        <w:r w:rsidR="00DC4C8F" w:rsidDel="009616A1">
          <w:rPr>
            <w:rFonts w:ascii="Times New Roman" w:hAnsi="Times New Roman" w:cs="Times New Roman"/>
            <w:lang w:val="en-CA"/>
          </w:rPr>
          <w:delText xml:space="preserve">further </w:delText>
        </w:r>
      </w:del>
      <w:ins w:id="400" w:author="Kyle Elliott, Dr" w:date="2025-07-25T16:29:00Z" w16du:dateUtc="2025-07-25T20:29:00Z">
        <w:r w:rsidR="009616A1">
          <w:rPr>
            <w:rFonts w:ascii="Times New Roman" w:hAnsi="Times New Roman" w:cs="Times New Roman"/>
            <w:lang w:val="en-CA"/>
          </w:rPr>
          <w:t xml:space="preserve">farther </w:t>
        </w:r>
      </w:ins>
      <w:r w:rsidR="00DC4C8F">
        <w:rPr>
          <w:rFonts w:ascii="Times New Roman" w:hAnsi="Times New Roman" w:cs="Times New Roman"/>
          <w:lang w:val="en-CA"/>
        </w:rPr>
        <w:t xml:space="preserve">when disturbed in areas where fewer trees occurred, suggesting that </w:t>
      </w:r>
      <w:r w:rsidR="006145E8">
        <w:rPr>
          <w:rFonts w:ascii="Times New Roman" w:hAnsi="Times New Roman" w:cs="Times New Roman"/>
          <w:lang w:val="en-CA"/>
        </w:rPr>
        <w:t xml:space="preserve">planting in urban parks may influence how well birds and people coexist in cities </w:t>
      </w:r>
      <w:r w:rsidR="006145E8">
        <w:rPr>
          <w:rFonts w:ascii="Times New Roman" w:hAnsi="Times New Roman" w:cs="Times New Roman"/>
          <w:lang w:val="en-CA"/>
        </w:rPr>
        <w:fldChar w:fldCharType="begin"/>
      </w:r>
      <w:r w:rsidR="006145E8">
        <w:rPr>
          <w:rFonts w:ascii="Times New Roman" w:hAnsi="Times New Roman" w:cs="Times New Roman"/>
          <w:lang w:val="en-CA"/>
        </w:rPr>
        <w:instrText xml:space="preserve"> ADDIN ZOTERO_ITEM CSL_CITATION {"citationID":"gLlyw5GX","properties":{"formattedCitation":"(Radvan et al., 2023)","plainCitation":"(Radvan et al., 2023)","noteIndex":0},"citationItems":[{"id":1019,"uris":["http://zotero.org/users/16770306/items/BRRSSIHF"],"itemData":{"id":1019,"type":"article-journal","abstract":"Habitat destruction and fragmentation increasingly bring humans into close proximity with wildlife, particularly in urban contexts. Animals respond to humans using nuanced anti-predator responses, especially escape, with responses influenced by behavioral and life history traits, the nature of the risk, and aspects of the surrounding environment. Although many studies examine associations between broad-scale habitat characteristics (i.e., habitat type) and escape response, few investigate the influence of fine-scale aspects of the local habitat within which escape occurs. We test the “habitat connectivity hypothesis,” suggesting that given the higher cost of escape within less connected habitats (due to the lack of protective cover), woodland birds should delay escape (tolerate more risk) than when in more connected habitat. We analyze flight-initiation distances (FIDs) of five species of woodland birds in urban Melbourne, south-eastern Australia. A negative effect of habitat connectivity (the proportion of the escape route with shrubs/trees/perchable infrastructure) on distance fled was evident for all study species, suggesting a higher cost of escape associated with lower connectivity. FID did not vary with connectivity at the location at which escape was initiated (four species), apart from a positive effect of habitat connectivity on FID for Noisy Miner Manorina melanocephala. We provide some support for two predictions of the “habitat connectivity hypothesis” in at least some taxa, and conclude it warrants further investigation across a broader range of taxa inhabiting contrasting landscapes. Increasing habitat connectivity within urban landscapes may reduce escape stress experienced by urban birds.","container-title":"Behavioral Ecology","DOI":"10.1093/beheco/arac127","ISSN":"1465-7279","issue":"2","journalAbbreviation":"Behavioral Ecology","page":"297-305","source":"Silverchair","title":"The habitat connectivity hypothesis of escape in urban woodland birds","volume":"34","author":[{"family":"Radvan","given":"Max"},{"family":"Rendall","given":"Anthony R"},{"family":"Weston","given":"Michael A"}],"issued":{"date-parts":[["2023",3,1]]}}}],"schema":"https://github.com/citation-style-language/schema/raw/master/csl-citation.json"} </w:instrText>
      </w:r>
      <w:r w:rsidR="006145E8">
        <w:rPr>
          <w:rFonts w:ascii="Times New Roman" w:hAnsi="Times New Roman" w:cs="Times New Roman"/>
          <w:lang w:val="en-CA"/>
        </w:rPr>
        <w:fldChar w:fldCharType="separate"/>
      </w:r>
      <w:r w:rsidR="006145E8">
        <w:rPr>
          <w:rFonts w:ascii="Times New Roman" w:hAnsi="Times New Roman" w:cs="Times New Roman"/>
          <w:noProof/>
          <w:lang w:val="en-CA"/>
        </w:rPr>
        <w:t>(Radvan et al., 2023)</w:t>
      </w:r>
      <w:r w:rsidR="006145E8">
        <w:rPr>
          <w:rFonts w:ascii="Times New Roman" w:hAnsi="Times New Roman" w:cs="Times New Roman"/>
          <w:lang w:val="en-CA"/>
        </w:rPr>
        <w:fldChar w:fldCharType="end"/>
      </w:r>
      <w:r w:rsidR="006145E8">
        <w:rPr>
          <w:rFonts w:ascii="Times New Roman" w:hAnsi="Times New Roman" w:cs="Times New Roman"/>
          <w:lang w:val="en-CA"/>
        </w:rPr>
        <w:t>.</w:t>
      </w:r>
      <w:r w:rsidR="00E602F4">
        <w:rPr>
          <w:rFonts w:ascii="Times New Roman" w:hAnsi="Times New Roman" w:cs="Times New Roman"/>
          <w:lang w:val="en-CA"/>
        </w:rPr>
        <w:t xml:space="preserve"> </w:t>
      </w:r>
      <w:del w:id="401" w:author="Kyle Elliott, Dr" w:date="2025-07-25T16:29:00Z" w16du:dateUtc="2025-07-25T20:29:00Z">
        <w:r w:rsidR="00E602F4" w:rsidDel="009616A1">
          <w:rPr>
            <w:rFonts w:ascii="Times New Roman" w:hAnsi="Times New Roman" w:cs="Times New Roman"/>
            <w:lang w:val="en-CA"/>
          </w:rPr>
          <w:delText xml:space="preserve">Work from </w:delText>
        </w:r>
      </w:del>
      <w:ins w:id="402" w:author="Kyle Elliott, Dr" w:date="2025-07-25T16:29:00Z" w16du:dateUtc="2025-07-25T20:29:00Z">
        <w:r w:rsidR="009616A1">
          <w:rPr>
            <w:rFonts w:ascii="Times New Roman" w:hAnsi="Times New Roman" w:cs="Times New Roman"/>
            <w:lang w:val="en-CA"/>
          </w:rPr>
          <w:t xml:space="preserve">In </w:t>
        </w:r>
      </w:ins>
      <w:r w:rsidR="00E602F4">
        <w:rPr>
          <w:rFonts w:ascii="Times New Roman" w:hAnsi="Times New Roman" w:cs="Times New Roman"/>
          <w:lang w:val="en-CA"/>
        </w:rPr>
        <w:t>Brisbane</w:t>
      </w:r>
      <w:ins w:id="403" w:author="Kyle Elliott, Dr" w:date="2025-07-25T16:29:00Z" w16du:dateUtc="2025-07-25T20:29:00Z">
        <w:r w:rsidR="009616A1">
          <w:rPr>
            <w:rFonts w:ascii="Times New Roman" w:hAnsi="Times New Roman" w:cs="Times New Roman"/>
            <w:lang w:val="en-CA"/>
          </w:rPr>
          <w:t>, Australia,</w:t>
        </w:r>
      </w:ins>
      <w:del w:id="404" w:author="Kyle Elliott, Dr" w:date="2025-07-25T16:29:00Z" w16du:dateUtc="2025-07-25T20:29:00Z">
        <w:r w:rsidR="00E602F4" w:rsidDel="009616A1">
          <w:rPr>
            <w:rFonts w:ascii="Times New Roman" w:hAnsi="Times New Roman" w:cs="Times New Roman"/>
            <w:lang w:val="en-CA"/>
          </w:rPr>
          <w:delText xml:space="preserve"> has also shown that</w:delText>
        </w:r>
      </w:del>
      <w:r w:rsidR="00E602F4">
        <w:rPr>
          <w:rFonts w:ascii="Times New Roman" w:hAnsi="Times New Roman" w:cs="Times New Roman"/>
          <w:lang w:val="en-CA"/>
        </w:rPr>
        <w:t xml:space="preserve"> </w:t>
      </w:r>
      <w:r w:rsidR="004E0A39">
        <w:rPr>
          <w:rFonts w:ascii="Times New Roman" w:hAnsi="Times New Roman" w:cs="Times New Roman"/>
          <w:lang w:val="en-CA"/>
        </w:rPr>
        <w:t xml:space="preserve">connectivity can enhance the corridors that colonist species use to arrive in the city (thus increasing species richness), while </w:t>
      </w:r>
      <w:r w:rsidR="00E243D6">
        <w:rPr>
          <w:rFonts w:ascii="Times New Roman" w:hAnsi="Times New Roman" w:cs="Times New Roman"/>
          <w:lang w:val="en-CA"/>
        </w:rPr>
        <w:t>have larger patch area allows for an increased abundance of birds by expanding the habitat available for the species that are already there</w:t>
      </w:r>
      <w:r w:rsidR="00256FB8">
        <w:rPr>
          <w:rFonts w:ascii="Times New Roman" w:hAnsi="Times New Roman" w:cs="Times New Roman"/>
          <w:lang w:val="en-CA"/>
        </w:rPr>
        <w:t xml:space="preserve"> </w:t>
      </w:r>
      <w:r w:rsidR="00E74429">
        <w:rPr>
          <w:rFonts w:ascii="Times New Roman" w:hAnsi="Times New Roman" w:cs="Times New Roman"/>
          <w:lang w:val="en-CA"/>
        </w:rPr>
        <w:fldChar w:fldCharType="begin"/>
      </w:r>
      <w:r w:rsidR="00E74429">
        <w:rPr>
          <w:rFonts w:ascii="Times New Roman" w:hAnsi="Times New Roman" w:cs="Times New Roman"/>
          <w:lang w:val="en-CA"/>
        </w:rPr>
        <w:instrText xml:space="preserve"> ADDIN ZOTERO_ITEM CSL_CITATION {"citationID":"MtkTSbV3","properties":{"formattedCitation":"(Shanahan et al., 2011)","plainCitation":"(Shanahan et al., 2011)","noteIndex":0},"citationItems":[{"id":1024,"uris":["http://zotero.org/users/16770306/items/5QNWK36I"],"itemData":{"id":1024,"type":"article-journal","abstract":"Landscape restoration through revegetation is being increasingly used in the conservation management of degraded landscapes. To effectively plan restoration programs information is required on how the landscape context of revegetation influences biodiversity gains. Here, we investigate the relative influence of patch area and connectivity on bird species richness and abundance within urban revegetation patches in Brisbane, Australia. We carried out bird surveys at 20 revegetation sites, and used hierarchical partitioning and model selection to test the relative importance of patch area (the area of revegetation including all directly connected remnant vegetation) and landscape connectivity (the vegetated area connected by less than 10m, 20m, 30m, 40m and 50m cleared gaps). We controlled for a number of possible confounding variables within the hierarchical partitioning procedure. Both the hierarchical partitioning and model selection procedures indicated that connectivity had an important influence on bird species richness. Patch area in combination with connectivity were important influencing factors on overall bird abundance. We also carried out the hierarchical partitioning procedure for bird abundance data within a range of feeding guilds, yielding results specific to species groups. Overall our data suggest that greater connectivity enhances the habitat area that colonists can arrive from (resulting in greater species richness), whereas increased patch area allows for increased abundance by expanding the habitat available to species already present in a patch. A combined approach where connectivity and overall habitat area is enhanced across the landscape is likely to be necessary to meet long-term conservation objectives.","container-title":"Biological Conservation","DOI":"10.1016/j.biocon.2010.10.014","ISSN":"0006-3207","issue":"2","journalAbbreviation":"Biological Conservation","page":"722-729","source":"ScienceDirect","title":"The influence of patch area and connectivity on avian communities in urban revegetation","volume":"144","author":[{"family":"Shanahan","given":"Danielle F."},{"family":"Miller","given":"Craig"},{"family":"Possingham","given":"Hugh P."},{"family":"Fuller","given":"Richard A."}],"issued":{"date-parts":[["2011",2,1]]}}}],"schema":"https://github.com/citation-style-language/schema/raw/master/csl-citation.json"} </w:instrText>
      </w:r>
      <w:r w:rsidR="00E74429">
        <w:rPr>
          <w:rFonts w:ascii="Times New Roman" w:hAnsi="Times New Roman" w:cs="Times New Roman"/>
          <w:lang w:val="en-CA"/>
        </w:rPr>
        <w:fldChar w:fldCharType="separate"/>
      </w:r>
      <w:r w:rsidR="00E74429">
        <w:rPr>
          <w:rFonts w:ascii="Times New Roman" w:hAnsi="Times New Roman" w:cs="Times New Roman"/>
          <w:noProof/>
          <w:lang w:val="en-CA"/>
        </w:rPr>
        <w:t>(Shanahan et al., 2011)</w:t>
      </w:r>
      <w:r w:rsidR="00E74429">
        <w:rPr>
          <w:rFonts w:ascii="Times New Roman" w:hAnsi="Times New Roman" w:cs="Times New Roman"/>
          <w:lang w:val="en-CA"/>
        </w:rPr>
        <w:fldChar w:fldCharType="end"/>
      </w:r>
      <w:r w:rsidR="001E0F53">
        <w:rPr>
          <w:rFonts w:ascii="Times New Roman" w:hAnsi="Times New Roman" w:cs="Times New Roman"/>
          <w:lang w:val="en-CA"/>
        </w:rPr>
        <w:t>.</w:t>
      </w:r>
    </w:p>
    <w:p w14:paraId="53F11D30" w14:textId="63A8DBE3" w:rsidR="00E80F9A" w:rsidRPr="00F14351" w:rsidRDefault="00165AAC" w:rsidP="0014004D">
      <w:pPr>
        <w:spacing w:line="480" w:lineRule="auto"/>
        <w:ind w:firstLine="720"/>
        <w:jc w:val="both"/>
        <w:rPr>
          <w:rFonts w:ascii="Times New Roman" w:hAnsi="Times New Roman" w:cs="Times New Roman"/>
          <w:lang w:val="en-CA"/>
        </w:rPr>
      </w:pPr>
      <w:del w:id="405" w:author="Kyle Elliott, Dr" w:date="2025-07-25T16:31:00Z" w16du:dateUtc="2025-07-25T20:31:00Z">
        <w:r w:rsidDel="009616A1">
          <w:rPr>
            <w:rFonts w:ascii="Times New Roman" w:hAnsi="Times New Roman" w:cs="Times New Roman"/>
            <w:lang w:val="en-CA"/>
          </w:rPr>
          <w:delText xml:space="preserve">However, </w:delText>
        </w:r>
        <w:commentRangeStart w:id="406"/>
        <w:r w:rsidDel="009616A1">
          <w:rPr>
            <w:rFonts w:ascii="Times New Roman" w:hAnsi="Times New Roman" w:cs="Times New Roman"/>
            <w:lang w:val="en-CA"/>
          </w:rPr>
          <w:delText>a</w:delText>
        </w:r>
      </w:del>
      <w:ins w:id="407" w:author="Kyle Elliott, Dr" w:date="2025-07-25T16:31:00Z" w16du:dateUtc="2025-07-25T20:31:00Z">
        <w:r w:rsidR="009616A1">
          <w:rPr>
            <w:rFonts w:ascii="Times New Roman" w:hAnsi="Times New Roman" w:cs="Times New Roman"/>
            <w:lang w:val="en-CA"/>
          </w:rPr>
          <w:t>A</w:t>
        </w:r>
      </w:ins>
      <w:r>
        <w:rPr>
          <w:rFonts w:ascii="Times New Roman" w:hAnsi="Times New Roman" w:cs="Times New Roman"/>
          <w:lang w:val="en-CA"/>
        </w:rPr>
        <w:t>ccess</w:t>
      </w:r>
      <w:commentRangeEnd w:id="406"/>
      <w:r w:rsidR="009616A1">
        <w:rPr>
          <w:rStyle w:val="CommentReference"/>
        </w:rPr>
        <w:commentReference w:id="406"/>
      </w:r>
      <w:r>
        <w:rPr>
          <w:rFonts w:ascii="Times New Roman" w:hAnsi="Times New Roman" w:cs="Times New Roman"/>
          <w:lang w:val="en-CA"/>
        </w:rPr>
        <w:t xml:space="preserve"> to urban green spaces</w:t>
      </w:r>
      <w:r w:rsidR="000A31FB">
        <w:rPr>
          <w:rFonts w:ascii="Times New Roman" w:hAnsi="Times New Roman" w:cs="Times New Roman"/>
          <w:lang w:val="en-CA"/>
        </w:rPr>
        <w:t xml:space="preserve"> is often unevenly distributed in large cities, </w:t>
      </w:r>
      <w:r w:rsidR="00837384">
        <w:rPr>
          <w:rFonts w:ascii="Times New Roman" w:hAnsi="Times New Roman" w:cs="Times New Roman"/>
          <w:lang w:val="en-CA"/>
        </w:rPr>
        <w:t xml:space="preserve">and being able to visit biodiverse spaces remains difficult for </w:t>
      </w:r>
      <w:del w:id="408" w:author="Kyle Elliott, Dr" w:date="2025-07-25T16:32:00Z" w16du:dateUtc="2025-07-25T20:32:00Z">
        <w:r w:rsidR="00837384" w:rsidDel="009616A1">
          <w:rPr>
            <w:rFonts w:ascii="Times New Roman" w:hAnsi="Times New Roman" w:cs="Times New Roman"/>
            <w:lang w:val="en-CA"/>
          </w:rPr>
          <w:delText>a lot of</w:delText>
        </w:r>
      </w:del>
      <w:ins w:id="409" w:author="Kyle Elliott, Dr" w:date="2025-07-25T16:32:00Z" w16du:dateUtc="2025-07-25T20:32:00Z">
        <w:r w:rsidR="009616A1">
          <w:rPr>
            <w:rFonts w:ascii="Times New Roman" w:hAnsi="Times New Roman" w:cs="Times New Roman"/>
            <w:lang w:val="en-CA"/>
          </w:rPr>
          <w:t>many</w:t>
        </w:r>
      </w:ins>
      <w:r w:rsidR="00837384">
        <w:rPr>
          <w:rFonts w:ascii="Times New Roman" w:hAnsi="Times New Roman" w:cs="Times New Roman"/>
          <w:lang w:val="en-CA"/>
        </w:rPr>
        <w:t xml:space="preserve"> urbanites. </w:t>
      </w:r>
      <w:del w:id="410" w:author="Kyle Elliott, Dr" w:date="2025-07-25T16:32:00Z" w16du:dateUtc="2025-07-25T20:32:00Z">
        <w:r w:rsidR="00D35F63" w:rsidDel="009616A1">
          <w:rPr>
            <w:rFonts w:ascii="Times New Roman" w:hAnsi="Times New Roman" w:cs="Times New Roman"/>
            <w:lang w:val="en-CA"/>
          </w:rPr>
          <w:delText xml:space="preserve">The way </w:delText>
        </w:r>
        <w:r w:rsidR="00A239AB" w:rsidDel="009616A1">
          <w:rPr>
            <w:rFonts w:ascii="Times New Roman" w:hAnsi="Times New Roman" w:cs="Times New Roman"/>
            <w:lang w:val="en-CA"/>
          </w:rPr>
          <w:delText>cities are structured</w:delText>
        </w:r>
      </w:del>
      <w:ins w:id="411" w:author="Kyle Elliott, Dr" w:date="2025-07-25T16:32:00Z" w16du:dateUtc="2025-07-25T20:32:00Z">
        <w:r w:rsidR="009616A1">
          <w:rPr>
            <w:rFonts w:ascii="Times New Roman" w:hAnsi="Times New Roman" w:cs="Times New Roman"/>
            <w:lang w:val="en-CA"/>
          </w:rPr>
          <w:t>City structure</w:t>
        </w:r>
      </w:ins>
      <w:r w:rsidR="00A239AB">
        <w:rPr>
          <w:rFonts w:ascii="Times New Roman" w:hAnsi="Times New Roman" w:cs="Times New Roman"/>
          <w:lang w:val="en-CA"/>
        </w:rPr>
        <w:t xml:space="preserve"> can have an impact on both humans and birds</w:t>
      </w:r>
      <w:r w:rsidR="00C743D9">
        <w:rPr>
          <w:rFonts w:ascii="Times New Roman" w:hAnsi="Times New Roman" w:cs="Times New Roman"/>
          <w:lang w:val="en-CA"/>
        </w:rPr>
        <w:t xml:space="preserve">, as urbanized areas where green spaces are more </w:t>
      </w:r>
      <w:r w:rsidR="00144A18">
        <w:rPr>
          <w:rFonts w:ascii="Times New Roman" w:hAnsi="Times New Roman" w:cs="Times New Roman"/>
          <w:lang w:val="en-CA"/>
        </w:rPr>
        <w:t>dispersed (defined as “land sharing”)</w:t>
      </w:r>
      <w:r w:rsidR="00136C32">
        <w:rPr>
          <w:rFonts w:ascii="Times New Roman" w:hAnsi="Times New Roman" w:cs="Times New Roman"/>
          <w:lang w:val="en-CA"/>
        </w:rPr>
        <w:t xml:space="preserve"> often have greater avian diversity (especially in winter), compared to more isolated green patches (defined as “land sparing</w:t>
      </w:r>
      <w:r w:rsidR="00BC3A29">
        <w:rPr>
          <w:rFonts w:ascii="Times New Roman" w:hAnsi="Times New Roman" w:cs="Times New Roman"/>
          <w:lang w:val="en-CA"/>
        </w:rPr>
        <w:t xml:space="preserve">”) </w:t>
      </w:r>
      <w:r w:rsidR="00BC3A29">
        <w:rPr>
          <w:rFonts w:ascii="Times New Roman" w:hAnsi="Times New Roman" w:cs="Times New Roman"/>
          <w:lang w:val="en-CA"/>
        </w:rPr>
        <w:fldChar w:fldCharType="begin"/>
      </w:r>
      <w:r w:rsidR="00BC3A29">
        <w:rPr>
          <w:rFonts w:ascii="Times New Roman" w:hAnsi="Times New Roman" w:cs="Times New Roman"/>
          <w:lang w:val="en-CA"/>
        </w:rPr>
        <w:instrText xml:space="preserve"> ADDIN ZOTERO_ITEM CSL_CITATION {"citationID":"VRv9wvH7","properties":{"formattedCitation":"(Ib\\uc0\\u225{}\\uc0\\u241{}ez-\\uc0\\u193{}lamo et al., 2020)","plainCitation":"(Ibáñez-Álamo et al., 2020)","noteIndex":0},"citationItems":[{"id":1026,"uris":["http://zotero.org/users/16770306/items/UJ6FT5S2"],"itemData":{"id":1026,"type":"article-journal","abstract":"Urbanization, one of the most extreme human-induced environmental changes, is negatively affecting biodiversity worldwide, strongly suggesting that we should reconcile urban development with conservation. Urbanization can follow two extreme types of development within a continuum: land sharing (buildings mixed with dispersed green space) or land sparing (buildings interspersed with green patches that concentrate biodiversity-supporting vegetation). Recent local-scale studies indicate that biodiversity is typically favored by land sparing. We investigated which of these two types of urbanization is associated with a higher taxonomic (i.e. species richness), functional, and phylogenetic diversity of birds. To do so, we collected information on breeding and wintering bird assemblages in 45 land-sharing and 45 land-sparing areas in nine European cities, which provide the first attempt to explore this question using a large geographical scale and temporal replication. We found that land-sharing urban areas were significantly associated with a higher taxonomic and functional diversity of birds during winter, but not during the breeding season (with only a marginally significant effect for functional diversity). We found no association between the type of urban development and phylogenetic diversity. Our findings indicate that not all components of avian diversity are similarly affected by these two means of urban planning and highlight the importance of integrating the temporal perspective into this kind of studies. Our results also offer useful information to the current debate about the trade-off between biodiversity conservation and human well-being in the context of land sharing and sparing urban practices. In addition, we found that certain small-scale urban landscape characteristics (i.e. few impervious surfaces, high water or tree cover) and human practices (i.e. bird feeders or plants with berries) can help maintaining more diverse urban bird assemblages. We provide specific suggestions for both policymakers and citizens that hopefully will help to create more biodiversity-friendly cities in the future.","container-title":"Science of The Total Environment","DOI":"10.1016/j.scitotenv.2019.135477","ISSN":"0048-9697","journalAbbreviation":"Science of The Total Environment","page":"135477","source":"ScienceDirect","title":"Biodiversity within the city: Effects of land sharing and land sparing urban development on avian diversity","title-short":"Biodiversity within the city","volume":"707","author":[{"family":"Ibáñez-Álamo","given":"Juan Diego"},{"family":"Morelli","given":"Federico"},{"family":"Benedetti","given":"Yanina"},{"family":"Rubio","given":"Enrique"},{"family":"Jokimäki","given":"Jukka"},{"family":"Pérez-Contreras","given":"Tomás"},{"family":"Sprau","given":"Philipp"},{"family":"Suhonen","given":"Jukka"},{"family":"Tryjanowski","given":"Piotr"},{"family":"Kaisanlahti-Jokimäki","given":"Marja-Liisa"},{"family":"Møller","given":"Anders Pape"},{"family":"Díaz","given":"Mario"}],"issued":{"date-parts":[["2020",3,10]]}}}],"schema":"https://github.com/citation-style-language/schema/raw/master/csl-citation.json"} </w:instrText>
      </w:r>
      <w:r w:rsidR="00BC3A29">
        <w:rPr>
          <w:rFonts w:ascii="Times New Roman" w:hAnsi="Times New Roman" w:cs="Times New Roman"/>
          <w:lang w:val="en-CA"/>
        </w:rPr>
        <w:fldChar w:fldCharType="separate"/>
      </w:r>
      <w:r w:rsidR="00BC3A29" w:rsidRPr="00BC3A29">
        <w:rPr>
          <w:rFonts w:ascii="Times New Roman" w:hAnsi="Times New Roman" w:cs="Times New Roman"/>
          <w:kern w:val="0"/>
          <w:lang w:val="en-US"/>
        </w:rPr>
        <w:t>(Ibáñez-</w:t>
      </w:r>
      <w:proofErr w:type="spellStart"/>
      <w:r w:rsidR="00BC3A29" w:rsidRPr="00BC3A29">
        <w:rPr>
          <w:rFonts w:ascii="Times New Roman" w:hAnsi="Times New Roman" w:cs="Times New Roman"/>
          <w:kern w:val="0"/>
          <w:lang w:val="en-US"/>
        </w:rPr>
        <w:t>Álamo</w:t>
      </w:r>
      <w:proofErr w:type="spellEnd"/>
      <w:r w:rsidR="00BC3A29" w:rsidRPr="00BC3A29">
        <w:rPr>
          <w:rFonts w:ascii="Times New Roman" w:hAnsi="Times New Roman" w:cs="Times New Roman"/>
          <w:kern w:val="0"/>
          <w:lang w:val="en-US"/>
        </w:rPr>
        <w:t xml:space="preserve"> et al., 2020)</w:t>
      </w:r>
      <w:r w:rsidR="00BC3A29">
        <w:rPr>
          <w:rFonts w:ascii="Times New Roman" w:hAnsi="Times New Roman" w:cs="Times New Roman"/>
          <w:lang w:val="en-CA"/>
        </w:rPr>
        <w:fldChar w:fldCharType="end"/>
      </w:r>
      <w:r w:rsidR="00BC3A29">
        <w:rPr>
          <w:rFonts w:ascii="Times New Roman" w:hAnsi="Times New Roman" w:cs="Times New Roman"/>
          <w:lang w:val="en-CA"/>
        </w:rPr>
        <w:t>.</w:t>
      </w:r>
      <w:ins w:id="412" w:author="Kyle Elliott, Dr" w:date="2025-07-25T16:32:00Z" w16du:dateUtc="2025-07-25T20:32:00Z">
        <w:r w:rsidR="009616A1">
          <w:rPr>
            <w:rFonts w:ascii="Times New Roman" w:hAnsi="Times New Roman" w:cs="Times New Roman"/>
            <w:lang w:val="en-CA"/>
          </w:rPr>
          <w:t xml:space="preserve"> Thus, </w:t>
        </w:r>
      </w:ins>
      <w:ins w:id="413" w:author="Kyle Elliott, Dr" w:date="2025-07-25T16:33:00Z" w16du:dateUtc="2025-07-25T20:33:00Z">
        <w:r w:rsidR="009616A1">
          <w:rPr>
            <w:rFonts w:ascii="Times New Roman" w:hAnsi="Times New Roman" w:cs="Times New Roman"/>
            <w:lang w:val="en-CA"/>
          </w:rPr>
          <w:t xml:space="preserve">whereas land-sparing (high density urban regions </w:t>
        </w:r>
      </w:ins>
      <w:ins w:id="414" w:author="Kyle Elliott, Dr" w:date="2025-07-25T16:34:00Z" w16du:dateUtc="2025-07-25T20:34:00Z">
        <w:r w:rsidR="002B7389">
          <w:rPr>
            <w:rFonts w:ascii="Times New Roman" w:hAnsi="Times New Roman" w:cs="Times New Roman"/>
            <w:lang w:val="en-CA"/>
          </w:rPr>
          <w:t>inter</w:t>
        </w:r>
      </w:ins>
      <w:ins w:id="415" w:author="Kyle Elliott, Dr" w:date="2025-07-25T16:35:00Z" w16du:dateUtc="2025-07-25T20:35:00Z">
        <w:r w:rsidR="002B7389">
          <w:rPr>
            <w:rFonts w:ascii="Times New Roman" w:hAnsi="Times New Roman" w:cs="Times New Roman"/>
            <w:lang w:val="en-CA"/>
          </w:rPr>
          <w:t xml:space="preserve">spersed </w:t>
        </w:r>
      </w:ins>
      <w:ins w:id="416" w:author="Kyle Elliott, Dr" w:date="2025-07-25T16:33:00Z" w16du:dateUtc="2025-07-25T20:33:00Z">
        <w:r w:rsidR="009616A1">
          <w:rPr>
            <w:rFonts w:ascii="Times New Roman" w:hAnsi="Times New Roman" w:cs="Times New Roman"/>
            <w:lang w:val="en-CA"/>
          </w:rPr>
          <w:t xml:space="preserve">with large parks) usually increases overall biodiversity as even those species that need “pristine” </w:t>
        </w:r>
        <w:r w:rsidR="002B7389">
          <w:rPr>
            <w:rFonts w:ascii="Times New Roman" w:hAnsi="Times New Roman" w:cs="Times New Roman"/>
            <w:lang w:val="en-CA"/>
          </w:rPr>
          <w:t>greenspaces are present, land-sharing (lower density regions with leafy</w:t>
        </w:r>
      </w:ins>
      <w:ins w:id="417" w:author="Kyle Elliott, Dr" w:date="2025-07-25T16:34:00Z" w16du:dateUtc="2025-07-25T20:34:00Z">
        <w:r w:rsidR="002B7389">
          <w:rPr>
            <w:rFonts w:ascii="Times New Roman" w:hAnsi="Times New Roman" w:cs="Times New Roman"/>
            <w:lang w:val="en-CA"/>
          </w:rPr>
          <w:t xml:space="preserve"> streets, golf courses or small urban parks) can bring nature into backyards and closer to individual people for longer periods.</w:t>
        </w:r>
      </w:ins>
      <w:r w:rsidR="00F202FF">
        <w:rPr>
          <w:rFonts w:ascii="Times New Roman" w:hAnsi="Times New Roman" w:cs="Times New Roman"/>
          <w:lang w:val="en-CA"/>
        </w:rPr>
        <w:t xml:space="preserve"> In </w:t>
      </w:r>
      <w:r w:rsidR="00F14351">
        <w:rPr>
          <w:rFonts w:ascii="Times New Roman" w:hAnsi="Times New Roman" w:cs="Times New Roman"/>
          <w:lang w:val="en-CA"/>
        </w:rPr>
        <w:t xml:space="preserve">eastern </w:t>
      </w:r>
      <w:r w:rsidR="00F202FF">
        <w:rPr>
          <w:rFonts w:ascii="Times New Roman" w:hAnsi="Times New Roman" w:cs="Times New Roman"/>
          <w:lang w:val="en-CA"/>
        </w:rPr>
        <w:t xml:space="preserve">North American cities, </w:t>
      </w:r>
      <w:r w:rsidR="00F14351">
        <w:rPr>
          <w:rFonts w:ascii="Times New Roman" w:hAnsi="Times New Roman" w:cs="Times New Roman"/>
          <w:lang w:val="en-CA"/>
        </w:rPr>
        <w:t>the charismatic and easily identifiable species that is the northern cardinal (</w:t>
      </w:r>
      <w:r w:rsidR="00F14351">
        <w:rPr>
          <w:rFonts w:ascii="Times New Roman" w:hAnsi="Times New Roman" w:cs="Times New Roman"/>
          <w:i/>
          <w:iCs/>
          <w:lang w:val="en-CA"/>
        </w:rPr>
        <w:t>Cardinalis cardinalis</w:t>
      </w:r>
      <w:r w:rsidR="00F14351">
        <w:rPr>
          <w:rFonts w:ascii="Times New Roman" w:hAnsi="Times New Roman" w:cs="Times New Roman"/>
          <w:lang w:val="en-CA"/>
        </w:rPr>
        <w:t>)</w:t>
      </w:r>
      <w:r w:rsidR="001128AE">
        <w:rPr>
          <w:rFonts w:ascii="Times New Roman" w:hAnsi="Times New Roman" w:cs="Times New Roman"/>
          <w:lang w:val="en-CA"/>
        </w:rPr>
        <w:t xml:space="preserve"> can play an important role in this type of dynamic where the bird’s presence </w:t>
      </w:r>
      <w:r w:rsidR="001960FA">
        <w:rPr>
          <w:rFonts w:ascii="Times New Roman" w:hAnsi="Times New Roman" w:cs="Times New Roman"/>
          <w:lang w:val="en-CA"/>
        </w:rPr>
        <w:t>in</w:t>
      </w:r>
      <w:ins w:id="418" w:author="Kyle Elliott, Dr" w:date="2025-07-25T16:32:00Z" w16du:dateUtc="2025-07-25T20:32:00Z">
        <w:r w:rsidR="009616A1">
          <w:rPr>
            <w:rFonts w:ascii="Times New Roman" w:hAnsi="Times New Roman" w:cs="Times New Roman"/>
            <w:lang w:val="en-CA"/>
          </w:rPr>
          <w:t xml:space="preserve"> even</w:t>
        </w:r>
      </w:ins>
      <w:r w:rsidR="001960FA">
        <w:rPr>
          <w:rFonts w:ascii="Times New Roman" w:hAnsi="Times New Roman" w:cs="Times New Roman"/>
          <w:lang w:val="en-CA"/>
        </w:rPr>
        <w:t xml:space="preserve"> modest greenspaces can reflect the accessibility and quality </w:t>
      </w:r>
      <w:r w:rsidR="00512B63">
        <w:rPr>
          <w:rFonts w:ascii="Times New Roman" w:hAnsi="Times New Roman" w:cs="Times New Roman"/>
          <w:lang w:val="en-CA"/>
        </w:rPr>
        <w:t>of the connection between urban residents and nature.</w:t>
      </w:r>
    </w:p>
    <w:p w14:paraId="0985BFAA" w14:textId="04542962" w:rsidR="00126FD3" w:rsidRDefault="007D754B" w:rsidP="0014004D">
      <w:pPr>
        <w:spacing w:line="480" w:lineRule="auto"/>
        <w:ind w:firstLine="720"/>
        <w:jc w:val="both"/>
        <w:rPr>
          <w:rFonts w:ascii="Times New Roman" w:hAnsi="Times New Roman" w:cs="Times New Roman"/>
          <w:lang w:val="en-CA"/>
        </w:rPr>
      </w:pPr>
      <w:r>
        <w:rPr>
          <w:rStyle w:val="CommentReference"/>
        </w:rPr>
        <w:lastRenderedPageBreak/>
        <w:commentReference w:id="385"/>
      </w:r>
      <w:ins w:id="419" w:author="Anne-Marie Cousineau" w:date="2025-07-09T17:51:00Z" w16du:dateUtc="2025-07-09T21:51:00Z">
        <w:r w:rsidR="00126FD3">
          <w:rPr>
            <w:rFonts w:ascii="Times New Roman" w:hAnsi="Times New Roman" w:cs="Times New Roman"/>
            <w:noProof/>
            <w:lang w:val="en-CA"/>
          </w:rPr>
          <w:drawing>
            <wp:inline distT="0" distB="0" distL="0" distR="0" wp14:anchorId="3DD10231" wp14:editId="3E770624">
              <wp:extent cx="4336791" cy="4459111"/>
              <wp:effectExtent l="0" t="0" r="0" b="0"/>
              <wp:docPr id="1443472957" name="Picture 1" descr="A map of montreal with green are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472957" name="Picture 1" descr="A map of montreal with green area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67177" cy="4490354"/>
                      </a:xfrm>
                      <a:prstGeom prst="rect">
                        <a:avLst/>
                      </a:prstGeom>
                    </pic:spPr>
                  </pic:pic>
                </a:graphicData>
              </a:graphic>
            </wp:inline>
          </w:drawing>
        </w:r>
      </w:ins>
    </w:p>
    <w:p w14:paraId="7C4F713D" w14:textId="6B7C3F99" w:rsidR="00126FD3" w:rsidRDefault="00126FD3" w:rsidP="00E74429">
      <w:pPr>
        <w:spacing w:line="480" w:lineRule="auto"/>
        <w:jc w:val="both"/>
        <w:rPr>
          <w:rFonts w:ascii="Times New Roman" w:hAnsi="Times New Roman" w:cs="Times New Roman"/>
          <w:lang w:val="en-CA"/>
        </w:rPr>
      </w:pPr>
      <w:ins w:id="420" w:author="Anne-Marie Cousineau" w:date="2025-07-09T17:51:00Z" w16du:dateUtc="2025-07-09T21:51:00Z">
        <w:r>
          <w:rPr>
            <w:rFonts w:ascii="Times New Roman" w:hAnsi="Times New Roman" w:cs="Times New Roman"/>
            <w:b/>
            <w:bCs/>
            <w:lang w:val="en-CA"/>
          </w:rPr>
          <w:t xml:space="preserve">Figure 1. </w:t>
        </w:r>
      </w:ins>
      <w:moveFromRangeStart w:id="421" w:author="Kyle Elliott, Dr" w:date="2025-07-25T16:35:00Z" w:name="move204353752"/>
      <w:moveFrom w:id="422" w:author="Kyle Elliott, Dr" w:date="2025-07-25T16:35:00Z" w16du:dateUtc="2025-07-25T20:35:00Z">
        <w:ins w:id="423" w:author="Anne-Marie Cousineau" w:date="2025-07-09T17:51:00Z" w16du:dateUtc="2025-07-09T21:51:00Z">
          <w:r w:rsidDel="002B7389">
            <w:rPr>
              <w:rFonts w:ascii="Times New Roman" w:hAnsi="Times New Roman" w:cs="Times New Roman"/>
              <w:lang w:val="en-CA"/>
            </w:rPr>
            <w:t xml:space="preserve">This map was adapted from figure 4, published in a paper by Nazarnia et al. in 2016. It was reproduced under fair dealing for the purpose of research and education only. </w:t>
          </w:r>
        </w:ins>
      </w:moveFrom>
      <w:moveFromRangeEnd w:id="421"/>
      <w:ins w:id="424" w:author="Anne-Marie Cousineau" w:date="2025-07-09T17:51:00Z" w16du:dateUtc="2025-07-09T21:51:00Z">
        <w:del w:id="425" w:author="Kyle Elliott, Dr" w:date="2025-07-25T16:35:00Z" w16du:dateUtc="2025-07-25T20:35:00Z">
          <w:r w:rsidDel="002B7389">
            <w:rPr>
              <w:rFonts w:ascii="Times New Roman" w:hAnsi="Times New Roman" w:cs="Times New Roman"/>
              <w:lang w:val="en-CA"/>
            </w:rPr>
            <w:delText>The map shows the b</w:delText>
          </w:r>
        </w:del>
      </w:ins>
      <w:ins w:id="426" w:author="Kyle Elliott, Dr" w:date="2025-07-25T16:35:00Z" w16du:dateUtc="2025-07-25T20:35:00Z">
        <w:r w:rsidR="002B7389">
          <w:rPr>
            <w:rFonts w:ascii="Times New Roman" w:hAnsi="Times New Roman" w:cs="Times New Roman"/>
            <w:lang w:val="en-CA"/>
          </w:rPr>
          <w:t>B</w:t>
        </w:r>
      </w:ins>
      <w:ins w:id="427" w:author="Anne-Marie Cousineau" w:date="2025-07-09T17:51:00Z" w16du:dateUtc="2025-07-09T21:51:00Z">
        <w:r>
          <w:rPr>
            <w:rFonts w:ascii="Times New Roman" w:hAnsi="Times New Roman" w:cs="Times New Roman"/>
            <w:lang w:val="en-CA"/>
          </w:rPr>
          <w:t xml:space="preserve">uilt-up areas in the Montreal CMA (Census Metropolitan Area), in 1951, 1986 and 2011 </w:t>
        </w:r>
      </w:ins>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{"citationID":"WObQtkGF","properties":{"formattedCitation":"(Nazarnia et al., 2016)","plainCitation":"(Nazarnia et al., 2016)","noteIndex":0},"citationItems":[{"id":945,"uris":["http://zotero.org/users/16770306/items/BRIDQI54"],"itemData":{"id":945,"type":"article-journal","abstract":"Increasing awareness of the negative effects of urban sprawl has made sprawl a topic of great debate. However, higher efforts are needed to protect forests, agricultural lands, and other open spaces from urban sprawl. This study compares patterns of accelerated increase in sprawl in the Montreal and Quebec Census Metropolitan Areas in Canada with the Zurich metropolitan area in Switzerland between 1951 and 2011. We applied the recent metrics of urban permeation (UP) and weighted urban proliferation (WUP) to measure urban sprawl. Urban sprawl has accelerated continuously in Montreal and Quebec since 1951. Here, the fastest increases in sprawl have been observed in the last 25 years, whereas in Zurich the strongest acceleration was in the 1960s. Urban sprawl has increased exponentially in Montreal since 1951. On the Island of Montreal, the degree of urban sprawl (WUP) increased 26-fold from 0.49 UPU/m2 in 1971 to 12.74 UPU/m2 in 2011, while in Quebec City it increased 9-fold from 2.41 UPU/m2 to 21.02 UPU/m2 from 1971 to 2011. In contrast, the level of sprawl (WUP) in the Inner Zurich metropolitan area increased almost 3-fold from 3.12 UPU/m2 in 1960 to 8.91 UPU/m2 in 2010, i.e., it was higher before 1980, but then was surpassed by Montreal and Quebec City. The strongest increases in land uptake per person were observed in Quebec City and on the Island of Montreal, while it increased only slightly in Zurich. Two major reasons for this striking difference in sprawl dynamics are Switzerland’s stronger planning legislation since 1979 and a much higher level of public transportation availability in Zurich. The comparative analysis of urban sprawl presented in this study can greatly help land-use planners critically assess projected plans and control urban sprawl and its negative consequences. The WUP method can also be used to establish targets and limits to urban sprawl and to evaluate the effectiveness of measures to control sprawl.","container-title":"Ecological Indicators","DOI":"10.1016/j.ecolind.2015.09.020","ISSN":"1470160X","journalAbbreviation":"Ecological Indicators","language":"en","page":"1229-1251","source":"DOI.org (Crossref)","title":"Accelerated urban sprawl in Montreal, Quebec City, and Zurich: Investigating the differences using time series 1951–2011","title-short":"Accelerated urban sprawl in Montreal, Quebec City, and Zurich","volume":"60","author":[{"family":"Nazarnia","given":"Naghmeh"},{"family":"Schwick","given":"Christian"},{"family":"Jaeger","given":"Jochen A.G."}],"issued":{"date-parts":[["2016",1]]}}}],"schema":"https://github.com/citation-style-language/schema/raw/master/csl-citation.json"}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(Nazarnia et al., 2016)</w:t>
      </w:r>
      <w:r>
        <w:rPr>
          <w:rFonts w:ascii="Times New Roman" w:hAnsi="Times New Roman" w:cs="Times New Roman"/>
          <w:lang w:val="en-CA"/>
        </w:rPr>
        <w:fldChar w:fldCharType="end"/>
      </w:r>
      <w:ins w:id="428" w:author="Anne-Marie Cousineau" w:date="2025-07-09T17:51:00Z" w16du:dateUtc="2025-07-09T21:51:00Z">
        <w:r>
          <w:rPr>
            <w:rFonts w:ascii="Times New Roman" w:hAnsi="Times New Roman" w:cs="Times New Roman"/>
            <w:lang w:val="en-CA"/>
          </w:rPr>
          <w:t xml:space="preserve">. </w:t>
        </w:r>
        <w:del w:id="429" w:author="Kyle Elliott, Dr" w:date="2025-07-25T16:35:00Z" w16du:dateUtc="2025-07-25T20:35:00Z">
          <w:r w:rsidDel="002B7389">
            <w:rPr>
              <w:rFonts w:ascii="Times New Roman" w:hAnsi="Times New Roman" w:cs="Times New Roman"/>
              <w:lang w:val="en-CA"/>
            </w:rPr>
            <w:delText>Added i</w:delText>
          </w:r>
        </w:del>
      </w:ins>
      <w:ins w:id="430" w:author="Kyle Elliott, Dr" w:date="2025-07-25T16:35:00Z" w16du:dateUtc="2025-07-25T20:35:00Z">
        <w:r w:rsidR="002B7389">
          <w:rPr>
            <w:rFonts w:ascii="Times New Roman" w:hAnsi="Times New Roman" w:cs="Times New Roman"/>
            <w:lang w:val="en-CA"/>
          </w:rPr>
          <w:t>I</w:t>
        </w:r>
      </w:ins>
      <w:ins w:id="431" w:author="Anne-Marie Cousineau" w:date="2025-07-09T17:51:00Z" w16du:dateUtc="2025-07-09T21:51:00Z">
        <w:r>
          <w:rPr>
            <w:rFonts w:ascii="Times New Roman" w:hAnsi="Times New Roman" w:cs="Times New Roman"/>
            <w:lang w:val="en-CA"/>
          </w:rPr>
          <w:t xml:space="preserve">n green are the few </w:t>
        </w:r>
      </w:ins>
      <w:r w:rsidR="000D7D77">
        <w:rPr>
          <w:rFonts w:ascii="Times New Roman" w:hAnsi="Times New Roman" w:cs="Times New Roman"/>
          <w:lang w:val="en-CA"/>
        </w:rPr>
        <w:t xml:space="preserve">remaining </w:t>
      </w:r>
      <w:ins w:id="432" w:author="Anne-Marie Cousineau" w:date="2025-07-09T17:51:00Z" w16du:dateUtc="2025-07-09T21:51:00Z">
        <w:r>
          <w:rPr>
            <w:rFonts w:ascii="Times New Roman" w:hAnsi="Times New Roman" w:cs="Times New Roman"/>
            <w:lang w:val="en-CA"/>
          </w:rPr>
          <w:t>large urban green spaces on the island of Montreal.</w:t>
        </w:r>
      </w:ins>
      <w:ins w:id="433" w:author="Kyle Elliott, Dr" w:date="2025-07-25T16:35:00Z" w16du:dateUtc="2025-07-25T20:35:00Z">
        <w:r w:rsidR="002B7389">
          <w:rPr>
            <w:rFonts w:ascii="Times New Roman" w:hAnsi="Times New Roman" w:cs="Times New Roman"/>
            <w:lang w:val="en-CA"/>
          </w:rPr>
          <w:t xml:space="preserve"> </w:t>
        </w:r>
      </w:ins>
      <w:moveToRangeStart w:id="434" w:author="Kyle Elliott, Dr" w:date="2025-07-25T16:35:00Z" w:name="move204353752"/>
      <w:moveTo w:id="435" w:author="Kyle Elliott, Dr" w:date="2025-07-25T16:35:00Z" w16du:dateUtc="2025-07-25T20:35:00Z">
        <w:r w:rsidR="002B7389">
          <w:rPr>
            <w:rFonts w:ascii="Times New Roman" w:hAnsi="Times New Roman" w:cs="Times New Roman"/>
            <w:lang w:val="en-CA"/>
          </w:rPr>
          <w:t xml:space="preserve">This map was adapted from </w:t>
        </w:r>
        <w:del w:id="436" w:author="Kyle Elliott, Dr" w:date="2025-07-25T16:35:00Z" w16du:dateUtc="2025-07-25T20:35:00Z">
          <w:r w:rsidR="002B7389" w:rsidDel="002B7389">
            <w:rPr>
              <w:rFonts w:ascii="Times New Roman" w:hAnsi="Times New Roman" w:cs="Times New Roman"/>
              <w:lang w:val="en-CA"/>
            </w:rPr>
            <w:delText xml:space="preserve">figure 4, published in a paper by </w:delText>
          </w:r>
        </w:del>
        <w:proofErr w:type="spellStart"/>
        <w:r w:rsidR="002B7389">
          <w:rPr>
            <w:rFonts w:ascii="Times New Roman" w:hAnsi="Times New Roman" w:cs="Times New Roman"/>
            <w:lang w:val="en-CA"/>
          </w:rPr>
          <w:t>Nazarnia</w:t>
        </w:r>
        <w:proofErr w:type="spellEnd"/>
        <w:r w:rsidR="002B7389">
          <w:rPr>
            <w:rFonts w:ascii="Times New Roman" w:hAnsi="Times New Roman" w:cs="Times New Roman"/>
            <w:lang w:val="en-CA"/>
          </w:rPr>
          <w:t xml:space="preserve"> et al. </w:t>
        </w:r>
        <w:del w:id="437" w:author="Kyle Elliott, Dr" w:date="2025-07-25T16:35:00Z" w16du:dateUtc="2025-07-25T20:35:00Z">
          <w:r w:rsidR="002B7389" w:rsidDel="002B7389">
            <w:rPr>
              <w:rFonts w:ascii="Times New Roman" w:hAnsi="Times New Roman" w:cs="Times New Roman"/>
              <w:lang w:val="en-CA"/>
            </w:rPr>
            <w:delText>in</w:delText>
          </w:r>
        </w:del>
      </w:moveTo>
      <w:ins w:id="438" w:author="Kyle Elliott, Dr" w:date="2025-07-25T16:35:00Z" w16du:dateUtc="2025-07-25T20:35:00Z">
        <w:r w:rsidR="002B7389">
          <w:rPr>
            <w:rFonts w:ascii="Times New Roman" w:hAnsi="Times New Roman" w:cs="Times New Roman"/>
            <w:lang w:val="en-CA"/>
          </w:rPr>
          <w:t>(</w:t>
        </w:r>
      </w:ins>
      <w:moveTo w:id="439" w:author="Kyle Elliott, Dr" w:date="2025-07-25T16:35:00Z" w16du:dateUtc="2025-07-25T20:35:00Z">
        <w:del w:id="440" w:author="Kyle Elliott, Dr" w:date="2025-07-25T16:35:00Z" w16du:dateUtc="2025-07-25T20:35:00Z">
          <w:r w:rsidR="002B7389" w:rsidDel="002B7389">
            <w:rPr>
              <w:rFonts w:ascii="Times New Roman" w:hAnsi="Times New Roman" w:cs="Times New Roman"/>
              <w:lang w:val="en-CA"/>
            </w:rPr>
            <w:delText xml:space="preserve"> </w:delText>
          </w:r>
        </w:del>
        <w:r w:rsidR="002B7389">
          <w:rPr>
            <w:rFonts w:ascii="Times New Roman" w:hAnsi="Times New Roman" w:cs="Times New Roman"/>
            <w:lang w:val="en-CA"/>
          </w:rPr>
          <w:t>2016</w:t>
        </w:r>
      </w:moveTo>
      <w:ins w:id="441" w:author="Kyle Elliott, Dr" w:date="2025-07-25T16:35:00Z" w16du:dateUtc="2025-07-25T20:35:00Z">
        <w:r w:rsidR="002B7389">
          <w:rPr>
            <w:rFonts w:ascii="Times New Roman" w:hAnsi="Times New Roman" w:cs="Times New Roman"/>
            <w:lang w:val="en-CA"/>
          </w:rPr>
          <w:t>; Fig. 4)</w:t>
        </w:r>
      </w:ins>
      <w:moveTo w:id="442" w:author="Kyle Elliott, Dr" w:date="2025-07-25T16:35:00Z" w16du:dateUtc="2025-07-25T20:35:00Z">
        <w:r w:rsidR="002B7389">
          <w:rPr>
            <w:rFonts w:ascii="Times New Roman" w:hAnsi="Times New Roman" w:cs="Times New Roman"/>
            <w:lang w:val="en-CA"/>
          </w:rPr>
          <w:t>.</w:t>
        </w:r>
        <w:del w:id="443" w:author="Kyle Elliott, Dr" w:date="2025-07-25T16:36:00Z" w16du:dateUtc="2025-07-25T20:36:00Z">
          <w:r w:rsidR="002B7389" w:rsidDel="002B7389">
            <w:rPr>
              <w:rFonts w:ascii="Times New Roman" w:hAnsi="Times New Roman" w:cs="Times New Roman"/>
              <w:lang w:val="en-CA"/>
            </w:rPr>
            <w:delText xml:space="preserve"> It was reproduced under fair dealing for the purpose of research and education only.</w:delText>
          </w:r>
        </w:del>
      </w:moveTo>
      <w:moveToRangeEnd w:id="434"/>
    </w:p>
    <w:p w14:paraId="3C366DA5" w14:textId="77777777" w:rsidR="00E74429" w:rsidRPr="00E74429" w:rsidRDefault="00E74429" w:rsidP="00E74429">
      <w:pPr>
        <w:spacing w:line="480" w:lineRule="auto"/>
        <w:jc w:val="both"/>
        <w:rPr>
          <w:ins w:id="444" w:author="Anne-Marie Cousineau" w:date="2025-07-09T17:51:00Z" w16du:dateUtc="2025-07-09T21:51:00Z"/>
          <w:rFonts w:ascii="Times New Roman" w:hAnsi="Times New Roman" w:cs="Times New Roman"/>
          <w:lang w:val="en-CA"/>
        </w:rPr>
      </w:pPr>
    </w:p>
    <w:p w14:paraId="27DFE842" w14:textId="1C771EC3" w:rsidR="00736EF2" w:rsidRDefault="00736EF2" w:rsidP="009A2773">
      <w:pPr>
        <w:pStyle w:val="Heading3"/>
        <w:spacing w:line="480" w:lineRule="auto"/>
        <w:jc w:val="both"/>
        <w:rPr>
          <w:rFonts w:ascii="Times New Roman" w:hAnsi="Times New Roman" w:cs="Times New Roman"/>
          <w:b/>
          <w:bCs/>
          <w:color w:val="000000" w:themeColor="text1"/>
          <w:lang w:val="en-CA"/>
        </w:rPr>
      </w:pPr>
      <w:bookmarkStart w:id="445" w:name="_Toc203574361"/>
      <w:r>
        <w:rPr>
          <w:rFonts w:ascii="Times New Roman" w:hAnsi="Times New Roman" w:cs="Times New Roman"/>
          <w:b/>
          <w:bCs/>
          <w:color w:val="000000" w:themeColor="text1"/>
          <w:lang w:val="en-CA"/>
        </w:rPr>
        <w:lastRenderedPageBreak/>
        <w:t xml:space="preserve">Habitat </w:t>
      </w:r>
      <w:r w:rsidR="0065702A">
        <w:rPr>
          <w:rFonts w:ascii="Times New Roman" w:hAnsi="Times New Roman" w:cs="Times New Roman"/>
          <w:b/>
          <w:bCs/>
          <w:color w:val="000000" w:themeColor="text1"/>
          <w:lang w:val="en-CA"/>
        </w:rPr>
        <w:t xml:space="preserve">association </w:t>
      </w:r>
      <w:r>
        <w:rPr>
          <w:rFonts w:ascii="Times New Roman" w:hAnsi="Times New Roman" w:cs="Times New Roman"/>
          <w:b/>
          <w:bCs/>
          <w:color w:val="000000" w:themeColor="text1"/>
          <w:lang w:val="en-CA"/>
        </w:rPr>
        <w:t xml:space="preserve">and survival of songbirds </w:t>
      </w:r>
      <w:r w:rsidR="009D2871">
        <w:rPr>
          <w:rFonts w:ascii="Times New Roman" w:hAnsi="Times New Roman" w:cs="Times New Roman"/>
          <w:b/>
          <w:bCs/>
          <w:color w:val="000000" w:themeColor="text1"/>
          <w:lang w:val="en-CA"/>
        </w:rPr>
        <w:t>in urban areas</w:t>
      </w:r>
      <w:bookmarkEnd w:id="445"/>
    </w:p>
    <w:p w14:paraId="4D73806E" w14:textId="58180BA2" w:rsidR="005D5923" w:rsidRDefault="00CC372A" w:rsidP="00236EB2">
      <w:pPr>
        <w:spacing w:line="480" w:lineRule="auto"/>
        <w:jc w:val="both"/>
        <w:rPr>
          <w:ins w:id="446" w:author="Frei,Barbara (elle | she, her) (ECCC)" w:date="2025-06-25T16:00:00Z" w16du:dateUtc="2025-06-25T20:00:00Z"/>
          <w:rFonts w:ascii="Times New Roman" w:hAnsi="Times New Roman" w:cs="Times New Roman"/>
          <w:lang w:val="en-CA"/>
        </w:rPr>
      </w:pPr>
      <w:r>
        <w:rPr>
          <w:rFonts w:ascii="Times New Roman" w:hAnsi="Times New Roman" w:cs="Times New Roman"/>
          <w:lang w:val="en-CA"/>
        </w:rPr>
        <w:t>Habitat selection by songbirds in urban environments is influenced by a complex network of ecological and anthropogenic factors</w:t>
      </w:r>
      <w:r w:rsidR="00EE2348">
        <w:rPr>
          <w:rFonts w:ascii="Times New Roman" w:hAnsi="Times New Roman" w:cs="Times New Roman"/>
          <w:lang w:val="en-CA"/>
        </w:rPr>
        <w:t xml:space="preserve">. Patch size and </w:t>
      </w:r>
      <w:r>
        <w:rPr>
          <w:rFonts w:ascii="Times New Roman" w:hAnsi="Times New Roman" w:cs="Times New Roman"/>
          <w:lang w:val="en-CA"/>
        </w:rPr>
        <w:t xml:space="preserve">habitat fragmentation, which </w:t>
      </w:r>
      <w:del w:id="447" w:author="Kyle Elliott, Dr" w:date="2025-07-25T16:36:00Z" w16du:dateUtc="2025-07-25T20:36:00Z">
        <w:r w:rsidDel="002B7389">
          <w:rPr>
            <w:rFonts w:ascii="Times New Roman" w:hAnsi="Times New Roman" w:cs="Times New Roman"/>
            <w:lang w:val="en-CA"/>
          </w:rPr>
          <w:delText xml:space="preserve">have been shown to </w:delText>
        </w:r>
      </w:del>
      <w:r>
        <w:rPr>
          <w:rFonts w:ascii="Times New Roman" w:hAnsi="Times New Roman" w:cs="Times New Roman"/>
          <w:lang w:val="en-CA"/>
        </w:rPr>
        <w:t>directly affect the availability and quality of resources for birds, are among the most widely studied variables</w:t>
      </w:r>
      <w:r w:rsidR="00EE2348">
        <w:rPr>
          <w:rFonts w:ascii="Times New Roman" w:hAnsi="Times New Roman" w:cs="Times New Roman"/>
          <w:lang w:val="en-CA"/>
        </w:rPr>
        <w:t xml:space="preserve">. </w:t>
      </w:r>
      <w:r>
        <w:rPr>
          <w:rFonts w:ascii="Times New Roman" w:hAnsi="Times New Roman" w:cs="Times New Roman"/>
          <w:lang w:val="en-CA"/>
        </w:rPr>
        <w:t>Vegetation composition</w:t>
      </w:r>
      <w:r w:rsidR="00C0756A">
        <w:rPr>
          <w:rFonts w:ascii="Times New Roman" w:hAnsi="Times New Roman" w:cs="Times New Roman"/>
          <w:lang w:val="en-CA"/>
        </w:rPr>
        <w:t>—including</w:t>
      </w:r>
      <w:r>
        <w:rPr>
          <w:rFonts w:ascii="Times New Roman" w:hAnsi="Times New Roman" w:cs="Times New Roman"/>
          <w:lang w:val="en-CA"/>
        </w:rPr>
        <w:t xml:space="preserve"> </w:t>
      </w:r>
      <w:r w:rsidR="00C0756A">
        <w:rPr>
          <w:rFonts w:ascii="Times New Roman" w:hAnsi="Times New Roman" w:cs="Times New Roman"/>
          <w:lang w:val="en-CA"/>
        </w:rPr>
        <w:t>plant species diversity and the physical vertical structure—also plays a significant role in determining habitat suitability, particularly for foraging, shelter and nesting</w:t>
      </w:r>
      <w:r w:rsidR="009A2773">
        <w:rPr>
          <w:rFonts w:ascii="Times New Roman" w:hAnsi="Times New Roman" w:cs="Times New Roman"/>
          <w:lang w:val="en-CA"/>
        </w:rPr>
        <w:t xml:space="preserve">. When creating and managing urban green spaces, stakeholders have to </w:t>
      </w:r>
      <w:r w:rsidR="00521E72">
        <w:rPr>
          <w:rFonts w:ascii="Times New Roman" w:hAnsi="Times New Roman" w:cs="Times New Roman"/>
          <w:lang w:val="en-CA"/>
        </w:rPr>
        <w:t>consider</w:t>
      </w:r>
      <w:r w:rsidR="009A2773">
        <w:rPr>
          <w:rFonts w:ascii="Times New Roman" w:hAnsi="Times New Roman" w:cs="Times New Roman"/>
          <w:lang w:val="en-CA"/>
        </w:rPr>
        <w:t xml:space="preserve"> the area-heterogeneity trade-off </w:t>
      </w:r>
      <w:r w:rsidR="009A2773">
        <w:rPr>
          <w:rFonts w:ascii="Times New Roman" w:hAnsi="Times New Roman" w:cs="Times New Roman"/>
          <w:lang w:val="en-CA"/>
        </w:rPr>
        <w:fldChar w:fldCharType="begin"/>
      </w:r>
      <w:r w:rsidR="009A2773">
        <w:rPr>
          <w:rFonts w:ascii="Times New Roman" w:hAnsi="Times New Roman" w:cs="Times New Roman"/>
          <w:lang w:val="en-CA"/>
        </w:rPr>
        <w:instrText xml:space="preserve"> ADDIN ZOTERO_ITEM CSL_CITATION {"citationID":"XEBWEJDd","properties":{"formattedCitation":"(Chiron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009A2773">
        <w:rPr>
          <w:rFonts w:ascii="Times New Roman" w:hAnsi="Times New Roman" w:cs="Times New Roman"/>
          <w:lang w:val="en-CA"/>
        </w:rPr>
        <w:fldChar w:fldCharType="separate"/>
      </w:r>
      <w:r w:rsidR="009A2773">
        <w:rPr>
          <w:rFonts w:ascii="Times New Roman" w:hAnsi="Times New Roman" w:cs="Times New Roman"/>
          <w:noProof/>
          <w:lang w:val="en-CA"/>
        </w:rPr>
        <w:t>(Chiron et al., 2024)</w:t>
      </w:r>
      <w:r w:rsidR="009A2773">
        <w:rPr>
          <w:rFonts w:ascii="Times New Roman" w:hAnsi="Times New Roman" w:cs="Times New Roman"/>
          <w:lang w:val="en-CA"/>
        </w:rPr>
        <w:fldChar w:fldCharType="end"/>
      </w:r>
      <w:r w:rsidR="009A2773">
        <w:rPr>
          <w:rFonts w:ascii="Times New Roman" w:hAnsi="Times New Roman" w:cs="Times New Roman"/>
          <w:lang w:val="en-CA"/>
        </w:rPr>
        <w:t xml:space="preserve">. </w:t>
      </w:r>
      <w:r w:rsidR="001334D9">
        <w:rPr>
          <w:rFonts w:ascii="Times New Roman" w:hAnsi="Times New Roman" w:cs="Times New Roman"/>
          <w:lang w:val="en-CA"/>
        </w:rPr>
        <w:t>This trade-off</w:t>
      </w:r>
      <w:r w:rsidR="00C30365">
        <w:rPr>
          <w:rFonts w:ascii="Times New Roman" w:hAnsi="Times New Roman" w:cs="Times New Roman"/>
          <w:lang w:val="en-CA"/>
        </w:rPr>
        <w:t xml:space="preserve"> stems from </w:t>
      </w:r>
      <w:del w:id="448" w:author="Kyle Elliott, Dr" w:date="2025-07-25T16:44:00Z" w16du:dateUtc="2025-07-25T20:44:00Z">
        <w:r w:rsidR="00C30365" w:rsidDel="00104C5E">
          <w:rPr>
            <w:rFonts w:ascii="Times New Roman" w:hAnsi="Times New Roman" w:cs="Times New Roman"/>
            <w:lang w:val="en-CA"/>
          </w:rPr>
          <w:delText xml:space="preserve">the fact that </w:delText>
        </w:r>
      </w:del>
      <w:r w:rsidR="00521E72">
        <w:rPr>
          <w:rFonts w:ascii="Times New Roman" w:hAnsi="Times New Roman" w:cs="Times New Roman"/>
          <w:lang w:val="en-CA"/>
        </w:rPr>
        <w:t xml:space="preserve">increasing landscape heterogeneity </w:t>
      </w:r>
      <w:del w:id="449" w:author="Kyle Elliott, Dr" w:date="2025-07-25T16:44:00Z" w16du:dateUtc="2025-07-25T20:44:00Z">
        <w:r w:rsidR="00521E72" w:rsidDel="00104C5E">
          <w:rPr>
            <w:rFonts w:ascii="Times New Roman" w:hAnsi="Times New Roman" w:cs="Times New Roman"/>
            <w:lang w:val="en-CA"/>
          </w:rPr>
          <w:delText xml:space="preserve">can </w:delText>
        </w:r>
      </w:del>
      <w:r w:rsidR="00521E72">
        <w:rPr>
          <w:rFonts w:ascii="Times New Roman" w:hAnsi="Times New Roman" w:cs="Times New Roman"/>
          <w:lang w:val="en-CA"/>
        </w:rPr>
        <w:t xml:space="preserve">inadvertently </w:t>
      </w:r>
      <w:del w:id="450" w:author="Kyle Elliott, Dr" w:date="2025-07-25T16:44:00Z" w16du:dateUtc="2025-07-25T20:44:00Z">
        <w:r w:rsidR="00521E72" w:rsidDel="00104C5E">
          <w:rPr>
            <w:rFonts w:ascii="Times New Roman" w:hAnsi="Times New Roman" w:cs="Times New Roman"/>
            <w:lang w:val="en-CA"/>
          </w:rPr>
          <w:delText xml:space="preserve">reduce </w:delText>
        </w:r>
      </w:del>
      <w:ins w:id="451" w:author="Kyle Elliott, Dr" w:date="2025-07-25T16:44:00Z" w16du:dateUtc="2025-07-25T20:44:00Z">
        <w:r w:rsidR="00104C5E">
          <w:rPr>
            <w:rFonts w:ascii="Times New Roman" w:hAnsi="Times New Roman" w:cs="Times New Roman"/>
            <w:lang w:val="en-CA"/>
          </w:rPr>
          <w:t xml:space="preserve">reducing </w:t>
        </w:r>
      </w:ins>
      <w:r w:rsidR="00521E72">
        <w:rPr>
          <w:rFonts w:ascii="Times New Roman" w:hAnsi="Times New Roman" w:cs="Times New Roman"/>
          <w:lang w:val="en-CA"/>
        </w:rPr>
        <w:t>patch sizes for individual habitat types, potentially disadvantaging specialist species</w:t>
      </w:r>
      <w:r w:rsidR="00C30365">
        <w:rPr>
          <w:rFonts w:ascii="Times New Roman" w:hAnsi="Times New Roman" w:cs="Times New Roman"/>
          <w:lang w:val="en-CA"/>
        </w:rPr>
        <w:t xml:space="preserve"> </w:t>
      </w:r>
      <w:r w:rsidR="00C30365">
        <w:rPr>
          <w:rFonts w:ascii="Times New Roman" w:hAnsi="Times New Roman" w:cs="Times New Roman"/>
          <w:lang w:val="en-CA"/>
        </w:rPr>
        <w:fldChar w:fldCharType="begin"/>
      </w:r>
      <w:r w:rsidR="00C30365">
        <w:rPr>
          <w:rFonts w:ascii="Times New Roman" w:hAnsi="Times New Roman" w:cs="Times New Roman"/>
          <w:lang w:val="en-CA"/>
        </w:rPr>
        <w:instrText xml:space="preserve"> ADDIN ZOTERO_ITEM CSL_CITATION {"citationID":"N2uUTXbe","properties":{"formattedCitation":"(Chiron et al., 2024)","plainCitation":"(Chiron et al., 2024)","noteIndex":0},"citationItems":[{"id":815,"uris":["http://zotero.org/users/16770306/items/PIIEQJWN"],"itemData":{"id":815,"type":"article-journal","abstract":"In cities, green areas are essential for biodiversity conservation, with land cover heterogeneity being a decisive factor. Yet, as heterogeneity increases for a given green area, the patch size of land covers automatically decreases, as the area available for individual species, especially habitat specialist species. This relationship, known as the area-heterogeneity trade-off, is expected to lead to a unimodal relationship between species richness and land cover heterogeneity, and contrasted effects between species according to their level of urban avoidance. We investigated the potential consequences of this trade-off on birds in green areas selected along an urban intensity gradient in six European cities. Using a European database on bird occurrences in nesting habitats, we defined a continuous gradient of urban avian avoidance. We confirmed the marked area-heterogeneity trade-off in urban green areas but found no effect of land cover heterogeneity on total avian richness at green area level. However, both land cover heterogeneity and patch size were positively associated with richness of urban avoider species, indicating that urban avoiders fared better in green areas with large and heterogeneous patches. Total richness was also higher in green areas surrounded by an urban matrix composed of a variety of land covers. To protect urban bird avoiders, which are most at risk in cities, green area managers and urban planners should thus be aware that land cover heterogeneity is not a panacea if patch sizes are too small. To conserve avian richness, we stress the importance of maintaining large vegetated areas as well as heterogeneity in land covers within the urban matrix.","container-title":"Landscape and Urban Planning","DOI":"10.1016/j.landurbplan.2023.104954","ISSN":"0169-2046","journalAbbreviation":"Landscape and Urban Planning","page":"104954","source":"ScienceDirect","title":"How do urban green space designs shape avian communities? Testing the area–heterogeneity trade-off","title-short":"How do urban green space designs shape avian communities?","volume":"242","author":[{"family":"Chiron","given":"François"},{"family":"Lorrillière","given":"Romain"},{"family":"Bessa-Gomes","given":"Carmen"},{"family":"Tryjanowski","given":"Piotr"},{"family":"Casanelles-Abella","given":"Joan"},{"family":"Laanisto","given":"Lauri"},{"family":"Leal","given":"Ana"},{"family":"Van Mensel","given":"Anskje"},{"family":"Moretti","given":"Marco"},{"family":"Muyshondt","given":"Babette"},{"family":"Niinemets","given":"Ülo"},{"family":"Ortí","given":"Marta Alós"},{"family":"Pinho","given":"Pedro"},{"family":"Samson","given":"Roeland"},{"family":"Deguines","given":"Nicolas"}],"issued":{"date-parts":[["2024",2,1]]}}}],"schema":"https://github.com/citation-style-language/schema/raw/master/csl-citation.json"} </w:instrText>
      </w:r>
      <w:r w:rsidR="00C30365">
        <w:rPr>
          <w:rFonts w:ascii="Times New Roman" w:hAnsi="Times New Roman" w:cs="Times New Roman"/>
          <w:lang w:val="en-CA"/>
        </w:rPr>
        <w:fldChar w:fldCharType="separate"/>
      </w:r>
      <w:r w:rsidR="00C30365">
        <w:rPr>
          <w:rFonts w:ascii="Times New Roman" w:hAnsi="Times New Roman" w:cs="Times New Roman"/>
          <w:noProof/>
          <w:lang w:val="en-CA"/>
        </w:rPr>
        <w:t>(Chiron et al., 2024)</w:t>
      </w:r>
      <w:r w:rsidR="00C30365">
        <w:rPr>
          <w:rFonts w:ascii="Times New Roman" w:hAnsi="Times New Roman" w:cs="Times New Roman"/>
          <w:lang w:val="en-CA"/>
        </w:rPr>
        <w:fldChar w:fldCharType="end"/>
      </w:r>
      <w:r w:rsidR="00C30365">
        <w:rPr>
          <w:rFonts w:ascii="Times New Roman" w:hAnsi="Times New Roman" w:cs="Times New Roman"/>
          <w:lang w:val="en-CA"/>
        </w:rPr>
        <w:t xml:space="preserve">. </w:t>
      </w:r>
      <w:r w:rsidR="00521E72">
        <w:rPr>
          <w:rFonts w:ascii="Times New Roman" w:hAnsi="Times New Roman" w:cs="Times New Roman"/>
          <w:lang w:val="en-CA"/>
        </w:rPr>
        <w:t xml:space="preserve">Evidence from </w:t>
      </w:r>
      <w:r w:rsidR="00DD4090">
        <w:rPr>
          <w:rFonts w:ascii="Times New Roman" w:hAnsi="Times New Roman" w:cs="Times New Roman"/>
          <w:lang w:val="en-CA"/>
        </w:rPr>
        <w:t xml:space="preserve">southern Ontario, Canada, confirmed that </w:t>
      </w:r>
      <w:r w:rsidR="00764A7C">
        <w:rPr>
          <w:rFonts w:ascii="Times New Roman" w:hAnsi="Times New Roman" w:cs="Times New Roman"/>
          <w:lang w:val="en-CA"/>
        </w:rPr>
        <w:t>area (size) and natural vegetation (</w:t>
      </w:r>
      <w:del w:id="452" w:author="Kyle Elliott, Dr" w:date="2025-07-25T16:44:00Z" w16du:dateUtc="2025-07-25T20:44:00Z">
        <w:r w:rsidR="00764A7C" w:rsidDel="00104C5E">
          <w:rPr>
            <w:rFonts w:ascii="Times New Roman" w:hAnsi="Times New Roman" w:cs="Times New Roman"/>
            <w:lang w:val="en-CA"/>
          </w:rPr>
          <w:delText xml:space="preserve">in </w:delText>
        </w:r>
      </w:del>
      <w:ins w:id="453" w:author="Kyle Elliott, Dr" w:date="2025-07-25T16:44:00Z" w16du:dateUtc="2025-07-25T20:44:00Z">
        <w:r w:rsidR="00104C5E">
          <w:rPr>
            <w:rFonts w:ascii="Times New Roman" w:hAnsi="Times New Roman" w:cs="Times New Roman"/>
            <w:lang w:val="en-CA"/>
          </w:rPr>
          <w:t xml:space="preserve">as </w:t>
        </w:r>
      </w:ins>
      <w:del w:id="454" w:author="Kyle Elliott, Dr" w:date="2025-07-25T16:44:00Z" w16du:dateUtc="2025-07-25T20:44:00Z">
        <w:r w:rsidR="00764A7C" w:rsidDel="00104C5E">
          <w:rPr>
            <w:rFonts w:ascii="Times New Roman" w:hAnsi="Times New Roman" w:cs="Times New Roman"/>
            <w:lang w:val="en-CA"/>
          </w:rPr>
          <w:delText xml:space="preserve">opposition </w:delText>
        </w:r>
      </w:del>
      <w:ins w:id="455" w:author="Kyle Elliott, Dr" w:date="2025-07-25T16:44:00Z" w16du:dateUtc="2025-07-25T20:44:00Z">
        <w:r w:rsidR="00104C5E">
          <w:rPr>
            <w:rFonts w:ascii="Times New Roman" w:hAnsi="Times New Roman" w:cs="Times New Roman"/>
            <w:lang w:val="en-CA"/>
          </w:rPr>
          <w:t xml:space="preserve">opposed </w:t>
        </w:r>
      </w:ins>
      <w:r w:rsidR="00764A7C">
        <w:rPr>
          <w:rFonts w:ascii="Times New Roman" w:hAnsi="Times New Roman" w:cs="Times New Roman"/>
          <w:lang w:val="en-CA"/>
        </w:rPr>
        <w:t xml:space="preserve">to horticulturally managed parks) within the urban landscape </w:t>
      </w:r>
      <w:r w:rsidR="001334D9">
        <w:rPr>
          <w:rFonts w:ascii="Times New Roman" w:hAnsi="Times New Roman" w:cs="Times New Roman"/>
          <w:lang w:val="en-CA"/>
        </w:rPr>
        <w:t>are</w:t>
      </w:r>
      <w:r w:rsidR="00764A7C">
        <w:rPr>
          <w:rFonts w:ascii="Times New Roman" w:hAnsi="Times New Roman" w:cs="Times New Roman"/>
          <w:lang w:val="en-CA"/>
        </w:rPr>
        <w:t xml:space="preserve"> of great importance </w:t>
      </w:r>
      <w:ins w:id="456" w:author="Anne-Marie Cousineau" w:date="2025-07-09T17:53:00Z" w16du:dateUtc="2025-07-09T21:53:00Z">
        <w:r w:rsidR="00126FD3">
          <w:rPr>
            <w:rFonts w:ascii="Times New Roman" w:hAnsi="Times New Roman" w:cs="Times New Roman"/>
            <w:lang w:val="en-CA"/>
          </w:rPr>
          <w:t xml:space="preserve">to winter birds such as the </w:t>
        </w:r>
      </w:ins>
      <w:r w:rsidR="00D02DE1">
        <w:rPr>
          <w:rFonts w:ascii="Times New Roman" w:hAnsi="Times New Roman" w:cs="Times New Roman"/>
          <w:lang w:val="en-CA"/>
        </w:rPr>
        <w:t>northern cardinal</w:t>
      </w:r>
      <w:ins w:id="457" w:author="Anne-Marie Cousineau" w:date="2025-07-09T17:53:00Z" w16du:dateUtc="2025-07-09T21:53:00Z">
        <w:r w:rsidR="00126FD3">
          <w:rPr>
            <w:rFonts w:ascii="Times New Roman" w:hAnsi="Times New Roman" w:cs="Times New Roman"/>
            <w:lang w:val="en-CA"/>
          </w:rPr>
          <w:t xml:space="preserve"> (</w:t>
        </w:r>
        <w:r w:rsidR="00126FD3">
          <w:rPr>
            <w:rFonts w:ascii="Times New Roman" w:hAnsi="Times New Roman" w:cs="Times New Roman"/>
            <w:i/>
            <w:iCs/>
            <w:lang w:val="en-CA"/>
          </w:rPr>
          <w:t>Cardinalis cardinalis</w:t>
        </w:r>
        <w:r w:rsidR="00126FD3">
          <w:rPr>
            <w:rFonts w:ascii="Times New Roman" w:hAnsi="Times New Roman" w:cs="Times New Roman"/>
            <w:lang w:val="en-CA"/>
          </w:rPr>
          <w:t>), downy woodpecker (</w:t>
        </w:r>
        <w:proofErr w:type="spellStart"/>
        <w:r w:rsidR="00126FD3">
          <w:rPr>
            <w:rFonts w:ascii="Times New Roman" w:hAnsi="Times New Roman" w:cs="Times New Roman"/>
            <w:i/>
            <w:iCs/>
            <w:lang w:val="en-CA"/>
          </w:rPr>
          <w:t>Dryobates</w:t>
        </w:r>
        <w:proofErr w:type="spellEnd"/>
        <w:r w:rsidR="00126FD3">
          <w:rPr>
            <w:rFonts w:ascii="Times New Roman" w:hAnsi="Times New Roman" w:cs="Times New Roman"/>
            <w:i/>
            <w:iCs/>
            <w:lang w:val="en-CA"/>
          </w:rPr>
          <w:t xml:space="preserve"> pubescens</w:t>
        </w:r>
        <w:r w:rsidR="00126FD3">
          <w:rPr>
            <w:rFonts w:ascii="Times New Roman" w:hAnsi="Times New Roman" w:cs="Times New Roman"/>
            <w:lang w:val="en-CA"/>
          </w:rPr>
          <w:t>), black-capped chickadee (</w:t>
        </w:r>
        <w:proofErr w:type="spellStart"/>
        <w:r w:rsidR="00126FD3">
          <w:rPr>
            <w:rFonts w:ascii="Times New Roman" w:hAnsi="Times New Roman" w:cs="Times New Roman"/>
            <w:i/>
            <w:iCs/>
            <w:lang w:val="en-CA"/>
          </w:rPr>
          <w:t>Poecile</w:t>
        </w:r>
        <w:proofErr w:type="spellEnd"/>
        <w:r w:rsidR="00126FD3">
          <w:rPr>
            <w:rFonts w:ascii="Times New Roman" w:hAnsi="Times New Roman" w:cs="Times New Roman"/>
            <w:i/>
            <w:iCs/>
            <w:lang w:val="en-CA"/>
          </w:rPr>
          <w:t xml:space="preserve"> atricapillus</w:t>
        </w:r>
        <w:r w:rsidR="00126FD3">
          <w:rPr>
            <w:rFonts w:ascii="Times New Roman" w:hAnsi="Times New Roman" w:cs="Times New Roman"/>
            <w:lang w:val="en-CA"/>
          </w:rPr>
          <w:t>) and white-breasted nuthatch (</w:t>
        </w:r>
        <w:r w:rsidR="00126FD3">
          <w:rPr>
            <w:rFonts w:ascii="Times New Roman" w:hAnsi="Times New Roman" w:cs="Times New Roman"/>
            <w:i/>
            <w:iCs/>
            <w:lang w:val="en-CA"/>
          </w:rPr>
          <w:t>Sitta carolinensis</w:t>
        </w:r>
        <w:r w:rsidR="00126FD3">
          <w:rPr>
            <w:rFonts w:ascii="Times New Roman" w:hAnsi="Times New Roman" w:cs="Times New Roman"/>
            <w:lang w:val="en-CA"/>
          </w:rPr>
          <w:t xml:space="preserve">) </w:t>
        </w:r>
      </w:ins>
      <w:del w:id="458" w:author="Anne-Marie Cousineau" w:date="2025-07-09T17:53:00Z" w16du:dateUtc="2025-07-09T21:53:00Z">
        <w:r w:rsidR="00764A7C" w:rsidDel="00126FD3">
          <w:rPr>
            <w:rFonts w:ascii="Times New Roman" w:hAnsi="Times New Roman" w:cs="Times New Roman"/>
            <w:lang w:val="en-CA"/>
          </w:rPr>
          <w:delText xml:space="preserve">for winter birds (i.e. </w:delText>
        </w:r>
      </w:del>
      <w:r w:rsidR="00363650">
        <w:rPr>
          <w:rFonts w:ascii="Times New Roman" w:hAnsi="Times New Roman" w:cs="Times New Roman"/>
          <w:lang w:val="en-CA"/>
        </w:rPr>
        <w:t>northern cardinal</w:t>
      </w:r>
      <w:del w:id="459" w:author="Anne-Marie Cousineau" w:date="2025-07-09T17:53:00Z" w16du:dateUtc="2025-07-09T21:53:00Z">
        <w:r w:rsidR="00764A7C" w:rsidDel="00126FD3">
          <w:rPr>
            <w:rFonts w:ascii="Times New Roman" w:hAnsi="Times New Roman" w:cs="Times New Roman"/>
            <w:lang w:val="en-CA"/>
          </w:rPr>
          <w:delText xml:space="preserve">, Downy woodpecker, Black-capped chickadee, White-breasted nuthatch, </w:delText>
        </w:r>
        <w:commentRangeStart w:id="460"/>
        <w:commentRangeStart w:id="461"/>
        <w:r w:rsidR="00764A7C" w:rsidDel="00126FD3">
          <w:rPr>
            <w:rFonts w:ascii="Times New Roman" w:hAnsi="Times New Roman" w:cs="Times New Roman"/>
            <w:lang w:val="en-CA"/>
          </w:rPr>
          <w:delText>etc</w:delText>
        </w:r>
        <w:commentRangeEnd w:id="460"/>
        <w:r w:rsidR="00876481" w:rsidDel="00126FD3">
          <w:rPr>
            <w:rStyle w:val="CommentReference"/>
          </w:rPr>
          <w:commentReference w:id="460"/>
        </w:r>
        <w:commentRangeEnd w:id="461"/>
        <w:r w:rsidR="00876481" w:rsidDel="00126FD3">
          <w:rPr>
            <w:rStyle w:val="CommentReference"/>
          </w:rPr>
          <w:commentReference w:id="461"/>
        </w:r>
        <w:r w:rsidR="00764A7C" w:rsidDel="00126FD3">
          <w:rPr>
            <w:rFonts w:ascii="Times New Roman" w:hAnsi="Times New Roman" w:cs="Times New Roman"/>
            <w:lang w:val="en-CA"/>
          </w:rPr>
          <w:delText xml:space="preserve">.) </w:delText>
        </w:r>
      </w:del>
      <w:r w:rsidR="00152921">
        <w:rPr>
          <w:rFonts w:ascii="Times New Roman" w:hAnsi="Times New Roman" w:cs="Times New Roman"/>
          <w:lang w:val="en-CA"/>
        </w:rPr>
        <w:fldChar w:fldCharType="begin"/>
      </w:r>
      <w:r w:rsidR="00152921">
        <w:rPr>
          <w:rFonts w:ascii="Times New Roman" w:hAnsi="Times New Roman" w:cs="Times New Roman"/>
          <w:lang w:val="en-CA"/>
        </w:rPr>
        <w:instrText xml:space="preserve"> ADDIN ZOTERO_ITEM CSL_CITATION {"citationID":"nDxPHVZw","properties":{"formattedCitation":"(Smith, 2007)","plainCitation":"(Smith, 2007)","noteIndex":0},"citationItems":[{"id":871,"uris":["http://zotero.org/users/16770306/items/KUW6P5UV"],"itemData":{"id":871,"type":"article-journal","abstract":"Characteristics of urban natural areas and surrounding landscapes were identified that best explain winter bird use for 28 urban natural areas in southern Ontario, Canada. The research confirms for winter birds the importance of area (size) and natural vegetation, rather than managed, horticultural parkland, within urban natural areas as well as percent urban land use and natural habitat in surrounding landscapes. Alien bird density and percent ground feeding species increased with percent surrounding urban land use. Higher percent forest cover was associated with higher percentages of forest, bark feeding, small (&lt;20 g) and insectivorous species. Natural area size (ha) was related to higher species richness, lower evenness and higher percentages of insectivorous, forest interior, area-sensitive, upper canopy, bark feeding, and non-resident species. Higher number of habitat types within natural areas and percent natural habitat in surrounding landscapes were also associated with higher species richness. Common, resident bird species dominated small areas (&lt;6.5 ha), while less common non-residents increased with area, indicative of a nested distribution. Areas at least 6.5 ha and more generally &gt;20 ha start to support some area-sensitive species. Areas similar to rural forests had &gt;25% insectivores, &gt;25% forest interior species, &gt;25% small species, and &lt;5% alien species. Indicator species separated urban natural areas from rural habitats and ordination placed urban natural areas along a gradient between urban development and undisturbed, rural forests. More attention is needed on issues of winter bird conservation in urban landscapes.","container-title":"Environmental Management","DOI":"10.1007/s00267-005-0028-2","ISSN":"0364-152X","issue":"3","language":"English","note":"number-of-pages: 15\npublisher: Springer-Verlag, Life Science Journals, 175 Fifth Ave. New York NY 10010 USA, [mailto:orders@springer-ny.com], [URL:http://www.springer-ny.com.proxy3.library.mcgill.ca/]","page":"338-352","source":"ProQuest","title":"Characteristics of Urban Natural Areas Influencing Winter Bird Use in Southern Ontario, Canada","volume":"39","author":[{"family":"Smith","given":"Paul GR"}],"issued":{"date-parts":[["2007"]]}}}],"schema":"https://github.com/citation-style-language/schema/raw/master/csl-citation.json"} </w:instrText>
      </w:r>
      <w:r w:rsidR="00152921">
        <w:rPr>
          <w:rFonts w:ascii="Times New Roman" w:hAnsi="Times New Roman" w:cs="Times New Roman"/>
          <w:lang w:val="en-CA"/>
        </w:rPr>
        <w:fldChar w:fldCharType="separate"/>
      </w:r>
      <w:r w:rsidR="00152921">
        <w:rPr>
          <w:rFonts w:ascii="Times New Roman" w:hAnsi="Times New Roman" w:cs="Times New Roman"/>
          <w:noProof/>
          <w:lang w:val="en-CA"/>
        </w:rPr>
        <w:t>(Smith, 2007)</w:t>
      </w:r>
      <w:r w:rsidR="00152921">
        <w:rPr>
          <w:rFonts w:ascii="Times New Roman" w:hAnsi="Times New Roman" w:cs="Times New Roman"/>
          <w:lang w:val="en-CA"/>
        </w:rPr>
        <w:fldChar w:fldCharType="end"/>
      </w:r>
      <w:r w:rsidR="00764A7C">
        <w:rPr>
          <w:rFonts w:ascii="Times New Roman" w:hAnsi="Times New Roman" w:cs="Times New Roman"/>
          <w:lang w:val="en-CA"/>
        </w:rPr>
        <w:t>.</w:t>
      </w:r>
      <w:r w:rsidR="0044282A">
        <w:rPr>
          <w:rFonts w:ascii="Times New Roman" w:hAnsi="Times New Roman" w:cs="Times New Roman"/>
          <w:lang w:val="en-CA"/>
        </w:rPr>
        <w:t xml:space="preserve"> While it can be challenging to try and create new green corridors through a city, a New Zealand</w:t>
      </w:r>
      <w:ins w:id="462" w:author="Kyle Elliott, Dr" w:date="2025-07-25T16:46:00Z" w16du:dateUtc="2025-07-25T20:46:00Z">
        <w:r w:rsidR="00104C5E">
          <w:rPr>
            <w:rFonts w:ascii="Times New Roman" w:hAnsi="Times New Roman" w:cs="Times New Roman"/>
            <w:lang w:val="en-CA"/>
          </w:rPr>
          <w:t>/Aotearoa</w:t>
        </w:r>
      </w:ins>
      <w:r w:rsidR="0044282A">
        <w:rPr>
          <w:rFonts w:ascii="Times New Roman" w:hAnsi="Times New Roman" w:cs="Times New Roman"/>
          <w:lang w:val="en-CA"/>
        </w:rPr>
        <w:t xml:space="preserve"> study </w:t>
      </w:r>
      <w:del w:id="463" w:author="Kyle Elliott, Dr" w:date="2025-07-25T16:46:00Z" w16du:dateUtc="2025-07-25T20:46:00Z">
        <w:r w:rsidR="0044282A" w:rsidDel="00104C5E">
          <w:rPr>
            <w:rFonts w:ascii="Times New Roman" w:hAnsi="Times New Roman" w:cs="Times New Roman"/>
            <w:lang w:val="en-CA"/>
          </w:rPr>
          <w:delText xml:space="preserve">revealed that </w:delText>
        </w:r>
        <w:r w:rsidR="00D01800" w:rsidDel="00104C5E">
          <w:rPr>
            <w:rFonts w:ascii="Times New Roman" w:hAnsi="Times New Roman" w:cs="Times New Roman"/>
            <w:lang w:val="en-CA"/>
          </w:rPr>
          <w:delText>using</w:delText>
        </w:r>
      </w:del>
      <w:ins w:id="464" w:author="Kyle Elliott, Dr" w:date="2025-07-25T16:46:00Z" w16du:dateUtc="2025-07-25T20:46:00Z">
        <w:r w:rsidR="00104C5E">
          <w:rPr>
            <w:rFonts w:ascii="Times New Roman" w:hAnsi="Times New Roman" w:cs="Times New Roman"/>
            <w:lang w:val="en-CA"/>
          </w:rPr>
          <w:t>used a</w:t>
        </w:r>
      </w:ins>
      <w:r w:rsidR="00D01800">
        <w:rPr>
          <w:rFonts w:ascii="Times New Roman" w:hAnsi="Times New Roman" w:cs="Times New Roman"/>
          <w:lang w:val="en-CA"/>
        </w:rPr>
        <w:t xml:space="preserve"> least-cost path analyses </w:t>
      </w:r>
      <w:r w:rsidR="006A660B">
        <w:rPr>
          <w:rFonts w:ascii="Times New Roman" w:hAnsi="Times New Roman" w:cs="Times New Roman"/>
          <w:lang w:val="en-CA"/>
        </w:rPr>
        <w:t>to integrate infrastructures</w:t>
      </w:r>
      <w:ins w:id="465" w:author="Kyle Elliott, Dr" w:date="2025-07-25T16:46:00Z" w16du:dateUtc="2025-07-25T20:46:00Z">
        <w:r w:rsidR="00104C5E">
          <w:rPr>
            <w:rFonts w:ascii="Times New Roman" w:hAnsi="Times New Roman" w:cs="Times New Roman"/>
            <w:lang w:val="en-CA"/>
          </w:rPr>
          <w:t>,</w:t>
        </w:r>
      </w:ins>
      <w:r w:rsidR="006A660B">
        <w:rPr>
          <w:rFonts w:ascii="Times New Roman" w:hAnsi="Times New Roman" w:cs="Times New Roman"/>
          <w:lang w:val="en-CA"/>
        </w:rPr>
        <w:t xml:space="preserve"> such as green roofs or walls</w:t>
      </w:r>
      <w:ins w:id="466" w:author="Kyle Elliott, Dr" w:date="2025-07-25T16:46:00Z" w16du:dateUtc="2025-07-25T20:46:00Z">
        <w:r w:rsidR="00104C5E">
          <w:rPr>
            <w:rFonts w:ascii="Times New Roman" w:hAnsi="Times New Roman" w:cs="Times New Roman"/>
            <w:lang w:val="en-CA"/>
          </w:rPr>
          <w:t>, to show that</w:t>
        </w:r>
      </w:ins>
      <w:del w:id="467" w:author="Kyle Elliott, Dr" w:date="2025-07-25T16:46:00Z" w16du:dateUtc="2025-07-25T20:46:00Z">
        <w:r w:rsidR="006A660B" w:rsidDel="00104C5E">
          <w:rPr>
            <w:rFonts w:ascii="Times New Roman" w:hAnsi="Times New Roman" w:cs="Times New Roman"/>
            <w:lang w:val="en-CA"/>
          </w:rPr>
          <w:delText xml:space="preserve"> can</w:delText>
        </w:r>
      </w:del>
      <w:r w:rsidR="006A660B">
        <w:rPr>
          <w:rFonts w:ascii="Times New Roman" w:hAnsi="Times New Roman" w:cs="Times New Roman"/>
          <w:lang w:val="en-CA"/>
        </w:rPr>
        <w:t xml:space="preserve"> increase</w:t>
      </w:r>
      <w:ins w:id="468" w:author="Kyle Elliott, Dr" w:date="2025-07-25T16:46:00Z" w16du:dateUtc="2025-07-25T20:46:00Z">
        <w:r w:rsidR="00104C5E">
          <w:rPr>
            <w:rFonts w:ascii="Times New Roman" w:hAnsi="Times New Roman" w:cs="Times New Roman"/>
            <w:lang w:val="en-CA"/>
          </w:rPr>
          <w:t>d</w:t>
        </w:r>
      </w:ins>
      <w:r w:rsidR="006A660B">
        <w:rPr>
          <w:rFonts w:ascii="Times New Roman" w:hAnsi="Times New Roman" w:cs="Times New Roman"/>
          <w:lang w:val="en-CA"/>
        </w:rPr>
        <w:t xml:space="preserve"> </w:t>
      </w:r>
      <w:del w:id="469" w:author="Kyle Elliott, Dr" w:date="2025-07-25T16:46:00Z" w16du:dateUtc="2025-07-25T20:46:00Z">
        <w:r w:rsidR="006A660B" w:rsidDel="00104C5E">
          <w:rPr>
            <w:rFonts w:ascii="Times New Roman" w:hAnsi="Times New Roman" w:cs="Times New Roman"/>
            <w:lang w:val="en-CA"/>
          </w:rPr>
          <w:delText xml:space="preserve">connection </w:delText>
        </w:r>
      </w:del>
      <w:ins w:id="470" w:author="Kyle Elliott, Dr" w:date="2025-07-25T16:46:00Z" w16du:dateUtc="2025-07-25T20:46:00Z">
        <w:r w:rsidR="00104C5E">
          <w:rPr>
            <w:rFonts w:ascii="Times New Roman" w:hAnsi="Times New Roman" w:cs="Times New Roman"/>
            <w:lang w:val="en-CA"/>
          </w:rPr>
          <w:t xml:space="preserve">connectivity </w:t>
        </w:r>
      </w:ins>
      <w:r w:rsidR="006A660B">
        <w:rPr>
          <w:rFonts w:ascii="Times New Roman" w:hAnsi="Times New Roman" w:cs="Times New Roman"/>
          <w:lang w:val="en-CA"/>
        </w:rPr>
        <w:t xml:space="preserve">between forest habitats </w:t>
      </w:r>
      <w:del w:id="471" w:author="Kyle Elliott, Dr" w:date="2025-07-25T16:47:00Z" w16du:dateUtc="2025-07-25T20:47:00Z">
        <w:r w:rsidR="006A660B" w:rsidDel="00104C5E">
          <w:rPr>
            <w:rFonts w:ascii="Times New Roman" w:hAnsi="Times New Roman" w:cs="Times New Roman"/>
            <w:lang w:val="en-CA"/>
          </w:rPr>
          <w:delText xml:space="preserve">and </w:delText>
        </w:r>
      </w:del>
      <w:ins w:id="472" w:author="Kyle Elliott, Dr" w:date="2025-07-25T16:47:00Z" w16du:dateUtc="2025-07-25T20:47:00Z">
        <w:r w:rsidR="00104C5E">
          <w:rPr>
            <w:rFonts w:ascii="Times New Roman" w:hAnsi="Times New Roman" w:cs="Times New Roman"/>
            <w:lang w:val="en-CA"/>
          </w:rPr>
          <w:t xml:space="preserve">can </w:t>
        </w:r>
      </w:ins>
      <w:r w:rsidR="006A660B">
        <w:rPr>
          <w:rFonts w:ascii="Times New Roman" w:hAnsi="Times New Roman" w:cs="Times New Roman"/>
          <w:lang w:val="en-CA"/>
        </w:rPr>
        <w:t>ease birds’ dispersal</w:t>
      </w:r>
      <w:r w:rsidR="00AB46F8">
        <w:rPr>
          <w:rFonts w:ascii="Times New Roman" w:hAnsi="Times New Roman" w:cs="Times New Roman"/>
          <w:lang w:val="en-CA"/>
        </w:rPr>
        <w:t xml:space="preserve"> without resorting to major changes of the urban landscape</w:t>
      </w:r>
      <w:r w:rsidR="006A660B">
        <w:rPr>
          <w:rFonts w:ascii="Times New Roman" w:hAnsi="Times New Roman" w:cs="Times New Roman"/>
          <w:lang w:val="en-CA"/>
        </w:rPr>
        <w:t xml:space="preserve"> </w:t>
      </w:r>
      <w:r w:rsidR="0044282A">
        <w:rPr>
          <w:rFonts w:ascii="Times New Roman" w:hAnsi="Times New Roman" w:cs="Times New Roman"/>
          <w:lang w:val="en-CA"/>
        </w:rPr>
        <w:fldChar w:fldCharType="begin"/>
      </w:r>
      <w:r w:rsidR="00E40ED9">
        <w:rPr>
          <w:rFonts w:ascii="Times New Roman" w:hAnsi="Times New Roman" w:cs="Times New Roman"/>
          <w:lang w:val="en-CA"/>
        </w:rPr>
        <w:instrText xml:space="preserve"> ADDIN ZOTERO_ITEM CSL_CITATION {"citationID":"BEu4Bbdd","properties":{"formattedCitation":"(MacKinnon et al., 2023)","plainCitation":"(MacKinnon et al., 2023)","noteIndex":0},"citationItems":[{"id":889,"uris":["http://zotero.org/users/16770306/items/FF94VFKL"],"itemData":{"id":889,"type":"article-journal","abstract":"Habitat loss and fragmentation are primary threats to biodiversity in urban areas. Least-cost path analyses are commonly used in ecology to identify and protect wildlife corridors and stepping-stone habitats that minimise the difficulty and risk for species dispersing across human-modified landscapes. However, they are rarely considered or used in the design of urban green infrastructure networks, particularly those that include building-integrated vegetation, such as green walls and green roofs. This study uses Linkage Mapper, an ArcGIS toolbox, to identify the least-cost paths for four native keystone birds (kererū, tūī, korimako, and hihi) in Wellington, New Zealand, to design a network of green roof corridors that ease native bird dispersal. The results identified 27 least-cost paths across the central city that connect existing native forest habitats. Creating 0.7 km2 of green roof corridors along these least-cost paths reduced cost-weighted distances by 8.5–9.3% for the kererū, tūī, and korimako, but there was only a 4.3% reduction for the hihi (a small forest bird). In urban areas with little ground-level space for green infrastructure, this study demonstrates how least-cost path analyses can inform the design of building-integrated vegetation networks and quantify their impacts on corridor quality for target species in cities.","container-title":"Land","DOI":"10.3390/land12071456","ISSN":"2073-445X","issue":"7","language":"en","license":"http://creativecommons.org/licenses/by/3.0/","note":"number: 7\npublisher: Multidisciplinary Digital Publishing Institute","page":"1456","source":"www.mdpi.com","title":"Improving Urban Habitat Connectivity for Native Birds: Using Least-Cost Path Analyses to Design Urban Green Infrastructure Networks","title-short":"Improving Urban Habitat Connectivity for Native Birds","volume":"12","author":[{"family":"MacKinnon","given":"Maggie"},{"family":"Pedersen Zari","given":"Maibritt"},{"family":"Brown","given":"Daniel K."}],"issued":{"date-parts":[["2023",7]]}}}],"schema":"https://github.com/citation-style-language/schema/raw/master/csl-citation.json"} </w:instrText>
      </w:r>
      <w:r w:rsidR="0044282A">
        <w:rPr>
          <w:rFonts w:ascii="Times New Roman" w:hAnsi="Times New Roman" w:cs="Times New Roman"/>
          <w:lang w:val="en-CA"/>
        </w:rPr>
        <w:fldChar w:fldCharType="separate"/>
      </w:r>
      <w:r w:rsidR="00E40ED9">
        <w:rPr>
          <w:rFonts w:ascii="Times New Roman" w:hAnsi="Times New Roman" w:cs="Times New Roman"/>
          <w:noProof/>
          <w:lang w:val="en-CA"/>
        </w:rPr>
        <w:t>(MacKinnon et al., 2023)</w:t>
      </w:r>
      <w:r w:rsidR="0044282A">
        <w:rPr>
          <w:rFonts w:ascii="Times New Roman" w:hAnsi="Times New Roman" w:cs="Times New Roman"/>
          <w:lang w:val="en-CA"/>
        </w:rPr>
        <w:fldChar w:fldCharType="end"/>
      </w:r>
      <w:r w:rsidR="0044282A">
        <w:rPr>
          <w:rFonts w:ascii="Times New Roman" w:hAnsi="Times New Roman" w:cs="Times New Roman"/>
          <w:lang w:val="en-CA"/>
        </w:rPr>
        <w:t>.</w:t>
      </w:r>
    </w:p>
    <w:p w14:paraId="6CF14605" w14:textId="51BE6C3C" w:rsidR="005D5923" w:rsidRDefault="00527E98" w:rsidP="005D5923">
      <w:pPr>
        <w:spacing w:line="480" w:lineRule="auto"/>
        <w:ind w:firstLine="720"/>
        <w:jc w:val="both"/>
        <w:rPr>
          <w:ins w:id="473" w:author="Frei,Barbara (elle | she, her) (ECCC)" w:date="2025-06-25T16:01:00Z" w16du:dateUtc="2025-06-25T20:01:00Z"/>
          <w:rFonts w:ascii="Times New Roman" w:hAnsi="Times New Roman" w:cs="Times New Roman"/>
          <w:lang w:val="en-CA"/>
        </w:rPr>
      </w:pPr>
      <w:r>
        <w:rPr>
          <w:rFonts w:ascii="Times New Roman" w:hAnsi="Times New Roman" w:cs="Times New Roman"/>
          <w:lang w:val="en-CA"/>
        </w:rPr>
        <w:t xml:space="preserve"> </w:t>
      </w:r>
      <w:r w:rsidR="009C5DEA">
        <w:rPr>
          <w:rFonts w:ascii="Times New Roman" w:hAnsi="Times New Roman" w:cs="Times New Roman"/>
          <w:lang w:val="en-CA"/>
        </w:rPr>
        <w:t xml:space="preserve">In addition to landscape structure, </w:t>
      </w:r>
      <w:r w:rsidR="005D5923">
        <w:rPr>
          <w:rFonts w:ascii="Times New Roman" w:hAnsi="Times New Roman" w:cs="Times New Roman"/>
          <w:lang w:val="en-CA"/>
        </w:rPr>
        <w:t xml:space="preserve">both </w:t>
      </w:r>
      <w:r w:rsidR="009C5DEA">
        <w:rPr>
          <w:rFonts w:ascii="Times New Roman" w:hAnsi="Times New Roman" w:cs="Times New Roman"/>
          <w:lang w:val="en-CA"/>
        </w:rPr>
        <w:t>resource availability</w:t>
      </w:r>
      <w:del w:id="474" w:author="Kyle Elliott, Dr" w:date="2025-07-25T16:47:00Z" w16du:dateUtc="2025-07-25T20:47:00Z">
        <w:r w:rsidR="009C5DEA" w:rsidDel="00104C5E">
          <w:rPr>
            <w:rFonts w:ascii="Times New Roman" w:hAnsi="Times New Roman" w:cs="Times New Roman"/>
            <w:lang w:val="en-CA"/>
          </w:rPr>
          <w:delText>,</w:delText>
        </w:r>
      </w:del>
      <w:r w:rsidR="009C5DEA">
        <w:rPr>
          <w:rFonts w:ascii="Times New Roman" w:hAnsi="Times New Roman" w:cs="Times New Roman"/>
          <w:lang w:val="en-CA"/>
        </w:rPr>
        <w:t xml:space="preserve"> and climat</w:t>
      </w:r>
      <w:del w:id="475" w:author="Kyle Elliott, Dr" w:date="2025-07-25T16:47:00Z" w16du:dateUtc="2025-07-25T20:47:00Z">
        <w:r w:rsidR="009C5DEA" w:rsidDel="00104C5E">
          <w:rPr>
            <w:rFonts w:ascii="Times New Roman" w:hAnsi="Times New Roman" w:cs="Times New Roman"/>
            <w:lang w:val="en-CA"/>
          </w:rPr>
          <w:delText>ic conditions</w:delText>
        </w:r>
      </w:del>
      <w:ins w:id="476" w:author="Kyle Elliott, Dr" w:date="2025-07-25T16:47:00Z" w16du:dateUtc="2025-07-25T20:47:00Z">
        <w:r w:rsidR="00104C5E">
          <w:rPr>
            <w:rFonts w:ascii="Times New Roman" w:hAnsi="Times New Roman" w:cs="Times New Roman"/>
            <w:lang w:val="en-CA"/>
          </w:rPr>
          <w:t>e</w:t>
        </w:r>
      </w:ins>
      <w:r w:rsidR="009C5DEA">
        <w:rPr>
          <w:rFonts w:ascii="Times New Roman" w:hAnsi="Times New Roman" w:cs="Times New Roman"/>
          <w:lang w:val="en-CA"/>
        </w:rPr>
        <w:t xml:space="preserve"> can significantly influence winter survival and habitat occupancy. </w:t>
      </w:r>
      <w:r w:rsidR="005D5923">
        <w:rPr>
          <w:rFonts w:ascii="Times New Roman" w:hAnsi="Times New Roman" w:cs="Times New Roman"/>
          <w:lang w:val="en-CA"/>
        </w:rPr>
        <w:t>S</w:t>
      </w:r>
      <w:r w:rsidR="009C5DEA">
        <w:rPr>
          <w:rFonts w:ascii="Times New Roman" w:hAnsi="Times New Roman" w:cs="Times New Roman"/>
          <w:lang w:val="en-CA"/>
        </w:rPr>
        <w:t xml:space="preserve">upplementary feeding in urban environments has been linked to non-adaptive behavioural strategies and reduced apparent survival </w:t>
      </w:r>
      <w:r w:rsidR="009C5DEA">
        <w:rPr>
          <w:rFonts w:ascii="Times New Roman" w:hAnsi="Times New Roman" w:cs="Times New Roman"/>
          <w:lang w:val="en-CA"/>
        </w:rPr>
        <w:lastRenderedPageBreak/>
        <w:t xml:space="preserve">in </w:t>
      </w:r>
      <w:del w:id="477" w:author="Kyle Elliott, Dr" w:date="2025-07-25T16:47:00Z" w16du:dateUtc="2025-07-25T20:47:00Z">
        <w:r w:rsidR="009C5DEA" w:rsidDel="00104C5E">
          <w:rPr>
            <w:rFonts w:ascii="Times New Roman" w:hAnsi="Times New Roman" w:cs="Times New Roman"/>
            <w:lang w:val="en-CA"/>
          </w:rPr>
          <w:delText xml:space="preserve">Great </w:delText>
        </w:r>
      </w:del>
      <w:ins w:id="478" w:author="Kyle Elliott, Dr" w:date="2025-07-25T16:47:00Z" w16du:dateUtc="2025-07-25T20:47:00Z">
        <w:r w:rsidR="00104C5E">
          <w:rPr>
            <w:rFonts w:ascii="Times New Roman" w:hAnsi="Times New Roman" w:cs="Times New Roman"/>
            <w:lang w:val="en-CA"/>
          </w:rPr>
          <w:t xml:space="preserve">great </w:t>
        </w:r>
      </w:ins>
      <w:r w:rsidR="009C5DEA">
        <w:rPr>
          <w:rFonts w:ascii="Times New Roman" w:hAnsi="Times New Roman" w:cs="Times New Roman"/>
          <w:lang w:val="en-CA"/>
        </w:rPr>
        <w:t>tits</w:t>
      </w:r>
      <w:ins w:id="479" w:author="Kyle Elliott, Dr" w:date="2025-07-25T16:47:00Z" w16du:dateUtc="2025-07-25T20:47:00Z">
        <w:r w:rsidR="00104C5E">
          <w:rPr>
            <w:rFonts w:ascii="Times New Roman" w:hAnsi="Times New Roman" w:cs="Times New Roman"/>
            <w:lang w:val="en-CA"/>
          </w:rPr>
          <w:t xml:space="preserve"> (</w:t>
        </w:r>
        <w:r w:rsidR="00104C5E" w:rsidRPr="00104C5E">
          <w:rPr>
            <w:rFonts w:ascii="Times New Roman" w:hAnsi="Times New Roman" w:cs="Times New Roman"/>
            <w:i/>
            <w:iCs/>
            <w:lang w:val="en-CA"/>
            <w:rPrChange w:id="480" w:author="Kyle Elliott, Dr" w:date="2025-07-25T16:48:00Z" w16du:dateUtc="2025-07-25T20:48:00Z">
              <w:rPr>
                <w:rFonts w:ascii="Times New Roman" w:hAnsi="Times New Roman" w:cs="Times New Roman"/>
                <w:lang w:val="en-CA"/>
              </w:rPr>
            </w:rPrChange>
          </w:rPr>
          <w:t>Parus major</w:t>
        </w:r>
        <w:r w:rsidR="00104C5E">
          <w:rPr>
            <w:rFonts w:ascii="Times New Roman" w:hAnsi="Times New Roman" w:cs="Times New Roman"/>
            <w:lang w:val="en-CA"/>
          </w:rPr>
          <w:t>)</w:t>
        </w:r>
      </w:ins>
      <w:r w:rsidR="009C5DEA">
        <w:rPr>
          <w:rFonts w:ascii="Times New Roman" w:hAnsi="Times New Roman" w:cs="Times New Roman"/>
          <w:lang w:val="en-CA"/>
        </w:rPr>
        <w:t xml:space="preserve">, highlighting the potential trade-offs of human-provided resources </w:t>
      </w:r>
      <w:r w:rsidR="00152921">
        <w:rPr>
          <w:rFonts w:ascii="Times New Roman" w:hAnsi="Times New Roman" w:cs="Times New Roman"/>
          <w:lang w:val="en-CA"/>
        </w:rPr>
        <w:fldChar w:fldCharType="begin"/>
      </w:r>
      <w:r w:rsidR="00152921">
        <w:rPr>
          <w:rFonts w:ascii="Times New Roman" w:hAnsi="Times New Roman" w:cs="Times New Roman"/>
          <w:lang w:val="en-CA"/>
        </w:rPr>
        <w:instrText xml:space="preserve"> ADDIN ZOTERO_ITEM CSL_CITATION {"citationID":"WSFJimzZ","properties":{"formattedCitation":"(Krama et al., 2023)","plainCitation":"(Krama et al., 2023)","noteIndex":0},"citationItems":[{"id":869,"uris":["http://zotero.org/users/16770306/items/2IZCNU9R"],"itemData":{"id":869,"type":"article-journal","abstract":"The optimal body mass hypothesis posits that the body reserves of wintering birds are balanced between the risk of starvation and predation. In this study, we tested whether the body mass of wintering Great Tits (Parus major) was higher under conditions of less predictable food resources. We compared body mass, body mass index, the speed at take-off, and apparent survival of Great Tit adult males wintering in small urban areas either near feeders providing permanent access to food for months or near feeders providing irregular access to food. Body mass and body mass index were greater, while take-off speed and apparent survival were lower, in birds wintering near permanent feeders than birds wintering near irregular feeders. Thus, urban birds, with their predictable access to high energy food, did not follow the fattening strategy predicted by the optimal body mass hypothesis. This study shows that regular excess amounts of high-energy food may affect urban birds’ physiological and behavioral strategies in a non-adaptive way. We recommend irregular feeding of wintering birds and the placing of feeders in places that are safe against attacking predators.","container-title":"Birds","DOI":"10.3390/birds4020019","ISSN":"2673-6004","issue":"2","language":"en","license":"http://creativecommons.org/licenses/by/3.0/","note":"number: 2\npublisher: Multidisciplinary Digital Publishing Institute","page":"225-235","source":"www.mdpi.com","title":"Permanent Ad-lib Feeders Decrease the Survival of Wintering Great Tits (Parus major)","volume":"4","author":[{"family":"Krama","given":"Tatjana"},{"family":"Krams","given":"Ronalds"},{"family":"Popovs","given":"Sergejs"},{"family":"Trakimas","given":"Giedrius"},{"family":"Rantala","given":"Markus J."},{"family":"Freeberg","given":"Todd M."},{"family":"Krams","given":"Indrikis A."}],"issued":{"date-parts":[["2023",6]]}}}],"schema":"https://github.com/citation-style-language/schema/raw/master/csl-citation.json"} </w:instrText>
      </w:r>
      <w:r w:rsidR="00152921">
        <w:rPr>
          <w:rFonts w:ascii="Times New Roman" w:hAnsi="Times New Roman" w:cs="Times New Roman"/>
          <w:lang w:val="en-CA"/>
        </w:rPr>
        <w:fldChar w:fldCharType="separate"/>
      </w:r>
      <w:r w:rsidR="00152921">
        <w:rPr>
          <w:rFonts w:ascii="Times New Roman" w:hAnsi="Times New Roman" w:cs="Times New Roman"/>
          <w:noProof/>
          <w:lang w:val="en-CA"/>
        </w:rPr>
        <w:t>(Krama et al., 2023)</w:t>
      </w:r>
      <w:r w:rsidR="00152921">
        <w:rPr>
          <w:rFonts w:ascii="Times New Roman" w:hAnsi="Times New Roman" w:cs="Times New Roman"/>
          <w:lang w:val="en-CA"/>
        </w:rPr>
        <w:fldChar w:fldCharType="end"/>
      </w:r>
      <w:r w:rsidR="00152921">
        <w:rPr>
          <w:rFonts w:ascii="Times New Roman" w:hAnsi="Times New Roman" w:cs="Times New Roman"/>
          <w:lang w:val="en-CA"/>
        </w:rPr>
        <w:t>.</w:t>
      </w:r>
      <w:r w:rsidR="003218C2">
        <w:rPr>
          <w:rFonts w:ascii="Times New Roman" w:hAnsi="Times New Roman" w:cs="Times New Roman"/>
          <w:lang w:val="en-CA"/>
        </w:rPr>
        <w:t xml:space="preserve"> </w:t>
      </w:r>
      <w:r w:rsidR="009C5DEA">
        <w:rPr>
          <w:rFonts w:ascii="Times New Roman" w:hAnsi="Times New Roman" w:cs="Times New Roman"/>
          <w:lang w:val="en-CA"/>
        </w:rPr>
        <w:t xml:space="preserve">Moreover, temperature dynamics are likely to affect winter distributions: </w:t>
      </w:r>
      <w:r w:rsidR="00363650">
        <w:rPr>
          <w:rFonts w:ascii="Times New Roman" w:hAnsi="Times New Roman" w:cs="Times New Roman"/>
          <w:lang w:val="en-CA"/>
        </w:rPr>
        <w:t>northern cardinal</w:t>
      </w:r>
      <w:r w:rsidR="009C5DEA">
        <w:rPr>
          <w:rFonts w:ascii="Times New Roman" w:hAnsi="Times New Roman" w:cs="Times New Roman"/>
          <w:lang w:val="en-CA"/>
        </w:rPr>
        <w:t>s were more likely to colonize sites that were warmer relative to the previous year, especially in forested areas</w:t>
      </w:r>
      <w:r w:rsidR="003218C2">
        <w:rPr>
          <w:rFonts w:ascii="Times New Roman" w:hAnsi="Times New Roman" w:cs="Times New Roman"/>
          <w:lang w:val="en-CA"/>
        </w:rPr>
        <w:t xml:space="preserve"> </w:t>
      </w:r>
      <w:r w:rsidR="003218C2">
        <w:rPr>
          <w:rFonts w:ascii="Times New Roman" w:hAnsi="Times New Roman" w:cs="Times New Roman"/>
          <w:lang w:val="en-CA"/>
        </w:rPr>
        <w:fldChar w:fldCharType="begin"/>
      </w:r>
      <w:r w:rsidR="006E4A33">
        <w:rPr>
          <w:rFonts w:ascii="Times New Roman" w:hAnsi="Times New Roman" w:cs="Times New Roman"/>
          <w:lang w:val="en-CA"/>
        </w:rPr>
        <w:instrText xml:space="preserve"> ADDIN ZOTERO_ITEM CSL_CITATION {"citationID":"Qii2fzbj","properties":{"formattedCitation":"(Latimer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3218C2">
        <w:rPr>
          <w:rFonts w:ascii="Times New Roman" w:hAnsi="Times New Roman" w:cs="Times New Roman"/>
          <w:lang w:val="en-CA"/>
        </w:rPr>
        <w:fldChar w:fldCharType="separate"/>
      </w:r>
      <w:r w:rsidR="003218C2">
        <w:rPr>
          <w:rFonts w:ascii="Times New Roman" w:hAnsi="Times New Roman" w:cs="Times New Roman"/>
          <w:noProof/>
          <w:lang w:val="en-CA"/>
        </w:rPr>
        <w:t>(Latimer &amp; Zuckerberg, 2021)</w:t>
      </w:r>
      <w:r w:rsidR="003218C2">
        <w:rPr>
          <w:rFonts w:ascii="Times New Roman" w:hAnsi="Times New Roman" w:cs="Times New Roman"/>
          <w:lang w:val="en-CA"/>
        </w:rPr>
        <w:fldChar w:fldCharType="end"/>
      </w:r>
      <w:r w:rsidR="003218C2">
        <w:rPr>
          <w:rFonts w:ascii="Times New Roman" w:hAnsi="Times New Roman" w:cs="Times New Roman"/>
          <w:lang w:val="en-CA"/>
        </w:rPr>
        <w:t>.</w:t>
      </w:r>
      <w:r w:rsidR="00EF75A1">
        <w:rPr>
          <w:rFonts w:ascii="Times New Roman" w:hAnsi="Times New Roman" w:cs="Times New Roman"/>
          <w:lang w:val="en-CA"/>
        </w:rPr>
        <w:t xml:space="preserve"> </w:t>
      </w:r>
      <w:r w:rsidR="009C5DEA">
        <w:rPr>
          <w:rFonts w:ascii="Times New Roman" w:hAnsi="Times New Roman" w:cs="Times New Roman"/>
          <w:lang w:val="en-CA"/>
        </w:rPr>
        <w:t xml:space="preserve">Interestingly, while some other common urban species like </w:t>
      </w:r>
      <w:del w:id="481" w:author="Kyle Elliott, Dr" w:date="2025-07-25T16:50:00Z" w16du:dateUtc="2025-07-25T20:50:00Z">
        <w:r w:rsidR="009C5DEA" w:rsidDel="00104C5E">
          <w:rPr>
            <w:rFonts w:ascii="Times New Roman" w:hAnsi="Times New Roman" w:cs="Times New Roman"/>
            <w:lang w:val="en-CA"/>
          </w:rPr>
          <w:delText xml:space="preserve">the House </w:delText>
        </w:r>
      </w:del>
      <w:ins w:id="482" w:author="Kyle Elliott, Dr" w:date="2025-07-25T16:50:00Z" w16du:dateUtc="2025-07-25T20:50:00Z">
        <w:r w:rsidR="00104C5E">
          <w:rPr>
            <w:rFonts w:ascii="Times New Roman" w:hAnsi="Times New Roman" w:cs="Times New Roman"/>
            <w:lang w:val="en-CA"/>
          </w:rPr>
          <w:t xml:space="preserve">house </w:t>
        </w:r>
      </w:ins>
      <w:del w:id="483" w:author="Kyle Elliott, Dr" w:date="2025-07-25T16:50:00Z" w16du:dateUtc="2025-07-25T20:50:00Z">
        <w:r w:rsidR="009C5DEA" w:rsidDel="00104C5E">
          <w:rPr>
            <w:rFonts w:ascii="Times New Roman" w:hAnsi="Times New Roman" w:cs="Times New Roman"/>
            <w:lang w:val="en-CA"/>
          </w:rPr>
          <w:delText xml:space="preserve">Sparrow </w:delText>
        </w:r>
      </w:del>
      <w:commentRangeStart w:id="484"/>
      <w:ins w:id="485" w:author="Kyle Elliott, Dr" w:date="2025-07-25T16:50:00Z" w16du:dateUtc="2025-07-25T20:50:00Z">
        <w:r w:rsidR="00104C5E">
          <w:rPr>
            <w:rFonts w:ascii="Times New Roman" w:hAnsi="Times New Roman" w:cs="Times New Roman"/>
            <w:lang w:val="en-CA"/>
          </w:rPr>
          <w:t>sparrows</w:t>
        </w:r>
      </w:ins>
      <w:commentRangeEnd w:id="484"/>
      <w:ins w:id="486" w:author="Kyle Elliott, Dr" w:date="2025-07-25T16:52:00Z" w16du:dateUtc="2025-07-25T20:52:00Z">
        <w:r w:rsidR="00104C5E">
          <w:rPr>
            <w:rStyle w:val="CommentReference"/>
          </w:rPr>
          <w:commentReference w:id="484"/>
        </w:r>
      </w:ins>
      <w:ins w:id="487" w:author="Kyle Elliott, Dr" w:date="2025-07-25T16:50:00Z" w16du:dateUtc="2025-07-25T20:50:00Z">
        <w:r w:rsidR="00104C5E">
          <w:rPr>
            <w:rFonts w:ascii="Times New Roman" w:hAnsi="Times New Roman" w:cs="Times New Roman"/>
            <w:lang w:val="en-CA"/>
          </w:rPr>
          <w:t xml:space="preserve"> </w:t>
        </w:r>
      </w:ins>
      <w:r w:rsidR="009C5DEA">
        <w:rPr>
          <w:rFonts w:ascii="Times New Roman" w:hAnsi="Times New Roman" w:cs="Times New Roman"/>
          <w:lang w:val="en-CA"/>
        </w:rPr>
        <w:t xml:space="preserve">and the American </w:t>
      </w:r>
      <w:del w:id="488" w:author="Kyle Elliott, Dr" w:date="2025-07-25T16:51:00Z" w16du:dateUtc="2025-07-25T20:51:00Z">
        <w:r w:rsidR="009C5DEA" w:rsidDel="00104C5E">
          <w:rPr>
            <w:rFonts w:ascii="Times New Roman" w:hAnsi="Times New Roman" w:cs="Times New Roman"/>
            <w:lang w:val="en-CA"/>
          </w:rPr>
          <w:delText xml:space="preserve">Goldfinch </w:delText>
        </w:r>
      </w:del>
      <w:ins w:id="489" w:author="Kyle Elliott, Dr" w:date="2025-07-25T16:51:00Z" w16du:dateUtc="2025-07-25T20:51:00Z">
        <w:r w:rsidR="00104C5E">
          <w:rPr>
            <w:rFonts w:ascii="Times New Roman" w:hAnsi="Times New Roman" w:cs="Times New Roman"/>
            <w:lang w:val="en-CA"/>
          </w:rPr>
          <w:t xml:space="preserve">goldfinches </w:t>
        </w:r>
      </w:ins>
      <w:r w:rsidR="009C5DEA">
        <w:rPr>
          <w:rFonts w:ascii="Times New Roman" w:hAnsi="Times New Roman" w:cs="Times New Roman"/>
          <w:lang w:val="en-CA"/>
        </w:rPr>
        <w:t xml:space="preserve">show resilience to urban cold, others like the </w:t>
      </w:r>
      <w:r w:rsidR="00363650">
        <w:rPr>
          <w:rFonts w:ascii="Times New Roman" w:hAnsi="Times New Roman" w:cs="Times New Roman"/>
          <w:lang w:val="en-CA"/>
        </w:rPr>
        <w:t>northern cardinal</w:t>
      </w:r>
      <w:r w:rsidR="009C5DEA">
        <w:rPr>
          <w:rFonts w:ascii="Times New Roman" w:hAnsi="Times New Roman" w:cs="Times New Roman"/>
          <w:lang w:val="en-CA"/>
        </w:rPr>
        <w:t xml:space="preserve"> and the American tree sparrow demonstrate cold-driven colonization</w:t>
      </w:r>
      <w:ins w:id="490" w:author="Kyle Elliott, Dr" w:date="2025-07-25T16:51:00Z" w16du:dateUtc="2025-07-25T20:51:00Z">
        <w:r w:rsidR="00104C5E">
          <w:rPr>
            <w:rFonts w:ascii="Times New Roman" w:hAnsi="Times New Roman" w:cs="Times New Roman"/>
            <w:lang w:val="en-CA"/>
          </w:rPr>
          <w:t>, colonizing cities</w:t>
        </w:r>
      </w:ins>
      <w:ins w:id="491" w:author="Kyle Elliott, Dr" w:date="2025-07-25T16:52:00Z" w16du:dateUtc="2025-07-25T20:52:00Z">
        <w:r w:rsidR="00104C5E">
          <w:rPr>
            <w:rFonts w:ascii="Times New Roman" w:hAnsi="Times New Roman" w:cs="Times New Roman"/>
            <w:lang w:val="en-CA"/>
          </w:rPr>
          <w:t xml:space="preserve"> rather than rural sites</w:t>
        </w:r>
      </w:ins>
      <w:r w:rsidR="009C5DEA">
        <w:rPr>
          <w:rFonts w:ascii="Times New Roman" w:hAnsi="Times New Roman" w:cs="Times New Roman"/>
          <w:lang w:val="en-CA"/>
        </w:rPr>
        <w:t>, suggesting species-specific thermal strategies</w:t>
      </w:r>
      <w:r w:rsidR="00EF75A1">
        <w:rPr>
          <w:rFonts w:ascii="Times New Roman" w:hAnsi="Times New Roman" w:cs="Times New Roman"/>
          <w:lang w:val="en-CA"/>
        </w:rPr>
        <w:t xml:space="preserve"> </w:t>
      </w:r>
      <w:r w:rsidR="00EF75A1">
        <w:rPr>
          <w:rFonts w:ascii="Times New Roman" w:hAnsi="Times New Roman" w:cs="Times New Roman"/>
          <w:lang w:val="en-CA"/>
        </w:rPr>
        <w:fldChar w:fldCharType="begin"/>
      </w:r>
      <w:r w:rsidR="006E4A33">
        <w:rPr>
          <w:rFonts w:ascii="Times New Roman" w:hAnsi="Times New Roman" w:cs="Times New Roman"/>
          <w:lang w:val="en-CA"/>
        </w:rPr>
        <w:instrText xml:space="preserve"> ADDIN ZOTERO_ITEM CSL_CITATION {"citationID":"xXpY1Irq","properties":{"formattedCitation":"(Latimer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EF75A1">
        <w:rPr>
          <w:rFonts w:ascii="Times New Roman" w:hAnsi="Times New Roman" w:cs="Times New Roman"/>
          <w:lang w:val="en-CA"/>
        </w:rPr>
        <w:fldChar w:fldCharType="separate"/>
      </w:r>
      <w:r w:rsidR="00EF75A1">
        <w:rPr>
          <w:rFonts w:ascii="Times New Roman" w:hAnsi="Times New Roman" w:cs="Times New Roman"/>
          <w:noProof/>
          <w:lang w:val="en-CA"/>
        </w:rPr>
        <w:t>(Latimer &amp; Zuckerberg, 2021)</w:t>
      </w:r>
      <w:r w:rsidR="00EF75A1">
        <w:rPr>
          <w:rFonts w:ascii="Times New Roman" w:hAnsi="Times New Roman" w:cs="Times New Roman"/>
          <w:lang w:val="en-CA"/>
        </w:rPr>
        <w:fldChar w:fldCharType="end"/>
      </w:r>
      <w:r w:rsidR="00EF75A1">
        <w:rPr>
          <w:rFonts w:ascii="Times New Roman" w:hAnsi="Times New Roman" w:cs="Times New Roman"/>
          <w:lang w:val="en-CA"/>
        </w:rPr>
        <w:t>.</w:t>
      </w:r>
    </w:p>
    <w:p w14:paraId="264EE8B8" w14:textId="51C4E2E1" w:rsidR="00736EF2" w:rsidRPr="00236EB2" w:rsidRDefault="00473811">
      <w:pPr>
        <w:spacing w:line="480" w:lineRule="auto"/>
        <w:ind w:firstLine="720"/>
        <w:jc w:val="both"/>
        <w:rPr>
          <w:rFonts w:ascii="Times New Roman" w:hAnsi="Times New Roman" w:cs="Times New Roman"/>
          <w:lang w:val="en-CA"/>
        </w:rPr>
        <w:pPrChange w:id="492" w:author="Frei,Barbara (elle | she, her) (ECCC)" w:date="2025-06-25T16:00:00Z" w16du:dateUtc="2025-06-25T20:00:00Z">
          <w:pPr>
            <w:spacing w:line="480" w:lineRule="auto"/>
            <w:jc w:val="both"/>
          </w:pPr>
        </w:pPrChange>
      </w:pPr>
      <w:r>
        <w:rPr>
          <w:rFonts w:ascii="Times New Roman" w:hAnsi="Times New Roman" w:cs="Times New Roman"/>
          <w:lang w:val="en-CA"/>
        </w:rPr>
        <w:t xml:space="preserve"> </w:t>
      </w:r>
      <w:r w:rsidR="000B4702">
        <w:rPr>
          <w:rFonts w:ascii="Times New Roman" w:hAnsi="Times New Roman" w:cs="Times New Roman"/>
          <w:lang w:val="en-CA"/>
        </w:rPr>
        <w:t>Winter represents a period of acute and chronic energetic stress for small passerines, particularly in northern latitudes</w:t>
      </w:r>
      <w:ins w:id="493" w:author="Kyle Elliott, Dr" w:date="2025-07-25T16:52:00Z" w16du:dateUtc="2025-07-25T20:52:00Z">
        <w:r w:rsidR="00104C5E">
          <w:rPr>
            <w:rFonts w:ascii="Times New Roman" w:hAnsi="Times New Roman" w:cs="Times New Roman"/>
            <w:lang w:val="en-CA"/>
          </w:rPr>
          <w:t xml:space="preserve">, where </w:t>
        </w:r>
      </w:ins>
      <w:ins w:id="494" w:author="Kyle Elliott, Dr" w:date="2025-07-25T16:53:00Z" w16du:dateUtc="2025-07-25T20:53:00Z">
        <w:r w:rsidR="00104C5E">
          <w:rPr>
            <w:rFonts w:ascii="Times New Roman" w:hAnsi="Times New Roman" w:cs="Times New Roman"/>
            <w:lang w:val="en-CA"/>
          </w:rPr>
          <w:t xml:space="preserve">during extreme cold periods birds must maintain a temperature difference from over 40°C within the bird to under -40°C outside the bird, with only </w:t>
        </w:r>
        <w:r w:rsidR="000743BD">
          <w:rPr>
            <w:rFonts w:ascii="Times New Roman" w:hAnsi="Times New Roman" w:cs="Times New Roman"/>
            <w:lang w:val="en-CA"/>
          </w:rPr>
          <w:t>one or two centimeters of insulation (feathers) to maintain that gradient</w:t>
        </w:r>
      </w:ins>
      <w:r w:rsidR="000B4702">
        <w:rPr>
          <w:rFonts w:ascii="Times New Roman" w:hAnsi="Times New Roman" w:cs="Times New Roman"/>
          <w:lang w:val="en-CA"/>
        </w:rPr>
        <w:t>. Birds must balance reduced food availability and shorter foraging windows, along with an increased thermoregulatory demand during longer, colder nights</w:t>
      </w:r>
      <w:r w:rsidR="009D088E">
        <w:rPr>
          <w:rFonts w:ascii="Times New Roman" w:hAnsi="Times New Roman" w:cs="Times New Roman"/>
          <w:lang w:val="en-CA"/>
        </w:rPr>
        <w:t xml:space="preserve"> </w:t>
      </w:r>
      <w:r w:rsidR="009D088E">
        <w:rPr>
          <w:rFonts w:ascii="Times New Roman" w:hAnsi="Times New Roman" w:cs="Times New Roman"/>
          <w:lang w:val="en-CA"/>
        </w:rPr>
        <w:fldChar w:fldCharType="begin"/>
      </w:r>
      <w:r w:rsidR="009D088E">
        <w:rPr>
          <w:rFonts w:ascii="Times New Roman" w:hAnsi="Times New Roman" w:cs="Times New Roman"/>
          <w:lang w:val="en-CA"/>
        </w:rPr>
        <w:instrText xml:space="preserve"> ADDIN ZOTERO_ITEM CSL_CITATION {"citationID":"CXKphAIM","properties":{"formattedCitation":"(Petit et al., 2017)","plainCitation":"(Petit et al., 2017)","noteIndex":0},"citationItems":[{"id":850,"uris":["http://zotero.org/users/16770306/items/SV7ILDFP"],"itemData":{"id":850,"type":"article-journal","container-title":"Physiological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009D088E">
        <w:rPr>
          <w:rFonts w:ascii="Times New Roman" w:hAnsi="Times New Roman" w:cs="Times New Roman"/>
          <w:lang w:val="en-CA"/>
        </w:rPr>
        <w:fldChar w:fldCharType="separate"/>
      </w:r>
      <w:r w:rsidR="009D088E">
        <w:rPr>
          <w:rFonts w:ascii="Times New Roman" w:hAnsi="Times New Roman" w:cs="Times New Roman"/>
          <w:noProof/>
          <w:lang w:val="en-CA"/>
        </w:rPr>
        <w:t>(Petit et al., 2017)</w:t>
      </w:r>
      <w:r w:rsidR="009D088E">
        <w:rPr>
          <w:rFonts w:ascii="Times New Roman" w:hAnsi="Times New Roman" w:cs="Times New Roman"/>
          <w:lang w:val="en-CA"/>
        </w:rPr>
        <w:fldChar w:fldCharType="end"/>
      </w:r>
      <w:r w:rsidR="009D088E">
        <w:rPr>
          <w:rFonts w:ascii="Times New Roman" w:hAnsi="Times New Roman" w:cs="Times New Roman"/>
          <w:lang w:val="en-CA"/>
        </w:rPr>
        <w:t xml:space="preserve">. </w:t>
      </w:r>
      <w:r w:rsidR="000B4702">
        <w:rPr>
          <w:rFonts w:ascii="Times New Roman" w:hAnsi="Times New Roman" w:cs="Times New Roman"/>
          <w:lang w:val="en-CA"/>
        </w:rPr>
        <w:t>Physiological adaptations</w:t>
      </w:r>
      <w:r w:rsidR="00452A3C">
        <w:rPr>
          <w:rFonts w:ascii="Times New Roman" w:hAnsi="Times New Roman" w:cs="Times New Roman"/>
          <w:lang w:val="en-CA"/>
        </w:rPr>
        <w:t>,</w:t>
      </w:r>
      <w:r w:rsidR="000B4702">
        <w:rPr>
          <w:rFonts w:ascii="Times New Roman" w:hAnsi="Times New Roman" w:cs="Times New Roman"/>
          <w:lang w:val="en-CA"/>
        </w:rPr>
        <w:t xml:space="preserve"> such as the elevated heart </w:t>
      </w:r>
      <w:commentRangeStart w:id="495"/>
      <w:r w:rsidR="000B4702">
        <w:rPr>
          <w:rFonts w:ascii="Times New Roman" w:hAnsi="Times New Roman" w:cs="Times New Roman"/>
          <w:lang w:val="en-CA"/>
        </w:rPr>
        <w:t>rate</w:t>
      </w:r>
      <w:commentRangeEnd w:id="495"/>
      <w:r w:rsidR="000743BD">
        <w:rPr>
          <w:rStyle w:val="CommentReference"/>
        </w:rPr>
        <w:commentReference w:id="495"/>
      </w:r>
      <w:r w:rsidR="000B4702">
        <w:rPr>
          <w:rFonts w:ascii="Times New Roman" w:hAnsi="Times New Roman" w:cs="Times New Roman"/>
          <w:lang w:val="en-CA"/>
        </w:rPr>
        <w:t xml:space="preserve"> observed in Eurasian blackbirds during colder temperatures could help preserve energy </w:t>
      </w:r>
      <w:r w:rsidR="000B4702">
        <w:rPr>
          <w:rFonts w:ascii="Times New Roman" w:hAnsi="Times New Roman" w:cs="Times New Roman"/>
          <w:lang w:val="en-CA"/>
        </w:rPr>
        <w:fldChar w:fldCharType="begin"/>
      </w:r>
      <w:r w:rsidR="000B4702">
        <w:rPr>
          <w:rFonts w:ascii="Times New Roman" w:hAnsi="Times New Roman" w:cs="Times New Roman"/>
          <w:lang w:val="en-CA"/>
        </w:rPr>
        <w:instrText xml:space="preserve"> ADDIN ZOTERO_ITEM CSL_CITATION {"citationID":"Tqt5dJpx","properties":{"formattedCitation":"(Linek et al., 2021)","plainCitation":"(Linek et al., 2021)","noteIndex":0},"citationItems":[{"id":867,"uris":["http://zotero.org/users/16770306/items/G8CVJV5M"],"itemData":{"id":867,"type":"article-journal","abstract":"In a seasonal world, organisms are continuously adjusting physiological processes relative to local environmental conditions. Owing to their limited heat and fat storage capacities, small animals, such as songbirds, must rapidly modulate their metabolism in response to weather extremes and changing seasons to ensure survival. As a consequence of previous technical limitations, most of our existing knowledge about how animals respond to changing environmental conditions comes from laboratory studies or field studies over short temporal scales. Here, we expanded beyond previous studies by outfitting 71 free-ranging Eurasian blackbirds (Turdus merula) with novel heart rate and body temperature loggers coupled with radio transmitters, and followed individuals in the wild from autumn to spring. Across seasons, blackbirds thermoconformed at night, i.e. their body temperature decreased with decreasing ambient temperature, but not so during daytime. By contrast, during all seasons blackbirds increased their heart rate when ambient temperatures became colder. However, the temperature setpoint at which heart rate was increased differed between seasons and between day and night. In our study, blackbirds showed an overall seasonal reduction in mean heart rate of 108 beats min−1 (21%) as well as a 1.2°C decrease in nighttime body temperature. Episodes of hypometabolism during cold periods likely allow the birds to save energy and, thus, help offset the increased energetic costs during the winter when also confronted with lower resource availability. Our data highlight that, similar to larger non-hibernating mammals and birds, small passerine birds such as Eurasian blackbirds not only adjust their heart rate and body temperature on daily timescales, but also exhibit pronounced seasonal changes in both that are modulated by local environmental conditions such as temperature.\nThis article is part of the theme issue ‘Measuring physiology in free-living animals (Part I)’.","container-title":"Philosophical Transactions of the Royal Society B: Biological Sciences","DOI":"10.1098/rstb.2020.0213","issue":"1830","note":"publisher: Royal Society","page":"20200213","source":"royalsocietypublishing-org.proxy3.library.mcgill.ca (Atypon)","title":"A songbird adjusts its heart rate and body temperature in response to season and fluctuating daily conditions","volume":"376","author":[{"family":"Linek","given":"Nils"},{"family":"Volkmer","given":"Tamara"},{"family":"Shipley","given":"J. Ryan"},{"family":"Twining","given":"Cornelia W."},{"family":"Zúñiga","given":"Daniel"},{"family":"Wikelski","given":"Martin"},{"family":"Partecke","given":"Jesko"}],"issued":{"date-parts":[["2021",6,14]]}}}],"schema":"https://github.com/citation-style-language/schema/raw/master/csl-citation.json"} </w:instrText>
      </w:r>
      <w:r w:rsidR="000B4702">
        <w:rPr>
          <w:rFonts w:ascii="Times New Roman" w:hAnsi="Times New Roman" w:cs="Times New Roman"/>
          <w:lang w:val="en-CA"/>
        </w:rPr>
        <w:fldChar w:fldCharType="separate"/>
      </w:r>
      <w:r w:rsidR="000B4702">
        <w:rPr>
          <w:rFonts w:ascii="Times New Roman" w:hAnsi="Times New Roman" w:cs="Times New Roman"/>
          <w:noProof/>
          <w:lang w:val="en-CA"/>
        </w:rPr>
        <w:t>(Linek et al., 2021)</w:t>
      </w:r>
      <w:r w:rsidR="000B4702">
        <w:rPr>
          <w:rFonts w:ascii="Times New Roman" w:hAnsi="Times New Roman" w:cs="Times New Roman"/>
          <w:lang w:val="en-CA"/>
        </w:rPr>
        <w:fldChar w:fldCharType="end"/>
      </w:r>
      <w:r w:rsidR="000B4702">
        <w:rPr>
          <w:rFonts w:ascii="Times New Roman" w:hAnsi="Times New Roman" w:cs="Times New Roman"/>
          <w:lang w:val="en-CA"/>
        </w:rPr>
        <w:t xml:space="preserve">. </w:t>
      </w:r>
      <w:r w:rsidR="008D04C6">
        <w:rPr>
          <w:rFonts w:ascii="Times New Roman" w:hAnsi="Times New Roman" w:cs="Times New Roman"/>
          <w:lang w:val="en-CA"/>
        </w:rPr>
        <w:t>Small passerine b</w:t>
      </w:r>
      <w:r w:rsidR="009D088E">
        <w:rPr>
          <w:rFonts w:ascii="Times New Roman" w:hAnsi="Times New Roman" w:cs="Times New Roman"/>
          <w:lang w:val="en-CA"/>
        </w:rPr>
        <w:t xml:space="preserve">irds </w:t>
      </w:r>
      <w:r w:rsidR="008D04C6">
        <w:rPr>
          <w:rFonts w:ascii="Times New Roman" w:hAnsi="Times New Roman" w:cs="Times New Roman"/>
          <w:lang w:val="en-CA"/>
        </w:rPr>
        <w:t>spending</w:t>
      </w:r>
      <w:r w:rsidR="009D088E">
        <w:rPr>
          <w:rFonts w:ascii="Times New Roman" w:hAnsi="Times New Roman" w:cs="Times New Roman"/>
          <w:lang w:val="en-CA"/>
        </w:rPr>
        <w:t xml:space="preserve"> winter </w:t>
      </w:r>
      <w:r w:rsidR="000B4702">
        <w:rPr>
          <w:rFonts w:ascii="Times New Roman" w:hAnsi="Times New Roman" w:cs="Times New Roman"/>
          <w:lang w:val="en-CA"/>
        </w:rPr>
        <w:t>at</w:t>
      </w:r>
      <w:r w:rsidR="009D088E">
        <w:rPr>
          <w:rFonts w:ascii="Times New Roman" w:hAnsi="Times New Roman" w:cs="Times New Roman"/>
          <w:lang w:val="en-CA"/>
        </w:rPr>
        <w:t xml:space="preserve"> higher latitudes </w:t>
      </w:r>
      <w:r w:rsidR="000B4702">
        <w:rPr>
          <w:rFonts w:ascii="Times New Roman" w:hAnsi="Times New Roman" w:cs="Times New Roman"/>
          <w:lang w:val="en-CA"/>
        </w:rPr>
        <w:t>are required to</w:t>
      </w:r>
      <w:r w:rsidR="008D04C6">
        <w:rPr>
          <w:rFonts w:ascii="Times New Roman" w:hAnsi="Times New Roman" w:cs="Times New Roman"/>
          <w:lang w:val="en-CA"/>
        </w:rPr>
        <w:t xml:space="preserve"> </w:t>
      </w:r>
      <w:r w:rsidR="005946FF">
        <w:rPr>
          <w:rFonts w:ascii="Times New Roman" w:hAnsi="Times New Roman" w:cs="Times New Roman"/>
          <w:lang w:val="en-CA"/>
        </w:rPr>
        <w:t xml:space="preserve">display optimal energy management in a multifaceted way to survive through the harsh conditions </w:t>
      </w:r>
      <w:r w:rsidR="005946FF">
        <w:rPr>
          <w:rFonts w:ascii="Times New Roman" w:hAnsi="Times New Roman" w:cs="Times New Roman"/>
          <w:lang w:val="en-CA"/>
        </w:rPr>
        <w:fldChar w:fldCharType="begin"/>
      </w:r>
      <w:r w:rsidR="005946FF">
        <w:rPr>
          <w:rFonts w:ascii="Times New Roman" w:hAnsi="Times New Roman" w:cs="Times New Roman"/>
          <w:lang w:val="en-CA"/>
        </w:rPr>
        <w:instrText xml:space="preserve"> ADDIN ZOTERO_ITEM CSL_CITATION {"citationID":"weeips2P","properties":{"formattedCitation":"(Andreev, 1999; Brodin, 2007; Petit et al., 2017)","plainCitation":"(Andreev, 1999; Brodin, 2007; Petit et al., 2017)","noteIndex":0},"citationItems":[{"id":852,"uris":["http://zotero.org/users/16770306/items/QJT2568Q"],"itemData":{"id":852,"type":"article-journal","container-title":"Ostrich","DOI":"10.1080/00306525.1999.9639745","ISSN":"0030-6525, 1727-947X","issue":"1","journalAbbreviation":"Ostrich","language":"en","page":"13-22","source":"DOI.org (Crossref)","title":"Energetics and survival of birds in extreme environments","volume":"70","author":[{"family":"Andreev","given":"Alexander V."}],"issued":{"date-parts":[["1999",3]]}}},{"id":858,"uris":["http://zotero.org/users/16770306/items/K7PADCCF"],"itemData":{"id":858,"type":"article-journal","abstract":"Many small passerines are resident in forests with very cold winters. Considering their size and the adverse conditions, this is a remarkable feat that requires optimal energy management in several respects, for example regulation of body fat reserves, food hoarding and night-time hypothermia. Besides their beneficial effect on survival, these behaviours also entail various costs. The scenario is complex with many potentially important factors, and this has made ‘the little bird in winter’ a popular topic for theoretic modellers. Many predictions could have been made intuitively, but models have been especially important when many factors interact. Predictions that hardly could have been made without models include: (i) the minimum mortality occurs at the fat level where the marginal values of starvation risk and predation risk are equal; (ii) starvation risk may also decrease when food requirement increases; (iii) mortality from starvation may correlate positively with fat reserves; (iv) the existence of food stores can increase fitness substantially even if the food is not eaten; (v) environmental changes may induce increases or decreases in the level of reserves depending on whether changes are temporary or permanent; and (vi) hoarding can also evolve under seemingly group-selectionistic conditions.","container-title":"Philosophical Transactions of the Royal Society B: Biological Sciences","DOI":"10.1098/rstb.2006.1812","ISSN":"0962-8436, 1471-2970","issue":"1486","journalAbbreviation":"Phil. Trans. R. Soc. B","language":"en","license":"https://royalsociety.org/journals/ethics-policies/data-sharing-mining/","page":"1857-1871","source":"DOI.org (Crossref)","title":"Theoretical models of adaptive energy management in small wintering birds","volume":"362","author":[{"family":"Brodin","given":"Anders"}],"issued":{"date-parts":[["2007",10,29]]}}},{"id":850,"uris":["http://zotero.org/users/16770306/items/SV7ILDFP"],"itemData":{"id":850,"type":"article-journal","container-title":"Physiological and Biochemical Zoology","DOI":"10.1086/689274","ISSN":"1522-2152, 1537-5293","issue":"2","journalAbbreviation":"Physiological and Biochemical Zoology","language":"en","page":"166-177","source":"DOI.org (Crossref)","title":"Increasing Winter Maximal Metabolic Rate Improves Intrawinter Survival in Small Birds","volume":"90","author":[{"family":"Petit","given":"Magali"},{"family":"Clavijo-Baquet","given":"Sabrina"},{"family":"Vézina","given":"François"}],"issued":{"date-parts":[["2017",3,1]]}}}],"schema":"https://github.com/citation-style-language/schema/raw/master/csl-citation.json"} </w:instrText>
      </w:r>
      <w:r w:rsidR="005946FF">
        <w:rPr>
          <w:rFonts w:ascii="Times New Roman" w:hAnsi="Times New Roman" w:cs="Times New Roman"/>
          <w:lang w:val="en-CA"/>
        </w:rPr>
        <w:fldChar w:fldCharType="separate"/>
      </w:r>
      <w:r w:rsidR="005946FF">
        <w:rPr>
          <w:rFonts w:ascii="Times New Roman" w:hAnsi="Times New Roman" w:cs="Times New Roman"/>
          <w:noProof/>
          <w:lang w:val="en-CA"/>
        </w:rPr>
        <w:t>(Andreev, 1999; Brodin, 2007; Petit et al., 2017)</w:t>
      </w:r>
      <w:r w:rsidR="005946FF">
        <w:rPr>
          <w:rFonts w:ascii="Times New Roman" w:hAnsi="Times New Roman" w:cs="Times New Roman"/>
          <w:lang w:val="en-CA"/>
        </w:rPr>
        <w:fldChar w:fldCharType="end"/>
      </w:r>
      <w:r w:rsidR="005946FF">
        <w:rPr>
          <w:rFonts w:ascii="Times New Roman" w:hAnsi="Times New Roman" w:cs="Times New Roman"/>
          <w:lang w:val="en-CA"/>
        </w:rPr>
        <w:t>.</w:t>
      </w:r>
      <w:r w:rsidR="00FC1D09">
        <w:rPr>
          <w:rFonts w:ascii="Times New Roman" w:hAnsi="Times New Roman" w:cs="Times New Roman"/>
          <w:lang w:val="en-CA"/>
        </w:rPr>
        <w:t xml:space="preserve"> </w:t>
      </w:r>
      <w:r w:rsidR="000B4702">
        <w:rPr>
          <w:rFonts w:ascii="Times New Roman" w:hAnsi="Times New Roman" w:cs="Times New Roman"/>
          <w:lang w:val="en-CA"/>
        </w:rPr>
        <w:t>In addition, weather severity, including extreme wind events, has been linked to increased mortality in wintering seabirds</w:t>
      </w:r>
      <w:r w:rsidR="006C3D6F">
        <w:rPr>
          <w:rFonts w:ascii="Times New Roman" w:hAnsi="Times New Roman" w:cs="Times New Roman"/>
          <w:lang w:val="en-CA"/>
        </w:rPr>
        <w:t xml:space="preserve"> </w:t>
      </w:r>
      <w:r w:rsidR="006C3D6F">
        <w:rPr>
          <w:rFonts w:ascii="Times New Roman" w:hAnsi="Times New Roman" w:cs="Times New Roman"/>
          <w:lang w:val="en-CA"/>
        </w:rPr>
        <w:fldChar w:fldCharType="begin"/>
      </w:r>
      <w:r w:rsidR="006E4A33">
        <w:rPr>
          <w:rFonts w:ascii="Times New Roman" w:hAnsi="Times New Roman" w:cs="Times New Roman"/>
          <w:lang w:val="en-CA"/>
        </w:rPr>
        <w:instrText xml:space="preserve"> ADDIN ZOTERO_ITEM CSL_CITATION {"citationID":"ZZArQpNe","properties":{"formattedCitation":"(Louzao et al., 2019)","plainCitation":"(Louzao et al., 2019)","noteIndex":0},"citationItems":[{"id":882,"uris":["http://zotero.org/users/16770306/items/8QF99HTI","http://zotero.org/users/16770306/items/Q6LSKKRV"],"itemData":{"id":882,"type":"article-journal","abstract":"Changing environmental conditions can have non-linear effects from populations to ecosystems, which could increase following the strengthening of human activities. Investigating the potential role of threshold responses to increasing extreme events could help elucidate the mechanisms conferring resilience to populations and ecosystems, since extreme events could have a higher impact than mean changes in ecological systems. Among the potential impacts of extreme climatic events, the assessment of mortality deserves particular attention for long-lived species. In the NE Atlantic, the vulnerability of birds was emphatically demonstrated in the winter of 2013/2014 when at least 54,982 individuals were reported dead in cumulative mass-mortality events. The aim of the present work is to uncover the link between extreme wind events and bird mortality for the 2004–2014 period in southern European waters to detect potential threshold responses. As extreme wind events can be estimated in different ways, we employed a multi threshold wind speed approach to assess which criteria yielded the strongest predictions. By focusing on a highly vulnerable species, the common guillemot Uria aalge, we hypothesized that bird mortality would be related to a cumulative effect of extreme wind events. At the weekly scale, cumulative patterns of extreme wind events and bird mortality were correlated following similar sigmoidal curves. The period of maximum mortality fell within the time frame of maximum extreme wind events during winter (beginning of December-end of February). We identified a threshold response of bird mortality in relation to extreme wind events above which birds experienced consistent increased mortality, which was especially evident in the heavier winter (e.g. 2013/2014). Our methodological approach provides insights on the definition of the number of extreme wind events that should serve as a warning signal to activate the coordination of local administrations and volunteers to anticipate the occurrence of mass-mortality events under future climatic scenarios.","container-title":"Ecological Indicators","DOI":"10.1016/j.ecolind.2018.12.030","ISSN":"1470-160X","journalAbbreviation":"Ecological Indicators","page":"183-192","source":"ScienceDirect","title":"Threshold responses in bird mortality driven by extreme wind events","volume":"99","author":[{"family":"Louzao","given":"Maite"},{"family":"Gallagher","given":"Ruairí"},{"family":"García-Barón","given":"Isabel"},{"family":"Chust","given":"Guillem"},{"family":"Intxausti","given":"Iñaki"},{"family":"Albisu","given":"Joxan"},{"family":"Brereton","given":"Tom"},{"family":"Fontán","given":"Almudena"}],"issued":{"date-parts":[["2019",4,1]]}}}],"schema":"https://github.com/citation-style-language/schema/raw/master/csl-citation.json"} </w:instrText>
      </w:r>
      <w:r w:rsidR="006C3D6F">
        <w:rPr>
          <w:rFonts w:ascii="Times New Roman" w:hAnsi="Times New Roman" w:cs="Times New Roman"/>
          <w:lang w:val="en-CA"/>
        </w:rPr>
        <w:fldChar w:fldCharType="separate"/>
      </w:r>
      <w:r w:rsidR="006C3D6F">
        <w:rPr>
          <w:rFonts w:ascii="Times New Roman" w:hAnsi="Times New Roman" w:cs="Times New Roman"/>
          <w:noProof/>
          <w:lang w:val="en-CA"/>
        </w:rPr>
        <w:t>(Louzao et al., 2019)</w:t>
      </w:r>
      <w:r w:rsidR="006C3D6F">
        <w:rPr>
          <w:rFonts w:ascii="Times New Roman" w:hAnsi="Times New Roman" w:cs="Times New Roman"/>
          <w:lang w:val="en-CA"/>
        </w:rPr>
        <w:fldChar w:fldCharType="end"/>
      </w:r>
      <w:r w:rsidR="006C3D6F">
        <w:rPr>
          <w:rFonts w:ascii="Times New Roman" w:hAnsi="Times New Roman" w:cs="Times New Roman"/>
          <w:lang w:val="en-CA"/>
        </w:rPr>
        <w:t xml:space="preserve">. </w:t>
      </w:r>
      <w:r w:rsidR="00FB3132">
        <w:rPr>
          <w:rFonts w:ascii="Times New Roman" w:hAnsi="Times New Roman" w:cs="Times New Roman"/>
          <w:lang w:val="en-CA"/>
        </w:rPr>
        <w:t xml:space="preserve">This may also be especially relevant in urban settings, where wind tunnel effects created by buildings can amplify exposure to harsh microclimates </w:t>
      </w:r>
      <w:commentRangeStart w:id="496"/>
      <w:commentRangeStart w:id="497"/>
      <w:r w:rsidR="00FE183E">
        <w:rPr>
          <w:rFonts w:ascii="Times New Roman" w:hAnsi="Times New Roman" w:cs="Times New Roman"/>
          <w:lang w:val="en-CA"/>
        </w:rPr>
        <w:fldChar w:fldCharType="begin"/>
      </w:r>
      <w:r w:rsidR="00FE183E">
        <w:rPr>
          <w:rFonts w:ascii="Times New Roman" w:hAnsi="Times New Roman" w:cs="Times New Roman"/>
          <w:lang w:val="en-CA"/>
        </w:rPr>
        <w:instrText xml:space="preserve"> ADDIN ZOTERO_ITEM CSL_CITATION {"citationID":"aeOmi5xt","properties":{"formattedCitation":"(Kamei &amp; Maruta, 1979)","plainCitation":"(Kamei &amp; Maruta, 1979)","noteIndex":0},"citationItems":[{"id":887,"uris":["http://zotero.org/users/16770306/items/WDGKRJ5Y"],"itemData":{"id":887,"type":"article-journal","abstract":"This paper deals with wind environmental problems around buildings which, recently, have given cause for concern in Japan. We will consider the general trend of handling such problems, and a short history of how such problems came into being will be presented. Full-scale test data and wind tunnel test data obtained during research into these problems will also be explained. Full-scale test data used in this paper and those obtained at the Shinjuku Development Area, where a number of skyscrapers now stand, and their similarity with wind tunnel test data, will be discussed. Moreover, numerous basic wind tunnel test data relating to the strong wind region in particular will be considered. Following this, a discussion of a wind environment method applicable to strong wind regions is presented.","collection-title":"A selection of the papers presented at the Colloquium on Industrial Aerodynamics","container-title":"Journal of Wind Engineering and Industrial Aerodynamics","DOI":"10.1016/0167-6105(79)90010-2","ISSN":"0167-6105","issue":"3","journalAbbreviation":"Journal of Wind Engineering and Industrial Aerodynamics","page":"307-331","source":"ScienceDirect","title":"Study on wind environmental problems caused around buildings in Japan","volume":"4","author":[{"family":"Kamei","given":"I."},{"family":"Maruta","given":"E."}],"issued":{"date-parts":[["1979",8,1]]}}}],"schema":"https://github.com/citation-style-language/schema/raw/master/csl-citation.json"} </w:instrText>
      </w:r>
      <w:r w:rsidR="00FE183E">
        <w:rPr>
          <w:rFonts w:ascii="Times New Roman" w:hAnsi="Times New Roman" w:cs="Times New Roman"/>
          <w:lang w:val="en-CA"/>
        </w:rPr>
        <w:fldChar w:fldCharType="separate"/>
      </w:r>
      <w:r w:rsidR="00FE183E">
        <w:rPr>
          <w:rFonts w:ascii="Times New Roman" w:hAnsi="Times New Roman" w:cs="Times New Roman"/>
          <w:noProof/>
          <w:lang w:val="en-CA"/>
        </w:rPr>
        <w:t>(Kamei &amp; Maruta, 1979)</w:t>
      </w:r>
      <w:r w:rsidR="00FE183E">
        <w:rPr>
          <w:rFonts w:ascii="Times New Roman" w:hAnsi="Times New Roman" w:cs="Times New Roman"/>
          <w:lang w:val="en-CA"/>
        </w:rPr>
        <w:fldChar w:fldCharType="end"/>
      </w:r>
      <w:commentRangeEnd w:id="496"/>
      <w:r w:rsidR="00876481">
        <w:rPr>
          <w:rStyle w:val="CommentReference"/>
        </w:rPr>
        <w:commentReference w:id="496"/>
      </w:r>
      <w:commentRangeEnd w:id="497"/>
      <w:r w:rsidR="005D5923">
        <w:rPr>
          <w:rStyle w:val="CommentReference"/>
        </w:rPr>
        <w:commentReference w:id="497"/>
      </w:r>
      <w:r w:rsidR="00FE183E">
        <w:rPr>
          <w:rFonts w:ascii="Times New Roman" w:hAnsi="Times New Roman" w:cs="Times New Roman"/>
          <w:lang w:val="en-CA"/>
        </w:rPr>
        <w:t>.</w:t>
      </w:r>
      <w:r w:rsidR="00736EF2" w:rsidRPr="009261C5">
        <w:rPr>
          <w:lang w:val="en-CA"/>
        </w:rPr>
        <w:tab/>
      </w:r>
      <w:r w:rsidR="00736EF2" w:rsidRPr="009261C5">
        <w:rPr>
          <w:lang w:val="en-CA"/>
        </w:rPr>
        <w:tab/>
      </w:r>
    </w:p>
    <w:p w14:paraId="2DD119E7" w14:textId="77777777" w:rsidR="00736EF2" w:rsidRPr="009261C5" w:rsidRDefault="00736EF2" w:rsidP="00736EF2">
      <w:pPr>
        <w:rPr>
          <w:lang w:val="en-CA"/>
        </w:rPr>
      </w:pPr>
    </w:p>
    <w:p w14:paraId="31F032CE" w14:textId="60DA81EC" w:rsidR="00D24FBE" w:rsidRPr="00226AB0" w:rsidRDefault="00736EF2" w:rsidP="00CE5492">
      <w:pPr>
        <w:pStyle w:val="Heading3"/>
        <w:spacing w:line="480" w:lineRule="auto"/>
        <w:rPr>
          <w:rFonts w:ascii="Times New Roman" w:hAnsi="Times New Roman" w:cs="Times New Roman"/>
          <w:b/>
          <w:bCs/>
          <w:color w:val="000000" w:themeColor="text1"/>
          <w:lang w:val="en-CA"/>
        </w:rPr>
      </w:pPr>
      <w:bookmarkStart w:id="498" w:name="_Toc203574362"/>
      <w:r>
        <w:rPr>
          <w:rFonts w:ascii="Times New Roman" w:hAnsi="Times New Roman" w:cs="Times New Roman"/>
          <w:b/>
          <w:bCs/>
          <w:color w:val="000000" w:themeColor="text1"/>
          <w:lang w:val="en-CA"/>
        </w:rPr>
        <w:lastRenderedPageBreak/>
        <w:t>Use of very high frequency (VHF) telemetry in bird research</w:t>
      </w:r>
      <w:bookmarkEnd w:id="498"/>
    </w:p>
    <w:p w14:paraId="09E8D531" w14:textId="391121AE" w:rsidR="002F6ED3" w:rsidRPr="002F6ED3" w:rsidRDefault="002F6ED3" w:rsidP="00CE5492">
      <w:pPr>
        <w:spacing w:line="480" w:lineRule="auto"/>
        <w:ind w:firstLine="720"/>
        <w:jc w:val="both"/>
        <w:rPr>
          <w:rFonts w:ascii="Times New Roman" w:hAnsi="Times New Roman" w:cs="Times New Roman"/>
          <w:color w:val="000000" w:themeColor="text1"/>
          <w:lang w:val="en-CA"/>
        </w:rPr>
      </w:pPr>
      <w:r w:rsidRPr="002F6ED3">
        <w:rPr>
          <w:rFonts w:ascii="Times New Roman" w:hAnsi="Times New Roman" w:cs="Times New Roman"/>
          <w:color w:val="000000" w:themeColor="text1"/>
          <w:lang w:val="en-CA"/>
        </w:rPr>
        <w:t xml:space="preserve">Telemetry </w:t>
      </w:r>
      <w:del w:id="499" w:author="Kyle Elliott, Dr" w:date="2025-07-25T16:55:00Z" w16du:dateUtc="2025-07-25T20:55:00Z">
        <w:r w:rsidRPr="002F6ED3" w:rsidDel="000743BD">
          <w:rPr>
            <w:rFonts w:ascii="Times New Roman" w:hAnsi="Times New Roman" w:cs="Times New Roman"/>
            <w:color w:val="000000" w:themeColor="text1"/>
            <w:lang w:val="en-CA"/>
          </w:rPr>
          <w:delText xml:space="preserve">tracking </w:delText>
        </w:r>
      </w:del>
      <w:r w:rsidRPr="002F6ED3">
        <w:rPr>
          <w:rFonts w:ascii="Times New Roman" w:hAnsi="Times New Roman" w:cs="Times New Roman"/>
          <w:color w:val="000000" w:themeColor="text1"/>
          <w:lang w:val="en-CA"/>
        </w:rPr>
        <w:t xml:space="preserve">in wildlife research </w:t>
      </w:r>
      <w:del w:id="500" w:author="Kyle Elliott, Dr" w:date="2025-07-25T16:55:00Z" w16du:dateUtc="2025-07-25T20:55:00Z">
        <w:r w:rsidRPr="002F6ED3" w:rsidDel="000743BD">
          <w:rPr>
            <w:rFonts w:ascii="Times New Roman" w:hAnsi="Times New Roman" w:cs="Times New Roman"/>
            <w:color w:val="000000" w:themeColor="text1"/>
            <w:lang w:val="en-CA"/>
          </w:rPr>
          <w:delText>can be</w:delText>
        </w:r>
      </w:del>
      <w:ins w:id="501" w:author="Kyle Elliott, Dr" w:date="2025-07-25T16:55:00Z" w16du:dateUtc="2025-07-25T20:55:00Z">
        <w:r w:rsidR="000743BD">
          <w:rPr>
            <w:rFonts w:ascii="Times New Roman" w:hAnsi="Times New Roman" w:cs="Times New Roman"/>
            <w:color w:val="000000" w:themeColor="text1"/>
            <w:lang w:val="en-CA"/>
          </w:rPr>
          <w:t>is</w:t>
        </w:r>
      </w:ins>
      <w:r w:rsidRPr="002F6ED3">
        <w:rPr>
          <w:rFonts w:ascii="Times New Roman" w:hAnsi="Times New Roman" w:cs="Times New Roman"/>
          <w:color w:val="000000" w:themeColor="text1"/>
          <w:lang w:val="en-CA"/>
        </w:rPr>
        <w:t xml:space="preserve"> defined as a group of techniques used to remotely acquire information (geographical, physiological, environmental, etc.) on animals equipped with various data-collecting devices  </w:t>
      </w:r>
      <w:r w:rsidRPr="002F6ED3">
        <w:rPr>
          <w:rFonts w:ascii="Times New Roman" w:hAnsi="Times New Roman" w:cs="Times New Roman"/>
          <w:color w:val="000000" w:themeColor="text1"/>
        </w:rPr>
        <w:fldChar w:fldCharType="begin"/>
      </w:r>
      <w:ins w:id="502"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{"citationID":"otHIZrCs","properties":{"formattedCitation":"(Rodgers, 2001; Thohari, 1989)","plainCitation":"(Rodgers, 2001; Thohari, 1989)","noteIndex":0},"citationItems":[{"id":"uaj5Gv9l/ij3yo9gz","uris":["http://zotero.org/users/16770306/items/5JH4VN9P"],"itemData":{"id":290,"type":"chapter","abstract":"Publisher Summary This chapter provides an update on the most significant technological advances of terminology of the past decade along with an overview on the most recent telemetry systems. Telemetry refers to the remote determination of an animal's status, which includes the individual's current level of activity, some physiological measurement, and its physical location. Telemetry is used in an extensive array of agricultural, physiological, and medical research activities to monitor the status of individuals. In these studies, measurements are usually made at close range, typically within a few hundred meters. Ecologists, field biologists, and wildlife researchers, on the other hand, generally use “telemetry” to estimate a series of geographic locations for individual animals, often from distances exceeding several hundred meters. Furthermore, since radio signals emanating from a device attached to each animal are commonly used to estimate locations, the technique is often referred to as “radiotelemetry.” Telemetry technology has continued to progress throughout the 1990s. Advances in power management, electronic components, and microcomputers, as well as the emergence of several innovative systems based on the new technology, have all contributed to an ever-increasing variety of telemetry options available to field researchers.","container-title":"Radio Tracking and Animal Populations","event-place":"San Diego","ISBN":"978-0-12-497781-5","page":"79-121","publisher":"Academic Press","publisher-place":"San Diego","title":"Chapter 4 - Recent Telemetry Technology","author":[{"family":"Rodgers","given":"Arthur R."}],"editor":[{"family":"Millspaugh","given":"Joshua J."},{"family":"Marzluff","given":"John M."}],"issued":{"date-parts":[["2001",1,1]]}}},{"id":288,"uris":["http://zotero.org/users/16770306/items/WIDTAWZ2"],"itemData":{"id":288,"type":"paper-conference","title":"Wildlife Tracking by Telemetry","author":[{"family":"Thohari","given":"Machmud"}],"issued":{"date-parts":[["1989"]]}}}],"schema":"https://github.com/citation-style-language/schema/raw/master/csl-citation.json"} </w:instrText>
        </w:r>
      </w:ins>
      <w:del w:id="503" w:author="Anne-Marie Cousineau" w:date="2025-07-28T15:07:00Z" w16du:dateUtc="2025-07-28T19:07:00Z">
        <w:r w:rsidR="004701C5" w:rsidDel="00F561FB">
          <w:rPr>
            <w:rFonts w:ascii="Times New Roman" w:hAnsi="Times New Roman" w:cs="Times New Roman"/>
            <w:color w:val="000000" w:themeColor="text1"/>
            <w:lang w:val="en-CA"/>
          </w:rPr>
          <w:delInstrText xml:space="preserve"> ADDIN ZOTERO_ITEM CSL_CITATION {"citationID":"otHIZrCs","properties":{"formattedCitation":"(Rodgers, 2001; Thohari, 1989)","plainCitation":"(Rodgers, 2001; Thohari, 1989)","noteIndex":0},"citationItems":[{"id":"kWnmc6IE/wacI509g","uris":["http://zotero.org/users/16770306/items/5JH4VN9P"],"itemData":{"id":290,"type":"chapter","abstract":"Publisher Summary This chapter provides an update on the most significant technological advances of terminology of the past decade along with an overview on the most recent telemetry systems. Telemetry refers to the remote determination of an animal's status, which includes the individual's current level of activity, some physiological measurement, and its physical location. Telemetry is used in an extensive array of agricultural, physiological, and medical research activities to monitor the status of individuals. In these studies, measurements are usually made at close range, typically within a few hundred meters. Ecologists, field biologists, and wildlife researchers, on the other hand, generally use “telemetry” to estimate a series of geographic locations for individual animals, often from distances exceeding several hundred meters. Furthermore, since radio signals emanating from a device attached to each animal are commonly used to estimate locations, the technique is often referred to as “radiotelemetry.” Telemetry technology has continued to progress throughout the 1990s. Advances in power management, electronic components, and microcomputers, as well as the emergence of several innovative systems based on the new technology, have all contributed to an ever-increasing variety of telemetry options available to field researchers.","container-title":"Radio Tracking and Animal Populations","event-place":"San Diego","ISBN":"978-0-12-497781-5","page":"79-121","publisher":"Academic Press","publisher-place":"San Diego","title":"Chapter 4 - Recent Telemetry Technology","author":[{"family":"Rodgers","given":"Arthur R."}],"editor":[{"family":"Millspaugh","given":"Joshua J."},{"family":"Marzluff","given":"John M."}],"issued":{"date-parts":[["2001",1,1]]}}},{"id":288,"uris":["http://zotero.org/users/16770306/items/WIDTAWZ2"],"itemData":{"id":288,"type":"paper-conference","title":"Wildlife Tracking by Telemetry","author":[{"family":"Thohari","given":"Machmud"}],"issued":{"date-parts":[["1989"]]}}}],"schema":"https://github.com/citation-style-language/schema/raw/master/csl-citation.json"} </w:delInstrText>
        </w:r>
      </w:del>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(Rodgers, 2001; Thohari, 1989)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Such devices include the use of VHF/UHF (Very High Frequency and Ultra High Frequency) units, store-on-board units, GPS (Global Positioning System) units and GSM (Global System for Mobile Communication) units, among others. </w:t>
      </w:r>
      <w:r w:rsidR="00421A1E">
        <w:rPr>
          <w:rFonts w:ascii="Times New Roman" w:hAnsi="Times New Roman" w:cs="Times New Roman"/>
          <w:color w:val="000000" w:themeColor="text1"/>
          <w:lang w:val="en-CA"/>
        </w:rPr>
        <w:t>At the present time, GPS-based tracking remain</w:t>
      </w:r>
      <w:r w:rsidR="00C847E1">
        <w:rPr>
          <w:rFonts w:ascii="Times New Roman" w:hAnsi="Times New Roman" w:cs="Times New Roman"/>
          <w:color w:val="000000" w:themeColor="text1"/>
          <w:lang w:val="en-CA"/>
        </w:rPr>
        <w:t xml:space="preserve">s one of the most </w:t>
      </w:r>
      <w:r w:rsidR="0091616C">
        <w:rPr>
          <w:rFonts w:ascii="Times New Roman" w:hAnsi="Times New Roman" w:cs="Times New Roman"/>
          <w:color w:val="000000" w:themeColor="text1"/>
          <w:lang w:val="en-CA"/>
        </w:rPr>
        <w:t xml:space="preserve">reliable and </w:t>
      </w:r>
      <w:r w:rsidR="00C847E1">
        <w:rPr>
          <w:rFonts w:ascii="Times New Roman" w:hAnsi="Times New Roman" w:cs="Times New Roman"/>
          <w:color w:val="000000" w:themeColor="text1"/>
          <w:lang w:val="en-CA"/>
        </w:rPr>
        <w:t xml:space="preserve">widely used method for monitoring animal movements, especially since the </w:t>
      </w:r>
      <w:r w:rsidR="0091616C">
        <w:rPr>
          <w:rFonts w:ascii="Times New Roman" w:hAnsi="Times New Roman" w:cs="Times New Roman"/>
          <w:color w:val="000000" w:themeColor="text1"/>
          <w:lang w:val="en-CA"/>
        </w:rPr>
        <w:t>degradation of large-scale monitoring initiatives such as ICARUS (</w:t>
      </w:r>
      <w:r w:rsidR="00D158EC">
        <w:rPr>
          <w:rFonts w:ascii="Times New Roman" w:hAnsi="Times New Roman" w:cs="Times New Roman"/>
          <w:color w:val="000000" w:themeColor="text1"/>
          <w:lang w:val="en-CA"/>
        </w:rPr>
        <w:t>which was initially relying on the International Space Station’s partnership with the Russian Space Agency)</w:t>
      </w:r>
      <w:r w:rsidR="00E02936">
        <w:rPr>
          <w:rFonts w:ascii="Times New Roman" w:hAnsi="Times New Roman" w:cs="Times New Roman"/>
          <w:color w:val="000000" w:themeColor="text1"/>
          <w:lang w:val="en-CA"/>
        </w:rPr>
        <w:t xml:space="preserve"> </w:t>
      </w:r>
      <w:r w:rsidR="00E02936">
        <w:rPr>
          <w:rFonts w:ascii="Times New Roman" w:hAnsi="Times New Roman" w:cs="Times New Roman"/>
          <w:color w:val="000000" w:themeColor="text1"/>
          <w:lang w:val="en-CA"/>
        </w:rPr>
        <w:fldChar w:fldCharType="begin"/>
      </w:r>
      <w:r w:rsidR="00EA6982">
        <w:rPr>
          <w:rFonts w:ascii="Times New Roman" w:hAnsi="Times New Roman" w:cs="Times New Roman"/>
          <w:color w:val="000000" w:themeColor="text1"/>
          <w:lang w:val="en-CA"/>
        </w:rPr>
        <w:instrText xml:space="preserve"> ADDIN ZOTERO_ITEM CSL_CITATION {"citationID":"AMAVJVts","properties":{"formattedCitation":"(M\\uc0\\u252{}ller &amp; Avolio, 2023)","plainCitation":"(Müller &amp; Avolio, 2023)","noteIndex":0},"citationItems":[{"id":1040,"uris":["http://zotero.org/users/16770306/items/KL27ATR9"],"itemData":{"id":1040,"type":"webpage","abstract":"ICARUS has begun testing its new satellite receiver that will continue uninterrupted tracking of animals from space","container-title":"Max-Planck-Gesellschaft","language":"en","title":"Icarus flies faster, further","URL":"https://www.mpg.de/20614880/0711-ornr-icarus-flies-faster-further-987453-x","author":[{"family":"Müller","given":"Uschi"},{"family":"Avolio","given":"Carla"}],"accessed":{"date-parts":[["2025",7,18]]},"issued":{"date-parts":[["2023",7,11]]}}}],"schema":"https://github.com/citation-style-language/schema/raw/master/csl-citation.json"} </w:instrText>
      </w:r>
      <w:r w:rsidR="00E02936">
        <w:rPr>
          <w:rFonts w:ascii="Times New Roman" w:hAnsi="Times New Roman" w:cs="Times New Roman"/>
          <w:color w:val="000000" w:themeColor="text1"/>
          <w:lang w:val="en-CA"/>
        </w:rPr>
        <w:fldChar w:fldCharType="separate"/>
      </w:r>
      <w:r w:rsidR="00EA6982" w:rsidRPr="00EA6982">
        <w:rPr>
          <w:rFonts w:ascii="Times New Roman" w:hAnsi="Times New Roman" w:cs="Times New Roman"/>
          <w:color w:val="000000"/>
          <w:kern w:val="0"/>
          <w:lang w:val="en-US"/>
        </w:rPr>
        <w:t>(Müller &amp; Avolio, 2023)</w:t>
      </w:r>
      <w:r w:rsidR="00E02936">
        <w:rPr>
          <w:rFonts w:ascii="Times New Roman" w:hAnsi="Times New Roman" w:cs="Times New Roman"/>
          <w:color w:val="000000" w:themeColor="text1"/>
          <w:lang w:val="en-CA"/>
        </w:rPr>
        <w:fldChar w:fldCharType="end"/>
      </w:r>
      <w:r w:rsidR="00D158EC">
        <w:rPr>
          <w:rFonts w:ascii="Times New Roman" w:hAnsi="Times New Roman" w:cs="Times New Roman"/>
          <w:color w:val="000000" w:themeColor="text1"/>
          <w:lang w:val="en-CA"/>
        </w:rPr>
        <w:t xml:space="preserve">. </w:t>
      </w:r>
      <w:del w:id="504" w:author="Kyle Elliott, Dr" w:date="2025-07-25T16:56:00Z" w16du:dateUtc="2025-07-25T20:56:00Z">
        <w:r w:rsidRPr="002F6ED3" w:rsidDel="000743BD">
          <w:rPr>
            <w:rFonts w:ascii="Times New Roman" w:hAnsi="Times New Roman" w:cs="Times New Roman"/>
            <w:color w:val="000000" w:themeColor="text1"/>
            <w:lang w:val="en-CA"/>
          </w:rPr>
          <w:delText xml:space="preserve">These </w:delText>
        </w:r>
      </w:del>
      <w:ins w:id="505" w:author="Kyle Elliott, Dr" w:date="2025-07-25T16:56:00Z" w16du:dateUtc="2025-07-25T20:56:00Z">
        <w:r w:rsidR="000743BD">
          <w:rPr>
            <w:rFonts w:ascii="Times New Roman" w:hAnsi="Times New Roman" w:cs="Times New Roman"/>
            <w:color w:val="000000" w:themeColor="text1"/>
            <w:lang w:val="en-CA"/>
          </w:rPr>
          <w:t>Telemetry</w:t>
        </w:r>
        <w:r w:rsidR="000743BD" w:rsidRPr="002F6ED3">
          <w:rPr>
            <w:rFonts w:ascii="Times New Roman" w:hAnsi="Times New Roman" w:cs="Times New Roman"/>
            <w:color w:val="000000" w:themeColor="text1"/>
            <w:lang w:val="en-CA"/>
          </w:rPr>
          <w:t xml:space="preserve"> </w:t>
        </w:r>
      </w:ins>
      <w:r w:rsidRPr="002F6ED3">
        <w:rPr>
          <w:rFonts w:ascii="Times New Roman" w:hAnsi="Times New Roman" w:cs="Times New Roman"/>
          <w:color w:val="000000" w:themeColor="text1"/>
          <w:lang w:val="en-CA"/>
        </w:rPr>
        <w:t xml:space="preserve">technologies have significantly improved recently, </w:t>
      </w:r>
      <w:del w:id="506" w:author="Kyle Elliott, Dr" w:date="2025-07-25T16:56:00Z" w16du:dateUtc="2025-07-25T20:56:00Z">
        <w:r w:rsidRPr="002F6ED3" w:rsidDel="000743BD">
          <w:rPr>
            <w:rFonts w:ascii="Times New Roman" w:hAnsi="Times New Roman" w:cs="Times New Roman"/>
            <w:color w:val="000000" w:themeColor="text1"/>
            <w:lang w:val="en-CA"/>
          </w:rPr>
          <w:delText xml:space="preserve">particularly in satellite </w:delText>
        </w:r>
        <w:commentRangeStart w:id="507"/>
        <w:r w:rsidRPr="002F6ED3" w:rsidDel="000743BD">
          <w:rPr>
            <w:rFonts w:ascii="Times New Roman" w:hAnsi="Times New Roman" w:cs="Times New Roman"/>
            <w:color w:val="000000" w:themeColor="text1"/>
            <w:lang w:val="en-CA"/>
          </w:rPr>
          <w:delText>telemetry</w:delText>
        </w:r>
      </w:del>
      <w:commentRangeEnd w:id="507"/>
      <w:del w:id="508" w:author="Kyle Elliott, Dr" w:date="2025-07-25T16:59:00Z" w16du:dateUtc="2025-07-25T20:59:00Z">
        <w:r w:rsidR="00876481" w:rsidDel="000743BD">
          <w:rPr>
            <w:rStyle w:val="CommentReference"/>
          </w:rPr>
          <w:commentReference w:id="507"/>
        </w:r>
      </w:del>
      <w:del w:id="509" w:author="Kyle Elliott, Dr" w:date="2025-07-25T16:57:00Z" w16du:dateUtc="2025-07-25T20:57:00Z">
        <w:r w:rsidRPr="002F6ED3" w:rsidDel="000743BD">
          <w:rPr>
            <w:rFonts w:ascii="Times New Roman" w:hAnsi="Times New Roman" w:cs="Times New Roman"/>
            <w:color w:val="000000" w:themeColor="text1"/>
            <w:lang w:val="en-CA"/>
          </w:rPr>
          <w:delText>, where animal movements can be tracked</w:delText>
        </w:r>
      </w:del>
      <w:ins w:id="510" w:author="Kyle Elliott, Dr" w:date="2025-07-25T16:57:00Z" w16du:dateUtc="2025-07-25T20:57:00Z">
        <w:r w:rsidR="000743BD">
          <w:rPr>
            <w:rFonts w:ascii="Times New Roman" w:hAnsi="Times New Roman" w:cs="Times New Roman"/>
            <w:color w:val="000000" w:themeColor="text1"/>
            <w:lang w:val="en-CA"/>
          </w:rPr>
          <w:t xml:space="preserve"> with</w:t>
        </w:r>
      </w:ins>
      <w:del w:id="511" w:author="Kyle Elliott, Dr" w:date="2025-07-25T16:57:00Z" w16du:dateUtc="2025-07-25T20:57:00Z">
        <w:r w:rsidRPr="002F6ED3" w:rsidDel="000743BD">
          <w:rPr>
            <w:rFonts w:ascii="Times New Roman" w:hAnsi="Times New Roman" w:cs="Times New Roman"/>
            <w:color w:val="000000" w:themeColor="text1"/>
            <w:lang w:val="en-CA"/>
          </w:rPr>
          <w:delText xml:space="preserve"> with</w:delText>
        </w:r>
      </w:del>
      <w:r w:rsidRPr="002F6ED3">
        <w:rPr>
          <w:rFonts w:ascii="Times New Roman" w:hAnsi="Times New Roman" w:cs="Times New Roman"/>
          <w:color w:val="000000" w:themeColor="text1"/>
          <w:lang w:val="en-CA"/>
        </w:rPr>
        <w:t xml:space="preserve"> high</w:t>
      </w:r>
      <w:ins w:id="512" w:author="Kyle Elliott, Dr" w:date="2025-07-25T16:57:00Z" w16du:dateUtc="2025-07-25T20:57:00Z">
        <w:r w:rsidR="000743BD">
          <w:rPr>
            <w:rFonts w:ascii="Times New Roman" w:hAnsi="Times New Roman" w:cs="Times New Roman"/>
            <w:color w:val="000000" w:themeColor="text1"/>
            <w:lang w:val="en-CA"/>
          </w:rPr>
          <w:t>er</w:t>
        </w:r>
      </w:ins>
      <w:r w:rsidRPr="002F6ED3">
        <w:rPr>
          <w:rFonts w:ascii="Times New Roman" w:hAnsi="Times New Roman" w:cs="Times New Roman"/>
          <w:color w:val="000000" w:themeColor="text1"/>
          <w:lang w:val="en-CA"/>
        </w:rPr>
        <w:t xml:space="preserve"> success rates</w:t>
      </w:r>
      <w:ins w:id="513" w:author="Kyle Elliott, Dr" w:date="2025-07-25T16:57:00Z" w16du:dateUtc="2025-07-25T20:57:00Z">
        <w:r w:rsidR="000743BD">
          <w:rPr>
            <w:rFonts w:ascii="Times New Roman" w:hAnsi="Times New Roman" w:cs="Times New Roman"/>
            <w:color w:val="000000" w:themeColor="text1"/>
            <w:lang w:val="en-CA"/>
          </w:rPr>
          <w:t xml:space="preserve"> for satellite fixes</w:t>
        </w:r>
      </w:ins>
      <w:r w:rsidRPr="002F6ED3">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{"citationID":"yfjx7ZzB","properties":{"formattedCitation":"(Hofman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were high and were generally better predicted by species and unit characteristics, while environmental characteristics influenced the variability</w:instrText>
      </w:r>
      <w:r w:rsidRPr="000743BD">
        <w:rPr>
          <w:rFonts w:ascii="Times New Roman" w:hAnsi="Times New Roman" w:cs="Times New Roman"/>
          <w:color w:val="000000" w:themeColor="text1"/>
          <w:lang w:val="en-CA"/>
          <w:rPrChange w:id="514" w:author="Kyle Elliott, Dr" w:date="2025-07-25T16:56:00Z" w16du:dateUtc="2025-07-25T20:56:00Z">
            <w:rPr>
              <w:rFonts w:ascii="Times New Roman" w:hAnsi="Times New Roman" w:cs="Times New Roman"/>
              <w:color w:val="000000" w:themeColor="text1"/>
            </w:rPr>
          </w:rPrChange>
        </w:rPr>
        <w:instrText xml:space="preserve"> o</w:instrText>
      </w:r>
      <w:r w:rsidRPr="002F6ED3">
        <w:rPr>
          <w:rFonts w:ascii="Times New Roman" w:hAnsi="Times New Roman" w:cs="Times New Roman"/>
          <w:color w:val="000000" w:themeColor="text1"/>
        </w:rPr>
        <w:instrText>f performance. However, 48% of the unit deployments ended prematurely, half 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2F6ED3">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(Hofman et al., 2019)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Moreover, the size and weight of these devices </w:t>
      </w:r>
      <w:del w:id="515" w:author="Kyle Elliott, Dr" w:date="2025-07-25T16:59:00Z" w16du:dateUtc="2025-07-25T20:59:00Z">
        <w:r w:rsidRPr="002F6ED3" w:rsidDel="000743BD">
          <w:rPr>
            <w:rFonts w:ascii="Times New Roman" w:hAnsi="Times New Roman" w:cs="Times New Roman"/>
            <w:color w:val="000000" w:themeColor="text1"/>
            <w:lang w:val="en-CA"/>
          </w:rPr>
          <w:delText>are continuously decreasing</w:delText>
        </w:r>
      </w:del>
      <w:ins w:id="516" w:author="Kyle Elliott, Dr" w:date="2025-07-25T16:59:00Z" w16du:dateUtc="2025-07-25T20:59:00Z">
        <w:r w:rsidR="000743BD">
          <w:rPr>
            <w:rFonts w:ascii="Times New Roman" w:hAnsi="Times New Roman" w:cs="Times New Roman"/>
            <w:color w:val="000000" w:themeColor="text1"/>
            <w:lang w:val="en-CA"/>
          </w:rPr>
          <w:t>has decreased substantially over the past 40 years,</w:t>
        </w:r>
      </w:ins>
      <w:r w:rsidRPr="002F6ED3">
        <w:rPr>
          <w:rFonts w:ascii="Times New Roman" w:hAnsi="Times New Roman" w:cs="Times New Roman"/>
          <w:color w:val="000000" w:themeColor="text1"/>
          <w:lang w:val="en-CA"/>
        </w:rPr>
        <w:t xml:space="preserve"> as the technology around them improves (smaller batteries with longer runtime, increased memory storage, increased </w:t>
      </w:r>
      <w:del w:id="517" w:author="Kyle Elliott, Dr" w:date="2025-07-25T17:00:00Z" w16du:dateUtc="2025-07-25T21:00:00Z">
        <w:r w:rsidRPr="002F6ED3" w:rsidDel="000743BD">
          <w:rPr>
            <w:rFonts w:ascii="Times New Roman" w:hAnsi="Times New Roman" w:cs="Times New Roman"/>
            <w:color w:val="000000" w:themeColor="text1"/>
            <w:lang w:val="en-CA"/>
          </w:rPr>
          <w:delText xml:space="preserve">use </w:delText>
        </w:r>
      </w:del>
      <w:ins w:id="518" w:author="Kyle Elliott, Dr" w:date="2025-07-25T17:00:00Z" w16du:dateUtc="2025-07-25T21:00:00Z">
        <w:r w:rsidR="000743BD">
          <w:rPr>
            <w:rFonts w:ascii="Times New Roman" w:hAnsi="Times New Roman" w:cs="Times New Roman"/>
            <w:color w:val="000000" w:themeColor="text1"/>
            <w:lang w:val="en-CA"/>
          </w:rPr>
          <w:t>speed</w:t>
        </w:r>
        <w:r w:rsidR="000743BD" w:rsidRPr="002F6ED3">
          <w:rPr>
            <w:rFonts w:ascii="Times New Roman" w:hAnsi="Times New Roman" w:cs="Times New Roman"/>
            <w:color w:val="000000" w:themeColor="text1"/>
            <w:lang w:val="en-CA"/>
          </w:rPr>
          <w:t xml:space="preserve"> </w:t>
        </w:r>
      </w:ins>
      <w:r w:rsidRPr="002F6ED3">
        <w:rPr>
          <w:rFonts w:ascii="Times New Roman" w:hAnsi="Times New Roman" w:cs="Times New Roman"/>
          <w:color w:val="000000" w:themeColor="text1"/>
          <w:lang w:val="en-CA"/>
        </w:rPr>
        <w:t xml:space="preserve">of microcomputers, etc.), </w:t>
      </w:r>
      <w:del w:id="519" w:author="Kyle Elliott, Dr" w:date="2025-07-25T17:00:00Z" w16du:dateUtc="2025-07-25T21:00:00Z">
        <w:r w:rsidRPr="002F6ED3" w:rsidDel="000743BD">
          <w:rPr>
            <w:rFonts w:ascii="Times New Roman" w:hAnsi="Times New Roman" w:cs="Times New Roman"/>
            <w:color w:val="000000" w:themeColor="text1"/>
            <w:lang w:val="en-CA"/>
          </w:rPr>
          <w:delText xml:space="preserve">generating </w:delText>
        </w:r>
        <w:commentRangeStart w:id="520"/>
        <w:r w:rsidR="00876481" w:rsidDel="000743BD">
          <w:rPr>
            <w:rFonts w:ascii="Times New Roman" w:hAnsi="Times New Roman" w:cs="Times New Roman"/>
            <w:color w:val="000000" w:themeColor="text1"/>
            <w:lang w:val="en-CA"/>
          </w:rPr>
          <w:delText>many</w:delText>
        </w:r>
        <w:commentRangeEnd w:id="520"/>
        <w:r w:rsidR="00876481" w:rsidDel="000743BD">
          <w:rPr>
            <w:rStyle w:val="CommentReference"/>
          </w:rPr>
          <w:commentReference w:id="520"/>
        </w:r>
        <w:r w:rsidRPr="002F6ED3" w:rsidDel="000743BD">
          <w:rPr>
            <w:rFonts w:ascii="Times New Roman" w:hAnsi="Times New Roman" w:cs="Times New Roman"/>
            <w:color w:val="000000" w:themeColor="text1"/>
            <w:lang w:val="en-CA"/>
          </w:rPr>
          <w:delText xml:space="preserve"> possible applications</w:delText>
        </w:r>
      </w:del>
      <w:ins w:id="521" w:author="Kyle Elliott, Dr" w:date="2025-07-25T17:00:00Z" w16du:dateUtc="2025-07-25T21:00:00Z">
        <w:r w:rsidR="000743BD">
          <w:rPr>
            <w:rFonts w:ascii="Times New Roman" w:hAnsi="Times New Roman" w:cs="Times New Roman"/>
            <w:color w:val="000000" w:themeColor="text1"/>
            <w:lang w:val="en-CA"/>
          </w:rPr>
          <w:t>increasing the number of species that can be tracked, generating many possible applications</w:t>
        </w:r>
      </w:ins>
      <w:r w:rsidRPr="002F6ED3">
        <w:rPr>
          <w:rFonts w:ascii="Times New Roman" w:hAnsi="Times New Roman" w:cs="Times New Roman"/>
          <w:color w:val="000000" w:themeColor="text1"/>
          <w:lang w:val="en-CA"/>
        </w:rPr>
        <w:t xml:space="preserve"> in the field of wildlife conservation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{"citationID":"Xlkww8zq","properties":{"formattedCitation":"(Hofman et al., 2019)","plainCitation":"(Hofman et al., 2019)","noteIndex":0},"citationItems":[{"id":303,"uris":["http://zotero.org/users/16770306/items/X5DQK393"],"itemData":{"id":303,"type":"article-journal","abstract":"Satellite telemetry is an increasingly utilized technology in wildlife research, and current devices can track individual animal movements at unprecedented spatial and temporal resolutions. However, as we enter the golden age of satellite telemetry, we need an in-depth understanding of the main technological, species-specific and environmental factors that determine the success and failure of satellite tracking devices across species and habitats. Here, we assess the relative influence of such factors on the ability of satellite telemetry units to provide the expected amount and quality of data by analyzing data from over 3,000 devices deployed on 62 terrestrial species in 167 projects worldwide. We evaluate the success rate in obtaining GPS fixes as well as in transferring these fixes to the user and we evaluate failure rates. Average fix success and data transfer rates we</w:instrText>
      </w:r>
      <w:r w:rsidRPr="00876481">
        <w:rPr>
          <w:rFonts w:ascii="Times New Roman" w:hAnsi="Times New Roman" w:cs="Times New Roman"/>
          <w:color w:val="000000" w:themeColor="text1"/>
          <w:lang w:val="en-CA"/>
          <w:rPrChange w:id="522" w:author="Kyle Elliott, Dr" w:date="2025-06-17T19:01:00Z" w16du:dateUtc="2025-06-17T23:01:00Z">
            <w:rPr>
              <w:rFonts w:ascii="Times New Roman" w:hAnsi="Times New Roman" w:cs="Times New Roman"/>
              <w:color w:val="000000" w:themeColor="text1"/>
            </w:rPr>
          </w:rPrChange>
        </w:rPr>
        <w:instrText xml:space="preserve">re high and were generally better predicted by species and unit characteristics, while environmental characteristics influenced the variability of performance. However, 48% of the unit deployments ended prematurely, </w:instrText>
      </w:r>
      <w:r w:rsidRPr="00255368">
        <w:rPr>
          <w:rFonts w:ascii="Times New Roman" w:hAnsi="Times New Roman" w:cs="Times New Roman"/>
          <w:color w:val="000000" w:themeColor="text1"/>
          <w:lang w:val="en-CA"/>
        </w:rPr>
        <w:instrText>half</w:instrText>
      </w:r>
      <w:r w:rsidRPr="000743BD">
        <w:rPr>
          <w:rFonts w:ascii="Times New Roman" w:hAnsi="Times New Roman" w:cs="Times New Roman"/>
          <w:color w:val="000000" w:themeColor="text1"/>
          <w:lang w:val="en-CA"/>
          <w:rPrChange w:id="523" w:author="Kyle Elliott, Dr" w:date="2025-07-25T16:59:00Z" w16du:dateUtc="2025-07-25T20:59:00Z">
            <w:rPr>
              <w:rFonts w:ascii="Times New Roman" w:hAnsi="Times New Roman" w:cs="Times New Roman"/>
              <w:color w:val="000000" w:themeColor="text1"/>
            </w:rPr>
          </w:rPrChange>
        </w:rPr>
        <w:instrText xml:space="preserve"> </w:instrText>
      </w:r>
      <w:r w:rsidRPr="002F6ED3">
        <w:rPr>
          <w:rFonts w:ascii="Times New Roman" w:hAnsi="Times New Roman" w:cs="Times New Roman"/>
          <w:color w:val="000000" w:themeColor="text1"/>
        </w:rPr>
        <w:instrText>of them due to technical failure. Nonetheless, this study shows that the performance of satellite telemetry applications has shown improvements over time, and based on our findings, we provide further recommendations for both users and manufacturers.","container-title":"Plos One","DOI":"10.1371/journal.pone.0216223","ISSN":"1932-6203","issue":"5","language":"eng","note":"PMCID: PMC6508664","page":"e0216223","title":"Right on track? Performance of satellite telemetry in terrestrial wildlife research","volume":"14","author":[{"family":"Hofman","given":"M. P. G."},{"family":"Hayward","given":"M. W."},{"family":"Heim","given":"M."},{"family":"Marchand","given":"P."},{"family":"Rolandsen","given":"C. M."},{"family":"Mattisson","given":"J."},{"family":"Urbano","given":"F."},{"family":"Heurich","given":"M."},{"family":"Mysterud","given":"A."},{"family":"Melzheimer","given":"J."},{"family":"Morellet","given":"N."},{"family":"Voigt","given":"U."},{"family":"Allen","given":"B. L."},{"family":"Gehr","given":"B."},{"family":"Rouco","given":"C."},{"family":"Ullmann","given":"W."},{"family":"Holand","given":"Ø"},{"family":"Jørgensen","given":"N. H."},{"family":"Steinheim","given":"G."},{"family":"Cagnacci","given":"F."},{"family":"Kroeschel","given":"M."},{"family":"Kaczensky","given":"P."},{"family":"Buuveibaatar","given":"B."},{"family":"Payne","given":"J. C."},{"family":"Palmegiani","given":"I."},{"family":"Jerina","given":"K."},{"family":"Kjellander","given":"P."},{"family":"Johansson","given":"Ö"},{"family":"LaPoint","given":"S."},{"family":"Bayrakcismith","given":"R."},{"family":"Linnell","given":"J. D. C."},{"family":"Zaccaroni","given":"M."},{"family":"Jorge","given":"M. L. S."},{"family":"Oshima","given":"J. E. F."},{"family":"Songhurst","given":"A."},{"family":"Fischer","given":"C."},{"family":"Mc Bride","given":"R. T."},{"family":"Thompson","given":"J. J."},{"family":"Streif","given":"S."},{"family":"Sandfort","given":"R."},{"family":"Bonenfant","given":"C."},{"family":"Drouilly","given":"M."},{"family":"Klapproth","given":"M."},{"family":"Zinner","given":"D."},{"family":"Yarnell","given":"R."},{"family":"Stronza","given":"A."},{"family":"Wilmott","given":"L."},{"family":"Meisingset","given":"E."},{"family":"Thaker","given":"M."},{"family":"Vanak","given":"A. T."},{"family":"Nicoloso","given":"S."},{"family":"Graeber","given":"R."},{"family":"Said","given":"S."},{"family":"Boudreau","given":"M. R."},{"family":"Devlin","given":"A."},{"family":"Hoogesteijn","given":"R."},{"family":"May-Junior","given":"J. A."},{"family":"Nifong","given":"J. C."},{"family":"Odden","given":"J."},{"family":"Quigley","given":"H. B."},{"family":"Tortato","given":"F."},{"family":"Parker","given":"D. M."},{"family":"Caso","given":"A."},{"family":"Perrine","given":"J."},{"family":"Tellaeche","given":"C."},{"family":"Zieba","given":"F."},{"family":"Zwijacz-Kozica","given":"T."},{"family":"Appel","given":"C. L."},{"family":"Axsom","given":"I."},{"family":"Bean","given":"W. T."},{"family":"Cristescu","given":"B."},{"family":"Périquet","given":"S."},{"family":"Teichman","given":"K. J."},{"family":"Karpanty","given":"S."},{"family":"Licoppe","given":"A."},{"family":"Menges","given":"V."},{"family":"Black","given":"K."},{"family":"Scheppers","given":"T. L."},{"family":"Schai-Braun","given":"S. C."},{"family":"Azevedo","given":"F. C</w:instrText>
      </w:r>
      <w:r w:rsidRPr="002F6ED3">
        <w:rPr>
          <w:rFonts w:ascii="Times New Roman" w:hAnsi="Times New Roman" w:cs="Times New Roman"/>
          <w:color w:val="000000" w:themeColor="text1"/>
          <w:lang w:val="en-CA"/>
        </w:rPr>
        <w:instrText xml:space="preserve">."},{"family":"Lemos","given":"F. G."},{"family":"Payne","given":"A."},{"family":"Swanepoel","given":"L. H."},{"family":"Weckworth","given":"B. V."},{"family":"Berger","given":"A."},{"family":"Bertassoni","given":"A."},{"family":"McCulloch","given":"G."},{"family":"Šustr","given":"P."},{"family":"Athreya","given":"V."},{"family":"Bockmuhl","given":"D."},{"family":"Casaer","given":"J."},{"family":"Ekori","given":"A."},{"family":"Melovski","given":"D."},{"family":"Richard-Hansen","given":"C."},{"family":"Vyver","given":"D.","non-dropping-particle":"van de"},{"family":"Reyna-Hurtado","given":"R."},{"family":"Robardet","given":"E."},{"family":"Selva","given":"N."},{"family":"Sergiel","given":"A."},{"family":"Farhadinia","given":"M. S."},{"family":"Sunde","given":"P."},{"family":"Portas","given":"R."},{"family":"Ambarli","given":"H."},{"family":"Berzins","given":"R."},{"family":"Kappeler","given":"P. M."},{"family":"Mann","given":"G. K."},{"family":"Pyritz","given":"L."},{"family":"Bissett","given":"C."},{"family":"Grant","given":"T."},{"family":"Steinmetz","given":"R."},{"family":"Swedell","given":"L."},{"family":"Welch","given":"R. J."},{"family":"Armenteras","given":"D."},{"family":"Bidder","given":"O. R."},{"family":"González","given":"T. M."},{"family":"Rosenblatt","given":"A."},{"family":"Kachel","given":"S."},{"family":"Balkenhol","given":"N."}],"issued":{"date-parts":[["2019"]]}}}],"schema":"https://github.com/citation-style-language/schema/raw/master/csl-citation.json"}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(Hofman et al., 2019)</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w:t>
      </w:r>
    </w:p>
    <w:p w14:paraId="1498C094" w14:textId="339550D2" w:rsidR="00CE5492" w:rsidRDefault="002F6ED3" w:rsidP="00CE5492">
      <w:pPr>
        <w:spacing w:line="480" w:lineRule="auto"/>
        <w:ind w:firstLine="720"/>
        <w:jc w:val="both"/>
        <w:rPr>
          <w:rFonts w:ascii="Times New Roman" w:hAnsi="Times New Roman" w:cs="Times New Roman"/>
          <w:color w:val="000000" w:themeColor="text1"/>
          <w:lang w:val="en-CA"/>
        </w:rPr>
      </w:pPr>
      <w:del w:id="524" w:author="Kyle Elliott, Dr" w:date="2025-07-25T17:01:00Z" w16du:dateUtc="2025-07-25T21:01:00Z">
        <w:r w:rsidRPr="002F6ED3" w:rsidDel="000743BD">
          <w:rPr>
            <w:rFonts w:ascii="Times New Roman" w:hAnsi="Times New Roman" w:cs="Times New Roman"/>
            <w:color w:val="000000" w:themeColor="text1"/>
            <w:lang w:val="en-CA"/>
          </w:rPr>
          <w:delText xml:space="preserve">Some of the earliest published papers </w:delText>
        </w:r>
      </w:del>
      <w:del w:id="525" w:author="Kyle Elliott, Dr" w:date="2025-07-25T17:00:00Z" w16du:dateUtc="2025-07-25T21:00:00Z">
        <w:r w:rsidRPr="002F6ED3" w:rsidDel="000743BD">
          <w:rPr>
            <w:rFonts w:ascii="Times New Roman" w:hAnsi="Times New Roman" w:cs="Times New Roman"/>
            <w:color w:val="000000" w:themeColor="text1"/>
            <w:lang w:val="en-CA"/>
          </w:rPr>
          <w:delText xml:space="preserve">mentioning </w:delText>
        </w:r>
        <w:commentRangeStart w:id="526"/>
        <w:r w:rsidRPr="002F6ED3" w:rsidDel="000743BD">
          <w:rPr>
            <w:rFonts w:ascii="Times New Roman" w:hAnsi="Times New Roman" w:cs="Times New Roman"/>
            <w:color w:val="000000" w:themeColor="text1"/>
            <w:lang w:val="en-CA"/>
          </w:rPr>
          <w:delText>t</w:delText>
        </w:r>
      </w:del>
      <w:ins w:id="527" w:author="Kyle Elliott, Dr" w:date="2025-07-25T17:01:00Z" w16du:dateUtc="2025-07-25T21:01:00Z">
        <w:r w:rsidR="000743BD">
          <w:rPr>
            <w:rFonts w:ascii="Times New Roman" w:hAnsi="Times New Roman" w:cs="Times New Roman"/>
            <w:color w:val="000000" w:themeColor="text1"/>
            <w:lang w:val="en-CA"/>
          </w:rPr>
          <w:t>The</w:t>
        </w:r>
      </w:ins>
      <w:del w:id="528" w:author="Kyle Elliott, Dr" w:date="2025-07-25T17:00:00Z" w16du:dateUtc="2025-07-25T21:00:00Z">
        <w:r w:rsidRPr="002F6ED3" w:rsidDel="000743BD">
          <w:rPr>
            <w:rFonts w:ascii="Times New Roman" w:hAnsi="Times New Roman" w:cs="Times New Roman"/>
            <w:color w:val="000000" w:themeColor="text1"/>
            <w:lang w:val="en-CA"/>
          </w:rPr>
          <w:delText>he</w:delText>
        </w:r>
      </w:del>
      <w:commentRangeEnd w:id="526"/>
      <w:r w:rsidR="00D16C98">
        <w:rPr>
          <w:rStyle w:val="CommentReference"/>
        </w:rPr>
        <w:commentReference w:id="526"/>
      </w:r>
      <w:del w:id="529" w:author="Kyle Elliott, Dr" w:date="2025-07-25T17:00:00Z" w16du:dateUtc="2025-07-25T21:00:00Z">
        <w:r w:rsidRPr="002F6ED3" w:rsidDel="000743BD">
          <w:rPr>
            <w:rFonts w:ascii="Times New Roman" w:hAnsi="Times New Roman" w:cs="Times New Roman"/>
            <w:color w:val="000000" w:themeColor="text1"/>
            <w:lang w:val="en-CA"/>
          </w:rPr>
          <w:delText xml:space="preserve"> use of</w:delText>
        </w:r>
      </w:del>
      <w:ins w:id="530" w:author="Kyle Elliott, Dr" w:date="2025-07-25T17:01:00Z" w16du:dateUtc="2025-07-25T21:01:00Z">
        <w:r w:rsidR="000743BD">
          <w:rPr>
            <w:rFonts w:ascii="Times New Roman" w:hAnsi="Times New Roman" w:cs="Times New Roman"/>
            <w:color w:val="000000" w:themeColor="text1"/>
            <w:lang w:val="en-CA"/>
          </w:rPr>
          <w:t xml:space="preserve"> use of</w:t>
        </w:r>
      </w:ins>
      <w:r w:rsidRPr="002F6ED3">
        <w:rPr>
          <w:rFonts w:ascii="Times New Roman" w:hAnsi="Times New Roman" w:cs="Times New Roman"/>
          <w:color w:val="000000" w:themeColor="text1"/>
          <w:lang w:val="en-CA"/>
        </w:rPr>
        <w:t xml:space="preserve"> tracking devices to study birds can be traced back to </w:t>
      </w:r>
      <w:ins w:id="531" w:author="Kyle Elliott, Dr" w:date="2025-07-25T17:01:00Z" w16du:dateUtc="2025-07-25T21:01:00Z">
        <w:r w:rsidR="000743BD">
          <w:rPr>
            <w:rFonts w:ascii="Times New Roman" w:hAnsi="Times New Roman" w:cs="Times New Roman"/>
            <w:color w:val="000000" w:themeColor="text1"/>
            <w:lang w:val="en-CA"/>
          </w:rPr>
          <w:t xml:space="preserve">at least </w:t>
        </w:r>
      </w:ins>
      <w:r w:rsidRPr="002F6ED3">
        <w:rPr>
          <w:rFonts w:ascii="Times New Roman" w:hAnsi="Times New Roman" w:cs="Times New Roman"/>
          <w:color w:val="000000" w:themeColor="text1"/>
          <w:lang w:val="en-CA"/>
        </w:rPr>
        <w:t xml:space="preserve">the </w:t>
      </w:r>
      <w:commentRangeStart w:id="532"/>
      <w:r w:rsidRPr="002F6ED3">
        <w:rPr>
          <w:rFonts w:ascii="Times New Roman" w:hAnsi="Times New Roman" w:cs="Times New Roman"/>
          <w:color w:val="000000" w:themeColor="text1"/>
          <w:lang w:val="en-CA"/>
        </w:rPr>
        <w:t>1960s</w:t>
      </w:r>
      <w:commentRangeEnd w:id="532"/>
      <w:r w:rsidR="000743BD">
        <w:rPr>
          <w:rStyle w:val="CommentReference"/>
        </w:rPr>
        <w:commentReference w:id="532"/>
      </w:r>
      <w:r w:rsidRPr="002F6ED3">
        <w:rPr>
          <w:rFonts w:ascii="Times New Roman" w:hAnsi="Times New Roman" w:cs="Times New Roman"/>
          <w:color w:val="000000" w:themeColor="text1"/>
          <w:lang w:val="en-CA"/>
        </w:rPr>
        <w:t xml:space="preserve">. </w:t>
      </w:r>
      <w:r w:rsidR="00EC2D4B">
        <w:rPr>
          <w:rFonts w:ascii="Times New Roman" w:hAnsi="Times New Roman" w:cs="Times New Roman"/>
          <w:color w:val="000000" w:themeColor="text1"/>
          <w:lang w:val="en-CA"/>
        </w:rPr>
        <w:t>During</w:t>
      </w:r>
      <w:r w:rsidRPr="002F6ED3">
        <w:rPr>
          <w:rFonts w:ascii="Times New Roman" w:hAnsi="Times New Roman" w:cs="Times New Roman"/>
          <w:color w:val="000000" w:themeColor="text1"/>
          <w:lang w:val="en-CA"/>
        </w:rPr>
        <w:t xml:space="preserve"> the </w:t>
      </w:r>
      <w:r w:rsidR="004E395C">
        <w:rPr>
          <w:rFonts w:ascii="Times New Roman" w:hAnsi="Times New Roman" w:cs="Times New Roman"/>
          <w:color w:val="000000" w:themeColor="text1"/>
          <w:lang w:val="en-CA"/>
        </w:rPr>
        <w:t xml:space="preserve">1970s and 1980s, </w:t>
      </w:r>
      <w:ins w:id="533" w:author="Kyle Elliott, Dr" w:date="2025-07-25T17:01:00Z" w16du:dateUtc="2025-07-25T21:01:00Z">
        <w:r w:rsidR="000743BD">
          <w:rPr>
            <w:rFonts w:ascii="Times New Roman" w:hAnsi="Times New Roman" w:cs="Times New Roman"/>
            <w:color w:val="000000" w:themeColor="text1"/>
            <w:lang w:val="en-CA"/>
          </w:rPr>
          <w:t xml:space="preserve">VHF radio </w:t>
        </w:r>
      </w:ins>
      <w:r w:rsidRPr="002F6ED3">
        <w:rPr>
          <w:rFonts w:ascii="Times New Roman" w:hAnsi="Times New Roman" w:cs="Times New Roman"/>
          <w:color w:val="000000" w:themeColor="text1"/>
          <w:lang w:val="en-CA"/>
        </w:rPr>
        <w:t>telemetry</w:t>
      </w:r>
      <w:del w:id="534" w:author="Kyle Elliott, Dr" w:date="2025-07-25T17:01:00Z" w16du:dateUtc="2025-07-25T21:01:00Z">
        <w:r w:rsidRPr="002F6ED3" w:rsidDel="000743BD">
          <w:rPr>
            <w:rFonts w:ascii="Times New Roman" w:hAnsi="Times New Roman" w:cs="Times New Roman"/>
            <w:color w:val="000000" w:themeColor="text1"/>
            <w:lang w:val="en-CA"/>
          </w:rPr>
          <w:delText xml:space="preserve"> tracking</w:delText>
        </w:r>
      </w:del>
      <w:r w:rsidRPr="002F6ED3">
        <w:rPr>
          <w:rFonts w:ascii="Times New Roman" w:hAnsi="Times New Roman" w:cs="Times New Roman"/>
          <w:color w:val="000000" w:themeColor="text1"/>
          <w:lang w:val="en-CA"/>
        </w:rPr>
        <w:t xml:space="preserve"> gained a strong interest from </w:t>
      </w:r>
      <w:commentRangeStart w:id="535"/>
      <w:commentRangeStart w:id="536"/>
      <w:r w:rsidRPr="002F6ED3">
        <w:rPr>
          <w:rFonts w:ascii="Times New Roman" w:hAnsi="Times New Roman" w:cs="Times New Roman"/>
          <w:color w:val="000000" w:themeColor="text1"/>
          <w:lang w:val="en-CA"/>
        </w:rPr>
        <w:t>ornithologists</w:t>
      </w:r>
      <w:commentRangeEnd w:id="535"/>
      <w:commentRangeEnd w:id="536"/>
      <w:r w:rsidR="000743BD">
        <w:rPr>
          <w:rStyle w:val="CommentReference"/>
        </w:rPr>
        <w:commentReference w:id="535"/>
      </w:r>
      <w:r w:rsidR="00BA1C39">
        <w:rPr>
          <w:rStyle w:val="CommentReference"/>
        </w:rPr>
        <w:commentReference w:id="536"/>
      </w:r>
      <w:r w:rsidRPr="002F6ED3">
        <w:rPr>
          <w:rFonts w:ascii="Times New Roman" w:hAnsi="Times New Roman" w:cs="Times New Roman"/>
          <w:color w:val="000000" w:themeColor="text1"/>
          <w:lang w:val="en-CA"/>
        </w:rPr>
        <w:t xml:space="preserve">. </w:t>
      </w:r>
      <w:del w:id="537" w:author="Kyle Elliott, Dr" w:date="2025-07-25T17:02:00Z" w16du:dateUtc="2025-07-25T21:02:00Z">
        <w:r w:rsidRPr="002F6ED3" w:rsidDel="000743BD">
          <w:rPr>
            <w:rFonts w:ascii="Times New Roman" w:hAnsi="Times New Roman" w:cs="Times New Roman"/>
            <w:color w:val="000000" w:themeColor="text1"/>
            <w:lang w:val="en-CA"/>
          </w:rPr>
          <w:delText>Using such devices</w:delText>
        </w:r>
      </w:del>
      <w:ins w:id="538" w:author="Kyle Elliott, Dr" w:date="2025-07-25T17:02:00Z" w16du:dateUtc="2025-07-25T21:02:00Z">
        <w:r w:rsidR="000743BD">
          <w:rPr>
            <w:rFonts w:ascii="Times New Roman" w:hAnsi="Times New Roman" w:cs="Times New Roman"/>
            <w:color w:val="000000" w:themeColor="text1"/>
            <w:lang w:val="en-CA"/>
          </w:rPr>
          <w:t>Radio telemetry</w:t>
        </w:r>
      </w:ins>
      <w:r w:rsidRPr="002F6ED3">
        <w:rPr>
          <w:rFonts w:ascii="Times New Roman" w:hAnsi="Times New Roman" w:cs="Times New Roman"/>
          <w:color w:val="000000" w:themeColor="text1"/>
          <w:lang w:val="en-CA"/>
        </w:rPr>
        <w:t xml:space="preserve"> allowed researchers to acquire valuable information on birds’ movements, behaviours and physiology without the need to restrain the individuals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{"citationID":"lZxcFncs","properties":{"formattedCitation":"(Harris &amp; Fish, 1990)","plainCitation":"(Harris &amp; Fish, 1990)","noteIndex":0},"citationItems":[{"id":289,"uris":["http://zotero.org/users/16770306/items/AK84VMHG"],"itemData":{"id":289,"type":"paper-conference","title":"Tracking wildlife by satellite","author":[{"family":"Harris","given":"Richard B."},{"family":"Fish","given":"U. S."}],"issued":{"date-parts":[["1990"]]}}}],"schema":"https://github.com/citation-style-language/schema/raw/master/csl-citation.json"}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(Harris &amp; Fish, 1990)</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Radio </w:t>
      </w:r>
      <w:r w:rsidR="00BA1C39" w:rsidRPr="002F6ED3">
        <w:rPr>
          <w:rFonts w:ascii="Times New Roman" w:hAnsi="Times New Roman" w:cs="Times New Roman"/>
          <w:color w:val="000000" w:themeColor="text1"/>
          <w:lang w:val="en-CA"/>
        </w:rPr>
        <w:t>t</w:t>
      </w:r>
      <w:r w:rsidR="00BA1C39">
        <w:rPr>
          <w:rFonts w:ascii="Times New Roman" w:hAnsi="Times New Roman" w:cs="Times New Roman"/>
          <w:color w:val="000000" w:themeColor="text1"/>
          <w:lang w:val="en-CA"/>
        </w:rPr>
        <w:t>elemetry</w:t>
      </w:r>
      <w:r w:rsidRPr="002F6ED3">
        <w:rPr>
          <w:rFonts w:ascii="Times New Roman" w:hAnsi="Times New Roman" w:cs="Times New Roman"/>
          <w:color w:val="000000" w:themeColor="text1"/>
          <w:lang w:val="en-CA"/>
        </w:rPr>
        <w:t xml:space="preserve"> </w:t>
      </w:r>
      <w:del w:id="539" w:author="Kyle Elliott, Dr" w:date="2025-07-25T17:02:00Z" w16du:dateUtc="2025-07-25T21:02:00Z">
        <w:r w:rsidRPr="002F6ED3" w:rsidDel="000743BD">
          <w:rPr>
            <w:rFonts w:ascii="Times New Roman" w:hAnsi="Times New Roman" w:cs="Times New Roman"/>
            <w:color w:val="000000" w:themeColor="text1"/>
            <w:lang w:val="en-CA"/>
          </w:rPr>
          <w:delText xml:space="preserve">can </w:delText>
        </w:r>
        <w:r w:rsidRPr="002F6ED3" w:rsidDel="000743BD">
          <w:rPr>
            <w:rFonts w:ascii="Times New Roman" w:hAnsi="Times New Roman" w:cs="Times New Roman"/>
            <w:color w:val="000000" w:themeColor="text1"/>
            <w:lang w:val="en-CA"/>
          </w:rPr>
          <w:lastRenderedPageBreak/>
          <w:delText>provide</w:delText>
        </w:r>
      </w:del>
      <w:ins w:id="540" w:author="Kyle Elliott, Dr" w:date="2025-07-25T17:02:00Z" w16du:dateUtc="2025-07-25T21:02:00Z">
        <w:r w:rsidR="000743BD">
          <w:rPr>
            <w:rFonts w:ascii="Times New Roman" w:hAnsi="Times New Roman" w:cs="Times New Roman"/>
            <w:color w:val="000000" w:themeColor="text1"/>
            <w:lang w:val="en-CA"/>
          </w:rPr>
          <w:t>is a useful tool to</w:t>
        </w:r>
      </w:ins>
      <w:del w:id="541" w:author="Kyle Elliott, Dr" w:date="2025-07-25T17:02:00Z" w16du:dateUtc="2025-07-25T21:02:00Z">
        <w:r w:rsidRPr="002F6ED3" w:rsidDel="000743BD">
          <w:rPr>
            <w:rFonts w:ascii="Times New Roman" w:hAnsi="Times New Roman" w:cs="Times New Roman"/>
            <w:color w:val="000000" w:themeColor="text1"/>
            <w:lang w:val="en-CA"/>
          </w:rPr>
          <w:delText xml:space="preserve"> helpful information on</w:delText>
        </w:r>
      </w:del>
      <w:ins w:id="542" w:author="Kyle Elliott, Dr" w:date="2025-07-25T17:02:00Z" w16du:dateUtc="2025-07-25T21:02:00Z">
        <w:r w:rsidR="000743BD">
          <w:rPr>
            <w:rFonts w:ascii="Times New Roman" w:hAnsi="Times New Roman" w:cs="Times New Roman"/>
            <w:color w:val="000000" w:themeColor="text1"/>
            <w:lang w:val="en-CA"/>
          </w:rPr>
          <w:t xml:space="preserve"> study</w:t>
        </w:r>
      </w:ins>
      <w:r w:rsidRPr="002F6ED3">
        <w:rPr>
          <w:rFonts w:ascii="Times New Roman" w:hAnsi="Times New Roman" w:cs="Times New Roman"/>
          <w:color w:val="000000" w:themeColor="text1"/>
          <w:lang w:val="en-CA"/>
        </w:rPr>
        <w:t xml:space="preserve"> birds’ migratory movements, stopover sites, breeding and non-breeding grounds, and local movements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{"citationID":"yTlnKIOe","properties":{"formattedCitation":"(Fuller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(Fuller et al., 2005)</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w:t>
      </w:r>
      <w:del w:id="543" w:author="Kyle Elliott, Dr" w:date="2025-07-25T17:02:00Z" w16du:dateUtc="2025-07-25T21:02:00Z">
        <w:r w:rsidRPr="002F6ED3" w:rsidDel="000743BD">
          <w:rPr>
            <w:rFonts w:ascii="Times New Roman" w:hAnsi="Times New Roman" w:cs="Times New Roman"/>
            <w:color w:val="000000" w:themeColor="text1"/>
            <w:lang w:val="en-CA"/>
          </w:rPr>
          <w:delText xml:space="preserve">This </w:delText>
        </w:r>
      </w:del>
      <w:ins w:id="544" w:author="Kyle Elliott, Dr" w:date="2025-07-25T17:02:00Z" w16du:dateUtc="2025-07-25T21:02:00Z">
        <w:r w:rsidR="000743BD" w:rsidRPr="002F6ED3">
          <w:rPr>
            <w:rFonts w:ascii="Times New Roman" w:hAnsi="Times New Roman" w:cs="Times New Roman"/>
            <w:color w:val="000000" w:themeColor="text1"/>
            <w:lang w:val="en-CA"/>
          </w:rPr>
          <w:t>Th</w:t>
        </w:r>
        <w:r w:rsidR="000743BD">
          <w:rPr>
            <w:rFonts w:ascii="Times New Roman" w:hAnsi="Times New Roman" w:cs="Times New Roman"/>
            <w:color w:val="000000" w:themeColor="text1"/>
            <w:lang w:val="en-CA"/>
          </w:rPr>
          <w:t>ose</w:t>
        </w:r>
        <w:r w:rsidR="000743BD" w:rsidRPr="002F6ED3">
          <w:rPr>
            <w:rFonts w:ascii="Times New Roman" w:hAnsi="Times New Roman" w:cs="Times New Roman"/>
            <w:color w:val="000000" w:themeColor="text1"/>
            <w:lang w:val="en-CA"/>
          </w:rPr>
          <w:t xml:space="preserve"> </w:t>
        </w:r>
      </w:ins>
      <w:r w:rsidRPr="002F6ED3">
        <w:rPr>
          <w:rFonts w:ascii="Times New Roman" w:hAnsi="Times New Roman" w:cs="Times New Roman"/>
          <w:color w:val="000000" w:themeColor="text1"/>
          <w:lang w:val="en-CA"/>
        </w:rPr>
        <w:t xml:space="preserve">data can be extremely valuable when dealing with cases of avian disease affecting migratory birds and livestock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{"citationID":"Cp26QRy2","properties":{"formattedCitation":"(Fuller et al., 2005)","plainCitation":"(Fuller et al., 2005)","noteIndex":0},"citationItems":[{"id":293,"uris":["http://zotero.org/users/16770306/items/LQQ7A9NC"],"itemData":{"id":293,"type":"article-journal","container-title":"Techniques for wildlife investigations and management. Sixth edition. The Wildlife Society, Bethesda, Maryland, USA","page":"377-417","title":"Wildlife radiotelemetry","author":[{"family":"Fuller","given":"Mark R."},{"family":"Millspaugh","given":"Joshua J."},{"family":"Church","given":"Kevin E."},{"family":"Kenward","given":"Robert E."}],"issued":{"date-parts":[["2005"]]}}}],"schema":"https://github.com/citation-style-language/schema/raw/master/csl-citation.json"}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(Fuller et al., 2005)</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Digital </w:t>
      </w:r>
      <w:del w:id="545" w:author="Kyle Elliott, Dr" w:date="2025-07-25T17:03:00Z" w16du:dateUtc="2025-07-25T21:03:00Z">
        <w:r w:rsidRPr="002F6ED3" w:rsidDel="000743BD">
          <w:rPr>
            <w:rFonts w:ascii="Times New Roman" w:hAnsi="Times New Roman" w:cs="Times New Roman"/>
            <w:color w:val="000000" w:themeColor="text1"/>
            <w:lang w:val="en-CA"/>
          </w:rPr>
          <w:delText xml:space="preserve">telemetry </w:delText>
        </w:r>
      </w:del>
      <w:ins w:id="546" w:author="Kyle Elliott, Dr" w:date="2025-07-25T17:03:00Z" w16du:dateUtc="2025-07-25T21:03:00Z">
        <w:r w:rsidR="000743BD">
          <w:rPr>
            <w:rFonts w:ascii="Times New Roman" w:hAnsi="Times New Roman" w:cs="Times New Roman"/>
            <w:color w:val="000000" w:themeColor="text1"/>
            <w:lang w:val="en-CA"/>
          </w:rPr>
          <w:t>RFID</w:t>
        </w:r>
        <w:r w:rsidR="000743BD" w:rsidRPr="002F6ED3">
          <w:rPr>
            <w:rFonts w:ascii="Times New Roman" w:hAnsi="Times New Roman" w:cs="Times New Roman"/>
            <w:color w:val="000000" w:themeColor="text1"/>
            <w:lang w:val="en-CA"/>
          </w:rPr>
          <w:t xml:space="preserve"> </w:t>
        </w:r>
      </w:ins>
      <w:r w:rsidRPr="002F6ED3">
        <w:rPr>
          <w:rFonts w:ascii="Times New Roman" w:hAnsi="Times New Roman" w:cs="Times New Roman"/>
          <w:color w:val="000000" w:themeColor="text1"/>
          <w:lang w:val="en-CA"/>
        </w:rPr>
        <w:t xml:space="preserve">systems such as </w:t>
      </w:r>
      <w:proofErr w:type="spellStart"/>
      <w:r w:rsidRPr="002F6ED3">
        <w:rPr>
          <w:rFonts w:ascii="Times New Roman" w:hAnsi="Times New Roman" w:cs="Times New Roman"/>
          <w:color w:val="000000" w:themeColor="text1"/>
          <w:lang w:val="en-CA"/>
        </w:rPr>
        <w:t>Encounternet</w:t>
      </w:r>
      <w:proofErr w:type="spellEnd"/>
      <w:r w:rsidRPr="002F6ED3">
        <w:rPr>
          <w:rFonts w:ascii="Times New Roman" w:hAnsi="Times New Roman" w:cs="Times New Roman"/>
          <w:color w:val="000000" w:themeColor="text1"/>
          <w:lang w:val="en-CA"/>
        </w:rPr>
        <w:t xml:space="preserve"> can also provide more detailed information that can be used to study birds’ behaviour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{"citationID":"7vhiy70c","properties":{"formattedCitation":"(Mennill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two tests revealed that pulse strength and probability of detection decrease with </w:instrText>
      </w:r>
      <w:r w:rsidRPr="002F6ED3">
        <w:rPr>
          <w:rFonts w:ascii="Times New Roman" w:hAnsi="Times New Roman" w:cs="Times New Roman"/>
          <w:color w:val="000000" w:themeColor="text1"/>
        </w:rPr>
        <w:instrText>the distance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Pr="00B15A0D">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Pr="002F6ED3">
        <w:rPr>
          <w:rFonts w:ascii="Times New Roman" w:hAnsi="Times New Roman" w:cs="Times New Roman"/>
          <w:color w:val="000000" w:themeColor="text1"/>
        </w:rPr>
        <w:fldChar w:fldCharType="separate"/>
      </w:r>
      <w:r w:rsidRPr="00B15A0D">
        <w:rPr>
          <w:rFonts w:ascii="Times New Roman" w:hAnsi="Times New Roman" w:cs="Times New Roman"/>
          <w:noProof/>
          <w:color w:val="000000" w:themeColor="text1"/>
          <w:lang w:val="en-CA"/>
        </w:rPr>
        <w:t>(Mennill et al., 2012)</w:t>
      </w:r>
      <w:r w:rsidRPr="002F6ED3">
        <w:rPr>
          <w:rFonts w:ascii="Times New Roman" w:hAnsi="Times New Roman" w:cs="Times New Roman"/>
          <w:color w:val="000000" w:themeColor="text1"/>
        </w:rPr>
        <w:fldChar w:fldCharType="end"/>
      </w:r>
      <w:r w:rsidRPr="00B15A0D">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lang w:val="en-CA"/>
        </w:rPr>
        <w:t xml:space="preserve">The long-term use of portable receiver stations and </w:t>
      </w:r>
      <w:del w:id="547" w:author="Kyle Elliott, Dr" w:date="2025-07-25T17:04:00Z" w16du:dateUtc="2025-07-25T21:04:00Z">
        <w:r w:rsidRPr="002F6ED3" w:rsidDel="00CE41C7">
          <w:rPr>
            <w:rFonts w:ascii="Times New Roman" w:hAnsi="Times New Roman" w:cs="Times New Roman"/>
            <w:color w:val="000000" w:themeColor="text1"/>
            <w:lang w:val="en-CA"/>
          </w:rPr>
          <w:delText xml:space="preserve">digital </w:delText>
        </w:r>
      </w:del>
      <w:ins w:id="548" w:author="Kyle Elliott, Dr" w:date="2025-07-25T17:04:00Z" w16du:dateUtc="2025-07-25T21:04:00Z">
        <w:r w:rsidR="00CE41C7">
          <w:rPr>
            <w:rFonts w:ascii="Times New Roman" w:hAnsi="Times New Roman" w:cs="Times New Roman"/>
            <w:color w:val="000000" w:themeColor="text1"/>
            <w:lang w:val="en-CA"/>
          </w:rPr>
          <w:t>RFID</w:t>
        </w:r>
        <w:r w:rsidR="00CE41C7" w:rsidRPr="002F6ED3">
          <w:rPr>
            <w:rFonts w:ascii="Times New Roman" w:hAnsi="Times New Roman" w:cs="Times New Roman"/>
            <w:color w:val="000000" w:themeColor="text1"/>
            <w:lang w:val="en-CA"/>
          </w:rPr>
          <w:t xml:space="preserve"> </w:t>
        </w:r>
      </w:ins>
      <w:r w:rsidRPr="002F6ED3">
        <w:rPr>
          <w:rFonts w:ascii="Times New Roman" w:hAnsi="Times New Roman" w:cs="Times New Roman"/>
          <w:color w:val="000000" w:themeColor="text1"/>
          <w:lang w:val="en-CA"/>
        </w:rPr>
        <w:t>tags</w:t>
      </w:r>
      <w:ins w:id="549" w:author="Kyle Elliott, Dr" w:date="2025-07-25T17:04:00Z" w16du:dateUtc="2025-07-25T21:04:00Z">
        <w:r w:rsidR="00CE41C7">
          <w:rPr>
            <w:rFonts w:ascii="Times New Roman" w:hAnsi="Times New Roman" w:cs="Times New Roman"/>
            <w:color w:val="000000" w:themeColor="text1"/>
            <w:lang w:val="en-CA"/>
          </w:rPr>
          <w:t xml:space="preserve"> in systems such as </w:t>
        </w:r>
        <w:proofErr w:type="spellStart"/>
        <w:r w:rsidR="00CE41C7">
          <w:rPr>
            <w:rFonts w:ascii="Times New Roman" w:hAnsi="Times New Roman" w:cs="Times New Roman"/>
            <w:color w:val="000000" w:themeColor="text1"/>
            <w:lang w:val="en-CA"/>
          </w:rPr>
          <w:t>Encouternet</w:t>
        </w:r>
      </w:ins>
      <w:proofErr w:type="spellEnd"/>
      <w:r w:rsidRPr="002F6ED3">
        <w:rPr>
          <w:rFonts w:ascii="Times New Roman" w:hAnsi="Times New Roman" w:cs="Times New Roman"/>
          <w:color w:val="000000" w:themeColor="text1"/>
          <w:lang w:val="en-CA"/>
        </w:rPr>
        <w:t xml:space="preserve"> allows researchers to investigate birds’ social behaviours (such as social networks) and reproductive behaviours (such as </w:t>
      </w:r>
      <w:del w:id="550" w:author="Kyle Elliott, Dr" w:date="2025-07-25T17:03:00Z" w16du:dateUtc="2025-07-25T21:03:00Z">
        <w:r w:rsidRPr="002F6ED3" w:rsidDel="00CE41C7">
          <w:rPr>
            <w:rFonts w:ascii="Times New Roman" w:hAnsi="Times New Roman" w:cs="Times New Roman"/>
            <w:color w:val="000000" w:themeColor="text1"/>
            <w:lang w:val="en-CA"/>
          </w:rPr>
          <w:delText xml:space="preserve">Lekking </w:delText>
        </w:r>
      </w:del>
      <w:ins w:id="551" w:author="Kyle Elliott, Dr" w:date="2025-07-25T17:03:00Z" w16du:dateUtc="2025-07-25T21:03:00Z">
        <w:r w:rsidR="00CE41C7">
          <w:rPr>
            <w:rFonts w:ascii="Times New Roman" w:hAnsi="Times New Roman" w:cs="Times New Roman"/>
            <w:color w:val="000000" w:themeColor="text1"/>
            <w:lang w:val="en-CA"/>
          </w:rPr>
          <w:t>l</w:t>
        </w:r>
        <w:r w:rsidR="00CE41C7" w:rsidRPr="002F6ED3">
          <w:rPr>
            <w:rFonts w:ascii="Times New Roman" w:hAnsi="Times New Roman" w:cs="Times New Roman"/>
            <w:color w:val="000000" w:themeColor="text1"/>
            <w:lang w:val="en-CA"/>
          </w:rPr>
          <w:t xml:space="preserve">ekking </w:t>
        </w:r>
      </w:ins>
      <w:r w:rsidRPr="002F6ED3">
        <w:rPr>
          <w:rFonts w:ascii="Times New Roman" w:hAnsi="Times New Roman" w:cs="Times New Roman"/>
          <w:color w:val="000000" w:themeColor="text1"/>
          <w:lang w:val="en-CA"/>
        </w:rPr>
        <w:t xml:space="preserve">and parental care) </w:t>
      </w:r>
      <w:r w:rsidRPr="002F6ED3">
        <w:rPr>
          <w:rFonts w:ascii="Times New Roman" w:hAnsi="Times New Roman" w:cs="Times New Roman"/>
          <w:color w:val="000000" w:themeColor="text1"/>
        </w:rPr>
        <w:fldChar w:fldCharType="begin"/>
      </w:r>
      <w:r w:rsidRPr="002F6ED3">
        <w:rPr>
          <w:rFonts w:ascii="Times New Roman" w:hAnsi="Times New Roman" w:cs="Times New Roman"/>
          <w:color w:val="000000" w:themeColor="text1"/>
          <w:lang w:val="en-CA"/>
        </w:rPr>
        <w:instrText xml:space="preserve"> ADDIN ZOTERO_ITEM CSL_CITATION {"citationID":"8DUThoZu","properties":{"formattedCitation":"(Mennill et al., 2012)","plainCitation":"(Mennill et al., 2012)","noteIndex":0},"citationItems":[{"id":297,"uris":["http://zotero.org/users/16770306/items/N8CX6SYE"],"itemData":{"id":297,"type":"article-journal","abstract":"Summary 1. Radiotelemetry provides a tool for monitoring animals that are difficult to observe directly. Recent technical advances have given rise to new systems that present expanded opportunities for field research. We report the results of the first field test of Encounternet, a new digital radiotelemetry system comprising portable receiver stations and digital tags designed for long-term studies of the social behaviour and ecology of free-living animals. 2. We present results from a series of field tests designed to evaluate the utility of Encounternet for monitoring animals in a neotropical forest, with an emphasis on evaluating mate sampling behaviour in female long-tailed manakins. In this tropical species, females visit leks where males perform elaborate dances on horizontal perches. Females are highly cryptic in both plumage and activities, and therefore, Encounternet might provide unique insights into female behaviour and ecology. 3. Our first t</w:instrText>
      </w:r>
      <w:r w:rsidRPr="002F6ED3">
        <w:rPr>
          <w:rFonts w:ascii="Times New Roman" w:hAnsi="Times New Roman" w:cs="Times New Roman"/>
          <w:color w:val="000000" w:themeColor="text1"/>
        </w:rPr>
        <w:instrText>wo tests revealed that pulse strength and probability of detection decrease with the distance between tag and receiver and that tags placed on a fixed perch near a receiver showed different patterns of reception than more distant tags. Our third test revealed that antenna angle had only a small influence on pulse strength. 4. Blind analysis of simulated bird movements confirmed that the Encounternet system provides reliable information on animal activity. Data from multiple receivers permitted accurate reconstruction of simulated bird movements. Tag de</w:instrText>
      </w:r>
      <w:r w:rsidRPr="002F6ED3">
        <w:rPr>
          <w:rFonts w:ascii="Times New Roman" w:hAnsi="Times New Roman" w:cs="Times New Roman"/>
          <w:color w:val="000000" w:themeColor="text1"/>
          <w:lang w:val="en-CA"/>
        </w:rPr>
        <w:instrText xml:space="preserve">tections showed low levels of false negatives and false positives. 5. Female manakins responded well to carrying Encounternet tags attached by an elastic leg harness. Birds flew well upon release and were detected for 7·5 ± 0·8 days after release. Recaptures and re-sightings of females were rare in our large study population, yet there were two occasions where we confirmed that the tag fell off within 1 year. 6. We conclude that Encounternet technology provides an effective tool for monitoring animal ecology and behaviour. We show that it is capable of providing accurate measures of distance and that it is a highly versatile system for studying the ecology and behaviour of free-living animals. We discuss the unique opportunities facilitated by this technology for future ecological and behavioural studies.","container-title":"Methods in Ecology and Evolution","DOI":"https://doi.org/10.1111/j.2041-210X.2012.00206.x","ISSN":"2041-210X","issue":"4","page":"663-672","title":"A novel digital telemetry system for tracking wild animals: a field test for studying mate choice in a lekking tropical bird","volume":"3","author":[{"family":"Mennill","given":"Daniel J."},{"family":"Doucet","given":"Stéphanie M."},{"family":"Ward","given":"Kara-Anne A."},{"family":"Maynard","given":"Dugan F."},{"family":"Otis","given":"Brian"},{"family":"Burt","given":"John M."}],"issued":{"date-parts":[["2012"]]}}}],"schema":"https://github.com/citation-style-language/schema/raw/master/csl-citation.json"} </w:instrText>
      </w:r>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(Mennill et al., 2012)</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w:t>
      </w:r>
    </w:p>
    <w:p w14:paraId="046CC3ED" w14:textId="3B64EA55" w:rsidR="00B61349" w:rsidRDefault="001247C6" w:rsidP="000369B9">
      <w:pPr>
        <w:spacing w:line="480" w:lineRule="auto"/>
        <w:ind w:firstLine="720"/>
        <w:jc w:val="both"/>
        <w:rPr>
          <w:rFonts w:ascii="Times New Roman" w:hAnsi="Times New Roman" w:cs="Times New Roman"/>
          <w:color w:val="000000" w:themeColor="text1"/>
          <w:lang w:val="en-CA"/>
        </w:rPr>
      </w:pPr>
      <w:del w:id="552" w:author="Kyle Elliott, Dr" w:date="2025-07-25T17:05:00Z" w16du:dateUtc="2025-07-25T21:05:00Z">
        <w:r w:rsidDel="00CE41C7">
          <w:rPr>
            <w:rFonts w:ascii="Times New Roman" w:hAnsi="Times New Roman" w:cs="Times New Roman"/>
            <w:color w:val="000000" w:themeColor="text1"/>
            <w:lang w:val="en-CA"/>
          </w:rPr>
          <w:delText xml:space="preserve">This </w:delText>
        </w:r>
      </w:del>
      <w:ins w:id="553" w:author="Kyle Elliott, Dr" w:date="2025-07-25T17:05:00Z" w16du:dateUtc="2025-07-25T21:05:00Z">
        <w:r w:rsidR="00CE41C7">
          <w:rPr>
            <w:rFonts w:ascii="Times New Roman" w:hAnsi="Times New Roman" w:cs="Times New Roman"/>
            <w:color w:val="000000" w:themeColor="text1"/>
            <w:lang w:val="en-CA"/>
          </w:rPr>
          <w:t xml:space="preserve">For my </w:t>
        </w:r>
      </w:ins>
      <w:del w:id="554" w:author="Kyle Elliott, Dr" w:date="2025-07-25T17:05:00Z" w16du:dateUtc="2025-07-25T21:05:00Z">
        <w:r w:rsidDel="00CE41C7">
          <w:rPr>
            <w:rFonts w:ascii="Times New Roman" w:hAnsi="Times New Roman" w:cs="Times New Roman"/>
            <w:color w:val="000000" w:themeColor="text1"/>
            <w:lang w:val="en-CA"/>
          </w:rPr>
          <w:delText>research project</w:delText>
        </w:r>
      </w:del>
      <w:proofErr w:type="gramStart"/>
      <w:ins w:id="555" w:author="Kyle Elliott, Dr" w:date="2025-07-25T17:05:00Z" w16du:dateUtc="2025-07-25T21:05:00Z">
        <w:r w:rsidR="00CE41C7">
          <w:rPr>
            <w:rFonts w:ascii="Times New Roman" w:hAnsi="Times New Roman" w:cs="Times New Roman"/>
            <w:color w:val="000000" w:themeColor="text1"/>
            <w:lang w:val="en-CA"/>
          </w:rPr>
          <w:t>Master’s</w:t>
        </w:r>
        <w:proofErr w:type="gramEnd"/>
        <w:r w:rsidR="00CE41C7">
          <w:rPr>
            <w:rFonts w:ascii="Times New Roman" w:hAnsi="Times New Roman" w:cs="Times New Roman"/>
            <w:color w:val="000000" w:themeColor="text1"/>
            <w:lang w:val="en-CA"/>
          </w:rPr>
          <w:t xml:space="preserve"> thesis, I</w:t>
        </w:r>
      </w:ins>
      <w:r>
        <w:rPr>
          <w:rFonts w:ascii="Times New Roman" w:hAnsi="Times New Roman" w:cs="Times New Roman"/>
          <w:color w:val="000000" w:themeColor="text1"/>
          <w:lang w:val="en-CA"/>
        </w:rPr>
        <w:t xml:space="preserve"> </w:t>
      </w:r>
      <w:del w:id="556" w:author="Kyle Elliott, Dr" w:date="2025-07-25T17:05:00Z" w16du:dateUtc="2025-07-25T21:05:00Z">
        <w:r w:rsidDel="00CE41C7">
          <w:rPr>
            <w:rFonts w:ascii="Times New Roman" w:hAnsi="Times New Roman" w:cs="Times New Roman"/>
            <w:color w:val="000000" w:themeColor="text1"/>
            <w:lang w:val="en-CA"/>
          </w:rPr>
          <w:delText>will rely</w:delText>
        </w:r>
      </w:del>
      <w:ins w:id="557" w:author="Kyle Elliott, Dr" w:date="2025-07-25T17:05:00Z" w16du:dateUtc="2025-07-25T21:05:00Z">
        <w:r w:rsidR="00CE41C7">
          <w:rPr>
            <w:rFonts w:ascii="Times New Roman" w:hAnsi="Times New Roman" w:cs="Times New Roman"/>
            <w:color w:val="000000" w:themeColor="text1"/>
            <w:lang w:val="en-CA"/>
          </w:rPr>
          <w:t>rel</w:t>
        </w:r>
      </w:ins>
      <w:ins w:id="558" w:author="Kyle Elliott, Dr" w:date="2025-07-25T17:06:00Z" w16du:dateUtc="2025-07-25T21:06:00Z">
        <w:r w:rsidR="00CE41C7">
          <w:rPr>
            <w:rFonts w:ascii="Times New Roman" w:hAnsi="Times New Roman" w:cs="Times New Roman"/>
            <w:color w:val="000000" w:themeColor="text1"/>
            <w:lang w:val="en-CA"/>
          </w:rPr>
          <w:t>ied</w:t>
        </w:r>
      </w:ins>
      <w:r>
        <w:rPr>
          <w:rFonts w:ascii="Times New Roman" w:hAnsi="Times New Roman" w:cs="Times New Roman"/>
          <w:color w:val="000000" w:themeColor="text1"/>
          <w:lang w:val="en-CA"/>
        </w:rPr>
        <w:t xml:space="preserve"> heavily on VHF radio-tracking devices for data collection. </w:t>
      </w:r>
      <w:r w:rsidRPr="002F6ED3">
        <w:rPr>
          <w:rFonts w:ascii="Times New Roman" w:hAnsi="Times New Roman" w:cs="Times New Roman"/>
          <w:color w:val="000000" w:themeColor="text1"/>
          <w:lang w:val="en-CA"/>
        </w:rPr>
        <w:t xml:space="preserve">VHF radio-tracking tags are a particular type of logger that does not record any location data. As the name suggests, they emit a very high-frequency </w:t>
      </w:r>
      <w:ins w:id="559" w:author="Kyle Elliott, Dr" w:date="2025-07-25T17:13:00Z" w16du:dateUtc="2025-07-25T21:13:00Z">
        <w:r w:rsidR="00CE41C7">
          <w:rPr>
            <w:rFonts w:ascii="Times New Roman" w:hAnsi="Times New Roman" w:cs="Times New Roman"/>
            <w:color w:val="000000" w:themeColor="text1"/>
            <w:lang w:val="en-CA"/>
          </w:rPr>
          <w:t xml:space="preserve">(VHF) </w:t>
        </w:r>
      </w:ins>
      <w:r w:rsidRPr="002F6ED3">
        <w:rPr>
          <w:rFonts w:ascii="Times New Roman" w:hAnsi="Times New Roman" w:cs="Times New Roman"/>
          <w:color w:val="000000" w:themeColor="text1"/>
          <w:lang w:val="en-CA"/>
        </w:rPr>
        <w:t xml:space="preserve">radio signal that can be picked up by receiver stations or hand-held receiver devices. Researchers need to use an antenna and a receiver to get as close to the bird as possible before using a hand-held GPS device to record the location. </w:t>
      </w:r>
      <w:del w:id="560" w:author="Kyle Elliott, Dr" w:date="2025-07-25T17:13:00Z" w16du:dateUtc="2025-07-25T21:13:00Z">
        <w:r w:rsidRPr="002F6ED3" w:rsidDel="00CE41C7">
          <w:rPr>
            <w:rFonts w:ascii="Times New Roman" w:hAnsi="Times New Roman" w:cs="Times New Roman"/>
            <w:color w:val="000000" w:themeColor="text1"/>
            <w:lang w:val="en-CA"/>
          </w:rPr>
          <w:delText>This is probably the</w:delText>
        </w:r>
      </w:del>
      <w:ins w:id="561" w:author="Kyle Elliott, Dr" w:date="2025-07-25T17:13:00Z" w16du:dateUtc="2025-07-25T21:13:00Z">
        <w:r w:rsidR="00CE41C7">
          <w:rPr>
            <w:rFonts w:ascii="Times New Roman" w:hAnsi="Times New Roman" w:cs="Times New Roman"/>
            <w:color w:val="000000" w:themeColor="text1"/>
            <w:lang w:val="en-CA"/>
          </w:rPr>
          <w:t>A</w:t>
        </w:r>
      </w:ins>
      <w:r w:rsidRPr="002F6ED3">
        <w:rPr>
          <w:rFonts w:ascii="Times New Roman" w:hAnsi="Times New Roman" w:cs="Times New Roman"/>
          <w:color w:val="000000" w:themeColor="text1"/>
          <w:lang w:val="en-CA"/>
        </w:rPr>
        <w:t xml:space="preserve"> main disadvantage of using VHF radio tags</w:t>
      </w:r>
      <w:del w:id="562" w:author="Kyle Elliott, Dr" w:date="2025-07-25T17:13:00Z" w16du:dateUtc="2025-07-25T21:13:00Z">
        <w:r w:rsidRPr="002F6ED3" w:rsidDel="00CE41C7">
          <w:rPr>
            <w:rFonts w:ascii="Times New Roman" w:hAnsi="Times New Roman" w:cs="Times New Roman"/>
            <w:color w:val="000000" w:themeColor="text1"/>
            <w:lang w:val="en-CA"/>
          </w:rPr>
          <w:delText>: it’s</w:delText>
        </w:r>
      </w:del>
      <w:ins w:id="563" w:author="Kyle Elliott, Dr" w:date="2025-07-25T17:13:00Z" w16du:dateUtc="2025-07-25T21:13:00Z">
        <w:r w:rsidR="00CE41C7">
          <w:rPr>
            <w:rFonts w:ascii="Times New Roman" w:hAnsi="Times New Roman" w:cs="Times New Roman"/>
            <w:color w:val="000000" w:themeColor="text1"/>
            <w:lang w:val="en-CA"/>
          </w:rPr>
          <w:t xml:space="preserve"> is being</w:t>
        </w:r>
      </w:ins>
      <w:r w:rsidRPr="002F6ED3">
        <w:rPr>
          <w:rFonts w:ascii="Times New Roman" w:hAnsi="Times New Roman" w:cs="Times New Roman"/>
          <w:color w:val="000000" w:themeColor="text1"/>
          <w:lang w:val="en-CA"/>
        </w:rPr>
        <w:t xml:space="preserve"> labour-intensive as it requires the researchers to be within a certain range of the tagged bird to get a precise location </w:t>
      </w:r>
      <w:r w:rsidRPr="002F6ED3">
        <w:rPr>
          <w:rFonts w:ascii="Times New Roman" w:hAnsi="Times New Roman" w:cs="Times New Roman"/>
          <w:color w:val="000000" w:themeColor="text1"/>
        </w:rPr>
        <w:fldChar w:fldCharType="begin"/>
      </w:r>
      <w:ins w:id="564"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{"citationID":"G3AvckWU","properties":{"formattedCitation":"(Iverson et al., 2023)","plainCitation":"(Iverson et al., 2023)","noteIndex":0},"citationItems":[{"id":"uaj5Gv9l/kBcVxGub","uris":["http://zotero.org/users/16770306/items/FB6DCTFW"],"itemData":{"id":"HZkicGO3/CnjFds2h","type":"article-journal","container-title":"Ornithological Applications","ISSN":"0010-5422","issue":"3","page":"duad014","title":"Global positioning system (GPS) and platform transmitter terminal (PTT) tags reveal fine-scale migratory movements of small birds: A review highlights further opportunities for hypothesis-driven research","volume":"125","author":[{"family":"Iverson","given":"Autumn R."},{"family":"Schaefer","given":"Jessica LB"},{"family":"Skalos","given":"Shannon M."},{"family":"Hawkins","given":"Carly E."}],"issued":{"date-parts":[["2023"]]}}}],"schema":"https://github.com/citation-style-language/schema/raw/master/csl-citation.json"} </w:instrText>
        </w:r>
      </w:ins>
      <w:del w:id="565" w:author="Anne-Marie Cousineau" w:date="2025-07-28T15:07:00Z" w16du:dateUtc="2025-07-28T19:07:00Z">
        <w:r w:rsidR="004701C5" w:rsidDel="00F561FB">
          <w:rPr>
            <w:rFonts w:ascii="Times New Roman" w:hAnsi="Times New Roman" w:cs="Times New Roman"/>
            <w:color w:val="000000" w:themeColor="text1"/>
            <w:lang w:val="en-CA"/>
          </w:rPr>
          <w:delInstrText xml:space="preserve"> ADDIN ZOTERO_ITEM CSL_CITATION {"citationID":"G3AvckWU","properties":{"formattedCitation":"(Iverson et al., 2023)","plainCitation":"(Iverson et al., 2023)","noteIndex":0},"citationItems":[{"id":"kWnmc6IE/w7AO7ggP","uris":["http://zotero.org/users/16770306/items/FB6DCTFW"],"itemData":{"id":"HZkicGO3/CnjFds2h","type":"article-journal","container-title":"Ornithological Applications","ISSN":"0010-5422","issue":"3","page":"duad014","title":"Global positioning system (GPS) and platform transmitter terminal (PTT) tags reveal fine-scale migratory movements of small birds: A review highlights further opportunities for hypothesis-driven research","volume":"125","author":[{"family":"Iverson","given":"Autumn R."},{"family":"Schaefer","given":"Jessica LB"},{"family":"Skalos","given":"Shannon M."},{"family":"Hawkins","given":"Carly E."}],"issued":{"date-parts":[["2023"]]}}}],"schema":"https://github.com/citation-style-language/schema/raw/master/csl-citation.json"} </w:delInstrText>
        </w:r>
      </w:del>
      <w:r w:rsidRPr="002F6ED3">
        <w:rPr>
          <w:rFonts w:ascii="Times New Roman" w:hAnsi="Times New Roman" w:cs="Times New Roman"/>
          <w:color w:val="000000" w:themeColor="text1"/>
        </w:rPr>
        <w:fldChar w:fldCharType="separate"/>
      </w:r>
      <w:r w:rsidRPr="002F6ED3">
        <w:rPr>
          <w:rFonts w:ascii="Times New Roman" w:hAnsi="Times New Roman" w:cs="Times New Roman"/>
          <w:noProof/>
          <w:color w:val="000000" w:themeColor="text1"/>
          <w:lang w:val="en-CA"/>
        </w:rPr>
        <w:t>(Iverson et al., 2023)</w:t>
      </w:r>
      <w:r w:rsidRPr="002F6ED3">
        <w:rPr>
          <w:rFonts w:ascii="Times New Roman" w:hAnsi="Times New Roman" w:cs="Times New Roman"/>
          <w:color w:val="000000" w:themeColor="text1"/>
        </w:rPr>
        <w:fldChar w:fldCharType="end"/>
      </w:r>
      <w:r w:rsidRPr="002F6ED3">
        <w:rPr>
          <w:rFonts w:ascii="Times New Roman" w:hAnsi="Times New Roman" w:cs="Times New Roman"/>
          <w:color w:val="000000" w:themeColor="text1"/>
          <w:lang w:val="en-CA"/>
        </w:rPr>
        <w:t xml:space="preserve">. Because this </w:t>
      </w:r>
      <w:ins w:id="566" w:author="Kyle Elliott, Dr" w:date="2025-07-25T17:14:00Z" w16du:dateUtc="2025-07-25T21:14:00Z">
        <w:r w:rsidR="00D16C98">
          <w:rPr>
            <w:rFonts w:ascii="Times New Roman" w:hAnsi="Times New Roman" w:cs="Times New Roman"/>
            <w:color w:val="000000" w:themeColor="text1"/>
            <w:lang w:val="en-CA"/>
          </w:rPr>
          <w:t xml:space="preserve">VHF receivers don’t </w:t>
        </w:r>
      </w:ins>
      <w:del w:id="567" w:author="Kyle Elliott, Dr" w:date="2025-07-25T17:14:00Z" w16du:dateUtc="2025-07-25T21:14:00Z">
        <w:r w:rsidRPr="002F6ED3" w:rsidDel="00D16C98">
          <w:rPr>
            <w:rFonts w:ascii="Times New Roman" w:hAnsi="Times New Roman" w:cs="Times New Roman"/>
            <w:color w:val="000000" w:themeColor="text1"/>
            <w:lang w:val="en-CA"/>
          </w:rPr>
          <w:delText xml:space="preserve">type of tag doesn’t </w:delText>
        </w:r>
      </w:del>
      <w:r w:rsidRPr="002F6ED3">
        <w:rPr>
          <w:rFonts w:ascii="Times New Roman" w:hAnsi="Times New Roman" w:cs="Times New Roman"/>
          <w:color w:val="000000" w:themeColor="text1"/>
          <w:lang w:val="en-CA"/>
        </w:rPr>
        <w:t xml:space="preserve">include solar panels or </w:t>
      </w:r>
      <w:ins w:id="568" w:author="Kyle Elliott, Dr" w:date="2025-07-25T17:14:00Z" w16du:dateUtc="2025-07-25T21:14:00Z">
        <w:r w:rsidR="00D16C98">
          <w:rPr>
            <w:rFonts w:ascii="Times New Roman" w:hAnsi="Times New Roman" w:cs="Times New Roman"/>
            <w:color w:val="000000" w:themeColor="text1"/>
            <w:lang w:val="en-CA"/>
          </w:rPr>
          <w:t>need to connect with satellites (such as GPS loggers) or cell phone stations</w:t>
        </w:r>
      </w:ins>
      <w:del w:id="569" w:author="Kyle Elliott, Dr" w:date="2025-07-25T17:14:00Z" w16du:dateUtc="2025-07-25T21:14:00Z">
        <w:r w:rsidRPr="002F6ED3" w:rsidDel="00D16C98">
          <w:rPr>
            <w:rFonts w:ascii="Times New Roman" w:hAnsi="Times New Roman" w:cs="Times New Roman"/>
            <w:color w:val="000000" w:themeColor="text1"/>
            <w:lang w:val="en-CA"/>
          </w:rPr>
          <w:delText>devices to record GPS location</w:delText>
        </w:r>
      </w:del>
      <w:r w:rsidRPr="002F6ED3">
        <w:rPr>
          <w:rFonts w:ascii="Times New Roman" w:hAnsi="Times New Roman" w:cs="Times New Roman"/>
          <w:color w:val="000000" w:themeColor="text1"/>
          <w:lang w:val="en-CA"/>
        </w:rPr>
        <w:t xml:space="preserve">, </w:t>
      </w:r>
      <w:del w:id="570" w:author="Kyle Elliott, Dr" w:date="2025-07-25T17:14:00Z" w16du:dateUtc="2025-07-25T21:14:00Z">
        <w:r w:rsidRPr="002F6ED3" w:rsidDel="00D16C98">
          <w:rPr>
            <w:rFonts w:ascii="Times New Roman" w:hAnsi="Times New Roman" w:cs="Times New Roman"/>
            <w:color w:val="000000" w:themeColor="text1"/>
            <w:lang w:val="en-CA"/>
          </w:rPr>
          <w:delText xml:space="preserve">they </w:delText>
        </w:r>
      </w:del>
      <w:ins w:id="571" w:author="Kyle Elliott, Dr" w:date="2025-07-25T17:14:00Z" w16du:dateUtc="2025-07-25T21:14:00Z">
        <w:r w:rsidR="00D16C98">
          <w:rPr>
            <w:rFonts w:ascii="Times New Roman" w:hAnsi="Times New Roman" w:cs="Times New Roman"/>
            <w:color w:val="000000" w:themeColor="text1"/>
            <w:lang w:val="en-CA"/>
          </w:rPr>
          <w:t>transmitters</w:t>
        </w:r>
        <w:r w:rsidR="00D16C98" w:rsidRPr="002F6ED3">
          <w:rPr>
            <w:rFonts w:ascii="Times New Roman" w:hAnsi="Times New Roman" w:cs="Times New Roman"/>
            <w:color w:val="000000" w:themeColor="text1"/>
            <w:lang w:val="en-CA"/>
          </w:rPr>
          <w:t xml:space="preserve"> </w:t>
        </w:r>
      </w:ins>
      <w:r w:rsidRPr="002F6ED3">
        <w:rPr>
          <w:rFonts w:ascii="Times New Roman" w:hAnsi="Times New Roman" w:cs="Times New Roman"/>
          <w:color w:val="000000" w:themeColor="text1"/>
          <w:lang w:val="en-CA"/>
        </w:rPr>
        <w:t>can be extremely small. For example, Lotek’s Nanotags for birds and bats NTQB2-1 weighs only 0.28 grams with a maximum life expectancy of approximately 103 days (</w:t>
      </w:r>
      <w:r>
        <w:fldChar w:fldCharType="begin"/>
      </w:r>
      <w:r w:rsidRPr="00165202">
        <w:rPr>
          <w:lang w:val="en-CA"/>
          <w:rPrChange w:id="572" w:author="Kyle Elliott, Dr" w:date="2025-06-17T18:31:00Z" w16du:dateUtc="2025-06-17T22:31:00Z">
            <w:rPr/>
          </w:rPrChange>
        </w:rPr>
        <w:instrText>HYPERLINK "http://www.lotek.com"</w:instrText>
      </w:r>
      <w:r>
        <w:fldChar w:fldCharType="separate"/>
      </w:r>
      <w:r w:rsidRPr="002F6ED3">
        <w:rPr>
          <w:rStyle w:val="Hyperlink"/>
          <w:rFonts w:ascii="Times New Roman" w:hAnsi="Times New Roman" w:cs="Times New Roman"/>
          <w:lang w:val="en-CA"/>
        </w:rPr>
        <w:t>www.lotek.com</w:t>
      </w:r>
      <w:r>
        <w:fldChar w:fldCharType="end"/>
      </w:r>
      <w:r w:rsidRPr="002F6ED3">
        <w:rPr>
          <w:rFonts w:ascii="Times New Roman" w:hAnsi="Times New Roman" w:cs="Times New Roman"/>
          <w:color w:val="000000" w:themeColor="text1"/>
          <w:lang w:val="en-CA"/>
        </w:rPr>
        <w:t>). VHF radio tags are also generally less expensive than other loggers</w:t>
      </w:r>
      <w:ins w:id="573" w:author="Kyle Elliott, Dr" w:date="2025-07-25T17:14:00Z" w16du:dateUtc="2025-07-25T21:14:00Z">
        <w:r w:rsidR="00D16C98">
          <w:rPr>
            <w:rFonts w:ascii="Times New Roman" w:hAnsi="Times New Roman" w:cs="Times New Roman"/>
            <w:color w:val="000000" w:themeColor="text1"/>
            <w:lang w:val="en-CA"/>
          </w:rPr>
          <w:t xml:space="preserve"> (~</w:t>
        </w:r>
      </w:ins>
      <w:ins w:id="574" w:author="Kyle Elliott, Dr" w:date="2025-07-25T17:15:00Z" w16du:dateUtc="2025-07-25T21:15:00Z">
        <w:r w:rsidR="00D16C98">
          <w:rPr>
            <w:rFonts w:ascii="Times New Roman" w:hAnsi="Times New Roman" w:cs="Times New Roman"/>
            <w:color w:val="000000" w:themeColor="text1"/>
            <w:lang w:val="en-CA"/>
          </w:rPr>
          <w:t>$200 CAD for the NTQB2-1)</w:t>
        </w:r>
      </w:ins>
      <w:r w:rsidRPr="002F6ED3">
        <w:rPr>
          <w:rFonts w:ascii="Times New Roman" w:hAnsi="Times New Roman" w:cs="Times New Roman"/>
          <w:color w:val="000000" w:themeColor="text1"/>
          <w:lang w:val="en-CA"/>
        </w:rPr>
        <w:t xml:space="preserve">, meaning researchers can have a greater sample size for the same budget. </w:t>
      </w:r>
      <w:del w:id="575" w:author="Kyle Elliott, Dr" w:date="2025-07-25T17:15:00Z" w16du:dateUtc="2025-07-25T21:15:00Z">
        <w:r w:rsidR="00524409" w:rsidDel="00D16C98">
          <w:rPr>
            <w:rFonts w:ascii="Times New Roman" w:hAnsi="Times New Roman" w:cs="Times New Roman"/>
            <w:color w:val="000000" w:themeColor="text1"/>
            <w:lang w:val="en-CA"/>
          </w:rPr>
          <w:delText>Recently</w:delText>
        </w:r>
        <w:commentRangeStart w:id="576"/>
        <w:r w:rsidRPr="002F6ED3" w:rsidDel="00D16C98">
          <w:rPr>
            <w:rFonts w:ascii="Times New Roman" w:hAnsi="Times New Roman" w:cs="Times New Roman"/>
            <w:color w:val="000000" w:themeColor="text1"/>
            <w:lang w:val="en-CA"/>
          </w:rPr>
          <w:delText xml:space="preserve">, </w:delText>
        </w:r>
      </w:del>
      <w:commentRangeEnd w:id="576"/>
      <w:r w:rsidR="005D5923">
        <w:rPr>
          <w:rStyle w:val="CommentReference"/>
        </w:rPr>
        <w:commentReference w:id="576"/>
      </w:r>
      <w:r w:rsidRPr="002F6ED3">
        <w:rPr>
          <w:rFonts w:ascii="Times New Roman" w:hAnsi="Times New Roman" w:cs="Times New Roman"/>
          <w:color w:val="000000" w:themeColor="text1"/>
          <w:lang w:val="en-CA"/>
        </w:rPr>
        <w:t xml:space="preserve">VHF </w:t>
      </w:r>
      <w:ins w:id="577" w:author="Kyle Elliott, Dr" w:date="2025-07-25T17:15:00Z" w16du:dateUtc="2025-07-25T21:15:00Z">
        <w:r w:rsidR="00D16C98">
          <w:rPr>
            <w:rFonts w:ascii="Times New Roman" w:hAnsi="Times New Roman" w:cs="Times New Roman"/>
            <w:color w:val="000000" w:themeColor="text1"/>
            <w:lang w:val="en-CA"/>
          </w:rPr>
          <w:t xml:space="preserve">telemetry has been used to </w:t>
        </w:r>
      </w:ins>
      <w:del w:id="578" w:author="Kyle Elliott, Dr" w:date="2025-07-25T17:15:00Z" w16du:dateUtc="2025-07-25T21:15:00Z">
        <w:r w:rsidRPr="002F6ED3" w:rsidDel="00D16C98">
          <w:rPr>
            <w:rFonts w:ascii="Times New Roman" w:hAnsi="Times New Roman" w:cs="Times New Roman"/>
            <w:color w:val="000000" w:themeColor="text1"/>
            <w:lang w:val="en-CA"/>
          </w:rPr>
          <w:delText>trackers have been successful at revealing</w:delText>
        </w:r>
      </w:del>
      <w:ins w:id="579" w:author="Kyle Elliott, Dr" w:date="2025-07-25T17:15:00Z" w16du:dateUtc="2025-07-25T21:15:00Z">
        <w:r w:rsidR="00D16C98">
          <w:rPr>
            <w:rFonts w:ascii="Times New Roman" w:hAnsi="Times New Roman" w:cs="Times New Roman"/>
            <w:color w:val="000000" w:themeColor="text1"/>
            <w:lang w:val="en-CA"/>
          </w:rPr>
          <w:t>reveal</w:t>
        </w:r>
      </w:ins>
      <w:r w:rsidRPr="002F6ED3">
        <w:rPr>
          <w:rFonts w:ascii="Times New Roman" w:hAnsi="Times New Roman" w:cs="Times New Roman"/>
          <w:color w:val="000000" w:themeColor="text1"/>
          <w:lang w:val="en-CA"/>
        </w:rPr>
        <w:t xml:space="preserve"> fine-scale movements of birds, such as habitat use and home </w:t>
      </w:r>
      <w:r w:rsidRPr="002F6ED3">
        <w:rPr>
          <w:rFonts w:ascii="Times New Roman" w:hAnsi="Times New Roman" w:cs="Times New Roman"/>
          <w:color w:val="000000" w:themeColor="text1"/>
          <w:lang w:val="en-CA"/>
        </w:rPr>
        <w:lastRenderedPageBreak/>
        <w:t xml:space="preserve">range sizes </w:t>
      </w:r>
      <w:r w:rsidRPr="002F6ED3">
        <w:rPr>
          <w:rFonts w:ascii="Times New Roman" w:hAnsi="Times New Roman" w:cs="Times New Roman"/>
          <w:color w:val="000000" w:themeColor="text1"/>
        </w:rPr>
        <w:fldChar w:fldCharType="begin"/>
      </w:r>
      <w:ins w:id="580" w:author="Anne-Marie Cousineau" w:date="2025-07-28T15:07:00Z" w16du:dateUtc="2025-07-28T19:07:00Z">
        <w:r w:rsidR="00F561FB">
          <w:rPr>
            <w:rFonts w:ascii="Times New Roman" w:hAnsi="Times New Roman" w:cs="Times New Roman"/>
            <w:color w:val="000000" w:themeColor="text1"/>
            <w:lang w:val="en-CA"/>
          </w:rPr>
          <w:instrText xml:space="preserve"> ADDIN ZOTERO_ITEM CSL_CITATION {"citationID":"5Z8TgLXo","properties":{"formattedCitation":"(Brewer et al., 2023; Naguib et al., 2022; O\\uc0\\u8217{}Connell et al., 2023)","plainCitation":"(Brewer et al., 2023; Naguib et al., 2022; O’Connell et al., 2023)","noteIndex":0},"citationItems":[{"id":597,"uris":["http://zotero.org/users/16770306/items/7TGVSGAW"],"itemData":{"id":597,"type":"article-journal","abstract":"The king rail (Rallus elegans) is a secretive marsh bird that is threatened or endangered in eight of nine states and provinces in the Laurentian Great Lakes (Great Lakes) region. Available survey data suggests that this species has undergone population declines across this region and these are believed to have been driven by habitat loss and degradation. An improved understanding of the amount and type of habitat king rails require during the breeding season at sites within the Great Lakes region would inform and improve progress toward conservation goals. During 2019-2021, we caught and radio-tagged 14 king rails in northwestern Ohio and southeastern Michigan within impounded coastal wetlands of western Lake Erie. We used radio telemetry to identify breeding season (May-August) home-range characteristics and third order habitat selection within home ranges (hereafter microhabitat). For the birds whose home range stabilized (N = 10), we found a mean home-range size of 8.8 ha (+/- 1.63 [SE]; range = 1.9 to 15.8). We generated a classification tree to determine which habitat characteristics were associated with king rail presence within home ranges in our study. We found that vegetative density within home ranges was particularly associated with king rail presence. Phragmites australis was also associated with king rail presence, despite its invasiveness and negative ecological impacts in the region, and could be selectively maintained to benefit king rails. Our results suggest that managers may be able to provide microhabitat for king rails by maintaining water depths of 6 to 17 cm and by promoting native, robust vegetation in the genera Carex and Juncus. Our findings could help inform wetland managers and conservation planners in the Great Lakes region, particularly in western Lake Erie coastal marshes, of patch sizes, water depths, plant communities, and vegetative structure preferred by king rails.","container-title":"Ecology and Evolution","DOI":"10.1002/ece3.10043","ISSN":"2045-7758","issue":"4","language":"English","page":"16","title":"King rail (Rallus elegans) home range and microhabitat characteristics in western Lake Erie coastal marshes","volume":"13","author":[{"family":"Brewer","given":""},{"family":"Gehring","given":"T. M."},{"family":"Garcia","given":"M. M."},{"family":"Shirkey","given":"B. T."},{"family":"Simpson","given":"J. W."},{"family":"Fournier","given":"A. M. V."}],"issued":{"date-parts":[["2023",4]]}}},{"id":583,"uris":["http://zotero.org/users/16770306/items/2WD59JJM"],"itemData":{"id":583,"type":"article-journal","abstract":"Territorial animals often use signals to advertise territorial occupancy within their larger home ranges. Songbirds are among the best-studied territorial signaling taxa, and when competitors start singing during a territorial intrusion, residents usually show elevated spatial and vocal responses. These responses could be used by intruders and distant eavesdroppers to predict future responses or to compare responses across competitors. Yet, the extent to which responses of a resident to a territorial intrusion predict its future responses and its overall spatial behavior (home range) within a neighborhood is less well understood. We used wild great tits (Parus major) as a model species in repeated song playback trials, simulating territorial intrusions combined with radio-tracking before and during playback trials. The time spent close to the loudspeaker in response to an initial simulated intrusion predicted the same response variable during a second simulated intrusion on the next day, whereas singing activity during the first simulated intrusion did not predict singing during the second simulated intrusion. We also show that more explorative males (as determined by a novel environment test) and males with smaller home ranges sang more and spent more time near the loudspeaker in response to both simulated intrusions. Thus, by probing residents, intruders can obtain reliable information about subsequent response probabilities, while eavesdroppers from a distance, who can use auditory information only, would not receive sufficient predictive information. Our findings also suggest that males with larger home ranges are more tolerant toward intruders, which could reflect a trade-off between tendencies to respond strongly and to range widely. The lack of predictability of singing activity with regard to responses to future intrusions might explain why territorial animals continuously exchange vocal signals and regularly foray into neighboring territories, as a way to obtain regular information updates. Significance Statement Animals use experience from interactions with conspecifics in their future decision making, such as mate choice and strategies for conflict resolution. The value of such information depends in part on the predictability of the future behavior of that conspecific. In songbirds, territorial individuals respond to intruders by approach and signaling. Here, we tested in radio-tagged great tits (Parus major) if territorial responses are predictable and are affected by individual and environmental factors. We show that the time spent near the simulated intruder was more predictable than singing activity and that birds with larger home ranges showed weaker responses. These findings suggest that information based on such spatial responses is more useful for future decision making, as compared to vocal information, and that distant eavesdroppers will thus receive less reliable information. Limited predictability may explain why territorial animals continuously exchange vocal signals and foray into neighboring territories, providing opportunities for regular information updates.","container-title":"Behavioral Ecology and Sociobiology","DOI":"10.1007/s00265-022-03143-3","ISSN":"0340-5443","issue":"3","journalAbbreviation":"Behav. Ecol. Sociobiol.","language":"English","page":"12","title":"Prior territorial responses and home range size predict territory defense in radio-tagged great tits","volume":"76","author":[{"family":"Naguib","given":"M."},{"family":"Titulaer","given":"M."},{"family":"Waas","given":"J. R."},{"family":"Oers","given":"K.","non-dropping-particle":"van"},{"family":"Sprau","given":"P."},{"family":"Snijders","given":"L."}],"issued":{"date-parts":[["2022",3]]}}},{"id":624,"uris":["http://zotero.org/users/16770306/items/VC6KGU2Y"],"itemData":{"id":624,"type":"article-journal","abstract":"CapsuleRadio-tracking of four woodland passerine species reveals variation in winter roost site selection within and between species.AimsTo evaluate methods for studying winter roosting behaviour in woodland passerines and to collect preliminary data on intra- and inter-specific differences in roost site characteristics and spatial arrangement.MethodsTen woodland birds (three Eurasian Blackbirds Turdus merula, three Dunnocks Prunella modularis, two Great Tits Parus major and two European Robins Erithacus rubecula), were fitted with a tail-mounted Lotek PicoPip AG337 VHF radio tag (January to March 2022). Tagged birds were located by triangulation, and nightly winter roost locations identified and characterized. A geographic information system was used to quantify roost site fidelity, roosting height and types of habitats used.ResultsManual tracking of birds with radio tags is a cost effective and appropriate method for studying passerine winter roosting behaviour. Sample sizes were too small to allow exploration of significant differences between sites, age and sex. European Robins showed the greatest site fidelity in relation to between-night roost positions, with Eurasian Blackbird, Great Tit and Dunnock being more variable in the sites chosen between nights. Eurasian Blackbird and Great Tit roost sites were generally higher above the ground (up to 6 m), compared to European Robins and Dunnocks (all sites less than 4 m above the ground). Eurasian Blackbirds varied the most in the number of habitats used for roost sites, and European Robins showed the least variation. Only three out of 11 habitat types (bramble Rubus sp, laurel Prunus sp. and Sycamore Acer pseudoplatanus with Ivy Hedera helix) were used by more than one species as a roosting habitat.ConclusionFurther research should focus on: (1) habitat use in relation to relative availability; (2) increasing samples sizes to allow comparison of factors such as age, sex and sites; (3) the impact of supplementary feeding on roosting behaviour; (4) quantifying the thermal properties of roost sites.","container-title":"Bird Study","DOI":"10.1080/00063657.2023.2269329","ISSN":"0006-3657","issue":"4","language":"English","page":"243-250","title":"A preliminary study of the winter roosting behaviour of four woodland passerines","volume":"70","author":[{"family":"O'Connell","given":"M. J."},{"family":"Squirrell","given":"F. I."},{"family":"Greening","given":"M."}],"issued":{"date-parts":[["2023",10]]}}}],"schema":"https://github.com/citation-style-language/schema/raw/master/csl-citation.json"} </w:instrText>
        </w:r>
      </w:ins>
      <w:del w:id="581" w:author="Anne-Marie Cousineau" w:date="2025-07-28T15:07:00Z" w16du:dateUtc="2025-07-28T19:07:00Z">
        <w:r w:rsidRPr="002F6ED3" w:rsidDel="00F561FB">
          <w:rPr>
            <w:rFonts w:ascii="Times New Roman" w:hAnsi="Times New Roman" w:cs="Times New Roman"/>
            <w:color w:val="000000" w:themeColor="text1"/>
            <w:lang w:val="en-CA"/>
          </w:rPr>
          <w:delInstrText xml:space="preserve"> ADDIN ZOTERO_ITEM CSL_CITATION {"citationID":"5Z8TgLXo","properties":{"formattedCitation":"(D. E. Brewer et al., 2023; Naguib et al., 2022; O\\uc0\\u8217{}Connell et al., 2023)","plainCitation":"(D. E. Brewer et al., 2023; Naguib et al., 2022; O’Connell et al., 2023)","noteIndex":0},"citationItems":[{"id":597,"uris":["http://zotero.org/users/16770306/items/7TGVSGAW"],"itemData":{"id":597,"type":"article-journal","abstract":"The king rail (Rallus elegans) is a secretive marsh bird that is threatened or endangered in eight of nine states and provinces in the Laurentian Great Lakes (Great Lakes) region. Available survey data suggests that this species has undergone population declines across this region and these are believed to have been driven by habitat loss and degradation. An improved understanding of the amount and type of habitat king rails require during the breeding season at sites within the Great Lakes region would inform and improve progress toward conservation goals. During 2019-2021, we caught and radio-tagged 14 king rails in northwestern Ohio and southeastern Michigan within impounded coastal wetlands of western Lake Erie. We used radio telemetry to identify breeding season (May-August) home-range characteristics and third order habitat selection within home ranges (hereafter microhabitat). For the birds whose home range stabilize</w:delInstrText>
        </w:r>
        <w:r w:rsidRPr="00524409" w:rsidDel="00F561FB">
          <w:rPr>
            <w:rFonts w:ascii="Times New Roman" w:hAnsi="Times New Roman" w:cs="Times New Roman"/>
            <w:color w:val="000000" w:themeColor="text1"/>
            <w:lang w:val="en-CA"/>
          </w:rPr>
          <w:delInstrText>d (</w:delInstrText>
        </w:r>
        <w:r w:rsidRPr="00D16C98" w:rsidDel="00F561FB">
          <w:rPr>
            <w:rFonts w:ascii="Times New Roman" w:hAnsi="Times New Roman" w:cs="Times New Roman"/>
            <w:color w:val="000000" w:themeColor="text1"/>
            <w:lang w:val="en-CA"/>
            <w:rPrChange w:id="582" w:author="Kyle Elliott, Dr" w:date="2025-07-25T17:15:00Z" w16du:dateUtc="2025-07-25T21:15:00Z">
              <w:rPr>
                <w:rFonts w:ascii="Times New Roman" w:hAnsi="Times New Roman" w:cs="Times New Roman"/>
                <w:color w:val="000000" w:themeColor="text1"/>
              </w:rPr>
            </w:rPrChange>
          </w:rPr>
          <w:delInstrText xml:space="preserve">N = 10), </w:delInstrText>
        </w:r>
        <w:r w:rsidRPr="002F6ED3" w:rsidDel="00F561FB">
          <w:rPr>
            <w:rFonts w:ascii="Times New Roman" w:hAnsi="Times New Roman" w:cs="Times New Roman"/>
            <w:color w:val="000000" w:themeColor="text1"/>
          </w:rPr>
          <w:delInstrText>we found a mean home-range size of 8.8 ha (+/- 1.63 [SE]; range = 1.9 to 15.8). We generated a classification tree to determine which habitat characteristics were associated with king rail presence within home ranges in our study. We found that vegetative density within home ranges was particularly associated with king rail presence. Phragmites australis was also associated with king rail presence, despite its invasiveness and negative ecological impacts in the region, and could be selectively maintained to benefit king rails. Our results suggest that managers may be able to provide microhabitat for king rails by maintaining water depths of 6 to 17 cm and by promoting native, robust vegetation in the genera Carex and Juncus. Our findings could help inform wetland managers and conservation planners in the Great Lakes region, particularly in western Lake Erie coastal marshes, of patch sizes, water depths, plant communities, and vegetative structure preferred by king rails.","container-title":"Ecology and Evolution","DOI":"10.1002/ece3.10043","ISSN":"2045-7758","issue":"4","language":"English","page":"16","title":"King rail (Rallus elegans) home range and microhabitat characteristics in western Lake Erie coastal marshes","volume":"13","author":[{"family":"Brewer","given":"D. E."},{"family":"Gehring","given":"T. M."},{"family":"Garcia","given":"M. M."},{"family":"Shirkey","given":"B. T."},{"family":"Simpson","given":"J. W."},{"family":"Fournier","given":"A. M. V."}],"issued":{"date-parts":[["2023",4]]}}},{"id":583,"uris":["http://zotero.org/users/16770306/items/2WD59JJM"],"itemData":{"id":583,"type":"article-journal","abstract":"Territorial animals often use signals to advertise territorial occupancy within their larger home ranges. Songbirds are among the best-studied territorial signaling taxa, and when competitors start singing during a territorial intrusion, residents usually show elevated spatial and vocal responses. These responses could be used by intruders and distant eavesdroppers to predict future responses or to compare responses across competitors. Yet, the extent to which responses of a resident to a territorial intrusion predict its future responses and its overall spatial behavior (home range) within a neighborhood is less well understood. We used wild great tits (Parus major) as a model species in repeated song playback trials, simulating territorial intrusions combined with radio-tracking before and during playback trials. The time spent close to the loudspeaker in response to an initial simulated intrusion predicted the same response variable during a second simulated intrusion on the next day, whereas singing activity during the first simulated intrusion did not predict singing during the second simulated intrusion. We also show that more explorative males (as determined by a novel environment test) and males with smaller home ranges sang more and spent more time near the loudspeaker in response to both simulated intrusions. Thus, by probing residents, intruders can obtain reliable information about subsequent response probabilities, while eavesdroppers from a distance, who can use auditory information only, would not receive sufficient predictive information. Our findings also suggest that males with larger home ranges are more tolerant toward intruders, which could reflect a trade-off between tendencies to respond strongly and to range widely. The lack of predictability of singing activity with regard to responses to future intrusions might explain why territorial animals continuously exchange vocal signals and regularly foray into neighboring territories, as a way to obtain regular information updates. Significance Statement Animals use experience from interactions with conspecifics in their future decision making, such as mate choice and strategies for conflict resolution. The value of such information depends in part on the predictability of the future behavior of that conspecific. In songbirds, territorial individuals respond to intruders by approach and signaling. Here, we tested in radio-tagged great tits (Parus major) if territorial responses are predictable and are affected by individual and environmental factors. We show that the time spent near the simulated intruder was more predictable than singing activity and that birds with larger home ranges showed weaker responses. These findings suggest that information based on such spatial responses is more useful for future decision making, as compared to vocal information, and that distant eavesdroppers will thus receive less reliable information. Limited predictability may explain why territorial animals continuously exchange vocal signals and foray into neighboring territories, providing opportunities for regular information updates.","container-title":"Behavioral Ecology and Sociobiology","DOI":"10.1007/s00265-022-03143-3","ISSN":"0340-5443","issue":"3","journalAbbreviation":"Behav. Ecol. Sociobiol.","language":"English","page":"12","title":"Prior territorial responses and home range size predict territory defense in radio-tagged great tits","volume":"76","author":[{"family":"Naguib","given":"M."},{"family":"Titulaer","given":"M."},{"family":"Waas","given":"J. R."},{"family":"Oers","given":"K.","non-dropping-particle":"van"},{"family":"Sprau","given":"P."},{"family":"Snijders","given":"L."}],"issued":{"date-parts":[["2022",3]]}}},{"id":624,"uris":["http://zotero.org/users/16770306/items/VC6KGU2Y"],"itemData":{"id":624,"type":"article-journal","abstract":"CapsuleRadio-tracking of four woodland passerine species reveals variation in winter roost site selection within and between species.AimsTo evaluate methods for studying winter roosting behaviour in woodland passerines and to collect preliminary data on intra- and inter-specific differences in roost site characteristics and spatial arrangement.MethodsTen woodland birds (three Eurasian Blackbirds Turdus merula, three Dunnocks Prunella modularis, two Great Tits Parus major and two European Robins Erithacus rubecula), were fitted with a tail-mounted Lotek PicoPip AG337 VHF radio tag (January to March 2022). Tagged birds were located by triangulation, and nightly winter roost locations identified and characterized. A geographic information system was used to quantify roost site fidelity, roosting height and types of habitats used.ResultsManual tracking of birds with radio tags is a cost effective and appropriate method for studying passerine winter roosting behaviour. Sample sizes were too small to allow exploration of significant differences between sites, age and sex. Eur</w:delInstrText>
        </w:r>
        <w:r w:rsidRPr="00126580" w:rsidDel="00F561FB">
          <w:rPr>
            <w:rFonts w:ascii="Times New Roman" w:hAnsi="Times New Roman" w:cs="Times New Roman"/>
            <w:color w:val="000000" w:themeColor="text1"/>
            <w:lang w:val="en-CA"/>
          </w:rPr>
          <w:delInstrText xml:space="preserve">opean Robins showed the greatest site fidelity in relation to between-night roost positions, with Eurasian Blackbird, Great Tit and Dunnock being more variable in the sites chosen between nights. Eurasian Blackbird and Great Tit roost sites were generally higher above the ground (up to 6 m), compared to European Robins and Dunnocks (all sites less than 4 m above the ground). Eurasian Blackbirds varied the most in the number of habitats used for roost sites, and European Robins showed the least variation. Only three out of 11 habitat types (bramble Rubus sp, laurel Prunus sp. and Sycamore Acer pseudoplatanus with Ivy Hedera helix) were used by more than one species as a roosting habitat.ConclusionFurther research should focus on: (1) habitat use in relation to relative availability; (2) increasing samples sizes to allow comparison of factors such as age, sex and sites; (3) the impact of supplementary feeding on roosting behaviour; (4) quantifying the thermal properties of roost sites.","container-title":"Bird Study","DOI":"10.1080/00063657.2023.2269329","ISSN":"0006-3657","issue":"4","language":"English","page":"243-250","title":"A preliminary study of the winter roosting behaviour of four woodland passerines","volume":"70","author":[{"family":"O'Connell","given":"M. J."},{"family":"Squirrell","given":"F. I."},{"family":"Greening","given":"M."}],"issued":{"date-parts":[["2023",10]]}}}],"schema":"https://github.com/citation-style-language/schema/raw/master/csl-citation.json"} </w:delInstrText>
        </w:r>
      </w:del>
      <w:r w:rsidRPr="002F6ED3">
        <w:rPr>
          <w:rFonts w:ascii="Times New Roman" w:hAnsi="Times New Roman" w:cs="Times New Roman"/>
          <w:color w:val="000000" w:themeColor="text1"/>
        </w:rPr>
        <w:fldChar w:fldCharType="separate"/>
      </w:r>
      <w:ins w:id="583" w:author="Anne-Marie Cousineau" w:date="2025-07-28T15:07:00Z" w16du:dateUtc="2025-07-28T19:07:00Z">
        <w:r w:rsidR="00F561FB" w:rsidRPr="00F561FB">
          <w:rPr>
            <w:rFonts w:ascii="Times New Roman" w:hAnsi="Times New Roman" w:cs="Times New Roman"/>
            <w:color w:val="000000"/>
            <w:kern w:val="0"/>
            <w:lang w:val="en-US"/>
            <w:rPrChange w:id="584" w:author="Anne-Marie Cousineau" w:date="2025-07-28T15:07:00Z" w16du:dateUtc="2025-07-28T19:07:00Z">
              <w:rPr>
                <w:rFonts w:ascii="Times New Roman" w:hAnsi="Times New Roman" w:cs="Times New Roman"/>
                <w:kern w:val="0"/>
                <w:lang w:val="en-US"/>
              </w:rPr>
            </w:rPrChange>
          </w:rPr>
          <w:t>(Brewer et al., 2023; Naguib et al., 2022; O’Connell et al., 2023)</w:t>
        </w:r>
      </w:ins>
      <w:del w:id="585" w:author="Anne-Marie Cousineau" w:date="2025-07-28T15:07:00Z" w16du:dateUtc="2025-07-28T19:07:00Z">
        <w:r w:rsidRPr="00F561FB" w:rsidDel="00F561FB">
          <w:rPr>
            <w:rFonts w:ascii="Times New Roman" w:hAnsi="Times New Roman" w:cs="Times New Roman"/>
            <w:color w:val="000000"/>
            <w:lang w:val="en-CA"/>
          </w:rPr>
          <w:delText>(D. E. Brewer et al., 2023; Naguib et al., 2022; O’Connell et al., 2023)</w:delText>
        </w:r>
      </w:del>
      <w:r w:rsidRPr="002F6ED3">
        <w:rPr>
          <w:rFonts w:ascii="Times New Roman" w:hAnsi="Times New Roman" w:cs="Times New Roman"/>
          <w:color w:val="000000" w:themeColor="text1"/>
        </w:rPr>
        <w:fldChar w:fldCharType="end"/>
      </w:r>
      <w:r w:rsidRPr="00126580">
        <w:rPr>
          <w:rFonts w:ascii="Times New Roman" w:hAnsi="Times New Roman" w:cs="Times New Roman"/>
          <w:color w:val="000000" w:themeColor="text1"/>
          <w:lang w:val="en-CA"/>
        </w:rPr>
        <w:t xml:space="preserve">. </w:t>
      </w:r>
      <w:r w:rsidRPr="002F6ED3">
        <w:rPr>
          <w:rFonts w:ascii="Times New Roman" w:hAnsi="Times New Roman" w:cs="Times New Roman"/>
          <w:color w:val="000000" w:themeColor="text1"/>
          <w:lang w:val="en-CA"/>
        </w:rPr>
        <w:t xml:space="preserve">It is important to note that the success of using VHF radio </w:t>
      </w:r>
      <w:del w:id="586" w:author="Kyle Elliott, Dr" w:date="2025-07-25T17:15:00Z" w16du:dateUtc="2025-07-25T21:15:00Z">
        <w:r w:rsidRPr="002F6ED3" w:rsidDel="00D16C98">
          <w:rPr>
            <w:rFonts w:ascii="Times New Roman" w:hAnsi="Times New Roman" w:cs="Times New Roman"/>
            <w:color w:val="000000" w:themeColor="text1"/>
            <w:lang w:val="en-CA"/>
          </w:rPr>
          <w:delText xml:space="preserve">trackers </w:delText>
        </w:r>
      </w:del>
      <w:ins w:id="587" w:author="Kyle Elliott, Dr" w:date="2025-07-25T17:15:00Z" w16du:dateUtc="2025-07-25T21:15:00Z">
        <w:r w:rsidR="00D16C98" w:rsidRPr="002F6ED3">
          <w:rPr>
            <w:rFonts w:ascii="Times New Roman" w:hAnsi="Times New Roman" w:cs="Times New Roman"/>
            <w:color w:val="000000" w:themeColor="text1"/>
            <w:lang w:val="en-CA"/>
          </w:rPr>
          <w:t>t</w:t>
        </w:r>
        <w:r w:rsidR="00D16C98">
          <w:rPr>
            <w:rFonts w:ascii="Times New Roman" w:hAnsi="Times New Roman" w:cs="Times New Roman"/>
            <w:color w:val="000000" w:themeColor="text1"/>
            <w:lang w:val="en-CA"/>
          </w:rPr>
          <w:t>elemetry</w:t>
        </w:r>
        <w:r w:rsidR="00D16C98" w:rsidRPr="002F6ED3">
          <w:rPr>
            <w:rFonts w:ascii="Times New Roman" w:hAnsi="Times New Roman" w:cs="Times New Roman"/>
            <w:color w:val="000000" w:themeColor="text1"/>
            <w:lang w:val="en-CA"/>
          </w:rPr>
          <w:t xml:space="preserve"> </w:t>
        </w:r>
      </w:ins>
      <w:r w:rsidRPr="002F6ED3">
        <w:rPr>
          <w:rFonts w:ascii="Times New Roman" w:hAnsi="Times New Roman" w:cs="Times New Roman"/>
          <w:color w:val="000000" w:themeColor="text1"/>
          <w:lang w:val="en-CA"/>
        </w:rPr>
        <w:t xml:space="preserve">at a </w:t>
      </w:r>
      <w:del w:id="588" w:author="Kyle Elliott, Dr" w:date="2025-07-25T17:15:00Z" w16du:dateUtc="2025-07-25T21:15:00Z">
        <w:r w:rsidRPr="002F6ED3" w:rsidDel="00D16C98">
          <w:rPr>
            <w:rFonts w:ascii="Times New Roman" w:hAnsi="Times New Roman" w:cs="Times New Roman"/>
            <w:color w:val="000000" w:themeColor="text1"/>
            <w:lang w:val="en-CA"/>
          </w:rPr>
          <w:delText xml:space="preserve">small </w:delText>
        </w:r>
      </w:del>
      <w:ins w:id="589" w:author="Kyle Elliott, Dr" w:date="2025-07-25T17:15:00Z" w16du:dateUtc="2025-07-25T21:15:00Z">
        <w:r w:rsidR="00D16C98">
          <w:rPr>
            <w:rFonts w:ascii="Times New Roman" w:hAnsi="Times New Roman" w:cs="Times New Roman"/>
            <w:color w:val="000000" w:themeColor="text1"/>
            <w:lang w:val="en-CA"/>
          </w:rPr>
          <w:t>fine</w:t>
        </w:r>
        <w:r w:rsidR="00D16C98" w:rsidRPr="002F6ED3">
          <w:rPr>
            <w:rFonts w:ascii="Times New Roman" w:hAnsi="Times New Roman" w:cs="Times New Roman"/>
            <w:color w:val="000000" w:themeColor="text1"/>
            <w:lang w:val="en-CA"/>
          </w:rPr>
          <w:t xml:space="preserve"> </w:t>
        </w:r>
      </w:ins>
      <w:r w:rsidRPr="002F6ED3">
        <w:rPr>
          <w:rFonts w:ascii="Times New Roman" w:hAnsi="Times New Roman" w:cs="Times New Roman"/>
          <w:color w:val="000000" w:themeColor="text1"/>
          <w:lang w:val="en-CA"/>
        </w:rPr>
        <w:t>scale is dependent on the presence of receiver</w:t>
      </w:r>
      <w:del w:id="590" w:author="Kyle Elliott, Dr" w:date="2025-07-25T17:16:00Z" w16du:dateUtc="2025-07-25T21:16:00Z">
        <w:r w:rsidRPr="002F6ED3" w:rsidDel="00D16C98">
          <w:rPr>
            <w:rFonts w:ascii="Times New Roman" w:hAnsi="Times New Roman" w:cs="Times New Roman"/>
            <w:color w:val="000000" w:themeColor="text1"/>
            <w:lang w:val="en-CA"/>
          </w:rPr>
          <w:delText xml:space="preserve"> tower</w:delText>
        </w:r>
      </w:del>
      <w:r w:rsidRPr="002F6ED3">
        <w:rPr>
          <w:rFonts w:ascii="Times New Roman" w:hAnsi="Times New Roman" w:cs="Times New Roman"/>
          <w:color w:val="000000" w:themeColor="text1"/>
          <w:lang w:val="en-CA"/>
        </w:rPr>
        <w:t xml:space="preserve">s within the vicinity of the marked individuals, </w:t>
      </w:r>
      <w:del w:id="591" w:author="Kyle Elliott, Dr" w:date="2025-07-25T17:16:00Z" w16du:dateUtc="2025-07-25T21:16:00Z">
        <w:r w:rsidRPr="002F6ED3" w:rsidDel="00D16C98">
          <w:rPr>
            <w:rFonts w:ascii="Times New Roman" w:hAnsi="Times New Roman" w:cs="Times New Roman"/>
            <w:color w:val="000000" w:themeColor="text1"/>
            <w:lang w:val="en-CA"/>
          </w:rPr>
          <w:delText>along with</w:delText>
        </w:r>
      </w:del>
      <w:ins w:id="592" w:author="Kyle Elliott, Dr" w:date="2025-07-25T17:16:00Z" w16du:dateUtc="2025-07-25T21:16:00Z">
        <w:r w:rsidR="00D16C98">
          <w:rPr>
            <w:rFonts w:ascii="Times New Roman" w:hAnsi="Times New Roman" w:cs="Times New Roman"/>
            <w:color w:val="000000" w:themeColor="text1"/>
            <w:lang w:val="en-CA"/>
          </w:rPr>
          <w:t>and thus</w:t>
        </w:r>
      </w:ins>
      <w:r w:rsidRPr="002F6ED3">
        <w:rPr>
          <w:rFonts w:ascii="Times New Roman" w:hAnsi="Times New Roman" w:cs="Times New Roman"/>
          <w:color w:val="000000" w:themeColor="text1"/>
          <w:lang w:val="en-CA"/>
        </w:rPr>
        <w:t xml:space="preserve"> the researchers </w:t>
      </w:r>
      <w:r w:rsidR="00FF5E1B">
        <w:rPr>
          <w:rFonts w:ascii="Times New Roman" w:hAnsi="Times New Roman" w:cs="Times New Roman"/>
          <w:color w:val="000000" w:themeColor="text1"/>
          <w:lang w:val="en-CA"/>
        </w:rPr>
        <w:t xml:space="preserve">' capacity </w:t>
      </w:r>
      <w:r w:rsidRPr="002F6ED3">
        <w:rPr>
          <w:rFonts w:ascii="Times New Roman" w:hAnsi="Times New Roman" w:cs="Times New Roman"/>
          <w:color w:val="000000" w:themeColor="text1"/>
          <w:lang w:val="en-CA"/>
        </w:rPr>
        <w:t xml:space="preserve">to have access to the individuals </w:t>
      </w:r>
      <w:r w:rsidR="00FF5E1B">
        <w:rPr>
          <w:rFonts w:ascii="Times New Roman" w:hAnsi="Times New Roman" w:cs="Times New Roman"/>
          <w:color w:val="000000" w:themeColor="text1"/>
          <w:lang w:val="en-CA"/>
        </w:rPr>
        <w:t>i</w:t>
      </w:r>
      <w:r w:rsidRPr="002F6ED3">
        <w:rPr>
          <w:rFonts w:ascii="Times New Roman" w:hAnsi="Times New Roman" w:cs="Times New Roman"/>
          <w:color w:val="000000" w:themeColor="text1"/>
          <w:lang w:val="en-CA"/>
        </w:rPr>
        <w:t>n the field. Getting valuable fine-scale data on tracked birds is possible but highly labo</w:t>
      </w:r>
      <w:r>
        <w:rPr>
          <w:rFonts w:ascii="Times New Roman" w:hAnsi="Times New Roman" w:cs="Times New Roman"/>
          <w:color w:val="000000" w:themeColor="text1"/>
          <w:lang w:val="en-CA"/>
        </w:rPr>
        <w:t>u</w:t>
      </w:r>
      <w:r w:rsidRPr="002F6ED3">
        <w:rPr>
          <w:rFonts w:ascii="Times New Roman" w:hAnsi="Times New Roman" w:cs="Times New Roman"/>
          <w:color w:val="000000" w:themeColor="text1"/>
          <w:lang w:val="en-CA"/>
        </w:rPr>
        <w:t>r</w:t>
      </w:r>
      <w:r>
        <w:rPr>
          <w:rFonts w:ascii="Times New Roman" w:hAnsi="Times New Roman" w:cs="Times New Roman"/>
          <w:color w:val="000000" w:themeColor="text1"/>
          <w:lang w:val="en-CA"/>
        </w:rPr>
        <w:t>-</w:t>
      </w:r>
      <w:r w:rsidRPr="002F6ED3">
        <w:rPr>
          <w:rFonts w:ascii="Times New Roman" w:hAnsi="Times New Roman" w:cs="Times New Roman"/>
          <w:color w:val="000000" w:themeColor="text1"/>
          <w:lang w:val="en-CA"/>
        </w:rPr>
        <w:t>intensive as the researcher needs to get close enough to the bird to be able to pick up its signal. On the o</w:t>
      </w:r>
      <w:r w:rsidR="00FF5E1B">
        <w:rPr>
          <w:rFonts w:ascii="Times New Roman" w:hAnsi="Times New Roman" w:cs="Times New Roman"/>
          <w:color w:val="000000" w:themeColor="text1"/>
          <w:lang w:val="en-CA"/>
        </w:rPr>
        <w:t>ther hand</w:t>
      </w:r>
      <w:r w:rsidRPr="002F6ED3">
        <w:rPr>
          <w:rFonts w:ascii="Times New Roman" w:hAnsi="Times New Roman" w:cs="Times New Roman"/>
          <w:color w:val="000000" w:themeColor="text1"/>
          <w:lang w:val="en-CA"/>
        </w:rPr>
        <w:t xml:space="preserve">, in areas </w:t>
      </w:r>
      <w:del w:id="593" w:author="Kyle Elliott, Dr" w:date="2025-07-25T17:16:00Z" w16du:dateUtc="2025-07-25T21:16:00Z">
        <w:r w:rsidRPr="002F6ED3" w:rsidDel="00D16C98">
          <w:rPr>
            <w:rFonts w:ascii="Times New Roman" w:hAnsi="Times New Roman" w:cs="Times New Roman"/>
            <w:color w:val="000000" w:themeColor="text1"/>
            <w:lang w:val="en-CA"/>
          </w:rPr>
          <w:delText xml:space="preserve">of the world </w:delText>
        </w:r>
      </w:del>
      <w:r w:rsidRPr="002F6ED3">
        <w:rPr>
          <w:rFonts w:ascii="Times New Roman" w:hAnsi="Times New Roman" w:cs="Times New Roman"/>
          <w:color w:val="000000" w:themeColor="text1"/>
          <w:lang w:val="en-CA"/>
        </w:rPr>
        <w:t xml:space="preserve">where there’s an extensive network of receiver towers (such as the Motus Wildlife Tracking network in North America), the use of VHF radio </w:t>
      </w:r>
      <w:del w:id="594" w:author="Kyle Elliott, Dr" w:date="2025-07-25T17:17:00Z" w16du:dateUtc="2025-07-25T21:17:00Z">
        <w:r w:rsidRPr="002F6ED3" w:rsidDel="00D16C98">
          <w:rPr>
            <w:rFonts w:ascii="Times New Roman" w:hAnsi="Times New Roman" w:cs="Times New Roman"/>
            <w:color w:val="000000" w:themeColor="text1"/>
            <w:lang w:val="en-CA"/>
          </w:rPr>
          <w:delText xml:space="preserve">trackers </w:delText>
        </w:r>
      </w:del>
      <w:ins w:id="595" w:author="Kyle Elliott, Dr" w:date="2025-07-25T17:17:00Z" w16du:dateUtc="2025-07-25T21:17:00Z">
        <w:r w:rsidR="00D16C98">
          <w:rPr>
            <w:rFonts w:ascii="Times New Roman" w:hAnsi="Times New Roman" w:cs="Times New Roman"/>
            <w:color w:val="000000" w:themeColor="text1"/>
            <w:lang w:val="en-CA"/>
          </w:rPr>
          <w:t>telemetry</w:t>
        </w:r>
        <w:r w:rsidR="00D16C98" w:rsidRPr="002F6ED3">
          <w:rPr>
            <w:rFonts w:ascii="Times New Roman" w:hAnsi="Times New Roman" w:cs="Times New Roman"/>
            <w:color w:val="000000" w:themeColor="text1"/>
            <w:lang w:val="en-CA"/>
          </w:rPr>
          <w:t xml:space="preserve"> </w:t>
        </w:r>
      </w:ins>
      <w:r w:rsidRPr="002F6ED3">
        <w:rPr>
          <w:rFonts w:ascii="Times New Roman" w:hAnsi="Times New Roman" w:cs="Times New Roman"/>
          <w:color w:val="000000" w:themeColor="text1"/>
          <w:lang w:val="en-CA"/>
        </w:rPr>
        <w:t xml:space="preserve">can provide valuable information for long-distance monitoring, such as migration routes and stopover </w:t>
      </w:r>
      <w:commentRangeStart w:id="596"/>
      <w:commentRangeStart w:id="597"/>
      <w:commentRangeStart w:id="598"/>
      <w:r w:rsidRPr="002F6ED3">
        <w:rPr>
          <w:rFonts w:ascii="Times New Roman" w:hAnsi="Times New Roman" w:cs="Times New Roman"/>
          <w:color w:val="000000" w:themeColor="text1"/>
          <w:lang w:val="en-CA"/>
        </w:rPr>
        <w:t>sites</w:t>
      </w:r>
      <w:commentRangeEnd w:id="596"/>
      <w:r w:rsidR="00BA1C39">
        <w:rPr>
          <w:rStyle w:val="CommentReference"/>
        </w:rPr>
        <w:commentReference w:id="596"/>
      </w:r>
      <w:commentRangeEnd w:id="597"/>
      <w:r w:rsidR="005D5923">
        <w:rPr>
          <w:rStyle w:val="CommentReference"/>
        </w:rPr>
        <w:commentReference w:id="597"/>
      </w:r>
      <w:commentRangeEnd w:id="598"/>
      <w:r w:rsidR="00FD4F1C">
        <w:rPr>
          <w:rStyle w:val="CommentReference"/>
        </w:rPr>
        <w:commentReference w:id="598"/>
      </w:r>
      <w:r w:rsidRPr="002F6ED3">
        <w:rPr>
          <w:rFonts w:ascii="Times New Roman" w:hAnsi="Times New Roman" w:cs="Times New Roman"/>
          <w:color w:val="000000" w:themeColor="text1"/>
          <w:lang w:val="en-CA"/>
        </w:rPr>
        <w:t>.</w:t>
      </w:r>
      <w:ins w:id="599" w:author="Kyle Elliott, Dr" w:date="2025-07-25T17:17:00Z" w16du:dateUtc="2025-07-25T21:17:00Z">
        <w:r w:rsidR="00D16C98">
          <w:rPr>
            <w:rFonts w:ascii="Times New Roman" w:hAnsi="Times New Roman" w:cs="Times New Roman"/>
            <w:color w:val="000000" w:themeColor="text1"/>
            <w:lang w:val="en-CA"/>
          </w:rPr>
          <w:t xml:space="preserve"> Systems such as Motus can track birds across continents, and is, to some degree, replacing banding as a method for monitoring individual wildlife migration as </w:t>
        </w:r>
      </w:ins>
      <w:ins w:id="600" w:author="Kyle Elliott, Dr" w:date="2025-07-25T17:18:00Z" w16du:dateUtc="2025-07-25T21:18:00Z">
        <w:r w:rsidR="00D16C98">
          <w:rPr>
            <w:rFonts w:ascii="Times New Roman" w:hAnsi="Times New Roman" w:cs="Times New Roman"/>
            <w:color w:val="000000" w:themeColor="text1"/>
            <w:lang w:val="en-CA"/>
          </w:rPr>
          <w:t>Motus tags have a much higher detection rate than bands.</w:t>
        </w:r>
      </w:ins>
    </w:p>
    <w:p w14:paraId="3F1665F1" w14:textId="58AEBE56" w:rsidR="00D71982" w:rsidRDefault="00D71982" w:rsidP="000369B9">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Although the use of biologging </w:t>
      </w:r>
      <w:commentRangeStart w:id="601"/>
      <w:r>
        <w:rPr>
          <w:rFonts w:ascii="Times New Roman" w:hAnsi="Times New Roman" w:cs="Times New Roman"/>
          <w:color w:val="000000" w:themeColor="text1"/>
          <w:lang w:val="en-CA"/>
        </w:rPr>
        <w:t>devices</w:t>
      </w:r>
      <w:commentRangeEnd w:id="601"/>
      <w:r w:rsidR="00D16C98">
        <w:rPr>
          <w:rStyle w:val="CommentReference"/>
        </w:rPr>
        <w:commentReference w:id="601"/>
      </w:r>
      <w:r>
        <w:rPr>
          <w:rFonts w:ascii="Times New Roman" w:hAnsi="Times New Roman" w:cs="Times New Roman"/>
          <w:color w:val="000000" w:themeColor="text1"/>
          <w:lang w:val="en-CA"/>
        </w:rPr>
        <w:t xml:space="preserve"> </w:t>
      </w:r>
      <w:r w:rsidR="00875619">
        <w:rPr>
          <w:rFonts w:ascii="Times New Roman" w:hAnsi="Times New Roman" w:cs="Times New Roman"/>
          <w:color w:val="000000" w:themeColor="text1"/>
          <w:lang w:val="en-CA"/>
        </w:rPr>
        <w:t xml:space="preserve">can provide valuable physiological and ecological data </w:t>
      </w:r>
      <w:r w:rsidR="00A749FA">
        <w:rPr>
          <w:rFonts w:ascii="Times New Roman" w:hAnsi="Times New Roman" w:cs="Times New Roman"/>
          <w:color w:val="000000" w:themeColor="text1"/>
          <w:lang w:val="en-CA"/>
        </w:rPr>
        <w:t xml:space="preserve">on birds, </w:t>
      </w:r>
      <w:del w:id="602" w:author="Kyle Elliott, Dr" w:date="2025-07-25T17:19:00Z" w16du:dateUtc="2025-07-25T21:19:00Z">
        <w:r w:rsidR="00A749FA" w:rsidDel="00D16C98">
          <w:rPr>
            <w:rFonts w:ascii="Times New Roman" w:hAnsi="Times New Roman" w:cs="Times New Roman"/>
            <w:color w:val="000000" w:themeColor="text1"/>
            <w:lang w:val="en-CA"/>
          </w:rPr>
          <w:delText>it’s also important to acknowledge the</w:delText>
        </w:r>
      </w:del>
      <w:ins w:id="603" w:author="Kyle Elliott, Dr" w:date="2025-07-25T17:19:00Z" w16du:dateUtc="2025-07-25T21:19:00Z">
        <w:r w:rsidR="00D16C98">
          <w:rPr>
            <w:rFonts w:ascii="Times New Roman" w:hAnsi="Times New Roman" w:cs="Times New Roman"/>
            <w:color w:val="000000" w:themeColor="text1"/>
            <w:lang w:val="en-CA"/>
          </w:rPr>
          <w:t>biologging devices can have</w:t>
        </w:r>
      </w:ins>
      <w:del w:id="604" w:author="Kyle Elliott, Dr" w:date="2025-07-25T17:19:00Z" w16du:dateUtc="2025-07-25T21:19:00Z">
        <w:r w:rsidR="00A749FA" w:rsidDel="00D16C98">
          <w:rPr>
            <w:rFonts w:ascii="Times New Roman" w:hAnsi="Times New Roman" w:cs="Times New Roman"/>
            <w:color w:val="000000" w:themeColor="text1"/>
            <w:lang w:val="en-CA"/>
          </w:rPr>
          <w:delText xml:space="preserve"> potential</w:delText>
        </w:r>
      </w:del>
      <w:r w:rsidR="00A749FA">
        <w:rPr>
          <w:rFonts w:ascii="Times New Roman" w:hAnsi="Times New Roman" w:cs="Times New Roman"/>
          <w:color w:val="000000" w:themeColor="text1"/>
          <w:lang w:val="en-CA"/>
        </w:rPr>
        <w:t xml:space="preserve"> negative impacts </w:t>
      </w:r>
      <w:del w:id="605" w:author="Kyle Elliott, Dr" w:date="2025-07-25T17:19:00Z" w16du:dateUtc="2025-07-25T21:19:00Z">
        <w:r w:rsidR="00A749FA" w:rsidDel="00D16C98">
          <w:rPr>
            <w:rFonts w:ascii="Times New Roman" w:hAnsi="Times New Roman" w:cs="Times New Roman"/>
            <w:color w:val="000000" w:themeColor="text1"/>
            <w:lang w:val="en-CA"/>
          </w:rPr>
          <w:delText xml:space="preserve">that these devices can have </w:delText>
        </w:r>
      </w:del>
      <w:r w:rsidR="00A749FA">
        <w:rPr>
          <w:rFonts w:ascii="Times New Roman" w:hAnsi="Times New Roman" w:cs="Times New Roman"/>
          <w:color w:val="000000" w:themeColor="text1"/>
          <w:lang w:val="en-CA"/>
        </w:rPr>
        <w:t>on</w:t>
      </w:r>
      <w:del w:id="606" w:author="Kyle Elliott, Dr" w:date="2025-07-25T17:19:00Z" w16du:dateUtc="2025-07-25T21:19:00Z">
        <w:r w:rsidR="00A749FA" w:rsidDel="00D16C98">
          <w:rPr>
            <w:rFonts w:ascii="Times New Roman" w:hAnsi="Times New Roman" w:cs="Times New Roman"/>
            <w:color w:val="000000" w:themeColor="text1"/>
            <w:lang w:val="en-CA"/>
          </w:rPr>
          <w:delText xml:space="preserve"> these</w:delText>
        </w:r>
      </w:del>
      <w:r w:rsidR="00A749FA">
        <w:rPr>
          <w:rFonts w:ascii="Times New Roman" w:hAnsi="Times New Roman" w:cs="Times New Roman"/>
          <w:color w:val="000000" w:themeColor="text1"/>
          <w:lang w:val="en-CA"/>
        </w:rPr>
        <w:t xml:space="preserve"> organisms.</w:t>
      </w:r>
      <w:r w:rsidR="00AB1E8F">
        <w:rPr>
          <w:rFonts w:ascii="Times New Roman" w:hAnsi="Times New Roman" w:cs="Times New Roman"/>
          <w:color w:val="000000" w:themeColor="text1"/>
          <w:lang w:val="en-CA"/>
        </w:rPr>
        <w:t xml:space="preserve"> </w:t>
      </w:r>
      <w:del w:id="607" w:author="Kyle Elliott, Dr" w:date="2025-07-25T17:20:00Z" w16du:dateUtc="2025-07-25T21:20:00Z">
        <w:r w:rsidR="00CB2D16" w:rsidDel="00D16C98">
          <w:rPr>
            <w:rFonts w:ascii="Times New Roman" w:hAnsi="Times New Roman" w:cs="Times New Roman"/>
            <w:color w:val="000000" w:themeColor="text1"/>
            <w:lang w:val="en-CA"/>
          </w:rPr>
          <w:delText>Research on the r</w:delText>
        </w:r>
      </w:del>
      <w:ins w:id="608" w:author="Kyle Elliott, Dr" w:date="2025-07-25T17:20:00Z" w16du:dateUtc="2025-07-25T21:20:00Z">
        <w:r w:rsidR="00D16C98">
          <w:rPr>
            <w:rFonts w:ascii="Times New Roman" w:hAnsi="Times New Roman" w:cs="Times New Roman"/>
            <w:color w:val="000000" w:themeColor="text1"/>
            <w:lang w:val="en-CA"/>
          </w:rPr>
          <w:t>R</w:t>
        </w:r>
      </w:ins>
      <w:r w:rsidR="00CB2D16">
        <w:rPr>
          <w:rFonts w:ascii="Times New Roman" w:hAnsi="Times New Roman" w:cs="Times New Roman"/>
          <w:color w:val="000000" w:themeColor="text1"/>
          <w:lang w:val="en-CA"/>
        </w:rPr>
        <w:t>eturn rate of Swainson’s warblers (</w:t>
      </w:r>
      <w:proofErr w:type="spellStart"/>
      <w:r w:rsidR="00B47117">
        <w:rPr>
          <w:rFonts w:ascii="Times New Roman" w:hAnsi="Times New Roman" w:cs="Times New Roman"/>
          <w:i/>
          <w:iCs/>
          <w:color w:val="000000" w:themeColor="text1"/>
          <w:lang w:val="en-CA"/>
        </w:rPr>
        <w:t>Limnothlypis</w:t>
      </w:r>
      <w:proofErr w:type="spellEnd"/>
      <w:r w:rsidR="00B47117">
        <w:rPr>
          <w:rFonts w:ascii="Times New Roman" w:hAnsi="Times New Roman" w:cs="Times New Roman"/>
          <w:i/>
          <w:iCs/>
          <w:color w:val="000000" w:themeColor="text1"/>
          <w:lang w:val="en-CA"/>
        </w:rPr>
        <w:t xml:space="preserve"> </w:t>
      </w:r>
      <w:proofErr w:type="spellStart"/>
      <w:r w:rsidR="00B47117">
        <w:rPr>
          <w:rFonts w:ascii="Times New Roman" w:hAnsi="Times New Roman" w:cs="Times New Roman"/>
          <w:i/>
          <w:iCs/>
          <w:color w:val="000000" w:themeColor="text1"/>
          <w:lang w:val="en-CA"/>
        </w:rPr>
        <w:t>swainsonii</w:t>
      </w:r>
      <w:proofErr w:type="spellEnd"/>
      <w:r w:rsidR="00B47117">
        <w:rPr>
          <w:rFonts w:ascii="Times New Roman" w:hAnsi="Times New Roman" w:cs="Times New Roman"/>
          <w:color w:val="000000" w:themeColor="text1"/>
          <w:lang w:val="en-CA"/>
        </w:rPr>
        <w:t>)</w:t>
      </w:r>
      <w:r w:rsidR="008353DB">
        <w:rPr>
          <w:rFonts w:ascii="Times New Roman" w:hAnsi="Times New Roman" w:cs="Times New Roman"/>
          <w:color w:val="000000" w:themeColor="text1"/>
          <w:lang w:val="en-CA"/>
        </w:rPr>
        <w:t xml:space="preserve"> </w:t>
      </w:r>
      <w:del w:id="609" w:author="Kyle Elliott, Dr" w:date="2025-07-25T17:20:00Z" w16du:dateUtc="2025-07-25T21:20:00Z">
        <w:r w:rsidR="008353DB" w:rsidDel="00D16C98">
          <w:rPr>
            <w:rFonts w:ascii="Times New Roman" w:hAnsi="Times New Roman" w:cs="Times New Roman"/>
            <w:color w:val="000000" w:themeColor="text1"/>
            <w:lang w:val="en-CA"/>
          </w:rPr>
          <w:delText>showed no significant effects of</w:delText>
        </w:r>
      </w:del>
      <w:ins w:id="610" w:author="Kyle Elliott, Dr" w:date="2025-07-25T17:20:00Z" w16du:dateUtc="2025-07-25T21:20:00Z">
        <w:r w:rsidR="00D16C98">
          <w:rPr>
            <w:rFonts w:ascii="Times New Roman" w:hAnsi="Times New Roman" w:cs="Times New Roman"/>
            <w:color w:val="000000" w:themeColor="text1"/>
            <w:lang w:val="en-CA"/>
          </w:rPr>
          <w:t>with</w:t>
        </w:r>
      </w:ins>
      <w:r w:rsidR="008353DB">
        <w:rPr>
          <w:rFonts w:ascii="Times New Roman" w:hAnsi="Times New Roman" w:cs="Times New Roman"/>
          <w:color w:val="000000" w:themeColor="text1"/>
          <w:lang w:val="en-CA"/>
        </w:rPr>
        <w:t xml:space="preserve"> radio tags </w:t>
      </w:r>
      <w:ins w:id="611" w:author="Kyle Elliott, Dr" w:date="2025-07-25T17:20:00Z" w16du:dateUtc="2025-07-25T21:20:00Z">
        <w:r w:rsidR="00D16C98">
          <w:rPr>
            <w:rFonts w:ascii="Times New Roman" w:hAnsi="Times New Roman" w:cs="Times New Roman"/>
            <w:color w:val="000000" w:themeColor="text1"/>
            <w:lang w:val="en-CA"/>
          </w:rPr>
          <w:t xml:space="preserve">was not significantly different than </w:t>
        </w:r>
      </w:ins>
      <w:del w:id="612" w:author="Kyle Elliott, Dr" w:date="2025-07-25T17:20:00Z" w16du:dateUtc="2025-07-25T21:20:00Z">
        <w:r w:rsidR="008353DB" w:rsidDel="00D16C98">
          <w:rPr>
            <w:rFonts w:ascii="Times New Roman" w:hAnsi="Times New Roman" w:cs="Times New Roman"/>
            <w:color w:val="000000" w:themeColor="text1"/>
            <w:lang w:val="en-CA"/>
          </w:rPr>
          <w:delText xml:space="preserve">on </w:delText>
        </w:r>
      </w:del>
      <w:r w:rsidR="008353DB">
        <w:rPr>
          <w:rFonts w:ascii="Times New Roman" w:hAnsi="Times New Roman" w:cs="Times New Roman"/>
          <w:color w:val="000000" w:themeColor="text1"/>
          <w:lang w:val="en-CA"/>
        </w:rPr>
        <w:t>return rates of the birds</w:t>
      </w:r>
      <w:ins w:id="613" w:author="Kyle Elliott, Dr" w:date="2025-07-25T17:20:00Z" w16du:dateUtc="2025-07-25T21:20:00Z">
        <w:r w:rsidR="00D16C98">
          <w:rPr>
            <w:rFonts w:ascii="Times New Roman" w:hAnsi="Times New Roman" w:cs="Times New Roman"/>
            <w:color w:val="000000" w:themeColor="text1"/>
            <w:lang w:val="en-CA"/>
          </w:rPr>
          <w:t xml:space="preserve"> </w:t>
        </w:r>
      </w:ins>
      <w:ins w:id="614" w:author="Kyle Elliott, Dr" w:date="2025-07-25T17:21:00Z" w16du:dateUtc="2025-07-25T21:21:00Z">
        <w:r w:rsidR="00D16C98">
          <w:rPr>
            <w:rFonts w:ascii="Times New Roman" w:hAnsi="Times New Roman" w:cs="Times New Roman"/>
            <w:color w:val="000000" w:themeColor="text1"/>
            <w:lang w:val="en-CA"/>
          </w:rPr>
          <w:t>with only colour bands</w:t>
        </w:r>
      </w:ins>
      <w:del w:id="615" w:author="Kyle Elliott, Dr" w:date="2025-07-25T17:21:00Z" w16du:dateUtc="2025-07-25T21:21:00Z">
        <w:r w:rsidR="008353DB" w:rsidDel="00D16C98">
          <w:rPr>
            <w:rFonts w:ascii="Times New Roman" w:hAnsi="Times New Roman" w:cs="Times New Roman"/>
            <w:color w:val="000000" w:themeColor="text1"/>
            <w:lang w:val="en-CA"/>
          </w:rPr>
          <w:delText xml:space="preserve"> during migration,</w:delText>
        </w:r>
      </w:del>
      <w:r w:rsidR="008353DB">
        <w:rPr>
          <w:rFonts w:ascii="Times New Roman" w:hAnsi="Times New Roman" w:cs="Times New Roman"/>
          <w:color w:val="000000" w:themeColor="text1"/>
          <w:lang w:val="en-CA"/>
        </w:rPr>
        <w:t xml:space="preserve"> </w:t>
      </w:r>
      <w:del w:id="616" w:author="Kyle Elliott, Dr" w:date="2025-07-25T17:21:00Z" w16du:dateUtc="2025-07-25T21:21:00Z">
        <w:r w:rsidR="008353DB" w:rsidDel="00D16C98">
          <w:rPr>
            <w:rFonts w:ascii="Times New Roman" w:hAnsi="Times New Roman" w:cs="Times New Roman"/>
            <w:color w:val="000000" w:themeColor="text1"/>
            <w:lang w:val="en-CA"/>
          </w:rPr>
          <w:delText>compared to individuals with coloured bands only</w:delText>
        </w:r>
        <w:r w:rsidR="004701C5" w:rsidDel="00D16C98">
          <w:rPr>
            <w:rFonts w:ascii="Times New Roman" w:hAnsi="Times New Roman" w:cs="Times New Roman"/>
            <w:color w:val="000000" w:themeColor="text1"/>
            <w:lang w:val="en-CA"/>
          </w:rPr>
          <w:delText xml:space="preserve"> </w:delText>
        </w:r>
      </w:del>
      <w:r w:rsidR="004701C5">
        <w:rPr>
          <w:rFonts w:ascii="Times New Roman" w:hAnsi="Times New Roman" w:cs="Times New Roman"/>
          <w:color w:val="000000" w:themeColor="text1"/>
          <w:lang w:val="en-CA"/>
        </w:rPr>
        <w:fldChar w:fldCharType="begin"/>
      </w:r>
      <w:r w:rsidR="004701C5">
        <w:rPr>
          <w:rFonts w:ascii="Times New Roman" w:hAnsi="Times New Roman" w:cs="Times New Roman"/>
          <w:color w:val="000000" w:themeColor="text1"/>
          <w:lang w:val="en-CA"/>
        </w:rPr>
        <w:instrText xml:space="preserve"> ADDIN ZOTERO_ITEM CSL_CITATION {"citationID":"Yu7JSTE2","properties":{"formattedCitation":"(Anich et al., 2009)","plainCitation":"(Anich et al., 2009)","noteIndex":0},"citationItems":[{"id":1032,"uris":["http://zotero.org/users/16770306/items/45QP47M2"],"itemData":{"id":1032,"type":"article-journal","abstract":"Although radio telemetry can provide useful information, the possible negative effects of transmitters, including biased results and detrimental effects on the birds, must also be considered. Several investigators have examined the effects of transmitters on larger birds, but few have examined their possible long-term effects, as assessed by return rates, on small passerines. We examined the possible negative effects of transmitters on a small (15.5 g) passerine. We used glue to attach radio transmitters to 40 male Swainson’s Warblers (Limnothlypis swainsonii) at two study sites in Arkansas in 2005 and 2006. To assess possible effects of transmitters on survival, we compared the following-year return rates of radio-tagged birds to birds that were captured and color banded, but did not receive transmitters. Least squared mean return rates for all birds ranged between 0.46 and 0.57. We found no signiﬁcant difference in the following-year return rate of radio-tagged and nonradio-tagged birds. In addition, we found no signiﬁcant differences in return rates between study sites or years, and no signiﬁcant interactions between any combination of radio transmitter (radio tagged or not), site, and year. Our results indicate that attachment of transmitters did not affect return rates of male Swainson’s Warblers and that the glue-on technique is a good option for short-term studies of small passerines.","container-title":"Journal of Field Ornithology","DOI":"10.1111/j.1557-9263.2009.00210.x","ISSN":"0273-8570, 1557-9263","issue":"2","language":"en","license":"http://doi.wiley.com/10.1002/tdm_license_1.1","note":"publisher: Resilience Alliance, Inc.","page":"206-211","source":"Crossref","title":"Effect of radio transmitters on return rates of Swainson's Warblers","volume":"80","author":[{"family":"Anich","given":"Nicholas M."},{"family":"Benson","given":"Thomas J."},{"family":"Bednarz","given":"James C."}],"issued":{"date-parts":[["2009",6]]}}}],"schema":"https://github.com/citation-style-language/schema/raw/master/csl-citation.json"} </w:instrText>
      </w:r>
      <w:r w:rsidR="004701C5">
        <w:rPr>
          <w:rFonts w:ascii="Times New Roman" w:hAnsi="Times New Roman" w:cs="Times New Roman"/>
          <w:color w:val="000000" w:themeColor="text1"/>
          <w:lang w:val="en-CA"/>
        </w:rPr>
        <w:fldChar w:fldCharType="separate"/>
      </w:r>
      <w:r w:rsidR="004701C5">
        <w:rPr>
          <w:rFonts w:ascii="Times New Roman" w:hAnsi="Times New Roman" w:cs="Times New Roman"/>
          <w:noProof/>
          <w:color w:val="000000" w:themeColor="text1"/>
          <w:lang w:val="en-CA"/>
        </w:rPr>
        <w:t>(Anich et al., 2009)</w:t>
      </w:r>
      <w:r w:rsidR="004701C5">
        <w:rPr>
          <w:rFonts w:ascii="Times New Roman" w:hAnsi="Times New Roman" w:cs="Times New Roman"/>
          <w:color w:val="000000" w:themeColor="text1"/>
          <w:lang w:val="en-CA"/>
        </w:rPr>
        <w:fldChar w:fldCharType="end"/>
      </w:r>
      <w:r w:rsidR="004701C5">
        <w:rPr>
          <w:rFonts w:ascii="Times New Roman" w:hAnsi="Times New Roman" w:cs="Times New Roman"/>
          <w:color w:val="000000" w:themeColor="text1"/>
          <w:lang w:val="en-CA"/>
        </w:rPr>
        <w:t>.</w:t>
      </w:r>
      <w:r w:rsidR="00947BE2">
        <w:rPr>
          <w:rFonts w:ascii="Times New Roman" w:hAnsi="Times New Roman" w:cs="Times New Roman"/>
          <w:color w:val="000000" w:themeColor="text1"/>
          <w:lang w:val="en-CA"/>
        </w:rPr>
        <w:t xml:space="preserve"> However, </w:t>
      </w:r>
      <w:del w:id="617" w:author="Kyle Elliott, Dr" w:date="2025-07-25T17:21:00Z" w16du:dateUtc="2025-07-25T21:21:00Z">
        <w:r w:rsidR="00947BE2" w:rsidDel="00D16C98">
          <w:rPr>
            <w:rFonts w:ascii="Times New Roman" w:hAnsi="Times New Roman" w:cs="Times New Roman"/>
            <w:color w:val="000000" w:themeColor="text1"/>
            <w:lang w:val="en-CA"/>
          </w:rPr>
          <w:delText xml:space="preserve">another study this time on the effect of </w:delText>
        </w:r>
      </w:del>
      <w:ins w:id="618" w:author="Kyle Elliott, Dr" w:date="2025-07-25T17:21:00Z" w16du:dateUtc="2025-07-25T21:21:00Z">
        <w:r w:rsidR="00D16C98">
          <w:rPr>
            <w:rFonts w:ascii="Times New Roman" w:hAnsi="Times New Roman" w:cs="Times New Roman"/>
            <w:color w:val="000000" w:themeColor="text1"/>
            <w:lang w:val="en-CA"/>
          </w:rPr>
          <w:t xml:space="preserve">although </w:t>
        </w:r>
      </w:ins>
      <w:r w:rsidR="00947BE2">
        <w:rPr>
          <w:rFonts w:ascii="Times New Roman" w:hAnsi="Times New Roman" w:cs="Times New Roman"/>
          <w:color w:val="000000" w:themeColor="text1"/>
          <w:lang w:val="en-CA"/>
        </w:rPr>
        <w:t>backpack-style tags on tree swallows (</w:t>
      </w:r>
      <w:proofErr w:type="spellStart"/>
      <w:r w:rsidR="001856F0">
        <w:rPr>
          <w:rFonts w:ascii="Times New Roman" w:hAnsi="Times New Roman" w:cs="Times New Roman"/>
          <w:i/>
          <w:iCs/>
          <w:color w:val="000000" w:themeColor="text1"/>
          <w:lang w:val="en-CA"/>
        </w:rPr>
        <w:t>Tachycineta</w:t>
      </w:r>
      <w:proofErr w:type="spellEnd"/>
      <w:r w:rsidR="001856F0">
        <w:rPr>
          <w:rFonts w:ascii="Times New Roman" w:hAnsi="Times New Roman" w:cs="Times New Roman"/>
          <w:i/>
          <w:iCs/>
          <w:color w:val="000000" w:themeColor="text1"/>
          <w:lang w:val="en-CA"/>
        </w:rPr>
        <w:t xml:space="preserve"> bicolor</w:t>
      </w:r>
      <w:r w:rsidR="001856F0">
        <w:rPr>
          <w:rFonts w:ascii="Times New Roman" w:hAnsi="Times New Roman" w:cs="Times New Roman"/>
          <w:color w:val="000000" w:themeColor="text1"/>
          <w:lang w:val="en-CA"/>
        </w:rPr>
        <w:t xml:space="preserve">) </w:t>
      </w:r>
      <w:del w:id="619" w:author="Kyle Elliott, Dr" w:date="2025-07-25T17:21:00Z" w16du:dateUtc="2025-07-25T21:21:00Z">
        <w:r w:rsidR="001856F0" w:rsidDel="00D16C98">
          <w:rPr>
            <w:rFonts w:ascii="Times New Roman" w:hAnsi="Times New Roman" w:cs="Times New Roman"/>
            <w:color w:val="000000" w:themeColor="text1"/>
            <w:lang w:val="en-CA"/>
          </w:rPr>
          <w:delText xml:space="preserve">found </w:delText>
        </w:r>
      </w:del>
      <w:ins w:id="620" w:author="Kyle Elliott, Dr" w:date="2025-07-25T17:21:00Z" w16du:dateUtc="2025-07-25T21:21:00Z">
        <w:r w:rsidR="00D16C98">
          <w:rPr>
            <w:rFonts w:ascii="Times New Roman" w:hAnsi="Times New Roman" w:cs="Times New Roman"/>
            <w:color w:val="000000" w:themeColor="text1"/>
            <w:lang w:val="en-CA"/>
          </w:rPr>
          <w:t xml:space="preserve">had </w:t>
        </w:r>
      </w:ins>
      <w:r w:rsidR="001856F0">
        <w:rPr>
          <w:rFonts w:ascii="Times New Roman" w:hAnsi="Times New Roman" w:cs="Times New Roman"/>
          <w:color w:val="000000" w:themeColor="text1"/>
          <w:lang w:val="en-CA"/>
        </w:rPr>
        <w:t>no short-term effects</w:t>
      </w:r>
      <w:del w:id="621" w:author="Kyle Elliott, Dr" w:date="2025-07-25T17:21:00Z" w16du:dateUtc="2025-07-25T21:21:00Z">
        <w:r w:rsidR="001856F0" w:rsidDel="00D16C98">
          <w:rPr>
            <w:rFonts w:ascii="Times New Roman" w:hAnsi="Times New Roman" w:cs="Times New Roman"/>
            <w:color w:val="000000" w:themeColor="text1"/>
            <w:lang w:val="en-CA"/>
          </w:rPr>
          <w:delText xml:space="preserve"> of the loggers, but raised concerned about long-term effects as</w:delText>
        </w:r>
      </w:del>
      <w:ins w:id="622" w:author="Kyle Elliott, Dr" w:date="2025-07-25T17:21:00Z" w16du:dateUtc="2025-07-25T21:21:00Z">
        <w:r w:rsidR="00D16C98">
          <w:rPr>
            <w:rFonts w:ascii="Times New Roman" w:hAnsi="Times New Roman" w:cs="Times New Roman"/>
            <w:color w:val="000000" w:themeColor="text1"/>
            <w:lang w:val="en-CA"/>
          </w:rPr>
          <w:t>,</w:t>
        </w:r>
      </w:ins>
      <w:r w:rsidR="001856F0">
        <w:rPr>
          <w:rFonts w:ascii="Times New Roman" w:hAnsi="Times New Roman" w:cs="Times New Roman"/>
          <w:color w:val="000000" w:themeColor="text1"/>
          <w:lang w:val="en-CA"/>
        </w:rPr>
        <w:t xml:space="preserve"> the return rate of the tagged individuals </w:t>
      </w:r>
      <w:del w:id="623" w:author="Kyle Elliott, Dr" w:date="2025-07-25T17:21:00Z" w16du:dateUtc="2025-07-25T21:21:00Z">
        <w:r w:rsidR="005828C0" w:rsidDel="00D16C98">
          <w:rPr>
            <w:rFonts w:ascii="Times New Roman" w:hAnsi="Times New Roman" w:cs="Times New Roman"/>
            <w:color w:val="000000" w:themeColor="text1"/>
            <w:lang w:val="en-CA"/>
          </w:rPr>
          <w:delText>tended to be</w:delText>
        </w:r>
      </w:del>
      <w:ins w:id="624" w:author="Kyle Elliott, Dr" w:date="2025-07-25T17:21:00Z" w16du:dateUtc="2025-07-25T21:21:00Z">
        <w:r w:rsidR="00D16C98">
          <w:rPr>
            <w:rFonts w:ascii="Times New Roman" w:hAnsi="Times New Roman" w:cs="Times New Roman"/>
            <w:color w:val="000000" w:themeColor="text1"/>
            <w:lang w:val="en-CA"/>
          </w:rPr>
          <w:t>was</w:t>
        </w:r>
      </w:ins>
      <w:r w:rsidR="005828C0">
        <w:rPr>
          <w:rFonts w:ascii="Times New Roman" w:hAnsi="Times New Roman" w:cs="Times New Roman"/>
          <w:color w:val="000000" w:themeColor="text1"/>
          <w:lang w:val="en-CA"/>
        </w:rPr>
        <w:t xml:space="preserve"> significantly lower compared to the individuals without tags</w:t>
      </w:r>
      <w:ins w:id="625" w:author="Kyle Elliott, Dr" w:date="2025-07-25T17:21:00Z" w16du:dateUtc="2025-07-25T21:21:00Z">
        <w:r w:rsidR="00D16C98">
          <w:rPr>
            <w:rFonts w:ascii="Times New Roman" w:hAnsi="Times New Roman" w:cs="Times New Roman"/>
            <w:color w:val="000000" w:themeColor="text1"/>
            <w:lang w:val="en-CA"/>
          </w:rPr>
          <w:t>, raising concerns about long-term effects</w:t>
        </w:r>
      </w:ins>
      <w:r w:rsidR="005828C0">
        <w:rPr>
          <w:rFonts w:ascii="Times New Roman" w:hAnsi="Times New Roman" w:cs="Times New Roman"/>
          <w:color w:val="000000" w:themeColor="text1"/>
          <w:lang w:val="en-CA"/>
        </w:rPr>
        <w:t xml:space="preserve"> </w:t>
      </w:r>
      <w:r w:rsidR="005828C0">
        <w:rPr>
          <w:rFonts w:ascii="Times New Roman" w:hAnsi="Times New Roman" w:cs="Times New Roman"/>
          <w:color w:val="000000" w:themeColor="text1"/>
          <w:lang w:val="en-CA"/>
        </w:rPr>
        <w:fldChar w:fldCharType="begin"/>
      </w:r>
      <w:r w:rsidR="008C0A79">
        <w:rPr>
          <w:rFonts w:ascii="Times New Roman" w:hAnsi="Times New Roman" w:cs="Times New Roman"/>
          <w:color w:val="000000" w:themeColor="text1"/>
          <w:lang w:val="en-CA"/>
        </w:rPr>
        <w:instrText xml:space="preserve"> ADDIN ZOTERO_ITEM CSL_CITATION {"citationID":"sfAOrrTc","properties":{"formattedCitation":"(G\\uc0\\u243{}mez et al., 2014)","plainCitation":"(Gómez et al., 2014)","noteIndex":0},"citationItems":[{"id":1038,"uris":["http://zotero.org/users/16770306/items/ILU6A4X2"],"itemData":{"id":1038,"type":"article-journal","abstract":"Our understanding of the annual life-cycle movements of small migratory birds has advanced rapidly with the advent of light-weight geographical positioning devices (i.e., geolocators), yet the effects of geolocators on reproduction and survival have not been adequately quantified. We tested for impacts of attaching a 1-g geolocator (using a harness around the legs and back, anterior to the tail) to adult Tree Swallows (Tachycineta bicolor) on parental feeding behavior, nestling growth and size, fledging success, and return rates between 2011 and 2012. At one breeding site, we compared feeding visits, nestling growth, and nestling size between paired nest boxes where one parent was marked at the ‘geolocator’ box with a ‘control’ nest box where neither parent was marked. We detected no differences between geolocator and control nests in either the frequency of feeding visits to nestlings or the amount of time spent at nests. Birds marked with geolocators fed nestlings as frequently as their unmarked mates. Likewise, nestlings raised at geolocator nests grew at similar rates to those at control nests, and had similar structural size and body mass at fledging. At three widely-separated sites across the Tree Swallow breeding range in Canada, we also found that fledging success was similar for geolocator and control nests. Although we found no evidence for short-term negative impacts of geolocators, the return rates of geolocator-marked Tree Swallows tended to be significantly lower than those of unmarked control birds. Thus, we found little evidence for short-term impacts of geolocators on reproduction but our study does suggest that long-term impacts of geolocators could be manifested in terms of lower survival, higher emigration rates, or lower breeding propensity.","container-title":"Journal of Ornithology","DOI":"10.1007/s10336-013-0984-x","ISSN":"2193-7206","issue":"1","journalAbbreviation":"J Ornithol","language":"en","page":"37-44","source":"Springer Link","title":"Effects of geolocators on reproductive performance and annual return rates of a migratory songbird","volume":"155","author":[{"family":"Gómez","given":"Jesús"},{"family":"Michelson","given":"Chantel I."},{"family":"Bradley","given":"David W."},{"family":"Ryan Norris","given":"D."},{"family":"Berzins","given":"Lisha L."},{"family":"Dawson","given":"Russell D."},{"family":"Clark","given":"Robert G."}],"issued":{"date-parts":[["2014",1,1]]}}}],"schema":"https://github.com/citation-style-language/schema/raw/master/csl-citation.json"} </w:instrText>
      </w:r>
      <w:r w:rsidR="005828C0">
        <w:rPr>
          <w:rFonts w:ascii="Times New Roman" w:hAnsi="Times New Roman" w:cs="Times New Roman"/>
          <w:color w:val="000000" w:themeColor="text1"/>
          <w:lang w:val="en-CA"/>
        </w:rPr>
        <w:fldChar w:fldCharType="separate"/>
      </w:r>
      <w:r w:rsidR="008C0A79" w:rsidRPr="008C0A79">
        <w:rPr>
          <w:rFonts w:ascii="Times New Roman" w:hAnsi="Times New Roman" w:cs="Times New Roman"/>
          <w:color w:val="000000"/>
          <w:kern w:val="0"/>
          <w:lang w:val="en-US"/>
        </w:rPr>
        <w:t>(Gómez et al., 2014)</w:t>
      </w:r>
      <w:r w:rsidR="005828C0">
        <w:rPr>
          <w:rFonts w:ascii="Times New Roman" w:hAnsi="Times New Roman" w:cs="Times New Roman"/>
          <w:color w:val="000000" w:themeColor="text1"/>
          <w:lang w:val="en-CA"/>
        </w:rPr>
        <w:fldChar w:fldCharType="end"/>
      </w:r>
      <w:r w:rsidR="005828C0">
        <w:rPr>
          <w:rFonts w:ascii="Times New Roman" w:hAnsi="Times New Roman" w:cs="Times New Roman"/>
          <w:color w:val="000000" w:themeColor="text1"/>
          <w:lang w:val="en-CA"/>
        </w:rPr>
        <w:t>.</w:t>
      </w:r>
      <w:r w:rsidR="008C0A79">
        <w:rPr>
          <w:rFonts w:ascii="Times New Roman" w:hAnsi="Times New Roman" w:cs="Times New Roman"/>
          <w:color w:val="000000" w:themeColor="text1"/>
          <w:lang w:val="en-CA"/>
        </w:rPr>
        <w:t xml:space="preserve"> </w:t>
      </w:r>
      <w:ins w:id="626" w:author="Kyle Elliott, Dr" w:date="2025-07-25T17:22:00Z" w16du:dateUtc="2025-07-25T21:22:00Z">
        <w:r w:rsidR="00D16C98">
          <w:rPr>
            <w:rFonts w:ascii="Times New Roman" w:hAnsi="Times New Roman" w:cs="Times New Roman"/>
            <w:color w:val="000000" w:themeColor="text1"/>
            <w:lang w:val="en-CA"/>
          </w:rPr>
          <w:t>An experimental study on homing pigeons (</w:t>
        </w:r>
        <w:r w:rsidR="00D16C98">
          <w:rPr>
            <w:rFonts w:ascii="Times New Roman" w:hAnsi="Times New Roman" w:cs="Times New Roman"/>
            <w:i/>
            <w:iCs/>
            <w:color w:val="000000" w:themeColor="text1"/>
            <w:lang w:val="en-CA"/>
          </w:rPr>
          <w:t xml:space="preserve">Columba </w:t>
        </w:r>
        <w:proofErr w:type="spellStart"/>
        <w:r w:rsidR="00D16C98">
          <w:rPr>
            <w:rFonts w:ascii="Times New Roman" w:hAnsi="Times New Roman" w:cs="Times New Roman"/>
            <w:i/>
            <w:iCs/>
            <w:color w:val="000000" w:themeColor="text1"/>
            <w:lang w:val="en-CA"/>
          </w:rPr>
          <w:t>livia</w:t>
        </w:r>
        <w:proofErr w:type="spellEnd"/>
        <w:r w:rsidR="00D16C98">
          <w:rPr>
            <w:rFonts w:ascii="Times New Roman" w:hAnsi="Times New Roman" w:cs="Times New Roman"/>
            <w:color w:val="000000" w:themeColor="text1"/>
            <w:lang w:val="en-CA"/>
          </w:rPr>
          <w:t xml:space="preserve">) demonstrated that birds equipped with a </w:t>
        </w:r>
        <w:r w:rsidR="00D16C98">
          <w:rPr>
            <w:rFonts w:ascii="Times New Roman" w:hAnsi="Times New Roman" w:cs="Times New Roman"/>
            <w:color w:val="000000" w:themeColor="text1"/>
            <w:lang w:val="en-CA"/>
          </w:rPr>
          <w:lastRenderedPageBreak/>
          <w:t xml:space="preserve">mass corresponding to 5% of their body weight (to simulate tag attachment) lost the corresponding amount of body mass over a 25-days period </w:t>
        </w:r>
        <w:r w:rsidR="00D16C98">
          <w:rPr>
            <w:rFonts w:ascii="Times New Roman" w:hAnsi="Times New Roman" w:cs="Times New Roman"/>
            <w:color w:val="000000" w:themeColor="text1"/>
            <w:lang w:val="en-CA"/>
          </w:rPr>
          <w:fldChar w:fldCharType="begin"/>
        </w:r>
        <w:r w:rsidR="00D16C98">
          <w:rPr>
            <w:rFonts w:ascii="Times New Roman" w:hAnsi="Times New Roman" w:cs="Times New Roman"/>
            <w:color w:val="000000" w:themeColor="text1"/>
            <w:lang w:val="en-CA"/>
          </w:rPr>
          <w:instrText xml:space="preserve"> ADDIN ZOTERO_ITEM CSL_CITATION {"citationID":"3uE8HUX2","properties":{"formattedCitation":"(Portugal &amp; White, 2022)","plainCitation":"(Portugal &amp; White, 2022)","noteIndex":0},"citationItems":[{"id":1028,"uris":["http://zotero.org/users/16770306/items/U3JLU9AA"],"itemData":{"id":1028,"type":"article-journal","abstract":"Animal-borne logging devices are now commonly used to record and monitor the movements, physiology and behaviours of free-living animals. It is imperative that the impacts these devices have on the animals themselves are minimised. One important consideration is the interaction between the body mass of the animal and the mass of the device. Using captive homing pigeons, we demonstrate that birds lose the equivalent amount of body mass compared to that of the logging device attached. With our experiments, we calculated that the compensatory mass loss because of the logging device equates to a total loss of 1,140 kJ of energy to the bird, over the 25-day period. This equates to 32% per day of their total daily energy budget. We suggest that practitioners of biologging give due consideration to the possibility of a device-induced decrease in body mass when making decisions regarding device size, and when considering the period of the time of the year at which devices are attached. It appears, based on the results of the present study, that device attachment is likely to be most disruptive during periods of regulated mass change, especially when periods of mass gain precede periods in which stored energy reserves are extensively utilised. These findings have significant consequences for anyone using biologging technology on both wild and captive volant animals. Further studies utilising captive birds are now needed to fully understand how context- and species-dependent physiological responses to externally attached devices are.","container-title":"Methods in Ecology and Evolution","DOI":"10.1111/2041-210X.13754","ISSN":"2041-210X","issue":"2","language":"en","license":"© 2021 British Ecological Society","note":"_eprint: https://besjournals.onlinelibrary.wiley.com/doi/pdf/10.1111/2041-210X.13754","page":"294-302","source":"Wiley Online Library","title":"Externally attached biologgers cause compensatory body mass loss in birds","volume":"13","author":[{"family":"Portugal","given":"Steven J."},{"family":"White","given":"Craig R."}],"issued":{"date-parts":[["2022"]]}}}],"schema":"https://github.com/citation-style-language/schema/raw/master/csl-citation.json"} </w:instrText>
        </w:r>
        <w:r w:rsidR="00D16C98">
          <w:rPr>
            <w:rFonts w:ascii="Times New Roman" w:hAnsi="Times New Roman" w:cs="Times New Roman"/>
            <w:color w:val="000000" w:themeColor="text1"/>
            <w:lang w:val="en-CA"/>
          </w:rPr>
          <w:fldChar w:fldCharType="separate"/>
        </w:r>
        <w:r w:rsidR="00D16C98">
          <w:rPr>
            <w:rFonts w:ascii="Times New Roman" w:hAnsi="Times New Roman" w:cs="Times New Roman"/>
            <w:noProof/>
            <w:color w:val="000000" w:themeColor="text1"/>
            <w:lang w:val="en-CA"/>
          </w:rPr>
          <w:t>(Portugal &amp; White, 2022)</w:t>
        </w:r>
        <w:r w:rsidR="00D16C98">
          <w:rPr>
            <w:rFonts w:ascii="Times New Roman" w:hAnsi="Times New Roman" w:cs="Times New Roman"/>
            <w:color w:val="000000" w:themeColor="text1"/>
            <w:lang w:val="en-CA"/>
          </w:rPr>
          <w:fldChar w:fldCharType="end"/>
        </w:r>
        <w:r w:rsidR="00D16C98">
          <w:rPr>
            <w:rFonts w:ascii="Times New Roman" w:hAnsi="Times New Roman" w:cs="Times New Roman"/>
            <w:color w:val="000000" w:themeColor="text1"/>
            <w:lang w:val="en-CA"/>
          </w:rPr>
          <w:t xml:space="preserve">. The authors emphasized that this loss of body mass equates to a loss of 1,140 kJ of energy, corresponding to approximately 32% of their daily energy budget </w:t>
        </w:r>
        <w:r w:rsidR="00D16C98">
          <w:rPr>
            <w:rFonts w:ascii="Times New Roman" w:hAnsi="Times New Roman" w:cs="Times New Roman"/>
            <w:color w:val="000000" w:themeColor="text1"/>
            <w:lang w:val="en-CA"/>
          </w:rPr>
          <w:fldChar w:fldCharType="begin"/>
        </w:r>
        <w:r w:rsidR="00D16C98">
          <w:rPr>
            <w:rFonts w:ascii="Times New Roman" w:hAnsi="Times New Roman" w:cs="Times New Roman"/>
            <w:color w:val="000000" w:themeColor="text1"/>
            <w:lang w:val="en-CA"/>
          </w:rPr>
          <w:instrText xml:space="preserve"> ADDIN ZOTERO_ITEM CSL_CITATION {"citationID":"0mFL6whE","properties":{"formattedCitation":"(Portugal &amp; White, 2022)","plainCitation":"(Portugal &amp; White, 2022)","noteIndex":0},"citationItems":[{"id":1028,"uris":["http://zotero.org/users/16770306/items/U3JLU9AA"],"itemData":{"id":1028,"type":"article-journal","abstract":"Animal-borne logging devices are now commonly used to record and monitor the movements, physiology and behaviours of free-living animals. It is imperative that the impacts these devices have on the animals themselves are minimised. One important consideration is the interaction between the body mass of the animal and the mass of the device. Using captive homing pigeons, we demonstrate that birds lose the equivalent amount of body mass compared to that of the logging device attached. With our experiments, we calculated that the compensatory mass loss because of the logging device equates to a total loss of 1,140 kJ of energy to the bird, over the 25-day period. This equates to 32% per day of their total daily energy budget. We suggest that practitioners of biologging give due consideration to the possibility of a device-induced decrease in body mass when making decisions regarding device size, and when considering the period of the time of the year at which devices are attached. It appears, based on the results of the present study, that device attachment is likely to be most disruptive during periods of regulated mass change, especially when periods of mass gain precede periods in which stored energy reserves are extensively utilised. These findings have significant consequences for anyone using biologging technology on both wild and captive volant animals. Further studies utilising captive birds are now needed to fully understand how context- and species-dependent physiological responses to externally attached devices are.","container-title":"Methods in Ecology and Evolution","DOI":"10.1111/2041-210X.13754","ISSN":"2041-210X","issue":"2","language":"en","license":"© 2021 British Ecological Society","note":"_eprint: https://besjournals.onlinelibrary.wiley.com/doi/pdf/10.1111/2041-210X.13754","page":"294-302","source":"Wiley Online Library","title":"Externally attached biologgers cause compensatory body mass loss in birds","volume":"13","author":[{"family":"Portugal","given":"Steven J."},{"family":"White","given":"Craig R."}],"issued":{"date-parts":[["2022"]]}}}],"schema":"https://github.com/citation-style-language/schema/raw/master/csl-citation.json"} </w:instrText>
        </w:r>
        <w:r w:rsidR="00D16C98">
          <w:rPr>
            <w:rFonts w:ascii="Times New Roman" w:hAnsi="Times New Roman" w:cs="Times New Roman"/>
            <w:color w:val="000000" w:themeColor="text1"/>
            <w:lang w:val="en-CA"/>
          </w:rPr>
          <w:fldChar w:fldCharType="separate"/>
        </w:r>
        <w:r w:rsidR="00D16C98">
          <w:rPr>
            <w:rFonts w:ascii="Times New Roman" w:hAnsi="Times New Roman" w:cs="Times New Roman"/>
            <w:noProof/>
            <w:color w:val="000000" w:themeColor="text1"/>
            <w:lang w:val="en-CA"/>
          </w:rPr>
          <w:t>(Portugal &amp; White, 2022)</w:t>
        </w:r>
        <w:r w:rsidR="00D16C98">
          <w:rPr>
            <w:rFonts w:ascii="Times New Roman" w:hAnsi="Times New Roman" w:cs="Times New Roman"/>
            <w:color w:val="000000" w:themeColor="text1"/>
            <w:lang w:val="en-CA"/>
          </w:rPr>
          <w:fldChar w:fldCharType="end"/>
        </w:r>
        <w:r w:rsidR="00D16C98">
          <w:rPr>
            <w:rFonts w:ascii="Times New Roman" w:hAnsi="Times New Roman" w:cs="Times New Roman"/>
            <w:color w:val="000000" w:themeColor="text1"/>
            <w:lang w:val="en-CA"/>
          </w:rPr>
          <w:t xml:space="preserve">. </w:t>
        </w:r>
      </w:ins>
      <w:r w:rsidR="008C0A79">
        <w:rPr>
          <w:rFonts w:ascii="Times New Roman" w:hAnsi="Times New Roman" w:cs="Times New Roman"/>
          <w:color w:val="000000" w:themeColor="text1"/>
          <w:lang w:val="en-CA"/>
        </w:rPr>
        <w:t xml:space="preserve">While the effect of tagging on </w:t>
      </w:r>
      <w:r w:rsidR="00790E2F">
        <w:rPr>
          <w:rFonts w:ascii="Times New Roman" w:hAnsi="Times New Roman" w:cs="Times New Roman"/>
          <w:color w:val="000000" w:themeColor="text1"/>
          <w:lang w:val="en-CA"/>
        </w:rPr>
        <w:t xml:space="preserve">the return rate seems to vary greatly, a meta-analysis </w:t>
      </w:r>
      <w:r w:rsidR="008046C2">
        <w:rPr>
          <w:rFonts w:ascii="Times New Roman" w:hAnsi="Times New Roman" w:cs="Times New Roman"/>
          <w:color w:val="000000" w:themeColor="text1"/>
          <w:lang w:val="en-CA"/>
        </w:rPr>
        <w:t xml:space="preserve">on the impact of biologging devices across multiple taxa stressed that there was a small, but significant negative impact of tagging on survival, parental care and reproduction of birds </w:t>
      </w:r>
      <w:r w:rsidR="008046C2">
        <w:rPr>
          <w:rFonts w:ascii="Times New Roman" w:hAnsi="Times New Roman" w:cs="Times New Roman"/>
          <w:color w:val="000000" w:themeColor="text1"/>
          <w:lang w:val="en-CA"/>
        </w:rPr>
        <w:fldChar w:fldCharType="begin"/>
      </w:r>
      <w:r w:rsidR="00FD4F1C">
        <w:rPr>
          <w:rFonts w:ascii="Times New Roman" w:hAnsi="Times New Roman" w:cs="Times New Roman"/>
          <w:color w:val="000000" w:themeColor="text1"/>
          <w:lang w:val="en-CA"/>
        </w:rPr>
        <w:instrText xml:space="preserve"> ADDIN ZOTERO_ITEM CSL_CITATION {"citationID":"vHbWx51f","properties":{"formattedCitation":"(Bodey et al., 2018)","plainCitation":"(Bodey et al., 2018)","noteIndex":0},"citationItems":[{"id":1035,"uris":["http://zotero.org/users/16770306/items/T76XM7TB"],"itemData":{"id":1035,"type":"article-journal","abstract":"The use of biologging devices continues to increase with technological advances yielding remarkable ecological insights and generating new research questions. However, as devices develop and are deployed more widely, there is a need to update our knowledge of the potential ethical impacts to allow scientists to balance these against the knowledge gained. We employed a suite of phylogenetically controlled meta-analyses on a dataset comprising more than 450 published effect sizes across 214 different studies to examine the effects of biologger tagging on five key traits in birds. Overall, we found small but significant negative effects of tagging on survival, reproduction, parental care. In addition, tagging was positively associated with foraging trip duration, but had no effect on body mass. Meta-regressions revealed that flying style, migration distance and proportional tag mass were significant influences producing these deleterious effects, with attachment type and position additionally important covariates influencing survival- and reproduction-based effect sizes. There was a positive correlation between the effects of tagging on survival and reproduction, highlighting that effects may be cumulative, with the full effects of tagging not necessarily apparent in studies focused on single traits. We discuss the tradeoff between these negative effects and the advances gained through the use of biologgers. Finally, given the number of studies from our initial literature search that lacked sufficient data for inclusion in analyses, we provide recommendations on the essential information that all biologging studies should report in order to facilitate future assessments of impacts on animals.","container-title":"Methods in Ecology and Evolution","DOI":"10.1111/2041-210X.12934","ISSN":"2041-210X","issue":"4","language":"en","license":"© 2017 The Authors. Methods in Ecology and Evolution © 2017 British Ecological Society","note":"_eprint: https://besjournals.onlinelibrary.wiley.com/doi/pdf/10.1111/2041-210X.12934","page":"946-955","source":"Wiley Online Library","title":"A phylogenetically controlled meta-analysis of biologging device effects on birds: Deleterious effects and a call for more standardized reporting of study data","title-short":"A phylogenetically controlled meta-analysis of biologging device effects on birds","volume":"9","author":[{"family":"Bodey","given":"Thomas W."},{"family":"Cleasby","given":"Ian R."},{"family":"Bell","given":"Fraser"},{"family":"Parr","given":"Nicole"},{"family":"Schultz","given":"Anthony"},{"family":"Votier","given":"Stephen C."},{"family":"Bearhop","given":"Stuart"}],"issued":{"date-parts":[["2018"]]}}}],"schema":"https://github.com/citation-style-language/schema/raw/master/csl-citation.json"} </w:instrText>
      </w:r>
      <w:r w:rsidR="008046C2">
        <w:rPr>
          <w:rFonts w:ascii="Times New Roman" w:hAnsi="Times New Roman" w:cs="Times New Roman"/>
          <w:color w:val="000000" w:themeColor="text1"/>
          <w:lang w:val="en-CA"/>
        </w:rPr>
        <w:fldChar w:fldCharType="separate"/>
      </w:r>
      <w:r w:rsidR="00FD4F1C">
        <w:rPr>
          <w:rFonts w:ascii="Times New Roman" w:hAnsi="Times New Roman" w:cs="Times New Roman"/>
          <w:noProof/>
          <w:color w:val="000000" w:themeColor="text1"/>
          <w:lang w:val="en-CA"/>
        </w:rPr>
        <w:t>(Bodey et al., 2018)</w:t>
      </w:r>
      <w:r w:rsidR="008046C2">
        <w:rPr>
          <w:rFonts w:ascii="Times New Roman" w:hAnsi="Times New Roman" w:cs="Times New Roman"/>
          <w:color w:val="000000" w:themeColor="text1"/>
          <w:lang w:val="en-CA"/>
        </w:rPr>
        <w:fldChar w:fldCharType="end"/>
      </w:r>
      <w:r w:rsidR="008046C2">
        <w:rPr>
          <w:rFonts w:ascii="Times New Roman" w:hAnsi="Times New Roman" w:cs="Times New Roman"/>
          <w:color w:val="000000" w:themeColor="text1"/>
          <w:lang w:val="en-CA"/>
        </w:rPr>
        <w:t>.</w:t>
      </w:r>
      <w:del w:id="627" w:author="Kyle Elliott, Dr" w:date="2025-07-25T17:22:00Z" w16du:dateUtc="2025-07-25T21:22:00Z">
        <w:r w:rsidR="008046C2" w:rsidDel="00D16C98">
          <w:rPr>
            <w:rFonts w:ascii="Times New Roman" w:hAnsi="Times New Roman" w:cs="Times New Roman"/>
            <w:color w:val="000000" w:themeColor="text1"/>
            <w:lang w:val="en-CA"/>
          </w:rPr>
          <w:delText xml:space="preserve"> </w:delText>
        </w:r>
        <w:r w:rsidR="00BE15D1" w:rsidDel="00D16C98">
          <w:rPr>
            <w:rFonts w:ascii="Times New Roman" w:hAnsi="Times New Roman" w:cs="Times New Roman"/>
            <w:color w:val="000000" w:themeColor="text1"/>
            <w:lang w:val="en-CA"/>
          </w:rPr>
          <w:delText xml:space="preserve">An experimental study on </w:delText>
        </w:r>
        <w:r w:rsidR="00454D39" w:rsidDel="00D16C98">
          <w:rPr>
            <w:rFonts w:ascii="Times New Roman" w:hAnsi="Times New Roman" w:cs="Times New Roman"/>
            <w:color w:val="000000" w:themeColor="text1"/>
            <w:lang w:val="en-CA"/>
          </w:rPr>
          <w:delText>homing</w:delText>
        </w:r>
        <w:r w:rsidR="00BE15D1" w:rsidDel="00D16C98">
          <w:rPr>
            <w:rFonts w:ascii="Times New Roman" w:hAnsi="Times New Roman" w:cs="Times New Roman"/>
            <w:color w:val="000000" w:themeColor="text1"/>
            <w:lang w:val="en-CA"/>
          </w:rPr>
          <w:delText xml:space="preserve"> pigeons (</w:delText>
        </w:r>
        <w:r w:rsidR="00812C08" w:rsidDel="00D16C98">
          <w:rPr>
            <w:rFonts w:ascii="Times New Roman" w:hAnsi="Times New Roman" w:cs="Times New Roman"/>
            <w:i/>
            <w:iCs/>
            <w:color w:val="000000" w:themeColor="text1"/>
            <w:lang w:val="en-CA"/>
          </w:rPr>
          <w:delText>Columba livia</w:delText>
        </w:r>
        <w:r w:rsidR="00812C08" w:rsidDel="00D16C98">
          <w:rPr>
            <w:rFonts w:ascii="Times New Roman" w:hAnsi="Times New Roman" w:cs="Times New Roman"/>
            <w:color w:val="000000" w:themeColor="text1"/>
            <w:lang w:val="en-CA"/>
          </w:rPr>
          <w:delText xml:space="preserve">) has also demonstrated that </w:delText>
        </w:r>
        <w:r w:rsidR="009734C8" w:rsidDel="00D16C98">
          <w:rPr>
            <w:rFonts w:ascii="Times New Roman" w:hAnsi="Times New Roman" w:cs="Times New Roman"/>
            <w:color w:val="000000" w:themeColor="text1"/>
            <w:lang w:val="en-CA"/>
          </w:rPr>
          <w:delText>the birds equipped with a mass corresponding to 5% of their body weight</w:delText>
        </w:r>
        <w:r w:rsidR="0011021B" w:rsidDel="00D16C98">
          <w:rPr>
            <w:rFonts w:ascii="Times New Roman" w:hAnsi="Times New Roman" w:cs="Times New Roman"/>
            <w:color w:val="000000" w:themeColor="text1"/>
            <w:lang w:val="en-CA"/>
          </w:rPr>
          <w:delText xml:space="preserve"> (to simulate tag attachment)</w:delText>
        </w:r>
        <w:r w:rsidR="009734C8" w:rsidDel="00D16C98">
          <w:rPr>
            <w:rFonts w:ascii="Times New Roman" w:hAnsi="Times New Roman" w:cs="Times New Roman"/>
            <w:color w:val="000000" w:themeColor="text1"/>
            <w:lang w:val="en-CA"/>
          </w:rPr>
          <w:delText xml:space="preserve"> lost</w:delText>
        </w:r>
        <w:r w:rsidR="0011021B" w:rsidDel="00D16C98">
          <w:rPr>
            <w:rFonts w:ascii="Times New Roman" w:hAnsi="Times New Roman" w:cs="Times New Roman"/>
            <w:color w:val="000000" w:themeColor="text1"/>
            <w:lang w:val="en-CA"/>
          </w:rPr>
          <w:delText xml:space="preserve"> the corresponding amount of body mass over a 25-days period </w:delText>
        </w:r>
        <w:r w:rsidR="0011021B" w:rsidDel="00D16C98">
          <w:rPr>
            <w:rFonts w:ascii="Times New Roman" w:hAnsi="Times New Roman" w:cs="Times New Roman"/>
            <w:color w:val="000000" w:themeColor="text1"/>
            <w:lang w:val="en-CA"/>
          </w:rPr>
          <w:fldChar w:fldCharType="begin"/>
        </w:r>
        <w:r w:rsidR="00544761" w:rsidDel="00D16C98">
          <w:rPr>
            <w:rFonts w:ascii="Times New Roman" w:hAnsi="Times New Roman" w:cs="Times New Roman"/>
            <w:color w:val="000000" w:themeColor="text1"/>
            <w:lang w:val="en-CA"/>
          </w:rPr>
          <w:delInstrText xml:space="preserve"> ADDIN ZOTERO_ITEM CSL_CITATION {"citationID":"3uE8HUX2","properties":{"formattedCitation":"(Portugal &amp; White, 2022)","plainCitation":"(Portugal &amp; White, 2022)","noteIndex":0},"citationItems":[{"id":1028,"uris":["http://zotero.org/users/16770306/items/U3JLU9AA"],"itemData":{"id":1028,"type":"article-journal","abstract":"Animal-borne logging devices are now commonly used to record and monitor the movements, physiology and behaviours of free-living animals. It is imperative that the impacts these devices have on the animals themselves are minimised. One important consideration is the interaction between the body mass of the animal and the mass of the device. Using captive homing pigeons, we demonstrate that birds lose the equivalent amount of body mass compared to that of the logging device attached. With our experiments, we calculated that the compensatory mass loss because of the logging device equates to a total loss of 1,140 kJ of energy to the bird, over the 25-day period. This equates to 32% per day of their total daily energy budget. We suggest that practitioners of biologging give due consideration to the possibility of a device-induced decrease in body mass when making decisions regarding device size, and when considering the period of the time of the year at which devices are attached. It appears, based on the results of the present study, that device attachment is likely to be most disruptive during periods of regulated mass change, especially when periods of mass gain precede periods in which stored energy reserves are extensively utilised. These findings have significant consequences for anyone using biologging technology on both wild and captive volant animals. Further studies utilising captive birds are now needed to fully understand how context- and species-dependent physiological responses to externally attached devices are.","container-title":"Methods in Ecology and Evolution","DOI":"10.1111/2041-210X.13754","ISSN":"2041-210X","issue":"2","language":"en","license":"© 2021 British Ecological Society","note":"_eprint: https://besjournals.onlinelibrary.wiley.com/doi/pdf/10.1111/2041-210X.13754","page":"294-302","source":"Wiley Online Library","title":"Externally attached biologgers cause compensatory body mass loss in birds","volume":"13","author":[{"family":"Portugal","given":"Steven J."},{"family":"White","given":"Craig R."}],"issued":{"date-parts":[["2022"]]}}}],"schema":"https://github.com/citation-style-language/schema/raw/master/csl-citation.json"} </w:delInstrText>
        </w:r>
        <w:r w:rsidR="0011021B" w:rsidDel="00D16C98">
          <w:rPr>
            <w:rFonts w:ascii="Times New Roman" w:hAnsi="Times New Roman" w:cs="Times New Roman"/>
            <w:color w:val="000000" w:themeColor="text1"/>
            <w:lang w:val="en-CA"/>
          </w:rPr>
          <w:fldChar w:fldCharType="separate"/>
        </w:r>
        <w:r w:rsidR="00544761" w:rsidDel="00D16C98">
          <w:rPr>
            <w:rFonts w:ascii="Times New Roman" w:hAnsi="Times New Roman" w:cs="Times New Roman"/>
            <w:noProof/>
            <w:color w:val="000000" w:themeColor="text1"/>
            <w:lang w:val="en-CA"/>
          </w:rPr>
          <w:delText>(Portugal &amp; White, 2022)</w:delText>
        </w:r>
        <w:r w:rsidR="0011021B" w:rsidDel="00D16C98">
          <w:rPr>
            <w:rFonts w:ascii="Times New Roman" w:hAnsi="Times New Roman" w:cs="Times New Roman"/>
            <w:color w:val="000000" w:themeColor="text1"/>
            <w:lang w:val="en-CA"/>
          </w:rPr>
          <w:fldChar w:fldCharType="end"/>
        </w:r>
        <w:r w:rsidR="0011021B" w:rsidDel="00D16C98">
          <w:rPr>
            <w:rFonts w:ascii="Times New Roman" w:hAnsi="Times New Roman" w:cs="Times New Roman"/>
            <w:color w:val="000000" w:themeColor="text1"/>
            <w:lang w:val="en-CA"/>
          </w:rPr>
          <w:delText>.</w:delText>
        </w:r>
        <w:r w:rsidR="00544761" w:rsidDel="00D16C98">
          <w:rPr>
            <w:rFonts w:ascii="Times New Roman" w:hAnsi="Times New Roman" w:cs="Times New Roman"/>
            <w:color w:val="000000" w:themeColor="text1"/>
            <w:lang w:val="en-CA"/>
          </w:rPr>
          <w:delText xml:space="preserve"> The authors </w:delText>
        </w:r>
        <w:r w:rsidR="00B8569A" w:rsidDel="00D16C98">
          <w:rPr>
            <w:rFonts w:ascii="Times New Roman" w:hAnsi="Times New Roman" w:cs="Times New Roman"/>
            <w:color w:val="000000" w:themeColor="text1"/>
            <w:lang w:val="en-CA"/>
          </w:rPr>
          <w:delText>emphasized</w:delText>
        </w:r>
        <w:r w:rsidR="00544761" w:rsidDel="00D16C98">
          <w:rPr>
            <w:rFonts w:ascii="Times New Roman" w:hAnsi="Times New Roman" w:cs="Times New Roman"/>
            <w:color w:val="000000" w:themeColor="text1"/>
            <w:lang w:val="en-CA"/>
          </w:rPr>
          <w:delText xml:space="preserve"> that this loss of body mass equates to a loss of 1,140 kJ of energy</w:delText>
        </w:r>
        <w:r w:rsidR="008C7C22" w:rsidDel="00D16C98">
          <w:rPr>
            <w:rFonts w:ascii="Times New Roman" w:hAnsi="Times New Roman" w:cs="Times New Roman"/>
            <w:color w:val="000000" w:themeColor="text1"/>
            <w:lang w:val="en-CA"/>
          </w:rPr>
          <w:delText>, corresponding to approximately 32% of th</w:delText>
        </w:r>
        <w:r w:rsidR="00B8569A" w:rsidDel="00D16C98">
          <w:rPr>
            <w:rFonts w:ascii="Times New Roman" w:hAnsi="Times New Roman" w:cs="Times New Roman"/>
            <w:color w:val="000000" w:themeColor="text1"/>
            <w:lang w:val="en-CA"/>
          </w:rPr>
          <w:delText xml:space="preserve">eir daily energy budget </w:delText>
        </w:r>
        <w:r w:rsidR="00B8569A" w:rsidDel="00D16C98">
          <w:rPr>
            <w:rFonts w:ascii="Times New Roman" w:hAnsi="Times New Roman" w:cs="Times New Roman"/>
            <w:color w:val="000000" w:themeColor="text1"/>
            <w:lang w:val="en-CA"/>
          </w:rPr>
          <w:fldChar w:fldCharType="begin"/>
        </w:r>
        <w:r w:rsidR="00B8569A" w:rsidDel="00D16C98">
          <w:rPr>
            <w:rFonts w:ascii="Times New Roman" w:hAnsi="Times New Roman" w:cs="Times New Roman"/>
            <w:color w:val="000000" w:themeColor="text1"/>
            <w:lang w:val="en-CA"/>
          </w:rPr>
          <w:delInstrText xml:space="preserve"> ADDIN ZOTERO_ITEM CSL_CITATION {"citationID":"0mFL6whE","properties":{"formattedCitation":"(Portugal &amp; White, 2022)","plainCitation":"(Portugal &amp; White, 2022)","noteIndex":0},"citationItems":[{"id":1028,"uris":["http://zotero.org/users/16770306/items/U3JLU9AA"],"itemData":{"id":1028,"type":"article-journal","abstract":"Animal-borne logging devices are now commonly used to record and monitor the movements, physiology and behaviours of free-living animals. It is imperative that the impacts these devices have on the animals themselves are minimised. One important consideration is the interaction between the body mass of the animal and the mass of the device. Using captive homing pigeons, we demonstrate that birds lose the equivalent amount of body mass compared to that of the logging device attached. With our experiments, we calculated that the compensatory mass loss because of the logging device equates to a total loss of 1,140 kJ of energy to the bird, over the 25-day period. This equates to 32% per day of their total daily energy budget. We suggest that practitioners of biologging give due consideration to the possibility of a device-induced decrease in body mass when making decisions regarding device size, and when considering the period of the time of the year at which devices are attached. It appears, based on the results of the present study, that device attachment is likely to be most disruptive during periods of regulated mass change, especially when periods of mass gain precede periods in which stored energy reserves are extensively utilised. These findings have significant consequences for anyone using biologging technology on both wild and captive volant animals. Further studies utilising captive birds are now needed to fully understand how context- and species-dependent physiological responses to externally attached devices are.","container-title":"Methods in Ecology and Evolution","DOI":"10.1111/2041-210X.13754","ISSN":"2041-210X","issue":"2","language":"en","license":"© 2021 British Ecological Society","note":"_eprint: https://besjournals.onlinelibrary.wiley.com/doi/pdf/10.1111/2041-210X.13754","page":"294-302","source":"Wiley Online Library","title":"Externally attached biologgers cause compensatory body mass loss in birds","volume":"13","author":[{"family":"Portugal","given":"Steven J."},{"family":"White","given":"Craig R."}],"issued":{"date-parts":[["2022"]]}}}],"schema":"https://github.com/citation-style-language/schema/raw/master/csl-citation.json"} </w:delInstrText>
        </w:r>
        <w:r w:rsidR="00B8569A" w:rsidDel="00D16C98">
          <w:rPr>
            <w:rFonts w:ascii="Times New Roman" w:hAnsi="Times New Roman" w:cs="Times New Roman"/>
            <w:color w:val="000000" w:themeColor="text1"/>
            <w:lang w:val="en-CA"/>
          </w:rPr>
          <w:fldChar w:fldCharType="separate"/>
        </w:r>
        <w:r w:rsidR="00B8569A" w:rsidDel="00D16C98">
          <w:rPr>
            <w:rFonts w:ascii="Times New Roman" w:hAnsi="Times New Roman" w:cs="Times New Roman"/>
            <w:noProof/>
            <w:color w:val="000000" w:themeColor="text1"/>
            <w:lang w:val="en-CA"/>
          </w:rPr>
          <w:delText>(Portugal &amp; White, 2022)</w:delText>
        </w:r>
        <w:r w:rsidR="00B8569A" w:rsidDel="00D16C98">
          <w:rPr>
            <w:rFonts w:ascii="Times New Roman" w:hAnsi="Times New Roman" w:cs="Times New Roman"/>
            <w:color w:val="000000" w:themeColor="text1"/>
            <w:lang w:val="en-CA"/>
          </w:rPr>
          <w:fldChar w:fldCharType="end"/>
        </w:r>
        <w:r w:rsidR="00B8569A" w:rsidDel="00D16C98">
          <w:rPr>
            <w:rFonts w:ascii="Times New Roman" w:hAnsi="Times New Roman" w:cs="Times New Roman"/>
            <w:color w:val="000000" w:themeColor="text1"/>
            <w:lang w:val="en-CA"/>
          </w:rPr>
          <w:delText>.</w:delText>
        </w:r>
      </w:del>
      <w:r w:rsidR="00B8569A">
        <w:rPr>
          <w:rFonts w:ascii="Times New Roman" w:hAnsi="Times New Roman" w:cs="Times New Roman"/>
          <w:color w:val="000000" w:themeColor="text1"/>
          <w:lang w:val="en-CA"/>
        </w:rPr>
        <w:t xml:space="preserve"> More recently</w:t>
      </w:r>
      <w:r w:rsidR="00D4133A">
        <w:rPr>
          <w:rFonts w:ascii="Times New Roman" w:hAnsi="Times New Roman" w:cs="Times New Roman"/>
          <w:color w:val="000000" w:themeColor="text1"/>
          <w:lang w:val="en-CA"/>
        </w:rPr>
        <w:t xml:space="preserve"> Jones et al.</w:t>
      </w:r>
      <w:r w:rsidR="00B8569A">
        <w:rPr>
          <w:rFonts w:ascii="Times New Roman" w:hAnsi="Times New Roman" w:cs="Times New Roman"/>
          <w:color w:val="000000" w:themeColor="text1"/>
          <w:lang w:val="en-CA"/>
        </w:rPr>
        <w:t xml:space="preserve"> </w:t>
      </w:r>
      <w:r w:rsidR="00846139">
        <w:rPr>
          <w:rFonts w:ascii="Times New Roman" w:hAnsi="Times New Roman" w:cs="Times New Roman"/>
          <w:color w:val="000000" w:themeColor="text1"/>
          <w:lang w:val="en-CA"/>
        </w:rPr>
        <w:fldChar w:fldCharType="begin"/>
      </w:r>
      <w:r w:rsidR="00846139">
        <w:rPr>
          <w:rFonts w:ascii="Times New Roman" w:hAnsi="Times New Roman" w:cs="Times New Roman"/>
          <w:color w:val="000000" w:themeColor="text1"/>
          <w:lang w:val="en-CA"/>
        </w:rPr>
        <w:instrText xml:space="preserve"> ADDIN ZOTERO_ITEM CSL_CITATION {"citationID":"QYDePv6X","properties":{"formattedCitation":"(2024)","plainCitation":"(2024)","noteIndex":0},"citationItems":[{"id":1033,"uris":["http://zotero.org/users/16770306/items/S745CIHP"],"itemData":{"id":1033,"type":"article-journal","abstract":"Researchers studying avian space use, dispersal, survival, and migration select tracking tags that optimize tag size (dimensions) and mass relative to the focal species to minimize risk to birds as they move and fly. Here we argue that antenna length and transmitter color are also critical tag design parameters that must be considered. Based on a review of the songbird tracking literature and unpublished cases, we found most cases of entanglement, which can result in bird injuries and death, occurred with longer antennas (&gt;13 cm). However, such cases cannot infer rates of mortality or survival, nor may they be representative of entanglements across antenna lengths and studies using radio tags. Additionally, white or brightly colored transmitters that contrast with plumage, particularly of cryptically colored females and juveniles, may increase visibility to predators and result in higher mortality, or alternatively, cause a female to eject a nestling by mistaking the tag for a fecal sac or foreign object. Consequently, we call on researchers to report and publish cases of antenna entanglement, and for journal editors to encourage and applaud such reports, such that data can be compiled to inform guidelines on tag antenna lengths for different species. Future research is also needed to examine the impacts of tag color on parental behavior and survival of tagged birds. Meanwhile, researchers should strive to ensure that their tag color does not contrast markedly with avian plumages, while also taking care not to alter (i.e., do not color over) areas required for harness attachment, activating and deactivating tags. We hope such efforts will enable researchers and manufacturers to make more informed decisions about tracking tag design, particularly with respect to balancing the benefits of longer antennas, which provide greater power and detection distance, with risks of bird entanglement and mortality.","container-title":"Journal of Field Ornithology","DOI":"10.5751/JFO-00426-950107","ISSN":"1557-9263","issue":"1","language":"en","license":"© 2024 by the author(s)","note":"publisher: The Resilience Alliance","source":"journal.afonet.org","title":"Considerations for radio-transmitter specifications on songbirds: color and antenna length matter too","title-short":"Considerations for radio-transmitter specifications on songbirds","URL":"https://journal.afonet.org/vol95/iss1/art7/","volume":"95","author":[{"family":"Jones","given":"Todd M."},{"family":"Cooper","given":"Nathan W."},{"family":"Haradon","given":"Haley A."},{"family":"Brunner","given":"Alicia R."},{"family":"Dossman","given":"Bryant C."},{"family":"Ward","given":"Michael P."},{"family":"Sillett","given":"T. Scott"},{"family":"Kaiser","given":"Sara A."}],"accessed":{"date-parts":[["2025",7,18]]},"issued":{"date-parts":[["2024",2,31]]}},"suppress-author":true}],"schema":"https://github.com/citation-style-language/schema/raw/master/csl-citation.json"} </w:instrText>
      </w:r>
      <w:r w:rsidR="00846139">
        <w:rPr>
          <w:rFonts w:ascii="Times New Roman" w:hAnsi="Times New Roman" w:cs="Times New Roman"/>
          <w:color w:val="000000" w:themeColor="text1"/>
          <w:lang w:val="en-CA"/>
        </w:rPr>
        <w:fldChar w:fldCharType="separate"/>
      </w:r>
      <w:r w:rsidR="00846139">
        <w:rPr>
          <w:rFonts w:ascii="Times New Roman" w:hAnsi="Times New Roman" w:cs="Times New Roman"/>
          <w:noProof/>
          <w:color w:val="000000" w:themeColor="text1"/>
          <w:lang w:val="en-CA"/>
        </w:rPr>
        <w:t>(2024)</w:t>
      </w:r>
      <w:r w:rsidR="00846139">
        <w:rPr>
          <w:rFonts w:ascii="Times New Roman" w:hAnsi="Times New Roman" w:cs="Times New Roman"/>
          <w:color w:val="000000" w:themeColor="text1"/>
          <w:lang w:val="en-CA"/>
        </w:rPr>
        <w:fldChar w:fldCharType="end"/>
      </w:r>
      <w:r w:rsidR="00D4133A">
        <w:rPr>
          <w:rFonts w:ascii="Times New Roman" w:hAnsi="Times New Roman" w:cs="Times New Roman"/>
          <w:color w:val="000000" w:themeColor="text1"/>
          <w:lang w:val="en-CA"/>
        </w:rPr>
        <w:t xml:space="preserve"> called for radio-transmitters specifications to take in account colour and antenna length</w:t>
      </w:r>
      <w:ins w:id="628" w:author="Kyle Elliott, Dr" w:date="2025-07-25T17:23:00Z" w16du:dateUtc="2025-07-25T21:23:00Z">
        <w:r w:rsidR="00D16C98">
          <w:rPr>
            <w:rFonts w:ascii="Times New Roman" w:hAnsi="Times New Roman" w:cs="Times New Roman"/>
            <w:color w:val="000000" w:themeColor="text1"/>
            <w:lang w:val="en-CA"/>
          </w:rPr>
          <w:t xml:space="preserve">, and </w:t>
        </w:r>
      </w:ins>
      <w:del w:id="629" w:author="Kyle Elliott, Dr" w:date="2025-07-25T17:23:00Z" w16du:dateUtc="2025-07-25T21:23:00Z">
        <w:r w:rsidR="00940212" w:rsidDel="00D16C98">
          <w:rPr>
            <w:rFonts w:ascii="Times New Roman" w:hAnsi="Times New Roman" w:cs="Times New Roman"/>
            <w:color w:val="000000" w:themeColor="text1"/>
            <w:lang w:val="en-CA"/>
          </w:rPr>
          <w:delText xml:space="preserve"> </w:delText>
        </w:r>
      </w:del>
      <w:r w:rsidR="00940212">
        <w:rPr>
          <w:rFonts w:ascii="Times New Roman" w:hAnsi="Times New Roman" w:cs="Times New Roman"/>
          <w:color w:val="000000" w:themeColor="text1"/>
          <w:lang w:val="en-CA"/>
        </w:rPr>
        <w:t xml:space="preserve">to avoid females and juveniles (which tend to </w:t>
      </w:r>
      <w:r w:rsidR="00F943AF">
        <w:rPr>
          <w:rFonts w:ascii="Times New Roman" w:hAnsi="Times New Roman" w:cs="Times New Roman"/>
          <w:color w:val="000000" w:themeColor="text1"/>
          <w:lang w:val="en-CA"/>
        </w:rPr>
        <w:t xml:space="preserve">have more </w:t>
      </w:r>
      <w:ins w:id="630" w:author="Kyle Elliott, Dr" w:date="2025-07-25T17:23:00Z" w16du:dateUtc="2025-07-25T21:23:00Z">
        <w:r w:rsidR="00D16C98">
          <w:rPr>
            <w:rFonts w:ascii="Times New Roman" w:hAnsi="Times New Roman" w:cs="Times New Roman"/>
            <w:color w:val="000000" w:themeColor="text1"/>
            <w:lang w:val="en-CA"/>
          </w:rPr>
          <w:t>in</w:t>
        </w:r>
      </w:ins>
      <w:r w:rsidR="00F943AF">
        <w:rPr>
          <w:rFonts w:ascii="Times New Roman" w:hAnsi="Times New Roman" w:cs="Times New Roman"/>
          <w:color w:val="000000" w:themeColor="text1"/>
          <w:lang w:val="en-CA"/>
        </w:rPr>
        <w:t>conspicuous plumages) being detected</w:t>
      </w:r>
      <w:r w:rsidR="007D71F5">
        <w:rPr>
          <w:rFonts w:ascii="Times New Roman" w:hAnsi="Times New Roman" w:cs="Times New Roman"/>
          <w:color w:val="000000" w:themeColor="text1"/>
          <w:lang w:val="en-CA"/>
        </w:rPr>
        <w:t>, and to reduce entanglement risks.</w:t>
      </w:r>
    </w:p>
    <w:p w14:paraId="232050C5" w14:textId="65E695BA" w:rsidR="00CA107E" w:rsidRPr="00812C08" w:rsidRDefault="00CA107E" w:rsidP="000369B9">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 xml:space="preserve">To our knowledge, this project </w:t>
      </w:r>
      <w:r w:rsidR="00944953">
        <w:rPr>
          <w:rFonts w:ascii="Times New Roman" w:hAnsi="Times New Roman" w:cs="Times New Roman"/>
          <w:color w:val="000000" w:themeColor="text1"/>
          <w:lang w:val="en-CA"/>
        </w:rPr>
        <w:t>is</w:t>
      </w:r>
      <w:r>
        <w:rPr>
          <w:rFonts w:ascii="Times New Roman" w:hAnsi="Times New Roman" w:cs="Times New Roman"/>
          <w:color w:val="000000" w:themeColor="text1"/>
          <w:lang w:val="en-CA"/>
        </w:rPr>
        <w:t xml:space="preserve"> the first to install Motus radio tags on northern cardinals</w:t>
      </w:r>
      <w:r w:rsidR="00944953">
        <w:rPr>
          <w:rFonts w:ascii="Times New Roman" w:hAnsi="Times New Roman" w:cs="Times New Roman"/>
          <w:color w:val="000000" w:themeColor="text1"/>
          <w:lang w:val="en-CA"/>
        </w:rPr>
        <w:t xml:space="preserve">. We </w:t>
      </w:r>
      <w:del w:id="631" w:author="Kyle Elliott, Dr" w:date="2025-07-25T17:23:00Z" w16du:dateUtc="2025-07-25T21:23:00Z">
        <w:r w:rsidR="00944953" w:rsidDel="00D16C98">
          <w:rPr>
            <w:rFonts w:ascii="Times New Roman" w:hAnsi="Times New Roman" w:cs="Times New Roman"/>
            <w:color w:val="000000" w:themeColor="text1"/>
            <w:lang w:val="en-CA"/>
          </w:rPr>
          <w:delText>are using</w:delText>
        </w:r>
      </w:del>
      <w:ins w:id="632" w:author="Kyle Elliott, Dr" w:date="2025-07-25T17:23:00Z" w16du:dateUtc="2025-07-25T21:23:00Z">
        <w:r w:rsidR="00D16C98">
          <w:rPr>
            <w:rFonts w:ascii="Times New Roman" w:hAnsi="Times New Roman" w:cs="Times New Roman"/>
            <w:color w:val="000000" w:themeColor="text1"/>
            <w:lang w:val="en-CA"/>
          </w:rPr>
          <w:t>used</w:t>
        </w:r>
      </w:ins>
      <w:r w:rsidR="00944953">
        <w:rPr>
          <w:rFonts w:ascii="Times New Roman" w:hAnsi="Times New Roman" w:cs="Times New Roman"/>
          <w:color w:val="000000" w:themeColor="text1"/>
          <w:lang w:val="en-CA"/>
        </w:rPr>
        <w:t xml:space="preserve"> a combination of tags and harnesses that </w:t>
      </w:r>
      <w:del w:id="633" w:author="Kyle Elliott, Dr" w:date="2025-07-25T17:23:00Z" w16du:dateUtc="2025-07-25T21:23:00Z">
        <w:r w:rsidR="00944953" w:rsidDel="00D16C98">
          <w:rPr>
            <w:rFonts w:ascii="Times New Roman" w:hAnsi="Times New Roman" w:cs="Times New Roman"/>
            <w:color w:val="000000" w:themeColor="text1"/>
            <w:lang w:val="en-CA"/>
          </w:rPr>
          <w:delText>cumulate</w:delText>
        </w:r>
        <w:r w:rsidR="0080743B" w:rsidDel="00D16C98">
          <w:rPr>
            <w:rFonts w:ascii="Times New Roman" w:hAnsi="Times New Roman" w:cs="Times New Roman"/>
            <w:color w:val="000000" w:themeColor="text1"/>
            <w:lang w:val="en-CA"/>
          </w:rPr>
          <w:delText xml:space="preserve">s </w:delText>
        </w:r>
      </w:del>
      <w:ins w:id="634" w:author="Kyle Elliott, Dr" w:date="2025-07-25T17:23:00Z" w16du:dateUtc="2025-07-25T21:23:00Z">
        <w:r w:rsidR="00D16C98">
          <w:rPr>
            <w:rFonts w:ascii="Times New Roman" w:hAnsi="Times New Roman" w:cs="Times New Roman"/>
            <w:color w:val="000000" w:themeColor="text1"/>
            <w:lang w:val="en-CA"/>
          </w:rPr>
          <w:t xml:space="preserve">were </w:t>
        </w:r>
      </w:ins>
      <w:r w:rsidR="0080743B">
        <w:rPr>
          <w:rFonts w:ascii="Times New Roman" w:hAnsi="Times New Roman" w:cs="Times New Roman"/>
          <w:color w:val="000000" w:themeColor="text1"/>
          <w:lang w:val="en-CA"/>
        </w:rPr>
        <w:t xml:space="preserve">less than 3% of the average cardinal’s body mass to minimize the effects of the weight of the device on the birds’ energy budgets (especially since </w:t>
      </w:r>
      <w:r w:rsidR="002D6E6A">
        <w:rPr>
          <w:rFonts w:ascii="Times New Roman" w:hAnsi="Times New Roman" w:cs="Times New Roman"/>
          <w:color w:val="000000" w:themeColor="text1"/>
          <w:lang w:val="en-CA"/>
        </w:rPr>
        <w:t xml:space="preserve">this research </w:t>
      </w:r>
      <w:r w:rsidR="0092715E">
        <w:rPr>
          <w:rFonts w:ascii="Times New Roman" w:hAnsi="Times New Roman" w:cs="Times New Roman"/>
          <w:color w:val="000000" w:themeColor="text1"/>
          <w:lang w:val="en-CA"/>
        </w:rPr>
        <w:t>is happening</w:t>
      </w:r>
      <w:r w:rsidR="002D6E6A">
        <w:rPr>
          <w:rFonts w:ascii="Times New Roman" w:hAnsi="Times New Roman" w:cs="Times New Roman"/>
          <w:color w:val="000000" w:themeColor="text1"/>
          <w:lang w:val="en-CA"/>
        </w:rPr>
        <w:t xml:space="preserve"> in winter)</w:t>
      </w:r>
      <w:r w:rsidR="0092715E">
        <w:rPr>
          <w:rFonts w:ascii="Times New Roman" w:hAnsi="Times New Roman" w:cs="Times New Roman"/>
          <w:color w:val="000000" w:themeColor="text1"/>
          <w:lang w:val="en-CA"/>
        </w:rPr>
        <w:t>. During the first two years of experimentations, the radio tags used had a white</w:t>
      </w:r>
      <w:r w:rsidR="00087C39">
        <w:rPr>
          <w:rFonts w:ascii="Times New Roman" w:hAnsi="Times New Roman" w:cs="Times New Roman"/>
          <w:color w:val="000000" w:themeColor="text1"/>
          <w:lang w:val="en-CA"/>
        </w:rPr>
        <w:t xml:space="preserve"> “body” and a silver antenna which was quite </w:t>
      </w:r>
      <w:r w:rsidR="00274038">
        <w:rPr>
          <w:rFonts w:ascii="Times New Roman" w:hAnsi="Times New Roman" w:cs="Times New Roman"/>
          <w:color w:val="000000" w:themeColor="text1"/>
          <w:lang w:val="en-CA"/>
        </w:rPr>
        <w:t>visible through both males and females’ plumage</w:t>
      </w:r>
      <w:r w:rsidR="00FA3E66">
        <w:rPr>
          <w:rFonts w:ascii="Times New Roman" w:hAnsi="Times New Roman" w:cs="Times New Roman"/>
          <w:color w:val="000000" w:themeColor="text1"/>
          <w:lang w:val="en-CA"/>
        </w:rPr>
        <w:t>. For the last year of experiment</w:t>
      </w:r>
      <w:del w:id="635" w:author="Kyle Elliott, Dr" w:date="2025-07-25T17:23:00Z" w16du:dateUtc="2025-07-25T21:23:00Z">
        <w:r w:rsidR="00FA3E66" w:rsidDel="00D16C98">
          <w:rPr>
            <w:rFonts w:ascii="Times New Roman" w:hAnsi="Times New Roman" w:cs="Times New Roman"/>
            <w:color w:val="000000" w:themeColor="text1"/>
            <w:lang w:val="en-CA"/>
          </w:rPr>
          <w:delText>ation</w:delText>
        </w:r>
      </w:del>
      <w:r w:rsidR="00FA3E66">
        <w:rPr>
          <w:rFonts w:ascii="Times New Roman" w:hAnsi="Times New Roman" w:cs="Times New Roman"/>
          <w:color w:val="000000" w:themeColor="text1"/>
          <w:lang w:val="en-CA"/>
        </w:rPr>
        <w:t xml:space="preserve">s, we </w:t>
      </w:r>
      <w:del w:id="636" w:author="Kyle Elliott, Dr" w:date="2025-07-25T17:23:00Z" w16du:dateUtc="2025-07-25T21:23:00Z">
        <w:r w:rsidR="00FA3E66" w:rsidDel="00D16C98">
          <w:rPr>
            <w:rFonts w:ascii="Times New Roman" w:hAnsi="Times New Roman" w:cs="Times New Roman"/>
            <w:color w:val="000000" w:themeColor="text1"/>
            <w:lang w:val="en-CA"/>
          </w:rPr>
          <w:delText>did have</w:delText>
        </w:r>
      </w:del>
      <w:ins w:id="637" w:author="Kyle Elliott, Dr" w:date="2025-07-25T17:23:00Z" w16du:dateUtc="2025-07-25T21:23:00Z">
        <w:r w:rsidR="00D16C98">
          <w:rPr>
            <w:rFonts w:ascii="Times New Roman" w:hAnsi="Times New Roman" w:cs="Times New Roman"/>
            <w:color w:val="000000" w:themeColor="text1"/>
            <w:lang w:val="en-CA"/>
          </w:rPr>
          <w:t>used</w:t>
        </w:r>
      </w:ins>
      <w:r w:rsidR="00FA3E66">
        <w:rPr>
          <w:rFonts w:ascii="Times New Roman" w:hAnsi="Times New Roman" w:cs="Times New Roman"/>
          <w:color w:val="000000" w:themeColor="text1"/>
          <w:lang w:val="en-CA"/>
        </w:rPr>
        <w:t xml:space="preserve"> </w:t>
      </w:r>
      <w:del w:id="638" w:author="Kyle Elliott, Dr" w:date="2025-07-25T17:23:00Z" w16du:dateUtc="2025-07-25T21:23:00Z">
        <w:r w:rsidR="00FA3E66" w:rsidDel="00D16C98">
          <w:rPr>
            <w:rFonts w:ascii="Times New Roman" w:hAnsi="Times New Roman" w:cs="Times New Roman"/>
            <w:color w:val="000000" w:themeColor="text1"/>
            <w:lang w:val="en-CA"/>
          </w:rPr>
          <w:delText xml:space="preserve">all </w:delText>
        </w:r>
      </w:del>
      <w:r w:rsidR="00FA3E66">
        <w:rPr>
          <w:rFonts w:ascii="Times New Roman" w:hAnsi="Times New Roman" w:cs="Times New Roman"/>
          <w:color w:val="000000" w:themeColor="text1"/>
          <w:lang w:val="en-CA"/>
        </w:rPr>
        <w:t>black radio tags (increased coating resistance)</w:t>
      </w:r>
      <w:r w:rsidR="00D75453">
        <w:rPr>
          <w:rFonts w:ascii="Times New Roman" w:hAnsi="Times New Roman" w:cs="Times New Roman"/>
          <w:color w:val="000000" w:themeColor="text1"/>
          <w:lang w:val="en-CA"/>
        </w:rPr>
        <w:t xml:space="preserve"> that were still below the 3% </w:t>
      </w:r>
      <w:r w:rsidR="00BC43D3">
        <w:rPr>
          <w:rFonts w:ascii="Times New Roman" w:hAnsi="Times New Roman" w:cs="Times New Roman"/>
          <w:color w:val="000000" w:themeColor="text1"/>
          <w:lang w:val="en-CA"/>
        </w:rPr>
        <w:t>threshold but</w:t>
      </w:r>
      <w:r w:rsidR="00D75453">
        <w:rPr>
          <w:rFonts w:ascii="Times New Roman" w:hAnsi="Times New Roman" w:cs="Times New Roman"/>
          <w:color w:val="000000" w:themeColor="text1"/>
          <w:lang w:val="en-CA"/>
        </w:rPr>
        <w:t xml:space="preserve"> </w:t>
      </w:r>
      <w:r w:rsidR="002561B5">
        <w:rPr>
          <w:rFonts w:ascii="Times New Roman" w:hAnsi="Times New Roman" w:cs="Times New Roman"/>
          <w:color w:val="000000" w:themeColor="text1"/>
          <w:lang w:val="en-CA"/>
        </w:rPr>
        <w:t xml:space="preserve">blended </w:t>
      </w:r>
      <w:del w:id="639" w:author="Kyle Elliott, Dr" w:date="2025-07-25T17:24:00Z" w16du:dateUtc="2025-07-25T21:24:00Z">
        <w:r w:rsidR="002561B5" w:rsidDel="00D16C98">
          <w:rPr>
            <w:rFonts w:ascii="Times New Roman" w:hAnsi="Times New Roman" w:cs="Times New Roman"/>
            <w:color w:val="000000" w:themeColor="text1"/>
            <w:lang w:val="en-CA"/>
          </w:rPr>
          <w:delText xml:space="preserve">a lot </w:delText>
        </w:r>
      </w:del>
      <w:r w:rsidR="002561B5">
        <w:rPr>
          <w:rFonts w:ascii="Times New Roman" w:hAnsi="Times New Roman" w:cs="Times New Roman"/>
          <w:color w:val="000000" w:themeColor="text1"/>
          <w:lang w:val="en-CA"/>
        </w:rPr>
        <w:t xml:space="preserve">better through the cardinals’ </w:t>
      </w:r>
      <w:commentRangeStart w:id="640"/>
      <w:r w:rsidR="002561B5">
        <w:rPr>
          <w:rFonts w:ascii="Times New Roman" w:hAnsi="Times New Roman" w:cs="Times New Roman"/>
          <w:color w:val="000000" w:themeColor="text1"/>
          <w:lang w:val="en-CA"/>
        </w:rPr>
        <w:t>plumage</w:t>
      </w:r>
      <w:commentRangeEnd w:id="640"/>
      <w:r w:rsidR="00D16C98">
        <w:rPr>
          <w:rStyle w:val="CommentReference"/>
        </w:rPr>
        <w:commentReference w:id="640"/>
      </w:r>
      <w:r w:rsidR="002561B5">
        <w:rPr>
          <w:rFonts w:ascii="Times New Roman" w:hAnsi="Times New Roman" w:cs="Times New Roman"/>
          <w:color w:val="000000" w:themeColor="text1"/>
          <w:lang w:val="en-CA"/>
        </w:rPr>
        <w:t>.</w:t>
      </w:r>
    </w:p>
    <w:p w14:paraId="7BAF44AE" w14:textId="76FF7189" w:rsidR="00B61349" w:rsidRDefault="00B61349" w:rsidP="00516566">
      <w:pPr>
        <w:pStyle w:val="Heading3"/>
        <w:spacing w:line="480" w:lineRule="auto"/>
        <w:rPr>
          <w:rFonts w:ascii="Times New Roman" w:hAnsi="Times New Roman" w:cs="Times New Roman"/>
          <w:b/>
          <w:bCs/>
          <w:color w:val="000000" w:themeColor="text1"/>
          <w:lang w:val="en-CA"/>
        </w:rPr>
      </w:pPr>
      <w:bookmarkStart w:id="641" w:name="_Toc195699775"/>
      <w:bookmarkStart w:id="642" w:name="_Toc195699798"/>
      <w:bookmarkStart w:id="643" w:name="_Toc203574363"/>
      <w:r w:rsidRPr="00B61349">
        <w:rPr>
          <w:rFonts w:ascii="Times New Roman" w:hAnsi="Times New Roman" w:cs="Times New Roman"/>
          <w:b/>
          <w:bCs/>
          <w:color w:val="000000" w:themeColor="text1"/>
          <w:lang w:val="en-CA"/>
        </w:rPr>
        <w:lastRenderedPageBreak/>
        <w:t xml:space="preserve">Study species and </w:t>
      </w:r>
      <w:bookmarkEnd w:id="641"/>
      <w:bookmarkEnd w:id="642"/>
      <w:r w:rsidR="00736EF2">
        <w:rPr>
          <w:rFonts w:ascii="Times New Roman" w:hAnsi="Times New Roman" w:cs="Times New Roman"/>
          <w:b/>
          <w:bCs/>
          <w:color w:val="000000" w:themeColor="text1"/>
          <w:lang w:val="en-CA"/>
        </w:rPr>
        <w:t>study sites</w:t>
      </w:r>
      <w:bookmarkEnd w:id="643"/>
    </w:p>
    <w:p w14:paraId="515074ED" w14:textId="77777777" w:rsidR="00E019EB" w:rsidRDefault="00A521B3" w:rsidP="00E47890">
      <w:pPr>
        <w:spacing w:line="480" w:lineRule="auto"/>
        <w:ind w:firstLine="720"/>
        <w:jc w:val="both"/>
        <w:rPr>
          <w:ins w:id="644" w:author="Kyle Elliott, Dr" w:date="2025-07-26T08:05:00Z" w16du:dateUtc="2025-07-26T12:05:00Z"/>
          <w:rFonts w:ascii="Times New Roman" w:eastAsiaTheme="minorEastAsia" w:hAnsi="Times New Roman" w:cs="Times New Roman"/>
          <w:iCs/>
          <w:lang w:val="en-CA"/>
        </w:rPr>
      </w:pPr>
      <w:r>
        <w:rPr>
          <w:rFonts w:ascii="Times New Roman" w:hAnsi="Times New Roman" w:cs="Times New Roman"/>
          <w:lang w:val="en-CA"/>
        </w:rPr>
        <w:t xml:space="preserve">The </w:t>
      </w:r>
      <w:r w:rsidR="00363650">
        <w:rPr>
          <w:rFonts w:ascii="Times New Roman" w:hAnsi="Times New Roman" w:cs="Times New Roman"/>
          <w:lang w:val="en-CA"/>
        </w:rPr>
        <w:t>northern cardinal</w:t>
      </w:r>
      <w:r>
        <w:rPr>
          <w:rFonts w:ascii="Times New Roman" w:hAnsi="Times New Roman" w:cs="Times New Roman"/>
          <w:lang w:val="en-CA"/>
        </w:rPr>
        <w:t xml:space="preserve"> (</w:t>
      </w:r>
      <w:r>
        <w:rPr>
          <w:rFonts w:ascii="Times New Roman" w:hAnsi="Times New Roman" w:cs="Times New Roman"/>
          <w:i/>
          <w:lang w:val="en-CA"/>
        </w:rPr>
        <w:t>Cardinalis cardinalis</w:t>
      </w:r>
      <w:r>
        <w:rPr>
          <w:rFonts w:ascii="Times New Roman" w:hAnsi="Times New Roman" w:cs="Times New Roman"/>
          <w:iCs/>
          <w:lang w:val="en-CA"/>
        </w:rPr>
        <w:t>)</w:t>
      </w:r>
      <w:r w:rsidR="00516566">
        <w:rPr>
          <w:rFonts w:ascii="Times New Roman" w:hAnsi="Times New Roman" w:cs="Times New Roman"/>
          <w:iCs/>
          <w:lang w:val="en-CA"/>
        </w:rPr>
        <w:t xml:space="preserve"> is a resident bird species </w:t>
      </w:r>
      <w:r w:rsidR="00A0696E">
        <w:rPr>
          <w:rFonts w:ascii="Times New Roman" w:hAnsi="Times New Roman" w:cs="Times New Roman"/>
          <w:iCs/>
          <w:lang w:val="en-CA"/>
        </w:rPr>
        <w:t xml:space="preserve">that is </w:t>
      </w:r>
      <w:r w:rsidR="00516566">
        <w:rPr>
          <w:rFonts w:ascii="Times New Roman" w:hAnsi="Times New Roman" w:cs="Times New Roman"/>
          <w:iCs/>
          <w:lang w:val="en-CA"/>
        </w:rPr>
        <w:t>abundant in</w:t>
      </w:r>
      <w:r w:rsidR="00BA1C39">
        <w:rPr>
          <w:rFonts w:ascii="Times New Roman" w:hAnsi="Times New Roman" w:cs="Times New Roman"/>
          <w:iCs/>
          <w:lang w:val="en-CA"/>
        </w:rPr>
        <w:t xml:space="preserve"> many areas of eastern</w:t>
      </w:r>
      <w:r w:rsidR="00516566">
        <w:rPr>
          <w:rFonts w:ascii="Times New Roman" w:hAnsi="Times New Roman" w:cs="Times New Roman"/>
          <w:iCs/>
          <w:lang w:val="en-CA"/>
        </w:rPr>
        <w:t xml:space="preserve"> North America </w:t>
      </w:r>
      <w:r w:rsidR="00516566">
        <w:rPr>
          <w:rFonts w:ascii="Times New Roman" w:hAnsi="Times New Roman" w:cs="Times New Roman"/>
          <w:iCs/>
          <w:lang w:val="en-CA"/>
        </w:rPr>
        <w:fldChar w:fldCharType="begin"/>
      </w:r>
      <w:r w:rsidR="00516566">
        <w:rPr>
          <w:rFonts w:ascii="Times New Roman" w:hAnsi="Times New Roman" w:cs="Times New Roman"/>
          <w:iCs/>
          <w:lang w:val="en-CA"/>
        </w:rPr>
        <w:instrText xml:space="preserve"> ADDIN ZOTERO_ITEM CSL_CITATION {"citationID":"WaJzyOlR","properties":{"formattedCitation":"(Halkin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516566">
        <w:rPr>
          <w:rFonts w:ascii="Times New Roman" w:hAnsi="Times New Roman" w:cs="Times New Roman"/>
          <w:iCs/>
          <w:lang w:val="en-CA"/>
        </w:rPr>
        <w:fldChar w:fldCharType="separate"/>
      </w:r>
      <w:r w:rsidR="00516566">
        <w:rPr>
          <w:rFonts w:ascii="Times New Roman" w:hAnsi="Times New Roman" w:cs="Times New Roman"/>
          <w:iCs/>
          <w:noProof/>
          <w:lang w:val="en-CA"/>
        </w:rPr>
        <w:t>(Halkin et al., 2021)</w:t>
      </w:r>
      <w:r w:rsidR="00516566">
        <w:rPr>
          <w:rFonts w:ascii="Times New Roman" w:hAnsi="Times New Roman" w:cs="Times New Roman"/>
          <w:iCs/>
          <w:lang w:val="en-CA"/>
        </w:rPr>
        <w:fldChar w:fldCharType="end"/>
      </w:r>
      <w:r w:rsidR="00516566">
        <w:rPr>
          <w:rFonts w:ascii="Times New Roman" w:hAnsi="Times New Roman" w:cs="Times New Roman"/>
          <w:iCs/>
          <w:lang w:val="en-CA"/>
        </w:rPr>
        <w:t xml:space="preserve">. </w:t>
      </w:r>
      <w:del w:id="645" w:author="Kyle Elliott, Dr" w:date="2025-07-26T08:00:00Z" w16du:dateUtc="2025-07-26T12:00:00Z">
        <w:r w:rsidR="00516566" w:rsidDel="00C342C1">
          <w:rPr>
            <w:rFonts w:ascii="Times New Roman" w:hAnsi="Times New Roman" w:cs="Times New Roman"/>
            <w:iCs/>
            <w:lang w:val="en-CA"/>
          </w:rPr>
          <w:delText xml:space="preserve">It </w:delText>
        </w:r>
      </w:del>
      <w:ins w:id="646" w:author="Kyle Elliott, Dr" w:date="2025-07-26T08:00:00Z" w16du:dateUtc="2025-07-26T12:00:00Z">
        <w:r w:rsidR="00C342C1">
          <w:rPr>
            <w:rFonts w:ascii="Times New Roman" w:hAnsi="Times New Roman" w:cs="Times New Roman"/>
            <w:iCs/>
            <w:lang w:val="en-CA"/>
          </w:rPr>
          <w:t xml:space="preserve">Cardinals </w:t>
        </w:r>
      </w:ins>
      <w:r w:rsidR="00516566">
        <w:rPr>
          <w:rFonts w:ascii="Times New Roman" w:hAnsi="Times New Roman" w:cs="Times New Roman"/>
          <w:iCs/>
          <w:lang w:val="en-CA"/>
        </w:rPr>
        <w:t xml:space="preserve">can be found year-round </w:t>
      </w:r>
      <w:r w:rsidR="005D5923">
        <w:rPr>
          <w:rFonts w:ascii="Times New Roman" w:hAnsi="Times New Roman" w:cs="Times New Roman"/>
          <w:iCs/>
          <w:lang w:val="en-CA"/>
        </w:rPr>
        <w:t xml:space="preserve">from </w:t>
      </w:r>
      <w:r w:rsidR="00516566">
        <w:rPr>
          <w:rFonts w:ascii="Times New Roman" w:hAnsi="Times New Roman" w:cs="Times New Roman"/>
          <w:iCs/>
          <w:lang w:val="en-CA"/>
        </w:rPr>
        <w:t xml:space="preserve">southern Canada all the way to southern </w:t>
      </w:r>
      <w:commentRangeStart w:id="647"/>
      <w:r w:rsidR="00BA1C39">
        <w:rPr>
          <w:rFonts w:ascii="Times New Roman" w:hAnsi="Times New Roman" w:cs="Times New Roman"/>
          <w:iCs/>
          <w:lang w:val="en-CA"/>
        </w:rPr>
        <w:t>Mexico</w:t>
      </w:r>
      <w:commentRangeEnd w:id="647"/>
      <w:r w:rsidR="00BA1C39">
        <w:rPr>
          <w:rStyle w:val="CommentReference"/>
        </w:rPr>
        <w:commentReference w:id="647"/>
      </w:r>
      <w:r w:rsidR="00516566">
        <w:rPr>
          <w:rFonts w:ascii="Times New Roman" w:hAnsi="Times New Roman" w:cs="Times New Roman"/>
          <w:iCs/>
          <w:lang w:val="en-CA"/>
        </w:rPr>
        <w:t xml:space="preserve"> </w:t>
      </w:r>
      <w:r w:rsidR="00516566">
        <w:rPr>
          <w:rFonts w:ascii="Times New Roman" w:hAnsi="Times New Roman" w:cs="Times New Roman"/>
          <w:iCs/>
          <w:lang w:val="en-CA"/>
        </w:rPr>
        <w:fldChar w:fldCharType="begin"/>
      </w:r>
      <w:r w:rsidR="00516566">
        <w:rPr>
          <w:rFonts w:ascii="Times New Roman" w:hAnsi="Times New Roman" w:cs="Times New Roman"/>
          <w:iCs/>
          <w:lang w:val="en-CA"/>
        </w:rPr>
        <w:instrText xml:space="preserve"> ADDIN ZOTERO_ITEM CSL_CITATION {"citationID":"aOjRl31y","properties":{"formattedCitation":"(Halkin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516566">
        <w:rPr>
          <w:rFonts w:ascii="Times New Roman" w:hAnsi="Times New Roman" w:cs="Times New Roman"/>
          <w:iCs/>
          <w:lang w:val="en-CA"/>
        </w:rPr>
        <w:fldChar w:fldCharType="separate"/>
      </w:r>
      <w:r w:rsidR="00516566">
        <w:rPr>
          <w:rFonts w:ascii="Times New Roman" w:hAnsi="Times New Roman" w:cs="Times New Roman"/>
          <w:iCs/>
          <w:noProof/>
          <w:lang w:val="en-CA"/>
        </w:rPr>
        <w:t>(Halkin et al., 2021)</w:t>
      </w:r>
      <w:r w:rsidR="00516566">
        <w:rPr>
          <w:rFonts w:ascii="Times New Roman" w:hAnsi="Times New Roman" w:cs="Times New Roman"/>
          <w:iCs/>
          <w:lang w:val="en-CA"/>
        </w:rPr>
        <w:fldChar w:fldCharType="end"/>
      </w:r>
      <w:r w:rsidR="00516566">
        <w:rPr>
          <w:rFonts w:ascii="Times New Roman" w:hAnsi="Times New Roman" w:cs="Times New Roman"/>
          <w:iCs/>
          <w:lang w:val="en-CA"/>
        </w:rPr>
        <w:t>.</w:t>
      </w:r>
      <w:r w:rsidR="00544D04">
        <w:rPr>
          <w:rFonts w:ascii="Times New Roman" w:hAnsi="Times New Roman" w:cs="Times New Roman"/>
          <w:iCs/>
          <w:lang w:val="en-CA"/>
        </w:rPr>
        <w:t xml:space="preserve"> </w:t>
      </w:r>
      <w:del w:id="648" w:author="Kyle Elliott, Dr" w:date="2025-07-26T08:00:00Z" w16du:dateUtc="2025-07-26T12:00:00Z">
        <w:r w:rsidR="00363650" w:rsidDel="00C342C1">
          <w:rPr>
            <w:rFonts w:ascii="Times New Roman" w:hAnsi="Times New Roman" w:cs="Times New Roman"/>
            <w:iCs/>
            <w:lang w:val="en-CA"/>
          </w:rPr>
          <w:delText xml:space="preserve">northern </w:delText>
        </w:r>
      </w:del>
      <w:ins w:id="649" w:author="Kyle Elliott, Dr" w:date="2025-07-26T08:00:00Z" w16du:dateUtc="2025-07-26T12:00:00Z">
        <w:r w:rsidR="00C342C1">
          <w:rPr>
            <w:rFonts w:ascii="Times New Roman" w:hAnsi="Times New Roman" w:cs="Times New Roman"/>
            <w:iCs/>
            <w:lang w:val="en-CA"/>
          </w:rPr>
          <w:t xml:space="preserve">Northern </w:t>
        </w:r>
      </w:ins>
      <w:r w:rsidR="00363650">
        <w:rPr>
          <w:rFonts w:ascii="Times New Roman" w:hAnsi="Times New Roman" w:cs="Times New Roman"/>
          <w:iCs/>
          <w:lang w:val="en-CA"/>
        </w:rPr>
        <w:t>cardinal</w:t>
      </w:r>
      <w:r w:rsidR="00B95176">
        <w:rPr>
          <w:rFonts w:ascii="Times New Roman" w:hAnsi="Times New Roman" w:cs="Times New Roman"/>
          <w:iCs/>
          <w:lang w:val="en-CA"/>
        </w:rPr>
        <w:t>s have been expanding their range northward since the 1800s, and they can be characterized as urban-tolerant birds that thrive in inhabited areas</w:t>
      </w:r>
      <w:r w:rsidR="00544D04">
        <w:rPr>
          <w:rFonts w:ascii="Times New Roman" w:hAnsi="Times New Roman" w:cs="Times New Roman"/>
          <w:iCs/>
          <w:lang w:val="en-CA"/>
        </w:rPr>
        <w:t xml:space="preserve"> </w:t>
      </w:r>
      <w:commentRangeStart w:id="650"/>
      <w:r w:rsidR="00544D04">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{"citationID":"0EksTmxD","properties":{"formattedCitation":"(Halkin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544D04">
        <w:rPr>
          <w:rFonts w:ascii="Times New Roman" w:hAnsi="Times New Roman" w:cs="Times New Roman"/>
          <w:iCs/>
          <w:lang w:val="en-CA"/>
        </w:rPr>
        <w:fldChar w:fldCharType="separate"/>
      </w:r>
      <w:r w:rsidR="006E4A33">
        <w:rPr>
          <w:rFonts w:ascii="Times New Roman" w:hAnsi="Times New Roman" w:cs="Times New Roman"/>
          <w:iCs/>
          <w:noProof/>
          <w:lang w:val="en-CA"/>
        </w:rPr>
        <w:t>(Halkin et al., 2021; Robert et al., 2019)</w:t>
      </w:r>
      <w:r w:rsidR="00544D04">
        <w:rPr>
          <w:rFonts w:ascii="Times New Roman" w:hAnsi="Times New Roman" w:cs="Times New Roman"/>
          <w:iCs/>
          <w:lang w:val="en-CA"/>
        </w:rPr>
        <w:fldChar w:fldCharType="end"/>
      </w:r>
      <w:commentRangeEnd w:id="650"/>
      <w:r w:rsidR="00BA1C39">
        <w:rPr>
          <w:rStyle w:val="CommentReference"/>
        </w:rPr>
        <w:commentReference w:id="650"/>
      </w:r>
      <w:r w:rsidR="00B95176">
        <w:rPr>
          <w:rFonts w:ascii="Times New Roman" w:hAnsi="Times New Roman" w:cs="Times New Roman"/>
          <w:iCs/>
          <w:lang w:val="en-CA"/>
        </w:rPr>
        <w:t>.</w:t>
      </w:r>
      <w:r w:rsidR="00B60484">
        <w:rPr>
          <w:rFonts w:ascii="Times New Roman" w:hAnsi="Times New Roman" w:cs="Times New Roman"/>
          <w:iCs/>
          <w:lang w:val="en-CA"/>
        </w:rPr>
        <w:t xml:space="preserve"> </w:t>
      </w:r>
      <w:r w:rsidR="007C0409">
        <w:rPr>
          <w:rFonts w:ascii="Times New Roman" w:hAnsi="Times New Roman" w:cs="Times New Roman"/>
          <w:iCs/>
          <w:lang w:val="en-CA"/>
        </w:rPr>
        <w:t xml:space="preserve">The first reported sightings of </w:t>
      </w:r>
      <w:r w:rsidR="00D02DE1">
        <w:rPr>
          <w:rFonts w:ascii="Times New Roman" w:hAnsi="Times New Roman" w:cs="Times New Roman"/>
          <w:iCs/>
          <w:lang w:val="en-CA"/>
        </w:rPr>
        <w:t>northern cardinal</w:t>
      </w:r>
      <w:r w:rsidR="007C0409">
        <w:rPr>
          <w:rFonts w:ascii="Times New Roman" w:hAnsi="Times New Roman" w:cs="Times New Roman"/>
          <w:iCs/>
          <w:lang w:val="en-CA"/>
        </w:rPr>
        <w:t xml:space="preserve">s in Quebec ca be traced back to 1862, when a bird was reportedly captured in Montreal </w:t>
      </w:r>
      <w:r w:rsidR="007C0409">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{"citationID":"nkauNGlq","properties":{"formattedCitation":"(Robert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7C0409">
        <w:rPr>
          <w:rFonts w:ascii="Times New Roman" w:hAnsi="Times New Roman" w:cs="Times New Roman"/>
          <w:iCs/>
          <w:lang w:val="en-CA"/>
        </w:rPr>
        <w:fldChar w:fldCharType="separate"/>
      </w:r>
      <w:r w:rsidR="006E4A33">
        <w:rPr>
          <w:rFonts w:ascii="Times New Roman" w:hAnsi="Times New Roman" w:cs="Times New Roman"/>
          <w:iCs/>
          <w:noProof/>
          <w:lang w:val="en-CA"/>
        </w:rPr>
        <w:t>(Robert et al., 2019)</w:t>
      </w:r>
      <w:r w:rsidR="007C0409">
        <w:rPr>
          <w:rFonts w:ascii="Times New Roman" w:hAnsi="Times New Roman" w:cs="Times New Roman"/>
          <w:iCs/>
          <w:lang w:val="en-CA"/>
        </w:rPr>
        <w:fldChar w:fldCharType="end"/>
      </w:r>
      <w:r w:rsidR="007C0409">
        <w:rPr>
          <w:rFonts w:ascii="Times New Roman" w:hAnsi="Times New Roman" w:cs="Times New Roman"/>
          <w:iCs/>
          <w:lang w:val="en-CA"/>
        </w:rPr>
        <w:t xml:space="preserve">. A few years later, in </w:t>
      </w:r>
      <w:del w:id="651" w:author="Kyle Elliott, Dr" w:date="2025-07-26T08:01:00Z" w16du:dateUtc="2025-07-26T12:01:00Z">
        <w:r w:rsidR="007C0409" w:rsidDel="00E019EB">
          <w:rPr>
            <w:rFonts w:ascii="Times New Roman" w:hAnsi="Times New Roman" w:cs="Times New Roman"/>
            <w:iCs/>
            <w:lang w:val="en-CA"/>
          </w:rPr>
          <w:delText>1969</w:delText>
        </w:r>
      </w:del>
      <w:ins w:id="652" w:author="Kyle Elliott, Dr" w:date="2025-07-26T08:01:00Z" w16du:dateUtc="2025-07-26T12:01:00Z">
        <w:r w:rsidR="00E019EB">
          <w:rPr>
            <w:rFonts w:ascii="Times New Roman" w:hAnsi="Times New Roman" w:cs="Times New Roman"/>
            <w:iCs/>
            <w:lang w:val="en-CA"/>
          </w:rPr>
          <w:t>1869</w:t>
        </w:r>
      </w:ins>
      <w:r w:rsidR="007C0409">
        <w:rPr>
          <w:rFonts w:ascii="Times New Roman" w:hAnsi="Times New Roman" w:cs="Times New Roman"/>
          <w:iCs/>
          <w:lang w:val="en-CA"/>
        </w:rPr>
        <w:t>, another specimen was caught in Quebec city</w:t>
      </w:r>
      <w:r w:rsidR="00A14200">
        <w:rPr>
          <w:rFonts w:ascii="Times New Roman" w:hAnsi="Times New Roman" w:cs="Times New Roman"/>
          <w:iCs/>
          <w:lang w:val="en-CA"/>
        </w:rPr>
        <w:t xml:space="preserve"> </w:t>
      </w:r>
      <w:r w:rsidR="00A14200">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{"citationID":"8v8UlEnc","properties":{"formattedCitation":"(Robert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A14200">
        <w:rPr>
          <w:rFonts w:ascii="Times New Roman" w:hAnsi="Times New Roman" w:cs="Times New Roman"/>
          <w:iCs/>
          <w:lang w:val="en-CA"/>
        </w:rPr>
        <w:fldChar w:fldCharType="separate"/>
      </w:r>
      <w:r w:rsidR="006E4A33">
        <w:rPr>
          <w:rFonts w:ascii="Times New Roman" w:hAnsi="Times New Roman" w:cs="Times New Roman"/>
          <w:iCs/>
          <w:noProof/>
          <w:lang w:val="en-CA"/>
        </w:rPr>
        <w:t>(Robert et al., 2019)</w:t>
      </w:r>
      <w:r w:rsidR="00A14200">
        <w:rPr>
          <w:rFonts w:ascii="Times New Roman" w:hAnsi="Times New Roman" w:cs="Times New Roman"/>
          <w:iCs/>
          <w:lang w:val="en-CA"/>
        </w:rPr>
        <w:fldChar w:fldCharType="end"/>
      </w:r>
      <w:r w:rsidR="007C0409">
        <w:rPr>
          <w:rFonts w:ascii="Times New Roman" w:hAnsi="Times New Roman" w:cs="Times New Roman"/>
          <w:iCs/>
          <w:lang w:val="en-CA"/>
        </w:rPr>
        <w:t xml:space="preserve">. After that, it </w:t>
      </w:r>
      <w:del w:id="653" w:author="Kyle Elliott, Dr" w:date="2025-07-26T08:01:00Z" w16du:dateUtc="2025-07-26T12:01:00Z">
        <w:r w:rsidR="007C0409" w:rsidDel="00E019EB">
          <w:rPr>
            <w:rFonts w:ascii="Times New Roman" w:hAnsi="Times New Roman" w:cs="Times New Roman"/>
            <w:iCs/>
            <w:lang w:val="en-CA"/>
          </w:rPr>
          <w:delText>will take</w:delText>
        </w:r>
      </w:del>
      <w:ins w:id="654" w:author="Kyle Elliott, Dr" w:date="2025-07-26T08:01:00Z" w16du:dateUtc="2025-07-26T12:01:00Z">
        <w:r w:rsidR="00E019EB">
          <w:rPr>
            <w:rFonts w:ascii="Times New Roman" w:hAnsi="Times New Roman" w:cs="Times New Roman"/>
            <w:iCs/>
            <w:lang w:val="en-CA"/>
          </w:rPr>
          <w:t>was</w:t>
        </w:r>
      </w:ins>
      <w:r w:rsidR="007C0409">
        <w:rPr>
          <w:rFonts w:ascii="Times New Roman" w:hAnsi="Times New Roman" w:cs="Times New Roman"/>
          <w:iCs/>
          <w:lang w:val="en-CA"/>
        </w:rPr>
        <w:t xml:space="preserve"> 73 years </w:t>
      </w:r>
      <w:del w:id="655" w:author="Kyle Elliott, Dr" w:date="2025-07-26T08:01:00Z" w16du:dateUtc="2025-07-26T12:01:00Z">
        <w:r w:rsidR="007C0409" w:rsidDel="00E019EB">
          <w:rPr>
            <w:rFonts w:ascii="Times New Roman" w:hAnsi="Times New Roman" w:cs="Times New Roman"/>
            <w:iCs/>
            <w:lang w:val="en-CA"/>
          </w:rPr>
          <w:delText xml:space="preserve">for </w:delText>
        </w:r>
      </w:del>
      <w:ins w:id="656" w:author="Kyle Elliott, Dr" w:date="2025-07-26T08:01:00Z" w16du:dateUtc="2025-07-26T12:01:00Z">
        <w:r w:rsidR="00E019EB">
          <w:rPr>
            <w:rFonts w:ascii="Times New Roman" w:hAnsi="Times New Roman" w:cs="Times New Roman"/>
            <w:iCs/>
            <w:lang w:val="en-CA"/>
          </w:rPr>
          <w:t xml:space="preserve">before </w:t>
        </w:r>
      </w:ins>
      <w:r w:rsidR="007C0409">
        <w:rPr>
          <w:rFonts w:ascii="Times New Roman" w:hAnsi="Times New Roman" w:cs="Times New Roman"/>
          <w:iCs/>
          <w:lang w:val="en-CA"/>
        </w:rPr>
        <w:t xml:space="preserve">another </w:t>
      </w:r>
      <w:r w:rsidR="00D02DE1">
        <w:rPr>
          <w:rFonts w:ascii="Times New Roman" w:hAnsi="Times New Roman" w:cs="Times New Roman"/>
          <w:iCs/>
          <w:lang w:val="en-CA"/>
        </w:rPr>
        <w:t>northern cardinal</w:t>
      </w:r>
      <w:r w:rsidR="007C0409">
        <w:rPr>
          <w:rFonts w:ascii="Times New Roman" w:hAnsi="Times New Roman" w:cs="Times New Roman"/>
          <w:iCs/>
          <w:lang w:val="en-CA"/>
        </w:rPr>
        <w:t xml:space="preserve"> </w:t>
      </w:r>
      <w:del w:id="657" w:author="Kyle Elliott, Dr" w:date="2025-07-26T08:01:00Z" w16du:dateUtc="2025-07-26T12:01:00Z">
        <w:r w:rsidR="007C0409" w:rsidDel="00E019EB">
          <w:rPr>
            <w:rFonts w:ascii="Times New Roman" w:hAnsi="Times New Roman" w:cs="Times New Roman"/>
            <w:iCs/>
            <w:lang w:val="en-CA"/>
          </w:rPr>
          <w:delText>to be</w:delText>
        </w:r>
      </w:del>
      <w:ins w:id="658" w:author="Kyle Elliott, Dr" w:date="2025-07-26T08:01:00Z" w16du:dateUtc="2025-07-26T12:01:00Z">
        <w:r w:rsidR="00E019EB">
          <w:rPr>
            <w:rFonts w:ascii="Times New Roman" w:hAnsi="Times New Roman" w:cs="Times New Roman"/>
            <w:iCs/>
            <w:lang w:val="en-CA"/>
          </w:rPr>
          <w:t>was</w:t>
        </w:r>
      </w:ins>
      <w:r w:rsidR="007C0409">
        <w:rPr>
          <w:rFonts w:ascii="Times New Roman" w:hAnsi="Times New Roman" w:cs="Times New Roman"/>
          <w:iCs/>
          <w:lang w:val="en-CA"/>
        </w:rPr>
        <w:t xml:space="preserve"> recorded in the region (in 1942) and another 14 years for two male cardinals to be spotted in Montreal again</w:t>
      </w:r>
      <w:r w:rsidR="00A14200">
        <w:rPr>
          <w:rFonts w:ascii="Times New Roman" w:hAnsi="Times New Roman" w:cs="Times New Roman"/>
          <w:iCs/>
          <w:lang w:val="en-CA"/>
        </w:rPr>
        <w:t xml:space="preserve"> </w:t>
      </w:r>
      <w:r w:rsidR="00A14200">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{"citationID":"I95RkcFK","properties":{"formattedCitation":"(Robert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A14200">
        <w:rPr>
          <w:rFonts w:ascii="Times New Roman" w:hAnsi="Times New Roman" w:cs="Times New Roman"/>
          <w:iCs/>
          <w:lang w:val="en-CA"/>
        </w:rPr>
        <w:fldChar w:fldCharType="separate"/>
      </w:r>
      <w:r w:rsidR="006E4A33">
        <w:rPr>
          <w:rFonts w:ascii="Times New Roman" w:hAnsi="Times New Roman" w:cs="Times New Roman"/>
          <w:iCs/>
          <w:noProof/>
          <w:lang w:val="en-CA"/>
        </w:rPr>
        <w:t>(Robert et al., 2019)</w:t>
      </w:r>
      <w:r w:rsidR="00A14200">
        <w:rPr>
          <w:rFonts w:ascii="Times New Roman" w:hAnsi="Times New Roman" w:cs="Times New Roman"/>
          <w:iCs/>
          <w:lang w:val="en-CA"/>
        </w:rPr>
        <w:fldChar w:fldCharType="end"/>
      </w:r>
      <w:r w:rsidR="007C0409">
        <w:rPr>
          <w:rFonts w:ascii="Times New Roman" w:hAnsi="Times New Roman" w:cs="Times New Roman"/>
          <w:iCs/>
          <w:lang w:val="en-CA"/>
        </w:rPr>
        <w:t xml:space="preserve">. Finally, 1956 will mark the official beginning of the establishment of the </w:t>
      </w:r>
      <w:r w:rsidR="00D02DE1">
        <w:rPr>
          <w:rFonts w:ascii="Times New Roman" w:hAnsi="Times New Roman" w:cs="Times New Roman"/>
          <w:iCs/>
          <w:lang w:val="en-CA"/>
        </w:rPr>
        <w:t>northern cardinal</w:t>
      </w:r>
      <w:r w:rsidR="007C0409">
        <w:rPr>
          <w:rFonts w:ascii="Times New Roman" w:hAnsi="Times New Roman" w:cs="Times New Roman"/>
          <w:iCs/>
          <w:lang w:val="en-CA"/>
        </w:rPr>
        <w:t>s in Quebec, as they</w:t>
      </w:r>
      <w:del w:id="659" w:author="Kyle Elliott, Dr" w:date="2025-07-26T08:01:00Z" w16du:dateUtc="2025-07-26T12:01:00Z">
        <w:r w:rsidR="007C0409" w:rsidDel="00E019EB">
          <w:rPr>
            <w:rFonts w:ascii="Times New Roman" w:hAnsi="Times New Roman" w:cs="Times New Roman"/>
            <w:iCs/>
            <w:lang w:val="en-CA"/>
          </w:rPr>
          <w:delText>’ll be</w:delText>
        </w:r>
      </w:del>
      <w:ins w:id="660" w:author="Kyle Elliott, Dr" w:date="2025-07-26T08:01:00Z" w16du:dateUtc="2025-07-26T12:01:00Z">
        <w:r w:rsidR="00E019EB">
          <w:rPr>
            <w:rFonts w:ascii="Times New Roman" w:hAnsi="Times New Roman" w:cs="Times New Roman"/>
            <w:iCs/>
            <w:lang w:val="en-CA"/>
          </w:rPr>
          <w:t xml:space="preserve"> </w:t>
        </w:r>
      </w:ins>
      <w:ins w:id="661" w:author="Kyle Elliott, Dr" w:date="2025-07-26T08:02:00Z" w16du:dateUtc="2025-07-26T12:02:00Z">
        <w:r w:rsidR="00E019EB">
          <w:rPr>
            <w:rFonts w:ascii="Times New Roman" w:hAnsi="Times New Roman" w:cs="Times New Roman"/>
            <w:iCs/>
            <w:lang w:val="en-CA"/>
          </w:rPr>
          <w:t>were</w:t>
        </w:r>
      </w:ins>
      <w:r w:rsidR="007C0409">
        <w:rPr>
          <w:rFonts w:ascii="Times New Roman" w:hAnsi="Times New Roman" w:cs="Times New Roman"/>
          <w:iCs/>
          <w:lang w:val="en-CA"/>
        </w:rPr>
        <w:t xml:space="preserve"> observed every year from </w:t>
      </w:r>
      <w:del w:id="662" w:author="Kyle Elliott, Dr" w:date="2025-07-26T08:02:00Z" w16du:dateUtc="2025-07-26T12:02:00Z">
        <w:r w:rsidR="007C0409" w:rsidDel="00E019EB">
          <w:rPr>
            <w:rFonts w:ascii="Times New Roman" w:hAnsi="Times New Roman" w:cs="Times New Roman"/>
            <w:iCs/>
            <w:lang w:val="en-CA"/>
          </w:rPr>
          <w:delText xml:space="preserve">now </w:delText>
        </w:r>
      </w:del>
      <w:ins w:id="663" w:author="Kyle Elliott, Dr" w:date="2025-07-26T08:02:00Z" w16du:dateUtc="2025-07-26T12:02:00Z">
        <w:r w:rsidR="00E019EB">
          <w:rPr>
            <w:rFonts w:ascii="Times New Roman" w:hAnsi="Times New Roman" w:cs="Times New Roman"/>
            <w:iCs/>
            <w:lang w:val="en-CA"/>
          </w:rPr>
          <w:t>then</w:t>
        </w:r>
      </w:ins>
      <w:del w:id="664" w:author="Kyle Elliott, Dr" w:date="2025-07-26T08:02:00Z" w16du:dateUtc="2025-07-26T12:02:00Z">
        <w:r w:rsidR="007C0409" w:rsidDel="00E019EB">
          <w:rPr>
            <w:rFonts w:ascii="Times New Roman" w:hAnsi="Times New Roman" w:cs="Times New Roman"/>
            <w:iCs/>
            <w:lang w:val="en-CA"/>
          </w:rPr>
          <w:delText>on</w:delText>
        </w:r>
      </w:del>
      <w:r w:rsidR="007C0409">
        <w:rPr>
          <w:rFonts w:ascii="Times New Roman" w:hAnsi="Times New Roman" w:cs="Times New Roman"/>
          <w:iCs/>
          <w:lang w:val="en-CA"/>
        </w:rPr>
        <w:t xml:space="preserve"> in the Montreal area</w:t>
      </w:r>
      <w:r w:rsidR="00753A2A">
        <w:rPr>
          <w:rFonts w:ascii="Times New Roman" w:hAnsi="Times New Roman" w:cs="Times New Roman"/>
          <w:iCs/>
          <w:lang w:val="en-CA"/>
        </w:rPr>
        <w:t xml:space="preserve"> </w:t>
      </w:r>
      <w:r w:rsidR="00753A2A">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{"citationID":"jwHKMaVf","properties":{"formattedCitation":"(Robert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753A2A">
        <w:rPr>
          <w:rFonts w:ascii="Times New Roman" w:hAnsi="Times New Roman" w:cs="Times New Roman"/>
          <w:iCs/>
          <w:lang w:val="en-CA"/>
        </w:rPr>
        <w:fldChar w:fldCharType="separate"/>
      </w:r>
      <w:r w:rsidR="006E4A33">
        <w:rPr>
          <w:rFonts w:ascii="Times New Roman" w:hAnsi="Times New Roman" w:cs="Times New Roman"/>
          <w:iCs/>
          <w:noProof/>
          <w:lang w:val="en-CA"/>
        </w:rPr>
        <w:t>(Robert et al., 2019)</w:t>
      </w:r>
      <w:r w:rsidR="00753A2A">
        <w:rPr>
          <w:rFonts w:ascii="Times New Roman" w:hAnsi="Times New Roman" w:cs="Times New Roman"/>
          <w:iCs/>
          <w:lang w:val="en-CA"/>
        </w:rPr>
        <w:fldChar w:fldCharType="end"/>
      </w:r>
      <w:r w:rsidR="007C0409">
        <w:rPr>
          <w:rFonts w:ascii="Times New Roman" w:hAnsi="Times New Roman" w:cs="Times New Roman"/>
          <w:iCs/>
          <w:lang w:val="en-CA"/>
        </w:rPr>
        <w:t xml:space="preserve">. </w:t>
      </w:r>
      <w:r w:rsidR="00B60484">
        <w:rPr>
          <w:rFonts w:ascii="Times New Roman" w:hAnsi="Times New Roman" w:cs="Times New Roman"/>
          <w:iCs/>
          <w:lang w:val="en-CA"/>
        </w:rPr>
        <w:t>In southern Quebec, the cardinals are strongly associated with urban and agricultural areas, along with mature deciduous forests, while being rarely found at elevations above 200 meters</w:t>
      </w:r>
      <w:r w:rsidR="00753A2A">
        <w:rPr>
          <w:rFonts w:ascii="Times New Roman" w:hAnsi="Times New Roman" w:cs="Times New Roman"/>
          <w:iCs/>
          <w:lang w:val="en-CA"/>
        </w:rPr>
        <w:t xml:space="preserve"> </w:t>
      </w:r>
      <w:r w:rsidR="00753A2A">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{"citationID":"PPdidpL9","properties":{"formattedCitation":"(Robert et al., 2019)","plainCitation":"(Robert et al., 2019)","noteIndex":0},"citationItems":[{"id":792,"uris":["http://zotero.org/users/16770306/items/RC4A6B4C","http://zotero.org/users/16770306/items/JJCACUTE"],"itemData":{"id":792,"type":"book","abstract":"The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753A2A">
        <w:rPr>
          <w:rFonts w:ascii="Times New Roman" w:hAnsi="Times New Roman" w:cs="Times New Roman"/>
          <w:iCs/>
          <w:lang w:val="en-CA"/>
        </w:rPr>
        <w:fldChar w:fldCharType="separate"/>
      </w:r>
      <w:r w:rsidR="006E4A33">
        <w:rPr>
          <w:rFonts w:ascii="Times New Roman" w:hAnsi="Times New Roman" w:cs="Times New Roman"/>
          <w:iCs/>
          <w:noProof/>
          <w:lang w:val="en-CA"/>
        </w:rPr>
        <w:t>(Robert et al., 2019)</w:t>
      </w:r>
      <w:r w:rsidR="00753A2A">
        <w:rPr>
          <w:rFonts w:ascii="Times New Roman" w:hAnsi="Times New Roman" w:cs="Times New Roman"/>
          <w:iCs/>
          <w:lang w:val="en-CA"/>
        </w:rPr>
        <w:fldChar w:fldCharType="end"/>
      </w:r>
      <w:r w:rsidR="00B60484">
        <w:rPr>
          <w:rFonts w:ascii="Times New Roman" w:hAnsi="Times New Roman" w:cs="Times New Roman"/>
          <w:iCs/>
          <w:lang w:val="en-CA"/>
        </w:rPr>
        <w:t>.</w:t>
      </w:r>
      <w:r w:rsidR="00AF6AC7">
        <w:rPr>
          <w:rFonts w:ascii="Times New Roman" w:hAnsi="Times New Roman" w:cs="Times New Roman"/>
          <w:iCs/>
          <w:lang w:val="en-CA"/>
        </w:rPr>
        <w:t xml:space="preserve"> Cardinals </w:t>
      </w:r>
      <w:r w:rsidR="00BA1C39">
        <w:rPr>
          <w:rFonts w:ascii="Times New Roman" w:hAnsi="Times New Roman" w:cs="Times New Roman"/>
          <w:iCs/>
          <w:lang w:val="en-CA"/>
        </w:rPr>
        <w:t>are</w:t>
      </w:r>
      <w:r w:rsidR="00AF6AC7">
        <w:rPr>
          <w:rFonts w:ascii="Times New Roman" w:hAnsi="Times New Roman" w:cs="Times New Roman"/>
          <w:iCs/>
          <w:lang w:val="en-CA"/>
        </w:rPr>
        <w:t xml:space="preserve"> 1.7 to 4 times more abundant in urban forests compared to rural ones </w:t>
      </w:r>
      <w:r w:rsidR="00AF6AC7">
        <w:rPr>
          <w:rFonts w:ascii="Times New Roman" w:hAnsi="Times New Roman" w:cs="Times New Roman"/>
          <w:iCs/>
          <w:lang w:val="en-CA"/>
        </w:rPr>
        <w:fldChar w:fldCharType="begin"/>
      </w:r>
      <w:r w:rsidR="006E4A33">
        <w:rPr>
          <w:rFonts w:ascii="Times New Roman" w:hAnsi="Times New Roman" w:cs="Times New Roman"/>
          <w:iCs/>
          <w:lang w:val="en-CA"/>
        </w:rPr>
        <w:instrText xml:space="preserve"> ADDIN ZOTERO_ITEM CSL_CITATION {"citationID":"kYkoPiaC","properties":{"formattedCitation":"(Leston &amp; Rodewald, 2006)","plainCitation":"(Leston &amp; Rodewald, 2006)","noteIndex":0},"citationItems":[{"id":795,"uris":["http://zotero.org/users/16770306/items/22DZP6BC","http://zotero.org/users/16770306/items/I654FPCX"],"itemData":{"id":795,"type":"article-journal","abstract":"Many studies have reported increased numbers of certain synanthropic species in urbanizing landscapes, but few have evaluated if urban habitats constitute ecological traps for these species. The Northern cardinal (Cardinalis cardinalis) was used as a model species to evaluate if urban riparian forests might act as ecological traps for understory-nesting birds. Cardinals were surveyed within 2-ha riparian forest plots within rural (n=6) and urban (n=6) landscapes in Ohio USA during breeding and non-breeding seasons 2003–2005. Cues used by cardinals to select habitats were identified based on measurements surrounding 219 nests and in 106 randomly-located plots and 96 systematically-located plots. Productivity of 161 cardinal pairs and survival of 180 adults were monitored from late March–September, 2003–2005. Cardinals were 1.7× (in the breeding season) to nearly 4× (in non-breeding season) more abundant in urban than rural forests, and the results suggest that these differences in abundance stemmed from urban-associated changes in habitat and microclimate features used by cardinals to select habitats. Most notably, cardinals were strongly associated with dense understory vegetation and warmer minimum January temperatures, both of which were promoted as urban development increased within the landscapes surrounding riparian forests. Although other studies suggest mismatches between the habitat cues used by cardinals and how those features affect nesting success (e.g., higher nest predation in exotic shrubs), these results provide no evidence that urban forests were acting as ecological traps for cardinals. Instead, cardinals in urban and rural forests had similar numbers of nesting attempts, young fledged over the breeding season, and apparent annual survival rates. Thus, these findings do not support for the idea that urban forests in central Ohio represent ecological traps for synanthropic understory birds.","container-title":"Biological Conservation","DOI":"10.1016/j.biocon.2006.03.003","ISSN":"0006-3207","issue":"4","journalAbbreviation":"Biological Conservation","page":"566-574","source":"ScienceDirect","title":"Are urban forests ecological traps for understory birds? An examination using Northern cardinals","title-short":"Are urban forests ecological traps for understory birds?","volume":"131","author":[{"family":"Leston","given":"Lionel F. V."},{"family":"Rodewald","given":"Amanda D."}],"issued":{"date-parts":[["2006",9,1]]}}}],"schema":"https://github.com/citation-style-language/schema/raw/master/csl-citation.json"} </w:instrText>
      </w:r>
      <w:r w:rsidR="00AF6AC7">
        <w:rPr>
          <w:rFonts w:ascii="Times New Roman" w:hAnsi="Times New Roman" w:cs="Times New Roman"/>
          <w:iCs/>
          <w:lang w:val="en-CA"/>
        </w:rPr>
        <w:fldChar w:fldCharType="separate"/>
      </w:r>
      <w:r w:rsidR="00AF6AC7">
        <w:rPr>
          <w:rFonts w:ascii="Times New Roman" w:hAnsi="Times New Roman" w:cs="Times New Roman"/>
          <w:iCs/>
          <w:noProof/>
          <w:lang w:val="en-CA"/>
        </w:rPr>
        <w:t>(Leston &amp; Rodewald, 2006)</w:t>
      </w:r>
      <w:r w:rsidR="00AF6AC7">
        <w:rPr>
          <w:rFonts w:ascii="Times New Roman" w:hAnsi="Times New Roman" w:cs="Times New Roman"/>
          <w:iCs/>
          <w:lang w:val="en-CA"/>
        </w:rPr>
        <w:fldChar w:fldCharType="end"/>
      </w:r>
      <w:r w:rsidR="00AF6AC7">
        <w:rPr>
          <w:rFonts w:ascii="Times New Roman" w:hAnsi="Times New Roman" w:cs="Times New Roman"/>
          <w:iCs/>
          <w:lang w:val="en-CA"/>
        </w:rPr>
        <w:t xml:space="preserve">. </w:t>
      </w:r>
      <w:r w:rsidR="00715ED0">
        <w:rPr>
          <w:rFonts w:ascii="Times New Roman" w:hAnsi="Times New Roman" w:cs="Times New Roman"/>
          <w:iCs/>
          <w:lang w:val="en-CA"/>
        </w:rPr>
        <w:t>In</w:t>
      </w:r>
      <w:del w:id="665" w:author="Kyle Elliott, Dr" w:date="2025-07-26T08:02:00Z" w16du:dateUtc="2025-07-26T12:02:00Z">
        <w:r w:rsidR="00715ED0" w:rsidDel="00E019EB">
          <w:rPr>
            <w:rFonts w:ascii="Times New Roman" w:hAnsi="Times New Roman" w:cs="Times New Roman"/>
            <w:iCs/>
            <w:lang w:val="en-CA"/>
          </w:rPr>
          <w:delText xml:space="preserve"> a thesis on the reproductive timing of passerine in urban areas conducted in Ohio, the researcher found that</w:delText>
        </w:r>
      </w:del>
      <w:ins w:id="666" w:author="Kyle Elliott, Dr" w:date="2025-07-26T08:02:00Z" w16du:dateUtc="2025-07-26T12:02:00Z">
        <w:r w:rsidR="00E019EB">
          <w:rPr>
            <w:rFonts w:ascii="Times New Roman" w:hAnsi="Times New Roman" w:cs="Times New Roman"/>
            <w:iCs/>
            <w:lang w:val="en-CA"/>
          </w:rPr>
          <w:t xml:space="preserve"> Ohio,</w:t>
        </w:r>
      </w:ins>
      <w:r w:rsidR="00715ED0">
        <w:rPr>
          <w:rFonts w:ascii="Times New Roman" w:hAnsi="Times New Roman" w:cs="Times New Roman"/>
          <w:iCs/>
          <w:lang w:val="en-CA"/>
        </w:rPr>
        <w:t xml:space="preserve"> t</w:t>
      </w:r>
      <w:commentRangeStart w:id="667"/>
      <w:r w:rsidR="00715ED0">
        <w:rPr>
          <w:rFonts w:ascii="Times New Roman" w:hAnsi="Times New Roman" w:cs="Times New Roman"/>
          <w:iCs/>
          <w:lang w:val="en-CA"/>
        </w:rPr>
        <w:t xml:space="preserve">he apparent annual survival rate </w:t>
      </w:r>
      <w:commentRangeEnd w:id="667"/>
      <w:r w:rsidR="00715ED0">
        <w:rPr>
          <w:rStyle w:val="CommentReference"/>
        </w:rPr>
        <w:commentReference w:id="667"/>
      </w:r>
      <w:r w:rsidR="00715ED0">
        <w:rPr>
          <w:rFonts w:ascii="Times New Roman" w:hAnsi="Times New Roman" w:cs="Times New Roman"/>
          <w:iCs/>
          <w:lang w:val="en-CA"/>
        </w:rPr>
        <w:t xml:space="preserve">of adult </w:t>
      </w:r>
      <w:r w:rsidR="00D02DE1">
        <w:rPr>
          <w:rFonts w:ascii="Times New Roman" w:hAnsi="Times New Roman" w:cs="Times New Roman"/>
          <w:iCs/>
          <w:lang w:val="en-CA"/>
        </w:rPr>
        <w:t>northern cardinal</w:t>
      </w:r>
      <w:r w:rsidR="00715ED0">
        <w:rPr>
          <w:rFonts w:ascii="Times New Roman" w:hAnsi="Times New Roman" w:cs="Times New Roman"/>
          <w:iCs/>
          <w:lang w:val="en-CA"/>
        </w:rPr>
        <w:t xml:space="preserve">s </w:t>
      </w:r>
      <w:del w:id="668" w:author="Kyle Elliott, Dr" w:date="2025-07-26T08:02:00Z" w16du:dateUtc="2025-07-26T12:02:00Z">
        <w:r w:rsidR="00715ED0" w:rsidDel="00E019EB">
          <w:rPr>
            <w:rFonts w:ascii="Times New Roman" w:hAnsi="Times New Roman" w:cs="Times New Roman"/>
            <w:iCs/>
            <w:lang w:val="en-CA"/>
          </w:rPr>
          <w:delText>can be estimated to range</w:delText>
        </w:r>
      </w:del>
      <w:ins w:id="669" w:author="Kyle Elliott, Dr" w:date="2025-07-26T08:02:00Z" w16du:dateUtc="2025-07-26T12:02:00Z">
        <w:r w:rsidR="00E019EB">
          <w:rPr>
            <w:rFonts w:ascii="Times New Roman" w:hAnsi="Times New Roman" w:cs="Times New Roman"/>
            <w:iCs/>
            <w:lang w:val="en-CA"/>
          </w:rPr>
          <w:t>ranges</w:t>
        </w:r>
      </w:ins>
      <w:r w:rsidR="00715ED0">
        <w:rPr>
          <w:rFonts w:ascii="Times New Roman" w:hAnsi="Times New Roman" w:cs="Times New Roman"/>
          <w:iCs/>
          <w:lang w:val="en-CA"/>
        </w:rPr>
        <w:t xml:space="preserve"> from 50.5% </w:t>
      </w:r>
      <m:oMath>
        <m:r>
          <w:rPr>
            <w:rFonts w:ascii="Cambria Math" w:hAnsi="Cambria Math" w:cs="Times New Roman"/>
            <w:lang w:val="en-CA"/>
          </w:rPr>
          <m:t>±</m:t>
        </m:r>
      </m:oMath>
      <w:r w:rsidR="00715ED0">
        <w:rPr>
          <w:rFonts w:ascii="Times New Roman" w:eastAsiaTheme="minorEastAsia" w:hAnsi="Times New Roman" w:cs="Times New Roman"/>
          <w:iCs/>
          <w:lang w:val="en-CA"/>
        </w:rPr>
        <w:t xml:space="preserve"> 10.3 SE to 78.3% </w:t>
      </w:r>
      <m:oMath>
        <m:r>
          <w:rPr>
            <w:rFonts w:ascii="Cambria Math" w:hAnsi="Cambria Math" w:cs="Times New Roman"/>
            <w:lang w:val="en-CA"/>
          </w:rPr>
          <m:t>±</m:t>
        </m:r>
      </m:oMath>
      <w:r w:rsidR="00715ED0">
        <w:rPr>
          <w:rFonts w:ascii="Times New Roman" w:eastAsiaTheme="minorEastAsia" w:hAnsi="Times New Roman" w:cs="Times New Roman"/>
          <w:iCs/>
          <w:lang w:val="en-CA"/>
        </w:rPr>
        <w:t xml:space="preserve"> 7.6 SE </w:t>
      </w:r>
      <w:r w:rsidR="00883D0C">
        <w:rPr>
          <w:rFonts w:ascii="Times New Roman" w:eastAsiaTheme="minorEastAsia" w:hAnsi="Times New Roman" w:cs="Times New Roman"/>
          <w:iCs/>
          <w:lang w:val="en-CA"/>
        </w:rPr>
        <w:fldChar w:fldCharType="begin"/>
      </w:r>
      <w:r w:rsidR="00883D0C">
        <w:rPr>
          <w:rFonts w:ascii="Times New Roman" w:eastAsiaTheme="minorEastAsia" w:hAnsi="Times New Roman" w:cs="Times New Roman"/>
          <w:iCs/>
          <w:lang w:val="en-CA"/>
        </w:rPr>
        <w:instrText xml:space="preserve"> ADDIN ZOTERO_ITEM CSL_CITATION {"citationID":"x37m9Kwj","properties":{"formattedCitation":"(Shustack, 2008)","plainCitation":"(Shustack, 2008)","noteIndex":0},"citationItems":[{"id":800,"uris":["http://zotero.org/users/16770306/items/4YRR2F2Y"],"itemData":{"id":800,"type":"thesis","abstract":"Effective conservation of biodiversity in urban areas ultimately requires that ecologists understand both the patterns and mechanisms of urban-associated influences on native plant and animal\ncommunities. A neglected consequence of urbanization is the seasonal timing of life cycle events, particularly the tendency of many urban birds to breed earlier in the spring than their rural-breeding counterparts. The overall objectives of this dissertation were to (1) describe phenological and biological differences in avian\nreproduction in urban and rural forests, (2) identify underlying ecological mechanisms responsible for observed patterns, and (3) identify demographic consequences of phenological shifts in reproduction. \nFirst I evaluated vegetation phenology and temperature patterns, two potentially important variables influencing bird breeding phenology. There was an overall pattern of advanced phenology (e.g., bud break, leaf elongation) within species in more urban landscapes which might be associated with elevated temperatures in more urban areas. Results suggest that shifts in plant communities along the urbanization gradient, especially the increased dominance of the invasive and exotic Amur honeysuckle (Lonicera maackii) in urban forests, drove the earlier green-up of urban areas.\n\nAvian breeding phenology was also influenced by urbanization, although patterns, causes, and consequences differed between my two focal species. The non-migratory Northern Cardinal (Cardinalis cardinalis) nested earlier in urban versus rural sites, a pattern that was best explained by early spring temperatures. Contrary to findings from other studies, early-breeding cardinals apparently received no benefit in terms of survival or reproduction compared to later-breeding pairs. In contrast, the Neotropical migratory, Acadian Flycatcher (Empidonax virescens) arrived and initiated breeding later in the more urban landscapes – a phenological shift that ultimately reduced reproductive productivity. Using simulations based on empirical data, I show that the delayed reproduction by Acadian flycatchers in urban forests likely resulted from disproportionate settlement of urban forests by lower quality females. As a whole, my dissertation shows that while urbanization can influence breeding biology of birds by affecting reproductive timing, the causes and consequences of phenological shifts are not easily generalized across species.","publisher":"The Ohio State University","title":"Reproductive Timing of Passerines in Urbanizing Landscapes","URL":"http://rave.ohiolink.edu/etdc/view?acc_num=osu1217601092","author":[{"family":"Shustack","given":"Daniel P."}],"issued":{"date-parts":[["2008"]]}}}],"schema":"https://github.com/citation-style-language/schema/raw/master/csl-citation.json"} </w:instrText>
      </w:r>
      <w:r w:rsidR="00883D0C">
        <w:rPr>
          <w:rFonts w:ascii="Times New Roman" w:eastAsiaTheme="minorEastAsia" w:hAnsi="Times New Roman" w:cs="Times New Roman"/>
          <w:iCs/>
          <w:lang w:val="en-CA"/>
        </w:rPr>
        <w:fldChar w:fldCharType="separate"/>
      </w:r>
      <w:r w:rsidR="00883D0C">
        <w:rPr>
          <w:rFonts w:ascii="Times New Roman" w:eastAsiaTheme="minorEastAsia" w:hAnsi="Times New Roman" w:cs="Times New Roman"/>
          <w:iCs/>
          <w:noProof/>
          <w:lang w:val="en-CA"/>
        </w:rPr>
        <w:t>(Shustack, 2008)</w:t>
      </w:r>
      <w:r w:rsidR="00883D0C">
        <w:rPr>
          <w:rFonts w:ascii="Times New Roman" w:eastAsiaTheme="minorEastAsia" w:hAnsi="Times New Roman" w:cs="Times New Roman"/>
          <w:iCs/>
          <w:lang w:val="en-CA"/>
        </w:rPr>
        <w:fldChar w:fldCharType="end"/>
      </w:r>
      <w:r w:rsidR="00883D0C">
        <w:rPr>
          <w:rFonts w:ascii="Times New Roman" w:eastAsiaTheme="minorEastAsia" w:hAnsi="Times New Roman" w:cs="Times New Roman"/>
          <w:iCs/>
          <w:lang w:val="en-CA"/>
        </w:rPr>
        <w:t>.</w:t>
      </w:r>
      <w:r w:rsidR="00AD7EE4">
        <w:rPr>
          <w:rFonts w:ascii="Times New Roman" w:eastAsiaTheme="minorEastAsia" w:hAnsi="Times New Roman" w:cs="Times New Roman"/>
          <w:iCs/>
          <w:lang w:val="en-CA"/>
        </w:rPr>
        <w:t xml:space="preserve"> The principal causes of mortality for the cardinals </w:t>
      </w:r>
      <w:r w:rsidR="00CC6FA0">
        <w:rPr>
          <w:rFonts w:ascii="Times New Roman" w:eastAsiaTheme="minorEastAsia" w:hAnsi="Times New Roman" w:cs="Times New Roman"/>
          <w:iCs/>
          <w:lang w:val="en-CA"/>
        </w:rPr>
        <w:t>are</w:t>
      </w:r>
      <w:r w:rsidR="00AD7EE4">
        <w:rPr>
          <w:rFonts w:ascii="Times New Roman" w:eastAsiaTheme="minorEastAsia" w:hAnsi="Times New Roman" w:cs="Times New Roman"/>
          <w:iCs/>
          <w:lang w:val="en-CA"/>
        </w:rPr>
        <w:t xml:space="preserve"> not well documented, with information on exposure to contaminants, disease and parasites, interspecific and intraspecific competition still fairly unknown </w:t>
      </w:r>
      <w:r w:rsidR="00AD7EE4">
        <w:rPr>
          <w:rFonts w:ascii="Times New Roman" w:eastAsiaTheme="minorEastAsia" w:hAnsi="Times New Roman" w:cs="Times New Roman"/>
          <w:iCs/>
          <w:lang w:val="en-CA"/>
        </w:rPr>
        <w:fldChar w:fldCharType="begin"/>
      </w:r>
      <w:r w:rsidR="00AD7EE4">
        <w:rPr>
          <w:rFonts w:ascii="Times New Roman" w:eastAsiaTheme="minorEastAsia" w:hAnsi="Times New Roman" w:cs="Times New Roman"/>
          <w:iCs/>
          <w:lang w:val="en-CA"/>
        </w:rPr>
        <w:instrText xml:space="preserve"> ADDIN ZOTERO_ITEM CSL_CITATION {"citationID":"a7gT9jsr","properties":{"formattedCitation":"(Halkin et al., 2021)","plainCitation":"(Halkin et al., 2021)","noteIndex":0},"citationItems":[{"id":785,"uris":["http://zotero.org/users/16770306/items/KFW9RWBN"],"itemData":{"id":785,"type":"article-journal","abstract":"Species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U."}],"accessed":{"date-parts":[["2025",4,16]]},"issued":{"date-parts":[["2021"]]}}}],"schema":"https://github.com/citation-style-language/schema/raw/master/csl-citation.json"} </w:instrText>
      </w:r>
      <w:r w:rsidR="00AD7EE4">
        <w:rPr>
          <w:rFonts w:ascii="Times New Roman" w:eastAsiaTheme="minorEastAsia" w:hAnsi="Times New Roman" w:cs="Times New Roman"/>
          <w:iCs/>
          <w:lang w:val="en-CA"/>
        </w:rPr>
        <w:fldChar w:fldCharType="separate"/>
      </w:r>
      <w:r w:rsidR="00AD7EE4">
        <w:rPr>
          <w:rFonts w:ascii="Times New Roman" w:eastAsiaTheme="minorEastAsia" w:hAnsi="Times New Roman" w:cs="Times New Roman"/>
          <w:iCs/>
          <w:noProof/>
          <w:lang w:val="en-CA"/>
        </w:rPr>
        <w:t>(Halkin et al., 2021)</w:t>
      </w:r>
      <w:r w:rsidR="00AD7EE4">
        <w:rPr>
          <w:rFonts w:ascii="Times New Roman" w:eastAsiaTheme="minorEastAsia" w:hAnsi="Times New Roman" w:cs="Times New Roman"/>
          <w:iCs/>
          <w:lang w:val="en-CA"/>
        </w:rPr>
        <w:fldChar w:fldCharType="end"/>
      </w:r>
      <w:r w:rsidR="00AD7EE4">
        <w:rPr>
          <w:rFonts w:ascii="Times New Roman" w:eastAsiaTheme="minorEastAsia" w:hAnsi="Times New Roman" w:cs="Times New Roman"/>
          <w:iCs/>
          <w:lang w:val="en-CA"/>
        </w:rPr>
        <w:t>.</w:t>
      </w:r>
      <w:r w:rsidR="00D6427E">
        <w:rPr>
          <w:rFonts w:ascii="Times New Roman" w:eastAsiaTheme="minorEastAsia" w:hAnsi="Times New Roman" w:cs="Times New Roman"/>
          <w:iCs/>
          <w:lang w:val="en-CA"/>
        </w:rPr>
        <w:t xml:space="preserve"> Despite this lack of information, it’s possible to assume that predation by raptors, domestic cats and window collisions play an important role in </w:t>
      </w:r>
      <w:r w:rsidR="00D6427E">
        <w:rPr>
          <w:rFonts w:ascii="Times New Roman" w:eastAsiaTheme="minorEastAsia" w:hAnsi="Times New Roman" w:cs="Times New Roman"/>
          <w:iCs/>
          <w:lang w:val="en-CA"/>
        </w:rPr>
        <w:lastRenderedPageBreak/>
        <w:t xml:space="preserve">the survival of the </w:t>
      </w:r>
      <w:r w:rsidR="00363650">
        <w:rPr>
          <w:rFonts w:ascii="Times New Roman" w:eastAsiaTheme="minorEastAsia" w:hAnsi="Times New Roman" w:cs="Times New Roman"/>
          <w:iCs/>
          <w:lang w:val="en-CA"/>
        </w:rPr>
        <w:t>northern cardinal</w:t>
      </w:r>
      <w:r w:rsidR="00D6427E">
        <w:rPr>
          <w:rFonts w:ascii="Times New Roman" w:eastAsiaTheme="minorEastAsia" w:hAnsi="Times New Roman" w:cs="Times New Roman"/>
          <w:iCs/>
          <w:lang w:val="en-CA"/>
        </w:rPr>
        <w:t xml:space="preserve"> </w:t>
      </w:r>
      <w:r w:rsidR="00D25E6A">
        <w:rPr>
          <w:rFonts w:ascii="Times New Roman" w:eastAsiaTheme="minorEastAsia" w:hAnsi="Times New Roman" w:cs="Times New Roman"/>
          <w:iCs/>
          <w:lang w:val="en-CA"/>
        </w:rPr>
        <w:fldChar w:fldCharType="begin"/>
      </w:r>
      <w:r w:rsidR="00D25E6A">
        <w:rPr>
          <w:rFonts w:ascii="Times New Roman" w:eastAsiaTheme="minorEastAsia" w:hAnsi="Times New Roman" w:cs="Times New Roman"/>
          <w:iCs/>
          <w:lang w:val="en-CA"/>
        </w:rPr>
        <w:instrText xml:space="preserve"> ADDIN ZOTERO_ITEM CSL_CITATION {"citationID":"2ORUDWR8","properties":{"formattedCitation":"(Lopes et al., 2024; Panchana et al., 2025; Tryjanowski et al., 2024)","plainCitation":"(Lopes et al., 2024; Panchana et al., 2025; Tryjanowski et al., 2024)","noteIndex":0},"citationItems":[{"id":838,"uris":["http://zotero.org/users/16770306/items/HIGHZJ9A"],"itemData":{"id":838,"type":"article-journal","abstract":"The characteristics of building surroundings can influence the number of bird deaths caused by collisions with glass structures. Thus, this study investigated whether the number of trees, the distance to the nearest tree, the number of fruit trees, and the glass area influenced the number of bird collisions on a university campus in Brazil from March 2017 (breeding and non-breeding seasons) to January 2018 (breeding season). Twenty-four birds died due to collisions with the windows in the one-year sampling. Among the factors evaluated, the number of trees and the area of the glass predicted the number of deaths from collisions. The greater the number of trees and the glass area, the greater the number of bird collisions. This suggests that the more vegetation there is near windows, the more birds are attracted, and the less visible the glass barrier becomes, possibly due to the appearance of trees in reflections or scenes viewed through the glass, making it difficult for birds to distinguish the real landscape from the reflected environment. If large expanses of glass are placed on buildings near vegetation, including trees, more bird collisions will occur. Thus, to reduce bird collisions, building designs should reduce the amount of glass used on building exteriors near vegetation and ensure the glass is treated with visual markers.","container-title":"Birds","DOI":"10.3390/birds5040048","ISSN":"2673-6004","issue":"4","language":"en","license":"http://creativecommons.org/licenses/by/3.0/","note":"number: 4\npublisher: Multidisciplinary Digital Publishing Institute","page":"703-711","source":"www.mdpi.com","title":"The Influence of Building Surroundings and Glass Cover in Bird Collisions","volume":"5","author":[{"family":"Lopes","given":"Amanda Cristina"},{"family":"Rocha","given":"Gustavo Oliveira Cotta"},{"family":"Oliveira Passos","given":"Marcela Fortes","non-dropping-particle":"de"},{"family":"Barçante","given":"Luciana"},{"family":"Azevedo","given":"Cristiano Schetini","non-dropping-particle":"de"}],"issued":{"date-parts":[["2024",12]]}}},{"id":840,"uris":["http://zotero.org/users/16770306/items/7M5WUP3Z"],"itemData":{"id":840,"type":"article-journal","abstract":"Domestic cats pose a latent threat to wildlife that lives within the remnants of natural vegetation in urban ecosystems. Both intrinsic (e.g., age, weight, sterilization status) and extrinsic factors (e.g., night confinement, interaction time with owners at home) can influence the number of prey items caught by cats. We assessed the fauna predation by domestic cats in three cities on the coast of Ecuador. We aimed to: (i) evaluate the composition of the prey brought home by cats, counting the taxa number and their capture frequency, as well as their conservation status, and (ii) identify the intrinsic and extrinsic factors that influence the quantity of prey brought home by cats (henceforth referred to as ‘prey captured’). A citizen science approach was employed to gather information about wildlife taxa caught and brought home by 100 cats in 50 households between March and October 2023. Cats captured 132 prey items, of which 53.8% were invertebrates, 27.3% reptiles, 8.3% birds, 6.8% small mammals, and 3.8% amphibians. These prey items belonged to 53 taxa, 56.6% native and 15.1% non-native. Non-native reptiles Hemidactylus sp. and Anolis sagrei were the most frequently captured taxa, and ten native taxa were among the most commonly captured, particularly odonates. This is the first study to register predation of cats on amphibians in northwestern South America. The capture by cats of Coniophanes dromiciformis, a vulnerable and probably endemic snake, is noteworthy. Three factors—age, nocturnal confinement, and the presence of toys in their homes—were the most important factors that contributed to predation events. We recommend controlling these factors to reduce the potential impacts caused by domestic cats on wildlife.","container-title":"Urban Ecosystems","DOI":"10.1007/s11252-024-01628-9","ISSN":"1573-1642","issue":"1","journalAbbreviation":"Urban Ecosyst","language":"en","license":"2024 The Author(s), under exclusive licence to Springer Science+Business Media, LLC, part of Springer Nature","note":"Company: Springer\nDistributor: Springer\nInstitution: Springer\nLabel: Springer\nnumber: 1\npublisher: Springer US","page":"1-18","source":"link-springer-com.proxy3.library.mcgill.ca","title":"Whiskers in the city: domestic cat predation in Ecuadorian coastal cities and associated factors","title-short":"Whiskers in the city","volume":"28","author":[{"family":"Panchana","given":"Kevin"},{"family":"Herrera","given":"Ileana"},{"family":"Vargas","given":"Anahí"},{"family":"Mella-Méndez","given":"Isac"},{"family":"Flores-Peredo","given":"Rafael"}],"issued":{"date-parts":[["2025",2,1]]}}},{"id":834,"uris":["http://zotero.org/users/16770306/items/5SEHZG7G"],"itemData":{"id":834,"type":"article-journal","abstract":"Winter is a critical period for the survival of local bird species in temperate regions. Some wintering birds may rely on transient food, such as that provided at birdfeeders, but bird communities around birdfeeders may also attract predators. However, these effects of birdfeeders on interspecific interactions between birds and their predators remain largely unexplored and have so far not been tested experimentally. We hypothesized that birdfeeders indirectly attract predators in winter because of the attraction of small birds, and tested this hypothesis using experimental feeders at 52 different urban and rural sites across western Poland. We found that the number of small birds increased around birdfeeders, particularly those with provided food. We found that birdfeeders that attracted more small birds (regardless of whether they provided food) attracted also more predators, such as sparrowhawks Accipiter nisus and feral cats Felis domesticus. Moreover, birdfeeders in urban habitats attracted relatively fewer small birds but not fewer predators compared to those in rural areas. Altogether, birdfeeders with food provided attracted small prey birds but they attracted also more predators, whose presence may hinder small birds from fully utilizing available resources, potentially impacting their winter survival through direct (mortality) and indirect (increased monitoring and vigilance) effects.","container-title":"Basic and Applied Ecology","DOI":"10.1016/j.baae.2024.06.005","ISSN":"1439-1791","journalAbbreviation":"Basic and Applied Ecology","page":"84-89","source":"ScienceDirect","title":"Dynamic interactions at birdfeeders: Attracting both prey and predators across urban and rural habitats","title-short":"Dynamic interactions at birdfeeders","volume":"79","author":[{"family":"Tryjanowski","given":"Piotr"},{"family":"Mikula","given":"Peter"},{"family":"Morelli","given":"Federico"}],"issued":{"date-parts":[["2024",9,1]]}}}],"schema":"https://github.com/citation-style-language/schema/raw/master/csl-citation.json"} </w:instrText>
      </w:r>
      <w:r w:rsidR="00D25E6A">
        <w:rPr>
          <w:rFonts w:ascii="Times New Roman" w:eastAsiaTheme="minorEastAsia" w:hAnsi="Times New Roman" w:cs="Times New Roman"/>
          <w:iCs/>
          <w:lang w:val="en-CA"/>
        </w:rPr>
        <w:fldChar w:fldCharType="separate"/>
      </w:r>
      <w:r w:rsidR="00D25E6A">
        <w:rPr>
          <w:rFonts w:ascii="Times New Roman" w:eastAsiaTheme="minorEastAsia" w:hAnsi="Times New Roman" w:cs="Times New Roman"/>
          <w:iCs/>
          <w:noProof/>
          <w:lang w:val="en-CA"/>
        </w:rPr>
        <w:t>(Lopes et al., 2024; Panchana et al., 2025; Tryjanowski et al., 2024)</w:t>
      </w:r>
      <w:r w:rsidR="00D25E6A">
        <w:rPr>
          <w:rFonts w:ascii="Times New Roman" w:eastAsiaTheme="minorEastAsia" w:hAnsi="Times New Roman" w:cs="Times New Roman"/>
          <w:iCs/>
          <w:lang w:val="en-CA"/>
        </w:rPr>
        <w:fldChar w:fldCharType="end"/>
      </w:r>
      <w:r w:rsidR="00D6427E">
        <w:rPr>
          <w:rFonts w:ascii="Times New Roman" w:eastAsiaTheme="minorEastAsia" w:hAnsi="Times New Roman" w:cs="Times New Roman"/>
          <w:iCs/>
          <w:lang w:val="en-CA"/>
        </w:rPr>
        <w:t>.</w:t>
      </w:r>
      <w:r w:rsidR="00D25E6A">
        <w:rPr>
          <w:rFonts w:ascii="Times New Roman" w:eastAsiaTheme="minorEastAsia" w:hAnsi="Times New Roman" w:cs="Times New Roman"/>
          <w:iCs/>
          <w:lang w:val="en-CA"/>
        </w:rPr>
        <w:t xml:space="preserve"> </w:t>
      </w:r>
      <w:r w:rsidR="002943E1">
        <w:rPr>
          <w:rFonts w:ascii="Times New Roman" w:eastAsiaTheme="minorEastAsia" w:hAnsi="Times New Roman" w:cs="Times New Roman"/>
          <w:iCs/>
          <w:lang w:val="en-CA"/>
        </w:rPr>
        <w:t xml:space="preserve">In Tennessee and Iowa, breeding of cardinals can begin as early as </w:t>
      </w:r>
      <w:commentRangeStart w:id="670"/>
      <w:r w:rsidR="002943E1">
        <w:rPr>
          <w:rFonts w:ascii="Times New Roman" w:eastAsiaTheme="minorEastAsia" w:hAnsi="Times New Roman" w:cs="Times New Roman"/>
          <w:iCs/>
          <w:lang w:val="en-CA"/>
        </w:rPr>
        <w:t>April</w:t>
      </w:r>
      <w:commentRangeEnd w:id="670"/>
      <w:r w:rsidR="002943E1">
        <w:rPr>
          <w:rStyle w:val="CommentReference"/>
        </w:rPr>
        <w:commentReference w:id="670"/>
      </w:r>
      <w:r w:rsidR="002943E1">
        <w:rPr>
          <w:rFonts w:ascii="Times New Roman" w:eastAsiaTheme="minorEastAsia" w:hAnsi="Times New Roman" w:cs="Times New Roman"/>
          <w:iCs/>
          <w:lang w:val="en-CA"/>
        </w:rPr>
        <w:t xml:space="preserve"> (and in some cases even if there is still snow on the ground), </w:t>
      </w:r>
      <w:r w:rsidR="00D25E6A">
        <w:rPr>
          <w:rFonts w:ascii="Times New Roman" w:eastAsiaTheme="minorEastAsia" w:hAnsi="Times New Roman" w:cs="Times New Roman"/>
          <w:iCs/>
          <w:lang w:val="en-CA"/>
        </w:rPr>
        <w:t xml:space="preserve">with nest building lasting approximately 2 to 3 weeks and first eggs laid at the end of April or beginning of May </w:t>
      </w:r>
      <w:r w:rsidR="00D25E6A">
        <w:rPr>
          <w:rFonts w:ascii="Times New Roman" w:eastAsiaTheme="minorEastAsia" w:hAnsi="Times New Roman" w:cs="Times New Roman"/>
          <w:iCs/>
          <w:lang w:val="en-CA"/>
        </w:rPr>
        <w:fldChar w:fldCharType="begin"/>
      </w:r>
      <w:r w:rsidR="006E4A33">
        <w:rPr>
          <w:rFonts w:ascii="Times New Roman" w:eastAsiaTheme="minorEastAsia" w:hAnsi="Times New Roman" w:cs="Times New Roman"/>
          <w:iCs/>
          <w:lang w:val="en-CA"/>
        </w:rPr>
        <w:instrText xml:space="preserve"> ADDIN ZOTERO_ITEM CSL_CITATION {"citationID":"hStlvsK6","properties":{"formattedCitation":"(Halkin et al., 2021; Robert et al., 2019)","plainCitation":"(Halkin et al., 2021; Robert et al., 2019)","noteIndex":0},"citationItems":[{"id":785,"uris":["http://zotero.org/users/16770306/items/KFW9RWBN"],"itemData":{"id":785,"type":"article-journal","abstract":"Species accounts for all the birds of the world.","container-title":"Birds of the World","DOI":"10.2173/bow.norcar.02","ISSN":"2771-3105","language":"en","note":"publisher: Cornell Lab of Ornithology, Ithaca, NY, USA","source":"birdsoftheworld.org","title":"Northern Cardinal (Cardinalis cardinalis), version 2.0","URL":"https://birdsoftheworld.org/bow/species/norcar/cur/introduction","author":[{"family":"Halkin","given":"Sylvia L."},{"family":"Shustack","given":"Daniel P."},{"family":"DeVries","given":"M. Susan"},{"family":"Jawor","given":"Jodie M."},{"family":"Linville","given":"Susan U."}],"accessed":{"date-parts":[["2025",4,16]]},"issued":{"date-parts":[["2021"]]}}},{"id":792,"uris":["http://zotero.org/users/16770306/items/RC4A6B4C","http://zotero.org/users/16770306/items/JJCACUTE"],"itemData":{"id":792,"type":"book","abstract":"The Second Atlas of the Breeding Birds of Southern Québec is the result of the largest ornithological project to be undertaken in Québec for a quarter of a century. From 2010 to 2014, hundreds of birdwatchers spent more than 100,000 hours scouring the different habitats of southern Québec, an effort that enabled them to collect half a million breeding records. This book presents the most up-to-date information on the distribution and abundance of 253 bird species that breed south of latitude 50.5°N in Québec. Beautifully illustrated with more than 450 photographs and 1,000 colour maps, this book incorporates the results of the first atlas (1984-1989), showing the changes that have taken place in our bird populations over the past quarter of a century. The Second Atlas of the Breeding Birds of Southern Québec is intended for a wide audience. This solidly documented book (more than 1,000 references) is a veritable mine of information, and is an essential for birdwatchers, students, researchers, conservation organizations, municipalities, consulting firms, promoters, and many more. It is a valuable tool that will inform and guide bird conservation projects in Québec over the coming decades. The Second Atlas of the Breeding Birds of Southern Québec is jointly published by the Regroupement QuébecOiseaux, the Canadian Wildlife Service (Environment and Climate Change Canada) and Bird Studies Canada. All profits from the sale of this new atlas will go into the Atlas Fund (Fonds Atlas), which is managed by the Regroupement QuébecOiseaux for the conservation of birds in Québec.","ISBN":"978-2-9814107-9-5","title":"Second Atlas of the Breeding Birds of Southern Québec","author":[{"family":"Robert","given":"Michel"},{"family":"Hachey","given":"Marie-Helene"},{"family":"Lepage","given":"Denis"},{"family":"Couturier","given":"Andrew"}],"issued":{"date-parts":[["2019",4,1]]}}}],"schema":"https://github.com/citation-style-language/schema/raw/master/csl-citation.json"} </w:instrText>
      </w:r>
      <w:r w:rsidR="00D25E6A">
        <w:rPr>
          <w:rFonts w:ascii="Times New Roman" w:eastAsiaTheme="minorEastAsia" w:hAnsi="Times New Roman" w:cs="Times New Roman"/>
          <w:iCs/>
          <w:lang w:val="en-CA"/>
        </w:rPr>
        <w:fldChar w:fldCharType="separate"/>
      </w:r>
      <w:r w:rsidR="006E4A33">
        <w:rPr>
          <w:rFonts w:ascii="Times New Roman" w:eastAsiaTheme="minorEastAsia" w:hAnsi="Times New Roman" w:cs="Times New Roman"/>
          <w:iCs/>
          <w:noProof/>
          <w:lang w:val="en-CA"/>
        </w:rPr>
        <w:t>(Halkin et al., 2021; Robert et al., 2019)</w:t>
      </w:r>
      <w:r w:rsidR="00D25E6A">
        <w:rPr>
          <w:rFonts w:ascii="Times New Roman" w:eastAsiaTheme="minorEastAsia" w:hAnsi="Times New Roman" w:cs="Times New Roman"/>
          <w:iCs/>
          <w:lang w:val="en-CA"/>
        </w:rPr>
        <w:fldChar w:fldCharType="end"/>
      </w:r>
      <w:r w:rsidR="00D25E6A">
        <w:rPr>
          <w:rFonts w:ascii="Times New Roman" w:eastAsiaTheme="minorEastAsia" w:hAnsi="Times New Roman" w:cs="Times New Roman"/>
          <w:iCs/>
          <w:lang w:val="en-CA"/>
        </w:rPr>
        <w:t xml:space="preserve">. </w:t>
      </w:r>
      <w:del w:id="671" w:author="Kyle Elliott, Dr" w:date="2025-07-26T08:03:00Z" w16du:dateUtc="2025-07-26T12:03:00Z">
        <w:r w:rsidR="008345ED" w:rsidDel="00E019EB">
          <w:rPr>
            <w:rFonts w:ascii="Times New Roman" w:eastAsiaTheme="minorEastAsia" w:hAnsi="Times New Roman" w:cs="Times New Roman"/>
            <w:iCs/>
            <w:lang w:val="en-CA"/>
          </w:rPr>
          <w:delText>Research in</w:delText>
        </w:r>
      </w:del>
      <w:ins w:id="672" w:author="Kyle Elliott, Dr" w:date="2025-07-26T08:03:00Z" w16du:dateUtc="2025-07-26T12:03:00Z">
        <w:r w:rsidR="00E019EB">
          <w:rPr>
            <w:rFonts w:ascii="Times New Roman" w:eastAsiaTheme="minorEastAsia" w:hAnsi="Times New Roman" w:cs="Times New Roman"/>
            <w:iCs/>
            <w:lang w:val="en-CA"/>
          </w:rPr>
          <w:t>At</w:t>
        </w:r>
      </w:ins>
      <w:r w:rsidR="008345ED">
        <w:rPr>
          <w:rFonts w:ascii="Times New Roman" w:eastAsiaTheme="minorEastAsia" w:hAnsi="Times New Roman" w:cs="Times New Roman"/>
          <w:iCs/>
          <w:lang w:val="en-CA"/>
        </w:rPr>
        <w:t xml:space="preserve"> </w:t>
      </w:r>
      <w:r w:rsidR="008B512A">
        <w:rPr>
          <w:rFonts w:ascii="Times New Roman" w:eastAsiaTheme="minorEastAsia" w:hAnsi="Times New Roman" w:cs="Times New Roman"/>
          <w:iCs/>
          <w:lang w:val="en-CA"/>
        </w:rPr>
        <w:t>the</w:t>
      </w:r>
      <w:r w:rsidR="002B3050">
        <w:rPr>
          <w:rFonts w:ascii="Times New Roman" w:eastAsiaTheme="minorEastAsia" w:hAnsi="Times New Roman" w:cs="Times New Roman"/>
          <w:iCs/>
          <w:lang w:val="en-CA"/>
        </w:rPr>
        <w:t xml:space="preserve"> Lake Thoreau Environmental Center of the University of Southern Mississippi</w:t>
      </w:r>
      <w:ins w:id="673" w:author="Kyle Elliott, Dr" w:date="2025-07-26T08:04:00Z" w16du:dateUtc="2025-07-26T12:04:00Z">
        <w:r w:rsidR="00E019EB">
          <w:rPr>
            <w:rFonts w:ascii="Times New Roman" w:eastAsiaTheme="minorEastAsia" w:hAnsi="Times New Roman" w:cs="Times New Roman"/>
            <w:iCs/>
            <w:lang w:val="en-CA"/>
          </w:rPr>
          <w:t>,</w:t>
        </w:r>
      </w:ins>
      <w:r w:rsidR="00666364">
        <w:rPr>
          <w:rFonts w:ascii="Times New Roman" w:eastAsiaTheme="minorEastAsia" w:hAnsi="Times New Roman" w:cs="Times New Roman"/>
          <w:iCs/>
          <w:lang w:val="en-CA"/>
        </w:rPr>
        <w:t xml:space="preserve"> </w:t>
      </w:r>
      <w:del w:id="674" w:author="Kyle Elliott, Dr" w:date="2025-07-26T08:04:00Z" w16du:dateUtc="2025-07-26T12:04:00Z">
        <w:r w:rsidR="00666364" w:rsidDel="00E019EB">
          <w:rPr>
            <w:rFonts w:ascii="Times New Roman" w:eastAsiaTheme="minorEastAsia" w:hAnsi="Times New Roman" w:cs="Times New Roman"/>
            <w:iCs/>
            <w:lang w:val="en-CA"/>
          </w:rPr>
          <w:delText xml:space="preserve">showed that </w:delText>
        </w:r>
      </w:del>
      <w:r w:rsidR="00666364">
        <w:rPr>
          <w:rFonts w:ascii="Times New Roman" w:eastAsiaTheme="minorEastAsia" w:hAnsi="Times New Roman" w:cs="Times New Roman"/>
          <w:iCs/>
          <w:lang w:val="en-CA"/>
        </w:rPr>
        <w:t>n</w:t>
      </w:r>
      <w:r w:rsidR="0083437F">
        <w:rPr>
          <w:rFonts w:ascii="Times New Roman" w:eastAsiaTheme="minorEastAsia" w:hAnsi="Times New Roman" w:cs="Times New Roman"/>
          <w:iCs/>
          <w:lang w:val="en-CA"/>
        </w:rPr>
        <w:t xml:space="preserve">est predation for the </w:t>
      </w:r>
      <w:r w:rsidR="00363650">
        <w:rPr>
          <w:rFonts w:ascii="Times New Roman" w:eastAsiaTheme="minorEastAsia" w:hAnsi="Times New Roman" w:cs="Times New Roman"/>
          <w:iCs/>
          <w:lang w:val="en-CA"/>
        </w:rPr>
        <w:t>northern cardinal</w:t>
      </w:r>
      <w:r w:rsidR="0083437F">
        <w:rPr>
          <w:rFonts w:ascii="Times New Roman" w:eastAsiaTheme="minorEastAsia" w:hAnsi="Times New Roman" w:cs="Times New Roman"/>
          <w:iCs/>
          <w:lang w:val="en-CA"/>
        </w:rPr>
        <w:t xml:space="preserve">s </w:t>
      </w:r>
      <w:del w:id="675" w:author="Kyle Elliott, Dr" w:date="2025-07-26T08:04:00Z" w16du:dateUtc="2025-07-26T12:04:00Z">
        <w:r w:rsidR="0083437F" w:rsidDel="00E019EB">
          <w:rPr>
            <w:rFonts w:ascii="Times New Roman" w:eastAsiaTheme="minorEastAsia" w:hAnsi="Times New Roman" w:cs="Times New Roman"/>
            <w:iCs/>
            <w:lang w:val="en-CA"/>
          </w:rPr>
          <w:delText>tends to be quite</w:delText>
        </w:r>
      </w:del>
      <w:ins w:id="676" w:author="Kyle Elliott, Dr" w:date="2025-07-26T08:04:00Z" w16du:dateUtc="2025-07-26T12:04:00Z">
        <w:r w:rsidR="00E019EB">
          <w:rPr>
            <w:rFonts w:ascii="Times New Roman" w:eastAsiaTheme="minorEastAsia" w:hAnsi="Times New Roman" w:cs="Times New Roman"/>
            <w:iCs/>
            <w:lang w:val="en-CA"/>
          </w:rPr>
          <w:t>is</w:t>
        </w:r>
      </w:ins>
      <w:r w:rsidR="0083437F">
        <w:rPr>
          <w:rFonts w:ascii="Times New Roman" w:eastAsiaTheme="minorEastAsia" w:hAnsi="Times New Roman" w:cs="Times New Roman"/>
          <w:iCs/>
          <w:lang w:val="en-CA"/>
        </w:rPr>
        <w:t xml:space="preserve"> </w:t>
      </w:r>
      <w:commentRangeStart w:id="677"/>
      <w:commentRangeStart w:id="678"/>
      <w:r w:rsidR="0083437F">
        <w:rPr>
          <w:rFonts w:ascii="Times New Roman" w:eastAsiaTheme="minorEastAsia" w:hAnsi="Times New Roman" w:cs="Times New Roman"/>
          <w:iCs/>
          <w:lang w:val="en-CA"/>
        </w:rPr>
        <w:t>high</w:t>
      </w:r>
      <w:commentRangeEnd w:id="677"/>
      <w:r w:rsidR="00BA1C39">
        <w:rPr>
          <w:rStyle w:val="CommentReference"/>
        </w:rPr>
        <w:commentReference w:id="677"/>
      </w:r>
      <w:commentRangeEnd w:id="678"/>
      <w:r w:rsidR="00D95F04">
        <w:rPr>
          <w:rStyle w:val="CommentReference"/>
        </w:rPr>
        <w:commentReference w:id="678"/>
      </w:r>
      <w:r w:rsidR="003116EC">
        <w:rPr>
          <w:rFonts w:ascii="Times New Roman" w:eastAsiaTheme="minorEastAsia" w:hAnsi="Times New Roman" w:cs="Times New Roman"/>
          <w:iCs/>
          <w:lang w:val="en-CA"/>
        </w:rPr>
        <w:t xml:space="preserve"> in rural/forested areas</w:t>
      </w:r>
      <w:r w:rsidR="0083437F">
        <w:rPr>
          <w:rFonts w:ascii="Times New Roman" w:eastAsiaTheme="minorEastAsia" w:hAnsi="Times New Roman" w:cs="Times New Roman"/>
          <w:iCs/>
          <w:lang w:val="en-CA"/>
        </w:rPr>
        <w:t>, averaging 70% in the early season</w:t>
      </w:r>
      <w:r w:rsidR="00882B92">
        <w:rPr>
          <w:rFonts w:ascii="Times New Roman" w:eastAsiaTheme="minorEastAsia" w:hAnsi="Times New Roman" w:cs="Times New Roman"/>
          <w:iCs/>
          <w:lang w:val="en-CA"/>
        </w:rPr>
        <w:t xml:space="preserve">, with improving success as the breeding season progresses </w:t>
      </w:r>
      <w:r w:rsidR="00882B92">
        <w:rPr>
          <w:rFonts w:ascii="Times New Roman" w:eastAsiaTheme="minorEastAsia" w:hAnsi="Times New Roman" w:cs="Times New Roman"/>
          <w:iCs/>
          <w:lang w:val="en-CA"/>
        </w:rPr>
        <w:fldChar w:fldCharType="begin"/>
      </w:r>
      <w:r w:rsidR="00882B92">
        <w:rPr>
          <w:rFonts w:ascii="Times New Roman" w:eastAsiaTheme="minorEastAsia" w:hAnsi="Times New Roman" w:cs="Times New Roman"/>
          <w:iCs/>
          <w:lang w:val="en-CA"/>
        </w:rPr>
        <w:instrText xml:space="preserve"> ADDIN ZOTERO_ITEM CSL_CITATION {"citationID":"jKtWSEdl","properties":{"formattedCitation":"(DeVries &amp; Jawor, 2013; Filliater et al., 1994; Linville et al., 1998)","plainCitation":"(DeVries &amp; Jawor, 2013; Filliater et al., 1994; Linville et al., 1998)","noteIndex":0},"citationItems":[{"id":846,"uris":["http://zotero.org/users/16770306/items/7J2X4V6U"],"itemData":{"id":846,"type":"article-journal","abstract":"Behavioural transitions between territoriality and parental care are necessary for many seasonally breeding vertebrates. Among birds, such transitions can be mediated by the steroid hormone testosterone (T), resulting in a T-mediated behavioural trade-off. This theory is supported by many implantation studies with birds demonstrating that the administration of exogenous T during parental phases can negatively affect offspring care. However, little is known about relationships between naturally circulating levels of T and parental behaviour in wild bird populations. We examined covariation in circulating levels of T (before and after injection of gonadotropin-releasing hormone (GnRH)) and nestling provisioning rates in male and female northern cardinals, Cardinalis cardinalis, a highly aggressive, biparental resident songbird. Results indicate that both sexes had detectable levels of initial T when providing parental care, but only males produced significantly higher elevations of T following GnRH injections. Furthermore, T levels (both initial and following GnRH injections) and nestling provisioning rates did not covary for either sex, and these measures were not correlated between members of breeding pairs. When results of this study are considered with prior work indicating that elevations in T might not be necessary to support male or female aggression in this species, it appears that relationships between circulating T and reproductive behaviour could be more complex for the cardinal than for many others birds similarly examined. Such findings warrant additional examination of interrelationships between T, aggression and other forms of parental care to assess whether this species engages in T-mediated behavioural trade-offs. Possible alternative mechanisms influencing behaviour in the cardinal and future directions for research are discussed.","collection-title":"Special Issue: Behavioural Plasticity and Evolution","container-title":"Animal Behaviour","DOI":"10.1016/j.anbehav.2013.02.019","ISSN":"0003-3472","issue":"5","journalAbbreviation":"Animal Behaviour","page":"957-965","source":"ScienceDirect","title":"Natural variation in circulating testosterone does not predict nestling provisioning rates in the northern cardinal, &lt;i&gt;Cardinalis cardinalis&lt;/i&gt;","volume":"85","author":[{"family":"DeVries","given":"M. Susan"},{"family":"Jawor","given":"Jodie M."}],"issued":{"date-parts":[["2013",5,1]]}}},{"id":842,"uris":["http://zotero.org/users/16770306/items/YU2JBY6C"],"itemData":{"id":842,"type":"article-journal","abstract":"The fates of 121 nests of Northern Cardinals (Cardinalis cardinalis) in south-western Ohio were determined in 1991 and 1992. Success rate was only 15%, estimated by the Mayfield method. All failed nests were known or suspected to have been preyed upon. Several hypotheses to explain differences between the location of successful and failed nests were tested. None of those considered explained why the contents of particular nests were taken. We propose that a high incidence of predation by a rich guild of nest predators precludes the existence of predictably safe nest sites for cardinals. Instead, cardinals appear simply to be well-adapted to renest rapidly in response to the near randomness of nest predation. A similar adaptation may characterize many passerines.","container-title":"The Condor: Ornithological Applications","DOI":"10.2307/1369479","ISSN":"1938-5129","issue":"3","journalAbbreviation":"The Condor: Ornithological Applications","page":"761-768","source":"Silverchair","title":"Predation on Northern Cardinal Nests: Does Choice of Nest Site Matter?","title-short":"Predation on Northern Cardinal Nests","volume":"96","author":[{"family":"Filliater","given":"Tamatha S."},{"family":"Breitwisch","given":"Randall"},{"family":"Nealen","given":"Paul M."}],"issued":{"date-parts":[["1994",8,1]]}}},{"id":844,"uris":["http://zotero.org/users/16770306/items/HX8LBEAD"],"itemData":{"id":844,"type":"article-journal","abstract":"Good parent and differential allocation models predict relationships between degree of sexual ornamentation and parental care, but relatively few studies have tested these models. The northern cardinal, Cardinalis cardinalis, is a sexually dichromatic species in which both sexes are ornamented. Males have red plumage, and females have tan plumage with limited areas of red feathering. Cardinals were used to address the two models and determine whether plumage brightness signals level of parental care by both sexes. Absolute effort in feeding nestlings by males was not correlated with male breast plumage colour, but effort by females was positively correlated with female underwing plumage colour. Absolute feeding effort by females was also inversely related to brightness of the mate's breast colour. As a consequence, the proportion of a pair's total feedings provided by the male was positively correlated with male breast colour. Proportion of total feedings provided by the female was positively correlated with female wing colour. Feeding efforts (both per nest and per nestling) were correlated between mates, but birds did not mate assortatively in relation to colour. These results support the good parent hypothesis, suggesting colour brightness is a signal of parental care. The results also indicate that ornamentation of both members of the pair may be important determinants of relative efforts in provisioning nestlings by parent birds. Copyright 1998 The Association for the Study of Animal Behaviour.","container-title":"Animal Behaviour","DOI":"10.1006/anbe.1997.0595","ISSN":"0003-3472","issue":"1","journalAbbreviation":"Anim Behav","language":"eng","note":"PMID: 9480678","page":"119-127","source":"PubMed","title":"Plumage brightness as an indicator of parental care in northern cardinals","volume":"55","author":[{"family":"Linville","given":"S. U."},{"family":"Breitwisch","given":"R."},{"family":"Schilling","given":"A. J."}],"issued":{"date-parts":[["1998",1]]}}}],"schema":"https://github.com/citation-style-language/schema/raw/master/csl-citation.json"} </w:instrText>
      </w:r>
      <w:r w:rsidR="00882B92">
        <w:rPr>
          <w:rFonts w:ascii="Times New Roman" w:eastAsiaTheme="minorEastAsia" w:hAnsi="Times New Roman" w:cs="Times New Roman"/>
          <w:iCs/>
          <w:lang w:val="en-CA"/>
        </w:rPr>
        <w:fldChar w:fldCharType="separate"/>
      </w:r>
      <w:r w:rsidR="00882B92">
        <w:rPr>
          <w:rFonts w:ascii="Times New Roman" w:eastAsiaTheme="minorEastAsia" w:hAnsi="Times New Roman" w:cs="Times New Roman"/>
          <w:iCs/>
          <w:noProof/>
          <w:lang w:val="en-CA"/>
        </w:rPr>
        <w:t>(DeVries &amp; Jawor, 2013; Filliater et al., 1994; Linville et al., 1998)</w:t>
      </w:r>
      <w:r w:rsidR="00882B92">
        <w:rPr>
          <w:rFonts w:ascii="Times New Roman" w:eastAsiaTheme="minorEastAsia" w:hAnsi="Times New Roman" w:cs="Times New Roman"/>
          <w:iCs/>
          <w:lang w:val="en-CA"/>
        </w:rPr>
        <w:fldChar w:fldCharType="end"/>
      </w:r>
      <w:r w:rsidR="0083437F">
        <w:rPr>
          <w:rFonts w:ascii="Times New Roman" w:eastAsiaTheme="minorEastAsia" w:hAnsi="Times New Roman" w:cs="Times New Roman"/>
          <w:iCs/>
          <w:lang w:val="en-CA"/>
        </w:rPr>
        <w:t>.</w:t>
      </w:r>
      <w:r w:rsidR="00FA7CE1">
        <w:rPr>
          <w:rFonts w:ascii="Times New Roman" w:eastAsiaTheme="minorEastAsia" w:hAnsi="Times New Roman" w:cs="Times New Roman"/>
          <w:iCs/>
          <w:lang w:val="en-CA"/>
        </w:rPr>
        <w:t xml:space="preserve"> </w:t>
      </w:r>
      <w:del w:id="679" w:author="Kyle Elliott, Dr" w:date="2025-07-26T08:04:00Z" w16du:dateUtc="2025-07-26T12:04:00Z">
        <w:r w:rsidR="00FA7CE1" w:rsidDel="00E019EB">
          <w:rPr>
            <w:rFonts w:ascii="Times New Roman" w:eastAsiaTheme="minorEastAsia" w:hAnsi="Times New Roman" w:cs="Times New Roman"/>
            <w:iCs/>
            <w:lang w:val="en-CA"/>
          </w:rPr>
          <w:delText>Another study conducted recently i</w:delText>
        </w:r>
      </w:del>
      <w:ins w:id="680" w:author="Kyle Elliott, Dr" w:date="2025-07-26T08:04:00Z" w16du:dateUtc="2025-07-26T12:04:00Z">
        <w:r w:rsidR="00E019EB">
          <w:rPr>
            <w:rFonts w:ascii="Times New Roman" w:eastAsiaTheme="minorEastAsia" w:hAnsi="Times New Roman" w:cs="Times New Roman"/>
            <w:iCs/>
            <w:lang w:val="en-CA"/>
          </w:rPr>
          <w:t>I</w:t>
        </w:r>
      </w:ins>
      <w:r w:rsidR="00FA7CE1">
        <w:rPr>
          <w:rFonts w:ascii="Times New Roman" w:eastAsiaTheme="minorEastAsia" w:hAnsi="Times New Roman" w:cs="Times New Roman"/>
          <w:iCs/>
          <w:lang w:val="en-CA"/>
        </w:rPr>
        <w:t>n Montreal</w:t>
      </w:r>
      <w:ins w:id="681" w:author="Kyle Elliott, Dr" w:date="2025-07-26T08:04:00Z" w16du:dateUtc="2025-07-26T12:04:00Z">
        <w:r w:rsidR="00E019EB">
          <w:rPr>
            <w:rFonts w:ascii="Times New Roman" w:eastAsiaTheme="minorEastAsia" w:hAnsi="Times New Roman" w:cs="Times New Roman"/>
            <w:iCs/>
            <w:lang w:val="en-CA"/>
          </w:rPr>
          <w:t>,</w:t>
        </w:r>
      </w:ins>
      <w:r w:rsidR="00FA7CE1">
        <w:rPr>
          <w:rFonts w:ascii="Times New Roman" w:eastAsiaTheme="minorEastAsia" w:hAnsi="Times New Roman" w:cs="Times New Roman"/>
          <w:iCs/>
          <w:lang w:val="en-CA"/>
        </w:rPr>
        <w:t xml:space="preserve"> </w:t>
      </w:r>
      <w:del w:id="682" w:author="Kyle Elliott, Dr" w:date="2025-07-26T08:04:00Z" w16du:dateUtc="2025-07-26T12:04:00Z">
        <w:r w:rsidR="00FA7CE1" w:rsidDel="00E019EB">
          <w:rPr>
            <w:rFonts w:ascii="Times New Roman" w:eastAsiaTheme="minorEastAsia" w:hAnsi="Times New Roman" w:cs="Times New Roman"/>
            <w:iCs/>
            <w:lang w:val="en-CA"/>
          </w:rPr>
          <w:delText xml:space="preserve">has found that the </w:delText>
        </w:r>
      </w:del>
      <w:r w:rsidR="00FA7CE1">
        <w:rPr>
          <w:rFonts w:ascii="Times New Roman" w:eastAsiaTheme="minorEastAsia" w:hAnsi="Times New Roman" w:cs="Times New Roman"/>
          <w:iCs/>
          <w:lang w:val="en-CA"/>
        </w:rPr>
        <w:t xml:space="preserve">cardinals had one of the lowest modelled </w:t>
      </w:r>
      <w:r w:rsidR="004E4BFB">
        <w:rPr>
          <w:rFonts w:ascii="Times New Roman" w:eastAsiaTheme="minorEastAsia" w:hAnsi="Times New Roman" w:cs="Times New Roman"/>
          <w:iCs/>
          <w:lang w:val="en-CA"/>
        </w:rPr>
        <w:t>nest survival</w:t>
      </w:r>
      <w:r w:rsidR="00860638">
        <w:rPr>
          <w:rFonts w:ascii="Times New Roman" w:eastAsiaTheme="minorEastAsia" w:hAnsi="Times New Roman" w:cs="Times New Roman"/>
          <w:iCs/>
          <w:lang w:val="en-CA"/>
        </w:rPr>
        <w:t xml:space="preserve"> estimates</w:t>
      </w:r>
      <w:r w:rsidR="00B102E0">
        <w:rPr>
          <w:rFonts w:ascii="Times New Roman" w:eastAsiaTheme="minorEastAsia" w:hAnsi="Times New Roman" w:cs="Times New Roman"/>
          <w:iCs/>
          <w:lang w:val="en-CA"/>
        </w:rPr>
        <w:t xml:space="preserve"> </w:t>
      </w:r>
      <w:r w:rsidR="00B102E0">
        <w:rPr>
          <w:rFonts w:ascii="Times New Roman" w:eastAsiaTheme="minorEastAsia" w:hAnsi="Times New Roman" w:cs="Times New Roman"/>
          <w:iCs/>
          <w:lang w:val="en-CA"/>
        </w:rPr>
        <w:fldChar w:fldCharType="begin"/>
      </w:r>
      <w:r w:rsidR="002C2908">
        <w:rPr>
          <w:rFonts w:ascii="Times New Roman" w:eastAsiaTheme="minorEastAsia" w:hAnsi="Times New Roman" w:cs="Times New Roman"/>
          <w:iCs/>
          <w:lang w:val="en-CA"/>
        </w:rPr>
        <w:instrText xml:space="preserve"> ADDIN ZOTERO_ITEM CSL_CITATION {"citationID":"0lDLa2Q4","properties":{"formattedCitation":"(Cull et al., 2025)","plainCitation":"(Cull et al., 2025)","noteIndex":0},"citationItems":[{"id":960,"uris":["http://zotero.org/users/16770306/items/TM2N2F5L"],"itemData":{"id":960,"type":"article-journal","abstract":"The breeding period of birds is a critical and sensitive portion of the annual cycle. Understanding how human use of urban green spaces affects nest survival can improve our understanding of conserving breeding bird populations in cities and support science-based management of urban green spaces that benefit both people and nature. We conducted a nest survival field study between April and August of 2023 in multiple green spaces in Montreal, Quebec, Canada, the country’s second-largest city. We asked whether human presence (distance to trails and amount of human activity) influences the nest survival of four common open-cup nesting bird species: American robins (Turdus migratorius), gray catbirds (Dumetella carolinensis), Northern cardinals (Cardinalis cardinalis), and yellow warblers (Setophaga petechia). We also asked if variables traditionally associated with nest survival, such as vegetation concealment and seasonality, would influence nest survival. Our analyses surprisingly revealed no significant influence of human activity, vegetation concealment, and seasonality on nest survival for our target species. We found for nests that did fail, nests established during the earlier part of the nesting period failed faster. American robin nests were the most successful of our study’s four target species, whereas Northern cardinal nests were the least successful. Within the limitations of our study system, our findings suggest that human presence on trails is not negatively impacting the nesting success for our target bird species using urban green spaces. Our study provides integrated science advice to land managers so they can support opportunities for people to connect with nature without causing trade-offs with biodiversity conservation.","container-title":"Urban Ecosystems","DOI":"10.1007/s11252-024-01669-0","ISSN":"1573-1642","issue":"2","journalAbbreviation":"Urban Ecosyst","language":"en","page":"24","source":"Springer Link","title":"Human recreational activity does not influence open cup avian nest survival in urban green spaces","volume":"28","author":[{"family":"Cull","given":"Chloe A."},{"family":"Guest","given":"Mackenzie J."},{"family":"Frei","given":"Barbara"},{"family":"Ziter","given":"Carly D."}],"issued":{"date-parts":[["2025",1,30]]}}}],"schema":"https://github.com/citation-style-language/schema/raw/master/csl-citation.json"} </w:instrText>
      </w:r>
      <w:r w:rsidR="00B102E0">
        <w:rPr>
          <w:rFonts w:ascii="Times New Roman" w:eastAsiaTheme="minorEastAsia" w:hAnsi="Times New Roman" w:cs="Times New Roman"/>
          <w:iCs/>
          <w:lang w:val="en-CA"/>
        </w:rPr>
        <w:fldChar w:fldCharType="separate"/>
      </w:r>
      <w:r w:rsidR="002C2908">
        <w:rPr>
          <w:rFonts w:ascii="Times New Roman" w:eastAsiaTheme="minorEastAsia" w:hAnsi="Times New Roman" w:cs="Times New Roman"/>
          <w:iCs/>
          <w:noProof/>
          <w:lang w:val="en-CA"/>
        </w:rPr>
        <w:t>(Cull et al., 2025)</w:t>
      </w:r>
      <w:r w:rsidR="00B102E0">
        <w:rPr>
          <w:rFonts w:ascii="Times New Roman" w:eastAsiaTheme="minorEastAsia" w:hAnsi="Times New Roman" w:cs="Times New Roman"/>
          <w:iCs/>
          <w:lang w:val="en-CA"/>
        </w:rPr>
        <w:fldChar w:fldCharType="end"/>
      </w:r>
      <w:r w:rsidR="00B102E0">
        <w:rPr>
          <w:rFonts w:ascii="Times New Roman" w:eastAsiaTheme="minorEastAsia" w:hAnsi="Times New Roman" w:cs="Times New Roman"/>
          <w:iCs/>
          <w:lang w:val="en-CA"/>
        </w:rPr>
        <w:t>.</w:t>
      </w:r>
      <w:r w:rsidR="0083437F">
        <w:rPr>
          <w:rFonts w:ascii="Times New Roman" w:eastAsiaTheme="minorEastAsia" w:hAnsi="Times New Roman" w:cs="Times New Roman"/>
          <w:iCs/>
          <w:lang w:val="en-CA"/>
        </w:rPr>
        <w:t xml:space="preserve"> For this reason, cardinals </w:t>
      </w:r>
      <w:r w:rsidR="00BA1C39">
        <w:rPr>
          <w:rFonts w:ascii="Times New Roman" w:eastAsiaTheme="minorEastAsia" w:hAnsi="Times New Roman" w:cs="Times New Roman"/>
          <w:iCs/>
          <w:lang w:val="en-CA"/>
        </w:rPr>
        <w:t xml:space="preserve">often </w:t>
      </w:r>
      <w:r w:rsidR="0083437F">
        <w:rPr>
          <w:rFonts w:ascii="Times New Roman" w:eastAsiaTheme="minorEastAsia" w:hAnsi="Times New Roman" w:cs="Times New Roman"/>
          <w:iCs/>
          <w:lang w:val="en-CA"/>
        </w:rPr>
        <w:t xml:space="preserve">have a second nest and brood later in the season, with reports of recently fledged young as late as </w:t>
      </w:r>
      <w:r w:rsidR="00882B92">
        <w:rPr>
          <w:rFonts w:ascii="Times New Roman" w:eastAsiaTheme="minorEastAsia" w:hAnsi="Times New Roman" w:cs="Times New Roman"/>
          <w:iCs/>
          <w:lang w:val="en-CA"/>
        </w:rPr>
        <w:t xml:space="preserve">August and September </w:t>
      </w:r>
      <w:commentRangeStart w:id="683"/>
      <w:commentRangeStart w:id="684"/>
      <w:commentRangeStart w:id="685"/>
      <w:r w:rsidR="00882B92">
        <w:rPr>
          <w:rFonts w:ascii="Times New Roman" w:eastAsiaTheme="minorEastAsia" w:hAnsi="Times New Roman" w:cs="Times New Roman"/>
          <w:iCs/>
          <w:lang w:val="en-CA"/>
        </w:rPr>
        <w:fldChar w:fldCharType="begin"/>
      </w:r>
      <w:r w:rsidR="00882B92">
        <w:rPr>
          <w:rFonts w:ascii="Times New Roman" w:eastAsiaTheme="minorEastAsia" w:hAnsi="Times New Roman" w:cs="Times New Roman"/>
          <w:iCs/>
          <w:lang w:val="en-CA"/>
        </w:rPr>
        <w:instrText xml:space="preserve"> ADDIN ZOTERO_ITEM CSL_CITATION {"citationID":"ldABt7SN","properties":{"formattedCitation":"(Laskey, 1944)","plainCitation":"(Laskey, 1944)","noteIndex":0},"citationItems":[{"id":849,"uris":["http://zotero.org/users/16770306/items/PW8CM4RP"],"itemData":{"id":849,"type":"article-journal","issue":"1","language":"en","source":"Zotero","title":"A STUDY OF THE CARDINAL IN TENNESSEE","volume":"56","author":[{"family":"Laskey","given":"Amelia R"}],"issued":{"date-parts":[["1944",3]]}}}],"schema":"https://github.com/citation-style-language/schema/raw/master/csl-citation.json"} </w:instrText>
      </w:r>
      <w:r w:rsidR="00882B92">
        <w:rPr>
          <w:rFonts w:ascii="Times New Roman" w:eastAsiaTheme="minorEastAsia" w:hAnsi="Times New Roman" w:cs="Times New Roman"/>
          <w:iCs/>
          <w:lang w:val="en-CA"/>
        </w:rPr>
        <w:fldChar w:fldCharType="separate"/>
      </w:r>
      <w:r w:rsidR="00882B92">
        <w:rPr>
          <w:rFonts w:ascii="Times New Roman" w:eastAsiaTheme="minorEastAsia" w:hAnsi="Times New Roman" w:cs="Times New Roman"/>
          <w:iCs/>
          <w:noProof/>
          <w:lang w:val="en-CA"/>
        </w:rPr>
        <w:t>(Laskey, 1944)</w:t>
      </w:r>
      <w:r w:rsidR="00882B92">
        <w:rPr>
          <w:rFonts w:ascii="Times New Roman" w:eastAsiaTheme="minorEastAsia" w:hAnsi="Times New Roman" w:cs="Times New Roman"/>
          <w:iCs/>
          <w:lang w:val="en-CA"/>
        </w:rPr>
        <w:fldChar w:fldCharType="end"/>
      </w:r>
      <w:commentRangeEnd w:id="683"/>
      <w:r w:rsidR="00BA1C39">
        <w:rPr>
          <w:rStyle w:val="CommentReference"/>
        </w:rPr>
        <w:commentReference w:id="683"/>
      </w:r>
      <w:commentRangeEnd w:id="684"/>
      <w:r w:rsidR="00D95F04">
        <w:rPr>
          <w:rStyle w:val="CommentReference"/>
        </w:rPr>
        <w:commentReference w:id="684"/>
      </w:r>
      <w:commentRangeEnd w:id="685"/>
      <w:r w:rsidR="00D95F04">
        <w:rPr>
          <w:rStyle w:val="CommentReference"/>
        </w:rPr>
        <w:commentReference w:id="685"/>
      </w:r>
      <w:r w:rsidR="0083437F">
        <w:rPr>
          <w:rFonts w:ascii="Times New Roman" w:eastAsiaTheme="minorEastAsia" w:hAnsi="Times New Roman" w:cs="Times New Roman"/>
          <w:iCs/>
          <w:lang w:val="en-CA"/>
        </w:rPr>
        <w:t>.</w:t>
      </w:r>
      <w:r w:rsidR="00411A1D">
        <w:rPr>
          <w:rFonts w:ascii="Times New Roman" w:eastAsiaTheme="minorEastAsia" w:hAnsi="Times New Roman" w:cs="Times New Roman"/>
          <w:iCs/>
          <w:lang w:val="en-CA"/>
        </w:rPr>
        <w:t xml:space="preserve"> Cardinals in </w:t>
      </w:r>
      <w:r w:rsidR="002C561E">
        <w:rPr>
          <w:rFonts w:ascii="Times New Roman" w:eastAsiaTheme="minorEastAsia" w:hAnsi="Times New Roman" w:cs="Times New Roman"/>
          <w:iCs/>
          <w:lang w:val="en-CA"/>
        </w:rPr>
        <w:t>London, Ontario</w:t>
      </w:r>
      <w:r w:rsidR="00214998">
        <w:rPr>
          <w:rFonts w:ascii="Times New Roman" w:eastAsiaTheme="minorEastAsia" w:hAnsi="Times New Roman" w:cs="Times New Roman"/>
          <w:iCs/>
          <w:lang w:val="en-CA"/>
        </w:rPr>
        <w:t xml:space="preserve"> that exhibited nest failures, </w:t>
      </w:r>
      <w:r w:rsidR="005B04DD">
        <w:rPr>
          <w:rFonts w:ascii="Times New Roman" w:eastAsiaTheme="minorEastAsia" w:hAnsi="Times New Roman" w:cs="Times New Roman"/>
          <w:iCs/>
          <w:lang w:val="en-CA"/>
        </w:rPr>
        <w:t>took on average 6 days to lay eggs in a new nest</w:t>
      </w:r>
      <w:r w:rsidR="00374ED5">
        <w:rPr>
          <w:rFonts w:ascii="Times New Roman" w:eastAsiaTheme="minorEastAsia" w:hAnsi="Times New Roman" w:cs="Times New Roman"/>
          <w:iCs/>
          <w:lang w:val="en-CA"/>
        </w:rPr>
        <w:t xml:space="preserve"> (</w:t>
      </w:r>
      <w:del w:id="686" w:author="Kyle Elliott, Dr" w:date="2025-07-26T08:05:00Z" w16du:dateUtc="2025-07-26T12:05:00Z">
        <w:r w:rsidR="00374ED5" w:rsidDel="00E019EB">
          <w:rPr>
            <w:rFonts w:ascii="Times New Roman" w:eastAsiaTheme="minorEastAsia" w:hAnsi="Times New Roman" w:cs="Times New Roman"/>
            <w:iCs/>
            <w:lang w:val="en-CA"/>
          </w:rPr>
          <w:delText>although the authors stress that there is</w:delText>
        </w:r>
      </w:del>
      <w:ins w:id="687" w:author="Kyle Elliott, Dr" w:date="2025-07-26T08:05:00Z" w16du:dateUtc="2025-07-26T12:05:00Z">
        <w:r w:rsidR="00E019EB">
          <w:rPr>
            <w:rFonts w:ascii="Times New Roman" w:eastAsiaTheme="minorEastAsia" w:hAnsi="Times New Roman" w:cs="Times New Roman"/>
            <w:iCs/>
            <w:lang w:val="en-CA"/>
          </w:rPr>
          <w:t>with</w:t>
        </w:r>
      </w:ins>
      <w:r w:rsidR="00374ED5">
        <w:rPr>
          <w:rFonts w:ascii="Times New Roman" w:eastAsiaTheme="minorEastAsia" w:hAnsi="Times New Roman" w:cs="Times New Roman"/>
          <w:iCs/>
          <w:lang w:val="en-CA"/>
        </w:rPr>
        <w:t xml:space="preserve"> considerable individual variation in the time it takes the birds to renest after failure)</w:t>
      </w:r>
      <w:r w:rsidR="00F70698">
        <w:rPr>
          <w:rFonts w:ascii="Times New Roman" w:eastAsiaTheme="minorEastAsia" w:hAnsi="Times New Roman" w:cs="Times New Roman"/>
          <w:iCs/>
          <w:lang w:val="en-CA"/>
        </w:rPr>
        <w:t xml:space="preserve"> </w:t>
      </w:r>
      <w:r w:rsidR="00F70698">
        <w:rPr>
          <w:rFonts w:ascii="Times New Roman" w:eastAsiaTheme="minorEastAsia" w:hAnsi="Times New Roman" w:cs="Times New Roman"/>
          <w:iCs/>
          <w:lang w:val="en-CA"/>
        </w:rPr>
        <w:fldChar w:fldCharType="begin"/>
      </w:r>
      <w:r w:rsidR="00F70698">
        <w:rPr>
          <w:rFonts w:ascii="Times New Roman" w:eastAsiaTheme="minorEastAsia" w:hAnsi="Times New Roman" w:cs="Times New Roman"/>
          <w:iCs/>
          <w:lang w:val="en-CA"/>
        </w:rPr>
        <w:instrText xml:space="preserve"> ADDIN ZOTERO_ITEM CSL_CITATION {"citationID":"yfNQr44E","properties":{"formattedCitation":"(Scott et al., 1987)","plainCitation":"(Scott et al., 1987)","noteIndex":0},"citationItems":[{"id":963,"uris":["http://zotero.org/users/16770306/items/WX7K7UZB"],"itemData":{"id":963,"type":"article-journal","container-title":"Wilson Bulletin","language":"en","source":"Zotero","title":"Relaying Interval After Nest Failure in Gray Catbirds and Northern Cardinals","volume":"99","author":[{"family":"Scott","given":"David M"},{"family":"Lemon","given":"Robert E"},{"family":"Darley","given":"James A"}],"issued":{"date-parts":[["1987"]]}}}],"schema":"https://github.com/citation-style-language/schema/raw/master/csl-citation.json"} </w:instrText>
      </w:r>
      <w:r w:rsidR="00F70698">
        <w:rPr>
          <w:rFonts w:ascii="Times New Roman" w:eastAsiaTheme="minorEastAsia" w:hAnsi="Times New Roman" w:cs="Times New Roman"/>
          <w:iCs/>
          <w:lang w:val="en-CA"/>
        </w:rPr>
        <w:fldChar w:fldCharType="separate"/>
      </w:r>
      <w:r w:rsidR="00F70698">
        <w:rPr>
          <w:rFonts w:ascii="Times New Roman" w:eastAsiaTheme="minorEastAsia" w:hAnsi="Times New Roman" w:cs="Times New Roman"/>
          <w:iCs/>
          <w:noProof/>
          <w:lang w:val="en-CA"/>
        </w:rPr>
        <w:t>(Scott et al., 1987)</w:t>
      </w:r>
      <w:r w:rsidR="00F70698">
        <w:rPr>
          <w:rFonts w:ascii="Times New Roman" w:eastAsiaTheme="minorEastAsia" w:hAnsi="Times New Roman" w:cs="Times New Roman"/>
          <w:iCs/>
          <w:lang w:val="en-CA"/>
        </w:rPr>
        <w:fldChar w:fldCharType="end"/>
      </w:r>
      <w:r w:rsidR="00374ED5">
        <w:rPr>
          <w:rFonts w:ascii="Times New Roman" w:eastAsiaTheme="minorEastAsia" w:hAnsi="Times New Roman" w:cs="Times New Roman"/>
          <w:iCs/>
          <w:lang w:val="en-CA"/>
        </w:rPr>
        <w:t>.</w:t>
      </w:r>
      <w:r w:rsidR="000C21F4">
        <w:rPr>
          <w:rFonts w:ascii="Times New Roman" w:eastAsiaTheme="minorEastAsia" w:hAnsi="Times New Roman" w:cs="Times New Roman"/>
          <w:iCs/>
          <w:lang w:val="en-CA"/>
        </w:rPr>
        <w:t xml:space="preserve"> </w:t>
      </w:r>
    </w:p>
    <w:p w14:paraId="781B45C1" w14:textId="276AADF7" w:rsidR="00B06A97" w:rsidRDefault="00900215" w:rsidP="00E47890">
      <w:pPr>
        <w:spacing w:line="480" w:lineRule="auto"/>
        <w:ind w:firstLine="720"/>
        <w:jc w:val="both"/>
        <w:rPr>
          <w:rFonts w:ascii="Times New Roman" w:eastAsiaTheme="minorEastAsia" w:hAnsi="Times New Roman" w:cs="Times New Roman"/>
          <w:iCs/>
          <w:lang w:val="en-CA"/>
        </w:rPr>
      </w:pPr>
      <w:r>
        <w:rPr>
          <w:rFonts w:ascii="Times New Roman" w:eastAsiaTheme="minorEastAsia" w:hAnsi="Times New Roman" w:cs="Times New Roman"/>
          <w:iCs/>
          <w:lang w:val="en-CA"/>
        </w:rPr>
        <w:t xml:space="preserve">The initial </w:t>
      </w:r>
      <w:r w:rsidR="009751C5">
        <w:rPr>
          <w:rFonts w:ascii="Times New Roman" w:eastAsiaTheme="minorEastAsia" w:hAnsi="Times New Roman" w:cs="Times New Roman"/>
          <w:iCs/>
          <w:lang w:val="en-CA"/>
        </w:rPr>
        <w:t xml:space="preserve">observation that sparked the development of </w:t>
      </w:r>
      <w:del w:id="688" w:author="Kyle Elliott, Dr" w:date="2025-07-26T08:05:00Z" w16du:dateUtc="2025-07-26T12:05:00Z">
        <w:r w:rsidR="009751C5" w:rsidDel="00E019EB">
          <w:rPr>
            <w:rFonts w:ascii="Times New Roman" w:eastAsiaTheme="minorEastAsia" w:hAnsi="Times New Roman" w:cs="Times New Roman"/>
            <w:iCs/>
            <w:lang w:val="en-CA"/>
          </w:rPr>
          <w:delText>this research project</w:delText>
        </w:r>
      </w:del>
      <w:ins w:id="689" w:author="Kyle Elliott, Dr" w:date="2025-07-26T08:05:00Z" w16du:dateUtc="2025-07-26T12:05:00Z">
        <w:r w:rsidR="00E019EB">
          <w:rPr>
            <w:rFonts w:ascii="Times New Roman" w:eastAsiaTheme="minorEastAsia" w:hAnsi="Times New Roman" w:cs="Times New Roman"/>
            <w:iCs/>
            <w:lang w:val="en-CA"/>
          </w:rPr>
          <w:t>my MSc thesis project</w:t>
        </w:r>
      </w:ins>
      <w:r w:rsidR="009751C5">
        <w:rPr>
          <w:rFonts w:ascii="Times New Roman" w:eastAsiaTheme="minorEastAsia" w:hAnsi="Times New Roman" w:cs="Times New Roman"/>
          <w:iCs/>
          <w:lang w:val="en-CA"/>
        </w:rPr>
        <w:t xml:space="preserve">, </w:t>
      </w:r>
      <w:r w:rsidR="00F74512">
        <w:rPr>
          <w:rFonts w:ascii="Times New Roman" w:eastAsiaTheme="minorEastAsia" w:hAnsi="Times New Roman" w:cs="Times New Roman"/>
          <w:iCs/>
          <w:lang w:val="en-CA"/>
        </w:rPr>
        <w:t xml:space="preserve">was the noticeable “pulse” of </w:t>
      </w:r>
      <w:r w:rsidR="00D02DE1">
        <w:rPr>
          <w:rFonts w:ascii="Times New Roman" w:eastAsiaTheme="minorEastAsia" w:hAnsi="Times New Roman" w:cs="Times New Roman"/>
          <w:iCs/>
          <w:lang w:val="en-CA"/>
        </w:rPr>
        <w:t>northern cardinal</w:t>
      </w:r>
      <w:r w:rsidR="00A00686">
        <w:rPr>
          <w:rFonts w:ascii="Times New Roman" w:eastAsiaTheme="minorEastAsia" w:hAnsi="Times New Roman" w:cs="Times New Roman"/>
          <w:iCs/>
          <w:lang w:val="en-CA"/>
        </w:rPr>
        <w:t>s</w:t>
      </w:r>
      <w:r w:rsidR="00614991">
        <w:rPr>
          <w:rFonts w:ascii="Times New Roman" w:eastAsiaTheme="minorEastAsia" w:hAnsi="Times New Roman" w:cs="Times New Roman"/>
          <w:iCs/>
          <w:lang w:val="en-CA"/>
        </w:rPr>
        <w:t xml:space="preserve"> </w:t>
      </w:r>
      <w:r w:rsidR="00C06935">
        <w:rPr>
          <w:rFonts w:ascii="Times New Roman" w:eastAsiaTheme="minorEastAsia" w:hAnsi="Times New Roman" w:cs="Times New Roman"/>
          <w:iCs/>
          <w:lang w:val="en-CA"/>
        </w:rPr>
        <w:t>banded</w:t>
      </w:r>
      <w:r w:rsidR="00614991">
        <w:rPr>
          <w:rFonts w:ascii="Times New Roman" w:eastAsiaTheme="minorEastAsia" w:hAnsi="Times New Roman" w:cs="Times New Roman"/>
          <w:iCs/>
          <w:lang w:val="en-CA"/>
        </w:rPr>
        <w:t xml:space="preserve"> in late fall at the McGill Bird Observatory</w:t>
      </w:r>
      <w:r w:rsidR="00B731FF">
        <w:rPr>
          <w:rFonts w:ascii="Times New Roman" w:eastAsiaTheme="minorEastAsia" w:hAnsi="Times New Roman" w:cs="Times New Roman"/>
          <w:iCs/>
          <w:lang w:val="en-CA"/>
        </w:rPr>
        <w:t xml:space="preserve">, that is curiously not observed during the spring banding operations. This seemed to indicate that while the cardinals are </w:t>
      </w:r>
      <w:r w:rsidR="004841F3">
        <w:rPr>
          <w:rFonts w:ascii="Times New Roman" w:eastAsiaTheme="minorEastAsia" w:hAnsi="Times New Roman" w:cs="Times New Roman"/>
          <w:iCs/>
          <w:lang w:val="en-CA"/>
        </w:rPr>
        <w:t xml:space="preserve">considered “resident”, they still </w:t>
      </w:r>
      <w:r w:rsidR="00A00686">
        <w:rPr>
          <w:rFonts w:ascii="Times New Roman" w:eastAsiaTheme="minorEastAsia" w:hAnsi="Times New Roman" w:cs="Times New Roman"/>
          <w:iCs/>
          <w:lang w:val="en-CA"/>
        </w:rPr>
        <w:t>exhibit seasonal movement</w:t>
      </w:r>
      <w:r w:rsidR="002A2F6F">
        <w:rPr>
          <w:rFonts w:ascii="Times New Roman" w:eastAsiaTheme="minorEastAsia" w:hAnsi="Times New Roman" w:cs="Times New Roman"/>
          <w:iCs/>
          <w:lang w:val="en-CA"/>
        </w:rPr>
        <w:t>, yet where and how they move around is still not well understood.</w:t>
      </w:r>
    </w:p>
    <w:p w14:paraId="1FF26F94" w14:textId="752D168A" w:rsidR="00421FFE" w:rsidRDefault="00BA1C39" w:rsidP="00421FFE">
      <w:pPr>
        <w:spacing w:line="480" w:lineRule="auto"/>
        <w:ind w:firstLine="720"/>
        <w:jc w:val="both"/>
        <w:rPr>
          <w:rFonts w:ascii="Times New Roman" w:eastAsiaTheme="minorEastAsia" w:hAnsi="Times New Roman" w:cs="Times New Roman"/>
          <w:iCs/>
          <w:lang w:val="en-CA"/>
        </w:rPr>
      </w:pPr>
      <w:r>
        <w:rPr>
          <w:rFonts w:ascii="Times New Roman" w:eastAsiaTheme="minorEastAsia" w:hAnsi="Times New Roman" w:cs="Times New Roman"/>
          <w:iCs/>
          <w:lang w:val="en-CA"/>
        </w:rPr>
        <w:t>T</w:t>
      </w:r>
      <w:r w:rsidR="00D42452">
        <w:rPr>
          <w:rFonts w:ascii="Times New Roman" w:eastAsiaTheme="minorEastAsia" w:hAnsi="Times New Roman" w:cs="Times New Roman"/>
          <w:iCs/>
          <w:lang w:val="en-CA"/>
        </w:rPr>
        <w:t>h</w:t>
      </w:r>
      <w:r>
        <w:rPr>
          <w:rFonts w:ascii="Times New Roman" w:eastAsiaTheme="minorEastAsia" w:hAnsi="Times New Roman" w:cs="Times New Roman"/>
          <w:iCs/>
          <w:lang w:val="en-CA"/>
        </w:rPr>
        <w:t>e th</w:t>
      </w:r>
      <w:r w:rsidR="00D42452">
        <w:rPr>
          <w:rFonts w:ascii="Times New Roman" w:eastAsiaTheme="minorEastAsia" w:hAnsi="Times New Roman" w:cs="Times New Roman"/>
          <w:iCs/>
          <w:lang w:val="en-CA"/>
        </w:rPr>
        <w:t xml:space="preserve">ree study </w:t>
      </w:r>
      <w:r w:rsidR="00D95F04">
        <w:rPr>
          <w:rFonts w:ascii="Times New Roman" w:eastAsiaTheme="minorEastAsia" w:hAnsi="Times New Roman" w:cs="Times New Roman"/>
          <w:iCs/>
          <w:lang w:val="en-CA"/>
        </w:rPr>
        <w:t xml:space="preserve">sites </w:t>
      </w:r>
      <w:r w:rsidR="00D94FB3">
        <w:rPr>
          <w:rFonts w:ascii="Times New Roman" w:eastAsiaTheme="minorEastAsia" w:hAnsi="Times New Roman" w:cs="Times New Roman"/>
          <w:iCs/>
          <w:lang w:val="en-CA"/>
        </w:rPr>
        <w:t xml:space="preserve">in this </w:t>
      </w:r>
      <w:r w:rsidR="00D95F04">
        <w:rPr>
          <w:rFonts w:ascii="Times New Roman" w:eastAsiaTheme="minorEastAsia" w:hAnsi="Times New Roman" w:cs="Times New Roman"/>
          <w:iCs/>
          <w:lang w:val="en-CA"/>
        </w:rPr>
        <w:t xml:space="preserve">project </w:t>
      </w:r>
      <w:r w:rsidR="00D94FB3">
        <w:rPr>
          <w:rFonts w:ascii="Times New Roman" w:eastAsiaTheme="minorEastAsia" w:hAnsi="Times New Roman" w:cs="Times New Roman"/>
          <w:iCs/>
          <w:lang w:val="en-CA"/>
        </w:rPr>
        <w:t xml:space="preserve">are </w:t>
      </w:r>
      <w:r w:rsidR="00D95F04">
        <w:rPr>
          <w:rFonts w:ascii="Times New Roman" w:eastAsiaTheme="minorEastAsia" w:hAnsi="Times New Roman" w:cs="Times New Roman"/>
          <w:iCs/>
          <w:lang w:val="en-CA"/>
        </w:rPr>
        <w:t xml:space="preserve">located on </w:t>
      </w:r>
      <w:r w:rsidR="00D94FB3">
        <w:rPr>
          <w:rFonts w:ascii="Times New Roman" w:eastAsiaTheme="minorEastAsia" w:hAnsi="Times New Roman" w:cs="Times New Roman"/>
          <w:iCs/>
          <w:lang w:val="en-CA"/>
        </w:rPr>
        <w:t xml:space="preserve">the island of Montreal, the second largest city in Canada </w:t>
      </w:r>
      <w:r w:rsidR="00D94FB3">
        <w:rPr>
          <w:rFonts w:ascii="Times New Roman" w:eastAsiaTheme="minorEastAsia" w:hAnsi="Times New Roman" w:cs="Times New Roman"/>
          <w:iCs/>
          <w:lang w:val="en-CA"/>
        </w:rPr>
        <w:fldChar w:fldCharType="begin"/>
      </w:r>
      <w:r w:rsidR="00753797">
        <w:rPr>
          <w:rFonts w:ascii="Times New Roman" w:eastAsiaTheme="minorEastAsia" w:hAnsi="Times New Roman" w:cs="Times New Roman"/>
          <w:iCs/>
          <w:lang w:val="en-CA"/>
        </w:rPr>
        <w:instrText xml:space="preserve"> ADDIN ZOTERO_ITEM CSL_CITATION {"citationID":"5vl3947e","properties":{"formattedCitation":"(Government of Canada, 2022a)","plainCitation":"(Government of Canada, 2022a)","noteIndex":0},"citationItems":[{"id":863,"uris":["http://zotero.org/users/16770306/items/XAHVI5W7"],"itemData":{"id":863,"type":"webpage","abstract":"This profile presents information from the 2021 Census of Population for various levels of geography, including provinces and territories, census metropolitan areas, communities and census tracts. Data are from the 2021 Census of Population and are available according to the major releases of the 2021 Census release dates: February 9, 2022 – Population and dwelling counts; April 27, 2022 – Age, Sex at birth and gender, Type of dwelling; July 13, 2022 – Families, households and marital status, Canadian military experience, Income; August 17, 2022 – Language; September 21, 2022 – Indigenous peoples, Housing; October 26, 2022 – Immigration, place of birth, and citizenship, Ethnocultural and religious diversity, Mobility and migration; November 30, 2022 – Education, Labour, Language of work, Commuting, Instruction in the official minority language.","language":"eng","note":"Last Modified: 2023-11-15","title":"Census Profile, 2021 Census of Population","URL":"https://www12.statcan.gc.ca/census-recensement/2021/dp-pd/prof/index.cfm?Lang=E","author":[{"family":"Government of Canada","given":"Statistics Canada"}],"accessed":{"date-parts":[["2025",5,13]]},"issued":{"date-parts":[["2022",2,9]]}}}],"schema":"https://github.com/citation-style-language/schema/raw/master/csl-citation.json"} </w:instrText>
      </w:r>
      <w:r w:rsidR="00D94FB3">
        <w:rPr>
          <w:rFonts w:ascii="Times New Roman" w:eastAsiaTheme="minorEastAsia" w:hAnsi="Times New Roman" w:cs="Times New Roman"/>
          <w:iCs/>
          <w:lang w:val="en-CA"/>
        </w:rPr>
        <w:fldChar w:fldCharType="separate"/>
      </w:r>
      <w:r w:rsidR="00753797">
        <w:rPr>
          <w:rFonts w:ascii="Times New Roman" w:eastAsiaTheme="minorEastAsia" w:hAnsi="Times New Roman" w:cs="Times New Roman"/>
          <w:iCs/>
          <w:noProof/>
          <w:lang w:val="en-CA"/>
        </w:rPr>
        <w:t>(Government of Canada, 2022a)</w:t>
      </w:r>
      <w:r w:rsidR="00D94FB3">
        <w:rPr>
          <w:rFonts w:ascii="Times New Roman" w:eastAsiaTheme="minorEastAsia" w:hAnsi="Times New Roman" w:cs="Times New Roman"/>
          <w:iCs/>
          <w:lang w:val="en-CA"/>
        </w:rPr>
        <w:fldChar w:fldCharType="end"/>
      </w:r>
      <w:r w:rsidR="00D94FB3">
        <w:rPr>
          <w:rFonts w:ascii="Times New Roman" w:eastAsiaTheme="minorEastAsia" w:hAnsi="Times New Roman" w:cs="Times New Roman"/>
          <w:iCs/>
          <w:lang w:val="en-CA"/>
        </w:rPr>
        <w:t>. The first study site is the McGill Bird Observatory</w:t>
      </w:r>
      <w:r>
        <w:rPr>
          <w:rFonts w:ascii="Times New Roman" w:eastAsiaTheme="minorEastAsia" w:hAnsi="Times New Roman" w:cs="Times New Roman"/>
          <w:iCs/>
          <w:lang w:val="en-CA"/>
        </w:rPr>
        <w:t xml:space="preserve"> (MBO)</w:t>
      </w:r>
      <w:r w:rsidR="00D94FB3">
        <w:rPr>
          <w:rFonts w:ascii="Times New Roman" w:eastAsiaTheme="minorEastAsia" w:hAnsi="Times New Roman" w:cs="Times New Roman"/>
          <w:iCs/>
          <w:lang w:val="en-CA"/>
        </w:rPr>
        <w:t>, a migration monitoring banding station based in Sainte-Anne-de-Bellevue on the western tip of the island</w:t>
      </w:r>
      <w:r w:rsidR="000C4741">
        <w:rPr>
          <w:rFonts w:ascii="Times New Roman" w:eastAsiaTheme="minorEastAsia" w:hAnsi="Times New Roman" w:cs="Times New Roman"/>
          <w:iCs/>
          <w:lang w:val="en-CA"/>
        </w:rPr>
        <w:t xml:space="preserve"> (</w:t>
      </w:r>
      <w:r w:rsidR="005419C4">
        <w:rPr>
          <w:rFonts w:ascii="Times New Roman" w:eastAsiaTheme="minorEastAsia" w:hAnsi="Times New Roman" w:cs="Times New Roman"/>
          <w:iCs/>
          <w:lang w:val="en-CA"/>
        </w:rPr>
        <w:t>45.43˚N, 73.94˚W</w:t>
      </w:r>
      <w:del w:id="690" w:author="Kyle Elliott, Dr" w:date="2025-07-26T08:06:00Z" w16du:dateUtc="2025-07-26T12:06:00Z">
        <w:r w:rsidR="005419C4" w:rsidDel="00E019EB">
          <w:rPr>
            <w:rFonts w:ascii="Times New Roman" w:eastAsiaTheme="minorEastAsia" w:hAnsi="Times New Roman" w:cs="Times New Roman"/>
            <w:iCs/>
            <w:lang w:val="en-CA"/>
          </w:rPr>
          <w:delText>)</w:delText>
        </w:r>
        <w:r w:rsidR="00D94FB3" w:rsidDel="00E019EB">
          <w:rPr>
            <w:rFonts w:ascii="Times New Roman" w:eastAsiaTheme="minorEastAsia" w:hAnsi="Times New Roman" w:cs="Times New Roman"/>
            <w:iCs/>
            <w:lang w:val="en-CA"/>
          </w:rPr>
          <w:delText xml:space="preserve">, </w:delText>
        </w:r>
      </w:del>
      <w:ins w:id="691" w:author="Kyle Elliott, Dr" w:date="2025-07-26T08:06:00Z" w16du:dateUtc="2025-07-26T12:06:00Z">
        <w:r w:rsidR="00E019EB">
          <w:rPr>
            <w:rFonts w:ascii="Times New Roman" w:eastAsiaTheme="minorEastAsia" w:hAnsi="Times New Roman" w:cs="Times New Roman"/>
            <w:iCs/>
            <w:lang w:val="en-CA"/>
          </w:rPr>
          <w:t>). MBO occurs on</w:t>
        </w:r>
      </w:ins>
      <w:del w:id="692" w:author="Kyle Elliott, Dr" w:date="2025-07-26T08:06:00Z" w16du:dateUtc="2025-07-26T12:06:00Z">
        <w:r w:rsidR="00D94FB3" w:rsidDel="00E019EB">
          <w:rPr>
            <w:rFonts w:ascii="Times New Roman" w:eastAsiaTheme="minorEastAsia" w:hAnsi="Times New Roman" w:cs="Times New Roman"/>
            <w:iCs/>
            <w:lang w:val="en-CA"/>
          </w:rPr>
          <w:delText>more specifically in</w:delText>
        </w:r>
      </w:del>
      <w:r w:rsidR="00D94FB3">
        <w:rPr>
          <w:rFonts w:ascii="Times New Roman" w:eastAsiaTheme="minorEastAsia" w:hAnsi="Times New Roman" w:cs="Times New Roman"/>
          <w:iCs/>
          <w:lang w:val="en-CA"/>
        </w:rPr>
        <w:t xml:space="preserve"> the </w:t>
      </w:r>
      <w:proofErr w:type="spellStart"/>
      <w:r w:rsidR="00D94FB3">
        <w:rPr>
          <w:rFonts w:ascii="Times New Roman" w:eastAsiaTheme="minorEastAsia" w:hAnsi="Times New Roman" w:cs="Times New Roman"/>
          <w:iCs/>
          <w:lang w:val="en-CA"/>
        </w:rPr>
        <w:t>Stoneycroft</w:t>
      </w:r>
      <w:proofErr w:type="spellEnd"/>
      <w:r w:rsidR="00634598">
        <w:rPr>
          <w:rFonts w:ascii="Times New Roman" w:eastAsiaTheme="minorEastAsia" w:hAnsi="Times New Roman" w:cs="Times New Roman"/>
          <w:iCs/>
          <w:lang w:val="en-CA"/>
        </w:rPr>
        <w:t xml:space="preserve"> </w:t>
      </w:r>
      <w:r w:rsidR="00634598">
        <w:rPr>
          <w:rFonts w:ascii="Times New Roman" w:eastAsiaTheme="minorEastAsia" w:hAnsi="Times New Roman" w:cs="Times New Roman"/>
          <w:iCs/>
          <w:lang w:val="en-CA"/>
        </w:rPr>
        <w:lastRenderedPageBreak/>
        <w:t xml:space="preserve">Wildlife Area, part of the </w:t>
      </w:r>
      <w:del w:id="693" w:author="Kyle Elliott, Dr" w:date="2025-07-26T08:06:00Z" w16du:dateUtc="2025-07-26T12:06:00Z">
        <w:r w:rsidR="00634598" w:rsidDel="00E019EB">
          <w:rPr>
            <w:rFonts w:ascii="Times New Roman" w:eastAsiaTheme="minorEastAsia" w:hAnsi="Times New Roman" w:cs="Times New Roman"/>
            <w:iCs/>
            <w:lang w:val="en-CA"/>
          </w:rPr>
          <w:delText xml:space="preserve">MacDonald </w:delText>
        </w:r>
      </w:del>
      <w:ins w:id="694" w:author="Kyle Elliott, Dr" w:date="2025-07-26T08:06:00Z" w16du:dateUtc="2025-07-26T12:06:00Z">
        <w:r w:rsidR="00E019EB">
          <w:rPr>
            <w:rFonts w:ascii="Times New Roman" w:eastAsiaTheme="minorEastAsia" w:hAnsi="Times New Roman" w:cs="Times New Roman"/>
            <w:iCs/>
            <w:lang w:val="en-CA"/>
          </w:rPr>
          <w:t xml:space="preserve">Macdonald </w:t>
        </w:r>
      </w:ins>
      <w:r w:rsidR="00634598">
        <w:rPr>
          <w:rFonts w:ascii="Times New Roman" w:eastAsiaTheme="minorEastAsia" w:hAnsi="Times New Roman" w:cs="Times New Roman"/>
          <w:iCs/>
          <w:lang w:val="en-CA"/>
        </w:rPr>
        <w:t xml:space="preserve">campus at McGill University </w:t>
      </w:r>
      <w:r w:rsidR="00634598">
        <w:rPr>
          <w:rFonts w:ascii="Times New Roman" w:eastAsiaTheme="minorEastAsia" w:hAnsi="Times New Roman" w:cs="Times New Roman"/>
          <w:iCs/>
          <w:lang w:val="en-CA"/>
        </w:rPr>
        <w:fldChar w:fldCharType="begin"/>
      </w:r>
      <w:r w:rsidR="00634598">
        <w:rPr>
          <w:rFonts w:ascii="Times New Roman" w:eastAsiaTheme="minorEastAsia" w:hAnsi="Times New Roman" w:cs="Times New Roman"/>
          <w:iCs/>
          <w:lang w:val="en-CA"/>
        </w:rPr>
        <w:instrText xml:space="preserve"> ADDIN ZOTERO_ITEM CSL_CITATION {"citationID":"1ng8REXw","properties":{"formattedCitation":"(Gahbauer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634598">
        <w:rPr>
          <w:rFonts w:ascii="Times New Roman" w:eastAsiaTheme="minorEastAsia" w:hAnsi="Times New Roman" w:cs="Times New Roman"/>
          <w:iCs/>
          <w:lang w:val="en-CA"/>
        </w:rPr>
        <w:fldChar w:fldCharType="separate"/>
      </w:r>
      <w:r w:rsidR="00634598">
        <w:rPr>
          <w:rFonts w:ascii="Times New Roman" w:eastAsiaTheme="minorEastAsia" w:hAnsi="Times New Roman" w:cs="Times New Roman"/>
          <w:iCs/>
          <w:noProof/>
          <w:lang w:val="en-CA"/>
        </w:rPr>
        <w:t>(Gahbauer et al., 2015)</w:t>
      </w:r>
      <w:r w:rsidR="00634598">
        <w:rPr>
          <w:rFonts w:ascii="Times New Roman" w:eastAsiaTheme="minorEastAsia" w:hAnsi="Times New Roman" w:cs="Times New Roman"/>
          <w:iCs/>
          <w:lang w:val="en-CA"/>
        </w:rPr>
        <w:fldChar w:fldCharType="end"/>
      </w:r>
      <w:r w:rsidR="00634598">
        <w:rPr>
          <w:rFonts w:ascii="Times New Roman" w:eastAsiaTheme="minorEastAsia" w:hAnsi="Times New Roman" w:cs="Times New Roman"/>
          <w:iCs/>
          <w:lang w:val="en-CA"/>
        </w:rPr>
        <w:t>.</w:t>
      </w:r>
      <w:r w:rsidR="005419C4">
        <w:rPr>
          <w:rFonts w:ascii="Times New Roman" w:eastAsiaTheme="minorEastAsia" w:hAnsi="Times New Roman" w:cs="Times New Roman"/>
          <w:iCs/>
          <w:lang w:val="en-CA"/>
        </w:rPr>
        <w:t xml:space="preserve"> </w:t>
      </w:r>
      <w:r>
        <w:rPr>
          <w:rFonts w:ascii="Times New Roman" w:eastAsiaTheme="minorEastAsia" w:hAnsi="Times New Roman" w:cs="Times New Roman"/>
          <w:iCs/>
          <w:lang w:val="en-CA"/>
        </w:rPr>
        <w:t xml:space="preserve">MBO </w:t>
      </w:r>
      <w:r w:rsidR="005419C4">
        <w:rPr>
          <w:rFonts w:ascii="Times New Roman" w:eastAsiaTheme="minorEastAsia" w:hAnsi="Times New Roman" w:cs="Times New Roman"/>
          <w:iCs/>
          <w:lang w:val="en-CA"/>
        </w:rPr>
        <w:t xml:space="preserve">was founded in 2004 by graduate students at McGill University and is now operated by the Migration Research Foundation (MRF) </w:t>
      </w:r>
      <w:r w:rsidR="005419C4">
        <w:rPr>
          <w:rFonts w:ascii="Times New Roman" w:eastAsiaTheme="minorEastAsia" w:hAnsi="Times New Roman" w:cs="Times New Roman"/>
          <w:iCs/>
          <w:lang w:val="en-CA"/>
        </w:rPr>
        <w:fldChar w:fldCharType="begin"/>
      </w:r>
      <w:r w:rsidR="005419C4">
        <w:rPr>
          <w:rFonts w:ascii="Times New Roman" w:eastAsiaTheme="minorEastAsia" w:hAnsi="Times New Roman" w:cs="Times New Roman"/>
          <w:iCs/>
          <w:lang w:val="en-CA"/>
        </w:rPr>
        <w:instrText xml:space="preserve"> ADDIN ZOTERO_ITEM CSL_CITATION {"citationID":"mUfp5rw6","properties":{"formattedCitation":"(Gahbauer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5419C4">
        <w:rPr>
          <w:rFonts w:ascii="Times New Roman" w:eastAsiaTheme="minorEastAsia" w:hAnsi="Times New Roman" w:cs="Times New Roman"/>
          <w:iCs/>
          <w:lang w:val="en-CA"/>
        </w:rPr>
        <w:fldChar w:fldCharType="separate"/>
      </w:r>
      <w:r w:rsidR="005419C4">
        <w:rPr>
          <w:rFonts w:ascii="Times New Roman" w:eastAsiaTheme="minorEastAsia" w:hAnsi="Times New Roman" w:cs="Times New Roman"/>
          <w:iCs/>
          <w:noProof/>
          <w:lang w:val="en-CA"/>
        </w:rPr>
        <w:t>(Gahbauer et al., 2015)</w:t>
      </w:r>
      <w:r w:rsidR="005419C4">
        <w:rPr>
          <w:rFonts w:ascii="Times New Roman" w:eastAsiaTheme="minorEastAsia" w:hAnsi="Times New Roman" w:cs="Times New Roman"/>
          <w:iCs/>
          <w:lang w:val="en-CA"/>
        </w:rPr>
        <w:fldChar w:fldCharType="end"/>
      </w:r>
      <w:r w:rsidR="006C3A23">
        <w:rPr>
          <w:rFonts w:ascii="Times New Roman" w:eastAsiaTheme="minorEastAsia" w:hAnsi="Times New Roman" w:cs="Times New Roman"/>
          <w:iCs/>
          <w:lang w:val="en-CA"/>
        </w:rPr>
        <w:t xml:space="preserve">. This banding station is the only one </w:t>
      </w:r>
      <w:r w:rsidR="00D00BDC">
        <w:rPr>
          <w:rFonts w:ascii="Times New Roman" w:eastAsiaTheme="minorEastAsia" w:hAnsi="Times New Roman" w:cs="Times New Roman"/>
          <w:iCs/>
          <w:lang w:val="en-CA"/>
        </w:rPr>
        <w:t xml:space="preserve">active in southwestern Quebec and also serves </w:t>
      </w:r>
      <w:r w:rsidR="00870910">
        <w:rPr>
          <w:rFonts w:ascii="Times New Roman" w:eastAsiaTheme="minorEastAsia" w:hAnsi="Times New Roman" w:cs="Times New Roman"/>
          <w:iCs/>
          <w:lang w:val="en-CA"/>
        </w:rPr>
        <w:t xml:space="preserve">as </w:t>
      </w:r>
      <w:r w:rsidR="00D00BDC">
        <w:rPr>
          <w:rFonts w:ascii="Times New Roman" w:eastAsiaTheme="minorEastAsia" w:hAnsi="Times New Roman" w:cs="Times New Roman"/>
          <w:iCs/>
          <w:lang w:val="en-CA"/>
        </w:rPr>
        <w:t>a training facility for students who wish to enhance their skills in field ornithology</w:t>
      </w:r>
      <w:r w:rsidR="001C6D9A">
        <w:rPr>
          <w:rFonts w:ascii="Times New Roman" w:eastAsiaTheme="minorEastAsia" w:hAnsi="Times New Roman" w:cs="Times New Roman"/>
          <w:iCs/>
          <w:lang w:val="en-CA"/>
        </w:rPr>
        <w:t xml:space="preserve"> </w:t>
      </w:r>
      <w:r w:rsidR="001C6D9A">
        <w:rPr>
          <w:rFonts w:ascii="Times New Roman" w:eastAsiaTheme="minorEastAsia" w:hAnsi="Times New Roman" w:cs="Times New Roman"/>
          <w:iCs/>
          <w:lang w:val="en-CA"/>
        </w:rPr>
        <w:fldChar w:fldCharType="begin"/>
      </w:r>
      <w:r w:rsidR="001C6D9A">
        <w:rPr>
          <w:rFonts w:ascii="Times New Roman" w:eastAsiaTheme="minorEastAsia" w:hAnsi="Times New Roman" w:cs="Times New Roman"/>
          <w:iCs/>
          <w:lang w:val="en-CA"/>
        </w:rPr>
        <w:instrText xml:space="preserve"> ADDIN ZOTERO_ITEM CSL_CITATION {"citationID":"yI1XmRet","properties":{"formattedCitation":"(Gahbauer et al., 2015)","plainCitation":"(Gahbauer et al., 2015)","noteIndex":0},"citationItems":[{"id":866,"uris":["http://zotero.org/users/16770306/items/F74JDSAF"],"itemData":{"id":866,"type":"article-journal","language":"en","source":"Zotero","title":"McGill Bird Observatory Annual Program Report 2014","author":[{"family":"Gahbauer","given":"Marcel A"},{"family":"Duval","given":"Simon"},{"family":"Davey","given":"David"}],"issued":{"date-parts":[["2015"]]}}}],"schema":"https://github.com/citation-style-language/schema/raw/master/csl-citation.json"} </w:instrText>
      </w:r>
      <w:r w:rsidR="001C6D9A">
        <w:rPr>
          <w:rFonts w:ascii="Times New Roman" w:eastAsiaTheme="minorEastAsia" w:hAnsi="Times New Roman" w:cs="Times New Roman"/>
          <w:iCs/>
          <w:lang w:val="en-CA"/>
        </w:rPr>
        <w:fldChar w:fldCharType="separate"/>
      </w:r>
      <w:r w:rsidR="001C6D9A">
        <w:rPr>
          <w:rFonts w:ascii="Times New Roman" w:eastAsiaTheme="minorEastAsia" w:hAnsi="Times New Roman" w:cs="Times New Roman"/>
          <w:iCs/>
          <w:noProof/>
          <w:lang w:val="en-CA"/>
        </w:rPr>
        <w:t>(Gahbauer et al., 2015)</w:t>
      </w:r>
      <w:r w:rsidR="001C6D9A">
        <w:rPr>
          <w:rFonts w:ascii="Times New Roman" w:eastAsiaTheme="minorEastAsia" w:hAnsi="Times New Roman" w:cs="Times New Roman"/>
          <w:iCs/>
          <w:lang w:val="en-CA"/>
        </w:rPr>
        <w:fldChar w:fldCharType="end"/>
      </w:r>
      <w:r w:rsidR="001C6D9A">
        <w:rPr>
          <w:rFonts w:ascii="Times New Roman" w:eastAsiaTheme="minorEastAsia" w:hAnsi="Times New Roman" w:cs="Times New Roman"/>
          <w:iCs/>
          <w:lang w:val="en-CA"/>
        </w:rPr>
        <w:t>.</w:t>
      </w:r>
      <w:r w:rsidR="00870910">
        <w:rPr>
          <w:rFonts w:ascii="Times New Roman" w:eastAsiaTheme="minorEastAsia" w:hAnsi="Times New Roman" w:cs="Times New Roman"/>
          <w:iCs/>
          <w:lang w:val="en-CA"/>
        </w:rPr>
        <w:t xml:space="preserve"> The area covered by MBO is mainly composed of mature and immature forest, wetlands and agricultural fields </w:t>
      </w:r>
      <w:r w:rsidR="00870910">
        <w:rPr>
          <w:rFonts w:ascii="Times New Roman" w:eastAsiaTheme="minorEastAsia" w:hAnsi="Times New Roman" w:cs="Times New Roman"/>
          <w:iCs/>
          <w:lang w:val="en-CA"/>
        </w:rPr>
        <w:fldChar w:fldCharType="begin"/>
      </w:r>
      <w:r w:rsidR="00870910">
        <w:rPr>
          <w:rFonts w:ascii="Times New Roman" w:eastAsiaTheme="minorEastAsia" w:hAnsi="Times New Roman" w:cs="Times New Roman"/>
          <w:iCs/>
          <w:lang w:val="en-CA"/>
        </w:rPr>
        <w:instrText xml:space="preserve"> ADDIN ZOTERO_ITEM CSL_CITATION {"citationID":"s4MQiECl","properties":{"formattedCitation":"(Poirier et al., 2024)","plainCitation":"(Poirier et al., 2024)","noteIndex":0},"citationItems":[{"id":820,"uris":["http://zotero.org/users/16770306/items/BNPS9ZQ2"],"itemData":{"id":820,"type":"article-journal","abstract":"Cities are significant barriers for migrating birds, but providing suitable greenspaces for stopovers can mitigate urban impacts. City planning for greenspaces often focusses on forests as parks, yet brushy edges and other successional habitats may be equally important especially for songbirds who spend weeks at stopovers in cities to moult their feathers (‘moult migrants’). To investigate the role of peri-urban landscapes on moult migrants, we captured 48 moulting and 41 post-moult migrating Swainson’s thrushes (Catharus ustulatus) within a large (3000 ha) urban park in Montreal, Canada. Each bird was randomly translocated to one of eight sites of varying habitat type and tracked using radiotelemetry. We compared the time spent at each translocation site with habitat characteristics, expecting birds to spend more time in areas with high food availability and concealment from predators. Migrating thrushes spent </w:instrText>
      </w:r>
      <w:r w:rsidR="00870910">
        <w:rPr>
          <w:rFonts w:ascii="Cambria Math" w:eastAsiaTheme="minorEastAsia" w:hAnsi="Cambria Math" w:cs="Cambria Math"/>
          <w:iCs/>
          <w:lang w:val="en-CA"/>
        </w:rPr>
        <w:instrText>∼</w:instrText>
      </w:r>
      <w:r w:rsidR="00870910">
        <w:rPr>
          <w:rFonts w:ascii="Times New Roman" w:eastAsiaTheme="minorEastAsia" w:hAnsi="Times New Roman" w:cs="Times New Roman"/>
          <w:iCs/>
          <w:lang w:val="en-CA"/>
        </w:rPr>
        <w:instrText xml:space="preserve">4 times as much time in dense forest margins than in fields and mature forests. Berry-producing shrubs that we identified as food for thrushes (by DNA-barcoding of their feces) best characterized those margins. Stopover home ranges were much smaller than the size of the park (50% core range: 10.6 ± 17.2 ha). This highlights the importance of urban greenspaces with dense forest margins during a vulnerable time for Swainson’s Thrushes, and the conservation implications of maintaining these lower-valued greenspaces. Given that city parks are often lacking understory growth, we recommend keeping shrubby patches for migrating birds.","container-title":"Journal for Nature Conservation","DOI":"10.1016/j.jnc.2023.126539","ISSN":"1617-1381","journalAbbreviation":"Journal for Nature Conservation","page":"126539","source":"ScienceDirect","title":"Peri-urban forest margins are important stopover sites for moult-migrating songbirds","volume":"77","author":[{"family":"Poirier","given":"Vanessa"},{"family":"Elliott","given":"Kyle H."},{"family":"Frei","given":"Barbara"}],"issued":{"date-parts":[["2024",1,1]]}}}],"schema":"https://github.com/citation-style-language/schema/raw/master/csl-citation.json"} </w:instrText>
      </w:r>
      <w:r w:rsidR="00870910">
        <w:rPr>
          <w:rFonts w:ascii="Times New Roman" w:eastAsiaTheme="minorEastAsia" w:hAnsi="Times New Roman" w:cs="Times New Roman"/>
          <w:iCs/>
          <w:lang w:val="en-CA"/>
        </w:rPr>
        <w:fldChar w:fldCharType="separate"/>
      </w:r>
      <w:r w:rsidR="00870910">
        <w:rPr>
          <w:rFonts w:ascii="Times New Roman" w:eastAsiaTheme="minorEastAsia" w:hAnsi="Times New Roman" w:cs="Times New Roman"/>
          <w:iCs/>
          <w:noProof/>
          <w:lang w:val="en-CA"/>
        </w:rPr>
        <w:t>(Poirier et al., 2024)</w:t>
      </w:r>
      <w:r w:rsidR="00870910">
        <w:rPr>
          <w:rFonts w:ascii="Times New Roman" w:eastAsiaTheme="minorEastAsia" w:hAnsi="Times New Roman" w:cs="Times New Roman"/>
          <w:iCs/>
          <w:lang w:val="en-CA"/>
        </w:rPr>
        <w:fldChar w:fldCharType="end"/>
      </w:r>
      <w:r w:rsidR="00870910">
        <w:rPr>
          <w:rFonts w:ascii="Times New Roman" w:eastAsiaTheme="minorEastAsia" w:hAnsi="Times New Roman" w:cs="Times New Roman"/>
          <w:iCs/>
          <w:lang w:val="en-CA"/>
        </w:rPr>
        <w:t xml:space="preserve">. This study site serves as </w:t>
      </w:r>
      <w:r w:rsidR="00864876">
        <w:rPr>
          <w:rFonts w:ascii="Times New Roman" w:eastAsiaTheme="minorEastAsia" w:hAnsi="Times New Roman" w:cs="Times New Roman"/>
          <w:iCs/>
          <w:lang w:val="en-CA"/>
        </w:rPr>
        <w:t xml:space="preserve">a control location with minimal human presence. The second location used in this research is the Baie </w:t>
      </w:r>
      <w:proofErr w:type="spellStart"/>
      <w:r w:rsidR="00864876">
        <w:rPr>
          <w:rFonts w:ascii="Times New Roman" w:eastAsiaTheme="minorEastAsia" w:hAnsi="Times New Roman" w:cs="Times New Roman"/>
          <w:iCs/>
          <w:lang w:val="en-CA"/>
        </w:rPr>
        <w:t>d’Urfé</w:t>
      </w:r>
      <w:proofErr w:type="spellEnd"/>
      <w:r w:rsidR="00864876">
        <w:rPr>
          <w:rFonts w:ascii="Times New Roman" w:eastAsiaTheme="minorEastAsia" w:hAnsi="Times New Roman" w:cs="Times New Roman"/>
          <w:iCs/>
          <w:lang w:val="en-CA"/>
        </w:rPr>
        <w:t xml:space="preserve"> residential area, next to the </w:t>
      </w:r>
      <w:del w:id="695" w:author="Kyle Elliott, Dr" w:date="2025-07-26T08:06:00Z" w16du:dateUtc="2025-07-26T12:06:00Z">
        <w:r w:rsidR="00864876" w:rsidDel="00E019EB">
          <w:rPr>
            <w:rFonts w:ascii="Times New Roman" w:eastAsiaTheme="minorEastAsia" w:hAnsi="Times New Roman" w:cs="Times New Roman"/>
            <w:iCs/>
            <w:lang w:val="en-CA"/>
          </w:rPr>
          <w:delText xml:space="preserve">MacDonald </w:delText>
        </w:r>
      </w:del>
      <w:ins w:id="696" w:author="Kyle Elliott, Dr" w:date="2025-07-26T08:06:00Z" w16du:dateUtc="2025-07-26T12:06:00Z">
        <w:r w:rsidR="00E019EB">
          <w:rPr>
            <w:rFonts w:ascii="Times New Roman" w:eastAsiaTheme="minorEastAsia" w:hAnsi="Times New Roman" w:cs="Times New Roman"/>
            <w:iCs/>
            <w:lang w:val="en-CA"/>
          </w:rPr>
          <w:t xml:space="preserve">Macdonald </w:t>
        </w:r>
      </w:ins>
      <w:r w:rsidR="00864876">
        <w:rPr>
          <w:rFonts w:ascii="Times New Roman" w:eastAsiaTheme="minorEastAsia" w:hAnsi="Times New Roman" w:cs="Times New Roman"/>
          <w:iCs/>
          <w:lang w:val="en-CA"/>
        </w:rPr>
        <w:t>campus of McGill University. It’s located south of MBO near the Saint-Lawrence River (45.41˚N, 73.92˚W).</w:t>
      </w:r>
      <w:r w:rsidR="00D76F4F">
        <w:rPr>
          <w:rFonts w:ascii="Times New Roman" w:eastAsiaTheme="minorEastAsia" w:hAnsi="Times New Roman" w:cs="Times New Roman"/>
          <w:iCs/>
          <w:lang w:val="en-CA"/>
        </w:rPr>
        <w:t xml:space="preserve"> This area was selected as an intermediate urbanized location, as human presence is more pronounced compared to MBO, while remaining one of the </w:t>
      </w:r>
      <w:ins w:id="697" w:author="Kyle Elliott, Dr" w:date="2025-07-26T08:06:00Z" w16du:dateUtc="2025-07-26T12:06:00Z">
        <w:r w:rsidR="00E019EB">
          <w:rPr>
            <w:rFonts w:ascii="Times New Roman" w:eastAsiaTheme="minorEastAsia" w:hAnsi="Times New Roman" w:cs="Times New Roman"/>
            <w:iCs/>
            <w:lang w:val="en-CA"/>
          </w:rPr>
          <w:t>“</w:t>
        </w:r>
      </w:ins>
      <w:r w:rsidR="00D76F4F">
        <w:rPr>
          <w:rFonts w:ascii="Times New Roman" w:eastAsiaTheme="minorEastAsia" w:hAnsi="Times New Roman" w:cs="Times New Roman"/>
          <w:iCs/>
          <w:lang w:val="en-CA"/>
        </w:rPr>
        <w:t>greenest</w:t>
      </w:r>
      <w:ins w:id="698" w:author="Kyle Elliott, Dr" w:date="2025-07-26T08:06:00Z" w16du:dateUtc="2025-07-26T12:06:00Z">
        <w:r w:rsidR="00E019EB">
          <w:rPr>
            <w:rFonts w:ascii="Times New Roman" w:eastAsiaTheme="minorEastAsia" w:hAnsi="Times New Roman" w:cs="Times New Roman"/>
            <w:iCs/>
            <w:lang w:val="en-CA"/>
          </w:rPr>
          <w:t>”</w:t>
        </w:r>
      </w:ins>
      <w:r w:rsidR="00D76F4F">
        <w:rPr>
          <w:rFonts w:ascii="Times New Roman" w:eastAsiaTheme="minorEastAsia" w:hAnsi="Times New Roman" w:cs="Times New Roman"/>
          <w:iCs/>
          <w:lang w:val="en-CA"/>
        </w:rPr>
        <w:t xml:space="preserve"> neighbourhoods of Montreal.</w:t>
      </w:r>
      <w:r w:rsidR="00E276BB">
        <w:rPr>
          <w:rFonts w:ascii="Times New Roman" w:eastAsiaTheme="minorEastAsia" w:hAnsi="Times New Roman" w:cs="Times New Roman"/>
          <w:iCs/>
          <w:lang w:val="en-CA"/>
        </w:rPr>
        <w:t xml:space="preserve"> The final study site selected for this project is situated in Notre-Dame-de-Grâce, close to the Concordia University Loyola campus (45.46˚N, 73.64˚W). This site serves as the most urbanized location out of the three sites selected, with a higher average population </w:t>
      </w:r>
      <w:commentRangeStart w:id="699"/>
      <w:r w:rsidR="00E276BB">
        <w:rPr>
          <w:rFonts w:ascii="Times New Roman" w:eastAsiaTheme="minorEastAsia" w:hAnsi="Times New Roman" w:cs="Times New Roman"/>
          <w:iCs/>
          <w:lang w:val="en-CA"/>
        </w:rPr>
        <w:t>density</w:t>
      </w:r>
      <w:commentRangeEnd w:id="699"/>
      <w:r>
        <w:rPr>
          <w:rStyle w:val="CommentReference"/>
        </w:rPr>
        <w:commentReference w:id="699"/>
      </w:r>
      <w:r w:rsidR="00E276BB">
        <w:rPr>
          <w:rFonts w:ascii="Times New Roman" w:eastAsiaTheme="minorEastAsia" w:hAnsi="Times New Roman" w:cs="Times New Roman"/>
          <w:iCs/>
          <w:lang w:val="en-CA"/>
        </w:rPr>
        <w:t xml:space="preserve">. </w:t>
      </w:r>
      <w:r w:rsidR="007D7CDD">
        <w:rPr>
          <w:rFonts w:ascii="Times New Roman" w:eastAsiaTheme="minorEastAsia" w:hAnsi="Times New Roman" w:cs="Times New Roman"/>
          <w:iCs/>
          <w:lang w:val="en-CA"/>
        </w:rPr>
        <w:t>This study was in part funded by the Environmental Damages Fund (EDF), which</w:t>
      </w:r>
      <w:r w:rsidR="00313F0F">
        <w:rPr>
          <w:rFonts w:ascii="Times New Roman" w:eastAsiaTheme="minorEastAsia" w:hAnsi="Times New Roman" w:cs="Times New Roman"/>
          <w:iCs/>
          <w:lang w:val="en-CA"/>
        </w:rPr>
        <w:t xml:space="preserve"> is a Government of Canada program</w:t>
      </w:r>
      <w:r w:rsidR="00B21CBE">
        <w:rPr>
          <w:rFonts w:ascii="Times New Roman" w:eastAsiaTheme="minorEastAsia" w:hAnsi="Times New Roman" w:cs="Times New Roman"/>
          <w:iCs/>
          <w:lang w:val="en-CA"/>
        </w:rPr>
        <w:t xml:space="preserve"> </w:t>
      </w:r>
      <w:r w:rsidR="00B21CBE">
        <w:rPr>
          <w:rFonts w:ascii="Times New Roman" w:eastAsiaTheme="minorEastAsia" w:hAnsi="Times New Roman" w:cs="Times New Roman"/>
          <w:iCs/>
          <w:lang w:val="en-CA"/>
        </w:rPr>
        <w:fldChar w:fldCharType="begin"/>
      </w:r>
      <w:r w:rsidR="0034601F">
        <w:rPr>
          <w:rFonts w:ascii="Times New Roman" w:eastAsiaTheme="minorEastAsia" w:hAnsi="Times New Roman" w:cs="Times New Roman"/>
          <w:iCs/>
          <w:lang w:val="en-CA"/>
        </w:rPr>
        <w:instrText xml:space="preserve"> ADDIN ZOTERO_ITEM CSL_CITATION {"citationID":"FZh6J1sJ","properties":{"formattedCitation":"(Government of Canada, 2018)","plainCitation":"(Government of Canada, 2018)","noteIndex":0},"citationItems":[{"id":964,"uris":["http://zotero.org/users/16770306/items/6H3EH7LX"],"itemData":{"id":964,"type":"webpage","abstract":"The Environmental Damages Fund (EDF) is a national funding program. EDF helps ensure that those who harm the environment are held responsible for their actions. The fund receives money from the legal system and funds projects that benefit Canada’s natural environment.","language":"eng","note":"Last Modified: 2025-05-30","title":"Environmental Damages Fund","URL":"https://www.canada.ca/en/environment-climate-change/services/environmental-funding/programs/environmental-damages-fund.html","author":[{"family":"Government of Canada","given":""}],"accessed":{"date-parts":[["2025",7,11]]},"issued":{"date-parts":[["2018",11,15]]}}}],"schema":"https://github.com/citation-style-language/schema/raw/master/csl-citation.json"} </w:instrText>
      </w:r>
      <w:r w:rsidR="00B21CBE">
        <w:rPr>
          <w:rFonts w:ascii="Times New Roman" w:eastAsiaTheme="minorEastAsia" w:hAnsi="Times New Roman" w:cs="Times New Roman"/>
          <w:iCs/>
          <w:lang w:val="en-CA"/>
        </w:rPr>
        <w:fldChar w:fldCharType="separate"/>
      </w:r>
      <w:r w:rsidR="0034601F">
        <w:rPr>
          <w:rFonts w:ascii="Times New Roman" w:eastAsiaTheme="minorEastAsia" w:hAnsi="Times New Roman" w:cs="Times New Roman"/>
          <w:iCs/>
          <w:noProof/>
          <w:lang w:val="en-CA"/>
        </w:rPr>
        <w:t>(Government of Canada, 2018)</w:t>
      </w:r>
      <w:r w:rsidR="00B21CBE">
        <w:rPr>
          <w:rFonts w:ascii="Times New Roman" w:eastAsiaTheme="minorEastAsia" w:hAnsi="Times New Roman" w:cs="Times New Roman"/>
          <w:iCs/>
          <w:lang w:val="en-CA"/>
        </w:rPr>
        <w:fldChar w:fldCharType="end"/>
      </w:r>
      <w:r w:rsidR="00313F0F">
        <w:rPr>
          <w:rFonts w:ascii="Times New Roman" w:eastAsiaTheme="minorEastAsia" w:hAnsi="Times New Roman" w:cs="Times New Roman"/>
          <w:iCs/>
          <w:lang w:val="en-CA"/>
        </w:rPr>
        <w:t>. The EDF receives money from fines, penalties and court orders for environmental violations, and the goal is to use this money to support projects (such as this one)</w:t>
      </w:r>
      <w:r w:rsidR="00B21CBE">
        <w:rPr>
          <w:rFonts w:ascii="Times New Roman" w:eastAsiaTheme="minorEastAsia" w:hAnsi="Times New Roman" w:cs="Times New Roman"/>
          <w:iCs/>
          <w:lang w:val="en-CA"/>
        </w:rPr>
        <w:t xml:space="preserve"> that benefit Canada’s natural environment </w:t>
      </w:r>
      <w:r w:rsidR="00B21CBE">
        <w:rPr>
          <w:rFonts w:ascii="Times New Roman" w:eastAsiaTheme="minorEastAsia" w:hAnsi="Times New Roman" w:cs="Times New Roman"/>
          <w:iCs/>
          <w:lang w:val="en-CA"/>
        </w:rPr>
        <w:fldChar w:fldCharType="begin"/>
      </w:r>
      <w:r w:rsidR="0034601F">
        <w:rPr>
          <w:rFonts w:ascii="Times New Roman" w:eastAsiaTheme="minorEastAsia" w:hAnsi="Times New Roman" w:cs="Times New Roman"/>
          <w:iCs/>
          <w:lang w:val="en-CA"/>
        </w:rPr>
        <w:instrText xml:space="preserve"> ADDIN ZOTERO_ITEM CSL_CITATION {"citationID":"2K0wBo2g","properties":{"formattedCitation":"(Government of Canada, 2018)","plainCitation":"(Government of Canada, 2018)","noteIndex":0},"citationItems":[{"id":964,"uris":["http://zotero.org/users/16770306/items/6H3EH7LX"],"itemData":{"id":964,"type":"webpage","abstract":"The Environmental Damages Fund (EDF) is a national funding program. EDF helps ensure that those who harm the environment are held responsible for their actions. The fund receives money from the legal system and funds projects that benefit Canada’s natural environment.","language":"eng","note":"Last Modified: 2025-05-30","title":"Environmental Damages Fund","URL":"https://www.canada.ca/en/environment-climate-change/services/environmental-funding/programs/environmental-damages-fund.html","author":[{"family":"Government of Canada","given":""}],"accessed":{"date-parts":[["2025",7,11]]},"issued":{"date-parts":[["2018",11,15]]}}}],"schema":"https://github.com/citation-style-language/schema/raw/master/csl-citation.json"} </w:instrText>
      </w:r>
      <w:r w:rsidR="00B21CBE">
        <w:rPr>
          <w:rFonts w:ascii="Times New Roman" w:eastAsiaTheme="minorEastAsia" w:hAnsi="Times New Roman" w:cs="Times New Roman"/>
          <w:iCs/>
          <w:lang w:val="en-CA"/>
        </w:rPr>
        <w:fldChar w:fldCharType="separate"/>
      </w:r>
      <w:r w:rsidR="0034601F">
        <w:rPr>
          <w:rFonts w:ascii="Times New Roman" w:eastAsiaTheme="minorEastAsia" w:hAnsi="Times New Roman" w:cs="Times New Roman"/>
          <w:iCs/>
          <w:noProof/>
          <w:lang w:val="en-CA"/>
        </w:rPr>
        <w:t>(Government of Canada, 2018)</w:t>
      </w:r>
      <w:r w:rsidR="00B21CBE">
        <w:rPr>
          <w:rFonts w:ascii="Times New Roman" w:eastAsiaTheme="minorEastAsia" w:hAnsi="Times New Roman" w:cs="Times New Roman"/>
          <w:iCs/>
          <w:lang w:val="en-CA"/>
        </w:rPr>
        <w:fldChar w:fldCharType="end"/>
      </w:r>
      <w:r w:rsidR="00B21CBE">
        <w:rPr>
          <w:rFonts w:ascii="Times New Roman" w:eastAsiaTheme="minorEastAsia" w:hAnsi="Times New Roman" w:cs="Times New Roman"/>
          <w:iCs/>
          <w:lang w:val="en-CA"/>
        </w:rPr>
        <w:t>.</w:t>
      </w:r>
    </w:p>
    <w:p w14:paraId="5BEC215B" w14:textId="622AAACD" w:rsidR="00D42452" w:rsidRDefault="00E276BB" w:rsidP="00421FFE">
      <w:pPr>
        <w:spacing w:line="480" w:lineRule="auto"/>
        <w:ind w:firstLine="720"/>
        <w:jc w:val="both"/>
        <w:rPr>
          <w:rFonts w:ascii="Times New Roman" w:eastAsiaTheme="minorEastAsia" w:hAnsi="Times New Roman" w:cs="Times New Roman"/>
          <w:iCs/>
          <w:lang w:val="en-CA"/>
        </w:rPr>
      </w:pPr>
      <w:r>
        <w:rPr>
          <w:rFonts w:ascii="Times New Roman" w:eastAsiaTheme="minorEastAsia" w:hAnsi="Times New Roman" w:cs="Times New Roman"/>
          <w:iCs/>
          <w:lang w:val="en-CA"/>
        </w:rPr>
        <w:t xml:space="preserve">These three study sites reflect different types of environments a bird may encounter in a large city. It has been shown that fragmentation, heat island effect, noise pollution and loss of habitats can constitute significant challenges for </w:t>
      </w:r>
      <w:r w:rsidR="00421FFE">
        <w:rPr>
          <w:rFonts w:ascii="Times New Roman" w:eastAsiaTheme="minorEastAsia" w:hAnsi="Times New Roman" w:cs="Times New Roman"/>
          <w:iCs/>
          <w:lang w:val="en-CA"/>
        </w:rPr>
        <w:t xml:space="preserve">birds, and these may be even more challenging </w:t>
      </w:r>
      <w:r w:rsidR="00D95F04">
        <w:rPr>
          <w:rFonts w:ascii="Times New Roman" w:eastAsiaTheme="minorEastAsia" w:hAnsi="Times New Roman" w:cs="Times New Roman"/>
          <w:iCs/>
          <w:lang w:val="en-CA"/>
        </w:rPr>
        <w:t>during the cold winter period.</w:t>
      </w:r>
      <w:r w:rsidR="00421FFE">
        <w:rPr>
          <w:rFonts w:ascii="Times New Roman" w:eastAsiaTheme="minorEastAsia" w:hAnsi="Times New Roman" w:cs="Times New Roman"/>
          <w:iCs/>
          <w:lang w:val="en-CA"/>
        </w:rPr>
        <w:t xml:space="preserve"> Understanding how a resident bird species can use, move</w:t>
      </w:r>
      <w:ins w:id="700" w:author="Frei,Barbara (elle | she, her) (ECCC)" w:date="2025-06-25T16:15:00Z" w16du:dateUtc="2025-06-25T20:15:00Z">
        <w:r w:rsidR="00D95F04">
          <w:rPr>
            <w:rFonts w:ascii="Times New Roman" w:eastAsiaTheme="minorEastAsia" w:hAnsi="Times New Roman" w:cs="Times New Roman"/>
            <w:iCs/>
            <w:lang w:val="en-CA"/>
          </w:rPr>
          <w:t>,</w:t>
        </w:r>
      </w:ins>
      <w:r w:rsidR="00421FFE">
        <w:rPr>
          <w:rFonts w:ascii="Times New Roman" w:eastAsiaTheme="minorEastAsia" w:hAnsi="Times New Roman" w:cs="Times New Roman"/>
          <w:iCs/>
          <w:lang w:val="en-CA"/>
        </w:rPr>
        <w:t xml:space="preserve"> and </w:t>
      </w:r>
      <w:r w:rsidR="00421FFE">
        <w:rPr>
          <w:rFonts w:ascii="Times New Roman" w:eastAsiaTheme="minorEastAsia" w:hAnsi="Times New Roman" w:cs="Times New Roman"/>
          <w:iCs/>
          <w:lang w:val="en-CA"/>
        </w:rPr>
        <w:lastRenderedPageBreak/>
        <w:t xml:space="preserve">survive across </w:t>
      </w:r>
      <w:r w:rsidR="00D95F04">
        <w:rPr>
          <w:rFonts w:ascii="Times New Roman" w:eastAsiaTheme="minorEastAsia" w:hAnsi="Times New Roman" w:cs="Times New Roman"/>
          <w:iCs/>
          <w:lang w:val="en-CA"/>
        </w:rPr>
        <w:t>an urban gradient</w:t>
      </w:r>
      <w:r w:rsidR="00421FFE">
        <w:rPr>
          <w:rFonts w:ascii="Times New Roman" w:eastAsiaTheme="minorEastAsia" w:hAnsi="Times New Roman" w:cs="Times New Roman"/>
          <w:iCs/>
          <w:lang w:val="en-CA"/>
        </w:rPr>
        <w:t xml:space="preserve"> </w:t>
      </w:r>
      <w:commentRangeStart w:id="701"/>
      <w:r w:rsidR="00421FFE">
        <w:rPr>
          <w:rFonts w:ascii="Times New Roman" w:eastAsiaTheme="minorEastAsia" w:hAnsi="Times New Roman" w:cs="Times New Roman"/>
          <w:iCs/>
          <w:lang w:val="en-CA"/>
        </w:rPr>
        <w:t xml:space="preserve">is crucial to </w:t>
      </w:r>
      <w:ins w:id="702" w:author="Kyle Elliott, Dr" w:date="2025-07-26T08:07:00Z" w16du:dateUtc="2025-07-26T12:07:00Z">
        <w:r w:rsidR="00E019EB">
          <w:rPr>
            <w:rFonts w:ascii="Times New Roman" w:eastAsiaTheme="minorEastAsia" w:hAnsi="Times New Roman" w:cs="Times New Roman"/>
            <w:iCs/>
            <w:lang w:val="en-CA"/>
          </w:rPr>
          <w:t>inform</w:t>
        </w:r>
      </w:ins>
      <w:del w:id="703" w:author="Kyle Elliott, Dr" w:date="2025-07-26T08:07:00Z" w16du:dateUtc="2025-07-26T12:07:00Z">
        <w:r w:rsidR="00421FFE" w:rsidDel="00E019EB">
          <w:rPr>
            <w:rFonts w:ascii="Times New Roman" w:eastAsiaTheme="minorEastAsia" w:hAnsi="Times New Roman" w:cs="Times New Roman"/>
            <w:iCs/>
            <w:lang w:val="en-CA"/>
          </w:rPr>
          <w:delText>move towards</w:delText>
        </w:r>
      </w:del>
      <w:r w:rsidR="00421FFE">
        <w:rPr>
          <w:rFonts w:ascii="Times New Roman" w:eastAsiaTheme="minorEastAsia" w:hAnsi="Times New Roman" w:cs="Times New Roman"/>
          <w:iCs/>
          <w:lang w:val="en-CA"/>
        </w:rPr>
        <w:t xml:space="preserve"> greening efforts that are biodiversity-friendly.</w:t>
      </w:r>
      <w:commentRangeEnd w:id="701"/>
      <w:r w:rsidR="00D95F04">
        <w:rPr>
          <w:rStyle w:val="CommentReference"/>
        </w:rPr>
        <w:commentReference w:id="701"/>
      </w:r>
    </w:p>
    <w:p w14:paraId="3842EC6B" w14:textId="30BAA1A1" w:rsidR="00AD646E" w:rsidRDefault="00AD646E" w:rsidP="00AD646E">
      <w:pPr>
        <w:pStyle w:val="Heading3"/>
        <w:spacing w:line="480" w:lineRule="auto"/>
        <w:rPr>
          <w:rFonts w:ascii="Times New Roman" w:hAnsi="Times New Roman" w:cs="Times New Roman"/>
          <w:b/>
          <w:bCs/>
          <w:color w:val="000000" w:themeColor="text1"/>
          <w:lang w:val="en-CA"/>
        </w:rPr>
      </w:pPr>
      <w:bookmarkStart w:id="704" w:name="_Toc203574364"/>
      <w:r>
        <w:rPr>
          <w:rFonts w:ascii="Times New Roman" w:hAnsi="Times New Roman" w:cs="Times New Roman"/>
          <w:b/>
          <w:bCs/>
          <w:color w:val="000000" w:themeColor="text1"/>
          <w:lang w:val="en-CA"/>
        </w:rPr>
        <w:t>Knowledge gaps and research objectives</w:t>
      </w:r>
      <w:bookmarkEnd w:id="704"/>
    </w:p>
    <w:p w14:paraId="25328022" w14:textId="2C264B30" w:rsidR="00AD646E" w:rsidRDefault="00AD646E" w:rsidP="003B782C">
      <w:pPr>
        <w:spacing w:line="480" w:lineRule="auto"/>
        <w:ind w:firstLine="720"/>
        <w:jc w:val="both"/>
        <w:rPr>
          <w:rFonts w:ascii="Times New Roman" w:hAnsi="Times New Roman" w:cs="Times New Roman"/>
          <w:lang w:val="en-CA"/>
        </w:rPr>
      </w:pPr>
      <w:r>
        <w:rPr>
          <w:rFonts w:ascii="Times New Roman" w:hAnsi="Times New Roman" w:cs="Times New Roman"/>
          <w:lang w:val="en-CA"/>
        </w:rPr>
        <w:t>Although a considerable body of research has explored the effects of urbanization on bird communities, significant knowledge gaps remain regarding fin</w:t>
      </w:r>
      <w:r w:rsidR="00CB075F">
        <w:rPr>
          <w:rFonts w:ascii="Times New Roman" w:hAnsi="Times New Roman" w:cs="Times New Roman"/>
          <w:lang w:val="en-CA"/>
        </w:rPr>
        <w:t>e-</w:t>
      </w:r>
      <w:commentRangeStart w:id="705"/>
      <w:r w:rsidR="00CB075F">
        <w:rPr>
          <w:rFonts w:ascii="Times New Roman" w:hAnsi="Times New Roman" w:cs="Times New Roman"/>
          <w:lang w:val="en-CA"/>
        </w:rPr>
        <w:t xml:space="preserve">scale, winter-specific movement </w:t>
      </w:r>
      <w:commentRangeEnd w:id="705"/>
      <w:r w:rsidR="00D95F04">
        <w:rPr>
          <w:rStyle w:val="CommentReference"/>
        </w:rPr>
        <w:commentReference w:id="705"/>
      </w:r>
      <w:r w:rsidR="00CB075F">
        <w:rPr>
          <w:rFonts w:ascii="Times New Roman" w:hAnsi="Times New Roman" w:cs="Times New Roman"/>
          <w:lang w:val="en-CA"/>
        </w:rPr>
        <w:t xml:space="preserve">behaviours of urban-tolerant passerines like the </w:t>
      </w:r>
      <w:r w:rsidR="00363650">
        <w:rPr>
          <w:rFonts w:ascii="Times New Roman" w:hAnsi="Times New Roman" w:cs="Times New Roman"/>
          <w:lang w:val="en-CA"/>
        </w:rPr>
        <w:t>northern cardinal</w:t>
      </w:r>
      <w:r w:rsidR="00CB075F">
        <w:rPr>
          <w:rFonts w:ascii="Times New Roman" w:hAnsi="Times New Roman" w:cs="Times New Roman"/>
          <w:lang w:val="en-CA"/>
        </w:rPr>
        <w:t>. While urbanization has been linked to changes in behaviour, habitat selection, survival and gene flow</w:t>
      </w:r>
      <w:r w:rsidR="003B782C">
        <w:rPr>
          <w:rFonts w:ascii="Times New Roman" w:hAnsi="Times New Roman" w:cs="Times New Roman"/>
          <w:lang w:val="en-CA"/>
        </w:rPr>
        <w:t xml:space="preserve">, </w:t>
      </w:r>
      <w:del w:id="706" w:author="Kyle Elliott, Dr" w:date="2025-07-26T07:54:00Z" w16du:dateUtc="2025-07-26T11:54:00Z">
        <w:r w:rsidR="003B782C" w:rsidDel="00C342C1">
          <w:rPr>
            <w:rFonts w:ascii="Times New Roman" w:hAnsi="Times New Roman" w:cs="Times New Roman"/>
            <w:lang w:val="en-CA"/>
          </w:rPr>
          <w:delText>there is a lack of detailed</w:delText>
        </w:r>
      </w:del>
      <w:ins w:id="707" w:author="Kyle Elliott, Dr" w:date="2025-07-26T07:54:00Z" w16du:dateUtc="2025-07-26T11:54:00Z">
        <w:r w:rsidR="00C342C1">
          <w:rPr>
            <w:rFonts w:ascii="Times New Roman" w:hAnsi="Times New Roman" w:cs="Times New Roman"/>
            <w:lang w:val="en-CA"/>
          </w:rPr>
          <w:t>few</w:t>
        </w:r>
      </w:ins>
      <w:r w:rsidR="003B782C">
        <w:rPr>
          <w:rFonts w:ascii="Times New Roman" w:hAnsi="Times New Roman" w:cs="Times New Roman"/>
          <w:lang w:val="en-CA"/>
        </w:rPr>
        <w:t xml:space="preserve"> studies </w:t>
      </w:r>
      <w:del w:id="708" w:author="Kyle Elliott, Dr" w:date="2025-07-26T07:54:00Z" w16du:dateUtc="2025-07-26T11:54:00Z">
        <w:r w:rsidR="003B782C" w:rsidDel="00C342C1">
          <w:rPr>
            <w:rFonts w:ascii="Times New Roman" w:hAnsi="Times New Roman" w:cs="Times New Roman"/>
            <w:lang w:val="en-CA"/>
          </w:rPr>
          <w:delText xml:space="preserve">examining </w:delText>
        </w:r>
      </w:del>
      <w:ins w:id="709" w:author="Kyle Elliott, Dr" w:date="2025-07-26T07:54:00Z" w16du:dateUtc="2025-07-26T11:54:00Z">
        <w:r w:rsidR="00C342C1">
          <w:rPr>
            <w:rFonts w:ascii="Times New Roman" w:hAnsi="Times New Roman" w:cs="Times New Roman"/>
            <w:lang w:val="en-CA"/>
          </w:rPr>
          <w:t xml:space="preserve">examine </w:t>
        </w:r>
      </w:ins>
      <w:r w:rsidR="003B782C">
        <w:rPr>
          <w:rFonts w:ascii="Times New Roman" w:hAnsi="Times New Roman" w:cs="Times New Roman"/>
          <w:lang w:val="en-CA"/>
        </w:rPr>
        <w:t>how individual birds use urban green spaces during the whole non-breeding season at a fine spatial and temporal scale.</w:t>
      </w:r>
      <w:r w:rsidR="0027154F">
        <w:rPr>
          <w:rFonts w:ascii="Times New Roman" w:hAnsi="Times New Roman" w:cs="Times New Roman"/>
          <w:lang w:val="en-CA"/>
        </w:rPr>
        <w:t xml:space="preserve"> </w:t>
      </w:r>
      <w:ins w:id="710" w:author="Kyle Elliott, Dr" w:date="2025-07-26T07:55:00Z" w16du:dateUtc="2025-07-26T11:55:00Z">
        <w:r w:rsidR="00C342C1">
          <w:rPr>
            <w:rFonts w:ascii="Times New Roman" w:hAnsi="Times New Roman" w:cs="Times New Roman"/>
            <w:lang w:val="en-CA"/>
          </w:rPr>
          <w:t xml:space="preserve">Like most passerines, cardinals </w:t>
        </w:r>
      </w:ins>
      <w:del w:id="711" w:author="Kyle Elliott, Dr" w:date="2025-07-26T07:55:00Z" w16du:dateUtc="2025-07-26T11:55:00Z">
        <w:r w:rsidR="0027154F" w:rsidDel="00C342C1">
          <w:rPr>
            <w:rFonts w:ascii="Times New Roman" w:hAnsi="Times New Roman" w:cs="Times New Roman"/>
            <w:lang w:val="en-CA"/>
          </w:rPr>
          <w:delText>That is the case for the cardinals, but also for most passerines</w:delText>
        </w:r>
        <w:r w:rsidR="001631CA" w:rsidDel="00C342C1">
          <w:rPr>
            <w:rFonts w:ascii="Times New Roman" w:hAnsi="Times New Roman" w:cs="Times New Roman"/>
            <w:lang w:val="en-CA"/>
          </w:rPr>
          <w:delText>, who tends to be</w:delText>
        </w:r>
      </w:del>
      <w:ins w:id="712" w:author="Kyle Elliott, Dr" w:date="2025-07-26T07:55:00Z" w16du:dateUtc="2025-07-26T11:55:00Z">
        <w:r w:rsidR="00C342C1">
          <w:rPr>
            <w:rFonts w:ascii="Times New Roman" w:hAnsi="Times New Roman" w:cs="Times New Roman"/>
            <w:lang w:val="en-CA"/>
          </w:rPr>
          <w:t>are</w:t>
        </w:r>
      </w:ins>
      <w:r w:rsidR="001631CA">
        <w:rPr>
          <w:rFonts w:ascii="Times New Roman" w:hAnsi="Times New Roman" w:cs="Times New Roman"/>
          <w:lang w:val="en-CA"/>
        </w:rPr>
        <w:t xml:space="preserve"> studied more extensively during the breeding season or the migratory period.</w:t>
      </w:r>
      <w:r w:rsidR="003B782C">
        <w:rPr>
          <w:rFonts w:ascii="Times New Roman" w:hAnsi="Times New Roman" w:cs="Times New Roman"/>
          <w:lang w:val="en-CA"/>
        </w:rPr>
        <w:t xml:space="preserve"> Most previous work has relied on </w:t>
      </w:r>
      <w:proofErr w:type="gramStart"/>
      <w:r w:rsidR="003B782C">
        <w:rPr>
          <w:rFonts w:ascii="Times New Roman" w:hAnsi="Times New Roman" w:cs="Times New Roman"/>
          <w:lang w:val="en-CA"/>
        </w:rPr>
        <w:t>coarse</w:t>
      </w:r>
      <w:proofErr w:type="gramEnd"/>
      <w:r w:rsidR="003B782C">
        <w:rPr>
          <w:rFonts w:ascii="Times New Roman" w:hAnsi="Times New Roman" w:cs="Times New Roman"/>
          <w:lang w:val="en-CA"/>
        </w:rPr>
        <w:t>-resolution data or presence-absence metrics, limiting our understanding of how resident birds interact with habitats or anthropogenic features during periods of heightened energetic stress, such as winter.</w:t>
      </w:r>
      <w:r w:rsidR="00146E52">
        <w:rPr>
          <w:rFonts w:ascii="Times New Roman" w:hAnsi="Times New Roman" w:cs="Times New Roman"/>
          <w:lang w:val="en-CA"/>
        </w:rPr>
        <w:t xml:space="preserve"> </w:t>
      </w:r>
      <w:ins w:id="713" w:author="Kyle Elliott, Dr" w:date="2025-07-26T07:55:00Z" w16du:dateUtc="2025-07-26T11:55:00Z">
        <w:r w:rsidR="00C342C1">
          <w:rPr>
            <w:rFonts w:ascii="Times New Roman" w:hAnsi="Times New Roman" w:cs="Times New Roman"/>
            <w:lang w:val="en-CA"/>
          </w:rPr>
          <w:t xml:space="preserve">As iconic species in eastern North American cities, </w:t>
        </w:r>
      </w:ins>
      <w:r w:rsidR="00363650">
        <w:rPr>
          <w:rFonts w:ascii="Times New Roman" w:hAnsi="Times New Roman" w:cs="Times New Roman"/>
          <w:lang w:val="en-CA"/>
        </w:rPr>
        <w:t>northern cardinal</w:t>
      </w:r>
      <w:r w:rsidR="00146E52">
        <w:rPr>
          <w:rFonts w:ascii="Times New Roman" w:hAnsi="Times New Roman" w:cs="Times New Roman"/>
          <w:lang w:val="en-CA"/>
        </w:rPr>
        <w:t xml:space="preserve">s </w:t>
      </w:r>
      <w:del w:id="714" w:author="Kyle Elliott, Dr" w:date="2025-07-26T07:55:00Z" w16du:dateUtc="2025-07-26T11:55:00Z">
        <w:r w:rsidR="00146E52" w:rsidDel="00C342C1">
          <w:rPr>
            <w:rFonts w:ascii="Times New Roman" w:hAnsi="Times New Roman" w:cs="Times New Roman"/>
            <w:lang w:val="en-CA"/>
          </w:rPr>
          <w:delText>then become</w:delText>
        </w:r>
        <w:r w:rsidR="00077F0D" w:rsidDel="00C342C1">
          <w:rPr>
            <w:rFonts w:ascii="Times New Roman" w:hAnsi="Times New Roman" w:cs="Times New Roman"/>
            <w:lang w:val="en-CA"/>
          </w:rPr>
          <w:delText xml:space="preserve"> great</w:delText>
        </w:r>
      </w:del>
      <w:ins w:id="715" w:author="Kyle Elliott, Dr" w:date="2025-07-26T07:55:00Z" w16du:dateUtc="2025-07-26T11:55:00Z">
        <w:r w:rsidR="00C342C1">
          <w:rPr>
            <w:rFonts w:ascii="Times New Roman" w:hAnsi="Times New Roman" w:cs="Times New Roman"/>
            <w:lang w:val="en-CA"/>
          </w:rPr>
          <w:t>are</w:t>
        </w:r>
      </w:ins>
      <w:r w:rsidR="00077F0D">
        <w:rPr>
          <w:rFonts w:ascii="Times New Roman" w:hAnsi="Times New Roman" w:cs="Times New Roman"/>
          <w:lang w:val="en-CA"/>
        </w:rPr>
        <w:t xml:space="preserve"> proxies to explore the </w:t>
      </w:r>
      <w:r w:rsidR="00CE02F0">
        <w:rPr>
          <w:rFonts w:ascii="Times New Roman" w:hAnsi="Times New Roman" w:cs="Times New Roman"/>
          <w:lang w:val="en-CA"/>
        </w:rPr>
        <w:t>questions surrounding year-round, biodiversity friendly greening efforts in North American cities.</w:t>
      </w:r>
      <w:r w:rsidR="000C093B" w:rsidRPr="000C093B">
        <w:rPr>
          <w:rFonts w:ascii="Times New Roman" w:hAnsi="Times New Roman" w:cs="Times New Roman"/>
          <w:lang w:val="en-CA"/>
        </w:rPr>
        <w:t xml:space="preserve"> </w:t>
      </w:r>
      <w:del w:id="716" w:author="Kyle Elliott, Dr" w:date="2025-07-26T07:56:00Z" w16du:dateUtc="2025-07-26T11:56:00Z">
        <w:r w:rsidR="000C093B" w:rsidDel="00C342C1">
          <w:rPr>
            <w:rFonts w:ascii="Times New Roman" w:hAnsi="Times New Roman" w:cs="Times New Roman"/>
            <w:lang w:val="en-CA"/>
          </w:rPr>
          <w:delText>They are one of the soles,</w:delText>
        </w:r>
      </w:del>
      <w:ins w:id="717" w:author="Kyle Elliott, Dr" w:date="2025-07-26T07:56:00Z" w16du:dateUtc="2025-07-26T11:56:00Z">
        <w:r w:rsidR="00C342C1">
          <w:rPr>
            <w:rFonts w:ascii="Times New Roman" w:hAnsi="Times New Roman" w:cs="Times New Roman"/>
            <w:lang w:val="en-CA"/>
          </w:rPr>
          <w:t>As one of the only</w:t>
        </w:r>
      </w:ins>
      <w:r w:rsidR="000C093B">
        <w:rPr>
          <w:rFonts w:ascii="Times New Roman" w:hAnsi="Times New Roman" w:cs="Times New Roman"/>
          <w:lang w:val="en-CA"/>
        </w:rPr>
        <w:t xml:space="preserve"> highly colourful birds to spend the winter in Montreal </w:t>
      </w:r>
      <w:del w:id="718" w:author="Kyle Elliott, Dr" w:date="2025-07-26T07:56:00Z" w16du:dateUtc="2025-07-26T11:56:00Z">
        <w:r w:rsidR="000C093B" w:rsidDel="00C342C1">
          <w:rPr>
            <w:rFonts w:ascii="Times New Roman" w:hAnsi="Times New Roman" w:cs="Times New Roman"/>
            <w:lang w:val="en-CA"/>
          </w:rPr>
          <w:delText>which makes them</w:delText>
        </w:r>
      </w:del>
      <w:ins w:id="719" w:author="Kyle Elliott, Dr" w:date="2025-07-26T07:56:00Z" w16du:dateUtc="2025-07-26T11:56:00Z">
        <w:r w:rsidR="00C342C1">
          <w:rPr>
            <w:rFonts w:ascii="Times New Roman" w:hAnsi="Times New Roman" w:cs="Times New Roman"/>
            <w:lang w:val="en-CA"/>
          </w:rPr>
          <w:t>they are</w:t>
        </w:r>
      </w:ins>
      <w:r w:rsidR="000C093B">
        <w:rPr>
          <w:rFonts w:ascii="Times New Roman" w:hAnsi="Times New Roman" w:cs="Times New Roman"/>
          <w:lang w:val="en-CA"/>
        </w:rPr>
        <w:t xml:space="preserve"> an important part of the nature people encounter in and around downtown. Countless times through fieldwork, I </w:t>
      </w:r>
      <w:del w:id="720" w:author="Kyle Elliott, Dr" w:date="2025-07-26T07:56:00Z" w16du:dateUtc="2025-07-26T11:56:00Z">
        <w:r w:rsidR="000C093B" w:rsidDel="00C342C1">
          <w:rPr>
            <w:rFonts w:ascii="Times New Roman" w:hAnsi="Times New Roman" w:cs="Times New Roman"/>
            <w:lang w:val="en-CA"/>
          </w:rPr>
          <w:delText xml:space="preserve">have </w:delText>
        </w:r>
      </w:del>
      <w:r w:rsidR="000C093B">
        <w:rPr>
          <w:rFonts w:ascii="Times New Roman" w:hAnsi="Times New Roman" w:cs="Times New Roman"/>
          <w:lang w:val="en-CA"/>
        </w:rPr>
        <w:t>encountered residents sharing their love for the species and noticed houses or parks that would decorate their entrances with cardinal-themed ornaments.</w:t>
      </w:r>
    </w:p>
    <w:p w14:paraId="62C7E6DC" w14:textId="61C082F9" w:rsidR="003B782C" w:rsidRDefault="003B782C" w:rsidP="003B782C">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In addition, while VHF telemetry has been widely used to monitor birds’ movements, its application has mostly focused on breeding or migratory periods. Studies investigating how resident passerines navigate through fragmented landscapes in winter using manual, ground-based </w:t>
      </w:r>
      <w:r>
        <w:rPr>
          <w:rFonts w:ascii="Times New Roman" w:hAnsi="Times New Roman" w:cs="Times New Roman"/>
          <w:lang w:val="en-CA"/>
        </w:rPr>
        <w:lastRenderedPageBreak/>
        <w:t xml:space="preserve">VHF telemetry remain scarce, particularly in northern urban centers where winter conditions and urban microclimates can be quite harsh for the birds. Understanding these dynamics is crucial, especially as climate change and urban expansion continue to reshape winter conditions and resource availability in cities. Thus, the objective of this study is to </w:t>
      </w:r>
      <w:r w:rsidR="00BE02E4">
        <w:rPr>
          <w:rFonts w:ascii="Times New Roman" w:hAnsi="Times New Roman" w:cs="Times New Roman"/>
          <w:lang w:val="en-CA"/>
        </w:rPr>
        <w:t xml:space="preserve">use fine-scale VHF telemetry data to characterize the space use patterns and habitat preferences of the </w:t>
      </w:r>
      <w:r w:rsidR="00363650">
        <w:rPr>
          <w:rFonts w:ascii="Times New Roman" w:hAnsi="Times New Roman" w:cs="Times New Roman"/>
          <w:lang w:val="en-CA"/>
        </w:rPr>
        <w:t>northern cardinal</w:t>
      </w:r>
      <w:r w:rsidR="00BE02E4">
        <w:rPr>
          <w:rFonts w:ascii="Times New Roman" w:hAnsi="Times New Roman" w:cs="Times New Roman"/>
          <w:lang w:val="en-CA"/>
        </w:rPr>
        <w:t xml:space="preserve"> across three urban locations with varying levels of urbanization on the island of Montreal. By comparing movements with habitat use and proximity to anthropogenic features, this research aims to:</w:t>
      </w:r>
    </w:p>
    <w:p w14:paraId="2DC077BB" w14:textId="4354BCE0"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Quantify winter home range sizes in relation to </w:t>
      </w:r>
      <w:ins w:id="721" w:author="Kyle Elliott, Dr" w:date="2025-07-26T07:57:00Z" w16du:dateUtc="2025-07-26T11:57:00Z">
        <w:r w:rsidR="00C342C1">
          <w:rPr>
            <w:rFonts w:ascii="Times New Roman" w:hAnsi="Times New Roman" w:cs="Times New Roman"/>
            <w:lang w:val="en-CA"/>
          </w:rPr>
          <w:t xml:space="preserve">an </w:t>
        </w:r>
      </w:ins>
      <w:r>
        <w:rPr>
          <w:rFonts w:ascii="Times New Roman" w:hAnsi="Times New Roman" w:cs="Times New Roman"/>
          <w:lang w:val="en-CA"/>
        </w:rPr>
        <w:t xml:space="preserve">urban </w:t>
      </w:r>
      <w:proofErr w:type="gramStart"/>
      <w:r>
        <w:rPr>
          <w:rFonts w:ascii="Times New Roman" w:hAnsi="Times New Roman" w:cs="Times New Roman"/>
          <w:lang w:val="en-CA"/>
        </w:rPr>
        <w:t>gradient;</w:t>
      </w:r>
      <w:proofErr w:type="gramEnd"/>
    </w:p>
    <w:p w14:paraId="467C330E" w14:textId="43B3024F"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Assess the influence of specific urban features (e.g., bird feeders,</w:t>
      </w:r>
      <w:ins w:id="722" w:author="Kyle Elliott, Dr" w:date="2025-07-26T07:57:00Z" w16du:dateUtc="2025-07-26T11:57:00Z">
        <w:r w:rsidR="00C342C1">
          <w:rPr>
            <w:rFonts w:ascii="Times New Roman" w:hAnsi="Times New Roman" w:cs="Times New Roman"/>
            <w:lang w:val="en-CA"/>
          </w:rPr>
          <w:t xml:space="preserve"> human</w:t>
        </w:r>
      </w:ins>
      <w:r>
        <w:rPr>
          <w:rFonts w:ascii="Times New Roman" w:hAnsi="Times New Roman" w:cs="Times New Roman"/>
          <w:lang w:val="en-CA"/>
        </w:rPr>
        <w:t xml:space="preserve"> population density, etc.) on habitat </w:t>
      </w:r>
      <w:proofErr w:type="gramStart"/>
      <w:r>
        <w:rPr>
          <w:rFonts w:ascii="Times New Roman" w:hAnsi="Times New Roman" w:cs="Times New Roman"/>
          <w:lang w:val="en-CA"/>
        </w:rPr>
        <w:t>use;</w:t>
      </w:r>
      <w:proofErr w:type="gramEnd"/>
    </w:p>
    <w:p w14:paraId="0DB79691" w14:textId="1B214D33"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Examine potential differences in movement behaviour and space use across </w:t>
      </w:r>
      <w:proofErr w:type="gramStart"/>
      <w:r>
        <w:rPr>
          <w:rFonts w:ascii="Times New Roman" w:hAnsi="Times New Roman" w:cs="Times New Roman"/>
          <w:lang w:val="en-CA"/>
        </w:rPr>
        <w:t>sites;</w:t>
      </w:r>
      <w:proofErr w:type="gramEnd"/>
    </w:p>
    <w:p w14:paraId="10649B03" w14:textId="755D70E6" w:rsidR="00BE02E4" w:rsidRDefault="00BE02E4" w:rsidP="00BE02E4">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 xml:space="preserve">Assess winter energy expenditure variations </w:t>
      </w:r>
      <w:r w:rsidR="005016F6">
        <w:rPr>
          <w:rFonts w:ascii="Times New Roman" w:hAnsi="Times New Roman" w:cs="Times New Roman"/>
          <w:lang w:val="en-CA"/>
        </w:rPr>
        <w:t xml:space="preserve">according to local </w:t>
      </w:r>
      <w:proofErr w:type="gramStart"/>
      <w:r w:rsidR="005016F6">
        <w:rPr>
          <w:rFonts w:ascii="Times New Roman" w:hAnsi="Times New Roman" w:cs="Times New Roman"/>
          <w:lang w:val="en-CA"/>
        </w:rPr>
        <w:t>climate;</w:t>
      </w:r>
      <w:proofErr w:type="gramEnd"/>
    </w:p>
    <w:p w14:paraId="05C9F4CB" w14:textId="50854D3E" w:rsidR="00BE02E4" w:rsidRDefault="00BE02E4" w:rsidP="00AD646E">
      <w:pPr>
        <w:pStyle w:val="ListParagraph"/>
        <w:numPr>
          <w:ilvl w:val="0"/>
          <w:numId w:val="6"/>
        </w:numPr>
        <w:spacing w:line="480" w:lineRule="auto"/>
        <w:jc w:val="both"/>
        <w:rPr>
          <w:rFonts w:ascii="Times New Roman" w:hAnsi="Times New Roman" w:cs="Times New Roman"/>
          <w:lang w:val="en-CA"/>
        </w:rPr>
      </w:pPr>
      <w:r>
        <w:rPr>
          <w:rFonts w:ascii="Times New Roman" w:hAnsi="Times New Roman" w:cs="Times New Roman"/>
          <w:lang w:val="en-CA"/>
        </w:rPr>
        <w:t>Inform future conservation planning for urban-tolerant resident birds.</w:t>
      </w:r>
    </w:p>
    <w:p w14:paraId="69E4DD8E" w14:textId="7F9F5EE0" w:rsidR="003D0457" w:rsidRPr="00BC43D3" w:rsidRDefault="005016F6" w:rsidP="000C4741">
      <w:pPr>
        <w:spacing w:line="480" w:lineRule="auto"/>
        <w:jc w:val="both"/>
        <w:rPr>
          <w:rFonts w:ascii="Times New Roman" w:hAnsi="Times New Roman" w:cs="Times New Roman"/>
          <w:lang w:val="en-CA"/>
        </w:rPr>
      </w:pPr>
      <w:r>
        <w:rPr>
          <w:rFonts w:ascii="Times New Roman" w:hAnsi="Times New Roman" w:cs="Times New Roman"/>
          <w:lang w:val="en-CA"/>
        </w:rPr>
        <w:t xml:space="preserve">This study seeks to bring novel insights into how individual birds behave within the urban ecosystem during a challenging life-history stage and to inform the planning, design and management of urban green spaces </w:t>
      </w:r>
      <w:del w:id="723" w:author="Kyle Elliott, Dr" w:date="2025-07-26T07:59:00Z" w16du:dateUtc="2025-07-26T11:59:00Z">
        <w:r w:rsidDel="00C342C1">
          <w:rPr>
            <w:rFonts w:ascii="Times New Roman" w:hAnsi="Times New Roman" w:cs="Times New Roman"/>
            <w:lang w:val="en-CA"/>
          </w:rPr>
          <w:delText xml:space="preserve">that </w:delText>
        </w:r>
      </w:del>
      <w:proofErr w:type="gramStart"/>
      <w:ins w:id="724" w:author="Kyle Elliott, Dr" w:date="2025-07-26T07:59:00Z" w16du:dateUtc="2025-07-26T11:59:00Z">
        <w:r w:rsidR="00C342C1">
          <w:rPr>
            <w:rFonts w:ascii="Times New Roman" w:hAnsi="Times New Roman" w:cs="Times New Roman"/>
            <w:lang w:val="en-CA"/>
          </w:rPr>
          <w:t>so as to</w:t>
        </w:r>
        <w:proofErr w:type="gramEnd"/>
        <w:r w:rsidR="00C342C1">
          <w:rPr>
            <w:rFonts w:ascii="Times New Roman" w:hAnsi="Times New Roman" w:cs="Times New Roman"/>
            <w:lang w:val="en-CA"/>
          </w:rPr>
          <w:t xml:space="preserve"> </w:t>
        </w:r>
      </w:ins>
      <w:r>
        <w:rPr>
          <w:rFonts w:ascii="Times New Roman" w:hAnsi="Times New Roman" w:cs="Times New Roman"/>
          <w:lang w:val="en-CA"/>
        </w:rPr>
        <w:t xml:space="preserve">support wintering bird </w:t>
      </w:r>
      <w:commentRangeStart w:id="725"/>
      <w:r>
        <w:rPr>
          <w:rFonts w:ascii="Times New Roman" w:hAnsi="Times New Roman" w:cs="Times New Roman"/>
          <w:lang w:val="en-CA"/>
        </w:rPr>
        <w:t>populations</w:t>
      </w:r>
      <w:commentRangeEnd w:id="725"/>
      <w:r w:rsidR="000636F7">
        <w:rPr>
          <w:rStyle w:val="CommentReference"/>
        </w:rPr>
        <w:commentReference w:id="725"/>
      </w:r>
      <w:r>
        <w:rPr>
          <w:rFonts w:ascii="Times New Roman" w:hAnsi="Times New Roman" w:cs="Times New Roman"/>
          <w:lang w:val="en-CA"/>
        </w:rPr>
        <w:t xml:space="preserve">. </w:t>
      </w:r>
      <w:r w:rsidR="00D03752">
        <w:rPr>
          <w:rFonts w:ascii="Times New Roman" w:hAnsi="Times New Roman" w:cs="Times New Roman"/>
          <w:lang w:val="en-CA"/>
        </w:rPr>
        <w:t xml:space="preserve">The </w:t>
      </w:r>
      <w:r w:rsidR="00D02DE1">
        <w:rPr>
          <w:rFonts w:ascii="Times New Roman" w:hAnsi="Times New Roman" w:cs="Times New Roman"/>
          <w:lang w:val="en-CA"/>
        </w:rPr>
        <w:t>northern cardinal</w:t>
      </w:r>
      <w:r w:rsidR="00D03752">
        <w:rPr>
          <w:rFonts w:ascii="Times New Roman" w:hAnsi="Times New Roman" w:cs="Times New Roman"/>
          <w:lang w:val="en-CA"/>
        </w:rPr>
        <w:t xml:space="preserve"> is the ideal study species for this type of research as </w:t>
      </w:r>
      <w:r w:rsidR="003F1007">
        <w:rPr>
          <w:rFonts w:ascii="Times New Roman" w:hAnsi="Times New Roman" w:cs="Times New Roman"/>
          <w:lang w:val="en-CA"/>
        </w:rPr>
        <w:t xml:space="preserve">urbanites in Montreal have </w:t>
      </w:r>
      <w:r w:rsidR="00A26920">
        <w:rPr>
          <w:rFonts w:ascii="Times New Roman" w:hAnsi="Times New Roman" w:cs="Times New Roman"/>
          <w:lang w:val="en-CA"/>
        </w:rPr>
        <w:t>a</w:t>
      </w:r>
      <w:r w:rsidR="003F1007">
        <w:rPr>
          <w:rFonts w:ascii="Times New Roman" w:hAnsi="Times New Roman" w:cs="Times New Roman"/>
          <w:lang w:val="en-CA"/>
        </w:rPr>
        <w:t xml:space="preserve"> strong connection to these </w:t>
      </w:r>
      <w:commentRangeStart w:id="726"/>
      <w:r w:rsidR="003F1007">
        <w:rPr>
          <w:rFonts w:ascii="Times New Roman" w:hAnsi="Times New Roman" w:cs="Times New Roman"/>
          <w:lang w:val="en-CA"/>
        </w:rPr>
        <w:t>birds</w:t>
      </w:r>
      <w:commentRangeEnd w:id="726"/>
      <w:r w:rsidR="00C342C1">
        <w:rPr>
          <w:rStyle w:val="CommentReference"/>
        </w:rPr>
        <w:commentReference w:id="726"/>
      </w:r>
      <w:r w:rsidR="003F1007">
        <w:rPr>
          <w:rFonts w:ascii="Times New Roman" w:hAnsi="Times New Roman" w:cs="Times New Roman"/>
          <w:lang w:val="en-CA"/>
        </w:rPr>
        <w:t xml:space="preserve">. </w:t>
      </w:r>
    </w:p>
    <w:p w14:paraId="4210F1AA" w14:textId="4E375790" w:rsidR="00B61349" w:rsidRDefault="00453166" w:rsidP="00453166">
      <w:pPr>
        <w:pStyle w:val="Heading1"/>
        <w:jc w:val="center"/>
        <w:rPr>
          <w:rFonts w:ascii="Times New Roman" w:hAnsi="Times New Roman" w:cs="Times New Roman"/>
          <w:b/>
          <w:bCs/>
          <w:color w:val="000000" w:themeColor="text1"/>
          <w:lang w:val="en-CA"/>
        </w:rPr>
      </w:pPr>
      <w:bookmarkStart w:id="727" w:name="_Toc203574365"/>
      <w:commentRangeStart w:id="728"/>
      <w:commentRangeStart w:id="729"/>
      <w:r w:rsidRPr="00453166">
        <w:rPr>
          <w:rFonts w:ascii="Times New Roman" w:hAnsi="Times New Roman" w:cs="Times New Roman"/>
          <w:b/>
          <w:bCs/>
          <w:color w:val="000000" w:themeColor="text1"/>
          <w:lang w:val="en-CA"/>
        </w:rPr>
        <w:t xml:space="preserve">Chapter 1: </w:t>
      </w:r>
      <w:r w:rsidR="000636F7">
        <w:rPr>
          <w:rFonts w:ascii="Times New Roman" w:hAnsi="Times New Roman" w:cs="Times New Roman"/>
          <w:b/>
          <w:bCs/>
          <w:color w:val="000000" w:themeColor="text1"/>
          <w:lang w:val="en-CA"/>
        </w:rPr>
        <w:t>Larger winter home ranges in urban than peri-urban sites for a very short distance migrant, the</w:t>
      </w:r>
      <w:r w:rsidRPr="00453166">
        <w:rPr>
          <w:rFonts w:ascii="Times New Roman" w:hAnsi="Times New Roman" w:cs="Times New Roman"/>
          <w:b/>
          <w:bCs/>
          <w:color w:val="000000" w:themeColor="text1"/>
          <w:lang w:val="en-CA"/>
        </w:rPr>
        <w:t xml:space="preserve"> </w:t>
      </w:r>
      <w:r w:rsidR="00363650">
        <w:rPr>
          <w:rFonts w:ascii="Times New Roman" w:hAnsi="Times New Roman" w:cs="Times New Roman"/>
          <w:b/>
          <w:bCs/>
          <w:color w:val="000000" w:themeColor="text1"/>
          <w:lang w:val="en-CA"/>
        </w:rPr>
        <w:t>northern cardinal</w:t>
      </w:r>
      <w:r w:rsidRPr="00453166">
        <w:rPr>
          <w:rFonts w:ascii="Times New Roman" w:hAnsi="Times New Roman" w:cs="Times New Roman"/>
          <w:b/>
          <w:bCs/>
          <w:color w:val="000000" w:themeColor="text1"/>
          <w:lang w:val="en-CA"/>
        </w:rPr>
        <w:t xml:space="preserve"> (</w:t>
      </w:r>
      <w:r w:rsidRPr="00453166">
        <w:rPr>
          <w:rFonts w:ascii="Times New Roman" w:hAnsi="Times New Roman" w:cs="Times New Roman"/>
          <w:b/>
          <w:bCs/>
          <w:i/>
          <w:iCs/>
          <w:color w:val="000000" w:themeColor="text1"/>
          <w:lang w:val="en-CA"/>
        </w:rPr>
        <w:t>Cardinalis cardinalis</w:t>
      </w:r>
      <w:r w:rsidRPr="00453166">
        <w:rPr>
          <w:rFonts w:ascii="Times New Roman" w:hAnsi="Times New Roman" w:cs="Times New Roman"/>
          <w:b/>
          <w:bCs/>
          <w:color w:val="000000" w:themeColor="text1"/>
          <w:lang w:val="en-CA"/>
        </w:rPr>
        <w:t>)</w:t>
      </w:r>
      <w:ins w:id="730" w:author="Kyle Elliott, Dr" w:date="2025-06-17T19:16:00Z" w16du:dateUtc="2025-06-17T23:16:00Z">
        <w:r w:rsidR="000636F7" w:rsidRPr="00453166" w:rsidDel="000636F7">
          <w:rPr>
            <w:rFonts w:ascii="Times New Roman" w:hAnsi="Times New Roman" w:cs="Times New Roman"/>
            <w:b/>
            <w:bCs/>
            <w:color w:val="000000" w:themeColor="text1"/>
            <w:lang w:val="en-CA"/>
          </w:rPr>
          <w:t xml:space="preserve"> </w:t>
        </w:r>
      </w:ins>
      <w:bookmarkStart w:id="731" w:name="_Toc195617975"/>
      <w:commentRangeEnd w:id="728"/>
      <w:r w:rsidR="00B8412E">
        <w:rPr>
          <w:rStyle w:val="CommentReference"/>
          <w:rFonts w:asciiTheme="minorHAnsi" w:eastAsiaTheme="minorHAnsi" w:hAnsiTheme="minorHAnsi" w:cstheme="minorBidi"/>
          <w:color w:val="auto"/>
        </w:rPr>
        <w:commentReference w:id="728"/>
      </w:r>
      <w:commentRangeEnd w:id="729"/>
      <w:r w:rsidR="000636F7">
        <w:rPr>
          <w:rStyle w:val="CommentReference"/>
          <w:rFonts w:asciiTheme="minorHAnsi" w:eastAsiaTheme="minorHAnsi" w:hAnsiTheme="minorHAnsi" w:cstheme="minorBidi"/>
          <w:color w:val="auto"/>
        </w:rPr>
        <w:commentReference w:id="729"/>
      </w:r>
      <w:bookmarkEnd w:id="727"/>
    </w:p>
    <w:p w14:paraId="659FBE9F" w14:textId="77777777" w:rsidR="00453166" w:rsidRDefault="00453166" w:rsidP="00453166">
      <w:pPr>
        <w:jc w:val="both"/>
        <w:rPr>
          <w:rFonts w:ascii="Times New Roman" w:hAnsi="Times New Roman" w:cs="Times New Roman"/>
          <w:lang w:val="en-CA"/>
        </w:rPr>
      </w:pPr>
    </w:p>
    <w:p w14:paraId="0A73FABD" w14:textId="62ECC625" w:rsidR="00453166" w:rsidRDefault="00453166" w:rsidP="00453166">
      <w:pPr>
        <w:pStyle w:val="Heading3"/>
        <w:spacing w:line="480" w:lineRule="auto"/>
        <w:rPr>
          <w:rFonts w:ascii="Times New Roman" w:hAnsi="Times New Roman" w:cs="Times New Roman"/>
          <w:b/>
          <w:bCs/>
          <w:color w:val="000000" w:themeColor="text1"/>
          <w:lang w:val="en-CA"/>
        </w:rPr>
      </w:pPr>
      <w:bookmarkStart w:id="732" w:name="_Toc203574366"/>
      <w:r>
        <w:rPr>
          <w:rFonts w:ascii="Times New Roman" w:hAnsi="Times New Roman" w:cs="Times New Roman"/>
          <w:b/>
          <w:bCs/>
          <w:color w:val="000000" w:themeColor="text1"/>
          <w:lang w:val="en-CA"/>
        </w:rPr>
        <w:lastRenderedPageBreak/>
        <w:t>Abstract</w:t>
      </w:r>
      <w:bookmarkEnd w:id="732"/>
    </w:p>
    <w:p w14:paraId="3182283B" w14:textId="2F976587" w:rsidR="00453166" w:rsidRPr="00453166" w:rsidRDefault="00A375BC" w:rsidP="001F0CEE">
      <w:pPr>
        <w:pStyle w:val="p1"/>
        <w:spacing w:line="480" w:lineRule="auto"/>
        <w:ind w:firstLine="720"/>
        <w:jc w:val="both"/>
      </w:pPr>
      <w:r>
        <w:t xml:space="preserve">Urban green spaces (UGS) are critical for maintaining biodiversity and supporting wildlife, especially in heavily urbanized environments. In temperate regions like southern Quebec, winter brings significant challenges for resident bird species, yet little is known about how birds respond to urbanization during the non-breeding season. This study investigates the fine-scale movements and habitat selection of </w:t>
      </w:r>
      <w:r w:rsidR="00D02DE1">
        <w:t>northern cardinal</w:t>
      </w:r>
      <w:r>
        <w:t>s (</w:t>
      </w:r>
      <w:r>
        <w:rPr>
          <w:i/>
          <w:iCs/>
        </w:rPr>
        <w:t>Cardinalis cardinalis</w:t>
      </w:r>
      <w:r>
        <w:t>) across three locations in Montreal</w:t>
      </w:r>
      <w:ins w:id="733" w:author="Kyle Elliott, Dr" w:date="2025-07-26T09:22:00Z" w16du:dateUtc="2025-07-26T13:22:00Z">
        <w:r w:rsidR="00342019">
          <w:t>, Canada,</w:t>
        </w:r>
      </w:ins>
      <w:r>
        <w:t xml:space="preserve"> with varying degrees of urbanization. Using </w:t>
      </w:r>
      <w:ins w:id="734" w:author="Kyle Elliott, Dr" w:date="2025-07-26T09:23:00Z" w16du:dateUtc="2025-07-26T13:23:00Z">
        <w:r w:rsidR="00342019">
          <w:t xml:space="preserve">manual </w:t>
        </w:r>
      </w:ins>
      <w:r>
        <w:t>VHF telemetry</w:t>
      </w:r>
      <w:del w:id="735" w:author="Kyle Elliott, Dr" w:date="2025-07-26T09:23:00Z" w16du:dateUtc="2025-07-26T13:23:00Z">
        <w:r w:rsidDel="00342019">
          <w:delText>, manual GPS tracking, and open-source environmental data</w:delText>
        </w:r>
      </w:del>
      <w:r>
        <w:t xml:space="preserve">, we quantified home range sizes, habitat selection scale and assessed habitat preferences across gradients of vegetation structure, road density, human population density, and proximity to bird feeders. </w:t>
      </w:r>
      <w:ins w:id="736" w:author="Kyle Elliott, Dr" w:date="2025-07-26T10:57:00Z" w16du:dateUtc="2025-07-26T14:57:00Z">
        <w:r w:rsidR="008C72B7">
          <w:t>Based on Christmas Bird Count data, cardinals arrived in Quebec in the 1960s and have increased continuou</w:t>
        </w:r>
      </w:ins>
      <w:ins w:id="737" w:author="Kyle Elliott, Dr" w:date="2025-07-26T10:58:00Z" w16du:dateUtc="2025-07-26T14:58:00Z">
        <w:r w:rsidR="008C72B7">
          <w:t xml:space="preserve">sly since then, mirroring changes in neighbouring American states and reflecting the rise in use of bird feeders. </w:t>
        </w:r>
      </w:ins>
      <w:ins w:id="738" w:author="Kyle Elliott, Dr" w:date="2025-07-26T11:09:00Z" w16du:dateUtc="2025-07-26T15:09:00Z">
        <w:r w:rsidR="002F6485">
          <w:t>Although cardinals are considered year-round residents, there was a pulse in captures at a migration monitoring station du</w:t>
        </w:r>
      </w:ins>
      <w:ins w:id="739" w:author="Kyle Elliott, Dr" w:date="2025-07-26T11:10:00Z" w16du:dateUtc="2025-07-26T15:10:00Z">
        <w:r w:rsidR="002F6485">
          <w:t xml:space="preserve">ring spring and fall showing that birds migrated from breeding sites in peri-urban green spaces to wintering sites at bird feeders each year. </w:t>
        </w:r>
      </w:ins>
      <w:del w:id="740" w:author="Kyle Elliott, Dr" w:date="2025-07-26T09:24:00Z" w16du:dateUtc="2025-07-26T13:24:00Z">
        <w:r w:rsidDel="00342019">
          <w:delText>We found that c</w:delText>
        </w:r>
      </w:del>
      <w:ins w:id="741" w:author="Kyle Elliott, Dr" w:date="2025-07-26T09:24:00Z" w16du:dateUtc="2025-07-26T13:24:00Z">
        <w:r w:rsidR="00342019">
          <w:t>C</w:t>
        </w:r>
      </w:ins>
      <w:r>
        <w:t xml:space="preserve">ardinals in the most urbanized location </w:t>
      </w:r>
      <w:del w:id="742" w:author="Kyle Elliott, Dr" w:date="2025-07-26T09:24:00Z" w16du:dateUtc="2025-07-26T13:24:00Z">
        <w:r w:rsidDel="00342019">
          <w:delText>exhibited significantly</w:delText>
        </w:r>
      </w:del>
      <w:ins w:id="743" w:author="Kyle Elliott, Dr" w:date="2025-07-26T09:24:00Z" w16du:dateUtc="2025-07-26T13:24:00Z">
        <w:r w:rsidR="00342019">
          <w:t>had</w:t>
        </w:r>
      </w:ins>
      <w:r>
        <w:t xml:space="preserve"> larger home ranges</w:t>
      </w:r>
      <w:del w:id="744" w:author="Kyle Elliott, Dr" w:date="2025-07-26T09:24:00Z" w16du:dateUtc="2025-07-26T13:24:00Z">
        <w:r w:rsidDel="00342019">
          <w:delText>, suggesting larger movement requirements in fragmented habitats</w:delText>
        </w:r>
      </w:del>
      <w:r>
        <w:t xml:space="preserve">. Habitat selection </w:t>
      </w:r>
      <w:ins w:id="745" w:author="Kyle Elliott, Dr" w:date="2025-07-26T11:08:00Z" w16du:dateUtc="2025-07-26T15:08:00Z">
        <w:r w:rsidR="002F6485">
          <w:t>occu</w:t>
        </w:r>
      </w:ins>
      <w:ins w:id="746" w:author="Kyle Elliott, Dr" w:date="2025-07-26T11:09:00Z" w16du:dateUtc="2025-07-26T15:09:00Z">
        <w:r w:rsidR="002F6485">
          <w:t xml:space="preserve">rred at very small scales (25-50 m) across all sites, but </w:t>
        </w:r>
      </w:ins>
      <w:r>
        <w:t>patterns varied across sites</w:t>
      </w:r>
      <w:ins w:id="747" w:author="Kyle Elliott, Dr" w:date="2025-07-26T11:09:00Z" w16du:dateUtc="2025-07-26T15:09:00Z">
        <w:r w:rsidR="002F6485">
          <w:t xml:space="preserve"> except that</w:t>
        </w:r>
      </w:ins>
      <w:ins w:id="748" w:author="Kyle Elliott, Dr" w:date="2025-07-26T09:25:00Z" w16du:dateUtc="2025-07-26T13:25:00Z">
        <w:r w:rsidR="00342019">
          <w:t xml:space="preserve"> proximity to feeders was always an important variable</w:t>
        </w:r>
      </w:ins>
      <w:del w:id="749" w:author="Kyle Elliott, Dr" w:date="2025-07-26T09:24:00Z" w16du:dateUtc="2025-07-26T13:24:00Z">
        <w:r w:rsidDel="00342019">
          <w:delText xml:space="preserve">: </w:delText>
        </w:r>
      </w:del>
      <w:ins w:id="750" w:author="Kyle Elliott, Dr" w:date="2025-07-26T09:24:00Z" w16du:dateUtc="2025-07-26T13:24:00Z">
        <w:r w:rsidR="00342019">
          <w:t xml:space="preserve">. </w:t>
        </w:r>
      </w:ins>
      <w:del w:id="751" w:author="Kyle Elliott, Dr" w:date="2025-07-26T09:24:00Z" w16du:dateUtc="2025-07-26T13:24:00Z">
        <w:r w:rsidDel="00342019">
          <w:delText xml:space="preserve">in </w:delText>
        </w:r>
      </w:del>
      <w:ins w:id="752" w:author="Kyle Elliott, Dr" w:date="2025-07-26T09:24:00Z" w16du:dateUtc="2025-07-26T13:24:00Z">
        <w:r w:rsidR="00342019">
          <w:t xml:space="preserve">In </w:t>
        </w:r>
      </w:ins>
      <w:r>
        <w:t>less urbanized areas, birds selected for vertically complex vegetation</w:t>
      </w:r>
      <w:del w:id="753" w:author="Kyle Elliott, Dr" w:date="2025-07-26T09:25:00Z" w16du:dateUtc="2025-07-26T13:25:00Z">
        <w:r w:rsidDel="00342019">
          <w:delText xml:space="preserve"> and proximity to feeders,</w:delText>
        </w:r>
      </w:del>
      <w:r>
        <w:t xml:space="preserve"> while in more urbanized areas, </w:t>
      </w:r>
      <w:ins w:id="754" w:author="Kyle Elliott, Dr" w:date="2025-07-26T09:24:00Z" w16du:dateUtc="2025-07-26T13:24:00Z">
        <w:r w:rsidR="00342019">
          <w:t xml:space="preserve">birds </w:t>
        </w:r>
      </w:ins>
      <w:r>
        <w:t>select</w:t>
      </w:r>
      <w:del w:id="755" w:author="Kyle Elliott, Dr" w:date="2025-07-26T09:25:00Z" w16du:dateUtc="2025-07-26T13:25:00Z">
        <w:r w:rsidDel="00342019">
          <w:delText>ion was more influenced by anthropogenic features such as</w:delText>
        </w:r>
      </w:del>
      <w:ins w:id="756" w:author="Kyle Elliott, Dr" w:date="2025-07-26T09:25:00Z" w16du:dateUtc="2025-07-26T13:25:00Z">
        <w:r w:rsidR="00342019">
          <w:t>ed</w:t>
        </w:r>
      </w:ins>
      <w:r>
        <w:t xml:space="preserve"> road length</w:t>
      </w:r>
      <w:ins w:id="757" w:author="Kyle Elliott, Dr" w:date="2025-07-26T09:25:00Z" w16du:dateUtc="2025-07-26T13:25:00Z">
        <w:r w:rsidR="00342019">
          <w:t xml:space="preserve"> (a proxy for human density)</w:t>
        </w:r>
      </w:ins>
      <w:del w:id="758" w:author="Kyle Elliott, Dr" w:date="2025-07-26T09:25:00Z" w16du:dateUtc="2025-07-26T13:25:00Z">
        <w:r w:rsidDel="00342019">
          <w:delText xml:space="preserve"> and proximity to bird feeders</w:delText>
        </w:r>
      </w:del>
      <w:r>
        <w:t xml:space="preserve">. </w:t>
      </w:r>
      <w:del w:id="759" w:author="Kyle Elliott, Dr" w:date="2025-07-26T09:25:00Z" w16du:dateUtc="2025-07-26T13:25:00Z">
        <w:r w:rsidDel="00342019">
          <w:delText xml:space="preserve">These results indicate that </w:delText>
        </w:r>
        <w:r w:rsidR="00D02DE1" w:rsidDel="00342019">
          <w:delText>n</w:delText>
        </w:r>
      </w:del>
      <w:ins w:id="760" w:author="Kyle Elliott, Dr" w:date="2025-07-26T09:25:00Z" w16du:dateUtc="2025-07-26T13:25:00Z">
        <w:r w:rsidR="00342019">
          <w:t>N</w:t>
        </w:r>
      </w:ins>
      <w:r w:rsidR="00D02DE1">
        <w:t>orthern cardinal</w:t>
      </w:r>
      <w:r>
        <w:t>s display</w:t>
      </w:r>
      <w:ins w:id="761" w:author="Kyle Elliott, Dr" w:date="2025-07-26T09:25:00Z" w16du:dateUtc="2025-07-26T13:25:00Z">
        <w:r w:rsidR="00342019">
          <w:t>ed</w:t>
        </w:r>
      </w:ins>
      <w:r>
        <w:t xml:space="preserve"> </w:t>
      </w:r>
      <w:commentRangeStart w:id="762"/>
      <w:r>
        <w:t xml:space="preserve">behavioral plasticity </w:t>
      </w:r>
      <w:commentRangeEnd w:id="762"/>
      <w:r>
        <w:rPr>
          <w:rStyle w:val="CommentReference"/>
          <w:rFonts w:asciiTheme="minorHAnsi" w:eastAsiaTheme="minorHAnsi" w:hAnsiTheme="minorHAnsi" w:cstheme="minorBidi"/>
          <w:kern w:val="2"/>
          <w:lang w:val="fr-CA"/>
          <w14:ligatures w14:val="standardContextual"/>
        </w:rPr>
        <w:commentReference w:id="762"/>
      </w:r>
      <w:r>
        <w:t>in response to urban</w:t>
      </w:r>
      <w:del w:id="763" w:author="Kyle Elliott, Dr" w:date="2025-07-26T09:26:00Z" w16du:dateUtc="2025-07-26T13:26:00Z">
        <w:r w:rsidDel="00342019">
          <w:delText xml:space="preserve"> environments</w:delText>
        </w:r>
      </w:del>
      <w:ins w:id="764" w:author="Kyle Elliott, Dr" w:date="2025-07-26T09:26:00Z" w16du:dateUtc="2025-07-26T13:26:00Z">
        <w:r w:rsidR="00342019">
          <w:t>ization</w:t>
        </w:r>
      </w:ins>
      <w:r>
        <w:t xml:space="preserve"> and highlight the importance of </w:t>
      </w:r>
      <w:r>
        <w:lastRenderedPageBreak/>
        <w:t>adapting conservation strategies to local urban contexts. As cities expand, understanding these fine-scale ecological responses will be key to designing biodiversity-friendly UGS that support both wildlife and human well-being throughout the year.</w:t>
      </w:r>
    </w:p>
    <w:p w14:paraId="75578DDF" w14:textId="3AB41F3C" w:rsidR="00453166" w:rsidRDefault="00453166" w:rsidP="00453166">
      <w:pPr>
        <w:pStyle w:val="Heading3"/>
        <w:spacing w:line="480" w:lineRule="auto"/>
        <w:rPr>
          <w:rFonts w:ascii="Times New Roman" w:hAnsi="Times New Roman" w:cs="Times New Roman"/>
          <w:b/>
          <w:bCs/>
          <w:color w:val="000000" w:themeColor="text1"/>
          <w:lang w:val="en-CA"/>
        </w:rPr>
      </w:pPr>
      <w:bookmarkStart w:id="765" w:name="_Toc203574367"/>
      <w:r>
        <w:rPr>
          <w:rFonts w:ascii="Times New Roman" w:hAnsi="Times New Roman" w:cs="Times New Roman"/>
          <w:b/>
          <w:bCs/>
          <w:color w:val="000000" w:themeColor="text1"/>
          <w:lang w:val="en-CA"/>
        </w:rPr>
        <w:t>Introduction</w:t>
      </w:r>
      <w:bookmarkEnd w:id="765"/>
    </w:p>
    <w:p w14:paraId="38A38FF3" w14:textId="3CA4EBBB" w:rsidR="00567DEE" w:rsidRPr="00782884" w:rsidRDefault="00453166" w:rsidP="00567DEE">
      <w:pPr>
        <w:autoSpaceDE w:val="0"/>
        <w:autoSpaceDN w:val="0"/>
        <w:adjustRightInd w:val="0"/>
        <w:spacing w:line="480" w:lineRule="auto"/>
        <w:ind w:firstLine="720"/>
        <w:jc w:val="both"/>
        <w:rPr>
          <w:rFonts w:ascii="Times New Roman" w:hAnsi="Times New Roman" w:cs="Times New Roman"/>
          <w:color w:val="EE0000"/>
          <w:lang w:val="en-CA"/>
        </w:rPr>
      </w:pPr>
      <w:bookmarkStart w:id="766" w:name="_Hlk204001231"/>
      <w:commentRangeStart w:id="767"/>
      <w:commentRangeStart w:id="768"/>
      <w:r w:rsidRPr="00782884">
        <w:rPr>
          <w:rFonts w:ascii="Times New Roman" w:hAnsi="Times New Roman" w:cs="Times New Roman"/>
          <w:color w:val="EE0000"/>
          <w:lang w:val="en-CA"/>
        </w:rPr>
        <w:t>Urbanization</w:t>
      </w:r>
      <w:commentRangeEnd w:id="767"/>
      <w:r w:rsidR="00585117">
        <w:rPr>
          <w:rStyle w:val="CommentReference"/>
        </w:rPr>
        <w:commentReference w:id="767"/>
      </w:r>
      <w:r w:rsidRPr="00782884">
        <w:rPr>
          <w:rFonts w:ascii="Times New Roman" w:hAnsi="Times New Roman" w:cs="Times New Roman"/>
          <w:color w:val="EE0000"/>
          <w:lang w:val="en-CA"/>
        </w:rPr>
        <w:t xml:space="preserve"> </w:t>
      </w:r>
      <w:del w:id="769" w:author="Kyle Elliott, Dr" w:date="2025-07-26T09:44:00Z" w16du:dateUtc="2025-07-26T13:44:00Z">
        <w:r w:rsidRPr="00782884" w:rsidDel="00363623">
          <w:rPr>
            <w:rFonts w:ascii="Times New Roman" w:hAnsi="Times New Roman" w:cs="Times New Roman"/>
            <w:color w:val="EE0000"/>
            <w:lang w:val="en-CA"/>
          </w:rPr>
          <w:delText xml:space="preserve">is a global phenomenon that keeps </w:delText>
        </w:r>
      </w:del>
      <w:ins w:id="770" w:author="Kyle Elliott, Dr" w:date="2025-07-26T09:44:00Z" w16du:dateUtc="2025-07-26T13:44:00Z">
        <w:r w:rsidR="00363623">
          <w:rPr>
            <w:rFonts w:ascii="Times New Roman" w:hAnsi="Times New Roman" w:cs="Times New Roman"/>
            <w:color w:val="EE0000"/>
            <w:lang w:val="en-CA"/>
          </w:rPr>
          <w:t>is</w:t>
        </w:r>
        <w:r w:rsidR="00363623" w:rsidRPr="00782884">
          <w:rPr>
            <w:rFonts w:ascii="Times New Roman" w:hAnsi="Times New Roman" w:cs="Times New Roman"/>
            <w:color w:val="EE0000"/>
            <w:lang w:val="en-CA"/>
          </w:rPr>
          <w:t xml:space="preserve"> </w:t>
        </w:r>
      </w:ins>
      <w:r w:rsidR="000636F7" w:rsidRPr="00782884">
        <w:rPr>
          <w:rFonts w:ascii="Times New Roman" w:hAnsi="Times New Roman" w:cs="Times New Roman"/>
          <w:color w:val="EE0000"/>
          <w:lang w:val="en-CA"/>
        </w:rPr>
        <w:t>accelerating</w:t>
      </w:r>
      <w:ins w:id="771" w:author="Kyle Elliott, Dr" w:date="2025-07-26T09:44:00Z" w16du:dateUtc="2025-07-26T13:44:00Z">
        <w:r w:rsidR="00363623">
          <w:rPr>
            <w:rFonts w:ascii="Times New Roman" w:hAnsi="Times New Roman" w:cs="Times New Roman"/>
            <w:color w:val="EE0000"/>
            <w:lang w:val="en-CA"/>
          </w:rPr>
          <w:t xml:space="preserve"> worldwide</w:t>
        </w:r>
      </w:ins>
      <w:r w:rsidRPr="00782884">
        <w:rPr>
          <w:rFonts w:ascii="Times New Roman" w:hAnsi="Times New Roman" w:cs="Times New Roman"/>
          <w:color w:val="EE0000"/>
          <w:lang w:val="en-CA"/>
        </w:rPr>
        <w:t xml:space="preserve"> </w:t>
      </w:r>
      <w:r w:rsidRPr="00782884">
        <w:rPr>
          <w:rFonts w:ascii="Times New Roman" w:hAnsi="Times New Roman" w:cs="Times New Roman"/>
          <w:color w:val="EE0000"/>
        </w:rPr>
        <w:fldChar w:fldCharType="begin"/>
      </w:r>
      <w:ins w:id="772"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{"citationID":"yqK44Avz","properties":{"formattedCitation":"(Elmqvist et al., 2013; Simkin et al., 2022; Wang et al., 2012)","plainCitation":"(Elmqvist et al., 2013; Simkin et al., 2022; Wang et al., 2012)","noteIndex":0},"citationItems":[{"id":"uaj5Gv9l/yjvkB67W","uris":["http://zotero.org/users/16770306/items/63HH2VLG"],"itemData":{"id":78,"type":"book","ISBN":"3-319-16104-0","publisher":"Springer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C."}],"issued":{"date-parts":[["2013"]]}}},{"id":"uaj5Gv9l/n2qKjSfG","uris":["http://zotero.org/users/16770306/items/Y5W4YPFT"],"itemData":{"id":178,"type":"article-journal","abstract":"Understanding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I."},{"family":"Jetz","given":"Walter"}],"issued":{"date-parts":[["2022"]]}}},{"id":"uaj5Gv9l/52sZ0iGo","uris":["http://zotero.org/users/16770306/items/SWXQGFGR"],"itemData":{"id":77,"type":"article-journal","container-title":"Landscape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ins>
      <w:del w:id="773" w:author="Anne-Marie Cousineau" w:date="2025-07-28T15:07:00Z" w16du:dateUtc="2025-07-28T19:07:00Z">
        <w:r w:rsidR="004701C5" w:rsidRPr="00782884" w:rsidDel="00F561FB">
          <w:rPr>
            <w:rFonts w:ascii="Times New Roman" w:hAnsi="Times New Roman" w:cs="Times New Roman"/>
            <w:color w:val="EE0000"/>
            <w:lang w:val="en-CA"/>
          </w:rPr>
          <w:delInstrText xml:space="preserve"> ADDIN ZOTERO_ITEM CSL_CITATION {"citationID":"yqK44Avz","properties":{"formattedCitation":"(Elmqvist et al., 2013; Simkin et al., 2022; Wang et al., 2012)","plainCitation":"(Elmqvist et al., 2013; Simkin et al., 2022; Wang et al., 2012)","noteIndex":0},"citationItems":[{"id":"kWnmc6IE/SVUdwkts","uris":["http://zotero.org/users/16770306/items/63HH2VLG"],"itemData":{"id":78,"type":"book","ISBN":"3-319-16104-0","publisher":"Springer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C."}],"issued":{"date-parts":[["2013"]]}}},{"id":"kWnmc6IE/zNjG3XZx","uris":["http://zotero.org/users/16770306/items/Y5W4YPFT"],"itemData":{"id":178,"type":"article-journal","abstract":"Understanding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I."},{"family":"Jetz","given":"Walter"}],"issued":{"date-parts":[["2022"]]}}},{"id":"kWnmc6IE/4oWBK08q","uris":["http://zotero.org/users/16770306/items/SWXQGFGR"],"itemData":{"id":77,"type":"article-journal","container-title":"Landscape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delInstrText>
        </w:r>
      </w:del>
      <w:r w:rsidRPr="00782884">
        <w:rPr>
          <w:rFonts w:ascii="Times New Roman" w:hAnsi="Times New Roman" w:cs="Times New Roman"/>
          <w:color w:val="EE0000"/>
        </w:rPr>
        <w:fldChar w:fldCharType="separate"/>
      </w:r>
      <w:r w:rsidRPr="00782884">
        <w:rPr>
          <w:rFonts w:ascii="Times New Roman" w:hAnsi="Times New Roman" w:cs="Times New Roman"/>
          <w:noProof/>
          <w:color w:val="EE0000"/>
          <w:lang w:val="en-CA"/>
        </w:rPr>
        <w:t>(Elmqvist et al., 2013; Simkin et al., 2022; Wang et al., 2012)</w:t>
      </w:r>
      <w:r w:rsidRPr="00782884">
        <w:rPr>
          <w:rFonts w:ascii="Times New Roman" w:hAnsi="Times New Roman" w:cs="Times New Roman"/>
          <w:color w:val="EE0000"/>
        </w:rPr>
        <w:fldChar w:fldCharType="end"/>
      </w:r>
      <w:r w:rsidR="000636F7" w:rsidRPr="00782884">
        <w:rPr>
          <w:rFonts w:ascii="Times New Roman" w:hAnsi="Times New Roman" w:cs="Times New Roman"/>
          <w:color w:val="EE0000"/>
          <w:lang w:val="en-CA"/>
        </w:rPr>
        <w:t>,</w:t>
      </w:r>
      <w:r w:rsidRPr="00782884">
        <w:rPr>
          <w:rFonts w:ascii="Times New Roman" w:hAnsi="Times New Roman" w:cs="Times New Roman"/>
          <w:color w:val="EE0000"/>
          <w:lang w:val="en-CA"/>
        </w:rPr>
        <w:t xml:space="preserve"> </w:t>
      </w:r>
      <w:commentRangeStart w:id="774"/>
      <w:del w:id="775" w:author="Kyle Elliott, Dr" w:date="2025-07-26T09:44:00Z" w16du:dateUtc="2025-07-26T13:44:00Z">
        <w:r w:rsidRPr="00782884" w:rsidDel="00363623">
          <w:rPr>
            <w:rFonts w:ascii="Times New Roman" w:hAnsi="Times New Roman" w:cs="Times New Roman"/>
            <w:color w:val="EE0000"/>
            <w:lang w:val="en-CA"/>
          </w:rPr>
          <w:delText>dramatically</w:delText>
        </w:r>
      </w:del>
      <w:commentRangeEnd w:id="774"/>
      <w:r w:rsidR="00363623">
        <w:rPr>
          <w:rStyle w:val="CommentReference"/>
        </w:rPr>
        <w:commentReference w:id="774"/>
      </w:r>
      <w:del w:id="776" w:author="Kyle Elliott, Dr" w:date="2025-07-26T09:44:00Z" w16du:dateUtc="2025-07-26T13:44:00Z">
        <w:r w:rsidRPr="00782884" w:rsidDel="00363623">
          <w:rPr>
            <w:rFonts w:ascii="Times New Roman" w:hAnsi="Times New Roman" w:cs="Times New Roman"/>
            <w:color w:val="EE0000"/>
            <w:lang w:val="en-CA"/>
          </w:rPr>
          <w:delText xml:space="preserve"> </w:delText>
        </w:r>
      </w:del>
      <w:r w:rsidR="000636F7" w:rsidRPr="00782884">
        <w:rPr>
          <w:rFonts w:ascii="Times New Roman" w:hAnsi="Times New Roman" w:cs="Times New Roman"/>
          <w:color w:val="EE0000"/>
          <w:lang w:val="en-CA"/>
        </w:rPr>
        <w:t xml:space="preserve">altering </w:t>
      </w:r>
      <w:r w:rsidRPr="00782884">
        <w:rPr>
          <w:rFonts w:ascii="Times New Roman" w:hAnsi="Times New Roman" w:cs="Times New Roman"/>
          <w:color w:val="EE0000"/>
          <w:lang w:val="en-CA"/>
        </w:rPr>
        <w:t>landscape</w:t>
      </w:r>
      <w:r w:rsidR="000636F7" w:rsidRPr="00782884">
        <w:rPr>
          <w:rFonts w:ascii="Times New Roman" w:hAnsi="Times New Roman" w:cs="Times New Roman"/>
          <w:color w:val="EE0000"/>
          <w:lang w:val="en-CA"/>
        </w:rPr>
        <w:t xml:space="preserve">s and </w:t>
      </w:r>
      <w:r w:rsidRPr="00782884">
        <w:rPr>
          <w:rFonts w:ascii="Times New Roman" w:hAnsi="Times New Roman" w:cs="Times New Roman"/>
          <w:color w:val="EE0000"/>
          <w:lang w:val="en-CA"/>
        </w:rPr>
        <w:t xml:space="preserve">bringing novel challenges to wildlife </w:t>
      </w:r>
      <w:r w:rsidRPr="00782884">
        <w:rPr>
          <w:rFonts w:ascii="Times New Roman" w:hAnsi="Times New Roman" w:cs="Times New Roman"/>
          <w:color w:val="EE0000"/>
        </w:rPr>
        <w:fldChar w:fldCharType="begin"/>
      </w:r>
      <w:ins w:id="777"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{"citationID":"N5gIS7Nj","properties":{"formattedCitation":"(Lowry et al., 2013)","plainCitation":"(Lowry et al., 2013)","noteIndex":0},"citationItems":[{"id":"uaj5Gv9l/JdamZgDo","uris":["http://zotero.org/users/16770306/items/R7KL4SMC"],"itemData":{"id":79,"type":"article-journal","container-title":"Biological reviews","ISSN":"1464-7931","issue":"3","page":"537-549","title":"Behavioural responses of wildlife to urban environments","volume":"88","author":[{"family":"Lowry","given":"Hélène"},{"family":"Lill","given":"Alan"},{"family":"Wong","given":"Bob BM"}],"issued":{"date-parts":[["2013"]]}}}],"schema":"https://github.com/citation-style-language/schema/raw/master/csl-citation.json"} </w:instrText>
        </w:r>
      </w:ins>
      <w:del w:id="778" w:author="Anne-Marie Cousineau" w:date="2025-07-28T15:07:00Z" w16du:dateUtc="2025-07-28T19:07:00Z">
        <w:r w:rsidR="004701C5" w:rsidRPr="00782884" w:rsidDel="00F561FB">
          <w:rPr>
            <w:rFonts w:ascii="Times New Roman" w:hAnsi="Times New Roman" w:cs="Times New Roman"/>
            <w:color w:val="EE0000"/>
            <w:lang w:val="en-CA"/>
          </w:rPr>
          <w:delInstrText xml:space="preserve"> ADDIN ZOTERO_ITEM CSL_CITATION {"citationID":"N5gIS7Nj","properties":{"formattedCitation":"(Lowry et al., 2013)","plainCitation":"(Lowry et al., 2013)","noteIndex":0},"citationItems":[{"id":"kWnmc6IE/u243Tr5r","uris":["http://zotero.org/users/16770306/items/R7KL4SMC"],"itemData":{"id":79,"type":"article-journal","container-title":"Biological reviews","ISSN":"1464-7931","issue":"3","page":"537-549","title":"Behavioural responses of wildlife to urban environments","volume":"88","author":[{"family":"Lowry","given":"Hélène"},{"family":"Lill","given":"Alan"},{"family":"Wong","given":"Bob BM"}],"issued":{"date-parts":[["2013"]]}}}],"schema":"https://github.com/citation-style-language/schema/raw/master/csl-citation.json"} </w:delInstrText>
        </w:r>
      </w:del>
      <w:r w:rsidRPr="00782884">
        <w:rPr>
          <w:rFonts w:ascii="Times New Roman" w:hAnsi="Times New Roman" w:cs="Times New Roman"/>
          <w:color w:val="EE0000"/>
        </w:rPr>
        <w:fldChar w:fldCharType="separate"/>
      </w:r>
      <w:r w:rsidRPr="00782884">
        <w:rPr>
          <w:rFonts w:ascii="Times New Roman" w:hAnsi="Times New Roman" w:cs="Times New Roman"/>
          <w:noProof/>
          <w:color w:val="EE0000"/>
          <w:lang w:val="en-CA"/>
        </w:rPr>
        <w:t>(Lowry et al., 2013)</w:t>
      </w:r>
      <w:r w:rsidRPr="00782884">
        <w:rPr>
          <w:rFonts w:ascii="Times New Roman" w:hAnsi="Times New Roman" w:cs="Times New Roman"/>
          <w:color w:val="EE0000"/>
        </w:rPr>
        <w:fldChar w:fldCharType="end"/>
      </w:r>
      <w:r w:rsidRPr="00782884">
        <w:rPr>
          <w:rFonts w:ascii="Times New Roman" w:hAnsi="Times New Roman" w:cs="Times New Roman"/>
          <w:color w:val="EE0000"/>
          <w:lang w:val="en-CA"/>
        </w:rPr>
        <w:t xml:space="preserve">. </w:t>
      </w:r>
      <w:del w:id="779" w:author="Kyle Elliott, Dr" w:date="2025-07-26T09:45:00Z" w16du:dateUtc="2025-07-26T13:45:00Z">
        <w:r w:rsidR="000636F7" w:rsidRPr="00782884" w:rsidDel="00363623">
          <w:rPr>
            <w:rFonts w:ascii="Times New Roman" w:hAnsi="Times New Roman" w:cs="Times New Roman"/>
            <w:color w:val="EE0000"/>
            <w:lang w:val="en-CA"/>
          </w:rPr>
          <w:delText>Challenges</w:delText>
        </w:r>
        <w:r w:rsidRPr="00782884" w:rsidDel="00363623">
          <w:rPr>
            <w:rFonts w:ascii="Times New Roman" w:hAnsi="Times New Roman" w:cs="Times New Roman"/>
            <w:color w:val="EE0000"/>
            <w:lang w:val="en-CA"/>
          </w:rPr>
          <w:delText xml:space="preserve"> </w:delText>
        </w:r>
      </w:del>
      <w:ins w:id="780" w:author="Kyle Elliott, Dr" w:date="2025-07-26T09:45:00Z" w16du:dateUtc="2025-07-26T13:45:00Z">
        <w:r w:rsidR="00363623">
          <w:rPr>
            <w:rFonts w:ascii="Times New Roman" w:hAnsi="Times New Roman" w:cs="Times New Roman"/>
            <w:color w:val="EE0000"/>
            <w:lang w:val="en-CA"/>
          </w:rPr>
          <w:t>Wildlife impacts</w:t>
        </w:r>
        <w:r w:rsidR="00363623" w:rsidRPr="00782884">
          <w:rPr>
            <w:rFonts w:ascii="Times New Roman" w:hAnsi="Times New Roman" w:cs="Times New Roman"/>
            <w:color w:val="EE0000"/>
            <w:lang w:val="en-CA"/>
          </w:rPr>
          <w:t xml:space="preserve"> </w:t>
        </w:r>
      </w:ins>
      <w:r w:rsidRPr="00782884">
        <w:rPr>
          <w:rFonts w:ascii="Times New Roman" w:hAnsi="Times New Roman" w:cs="Times New Roman"/>
          <w:color w:val="EE0000"/>
          <w:lang w:val="en-CA"/>
        </w:rPr>
        <w:t>include habitat fragmentation, habitat loss</w:t>
      </w:r>
      <w:ins w:id="781" w:author="Kyle Elliott, Dr" w:date="2025-07-26T09:45:00Z" w16du:dateUtc="2025-07-26T13:45:00Z">
        <w:r w:rsidR="00363623">
          <w:rPr>
            <w:rFonts w:ascii="Times New Roman" w:hAnsi="Times New Roman" w:cs="Times New Roman"/>
            <w:color w:val="EE0000"/>
            <w:lang w:val="en-CA"/>
          </w:rPr>
          <w:t xml:space="preserve"> and</w:t>
        </w:r>
      </w:ins>
      <w:del w:id="782" w:author="Kyle Elliott, Dr" w:date="2025-07-26T09:45:00Z" w16du:dateUtc="2025-07-26T13:45:00Z">
        <w:r w:rsidRPr="00782884" w:rsidDel="00363623">
          <w:rPr>
            <w:rFonts w:ascii="Times New Roman" w:hAnsi="Times New Roman" w:cs="Times New Roman"/>
            <w:color w:val="EE0000"/>
            <w:lang w:val="en-CA"/>
          </w:rPr>
          <w:delText>,</w:delText>
        </w:r>
      </w:del>
      <w:r w:rsidRPr="00782884">
        <w:rPr>
          <w:rFonts w:ascii="Times New Roman" w:hAnsi="Times New Roman" w:cs="Times New Roman"/>
          <w:color w:val="EE0000"/>
          <w:lang w:val="en-CA"/>
        </w:rPr>
        <w:t xml:space="preserve"> chronic </w:t>
      </w:r>
      <w:r w:rsidR="000636F7" w:rsidRPr="00782884">
        <w:rPr>
          <w:rFonts w:ascii="Times New Roman" w:hAnsi="Times New Roman" w:cs="Times New Roman"/>
          <w:color w:val="EE0000"/>
          <w:lang w:val="en-CA"/>
        </w:rPr>
        <w:t>pollution</w:t>
      </w:r>
      <w:del w:id="783" w:author="Kyle Elliott, Dr" w:date="2025-07-26T09:45:00Z" w16du:dateUtc="2025-07-26T13:45:00Z">
        <w:r w:rsidRPr="00782884" w:rsidDel="00363623">
          <w:rPr>
            <w:rFonts w:ascii="Times New Roman" w:hAnsi="Times New Roman" w:cs="Times New Roman"/>
            <w:color w:val="EE0000"/>
            <w:lang w:val="en-CA"/>
          </w:rPr>
          <w:delText>, and more</w:delText>
        </w:r>
      </w:del>
      <w:r w:rsidRPr="00782884">
        <w:rPr>
          <w:rFonts w:ascii="Times New Roman" w:hAnsi="Times New Roman" w:cs="Times New Roman"/>
          <w:color w:val="EE0000"/>
          <w:lang w:val="en-CA"/>
        </w:rPr>
        <w:t xml:space="preserve"> </w:t>
      </w:r>
      <w:r w:rsidRPr="00782884">
        <w:rPr>
          <w:rFonts w:ascii="Times New Roman" w:hAnsi="Times New Roman" w:cs="Times New Roman"/>
          <w:color w:val="EE0000"/>
        </w:rPr>
        <w:fldChar w:fldCharType="begin"/>
      </w:r>
      <w:ins w:id="784"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{"citationID":"lpWqOUXa","properties":{"formattedCitation":"(Murray et al., 2019; Seress &amp; Liker, 2015; Vaz et al., 2023)","plainCitation":"(Murray et al., 2019; Seress &amp; Liker, 2015; Vaz et al., 2023)","noteIndex":0},"citationItems":[{"id":"uaj5Gv9l/IUzYhBZI","uris":["http://zotero.org/users/16770306/items/SFAXA8LX"],"itemData":{"id":136,"type":"article-journal","container-title":"Frontiers in Ecology and the Environment","ISSN":"1540-9295","issue":"10","page":"575-583","title":"City sicker? A meta‐analysis of wildlife health and urbanization","volume":"17","author":[{"family":"Murray","given":"Maureen H."},{"family":"Sánchez","given":"Cecilia A."},{"family":"Becker","given":"Daniel J."},{"family":"Byers","given":"Kaylee A."},{"family":"Worsley‐Tonks","given":"Katherine EL"},{"family":"Craft","given":"Meggan E."}],"issued":{"date-parts":[["2019"]]}}},{"id":"uaj5Gv9l/eRtZpgf1","uris":["http://zotero.org/users/16770306/items/38GH6Z5Y"],"itemData":{"id":93,"type":"article-journal","container-title":"Acta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id":"uaj5Gv9l/MgvngIXv","uris":["http://zotero.org/users/16770306/items/KIU9NH4N"],"itemData":{"id":203,"type":"article-journal","abstract":"Anthropic stressors are among the greatest concerns in nature conservation. Among these, deforestation and urban expansion are major drivers of habitat loss, which is a major threat to biodiversity. Insects, the largest and most abundant group of animals, are declining at alarming rates. However, global estimates of the impact of anthropic stressors on insect abundance, richness, and traits are still lacking. Here, we performed a meta-analysis to estimate the impact of urbanization stressors on insect abundance, diversity, and traits. Our design focused on the effects of urbanization on moderators such as insects' activity periods, climatic zones, development stages, ecosystem, functional roles, mobility, orders, and life history. We found that insects are negatively affected by urban stressors across most moderators evaluated. Our research estimated that in insects, urbanization resulted in a mean decrease of 42 % in abundance, 40 % in richness, and 24 % in trait effects, compared to a conserved area. Even though in general there was greater loss in abundance than in richness, each moderator was affected by different means and to varying degrees, which results from artificial lighting at night as well as land use. Our study highlights the importance of promoting better protection of insect biodiversity in the future from the enormous loss in biodiversity reported in &gt;500 papers assessed.","container-title":"Science of The Total Environment","DOI":"https://doi.org/10.1016/j.scitotenv.2023.165967","ISSN":"0048-9697","page":"165967","title":"Global meta-analysis of urbanization stressors on insect abundance, richness, and traits","volume":"903","author":[{"family":"Vaz","given":"Stephanie"},{"family":"Manes","given":"Stella"},{"family":"Khattar","given":"Gabriel"},{"family":"Mendes","given":"Mariana"},{"family":"Silveira","given":"Luiz"},{"family":"Mendes","given":"Eduardo"},{"family":"Morais Rodrigues","given":"Erimágna","non-dropping-particle":"de"},{"family":"Gama-Maia","given":"Danielle"},{"family":"Lorini","given":"Maria Lucia"},{"family":"Macedo","given":"Margarete"},{"family":"Paiva","given":"Paulo Cesar"}],"issued":{"date-parts":[["2023",12,10]]}}}],"schema":"https://github.com/citation-style-language/schema/raw/master/csl-citation.json"} </w:instrText>
        </w:r>
      </w:ins>
      <w:del w:id="785" w:author="Anne-Marie Cousineau" w:date="2025-07-28T15:07:00Z" w16du:dateUtc="2025-07-28T19:07:00Z">
        <w:r w:rsidR="004701C5" w:rsidRPr="00782884" w:rsidDel="00F561FB">
          <w:rPr>
            <w:rFonts w:ascii="Times New Roman" w:hAnsi="Times New Roman" w:cs="Times New Roman"/>
            <w:color w:val="EE0000"/>
            <w:lang w:val="en-CA"/>
          </w:rPr>
          <w:delInstrText xml:space="preserve"> ADDIN ZOTERO_ITEM CSL_CITATION {"citationID":"lpWqOUXa","properties":{"formattedCitation":"(Murray et al., 2019; Seress &amp; Liker, 2015; Vaz et al., 2023)","plainCitation":"(Murray et al., 2019; Seress &amp; Liker, 2015; Vaz et al., 2023)","noteIndex":0},"citationItems":[{"id":"kWnmc6IE/0XZKrv5p","uris":["http://zotero.org/users/16770306/items/SFAXA8LX"],"itemData":{"id":136,"type":"article-journal","container-title":"Frontiers in Ecology and the Environment","ISSN":"1540-9295","issue":"10","page":"575-583","title":"City sicker? A meta‐analysis of wildlife health and urbanization","volume":"17","author":[{"family":"Murray","given":"Maureen H."},{"family":"Sánchez","given":"Cecilia A."},{"family":"Becker","given":"Daniel J."},{"family":"Byers","given":"Kaylee A."},{"family":"Worsley‐Tonks","given":"Katherine EL"},{"family":"Craft","given":"Meggan E."}],"issued":{"date-parts":[["2019"]]}}},{"id":"kWnmc6IE/urVi182p","uris":["http://zotero.org/users/16770306/items/38GH6Z5Y"],"itemData":{"id":93,"type":"article-journal","container-title":"Acta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id":"kWnmc6IE/UGRZJmAH","uris":["http://zotero.org/users/16770306/items/KIU9NH4N"],"itemData":{"id":203,"type":"article-journal","abstract":"Anthropic stressors are among the greatest concerns in nature conservation. Among these, deforestation and urban expansion are major drivers of habitat loss, which is a major threat to biodiversity. Insects, the largest and most abundant group of animals, are declining at alarming rates. However, global estimates of the impact of anthropic stressors on insect abundance, richness, and traits are still lacking. Here, we performed a meta-analysis to estimate the impact of urbanization stressors on insect abundance, diversity, and traits. Our design focused on the effects of urbanization on moderators such as insects' activity periods, climatic zones, development stages, ecosystem, functional roles, mobility, orders, and life history. We found that insects are negatively affected by urban stressors across most moderators evaluated. Our research estimated that in insects, urbanization resulted in a mean decrease of 42 % in abundance, 40 % in richness, and 24 % in trait effects, compared to a conserved area. Even though in general there was greater loss in abundance than in richness, each moderator was affected by different means and to varying degrees, which results from artificial lighting at night as well as land use. Our study highlights the importance of promoting better protection of insect biodiversity in the future from the enormous loss in biodiversity reported in &gt;500 papers assessed.","container-title":"Science of The Total Environment","DOI":"https://doi.org/10.1016/j.scitotenv.2023.165967","ISSN":"0048-9697","page":"165967","title":"Global meta-analysis of urbanization stressors on insect abundance, richness, and traits","volume":"903","author":[{"family":"Vaz","given":"Stephanie"},{"family":"Manes","given":"Stella"},{"family":"Khattar","given":"Gabriel"},{"family":"Mendes","given":"Mariana"},{"family":"Silveira","given":"Luiz"},{"family":"Mendes","given":"Eduardo"},{"family":"Morais Rodrigues","given":"Erimágna","non-dropping-particle":"de"},{"family":"Gama-Maia","given":"Danielle"},{"family":"Lorini","given":"Maria Lucia"},{"family":"Macedo","given":"Margarete"},{"family":"Paiva","given":"Paulo Cesar"}],"issued":{"date-parts":[["2023",12,10]]}}}],"schema":"https://github.com/citation-style-language/schema/raw/master/csl-citation.json"} </w:delInstrText>
        </w:r>
      </w:del>
      <w:r w:rsidRPr="00782884">
        <w:rPr>
          <w:rFonts w:ascii="Times New Roman" w:hAnsi="Times New Roman" w:cs="Times New Roman"/>
          <w:color w:val="EE0000"/>
        </w:rPr>
        <w:fldChar w:fldCharType="separate"/>
      </w:r>
      <w:r w:rsidRPr="00782884">
        <w:rPr>
          <w:rFonts w:ascii="Times New Roman" w:hAnsi="Times New Roman" w:cs="Times New Roman"/>
          <w:noProof/>
          <w:color w:val="EE0000"/>
          <w:lang w:val="en-CA"/>
        </w:rPr>
        <w:t>(Murray et al., 2019; Seress &amp; Liker, 2015; Vaz et al., 2023)</w:t>
      </w:r>
      <w:r w:rsidRPr="00782884">
        <w:rPr>
          <w:rFonts w:ascii="Times New Roman" w:hAnsi="Times New Roman" w:cs="Times New Roman"/>
          <w:color w:val="EE0000"/>
        </w:rPr>
        <w:fldChar w:fldCharType="end"/>
      </w:r>
      <w:r w:rsidRPr="00782884">
        <w:rPr>
          <w:rFonts w:ascii="Times New Roman" w:hAnsi="Times New Roman" w:cs="Times New Roman"/>
          <w:color w:val="EE0000"/>
          <w:lang w:val="en-CA"/>
        </w:rPr>
        <w:t xml:space="preserve">. </w:t>
      </w:r>
      <w:del w:id="786" w:author="Kyle Elliott, Dr" w:date="2025-07-26T09:46:00Z" w16du:dateUtc="2025-07-26T13:46:00Z">
        <w:r w:rsidR="000636F7" w:rsidRPr="00782884" w:rsidDel="00363623">
          <w:rPr>
            <w:rFonts w:ascii="Times New Roman" w:hAnsi="Times New Roman" w:cs="Times New Roman"/>
            <w:color w:val="EE0000"/>
            <w:lang w:val="en-CA"/>
          </w:rPr>
          <w:delText>F</w:delText>
        </w:r>
        <w:r w:rsidRPr="00782884" w:rsidDel="00363623">
          <w:rPr>
            <w:rFonts w:ascii="Times New Roman" w:hAnsi="Times New Roman" w:cs="Times New Roman"/>
            <w:color w:val="EE0000"/>
            <w:lang w:val="en-CA"/>
          </w:rPr>
          <w:delText>uture g</w:delText>
        </w:r>
      </w:del>
      <w:ins w:id="787" w:author="Kyle Elliott, Dr" w:date="2025-07-26T09:46:00Z" w16du:dateUtc="2025-07-26T13:46:00Z">
        <w:r w:rsidR="00363623">
          <w:rPr>
            <w:rFonts w:ascii="Times New Roman" w:hAnsi="Times New Roman" w:cs="Times New Roman"/>
            <w:color w:val="EE0000"/>
            <w:lang w:val="en-CA"/>
          </w:rPr>
          <w:t>G</w:t>
        </w:r>
      </w:ins>
      <w:r w:rsidRPr="00782884">
        <w:rPr>
          <w:rFonts w:ascii="Times New Roman" w:hAnsi="Times New Roman" w:cs="Times New Roman"/>
          <w:color w:val="EE0000"/>
          <w:lang w:val="en-CA"/>
        </w:rPr>
        <w:t xml:space="preserve">lobal urban expansion </w:t>
      </w:r>
      <w:del w:id="788" w:author="Kyle Elliott, Dr" w:date="2025-07-26T09:46:00Z" w16du:dateUtc="2025-07-26T13:46:00Z">
        <w:r w:rsidRPr="00782884" w:rsidDel="00363623">
          <w:rPr>
            <w:rFonts w:ascii="Times New Roman" w:hAnsi="Times New Roman" w:cs="Times New Roman"/>
            <w:color w:val="EE0000"/>
            <w:lang w:val="en-CA"/>
          </w:rPr>
          <w:delText xml:space="preserve">projections </w:delText>
        </w:r>
      </w:del>
      <w:r w:rsidRPr="00782884">
        <w:rPr>
          <w:rFonts w:ascii="Times New Roman" w:hAnsi="Times New Roman" w:cs="Times New Roman"/>
          <w:color w:val="EE0000"/>
          <w:lang w:val="en-CA"/>
        </w:rPr>
        <w:t>could lead to</w:t>
      </w:r>
      <w:r w:rsidR="003C0311" w:rsidRPr="00782884">
        <w:rPr>
          <w:rFonts w:ascii="Times New Roman" w:hAnsi="Times New Roman" w:cs="Times New Roman"/>
          <w:color w:val="EE0000"/>
          <w:lang w:val="en-CA"/>
        </w:rPr>
        <w:t xml:space="preserve"> an additional</w:t>
      </w:r>
      <w:r w:rsidRPr="00782884">
        <w:rPr>
          <w:rFonts w:ascii="Times New Roman" w:hAnsi="Times New Roman" w:cs="Times New Roman"/>
          <w:color w:val="EE0000"/>
          <w:lang w:val="en-CA"/>
        </w:rPr>
        <w:t xml:space="preserve"> 11</w:t>
      </w:r>
      <w:r w:rsidR="003C0311" w:rsidRPr="00782884">
        <w:rPr>
          <w:rFonts w:ascii="Times New Roman" w:hAnsi="Times New Roman" w:cs="Times New Roman"/>
          <w:color w:val="EE0000"/>
          <w:lang w:val="en-CA"/>
        </w:rPr>
        <w:t>-</w:t>
      </w:r>
      <w:r w:rsidRPr="00782884">
        <w:rPr>
          <w:rFonts w:ascii="Times New Roman" w:hAnsi="Times New Roman" w:cs="Times New Roman"/>
          <w:color w:val="EE0000"/>
          <w:lang w:val="en-CA"/>
        </w:rPr>
        <w:t xml:space="preserve">33 million hectares of habitat loss by 2100, </w:t>
      </w:r>
      <w:del w:id="789" w:author="Kyle Elliott, Dr" w:date="2025-07-26T09:45:00Z" w16du:dateUtc="2025-07-26T13:45:00Z">
        <w:r w:rsidRPr="00782884" w:rsidDel="00363623">
          <w:rPr>
            <w:rFonts w:ascii="Times New Roman" w:hAnsi="Times New Roman" w:cs="Times New Roman"/>
            <w:color w:val="EE0000"/>
            <w:lang w:val="en-CA"/>
          </w:rPr>
          <w:delText>as well as cause</w:delText>
        </w:r>
      </w:del>
      <w:ins w:id="790" w:author="Kyle Elliott, Dr" w:date="2025-07-26T09:45:00Z" w16du:dateUtc="2025-07-26T13:45:00Z">
        <w:r w:rsidR="00363623">
          <w:rPr>
            <w:rFonts w:ascii="Times New Roman" w:hAnsi="Times New Roman" w:cs="Times New Roman"/>
            <w:color w:val="EE0000"/>
            <w:lang w:val="en-CA"/>
          </w:rPr>
          <w:t>with</w:t>
        </w:r>
      </w:ins>
      <w:r w:rsidRPr="00782884">
        <w:rPr>
          <w:rFonts w:ascii="Times New Roman" w:hAnsi="Times New Roman" w:cs="Times New Roman"/>
          <w:color w:val="EE0000"/>
          <w:lang w:val="en-CA"/>
        </w:rPr>
        <w:t xml:space="preserve"> a disproportionately large increase in habitat fragmentation</w:t>
      </w:r>
      <w:ins w:id="791" w:author="Kyle Elliott, Dr" w:date="2025-07-26T09:46:00Z" w16du:dateUtc="2025-07-26T13:46:00Z">
        <w:r w:rsidR="00363623">
          <w:rPr>
            <w:rFonts w:ascii="Times New Roman" w:hAnsi="Times New Roman" w:cs="Times New Roman"/>
            <w:color w:val="EE0000"/>
            <w:lang w:val="en-CA"/>
          </w:rPr>
          <w:t xml:space="preserve">, and a 34% decline in local within-site </w:t>
        </w:r>
        <w:proofErr w:type="spellStart"/>
        <w:r w:rsidR="00363623">
          <w:rPr>
            <w:rFonts w:ascii="Times New Roman" w:hAnsi="Times New Roman" w:cs="Times New Roman"/>
            <w:color w:val="EE0000"/>
            <w:lang w:val="en-CA"/>
          </w:rPr>
          <w:t>reichnes</w:t>
        </w:r>
      </w:ins>
      <w:ins w:id="792" w:author="Kyle Elliott, Dr" w:date="2025-07-26T09:47:00Z" w16du:dateUtc="2025-07-26T13:47:00Z">
        <w:r w:rsidR="00363623">
          <w:rPr>
            <w:rFonts w:ascii="Times New Roman" w:hAnsi="Times New Roman" w:cs="Times New Roman"/>
            <w:color w:val="EE0000"/>
            <w:lang w:val="en-CA"/>
          </w:rPr>
          <w:t>s</w:t>
        </w:r>
      </w:ins>
      <w:proofErr w:type="spellEnd"/>
      <w:r w:rsidRPr="00782884">
        <w:rPr>
          <w:rFonts w:ascii="Times New Roman" w:hAnsi="Times New Roman" w:cs="Times New Roman"/>
          <w:color w:val="EE0000"/>
          <w:lang w:val="en-CA"/>
        </w:rPr>
        <w:t xml:space="preserve"> </w:t>
      </w:r>
      <w:r w:rsidRPr="00782884">
        <w:rPr>
          <w:rFonts w:ascii="Times New Roman" w:hAnsi="Times New Roman" w:cs="Times New Roman"/>
          <w:color w:val="EE0000"/>
        </w:rPr>
        <w:fldChar w:fldCharType="begin"/>
      </w:r>
      <w:ins w:id="793"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{"citationID":"3ZibMxzP","properties":{"formattedCitation":"(G. Li et al., 2022)","plainCitation":"(G. Li et al., 2022)","noteIndex":0},"citationItems":[{"id":"uaj5Gv9l/PCXrNMpu","uris":["http://zotero.org/users/16770306/items/F5CQ2Q3X"],"itemData":{"id":170,"type":"article-journal","abstract":"Rapid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ins>
      <w:del w:id="794" w:author="Anne-Marie Cousineau" w:date="2025-07-28T15:07:00Z" w16du:dateUtc="2025-07-28T19:07:00Z">
        <w:r w:rsidR="004701C5" w:rsidRPr="00782884" w:rsidDel="00F561FB">
          <w:rPr>
            <w:rFonts w:ascii="Times New Roman" w:hAnsi="Times New Roman" w:cs="Times New Roman"/>
            <w:color w:val="EE0000"/>
            <w:lang w:val="en-CA"/>
          </w:rPr>
          <w:delInstrText xml:space="preserve"> ADDIN ZOTERO_ITEM CSL_CITATION {"citationID":"3ZibMxzP","properties":{"formattedCitation":"(G. Li et al., 2022)","plainCitation":"(G. Li et al., 2022)","noteIndex":0},"citationItems":[{"id":"kWnmc6IE/eBPAu6Cs","uris":["http://zotero.org/users/16770306/items/F5CQ2Q3X"],"itemData":{"id":170,"type":"article-journal","abstract":"Rapid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w:delInstrText>
        </w:r>
        <w:r w:rsidR="004701C5" w:rsidRPr="00126580" w:rsidDel="00F561FB">
          <w:rPr>
            <w:rFonts w:ascii="Times New Roman" w:hAnsi="Times New Roman" w:cs="Times New Roman"/>
            <w:color w:val="EE0000"/>
          </w:rPr>
          <w:delInstrText xml:space="preserve">(amphibians,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delInstrText>
        </w:r>
      </w:del>
      <w:r w:rsidRPr="00782884">
        <w:rPr>
          <w:rFonts w:ascii="Times New Roman" w:hAnsi="Times New Roman" w:cs="Times New Roman"/>
          <w:color w:val="EE0000"/>
        </w:rPr>
        <w:fldChar w:fldCharType="separate"/>
      </w:r>
      <w:ins w:id="795" w:author="Anne-Marie Cousineau" w:date="2025-07-28T15:07:00Z" w16du:dateUtc="2025-07-28T19:07:00Z">
        <w:r w:rsidR="00F561FB">
          <w:rPr>
            <w:rFonts w:ascii="Times New Roman" w:hAnsi="Times New Roman" w:cs="Times New Roman"/>
            <w:noProof/>
            <w:color w:val="EE0000"/>
          </w:rPr>
          <w:t>(G. Li et al., 2022)</w:t>
        </w:r>
      </w:ins>
      <w:del w:id="796" w:author="Anne-Marie Cousineau" w:date="2025-07-28T15:07:00Z" w16du:dateUtc="2025-07-28T19:07:00Z">
        <w:r w:rsidRPr="00F561FB" w:rsidDel="00F561FB">
          <w:rPr>
            <w:rFonts w:ascii="Times New Roman" w:hAnsi="Times New Roman" w:cs="Times New Roman"/>
            <w:noProof/>
            <w:color w:val="EE0000"/>
          </w:rPr>
          <w:delText>(G. Li et al., 2022)</w:delText>
        </w:r>
      </w:del>
      <w:r w:rsidRPr="00782884">
        <w:rPr>
          <w:rFonts w:ascii="Times New Roman" w:hAnsi="Times New Roman" w:cs="Times New Roman"/>
          <w:color w:val="EE0000"/>
        </w:rPr>
        <w:fldChar w:fldCharType="end"/>
      </w:r>
      <w:r w:rsidRPr="00126580">
        <w:rPr>
          <w:rFonts w:ascii="Times New Roman" w:hAnsi="Times New Roman" w:cs="Times New Roman"/>
          <w:color w:val="EE0000"/>
        </w:rPr>
        <w:t>.</w:t>
      </w:r>
      <w:bookmarkEnd w:id="766"/>
      <w:r w:rsidRPr="00126580">
        <w:rPr>
          <w:rFonts w:ascii="Times New Roman" w:hAnsi="Times New Roman" w:cs="Times New Roman"/>
          <w:color w:val="EE0000"/>
        </w:rPr>
        <w:t xml:space="preserve"> </w:t>
      </w:r>
      <w:del w:id="797" w:author="Kyle Elliott, Dr" w:date="2025-07-26T09:47:00Z" w16du:dateUtc="2025-07-26T13:47:00Z">
        <w:r w:rsidR="000636F7" w:rsidRPr="00126580" w:rsidDel="00363623">
          <w:rPr>
            <w:rFonts w:ascii="Times New Roman" w:hAnsi="Times New Roman" w:cs="Times New Roman"/>
            <w:color w:val="EE0000"/>
          </w:rPr>
          <w:delText>T</w:delText>
        </w:r>
        <w:r w:rsidRPr="00126580" w:rsidDel="00363623">
          <w:rPr>
            <w:rFonts w:ascii="Times New Roman" w:hAnsi="Times New Roman" w:cs="Times New Roman"/>
            <w:color w:val="EE0000"/>
          </w:rPr>
          <w:delText xml:space="preserve">his massive urban land conversion may lead to a 34% decline in local within-site species richness </w:delText>
        </w:r>
        <w:r w:rsidRPr="00782884" w:rsidDel="00363623">
          <w:rPr>
            <w:rFonts w:ascii="Times New Roman" w:hAnsi="Times New Roman" w:cs="Times New Roman"/>
            <w:color w:val="EE0000"/>
          </w:rPr>
          <w:fldChar w:fldCharType="begin"/>
        </w:r>
        <w:r w:rsidR="004701C5" w:rsidRPr="00126580" w:rsidDel="00363623">
          <w:rPr>
            <w:rFonts w:ascii="Times New Roman" w:hAnsi="Times New Roman" w:cs="Times New Roman"/>
            <w:color w:val="EE0000"/>
          </w:rPr>
          <w:delInstrText xml:space="preserve"> ADDIN ZOTERO_ITEM CSL_CITATION {"citationID":"CuTgTHLm","properties":{"formattedCitation":"(G. Li et al., 2022)","plainCitation":"(G. Li et al., 2022)","noteIndex":0},"citationItems":[{"id":"kWnmc6IE/eBPAu6Cs","uris":["http://zotero.org/users/16770306/items/F5CQ2Q3X"],"itemData":{"id":170,"type":"article-journal","abstract":"Rapid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delInstrText>
        </w:r>
        <w:r w:rsidRPr="00782884" w:rsidDel="00363623">
          <w:rPr>
            <w:rFonts w:ascii="Times New Roman" w:hAnsi="Times New Roman" w:cs="Times New Roman"/>
            <w:color w:val="EE0000"/>
          </w:rPr>
          <w:fldChar w:fldCharType="separate"/>
        </w:r>
        <w:r w:rsidRPr="00126580" w:rsidDel="00363623">
          <w:rPr>
            <w:rFonts w:ascii="Times New Roman" w:hAnsi="Times New Roman" w:cs="Times New Roman"/>
            <w:noProof/>
            <w:color w:val="EE0000"/>
          </w:rPr>
          <w:delText>(</w:delText>
        </w:r>
      </w:del>
      <w:del w:id="798" w:author="Kyle Elliott, Dr" w:date="2025-07-26T09:46:00Z" w16du:dateUtc="2025-07-26T13:46:00Z">
        <w:r w:rsidRPr="00126580" w:rsidDel="00363623">
          <w:rPr>
            <w:rFonts w:ascii="Times New Roman" w:hAnsi="Times New Roman" w:cs="Times New Roman"/>
            <w:noProof/>
            <w:color w:val="EE0000"/>
          </w:rPr>
          <w:delText>G.</w:delText>
        </w:r>
      </w:del>
      <w:del w:id="799" w:author="Kyle Elliott, Dr" w:date="2025-07-26T09:47:00Z" w16du:dateUtc="2025-07-26T13:47:00Z">
        <w:r w:rsidRPr="00126580" w:rsidDel="00363623">
          <w:rPr>
            <w:rFonts w:ascii="Times New Roman" w:hAnsi="Times New Roman" w:cs="Times New Roman"/>
            <w:noProof/>
            <w:color w:val="EE0000"/>
          </w:rPr>
          <w:delText xml:space="preserve"> Li et al., 2022)</w:delText>
        </w:r>
        <w:r w:rsidRPr="00782884" w:rsidDel="00363623">
          <w:rPr>
            <w:rFonts w:ascii="Times New Roman" w:hAnsi="Times New Roman" w:cs="Times New Roman"/>
            <w:color w:val="EE0000"/>
          </w:rPr>
          <w:fldChar w:fldCharType="end"/>
        </w:r>
        <w:r w:rsidRPr="00126580" w:rsidDel="00363623">
          <w:rPr>
            <w:rFonts w:ascii="Times New Roman" w:hAnsi="Times New Roman" w:cs="Times New Roman"/>
            <w:color w:val="EE0000"/>
          </w:rPr>
          <w:delText>.</w:delText>
        </w:r>
        <w:r w:rsidR="00567DEE" w:rsidRPr="00126580" w:rsidDel="00363623">
          <w:rPr>
            <w:rFonts w:ascii="Times New Roman" w:hAnsi="Times New Roman" w:cs="Times New Roman"/>
            <w:color w:val="EE0000"/>
          </w:rPr>
          <w:delText xml:space="preserve"> </w:delText>
        </w:r>
      </w:del>
      <w:r w:rsidRPr="00126580">
        <w:rPr>
          <w:rFonts w:ascii="Times New Roman" w:hAnsi="Times New Roman" w:cs="Times New Roman"/>
          <w:color w:val="EE0000"/>
        </w:rPr>
        <w:t xml:space="preserve">In </w:t>
      </w:r>
      <w:proofErr w:type="spellStart"/>
      <w:r w:rsidRPr="00126580">
        <w:rPr>
          <w:rFonts w:ascii="Times New Roman" w:hAnsi="Times New Roman" w:cs="Times New Roman"/>
          <w:color w:val="EE0000"/>
        </w:rPr>
        <w:t>recent</w:t>
      </w:r>
      <w:proofErr w:type="spellEnd"/>
      <w:r w:rsidRPr="00126580">
        <w:rPr>
          <w:rFonts w:ascii="Times New Roman" w:hAnsi="Times New Roman" w:cs="Times New Roman"/>
          <w:color w:val="EE0000"/>
        </w:rPr>
        <w:t xml:space="preserve"> </w:t>
      </w:r>
      <w:proofErr w:type="spellStart"/>
      <w:r w:rsidRPr="00126580">
        <w:rPr>
          <w:rFonts w:ascii="Times New Roman" w:hAnsi="Times New Roman" w:cs="Times New Roman"/>
          <w:color w:val="EE0000"/>
        </w:rPr>
        <w:t>years</w:t>
      </w:r>
      <w:proofErr w:type="spellEnd"/>
      <w:r w:rsidRPr="00126580">
        <w:rPr>
          <w:rFonts w:ascii="Times New Roman" w:hAnsi="Times New Roman" w:cs="Times New Roman"/>
          <w:color w:val="EE0000"/>
        </w:rPr>
        <w:t xml:space="preserve">, international institutions and </w:t>
      </w:r>
      <w:proofErr w:type="spellStart"/>
      <w:r w:rsidRPr="00126580">
        <w:rPr>
          <w:rFonts w:ascii="Times New Roman" w:hAnsi="Times New Roman" w:cs="Times New Roman"/>
          <w:color w:val="EE0000"/>
        </w:rPr>
        <w:t>governments</w:t>
      </w:r>
      <w:proofErr w:type="spellEnd"/>
      <w:r w:rsidRPr="00126580">
        <w:rPr>
          <w:rFonts w:ascii="Times New Roman" w:hAnsi="Times New Roman" w:cs="Times New Roman"/>
          <w:color w:val="EE0000"/>
        </w:rPr>
        <w:t xml:space="preserve"> have </w:t>
      </w:r>
      <w:proofErr w:type="spellStart"/>
      <w:r w:rsidRPr="00126580">
        <w:rPr>
          <w:rFonts w:ascii="Times New Roman" w:hAnsi="Times New Roman" w:cs="Times New Roman"/>
          <w:color w:val="EE0000"/>
        </w:rPr>
        <w:t>recognized</w:t>
      </w:r>
      <w:proofErr w:type="spellEnd"/>
      <w:r w:rsidRPr="00126580">
        <w:rPr>
          <w:rFonts w:ascii="Times New Roman" w:hAnsi="Times New Roman" w:cs="Times New Roman"/>
          <w:color w:val="EE0000"/>
        </w:rPr>
        <w:t xml:space="preserve"> the value of </w:t>
      </w:r>
      <w:proofErr w:type="spellStart"/>
      <w:r w:rsidRPr="00126580">
        <w:rPr>
          <w:rFonts w:ascii="Times New Roman" w:hAnsi="Times New Roman" w:cs="Times New Roman"/>
          <w:color w:val="EE0000"/>
        </w:rPr>
        <w:t>creating</w:t>
      </w:r>
      <w:proofErr w:type="spellEnd"/>
      <w:r w:rsidRPr="00126580">
        <w:rPr>
          <w:rFonts w:ascii="Times New Roman" w:hAnsi="Times New Roman" w:cs="Times New Roman"/>
          <w:color w:val="EE0000"/>
        </w:rPr>
        <w:t xml:space="preserve"> and </w:t>
      </w:r>
      <w:proofErr w:type="spellStart"/>
      <w:r w:rsidRPr="00126580">
        <w:rPr>
          <w:rFonts w:ascii="Times New Roman" w:hAnsi="Times New Roman" w:cs="Times New Roman"/>
          <w:color w:val="EE0000"/>
        </w:rPr>
        <w:t>preserving</w:t>
      </w:r>
      <w:proofErr w:type="spellEnd"/>
      <w:r w:rsidRPr="00126580">
        <w:rPr>
          <w:rFonts w:ascii="Times New Roman" w:hAnsi="Times New Roman" w:cs="Times New Roman"/>
          <w:color w:val="EE0000"/>
        </w:rPr>
        <w:t xml:space="preserve"> </w:t>
      </w:r>
      <w:proofErr w:type="spellStart"/>
      <w:r w:rsidRPr="00126580">
        <w:rPr>
          <w:rFonts w:ascii="Times New Roman" w:hAnsi="Times New Roman" w:cs="Times New Roman"/>
          <w:color w:val="EE0000"/>
        </w:rPr>
        <w:t>urban</w:t>
      </w:r>
      <w:proofErr w:type="spellEnd"/>
      <w:r w:rsidRPr="00126580">
        <w:rPr>
          <w:rFonts w:ascii="Times New Roman" w:hAnsi="Times New Roman" w:cs="Times New Roman"/>
          <w:color w:val="EE0000"/>
        </w:rPr>
        <w:t xml:space="preserve"> green </w:t>
      </w:r>
      <w:proofErr w:type="spellStart"/>
      <w:r w:rsidRPr="00126580">
        <w:rPr>
          <w:rFonts w:ascii="Times New Roman" w:hAnsi="Times New Roman" w:cs="Times New Roman"/>
          <w:color w:val="EE0000"/>
        </w:rPr>
        <w:t>spaces</w:t>
      </w:r>
      <w:proofErr w:type="spellEnd"/>
      <w:r w:rsidRPr="00126580">
        <w:rPr>
          <w:rFonts w:ascii="Times New Roman" w:hAnsi="Times New Roman" w:cs="Times New Roman"/>
          <w:color w:val="EE0000"/>
        </w:rPr>
        <w:t xml:space="preserve"> (UGS). </w:t>
      </w:r>
      <w:r w:rsidRPr="00782884">
        <w:rPr>
          <w:rFonts w:ascii="Times New Roman" w:hAnsi="Times New Roman" w:cs="Times New Roman"/>
          <w:color w:val="EE0000"/>
          <w:lang w:val="en-CA"/>
        </w:rPr>
        <w:t>The 2022 Convention on Biological Diversity adopted the Kunming-Montreal Global Biodiversity Framework</w:t>
      </w:r>
      <w:r w:rsidR="003C0311" w:rsidRPr="00782884">
        <w:rPr>
          <w:rFonts w:ascii="Times New Roman" w:hAnsi="Times New Roman" w:cs="Times New Roman"/>
          <w:color w:val="EE0000"/>
          <w:lang w:val="en-CA"/>
        </w:rPr>
        <w:t>, with one of the 23 targets explicitly focusing on the conservation of urban nature</w:t>
      </w:r>
      <w:r w:rsidRPr="00782884">
        <w:rPr>
          <w:rFonts w:ascii="Times New Roman" w:hAnsi="Times New Roman" w:cs="Times New Roman"/>
          <w:color w:val="EE0000"/>
          <w:lang w:val="en-CA"/>
        </w:rPr>
        <w:t xml:space="preserve"> </w:t>
      </w:r>
      <w:del w:id="800" w:author="Kyle Elliott, Dr" w:date="2025-07-26T09:47:00Z" w16du:dateUtc="2025-07-26T13:47:00Z">
        <w:r w:rsidRPr="00782884" w:rsidDel="00363623">
          <w:rPr>
            <w:rFonts w:ascii="Times New Roman" w:hAnsi="Times New Roman" w:cs="Times New Roman"/>
            <w:color w:val="EE0000"/>
            <w:lang w:val="en-CA"/>
          </w:rPr>
          <w:delText xml:space="preserve"> </w:delText>
        </w:r>
      </w:del>
      <w:r w:rsidRPr="00782884">
        <w:rPr>
          <w:rFonts w:ascii="Times New Roman" w:hAnsi="Times New Roman" w:cs="Times New Roman"/>
          <w:color w:val="EE0000"/>
        </w:rPr>
        <w:fldChar w:fldCharType="begin"/>
      </w:r>
      <w:ins w:id="801"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{"citationID":"UklV1yfU","properties":{"formattedCitation":"(Stephens, 2023)","plainCitation":"(Stephens, 2023)","noteIndex":0},"citationItems":[{"id":"uaj5Gv9l/9tC75sXP","uris":["http://zotero.org/users/16770306/items/WMUL8EUL"],"itemData":{"id":200,"type":"article-journal","abstract":"The Kunming–Montreal Global Biodiversity Framework (the Framework) was adopted at the Fifteenth Meeting of the Conference of the Parties (COP15) to the 1992 Convention on Biological Diversity (CBD) on December 19, 2022. Despite the efforts made under the CBD, biodiversity loss has continued at an alarming rate, and the targets set under the Convention's Strategic Plan for Biodiversity 2011–2020 were not fully achieved. In 2018, the CBD Parties therefore adopted a decision to develop a post-2020 global biodiversity framework to guide international efforts towards the conservation and sustainable use of biodiversity over the next decade. The Framework, the adoption of which was delayed by two years by the COVID-19 pandemic, succeeds and replaces the 2011–2020 Strategic Plan for Biodiversity and its accompanying Aichi Targets. The Framework includes four overarching goals and twenty-three accompanying targets to be achieved by 2030, together with four long-term goals to achieve the 2050 Vision for Biodiversity.","container-title":"International Legal Materials","DOI":"10.1017/ilm.2023.16","ISSN":"0020-7829","issue":"5","page":"868-887","source":"Cambridge Core","title":"The Kunming–Montreal Global Biodiversity Framework","volume":"62","author":[{"family":"Stephens","given":"Tim"}],"issued":{"date-parts":[["2023"]]}}}],"schema":"https://github.com/citation-style-language/schema/raw/master/csl-citation.json"} </w:instrText>
        </w:r>
      </w:ins>
      <w:del w:id="802" w:author="Anne-Marie Cousineau" w:date="2025-07-28T15:07:00Z" w16du:dateUtc="2025-07-28T19:07:00Z">
        <w:r w:rsidR="004701C5" w:rsidRPr="00782884" w:rsidDel="00F561FB">
          <w:rPr>
            <w:rFonts w:ascii="Times New Roman" w:hAnsi="Times New Roman" w:cs="Times New Roman"/>
            <w:color w:val="EE0000"/>
            <w:lang w:val="en-CA"/>
          </w:rPr>
          <w:delInstrText xml:space="preserve"> ADDIN ZOTERO_ITEM CSL_CITATION {"citationID":"UklV1yfU","properties":{"formattedCitation":"(Stephens, 2023)","plainCitation":"(Stephens, 2023)","noteIndex":0},"citationItems":[{"id":"kWnmc6IE/DKgdxZjf","uris":["http://zotero.org/users/16770306/items/WMUL8EUL"],"itemData":{"id":200,"type":"article-journal","abstract":"The Kunming–Montreal Global Biodiversity Framework (the Framework) was adopted at the Fifteenth Meeting of the Conference of the Parties (COP15) to the 1992 Convention on Biological Diversity (CBD) on December 19, 2022. Despite the efforts made under the CBD, biodiversity loss has continued at an alarming rate, and the targets set under the Convention's Strategic Plan for Biodiversity 2011–2020 were not fully achieved. In 2018, the CBD Parties therefore adopted a decision to develop a post-2020 global biodiversity framework to guide international efforts towards the conservation and sustainable use of biodiversity over the next decade. The Framework, the adoption of which was delayed by two years by the COVID-19 pandemic, succeeds and replaces the 2011–2020 Strategic Plan for Biodiversity and its accompanying Aichi Targets. The Framework includes four overarching goals and twenty-three accompanying targets to be achieved by 2030, together with four long-term goals to achieve the 2050 Vision for Biodiversity.","container-title":"International Legal Materials","DOI":"10.1017/ilm.2023.16","ISSN":"0020-7829","issue":"5","page":"868-887","source":"Cambridge Core","title":"The Kunming–Montreal Global Biodiversity Framework","volume":"62","author":[{"family":"Stephens","given":"Tim"}],"issued":{"date-parts":[["2023"]]}}}],"schema":"https://github.com/citation-style-language/schema/raw/master/csl-citation.json"} </w:delInstrText>
        </w:r>
      </w:del>
      <w:r w:rsidRPr="00782884">
        <w:rPr>
          <w:rFonts w:ascii="Times New Roman" w:hAnsi="Times New Roman" w:cs="Times New Roman"/>
          <w:color w:val="EE0000"/>
        </w:rPr>
        <w:fldChar w:fldCharType="separate"/>
      </w:r>
      <w:r w:rsidRPr="00782884">
        <w:rPr>
          <w:rFonts w:ascii="Times New Roman" w:hAnsi="Times New Roman" w:cs="Times New Roman"/>
          <w:noProof/>
          <w:color w:val="EE0000"/>
          <w:lang w:val="en-CA"/>
        </w:rPr>
        <w:t>(Stephens, 2023)</w:t>
      </w:r>
      <w:r w:rsidRPr="00782884">
        <w:rPr>
          <w:rFonts w:ascii="Times New Roman" w:hAnsi="Times New Roman" w:cs="Times New Roman"/>
          <w:color w:val="EE0000"/>
        </w:rPr>
        <w:fldChar w:fldCharType="end"/>
      </w:r>
      <w:r w:rsidRPr="00782884">
        <w:rPr>
          <w:rFonts w:ascii="Times New Roman" w:hAnsi="Times New Roman" w:cs="Times New Roman"/>
          <w:color w:val="EE0000"/>
          <w:lang w:val="en-CA"/>
        </w:rPr>
        <w:t>.</w:t>
      </w:r>
      <w:r w:rsidR="003C0311" w:rsidRPr="00782884">
        <w:rPr>
          <w:rFonts w:ascii="Times New Roman" w:hAnsi="Times New Roman" w:cs="Times New Roman"/>
          <w:color w:val="EE0000"/>
          <w:lang w:val="en-CA"/>
        </w:rPr>
        <w:t xml:space="preserve"> </w:t>
      </w:r>
      <w:r w:rsidR="003D0457" w:rsidRPr="00782884">
        <w:rPr>
          <w:rFonts w:ascii="Times New Roman" w:hAnsi="Times New Roman" w:cs="Times New Roman"/>
          <w:color w:val="EE0000"/>
          <w:lang w:val="en-CA"/>
        </w:rPr>
        <w:t>Specifically, target</w:t>
      </w:r>
      <w:r w:rsidRPr="00782884">
        <w:rPr>
          <w:rFonts w:ascii="Times New Roman" w:hAnsi="Times New Roman" w:cs="Times New Roman"/>
          <w:color w:val="EE0000"/>
          <w:lang w:val="en-CA"/>
        </w:rPr>
        <w:t xml:space="preserve"> 12 </w:t>
      </w:r>
      <w:r w:rsidR="003C0311" w:rsidRPr="00782884">
        <w:rPr>
          <w:rFonts w:ascii="Times New Roman" w:hAnsi="Times New Roman" w:cs="Times New Roman"/>
          <w:color w:val="EE0000"/>
          <w:lang w:val="en-CA"/>
        </w:rPr>
        <w:t xml:space="preserve">states a goal to </w:t>
      </w:r>
      <w:r w:rsidRPr="00782884">
        <w:rPr>
          <w:rFonts w:ascii="Times New Roman" w:hAnsi="Times New Roman" w:cs="Times New Roman"/>
          <w:color w:val="EE0000"/>
          <w:lang w:val="en-CA"/>
        </w:rPr>
        <w:t>“significantly increase the area and quality, and connectivity of, access to, and benefits from green and blue spaces in urban and densely populated areas”</w:t>
      </w:r>
      <w:r w:rsidR="003C0311" w:rsidRPr="00782884">
        <w:rPr>
          <w:rFonts w:ascii="Times New Roman" w:hAnsi="Times New Roman" w:cs="Times New Roman"/>
          <w:color w:val="EE0000"/>
          <w:lang w:val="en-CA"/>
        </w:rPr>
        <w:t xml:space="preserve"> by 2030</w:t>
      </w:r>
      <w:r w:rsidRPr="00782884">
        <w:rPr>
          <w:rFonts w:ascii="Times New Roman" w:hAnsi="Times New Roman" w:cs="Times New Roman"/>
          <w:color w:val="EE0000"/>
          <w:lang w:val="en-CA"/>
        </w:rPr>
        <w:t xml:space="preserve"> (Stephens, 2023, p. 880).</w:t>
      </w:r>
      <w:r w:rsidR="003C0311" w:rsidRPr="00782884">
        <w:rPr>
          <w:rFonts w:ascii="Times New Roman" w:hAnsi="Times New Roman" w:cs="Times New Roman"/>
          <w:color w:val="EE0000"/>
          <w:lang w:val="en-CA"/>
        </w:rPr>
        <w:t xml:space="preserve"> This has </w:t>
      </w:r>
      <w:r w:rsidR="003D0457" w:rsidRPr="00782884">
        <w:rPr>
          <w:rFonts w:ascii="Times New Roman" w:hAnsi="Times New Roman" w:cs="Times New Roman"/>
          <w:color w:val="EE0000"/>
          <w:lang w:val="en-CA"/>
        </w:rPr>
        <w:t>led</w:t>
      </w:r>
      <w:r w:rsidR="003C0311" w:rsidRPr="00782884">
        <w:rPr>
          <w:rFonts w:ascii="Times New Roman" w:hAnsi="Times New Roman" w:cs="Times New Roman"/>
          <w:color w:val="EE0000"/>
          <w:lang w:val="en-CA"/>
        </w:rPr>
        <w:t xml:space="preserve"> to increased urban greening programs such as the publicly funded National Urban Park Program and Growing Canada’s Community Canopies in Canada. </w:t>
      </w:r>
      <w:r w:rsidRPr="00782884">
        <w:rPr>
          <w:rFonts w:ascii="Times New Roman" w:hAnsi="Times New Roman" w:cs="Times New Roman"/>
          <w:color w:val="EE0000"/>
          <w:lang w:val="en-CA"/>
        </w:rPr>
        <w:t xml:space="preserve"> </w:t>
      </w:r>
    </w:p>
    <w:p w14:paraId="36244A89" w14:textId="77777777" w:rsidR="00567DEE" w:rsidRPr="00782884" w:rsidRDefault="00567DEE" w:rsidP="00567DEE">
      <w:pPr>
        <w:autoSpaceDE w:val="0"/>
        <w:autoSpaceDN w:val="0"/>
        <w:adjustRightInd w:val="0"/>
        <w:spacing w:line="480" w:lineRule="auto"/>
        <w:ind w:firstLine="720"/>
        <w:jc w:val="both"/>
        <w:rPr>
          <w:rFonts w:ascii="Times New Roman" w:hAnsi="Times New Roman" w:cs="Times New Roman"/>
          <w:color w:val="EE0000"/>
          <w:lang w:val="en-CA"/>
        </w:rPr>
      </w:pPr>
    </w:p>
    <w:p w14:paraId="53DB00EF" w14:textId="2DE77C1D" w:rsidR="00453166" w:rsidRPr="00782884" w:rsidRDefault="00453166" w:rsidP="00567DEE">
      <w:pPr>
        <w:autoSpaceDE w:val="0"/>
        <w:autoSpaceDN w:val="0"/>
        <w:adjustRightInd w:val="0"/>
        <w:spacing w:line="480" w:lineRule="auto"/>
        <w:ind w:firstLine="720"/>
        <w:jc w:val="both"/>
        <w:rPr>
          <w:rFonts w:ascii="Times New Roman" w:hAnsi="Times New Roman" w:cs="Times New Roman"/>
          <w:color w:val="EE0000"/>
          <w:lang w:val="en-CA"/>
        </w:rPr>
      </w:pPr>
      <w:r w:rsidRPr="00782884">
        <w:rPr>
          <w:rFonts w:ascii="Times New Roman" w:hAnsi="Times New Roman" w:cs="Times New Roman"/>
          <w:color w:val="EE0000"/>
          <w:lang w:val="en-CA"/>
        </w:rPr>
        <w:lastRenderedPageBreak/>
        <w:t>UGS are crucial for the survival of urban wildlife</w:t>
      </w:r>
      <w:r w:rsidR="00270F71" w:rsidRPr="00782884">
        <w:rPr>
          <w:rFonts w:ascii="Times New Roman" w:hAnsi="Times New Roman" w:cs="Times New Roman"/>
          <w:color w:val="EE0000"/>
          <w:lang w:val="en-CA"/>
        </w:rPr>
        <w:t xml:space="preserve">. For the purpose of this study, </w:t>
      </w:r>
      <w:r w:rsidR="00B461A0" w:rsidRPr="00782884">
        <w:rPr>
          <w:rFonts w:ascii="Times New Roman" w:hAnsi="Times New Roman" w:cs="Times New Roman"/>
          <w:color w:val="EE0000"/>
          <w:lang w:val="en-CA"/>
        </w:rPr>
        <w:t xml:space="preserve">we define UGS as </w:t>
      </w:r>
      <w:r w:rsidR="00B77222" w:rsidRPr="00782884">
        <w:rPr>
          <w:rFonts w:ascii="Times New Roman" w:hAnsi="Times New Roman" w:cs="Times New Roman"/>
          <w:color w:val="EE0000"/>
          <w:lang w:val="en-CA"/>
        </w:rPr>
        <w:t>any formal or informal</w:t>
      </w:r>
      <w:r w:rsidR="005E0729" w:rsidRPr="00782884">
        <w:rPr>
          <w:rFonts w:ascii="Times New Roman" w:hAnsi="Times New Roman" w:cs="Times New Roman"/>
          <w:color w:val="EE0000"/>
          <w:lang w:val="en-CA"/>
        </w:rPr>
        <w:t xml:space="preserve">, private or public </w:t>
      </w:r>
      <w:r w:rsidR="00B41D34" w:rsidRPr="00782884">
        <w:rPr>
          <w:rFonts w:ascii="Times New Roman" w:hAnsi="Times New Roman" w:cs="Times New Roman"/>
          <w:color w:val="EE0000"/>
          <w:lang w:val="en-CA"/>
        </w:rPr>
        <w:t>patch of vegetation</w:t>
      </w:r>
      <w:r w:rsidR="00E41C87" w:rsidRPr="00782884">
        <w:rPr>
          <w:rFonts w:ascii="Times New Roman" w:hAnsi="Times New Roman" w:cs="Times New Roman"/>
          <w:color w:val="EE0000"/>
          <w:lang w:val="en-CA"/>
        </w:rPr>
        <w:t xml:space="preserve"> </w:t>
      </w:r>
      <w:r w:rsidR="00057210" w:rsidRPr="00782884">
        <w:rPr>
          <w:rFonts w:ascii="Times New Roman" w:hAnsi="Times New Roman" w:cs="Times New Roman"/>
          <w:color w:val="EE0000"/>
          <w:lang w:val="en-CA"/>
        </w:rPr>
        <w:fldChar w:fldCharType="begin"/>
      </w:r>
      <w:r w:rsidR="002A1B3A" w:rsidRPr="00782884">
        <w:rPr>
          <w:rFonts w:ascii="Times New Roman" w:hAnsi="Times New Roman" w:cs="Times New Roman"/>
          <w:color w:val="EE0000"/>
          <w:lang w:val="en-CA"/>
        </w:rPr>
        <w:instrText xml:space="preserve"> ADDIN ZOTERO_ITEM CSL_CITATION {"citationID":"AKzCcdVK","properties":{"formattedCitation":"(Hutt-Taylor &amp; Ziter, 2022; Ta et al., 2025; Tree Canada, 2024)","plainCitation":"(Hutt-Taylor &amp; Ziter, 2022; Ta et al., 2025; Tree Canada, 2024)","noteIndex":0},"citationItems":[{"id":965,"uris":["http://zotero.org/users/16770306/items/DLLRTIU4"],"itemData":{"id":965,"type":"article-journal","abstract":"The urban forest provides our communities with a host of benefits through the delivery of ecosystem services. To properly quantify and sustain these benefits, we require a strong baseline understanding of forest structure and diversity. To date, fine-scale work considering urban forest diversity and ecosystem services has often been limited to trees on public land, considering only one or two green space types. However, the governance of urban green spaces means tree species composition is influenced by management decisions at various levels, including by institutions, municipalities, and individual landowners responsible for their care. Using a mixed-method approach combining a traditional field-inventory and community science project, we inventoried urban trees in the residential neighbourhood of Notre-Dame-de-Grȃce, Montreal. We assessed how tree diversity, composition and structure varies across multiple green space types in the public and private domain (parks, institutions, street rights of way and private yards) at multiple scales. We assessed how service-based traits – traits capturing aspects of plant form and functions that urban residents find beneficial – differed across green space types, with implications for the distribution of ecosystem services across the urban landscape. Green space types displayed meaningful differences in tree diversity, structure, and service-based traits. For example, the inclusion of private trees contributed an additional 52 species (&gt;30% of total species) not found in the local public tree inventory. Trees on private land also tended to be smaller than those in the public domain. Beyond patterns of tree richness, size, and abundance we also observed differences in the composition of tree species and service-based traits at site-scales, particularly between street rights-of way and private yards. While species composition varied considerably across street blocks, blocks were very similar to one another in terms of mean service-based traits. Contrastingly, while species composition was similar from yard to yard, yards differed significantly in mean service-based trait values. Our work emphasises that public tree inventories are unlikely to be fully representative of urban forest composition, structure, and benefits, with implications for urban forest management at larger spatial scales.","container-title":"Urban Forestry &amp; Urban Greening","DOI":"10.1016/j.ufug.2022.127760","ISSN":"1618-8667","journalAbbreviation":"Urban Forestry &amp; Urban Greening","page":"127760","source":"ScienceDirect","title":"Private trees contribute uniquely to urban forest diversity, structure and service-based traits","volume":"78","author":[{"family":"Hutt-Taylor","given":"Kayleigh"},{"family":"Ziter","given":"Carly D."}],"issued":{"date-parts":[["2022",12,1]]}}},{"id":967,"uris":["http://zotero.org/users/16770306/items/RQ23YBMA"],"itemData":{"id":967,"type":"article-journal","abstract":"Informal green spaces (IGSs) are vital yet under-researched urban areas that enhance biodiversity, provide ecosystem services, and improve the well-being of urban residents. However, the lack of a consistent definition and comprehensive understanding of their multifunctional roles has hindered their effective integration into urban planning. The current literature review aimed to clarify the concept of IGSs, analyze research trends, and identify further research areas. Using a combined bibliometric and systematic analysis approach, 150 articles from the Web of Science database, published from 1996 to 2024, were analyzed. The systematic analysis identified 54 relevant documents on the effects of green areas, revealing a diverse and growing body of research on IGSs, including their types, distribution, and socioeconomic contexts. The findings indicated an increasing trend in collaborative studies, using “informal green space” as the official term. This review proposed a clear and comprehensive definition of IGS, emphasizing its visibility, lack of formal recognition, minimal management, spontaneous vegetation, and temporary nature and underscoring its substantial environmental and social benefits. Furthermore, this review highlighted the need for standardized definitions and interdisciplinary studies to fully harness the potential of IGSs, thereby emphasizing their essential contribution to urban biodiversity and the regulation of urban microclimates.","container-title":"Land","DOI":"10.3390/land14010043","ISSN":"2073-445X","issue":"1","language":"en","license":"http://creativecommons.org/licenses/by/3.0/","note":"number: 1\npublisher: Multidisciplinary Digital Publishing Institute","page":"43","source":"www.mdpi.com","title":"The Concept of Informal Green Space in Academic Research: A Comprehensive Literature Review on the Terminology Used","title-short":"The Concept of Informal Green Space in Academic Research","volume":"14","author":[{"family":"Ta","given":"Duy Thong"},{"family":"Wang","given":"Huixin"},{"family":"Furuya","given":"Katsunori"}],"issued":{"date-parts":[["2025",1]]}}},{"id":969,"uris":["http://zotero.org/users/16770306/items/USWRBXEL"],"itemData":{"id":969,"type":"post-weblog","container-title":"Tree Canada","language":"en-CA","title":"01. Definition of Urban Forests","URL":"https://treecanada.ca/resources/canadian-urban-forest-compendium/1-definition-of-urban-forests/","author":[{"family":"Tree Canada","given":""}],"accessed":{"date-parts":[["2025",7,11]]},"issued":{"date-parts":[["2024"]]}}}],"schema":"https://github.com/citation-style-language/schema/raw/master/csl-citation.json"} </w:instrText>
      </w:r>
      <w:r w:rsidR="00057210" w:rsidRPr="00782884">
        <w:rPr>
          <w:rFonts w:ascii="Times New Roman" w:hAnsi="Times New Roman" w:cs="Times New Roman"/>
          <w:color w:val="EE0000"/>
          <w:lang w:val="en-CA"/>
        </w:rPr>
        <w:fldChar w:fldCharType="separate"/>
      </w:r>
      <w:r w:rsidR="002A1B3A" w:rsidRPr="00782884">
        <w:rPr>
          <w:rFonts w:ascii="Times New Roman" w:hAnsi="Times New Roman" w:cs="Times New Roman"/>
          <w:noProof/>
          <w:color w:val="EE0000"/>
          <w:lang w:val="en-CA"/>
        </w:rPr>
        <w:t>(Hutt-Taylor &amp; Ziter, 2022; Ta et al., 2025; Tree Canada, 2024)</w:t>
      </w:r>
      <w:r w:rsidR="00057210" w:rsidRPr="00782884">
        <w:rPr>
          <w:rFonts w:ascii="Times New Roman" w:hAnsi="Times New Roman" w:cs="Times New Roman"/>
          <w:color w:val="EE0000"/>
          <w:lang w:val="en-CA"/>
        </w:rPr>
        <w:fldChar w:fldCharType="end"/>
      </w:r>
      <w:r w:rsidR="00885C1E" w:rsidRPr="00782884">
        <w:rPr>
          <w:rFonts w:ascii="Times New Roman" w:hAnsi="Times New Roman" w:cs="Times New Roman"/>
          <w:color w:val="EE0000"/>
          <w:lang w:val="en-CA"/>
        </w:rPr>
        <w:t xml:space="preserve">. </w:t>
      </w:r>
      <w:r w:rsidR="00584FF3" w:rsidRPr="00782884">
        <w:rPr>
          <w:rFonts w:ascii="Times New Roman" w:hAnsi="Times New Roman" w:cs="Times New Roman"/>
          <w:color w:val="EE0000"/>
          <w:lang w:val="en-CA"/>
        </w:rPr>
        <w:t xml:space="preserve">In this particular case, it is extremely relevant to also consider private and informal green spaces, as they </w:t>
      </w:r>
      <w:r w:rsidR="00574FB2" w:rsidRPr="00782884">
        <w:rPr>
          <w:rFonts w:ascii="Times New Roman" w:hAnsi="Times New Roman" w:cs="Times New Roman"/>
          <w:color w:val="EE0000"/>
          <w:lang w:val="en-CA"/>
        </w:rPr>
        <w:t xml:space="preserve">account for approximately </w:t>
      </w:r>
      <w:r w:rsidR="00813912" w:rsidRPr="00782884">
        <w:rPr>
          <w:rFonts w:ascii="Times New Roman" w:hAnsi="Times New Roman" w:cs="Times New Roman"/>
          <w:color w:val="EE0000"/>
          <w:lang w:val="en-CA"/>
        </w:rPr>
        <w:t>half</w:t>
      </w:r>
      <w:r w:rsidR="00574FB2" w:rsidRPr="00782884">
        <w:rPr>
          <w:rFonts w:ascii="Times New Roman" w:hAnsi="Times New Roman" w:cs="Times New Roman"/>
          <w:color w:val="EE0000"/>
          <w:lang w:val="en-CA"/>
        </w:rPr>
        <w:t xml:space="preserve"> of the trees in Montreal </w:t>
      </w:r>
      <w:r w:rsidR="00F516F7" w:rsidRPr="00782884">
        <w:rPr>
          <w:rFonts w:ascii="Times New Roman" w:hAnsi="Times New Roman" w:cs="Times New Roman"/>
          <w:color w:val="EE0000"/>
          <w:lang w:val="en-CA"/>
        </w:rPr>
        <w:fldChar w:fldCharType="begin"/>
      </w:r>
      <w:r w:rsidR="00F516F7" w:rsidRPr="00782884">
        <w:rPr>
          <w:rFonts w:ascii="Times New Roman" w:hAnsi="Times New Roman" w:cs="Times New Roman"/>
          <w:color w:val="EE0000"/>
          <w:lang w:val="en-CA"/>
        </w:rPr>
        <w:instrText xml:space="preserve"> ADDIN ZOTERO_ITEM CSL_CITATION {"citationID":"t1Epyeeg","properties":{"formattedCitation":"(Hutt-Taylor &amp; Ziter, 2022)","plainCitation":"(Hutt-Taylor &amp; Ziter, 2022)","noteIndex":0},"citationItems":[{"id":965,"uris":["http://zotero.org/users/16770306/items/DLLRTIU4"],"itemData":{"id":965,"type":"article-journal","abstract":"The urban forest provides our communities with a host of benefits through the delivery of ecosystem services. To properly quantify and sustain these benefits, we require a strong baseline understanding of forest structure and diversity. To date, fine-scale work considering urban forest diversity and ecosystem services has often been limited to trees on public land, considering only one or two green space types. However, the governance of urban green spaces means tree species composition is influenced by management decisions at various levels, including by institutions, municipalities, and individual landowners responsible for their care. Using a mixed-method approach combining a traditional field-inventory and community science project, we inventoried urban trees in the residential neighbourhood of Notre-Dame-de-Grȃce, Montreal. We assessed how tree diversity, composition and structure varies across multiple green space types in the public and private domain (parks, institutions, street rights of way and private yards) at multiple scales. We assessed how service-based traits – traits capturing aspects of plant form and functions that urban residents find beneficial – differed across green space types, with implications for the distribution of ecosystem services across the urban landscape. Green space types displayed meaningful differences in tree diversity, structure, and service-based traits. For example, the inclusion of private trees contributed an additional 52 species (&gt;30% of total species) not found in the local public tree inventory. Trees on private land also tended to be smaller than those in the public domain. Beyond patterns of tree richness, size, and abundance we also observed differences in the composition of tree species and service-based traits at site-scales, particularly between street rights-of way and private yards. While species composition varied considerably across street blocks, blocks were very similar to one another in terms of mean service-based traits. Contrastingly, while species composition was similar from yard to yard, yards differed significantly in mean service-based trait values. Our work emphasises that public tree inventories are unlikely to be fully representative of urban forest composition, structure, and benefits, with implications for urban forest management at larger spatial scales.","container-title":"Urban Forestry &amp; Urban Greening","DOI":"10.1016/j.ufug.2022.127760","ISSN":"1618-8667","journalAbbreviation":"Urban Forestry &amp; Urban Greening","page":"127760","source":"ScienceDirect","title":"Private trees contribute uniquely to urban forest diversity, structure and service-based traits","volume":"78","author":[{"family":"Hutt-Taylor","given":"Kayleigh"},{"family":"Ziter","given":"Carly D."}],"issued":{"date-parts":[["2022",12,1]]}}}],"schema":"https://github.com/citation-style-language/schema/raw/master/csl-citation.json"} </w:instrText>
      </w:r>
      <w:r w:rsidR="00F516F7" w:rsidRPr="00782884">
        <w:rPr>
          <w:rFonts w:ascii="Times New Roman" w:hAnsi="Times New Roman" w:cs="Times New Roman"/>
          <w:color w:val="EE0000"/>
          <w:lang w:val="en-CA"/>
        </w:rPr>
        <w:fldChar w:fldCharType="separate"/>
      </w:r>
      <w:r w:rsidR="00F516F7" w:rsidRPr="00782884">
        <w:rPr>
          <w:rFonts w:ascii="Times New Roman" w:hAnsi="Times New Roman" w:cs="Times New Roman"/>
          <w:noProof/>
          <w:color w:val="EE0000"/>
          <w:lang w:val="en-CA"/>
        </w:rPr>
        <w:t>(Hutt-Taylor &amp; Ziter, 2022)</w:t>
      </w:r>
      <w:r w:rsidR="00F516F7" w:rsidRPr="00782884">
        <w:rPr>
          <w:rFonts w:ascii="Times New Roman" w:hAnsi="Times New Roman" w:cs="Times New Roman"/>
          <w:color w:val="EE0000"/>
          <w:lang w:val="en-CA"/>
        </w:rPr>
        <w:fldChar w:fldCharType="end"/>
      </w:r>
      <w:r w:rsidR="00574FB2" w:rsidRPr="00782884">
        <w:rPr>
          <w:rFonts w:ascii="Times New Roman" w:hAnsi="Times New Roman" w:cs="Times New Roman"/>
          <w:color w:val="EE0000"/>
          <w:lang w:val="en-CA"/>
        </w:rPr>
        <w:t xml:space="preserve">. </w:t>
      </w:r>
      <w:r w:rsidR="00270F71" w:rsidRPr="00782884">
        <w:rPr>
          <w:rFonts w:ascii="Times New Roman" w:hAnsi="Times New Roman" w:cs="Times New Roman"/>
          <w:color w:val="EE0000"/>
          <w:lang w:val="en-CA"/>
        </w:rPr>
        <w:t xml:space="preserve">UGS </w:t>
      </w:r>
      <w:r w:rsidRPr="00782884">
        <w:rPr>
          <w:rFonts w:ascii="Times New Roman" w:hAnsi="Times New Roman" w:cs="Times New Roman"/>
          <w:color w:val="EE0000"/>
          <w:lang w:val="en-CA"/>
        </w:rPr>
        <w:t xml:space="preserve">can </w:t>
      </w:r>
      <w:r w:rsidR="00C55AB1" w:rsidRPr="00782884">
        <w:rPr>
          <w:rFonts w:ascii="Times New Roman" w:hAnsi="Times New Roman" w:cs="Times New Roman"/>
          <w:color w:val="EE0000"/>
          <w:lang w:val="en-CA"/>
        </w:rPr>
        <w:t xml:space="preserve">provides nesting sites and resources </w:t>
      </w:r>
      <w:r w:rsidRPr="00782884">
        <w:rPr>
          <w:rFonts w:ascii="Times New Roman" w:hAnsi="Times New Roman" w:cs="Times New Roman"/>
          <w:color w:val="EE0000"/>
          <w:lang w:val="en-CA"/>
        </w:rPr>
        <w:t xml:space="preserve">during the reproduction season, while wintering birds rely on those </w:t>
      </w:r>
      <w:r w:rsidR="00770172" w:rsidRPr="00782884">
        <w:rPr>
          <w:rFonts w:ascii="Times New Roman" w:hAnsi="Times New Roman" w:cs="Times New Roman"/>
          <w:color w:val="EE0000"/>
          <w:lang w:val="en-CA"/>
        </w:rPr>
        <w:t xml:space="preserve">same </w:t>
      </w:r>
      <w:r w:rsidRPr="00782884">
        <w:rPr>
          <w:rFonts w:ascii="Times New Roman" w:hAnsi="Times New Roman" w:cs="Times New Roman"/>
          <w:color w:val="EE0000"/>
          <w:lang w:val="en-CA"/>
        </w:rPr>
        <w:t>UGS to survive through the harsh conditions of the non-breeding season</w:t>
      </w:r>
      <w:r w:rsidR="009D2998" w:rsidRPr="00782884">
        <w:rPr>
          <w:rFonts w:ascii="Times New Roman" w:hAnsi="Times New Roman" w:cs="Times New Roman"/>
          <w:color w:val="EE0000"/>
          <w:lang w:val="en-CA"/>
        </w:rPr>
        <w:t xml:space="preserve"> </w:t>
      </w:r>
      <w:r w:rsidR="00C25A45" w:rsidRPr="00782884">
        <w:rPr>
          <w:rFonts w:ascii="Times New Roman" w:hAnsi="Times New Roman" w:cs="Times New Roman"/>
          <w:color w:val="EE0000"/>
          <w:lang w:val="en-CA"/>
        </w:rPr>
        <w:fldChar w:fldCharType="begin"/>
      </w:r>
      <w:r w:rsidR="00CA591E" w:rsidRPr="00782884">
        <w:rPr>
          <w:rFonts w:ascii="Times New Roman" w:hAnsi="Times New Roman" w:cs="Times New Roman"/>
          <w:color w:val="EE0000"/>
          <w:lang w:val="en-CA"/>
        </w:rPr>
        <w:instrText xml:space="preserve"> ADDIN ZOTERO_ITEM CSL_CITATION {"citationID":"6Dw1tXvo","properties":{"formattedCitation":"(Atchison &amp; Rodewald, 2006; Rousseau et al., 2015)","plainCitation":"(Atchison &amp; Rodewald, 2006; Rousseau et al., 2015)","noteIndex":0},"citationItems":[{"id":1073,"uris":["http://zotero.org/users/16770306/items/JFI8TUJD"],"itemData":{"id":1073,"type":"article-journal","container-title":"Natural Areas Journal","DOI":"10.3375/0885-8608(2006)26[280:tvouft]2.0.co;2","ISSN":"0885-8608","issue":"3","language":"en","note":"publisher: Natural Areas Journal","page":"280-288","source":"Crossref","title":"The Value of Urban Forests to Wintering Birds","volume":"26","author":[{"family":"Atchison","given":"Kelly A."},{"family":"Rodewald","given":"Amanda D."}],"issued":{"date-parts":[["2006",7]]}}},{"id":1065,"uris":["http://zotero.org/users/16770306/items/FSD7S3TB"],"itemData":{"id":1065,"type":"article-journal","abstract":"Shrub-nesting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00C25A45" w:rsidRPr="00782884">
        <w:rPr>
          <w:rFonts w:ascii="Times New Roman" w:hAnsi="Times New Roman" w:cs="Times New Roman"/>
          <w:color w:val="EE0000"/>
          <w:lang w:val="en-CA"/>
        </w:rPr>
        <w:fldChar w:fldCharType="separate"/>
      </w:r>
      <w:r w:rsidR="00CA591E" w:rsidRPr="00782884">
        <w:rPr>
          <w:rFonts w:ascii="Times New Roman" w:hAnsi="Times New Roman" w:cs="Times New Roman"/>
          <w:noProof/>
          <w:color w:val="EE0000"/>
          <w:lang w:val="en-CA"/>
        </w:rPr>
        <w:t>(Atchison &amp; Rodewald, 2006; Rousseau et al., 2015)</w:t>
      </w:r>
      <w:r w:rsidR="00C25A45" w:rsidRPr="00782884">
        <w:rPr>
          <w:rFonts w:ascii="Times New Roman" w:hAnsi="Times New Roman" w:cs="Times New Roman"/>
          <w:color w:val="EE0000"/>
          <w:lang w:val="en-CA"/>
        </w:rPr>
        <w:fldChar w:fldCharType="end"/>
      </w:r>
      <w:r w:rsidRPr="00782884">
        <w:rPr>
          <w:rFonts w:ascii="Times New Roman" w:hAnsi="Times New Roman" w:cs="Times New Roman"/>
          <w:color w:val="EE0000"/>
          <w:lang w:val="en-CA"/>
        </w:rPr>
        <w:t>.</w:t>
      </w:r>
      <w:r w:rsidR="00567DEE" w:rsidRPr="00782884">
        <w:rPr>
          <w:rFonts w:ascii="Times New Roman" w:hAnsi="Times New Roman" w:cs="Times New Roman"/>
          <w:color w:val="EE0000"/>
          <w:lang w:val="en-CA"/>
        </w:rPr>
        <w:t xml:space="preserve"> </w:t>
      </w:r>
      <w:r w:rsidRPr="00782884">
        <w:rPr>
          <w:rFonts w:ascii="Times New Roman" w:hAnsi="Times New Roman" w:cs="Times New Roman"/>
          <w:color w:val="EE0000"/>
          <w:lang w:val="en-CA"/>
        </w:rPr>
        <w:t xml:space="preserve">UGS also provide a wide range of benefits for the birds that find themselves in the middle of the complex urban landscape. </w:t>
      </w:r>
      <w:commentRangeStart w:id="803"/>
      <w:r w:rsidR="000636F7" w:rsidRPr="00782884">
        <w:rPr>
          <w:rFonts w:ascii="Times New Roman" w:hAnsi="Times New Roman" w:cs="Times New Roman"/>
          <w:color w:val="EE0000"/>
          <w:lang w:val="en-CA"/>
        </w:rPr>
        <w:t>Many</w:t>
      </w:r>
      <w:r w:rsidRPr="00782884">
        <w:rPr>
          <w:rFonts w:ascii="Times New Roman" w:hAnsi="Times New Roman" w:cs="Times New Roman"/>
          <w:color w:val="EE0000"/>
          <w:lang w:val="en-CA"/>
        </w:rPr>
        <w:t xml:space="preserve"> </w:t>
      </w:r>
      <w:commentRangeStart w:id="804"/>
      <w:r w:rsidRPr="00782884">
        <w:rPr>
          <w:rFonts w:ascii="Times New Roman" w:hAnsi="Times New Roman" w:cs="Times New Roman"/>
          <w:color w:val="EE0000"/>
          <w:lang w:val="en-CA"/>
        </w:rPr>
        <w:t xml:space="preserve">bird species </w:t>
      </w:r>
      <w:commentRangeEnd w:id="804"/>
      <w:r w:rsidR="00E63BFF" w:rsidRPr="00782884">
        <w:rPr>
          <w:rStyle w:val="CommentReference"/>
          <w:color w:val="EE0000"/>
        </w:rPr>
        <w:commentReference w:id="804"/>
      </w:r>
      <w:r w:rsidRPr="00782884">
        <w:rPr>
          <w:rFonts w:ascii="Times New Roman" w:hAnsi="Times New Roman" w:cs="Times New Roman"/>
          <w:color w:val="EE0000"/>
          <w:lang w:val="en-CA"/>
        </w:rPr>
        <w:t>can be supported by interacting with</w:t>
      </w:r>
      <w:r w:rsidR="00170623" w:rsidRPr="00782884">
        <w:rPr>
          <w:rFonts w:ascii="Times New Roman" w:hAnsi="Times New Roman" w:cs="Times New Roman"/>
          <w:color w:val="EE0000"/>
          <w:lang w:val="en-CA"/>
        </w:rPr>
        <w:t xml:space="preserve"> approximately</w:t>
      </w:r>
      <w:r w:rsidRPr="00782884">
        <w:rPr>
          <w:rFonts w:ascii="Times New Roman" w:hAnsi="Times New Roman" w:cs="Times New Roman"/>
          <w:color w:val="EE0000"/>
          <w:lang w:val="en-CA"/>
        </w:rPr>
        <w:t xml:space="preserve"> 0.1-0.35 km</w:t>
      </w:r>
      <w:r w:rsidRPr="00782884">
        <w:rPr>
          <w:rFonts w:ascii="Times New Roman" w:hAnsi="Times New Roman" w:cs="Times New Roman"/>
          <w:color w:val="EE0000"/>
          <w:vertAlign w:val="superscript"/>
          <w:lang w:val="en-CA"/>
          <w:rPrChange w:id="805" w:author="Kyle Elliott, Dr" w:date="2025-06-17T19:21:00Z" w16du:dateUtc="2025-06-17T23:21:00Z">
            <w:rPr>
              <w:rFonts w:ascii="Times New Roman" w:hAnsi="Times New Roman" w:cs="Times New Roman"/>
              <w:color w:val="000000"/>
              <w:lang w:val="en-CA"/>
            </w:rPr>
          </w:rPrChange>
        </w:rPr>
        <w:t>2</w:t>
      </w:r>
      <w:r w:rsidRPr="00782884">
        <w:rPr>
          <w:rFonts w:ascii="Times New Roman" w:hAnsi="Times New Roman" w:cs="Times New Roman"/>
          <w:color w:val="EE0000"/>
          <w:lang w:val="en-CA"/>
        </w:rPr>
        <w:t xml:space="preserve"> of continuous green space, while </w:t>
      </w:r>
      <w:r w:rsidR="005408E8" w:rsidRPr="00782884">
        <w:rPr>
          <w:rFonts w:ascii="Times New Roman" w:hAnsi="Times New Roman" w:cs="Times New Roman"/>
          <w:color w:val="EE0000"/>
          <w:lang w:val="en-CA"/>
        </w:rPr>
        <w:t xml:space="preserve">others, may </w:t>
      </w:r>
      <w:r w:rsidRPr="00782884">
        <w:rPr>
          <w:rFonts w:ascii="Times New Roman" w:hAnsi="Times New Roman" w:cs="Times New Roman"/>
          <w:color w:val="EE0000"/>
          <w:lang w:val="en-CA"/>
        </w:rPr>
        <w:t xml:space="preserve">require larger areas </w:t>
      </w:r>
      <w:r w:rsidRPr="00782884">
        <w:rPr>
          <w:rFonts w:ascii="Times New Roman" w:hAnsi="Times New Roman" w:cs="Times New Roman"/>
          <w:color w:val="EE0000"/>
        </w:rPr>
        <w:fldChar w:fldCharType="begin"/>
      </w:r>
      <w:ins w:id="806"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{"citationID":"weTYM6bn","properties":{"formattedCitation":"(Chamberlain et al., 2007)","plainCitation":"(Chamberlain et al., 2007)","noteIndex":0},"citationItems":[{"id":"uaj5Gv9l/yHlQUDZL","uris":["http://zotero.org/users/16770306/items/BGEWFCWG"],"itemData":{"id":43,"type":"article-journal","container-title":"Bird Study","DOI":"10.1080/00063650709461460","ISSN":"0006-3657","issue":"1","page":"87-97","title":"Determinants of bird species richness in public green spaces","volume":"54","author":[{"family":"Chamberlain","given":"D. E."},{"family":"Gough","given":"S."},{"family":"Vaughan","given":"H."},{"family":"Vickery","given":"J. A."},{"family":"Appleton","given":"G. F."}],"issued":{"date-parts":[["2007",3,1]]}}}],"schema":"https://github.com/citation-style-language/schema/raw/master/csl-citation.json"} </w:instrText>
        </w:r>
      </w:ins>
      <w:del w:id="807" w:author="Anne-Marie Cousineau" w:date="2025-07-28T15:07:00Z" w16du:dateUtc="2025-07-28T19:07:00Z">
        <w:r w:rsidR="004701C5" w:rsidRPr="00782884" w:rsidDel="00F561FB">
          <w:rPr>
            <w:rFonts w:ascii="Times New Roman" w:hAnsi="Times New Roman" w:cs="Times New Roman"/>
            <w:color w:val="EE0000"/>
            <w:lang w:val="en-CA"/>
          </w:rPr>
          <w:delInstrText xml:space="preserve"> ADDIN ZOTERO_ITEM CSL_CITATION {"citationID":"weTYM6bn","properties":{"formattedCitation":"(Chamberlain et al., 2007)","plainCitation":"(Chamberlain et al., 2007)","noteIndex":0},"citationItems":[{"id":"kWnmc6IE/i6QLH8im","uris":["http://zotero.org/users/16770306/items/BGEWFCWG"],"itemData":{"id":43,"type":"article-journal","container-title":"Bird Study","DOI":"10.1080/00063650709461460","ISSN":"0006-3657","issue":"1","page":"87-97","title":"Determinants of bird species richness in public green spaces","volume":"54","author":[{"family":"Chamberlain","given":"D. E."},{"family":"Gough","given":"S."},{"family":"Vaughan","given":"H."},{"family":"Vickery","given":"J. A."},{"family":"Appleton","given":"G. F."}],"issued":{"date-parts":[["2007",3,1]]}}}],"schema":"https://github.com/citation-style-language/schema/raw/master/csl-citation.json"} </w:delInstrText>
        </w:r>
      </w:del>
      <w:r w:rsidRPr="00782884">
        <w:rPr>
          <w:rFonts w:ascii="Times New Roman" w:hAnsi="Times New Roman" w:cs="Times New Roman"/>
          <w:color w:val="EE0000"/>
        </w:rPr>
        <w:fldChar w:fldCharType="separate"/>
      </w:r>
      <w:r w:rsidRPr="00782884">
        <w:rPr>
          <w:rFonts w:ascii="Times New Roman" w:hAnsi="Times New Roman" w:cs="Times New Roman"/>
          <w:noProof/>
          <w:color w:val="EE0000"/>
          <w:lang w:val="en-CA"/>
        </w:rPr>
        <w:t>(Chamberlain et al., 2007)</w:t>
      </w:r>
      <w:r w:rsidRPr="00782884">
        <w:rPr>
          <w:rFonts w:ascii="Times New Roman" w:hAnsi="Times New Roman" w:cs="Times New Roman"/>
          <w:color w:val="EE0000"/>
        </w:rPr>
        <w:fldChar w:fldCharType="end"/>
      </w:r>
      <w:r w:rsidRPr="00782884">
        <w:rPr>
          <w:rFonts w:ascii="Times New Roman" w:hAnsi="Times New Roman" w:cs="Times New Roman"/>
          <w:color w:val="EE0000"/>
          <w:lang w:val="en-CA"/>
        </w:rPr>
        <w:t xml:space="preserve">. </w:t>
      </w:r>
      <w:commentRangeEnd w:id="803"/>
      <w:r w:rsidR="00E63BFF" w:rsidRPr="00782884">
        <w:rPr>
          <w:rStyle w:val="CommentReference"/>
          <w:color w:val="EE0000"/>
        </w:rPr>
        <w:commentReference w:id="803"/>
      </w:r>
      <w:r w:rsidRPr="00782884">
        <w:rPr>
          <w:rFonts w:ascii="Times New Roman" w:hAnsi="Times New Roman" w:cs="Times New Roman"/>
          <w:color w:val="EE0000"/>
          <w:lang w:val="en-CA"/>
        </w:rPr>
        <w:t xml:space="preserve">What is interesting, however, is that adding just a little bit of additional green space to </w:t>
      </w:r>
      <w:commentRangeStart w:id="808"/>
      <w:r w:rsidRPr="00782884">
        <w:rPr>
          <w:rFonts w:ascii="Times New Roman" w:hAnsi="Times New Roman" w:cs="Times New Roman"/>
          <w:color w:val="EE0000"/>
          <w:lang w:val="en-CA"/>
        </w:rPr>
        <w:t xml:space="preserve">neighbourhood parks </w:t>
      </w:r>
      <w:commentRangeEnd w:id="808"/>
      <w:r w:rsidR="00E63BFF" w:rsidRPr="00782884">
        <w:rPr>
          <w:rStyle w:val="CommentReference"/>
          <w:color w:val="EE0000"/>
        </w:rPr>
        <w:commentReference w:id="808"/>
      </w:r>
      <w:r w:rsidR="00CB484B" w:rsidRPr="00782884">
        <w:rPr>
          <w:rFonts w:ascii="Times New Roman" w:hAnsi="Times New Roman" w:cs="Times New Roman"/>
          <w:color w:val="EE0000"/>
          <w:lang w:val="en-CA"/>
        </w:rPr>
        <w:t xml:space="preserve">and </w:t>
      </w:r>
      <w:r w:rsidR="00BB6E87" w:rsidRPr="00782884">
        <w:rPr>
          <w:rFonts w:ascii="Times New Roman" w:hAnsi="Times New Roman" w:cs="Times New Roman"/>
          <w:color w:val="EE0000"/>
          <w:lang w:val="en-CA"/>
        </w:rPr>
        <w:t xml:space="preserve">privately owned UGS </w:t>
      </w:r>
      <w:r w:rsidRPr="00782884">
        <w:rPr>
          <w:rFonts w:ascii="Times New Roman" w:hAnsi="Times New Roman" w:cs="Times New Roman"/>
          <w:color w:val="EE0000"/>
          <w:lang w:val="en-CA"/>
        </w:rPr>
        <w:t xml:space="preserve">can considerably increase bird species richness. These smaller UGS are nonetheless important as they generate “stepping-stone” habitats that allow for highly mobile species like birds to navigate more easily through the urban matrix </w:t>
      </w:r>
      <w:commentRangeStart w:id="809"/>
      <w:r w:rsidRPr="00782884">
        <w:rPr>
          <w:rFonts w:ascii="Times New Roman" w:hAnsi="Times New Roman" w:cs="Times New Roman"/>
          <w:color w:val="EE0000"/>
        </w:rPr>
        <w:fldChar w:fldCharType="begin"/>
      </w:r>
      <w:ins w:id="810"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{"citationID":"sy5if1sE","properties":{"formattedCitation":"(DONNELLY &amp; MARZLUFF, 2004)","plainCitation":"(DONNELLY &amp; MARZLUFF, 2004)","noteIndex":0},"citationItems":[{"id":"uaj5Gv9l/PBtMjv4b","uris":["http://zotero.org/users/16770306/items/GD49YBBN"],"itemData":{"id":31,"type":"article-journal","abstract":"Abstract:  We tested whether reserve size, landscape surrounding the reserve, and their interaction affect forest songbirds in the metropolitan area of Seattle, Washington (U.S.A.), by studying 29 reserves of varying size (small, medium, large) and surrounding urbanization intensity (urban, suburban, exurban). Larger reserves contained richer and less even bird communities than smaller reserves. These size effects disappeared when we removed the positive correlation of shrub diversity with reserve size, suggesting that greater habitat diversity in large reserves supported additional species, some of which were rare. Standardizing the number of individuals detected among all reserve size classes reversed the effect of size on richness in exurban landscapes and reduced the magnitude of the effect in suburban or urban landscapes. The latter change suggested that richness increased with reserve size in most landscapes because larger areas also supported larger samples from the regional bird species pool. Most bird species associated with native forest habitat (native forest species) and with human activity (synanthropic species) were present in reserves larger than 42 ha and surrounded by &gt;40% urban land cover, respectively. Thus, we recommend these thresholds as means for conserving the composition of native bird communities in this mostly forested region. Native forest species were least abundant and synanthropic species most abundant in urban landscapes, where exotic ground and shrub vegetation was most common. Therefore, control of exotic vegetation may benefit native songbird populations. Bird nests in shrubs were most dense in medium (suburban) and large reserves (urban) and tended to be most successful in medium (suburban) and large reserves (exurban), potentially supplying another mechanism by which reserve size increased retention of native forest species.","container-title":"Conservation Biology","DOI":"https://doi.org/10.1111/j.1523-1739.2004.00032.x","ISSN":"0888-8892","issue":"3","page":"733-745","title":"Importance of Reserve Size and Landscape Context to Urban Bird Conservation","volume":"18","author":[{"family":"DONNELLY","given":"ROARKE"},{"family":"MARZLUFF","given":"JOHN M."}],"issued":{"date-parts":[["2004"]]}}}],"schema":"https://github.com/citation-style-language/schema/raw/master/csl-citation.json"} </w:instrText>
        </w:r>
      </w:ins>
      <w:del w:id="811" w:author="Anne-Marie Cousineau" w:date="2025-07-28T15:07:00Z" w16du:dateUtc="2025-07-28T19:07:00Z">
        <w:r w:rsidR="004701C5" w:rsidRPr="00782884" w:rsidDel="00F561FB">
          <w:rPr>
            <w:rFonts w:ascii="Times New Roman" w:hAnsi="Times New Roman" w:cs="Times New Roman"/>
            <w:color w:val="EE0000"/>
            <w:lang w:val="en-CA"/>
          </w:rPr>
          <w:delInstrText xml:space="preserve"> ADDIN ZOTERO_ITEM CSL_CITATION {"citationID":"sy5if1sE","properties":{"formattedCitation":"(DONNELLY &amp; MARZLUFF, 2004)","plainCitation":"(DONNELLY &amp; MARZLUFF, 2004)","noteIndex":0},"citationItems":[{"id":"kWnmc6IE/Qbk4zg8A","uris":["http://zotero.org/users/16770306/items/GD49YBBN"],"itemData":{"id":31,"type":"article-journal","abstract":"Abstract:  We tested whether reserve size, landscape surrounding the reserve, and their interaction affect forest songbirds in the metropolitan area of Seattle, Washington (U.S.A.), by studying 29 reserves of varying size (small, medium, large) and surrounding urbanization intensity (urban, suburban, exurban). Larger reserves contained richer and less even bird communities than smaller reserves. These size effects disappeared when we removed the positive correlation of shrub diversity with reserve size, suggesting that greater habitat diversity in large reserves supported additional species, some of which were rare. Standardizing the number of individuals detected among all reserve size classes reversed the effect of size on richness in exurban landscapes and reduced the magnitude of the effect in suburban or urban landscapes. The latter change suggested that richness increased with reserve size in most landscapes because larger areas also supported larger samples from the regional bird species pool. Most bird species associated with native forest habitat (native forest species) and with human activity (synanthropic species) were present in reserves larger than 42 ha and surrounded by &gt;40% urban land cover, respectively. Thus, we recommend these thresholds as means for conserving the composition of native bird communities in this mostly forested region. Native forest species were least abundant and synanthropic species most abundant in urban landscapes, where exotic ground and shrub vegetation was most common. Therefore, control of exotic vegetation may benefit native songbird populations. Bird nests in shrubs were most dense in medium (suburban) and large reserves (urban) and tended to be most successful in medium (suburban) and large reserves (exurban), potentially supplying another mechanism by which reserve size increased retention of native forest species.","container-title":"Conservation Biology","DOI":"https://doi.org/10.1111/j.1523-1739.2004.00032.x","ISSN":"0888-8892","issue":"3","page":"733-745","title":"Importance of Reserve Size and Landscape Context to Urban Bird Conservation","volume":"18","author":[{"family":"DONNELLY","given":"ROARKE"},{"family":"MARZLUFF","given":"JOHN M."}],"issued":{"date-parts":[["2004"]]}}}],"schema":"https://github.com/citation-style-language/schema/raw/master/csl-citation.json"} </w:delInstrText>
        </w:r>
      </w:del>
      <w:r w:rsidRPr="00782884">
        <w:rPr>
          <w:rFonts w:ascii="Times New Roman" w:hAnsi="Times New Roman" w:cs="Times New Roman"/>
          <w:color w:val="EE0000"/>
        </w:rPr>
        <w:fldChar w:fldCharType="separate"/>
      </w:r>
      <w:r w:rsidRPr="00782884">
        <w:rPr>
          <w:rFonts w:ascii="Times New Roman" w:hAnsi="Times New Roman" w:cs="Times New Roman"/>
          <w:noProof/>
          <w:color w:val="EE0000"/>
          <w:lang w:val="en-CA"/>
        </w:rPr>
        <w:t>(DONNELLY &amp; MARZLUFF, 2004)</w:t>
      </w:r>
      <w:r w:rsidRPr="00782884">
        <w:rPr>
          <w:rFonts w:ascii="Times New Roman" w:hAnsi="Times New Roman" w:cs="Times New Roman"/>
          <w:color w:val="EE0000"/>
        </w:rPr>
        <w:fldChar w:fldCharType="end"/>
      </w:r>
      <w:commentRangeEnd w:id="809"/>
      <w:r w:rsidR="00363623">
        <w:rPr>
          <w:rStyle w:val="CommentReference"/>
        </w:rPr>
        <w:commentReference w:id="809"/>
      </w:r>
      <w:r w:rsidRPr="00782884">
        <w:rPr>
          <w:rFonts w:ascii="Times New Roman" w:hAnsi="Times New Roman" w:cs="Times New Roman"/>
          <w:color w:val="EE0000"/>
          <w:lang w:val="en-CA"/>
        </w:rPr>
        <w:t>.</w:t>
      </w:r>
    </w:p>
    <w:p w14:paraId="13BFB335" w14:textId="77777777" w:rsidR="00453166" w:rsidRPr="00782884" w:rsidRDefault="00453166" w:rsidP="00453166">
      <w:pPr>
        <w:autoSpaceDE w:val="0"/>
        <w:autoSpaceDN w:val="0"/>
        <w:adjustRightInd w:val="0"/>
        <w:spacing w:line="480" w:lineRule="auto"/>
        <w:jc w:val="both"/>
        <w:rPr>
          <w:rFonts w:ascii="Times New Roman" w:hAnsi="Times New Roman" w:cs="Times New Roman"/>
          <w:color w:val="EE0000"/>
          <w:lang w:val="en-CA"/>
        </w:rPr>
      </w:pPr>
    </w:p>
    <w:p w14:paraId="18FE852E" w14:textId="385E5638" w:rsidR="00D57E67" w:rsidRPr="00782884" w:rsidRDefault="00EE578A" w:rsidP="005E1317">
      <w:pPr>
        <w:autoSpaceDE w:val="0"/>
        <w:autoSpaceDN w:val="0"/>
        <w:adjustRightInd w:val="0"/>
        <w:spacing w:line="480" w:lineRule="auto"/>
        <w:ind w:firstLine="720"/>
        <w:jc w:val="both"/>
        <w:rPr>
          <w:rFonts w:ascii="Times New Roman" w:hAnsi="Times New Roman" w:cs="Times New Roman"/>
          <w:color w:val="EE0000"/>
          <w:lang w:val="en-CA"/>
        </w:rPr>
      </w:pPr>
      <w:r w:rsidRPr="00782884">
        <w:rPr>
          <w:rFonts w:ascii="Times New Roman" w:hAnsi="Times New Roman" w:cs="Times New Roman"/>
          <w:color w:val="EE0000"/>
          <w:lang w:val="en-CA"/>
        </w:rPr>
        <w:t>Birds</w:t>
      </w:r>
      <w:ins w:id="812" w:author="Kyle Elliott, Dr" w:date="2025-07-26T09:49:00Z" w16du:dateUtc="2025-07-26T13:49:00Z">
        <w:r w:rsidR="00363623">
          <w:rPr>
            <w:rFonts w:ascii="Times New Roman" w:hAnsi="Times New Roman" w:cs="Times New Roman"/>
            <w:color w:val="EE0000"/>
            <w:lang w:val="en-CA"/>
          </w:rPr>
          <w:t>,</w:t>
        </w:r>
      </w:ins>
      <w:r w:rsidRPr="00782884">
        <w:rPr>
          <w:rFonts w:ascii="Times New Roman" w:hAnsi="Times New Roman" w:cs="Times New Roman"/>
          <w:color w:val="EE0000"/>
          <w:lang w:val="en-CA"/>
        </w:rPr>
        <w:t xml:space="preserve"> being mobile animals</w:t>
      </w:r>
      <w:ins w:id="813" w:author="Kyle Elliott, Dr" w:date="2025-07-26T09:49:00Z" w16du:dateUtc="2025-07-26T13:49:00Z">
        <w:r w:rsidR="00363623">
          <w:rPr>
            <w:rFonts w:ascii="Times New Roman" w:hAnsi="Times New Roman" w:cs="Times New Roman"/>
            <w:color w:val="EE0000"/>
            <w:lang w:val="en-CA"/>
          </w:rPr>
          <w:t>,</w:t>
        </w:r>
      </w:ins>
      <w:r w:rsidRPr="00782884">
        <w:rPr>
          <w:rFonts w:ascii="Times New Roman" w:hAnsi="Times New Roman" w:cs="Times New Roman"/>
          <w:color w:val="EE0000"/>
          <w:lang w:val="en-CA"/>
        </w:rPr>
        <w:t xml:space="preserve"> </w:t>
      </w:r>
      <w:del w:id="814" w:author="Kyle Elliott, Dr" w:date="2025-07-26T09:49:00Z" w16du:dateUtc="2025-07-26T13:49:00Z">
        <w:r w:rsidRPr="00782884" w:rsidDel="00363623">
          <w:rPr>
            <w:rFonts w:ascii="Times New Roman" w:hAnsi="Times New Roman" w:cs="Times New Roman"/>
            <w:color w:val="EE0000"/>
            <w:lang w:val="en-CA"/>
          </w:rPr>
          <w:delText>allows them</w:delText>
        </w:r>
        <w:r w:rsidR="00CD6F86" w:rsidRPr="00782884" w:rsidDel="00363623">
          <w:rPr>
            <w:rFonts w:ascii="Times New Roman" w:hAnsi="Times New Roman" w:cs="Times New Roman"/>
            <w:color w:val="EE0000"/>
            <w:lang w:val="en-CA"/>
          </w:rPr>
          <w:delText xml:space="preserve"> some</w:delText>
        </w:r>
      </w:del>
      <w:ins w:id="815" w:author="Kyle Elliott, Dr" w:date="2025-07-26T09:49:00Z" w16du:dateUtc="2025-07-26T13:49:00Z">
        <w:r w:rsidR="00363623">
          <w:rPr>
            <w:rFonts w:ascii="Times New Roman" w:hAnsi="Times New Roman" w:cs="Times New Roman"/>
            <w:color w:val="EE0000"/>
            <w:lang w:val="en-CA"/>
          </w:rPr>
          <w:t>have some</w:t>
        </w:r>
      </w:ins>
      <w:r w:rsidR="00CD6F86" w:rsidRPr="00782884">
        <w:rPr>
          <w:rFonts w:ascii="Times New Roman" w:hAnsi="Times New Roman" w:cs="Times New Roman"/>
          <w:color w:val="EE0000"/>
          <w:lang w:val="en-CA"/>
        </w:rPr>
        <w:t xml:space="preserve"> resilience in urban areas </w:t>
      </w:r>
      <w:del w:id="816" w:author="Kyle Elliott, Dr" w:date="2025-07-26T09:49:00Z" w16du:dateUtc="2025-07-26T13:49:00Z">
        <w:r w:rsidR="00CD6F86" w:rsidRPr="00782884" w:rsidDel="00363623">
          <w:rPr>
            <w:rFonts w:ascii="Times New Roman" w:hAnsi="Times New Roman" w:cs="Times New Roman"/>
            <w:color w:val="EE0000"/>
            <w:lang w:val="en-CA"/>
          </w:rPr>
          <w:delText>by being able</w:delText>
        </w:r>
      </w:del>
      <w:ins w:id="817" w:author="Kyle Elliott, Dr" w:date="2025-07-26T09:49:00Z" w16du:dateUtc="2025-07-26T13:49:00Z">
        <w:r w:rsidR="00363623">
          <w:rPr>
            <w:rFonts w:ascii="Times New Roman" w:hAnsi="Times New Roman" w:cs="Times New Roman"/>
            <w:color w:val="EE0000"/>
            <w:lang w:val="en-CA"/>
          </w:rPr>
          <w:t>as they can</w:t>
        </w:r>
      </w:ins>
      <w:del w:id="818" w:author="Kyle Elliott, Dr" w:date="2025-07-26T09:49:00Z" w16du:dateUtc="2025-07-26T13:49:00Z">
        <w:r w:rsidR="00CD6F86" w:rsidRPr="00782884" w:rsidDel="00363623">
          <w:rPr>
            <w:rFonts w:ascii="Times New Roman" w:hAnsi="Times New Roman" w:cs="Times New Roman"/>
            <w:color w:val="EE0000"/>
            <w:lang w:val="en-CA"/>
          </w:rPr>
          <w:delText xml:space="preserve"> to</w:delText>
        </w:r>
      </w:del>
      <w:r w:rsidR="00CD6F86" w:rsidRPr="00782884">
        <w:rPr>
          <w:rFonts w:ascii="Times New Roman" w:hAnsi="Times New Roman" w:cs="Times New Roman"/>
          <w:color w:val="EE0000"/>
          <w:lang w:val="en-CA"/>
        </w:rPr>
        <w:t xml:space="preserve"> exploit even </w:t>
      </w:r>
      <w:del w:id="819" w:author="Kyle Elliott, Dr" w:date="2025-07-26T09:49:00Z" w16du:dateUtc="2025-07-26T13:49:00Z">
        <w:r w:rsidR="00CD6F86" w:rsidRPr="00782884" w:rsidDel="00363623">
          <w:rPr>
            <w:rFonts w:ascii="Times New Roman" w:hAnsi="Times New Roman" w:cs="Times New Roman"/>
            <w:color w:val="EE0000"/>
            <w:lang w:val="en-CA"/>
          </w:rPr>
          <w:delText xml:space="preserve">the </w:delText>
        </w:r>
      </w:del>
      <w:r w:rsidR="00CD6F86" w:rsidRPr="00782884">
        <w:rPr>
          <w:rFonts w:ascii="Times New Roman" w:hAnsi="Times New Roman" w:cs="Times New Roman"/>
          <w:color w:val="EE0000"/>
          <w:lang w:val="en-CA"/>
        </w:rPr>
        <w:t xml:space="preserve">small patches of greenspaces, yet </w:t>
      </w:r>
      <w:del w:id="820" w:author="Kyle Elliott, Dr" w:date="2025-07-26T09:50:00Z" w16du:dateUtc="2025-07-26T13:50:00Z">
        <w:r w:rsidR="00CD6F86" w:rsidRPr="00782884" w:rsidDel="00363623">
          <w:rPr>
            <w:rFonts w:ascii="Times New Roman" w:hAnsi="Times New Roman" w:cs="Times New Roman"/>
            <w:color w:val="EE0000"/>
            <w:lang w:val="en-CA"/>
          </w:rPr>
          <w:delText xml:space="preserve">they’re </w:delText>
        </w:r>
      </w:del>
      <w:ins w:id="821" w:author="Kyle Elliott, Dr" w:date="2025-07-26T09:50:00Z" w16du:dateUtc="2025-07-26T13:50:00Z">
        <w:r w:rsidR="00363623">
          <w:rPr>
            <w:rFonts w:ascii="Times New Roman" w:hAnsi="Times New Roman" w:cs="Times New Roman"/>
            <w:color w:val="EE0000"/>
            <w:lang w:val="en-CA"/>
          </w:rPr>
          <w:t>birds</w:t>
        </w:r>
        <w:r w:rsidR="00363623" w:rsidRPr="00782884">
          <w:rPr>
            <w:rFonts w:ascii="Times New Roman" w:hAnsi="Times New Roman" w:cs="Times New Roman"/>
            <w:color w:val="EE0000"/>
            <w:lang w:val="en-CA"/>
          </w:rPr>
          <w:t xml:space="preserve"> </w:t>
        </w:r>
      </w:ins>
      <w:r w:rsidR="00CD6F86" w:rsidRPr="00782884">
        <w:rPr>
          <w:rFonts w:ascii="Times New Roman" w:hAnsi="Times New Roman" w:cs="Times New Roman"/>
          <w:color w:val="EE0000"/>
          <w:lang w:val="en-CA"/>
        </w:rPr>
        <w:t xml:space="preserve">still </w:t>
      </w:r>
      <w:del w:id="822" w:author="Kyle Elliott, Dr" w:date="2025-07-26T09:50:00Z" w16du:dateUtc="2025-07-26T13:50:00Z">
        <w:r w:rsidR="00CD6F86" w:rsidRPr="00782884" w:rsidDel="00363623">
          <w:rPr>
            <w:rFonts w:ascii="Times New Roman" w:hAnsi="Times New Roman" w:cs="Times New Roman"/>
            <w:color w:val="EE0000"/>
            <w:lang w:val="en-CA"/>
          </w:rPr>
          <w:delText xml:space="preserve">facing </w:delText>
        </w:r>
      </w:del>
      <w:ins w:id="823" w:author="Kyle Elliott, Dr" w:date="2025-07-26T09:50:00Z" w16du:dateUtc="2025-07-26T13:50:00Z">
        <w:r w:rsidR="00363623" w:rsidRPr="00782884">
          <w:rPr>
            <w:rFonts w:ascii="Times New Roman" w:hAnsi="Times New Roman" w:cs="Times New Roman"/>
            <w:color w:val="EE0000"/>
            <w:lang w:val="en-CA"/>
          </w:rPr>
          <w:t>fac</w:t>
        </w:r>
        <w:r w:rsidR="00363623">
          <w:rPr>
            <w:rFonts w:ascii="Times New Roman" w:hAnsi="Times New Roman" w:cs="Times New Roman"/>
            <w:color w:val="EE0000"/>
            <w:lang w:val="en-CA"/>
          </w:rPr>
          <w:t>e</w:t>
        </w:r>
        <w:r w:rsidR="00363623" w:rsidRPr="00782884">
          <w:rPr>
            <w:rFonts w:ascii="Times New Roman" w:hAnsi="Times New Roman" w:cs="Times New Roman"/>
            <w:color w:val="EE0000"/>
            <w:lang w:val="en-CA"/>
          </w:rPr>
          <w:t xml:space="preserve"> </w:t>
        </w:r>
      </w:ins>
      <w:r w:rsidR="00CD6F86" w:rsidRPr="00782884">
        <w:rPr>
          <w:rFonts w:ascii="Times New Roman" w:hAnsi="Times New Roman" w:cs="Times New Roman"/>
          <w:color w:val="EE0000"/>
          <w:lang w:val="en-CA"/>
        </w:rPr>
        <w:t xml:space="preserve">some significant challenges </w:t>
      </w:r>
      <w:del w:id="824" w:author="Kyle Elliott, Dr" w:date="2025-07-26T09:50:00Z" w16du:dateUtc="2025-07-26T13:50:00Z">
        <w:r w:rsidR="00CD6F86" w:rsidRPr="00782884" w:rsidDel="00363623">
          <w:rPr>
            <w:rFonts w:ascii="Times New Roman" w:hAnsi="Times New Roman" w:cs="Times New Roman"/>
            <w:color w:val="EE0000"/>
            <w:lang w:val="en-CA"/>
          </w:rPr>
          <w:delText>brought by the</w:delText>
        </w:r>
      </w:del>
      <w:ins w:id="825" w:author="Kyle Elliott, Dr" w:date="2025-07-26T09:50:00Z" w16du:dateUtc="2025-07-26T13:50:00Z">
        <w:r w:rsidR="00363623">
          <w:rPr>
            <w:rFonts w:ascii="Times New Roman" w:hAnsi="Times New Roman" w:cs="Times New Roman"/>
            <w:color w:val="EE0000"/>
            <w:lang w:val="en-CA"/>
          </w:rPr>
          <w:t>in</w:t>
        </w:r>
      </w:ins>
      <w:r w:rsidR="00CD6F86" w:rsidRPr="00782884">
        <w:rPr>
          <w:rFonts w:ascii="Times New Roman" w:hAnsi="Times New Roman" w:cs="Times New Roman"/>
          <w:color w:val="EE0000"/>
          <w:lang w:val="en-CA"/>
        </w:rPr>
        <w:t xml:space="preserve"> urban environment</w:t>
      </w:r>
      <w:ins w:id="826" w:author="Kyle Elliott, Dr" w:date="2025-07-26T09:50:00Z" w16du:dateUtc="2025-07-26T13:50:00Z">
        <w:r w:rsidR="00363623">
          <w:rPr>
            <w:rFonts w:ascii="Times New Roman" w:hAnsi="Times New Roman" w:cs="Times New Roman"/>
            <w:color w:val="EE0000"/>
            <w:lang w:val="en-CA"/>
          </w:rPr>
          <w:t>s</w:t>
        </w:r>
      </w:ins>
      <w:r w:rsidR="00CD6F86" w:rsidRPr="00782884">
        <w:rPr>
          <w:rFonts w:ascii="Times New Roman" w:hAnsi="Times New Roman" w:cs="Times New Roman"/>
          <w:color w:val="EE0000"/>
          <w:lang w:val="en-CA"/>
        </w:rPr>
        <w:t xml:space="preserve">. </w:t>
      </w:r>
      <w:del w:id="827" w:author="Kyle Elliott, Dr" w:date="2025-07-26T09:52:00Z" w16du:dateUtc="2025-07-26T13:52:00Z">
        <w:r w:rsidR="00453166" w:rsidRPr="00782884" w:rsidDel="00363623">
          <w:rPr>
            <w:rFonts w:ascii="Times New Roman" w:hAnsi="Times New Roman" w:cs="Times New Roman"/>
            <w:color w:val="EE0000"/>
            <w:lang w:val="en-CA"/>
          </w:rPr>
          <w:delText xml:space="preserve">Over the past five decades, numerous bird species in Canada have experienced a significant decline in their populations </w:delText>
        </w:r>
        <w:r w:rsidR="00453166" w:rsidRPr="00782884" w:rsidDel="00363623">
          <w:rPr>
            <w:rFonts w:ascii="Times New Roman" w:hAnsi="Times New Roman" w:cs="Times New Roman"/>
            <w:color w:val="EE0000"/>
          </w:rPr>
          <w:fldChar w:fldCharType="begin"/>
        </w:r>
        <w:r w:rsidR="004701C5" w:rsidRPr="00782884" w:rsidDel="00363623">
          <w:rPr>
            <w:rFonts w:ascii="Times New Roman" w:hAnsi="Times New Roman" w:cs="Times New Roman"/>
            <w:color w:val="EE0000"/>
            <w:lang w:val="en-CA"/>
          </w:rPr>
          <w:delInstrText xml:space="preserve"> ADDIN ZOTERO_ITEM CSL_CITATION {"citationID":"P1xWDZOC","properties":{"formattedCitation":"({\\i{}The State of Canada\\uc0\\u8217{}s Birds Report}, 2024)","plainCitation":"(The State of Canada’s Birds Report, 2024)","noteIndex":0},"citationItems":[{"id":"kWnmc6IE/XZZciJRc","uris":["http://zotero.org/users/16770306/items/3MGE7AHL"],"itemData":{"id":210,"type":"webpage","title":"The State of Canada’s Birds Report","issued":{"date-parts":[["2024"]]}}}],"schema":"https://github.com/citation-style-language/schema/raw/master/csl-citation.json"} </w:delInstrText>
        </w:r>
        <w:r w:rsidR="00453166" w:rsidRPr="00782884" w:rsidDel="00363623">
          <w:rPr>
            <w:rFonts w:ascii="Times New Roman" w:hAnsi="Times New Roman" w:cs="Times New Roman"/>
            <w:color w:val="EE0000"/>
          </w:rPr>
          <w:fldChar w:fldCharType="separate"/>
        </w:r>
        <w:r w:rsidR="00453166" w:rsidRPr="00782884" w:rsidDel="00363623">
          <w:rPr>
            <w:rFonts w:ascii="Times New Roman" w:hAnsi="Times New Roman" w:cs="Times New Roman"/>
            <w:color w:val="EE0000"/>
            <w:lang w:val="en-CA"/>
          </w:rPr>
          <w:delText>(</w:delText>
        </w:r>
        <w:r w:rsidR="00453166" w:rsidRPr="00782884" w:rsidDel="00363623">
          <w:rPr>
            <w:rFonts w:ascii="Times New Roman" w:hAnsi="Times New Roman" w:cs="Times New Roman"/>
            <w:i/>
            <w:iCs/>
            <w:color w:val="EE0000"/>
            <w:lang w:val="en-CA"/>
          </w:rPr>
          <w:delText>The State of Canada’s Birds Report</w:delText>
        </w:r>
        <w:r w:rsidR="00453166" w:rsidRPr="00782884" w:rsidDel="00363623">
          <w:rPr>
            <w:rFonts w:ascii="Times New Roman" w:hAnsi="Times New Roman" w:cs="Times New Roman"/>
            <w:color w:val="EE0000"/>
            <w:lang w:val="en-CA"/>
          </w:rPr>
          <w:delText>, 2024)</w:delText>
        </w:r>
        <w:r w:rsidR="00453166" w:rsidRPr="00782884" w:rsidDel="00363623">
          <w:rPr>
            <w:rFonts w:ascii="Times New Roman" w:hAnsi="Times New Roman" w:cs="Times New Roman"/>
            <w:color w:val="EE0000"/>
          </w:rPr>
          <w:fldChar w:fldCharType="end"/>
        </w:r>
        <w:r w:rsidR="00453166" w:rsidRPr="00782884" w:rsidDel="00363623">
          <w:rPr>
            <w:rFonts w:ascii="Times New Roman" w:hAnsi="Times New Roman" w:cs="Times New Roman"/>
            <w:color w:val="EE0000"/>
            <w:lang w:val="en-CA"/>
          </w:rPr>
          <w:delText>. Amongst those groups</w:delText>
        </w:r>
      </w:del>
      <w:ins w:id="828" w:author="Kyle Elliott, Dr" w:date="2025-07-26T09:52:00Z" w16du:dateUtc="2025-07-26T13:52:00Z">
        <w:r w:rsidR="00363623">
          <w:rPr>
            <w:rFonts w:ascii="Times New Roman" w:hAnsi="Times New Roman" w:cs="Times New Roman"/>
            <w:color w:val="EE0000"/>
            <w:lang w:val="en-CA"/>
          </w:rPr>
          <w:t>Many bird species are declining in Canada</w:t>
        </w:r>
      </w:ins>
      <w:r w:rsidR="00453166" w:rsidRPr="00782884">
        <w:rPr>
          <w:rFonts w:ascii="Times New Roman" w:hAnsi="Times New Roman" w:cs="Times New Roman"/>
          <w:color w:val="EE0000"/>
          <w:lang w:val="en-CA"/>
        </w:rPr>
        <w:t xml:space="preserve">, </w:t>
      </w:r>
      <w:ins w:id="829" w:author="Kyle Elliott, Dr" w:date="2025-07-26T09:53:00Z" w16du:dateUtc="2025-07-26T13:53:00Z">
        <w:r w:rsidR="00363623">
          <w:rPr>
            <w:rFonts w:ascii="Times New Roman" w:hAnsi="Times New Roman" w:cs="Times New Roman"/>
            <w:color w:val="EE0000"/>
            <w:lang w:val="en-CA"/>
          </w:rPr>
          <w:t xml:space="preserve">and </w:t>
        </w:r>
      </w:ins>
      <w:r w:rsidR="00453166" w:rsidRPr="00782884">
        <w:rPr>
          <w:rFonts w:ascii="Times New Roman" w:hAnsi="Times New Roman" w:cs="Times New Roman"/>
          <w:color w:val="EE0000"/>
          <w:lang w:val="en-CA"/>
        </w:rPr>
        <w:t xml:space="preserve">urbanization is </w:t>
      </w:r>
      <w:ins w:id="830" w:author="Kyle Elliott, Dr" w:date="2025-07-26T09:53:00Z" w16du:dateUtc="2025-07-26T13:53:00Z">
        <w:r w:rsidR="00363623">
          <w:rPr>
            <w:rFonts w:ascii="Times New Roman" w:hAnsi="Times New Roman" w:cs="Times New Roman"/>
            <w:color w:val="EE0000"/>
            <w:lang w:val="en-CA"/>
          </w:rPr>
          <w:t>one</w:t>
        </w:r>
      </w:ins>
      <w:del w:id="831" w:author="Kyle Elliott, Dr" w:date="2025-07-26T09:53:00Z" w16du:dateUtc="2025-07-26T13:53:00Z">
        <w:r w:rsidR="00453166" w:rsidRPr="00782884" w:rsidDel="00363623">
          <w:rPr>
            <w:rFonts w:ascii="Times New Roman" w:hAnsi="Times New Roman" w:cs="Times New Roman"/>
            <w:color w:val="EE0000"/>
            <w:lang w:val="en-CA"/>
          </w:rPr>
          <w:delText>often cited as a</w:delText>
        </w:r>
      </w:del>
      <w:r w:rsidR="00453166" w:rsidRPr="00782884">
        <w:rPr>
          <w:rFonts w:ascii="Times New Roman" w:hAnsi="Times New Roman" w:cs="Times New Roman"/>
          <w:color w:val="EE0000"/>
          <w:lang w:val="en-CA"/>
        </w:rPr>
        <w:t xml:space="preserve"> negative factor impacting bird populations </w:t>
      </w:r>
      <w:r w:rsidR="00453166" w:rsidRPr="00782884">
        <w:rPr>
          <w:rFonts w:ascii="Times New Roman" w:hAnsi="Times New Roman" w:cs="Times New Roman"/>
          <w:color w:val="EE0000"/>
        </w:rPr>
        <w:fldChar w:fldCharType="begin"/>
      </w:r>
      <w:ins w:id="832"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{"citationID":"oIXRdDcJ","properties":{"formattedCitation":"({\\i{}The State of Canada\\uc0\\u8217{}s Birds Report}, 2024)","plainCitation":"(The State of Canada’s Birds Report, 2024)","noteIndex":0},"citationItems":[{"id":"uaj5Gv9l/5olSgiVN","uris":["http://zotero.org/users/16770306/items/3MGE7AHL"],"itemData":{"id":210,"type":"webpage","title":"The State of Canada’s Birds Report","issued":{"date-parts":[["2024"]]}}}],"schema":"https://github.com/citation-style-language/schema/raw/master/csl-citation.json"} </w:instrText>
        </w:r>
      </w:ins>
      <w:del w:id="833" w:author="Anne-Marie Cousineau" w:date="2025-07-28T15:07:00Z" w16du:dateUtc="2025-07-28T19:07:00Z">
        <w:r w:rsidR="004701C5" w:rsidRPr="00782884" w:rsidDel="00F561FB">
          <w:rPr>
            <w:rFonts w:ascii="Times New Roman" w:hAnsi="Times New Roman" w:cs="Times New Roman"/>
            <w:color w:val="EE0000"/>
            <w:lang w:val="en-CA"/>
          </w:rPr>
          <w:delInstrText xml:space="preserve"> ADDIN ZOTERO_ITEM CSL_CITATION {"citationID":"oIXRdDcJ","properties":{"formattedCitation":"({\\i{}The State of Canada\\uc0\\u8217{}s Birds Report}, 2024)","plainCitation":"(The State of Canada’s Birds Report, 2024)","noteIndex":0},"citationItems":[{"id":"kWnmc6IE/XZZciJRc","uris":["http://zotero.org/users/16770306/items/3MGE7AHL"],"itemData":{"id":210,"type":"webpage","title":"The State of Canada’s Birds Report","issued":{"date-parts":[["2024"]]}}}],"schema":"https://github.com/citation-style-language/schema/raw/master/csl-citation.json"} </w:delInstrText>
        </w:r>
      </w:del>
      <w:r w:rsidR="00453166" w:rsidRPr="00782884">
        <w:rPr>
          <w:rFonts w:ascii="Times New Roman" w:hAnsi="Times New Roman" w:cs="Times New Roman"/>
          <w:color w:val="EE0000"/>
        </w:rPr>
        <w:fldChar w:fldCharType="separate"/>
      </w:r>
      <w:r w:rsidR="00453166" w:rsidRPr="00782884">
        <w:rPr>
          <w:rFonts w:ascii="Times New Roman" w:hAnsi="Times New Roman" w:cs="Times New Roman"/>
          <w:color w:val="EE0000"/>
          <w:lang w:val="en-CA"/>
        </w:rPr>
        <w:t>(</w:t>
      </w:r>
      <w:r w:rsidR="00453166" w:rsidRPr="00782884">
        <w:rPr>
          <w:rFonts w:ascii="Times New Roman" w:hAnsi="Times New Roman" w:cs="Times New Roman"/>
          <w:i/>
          <w:iCs/>
          <w:color w:val="EE0000"/>
          <w:lang w:val="en-CA"/>
        </w:rPr>
        <w:t>The State of Canada’s Birds Report</w:t>
      </w:r>
      <w:r w:rsidR="00453166" w:rsidRPr="00782884">
        <w:rPr>
          <w:rFonts w:ascii="Times New Roman" w:hAnsi="Times New Roman" w:cs="Times New Roman"/>
          <w:color w:val="EE0000"/>
          <w:lang w:val="en-CA"/>
        </w:rPr>
        <w:t>, 2024)</w:t>
      </w:r>
      <w:r w:rsidR="00453166" w:rsidRPr="00782884">
        <w:rPr>
          <w:rFonts w:ascii="Times New Roman" w:hAnsi="Times New Roman" w:cs="Times New Roman"/>
          <w:color w:val="EE0000"/>
        </w:rPr>
        <w:fldChar w:fldCharType="end"/>
      </w:r>
      <w:r w:rsidR="00453166" w:rsidRPr="00782884">
        <w:rPr>
          <w:rFonts w:ascii="Times New Roman" w:hAnsi="Times New Roman" w:cs="Times New Roman"/>
          <w:color w:val="EE0000"/>
          <w:lang w:val="en-CA"/>
        </w:rPr>
        <w:t xml:space="preserve">. </w:t>
      </w:r>
      <w:del w:id="834" w:author="Kyle Elliott, Dr" w:date="2025-07-26T09:53:00Z" w16du:dateUtc="2025-07-26T13:53:00Z">
        <w:r w:rsidR="00453166" w:rsidRPr="00782884" w:rsidDel="00363623">
          <w:rPr>
            <w:rFonts w:ascii="Times New Roman" w:hAnsi="Times New Roman" w:cs="Times New Roman"/>
            <w:color w:val="EE0000"/>
            <w:lang w:val="en-CA"/>
          </w:rPr>
          <w:delText xml:space="preserve">Indeed, numerous studies have highlighted the novel threats </w:delText>
        </w:r>
        <w:r w:rsidR="00453166" w:rsidRPr="00782884" w:rsidDel="00363623">
          <w:rPr>
            <w:rFonts w:ascii="Times New Roman" w:hAnsi="Times New Roman" w:cs="Times New Roman"/>
            <w:color w:val="EE0000"/>
            <w:lang w:val="en-CA"/>
          </w:rPr>
          <w:lastRenderedPageBreak/>
          <w:delText>that birds are facing in the city:</w:delText>
        </w:r>
      </w:del>
      <w:ins w:id="835" w:author="Kyle Elliott, Dr" w:date="2025-07-26T09:53:00Z" w16du:dateUtc="2025-07-26T13:53:00Z">
        <w:r w:rsidR="00363623">
          <w:rPr>
            <w:rFonts w:ascii="Times New Roman" w:hAnsi="Times New Roman" w:cs="Times New Roman"/>
            <w:color w:val="EE0000"/>
            <w:lang w:val="en-CA"/>
          </w:rPr>
          <w:t>Birds face novel threats in cities, including</w:t>
        </w:r>
      </w:ins>
      <w:r w:rsidR="00453166" w:rsidRPr="00782884">
        <w:rPr>
          <w:rFonts w:ascii="Times New Roman" w:hAnsi="Times New Roman" w:cs="Times New Roman"/>
          <w:color w:val="EE0000"/>
          <w:lang w:val="en-CA"/>
        </w:rPr>
        <w:t xml:space="preserve"> increased risk of collision with manmade structures </w:t>
      </w:r>
      <w:r w:rsidR="00453166" w:rsidRPr="00782884">
        <w:rPr>
          <w:rFonts w:ascii="Times New Roman" w:hAnsi="Times New Roman" w:cs="Times New Roman"/>
          <w:color w:val="EE0000"/>
        </w:rPr>
        <w:fldChar w:fldCharType="begin"/>
      </w:r>
      <w:ins w:id="836"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{"citationID":"NQxAxAJi","properties":{"formattedCitation":"(Chace &amp; Walsh, 2006)","plainCitation":"(Chace &amp; Walsh, 2006)","noteIndex":0},"citationItems":[{"id":"uaj5Gv9l/NZLMIkDn","uris":["http://zotero.org/users/16770306/items/BULBNQVV"],"itemData":{"id":37,"type":"article-journal","container-title":"Landscape and Urban Planning","ISSN":"0169-2046","issue":"1","page":"46-69","title":"Urban effects on native avifauna: a review","volume":"74","author":[{"family":"Chace","given":"Jameson F."},{"family":"Walsh","given":"John J."}],"issued":{"date-parts":[["2006"]]}}}],"schema":"https://github.com/citation-style-language/schema/raw/master/csl-citation.json"} </w:instrText>
        </w:r>
      </w:ins>
      <w:del w:id="837" w:author="Anne-Marie Cousineau" w:date="2025-07-28T15:07:00Z" w16du:dateUtc="2025-07-28T19:07:00Z">
        <w:r w:rsidR="004701C5" w:rsidRPr="00782884" w:rsidDel="00F561FB">
          <w:rPr>
            <w:rFonts w:ascii="Times New Roman" w:hAnsi="Times New Roman" w:cs="Times New Roman"/>
            <w:color w:val="EE0000"/>
            <w:lang w:val="en-CA"/>
          </w:rPr>
          <w:delInstrText xml:space="preserve"> ADDIN ZOTERO_ITEM CSL_CITATION {"citationID":"NQxAxAJi","properties":{"formattedCitation":"(Chace &amp; Walsh, 2006)","plainCitation":"(Chace &amp; Walsh, 2006)","noteIndex":0},"citationItems":[{"id":"kWnmc6IE/ik0kczsL","uris":["http://zotero.org/users/16770306/items/BULBNQVV"],"itemData":{"id":37,"type":"article-journal","container-title":"Landscape and Urban Planning","ISSN":"0169-2046","issue":"1","page":"46-69","title":"Urban effects on native avifauna: a review","volume":"74","author":[{"family":"Chace","given":"Jameson F."},{"family":"Walsh","given":"John J."}],"issued":{"date-parts":[["2006"]]}}}],"schema":"https://github.com/citation-style-language/schema/raw/master/csl-citation.json"} </w:delInstrText>
        </w:r>
      </w:del>
      <w:r w:rsidR="00453166" w:rsidRPr="00782884">
        <w:rPr>
          <w:rFonts w:ascii="Times New Roman" w:hAnsi="Times New Roman" w:cs="Times New Roman"/>
          <w:color w:val="EE0000"/>
        </w:rPr>
        <w:fldChar w:fldCharType="separate"/>
      </w:r>
      <w:r w:rsidR="00453166" w:rsidRPr="00782884">
        <w:rPr>
          <w:rFonts w:ascii="Times New Roman" w:hAnsi="Times New Roman" w:cs="Times New Roman"/>
          <w:noProof/>
          <w:color w:val="EE0000"/>
          <w:lang w:val="en-CA"/>
        </w:rPr>
        <w:t>(Chace &amp; Walsh, 2006)</w:t>
      </w:r>
      <w:r w:rsidR="00453166" w:rsidRPr="00782884">
        <w:rPr>
          <w:rFonts w:ascii="Times New Roman" w:hAnsi="Times New Roman" w:cs="Times New Roman"/>
          <w:color w:val="EE0000"/>
        </w:rPr>
        <w:fldChar w:fldCharType="end"/>
      </w:r>
      <w:r w:rsidR="00453166" w:rsidRPr="00782884">
        <w:rPr>
          <w:rFonts w:ascii="Times New Roman" w:hAnsi="Times New Roman" w:cs="Times New Roman"/>
          <w:color w:val="EE0000"/>
          <w:lang w:val="en-CA"/>
        </w:rPr>
        <w:t xml:space="preserve">, acute predation by domestic cats </w:t>
      </w:r>
      <w:del w:id="838" w:author="Kyle Elliott, Dr" w:date="2025-07-26T09:53:00Z" w16du:dateUtc="2025-07-26T13:53:00Z">
        <w:r w:rsidR="00453166" w:rsidRPr="00782884" w:rsidDel="00363623">
          <w:rPr>
            <w:rFonts w:ascii="Times New Roman" w:hAnsi="Times New Roman" w:cs="Times New Roman"/>
            <w:color w:val="EE0000"/>
          </w:rPr>
          <w:fldChar w:fldCharType="begin"/>
        </w:r>
        <w:r w:rsidR="004701C5" w:rsidRPr="00782884" w:rsidDel="00363623">
          <w:rPr>
            <w:rFonts w:ascii="Times New Roman" w:hAnsi="Times New Roman" w:cs="Times New Roman"/>
            <w:color w:val="EE0000"/>
            <w:lang w:val="en-CA"/>
          </w:rPr>
          <w:delInstrText xml:space="preserve"> ADDIN ZOTERO_ITEM CSL_CITATION {"citationID":"mTLKJwXV","properties":{"formattedCitation":"(Seress &amp; Liker, 2015)","plainCitation":"(Seress &amp; Liker, 2015)","noteIndex":0},"citationItems":[{"id":"kWnmc6IE/urVi182p","uris":["http://zotero.org/users/16770306/items/38GH6Z5Y"],"itemData":{"id":93,"type":"article-journal","container-title":"Acta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delInstrText>
        </w:r>
        <w:r w:rsidR="00453166" w:rsidRPr="00782884" w:rsidDel="00363623">
          <w:rPr>
            <w:rFonts w:ascii="Times New Roman" w:hAnsi="Times New Roman" w:cs="Times New Roman"/>
            <w:color w:val="EE0000"/>
          </w:rPr>
          <w:fldChar w:fldCharType="separate"/>
        </w:r>
        <w:r w:rsidR="00453166" w:rsidRPr="00782884" w:rsidDel="00363623">
          <w:rPr>
            <w:rFonts w:ascii="Times New Roman" w:hAnsi="Times New Roman" w:cs="Times New Roman"/>
            <w:noProof/>
            <w:color w:val="EE0000"/>
            <w:lang w:val="en-CA"/>
          </w:rPr>
          <w:delText>(Seress &amp; Liker, 2015)</w:delText>
        </w:r>
        <w:r w:rsidR="00453166" w:rsidRPr="00782884" w:rsidDel="00363623">
          <w:rPr>
            <w:rFonts w:ascii="Times New Roman" w:hAnsi="Times New Roman" w:cs="Times New Roman"/>
            <w:color w:val="EE0000"/>
          </w:rPr>
          <w:fldChar w:fldCharType="end"/>
        </w:r>
        <w:r w:rsidR="00453166" w:rsidRPr="00782884" w:rsidDel="00363623">
          <w:rPr>
            <w:rFonts w:ascii="Times New Roman" w:hAnsi="Times New Roman" w:cs="Times New Roman"/>
            <w:color w:val="EE0000"/>
            <w:lang w:val="en-CA"/>
          </w:rPr>
          <w:delText xml:space="preserve">, </w:delText>
        </w:r>
      </w:del>
      <w:ins w:id="839" w:author="Kyle Elliott, Dr" w:date="2025-07-26T09:53:00Z" w16du:dateUtc="2025-07-26T13:53:00Z">
        <w:r w:rsidR="00363623" w:rsidRPr="00782884">
          <w:rPr>
            <w:rFonts w:ascii="Times New Roman" w:hAnsi="Times New Roman" w:cs="Times New Roman"/>
            <w:color w:val="EE0000"/>
          </w:rPr>
          <w:fldChar w:fldCharType="begin"/>
        </w:r>
      </w:ins>
      <w:ins w:id="840"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{"citationID":"mTLKJwXV","properties":{"formattedCitation":"(Seress &amp; Liker, 2015)","plainCitation":"(Seress &amp; Liker, 2015)","noteIndex":0},"citationItems":[{"id":"uaj5Gv9l/eRtZpgf1","uris":["http://zotero.org/users/16770306/items/38GH6Z5Y"],"itemData":{"id":93,"type":"article-journal","container-title":"Acta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instrText>
        </w:r>
      </w:ins>
      <w:ins w:id="841" w:author="Kyle Elliott, Dr" w:date="2025-07-26T09:53:00Z" w16du:dateUtc="2025-07-26T13:53:00Z">
        <w:del w:id="842" w:author="Anne-Marie Cousineau" w:date="2025-07-28T15:07:00Z" w16du:dateUtc="2025-07-28T19:07:00Z">
          <w:r w:rsidR="00363623" w:rsidRPr="00782884" w:rsidDel="00F561FB">
            <w:rPr>
              <w:rFonts w:ascii="Times New Roman" w:hAnsi="Times New Roman" w:cs="Times New Roman"/>
              <w:color w:val="EE0000"/>
              <w:lang w:val="en-CA"/>
            </w:rPr>
            <w:delInstrText xml:space="preserve"> ADDIN ZOTERO_ITEM CSL_CITATION {"citationID":"mTLKJwXV","properties":{"formattedCitation":"(Seress &amp; Liker, 2015)","plainCitation":"(Seress &amp; Liker, 2015)","noteIndex":0},"citationItems":[{"id":"kWnmc6IE/urVi182p","uris":["http://zotero.org/users/16770306/items/38GH6Z5Y"],"itemData":{"id":93,"type":"article-journal","container-title":"Acta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birds","volume":"61","author":[{"family":"Seress","given":"Gábor"},{"family":"Liker","given":"András"}],"issued":{"date-parts":[["2015"]]}}}],"schema":"https://github.com/citation-style-language/schema/raw/master/csl-citation.json"} </w:delInstrText>
          </w:r>
        </w:del>
        <w:r w:rsidR="00363623" w:rsidRPr="00782884">
          <w:rPr>
            <w:rFonts w:ascii="Times New Roman" w:hAnsi="Times New Roman" w:cs="Times New Roman"/>
            <w:color w:val="EE0000"/>
          </w:rPr>
          <w:fldChar w:fldCharType="separate"/>
        </w:r>
        <w:r w:rsidR="00363623" w:rsidRPr="00782884">
          <w:rPr>
            <w:rFonts w:ascii="Times New Roman" w:hAnsi="Times New Roman" w:cs="Times New Roman"/>
            <w:noProof/>
            <w:color w:val="EE0000"/>
            <w:lang w:val="en-CA"/>
          </w:rPr>
          <w:t>(Seress &amp; Liker, 2015)</w:t>
        </w:r>
        <w:r w:rsidR="00363623" w:rsidRPr="00782884">
          <w:rPr>
            <w:rFonts w:ascii="Times New Roman" w:hAnsi="Times New Roman" w:cs="Times New Roman"/>
            <w:color w:val="EE0000"/>
          </w:rPr>
          <w:fldChar w:fldCharType="end"/>
        </w:r>
        <w:r w:rsidR="00363623">
          <w:rPr>
            <w:rFonts w:ascii="Times New Roman" w:hAnsi="Times New Roman" w:cs="Times New Roman"/>
            <w:color w:val="EE0000"/>
            <w:lang w:val="en-CA"/>
          </w:rPr>
          <w:t xml:space="preserve"> and</w:t>
        </w:r>
        <w:r w:rsidR="00363623" w:rsidRPr="00782884">
          <w:rPr>
            <w:rFonts w:ascii="Times New Roman" w:hAnsi="Times New Roman" w:cs="Times New Roman"/>
            <w:color w:val="EE0000"/>
            <w:lang w:val="en-CA"/>
          </w:rPr>
          <w:t xml:space="preserve"> </w:t>
        </w:r>
      </w:ins>
      <w:r w:rsidR="00453166" w:rsidRPr="00782884">
        <w:rPr>
          <w:rFonts w:ascii="Times New Roman" w:hAnsi="Times New Roman" w:cs="Times New Roman"/>
          <w:color w:val="EE0000"/>
          <w:lang w:val="en-CA"/>
        </w:rPr>
        <w:t xml:space="preserve">nesting disturbances </w:t>
      </w:r>
      <w:r w:rsidR="00453166" w:rsidRPr="00782884">
        <w:rPr>
          <w:rFonts w:ascii="Times New Roman" w:hAnsi="Times New Roman" w:cs="Times New Roman"/>
          <w:color w:val="EE0000"/>
        </w:rPr>
        <w:fldChar w:fldCharType="begin"/>
      </w:r>
      <w:ins w:id="843"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{"citationID":"1hahA223","properties":{"formattedCitation":"(Bocz et al., 2017)","plainCitation":"(Bocz et al., 2017)","noteIndex":0},"citationItems":[{"id":"uaj5Gv9l/gzjawQvv","uris":["http://zotero.org/users/16770306/items/HAWMX6H3"],"itemData":{"id":101,"type":"article-journal","container-title":"Animal Biodiversity and Conservation","issue":"2","title":"Human disturbances and predation on artificial ground nests across an urban gradient","volume":"40","author":[{"family":"Bocz","given":"R."},{"family":"Szép","given":"D."},{"family":"Witz","given":"D."},{"family":"Ronczyk","given":"L."},{"family":"Kurucz","given":"K."},{"family":"Purger","given":"J. J."}],"issued":{"date-parts":[["2017"]]}}}],"schema":"https://github.com/citation-style-language/schema/raw/master/csl-citation.json"} </w:instrText>
        </w:r>
      </w:ins>
      <w:del w:id="844" w:author="Anne-Marie Cousineau" w:date="2025-07-28T15:07:00Z" w16du:dateUtc="2025-07-28T19:07:00Z">
        <w:r w:rsidR="004701C5" w:rsidRPr="00782884" w:rsidDel="00F561FB">
          <w:rPr>
            <w:rFonts w:ascii="Times New Roman" w:hAnsi="Times New Roman" w:cs="Times New Roman"/>
            <w:color w:val="EE0000"/>
            <w:lang w:val="en-CA"/>
          </w:rPr>
          <w:delInstrText xml:space="preserve"> ADDIN ZOTERO_ITEM CSL_CITATION {"citationID":"1hahA223","properties":{"formattedCitation":"(Bocz et al., 2017)","plainCitation":"(Bocz et al., 2017)","noteIndex":0},"citationItems":[{"id":"kWnmc6IE/UgxLhbAQ","uris":["http://zotero.org/users/16770306/items/HAWMX6H3"],"itemData":{"id":101,"type":"article-journal","container-title":"Animal Biodiversity and Conservation","issue":"2","title":"Human disturbances and predation on artificial ground nests across an urban gradient","volume":"40","author":[{"family":"Bocz","given":"R."},{"family":"Szép","given":"D."},{"family":"Witz","given":"D."},{"family":"Ronczyk","given":"L."},{"family":"Kurucz","given":"K."},{"family":"Purger","given":"J. J."}],"issued":{"date-parts":[["2017"]]}}}],"schema":"https://github.com/citation-style-language/schema/raw/master/csl-citation.json"} </w:delInstrText>
        </w:r>
      </w:del>
      <w:r w:rsidR="00453166" w:rsidRPr="00782884">
        <w:rPr>
          <w:rFonts w:ascii="Times New Roman" w:hAnsi="Times New Roman" w:cs="Times New Roman"/>
          <w:color w:val="EE0000"/>
        </w:rPr>
        <w:fldChar w:fldCharType="separate"/>
      </w:r>
      <w:r w:rsidR="00453166" w:rsidRPr="00782884">
        <w:rPr>
          <w:rFonts w:ascii="Times New Roman" w:hAnsi="Times New Roman" w:cs="Times New Roman"/>
          <w:noProof/>
          <w:color w:val="EE0000"/>
          <w:lang w:val="en-CA"/>
        </w:rPr>
        <w:t>(Bocz et al., 2017)</w:t>
      </w:r>
      <w:r w:rsidR="00453166" w:rsidRPr="00782884">
        <w:rPr>
          <w:rFonts w:ascii="Times New Roman" w:hAnsi="Times New Roman" w:cs="Times New Roman"/>
          <w:color w:val="EE0000"/>
        </w:rPr>
        <w:fldChar w:fldCharType="end"/>
      </w:r>
      <w:del w:id="845" w:author="Kyle Elliott, Dr" w:date="2025-07-26T09:53:00Z" w16du:dateUtc="2025-07-26T13:53:00Z">
        <w:r w:rsidR="00453166" w:rsidRPr="00782884" w:rsidDel="00363623">
          <w:rPr>
            <w:rFonts w:ascii="Times New Roman" w:hAnsi="Times New Roman" w:cs="Times New Roman"/>
            <w:color w:val="EE0000"/>
            <w:lang w:val="en-CA"/>
          </w:rPr>
          <w:delText>, and more</w:delText>
        </w:r>
      </w:del>
      <w:r w:rsidR="00453166" w:rsidRPr="00782884">
        <w:rPr>
          <w:rFonts w:ascii="Times New Roman" w:hAnsi="Times New Roman" w:cs="Times New Roman"/>
          <w:color w:val="EE0000"/>
          <w:lang w:val="en-CA"/>
        </w:rPr>
        <w:t xml:space="preserve">. During the breeding period, UGS can provide birds with suitable nesting locations that are also food sources </w:t>
      </w:r>
      <w:r w:rsidR="00453166" w:rsidRPr="00782884">
        <w:rPr>
          <w:rFonts w:ascii="Times New Roman" w:hAnsi="Times New Roman" w:cs="Times New Roman"/>
          <w:color w:val="EE0000"/>
        </w:rPr>
        <w:fldChar w:fldCharType="begin"/>
      </w:r>
      <w:ins w:id="846"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{"citationID":"HQDe0hDW","properties":{"formattedCitation":"(Cull et al., 2025; Fernandez-Canero &amp; Gonzalez-Redondo, 2010; K. Li et al., 2025)","plainCitation":"(Cull et al., 2025; Fernandez-Canero &amp; Gonzalez-Redondo, 2010; K. Li et al., 2025)","noteIndex":0},"citationItems":[{"id":960,"uris":["http://zotero.org/users/16770306/items/TM2N2F5L"],"itemData":{"id":960,"type":"article-journal","abstract":"The breeding period of birds is a critical and sensitive portion of the annual cycle. Understanding how human use of urban green spaces affects nest survival can improve our understanding of conserving breeding bird populations in cities and support science-based management of urban green spaces that benefit both people and nature. We conducted a nest survival field study between April and August of 2023 in multiple green spaces in Montreal, Quebec, Canada, the country’s second-largest city. We asked whether human presence (distance to trails and amount of human activity) influences the nest survival of four common open-cup nesting bird species: American robins (Turdus migratorius), gray catbirds (Dumetella carolinensis), Northern cardinals (Cardinalis cardinalis), and yellow warblers (Setophaga petechia). We also asked if variables traditionally associated with nest survival, such as vegetation concealment and seasonality, would influence nest survival. Our analyses surprisingly revealed no significant influence of human activity, vegetation concealment, and seasonality on nest survival for our target species. We found for nests that did fail, nests established during the earlier part of the nesting period failed faster. American robin nests were the most successful of our study’s four target species, whereas Northern cardinal nests were the least successful. Within the limitations of our study system, our findings suggest that human presence on trails is not negatively impacting the nesting success for our target bird species using urban green spaces. Our study provides integrated science advice to land managers so they can support opportunities for people to connect with nature without causing trade-offs with biodiversity conservation.","container-title":"Urban Ecosystems","DOI":"10.1007/s11252-024-01669-0","ISSN":"1573-1642","issue":"2","journalAbbreviation":"Urban Ecosyst","language":"en","page":"24","source":"Springer Link","title":"Human recreational activity does not influence open cup avian nest survival in urban green spaces","volume":"28","author":[{"family":"Cull","given":"Chloe A."},{"family":"Guest","given":"Mackenzie J."},{"family":"Frei","given":"Barbara"},{"family":"Ziter","given":"Carly D."}],"issued":{"date-parts":[["2025",1,30]]}}},{"id":"uaj5Gv9l/N0eSZRYg","uris":["http://zotero.org/users/16770306/items/3F3ZDURG"],"itemData":{"id":71,"type":"article-journal","container-title":"Journal of Animal and Veterinary Advances","ISSN":"1680-5593","issue":"15","page":"2041-2052","title":"Green Roofs as a Habitat for Birds: A Review","volume":"9","author":[{"family":"Fernandez-Canero","given":"R."},{"family":"Gonzalez-Redondo","given":"P."}],"issued":{"date-parts":[["2010",8]]}}},{"id":"uaj5Gv9l/KJOej4FK","uris":["http://zotero.org/users/16770306/items/5HDXJTTI"],"itemData":{"id":246,"type":"article-journal","container-title":"Urban Forestry &amp; Urban Greening","DOI":"10.1016/j.ufug.2025.128748","ISSN":"1618-8667","title":"More fruits, more birds? How plant traits attract birds feeding in urban green spaces during winter","volume":"107","author":[{"family":"Li","given":"K."},{"family":"Hu","given":"W. H."},{"family":"Chen","given":"X."},{"family":"Zhang","given":"M. Y."},{"family":"Ye","given":"K. M."},{"family":"Zhu","given":"H."},{"family":"Zhao","given":"H. B."}],"issued":{"date-parts":[["2025",5]]}}}],"schema":"https://github.com/citation-style-language/schema/raw/master/csl-citation.json"} </w:instrText>
        </w:r>
      </w:ins>
      <w:del w:id="847" w:author="Anne-Marie Cousineau" w:date="2025-07-28T15:07:00Z" w16du:dateUtc="2025-07-28T19:07:00Z">
        <w:r w:rsidR="004701C5" w:rsidRPr="00782884" w:rsidDel="00F561FB">
          <w:rPr>
            <w:rFonts w:ascii="Times New Roman" w:hAnsi="Times New Roman" w:cs="Times New Roman"/>
            <w:color w:val="EE0000"/>
            <w:lang w:val="en-CA"/>
          </w:rPr>
          <w:delInstrText xml:space="preserve"> ADDIN ZOTERO_ITEM CSL_CITATION {"citationID":"HQDe0hDW","properties":{"formattedCitation":"(Cull et al., 2025; Fernandez-Canero &amp; Gonzalez-Redondo, 2010; K. Li et al., 2025)","plainCitation":"(Cull et al., 2025; Fernandez-Canero &amp; Gonzalez-Redondo, 2010; K. Li et al., 2025)","noteIndex":0},"citationItems":[{"id":960,"uris":["http://zotero.org/users/16770306/items/TM2N2F5L"],"itemData":{"id":960,"type":"article-journal","abstract":"The breeding period of birds is a critical and sensitive portion of the annual cycle. Understanding how human use of urban green spaces affects nest survival can improve our understanding of conserving breeding bird populations in cities and support science-based management of urban green spaces that benefit both people and nature. We conducted a nest survival field study between April and August of 2023 in multiple green spaces in Montreal, Quebec, Canada, the country’s second-largest city. We asked whether human presence (distance to trails and amount of human activity) influences the nest survival of four common open-cup nesting bird species: American robins (Turdus migratorius), gray catbirds (Dumetella carolinensis), Northern cardinals (Cardinalis cardinalis), and yellow warblers (Setophaga petechia). We also asked if variables traditionally associated with nest survival, such as vegetation concealment and seasonality, would influence nest survival. Our analyses surprisingly revealed no significant influence of human activity, vegetation concealment, and seasonality on nest survival for our target species. We found for nests that did fail, nests established during the earlier part of the nesting period failed faster. American robin nests were the most successful of our study’s four target species, whereas Northern cardinal nests were the least successful. Within the limitations of our study system, our findings suggest that human presence on trails is not negatively impacting the nesting success for our target bird species using urban green spaces. Our study provides integrated science advice to land managers so they can support opportunities for people to connect with nature without causing trade-offs with biodiversity conservation.","container-title":"Urban Ecosystems","DOI":"10.1007/s11252-024-01669-0","ISSN":"1573-1642","issue":"2","journalAbbreviation":"Urban Ecosyst","language":"en","page":"24","source":"Springer Link","ti</w:delInstrText>
        </w:r>
        <w:r w:rsidR="004701C5" w:rsidRPr="00782884" w:rsidDel="00F561FB">
          <w:rPr>
            <w:rFonts w:ascii="Times New Roman" w:hAnsi="Times New Roman" w:cs="Times New Roman"/>
            <w:color w:val="EE0000"/>
          </w:rPr>
          <w:delInstrText xml:space="preserve">tle":"Human recreational activity does not influence open cup avian nest survival in urban green spaces","volume":"28","author":[{"family":"Cull","given":"Chloe A."},{"family":"Guest","given":"Mackenzie J."},{"family":"Frei","given":"Barbara"},{"family":"Ziter","given":"Carly D."}],"issued":{"date-parts":[["2025",1,30]]}}},{"id":"kWnmc6IE/ViK6M4mj","uris":["http://zotero.org/users/16770306/items/3F3ZDURG"],"itemData":{"id":71,"type":"article-journal","container-title":"Journal of Animal and Veterinary Advances","ISSN":"1680-5593","issue":"15","page":"2041-2052","title":"Green Roofs as a Habitat for Birds: A Review","volume":"9","author":[{"family":"Fernandez-Canero","given":"R."},{"family":"Gonzalez-Redondo","given":"P."}],"issued":{"date-parts":[["2010",8]]}}},{"id":"kWnmc6IE/m9p4jMtA","uris":["http://zotero.org/users/16770306/items/5HDXJTTI"],"itemData":{"id":246,"type":"article-journal","container-title":"Urban Forestry &amp; Urban Greening","DOI":"10.1016/j.ufug.2025.128748","ISSN":"1618-8667","title":"More fruits, more birds? How plant traits attract birds feeding in urban green spaces during winter","volume":"107","author":[{"family":"Li","given":"K."},{"family":"Hu","given":"W. H."},{"family":"Chen","given":"X."},{"family":"Zhang","given":"M. Y."},{"family":"Ye","given":"K. M."},{"family":"Zhu","given":"H."},{"family":"Zhao","given":"H. B."}],"issued":{"date-parts":[["2025",5]]}}}],"schema":"https://github.com/citation-style-language/schema/raw/master/csl-citation.json"} </w:delInstrText>
        </w:r>
      </w:del>
      <w:r w:rsidR="00453166" w:rsidRPr="00782884">
        <w:rPr>
          <w:rFonts w:ascii="Times New Roman" w:hAnsi="Times New Roman" w:cs="Times New Roman"/>
          <w:color w:val="EE0000"/>
        </w:rPr>
        <w:fldChar w:fldCharType="separate"/>
      </w:r>
      <w:r w:rsidR="002C2908" w:rsidRPr="00782884">
        <w:rPr>
          <w:rFonts w:ascii="Times New Roman" w:hAnsi="Times New Roman" w:cs="Times New Roman"/>
          <w:noProof/>
          <w:color w:val="EE0000"/>
        </w:rPr>
        <w:t>(Cull et al., 2025; Fernandez-Canero &amp; Gonzalez-Redondo, 2010; K. Li et al., 2025)</w:t>
      </w:r>
      <w:r w:rsidR="00453166" w:rsidRPr="00782884">
        <w:rPr>
          <w:rFonts w:ascii="Times New Roman" w:hAnsi="Times New Roman" w:cs="Times New Roman"/>
          <w:color w:val="EE0000"/>
        </w:rPr>
        <w:fldChar w:fldCharType="end"/>
      </w:r>
      <w:r w:rsidR="00453166" w:rsidRPr="00782884">
        <w:rPr>
          <w:rFonts w:ascii="Times New Roman" w:hAnsi="Times New Roman" w:cs="Times New Roman"/>
          <w:color w:val="EE0000"/>
        </w:rPr>
        <w:t xml:space="preserve">. </w:t>
      </w:r>
      <w:r w:rsidR="00453166" w:rsidRPr="00782884">
        <w:rPr>
          <w:rFonts w:ascii="Times New Roman" w:hAnsi="Times New Roman" w:cs="Times New Roman"/>
          <w:color w:val="EE0000"/>
          <w:lang w:val="en-CA"/>
        </w:rPr>
        <w:t xml:space="preserve">During the winter season, those same spaces can then provide shelter from the cold weather and potential predators </w:t>
      </w:r>
      <w:r w:rsidR="00453166" w:rsidRPr="00782884">
        <w:rPr>
          <w:rFonts w:ascii="Times New Roman" w:hAnsi="Times New Roman" w:cs="Times New Roman"/>
          <w:color w:val="EE0000"/>
        </w:rPr>
        <w:fldChar w:fldCharType="begin"/>
      </w:r>
      <w:ins w:id="848" w:author="Anne-Marie Cousineau" w:date="2025-07-28T15:07:00Z" w16du:dateUtc="2025-07-28T19:07:00Z">
        <w:r w:rsidR="00F561FB">
          <w:rPr>
            <w:rFonts w:ascii="Times New Roman" w:hAnsi="Times New Roman" w:cs="Times New Roman"/>
            <w:color w:val="EE0000"/>
            <w:lang w:val="en-CA"/>
          </w:rPr>
          <w:instrText xml:space="preserve"> ADDIN ZOTERO_ITEM CSL_CITATION {"citationID":"zKDcH8Io","properties":{"formattedCitation":"(Marl\\uc0\\u232{}s Magre et al., 2019; \\uc0\\u352{}\\uc0\\u225{}lek et al., 2024)","plainCitation":"(Marlès Magre et al., 2019; Šálek et al., 2024)","noteIndex":0},"citationItems":[{"id":"uaj5Gv9l/OYELqXiJ","uris":["http://zotero.org/users/16770306/items/QS8D7IQW"],"itemData":{"id":134,"type":"article-journal","abstract":"The vegetation within the urban system provides sheltering and food provisions to birds, influencing their nesting options. This study analyses for the first time in the Mediterranean area how different socio-ecological factors related with public urban green management can influence the nesting of the passerine bird order. It uses a case study in the city of Valls (Catalonia, Spain). First, the public urban green was quantitatively and qualitatively characterised; then the nests from the passerine birds were collected and identified, and finally, potential associations between nests and urban green-related socio-ecological factors such as vegetation type (tree, shrub, herb, liana), plant species, neighbourhood type, pruning type, fruit and seed production, and presence of insect plague were analysed. A total of 300 nests were identified and belonged, mostly, to the family of Fringillidae and Sylviidae, all from Mediterranean agroforestry areas. Passerine birds show preference for the historic centre, being this area the one with highest biodiversity of vegetation in the city, in detriment of surrounding neighbourhoods, which in turn are less biodiverse. Passerine birds do not consider four tree species (Celtis australis, Laurus nobilis, Robinia pseudoacacia and Pinus pinea) suitable for nesting whereas showing preference for two tree species of medium height and size (Hibiscus syriacus and Melia azederach). Also, passerine birds seem to preferably nest in trees that have been pruned intensively. These results suggest that, to strengthen the passerine bird diversity in cities, urban green management should promote certain species of trees of medium size and intensive pruning while supporting the overall biodiversity of the urban green. All these results contribute to inform effective urban planning and management strategies for passerine birds conservation that aim to reconcile urban development and urban biodiversity protection.","container-title":"Urban Forestry &amp; Urban Greening","DOI":"https://doi.org/10.1016/j.ufug.2019.03.012","ISSN":"1618-8667","page":"221-229","title":"How urban green management is influencing passerine birds’ nesting in the Mediterranean: A case study in a Catalan city","volume":"41","author":[{"family":"Marlès Magre","given":"Jaume"},{"family":"Boada Juncà","given":"Martí"},{"family":"Campanera","given":"Josep M."},{"family":"Bach Pagès","given":"Albert"},{"family":"Ruiz Mallén","given":"Isabel"},{"family":"Maneja Zaragoza","given":"Roser"},{"family":"Sánchez Mateo","given":"Sònia"},{"family":"Pallarès Barberà","given":"Montserrat"},{"family":"Barriocanal Lozano","given":"Carles"}],"issued":{"date-parts":[["2019",5,1]]}}},{"id":"uaj5Gv9l/vUbir77q","uris":["http://zotero.org/users/16770306/items/G9C5G6ZX"],"itemData":{"id":228,"type":"article-journal","abstract":"Urban environments can serve as critical overwintering habitats for many bird species due to the high availability of essential resources. Among the significant factors shaping bird assemblages is the widespread provision of supplementary feeding, which can increase avian species richness and abundance. However, how this effect varies among individual habitat types at various spatial scales remains largely unexplored. Using data from three small to medium-sized towns in the Czech Republic, (a temperate region of Central Europe), we found that observed species richness and bird abundance in winter were highest in allotments and old residential areas, and lowest in industrial and new residential housing areas. The results of multi-species occupancy modelling (MSOM) for eight dominant and widespread species revealed that habitat type has a more significant impact on community-level occupancy in urban landscapes than variations in major habitat attributes at different spatial scales. Supplementary feeding increased occupancy across all habitat types, with the largest increases observed in industrial and new residential areas. In turn, both habitat-attribute MSOMs indicated that community-level occupancy increased with the amount of green space. Similarly, using single-species N-mixture models, we found that habitat type was more important than habitat attributes for the abundance of eight dominant bird species. The presence of supplementary feeding increased bird abundance, but this was significant for only a few species. In conclusions, our findings illustrate that supplementary feeding significantly shapes winter bird communities. However, its effect is species-specific and more pronounced in low quality habitats.","container-title":"Urban Ecosystems","DOI":"10.1007/s11252-024-01632-z","ISSN":"1573-1642","issue":"1","page":"67","title":"Urban refuges in winter: the role of habitat characteristics and supplementary feeding in shaping bird occupancy and abundance","volume":"28","author":[{"family":"Šálek","given":"Martin"},{"family":"Bažant","given":"Miroslav"},{"family":"Vrána","given":"Jakub"},{"family":"Grill","given":"Stanislav"},{"family":"Václav","given":"Radovan"}],"issued":{"date-parts":[["2024",10,18]]}}}],"schema":"https://github.com/citation-style-language/schema/raw/master/csl-citation.json"} </w:instrText>
        </w:r>
      </w:ins>
      <w:del w:id="849" w:author="Anne-Marie Cousineau" w:date="2025-07-28T15:07:00Z" w16du:dateUtc="2025-07-28T19:07:00Z">
        <w:r w:rsidR="004701C5" w:rsidRPr="00782884" w:rsidDel="00F561FB">
          <w:rPr>
            <w:rFonts w:ascii="Times New Roman" w:hAnsi="Times New Roman" w:cs="Times New Roman"/>
            <w:color w:val="EE0000"/>
            <w:lang w:val="en-CA"/>
          </w:rPr>
          <w:delInstrText xml:space="preserve"> ADDIN ZOTERO_ITEM CSL_CITATION {"citationID":"zKDcH8Io","properties":{"formattedCitation":"(Marl\\uc0\\u232{}s Magre et al., 2019; \\uc0\\u352{}\\uc0\\u225{}lek et al., 2024)","plainCitation":"(Marlès Magre et al., 2019; Šálek et al., 2024)","noteIndex":0},"citationItems":[{"id":"kWnmc6IE/glNeLcIe","uris":["http://zotero.org/users/16770306/items/QS8D7IQW"],"itemData":{"id":134,"type":"article-journal","abstract":"The vegetation within the urban system provides sheltering and food provisions to birds, influencing their nesting options. This study analyses for the first time in the Mediterranean area how different socio-ecological factors related with public urban green management can influence the nesting of the passerine bird order. It uses a case study in the city of Valls (Catalonia, Spain). First, the public urban green was quantitatively and qualitatively characterised; then the nests from the passerine birds were collected and identified, and finally, potential associations between nests and urban green-related socio-ecological factors such as vegetation type (tree, shrub, herb, liana), plant species, neighbourhood type, pruning type, fruit and seed production, and presence of insect plague were analysed. A total of 300 nests were identified and belonged, mostly, to the family of Fringillidae and Sylviidae, all from Mediterranean agroforestry areas. Passerine birds show preference for the historic centre, being this area the one with highest biodiversity of vegetation in the city, in detriment of surrounding neighbourhoods, which in turn are less biodiverse. Passerine birds do not consider four tree species (Celtis australis, Laurus nobilis, Robinia pseudoacacia and Pinus pinea) suitable for nesting whereas showing preference for two tree species of medium height and size (Hibiscus syriacus and Melia azederach). Also, passerine birds seem to preferably nest in trees that have been pruned intensively. These results suggest that, to strengthen the passerine bird diversity in cities, urban green management should promote certain species of trees of medium size and intensive pruning while supporting the overall biodiversity of the urban green. All these results contribute to inform effective urban planning and management strategies for passerine birds conservation that aim to reconcile urban development and urban biodiversity protection.","container-title":"Urban Forestry &amp; Urban Greening","DOI":"https://doi.org/10.1016/j.ufug.2019.03.012","ISSN":"1618-8667","page":"221-229","title":"How urban green management is influencing passerine birds’ nesting in the Mediterranean: A case study in a Catalan city","volume":"41","author":[{"family":"Marlès Magre","given":"Jaume"},{"family":"Boada Juncà","given":"Martí"},{"family":"Campanera","given":"Josep M."},{"family":"Bach Pagès","given":"Albert"},{"family":"Ruiz Mallén","given":"Isabel"},{"family":"Maneja Zaragoza","given":"Roser"},{"family":"Sánchez Mateo","given":"Sònia"},{"family":"Pallarès Barberà","given":"Montserrat"},{"family":"Barriocanal Lozano","given":"Carles"}],"issued":{"date-parts":[["2019",5,1]]}}},{"id":"kWnmc6IE/RqqHgHpY","uris":["http://zotero.org/users/16770306/items/G9C5G6ZX"],"itemData":{"id":228,"type":"article-journal","abstract":"Urban environments can serve as critical overwintering habitats for many bird species due to the high availability of essential resources. Among the significant factors shaping bird assemblages is the widespread provision of supplementary feeding, which can increase avian species richness and abundance. However, how this effect varies among individual habitat types at various spatial scales remains largely unexplored. Using data from three small to medium-sized towns in the Czech Republic, (a temperate region of Central Europe), we found that observed species richness and bird abundance in winter were highest in allotments and old residential areas, and lowest in industrial and new residential housing areas. The results of multi-species occupancy modelling (MSOM) for eight dominant and widespread species revealed that habitat type has a more significant impact on community-level occupancy in urban landscapes than variations in major habitat attributes at different spatial scales. Supplementary feeding increased occupancy across all habitat types, with the largest increases observed in industrial and new residential areas. In turn, both habitat-attribute MSOMs indicated that community-level occupancy increased with the amount of green space. Similarly, using single-species N-mixture models, we found that habitat type was more important than habitat attributes for the abundance of eight dominant bird species. The presence of supplementary feeding increased bird abundance, but this was significant for only a few species. In conclusions, our findings illustrate that supplementary feeding significantly shapes winter bird communities. However, its effect is species-specific and more pronounced in low quality habitats.","container-title":"Urban Ecosystems","DOI":"10.1007/s11252-024-01632-z","ISSN":"1573-1642","issue":"1","page":"67","title":"Urban refuges in winter: the role of habitat characteristics and supplementary feeding in shaping bird occupancy and abundance","volume":"28","author":[{"family":"Šálek","given":"Martin"},{"family":"Bažant","given":"Miroslav"},{"family":"Vrána","given":"Jakub"},{"family":"Grill","given":"Stanislav"},{"family":"Václav","given":"Radovan"}],"issued":{"date-parts":[["2024",10,18]]}}}],"schema":"https://github.com/citation-style-language/schema/raw/master/csl-citation.json"} </w:delInstrText>
        </w:r>
      </w:del>
      <w:r w:rsidR="00453166" w:rsidRPr="00782884">
        <w:rPr>
          <w:rFonts w:ascii="Times New Roman" w:hAnsi="Times New Roman" w:cs="Times New Roman"/>
          <w:color w:val="EE0000"/>
        </w:rPr>
        <w:fldChar w:fldCharType="separate"/>
      </w:r>
      <w:r w:rsidR="00453166" w:rsidRPr="00782884">
        <w:rPr>
          <w:rFonts w:ascii="Times New Roman" w:hAnsi="Times New Roman" w:cs="Times New Roman"/>
          <w:color w:val="EE0000"/>
          <w:lang w:val="en-CA"/>
        </w:rPr>
        <w:t>(</w:t>
      </w:r>
      <w:proofErr w:type="spellStart"/>
      <w:r w:rsidR="00453166" w:rsidRPr="00782884">
        <w:rPr>
          <w:rFonts w:ascii="Times New Roman" w:hAnsi="Times New Roman" w:cs="Times New Roman"/>
          <w:color w:val="EE0000"/>
          <w:lang w:val="en-CA"/>
        </w:rPr>
        <w:t>Marlès</w:t>
      </w:r>
      <w:proofErr w:type="spellEnd"/>
      <w:r w:rsidR="00453166" w:rsidRPr="00782884">
        <w:rPr>
          <w:rFonts w:ascii="Times New Roman" w:hAnsi="Times New Roman" w:cs="Times New Roman"/>
          <w:color w:val="EE0000"/>
          <w:lang w:val="en-CA"/>
        </w:rPr>
        <w:t xml:space="preserve"> </w:t>
      </w:r>
      <w:proofErr w:type="spellStart"/>
      <w:r w:rsidR="00453166" w:rsidRPr="00782884">
        <w:rPr>
          <w:rFonts w:ascii="Times New Roman" w:hAnsi="Times New Roman" w:cs="Times New Roman"/>
          <w:color w:val="EE0000"/>
          <w:lang w:val="en-CA"/>
        </w:rPr>
        <w:t>Magre</w:t>
      </w:r>
      <w:proofErr w:type="spellEnd"/>
      <w:r w:rsidR="00453166" w:rsidRPr="00782884">
        <w:rPr>
          <w:rFonts w:ascii="Times New Roman" w:hAnsi="Times New Roman" w:cs="Times New Roman"/>
          <w:color w:val="EE0000"/>
          <w:lang w:val="en-CA"/>
        </w:rPr>
        <w:t xml:space="preserve"> et al., 2019; </w:t>
      </w:r>
      <w:proofErr w:type="spellStart"/>
      <w:r w:rsidR="00453166" w:rsidRPr="00782884">
        <w:rPr>
          <w:rFonts w:ascii="Times New Roman" w:hAnsi="Times New Roman" w:cs="Times New Roman"/>
          <w:color w:val="EE0000"/>
          <w:lang w:val="en-CA"/>
        </w:rPr>
        <w:t>Šálek</w:t>
      </w:r>
      <w:proofErr w:type="spellEnd"/>
      <w:r w:rsidR="00453166" w:rsidRPr="00782884">
        <w:rPr>
          <w:rFonts w:ascii="Times New Roman" w:hAnsi="Times New Roman" w:cs="Times New Roman"/>
          <w:color w:val="EE0000"/>
          <w:lang w:val="en-CA"/>
        </w:rPr>
        <w:t xml:space="preserve"> et al., 2024)</w:t>
      </w:r>
      <w:r w:rsidR="00453166" w:rsidRPr="00782884">
        <w:rPr>
          <w:rFonts w:ascii="Times New Roman" w:hAnsi="Times New Roman" w:cs="Times New Roman"/>
          <w:color w:val="EE0000"/>
        </w:rPr>
        <w:fldChar w:fldCharType="end"/>
      </w:r>
      <w:r w:rsidR="00453166" w:rsidRPr="00782884">
        <w:rPr>
          <w:rFonts w:ascii="Times New Roman" w:hAnsi="Times New Roman" w:cs="Times New Roman"/>
          <w:color w:val="EE0000"/>
          <w:lang w:val="en-CA"/>
        </w:rPr>
        <w:t>.</w:t>
      </w:r>
    </w:p>
    <w:p w14:paraId="041D9948" w14:textId="77777777" w:rsidR="00AC48EB" w:rsidRPr="00782884" w:rsidRDefault="00AC48EB" w:rsidP="00473811">
      <w:pPr>
        <w:autoSpaceDE w:val="0"/>
        <w:autoSpaceDN w:val="0"/>
        <w:adjustRightInd w:val="0"/>
        <w:spacing w:line="480" w:lineRule="auto"/>
        <w:ind w:firstLine="720"/>
        <w:jc w:val="both"/>
        <w:rPr>
          <w:rFonts w:ascii="Times New Roman" w:hAnsi="Times New Roman" w:cs="Times New Roman"/>
          <w:color w:val="EE0000"/>
          <w:lang w:val="en-CA"/>
        </w:rPr>
      </w:pPr>
    </w:p>
    <w:p w14:paraId="06109E39" w14:textId="7E2F35BE" w:rsidR="00E47890" w:rsidRPr="00782884" w:rsidRDefault="00AC48EB" w:rsidP="00196E4E">
      <w:pPr>
        <w:autoSpaceDE w:val="0"/>
        <w:autoSpaceDN w:val="0"/>
        <w:adjustRightInd w:val="0"/>
        <w:spacing w:line="480" w:lineRule="auto"/>
        <w:ind w:firstLine="720"/>
        <w:jc w:val="both"/>
        <w:rPr>
          <w:rFonts w:ascii="Times New Roman" w:hAnsi="Times New Roman" w:cs="Times New Roman"/>
          <w:color w:val="EE0000"/>
          <w:lang w:val="en-CA"/>
        </w:rPr>
      </w:pPr>
      <w:del w:id="850" w:author="Kyle Elliott, Dr" w:date="2025-07-26T09:54:00Z" w16du:dateUtc="2025-07-26T13:54:00Z">
        <w:r w:rsidRPr="00782884" w:rsidDel="0006143D">
          <w:rPr>
            <w:rFonts w:ascii="Times New Roman" w:hAnsi="Times New Roman" w:cs="Times New Roman"/>
            <w:color w:val="EE0000"/>
            <w:lang w:val="en-CA"/>
          </w:rPr>
          <w:delText>While h</w:delText>
        </w:r>
      </w:del>
      <w:ins w:id="851" w:author="Kyle Elliott, Dr" w:date="2025-07-26T09:54:00Z" w16du:dateUtc="2025-07-26T13:54:00Z">
        <w:r w:rsidR="0006143D">
          <w:rPr>
            <w:rFonts w:ascii="Times New Roman" w:hAnsi="Times New Roman" w:cs="Times New Roman"/>
            <w:color w:val="EE0000"/>
            <w:lang w:val="en-CA"/>
          </w:rPr>
          <w:t>H</w:t>
        </w:r>
      </w:ins>
      <w:r w:rsidRPr="00782884">
        <w:rPr>
          <w:rFonts w:ascii="Times New Roman" w:hAnsi="Times New Roman" w:cs="Times New Roman"/>
          <w:color w:val="EE0000"/>
          <w:lang w:val="en-CA"/>
        </w:rPr>
        <w:t xml:space="preserve">abitat use by breeding birds in urban environments has been well documented, </w:t>
      </w:r>
      <w:del w:id="852" w:author="Kyle Elliott, Dr" w:date="2025-07-26T09:54:00Z" w16du:dateUtc="2025-07-26T13:54:00Z">
        <w:r w:rsidRPr="00782884" w:rsidDel="0006143D">
          <w:rPr>
            <w:rFonts w:ascii="Times New Roman" w:hAnsi="Times New Roman" w:cs="Times New Roman"/>
            <w:color w:val="EE0000"/>
            <w:lang w:val="en-CA"/>
          </w:rPr>
          <w:delText xml:space="preserve">much </w:delText>
        </w:r>
      </w:del>
      <w:ins w:id="853" w:author="Kyle Elliott, Dr" w:date="2025-07-26T09:54:00Z" w16du:dateUtc="2025-07-26T13:54:00Z">
        <w:r w:rsidR="0006143D">
          <w:rPr>
            <w:rFonts w:ascii="Times New Roman" w:hAnsi="Times New Roman" w:cs="Times New Roman"/>
            <w:color w:val="EE0000"/>
            <w:lang w:val="en-CA"/>
          </w:rPr>
          <w:t>but</w:t>
        </w:r>
        <w:r w:rsidR="0006143D" w:rsidRPr="00782884">
          <w:rPr>
            <w:rFonts w:ascii="Times New Roman" w:hAnsi="Times New Roman" w:cs="Times New Roman"/>
            <w:color w:val="EE0000"/>
            <w:lang w:val="en-CA"/>
          </w:rPr>
          <w:t xml:space="preserve"> </w:t>
        </w:r>
      </w:ins>
      <w:r w:rsidRPr="00782884">
        <w:rPr>
          <w:rFonts w:ascii="Times New Roman" w:hAnsi="Times New Roman" w:cs="Times New Roman"/>
          <w:color w:val="EE0000"/>
          <w:lang w:val="en-CA"/>
        </w:rPr>
        <w:t xml:space="preserve">less is known about fine-scale movement patterns and habitat selection </w:t>
      </w:r>
      <w:ins w:id="854" w:author="Kyle Elliott, Dr" w:date="2025-07-26T09:55:00Z" w16du:dateUtc="2025-07-26T13:55:00Z">
        <w:r w:rsidR="0006143D">
          <w:rPr>
            <w:rFonts w:ascii="Times New Roman" w:hAnsi="Times New Roman" w:cs="Times New Roman"/>
            <w:color w:val="EE0000"/>
            <w:lang w:val="en-CA"/>
          </w:rPr>
          <w:t xml:space="preserve">of urban birds </w:t>
        </w:r>
      </w:ins>
      <w:r w:rsidRPr="00782884">
        <w:rPr>
          <w:rFonts w:ascii="Times New Roman" w:hAnsi="Times New Roman" w:cs="Times New Roman"/>
          <w:color w:val="EE0000"/>
          <w:lang w:val="en-CA"/>
        </w:rPr>
        <w:t>during the non-breeding season</w:t>
      </w:r>
      <w:r w:rsidR="00196E4E" w:rsidRPr="00782884">
        <w:rPr>
          <w:rFonts w:ascii="Times New Roman" w:hAnsi="Times New Roman" w:cs="Times New Roman"/>
          <w:color w:val="EE0000"/>
          <w:lang w:val="en-CA"/>
        </w:rPr>
        <w:t xml:space="preserve"> at higher latitudes</w:t>
      </w:r>
      <w:del w:id="855" w:author="Kyle Elliott, Dr" w:date="2025-07-26T09:55:00Z" w16du:dateUtc="2025-07-26T13:55:00Z">
        <w:r w:rsidRPr="00782884" w:rsidDel="0006143D">
          <w:rPr>
            <w:rFonts w:ascii="Times New Roman" w:hAnsi="Times New Roman" w:cs="Times New Roman"/>
            <w:color w:val="EE0000"/>
            <w:lang w:val="en-CA"/>
          </w:rPr>
          <w:delText>, especially in relation to urbanization</w:delText>
        </w:r>
      </w:del>
      <w:r w:rsidR="00196E4E" w:rsidRPr="00782884">
        <w:rPr>
          <w:rFonts w:ascii="Times New Roman" w:hAnsi="Times New Roman" w:cs="Times New Roman"/>
          <w:color w:val="EE0000"/>
          <w:lang w:val="en-CA"/>
        </w:rPr>
        <w:t xml:space="preserve">. There’s a lack of detailed understanding of how particular </w:t>
      </w:r>
      <w:del w:id="856" w:author="Kyle Elliott, Dr" w:date="2025-07-26T09:55:00Z" w16du:dateUtc="2025-07-26T13:55:00Z">
        <w:r w:rsidR="00196E4E" w:rsidRPr="00782884" w:rsidDel="0006143D">
          <w:rPr>
            <w:rFonts w:ascii="Times New Roman" w:hAnsi="Times New Roman" w:cs="Times New Roman"/>
            <w:color w:val="EE0000"/>
            <w:lang w:val="en-CA"/>
          </w:rPr>
          <w:delText xml:space="preserve">variables </w:delText>
        </w:r>
      </w:del>
      <w:ins w:id="857" w:author="Kyle Elliott, Dr" w:date="2025-07-26T09:55:00Z" w16du:dateUtc="2025-07-26T13:55:00Z">
        <w:r w:rsidR="0006143D">
          <w:rPr>
            <w:rFonts w:ascii="Times New Roman" w:hAnsi="Times New Roman" w:cs="Times New Roman"/>
            <w:color w:val="EE0000"/>
            <w:lang w:val="en-CA"/>
          </w:rPr>
          <w:t>attributes</w:t>
        </w:r>
        <w:r w:rsidR="0006143D" w:rsidRPr="00782884">
          <w:rPr>
            <w:rFonts w:ascii="Times New Roman" w:hAnsi="Times New Roman" w:cs="Times New Roman"/>
            <w:color w:val="EE0000"/>
            <w:lang w:val="en-CA"/>
          </w:rPr>
          <w:t xml:space="preserve"> </w:t>
        </w:r>
      </w:ins>
      <w:r w:rsidR="00196E4E" w:rsidRPr="00782884">
        <w:rPr>
          <w:rFonts w:ascii="Times New Roman" w:hAnsi="Times New Roman" w:cs="Times New Roman"/>
          <w:color w:val="EE0000"/>
          <w:lang w:val="en-CA"/>
        </w:rPr>
        <w:t xml:space="preserve">of the urban environment influence winter season survival and movement in resident bird species. This knowledge gap is especially relevant in temperate regions like southern Quebec, where winter poses extreme challenges for small passerines like the </w:t>
      </w:r>
      <w:r w:rsidR="00363650" w:rsidRPr="00782884">
        <w:rPr>
          <w:rFonts w:ascii="Times New Roman" w:hAnsi="Times New Roman" w:cs="Times New Roman"/>
          <w:color w:val="EE0000"/>
          <w:lang w:val="en-CA"/>
        </w:rPr>
        <w:t>northern cardinal</w:t>
      </w:r>
      <w:commentRangeStart w:id="858"/>
      <w:commentRangeEnd w:id="858"/>
      <w:r w:rsidR="00CD0701" w:rsidRPr="00782884">
        <w:rPr>
          <w:rStyle w:val="CommentReference"/>
          <w:color w:val="EE0000"/>
        </w:rPr>
        <w:commentReference w:id="858"/>
      </w:r>
      <w:r w:rsidR="00196E4E" w:rsidRPr="00782884">
        <w:rPr>
          <w:rFonts w:ascii="Times New Roman" w:hAnsi="Times New Roman" w:cs="Times New Roman"/>
          <w:color w:val="EE0000"/>
          <w:lang w:val="en-CA"/>
        </w:rPr>
        <w:t>.</w:t>
      </w:r>
      <w:r w:rsidR="00CC25DF" w:rsidRPr="00782884">
        <w:rPr>
          <w:rFonts w:ascii="Times New Roman" w:hAnsi="Times New Roman" w:cs="Times New Roman"/>
          <w:color w:val="EE0000"/>
          <w:u w:color="000000"/>
          <w:lang w:val="en-CA"/>
        </w:rPr>
        <w:t xml:space="preserve"> The cardinals are large songbirds (weighing between 42 to 45 grams), which allows for the deployment of radio tags that are large enough to have a battery life that should span the whole duration of the non-breeding period. Northern cardinals are very well adapted to urban life, meaning they should be able to survive and thrive across all the selected study locations as part of this project.</w:t>
      </w:r>
    </w:p>
    <w:p w14:paraId="1A4EA496" w14:textId="529FB0CD" w:rsidR="00453166" w:rsidRPr="00782884" w:rsidRDefault="00B8412E" w:rsidP="00453166">
      <w:pPr>
        <w:autoSpaceDE w:val="0"/>
        <w:autoSpaceDN w:val="0"/>
        <w:adjustRightInd w:val="0"/>
        <w:spacing w:line="480" w:lineRule="auto"/>
        <w:jc w:val="both"/>
        <w:rPr>
          <w:rFonts w:ascii="Times New Roman" w:hAnsi="Times New Roman" w:cs="Times New Roman"/>
          <w:color w:val="EE0000"/>
          <w:lang w:val="en-CA"/>
        </w:rPr>
      </w:pPr>
      <w:r w:rsidRPr="00782884">
        <w:rPr>
          <w:rFonts w:ascii="Times New Roman" w:hAnsi="Times New Roman" w:cs="Times New Roman"/>
          <w:color w:val="EE0000"/>
          <w:lang w:val="en-CA"/>
        </w:rPr>
        <w:t xml:space="preserve">We have identified </w:t>
      </w:r>
      <w:del w:id="859" w:author="Kyle Elliott, Dr" w:date="2025-07-26T09:57:00Z" w16du:dateUtc="2025-07-26T13:57:00Z">
        <w:r w:rsidRPr="00782884" w:rsidDel="0006143D">
          <w:rPr>
            <w:rFonts w:ascii="Times New Roman" w:hAnsi="Times New Roman" w:cs="Times New Roman"/>
            <w:color w:val="EE0000"/>
            <w:lang w:val="en-CA"/>
          </w:rPr>
          <w:delText xml:space="preserve">three </w:delText>
        </w:r>
      </w:del>
      <w:ins w:id="860" w:author="Kyle Elliott, Dr" w:date="2025-07-26T09:57:00Z" w16du:dateUtc="2025-07-26T13:57:00Z">
        <w:r w:rsidR="0006143D" w:rsidRPr="00782884">
          <w:rPr>
            <w:rFonts w:ascii="Times New Roman" w:hAnsi="Times New Roman" w:cs="Times New Roman"/>
            <w:color w:val="EE0000"/>
            <w:lang w:val="en-CA"/>
          </w:rPr>
          <w:t>t</w:t>
        </w:r>
        <w:r w:rsidR="0006143D">
          <w:rPr>
            <w:rFonts w:ascii="Times New Roman" w:hAnsi="Times New Roman" w:cs="Times New Roman"/>
            <w:color w:val="EE0000"/>
            <w:lang w:val="en-CA"/>
          </w:rPr>
          <w:t>wo</w:t>
        </w:r>
        <w:r w:rsidR="0006143D" w:rsidRPr="00782884">
          <w:rPr>
            <w:rFonts w:ascii="Times New Roman" w:hAnsi="Times New Roman" w:cs="Times New Roman"/>
            <w:color w:val="EE0000"/>
            <w:lang w:val="en-CA"/>
          </w:rPr>
          <w:t xml:space="preserve"> </w:t>
        </w:r>
      </w:ins>
      <w:r w:rsidRPr="00782884">
        <w:rPr>
          <w:rFonts w:ascii="Times New Roman" w:hAnsi="Times New Roman" w:cs="Times New Roman"/>
          <w:color w:val="EE0000"/>
          <w:lang w:val="en-CA"/>
        </w:rPr>
        <w:t>main hypotheses to investigate through this research</w:t>
      </w:r>
      <w:r w:rsidR="00453166" w:rsidRPr="00782884">
        <w:rPr>
          <w:rFonts w:ascii="Times New Roman" w:hAnsi="Times New Roman" w:cs="Times New Roman"/>
          <w:color w:val="EE0000"/>
          <w:lang w:val="en-CA"/>
        </w:rPr>
        <w:t>:</w:t>
      </w:r>
    </w:p>
    <w:p w14:paraId="560CDE4A" w14:textId="65732AA8" w:rsidR="00453166" w:rsidRPr="00782884" w:rsidRDefault="00453166" w:rsidP="00453166">
      <w:pPr>
        <w:numPr>
          <w:ilvl w:val="0"/>
          <w:numId w:val="4"/>
        </w:numPr>
        <w:tabs>
          <w:tab w:val="left" w:pos="20"/>
          <w:tab w:val="left" w:pos="392"/>
        </w:tabs>
        <w:autoSpaceDE w:val="0"/>
        <w:autoSpaceDN w:val="0"/>
        <w:adjustRightInd w:val="0"/>
        <w:spacing w:line="480" w:lineRule="auto"/>
        <w:ind w:left="392" w:hanging="393"/>
        <w:jc w:val="both"/>
        <w:rPr>
          <w:rFonts w:ascii="Times New Roman" w:hAnsi="Times New Roman" w:cs="Times New Roman"/>
          <w:color w:val="EE0000"/>
          <w:lang w:val="en-CA"/>
        </w:rPr>
      </w:pPr>
      <w:r w:rsidRPr="00782884">
        <w:rPr>
          <w:rFonts w:ascii="Times New Roman" w:hAnsi="Times New Roman" w:cs="Times New Roman"/>
          <w:color w:val="EE0000"/>
          <w:lang w:val="en-CA"/>
        </w:rPr>
        <w:t xml:space="preserve">If </w:t>
      </w:r>
      <w:r w:rsidR="00363650" w:rsidRPr="00782884">
        <w:rPr>
          <w:rFonts w:ascii="Times New Roman" w:hAnsi="Times New Roman" w:cs="Times New Roman"/>
          <w:color w:val="EE0000"/>
          <w:lang w:val="en-CA"/>
        </w:rPr>
        <w:t>northern cardinal</w:t>
      </w:r>
      <w:r w:rsidRPr="00782884">
        <w:rPr>
          <w:rFonts w:ascii="Times New Roman" w:hAnsi="Times New Roman" w:cs="Times New Roman"/>
          <w:color w:val="EE0000"/>
          <w:lang w:val="en-CA"/>
        </w:rPr>
        <w:t xml:space="preserve">s </w:t>
      </w:r>
      <w:r w:rsidR="0085434E" w:rsidRPr="00782884">
        <w:rPr>
          <w:rFonts w:ascii="Times New Roman" w:hAnsi="Times New Roman" w:cs="Times New Roman"/>
          <w:color w:val="EE0000"/>
          <w:lang w:val="en-CA"/>
        </w:rPr>
        <w:t xml:space="preserve">have less reliable food sources in </w:t>
      </w:r>
      <w:ins w:id="861" w:author="Kyle Elliott, Dr" w:date="2025-07-26T09:57:00Z" w16du:dateUtc="2025-07-26T13:57:00Z">
        <w:r w:rsidR="0006143D">
          <w:rPr>
            <w:rFonts w:ascii="Times New Roman" w:hAnsi="Times New Roman" w:cs="Times New Roman"/>
            <w:color w:val="EE0000"/>
            <w:lang w:val="en-CA"/>
          </w:rPr>
          <w:t xml:space="preserve">highly fragmented </w:t>
        </w:r>
      </w:ins>
      <w:r w:rsidR="0085434E" w:rsidRPr="00782884">
        <w:rPr>
          <w:rFonts w:ascii="Times New Roman" w:hAnsi="Times New Roman" w:cs="Times New Roman"/>
          <w:color w:val="EE0000"/>
          <w:lang w:val="en-CA"/>
        </w:rPr>
        <w:t xml:space="preserve">urban areas, </w:t>
      </w:r>
      <w:r w:rsidRPr="00782884">
        <w:rPr>
          <w:rFonts w:ascii="Times New Roman" w:hAnsi="Times New Roman" w:cs="Times New Roman"/>
          <w:color w:val="EE0000"/>
          <w:lang w:val="en-CA"/>
        </w:rPr>
        <w:t xml:space="preserve">and their fine-scale </w:t>
      </w:r>
      <w:commentRangeStart w:id="862"/>
      <w:r w:rsidRPr="00782884">
        <w:rPr>
          <w:rFonts w:ascii="Times New Roman" w:hAnsi="Times New Roman" w:cs="Times New Roman"/>
          <w:color w:val="EE0000"/>
          <w:lang w:val="en-CA"/>
        </w:rPr>
        <w:t xml:space="preserve">movements are recorded through the winter in locations with varying levels of </w:t>
      </w:r>
      <w:r w:rsidRPr="00782884">
        <w:rPr>
          <w:rFonts w:ascii="Times New Roman" w:hAnsi="Times New Roman" w:cs="Times New Roman"/>
          <w:color w:val="EE0000"/>
          <w:lang w:val="en-CA"/>
        </w:rPr>
        <w:lastRenderedPageBreak/>
        <w:t>urbanization, then average home range size</w:t>
      </w:r>
      <w:ins w:id="863" w:author="Kyle Elliott, Dr" w:date="2025-07-26T09:57:00Z" w16du:dateUtc="2025-07-26T13:57:00Z">
        <w:r w:rsidR="0006143D">
          <w:rPr>
            <w:rFonts w:ascii="Times New Roman" w:hAnsi="Times New Roman" w:cs="Times New Roman"/>
            <w:color w:val="EE0000"/>
            <w:lang w:val="en-CA"/>
          </w:rPr>
          <w:t xml:space="preserve"> and</w:t>
        </w:r>
      </w:ins>
      <w:ins w:id="864" w:author="Kyle Elliott, Dr" w:date="2025-07-26T09:56:00Z" w16du:dateUtc="2025-07-26T13:56:00Z">
        <w:r w:rsidR="0006143D">
          <w:rPr>
            <w:rFonts w:ascii="Times New Roman" w:hAnsi="Times New Roman" w:cs="Times New Roman"/>
            <w:color w:val="EE0000"/>
            <w:lang w:val="en-CA"/>
          </w:rPr>
          <w:t xml:space="preserve"> the scale at which they select habitats</w:t>
        </w:r>
      </w:ins>
      <w:r w:rsidRPr="00782884">
        <w:rPr>
          <w:rFonts w:ascii="Times New Roman" w:hAnsi="Times New Roman" w:cs="Times New Roman"/>
          <w:color w:val="EE0000"/>
          <w:lang w:val="en-CA"/>
        </w:rPr>
        <w:t xml:space="preserve"> </w:t>
      </w:r>
      <w:r w:rsidR="0085434E" w:rsidRPr="00782884">
        <w:rPr>
          <w:rFonts w:ascii="Times New Roman" w:hAnsi="Times New Roman" w:cs="Times New Roman"/>
          <w:color w:val="EE0000"/>
          <w:lang w:val="en-CA"/>
        </w:rPr>
        <w:t xml:space="preserve">will </w:t>
      </w:r>
      <w:del w:id="865" w:author="Kyle Elliott, Dr" w:date="2025-07-26T09:56:00Z" w16du:dateUtc="2025-07-26T13:56:00Z">
        <w:r w:rsidR="0085434E" w:rsidRPr="00782884" w:rsidDel="0006143D">
          <w:rPr>
            <w:rFonts w:ascii="Times New Roman" w:hAnsi="Times New Roman" w:cs="Times New Roman"/>
            <w:color w:val="EE0000"/>
            <w:lang w:val="en-CA"/>
          </w:rPr>
          <w:delText xml:space="preserve">correlate </w:delText>
        </w:r>
        <w:commentRangeStart w:id="866"/>
        <w:r w:rsidR="0085434E" w:rsidRPr="00782884" w:rsidDel="0006143D">
          <w:rPr>
            <w:rFonts w:ascii="Times New Roman" w:hAnsi="Times New Roman" w:cs="Times New Roman"/>
            <w:color w:val="EE0000"/>
            <w:lang w:val="en-CA"/>
          </w:rPr>
          <w:delText>positively</w:delText>
        </w:r>
        <w:commentRangeEnd w:id="866"/>
        <w:r w:rsidR="00DC5367" w:rsidRPr="00782884" w:rsidDel="0006143D">
          <w:rPr>
            <w:rStyle w:val="CommentReference"/>
            <w:color w:val="EE0000"/>
          </w:rPr>
          <w:commentReference w:id="866"/>
        </w:r>
        <w:r w:rsidR="0085434E" w:rsidRPr="00782884" w:rsidDel="0006143D">
          <w:rPr>
            <w:rFonts w:ascii="Times New Roman" w:hAnsi="Times New Roman" w:cs="Times New Roman"/>
            <w:color w:val="EE0000"/>
            <w:lang w:val="en-CA"/>
          </w:rPr>
          <w:delText xml:space="preserve"> </w:delText>
        </w:r>
      </w:del>
      <w:ins w:id="867" w:author="Kyle Elliott, Dr" w:date="2025-07-26T09:56:00Z" w16du:dateUtc="2025-07-26T13:56:00Z">
        <w:r w:rsidR="0006143D">
          <w:rPr>
            <w:rFonts w:ascii="Times New Roman" w:hAnsi="Times New Roman" w:cs="Times New Roman"/>
            <w:color w:val="EE0000"/>
            <w:lang w:val="en-CA"/>
          </w:rPr>
          <w:t xml:space="preserve">increase </w:t>
        </w:r>
      </w:ins>
      <w:r w:rsidR="0085434E" w:rsidRPr="00782884">
        <w:rPr>
          <w:rFonts w:ascii="Times New Roman" w:hAnsi="Times New Roman" w:cs="Times New Roman"/>
          <w:color w:val="EE0000"/>
          <w:lang w:val="en-CA"/>
        </w:rPr>
        <w:t>with</w:t>
      </w:r>
      <w:r w:rsidRPr="00782884">
        <w:rPr>
          <w:rFonts w:ascii="Times New Roman" w:hAnsi="Times New Roman" w:cs="Times New Roman"/>
          <w:color w:val="EE0000"/>
          <w:lang w:val="en-CA"/>
        </w:rPr>
        <w:t xml:space="preserve"> urbanization level.</w:t>
      </w:r>
      <w:commentRangeEnd w:id="862"/>
      <w:r w:rsidR="00CD0701" w:rsidRPr="00782884">
        <w:rPr>
          <w:rStyle w:val="CommentReference"/>
          <w:color w:val="EE0000"/>
        </w:rPr>
        <w:commentReference w:id="862"/>
      </w:r>
    </w:p>
    <w:p w14:paraId="46B8A7E1" w14:textId="74C6615B" w:rsidR="00453166" w:rsidRPr="00782884" w:rsidDel="0006143D" w:rsidRDefault="00453166" w:rsidP="00453166">
      <w:pPr>
        <w:numPr>
          <w:ilvl w:val="0"/>
          <w:numId w:val="4"/>
        </w:numPr>
        <w:tabs>
          <w:tab w:val="left" w:pos="20"/>
          <w:tab w:val="left" w:pos="392"/>
        </w:tabs>
        <w:autoSpaceDE w:val="0"/>
        <w:autoSpaceDN w:val="0"/>
        <w:adjustRightInd w:val="0"/>
        <w:spacing w:line="480" w:lineRule="auto"/>
        <w:ind w:left="392" w:hanging="393"/>
        <w:jc w:val="both"/>
        <w:rPr>
          <w:del w:id="868" w:author="Kyle Elliott, Dr" w:date="2025-07-26T09:57:00Z" w16du:dateUtc="2025-07-26T13:57:00Z"/>
          <w:rFonts w:ascii="Times New Roman" w:hAnsi="Times New Roman" w:cs="Times New Roman"/>
          <w:color w:val="EE0000"/>
          <w:lang w:val="en-CA"/>
        </w:rPr>
      </w:pPr>
      <w:del w:id="869" w:author="Kyle Elliott, Dr" w:date="2025-07-26T09:57:00Z" w16du:dateUtc="2025-07-26T13:57:00Z">
        <w:r w:rsidRPr="00782884" w:rsidDel="0006143D">
          <w:rPr>
            <w:rFonts w:ascii="Times New Roman" w:hAnsi="Times New Roman" w:cs="Times New Roman"/>
            <w:color w:val="EE0000"/>
            <w:lang w:val="en-CA"/>
          </w:rPr>
          <w:delText xml:space="preserve">If </w:delText>
        </w:r>
        <w:r w:rsidR="00363650" w:rsidRPr="00782884" w:rsidDel="0006143D">
          <w:rPr>
            <w:rFonts w:ascii="Times New Roman" w:hAnsi="Times New Roman" w:cs="Times New Roman"/>
            <w:color w:val="EE0000"/>
            <w:lang w:val="en-CA"/>
          </w:rPr>
          <w:delText>northern cardinal</w:delText>
        </w:r>
        <w:r w:rsidRPr="00782884" w:rsidDel="0006143D">
          <w:rPr>
            <w:rFonts w:ascii="Times New Roman" w:hAnsi="Times New Roman" w:cs="Times New Roman"/>
            <w:color w:val="EE0000"/>
            <w:lang w:val="en-CA"/>
          </w:rPr>
          <w:delText xml:space="preserve">s spending the winter in urban areas have highly fragmented </w:delText>
        </w:r>
        <w:r w:rsidR="0085434E" w:rsidRPr="00782884" w:rsidDel="0006143D">
          <w:rPr>
            <w:rFonts w:ascii="Times New Roman" w:hAnsi="Times New Roman" w:cs="Times New Roman"/>
            <w:color w:val="EE0000"/>
            <w:lang w:val="en-CA"/>
          </w:rPr>
          <w:delText>resource</w:delText>
        </w:r>
        <w:r w:rsidRPr="00782884" w:rsidDel="0006143D">
          <w:rPr>
            <w:rFonts w:ascii="Times New Roman" w:hAnsi="Times New Roman" w:cs="Times New Roman"/>
            <w:color w:val="EE0000"/>
            <w:lang w:val="en-CA"/>
          </w:rPr>
          <w:delText xml:space="preserve">s, and their fine-scale movements are recorded during the non-breeding season in sites with varying levels of urbanization, then the scale at which the birds are selecting their habitats </w:delText>
        </w:r>
        <w:r w:rsidR="0085434E" w:rsidRPr="00782884" w:rsidDel="0006143D">
          <w:rPr>
            <w:rFonts w:ascii="Times New Roman" w:hAnsi="Times New Roman" w:cs="Times New Roman"/>
            <w:color w:val="EE0000"/>
            <w:lang w:val="en-CA"/>
          </w:rPr>
          <w:delText xml:space="preserve">will correlate positively with </w:delText>
        </w:r>
        <w:r w:rsidRPr="00782884" w:rsidDel="0006143D">
          <w:rPr>
            <w:rFonts w:ascii="Times New Roman" w:hAnsi="Times New Roman" w:cs="Times New Roman"/>
            <w:color w:val="EE0000"/>
            <w:lang w:val="en-CA"/>
          </w:rPr>
          <w:delText>the urbanization level.</w:delText>
        </w:r>
      </w:del>
    </w:p>
    <w:p w14:paraId="350D4B44" w14:textId="68F9DAEA" w:rsidR="00453166" w:rsidRPr="00782884" w:rsidRDefault="00453166" w:rsidP="00453166">
      <w:pPr>
        <w:numPr>
          <w:ilvl w:val="0"/>
          <w:numId w:val="4"/>
        </w:numPr>
        <w:tabs>
          <w:tab w:val="left" w:pos="20"/>
          <w:tab w:val="left" w:pos="392"/>
        </w:tabs>
        <w:autoSpaceDE w:val="0"/>
        <w:autoSpaceDN w:val="0"/>
        <w:adjustRightInd w:val="0"/>
        <w:spacing w:line="480" w:lineRule="auto"/>
        <w:ind w:left="392" w:hanging="393"/>
        <w:jc w:val="both"/>
        <w:rPr>
          <w:rFonts w:ascii="Times New Roman" w:hAnsi="Times New Roman" w:cs="Times New Roman"/>
          <w:i/>
          <w:iCs/>
          <w:color w:val="EE0000"/>
          <w:lang w:val="en-CA"/>
        </w:rPr>
      </w:pPr>
      <w:r w:rsidRPr="00782884">
        <w:rPr>
          <w:rFonts w:ascii="Times New Roman" w:hAnsi="Times New Roman" w:cs="Times New Roman"/>
          <w:color w:val="EE0000"/>
          <w:lang w:val="en-CA"/>
        </w:rPr>
        <w:t xml:space="preserve">If </w:t>
      </w:r>
      <w:r w:rsidR="00363650" w:rsidRPr="00782884">
        <w:rPr>
          <w:rFonts w:ascii="Times New Roman" w:hAnsi="Times New Roman" w:cs="Times New Roman"/>
          <w:color w:val="EE0000"/>
          <w:lang w:val="en-CA"/>
        </w:rPr>
        <w:t>northern cardinal</w:t>
      </w:r>
      <w:r w:rsidRPr="00782884">
        <w:rPr>
          <w:rFonts w:ascii="Times New Roman" w:hAnsi="Times New Roman" w:cs="Times New Roman"/>
          <w:color w:val="EE0000"/>
          <w:lang w:val="en-CA"/>
        </w:rPr>
        <w:t xml:space="preserve">s selecting wintering grounds with a complex canopy stratification, and their fine-scale movements are tracked in areas with known vegetation vertical </w:t>
      </w:r>
      <w:commentRangeStart w:id="870"/>
      <w:commentRangeStart w:id="871"/>
      <w:r w:rsidRPr="00782884">
        <w:rPr>
          <w:rFonts w:ascii="Times New Roman" w:hAnsi="Times New Roman" w:cs="Times New Roman"/>
          <w:color w:val="EE0000"/>
          <w:lang w:val="en-CA"/>
        </w:rPr>
        <w:t>structure</w:t>
      </w:r>
      <w:commentRangeEnd w:id="870"/>
      <w:r w:rsidR="0085434E" w:rsidRPr="00782884">
        <w:rPr>
          <w:rStyle w:val="CommentReference"/>
          <w:color w:val="EE0000"/>
        </w:rPr>
        <w:commentReference w:id="870"/>
      </w:r>
      <w:commentRangeEnd w:id="871"/>
      <w:r w:rsidR="006D1B25" w:rsidRPr="00782884">
        <w:rPr>
          <w:rStyle w:val="CommentReference"/>
          <w:color w:val="EE0000"/>
        </w:rPr>
        <w:commentReference w:id="871"/>
      </w:r>
      <w:r w:rsidRPr="00782884">
        <w:rPr>
          <w:rFonts w:ascii="Times New Roman" w:hAnsi="Times New Roman" w:cs="Times New Roman"/>
          <w:color w:val="EE0000"/>
          <w:lang w:val="en-CA"/>
        </w:rPr>
        <w:t xml:space="preserve">, then the probability of selection of the habitat </w:t>
      </w:r>
      <w:r w:rsidR="0085434E" w:rsidRPr="00782884">
        <w:rPr>
          <w:rFonts w:ascii="Times New Roman" w:hAnsi="Times New Roman" w:cs="Times New Roman"/>
          <w:color w:val="EE0000"/>
          <w:lang w:val="en-CA"/>
        </w:rPr>
        <w:t xml:space="preserve">will correlate positively with </w:t>
      </w:r>
      <w:r w:rsidRPr="00782884">
        <w:rPr>
          <w:rFonts w:ascii="Times New Roman" w:hAnsi="Times New Roman" w:cs="Times New Roman"/>
          <w:color w:val="EE0000"/>
          <w:lang w:val="en-CA"/>
        </w:rPr>
        <w:t xml:space="preserve">the complexity of the canopy </w:t>
      </w:r>
      <w:commentRangeStart w:id="872"/>
      <w:commentRangeStart w:id="873"/>
      <w:r w:rsidRPr="00782884">
        <w:rPr>
          <w:rFonts w:ascii="Times New Roman" w:hAnsi="Times New Roman" w:cs="Times New Roman"/>
          <w:color w:val="EE0000"/>
          <w:lang w:val="en-CA"/>
        </w:rPr>
        <w:t>stratification</w:t>
      </w:r>
      <w:commentRangeEnd w:id="872"/>
      <w:r w:rsidR="0085434E" w:rsidRPr="00782884">
        <w:rPr>
          <w:rStyle w:val="CommentReference"/>
          <w:color w:val="EE0000"/>
        </w:rPr>
        <w:commentReference w:id="872"/>
      </w:r>
      <w:commentRangeEnd w:id="873"/>
      <w:r w:rsidR="0006143D">
        <w:rPr>
          <w:rStyle w:val="CommentReference"/>
        </w:rPr>
        <w:commentReference w:id="873"/>
      </w:r>
      <w:r w:rsidRPr="00782884">
        <w:rPr>
          <w:rFonts w:ascii="Times New Roman" w:hAnsi="Times New Roman" w:cs="Times New Roman"/>
          <w:color w:val="EE0000"/>
          <w:lang w:val="en-CA"/>
        </w:rPr>
        <w:t>.</w:t>
      </w:r>
      <w:commentRangeEnd w:id="768"/>
      <w:r w:rsidR="00E27BA7">
        <w:rPr>
          <w:rStyle w:val="CommentReference"/>
        </w:rPr>
        <w:commentReference w:id="768"/>
      </w:r>
    </w:p>
    <w:p w14:paraId="4DA4766A" w14:textId="77777777" w:rsidR="00F4345F" w:rsidRDefault="00F4345F" w:rsidP="00F4345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14:paraId="009A80D3" w14:textId="3E1BCBD5" w:rsidR="00F4345F" w:rsidRDefault="00F4345F" w:rsidP="00F4345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NEW INTRO</w:t>
      </w:r>
    </w:p>
    <w:p w14:paraId="033FD3DC" w14:textId="3486EC62" w:rsidR="00F4345F" w:rsidRDefault="00BB7ADE" w:rsidP="00F4345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ab/>
      </w:r>
      <w:r>
        <w:rPr>
          <w:rFonts w:ascii="Times New Roman" w:hAnsi="Times New Roman" w:cs="Times New Roman"/>
          <w:color w:val="000000"/>
          <w:lang w:val="en-CA"/>
        </w:rPr>
        <w:tab/>
      </w:r>
      <w:r w:rsidR="00F4345F" w:rsidRPr="00453166">
        <w:rPr>
          <w:rFonts w:ascii="Times New Roman" w:hAnsi="Times New Roman" w:cs="Times New Roman"/>
          <w:color w:val="000000"/>
          <w:lang w:val="en-CA"/>
        </w:rPr>
        <w:t xml:space="preserve">Urbanization is </w:t>
      </w:r>
      <w:del w:id="874" w:author="Kyle Elliott, Dr" w:date="2025-07-26T10:11:00Z" w16du:dateUtc="2025-07-26T14:11:00Z">
        <w:r w:rsidR="00F4345F" w:rsidRPr="00453166" w:rsidDel="00585117">
          <w:rPr>
            <w:rFonts w:ascii="Times New Roman" w:hAnsi="Times New Roman" w:cs="Times New Roman"/>
            <w:color w:val="000000"/>
            <w:lang w:val="en-CA"/>
          </w:rPr>
          <w:delText xml:space="preserve">a global phenomenon that keeps </w:delText>
        </w:r>
      </w:del>
      <w:r w:rsidR="00F4345F">
        <w:rPr>
          <w:rFonts w:ascii="Times New Roman" w:hAnsi="Times New Roman" w:cs="Times New Roman"/>
          <w:color w:val="000000"/>
          <w:lang w:val="en-CA"/>
        </w:rPr>
        <w:t>accelerating</w:t>
      </w:r>
      <w:ins w:id="875" w:author="Kyle Elliott, Dr" w:date="2025-07-26T10:11:00Z" w16du:dateUtc="2025-07-26T14:11:00Z">
        <w:r w:rsidR="00585117">
          <w:rPr>
            <w:rFonts w:ascii="Times New Roman" w:hAnsi="Times New Roman" w:cs="Times New Roman"/>
            <w:color w:val="000000"/>
            <w:lang w:val="en-CA"/>
          </w:rPr>
          <w:t xml:space="preserve"> worldwide</w:t>
        </w:r>
      </w:ins>
      <w:r w:rsidR="00F4345F" w:rsidRPr="00453166">
        <w:rPr>
          <w:rFonts w:ascii="Times New Roman" w:hAnsi="Times New Roman" w:cs="Times New Roman"/>
          <w:color w:val="000000"/>
          <w:lang w:val="en-CA"/>
        </w:rPr>
        <w:t xml:space="preserve"> </w:t>
      </w:r>
      <w:r w:rsidR="00F4345F" w:rsidRPr="00453166">
        <w:rPr>
          <w:rFonts w:ascii="Times New Roman" w:hAnsi="Times New Roman" w:cs="Times New Roman"/>
          <w:color w:val="000000"/>
        </w:rPr>
        <w:fldChar w:fldCharType="begin"/>
      </w:r>
      <w:ins w:id="876" w:author="Anne-Marie Cousineau" w:date="2025-07-28T15:07:00Z" w16du:dateUtc="2025-07-28T19:07:00Z">
        <w:r w:rsidR="00F561FB">
          <w:rPr>
            <w:rFonts w:ascii="Times New Roman" w:hAnsi="Times New Roman" w:cs="Times New Roman"/>
            <w:color w:val="000000"/>
            <w:lang w:val="en-CA"/>
          </w:rPr>
          <w:instrText xml:space="preserve"> ADDIN ZOTERO_ITEM CSL_CITATION {"citationID":"uUNf0YAa","properties":{"formattedCitation":"(Elmqvist et al., 2013; Simkin et al., 2022; Wang et al., 2012)","plainCitation":"(Elmqvist et al., 2013; Simkin et al., 2022; Wang et al., 2012)","noteIndex":0},"citationItems":[{"id":"uaj5Gv9l/yjvkB67W","uris":["http://zotero.org/users/16770306/items/63HH2VLG"],"itemData":{"id":78,"type":"book","ISBN":"3-319-16104-0","publisher":"Springer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C."}],"issued":{"date-parts":[["2013"]]}}},{"id":"uaj5Gv9l/n2qKjSfG","uris":["http://zotero.org/users/16770306/items/Y5W4YPFT"],"itemData":{"id":178,"type":"article-journal","abstract":"Understanding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I."},{"family":"Jetz","given":"Walter"}],"issued":{"date-parts":[["2022"]]}}},{"id":"uaj5Gv9l/52sZ0iGo","uris":["http://zotero.org/users/16770306/items/SWXQGFGR"],"itemData":{"id":77,"type":"article-journal","container-title":"Landscape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instrText>
        </w:r>
      </w:ins>
      <w:del w:id="877" w:author="Anne-Marie Cousineau" w:date="2025-07-28T15:07:00Z" w16du:dateUtc="2025-07-28T19:07:00Z">
        <w:r w:rsidR="0000354C" w:rsidDel="00F561FB">
          <w:rPr>
            <w:rFonts w:ascii="Times New Roman" w:hAnsi="Times New Roman" w:cs="Times New Roman"/>
            <w:color w:val="000000"/>
            <w:lang w:val="en-CA"/>
          </w:rPr>
          <w:delInstrText xml:space="preserve"> ADDIN ZOTERO_ITEM CSL_CITATION {"citationID":"uUNf0YAa","properties":{"formattedCitation":"(Elmqvist et al., 2013; Simkin et al., 2022; Wang et al., 2012)","plainCitation":"(Elmqvist et al., 2013; Simkin et al., 2022; Wang et al., 2012)","noteIndex":0},"citationItems":[{"id":"kWnmc6IE/SVUdwkts","uris":["http://zotero.org/users/16770306/items/63HH2VLG"],"itemData":{"id":78,"type":"book","ISBN":"3-319-16104-0","publisher":"Springer Nature","title":"Urbanization, biodiversity and ecosystem services: challenges and opportunities: a global assessment","author":[{"family":"Elmqvist","given":"Thomas"},{"family":"Fragkias","given":"Michail"},{"family":"Goodness","given":"Julie"},{"family":"Güneralp","given":"Burak"},{"family":"Marcotullio","given":"Peter J."},{"family":"McDonald","given":"Robert I."},{"family":"Parnell","given":"Susan"},{"family":"Schewenius","given":"Maria"},{"family":"Sendstad","given":"Marte"},{"family":"Seto","given":"Karen C."}],"issued":{"date-parts":[["2013"]]}}},{"id":"kWnmc6IE/zNjG3XZx","uris":["http://zotero.org/users/16770306/items/Y5W4YPFT"],"itemData":{"id":178,"type":"article-journal","abstract":"Understanding the impacts of urbanization and the associated urban land expansion on species is vital for informed urban planning that minimizes biodiversity loss. Predicting habitat that will be lost to urban land expansion for over 30,000 species under three different future scenarios, we find that up to 855 species are directly threatened due to unmitigated urbanization. Our projections pinpoint rapidly urbanizing regions of sub-Saharan Africa, South America, Mesoamerica, and Southeast Asia where, without careful planning, urbanization is expected to cause particularly large biodiversity loss. Our findings highlight the urgent need for an increased focus on urban land in global conservation strategies and identify high-priority areas for this engagement. As the global urban population is poised to grow by 2.5 billion over the next 30 y, urban land conversions are expected to be an increasingly prominent driver of habitat and biodiversity loss. Mitigating these impacts urgently requires an improved understanding of where and how these biodiversity losses might occur. Here, we use a recently developed suite of land-use projections to provide an assessment of projected habitat that will be lost to urban land expansion for 30,393 species of terrestrial vertebrates from 2015 to 2050 across three shared socioeconomic pathway (SSP) scenarios. We find that urban land expansion is a contributing driver of habitat loss (≥5% of total loss) for around one-third (26 to 39%) of the species assessed. For up to 855 species (2 to 3% of those assessed), urban land is a direct driver of species imperilment, driving at least one-quarter of a net habitat loss of 10% or more. Urban clusters with the greatest threats to species due to projected expansion are predominantly located in the developing tropical regions of sub-Saharan Africa, South America, Mesoamerica, and Southeast Asia. Our results suggest that strategies for minimizing the impacts of urban land could strengthen global biodiversity protection agreements. Collaborative, global action that focuses on vulnerable species and regions may represent an efficient strategy for avoiding the impacts forecast by our analysis.","container-title":"Proceedings of the National Academy of Sciences","DOI":"doi:10.1073/pnas.2117297119","issue":"12","page":"e2117297119","title":"Biodiversity impacts and conservation implications of urban land expansion projected to 2050","volume":"119","author":[{"family":"Simkin","given":"Rohan D."},{"family":"Seto","given":"Karen C."},{"family":"McDonald","given":"Robert I."},{"family":"Jetz","given":"Walter"}],"issued":{"date-parts":[["2022"]]}}},{"id":"kWnmc6IE/4oWBK08q","uris":["http://zotero.org/users/16770306/items/SWXQGFGR"],"itemData":{"id":77,"type":"article-journal","container-title":"Landscape and Urban Planning","ISSN":"0169-2046","issue":"3-4","page":"299-309","title":"Global urbanization research from 1991 to 2009: A systematic research review","volume":"104","author":[{"family":"Wang","given":"Haijun"},{"family":"He","given":"Qingqing"},{"family":"Liu","given":"Xingjian"},{"family":"Zhuang","given":"Yanhua"},{"family":"Hong","given":"Song"}],"issued":{"date-parts":[["2012"]]}}}],"schema":"https://github.com/citation-style-language/schema/raw/master/csl-citation.json"} </w:delInstrText>
        </w:r>
      </w:del>
      <w:r w:rsidR="00F4345F" w:rsidRPr="00453166">
        <w:rPr>
          <w:rFonts w:ascii="Times New Roman" w:hAnsi="Times New Roman" w:cs="Times New Roman"/>
          <w:color w:val="000000"/>
        </w:rPr>
        <w:fldChar w:fldCharType="separate"/>
      </w:r>
      <w:r w:rsidR="00F4345F" w:rsidRPr="00453166">
        <w:rPr>
          <w:rFonts w:ascii="Times New Roman" w:hAnsi="Times New Roman" w:cs="Times New Roman"/>
          <w:noProof/>
          <w:color w:val="000000"/>
          <w:lang w:val="en-CA"/>
        </w:rPr>
        <w:t>(Elmqvist et al., 2013; Simkin et al., 2022; Wang et al., 2012)</w:t>
      </w:r>
      <w:r w:rsidR="00F4345F" w:rsidRPr="00453166">
        <w:rPr>
          <w:rFonts w:ascii="Times New Roman" w:hAnsi="Times New Roman" w:cs="Times New Roman"/>
          <w:color w:val="000000"/>
        </w:rPr>
        <w:fldChar w:fldCharType="end"/>
      </w:r>
      <w:r w:rsidR="00F4345F">
        <w:rPr>
          <w:rFonts w:ascii="Times New Roman" w:hAnsi="Times New Roman" w:cs="Times New Roman"/>
          <w:color w:val="000000"/>
          <w:lang w:val="en-CA"/>
        </w:rPr>
        <w:t>,</w:t>
      </w:r>
      <w:r w:rsidR="00F4345F" w:rsidRPr="00453166">
        <w:rPr>
          <w:rFonts w:ascii="Times New Roman" w:hAnsi="Times New Roman" w:cs="Times New Roman"/>
          <w:color w:val="000000"/>
          <w:lang w:val="en-CA"/>
        </w:rPr>
        <w:t xml:space="preserve"> </w:t>
      </w:r>
      <w:del w:id="878" w:author="Kyle Elliott, Dr" w:date="2025-07-26T10:11:00Z" w16du:dateUtc="2025-07-26T14:11:00Z">
        <w:r w:rsidR="00F4345F" w:rsidRPr="00453166" w:rsidDel="00585117">
          <w:rPr>
            <w:rFonts w:ascii="Times New Roman" w:hAnsi="Times New Roman" w:cs="Times New Roman"/>
            <w:color w:val="000000"/>
            <w:lang w:val="en-CA"/>
          </w:rPr>
          <w:delText xml:space="preserve">dramatically </w:delText>
        </w:r>
      </w:del>
      <w:r w:rsidR="00F4345F" w:rsidRPr="00453166">
        <w:rPr>
          <w:rFonts w:ascii="Times New Roman" w:hAnsi="Times New Roman" w:cs="Times New Roman"/>
          <w:color w:val="000000"/>
          <w:lang w:val="en-CA"/>
        </w:rPr>
        <w:t>alter</w:t>
      </w:r>
      <w:r w:rsidR="00F4345F">
        <w:rPr>
          <w:rFonts w:ascii="Times New Roman" w:hAnsi="Times New Roman" w:cs="Times New Roman"/>
          <w:color w:val="000000"/>
          <w:lang w:val="en-CA"/>
        </w:rPr>
        <w:t>ing</w:t>
      </w:r>
      <w:r w:rsidR="00F4345F" w:rsidRPr="00453166">
        <w:rPr>
          <w:rFonts w:ascii="Times New Roman" w:hAnsi="Times New Roman" w:cs="Times New Roman"/>
          <w:color w:val="000000"/>
          <w:lang w:val="en-CA"/>
        </w:rPr>
        <w:t xml:space="preserve"> landscape</w:t>
      </w:r>
      <w:r w:rsidR="00F4345F">
        <w:rPr>
          <w:rFonts w:ascii="Times New Roman" w:hAnsi="Times New Roman" w:cs="Times New Roman"/>
          <w:color w:val="000000"/>
          <w:lang w:val="en-CA"/>
        </w:rPr>
        <w:t>s and</w:t>
      </w:r>
      <w:r w:rsidR="00F4345F" w:rsidRPr="00453166">
        <w:rPr>
          <w:rFonts w:ascii="Times New Roman" w:hAnsi="Times New Roman" w:cs="Times New Roman"/>
          <w:color w:val="000000"/>
          <w:lang w:val="en-CA"/>
        </w:rPr>
        <w:t xml:space="preserve"> bringing novel challenges to wildlife </w:t>
      </w:r>
      <w:del w:id="879" w:author="Kyle Elliott, Dr" w:date="2025-07-26T10:12:00Z" w16du:dateUtc="2025-07-26T14:12:00Z">
        <w:r w:rsidR="00F4345F" w:rsidRPr="00453166" w:rsidDel="00585117">
          <w:rPr>
            <w:rFonts w:ascii="Times New Roman" w:hAnsi="Times New Roman" w:cs="Times New Roman"/>
            <w:color w:val="000000"/>
          </w:rPr>
          <w:fldChar w:fldCharType="begin"/>
        </w:r>
        <w:r w:rsidR="0000354C" w:rsidDel="00585117">
          <w:rPr>
            <w:rFonts w:ascii="Times New Roman" w:hAnsi="Times New Roman" w:cs="Times New Roman"/>
            <w:color w:val="000000"/>
            <w:lang w:val="en-CA"/>
          </w:rPr>
          <w:delInstrText xml:space="preserve"> ADDIN ZOTERO_ITEM CSL_CITATION {"citationID":"Fsx5KI2I","properties":{"formattedCitation":"(Lowry et al., 2013)","plainCitation":"(Lowry et al., 2013)","noteIndex":0},"citationItems":[{"id":"kWnmc6IE/u243Tr5r","uris":["http://zotero.org/users/16770306/items/R7KL4SMC"],"itemData":{"id":79,"type":"article-journal","container-title":"Biological reviews","ISSN":"1464-7931","issue":"3","page":"537-549","title":"Behavioural responses of wildlife to urban environments","volume":"88","author":[{"family":"Lowry","given":"Hélène"},{"family":"Lill","given":"Alan"},{"family":"Wong","given":"Bob BM"}],"issued":{"date-parts":[["2013"]]}}}],"schema":"https://github.com/citation-style-language/schema/raw/master/csl-citation.json"} </w:delInstrText>
        </w:r>
        <w:r w:rsidR="00F4345F" w:rsidRPr="00453166" w:rsidDel="00585117">
          <w:rPr>
            <w:rFonts w:ascii="Times New Roman" w:hAnsi="Times New Roman" w:cs="Times New Roman"/>
            <w:color w:val="000000"/>
          </w:rPr>
          <w:fldChar w:fldCharType="separate"/>
        </w:r>
        <w:r w:rsidR="00F4345F" w:rsidRPr="00453166" w:rsidDel="00585117">
          <w:rPr>
            <w:rFonts w:ascii="Times New Roman" w:hAnsi="Times New Roman" w:cs="Times New Roman"/>
            <w:noProof/>
            <w:color w:val="000000"/>
            <w:lang w:val="en-CA"/>
          </w:rPr>
          <w:delText>(Lowry et al., 2013)</w:delText>
        </w:r>
        <w:r w:rsidR="00F4345F" w:rsidRPr="00453166" w:rsidDel="00585117">
          <w:rPr>
            <w:rFonts w:ascii="Times New Roman" w:hAnsi="Times New Roman" w:cs="Times New Roman"/>
            <w:color w:val="000000"/>
          </w:rPr>
          <w:fldChar w:fldCharType="end"/>
        </w:r>
        <w:r w:rsidR="00F4345F" w:rsidRPr="00453166" w:rsidDel="00585117">
          <w:rPr>
            <w:rFonts w:ascii="Times New Roman" w:hAnsi="Times New Roman" w:cs="Times New Roman"/>
            <w:color w:val="000000"/>
            <w:lang w:val="en-CA"/>
          </w:rPr>
          <w:delText xml:space="preserve">. </w:delText>
        </w:r>
        <w:r w:rsidR="00F4345F" w:rsidDel="00585117">
          <w:rPr>
            <w:rFonts w:ascii="Times New Roman" w:hAnsi="Times New Roman" w:cs="Times New Roman"/>
            <w:color w:val="000000"/>
            <w:lang w:val="en-CA"/>
          </w:rPr>
          <w:delText>Challenges</w:delText>
        </w:r>
        <w:r w:rsidR="00F4345F" w:rsidRPr="00453166" w:rsidDel="00585117">
          <w:rPr>
            <w:rFonts w:ascii="Times New Roman" w:hAnsi="Times New Roman" w:cs="Times New Roman"/>
            <w:color w:val="000000"/>
            <w:lang w:val="en-CA"/>
          </w:rPr>
          <w:delText xml:space="preserve"> include </w:delText>
        </w:r>
      </w:del>
      <w:ins w:id="880" w:author="Kyle Elliott, Dr" w:date="2025-07-26T10:12:00Z" w16du:dateUtc="2025-07-26T14:12:00Z">
        <w:r w:rsidR="00585117" w:rsidRPr="00453166">
          <w:rPr>
            <w:rFonts w:ascii="Times New Roman" w:hAnsi="Times New Roman" w:cs="Times New Roman"/>
            <w:color w:val="000000"/>
            <w:lang w:val="en-CA"/>
          </w:rPr>
          <w:t>includ</w:t>
        </w:r>
        <w:r w:rsidR="00585117">
          <w:rPr>
            <w:rFonts w:ascii="Times New Roman" w:hAnsi="Times New Roman" w:cs="Times New Roman"/>
            <w:color w:val="000000"/>
            <w:lang w:val="en-CA"/>
          </w:rPr>
          <w:t>ing</w:t>
        </w:r>
        <w:r w:rsidR="00585117" w:rsidRPr="00453166">
          <w:rPr>
            <w:rFonts w:ascii="Times New Roman" w:hAnsi="Times New Roman" w:cs="Times New Roman"/>
            <w:color w:val="000000"/>
            <w:lang w:val="en-CA"/>
          </w:rPr>
          <w:t xml:space="preserve"> </w:t>
        </w:r>
      </w:ins>
      <w:r w:rsidR="00F4345F" w:rsidRPr="00453166">
        <w:rPr>
          <w:rFonts w:ascii="Times New Roman" w:hAnsi="Times New Roman" w:cs="Times New Roman"/>
          <w:color w:val="000000"/>
          <w:lang w:val="en-CA"/>
        </w:rPr>
        <w:t>habitat fragmentation, habitat loss</w:t>
      </w:r>
      <w:del w:id="881" w:author="Kyle Elliott, Dr" w:date="2025-07-26T10:12:00Z" w16du:dateUtc="2025-07-26T14:12:00Z">
        <w:r w:rsidR="00F4345F" w:rsidRPr="00453166" w:rsidDel="00585117">
          <w:rPr>
            <w:rFonts w:ascii="Times New Roman" w:hAnsi="Times New Roman" w:cs="Times New Roman"/>
            <w:color w:val="000000"/>
            <w:lang w:val="en-CA"/>
          </w:rPr>
          <w:delText xml:space="preserve">, </w:delText>
        </w:r>
      </w:del>
      <w:ins w:id="882" w:author="Kyle Elliott, Dr" w:date="2025-07-26T10:12:00Z" w16du:dateUtc="2025-07-26T14:12:00Z">
        <w:r w:rsidR="00585117">
          <w:rPr>
            <w:rFonts w:ascii="Times New Roman" w:hAnsi="Times New Roman" w:cs="Times New Roman"/>
            <w:color w:val="000000"/>
            <w:lang w:val="en-CA"/>
          </w:rPr>
          <w:t xml:space="preserve"> and</w:t>
        </w:r>
        <w:r w:rsidR="00585117" w:rsidRPr="00453166">
          <w:rPr>
            <w:rFonts w:ascii="Times New Roman" w:hAnsi="Times New Roman" w:cs="Times New Roman"/>
            <w:color w:val="000000"/>
            <w:lang w:val="en-CA"/>
          </w:rPr>
          <w:t xml:space="preserve"> </w:t>
        </w:r>
      </w:ins>
      <w:r w:rsidR="00F4345F" w:rsidRPr="00453166">
        <w:rPr>
          <w:rFonts w:ascii="Times New Roman" w:hAnsi="Times New Roman" w:cs="Times New Roman"/>
          <w:color w:val="000000"/>
          <w:lang w:val="en-CA"/>
        </w:rPr>
        <w:t xml:space="preserve">chronic </w:t>
      </w:r>
      <w:r w:rsidR="00F4345F">
        <w:rPr>
          <w:rFonts w:ascii="Times New Roman" w:hAnsi="Times New Roman" w:cs="Times New Roman"/>
          <w:color w:val="000000"/>
          <w:lang w:val="en-CA"/>
        </w:rPr>
        <w:t>pollution</w:t>
      </w:r>
      <w:del w:id="883" w:author="Kyle Elliott, Dr" w:date="2025-07-26T10:12:00Z" w16du:dateUtc="2025-07-26T14:12:00Z">
        <w:r w:rsidR="00F4345F" w:rsidRPr="00453166" w:rsidDel="00585117">
          <w:rPr>
            <w:rFonts w:ascii="Times New Roman" w:hAnsi="Times New Roman" w:cs="Times New Roman"/>
            <w:color w:val="000000"/>
            <w:lang w:val="en-CA"/>
          </w:rPr>
          <w:delText>, and more</w:delText>
        </w:r>
      </w:del>
      <w:r w:rsidR="00F4345F" w:rsidRPr="00453166">
        <w:rPr>
          <w:rFonts w:ascii="Times New Roman" w:hAnsi="Times New Roman" w:cs="Times New Roman"/>
          <w:color w:val="000000"/>
          <w:lang w:val="en-CA"/>
        </w:rPr>
        <w:t xml:space="preserve"> </w:t>
      </w:r>
      <w:r w:rsidR="00F4345F" w:rsidRPr="00453166">
        <w:rPr>
          <w:rFonts w:ascii="Times New Roman" w:hAnsi="Times New Roman" w:cs="Times New Roman"/>
          <w:color w:val="000000"/>
        </w:rPr>
        <w:fldChar w:fldCharType="begin"/>
      </w:r>
      <w:ins w:id="884" w:author="Anne-Marie Cousineau" w:date="2025-07-28T15:07:00Z" w16du:dateUtc="2025-07-28T19:07:00Z">
        <w:r w:rsidR="00F561FB">
          <w:rPr>
            <w:rFonts w:ascii="Times New Roman" w:hAnsi="Times New Roman" w:cs="Times New Roman"/>
            <w:color w:val="000000"/>
            <w:lang w:val="en-CA"/>
          </w:rPr>
          <w:instrText xml:space="preserve"> ADDIN ZOTERO_ITEM CSL_CITATION {"citationID":"qc3FuV4f","properties":{"formattedCitation":"(Murray et al., 2019; Seress &amp; Liker, 2015; Vaz et al., 2023)","plainCitation":"(Murray et al., 2019; Seress &amp; Liker, 2015; Vaz et al., 2023)","noteIndex":0},"citationItems":[{"id":"uaj5Gv9l/IUzYhBZI","uris":["http://zotero.org/users/16770306/items/SFAXA8LX"],"itemData":{"id":136,"type":"article-journal","container-title":"Frontiers in Ecology and the Environment","ISSN":"1540-9295","issue":"10","page":"575-583","title":"City sicker? A meta‐analysis of wildlife health and urbanization","volume":"17","author":[{"family":"Murray","given":"Maureen H."},{"family":"Sánchez","given":"Cecilia A."},{"family":"Becker","given":"Daniel J."},{"family":"Byers","given":"Kaylee A."},{"family":"Worsley‐Tonks","given":"Katherine EL"},{"family":"Craft","given":"Meggan E."}],"issued":{"date-parts":[["2019"]]}}},{"id":"uaj5Gv9l/eRtZpgf1","uris":["http://zotero.org/users/16770306/items/38GH6Z5Y"],"itemData":{"id":93,"type":"article-journal","container-title":"Acta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id":"uaj5Gv9l/MgvngIXv","uris":["http://zotero.org/users/16770306/items/KIU9NH4N"],"itemData":{"id":203,"type":"article-journal","abstract":"Anthropic stressors are among the greatest concerns in nature conservation. Among these, deforestation and urban expansion are major drivers of habitat loss, which is a major threat to biodiversity. Insects, the largest and most abundant group of animals, are declining at alarming rates. However, global estimates of the impact of anthropic stressors on insect abundance, richness, and traits are still lacking. Here, we performed a meta-analysis to estimate the impact of urbanization stressors on insect abundance, diversity, and traits. Our design focused on the effects of urbanization on moderators such as insects' activity periods, climatic zones, development stages, ecosystem, functional roles, mobility, orders, and life history. We found that insects are negatively affected by urban stressors across most moderators evaluated. Our research estimated that in insects, urbanization resulted in a mean decrease of 42 % in abundance, 40 % in richness, and 24 % in trait effects, compared to a conserved area. Even though in general there was greater loss in abundance than in richness, each moderator was affected by different means and to varying degrees, which results from artificial lighting at night as well as land use. Our study highlights the importance of promoting better protection of insect biodiversity in the future from the enormous loss in biodiversity reported in &gt;500 papers assessed.","container-title":"Science of The Total Environment","DOI":"https://doi.org/10.1016/j.scitotenv.2023.165967","ISSN":"0048-9697","page":"165967","title":"Global meta-analysis of urbanization stressors on insect abundance, richness, and traits","volume":"903","author":[{"family":"Vaz","given":"Stephanie"},{"family":"Manes","given":"Stella"},{"family":"Khattar","given":"Gabriel"},{"family":"Mendes","given":"Mariana"},{"family":"Silveira","given":"Luiz"},{"family":"Mendes","given":"Eduardo"},{"family":"Morais Rodrigues","given":"Erimágna","non-dropping-particle":"de"},{"family":"Gama-Maia","given":"Danielle"},{"family":"Lorini","given":"Maria Lucia"},{"family":"Macedo","given":"Margarete"},{"family":"Paiva","given":"Paulo Cesar"}],"issued":{"date-parts":[["2023",12,10]]}}}],"schema":"https://github.com/citation-style-language/schema/raw/master/csl-citation.json"} </w:instrText>
        </w:r>
      </w:ins>
      <w:del w:id="885" w:author="Anne-Marie Cousineau" w:date="2025-07-28T15:07:00Z" w16du:dateUtc="2025-07-28T19:07:00Z">
        <w:r w:rsidR="0000354C" w:rsidDel="00F561FB">
          <w:rPr>
            <w:rFonts w:ascii="Times New Roman" w:hAnsi="Times New Roman" w:cs="Times New Roman"/>
            <w:color w:val="000000"/>
            <w:lang w:val="en-CA"/>
          </w:rPr>
          <w:delInstrText xml:space="preserve"> ADDIN ZOTERO_ITEM CSL_CITATION {"citationID":"qc3FuV4f","properties":{"formattedCitation":"(Murray et al., 2019; Seress &amp; Liker, 2015; Vaz et al., 2023)","plainCitation":"(Murray et al., 2019; Seress &amp; Liker, 2015; Vaz et al., 2023)","noteIndex":0},"citationItems":[{"id":"kWnmc6IE/0XZKrv5p","uris":["http://zotero.org/users/16770306/items/SFAXA8LX"],"itemData":{"id":136,"type":"article-journal","container-title":"Frontiers in Ecology and the Environment","ISSN":"1540-9295","issue":"10","page":"575-583","title":"City sicker? A meta‐analysis of wildlife health and urbanization","volume":"17","author":[{"family":"Murray","given":"Maureen H."},{"family":"Sánchez","given":"Cecilia A."},{"family":"Becker","given":"Daniel J."},{"family":"Byers","given":"Kaylee A."},{"family":"Worsley‐Tonks","given":"Katherine EL"},{"family":"Craft","given":"Meggan E."}],"issued":{"date-parts":[["2019"]]}}},{"id":"kWnmc6IE/urVi182p","uris":["http://zotero.org/users/16770306/items/38GH6Z5Y"],"itemData":{"id":93,"type":"article-journal","container-title":"Acta Zoologica Academiae Scientiarum Hungaricae","ISSN":"1217-8837","issue":"4","page":"373-408","title":"Habitat urbanization and its effects on birds","volume":"61","author":[{"family":"Seress","given":"Gábor"},{"family":"Liker","given":"András"}],"issued":{"date-parts":[["2015"]]}}},{"id":"kWnmc6IE/UGRZJmAH","uris":["http://zotero.org/users/16770306/items/KIU9NH4N"],"itemData":{"id":203,"type":"article-journal","abstract":"Anthropic stressors are among the greatest concerns in nature conservation. Among these, deforestation and urban expansion are major drivers of habitat loss, which is a major threat to biodiversity. Insects, the largest and most abundant group of animals, are declining at alarming rates. However, global estimates of the impact of anthropic stressors on insect abundance, richness, and traits are still lacking. Here, we performed a meta-analysis to estimate the impact of urbanization stressors on insect abundance, diversity, and traits. Our design focused on the effects of urbanization on moderators such as insects' activity periods, climatic zones, development stages, ecosystem, functional roles, mobility, orders, and life history. We found that insects are negatively affected by urban stressors across most moderators evaluated. Our research estimated that in insects, urbanization resulted in a mean decrease of 42 % in abundance, 40 % in richness, and 24 % in trait effects, compared to a conserved area. Even though in general there was greater loss in abundance than in richness, each moderator was affected by different means and to varying degrees, which results from artificial lighting at night as well as land use. Our study highlights the importance of promoting better protection of insect biodiversity in the future from the enormous loss in biodiversity reported in &gt;500 papers assessed.","container-title":"Science of The Total Environment","DOI":"https://doi.org/10.1016/j.scitotenv.2023.165967","ISSN":"0048-9697","page":"165967","title":"Global meta-analysis of urbanization stressors on insect abundance, richness, and traits","volume":"903","author":[{"family":"Vaz","given":"Stephanie"},{"family":"Manes","given":"Stella"},{"family":"Khattar","given":"Gabriel"},{"family":"Mendes","given":"Mariana"},{"family":"Silveira","given":"Luiz"},{"family":"Mendes","given":"Eduardo"},{"family":"Morais Rodrigues","given":"Erimágna","non-dropping-particle":"de"},{"family":"Gama-Maia","given":"Danielle"},{"family":"Lorini","given":"Maria Lucia"},{"family":"Macedo","given":"Margarete"},{"family":"Paiva","given":"Paulo Cesar"}],"issued":{"date-parts":[["2023",12,10]]}}}],"schema":"https://github.com/citation-style-language/schema/raw/master/csl-citation.json"} </w:delInstrText>
        </w:r>
      </w:del>
      <w:r w:rsidR="00F4345F" w:rsidRPr="00453166">
        <w:rPr>
          <w:rFonts w:ascii="Times New Roman" w:hAnsi="Times New Roman" w:cs="Times New Roman"/>
          <w:color w:val="000000"/>
        </w:rPr>
        <w:fldChar w:fldCharType="separate"/>
      </w:r>
      <w:ins w:id="886" w:author="Anne-Marie Cousineau" w:date="2025-07-28T15:07:00Z" w16du:dateUtc="2025-07-28T19:07:00Z">
        <w:r w:rsidR="00F561FB">
          <w:rPr>
            <w:rFonts w:ascii="Times New Roman" w:hAnsi="Times New Roman" w:cs="Times New Roman"/>
            <w:noProof/>
            <w:color w:val="000000"/>
            <w:lang w:val="en-CA"/>
          </w:rPr>
          <w:t>(Murray et al., 2019; Seress &amp; Liker, 2015; Vaz et al., 2023)</w:t>
        </w:r>
      </w:ins>
      <w:del w:id="887" w:author="Anne-Marie Cousineau" w:date="2025-07-28T15:07:00Z" w16du:dateUtc="2025-07-28T19:07:00Z">
        <w:r w:rsidR="00F4345F" w:rsidRPr="00F561FB" w:rsidDel="00F561FB">
          <w:rPr>
            <w:rFonts w:ascii="Times New Roman" w:hAnsi="Times New Roman" w:cs="Times New Roman"/>
            <w:noProof/>
            <w:color w:val="000000"/>
            <w:lang w:val="en-CA"/>
          </w:rPr>
          <w:delText>(</w:delText>
        </w:r>
      </w:del>
      <w:ins w:id="888" w:author="Kyle Elliott, Dr" w:date="2025-07-26T10:12:00Z" w16du:dateUtc="2025-07-26T14:12:00Z">
        <w:del w:id="889" w:author="Anne-Marie Cousineau" w:date="2025-07-28T15:07:00Z" w16du:dateUtc="2025-07-28T19:07:00Z">
          <w:r w:rsidR="00585117" w:rsidRPr="00F561FB" w:rsidDel="00F561FB">
            <w:rPr>
              <w:rFonts w:ascii="Times New Roman" w:hAnsi="Times New Roman" w:cs="Times New Roman"/>
              <w:noProof/>
              <w:color w:val="000000"/>
              <w:lang w:val="en-CA"/>
            </w:rPr>
            <w:delText xml:space="preserve">Lowry et al., 2013; </w:delText>
          </w:r>
        </w:del>
      </w:ins>
      <w:del w:id="890" w:author="Anne-Marie Cousineau" w:date="2025-07-28T15:07:00Z" w16du:dateUtc="2025-07-28T19:07:00Z">
        <w:r w:rsidR="00F4345F" w:rsidRPr="00F561FB" w:rsidDel="00F561FB">
          <w:rPr>
            <w:rFonts w:ascii="Times New Roman" w:hAnsi="Times New Roman" w:cs="Times New Roman"/>
            <w:noProof/>
            <w:color w:val="000000"/>
            <w:lang w:val="en-CA"/>
          </w:rPr>
          <w:delText>Murray et al., 2019; Seress &amp; Liker, 2015; Vaz et al., 2023)</w:delText>
        </w:r>
      </w:del>
      <w:r w:rsidR="00F4345F" w:rsidRPr="00453166">
        <w:rPr>
          <w:rFonts w:ascii="Times New Roman" w:hAnsi="Times New Roman" w:cs="Times New Roman"/>
          <w:color w:val="000000"/>
        </w:rPr>
        <w:fldChar w:fldCharType="end"/>
      </w:r>
      <w:r w:rsidR="00F4345F" w:rsidRPr="00453166">
        <w:rPr>
          <w:rFonts w:ascii="Times New Roman" w:hAnsi="Times New Roman" w:cs="Times New Roman"/>
          <w:color w:val="000000"/>
          <w:lang w:val="en-CA"/>
        </w:rPr>
        <w:t xml:space="preserve">. </w:t>
      </w:r>
      <w:r w:rsidR="00F4345F">
        <w:rPr>
          <w:rFonts w:ascii="Times New Roman" w:hAnsi="Times New Roman" w:cs="Times New Roman"/>
          <w:color w:val="000000"/>
          <w:lang w:val="en-CA"/>
        </w:rPr>
        <w:t>F</w:t>
      </w:r>
      <w:r w:rsidR="00F4345F" w:rsidRPr="00453166">
        <w:rPr>
          <w:rFonts w:ascii="Times New Roman" w:hAnsi="Times New Roman" w:cs="Times New Roman"/>
          <w:color w:val="000000"/>
          <w:lang w:val="en-CA"/>
        </w:rPr>
        <w:t xml:space="preserve">uture global urban expansion </w:t>
      </w:r>
      <w:del w:id="891" w:author="Kyle Elliott, Dr" w:date="2025-07-26T10:12:00Z" w16du:dateUtc="2025-07-26T14:12:00Z">
        <w:r w:rsidR="00F4345F" w:rsidRPr="00453166" w:rsidDel="00585117">
          <w:rPr>
            <w:rFonts w:ascii="Times New Roman" w:hAnsi="Times New Roman" w:cs="Times New Roman"/>
            <w:color w:val="000000"/>
            <w:lang w:val="en-CA"/>
          </w:rPr>
          <w:delText xml:space="preserve">projections </w:delText>
        </w:r>
      </w:del>
      <w:r w:rsidR="00F4345F" w:rsidRPr="00453166">
        <w:rPr>
          <w:rFonts w:ascii="Times New Roman" w:hAnsi="Times New Roman" w:cs="Times New Roman"/>
          <w:color w:val="000000"/>
          <w:lang w:val="en-CA"/>
        </w:rPr>
        <w:t>could lead to</w:t>
      </w:r>
      <w:r w:rsidR="00F4345F">
        <w:rPr>
          <w:rFonts w:ascii="Times New Roman" w:hAnsi="Times New Roman" w:cs="Times New Roman"/>
          <w:color w:val="000000"/>
          <w:lang w:val="en-CA"/>
        </w:rPr>
        <w:t xml:space="preserve"> an additional</w:t>
      </w:r>
      <w:r w:rsidR="00F4345F" w:rsidRPr="00453166">
        <w:rPr>
          <w:rFonts w:ascii="Times New Roman" w:hAnsi="Times New Roman" w:cs="Times New Roman"/>
          <w:color w:val="000000"/>
          <w:lang w:val="en-CA"/>
        </w:rPr>
        <w:t xml:space="preserve"> 11</w:t>
      </w:r>
      <w:r w:rsidR="00F4345F">
        <w:rPr>
          <w:rFonts w:ascii="Times New Roman" w:hAnsi="Times New Roman" w:cs="Times New Roman"/>
          <w:color w:val="000000"/>
          <w:lang w:val="en-CA"/>
        </w:rPr>
        <w:t>-</w:t>
      </w:r>
      <w:r w:rsidR="00F4345F" w:rsidRPr="00453166">
        <w:rPr>
          <w:rFonts w:ascii="Times New Roman" w:hAnsi="Times New Roman" w:cs="Times New Roman"/>
          <w:color w:val="000000"/>
          <w:lang w:val="en-CA"/>
        </w:rPr>
        <w:t xml:space="preserve">33 million hectares of habitat loss by 2100, </w:t>
      </w:r>
      <w:del w:id="892" w:author="Kyle Elliott, Dr" w:date="2025-07-26T10:13:00Z" w16du:dateUtc="2025-07-26T14:13:00Z">
        <w:r w:rsidR="00F4345F" w:rsidRPr="00453166" w:rsidDel="00585117">
          <w:rPr>
            <w:rFonts w:ascii="Times New Roman" w:hAnsi="Times New Roman" w:cs="Times New Roman"/>
            <w:color w:val="000000"/>
            <w:lang w:val="en-CA"/>
          </w:rPr>
          <w:delText>as well as cause</w:delText>
        </w:r>
      </w:del>
      <w:ins w:id="893" w:author="Kyle Elliott, Dr" w:date="2025-07-26T10:13:00Z" w16du:dateUtc="2025-07-26T14:13:00Z">
        <w:r w:rsidR="00585117">
          <w:rPr>
            <w:rFonts w:ascii="Times New Roman" w:hAnsi="Times New Roman" w:cs="Times New Roman"/>
            <w:color w:val="000000"/>
            <w:lang w:val="en-CA"/>
          </w:rPr>
          <w:t>with</w:t>
        </w:r>
      </w:ins>
      <w:r w:rsidR="00F4345F" w:rsidRPr="00453166">
        <w:rPr>
          <w:rFonts w:ascii="Times New Roman" w:hAnsi="Times New Roman" w:cs="Times New Roman"/>
          <w:color w:val="000000"/>
          <w:lang w:val="en-CA"/>
        </w:rPr>
        <w:t xml:space="preserve"> a disproportionately large increase in habitat fragmentation </w:t>
      </w:r>
      <w:r w:rsidR="00F4345F" w:rsidRPr="00453166">
        <w:rPr>
          <w:rFonts w:ascii="Times New Roman" w:hAnsi="Times New Roman" w:cs="Times New Roman"/>
          <w:color w:val="000000"/>
        </w:rPr>
        <w:fldChar w:fldCharType="begin"/>
      </w:r>
      <w:ins w:id="894" w:author="Anne-Marie Cousineau" w:date="2025-07-28T15:07:00Z" w16du:dateUtc="2025-07-28T19:07:00Z">
        <w:r w:rsidR="00F561FB">
          <w:rPr>
            <w:rFonts w:ascii="Times New Roman" w:hAnsi="Times New Roman" w:cs="Times New Roman"/>
            <w:color w:val="000000"/>
            <w:lang w:val="en-CA"/>
          </w:rPr>
          <w:instrText xml:space="preserve"> ADDIN ZOTERO_ITEM CSL_CITATION {"citationID":"Y3uzCtSH","properties":{"formattedCitation":"(G. Li et al., 2022)","plainCitation":"(G. Li et al., 2022)","noteIndex":0},"citationItems":[{"id":"uaj5Gv9l/PCXrNMpu","uris":["http://zotero.org/users/16770306/items/F5CQ2Q3X"],"itemData":{"id":170,"type":"article-journal","abstract":"Rapid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instrText>
        </w:r>
      </w:ins>
      <w:del w:id="895" w:author="Anne-Marie Cousineau" w:date="2025-07-28T15:07:00Z" w16du:dateUtc="2025-07-28T19:07:00Z">
        <w:r w:rsidR="0000354C" w:rsidDel="00F561FB">
          <w:rPr>
            <w:rFonts w:ascii="Times New Roman" w:hAnsi="Times New Roman" w:cs="Times New Roman"/>
            <w:color w:val="000000"/>
            <w:lang w:val="en-CA"/>
          </w:rPr>
          <w:delInstrText xml:space="preserve"> ADDIN ZOTERO_ITEM CSL_CITATION {"citationID":"Y3uzCtSH","properties":{"formattedCitation":"(G. Li et al., 2022)","plainCitation":"(G. Li et al., 2022)","noteIndex":0},"citationItems":[{"id":"kWnmc6IE/eBPAu6Cs","uris":["http://zotero.org/users/16770306/items/F5CQ2Q3X"],"itemData":{"id":170,"type":"article-journal","abstract":"Rapid urban expansion has profound impacts on global biodiversity through habitat conversion, degradation, fragmentation, and species extinction. However, how future urban expansion will affect global biodiversity needs to be better understood. We contribute to filling this knowledge gap by combining spatially explicit projections of urban expansion under shared socioeconomic pathways (SSPs) with datasets on habitat and terrestrial biodiversity (amphibians, mammals, and birds). Overall, future urban expansion will lead to 11–33 million hectares of natural habitat loss by 2100 under the SSP scenarios and will disproportionately cause large natural habitat fragmentation. The urban expansion within the current key biodiversity priority areas is projected to be higher (e.g., 37–44% higher in the WWF’s Global 200) than the global average. Moreover, the urban land conversion will reduce local within-site species richness by 34% and species abundance by 52% per 1 km grid cell, and 7–9 species may be lost per 10 km cell. Our study suggests an urgent need to develop a sustainable urban development pathway to balance urban expansion and biodiversity conservation.","container-title":"Nature Communications","DOI":"10.1038/s41467-022-29324-2","ISSN":"2041-1723","issue":"1","page":"1628","title":"Global impacts of future urban expansion on terrestrial vertebrate diversity","volume":"13","author":[{"family":"Li","given":"Guangdong"},{"family":"Fang","given":"Chuanglin"},{"family":"Li","given":"Yingjie"},{"family":"Wang","given":"Zhenbo"},{"family":"Sun","given":"Siao"},{"family":"He","given":"Sanwei"},{"family":"Qi","given":"Wei"},{"family":"Bao","given":"Chao"},{"family":"Ma","given":"Haitao"},{"family":"Fan","given":"Yupeng"},{"family":"Feng","given":"Yuxue"},{"family":"Liu","given":"Xiaoping"}],"issued":{"date-parts":[["2022",3,25]]}}}],"schema":"https://github.com/citation-style-language/schema/raw/master/csl-citation.json"} </w:delInstrText>
        </w:r>
      </w:del>
      <w:r w:rsidR="00F4345F" w:rsidRPr="00453166">
        <w:rPr>
          <w:rFonts w:ascii="Times New Roman" w:hAnsi="Times New Roman" w:cs="Times New Roman"/>
          <w:color w:val="000000"/>
        </w:rPr>
        <w:fldChar w:fldCharType="separate"/>
      </w:r>
      <w:ins w:id="896" w:author="Anne-Marie Cousineau" w:date="2025-07-28T15:07:00Z" w16du:dateUtc="2025-07-28T19:07:00Z">
        <w:r w:rsidR="00F561FB">
          <w:rPr>
            <w:rFonts w:ascii="Times New Roman" w:hAnsi="Times New Roman" w:cs="Times New Roman"/>
            <w:noProof/>
            <w:color w:val="000000"/>
            <w:lang w:val="en-CA"/>
          </w:rPr>
          <w:t>(G. Li et al., 2022)</w:t>
        </w:r>
      </w:ins>
      <w:del w:id="897" w:author="Anne-Marie Cousineau" w:date="2025-07-28T15:07:00Z" w16du:dateUtc="2025-07-28T19:07:00Z">
        <w:r w:rsidR="00F4345F" w:rsidRPr="00F561FB" w:rsidDel="00F561FB">
          <w:rPr>
            <w:rFonts w:ascii="Times New Roman" w:hAnsi="Times New Roman" w:cs="Times New Roman"/>
            <w:noProof/>
            <w:color w:val="000000"/>
            <w:lang w:val="en-CA"/>
          </w:rPr>
          <w:delText>(G. Li et al., 2022)</w:delText>
        </w:r>
      </w:del>
      <w:r w:rsidR="00F4345F" w:rsidRPr="00453166">
        <w:rPr>
          <w:rFonts w:ascii="Times New Roman" w:hAnsi="Times New Roman" w:cs="Times New Roman"/>
          <w:color w:val="000000"/>
        </w:rPr>
        <w:fldChar w:fldCharType="end"/>
      </w:r>
      <w:r w:rsidR="00F4345F" w:rsidRPr="00453166">
        <w:rPr>
          <w:rFonts w:ascii="Times New Roman" w:hAnsi="Times New Roman" w:cs="Times New Roman"/>
          <w:color w:val="000000"/>
          <w:lang w:val="en-CA"/>
        </w:rPr>
        <w:t>.</w:t>
      </w:r>
      <w:r w:rsidR="005634D6">
        <w:rPr>
          <w:rFonts w:ascii="Times New Roman" w:hAnsi="Times New Roman" w:cs="Times New Roman"/>
          <w:color w:val="000000"/>
          <w:lang w:val="en-CA"/>
        </w:rPr>
        <w:t xml:space="preserve"> This </w:t>
      </w:r>
      <w:r w:rsidR="009C3A20">
        <w:rPr>
          <w:rFonts w:ascii="Times New Roman" w:hAnsi="Times New Roman" w:cs="Times New Roman"/>
          <w:color w:val="000000"/>
          <w:lang w:val="en-CA"/>
        </w:rPr>
        <w:t>human-altered landscape can affect birds but also their habitat</w:t>
      </w:r>
      <w:r w:rsidR="00107B54">
        <w:rPr>
          <w:rFonts w:ascii="Times New Roman" w:hAnsi="Times New Roman" w:cs="Times New Roman"/>
          <w:color w:val="000000"/>
          <w:lang w:val="en-CA"/>
        </w:rPr>
        <w:t xml:space="preserve"> </w:t>
      </w:r>
      <w:r w:rsidR="009C3A20">
        <w:rPr>
          <w:rFonts w:ascii="Times New Roman" w:hAnsi="Times New Roman" w:cs="Times New Roman"/>
          <w:color w:val="000000"/>
          <w:lang w:val="en-CA"/>
        </w:rPr>
        <w:t>needs</w:t>
      </w:r>
      <w:r w:rsidR="00A53084">
        <w:rPr>
          <w:rFonts w:ascii="Times New Roman" w:hAnsi="Times New Roman" w:cs="Times New Roman"/>
          <w:color w:val="000000"/>
          <w:lang w:val="en-CA"/>
        </w:rPr>
        <w:t xml:space="preserve"> to survive</w:t>
      </w:r>
      <w:ins w:id="898" w:author="Kyle Elliott, Dr" w:date="2025-07-26T10:14:00Z" w16du:dateUtc="2025-07-26T14:14:00Z">
        <w:r w:rsidR="00585117">
          <w:rPr>
            <w:rFonts w:ascii="Times New Roman" w:hAnsi="Times New Roman" w:cs="Times New Roman"/>
            <w:color w:val="000000"/>
            <w:lang w:val="en-CA"/>
          </w:rPr>
          <w:t>, including home range and movement patterns</w:t>
        </w:r>
      </w:ins>
      <w:r w:rsidR="00A53084">
        <w:rPr>
          <w:rFonts w:ascii="Times New Roman" w:hAnsi="Times New Roman" w:cs="Times New Roman"/>
          <w:color w:val="000000"/>
          <w:lang w:val="en-CA"/>
        </w:rPr>
        <w:t>.</w:t>
      </w:r>
      <w:del w:id="899" w:author="Kyle Elliott, Dr" w:date="2025-07-26T10:14:00Z" w16du:dateUtc="2025-07-26T14:14:00Z">
        <w:r w:rsidR="00A53084" w:rsidDel="00585117">
          <w:rPr>
            <w:rFonts w:ascii="Times New Roman" w:hAnsi="Times New Roman" w:cs="Times New Roman"/>
            <w:color w:val="000000"/>
            <w:lang w:val="en-CA"/>
          </w:rPr>
          <w:delText xml:space="preserve"> It’s still unclear what the effect of urbanization is on home range size and general movements of birds.</w:delText>
        </w:r>
      </w:del>
      <w:r w:rsidR="00A53084">
        <w:rPr>
          <w:rFonts w:ascii="Times New Roman" w:hAnsi="Times New Roman" w:cs="Times New Roman"/>
          <w:color w:val="000000"/>
          <w:lang w:val="en-CA"/>
        </w:rPr>
        <w:t xml:space="preserve"> </w:t>
      </w:r>
      <w:r w:rsidR="00F54A66">
        <w:rPr>
          <w:rFonts w:ascii="Times New Roman" w:hAnsi="Times New Roman" w:cs="Times New Roman"/>
          <w:color w:val="000000"/>
          <w:lang w:val="en-CA"/>
        </w:rPr>
        <w:t xml:space="preserve">A meta-analysis </w:t>
      </w:r>
      <w:del w:id="900" w:author="Kyle Elliott, Dr" w:date="2025-07-26T10:14:00Z" w16du:dateUtc="2025-07-26T14:14:00Z">
        <w:r w:rsidR="00F54A66" w:rsidDel="00585117">
          <w:rPr>
            <w:rFonts w:ascii="Times New Roman" w:hAnsi="Times New Roman" w:cs="Times New Roman"/>
            <w:color w:val="000000"/>
            <w:lang w:val="en-CA"/>
          </w:rPr>
          <w:delText>from 2020 found</w:delText>
        </w:r>
      </w:del>
      <w:ins w:id="901" w:author="Kyle Elliott, Dr" w:date="2025-07-26T10:14:00Z" w16du:dateUtc="2025-07-26T14:14:00Z">
        <w:r w:rsidR="00585117">
          <w:rPr>
            <w:rFonts w:ascii="Times New Roman" w:hAnsi="Times New Roman" w:cs="Times New Roman"/>
            <w:color w:val="000000"/>
            <w:lang w:val="en-CA"/>
          </w:rPr>
          <w:t>showed</w:t>
        </w:r>
      </w:ins>
      <w:r w:rsidR="00F54A66">
        <w:rPr>
          <w:rFonts w:ascii="Times New Roman" w:hAnsi="Times New Roman" w:cs="Times New Roman"/>
          <w:color w:val="000000"/>
          <w:lang w:val="en-CA"/>
        </w:rPr>
        <w:t xml:space="preserve"> that animals had generally smaller home ranges in urban areas (the same trend </w:t>
      </w:r>
      <w:r w:rsidR="00F54A66">
        <w:rPr>
          <w:rFonts w:ascii="Times New Roman" w:hAnsi="Times New Roman" w:cs="Times New Roman"/>
          <w:color w:val="000000"/>
          <w:lang w:val="en-CA"/>
        </w:rPr>
        <w:lastRenderedPageBreak/>
        <w:t xml:space="preserve">was observed for both birds and mammals when </w:t>
      </w:r>
      <w:r w:rsidR="00384D84">
        <w:rPr>
          <w:rFonts w:ascii="Times New Roman" w:hAnsi="Times New Roman" w:cs="Times New Roman"/>
          <w:color w:val="000000"/>
          <w:lang w:val="en-CA"/>
        </w:rPr>
        <w:t xml:space="preserve">analyzed separately) and </w:t>
      </w:r>
      <w:del w:id="902" w:author="Kyle Elliott, Dr" w:date="2025-07-26T10:14:00Z" w16du:dateUtc="2025-07-26T14:14:00Z">
        <w:r w:rsidR="00384D84" w:rsidDel="00585117">
          <w:rPr>
            <w:rFonts w:ascii="Times New Roman" w:hAnsi="Times New Roman" w:cs="Times New Roman"/>
            <w:color w:val="000000"/>
            <w:lang w:val="en-CA"/>
          </w:rPr>
          <w:delText xml:space="preserve">the authors stated that </w:delText>
        </w:r>
        <w:r w:rsidR="004C2EA8" w:rsidDel="00585117">
          <w:rPr>
            <w:rFonts w:ascii="Times New Roman" w:hAnsi="Times New Roman" w:cs="Times New Roman"/>
            <w:color w:val="000000"/>
            <w:lang w:val="en-CA"/>
          </w:rPr>
          <w:delText>more broadly,</w:delText>
        </w:r>
      </w:del>
      <w:ins w:id="903" w:author="Kyle Elliott, Dr" w:date="2025-07-26T10:14:00Z" w16du:dateUtc="2025-07-26T14:14:00Z">
        <w:r w:rsidR="00585117">
          <w:rPr>
            <w:rFonts w:ascii="Times New Roman" w:hAnsi="Times New Roman" w:cs="Times New Roman"/>
            <w:color w:val="000000"/>
            <w:lang w:val="en-CA"/>
          </w:rPr>
          <w:t>that</w:t>
        </w:r>
      </w:ins>
      <w:r w:rsidR="004C2EA8">
        <w:rPr>
          <w:rFonts w:ascii="Times New Roman" w:hAnsi="Times New Roman" w:cs="Times New Roman"/>
          <w:color w:val="000000"/>
          <w:lang w:val="en-CA"/>
        </w:rPr>
        <w:t xml:space="preserve"> urbanization </w:t>
      </w:r>
      <w:del w:id="904" w:author="Kyle Elliott, Dr" w:date="2025-07-26T10:14:00Z" w16du:dateUtc="2025-07-26T14:14:00Z">
        <w:r w:rsidR="004C2EA8" w:rsidDel="00585117">
          <w:rPr>
            <w:rFonts w:ascii="Times New Roman" w:hAnsi="Times New Roman" w:cs="Times New Roman"/>
            <w:color w:val="000000"/>
            <w:lang w:val="en-CA"/>
          </w:rPr>
          <w:delText xml:space="preserve">seems to </w:delText>
        </w:r>
      </w:del>
      <w:r w:rsidR="004C2EA8">
        <w:rPr>
          <w:rFonts w:ascii="Times New Roman" w:hAnsi="Times New Roman" w:cs="Times New Roman"/>
          <w:color w:val="000000"/>
          <w:lang w:val="en-CA"/>
        </w:rPr>
        <w:t>restrict</w:t>
      </w:r>
      <w:ins w:id="905" w:author="Kyle Elliott, Dr" w:date="2025-07-26T10:14:00Z" w16du:dateUtc="2025-07-26T14:14:00Z">
        <w:r w:rsidR="00585117">
          <w:rPr>
            <w:rFonts w:ascii="Times New Roman" w:hAnsi="Times New Roman" w:cs="Times New Roman"/>
            <w:color w:val="000000"/>
            <w:lang w:val="en-CA"/>
          </w:rPr>
          <w:t>s</w:t>
        </w:r>
      </w:ins>
      <w:r w:rsidR="004C2EA8">
        <w:rPr>
          <w:rFonts w:ascii="Times New Roman" w:hAnsi="Times New Roman" w:cs="Times New Roman"/>
          <w:color w:val="000000"/>
          <w:lang w:val="en-CA"/>
        </w:rPr>
        <w:t xml:space="preserve"> spatial movements for most animals </w:t>
      </w:r>
      <w:r w:rsidR="0000354C">
        <w:rPr>
          <w:rFonts w:ascii="Times New Roman" w:hAnsi="Times New Roman" w:cs="Times New Roman"/>
          <w:color w:val="000000"/>
          <w:lang w:val="en-CA"/>
        </w:rPr>
        <w:fldChar w:fldCharType="begin"/>
      </w:r>
      <w:r w:rsidR="0000354C">
        <w:rPr>
          <w:rFonts w:ascii="Times New Roman" w:hAnsi="Times New Roman" w:cs="Times New Roman"/>
          <w:color w:val="000000"/>
          <w:lang w:val="en-CA"/>
        </w:rPr>
        <w:instrText xml:space="preserve"> ADDIN ZOTERO_ITEM CSL_CITATION {"citationID":"Iut0xqL8","properties":{"formattedCitation":"(O\\uc0\\u8217{}Donnell &amp; delBarco-Trillo, 2020)","plainCitation":"(O’Donnell &amp; delBarco-Trillo, 2020)","noteIndex":0},"citationItems":[{"id":1045,"uris":["http://zotero.org/users/16770306/items/AHPWZ2M5"],"itemData":{"id":1045,"type":"article-journal","abstract":"The unprecedented growth rate in human population and the increasing movement of people to urban areas is causing a rapid increase in urbanisation globally. Urban environments may restrict or affect the behaviour of many animal species. Importantly, urban populations may change their spatial movement, particularly decreasing their home ranges in response to habitat fragmentation, the presence of landscape barriers and the availability and density of resources. Several species-specific studies suggest that urban animals decrease their home ranges compared with their non-urban counterparts; however, it remained unclear whether this pattern is widespread across taxa or is instead restricted to specific taxonomic groups. Consequently, we conducted a meta-analysis, collecting 41 sets of data comparing home ranges in both natural and urban environments in 32 species of reptiles, birds and mammals. We calculated effect sizes as the difference in animal home range sizes between natural and urban environments. We found that the home ranges were smaller in urban environments compared with natural environments (mean effect size = −0.844), and we observed a similar result when considering birds and mammals separately. We also found that home range sizes were not significantly affected when disturbance in urban areas was minimal, which suggests that many species may be able to tolerate low levels of disturbance without changing their movement patterns. Our study thus indicates that increasing levels of urbanisation restrict the spatial movement of species across taxa; this information is relevant for ecological studies of further urban species as well as for the development of management strategies for urban populations.","container-title":"Journal of Urban Ecology","DOI":"10.1093/jue/juaa014","ISSN":"2058-5543","issue":"1","journalAbbreviation":"Journal of Urban Ecology","page":"juaa014","source":"Silverchair","title":"Changes in the home range sizes of terrestrial vertebrates in response to urban disturbance: a meta-analysis","title-short":"Changes in the home range sizes of terrestrial vertebrates in response to urban disturbance","volume":"6","author":[{"family":"O’Donnell","given":"Kate"},{"family":"Trillo","given":"Javier","non-dropping-particle":"delBarco-"}],"issued":{"date-parts":[["2020",1,1]]}}}],"schema":"https://github.com/citation-style-language/schema/raw/master/csl-citation.json"} </w:instrText>
      </w:r>
      <w:r w:rsidR="0000354C">
        <w:rPr>
          <w:rFonts w:ascii="Times New Roman" w:hAnsi="Times New Roman" w:cs="Times New Roman"/>
          <w:color w:val="000000"/>
          <w:lang w:val="en-CA"/>
        </w:rPr>
        <w:fldChar w:fldCharType="separate"/>
      </w:r>
      <w:r w:rsidR="0000354C" w:rsidRPr="0000354C">
        <w:rPr>
          <w:rFonts w:ascii="Times New Roman" w:hAnsi="Times New Roman" w:cs="Times New Roman"/>
          <w:color w:val="000000"/>
          <w:kern w:val="0"/>
          <w:lang w:val="en-US"/>
        </w:rPr>
        <w:t xml:space="preserve">(O’Donnell &amp; </w:t>
      </w:r>
      <w:proofErr w:type="spellStart"/>
      <w:r w:rsidR="0000354C" w:rsidRPr="0000354C">
        <w:rPr>
          <w:rFonts w:ascii="Times New Roman" w:hAnsi="Times New Roman" w:cs="Times New Roman"/>
          <w:color w:val="000000"/>
          <w:kern w:val="0"/>
          <w:lang w:val="en-US"/>
        </w:rPr>
        <w:t>delBarco</w:t>
      </w:r>
      <w:proofErr w:type="spellEnd"/>
      <w:r w:rsidR="0000354C" w:rsidRPr="0000354C">
        <w:rPr>
          <w:rFonts w:ascii="Times New Roman" w:hAnsi="Times New Roman" w:cs="Times New Roman"/>
          <w:color w:val="000000"/>
          <w:kern w:val="0"/>
          <w:lang w:val="en-US"/>
        </w:rPr>
        <w:t>-Trillo, 2020)</w:t>
      </w:r>
      <w:r w:rsidR="0000354C">
        <w:rPr>
          <w:rFonts w:ascii="Times New Roman" w:hAnsi="Times New Roman" w:cs="Times New Roman"/>
          <w:color w:val="000000"/>
          <w:lang w:val="en-CA"/>
        </w:rPr>
        <w:fldChar w:fldCharType="end"/>
      </w:r>
      <w:r w:rsidR="004C2EA8">
        <w:rPr>
          <w:rFonts w:ascii="Times New Roman" w:hAnsi="Times New Roman" w:cs="Times New Roman"/>
          <w:color w:val="000000"/>
          <w:lang w:val="en-CA"/>
        </w:rPr>
        <w:t>.</w:t>
      </w:r>
      <w:r w:rsidR="0000354C">
        <w:rPr>
          <w:rFonts w:ascii="Times New Roman" w:hAnsi="Times New Roman" w:cs="Times New Roman"/>
          <w:color w:val="000000"/>
          <w:lang w:val="en-CA"/>
        </w:rPr>
        <w:t xml:space="preserve"> </w:t>
      </w:r>
      <w:r w:rsidR="00004D03">
        <w:rPr>
          <w:rFonts w:ascii="Times New Roman" w:hAnsi="Times New Roman" w:cs="Times New Roman"/>
          <w:color w:val="000000"/>
          <w:lang w:val="en-CA"/>
        </w:rPr>
        <w:t xml:space="preserve">During the breeding period, </w:t>
      </w:r>
      <w:del w:id="906" w:author="Kyle Elliott, Dr" w:date="2025-07-26T10:15:00Z" w16du:dateUtc="2025-07-26T14:15:00Z">
        <w:r w:rsidR="00004D03" w:rsidDel="00585117">
          <w:rPr>
            <w:rFonts w:ascii="Times New Roman" w:hAnsi="Times New Roman" w:cs="Times New Roman"/>
            <w:color w:val="000000"/>
            <w:lang w:val="en-CA"/>
          </w:rPr>
          <w:delText xml:space="preserve">research on the </w:delText>
        </w:r>
      </w:del>
      <w:ins w:id="907" w:author="Kyle Elliott, Dr" w:date="2025-07-26T10:15:00Z" w16du:dateUtc="2025-07-26T14:15:00Z">
        <w:r w:rsidR="00F05B8B">
          <w:rPr>
            <w:rFonts w:ascii="Times New Roman" w:hAnsi="Times New Roman" w:cs="Times New Roman"/>
            <w:color w:val="000000"/>
            <w:lang w:val="en-CA"/>
          </w:rPr>
          <w:t xml:space="preserve">the communication distance of </w:t>
        </w:r>
      </w:ins>
      <w:r w:rsidR="00004D03">
        <w:rPr>
          <w:rFonts w:ascii="Times New Roman" w:hAnsi="Times New Roman" w:cs="Times New Roman"/>
          <w:color w:val="000000"/>
          <w:lang w:val="en-CA"/>
        </w:rPr>
        <w:t>white-crowned sparrow</w:t>
      </w:r>
      <w:ins w:id="908" w:author="Kyle Elliott, Dr" w:date="2025-07-26T10:15:00Z" w16du:dateUtc="2025-07-26T14:15:00Z">
        <w:r w:rsidR="00585117">
          <w:rPr>
            <w:rFonts w:ascii="Times New Roman" w:hAnsi="Times New Roman" w:cs="Times New Roman"/>
            <w:color w:val="000000"/>
            <w:lang w:val="en-CA"/>
          </w:rPr>
          <w:t>s (Latin name)</w:t>
        </w:r>
      </w:ins>
      <w:r w:rsidR="00004D03">
        <w:rPr>
          <w:rFonts w:ascii="Times New Roman" w:hAnsi="Times New Roman" w:cs="Times New Roman"/>
          <w:color w:val="000000"/>
          <w:lang w:val="en-CA"/>
        </w:rPr>
        <w:t xml:space="preserve"> in the San-Francisco Bay area </w:t>
      </w:r>
      <w:del w:id="909" w:author="Kyle Elliott, Dr" w:date="2025-07-26T10:15:00Z" w16du:dateUtc="2025-07-26T14:15:00Z">
        <w:r w:rsidR="00004D03" w:rsidDel="00F05B8B">
          <w:rPr>
            <w:rFonts w:ascii="Times New Roman" w:hAnsi="Times New Roman" w:cs="Times New Roman"/>
            <w:color w:val="000000"/>
            <w:lang w:val="en-CA"/>
          </w:rPr>
          <w:delText xml:space="preserve">showed that the communication distance of a bird’s song </w:delText>
        </w:r>
      </w:del>
      <w:r w:rsidR="00004D03">
        <w:rPr>
          <w:rFonts w:ascii="Times New Roman" w:hAnsi="Times New Roman" w:cs="Times New Roman"/>
          <w:color w:val="000000"/>
          <w:lang w:val="en-CA"/>
        </w:rPr>
        <w:t xml:space="preserve">was highly predictive of its territory size, highlighting that in the urban landscape, </w:t>
      </w:r>
      <w:del w:id="910" w:author="Kyle Elliott, Dr" w:date="2025-07-26T10:15:00Z" w16du:dateUtc="2025-07-26T14:15:00Z">
        <w:r w:rsidR="00004D03" w:rsidDel="00F05B8B">
          <w:rPr>
            <w:rFonts w:ascii="Times New Roman" w:hAnsi="Times New Roman" w:cs="Times New Roman"/>
            <w:color w:val="000000"/>
            <w:lang w:val="en-CA"/>
          </w:rPr>
          <w:delText xml:space="preserve">the </w:delText>
        </w:r>
      </w:del>
      <w:r w:rsidR="00004D03">
        <w:rPr>
          <w:rFonts w:ascii="Times New Roman" w:hAnsi="Times New Roman" w:cs="Times New Roman"/>
          <w:color w:val="000000"/>
          <w:lang w:val="en-CA"/>
        </w:rPr>
        <w:t xml:space="preserve">noise pollution may drive songbirds </w:t>
      </w:r>
      <w:del w:id="911" w:author="Kyle Elliott, Dr" w:date="2025-07-26T10:16:00Z" w16du:dateUtc="2025-07-26T14:16:00Z">
        <w:r w:rsidR="00004D03" w:rsidDel="00F05B8B">
          <w:rPr>
            <w:rFonts w:ascii="Times New Roman" w:hAnsi="Times New Roman" w:cs="Times New Roman"/>
            <w:color w:val="000000"/>
            <w:lang w:val="en-CA"/>
          </w:rPr>
          <w:delText xml:space="preserve">to resort </w:delText>
        </w:r>
      </w:del>
      <w:ins w:id="912" w:author="Kyle Elliott, Dr" w:date="2025-07-26T10:16:00Z" w16du:dateUtc="2025-07-26T14:16:00Z">
        <w:r w:rsidR="00F05B8B">
          <w:rPr>
            <w:rFonts w:ascii="Times New Roman" w:hAnsi="Times New Roman" w:cs="Times New Roman"/>
            <w:color w:val="000000"/>
            <w:lang w:val="en-CA"/>
          </w:rPr>
          <w:t>in</w:t>
        </w:r>
      </w:ins>
      <w:r w:rsidR="00004D03">
        <w:rPr>
          <w:rFonts w:ascii="Times New Roman" w:hAnsi="Times New Roman" w:cs="Times New Roman"/>
          <w:color w:val="000000"/>
          <w:lang w:val="en-CA"/>
        </w:rPr>
        <w:t xml:space="preserve">to smaller home ranges in the breeding season </w:t>
      </w:r>
      <w:r w:rsidR="005A727D">
        <w:rPr>
          <w:rFonts w:ascii="Times New Roman" w:hAnsi="Times New Roman" w:cs="Times New Roman"/>
          <w:color w:val="000000"/>
          <w:lang w:val="en-CA"/>
        </w:rPr>
        <w:fldChar w:fldCharType="begin"/>
      </w:r>
      <w:r w:rsidR="005A727D">
        <w:rPr>
          <w:rFonts w:ascii="Times New Roman" w:hAnsi="Times New Roman" w:cs="Times New Roman"/>
          <w:color w:val="000000"/>
          <w:lang w:val="en-CA"/>
        </w:rPr>
        <w:instrText xml:space="preserve"> ADDIN ZOTERO_ITEM CSL_CITATION {"citationID":"xYzYPNde","properties":{"formattedCitation":"(Simberloff et al., 2023)","plainCitation":"(Simberloff et al., 2023)","noteIndex":0},"citationItems":[{"id":1048,"uris":["http://zotero.org/users/16770306/items/MXAUF698"],"itemData":{"id":1048,"type":"article-journal","abstract":"Many studies demonstrate that urban noise interferes with animal communication by masking acoustic signals such as birdsong, but the functional consequences of impaired communication are still not well understood. Song is a long-distance signal that functions to attract a mate and defend a territory, so a reduction in communication distance could negatively influence a male's reproductive or competitive success. Reduced territorial success could manifest as more frequent territorial intrusions, reduced territory quality or reduced territory size. Although many bird species sing at higher amplitude in noise pollution, communication distance is still reduced in noisy urban soundscapes. Therefore, we examined the relationship between communication distance and territory size for male white-crowned sparrows, Zonotrichia leucophrys, across an urban–rural gradient in the San Francisco Bay Area, California, U.S.A., in Spring 2021. We mapped territories and calculated territory size as the 75% utilization distribution using a kernel density estimator. We measured the song amplitude as well as territory background and ambient noise levels, which we then used to calculate the communication distance of each song. We found that the communication distance of a bird's songs significantly predicted his territory size, such that birds with shorter communication distance tended to have smaller territories. This suggests that communication distance may influence the size of songbird territories. In keeping with this trend, urban birds had significantly smaller territories than rural birds. This finding strengthens our understanding of the link between communication and its fitness-related functions, an important frontier in the study of birdsong. It also underlines the potential complexity of the impacts of the anthropogenic soundscape upon animal behaviour.","container-title":"Animal Behaviour","DOI":"10.1016/j.anbehav.2023.05.016","ISSN":"0003-3472","journalAbbreviation":"Animal Behaviour","page":"89-99","source":"ScienceDirect","title":"Communication distance predicts territory size: implications for an urban songbird","title-short":"Communication distance predicts territory size","volume":"203","author":[{"family":"Simberloff","given":"Ruth A."},{"family":"Phillips","given":"Jennifer N."},{"family":"Derryberry","given":"Graham E."},{"family":"Mahoney","given":"Michael C."},{"family":"Derryberry","given":"Elizabeth P."}],"issued":{"date-parts":[["2023",9,1]]}}}],"schema":"https://github.com/citation-style-language/schema/raw/master/csl-citation.json"} </w:instrText>
      </w:r>
      <w:r w:rsidR="005A727D">
        <w:rPr>
          <w:rFonts w:ascii="Times New Roman" w:hAnsi="Times New Roman" w:cs="Times New Roman"/>
          <w:color w:val="000000"/>
          <w:lang w:val="en-CA"/>
        </w:rPr>
        <w:fldChar w:fldCharType="separate"/>
      </w:r>
      <w:r w:rsidR="005A727D">
        <w:rPr>
          <w:rFonts w:ascii="Times New Roman" w:hAnsi="Times New Roman" w:cs="Times New Roman"/>
          <w:noProof/>
          <w:color w:val="000000"/>
          <w:lang w:val="en-CA"/>
        </w:rPr>
        <w:t>(Simberloff et al., 2023)</w:t>
      </w:r>
      <w:r w:rsidR="005A727D">
        <w:rPr>
          <w:rFonts w:ascii="Times New Roman" w:hAnsi="Times New Roman" w:cs="Times New Roman"/>
          <w:color w:val="000000"/>
          <w:lang w:val="en-CA"/>
        </w:rPr>
        <w:fldChar w:fldCharType="end"/>
      </w:r>
      <w:r w:rsidR="00004D03">
        <w:rPr>
          <w:rFonts w:ascii="Times New Roman" w:hAnsi="Times New Roman" w:cs="Times New Roman"/>
          <w:color w:val="000000"/>
          <w:lang w:val="en-CA"/>
        </w:rPr>
        <w:t xml:space="preserve">. </w:t>
      </w:r>
      <w:del w:id="913" w:author="Kyle Elliott, Dr" w:date="2025-07-26T10:16:00Z" w16du:dateUtc="2025-07-26T14:16:00Z">
        <w:r w:rsidR="00E762F4" w:rsidDel="00F05B8B">
          <w:rPr>
            <w:rFonts w:ascii="Times New Roman" w:hAnsi="Times New Roman" w:cs="Times New Roman"/>
            <w:color w:val="000000"/>
            <w:lang w:val="en-CA"/>
          </w:rPr>
          <w:delText xml:space="preserve">A </w:delText>
        </w:r>
        <w:r w:rsidR="00A07C33" w:rsidDel="00F05B8B">
          <w:rPr>
            <w:rFonts w:ascii="Times New Roman" w:hAnsi="Times New Roman" w:cs="Times New Roman"/>
            <w:color w:val="000000"/>
            <w:lang w:val="en-CA"/>
          </w:rPr>
          <w:delText>more recent synthesis study revealed that b</w:delText>
        </w:r>
      </w:del>
      <w:ins w:id="914" w:author="Kyle Elliott, Dr" w:date="2025-07-26T10:16:00Z" w16du:dateUtc="2025-07-26T14:16:00Z">
        <w:r w:rsidR="00F05B8B">
          <w:rPr>
            <w:rFonts w:ascii="Times New Roman" w:hAnsi="Times New Roman" w:cs="Times New Roman"/>
            <w:color w:val="000000"/>
            <w:lang w:val="en-CA"/>
          </w:rPr>
          <w:t>B</w:t>
        </w:r>
      </w:ins>
      <w:r w:rsidR="00A07C33">
        <w:rPr>
          <w:rFonts w:ascii="Times New Roman" w:hAnsi="Times New Roman" w:cs="Times New Roman"/>
          <w:color w:val="000000"/>
          <w:lang w:val="en-CA"/>
        </w:rPr>
        <w:t xml:space="preserve">irds in urban environments </w:t>
      </w:r>
      <w:ins w:id="915" w:author="Kyle Elliott, Dr" w:date="2025-07-26T10:16:00Z" w16du:dateUtc="2025-07-26T14:16:00Z">
        <w:r w:rsidR="00F05B8B">
          <w:rPr>
            <w:rFonts w:ascii="Times New Roman" w:hAnsi="Times New Roman" w:cs="Times New Roman"/>
            <w:color w:val="000000"/>
            <w:lang w:val="en-CA"/>
          </w:rPr>
          <w:t xml:space="preserve">also </w:t>
        </w:r>
      </w:ins>
      <w:r w:rsidR="00E03CB1">
        <w:rPr>
          <w:rFonts w:ascii="Times New Roman" w:hAnsi="Times New Roman" w:cs="Times New Roman"/>
          <w:color w:val="000000"/>
          <w:lang w:val="en-CA"/>
        </w:rPr>
        <w:t>tend to be central foragers</w:t>
      </w:r>
      <w:r w:rsidR="008F173F">
        <w:rPr>
          <w:rFonts w:ascii="Times New Roman" w:hAnsi="Times New Roman" w:cs="Times New Roman"/>
          <w:color w:val="000000"/>
          <w:lang w:val="en-CA"/>
        </w:rPr>
        <w:t>, associated with a particular location, doing some back-and-forth between this central area and other foraging locations</w:t>
      </w:r>
      <w:r w:rsidR="006E4A33">
        <w:rPr>
          <w:rFonts w:ascii="Times New Roman" w:hAnsi="Times New Roman" w:cs="Times New Roman"/>
          <w:color w:val="000000"/>
          <w:lang w:val="en-CA"/>
        </w:rPr>
        <w:t xml:space="preserve"> </w:t>
      </w:r>
      <w:r w:rsidR="006E4A33">
        <w:rPr>
          <w:rFonts w:ascii="Times New Roman" w:hAnsi="Times New Roman" w:cs="Times New Roman"/>
          <w:color w:val="000000"/>
          <w:lang w:val="en-CA"/>
        </w:rPr>
        <w:fldChar w:fldCharType="begin"/>
      </w:r>
      <w:r w:rsidR="006E4A33">
        <w:rPr>
          <w:rFonts w:ascii="Times New Roman" w:hAnsi="Times New Roman" w:cs="Times New Roman"/>
          <w:color w:val="000000"/>
          <w:lang w:val="en-CA"/>
        </w:rPr>
        <w:instrText xml:space="preserve"> ADDIN ZOTERO_ITEM CSL_CITATION {"citationID":"EVoCeu9v","properties":{"formattedCitation":"(Hahs et al., 2023)","plainCitation":"(Hahs et al., 2023)","noteIndex":0},"citationItems":[{"id":1051,"uris":["http://zotero.org/users/16770306/items/SSYEJRL7"],"itemData":{"id":1051,"type":"article-journal","abstract":"Cities can host significant biological diversity. Yet, urbanisation leads to the loss of habitats, species, and functional groups. Understanding how multiple taxa respond to urbanisation globally is essential to promote and conserve biodiversity in cities. Using a dataset encompassing six terrestrial faunal taxa (amphibians, bats, bees, birds, carabid beetles and reptiles) across 379 cities on 6 continents, we show that urbanisation produces taxon-specific changes in trait composition, with traits related to reproductive strategy showing the strongest response. Our findings suggest that urbanisation results in four trait syndromes (mobile generalists, site specialists, central place foragers, and mobile specialists), with resources associated with reproduction and diet likely driving patterns in traits associated with mobility and body size. Functional diversity measures showed varied responses, leading to shifts in trait space likely driven by critical resource distribution and abundance, and taxon-specific trait syndromes. Maximising opportunities to support taxa with different urban trait syndromes should be pivotal in conservation and management programmes within and among cities. This will reduce the likelihood of biotic homogenisation and helps ensure that urban environments have the capacity to respond to future challenges. These actions are critical to reframe the role of cities in global biodiversity loss.","container-title":"Nature Communications","DOI":"10.1038/s41467-023-39746-1","ISSN":"2041-1723","issue":"1","journalAbbreviation":"Nat Commun","language":"en","license":"2023 The Author(s)","note":"publisher: Nature Publishing Group","page":"4751","source":"www.nature.com","title":"Urbanisation generates multiple trait syndromes for terrestrial animal taxa worldwide","volume":"14","author":[{"family":"Hahs","given":"Amy K."},{"family":"Fournier","given":"Bertrand"},{"family":"Aronson","given":"Myla F. J."},{"family":"Nilon","given":"Charles H."},{"family":"Herrera-Montes","given":"Adriana"},{"family":"Salisbury","given":"Allyson B."},{"family":"Threlfall","given":"Caragh G."},{"family":"Rega-Brodsky","given":"Christine C."},{"family":"Lepczyk","given":"Christopher A."},{"family":"La Sorte","given":"Frank A."},{"family":"MacGregor-Fors","given":"Ian"},{"family":"Scott MacIvor","given":"J."},{"family":"Jung","given":"Kirsten"},{"family":"Piana","given":"Max R."},{"family":"Williams","given":"Nicholas S. G."},{"family":"Knapp","given":"Sonja"},{"family":"Vergnes","given":"Alan"},{"family":"Acevedo","given":"Aldemar A."},{"family":"Gainsbury","given":"Alison M."},{"family":"Rainho","given":"Ana"},{"family":"Hamer","given":"Andrew J."},{"family":"Shwartz","given":"Assaf"},{"family":"Voigt","given":"Christian C."},{"family":"Lewanzik","given":"Daniel"},{"family":"Lowenstein","given":"David M."},{"family":"O’Brien","given":"David"},{"family":"Tommasi","given":"Desiree"},{"family":"Pineda","given":"Eduardo"},{"family":"Carpenter","given":"Ela Sita"},{"family":"Belskaya","given":"Elena"},{"family":"Lövei","given":"Gábor L."},{"family":"Makinson","given":"James C."},{"family":"Coleman","given":"Joanna L."},{"family":"Sadler","given":"Jon P."},{"family":"Shroyer","given":"Jordan"},{"family":"Shapiro","given":"Julie Teresa"},{"family":"Baldock","given":"Katherine C. R."},{"family":"Ksiazek-Mikenas","given":"Kelly"},{"family":"Matteson","given":"Kevin C."},{"family":"Barrett","given":"Kyle"},{"family":"Siles","given":"Lizette"},{"family":"Aguirre","given":"Luis F."},{"family":"Armesto","given":"Luis Orlando"},{"family":"Zalewski","given":"Marcin"},{"family":"Herrera-Montes","given":"Maria Isabel"},{"family":"Obrist","given":"Martin K."},{"family":"Tonietto","given":"Rebecca K."},{"family":"Gagné","given":"Sara A."},{"family":"Hinners","given":"Sarah J."},{"family":"Latty","given":"Tanya"},{"family":"Surasinghe","given":"Thilina D."},{"family":"Sattler","given":"Thomas"},{"family":"Magura","given":"Tibor"},{"family":"Ulrich","given":"Werner"},{"family":"Elek","given":"Zoltan"},{"family":"Castañeda-Oviedo","given":"Jennifer"},{"family":"Torrado","given":"Ricardo"},{"family":"Kotze","given":"D. Johan"},{"family":"Moretti","given":"Marco"}],"issued":{"date-parts":[["2023",8,7]]}}}],"schema":"https://github.com/citation-style-language/schema/raw/master/csl-citation.json"} </w:instrText>
      </w:r>
      <w:r w:rsidR="006E4A33">
        <w:rPr>
          <w:rFonts w:ascii="Times New Roman" w:hAnsi="Times New Roman" w:cs="Times New Roman"/>
          <w:color w:val="000000"/>
          <w:lang w:val="en-CA"/>
        </w:rPr>
        <w:fldChar w:fldCharType="separate"/>
      </w:r>
      <w:r w:rsidR="006E4A33">
        <w:rPr>
          <w:rFonts w:ascii="Times New Roman" w:hAnsi="Times New Roman" w:cs="Times New Roman"/>
          <w:noProof/>
          <w:color w:val="000000"/>
          <w:lang w:val="en-CA"/>
        </w:rPr>
        <w:t>(Hahs et al., 2023)</w:t>
      </w:r>
      <w:r w:rsidR="006E4A33">
        <w:rPr>
          <w:rFonts w:ascii="Times New Roman" w:hAnsi="Times New Roman" w:cs="Times New Roman"/>
          <w:color w:val="000000"/>
          <w:lang w:val="en-CA"/>
        </w:rPr>
        <w:fldChar w:fldCharType="end"/>
      </w:r>
      <w:r w:rsidR="008F173F">
        <w:rPr>
          <w:rFonts w:ascii="Times New Roman" w:hAnsi="Times New Roman" w:cs="Times New Roman"/>
          <w:color w:val="000000"/>
          <w:lang w:val="en-CA"/>
        </w:rPr>
        <w:t>.</w:t>
      </w:r>
      <w:r w:rsidR="00417A77">
        <w:rPr>
          <w:rFonts w:ascii="Times New Roman" w:hAnsi="Times New Roman" w:cs="Times New Roman"/>
          <w:color w:val="000000"/>
          <w:lang w:val="en-CA"/>
        </w:rPr>
        <w:t xml:space="preserve"> </w:t>
      </w:r>
      <w:r w:rsidR="0000354C">
        <w:rPr>
          <w:rFonts w:ascii="Times New Roman" w:hAnsi="Times New Roman" w:cs="Times New Roman"/>
          <w:color w:val="000000"/>
          <w:lang w:val="en-CA"/>
        </w:rPr>
        <w:t xml:space="preserve">However, </w:t>
      </w:r>
      <w:ins w:id="916" w:author="Kyle Elliott, Dr" w:date="2025-07-26T10:16:00Z" w16du:dateUtc="2025-07-26T14:16:00Z">
        <w:r w:rsidR="00F05B8B">
          <w:rPr>
            <w:rFonts w:ascii="Times New Roman" w:hAnsi="Times New Roman" w:cs="Times New Roman"/>
            <w:color w:val="000000"/>
            <w:lang w:val="en-CA"/>
          </w:rPr>
          <w:t>there</w:t>
        </w:r>
      </w:ins>
      <w:ins w:id="917" w:author="Kyle Elliott, Dr" w:date="2025-07-26T10:17:00Z" w16du:dateUtc="2025-07-26T14:17:00Z">
        <w:r w:rsidR="00F05B8B">
          <w:rPr>
            <w:rFonts w:ascii="Times New Roman" w:hAnsi="Times New Roman" w:cs="Times New Roman"/>
            <w:color w:val="000000"/>
            <w:lang w:val="en-CA"/>
          </w:rPr>
          <w:t xml:space="preserve"> are exceptions. </w:t>
        </w:r>
      </w:ins>
      <w:del w:id="918" w:author="Kyle Elliott, Dr" w:date="2025-07-26T10:17:00Z" w16du:dateUtc="2025-07-26T14:17:00Z">
        <w:r w:rsidR="0000354C" w:rsidDel="00F05B8B">
          <w:rPr>
            <w:rFonts w:ascii="Times New Roman" w:hAnsi="Times New Roman" w:cs="Times New Roman"/>
            <w:color w:val="000000"/>
            <w:lang w:val="en-CA"/>
          </w:rPr>
          <w:delText>another study this time with h</w:delText>
        </w:r>
      </w:del>
      <w:ins w:id="919" w:author="Kyle Elliott, Dr" w:date="2025-07-26T10:17:00Z" w16du:dateUtc="2025-07-26T14:17:00Z">
        <w:r w:rsidR="00F05B8B">
          <w:rPr>
            <w:rFonts w:ascii="Times New Roman" w:hAnsi="Times New Roman" w:cs="Times New Roman"/>
            <w:color w:val="000000"/>
            <w:lang w:val="en-CA"/>
          </w:rPr>
          <w:t>H</w:t>
        </w:r>
      </w:ins>
      <w:r w:rsidR="0000354C">
        <w:rPr>
          <w:rFonts w:ascii="Times New Roman" w:hAnsi="Times New Roman" w:cs="Times New Roman"/>
          <w:color w:val="000000"/>
          <w:lang w:val="en-CA"/>
        </w:rPr>
        <w:t xml:space="preserve">ouse sparrows in </w:t>
      </w:r>
      <w:ins w:id="920" w:author="Kyle Elliott, Dr" w:date="2025-07-26T10:17:00Z" w16du:dateUtc="2025-07-26T14:17:00Z">
        <w:r w:rsidR="00F05B8B">
          <w:rPr>
            <w:rFonts w:ascii="Times New Roman" w:hAnsi="Times New Roman" w:cs="Times New Roman"/>
            <w:color w:val="000000"/>
            <w:lang w:val="en-CA"/>
          </w:rPr>
          <w:t xml:space="preserve">urban locations in </w:t>
        </w:r>
      </w:ins>
      <w:r w:rsidR="00476E4C">
        <w:rPr>
          <w:rFonts w:ascii="Times New Roman" w:hAnsi="Times New Roman" w:cs="Times New Roman"/>
          <w:color w:val="000000"/>
          <w:lang w:val="en-CA"/>
        </w:rPr>
        <w:t xml:space="preserve">South Bohemia, Czech Republic, </w:t>
      </w:r>
      <w:del w:id="921" w:author="Kyle Elliott, Dr" w:date="2025-07-26T10:17:00Z" w16du:dateUtc="2025-07-26T14:17:00Z">
        <w:r w:rsidR="00476E4C" w:rsidDel="00F05B8B">
          <w:rPr>
            <w:rFonts w:ascii="Times New Roman" w:hAnsi="Times New Roman" w:cs="Times New Roman"/>
            <w:color w:val="000000"/>
            <w:lang w:val="en-CA"/>
          </w:rPr>
          <w:delText xml:space="preserve">found that the sparrows in urban </w:delText>
        </w:r>
        <w:r w:rsidR="003274F8" w:rsidDel="00F05B8B">
          <w:rPr>
            <w:rFonts w:ascii="Times New Roman" w:hAnsi="Times New Roman" w:cs="Times New Roman"/>
            <w:color w:val="000000"/>
            <w:lang w:val="en-CA"/>
          </w:rPr>
          <w:delText xml:space="preserve">locations </w:delText>
        </w:r>
      </w:del>
      <w:r w:rsidR="003274F8">
        <w:rPr>
          <w:rFonts w:ascii="Times New Roman" w:hAnsi="Times New Roman" w:cs="Times New Roman"/>
          <w:color w:val="000000"/>
          <w:lang w:val="en-CA"/>
        </w:rPr>
        <w:t xml:space="preserve">had larger foraging areas and </w:t>
      </w:r>
      <w:del w:id="922" w:author="Kyle Elliott, Dr" w:date="2025-07-26T10:17:00Z" w16du:dateUtc="2025-07-26T14:17:00Z">
        <w:r w:rsidR="003274F8" w:rsidDel="00F05B8B">
          <w:rPr>
            <w:rFonts w:ascii="Times New Roman" w:hAnsi="Times New Roman" w:cs="Times New Roman"/>
            <w:color w:val="000000"/>
            <w:lang w:val="en-CA"/>
          </w:rPr>
          <w:delText>were willing to fly on</w:delText>
        </w:r>
      </w:del>
      <w:ins w:id="923" w:author="Kyle Elliott, Dr" w:date="2025-07-26T10:17:00Z" w16du:dateUtc="2025-07-26T14:17:00Z">
        <w:r w:rsidR="00F05B8B">
          <w:rPr>
            <w:rFonts w:ascii="Times New Roman" w:hAnsi="Times New Roman" w:cs="Times New Roman"/>
            <w:color w:val="000000"/>
            <w:lang w:val="en-CA"/>
          </w:rPr>
          <w:t>flew</w:t>
        </w:r>
      </w:ins>
      <w:r w:rsidR="003274F8">
        <w:rPr>
          <w:rFonts w:ascii="Times New Roman" w:hAnsi="Times New Roman" w:cs="Times New Roman"/>
          <w:color w:val="000000"/>
          <w:lang w:val="en-CA"/>
        </w:rPr>
        <w:t xml:space="preserve"> greater distances to get food </w:t>
      </w:r>
      <w:r w:rsidR="003274F8">
        <w:rPr>
          <w:rFonts w:ascii="Times New Roman" w:hAnsi="Times New Roman" w:cs="Times New Roman"/>
          <w:color w:val="000000"/>
          <w:lang w:val="en-CA"/>
        </w:rPr>
        <w:fldChar w:fldCharType="begin"/>
      </w:r>
      <w:r w:rsidR="003274F8">
        <w:rPr>
          <w:rFonts w:ascii="Times New Roman" w:hAnsi="Times New Roman" w:cs="Times New Roman"/>
          <w:color w:val="000000"/>
          <w:lang w:val="en-CA"/>
        </w:rPr>
        <w:instrText xml:space="preserve"> ADDIN ZOTERO_ITEM CSL_CITATION {"citationID":"FCODAG88","properties":{"formattedCitation":"(Havl\\uc0\\u237{}\\uc0\\u269{}ek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3274F8">
        <w:rPr>
          <w:rFonts w:ascii="Times New Roman" w:hAnsi="Times New Roman" w:cs="Times New Roman"/>
          <w:color w:val="000000"/>
          <w:lang w:val="en-CA"/>
        </w:rPr>
        <w:fldChar w:fldCharType="separate"/>
      </w:r>
      <w:r w:rsidR="003274F8" w:rsidRPr="003274F8">
        <w:rPr>
          <w:rFonts w:ascii="Times New Roman" w:hAnsi="Times New Roman" w:cs="Times New Roman"/>
          <w:color w:val="000000"/>
          <w:kern w:val="0"/>
          <w:lang w:val="en-US"/>
        </w:rPr>
        <w:t>(Havlíček et al., 2022)</w:t>
      </w:r>
      <w:r w:rsidR="003274F8">
        <w:rPr>
          <w:rFonts w:ascii="Times New Roman" w:hAnsi="Times New Roman" w:cs="Times New Roman"/>
          <w:color w:val="000000"/>
          <w:lang w:val="en-CA"/>
        </w:rPr>
        <w:fldChar w:fldCharType="end"/>
      </w:r>
      <w:r w:rsidR="003274F8">
        <w:rPr>
          <w:rFonts w:ascii="Times New Roman" w:hAnsi="Times New Roman" w:cs="Times New Roman"/>
          <w:color w:val="000000"/>
          <w:lang w:val="en-CA"/>
        </w:rPr>
        <w:t>.</w:t>
      </w:r>
      <w:del w:id="924" w:author="Kyle Elliott, Dr" w:date="2025-07-26T10:17:00Z" w16du:dateUtc="2025-07-26T14:17:00Z">
        <w:r w:rsidR="00923C33" w:rsidDel="00F05B8B">
          <w:rPr>
            <w:rFonts w:ascii="Times New Roman" w:hAnsi="Times New Roman" w:cs="Times New Roman"/>
            <w:color w:val="000000"/>
            <w:lang w:val="en-CA"/>
          </w:rPr>
          <w:delText>.</w:delText>
        </w:r>
      </w:del>
      <w:r w:rsidR="00923C33">
        <w:rPr>
          <w:rFonts w:ascii="Times New Roman" w:hAnsi="Times New Roman" w:cs="Times New Roman"/>
          <w:color w:val="000000"/>
          <w:lang w:val="en-CA"/>
        </w:rPr>
        <w:t xml:space="preserve"> </w:t>
      </w:r>
      <w:del w:id="925" w:author="Kyle Elliott, Dr" w:date="2025-07-26T10:17:00Z" w16du:dateUtc="2025-07-26T14:17:00Z">
        <w:r w:rsidR="003274F8" w:rsidDel="00F05B8B">
          <w:rPr>
            <w:rFonts w:ascii="Times New Roman" w:hAnsi="Times New Roman" w:cs="Times New Roman"/>
            <w:color w:val="000000"/>
            <w:lang w:val="en-CA"/>
          </w:rPr>
          <w:delText>They have also found that the h</w:delText>
        </w:r>
      </w:del>
      <w:ins w:id="926" w:author="Kyle Elliott, Dr" w:date="2025-07-26T10:17:00Z" w16du:dateUtc="2025-07-26T14:17:00Z">
        <w:r w:rsidR="00F05B8B">
          <w:rPr>
            <w:rFonts w:ascii="Times New Roman" w:hAnsi="Times New Roman" w:cs="Times New Roman"/>
            <w:color w:val="000000"/>
            <w:lang w:val="en-CA"/>
          </w:rPr>
          <w:t>H</w:t>
        </w:r>
      </w:ins>
      <w:r w:rsidR="003274F8">
        <w:rPr>
          <w:rFonts w:ascii="Times New Roman" w:hAnsi="Times New Roman" w:cs="Times New Roman"/>
          <w:color w:val="000000"/>
          <w:lang w:val="en-CA"/>
        </w:rPr>
        <w:t xml:space="preserve">ouse sparrows </w:t>
      </w:r>
      <w:del w:id="927" w:author="Kyle Elliott, Dr" w:date="2025-07-26T10:17:00Z" w16du:dateUtc="2025-07-26T14:17:00Z">
        <w:r w:rsidR="003274F8" w:rsidDel="00F05B8B">
          <w:rPr>
            <w:rFonts w:ascii="Times New Roman" w:hAnsi="Times New Roman" w:cs="Times New Roman"/>
            <w:color w:val="000000"/>
            <w:lang w:val="en-CA"/>
          </w:rPr>
          <w:delText xml:space="preserve">strongly </w:delText>
        </w:r>
      </w:del>
      <w:r w:rsidR="003274F8">
        <w:rPr>
          <w:rFonts w:ascii="Times New Roman" w:hAnsi="Times New Roman" w:cs="Times New Roman"/>
          <w:color w:val="000000"/>
          <w:lang w:val="en-CA"/>
        </w:rPr>
        <w:t xml:space="preserve">selected sites such as storage areas or poultry holding, which are both associated with easier food </w:t>
      </w:r>
      <w:del w:id="928" w:author="Kyle Elliott, Dr" w:date="2025-07-26T10:18:00Z" w16du:dateUtc="2025-07-26T14:18:00Z">
        <w:r w:rsidR="003274F8" w:rsidDel="00F05B8B">
          <w:rPr>
            <w:rFonts w:ascii="Times New Roman" w:hAnsi="Times New Roman" w:cs="Times New Roman"/>
            <w:color w:val="000000"/>
            <w:lang w:val="en-CA"/>
          </w:rPr>
          <w:delText xml:space="preserve">source, </w:delText>
        </w:r>
      </w:del>
      <w:r w:rsidR="003274F8">
        <w:rPr>
          <w:rFonts w:ascii="Times New Roman" w:hAnsi="Times New Roman" w:cs="Times New Roman"/>
          <w:color w:val="000000"/>
          <w:lang w:val="en-CA"/>
        </w:rPr>
        <w:t>of poor quality</w:t>
      </w:r>
      <w:r w:rsidR="00402114">
        <w:rPr>
          <w:rFonts w:ascii="Times New Roman" w:hAnsi="Times New Roman" w:cs="Times New Roman"/>
          <w:color w:val="000000"/>
          <w:lang w:val="en-CA"/>
        </w:rPr>
        <w:t xml:space="preserve"> </w:t>
      </w:r>
      <w:r w:rsidR="00402114">
        <w:rPr>
          <w:rFonts w:ascii="Times New Roman" w:hAnsi="Times New Roman" w:cs="Times New Roman"/>
          <w:color w:val="000000"/>
          <w:lang w:val="en-CA"/>
        </w:rPr>
        <w:fldChar w:fldCharType="begin"/>
      </w:r>
      <w:r w:rsidR="00402114">
        <w:rPr>
          <w:rFonts w:ascii="Times New Roman" w:hAnsi="Times New Roman" w:cs="Times New Roman"/>
          <w:color w:val="000000"/>
          <w:lang w:val="en-CA"/>
        </w:rPr>
        <w:instrText xml:space="preserve"> ADDIN ZOTERO_ITEM CSL_CITATION {"citationID":"YNXgUX3q","properties":{"formattedCitation":"(Havl\\uc0\\u237{}\\uc0\\u269{}ek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402114">
        <w:rPr>
          <w:rFonts w:ascii="Times New Roman" w:hAnsi="Times New Roman" w:cs="Times New Roman"/>
          <w:color w:val="000000"/>
          <w:lang w:val="en-CA"/>
        </w:rPr>
        <w:fldChar w:fldCharType="separate"/>
      </w:r>
      <w:r w:rsidR="00402114" w:rsidRPr="00402114">
        <w:rPr>
          <w:rFonts w:ascii="Times New Roman" w:hAnsi="Times New Roman" w:cs="Times New Roman"/>
          <w:color w:val="000000"/>
          <w:kern w:val="0"/>
          <w:lang w:val="en-US"/>
        </w:rPr>
        <w:t>(Havlíček et al., 2022)</w:t>
      </w:r>
      <w:r w:rsidR="00402114">
        <w:rPr>
          <w:rFonts w:ascii="Times New Roman" w:hAnsi="Times New Roman" w:cs="Times New Roman"/>
          <w:color w:val="000000"/>
          <w:lang w:val="en-CA"/>
        </w:rPr>
        <w:fldChar w:fldCharType="end"/>
      </w:r>
      <w:r w:rsidR="00402114">
        <w:rPr>
          <w:rFonts w:ascii="Times New Roman" w:hAnsi="Times New Roman" w:cs="Times New Roman"/>
          <w:color w:val="000000"/>
          <w:lang w:val="en-CA"/>
        </w:rPr>
        <w:t xml:space="preserve">. </w:t>
      </w:r>
      <w:del w:id="929" w:author="Kyle Elliott, Dr" w:date="2025-07-26T10:18:00Z" w16du:dateUtc="2025-07-26T14:18:00Z">
        <w:r w:rsidR="00402114" w:rsidDel="00F05B8B">
          <w:rPr>
            <w:rFonts w:ascii="Times New Roman" w:hAnsi="Times New Roman" w:cs="Times New Roman"/>
            <w:color w:val="000000"/>
            <w:lang w:val="en-CA"/>
          </w:rPr>
          <w:delText>Their findings imply that</w:delText>
        </w:r>
      </w:del>
      <w:ins w:id="930" w:author="Kyle Elliott, Dr" w:date="2025-07-26T10:18:00Z" w16du:dateUtc="2025-07-26T14:18:00Z">
        <w:r w:rsidR="00F05B8B">
          <w:rPr>
            <w:rFonts w:ascii="Times New Roman" w:hAnsi="Times New Roman" w:cs="Times New Roman"/>
            <w:color w:val="000000"/>
            <w:lang w:val="en-CA"/>
          </w:rPr>
          <w:t>Thus,</w:t>
        </w:r>
      </w:ins>
      <w:r w:rsidR="00402114">
        <w:rPr>
          <w:rFonts w:ascii="Times New Roman" w:hAnsi="Times New Roman" w:cs="Times New Roman"/>
          <w:color w:val="000000"/>
          <w:lang w:val="en-CA"/>
        </w:rPr>
        <w:t xml:space="preserve"> natural food source</w:t>
      </w:r>
      <w:ins w:id="931" w:author="Kyle Elliott, Dr" w:date="2025-07-26T10:18:00Z" w16du:dateUtc="2025-07-26T14:18:00Z">
        <w:r w:rsidR="00F05B8B">
          <w:rPr>
            <w:rFonts w:ascii="Times New Roman" w:hAnsi="Times New Roman" w:cs="Times New Roman"/>
            <w:color w:val="000000"/>
            <w:lang w:val="en-CA"/>
          </w:rPr>
          <w:t xml:space="preserve"> for house sparrows</w:t>
        </w:r>
      </w:ins>
      <w:r w:rsidR="00402114">
        <w:rPr>
          <w:rFonts w:ascii="Times New Roman" w:hAnsi="Times New Roman" w:cs="Times New Roman"/>
          <w:color w:val="000000"/>
          <w:lang w:val="en-CA"/>
        </w:rPr>
        <w:t xml:space="preserve"> are scarce and scattered in the urban landscape, driving the sparrows to forage in larger </w:t>
      </w:r>
      <w:r w:rsidR="002A4B59">
        <w:rPr>
          <w:rFonts w:ascii="Times New Roman" w:hAnsi="Times New Roman" w:cs="Times New Roman"/>
          <w:color w:val="000000"/>
          <w:lang w:val="en-CA"/>
        </w:rPr>
        <w:t>territories</w:t>
      </w:r>
      <w:r w:rsidR="00402114">
        <w:rPr>
          <w:rFonts w:ascii="Times New Roman" w:hAnsi="Times New Roman" w:cs="Times New Roman"/>
          <w:color w:val="000000"/>
          <w:lang w:val="en-CA"/>
        </w:rPr>
        <w:t xml:space="preserve"> </w:t>
      </w:r>
      <w:r w:rsidR="00402114">
        <w:rPr>
          <w:rFonts w:ascii="Times New Roman" w:hAnsi="Times New Roman" w:cs="Times New Roman"/>
          <w:color w:val="000000"/>
          <w:lang w:val="en-CA"/>
        </w:rPr>
        <w:fldChar w:fldCharType="begin"/>
      </w:r>
      <w:r w:rsidR="00402114">
        <w:rPr>
          <w:rFonts w:ascii="Times New Roman" w:hAnsi="Times New Roman" w:cs="Times New Roman"/>
          <w:color w:val="000000"/>
          <w:lang w:val="en-CA"/>
        </w:rPr>
        <w:instrText xml:space="preserve"> ADDIN ZOTERO_ITEM CSL_CITATION {"citationID":"dr5aV8yF","properties":{"formattedCitation":"(Havl\\uc0\\u237{}\\uc0\\u269{}ek et al., 2022)","plainCitation":"(Havlíček et al., 2022)","noteIndex":0},"citationItems":[{"id":1042,"uris":["http://zotero.org/users/16770306/items/UUE98K69"],"itemData":{"id":1042,"type":"article-journal","abstract":"Lack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402114">
        <w:rPr>
          <w:rFonts w:ascii="Times New Roman" w:hAnsi="Times New Roman" w:cs="Times New Roman"/>
          <w:color w:val="000000"/>
          <w:lang w:val="en-CA"/>
        </w:rPr>
        <w:fldChar w:fldCharType="separate"/>
      </w:r>
      <w:r w:rsidR="00402114" w:rsidRPr="00402114">
        <w:rPr>
          <w:rFonts w:ascii="Times New Roman" w:hAnsi="Times New Roman" w:cs="Times New Roman"/>
          <w:color w:val="000000"/>
          <w:kern w:val="0"/>
          <w:lang w:val="en-US"/>
        </w:rPr>
        <w:t>(Havlíček et al., 2022)</w:t>
      </w:r>
      <w:r w:rsidR="00402114">
        <w:rPr>
          <w:rFonts w:ascii="Times New Roman" w:hAnsi="Times New Roman" w:cs="Times New Roman"/>
          <w:color w:val="000000"/>
          <w:lang w:val="en-CA"/>
        </w:rPr>
        <w:fldChar w:fldCharType="end"/>
      </w:r>
      <w:r w:rsidR="00402114">
        <w:rPr>
          <w:rFonts w:ascii="Times New Roman" w:hAnsi="Times New Roman" w:cs="Times New Roman"/>
          <w:color w:val="000000"/>
          <w:lang w:val="en-CA"/>
        </w:rPr>
        <w:t>.</w:t>
      </w:r>
    </w:p>
    <w:p w14:paraId="2B5CD47E" w14:textId="77777777" w:rsidR="00707B42" w:rsidRDefault="00707B42" w:rsidP="00F4345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14:paraId="67E2C919" w14:textId="68A5E3F4" w:rsidR="00707B42" w:rsidRDefault="00707B42" w:rsidP="00F4345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ab/>
      </w:r>
      <w:r>
        <w:rPr>
          <w:rFonts w:ascii="Times New Roman" w:hAnsi="Times New Roman" w:cs="Times New Roman"/>
          <w:color w:val="000000"/>
          <w:lang w:val="en-CA"/>
        </w:rPr>
        <w:tab/>
      </w:r>
      <w:r w:rsidR="000F03AB">
        <w:rPr>
          <w:rFonts w:ascii="Times New Roman" w:hAnsi="Times New Roman" w:cs="Times New Roman"/>
          <w:color w:val="000000"/>
          <w:lang w:val="en-CA"/>
        </w:rPr>
        <w:t xml:space="preserve">The effects of urbanization on birds </w:t>
      </w:r>
      <w:r w:rsidR="00736A45">
        <w:rPr>
          <w:rFonts w:ascii="Times New Roman" w:hAnsi="Times New Roman" w:cs="Times New Roman"/>
          <w:color w:val="000000"/>
          <w:lang w:val="en-CA"/>
        </w:rPr>
        <w:t xml:space="preserve">may be </w:t>
      </w:r>
      <w:del w:id="932" w:author="Kyle Elliott, Dr" w:date="2025-07-26T10:24:00Z" w16du:dateUtc="2025-07-26T14:24:00Z">
        <w:r w:rsidR="00736A45" w:rsidDel="00F05B8B">
          <w:rPr>
            <w:rFonts w:ascii="Times New Roman" w:hAnsi="Times New Roman" w:cs="Times New Roman"/>
            <w:color w:val="000000"/>
            <w:lang w:val="en-CA"/>
          </w:rPr>
          <w:delText xml:space="preserve">exacerbated </w:delText>
        </w:r>
      </w:del>
      <w:ins w:id="933" w:author="Kyle Elliott, Dr" w:date="2025-07-26T10:24:00Z" w16du:dateUtc="2025-07-26T14:24:00Z">
        <w:r w:rsidR="00F05B8B">
          <w:rPr>
            <w:rFonts w:ascii="Times New Roman" w:hAnsi="Times New Roman" w:cs="Times New Roman"/>
            <w:color w:val="000000"/>
            <w:lang w:val="en-CA"/>
          </w:rPr>
          <w:t xml:space="preserve">reduced </w:t>
        </w:r>
      </w:ins>
      <w:r w:rsidR="00736A45">
        <w:rPr>
          <w:rFonts w:ascii="Times New Roman" w:hAnsi="Times New Roman" w:cs="Times New Roman"/>
          <w:color w:val="000000"/>
          <w:lang w:val="en-CA"/>
        </w:rPr>
        <w:t xml:space="preserve">during the winter season, </w:t>
      </w:r>
      <w:del w:id="934" w:author="Kyle Elliott, Dr" w:date="2025-07-26T10:18:00Z" w16du:dateUtc="2025-07-26T14:18:00Z">
        <w:r w:rsidR="00736A45" w:rsidDel="00F05B8B">
          <w:rPr>
            <w:rFonts w:ascii="Times New Roman" w:hAnsi="Times New Roman" w:cs="Times New Roman"/>
            <w:color w:val="000000"/>
            <w:lang w:val="en-CA"/>
          </w:rPr>
          <w:delText>characterized by</w:delText>
        </w:r>
      </w:del>
      <w:ins w:id="935" w:author="Kyle Elliott, Dr" w:date="2025-07-26T10:18:00Z" w16du:dateUtc="2025-07-26T14:18:00Z">
        <w:r w:rsidR="00F05B8B">
          <w:rPr>
            <w:rFonts w:ascii="Times New Roman" w:hAnsi="Times New Roman" w:cs="Times New Roman"/>
            <w:color w:val="000000"/>
            <w:lang w:val="en-CA"/>
          </w:rPr>
          <w:t>when</w:t>
        </w:r>
      </w:ins>
      <w:r w:rsidR="00736A45">
        <w:rPr>
          <w:rFonts w:ascii="Times New Roman" w:hAnsi="Times New Roman" w:cs="Times New Roman"/>
          <w:color w:val="000000"/>
          <w:lang w:val="en-CA"/>
        </w:rPr>
        <w:t xml:space="preserve"> </w:t>
      </w:r>
      <w:del w:id="936" w:author="Kyle Elliott, Dr" w:date="2025-07-26T10:18:00Z" w16du:dateUtc="2025-07-26T14:18:00Z">
        <w:r w:rsidR="00736A45" w:rsidDel="00F05B8B">
          <w:rPr>
            <w:rFonts w:ascii="Times New Roman" w:hAnsi="Times New Roman" w:cs="Times New Roman"/>
            <w:color w:val="000000"/>
            <w:lang w:val="en-CA"/>
          </w:rPr>
          <w:delText xml:space="preserve">reduced </w:delText>
        </w:r>
      </w:del>
      <w:ins w:id="937" w:author="Kyle Elliott, Dr" w:date="2025-07-26T10:24:00Z" w16du:dateUtc="2025-07-26T14:24:00Z">
        <w:r w:rsidR="00F05B8B">
          <w:rPr>
            <w:rFonts w:ascii="Times New Roman" w:hAnsi="Times New Roman" w:cs="Times New Roman"/>
            <w:color w:val="000000"/>
            <w:lang w:val="en-CA"/>
          </w:rPr>
          <w:t xml:space="preserve">natural </w:t>
        </w:r>
      </w:ins>
      <w:r w:rsidR="00736A45">
        <w:rPr>
          <w:rFonts w:ascii="Times New Roman" w:hAnsi="Times New Roman" w:cs="Times New Roman"/>
          <w:color w:val="000000"/>
          <w:lang w:val="en-CA"/>
        </w:rPr>
        <w:t>resource</w:t>
      </w:r>
      <w:ins w:id="938" w:author="Kyle Elliott, Dr" w:date="2025-07-26T10:19:00Z" w16du:dateUtc="2025-07-26T14:19:00Z">
        <w:r w:rsidR="00F05B8B">
          <w:rPr>
            <w:rFonts w:ascii="Times New Roman" w:hAnsi="Times New Roman" w:cs="Times New Roman"/>
            <w:color w:val="000000"/>
            <w:lang w:val="en-CA"/>
          </w:rPr>
          <w:t>s are less</w:t>
        </w:r>
      </w:ins>
      <w:r w:rsidR="00736A45">
        <w:rPr>
          <w:rFonts w:ascii="Times New Roman" w:hAnsi="Times New Roman" w:cs="Times New Roman"/>
          <w:color w:val="000000"/>
          <w:lang w:val="en-CA"/>
        </w:rPr>
        <w:t xml:space="preserve"> </w:t>
      </w:r>
      <w:del w:id="939" w:author="Kyle Elliott, Dr" w:date="2025-07-26T10:19:00Z" w16du:dateUtc="2025-07-26T14:19:00Z">
        <w:r w:rsidR="00736A45" w:rsidDel="00F05B8B">
          <w:rPr>
            <w:rFonts w:ascii="Times New Roman" w:hAnsi="Times New Roman" w:cs="Times New Roman"/>
            <w:color w:val="000000"/>
            <w:lang w:val="en-CA"/>
          </w:rPr>
          <w:delText xml:space="preserve">availability </w:delText>
        </w:r>
      </w:del>
      <w:ins w:id="940" w:author="Kyle Elliott, Dr" w:date="2025-07-26T10:19:00Z" w16du:dateUtc="2025-07-26T14:19:00Z">
        <w:r w:rsidR="00F05B8B">
          <w:rPr>
            <w:rFonts w:ascii="Times New Roman" w:hAnsi="Times New Roman" w:cs="Times New Roman"/>
            <w:color w:val="000000"/>
            <w:lang w:val="en-CA"/>
          </w:rPr>
          <w:t xml:space="preserve">available </w:t>
        </w:r>
      </w:ins>
      <w:r w:rsidR="00736A45">
        <w:rPr>
          <w:rFonts w:ascii="Times New Roman" w:hAnsi="Times New Roman" w:cs="Times New Roman"/>
          <w:color w:val="000000"/>
          <w:lang w:val="en-CA"/>
        </w:rPr>
        <w:t xml:space="preserve">and </w:t>
      </w:r>
      <w:del w:id="941" w:author="Kyle Elliott, Dr" w:date="2025-07-26T10:19:00Z" w16du:dateUtc="2025-07-26T14:19:00Z">
        <w:r w:rsidR="00736A45" w:rsidDel="00F05B8B">
          <w:rPr>
            <w:rFonts w:ascii="Times New Roman" w:hAnsi="Times New Roman" w:cs="Times New Roman"/>
            <w:color w:val="000000"/>
            <w:lang w:val="en-CA"/>
          </w:rPr>
          <w:delText xml:space="preserve">harsher </w:delText>
        </w:r>
      </w:del>
      <w:r w:rsidR="00736A45">
        <w:rPr>
          <w:rFonts w:ascii="Times New Roman" w:hAnsi="Times New Roman" w:cs="Times New Roman"/>
          <w:color w:val="000000"/>
          <w:lang w:val="en-CA"/>
        </w:rPr>
        <w:t xml:space="preserve">weather </w:t>
      </w:r>
      <w:del w:id="942" w:author="Kyle Elliott, Dr" w:date="2025-07-26T10:19:00Z" w16du:dateUtc="2025-07-26T14:19:00Z">
        <w:r w:rsidR="00736A45" w:rsidDel="00F05B8B">
          <w:rPr>
            <w:rFonts w:ascii="Times New Roman" w:hAnsi="Times New Roman" w:cs="Times New Roman"/>
            <w:color w:val="000000"/>
            <w:lang w:val="en-CA"/>
          </w:rPr>
          <w:delText>conditions</w:delText>
        </w:r>
      </w:del>
      <w:ins w:id="943" w:author="Kyle Elliott, Dr" w:date="2025-07-26T10:19:00Z" w16du:dateUtc="2025-07-26T14:19:00Z">
        <w:r w:rsidR="00F05B8B">
          <w:rPr>
            <w:rFonts w:ascii="Times New Roman" w:hAnsi="Times New Roman" w:cs="Times New Roman"/>
            <w:color w:val="000000"/>
            <w:lang w:val="en-CA"/>
          </w:rPr>
          <w:t>is harsher</w:t>
        </w:r>
      </w:ins>
      <w:r w:rsidR="00736A45">
        <w:rPr>
          <w:rFonts w:ascii="Times New Roman" w:hAnsi="Times New Roman" w:cs="Times New Roman"/>
          <w:color w:val="000000"/>
          <w:lang w:val="en-CA"/>
        </w:rPr>
        <w:t xml:space="preserve">. </w:t>
      </w:r>
      <w:del w:id="944" w:author="Kyle Elliott, Dr" w:date="2025-07-26T10:24:00Z" w16du:dateUtc="2025-07-26T14:24:00Z">
        <w:r w:rsidR="00736A45" w:rsidDel="00F05B8B">
          <w:rPr>
            <w:rFonts w:ascii="Times New Roman" w:hAnsi="Times New Roman" w:cs="Times New Roman"/>
            <w:color w:val="000000"/>
            <w:lang w:val="en-CA"/>
          </w:rPr>
          <w:delText>Although, u</w:delText>
        </w:r>
      </w:del>
      <w:ins w:id="945" w:author="Kyle Elliott, Dr" w:date="2025-07-26T10:24:00Z" w16du:dateUtc="2025-07-26T14:24:00Z">
        <w:r w:rsidR="00F05B8B">
          <w:rPr>
            <w:rFonts w:ascii="Times New Roman" w:hAnsi="Times New Roman" w:cs="Times New Roman"/>
            <w:color w:val="000000"/>
            <w:lang w:val="en-CA"/>
          </w:rPr>
          <w:t>U</w:t>
        </w:r>
      </w:ins>
      <w:r w:rsidR="00736A45">
        <w:rPr>
          <w:rFonts w:ascii="Times New Roman" w:hAnsi="Times New Roman" w:cs="Times New Roman"/>
          <w:color w:val="000000"/>
          <w:lang w:val="en-CA"/>
        </w:rPr>
        <w:t xml:space="preserve">rban areas can provide a more stable wintering environments for bird species that </w:t>
      </w:r>
      <w:ins w:id="946" w:author="Kyle Elliott, Dr" w:date="2025-07-26T10:25:00Z" w16du:dateUtc="2025-07-26T14:25:00Z">
        <w:r w:rsidR="00F05B8B">
          <w:rPr>
            <w:rFonts w:ascii="Times New Roman" w:hAnsi="Times New Roman" w:cs="Times New Roman"/>
            <w:color w:val="000000"/>
            <w:lang w:val="en-CA"/>
          </w:rPr>
          <w:t xml:space="preserve">use bird feeders or that </w:t>
        </w:r>
      </w:ins>
      <w:r w:rsidR="00736A45">
        <w:rPr>
          <w:rFonts w:ascii="Times New Roman" w:hAnsi="Times New Roman" w:cs="Times New Roman"/>
          <w:color w:val="000000"/>
          <w:lang w:val="en-CA"/>
        </w:rPr>
        <w:t>are generalists</w:t>
      </w:r>
      <w:del w:id="947" w:author="Kyle Elliott, Dr" w:date="2025-07-26T10:24:00Z" w16du:dateUtc="2025-07-26T14:24:00Z">
        <w:r w:rsidR="00736A45" w:rsidDel="00F05B8B">
          <w:rPr>
            <w:rFonts w:ascii="Times New Roman" w:hAnsi="Times New Roman" w:cs="Times New Roman"/>
            <w:color w:val="000000"/>
            <w:lang w:val="en-CA"/>
          </w:rPr>
          <w:delText>/</w:delText>
        </w:r>
      </w:del>
      <w:ins w:id="948" w:author="Kyle Elliott, Dr" w:date="2025-07-26T10:24:00Z" w16du:dateUtc="2025-07-26T14:24:00Z">
        <w:r w:rsidR="00F05B8B">
          <w:rPr>
            <w:rFonts w:ascii="Times New Roman" w:hAnsi="Times New Roman" w:cs="Times New Roman"/>
            <w:color w:val="000000"/>
            <w:lang w:val="en-CA"/>
          </w:rPr>
          <w:t xml:space="preserve"> or </w:t>
        </w:r>
      </w:ins>
      <w:r w:rsidR="00EB5DA5">
        <w:rPr>
          <w:rFonts w:ascii="Times New Roman" w:hAnsi="Times New Roman" w:cs="Times New Roman"/>
          <w:color w:val="000000"/>
          <w:lang w:val="en-CA"/>
        </w:rPr>
        <w:t>omnivores</w:t>
      </w:r>
      <w:ins w:id="949" w:author="Kyle Elliott, Dr" w:date="2025-07-26T10:25:00Z" w16du:dateUtc="2025-07-26T14:25:00Z">
        <w:r w:rsidR="00F05B8B">
          <w:rPr>
            <w:rFonts w:ascii="Times New Roman" w:hAnsi="Times New Roman" w:cs="Times New Roman"/>
            <w:color w:val="000000"/>
            <w:lang w:val="en-CA"/>
          </w:rPr>
          <w:t xml:space="preserve"> (i.e.</w:t>
        </w:r>
      </w:ins>
      <w:del w:id="950" w:author="Kyle Elliott, Dr" w:date="2025-07-26T10:25:00Z" w16du:dateUtc="2025-07-26T14:25:00Z">
        <w:r w:rsidR="00736A45" w:rsidDel="00F05B8B">
          <w:rPr>
            <w:rFonts w:ascii="Times New Roman" w:hAnsi="Times New Roman" w:cs="Times New Roman"/>
            <w:color w:val="000000"/>
            <w:lang w:val="en-CA"/>
          </w:rPr>
          <w:delText xml:space="preserve"> like</w:delText>
        </w:r>
      </w:del>
      <w:r w:rsidR="00736A45">
        <w:rPr>
          <w:rFonts w:ascii="Times New Roman" w:hAnsi="Times New Roman" w:cs="Times New Roman"/>
          <w:color w:val="000000"/>
          <w:lang w:val="en-CA"/>
        </w:rPr>
        <w:t xml:space="preserve"> corvids</w:t>
      </w:r>
      <w:ins w:id="951" w:author="Kyle Elliott, Dr" w:date="2025-07-26T10:25:00Z" w16du:dateUtc="2025-07-26T14:25:00Z">
        <w:r w:rsidR="00F05B8B">
          <w:rPr>
            <w:rFonts w:ascii="Times New Roman" w:hAnsi="Times New Roman" w:cs="Times New Roman"/>
            <w:color w:val="000000"/>
            <w:lang w:val="en-CA"/>
          </w:rPr>
          <w:t>)</w:t>
        </w:r>
      </w:ins>
      <w:r w:rsidR="00EB5DA5">
        <w:rPr>
          <w:rFonts w:ascii="Times New Roman" w:hAnsi="Times New Roman" w:cs="Times New Roman"/>
          <w:color w:val="000000"/>
          <w:lang w:val="en-CA"/>
        </w:rPr>
        <w:t xml:space="preserve">, which </w:t>
      </w:r>
      <w:del w:id="952" w:author="Kyle Elliott, Dr" w:date="2025-07-26T10:24:00Z" w16du:dateUtc="2025-07-26T14:24:00Z">
        <w:r w:rsidR="00EB5DA5" w:rsidDel="00F05B8B">
          <w:rPr>
            <w:rFonts w:ascii="Times New Roman" w:hAnsi="Times New Roman" w:cs="Times New Roman"/>
            <w:color w:val="000000"/>
            <w:lang w:val="en-CA"/>
          </w:rPr>
          <w:delText xml:space="preserve">are known to be able to </w:delText>
        </w:r>
      </w:del>
      <w:r w:rsidR="00EB5DA5">
        <w:rPr>
          <w:rFonts w:ascii="Times New Roman" w:hAnsi="Times New Roman" w:cs="Times New Roman"/>
          <w:color w:val="000000"/>
          <w:lang w:val="en-CA"/>
        </w:rPr>
        <w:t>expl</w:t>
      </w:r>
      <w:r w:rsidR="002A730B">
        <w:rPr>
          <w:rFonts w:ascii="Times New Roman" w:hAnsi="Times New Roman" w:cs="Times New Roman"/>
          <w:color w:val="000000"/>
          <w:lang w:val="en-CA"/>
        </w:rPr>
        <w:t xml:space="preserve">oit anthropogenic resources through the winter </w:t>
      </w:r>
      <w:r w:rsidR="002A730B">
        <w:rPr>
          <w:rFonts w:ascii="Times New Roman" w:hAnsi="Times New Roman" w:cs="Times New Roman"/>
          <w:color w:val="000000"/>
          <w:lang w:val="en-CA"/>
        </w:rPr>
        <w:fldChar w:fldCharType="begin"/>
      </w:r>
      <w:r w:rsidR="002A730B">
        <w:rPr>
          <w:rFonts w:ascii="Times New Roman" w:hAnsi="Times New Roman" w:cs="Times New Roman"/>
          <w:color w:val="000000"/>
          <w:lang w:val="en-CA"/>
        </w:rPr>
        <w:instrText xml:space="preserve"> ADDIN ZOTERO_ITEM CSL_CITATION {"citationID":"6Wfnupzg","properties":{"formattedCitation":"(Jokim\\uc0\\u228{}ki et al., 2022)","plainCitation":"(Jokimäki et al., 2022)","noteIndex":0},"citationItems":[{"id":1053,"uris":["http://zotero.org/users/16770306/items/9CCU76TA"],"itemData":{"id":1053,"type":"article-journal","abstract":"Corvids (crows, magpies, jays) live in a close association with humans, and therefore knowledge about their population status and changes will be an essential part of monitoring the quality of urban environments. Wintering bird populations can track habitat and climate changes more rapidly than breeding populations. We conducted a long-term (1991–2020) winter census of corvid species in 31 human settlements along a 920 km latitudinal gradient in Finland. We observed a total of five corvid species: the Eurasian Magpie (occurring in 114 surveys out of 122; total abundance 990 ind.), the Hooded Crow (in 96 surveys; 666 ind.), the Eurasian Jackdaw (in 51 surveys; 808 ind.), the Eurasian Jay (in 5 surveys; 6 ind.) and the Rook (in 1 survey; 1 ind.). Only the numbers of the Eurasian Jackdaw differed between the study winters, being greater at the end of the study period (2019/2020) than during the earlier winters (1991/1992 and 1999/2000). The average growth rate (λ) of the Eurasian Jackdaw increased during the study period, whereas no changes were observed in the cases of the Hooded Crow or the Eurasian Magpie. The growth rate of the Eurasian Jackdaw was greater than that observed in the Finnish bird-monitoring work, probably because our data came only from the core area of each human settlement. Even though the number of buildings and their cover increased in the study plots, and the winter temperature differed between winters, the average growth rate (λ) of corvid species did not significantly correlate with these variables. These results suggest that urban settlements are stable wintering environments for the generalist corvids. The between-species interactions were all positive, but non-significant. Despite the total number of winter-feeding sites being greater during the winter of 1991/1992 than during the winter of 2019/2020, the changes in the numbers of feeding stations did not correlate with the growth rates of any corvid species. We assume that the Eurasian Jackdaw has benefitted from the decreased persecution, and probably also from large-scale climate warming that our study design was unable to take in to account. Our results indicated that wintering corvid populations succeed well in the human settlements in Finland. We recommend conducting long-term corvid research, also during breeding season, to understand more detailed causes of the population changes of corvids along an urban gradient. Without year-round long-term monitoring data, the conservation and management recommendations related to the corvid species in urban habitats may be misleading.","container-title":"Animals","DOI":"10.3390/ani12141820","ISSN":"2076-2615","issue":"14","language":"en","license":"http://creativecommons.org/licenses/by/3.0/","note":"number: 14\npublisher: Multidisciplinary Digital Publishing Institute","page":"1820","source":"www.mdpi.com","title":"Long-Term Winter Population Trends of Corvids in Relation to Urbanization and Climate at Northern Latitudes","volume":"12","author":[{"family":"Jokimäki","given":"Jukka"},{"family":"Kaisanlahti-Jokimäki","given":"Marja-Liisa"},{"family":"Suhonen","given":"Jukka"}],"issued":{"date-parts":[["2022",1]]}}}],"schema":"https://github.com/citation-style-language/schema/raw/master/csl-citation.json"} </w:instrText>
      </w:r>
      <w:r w:rsidR="002A730B">
        <w:rPr>
          <w:rFonts w:ascii="Times New Roman" w:hAnsi="Times New Roman" w:cs="Times New Roman"/>
          <w:color w:val="000000"/>
          <w:lang w:val="en-CA"/>
        </w:rPr>
        <w:fldChar w:fldCharType="separate"/>
      </w:r>
      <w:r w:rsidR="002A730B" w:rsidRPr="002A730B">
        <w:rPr>
          <w:rFonts w:ascii="Times New Roman" w:hAnsi="Times New Roman" w:cs="Times New Roman"/>
          <w:color w:val="000000"/>
          <w:kern w:val="0"/>
          <w:lang w:val="en-US"/>
        </w:rPr>
        <w:t>(</w:t>
      </w:r>
      <w:proofErr w:type="spellStart"/>
      <w:r w:rsidR="002A730B" w:rsidRPr="002A730B">
        <w:rPr>
          <w:rFonts w:ascii="Times New Roman" w:hAnsi="Times New Roman" w:cs="Times New Roman"/>
          <w:color w:val="000000"/>
          <w:kern w:val="0"/>
          <w:lang w:val="en-US"/>
        </w:rPr>
        <w:t>Jokimäki</w:t>
      </w:r>
      <w:proofErr w:type="spellEnd"/>
      <w:r w:rsidR="002A730B" w:rsidRPr="002A730B">
        <w:rPr>
          <w:rFonts w:ascii="Times New Roman" w:hAnsi="Times New Roman" w:cs="Times New Roman"/>
          <w:color w:val="000000"/>
          <w:kern w:val="0"/>
          <w:lang w:val="en-US"/>
        </w:rPr>
        <w:t xml:space="preserve"> et al., 2022)</w:t>
      </w:r>
      <w:r w:rsidR="002A730B">
        <w:rPr>
          <w:rFonts w:ascii="Times New Roman" w:hAnsi="Times New Roman" w:cs="Times New Roman"/>
          <w:color w:val="000000"/>
          <w:lang w:val="en-CA"/>
        </w:rPr>
        <w:fldChar w:fldCharType="end"/>
      </w:r>
      <w:r w:rsidR="002A730B">
        <w:rPr>
          <w:rFonts w:ascii="Times New Roman" w:hAnsi="Times New Roman" w:cs="Times New Roman"/>
          <w:color w:val="000000"/>
          <w:lang w:val="en-CA"/>
        </w:rPr>
        <w:t>.</w:t>
      </w:r>
      <w:r w:rsidR="00A22850">
        <w:rPr>
          <w:rFonts w:ascii="Times New Roman" w:hAnsi="Times New Roman" w:cs="Times New Roman"/>
          <w:color w:val="000000"/>
          <w:lang w:val="en-CA"/>
        </w:rPr>
        <w:t xml:space="preserve"> </w:t>
      </w:r>
      <w:r w:rsidR="00A22850">
        <w:rPr>
          <w:rFonts w:ascii="Times New Roman" w:hAnsi="Times New Roman" w:cs="Times New Roman"/>
          <w:color w:val="000000"/>
          <w:lang w:val="en-CA"/>
        </w:rPr>
        <w:lastRenderedPageBreak/>
        <w:t>In other cases, cities can serve as refuge during periods of extreme weather</w:t>
      </w:r>
      <w:ins w:id="953" w:author="Kyle Elliott, Dr" w:date="2025-07-26T10:25:00Z" w16du:dateUtc="2025-07-26T14:25:00Z">
        <w:r w:rsidR="00C07270">
          <w:rPr>
            <w:rFonts w:ascii="Times New Roman" w:hAnsi="Times New Roman" w:cs="Times New Roman"/>
            <w:color w:val="000000"/>
            <w:lang w:val="en-CA"/>
          </w:rPr>
          <w:t>, as</w:t>
        </w:r>
      </w:ins>
      <w:del w:id="954" w:author="Kyle Elliott, Dr" w:date="2025-07-26T10:25:00Z" w16du:dateUtc="2025-07-26T14:25:00Z">
        <w:r w:rsidR="00D950E3" w:rsidDel="00C07270">
          <w:rPr>
            <w:rFonts w:ascii="Times New Roman" w:hAnsi="Times New Roman" w:cs="Times New Roman"/>
            <w:color w:val="000000"/>
            <w:lang w:val="en-CA"/>
          </w:rPr>
          <w:delText xml:space="preserve">. </w:delText>
        </w:r>
        <w:r w:rsidR="004E34DB" w:rsidDel="00C07270">
          <w:rPr>
            <w:rFonts w:ascii="Times New Roman" w:hAnsi="Times New Roman" w:cs="Times New Roman"/>
            <w:color w:val="000000"/>
            <w:lang w:val="en-CA"/>
          </w:rPr>
          <w:delText>Research</w:delText>
        </w:r>
        <w:r w:rsidR="00D950E3" w:rsidDel="00C07270">
          <w:rPr>
            <w:rFonts w:ascii="Times New Roman" w:hAnsi="Times New Roman" w:cs="Times New Roman"/>
            <w:color w:val="000000"/>
            <w:lang w:val="en-CA"/>
          </w:rPr>
          <w:delText xml:space="preserve"> </w:delText>
        </w:r>
        <w:r w:rsidR="004E34DB" w:rsidDel="00C07270">
          <w:rPr>
            <w:rFonts w:ascii="Times New Roman" w:hAnsi="Times New Roman" w:cs="Times New Roman"/>
            <w:color w:val="000000"/>
            <w:lang w:val="en-CA"/>
          </w:rPr>
          <w:delText xml:space="preserve">using data from across the eastern United States </w:delText>
        </w:r>
        <w:r w:rsidR="009135B5" w:rsidDel="00C07270">
          <w:rPr>
            <w:rFonts w:ascii="Times New Roman" w:hAnsi="Times New Roman" w:cs="Times New Roman"/>
            <w:color w:val="000000"/>
            <w:lang w:val="en-CA"/>
          </w:rPr>
          <w:delText xml:space="preserve">has found that </w:delText>
        </w:r>
        <w:r w:rsidR="00E04EC9" w:rsidDel="00C07270">
          <w:rPr>
            <w:rFonts w:ascii="Times New Roman" w:hAnsi="Times New Roman" w:cs="Times New Roman"/>
            <w:color w:val="000000"/>
            <w:lang w:val="en-CA"/>
          </w:rPr>
          <w:delText>during the winter,</w:delText>
        </w:r>
      </w:del>
      <w:r w:rsidR="00E04EC9">
        <w:rPr>
          <w:rFonts w:ascii="Times New Roman" w:hAnsi="Times New Roman" w:cs="Times New Roman"/>
          <w:color w:val="000000"/>
          <w:lang w:val="en-CA"/>
        </w:rPr>
        <w:t xml:space="preserve"> local colonization</w:t>
      </w:r>
      <w:ins w:id="955" w:author="Kyle Elliott, Dr" w:date="2025-07-26T10:25:00Z" w16du:dateUtc="2025-07-26T14:25:00Z">
        <w:r w:rsidR="00C07270">
          <w:rPr>
            <w:rFonts w:ascii="Times New Roman" w:hAnsi="Times New Roman" w:cs="Times New Roman"/>
            <w:color w:val="000000"/>
            <w:lang w:val="en-CA"/>
          </w:rPr>
          <w:t xml:space="preserve"> of cities by birds</w:t>
        </w:r>
      </w:ins>
      <w:r w:rsidR="00E04EC9">
        <w:rPr>
          <w:rFonts w:ascii="Times New Roman" w:hAnsi="Times New Roman" w:cs="Times New Roman"/>
          <w:color w:val="000000"/>
          <w:lang w:val="en-CA"/>
        </w:rPr>
        <w:t xml:space="preserve"> increased during the colder conditions</w:t>
      </w:r>
      <w:ins w:id="956" w:author="Kyle Elliott, Dr" w:date="2025-07-26T10:25:00Z" w16du:dateUtc="2025-07-26T14:25:00Z">
        <w:r w:rsidR="00C07270">
          <w:rPr>
            <w:rFonts w:ascii="Times New Roman" w:hAnsi="Times New Roman" w:cs="Times New Roman"/>
            <w:color w:val="000000"/>
            <w:lang w:val="en-CA"/>
          </w:rPr>
          <w:t xml:space="preserve"> due to cities acting as heat islands</w:t>
        </w:r>
      </w:ins>
      <w:r w:rsidR="00E04EC9">
        <w:rPr>
          <w:rFonts w:ascii="Times New Roman" w:hAnsi="Times New Roman" w:cs="Times New Roman"/>
          <w:color w:val="000000"/>
          <w:lang w:val="en-CA"/>
        </w:rPr>
        <w:t xml:space="preserve"> </w:t>
      </w:r>
      <w:r w:rsidR="00E04EC9">
        <w:rPr>
          <w:rFonts w:ascii="Times New Roman" w:hAnsi="Times New Roman" w:cs="Times New Roman"/>
          <w:color w:val="000000"/>
          <w:lang w:val="en-CA"/>
        </w:rPr>
        <w:fldChar w:fldCharType="begin"/>
      </w:r>
      <w:r w:rsidR="00E04EC9">
        <w:rPr>
          <w:rFonts w:ascii="Times New Roman" w:hAnsi="Times New Roman" w:cs="Times New Roman"/>
          <w:color w:val="000000"/>
          <w:lang w:val="en-CA"/>
        </w:rPr>
        <w:instrText xml:space="preserve"> ADDIN ZOTERO_ITEM CSL_CITATION {"citationID":"K7Ab1IN3","properties":{"formattedCitation":"(Latimer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E04EC9">
        <w:rPr>
          <w:rFonts w:ascii="Times New Roman" w:hAnsi="Times New Roman" w:cs="Times New Roman"/>
          <w:color w:val="000000"/>
          <w:lang w:val="en-CA"/>
        </w:rPr>
        <w:fldChar w:fldCharType="separate"/>
      </w:r>
      <w:r w:rsidR="00E04EC9">
        <w:rPr>
          <w:rFonts w:ascii="Times New Roman" w:hAnsi="Times New Roman" w:cs="Times New Roman"/>
          <w:noProof/>
          <w:color w:val="000000"/>
          <w:lang w:val="en-CA"/>
        </w:rPr>
        <w:t>(Latimer &amp; Zuckerberg, 2021)</w:t>
      </w:r>
      <w:r w:rsidR="00E04EC9">
        <w:rPr>
          <w:rFonts w:ascii="Times New Roman" w:hAnsi="Times New Roman" w:cs="Times New Roman"/>
          <w:color w:val="000000"/>
          <w:lang w:val="en-CA"/>
        </w:rPr>
        <w:fldChar w:fldCharType="end"/>
      </w:r>
      <w:r w:rsidR="00E04EC9">
        <w:rPr>
          <w:rFonts w:ascii="Times New Roman" w:hAnsi="Times New Roman" w:cs="Times New Roman"/>
          <w:color w:val="000000"/>
          <w:lang w:val="en-CA"/>
        </w:rPr>
        <w:t xml:space="preserve">. </w:t>
      </w:r>
      <w:del w:id="957" w:author="Kyle Elliott, Dr" w:date="2025-07-26T10:26:00Z" w16du:dateUtc="2025-07-26T14:26:00Z">
        <w:r w:rsidR="00E04EC9" w:rsidDel="00C07270">
          <w:rPr>
            <w:rFonts w:ascii="Times New Roman" w:hAnsi="Times New Roman" w:cs="Times New Roman"/>
            <w:color w:val="000000"/>
            <w:lang w:val="en-CA"/>
          </w:rPr>
          <w:delText>But despite this, the authors noted that</w:delText>
        </w:r>
      </w:del>
      <w:ins w:id="958" w:author="Kyle Elliott, Dr" w:date="2025-07-26T10:26:00Z" w16du:dateUtc="2025-07-26T14:26:00Z">
        <w:r w:rsidR="00C07270">
          <w:rPr>
            <w:rFonts w:ascii="Times New Roman" w:hAnsi="Times New Roman" w:cs="Times New Roman"/>
            <w:color w:val="000000"/>
            <w:lang w:val="en-CA"/>
          </w:rPr>
          <w:t>Nonetheless,</w:t>
        </w:r>
      </w:ins>
      <w:r w:rsidR="00E04EC9">
        <w:rPr>
          <w:rFonts w:ascii="Times New Roman" w:hAnsi="Times New Roman" w:cs="Times New Roman"/>
          <w:color w:val="000000"/>
          <w:lang w:val="en-CA"/>
        </w:rPr>
        <w:t xml:space="preserve"> </w:t>
      </w:r>
      <w:del w:id="959" w:author="Kyle Elliott, Dr" w:date="2025-07-26T10:26:00Z" w16du:dateUtc="2025-07-26T14:26:00Z">
        <w:r w:rsidR="00E04EC9" w:rsidDel="00C07270">
          <w:rPr>
            <w:rFonts w:ascii="Times New Roman" w:hAnsi="Times New Roman" w:cs="Times New Roman"/>
            <w:color w:val="000000"/>
            <w:lang w:val="en-CA"/>
          </w:rPr>
          <w:delText xml:space="preserve">the </w:delText>
        </w:r>
      </w:del>
      <w:r w:rsidR="00E04EC9">
        <w:rPr>
          <w:rFonts w:ascii="Times New Roman" w:hAnsi="Times New Roman" w:cs="Times New Roman"/>
          <w:color w:val="000000"/>
          <w:lang w:val="en-CA"/>
        </w:rPr>
        <w:t xml:space="preserve">occupancy dynamics during winter are highly species-specific, with thermal tolerance playing an important role in determining which species would be able to persist in urban environments during this season </w:t>
      </w:r>
      <w:r w:rsidR="00E04EC9">
        <w:rPr>
          <w:rFonts w:ascii="Times New Roman" w:hAnsi="Times New Roman" w:cs="Times New Roman"/>
          <w:color w:val="000000"/>
          <w:lang w:val="en-CA"/>
        </w:rPr>
        <w:fldChar w:fldCharType="begin"/>
      </w:r>
      <w:r w:rsidR="00E04EC9">
        <w:rPr>
          <w:rFonts w:ascii="Times New Roman" w:hAnsi="Times New Roman" w:cs="Times New Roman"/>
          <w:color w:val="000000"/>
          <w:lang w:val="en-CA"/>
        </w:rPr>
        <w:instrText xml:space="preserve"> ADDIN ZOTERO_ITEM CSL_CITATION {"citationID":"BLJYrBkx","properties":{"formattedCitation":"(Latimer &amp; Zuckerberg, 2021)","plainCitation":"(Latimer &amp; Zuckerberg, 2021)","noteIndex":0},"citationItems":[{"id":807,"uris":["http://zotero.org/users/16770306/items/WECETDE4","http://zotero.org/users/16770306/items/4A4W92S3"],"itemData":{"id":807,"type":"article-journal","abstract":"Climate change and habitat loss pose the greatest contemporary threats to biodiversity, but their impacts on populations largely vary across species. These differential responses could be caused by complex interactions between landscape and climate change and species-specific sensitivities. Understanding the factors that determine which species are most vulnerable to the synergistic effects of climate change and habitat loss is a high conservation priority. Here, we ask (a) whether and to what extent land cover moderates the impacts of winter weather on population dynamics of wintering birds, and (b) what role species’ physiology might play in modifying their responses to changing weather conditions. To address these questions, we used thousands of observations collected by citizen scientists participating in Project FeederWatch to build dynamic occupancy models for 14 species of wintering birds. Populations of wintering birds were more dynamic, having higher rates of local extinction and colonization, in more forested landscapes during extreme cold—presumably enabling them to better track resources. However, urban areas appeared to provide refuge for some species, as demonstrated by increased local colonization during the harshest winter weather. Lastly, we found that species-specific differences in thermal tolerances strongly influenced occupancy dynamics such that species that are less cold-tolerant were more likely to go locally extinct at colder sites and during colder periods throughout winter. Together, our results suggest that species that are less cold-tolerant and populations occupying less forested landscapes are most vulnerable to extreme winter weather.","container-title":"Journal of Animal Ecology","DOI":"10.1111/1365-2656.13332","ISSN":"1365-2656","issue":"2","language":"en","note":"_eprint: https://onlinelibrary.wiley.com/doi/pdf/10.1111/1365-2656.13332","page":"317-329","source":"Wiley Online Library","title":"Habitat loss and thermal tolerances influence the sensitivity of resident bird populations to winter weather at regional scales","volume":"90","author":[{"family":"Latimer","given":"Christopher E."},{"family":"Zuckerberg","given":"Benjamin"}],"issued":{"date-parts":[["2021"]]}}}],"schema":"https://github.com/citation-style-language/schema/raw/master/csl-citation.json"} </w:instrText>
      </w:r>
      <w:r w:rsidR="00E04EC9">
        <w:rPr>
          <w:rFonts w:ascii="Times New Roman" w:hAnsi="Times New Roman" w:cs="Times New Roman"/>
          <w:color w:val="000000"/>
          <w:lang w:val="en-CA"/>
        </w:rPr>
        <w:fldChar w:fldCharType="separate"/>
      </w:r>
      <w:r w:rsidR="00E04EC9">
        <w:rPr>
          <w:rFonts w:ascii="Times New Roman" w:hAnsi="Times New Roman" w:cs="Times New Roman"/>
          <w:noProof/>
          <w:color w:val="000000"/>
          <w:lang w:val="en-CA"/>
        </w:rPr>
        <w:t>(Latimer &amp; Zuckerberg, 2021)</w:t>
      </w:r>
      <w:r w:rsidR="00E04EC9">
        <w:rPr>
          <w:rFonts w:ascii="Times New Roman" w:hAnsi="Times New Roman" w:cs="Times New Roman"/>
          <w:color w:val="000000"/>
          <w:lang w:val="en-CA"/>
        </w:rPr>
        <w:fldChar w:fldCharType="end"/>
      </w:r>
      <w:r w:rsidR="00E04EC9">
        <w:rPr>
          <w:rFonts w:ascii="Times New Roman" w:hAnsi="Times New Roman" w:cs="Times New Roman"/>
          <w:color w:val="000000"/>
          <w:lang w:val="en-CA"/>
        </w:rPr>
        <w:t>.</w:t>
      </w:r>
      <w:r w:rsidR="0081375F">
        <w:rPr>
          <w:rFonts w:ascii="Times New Roman" w:hAnsi="Times New Roman" w:cs="Times New Roman"/>
          <w:color w:val="000000"/>
          <w:lang w:val="en-CA"/>
        </w:rPr>
        <w:t xml:space="preserve"> Moreover, </w:t>
      </w:r>
      <w:r w:rsidR="00D83941">
        <w:rPr>
          <w:rFonts w:ascii="Times New Roman" w:hAnsi="Times New Roman" w:cs="Times New Roman"/>
          <w:color w:val="000000"/>
          <w:lang w:val="en-CA"/>
        </w:rPr>
        <w:t>energy demands for small resident passerines increase with latitude</w:t>
      </w:r>
      <w:ins w:id="960" w:author="Kyle Elliott, Dr" w:date="2025-07-26T10:26:00Z" w16du:dateUtc="2025-07-26T14:26:00Z">
        <w:r w:rsidR="00C07270">
          <w:rPr>
            <w:rFonts w:ascii="Times New Roman" w:hAnsi="Times New Roman" w:cs="Times New Roman"/>
            <w:color w:val="000000"/>
            <w:lang w:val="en-CA"/>
          </w:rPr>
          <w:t xml:space="preserve"> in winter</w:t>
        </w:r>
      </w:ins>
      <w:r w:rsidR="00D83941">
        <w:rPr>
          <w:rFonts w:ascii="Times New Roman" w:hAnsi="Times New Roman" w:cs="Times New Roman"/>
          <w:color w:val="000000"/>
          <w:lang w:val="en-CA"/>
        </w:rPr>
        <w:t xml:space="preserve">, meaning that the birds spending their winter in regions such as southern Quebec or the northern United States, must consume significantly more energy to maintain their </w:t>
      </w:r>
      <w:r w:rsidR="009E7E88">
        <w:rPr>
          <w:rFonts w:ascii="Times New Roman" w:hAnsi="Times New Roman" w:cs="Times New Roman"/>
          <w:color w:val="000000"/>
          <w:lang w:val="en-CA"/>
        </w:rPr>
        <w:t>body temperatures</w:t>
      </w:r>
      <w:ins w:id="961" w:author="Kyle Elliott, Dr" w:date="2025-07-26T10:26:00Z" w16du:dateUtc="2025-07-26T14:26:00Z">
        <w:r w:rsidR="00C07270">
          <w:rPr>
            <w:rFonts w:ascii="Times New Roman" w:hAnsi="Times New Roman" w:cs="Times New Roman"/>
            <w:color w:val="000000"/>
            <w:lang w:val="en-CA"/>
          </w:rPr>
          <w:t xml:space="preserve"> than those wintering farther south</w:t>
        </w:r>
      </w:ins>
      <w:r w:rsidR="009E7E88">
        <w:rPr>
          <w:rFonts w:ascii="Times New Roman" w:hAnsi="Times New Roman" w:cs="Times New Roman"/>
          <w:color w:val="000000"/>
          <w:lang w:val="en-CA"/>
        </w:rPr>
        <w:t xml:space="preserve">—which is especially challenging given the scarcity of resources during the cold months </w:t>
      </w:r>
      <w:r w:rsidR="009E7E88">
        <w:rPr>
          <w:rFonts w:ascii="Times New Roman" w:hAnsi="Times New Roman" w:cs="Times New Roman"/>
          <w:color w:val="000000"/>
          <w:lang w:val="en-CA"/>
        </w:rPr>
        <w:fldChar w:fldCharType="begin"/>
      </w:r>
      <w:r w:rsidR="00D27F30">
        <w:rPr>
          <w:rFonts w:ascii="Times New Roman" w:hAnsi="Times New Roman" w:cs="Times New Roman"/>
          <w:color w:val="000000"/>
          <w:lang w:val="en-CA"/>
        </w:rPr>
        <w:instrText xml:space="preserve"> ADDIN ZOTERO_ITEM CSL_CITATION {"citationID":"06efM2IT","properties":{"formattedCitation":"(Fristoe, 2015)","plainCitation":"(Fristoe, 2015)","noteIndex":0},"citationItems":[{"id":1061,"uris":["http://zotero.org/users/16770306/items/57NGSWLZ"],"itemData":{"id":1061,"type":"article-journal","abstract":"Aim Of the order of 5 billion birds comprising more than 700,000 tonnes of biomass migrate across North America every year to exploit seasonal resource pulses at high latitudes during breeding. Despite this impressive scale, little is known about the metabolic role of these migrants in their breeding grounds across temperate ecosystems. I estimate the energy use of short- and long-distance migrant passerines as well as residents in over 2000 breeding bird communities covering the geographic scope of North America. My aim was to characterize the geographic patterns of energy use by each migratory group and test the hypothesis that seasonal patterns of resource availability structure temperate breeding bird communities. Location North America from 25 to 69° N. Methods I estimated the energy use of migrant and resident passerines using abundance data from the North American Breeding Bird Survey and scaling relationships for field metabolic rate as a function of body size. Linear regression was used to test the relationship between energy use by each migratory group and latitude as well as indirect measures of environmental productivity during different seasons. Results Energy use by all groups showed a strong relationship with latitude except for long-distance migrants, which were surprisingly invariant across geography. Energy use by migrants was highest in environments with low winter productivity and high seasonality, while resident energy use was highest where annual productivity was the highest. Main conclusions Migrant passerines contribute significantly to temperate breeding bird communities, especially in high latitudes. They account for 78% of consumption in habitats north of 50° N compared with 1.7% in the subtropics south of 35° N. Short-distance migrants are especially important to community energy use in the habitats where migrants consume the most. Future shifts in breeding bird community composition are likely to occur as climate change alters seasonal cycles of resource availability.","container-title":"Global Ecology and Biogeography","DOI":"10.1111/geb.12262","ISSN":"1466-8238","issue":"4","language":"en","license":"© 2014 John Wiley &amp; Sons Ltd","note":"_eprint: https://onlinelibrary.wiley.com/doi/pdf/10.1111/geb.12262","page":"406-415","source":"Wiley Online Library","title":"Energy use by migrants and residents in North American breeding bird communities","volume":"24","author":[{"family":"Fristoe","given":"Trevor S."}],"issued":{"date-parts":[["2015"]]}}}],"schema":"https://github.com/citation-style-language/schema/raw/master/csl-citation.json"} </w:instrText>
      </w:r>
      <w:r w:rsidR="009E7E88">
        <w:rPr>
          <w:rFonts w:ascii="Times New Roman" w:hAnsi="Times New Roman" w:cs="Times New Roman"/>
          <w:color w:val="000000"/>
          <w:lang w:val="en-CA"/>
        </w:rPr>
        <w:fldChar w:fldCharType="separate"/>
      </w:r>
      <w:r w:rsidR="00D27F30">
        <w:rPr>
          <w:rFonts w:ascii="Times New Roman" w:hAnsi="Times New Roman" w:cs="Times New Roman"/>
          <w:noProof/>
          <w:color w:val="000000"/>
          <w:lang w:val="en-CA"/>
        </w:rPr>
        <w:t>(Fristoe, 2015)</w:t>
      </w:r>
      <w:r w:rsidR="009E7E88">
        <w:rPr>
          <w:rFonts w:ascii="Times New Roman" w:hAnsi="Times New Roman" w:cs="Times New Roman"/>
          <w:color w:val="000000"/>
          <w:lang w:val="en-CA"/>
        </w:rPr>
        <w:fldChar w:fldCharType="end"/>
      </w:r>
      <w:r w:rsidR="009E7E88">
        <w:rPr>
          <w:rFonts w:ascii="Times New Roman" w:hAnsi="Times New Roman" w:cs="Times New Roman"/>
          <w:color w:val="000000"/>
          <w:lang w:val="en-CA"/>
        </w:rPr>
        <w:t>.</w:t>
      </w:r>
      <w:r w:rsidR="005A6925">
        <w:rPr>
          <w:rFonts w:ascii="Times New Roman" w:hAnsi="Times New Roman" w:cs="Times New Roman"/>
          <w:color w:val="000000"/>
          <w:lang w:val="en-CA"/>
        </w:rPr>
        <w:t xml:space="preserve"> Despite these </w:t>
      </w:r>
      <w:r w:rsidR="006349F2">
        <w:rPr>
          <w:rFonts w:ascii="Times New Roman" w:hAnsi="Times New Roman" w:cs="Times New Roman"/>
          <w:color w:val="000000"/>
          <w:lang w:val="en-CA"/>
        </w:rPr>
        <w:t>physiological and environmental challenges,</w:t>
      </w:r>
      <w:r w:rsidR="005536EA">
        <w:rPr>
          <w:rFonts w:ascii="Times New Roman" w:hAnsi="Times New Roman" w:cs="Times New Roman"/>
          <w:color w:val="000000"/>
          <w:lang w:val="en-CA"/>
        </w:rPr>
        <w:t xml:space="preserve"> along with the potential added </w:t>
      </w:r>
      <w:r w:rsidR="00EA21D9">
        <w:rPr>
          <w:rFonts w:ascii="Times New Roman" w:hAnsi="Times New Roman" w:cs="Times New Roman"/>
          <w:color w:val="000000"/>
          <w:lang w:val="en-CA"/>
        </w:rPr>
        <w:t>effects</w:t>
      </w:r>
      <w:r w:rsidR="005536EA">
        <w:rPr>
          <w:rFonts w:ascii="Times New Roman" w:hAnsi="Times New Roman" w:cs="Times New Roman"/>
          <w:color w:val="000000"/>
          <w:lang w:val="en-CA"/>
        </w:rPr>
        <w:t xml:space="preserve"> of urbanization</w:t>
      </w:r>
      <w:r w:rsidR="000E779C">
        <w:rPr>
          <w:rFonts w:ascii="Times New Roman" w:hAnsi="Times New Roman" w:cs="Times New Roman"/>
          <w:color w:val="000000"/>
          <w:lang w:val="en-CA"/>
        </w:rPr>
        <w:t>, winter remains an underrepresented season in experimental, ecological research</w:t>
      </w:r>
      <w:del w:id="962" w:author="Kyle Elliott, Dr" w:date="2025-07-26T10:27:00Z" w16du:dateUtc="2025-07-26T14:27:00Z">
        <w:r w:rsidR="000E779C" w:rsidDel="00C07270">
          <w:rPr>
            <w:rFonts w:ascii="Times New Roman" w:hAnsi="Times New Roman" w:cs="Times New Roman"/>
            <w:color w:val="000000"/>
            <w:lang w:val="en-CA"/>
          </w:rPr>
          <w:delText xml:space="preserve">, with a strong bias favoring studies conducted during the </w:delText>
        </w:r>
        <w:r w:rsidR="00EA21D9" w:rsidDel="00C07270">
          <w:rPr>
            <w:rFonts w:ascii="Times New Roman" w:hAnsi="Times New Roman" w:cs="Times New Roman"/>
            <w:color w:val="000000"/>
            <w:lang w:val="en-CA"/>
          </w:rPr>
          <w:delText>summer period</w:delText>
        </w:r>
      </w:del>
      <w:r w:rsidR="00EA21D9">
        <w:rPr>
          <w:rFonts w:ascii="Times New Roman" w:hAnsi="Times New Roman" w:cs="Times New Roman"/>
          <w:color w:val="000000"/>
          <w:lang w:val="en-CA"/>
        </w:rPr>
        <w:t xml:space="preserve"> </w:t>
      </w:r>
      <w:r w:rsidR="00EA21D9">
        <w:rPr>
          <w:rFonts w:ascii="Times New Roman" w:hAnsi="Times New Roman" w:cs="Times New Roman"/>
          <w:color w:val="000000"/>
          <w:lang w:val="en-CA"/>
        </w:rPr>
        <w:fldChar w:fldCharType="begin"/>
      </w:r>
      <w:r w:rsidR="00EA21D9">
        <w:rPr>
          <w:rFonts w:ascii="Times New Roman" w:hAnsi="Times New Roman" w:cs="Times New Roman"/>
          <w:color w:val="000000"/>
          <w:lang w:val="en-CA"/>
        </w:rPr>
        <w:instrText xml:space="preserve"> ADDIN ZOTERO_ITEM CSL_CITATION {"citationID":"e1xKbRuT","properties":{"formattedCitation":"(Dinh et al., 2023)","plainCitation":"(Dinh et al., 2023)","noteIndex":0},"citationItems":[{"id":1058,"uris":["http://zotero.org/users/16770306/items/MUB57HHG"],"itemData":{"id":1058,"type":"article-journal","abstract":"Winter is a key driver of ecological processes in freshwater, marine and terrestrial ecosystems, particularly in higher latitudes. Species have evolved various adaptive strategies to cope with food limitations and the cold and dark wintertime. However, human-induced climate change and other anthropogenic stressors are impacting organisms in winter in unpredictable ways. In this paper, we show that global change experiments investigating multiple stressors have predominantly been conducted during summer months. However, effects of anthropogenic stressors sometimes differ between winter and other seasons, necessitating comprehensive investigations. Here, we outline a framework for understanding the different effects of anthropogenic stressors in winter compared to other seasons and discuss the primary mechanisms that will alter ecological responses of organisms (microbes, animals and plants). For instance, while the magnitude of some anthropogenic stressors can be greater in winter than in other seasons (e.g. some pollutants), others may alleviate natural winter stress (e.g. warmer temperatures). These changes can have immediate, delayed or carry-over effects on organisms during winter or later seasons. Interactions between stressors may also vary with season. We call for a renewed research direction focusing on multiple stressor effects on winter ecology and evolution to fully understand, and predict, how ecosystems will fare under changing winters. We also argue the importance of incorporating the interactions of anthropogenic stressors with winter into ecological risk assessments, management and conservation efforts.","container-title":"Global Change Biology","DOI":"10.1111/gcb.16956","ISSN":"1365-2486","issue":"24","language":"en","license":"© 2023 John Wiley &amp; Sons Ltd.","note":"_eprint: https://onlinelibrary.wiley.com/doi/pdf/10.1111/gcb.16956","page":"6834-6845","source":"Wiley Online Library","title":"Winter is coming: Interactions of multiple stressors in winter and implications for the natural world","title-short":"Winter is coming","volume":"29","author":[{"family":"Dinh","given":"Khuong V."},{"family":"Albini","given":"Dania"},{"family":"Orr","given":"James A."},{"family":"Macaulay","given":"Samuel J."},{"family":"Rillig","given":"Matthias C."},{"family":"Borgå","given":"Katrine"},{"family":"Jackson","given":"Michelle C."}],"issued":{"date-parts":[["2023"]]}}}],"schema":"https://github.com/citation-style-language/schema/raw/master/csl-citation.json"} </w:instrText>
      </w:r>
      <w:r w:rsidR="00EA21D9">
        <w:rPr>
          <w:rFonts w:ascii="Times New Roman" w:hAnsi="Times New Roman" w:cs="Times New Roman"/>
          <w:color w:val="000000"/>
          <w:lang w:val="en-CA"/>
        </w:rPr>
        <w:fldChar w:fldCharType="separate"/>
      </w:r>
      <w:r w:rsidR="00EA21D9">
        <w:rPr>
          <w:rFonts w:ascii="Times New Roman" w:hAnsi="Times New Roman" w:cs="Times New Roman"/>
          <w:noProof/>
          <w:color w:val="000000"/>
          <w:lang w:val="en-CA"/>
        </w:rPr>
        <w:t>(Dinh et al., 2023)</w:t>
      </w:r>
      <w:r w:rsidR="00EA21D9">
        <w:rPr>
          <w:rFonts w:ascii="Times New Roman" w:hAnsi="Times New Roman" w:cs="Times New Roman"/>
          <w:color w:val="000000"/>
          <w:lang w:val="en-CA"/>
        </w:rPr>
        <w:fldChar w:fldCharType="end"/>
      </w:r>
      <w:r w:rsidR="00EA21D9">
        <w:rPr>
          <w:rFonts w:ascii="Times New Roman" w:hAnsi="Times New Roman" w:cs="Times New Roman"/>
          <w:color w:val="000000"/>
          <w:lang w:val="en-CA"/>
        </w:rPr>
        <w:t xml:space="preserve">. This </w:t>
      </w:r>
      <w:r w:rsidR="005E721F">
        <w:rPr>
          <w:rFonts w:ascii="Times New Roman" w:hAnsi="Times New Roman" w:cs="Times New Roman"/>
          <w:color w:val="000000"/>
          <w:lang w:val="en-CA"/>
        </w:rPr>
        <w:t xml:space="preserve">gap in knowledge highlights the importance of investigating how birds are </w:t>
      </w:r>
      <w:r w:rsidR="004D7678">
        <w:rPr>
          <w:rFonts w:ascii="Times New Roman" w:hAnsi="Times New Roman" w:cs="Times New Roman"/>
          <w:color w:val="000000"/>
          <w:lang w:val="en-CA"/>
        </w:rPr>
        <w:t xml:space="preserve">occupying </w:t>
      </w:r>
      <w:r w:rsidR="00A50CB9">
        <w:rPr>
          <w:rFonts w:ascii="Times New Roman" w:hAnsi="Times New Roman" w:cs="Times New Roman"/>
          <w:color w:val="000000"/>
          <w:lang w:val="en-CA"/>
        </w:rPr>
        <w:t xml:space="preserve">urban habitats in winter, particularly in temperate regions where winter survival is a major </w:t>
      </w:r>
      <w:r w:rsidR="00E758F9">
        <w:rPr>
          <w:rFonts w:ascii="Times New Roman" w:hAnsi="Times New Roman" w:cs="Times New Roman"/>
          <w:color w:val="000000"/>
          <w:lang w:val="en-CA"/>
        </w:rPr>
        <w:t xml:space="preserve">limiting factor for resident bird </w:t>
      </w:r>
      <w:commentRangeStart w:id="963"/>
      <w:r w:rsidR="00E758F9">
        <w:rPr>
          <w:rFonts w:ascii="Times New Roman" w:hAnsi="Times New Roman" w:cs="Times New Roman"/>
          <w:color w:val="000000"/>
          <w:lang w:val="en-CA"/>
        </w:rPr>
        <w:t>species</w:t>
      </w:r>
      <w:commentRangeEnd w:id="963"/>
      <w:r w:rsidR="004531A1">
        <w:rPr>
          <w:rStyle w:val="CommentReference"/>
        </w:rPr>
        <w:commentReference w:id="963"/>
      </w:r>
      <w:r w:rsidR="00E758F9">
        <w:rPr>
          <w:rFonts w:ascii="Times New Roman" w:hAnsi="Times New Roman" w:cs="Times New Roman"/>
          <w:color w:val="000000"/>
          <w:lang w:val="en-CA"/>
        </w:rPr>
        <w:t>.</w:t>
      </w:r>
    </w:p>
    <w:p w14:paraId="751EF52E" w14:textId="77777777" w:rsidR="002F16E8" w:rsidRDefault="002F16E8" w:rsidP="00F4345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14:paraId="6CC1750D" w14:textId="0138C7D8" w:rsidR="00B70215" w:rsidRDefault="002F16E8" w:rsidP="00F4345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u w:color="000000"/>
          <w:lang w:val="en-CA"/>
        </w:rPr>
        <w:tab/>
      </w:r>
      <w:r>
        <w:rPr>
          <w:rFonts w:ascii="Times New Roman" w:hAnsi="Times New Roman" w:cs="Times New Roman"/>
          <w:color w:val="000000"/>
          <w:u w:color="000000"/>
          <w:lang w:val="en-CA"/>
        </w:rPr>
        <w:tab/>
      </w:r>
      <w:r w:rsidR="00BF107E">
        <w:rPr>
          <w:rFonts w:ascii="Times New Roman" w:hAnsi="Times New Roman" w:cs="Times New Roman"/>
          <w:color w:val="000000"/>
          <w:u w:color="000000"/>
          <w:lang w:val="en-CA"/>
        </w:rPr>
        <w:t xml:space="preserve">To address this gap, </w:t>
      </w:r>
      <w:del w:id="964" w:author="Kyle Elliott, Dr" w:date="2025-07-26T10:37:00Z" w16du:dateUtc="2025-07-26T14:37:00Z">
        <w:r w:rsidR="00747B9F" w:rsidDel="004531A1">
          <w:rPr>
            <w:rFonts w:ascii="Times New Roman" w:hAnsi="Times New Roman" w:cs="Times New Roman"/>
            <w:color w:val="000000"/>
            <w:u w:color="000000"/>
            <w:lang w:val="en-CA"/>
          </w:rPr>
          <w:delText>this study focuses on</w:delText>
        </w:r>
      </w:del>
      <w:ins w:id="965" w:author="Kyle Elliott, Dr" w:date="2025-07-26T10:37:00Z" w16du:dateUtc="2025-07-26T14:37:00Z">
        <w:r w:rsidR="004531A1">
          <w:rPr>
            <w:rFonts w:ascii="Times New Roman" w:hAnsi="Times New Roman" w:cs="Times New Roman"/>
            <w:color w:val="000000"/>
            <w:u w:color="000000"/>
            <w:lang w:val="en-CA"/>
          </w:rPr>
          <w:t>we studied</w:t>
        </w:r>
      </w:ins>
      <w:r w:rsidR="00747B9F">
        <w:rPr>
          <w:rFonts w:ascii="Times New Roman" w:hAnsi="Times New Roman" w:cs="Times New Roman"/>
          <w:color w:val="000000"/>
          <w:u w:color="000000"/>
          <w:lang w:val="en-CA"/>
        </w:rPr>
        <w:t xml:space="preserve"> the northern cardinal</w:t>
      </w:r>
      <w:del w:id="966" w:author="Kyle Elliott, Dr" w:date="2025-07-26T10:37:00Z" w16du:dateUtc="2025-07-26T14:37:00Z">
        <w:r w:rsidR="00747B9F" w:rsidDel="004531A1">
          <w:rPr>
            <w:rFonts w:ascii="Times New Roman" w:hAnsi="Times New Roman" w:cs="Times New Roman"/>
            <w:color w:val="000000"/>
            <w:u w:color="000000"/>
            <w:lang w:val="en-CA"/>
          </w:rPr>
          <w:delText>, a species well-suited for this task</w:delText>
        </w:r>
      </w:del>
      <w:ins w:id="967" w:author="Kyle Elliott, Dr" w:date="2025-07-26T10:37:00Z" w16du:dateUtc="2025-07-26T14:37:00Z">
        <w:r w:rsidR="004531A1">
          <w:rPr>
            <w:rFonts w:ascii="Times New Roman" w:hAnsi="Times New Roman" w:cs="Times New Roman"/>
            <w:color w:val="000000"/>
            <w:u w:color="000000"/>
            <w:lang w:val="en-CA"/>
          </w:rPr>
          <w:t xml:space="preserve"> (Latin name)</w:t>
        </w:r>
      </w:ins>
      <w:r w:rsidR="00747B9F">
        <w:rPr>
          <w:rFonts w:ascii="Times New Roman" w:hAnsi="Times New Roman" w:cs="Times New Roman"/>
          <w:color w:val="000000"/>
          <w:u w:color="000000"/>
          <w:lang w:val="en-CA"/>
        </w:rPr>
        <w:t>. Cardinals</w:t>
      </w:r>
      <w:r>
        <w:rPr>
          <w:rFonts w:ascii="Times New Roman" w:hAnsi="Times New Roman" w:cs="Times New Roman"/>
          <w:color w:val="000000"/>
          <w:u w:color="000000"/>
          <w:lang w:val="en-CA"/>
        </w:rPr>
        <w:t xml:space="preserve"> are large</w:t>
      </w:r>
      <w:r w:rsidRPr="0094673A">
        <w:rPr>
          <w:rFonts w:ascii="Times New Roman" w:hAnsi="Times New Roman" w:cs="Times New Roman"/>
          <w:color w:val="000000"/>
          <w:u w:color="000000"/>
          <w:lang w:val="en-CA"/>
        </w:rPr>
        <w:t xml:space="preserve"> songbirds (weighing between 4</w:t>
      </w:r>
      <w:r w:rsidR="00747B9F">
        <w:rPr>
          <w:rFonts w:ascii="Times New Roman" w:hAnsi="Times New Roman" w:cs="Times New Roman"/>
          <w:color w:val="000000"/>
          <w:u w:color="000000"/>
          <w:lang w:val="en-CA"/>
        </w:rPr>
        <w:t>0</w:t>
      </w:r>
      <w:r w:rsidRPr="0094673A">
        <w:rPr>
          <w:rFonts w:ascii="Times New Roman" w:hAnsi="Times New Roman" w:cs="Times New Roman"/>
          <w:color w:val="000000"/>
          <w:u w:color="000000"/>
          <w:lang w:val="en-CA"/>
        </w:rPr>
        <w:t xml:space="preserve"> to 45 grams), which allows for the deployment of radio tags </w:t>
      </w:r>
      <w:r w:rsidR="00D0463B">
        <w:rPr>
          <w:rFonts w:ascii="Times New Roman" w:hAnsi="Times New Roman" w:cs="Times New Roman"/>
          <w:color w:val="000000"/>
          <w:u w:color="000000"/>
          <w:lang w:val="en-CA"/>
        </w:rPr>
        <w:t xml:space="preserve">capable of lasting </w:t>
      </w:r>
      <w:del w:id="968" w:author="Kyle Elliott, Dr" w:date="2025-07-26T10:37:00Z" w16du:dateUtc="2025-07-26T14:37:00Z">
        <w:r w:rsidR="00D0463B" w:rsidDel="004531A1">
          <w:rPr>
            <w:rFonts w:ascii="Times New Roman" w:hAnsi="Times New Roman" w:cs="Times New Roman"/>
            <w:color w:val="000000"/>
            <w:u w:color="000000"/>
            <w:lang w:val="en-CA"/>
          </w:rPr>
          <w:delText xml:space="preserve">through </w:delText>
        </w:r>
      </w:del>
      <w:r w:rsidR="00D0463B">
        <w:rPr>
          <w:rFonts w:ascii="Times New Roman" w:hAnsi="Times New Roman" w:cs="Times New Roman"/>
          <w:color w:val="000000"/>
          <w:u w:color="000000"/>
          <w:lang w:val="en-CA"/>
        </w:rPr>
        <w:t>almost the entirety of the non-breeding season</w:t>
      </w:r>
      <w:r w:rsidRPr="0094673A">
        <w:rPr>
          <w:rFonts w:ascii="Times New Roman" w:hAnsi="Times New Roman" w:cs="Times New Roman"/>
          <w:color w:val="000000"/>
          <w:u w:color="000000"/>
          <w:lang w:val="en-CA"/>
        </w:rPr>
        <w:t xml:space="preserve">. </w:t>
      </w:r>
      <w:r w:rsidR="002117F2">
        <w:rPr>
          <w:rFonts w:ascii="Times New Roman" w:hAnsi="Times New Roman" w:cs="Times New Roman"/>
          <w:color w:val="000000"/>
          <w:u w:color="000000"/>
          <w:lang w:val="en-CA"/>
        </w:rPr>
        <w:t>These birds</w:t>
      </w:r>
      <w:r w:rsidRPr="0094673A">
        <w:rPr>
          <w:rFonts w:ascii="Times New Roman" w:hAnsi="Times New Roman" w:cs="Times New Roman"/>
          <w:color w:val="000000"/>
          <w:u w:color="000000"/>
          <w:lang w:val="en-CA"/>
        </w:rPr>
        <w:t xml:space="preserve"> </w:t>
      </w:r>
      <w:r>
        <w:rPr>
          <w:rFonts w:ascii="Times New Roman" w:hAnsi="Times New Roman" w:cs="Times New Roman"/>
          <w:color w:val="000000"/>
          <w:u w:color="000000"/>
          <w:lang w:val="en-CA"/>
        </w:rPr>
        <w:t>are</w:t>
      </w:r>
      <w:r w:rsidR="002117F2">
        <w:rPr>
          <w:rFonts w:ascii="Times New Roman" w:hAnsi="Times New Roman" w:cs="Times New Roman"/>
          <w:color w:val="000000"/>
          <w:u w:color="000000"/>
          <w:lang w:val="en-CA"/>
        </w:rPr>
        <w:t xml:space="preserve"> also</w:t>
      </w:r>
      <w:r w:rsidRPr="0094673A">
        <w:rPr>
          <w:rFonts w:ascii="Times New Roman" w:hAnsi="Times New Roman" w:cs="Times New Roman"/>
          <w:color w:val="000000"/>
          <w:u w:color="000000"/>
          <w:lang w:val="en-CA"/>
        </w:rPr>
        <w:t xml:space="preserve"> very well adapted to urban life</w:t>
      </w:r>
      <w:r>
        <w:rPr>
          <w:rFonts w:ascii="Times New Roman" w:hAnsi="Times New Roman" w:cs="Times New Roman"/>
          <w:color w:val="000000"/>
          <w:u w:color="000000"/>
          <w:lang w:val="en-CA"/>
        </w:rPr>
        <w:t xml:space="preserve">, </w:t>
      </w:r>
      <w:del w:id="969" w:author="Kyle Elliott, Dr" w:date="2025-07-26T10:37:00Z" w16du:dateUtc="2025-07-26T14:37:00Z">
        <w:r w:rsidDel="004531A1">
          <w:rPr>
            <w:rFonts w:ascii="Times New Roman" w:hAnsi="Times New Roman" w:cs="Times New Roman"/>
            <w:color w:val="000000"/>
            <w:u w:color="000000"/>
            <w:lang w:val="en-CA"/>
          </w:rPr>
          <w:delText>meaning they should</w:delText>
        </w:r>
        <w:r w:rsidRPr="0094673A" w:rsidDel="004531A1">
          <w:rPr>
            <w:rFonts w:ascii="Times New Roman" w:hAnsi="Times New Roman" w:cs="Times New Roman"/>
            <w:color w:val="000000"/>
            <w:u w:color="000000"/>
            <w:lang w:val="en-CA"/>
          </w:rPr>
          <w:delText xml:space="preserve"> be </w:delText>
        </w:r>
      </w:del>
      <w:r w:rsidRPr="0094673A">
        <w:rPr>
          <w:rFonts w:ascii="Times New Roman" w:hAnsi="Times New Roman" w:cs="Times New Roman"/>
          <w:color w:val="000000"/>
          <w:u w:color="000000"/>
          <w:lang w:val="en-CA"/>
        </w:rPr>
        <w:t xml:space="preserve">able to </w:t>
      </w:r>
      <w:r w:rsidR="002117F2">
        <w:rPr>
          <w:rFonts w:ascii="Times New Roman" w:hAnsi="Times New Roman" w:cs="Times New Roman"/>
          <w:color w:val="000000"/>
          <w:u w:color="000000"/>
          <w:lang w:val="en-CA"/>
        </w:rPr>
        <w:t>thrive and persist</w:t>
      </w:r>
      <w:r w:rsidR="00667A2D">
        <w:rPr>
          <w:rFonts w:ascii="Times New Roman" w:hAnsi="Times New Roman" w:cs="Times New Roman"/>
          <w:color w:val="000000"/>
          <w:u w:color="000000"/>
          <w:lang w:val="en-CA"/>
        </w:rPr>
        <w:t xml:space="preserve"> across a wide range of urbanization gradients, from suburban neighbourhoods to densely populated areas of the city. </w:t>
      </w:r>
      <w:del w:id="970" w:author="Kyle Elliott, Dr" w:date="2025-07-26T10:37:00Z" w16du:dateUtc="2025-07-26T14:37:00Z">
        <w:r w:rsidR="00667A2D" w:rsidDel="004531A1">
          <w:rPr>
            <w:rFonts w:ascii="Times New Roman" w:hAnsi="Times New Roman" w:cs="Times New Roman"/>
            <w:color w:val="000000"/>
            <w:u w:color="000000"/>
            <w:lang w:val="en-CA"/>
          </w:rPr>
          <w:delText>T</w:delText>
        </w:r>
        <w:r w:rsidR="002D262C" w:rsidDel="004531A1">
          <w:rPr>
            <w:rFonts w:ascii="Times New Roman" w:hAnsi="Times New Roman" w:cs="Times New Roman"/>
            <w:color w:val="000000"/>
            <w:u w:color="000000"/>
            <w:lang w:val="en-CA"/>
          </w:rPr>
          <w:delText>he fact that t</w:delText>
        </w:r>
      </w:del>
      <w:ins w:id="971" w:author="Kyle Elliott, Dr" w:date="2025-07-26T10:37:00Z" w16du:dateUtc="2025-07-26T14:37:00Z">
        <w:r w:rsidR="004531A1">
          <w:rPr>
            <w:rFonts w:ascii="Times New Roman" w:hAnsi="Times New Roman" w:cs="Times New Roman"/>
            <w:color w:val="000000"/>
            <w:u w:color="000000"/>
            <w:lang w:val="en-CA"/>
          </w:rPr>
          <w:t>T</w:t>
        </w:r>
      </w:ins>
      <w:r w:rsidR="002D262C">
        <w:rPr>
          <w:rFonts w:ascii="Times New Roman" w:hAnsi="Times New Roman" w:cs="Times New Roman"/>
          <w:color w:val="000000"/>
          <w:u w:color="000000"/>
          <w:lang w:val="en-CA"/>
        </w:rPr>
        <w:t xml:space="preserve">hey </w:t>
      </w:r>
      <w:r w:rsidR="00214C9D">
        <w:rPr>
          <w:rFonts w:ascii="Times New Roman" w:hAnsi="Times New Roman" w:cs="Times New Roman"/>
          <w:color w:val="000000"/>
          <w:u w:color="000000"/>
          <w:lang w:val="en-CA"/>
        </w:rPr>
        <w:t>are</w:t>
      </w:r>
      <w:r w:rsidR="002D262C">
        <w:rPr>
          <w:rFonts w:ascii="Times New Roman" w:hAnsi="Times New Roman" w:cs="Times New Roman"/>
          <w:color w:val="000000"/>
          <w:u w:color="000000"/>
          <w:lang w:val="en-CA"/>
        </w:rPr>
        <w:t xml:space="preserve"> resident in southern </w:t>
      </w:r>
      <w:r w:rsidR="002D262C">
        <w:rPr>
          <w:rFonts w:ascii="Times New Roman" w:hAnsi="Times New Roman" w:cs="Times New Roman"/>
          <w:color w:val="000000"/>
          <w:u w:color="000000"/>
          <w:lang w:val="en-CA"/>
        </w:rPr>
        <w:lastRenderedPageBreak/>
        <w:t>Quebec</w:t>
      </w:r>
      <w:ins w:id="972" w:author="Kyle Elliott, Dr" w:date="2025-07-26T10:38:00Z" w16du:dateUtc="2025-07-26T14:38:00Z">
        <w:r w:rsidR="004531A1">
          <w:rPr>
            <w:rFonts w:ascii="Times New Roman" w:hAnsi="Times New Roman" w:cs="Times New Roman"/>
            <w:color w:val="000000"/>
            <w:u w:color="000000"/>
            <w:lang w:val="en-CA"/>
          </w:rPr>
          <w:t xml:space="preserve">, a region of extreme cold and loss of natural seeds during </w:t>
        </w:r>
      </w:ins>
      <w:del w:id="973" w:author="Kyle Elliott, Dr" w:date="2025-07-26T10:38:00Z" w16du:dateUtc="2025-07-26T14:38:00Z">
        <w:r w:rsidR="002D262C" w:rsidDel="004531A1">
          <w:rPr>
            <w:rFonts w:ascii="Times New Roman" w:hAnsi="Times New Roman" w:cs="Times New Roman"/>
            <w:color w:val="000000"/>
            <w:u w:color="000000"/>
            <w:lang w:val="en-CA"/>
          </w:rPr>
          <w:delText xml:space="preserve"> and tolerant to urban conditions make them an ideal model species </w:delText>
        </w:r>
        <w:r w:rsidR="00B13216" w:rsidDel="004531A1">
          <w:rPr>
            <w:rFonts w:ascii="Times New Roman" w:hAnsi="Times New Roman" w:cs="Times New Roman"/>
            <w:color w:val="000000"/>
            <w:u w:color="000000"/>
            <w:lang w:val="en-CA"/>
          </w:rPr>
          <w:delText xml:space="preserve">to investigate how small songbirds navigate and use urban green spaces during </w:delText>
        </w:r>
      </w:del>
      <w:r w:rsidR="00B13216">
        <w:rPr>
          <w:rFonts w:ascii="Times New Roman" w:hAnsi="Times New Roman" w:cs="Times New Roman"/>
          <w:color w:val="000000"/>
          <w:u w:color="000000"/>
          <w:lang w:val="en-CA"/>
        </w:rPr>
        <w:t>the cold winter months.</w:t>
      </w:r>
      <w:r w:rsidR="00304940">
        <w:rPr>
          <w:rFonts w:ascii="Times New Roman" w:hAnsi="Times New Roman" w:cs="Times New Roman"/>
          <w:color w:val="000000"/>
          <w:lang w:val="en-CA"/>
        </w:rPr>
        <w:t xml:space="preserve"> </w:t>
      </w:r>
      <w:r w:rsidR="00214C9D">
        <w:rPr>
          <w:rFonts w:ascii="Times New Roman" w:hAnsi="Times New Roman" w:cs="Times New Roman"/>
          <w:color w:val="000000"/>
          <w:lang w:val="en-CA"/>
        </w:rPr>
        <w:t xml:space="preserve">We tracked </w:t>
      </w:r>
      <w:r w:rsidR="00825C32">
        <w:rPr>
          <w:rFonts w:ascii="Times New Roman" w:hAnsi="Times New Roman" w:cs="Times New Roman"/>
          <w:color w:val="000000"/>
          <w:lang w:val="en-CA"/>
        </w:rPr>
        <w:t>weekly movements of northern cardinals across an urbanization gradient in the city of Montreal, Quebec, Canada.</w:t>
      </w:r>
      <w:del w:id="974" w:author="Kyle Elliott, Dr" w:date="2025-07-26T10:38:00Z" w16du:dateUtc="2025-07-26T14:38:00Z">
        <w:r w:rsidR="00825C32" w:rsidDel="004531A1">
          <w:rPr>
            <w:rFonts w:ascii="Times New Roman" w:hAnsi="Times New Roman" w:cs="Times New Roman"/>
            <w:color w:val="000000"/>
            <w:lang w:val="en-CA"/>
          </w:rPr>
          <w:delText xml:space="preserve"> This study has four objectives: (i) </w:delText>
        </w:r>
        <w:r w:rsidR="00EF2F64" w:rsidDel="004531A1">
          <w:rPr>
            <w:rFonts w:ascii="Times New Roman" w:hAnsi="Times New Roman" w:cs="Times New Roman"/>
            <w:color w:val="000000"/>
            <w:lang w:val="en-CA"/>
          </w:rPr>
          <w:delText xml:space="preserve">investigate </w:delText>
        </w:r>
        <w:r w:rsidR="00C727CA" w:rsidDel="004531A1">
          <w:rPr>
            <w:rFonts w:ascii="Times New Roman" w:hAnsi="Times New Roman" w:cs="Times New Roman"/>
            <w:color w:val="000000"/>
            <w:lang w:val="en-CA"/>
          </w:rPr>
          <w:delText>how cardinal’s home range size varies across an urbanization gradient</w:delText>
        </w:r>
        <w:r w:rsidR="007550F2" w:rsidDel="004531A1">
          <w:rPr>
            <w:rFonts w:ascii="Times New Roman" w:hAnsi="Times New Roman" w:cs="Times New Roman"/>
            <w:color w:val="000000"/>
            <w:lang w:val="en-CA"/>
          </w:rPr>
          <w:delText xml:space="preserve"> through the winter season</w:delText>
        </w:r>
        <w:r w:rsidR="0031071A" w:rsidDel="004531A1">
          <w:rPr>
            <w:rFonts w:ascii="Times New Roman" w:hAnsi="Times New Roman" w:cs="Times New Roman"/>
            <w:color w:val="000000"/>
            <w:lang w:val="en-CA"/>
          </w:rPr>
          <w:delText xml:space="preserve">, (ii) quantify the scale </w:delText>
        </w:r>
        <w:r w:rsidR="007550F2" w:rsidDel="004531A1">
          <w:rPr>
            <w:rFonts w:ascii="Times New Roman" w:hAnsi="Times New Roman" w:cs="Times New Roman"/>
            <w:color w:val="000000"/>
            <w:lang w:val="en-CA"/>
          </w:rPr>
          <w:delText xml:space="preserve">at which the cardinals are associated with </w:delText>
        </w:r>
        <w:r w:rsidR="002C7B9B" w:rsidDel="004531A1">
          <w:rPr>
            <w:rFonts w:ascii="Times New Roman" w:hAnsi="Times New Roman" w:cs="Times New Roman"/>
            <w:color w:val="000000"/>
            <w:lang w:val="en-CA"/>
          </w:rPr>
          <w:delText xml:space="preserve">certain </w:delText>
        </w:r>
        <w:r w:rsidR="002A77EA" w:rsidDel="004531A1">
          <w:rPr>
            <w:rFonts w:ascii="Times New Roman" w:hAnsi="Times New Roman" w:cs="Times New Roman"/>
            <w:color w:val="000000"/>
            <w:lang w:val="en-CA"/>
          </w:rPr>
          <w:delText>factors of their habitat</w:delText>
        </w:r>
        <w:r w:rsidR="00C606CB" w:rsidDel="004531A1">
          <w:rPr>
            <w:rFonts w:ascii="Times New Roman" w:hAnsi="Times New Roman" w:cs="Times New Roman"/>
            <w:color w:val="000000"/>
            <w:lang w:val="en-CA"/>
          </w:rPr>
          <w:delText xml:space="preserve">, (iii) analyse cardinals’ </w:delText>
        </w:r>
        <w:r w:rsidR="00545FF2" w:rsidDel="004531A1">
          <w:rPr>
            <w:rFonts w:ascii="Times New Roman" w:hAnsi="Times New Roman" w:cs="Times New Roman"/>
            <w:color w:val="000000"/>
            <w:lang w:val="en-CA"/>
          </w:rPr>
          <w:delText xml:space="preserve">association to different habitat factors by comparing </w:delText>
        </w:r>
        <w:r w:rsidR="008C7236" w:rsidDel="004531A1">
          <w:rPr>
            <w:rFonts w:ascii="Times New Roman" w:hAnsi="Times New Roman" w:cs="Times New Roman"/>
            <w:color w:val="000000"/>
            <w:lang w:val="en-CA"/>
          </w:rPr>
          <w:delText>used and available habitats</w:delText>
        </w:r>
        <w:r w:rsidR="002B2114" w:rsidDel="004531A1">
          <w:rPr>
            <w:rFonts w:ascii="Times New Roman" w:hAnsi="Times New Roman" w:cs="Times New Roman"/>
            <w:color w:val="000000"/>
            <w:lang w:val="en-CA"/>
          </w:rPr>
          <w:delText xml:space="preserve"> (iv) </w:delText>
        </w:r>
        <w:r w:rsidR="00D53907" w:rsidDel="004531A1">
          <w:rPr>
            <w:rFonts w:ascii="Times New Roman" w:hAnsi="Times New Roman" w:cs="Times New Roman"/>
            <w:color w:val="000000"/>
            <w:lang w:val="en-CA"/>
          </w:rPr>
          <w:delText xml:space="preserve">describe </w:delText>
        </w:r>
        <w:r w:rsidR="0018113D" w:rsidDel="004531A1">
          <w:rPr>
            <w:rFonts w:ascii="Times New Roman" w:hAnsi="Times New Roman" w:cs="Times New Roman"/>
            <w:color w:val="000000"/>
            <w:lang w:val="en-CA"/>
          </w:rPr>
          <w:delText>the spring transition from non-breeding to breeding grounds.</w:delText>
        </w:r>
        <w:r w:rsidR="000C0E37" w:rsidDel="004531A1">
          <w:rPr>
            <w:rFonts w:ascii="Times New Roman" w:hAnsi="Times New Roman" w:cs="Times New Roman"/>
            <w:color w:val="000000"/>
            <w:lang w:val="en-CA"/>
          </w:rPr>
          <w:delText xml:space="preserve"> We decided to work with the northern cardinal as they’re </w:delText>
        </w:r>
        <w:r w:rsidR="00214BEA" w:rsidDel="004531A1">
          <w:rPr>
            <w:rFonts w:ascii="Times New Roman" w:hAnsi="Times New Roman" w:cs="Times New Roman"/>
            <w:color w:val="000000"/>
            <w:lang w:val="en-CA"/>
          </w:rPr>
          <w:delText>one of the most consistently banded species at the McGill Bird Observatory</w:delText>
        </w:r>
        <w:r w:rsidR="00D91313" w:rsidDel="004531A1">
          <w:rPr>
            <w:rFonts w:ascii="Times New Roman" w:hAnsi="Times New Roman" w:cs="Times New Roman"/>
            <w:color w:val="000000"/>
            <w:lang w:val="en-CA"/>
          </w:rPr>
          <w:delText xml:space="preserve">, particularly during the fall migration monitoring program </w:delText>
        </w:r>
        <w:r w:rsidR="00D91313" w:rsidDel="004531A1">
          <w:rPr>
            <w:rFonts w:ascii="Times New Roman" w:hAnsi="Times New Roman" w:cs="Times New Roman"/>
            <w:color w:val="000000"/>
            <w:lang w:val="en-CA"/>
          </w:rPr>
          <w:fldChar w:fldCharType="begin"/>
        </w:r>
        <w:r w:rsidR="00D91313" w:rsidDel="004531A1">
          <w:rPr>
            <w:rFonts w:ascii="Times New Roman" w:hAnsi="Times New Roman" w:cs="Times New Roman"/>
            <w:color w:val="000000"/>
            <w:lang w:val="en-CA"/>
          </w:rPr>
          <w:delInstrText xml:space="preserve"> ADDIN ZOTERO_ITEM CSL_CITATION {"citationID":"A60bDVNP","properties":{"formattedCitation":"(Gahbauer et al., 2021)","plainCitation":"(Gahbauer et al., 2021)","noteIndex":0},"citationItems":[{"id":1064,"uris":["http://zotero.org/users/16770306/items/TNA8G7TY"],"itemData":{"id":1064,"type":"report","event-place":"Sainte-Anne-de-Bellevue,Quebec","page":"432","publisher":"Migration Research Foundation","publisher-place":"Sainte-Anne-de-Bellevue,Quebec","title":"McGill Bird Observatory 15-Year Report: 2005-2019","author":[{"family":"Gahbauer","given":"Marcel A"},{"family":"Duval","given":"Simon"},{"family":"Davey","given":"David"}],"issued":{"date-parts":[["2021"]]}}}],"schema":"https://github.com/citation-style-language/schema/raw/master/csl-citation.json"} </w:delInstrText>
        </w:r>
        <w:r w:rsidR="00D91313" w:rsidDel="004531A1">
          <w:rPr>
            <w:rFonts w:ascii="Times New Roman" w:hAnsi="Times New Roman" w:cs="Times New Roman"/>
            <w:color w:val="000000"/>
            <w:lang w:val="en-CA"/>
          </w:rPr>
          <w:fldChar w:fldCharType="separate"/>
        </w:r>
        <w:r w:rsidR="00D91313" w:rsidDel="004531A1">
          <w:rPr>
            <w:rFonts w:ascii="Times New Roman" w:hAnsi="Times New Roman" w:cs="Times New Roman"/>
            <w:noProof/>
            <w:color w:val="000000"/>
            <w:lang w:val="en-CA"/>
          </w:rPr>
          <w:delText>(Gahbauer et al., 2021)</w:delText>
        </w:r>
        <w:r w:rsidR="00D91313" w:rsidDel="004531A1">
          <w:rPr>
            <w:rFonts w:ascii="Times New Roman" w:hAnsi="Times New Roman" w:cs="Times New Roman"/>
            <w:color w:val="000000"/>
            <w:lang w:val="en-CA"/>
          </w:rPr>
          <w:fldChar w:fldCharType="end"/>
        </w:r>
        <w:r w:rsidR="00D91313" w:rsidDel="004531A1">
          <w:rPr>
            <w:rFonts w:ascii="Times New Roman" w:hAnsi="Times New Roman" w:cs="Times New Roman"/>
            <w:color w:val="000000"/>
            <w:lang w:val="en-CA"/>
          </w:rPr>
          <w:delText>.</w:delText>
        </w:r>
      </w:del>
    </w:p>
    <w:p w14:paraId="3DB6768C" w14:textId="39442892" w:rsidR="009508E3" w:rsidRDefault="009508E3" w:rsidP="00F4345F">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del w:id="975" w:author="Kyle Elliott, Dr" w:date="2025-07-26T10:38:00Z" w16du:dateUtc="2025-07-26T14:38:00Z">
        <w:r w:rsidDel="004531A1">
          <w:rPr>
            <w:rFonts w:ascii="Times New Roman" w:hAnsi="Times New Roman" w:cs="Times New Roman"/>
            <w:color w:val="000000"/>
            <w:lang w:val="en-CA"/>
          </w:rPr>
          <w:tab/>
        </w:r>
        <w:r w:rsidDel="004531A1">
          <w:rPr>
            <w:rFonts w:ascii="Times New Roman" w:hAnsi="Times New Roman" w:cs="Times New Roman"/>
            <w:color w:val="000000"/>
            <w:lang w:val="en-CA"/>
          </w:rPr>
          <w:tab/>
        </w:r>
      </w:del>
      <w:r w:rsidR="00B607F9">
        <w:rPr>
          <w:rFonts w:ascii="Times New Roman" w:hAnsi="Times New Roman" w:cs="Times New Roman"/>
          <w:color w:val="000000"/>
          <w:lang w:val="en-CA"/>
        </w:rPr>
        <w:t xml:space="preserve">We predicted that </w:t>
      </w:r>
      <w:ins w:id="976" w:author="Kyle Elliott, Dr" w:date="2025-07-26T10:39:00Z" w16du:dateUtc="2025-07-26T14:39:00Z">
        <w:r w:rsidR="004531A1">
          <w:rPr>
            <w:rFonts w:ascii="Times New Roman" w:hAnsi="Times New Roman" w:cs="Times New Roman"/>
            <w:color w:val="000000"/>
            <w:lang w:val="en-CA"/>
          </w:rPr>
          <w:t>wintering</w:t>
        </w:r>
      </w:ins>
      <w:del w:id="977" w:author="Kyle Elliott, Dr" w:date="2025-07-26T10:39:00Z" w16du:dateUtc="2025-07-26T14:39:00Z">
        <w:r w:rsidR="00B607F9" w:rsidDel="004531A1">
          <w:rPr>
            <w:rFonts w:ascii="Times New Roman" w:hAnsi="Times New Roman" w:cs="Times New Roman"/>
            <w:color w:val="000000"/>
            <w:lang w:val="en-CA"/>
          </w:rPr>
          <w:delText>the</w:delText>
        </w:r>
      </w:del>
      <w:r w:rsidR="00B607F9">
        <w:rPr>
          <w:rFonts w:ascii="Times New Roman" w:hAnsi="Times New Roman" w:cs="Times New Roman"/>
          <w:color w:val="000000"/>
          <w:lang w:val="en-CA"/>
        </w:rPr>
        <w:t xml:space="preserve"> cardinals </w:t>
      </w:r>
      <w:r w:rsidR="00EB790E">
        <w:rPr>
          <w:rFonts w:ascii="Times New Roman" w:hAnsi="Times New Roman" w:cs="Times New Roman"/>
          <w:color w:val="000000"/>
          <w:lang w:val="en-CA"/>
        </w:rPr>
        <w:t>require larger home ranges (both core and total)</w:t>
      </w:r>
      <w:r w:rsidR="00062654">
        <w:rPr>
          <w:rFonts w:ascii="Times New Roman" w:hAnsi="Times New Roman" w:cs="Times New Roman"/>
          <w:color w:val="000000"/>
          <w:lang w:val="en-CA"/>
        </w:rPr>
        <w:t xml:space="preserve"> </w:t>
      </w:r>
      <w:ins w:id="978" w:author="Kyle Elliott, Dr" w:date="2025-07-26T10:39:00Z" w16du:dateUtc="2025-07-26T14:39:00Z">
        <w:r w:rsidR="004531A1">
          <w:rPr>
            <w:rFonts w:ascii="Times New Roman" w:hAnsi="Times New Roman" w:cs="Times New Roman"/>
            <w:color w:val="000000"/>
            <w:lang w:val="en-CA"/>
          </w:rPr>
          <w:t xml:space="preserve">and select habitats at larger scales </w:t>
        </w:r>
      </w:ins>
      <w:del w:id="979" w:author="Kyle Elliott, Dr" w:date="2025-07-26T10:39:00Z" w16du:dateUtc="2025-07-26T14:39:00Z">
        <w:r w:rsidR="00062654" w:rsidDel="004531A1">
          <w:rPr>
            <w:rFonts w:ascii="Times New Roman" w:hAnsi="Times New Roman" w:cs="Times New Roman"/>
            <w:color w:val="000000"/>
            <w:lang w:val="en-CA"/>
          </w:rPr>
          <w:delText xml:space="preserve">through the winter </w:delText>
        </w:r>
      </w:del>
      <w:r w:rsidR="00062654">
        <w:rPr>
          <w:rFonts w:ascii="Times New Roman" w:hAnsi="Times New Roman" w:cs="Times New Roman"/>
          <w:color w:val="000000"/>
          <w:lang w:val="en-CA"/>
        </w:rPr>
        <w:t>when in dense urban locations</w:t>
      </w:r>
      <w:ins w:id="980" w:author="Kyle Elliott, Dr" w:date="2025-07-26T10:39:00Z" w16du:dateUtc="2025-07-26T14:39:00Z">
        <w:r w:rsidR="004531A1">
          <w:rPr>
            <w:rFonts w:ascii="Times New Roman" w:hAnsi="Times New Roman" w:cs="Times New Roman"/>
            <w:color w:val="000000"/>
            <w:lang w:val="en-CA"/>
          </w:rPr>
          <w:t xml:space="preserve"> due to food sources being more scattered</w:t>
        </w:r>
      </w:ins>
      <w:r w:rsidR="00062654">
        <w:rPr>
          <w:rFonts w:ascii="Times New Roman" w:hAnsi="Times New Roman" w:cs="Times New Roman"/>
          <w:color w:val="000000"/>
          <w:lang w:val="en-CA"/>
        </w:rPr>
        <w:t xml:space="preserve"> (</w:t>
      </w:r>
      <w:del w:id="981" w:author="Kyle Elliott, Dr" w:date="2025-07-26T10:39:00Z" w16du:dateUtc="2025-07-26T14:39:00Z">
        <w:r w:rsidR="00062654" w:rsidDel="004531A1">
          <w:rPr>
            <w:rFonts w:ascii="Times New Roman" w:hAnsi="Times New Roman" w:cs="Times New Roman"/>
            <w:color w:val="000000"/>
            <w:lang w:val="en-CA"/>
          </w:rPr>
          <w:delText xml:space="preserve">i.e. </w:delText>
        </w:r>
        <w:r w:rsidR="003900A2" w:rsidDel="004531A1">
          <w:rPr>
            <w:rFonts w:ascii="Times New Roman" w:hAnsi="Times New Roman" w:cs="Times New Roman"/>
            <w:color w:val="000000"/>
            <w:lang w:val="en-CA"/>
          </w:rPr>
          <w:delText>house</w:delText>
        </w:r>
        <w:r w:rsidR="00062654" w:rsidDel="004531A1">
          <w:rPr>
            <w:rFonts w:ascii="Times New Roman" w:hAnsi="Times New Roman" w:cs="Times New Roman"/>
            <w:color w:val="000000"/>
            <w:lang w:val="en-CA"/>
          </w:rPr>
          <w:delText xml:space="preserve"> sparrow</w:delText>
        </w:r>
        <w:r w:rsidR="00850DE8" w:rsidDel="004531A1">
          <w:rPr>
            <w:rFonts w:ascii="Times New Roman" w:hAnsi="Times New Roman" w:cs="Times New Roman"/>
            <w:color w:val="000000"/>
            <w:lang w:val="en-CA"/>
          </w:rPr>
          <w:delText>s in urban areas had larger foraging ranges as food sources were scattered across the landscape</w:delText>
        </w:r>
        <w:r w:rsidR="003900A2" w:rsidDel="004531A1">
          <w:rPr>
            <w:rFonts w:ascii="Times New Roman" w:hAnsi="Times New Roman" w:cs="Times New Roman"/>
            <w:color w:val="000000"/>
            <w:lang w:val="en-CA"/>
          </w:rPr>
          <w:delText xml:space="preserve">, </w:delText>
        </w:r>
      </w:del>
      <w:r w:rsidR="00BA3303">
        <w:rPr>
          <w:rFonts w:ascii="Times New Roman" w:hAnsi="Times New Roman" w:cs="Times New Roman"/>
          <w:color w:val="000000"/>
          <w:lang w:val="en-CA"/>
        </w:rPr>
        <w:fldChar w:fldCharType="begin"/>
      </w:r>
      <w:r w:rsidR="00453716">
        <w:rPr>
          <w:rFonts w:ascii="Times New Roman" w:hAnsi="Times New Roman" w:cs="Times New Roman"/>
          <w:color w:val="000000"/>
          <w:lang w:val="en-CA"/>
        </w:rPr>
        <w:instrText xml:space="preserve"> ADDIN ZOTERO_ITEM CSL_CITATION {"citationID":"0hvUUnVo","properties":{"formattedCitation":"(Havl\\uc0\\u237{}\\uc0\\u269{}ek et al., 2022)","plainCitation":"(Havlíček et al., 2022)","dontUpdate":true,"noteIndex":0},"citationItems":[{"id":1042,"uris":["http://zotero.org/users/16770306/items/UUE98K69"],"itemData":{"id":1042,"type":"article-journal","abstract":"Lack of food for nestlings is a crucial factor influencing population size and dynamics in birds. It is one of the most cited reasons for recent House Sparrow Passer domesticus population declines in cities and rural settlements. However, a detailed comparative study of habitat use by parents delivering food to offspring in different environments is still missing. To obtain the most detailed information on fine-scale foraging habitat selection, foraging-range size, flight distance and foraging duration in typical Central European urban and rural environments, we conducted systematic observations of colour-ringed focal individuals feeding their offspring. We found that urban House Sparrows had larger foraging-range sizes and longer foraging distances than rural birds. Additionally, some preferred habitats, such as ruderal and woody vegetation, occurred less frequently in the urban area and consequently increased flight distance to key sources of invertebrate prey. In both environments, the most selected habitats – bin storage areas and poultry holdings – offered a stable and rich but probably lower quality ‘fast food’ source. Birds were willing to fly a longer distance to forage at bin storage areas, tall ruderal vegetation and poultry holdings. Our findings imply that natural food sources in the urban environment are scarce and scattered. Due to the improvement of socio-economic status associated with better handling of waste products in both urban and rural environments, sprawl of highly urbanized areas and intensification of farming, important foraging habitats have thus decreased. We highlight the importance of maintaining suitable small- and medium-scale farms in rural areas and suggest improvements in the management of green spaces in all types of human settlements that may support House Sparrow populations.","container-title":"Ibis","DOI":"10.1111/ibi.13072","ISSN":"1474-919X","issue":"4","language":"en","license":"© 2022 British Ornithologists' Union.","note":"_eprint: https://onlinelibrary.wiley.com/doi/pdf/10.1111/ibi.13072","page":"1227-1242","source":"Wiley Online Library","title":"A comparison of foraging-range sizes, flight distances and foraging habitat preferences in urban and rural House Sparrow (Passer domesticus) populations","volume":"164","author":[{"family":"Havlíček","given":"Jan"},{"family":"Riegert","given":"Jan"},{"family":"Fuchs","given":"Roman"}],"issued":{"date-parts":[["2022"]]}}}],"schema":"https://github.com/citation-style-language/schema/raw/master/csl-citation.json"} </w:instrText>
      </w:r>
      <w:r w:rsidR="00BA3303">
        <w:rPr>
          <w:rFonts w:ascii="Times New Roman" w:hAnsi="Times New Roman" w:cs="Times New Roman"/>
          <w:color w:val="000000"/>
          <w:lang w:val="en-CA"/>
        </w:rPr>
        <w:fldChar w:fldCharType="separate"/>
      </w:r>
      <w:r w:rsidR="003900A2" w:rsidRPr="003900A2">
        <w:rPr>
          <w:rFonts w:ascii="Times New Roman" w:hAnsi="Times New Roman" w:cs="Times New Roman"/>
          <w:color w:val="000000"/>
          <w:kern w:val="0"/>
          <w:lang w:val="en-US"/>
        </w:rPr>
        <w:t>Havlíček et al., 2022)</w:t>
      </w:r>
      <w:r w:rsidR="00BA3303">
        <w:rPr>
          <w:rFonts w:ascii="Times New Roman" w:hAnsi="Times New Roman" w:cs="Times New Roman"/>
          <w:color w:val="000000"/>
          <w:lang w:val="en-CA"/>
        </w:rPr>
        <w:fldChar w:fldCharType="end"/>
      </w:r>
      <w:del w:id="982" w:author="Kyle Elliott, Dr" w:date="2025-07-26T10:40:00Z" w16du:dateUtc="2025-07-26T14:40:00Z">
        <w:r w:rsidR="00062654" w:rsidDel="004531A1">
          <w:rPr>
            <w:rFonts w:ascii="Times New Roman" w:hAnsi="Times New Roman" w:cs="Times New Roman"/>
            <w:color w:val="000000"/>
            <w:lang w:val="en-CA"/>
          </w:rPr>
          <w:delText xml:space="preserve"> </w:delText>
        </w:r>
      </w:del>
      <w:r w:rsidR="00062654">
        <w:rPr>
          <w:rFonts w:ascii="Times New Roman" w:hAnsi="Times New Roman" w:cs="Times New Roman"/>
          <w:color w:val="000000"/>
          <w:lang w:val="en-CA"/>
        </w:rPr>
        <w:t>.</w:t>
      </w:r>
      <w:del w:id="983" w:author="Kyle Elliott, Dr" w:date="2025-07-26T10:40:00Z" w16du:dateUtc="2025-07-26T14:40:00Z">
        <w:r w:rsidR="00EB790E" w:rsidDel="004531A1">
          <w:rPr>
            <w:rFonts w:ascii="Times New Roman" w:hAnsi="Times New Roman" w:cs="Times New Roman"/>
            <w:color w:val="000000"/>
            <w:lang w:val="en-CA"/>
          </w:rPr>
          <w:delText xml:space="preserve"> </w:delText>
        </w:r>
        <w:r w:rsidR="008B4CBA" w:rsidDel="004531A1">
          <w:rPr>
            <w:rFonts w:ascii="Times New Roman" w:hAnsi="Times New Roman" w:cs="Times New Roman"/>
            <w:color w:val="000000"/>
            <w:lang w:val="en-CA"/>
          </w:rPr>
          <w:delText xml:space="preserve">We also expect the cardinals to be </w:delText>
        </w:r>
        <w:commentRangeStart w:id="984"/>
        <w:commentRangeStart w:id="985"/>
        <w:r w:rsidR="008B4CBA" w:rsidDel="004531A1">
          <w:rPr>
            <w:rFonts w:ascii="Times New Roman" w:hAnsi="Times New Roman" w:cs="Times New Roman"/>
            <w:color w:val="000000"/>
            <w:lang w:val="en-CA"/>
          </w:rPr>
          <w:delText>associated with habitats factors at an increasingly large scale</w:delText>
        </w:r>
        <w:commentRangeEnd w:id="984"/>
        <w:r w:rsidR="00CF2B4F" w:rsidDel="004531A1">
          <w:rPr>
            <w:rStyle w:val="CommentReference"/>
          </w:rPr>
          <w:commentReference w:id="984"/>
        </w:r>
        <w:commentRangeEnd w:id="985"/>
        <w:r w:rsidR="00585117" w:rsidDel="004531A1">
          <w:rPr>
            <w:rStyle w:val="CommentReference"/>
          </w:rPr>
          <w:commentReference w:id="985"/>
        </w:r>
        <w:r w:rsidR="008B4CBA" w:rsidDel="004531A1">
          <w:rPr>
            <w:rFonts w:ascii="Times New Roman" w:hAnsi="Times New Roman" w:cs="Times New Roman"/>
            <w:color w:val="000000"/>
            <w:lang w:val="en-CA"/>
          </w:rPr>
          <w:delText xml:space="preserve"> as urbanization increases.</w:delText>
        </w:r>
      </w:del>
      <w:r w:rsidR="00550050">
        <w:rPr>
          <w:rFonts w:ascii="Times New Roman" w:hAnsi="Times New Roman" w:cs="Times New Roman"/>
          <w:color w:val="000000"/>
          <w:lang w:val="en-CA"/>
        </w:rPr>
        <w:t xml:space="preserve"> In addition, we predicted that the cardinals would </w:t>
      </w:r>
      <w:r w:rsidR="00E55485">
        <w:rPr>
          <w:rFonts w:ascii="Times New Roman" w:hAnsi="Times New Roman" w:cs="Times New Roman"/>
          <w:color w:val="000000"/>
          <w:lang w:val="en-CA"/>
        </w:rPr>
        <w:t xml:space="preserve">have a higher probability of presence in locations with bird feeders, lower population density, and </w:t>
      </w:r>
      <w:r w:rsidR="00160B62">
        <w:rPr>
          <w:rFonts w:ascii="Times New Roman" w:hAnsi="Times New Roman" w:cs="Times New Roman"/>
          <w:color w:val="000000"/>
          <w:lang w:val="en-CA"/>
        </w:rPr>
        <w:t>including a complex vertical vegetation structure</w:t>
      </w:r>
      <w:r w:rsidR="00D640C1">
        <w:rPr>
          <w:rFonts w:ascii="Times New Roman" w:hAnsi="Times New Roman" w:cs="Times New Roman"/>
          <w:color w:val="000000"/>
          <w:lang w:val="en-CA"/>
        </w:rPr>
        <w:t xml:space="preserve"> </w:t>
      </w:r>
      <w:r w:rsidR="00D640C1">
        <w:rPr>
          <w:rFonts w:ascii="Times New Roman" w:hAnsi="Times New Roman" w:cs="Times New Roman"/>
          <w:color w:val="000000"/>
          <w:lang w:val="en-CA"/>
        </w:rPr>
        <w:fldChar w:fldCharType="begin"/>
      </w:r>
      <w:r w:rsidR="00D640C1">
        <w:rPr>
          <w:rFonts w:ascii="Times New Roman" w:hAnsi="Times New Roman" w:cs="Times New Roman"/>
          <w:color w:val="000000"/>
          <w:lang w:val="en-CA"/>
        </w:rPr>
        <w:instrText xml:space="preserve"> ADDIN ZOTERO_ITEM CSL_CITATION {"citationID":"0DW1Pm9y","properties":{"formattedCitation":"(Carrasco et al., 2019; Rousseau et al., 2015)","plainCitation":"(Carrasco et al., 2019; Rousseau et al., 2015)","noteIndex":0},"citationItems":[{"id":1067,"uris":["http://zotero.org/users/16770306/items/5B7A8MAY"],"itemData":{"id":1067,"type":"article-journal","abstract":"The structural heterogeneity of vegetation is a key factor for explaining animal diversity patterns at a local scale. Improvements in airborne light detection and ranging (lidar) technologies have enabled researchers to study forest 3D structure with increasing accuracy. Most structure–animal diversity work has focused on structural metrics derived from lidar returns from canopy and terrain features. Here, we built new lidar structural metrics based on the Leaf Area Density (LAD) at each vegetation height layer, and used these metrics to study how different aspects of forest structural heterogeneity explain variation in bird species richness. Our goals were to test: (1) whether LAD-based metrics better explained bird species richness compared to metrics based on the top of the canopy; and (2) if different aspects of structural heterogeneity had diverse effects on bird richness. We used discrete lidar data together with 61 breeding landbird points provided by the National Ecological Observatory Network at five forest sites of the eastern US. We used the lidar metrics as predictors of bird species richness and analyzed the shape of the response curves against each predictor. Metrics based on LAD measurements had better explanatory power (43% of variance explained) than those based on the variation of canopy heights (32% of variance explained). Dividing the forest plots into smaller grids allowed us to study the within-plot horizontal variation of the vertical heterogeneity, as well as to analyze how the vegetation density is horizontally distributed at each height layer. Bird species richness increased with horizontal heterogeneity, while vertical heterogeneity had negative effects, contrary to previous research. The increasing capabilities of lidar will allow researchers to characterize forest structure with higher detail. Our findings highlight the need for structure–animal diversity studies to incorporate metrics that are able to capture different aspects of forest 3D heterogeneity.","container-title":"Remote Sensing","DOI":"10.3390/rs11070743","ISSN":"2072-4292","issue":"7","language":"en","license":"http://creativecommons.org/licenses/by/3.0/","note":"number: 7\npublisher: Multidisciplinary Digital Publishing Institute","page":"743","source":"www.mdpi.com","title":"Metrics of Lidar-Derived 3D Vegetation Structure Reveal Contrasting Effects of Horizontal and Vertical Forest Heterogeneity on Bird Species Richness","volume":"11","author":[{"family":"Carrasco","given":"Luis"},{"family":"Giam","given":"Xingli"},{"family":"Papeş","given":"Monica"},{"family":"Sheldon","given":"Kimberly S."}],"issued":{"date-parts":[["2019",1]]}}},{"id":1065,"uris":["http://zotero.org/users/16770306/items/FSD7S3TB"],"itemData":{"id":1065,"type":"article-journal","abstract":"Shrub-nesting bird species are infrequent inhabitants of urban habitats. Our study identifies their location within urban bird assemblages, quantifies their abundance in an urban ecosystem, and explores their association with vegetation variables. The study design consists of 103 point locations distributed among four types of urban habitat: medium-density residential sectors, low-density residential sectors, urban parks and natural parks. We focused on six shrub-nesting species: Gray Catbird (Dumetella carolinensis), Yellow Warbler (Setophaga petechia), Chipping Sparrow (Spizella passerine), Song Sparrow (Melospiza melodia), Northern Cardinal (Cardinalis cardinalis), and Red-winged Blackbird (Agelaius phoeniceus). Results from the PERMANOVA analysis suggest that the types of urban habitat are significantly different based on bird composition. Shrub-nesting species observed in Montreal were most abundant in natural parks, but some were frequently observed in residential areas. The presence of some shrub-nesting species was, depending on the type of urban habitat, associated with higher abundance of deciduous shrubs, clumps of shrubs or deciduous trees. This was not the case with all shrub-nesting species nor in all types of urban habitat.","container-title":"Urban Ecosystems","DOI":"10.1007/s11252-014-0434-4","ISSN":"1573-1642","issue":"3","journalAbbreviation":"Urban Ecosyst","language":"en","page":"871-884","source":"Springer Link","title":"Shrub-nesting birds in urban habitats: their abundance and association with vegetation","title-short":"Shrub-nesting birds in urban habitats","volume":"18","author":[{"family":"Rousseau","given":"Josée S."},{"family":"Savard","given":"Jean-Pierre L."},{"family":"Titman","given":"Rodger"}],"issued":{"date-parts":[["2015",9,1]]}}}],"schema":"https://github.com/citation-style-language/schema/raw/master/csl-citation.json"} </w:instrText>
      </w:r>
      <w:r w:rsidR="00D640C1">
        <w:rPr>
          <w:rFonts w:ascii="Times New Roman" w:hAnsi="Times New Roman" w:cs="Times New Roman"/>
          <w:color w:val="000000"/>
          <w:lang w:val="en-CA"/>
        </w:rPr>
        <w:fldChar w:fldCharType="separate"/>
      </w:r>
      <w:r w:rsidR="00D640C1">
        <w:rPr>
          <w:rFonts w:ascii="Times New Roman" w:hAnsi="Times New Roman" w:cs="Times New Roman"/>
          <w:noProof/>
          <w:color w:val="000000"/>
          <w:lang w:val="en-CA"/>
        </w:rPr>
        <w:t>(Carrasco et al., 2019; Rousseau et al., 2015)</w:t>
      </w:r>
      <w:r w:rsidR="00D640C1">
        <w:rPr>
          <w:rFonts w:ascii="Times New Roman" w:hAnsi="Times New Roman" w:cs="Times New Roman"/>
          <w:color w:val="000000"/>
          <w:lang w:val="en-CA"/>
        </w:rPr>
        <w:fldChar w:fldCharType="end"/>
      </w:r>
      <w:r w:rsidR="00160B62">
        <w:rPr>
          <w:rFonts w:ascii="Times New Roman" w:hAnsi="Times New Roman" w:cs="Times New Roman"/>
          <w:color w:val="000000"/>
          <w:lang w:val="en-CA"/>
        </w:rPr>
        <w:t xml:space="preserve">. Finally, </w:t>
      </w:r>
      <w:r w:rsidR="00621EDC">
        <w:rPr>
          <w:rFonts w:ascii="Times New Roman" w:hAnsi="Times New Roman" w:cs="Times New Roman"/>
          <w:color w:val="000000"/>
          <w:lang w:val="en-CA"/>
        </w:rPr>
        <w:t xml:space="preserve">we predicted that the cardinals would transition from their breeding </w:t>
      </w:r>
      <w:r w:rsidR="000E13DE">
        <w:rPr>
          <w:rFonts w:ascii="Times New Roman" w:hAnsi="Times New Roman" w:cs="Times New Roman"/>
          <w:color w:val="000000"/>
          <w:lang w:val="en-CA"/>
        </w:rPr>
        <w:t>sites</w:t>
      </w:r>
      <w:r w:rsidR="00621EDC">
        <w:rPr>
          <w:rFonts w:ascii="Times New Roman" w:hAnsi="Times New Roman" w:cs="Times New Roman"/>
          <w:color w:val="000000"/>
          <w:lang w:val="en-CA"/>
        </w:rPr>
        <w:t xml:space="preserve"> in forested</w:t>
      </w:r>
      <w:r w:rsidR="000E13DE">
        <w:rPr>
          <w:rFonts w:ascii="Times New Roman" w:hAnsi="Times New Roman" w:cs="Times New Roman"/>
          <w:color w:val="000000"/>
          <w:lang w:val="en-CA"/>
        </w:rPr>
        <w:t xml:space="preserve">/canopy covered areas towards residential areas in the fall to </w:t>
      </w:r>
      <w:r w:rsidR="00EA5FC4">
        <w:rPr>
          <w:rFonts w:ascii="Times New Roman" w:hAnsi="Times New Roman" w:cs="Times New Roman"/>
          <w:color w:val="000000"/>
          <w:lang w:val="en-CA"/>
        </w:rPr>
        <w:t xml:space="preserve">take advantage of </w:t>
      </w:r>
      <w:del w:id="986" w:author="Kyle Elliott, Dr" w:date="2025-07-26T10:40:00Z" w16du:dateUtc="2025-07-26T14:40:00Z">
        <w:r w:rsidR="00EA5FC4" w:rsidDel="004531A1">
          <w:rPr>
            <w:rFonts w:ascii="Times New Roman" w:hAnsi="Times New Roman" w:cs="Times New Roman"/>
            <w:color w:val="000000"/>
            <w:lang w:val="en-CA"/>
          </w:rPr>
          <w:delText>the reliable food sources urbanites provide</w:delText>
        </w:r>
      </w:del>
      <w:ins w:id="987" w:author="Kyle Elliott, Dr" w:date="2025-07-26T10:40:00Z" w16du:dateUtc="2025-07-26T14:40:00Z">
        <w:r w:rsidR="004531A1">
          <w:rPr>
            <w:rFonts w:ascii="Times New Roman" w:hAnsi="Times New Roman" w:cs="Times New Roman"/>
            <w:color w:val="000000"/>
            <w:lang w:val="en-CA"/>
          </w:rPr>
          <w:t>bird feeders</w:t>
        </w:r>
      </w:ins>
      <w:r w:rsidR="00EA5FC4">
        <w:rPr>
          <w:rFonts w:ascii="Times New Roman" w:hAnsi="Times New Roman" w:cs="Times New Roman"/>
          <w:color w:val="000000"/>
          <w:lang w:val="en-CA"/>
        </w:rPr>
        <w:t xml:space="preserve"> during</w:t>
      </w:r>
      <w:del w:id="988" w:author="Kyle Elliott, Dr" w:date="2025-07-26T10:40:00Z" w16du:dateUtc="2025-07-26T14:40:00Z">
        <w:r w:rsidR="00EA5FC4" w:rsidDel="004531A1">
          <w:rPr>
            <w:rFonts w:ascii="Times New Roman" w:hAnsi="Times New Roman" w:cs="Times New Roman"/>
            <w:color w:val="000000"/>
            <w:lang w:val="en-CA"/>
          </w:rPr>
          <w:delText xml:space="preserve"> the</w:delText>
        </w:r>
      </w:del>
      <w:r w:rsidR="00EA5FC4">
        <w:rPr>
          <w:rFonts w:ascii="Times New Roman" w:hAnsi="Times New Roman" w:cs="Times New Roman"/>
          <w:color w:val="000000"/>
          <w:lang w:val="en-CA"/>
        </w:rPr>
        <w:t xml:space="preserve"> winter</w:t>
      </w:r>
      <w:ins w:id="989" w:author="Kyle Elliott, Dr" w:date="2025-07-26T10:40:00Z" w16du:dateUtc="2025-07-26T14:40:00Z">
        <w:r w:rsidR="004531A1">
          <w:rPr>
            <w:rFonts w:ascii="Times New Roman" w:hAnsi="Times New Roman" w:cs="Times New Roman"/>
            <w:color w:val="000000"/>
            <w:lang w:val="en-CA"/>
          </w:rPr>
          <w:t>, reversing the movement in spring</w:t>
        </w:r>
      </w:ins>
      <w:del w:id="990" w:author="Kyle Elliott, Dr" w:date="2025-07-26T10:40:00Z" w16du:dateUtc="2025-07-26T14:40:00Z">
        <w:r w:rsidR="00EA5FC4" w:rsidDel="004531A1">
          <w:rPr>
            <w:rFonts w:ascii="Times New Roman" w:hAnsi="Times New Roman" w:cs="Times New Roman"/>
            <w:color w:val="000000"/>
            <w:lang w:val="en-CA"/>
          </w:rPr>
          <w:delText xml:space="preserve"> (the same movement is expected in the other direction once spring arrives)</w:delText>
        </w:r>
      </w:del>
      <w:r w:rsidR="00EA5FC4">
        <w:rPr>
          <w:rFonts w:ascii="Times New Roman" w:hAnsi="Times New Roman" w:cs="Times New Roman"/>
          <w:color w:val="000000"/>
          <w:lang w:val="en-CA"/>
        </w:rPr>
        <w:t>.</w:t>
      </w:r>
    </w:p>
    <w:p w14:paraId="5D341662" w14:textId="77777777" w:rsidR="00F4345F" w:rsidRPr="00444249" w:rsidRDefault="00F4345F" w:rsidP="00F4345F">
      <w:pPr>
        <w:tabs>
          <w:tab w:val="left" w:pos="20"/>
          <w:tab w:val="left" w:pos="392"/>
        </w:tabs>
        <w:autoSpaceDE w:val="0"/>
        <w:autoSpaceDN w:val="0"/>
        <w:adjustRightInd w:val="0"/>
        <w:spacing w:line="480" w:lineRule="auto"/>
        <w:jc w:val="both"/>
        <w:rPr>
          <w:rFonts w:ascii="Times New Roman" w:hAnsi="Times New Roman" w:cs="Times New Roman"/>
          <w:i/>
          <w:iCs/>
          <w:color w:val="000000"/>
          <w:lang w:val="en-CA"/>
        </w:rPr>
      </w:pPr>
    </w:p>
    <w:p w14:paraId="3CCB2713" w14:textId="77777777" w:rsidR="0080628C" w:rsidRDefault="0080628C" w:rsidP="0080628C">
      <w:pPr>
        <w:pStyle w:val="Heading3"/>
        <w:spacing w:line="480" w:lineRule="auto"/>
        <w:rPr>
          <w:rFonts w:ascii="Times New Roman" w:hAnsi="Times New Roman" w:cs="Times New Roman"/>
          <w:b/>
          <w:bCs/>
          <w:color w:val="000000" w:themeColor="text1"/>
          <w:lang w:val="en-CA"/>
        </w:rPr>
      </w:pPr>
      <w:bookmarkStart w:id="991" w:name="_Toc203574368"/>
      <w:r>
        <w:rPr>
          <w:rFonts w:ascii="Times New Roman" w:hAnsi="Times New Roman" w:cs="Times New Roman"/>
          <w:b/>
          <w:bCs/>
          <w:color w:val="000000" w:themeColor="text1"/>
          <w:lang w:val="en-CA"/>
        </w:rPr>
        <w:lastRenderedPageBreak/>
        <w:t>Materials and methods</w:t>
      </w:r>
      <w:bookmarkEnd w:id="991"/>
    </w:p>
    <w:p w14:paraId="13E7168D" w14:textId="3666E6E7" w:rsidR="0094673A" w:rsidRPr="002B7289" w:rsidRDefault="0094673A" w:rsidP="00246D10">
      <w:pPr>
        <w:pStyle w:val="Heading3"/>
        <w:spacing w:line="480" w:lineRule="auto"/>
        <w:jc w:val="both"/>
        <w:rPr>
          <w:rFonts w:ascii="Times New Roman" w:hAnsi="Times New Roman" w:cs="Times New Roman"/>
          <w:color w:val="000000" w:themeColor="text1"/>
          <w:sz w:val="24"/>
          <w:szCs w:val="24"/>
          <w:u w:val="single"/>
          <w:lang w:val="en-CA"/>
        </w:rPr>
      </w:pPr>
      <w:bookmarkStart w:id="992" w:name="_Toc203574369"/>
      <w:r w:rsidRPr="002B7289">
        <w:rPr>
          <w:rFonts w:ascii="Times New Roman" w:hAnsi="Times New Roman" w:cs="Times New Roman"/>
          <w:color w:val="000000" w:themeColor="text1"/>
          <w:sz w:val="24"/>
          <w:szCs w:val="24"/>
          <w:u w:val="single"/>
          <w:lang w:val="en-CA"/>
        </w:rPr>
        <w:t>Study locations</w:t>
      </w:r>
      <w:bookmarkEnd w:id="992"/>
    </w:p>
    <w:p w14:paraId="327F3973" w14:textId="0D4EFE41" w:rsidR="00DB066B" w:rsidRDefault="00E34DBD" w:rsidP="00246D10">
      <w:pPr>
        <w:autoSpaceDE w:val="0"/>
        <w:autoSpaceDN w:val="0"/>
        <w:adjustRightInd w:val="0"/>
        <w:spacing w:line="480" w:lineRule="auto"/>
        <w:jc w:val="both"/>
        <w:rPr>
          <w:rFonts w:ascii="Times New Roman" w:hAnsi="Times New Roman" w:cs="Times New Roman"/>
          <w:noProof/>
          <w:color w:val="000000"/>
          <w:u w:color="000000"/>
          <w:lang w:val="en-CA"/>
        </w:rPr>
      </w:pPr>
      <w:r>
        <w:rPr>
          <w:rFonts w:ascii="Times New Roman" w:hAnsi="Times New Roman" w:cs="Times New Roman"/>
          <w:color w:val="000000"/>
          <w:u w:color="000000"/>
          <w:lang w:val="en-CA"/>
        </w:rPr>
        <w:t xml:space="preserve">The island of Montreal </w:t>
      </w:r>
      <w:r w:rsidR="00143046">
        <w:rPr>
          <w:rFonts w:ascii="Times New Roman" w:hAnsi="Times New Roman" w:cs="Times New Roman"/>
          <w:color w:val="000000"/>
          <w:u w:color="000000"/>
          <w:lang w:val="en-CA"/>
        </w:rPr>
        <w:t>is in</w:t>
      </w:r>
      <w:r w:rsidR="00F41908">
        <w:rPr>
          <w:rFonts w:ascii="Times New Roman" w:hAnsi="Times New Roman" w:cs="Times New Roman"/>
          <w:color w:val="000000"/>
          <w:u w:color="000000"/>
          <w:lang w:val="en-CA"/>
        </w:rPr>
        <w:t xml:space="preserve"> southern Quebec</w:t>
      </w:r>
      <w:del w:id="993" w:author="Kyle Elliott, Dr" w:date="2025-07-26T10:47:00Z" w16du:dateUtc="2025-07-26T14:47:00Z">
        <w:r w:rsidR="00543362" w:rsidDel="004227F0">
          <w:rPr>
            <w:rFonts w:ascii="Times New Roman" w:hAnsi="Times New Roman" w:cs="Times New Roman"/>
            <w:color w:val="000000"/>
            <w:u w:color="000000"/>
            <w:lang w:val="en-CA"/>
          </w:rPr>
          <w:delText xml:space="preserve"> in</w:delText>
        </w:r>
      </w:del>
      <w:ins w:id="994" w:author="Kyle Elliott, Dr" w:date="2025-07-26T10:47:00Z" w16du:dateUtc="2025-07-26T14:47:00Z">
        <w:r w:rsidR="004227F0">
          <w:rPr>
            <w:rFonts w:ascii="Times New Roman" w:hAnsi="Times New Roman" w:cs="Times New Roman"/>
            <w:color w:val="000000"/>
            <w:u w:color="000000"/>
            <w:lang w:val="en-CA"/>
          </w:rPr>
          <w:t>,</w:t>
        </w:r>
      </w:ins>
      <w:r w:rsidR="00543362">
        <w:rPr>
          <w:rFonts w:ascii="Times New Roman" w:hAnsi="Times New Roman" w:cs="Times New Roman"/>
          <w:color w:val="000000"/>
          <w:u w:color="000000"/>
          <w:lang w:val="en-CA"/>
        </w:rPr>
        <w:t xml:space="preserve"> Canada</w:t>
      </w:r>
      <w:ins w:id="995" w:author="Kyle Elliott, Dr" w:date="2025-07-26T10:47:00Z" w16du:dateUtc="2025-07-26T14:47:00Z">
        <w:r w:rsidR="004227F0">
          <w:rPr>
            <w:rFonts w:ascii="Times New Roman" w:hAnsi="Times New Roman" w:cs="Times New Roman"/>
            <w:color w:val="000000"/>
            <w:u w:color="000000"/>
            <w:lang w:val="en-CA"/>
          </w:rPr>
          <w:t>,</w:t>
        </w:r>
      </w:ins>
      <w:r w:rsidR="00F41908">
        <w:rPr>
          <w:rFonts w:ascii="Times New Roman" w:hAnsi="Times New Roman" w:cs="Times New Roman"/>
          <w:color w:val="000000"/>
          <w:u w:color="000000"/>
          <w:lang w:val="en-CA"/>
        </w:rPr>
        <w:t xml:space="preserve"> at the confluence of the Saint-Lawrence River and the</w:t>
      </w:r>
      <w:r w:rsidR="00C536D1">
        <w:rPr>
          <w:rFonts w:ascii="Times New Roman" w:hAnsi="Times New Roman" w:cs="Times New Roman"/>
          <w:color w:val="000000"/>
          <w:u w:color="000000"/>
          <w:lang w:val="en-CA"/>
        </w:rPr>
        <w:t xml:space="preserve"> Ottawa River. </w:t>
      </w:r>
      <w:r w:rsidR="00876B65">
        <w:rPr>
          <w:rFonts w:ascii="Times New Roman" w:hAnsi="Times New Roman" w:cs="Times New Roman"/>
          <w:color w:val="000000"/>
          <w:u w:color="000000"/>
          <w:lang w:val="en-CA"/>
        </w:rPr>
        <w:t xml:space="preserve">As of 2021, approximately </w:t>
      </w:r>
      <w:r w:rsidR="001903E5">
        <w:rPr>
          <w:rFonts w:ascii="Times New Roman" w:hAnsi="Times New Roman" w:cs="Times New Roman"/>
          <w:color w:val="000000"/>
          <w:u w:color="000000"/>
          <w:lang w:val="en-CA"/>
        </w:rPr>
        <w:t xml:space="preserve">1.7 million people were </w:t>
      </w:r>
      <w:r w:rsidR="009D7C67">
        <w:rPr>
          <w:rFonts w:ascii="Times New Roman" w:hAnsi="Times New Roman" w:cs="Times New Roman"/>
          <w:color w:val="000000"/>
          <w:u w:color="000000"/>
          <w:lang w:val="en-CA"/>
        </w:rPr>
        <w:t xml:space="preserve">estimated to live on the island itself, </w:t>
      </w:r>
      <w:r w:rsidR="00C018B8">
        <w:rPr>
          <w:rFonts w:ascii="Times New Roman" w:hAnsi="Times New Roman" w:cs="Times New Roman"/>
          <w:color w:val="000000"/>
          <w:u w:color="000000"/>
          <w:lang w:val="en-CA"/>
        </w:rPr>
        <w:t xml:space="preserve">with a population density of </w:t>
      </w:r>
      <w:ins w:id="996" w:author="Kyle Elliott, Dr" w:date="2025-07-26T10:47:00Z" w16du:dateUtc="2025-07-26T14:47:00Z">
        <w:r w:rsidR="004227F0">
          <w:rPr>
            <w:rFonts w:ascii="Times New Roman" w:hAnsi="Times New Roman" w:cs="Times New Roman"/>
            <w:color w:val="000000"/>
            <w:u w:color="000000"/>
            <w:lang w:val="en-CA"/>
          </w:rPr>
          <w:t>~</w:t>
        </w:r>
      </w:ins>
      <w:r w:rsidR="00C018B8">
        <w:rPr>
          <w:rFonts w:ascii="Times New Roman" w:hAnsi="Times New Roman" w:cs="Times New Roman"/>
          <w:color w:val="000000"/>
          <w:u w:color="000000"/>
          <w:lang w:val="en-CA"/>
        </w:rPr>
        <w:t>48</w:t>
      </w:r>
      <w:del w:id="997" w:author="Kyle Elliott, Dr" w:date="2025-07-26T10:47:00Z" w16du:dateUtc="2025-07-26T14:47:00Z">
        <w:r w:rsidR="00C018B8" w:rsidDel="004227F0">
          <w:rPr>
            <w:rFonts w:ascii="Times New Roman" w:hAnsi="Times New Roman" w:cs="Times New Roman"/>
            <w:color w:val="000000"/>
            <w:u w:color="000000"/>
            <w:lang w:val="en-CA"/>
          </w:rPr>
          <w:delText>33.5</w:delText>
        </w:r>
      </w:del>
      <w:ins w:id="998" w:author="Kyle Elliott, Dr" w:date="2025-07-26T10:47:00Z" w16du:dateUtc="2025-07-26T14:47:00Z">
        <w:r w:rsidR="004227F0">
          <w:rPr>
            <w:rFonts w:ascii="Times New Roman" w:hAnsi="Times New Roman" w:cs="Times New Roman"/>
            <w:color w:val="000000"/>
            <w:u w:color="000000"/>
            <w:lang w:val="en-CA"/>
          </w:rPr>
          <w:t>00</w:t>
        </w:r>
      </w:ins>
      <w:r w:rsidR="00C018B8">
        <w:rPr>
          <w:rFonts w:ascii="Times New Roman" w:hAnsi="Times New Roman" w:cs="Times New Roman"/>
          <w:color w:val="000000"/>
          <w:u w:color="000000"/>
          <w:lang w:val="en-CA"/>
        </w:rPr>
        <w:t xml:space="preserve"> people </w:t>
      </w:r>
      <w:r w:rsidR="00935AF0">
        <w:rPr>
          <w:rFonts w:ascii="Times New Roman" w:hAnsi="Times New Roman" w:cs="Times New Roman"/>
          <w:color w:val="000000"/>
          <w:u w:color="000000"/>
          <w:lang w:val="en-CA"/>
        </w:rPr>
        <w:t xml:space="preserve">per square kilometers </w:t>
      </w:r>
      <w:r w:rsidR="00753797">
        <w:rPr>
          <w:rFonts w:ascii="Times New Roman" w:hAnsi="Times New Roman" w:cs="Times New Roman"/>
          <w:color w:val="000000"/>
          <w:u w:color="000000"/>
          <w:lang w:val="en-CA"/>
        </w:rPr>
        <w:fldChar w:fldCharType="begin"/>
      </w:r>
      <w:r w:rsidR="00753797">
        <w:rPr>
          <w:rFonts w:ascii="Times New Roman" w:hAnsi="Times New Roman" w:cs="Times New Roman"/>
          <w:color w:val="000000"/>
          <w:u w:color="000000"/>
          <w:lang w:val="en-CA"/>
        </w:rPr>
        <w:instrText xml:space="preserve"> ADDIN ZOTERO_ITEM CSL_CITATION {"citationID":"apbOvAtt","properties":{"formattedCitation":"(Government of Canada, 2022b)","plainCitation":"(Government of Canada, 2022b)","noteIndex":0},"citationItems":[{"id":971,"uris":["http://zotero.org/users/16770306/items/428CZ78I"],"itemData":{"id":971,"type":"webpage","abstract":"Statistics Canada's Census Profile presents information from the 2021 Census of Population - Montréal, Ville (V) [Census subdivision], Quebec.","language":"eng","note":"Last Modified: 2023-11-15","title":"Profile table, Census Profile, 2021 Census of Population - Montréal, Ville (V) [Census subdivision], Quebec","URL":"https://www12.statcan.gc.ca/census-recensement/2021/dp-pd/prof/index.cfm?Lang=E","author":[{"family":"Government of Canada","given":"Statistics Canada"}],"accessed":{"date-parts":[["2025",7,13]]},"issued":{"date-parts":[["2022",2,9]]}}}],"schema":"https://github.com/citation-style-language/schema/raw/master/csl-citation.json"} </w:instrText>
      </w:r>
      <w:r w:rsidR="00753797">
        <w:rPr>
          <w:rFonts w:ascii="Times New Roman" w:hAnsi="Times New Roman" w:cs="Times New Roman"/>
          <w:color w:val="000000"/>
          <w:u w:color="000000"/>
          <w:lang w:val="en-CA"/>
        </w:rPr>
        <w:fldChar w:fldCharType="separate"/>
      </w:r>
      <w:r w:rsidR="00753797">
        <w:rPr>
          <w:rFonts w:ascii="Times New Roman" w:hAnsi="Times New Roman" w:cs="Times New Roman"/>
          <w:noProof/>
          <w:color w:val="000000"/>
          <w:u w:color="000000"/>
          <w:lang w:val="en-CA"/>
        </w:rPr>
        <w:t>(Government of Canada, 2022b)</w:t>
      </w:r>
      <w:r w:rsidR="00753797">
        <w:rPr>
          <w:rFonts w:ascii="Times New Roman" w:hAnsi="Times New Roman" w:cs="Times New Roman"/>
          <w:color w:val="000000"/>
          <w:u w:color="000000"/>
          <w:lang w:val="en-CA"/>
        </w:rPr>
        <w:fldChar w:fldCharType="end"/>
      </w:r>
      <w:r w:rsidR="00935AF0">
        <w:rPr>
          <w:rFonts w:ascii="Times New Roman" w:hAnsi="Times New Roman" w:cs="Times New Roman"/>
          <w:color w:val="000000"/>
          <w:u w:color="000000"/>
          <w:lang w:val="en-CA"/>
        </w:rPr>
        <w:t>.</w:t>
      </w:r>
      <w:r w:rsidR="00314F96">
        <w:rPr>
          <w:rFonts w:ascii="Times New Roman" w:hAnsi="Times New Roman" w:cs="Times New Roman"/>
          <w:color w:val="000000"/>
          <w:u w:color="000000"/>
          <w:lang w:val="en-CA"/>
        </w:rPr>
        <w:t xml:space="preserve"> </w:t>
      </w:r>
      <w:r w:rsidR="003366E1">
        <w:rPr>
          <w:rFonts w:ascii="Times New Roman" w:hAnsi="Times New Roman" w:cs="Times New Roman"/>
          <w:color w:val="000000"/>
          <w:u w:color="000000"/>
          <w:lang w:val="en-CA"/>
        </w:rPr>
        <w:t>The city of Montreal pledged to</w:t>
      </w:r>
      <w:r w:rsidR="00613828">
        <w:rPr>
          <w:rFonts w:ascii="Times New Roman" w:hAnsi="Times New Roman" w:cs="Times New Roman"/>
          <w:color w:val="000000"/>
          <w:u w:color="000000"/>
          <w:lang w:val="en-CA"/>
        </w:rPr>
        <w:t xml:space="preserve"> </w:t>
      </w:r>
      <w:r w:rsidR="00D847D3">
        <w:rPr>
          <w:rFonts w:ascii="Times New Roman" w:hAnsi="Times New Roman" w:cs="Times New Roman"/>
          <w:color w:val="000000"/>
          <w:u w:color="000000"/>
          <w:lang w:val="en-CA"/>
        </w:rPr>
        <w:t>convert 10% of its territory into protected natural areas that contribute to the preservation of biodiversity</w:t>
      </w:r>
      <w:r w:rsidR="007D5566">
        <w:rPr>
          <w:rFonts w:ascii="Times New Roman" w:hAnsi="Times New Roman" w:cs="Times New Roman"/>
          <w:color w:val="000000"/>
          <w:u w:color="000000"/>
          <w:lang w:val="en-CA"/>
        </w:rPr>
        <w:t xml:space="preserve"> by 2030</w:t>
      </w:r>
      <w:r w:rsidR="000D5248">
        <w:rPr>
          <w:rFonts w:ascii="Times New Roman" w:hAnsi="Times New Roman" w:cs="Times New Roman"/>
          <w:color w:val="000000"/>
          <w:u w:color="000000"/>
          <w:lang w:val="en-CA"/>
        </w:rPr>
        <w:t xml:space="preserve">, and </w:t>
      </w:r>
      <w:r w:rsidR="007D5566">
        <w:rPr>
          <w:rFonts w:ascii="Times New Roman" w:hAnsi="Times New Roman" w:cs="Times New Roman"/>
          <w:color w:val="000000"/>
          <w:u w:color="000000"/>
          <w:lang w:val="en-CA"/>
        </w:rPr>
        <w:t xml:space="preserve">is now reporting </w:t>
      </w:r>
      <w:r w:rsidR="00AB28FA">
        <w:rPr>
          <w:rFonts w:ascii="Times New Roman" w:hAnsi="Times New Roman" w:cs="Times New Roman"/>
          <w:color w:val="000000"/>
          <w:u w:color="000000"/>
          <w:lang w:val="en-CA"/>
        </w:rPr>
        <w:t>to have reached 7.6%</w:t>
      </w:r>
      <w:r w:rsidR="000D5248">
        <w:rPr>
          <w:rFonts w:ascii="Times New Roman" w:hAnsi="Times New Roman" w:cs="Times New Roman"/>
          <w:color w:val="000000"/>
          <w:u w:color="000000"/>
          <w:lang w:val="en-CA"/>
        </w:rPr>
        <w:t xml:space="preserve"> </w:t>
      </w:r>
      <w:r w:rsidR="006D20DD">
        <w:rPr>
          <w:rFonts w:ascii="Times New Roman" w:hAnsi="Times New Roman" w:cs="Times New Roman"/>
          <w:color w:val="000000"/>
          <w:u w:color="000000"/>
          <w:lang w:val="en-CA"/>
        </w:rPr>
        <w:fldChar w:fldCharType="begin"/>
      </w:r>
      <w:r w:rsidR="006D20DD">
        <w:rPr>
          <w:rFonts w:ascii="Times New Roman" w:hAnsi="Times New Roman" w:cs="Times New Roman"/>
          <w:color w:val="000000"/>
          <w:u w:color="000000"/>
          <w:lang w:val="en-CA"/>
        </w:rPr>
        <w:instrText xml:space="preserve"> ADDIN ZOTERO_ITEM CSL_CITATION {"citationID":"rAl39gBZ","properties":{"formattedCitation":"(City of Montreal, 2024)","plainCitation":"(City of Montreal, 2024)","noteIndex":0},"citationItems":[{"id":910,"uris":["http://zotero.org/users/16770306/items/TKUGCH3C"],"itemData":{"id":910,"type":"document","language":"French","publisher":"City of Montreal","title":"Plan climat 2020-2030 Ville de Montréal - État d'avancement avril 2024","URL":"https://mtl.ged.montreal.ca/constellio/?collection=mtlca&amp;portal=REPDOCVDM#!displayDocument/00000092918","author":[{"family":"City of Montreal","given":""}],"issued":{"date-parts":[["2024"]]}}}],"schema":"https://github.com/citation-style-language/schema/raw/master/csl-citation.json"} </w:instrText>
      </w:r>
      <w:r w:rsidR="006D20DD">
        <w:rPr>
          <w:rFonts w:ascii="Times New Roman" w:hAnsi="Times New Roman" w:cs="Times New Roman"/>
          <w:color w:val="000000"/>
          <w:u w:color="000000"/>
          <w:lang w:val="en-CA"/>
        </w:rPr>
        <w:fldChar w:fldCharType="separate"/>
      </w:r>
      <w:r w:rsidR="006D20DD">
        <w:rPr>
          <w:rFonts w:ascii="Times New Roman" w:hAnsi="Times New Roman" w:cs="Times New Roman"/>
          <w:noProof/>
          <w:color w:val="000000"/>
          <w:u w:color="000000"/>
          <w:lang w:val="en-CA"/>
        </w:rPr>
        <w:t>(City of Montreal, 2024)</w:t>
      </w:r>
      <w:r w:rsidR="006D20DD">
        <w:rPr>
          <w:rFonts w:ascii="Times New Roman" w:hAnsi="Times New Roman" w:cs="Times New Roman"/>
          <w:color w:val="000000"/>
          <w:u w:color="000000"/>
          <w:lang w:val="en-CA"/>
        </w:rPr>
        <w:fldChar w:fldCharType="end"/>
      </w:r>
      <w:r w:rsidR="00D847D3">
        <w:rPr>
          <w:rFonts w:ascii="Times New Roman" w:hAnsi="Times New Roman" w:cs="Times New Roman"/>
          <w:color w:val="000000"/>
          <w:u w:color="000000"/>
          <w:lang w:val="en-CA"/>
        </w:rPr>
        <w:t>.</w:t>
      </w:r>
      <w:r w:rsidR="00145CA0">
        <w:rPr>
          <w:rFonts w:ascii="Times New Roman" w:hAnsi="Times New Roman" w:cs="Times New Roman"/>
          <w:color w:val="000000"/>
          <w:u w:color="000000"/>
          <w:lang w:val="en-CA"/>
        </w:rPr>
        <w:t xml:space="preserve"> The Montreal climate </w:t>
      </w:r>
      <w:r w:rsidR="00847D6E">
        <w:rPr>
          <w:rFonts w:ascii="Times New Roman" w:hAnsi="Times New Roman" w:cs="Times New Roman"/>
          <w:color w:val="000000"/>
          <w:u w:color="000000"/>
          <w:lang w:val="en-CA"/>
        </w:rPr>
        <w:t xml:space="preserve">is divided in four distinct seasons, </w:t>
      </w:r>
      <w:r w:rsidR="00234F2D">
        <w:rPr>
          <w:rFonts w:ascii="Times New Roman" w:hAnsi="Times New Roman" w:cs="Times New Roman"/>
          <w:color w:val="000000"/>
          <w:u w:color="000000"/>
          <w:lang w:val="en-CA"/>
        </w:rPr>
        <w:t>including cold winters with temperatures</w:t>
      </w:r>
      <w:r w:rsidR="00C440B2">
        <w:rPr>
          <w:rFonts w:ascii="Times New Roman" w:hAnsi="Times New Roman" w:cs="Times New Roman"/>
          <w:color w:val="000000"/>
          <w:u w:color="000000"/>
          <w:lang w:val="en-CA"/>
        </w:rPr>
        <w:t xml:space="preserve"> often reaching -10 ˚C, while the summers are usually hot and humid with temperatures </w:t>
      </w:r>
      <w:r w:rsidR="00513E3F">
        <w:rPr>
          <w:rFonts w:ascii="Times New Roman" w:hAnsi="Times New Roman" w:cs="Times New Roman"/>
          <w:color w:val="000000"/>
          <w:u w:color="000000"/>
          <w:lang w:val="en-CA"/>
        </w:rPr>
        <w:t xml:space="preserve">around 23 ˚C </w:t>
      </w:r>
      <w:r w:rsidR="00023F29">
        <w:rPr>
          <w:rFonts w:ascii="Times New Roman" w:hAnsi="Times New Roman" w:cs="Times New Roman"/>
          <w:color w:val="000000"/>
          <w:u w:color="000000"/>
          <w:lang w:val="en-CA"/>
        </w:rPr>
        <w:fldChar w:fldCharType="begin"/>
      </w:r>
      <w:r w:rsidR="00A544E9">
        <w:rPr>
          <w:rFonts w:ascii="Times New Roman" w:hAnsi="Times New Roman" w:cs="Times New Roman"/>
          <w:color w:val="000000"/>
          <w:u w:color="000000"/>
          <w:lang w:val="en-CA"/>
        </w:rPr>
        <w:instrText xml:space="preserve"> ADDIN ZOTERO_ITEM CSL_CITATION {"citationID":"z9KzKHNJ","properties":{"formattedCitation":"(McGill University, 2025)","plainCitation":"(McGill University, 2025)","noteIndex":0},"citationItems":[{"id":975,"uris":["http://zotero.org/users/16770306/items/CCR6FANZ"],"itemData":{"id":975,"type":"webpage","abstract":"Montréal summers are humid and range from warm to hot with an average temperature of 22-30 °C. Spring and fall can be mild, but prone to drastic temperature changes. Late season heat waves and even snowstorms in November and April are possible. Winter in Montréal usually brings cold, snowy, windy, and, at times, icy weather.    Average Temperatures Average Snowfall  Dressing Appropriately     Average Temperatures      DECEMBER (°C)  JANUARY (°C)  FEBRUARY (°C)  MARCH (°C)       Average: -5.6   Daily max: -2.3   Daily min: -8.9      Average: -8.9   Daily max: -5.4   Daily min: -12.4      Average: -7.2   Daily max: -3.7   Daily min: -10.6      Average: -1.2   Daily max: 2.4   Daily min: -4.8       Beware the “Wind Chill Factor” — temperatures can feel far lower than they are.   Average Snowfall      DECEMBER (CM)  JANUARY (CM)  FEBRUARY (CM)  MARCH (CM)     Monthly: 57.8  Days with snowfall: 12    Monthly: 45.9   Days with snowfall: 13.6      Monthly: 46.6   Days with snowfall: 11.1      Monthly: 36.8   Days with snowfall: 8.3         Dressing Appropriately  Things to consider:   Length of stay at McGill (exchange, 4-year/2-year program)  Budget (how much are you willing to spend)  Comfort over style   Boots ($65 - $200)   Look for waterproof boots, with rubber soles  Don’t forget about comfort  Deals for second-hand boots on Craigslist and Kijiji   Long Johns and thermals ($15)   Long underwear worn underneath regular clothing  Should be tight, but not restrictive   Can prevent the need to wear layers    Toques, gloves and scarves ($30 - $90)   You lose a majority of heat through your head!  Make sure ears are covered  Helps protect from winds  Consider waterproof over knit gloves   Winter jackets ($100 - $500)   The biggest and most important expense  Consider something that is puffy (real or synthetic down) and waterproof (at least water-resistant)  The higher the down count, the warmer the jacket  700 down count very high (thick, puffy jacket)    For more information about being \"winter ready\", take a look at ISS's Winter 101 presentation.","container-title":"International Student Services","language":"en","title":"Climate","URL":"https://www.mcgill.ca/internationalstudents/once-here/pre-arrival/pre-arrival-information/about-montreal/climate","author":[{"family":"McGill University","given":""}],"accessed":{"date-parts":[["2025",7,13]]},"issued":{"date-parts":[["2025"]]}}}],"schema":"https://github.com/citation-style-language/schema/raw/master/csl-citation.json"} </w:instrText>
      </w:r>
      <w:r w:rsidR="00023F29">
        <w:rPr>
          <w:rFonts w:ascii="Times New Roman" w:hAnsi="Times New Roman" w:cs="Times New Roman"/>
          <w:color w:val="000000"/>
          <w:u w:color="000000"/>
          <w:lang w:val="en-CA"/>
        </w:rPr>
        <w:fldChar w:fldCharType="separate"/>
      </w:r>
      <w:r w:rsidR="00A544E9">
        <w:rPr>
          <w:rFonts w:ascii="Times New Roman" w:hAnsi="Times New Roman" w:cs="Times New Roman"/>
          <w:noProof/>
          <w:color w:val="000000"/>
          <w:u w:color="000000"/>
          <w:lang w:val="en-CA"/>
        </w:rPr>
        <w:t>(McGill University, 2025)</w:t>
      </w:r>
      <w:r w:rsidR="00023F29">
        <w:rPr>
          <w:rFonts w:ascii="Times New Roman" w:hAnsi="Times New Roman" w:cs="Times New Roman"/>
          <w:color w:val="000000"/>
          <w:u w:color="000000"/>
          <w:lang w:val="en-CA"/>
        </w:rPr>
        <w:fldChar w:fldCharType="end"/>
      </w:r>
      <w:r w:rsidR="00513E3F">
        <w:rPr>
          <w:rFonts w:ascii="Times New Roman" w:hAnsi="Times New Roman" w:cs="Times New Roman"/>
          <w:color w:val="000000"/>
          <w:u w:color="000000"/>
          <w:lang w:val="en-CA"/>
        </w:rPr>
        <w:t>.</w:t>
      </w:r>
      <w:r w:rsidR="00D847D3">
        <w:rPr>
          <w:rFonts w:ascii="Times New Roman" w:hAnsi="Times New Roman" w:cs="Times New Roman"/>
          <w:color w:val="000000"/>
          <w:u w:color="000000"/>
          <w:lang w:val="en-CA"/>
        </w:rPr>
        <w:t xml:space="preserve"> </w:t>
      </w:r>
      <w:r w:rsidR="000D5248">
        <w:rPr>
          <w:rFonts w:ascii="Times New Roman" w:hAnsi="Times New Roman" w:cs="Times New Roman"/>
          <w:color w:val="000000"/>
          <w:u w:color="000000"/>
          <w:lang w:val="en-CA"/>
        </w:rPr>
        <w:t xml:space="preserve"> </w:t>
      </w:r>
      <w:commentRangeStart w:id="999"/>
      <w:r w:rsidR="0094673A" w:rsidRPr="0094673A">
        <w:rPr>
          <w:rFonts w:ascii="Times New Roman" w:hAnsi="Times New Roman" w:cs="Times New Roman"/>
          <w:color w:val="000000"/>
          <w:u w:color="000000"/>
          <w:lang w:val="en-CA"/>
        </w:rPr>
        <w:t>This</w:t>
      </w:r>
      <w:commentRangeEnd w:id="999"/>
      <w:r w:rsidR="006D1B25">
        <w:rPr>
          <w:rStyle w:val="CommentReference"/>
        </w:rPr>
        <w:commentReference w:id="999"/>
      </w:r>
      <w:r w:rsidR="0094673A" w:rsidRPr="0094673A">
        <w:rPr>
          <w:rFonts w:ascii="Times New Roman" w:hAnsi="Times New Roman" w:cs="Times New Roman"/>
          <w:color w:val="000000"/>
          <w:u w:color="000000"/>
          <w:lang w:val="en-CA"/>
        </w:rPr>
        <w:t xml:space="preserve"> research was conducted in three study sites with varying levels of urbanization. Each site includes two release locations randomly assigned to the individuals. The first study site is at the McGill Bird Observatory (MBO), located on the western end of the island of Montreal (45˚25’51.</w:t>
      </w:r>
      <w:proofErr w:type="gramStart"/>
      <w:r w:rsidR="0094673A" w:rsidRPr="0094673A">
        <w:rPr>
          <w:rFonts w:ascii="Times New Roman" w:hAnsi="Times New Roman" w:cs="Times New Roman"/>
          <w:color w:val="000000"/>
          <w:u w:color="000000"/>
          <w:lang w:val="en-CA"/>
        </w:rPr>
        <w:t>4”N</w:t>
      </w:r>
      <w:proofErr w:type="gramEnd"/>
      <w:r w:rsidR="0094673A" w:rsidRPr="0094673A">
        <w:rPr>
          <w:rFonts w:ascii="Times New Roman" w:hAnsi="Times New Roman" w:cs="Times New Roman"/>
          <w:color w:val="000000"/>
          <w:u w:color="000000"/>
          <w:lang w:val="en-CA"/>
        </w:rPr>
        <w:t xml:space="preserve"> 73˚56’18.</w:t>
      </w:r>
      <w:proofErr w:type="gramStart"/>
      <w:r w:rsidR="0094673A" w:rsidRPr="0094673A">
        <w:rPr>
          <w:rFonts w:ascii="Times New Roman" w:hAnsi="Times New Roman" w:cs="Times New Roman"/>
          <w:color w:val="000000"/>
          <w:u w:color="000000"/>
          <w:lang w:val="en-CA"/>
        </w:rPr>
        <w:t>5”W</w:t>
      </w:r>
      <w:proofErr w:type="gramEnd"/>
      <w:r w:rsidR="0094673A" w:rsidRPr="0094673A">
        <w:rPr>
          <w:rFonts w:ascii="Times New Roman" w:hAnsi="Times New Roman" w:cs="Times New Roman"/>
          <w:color w:val="000000"/>
          <w:u w:color="000000"/>
          <w:lang w:val="en-CA"/>
        </w:rPr>
        <w:t xml:space="preserve">). The MBO </w:t>
      </w:r>
      <w:r w:rsidR="00F25844">
        <w:rPr>
          <w:rFonts w:ascii="Times New Roman" w:hAnsi="Times New Roman" w:cs="Times New Roman"/>
          <w:color w:val="000000"/>
          <w:u w:color="000000"/>
          <w:lang w:val="en-CA"/>
        </w:rPr>
        <w:t>is our least urban site</w:t>
      </w:r>
      <w:r w:rsidR="0094673A" w:rsidRPr="0094673A">
        <w:rPr>
          <w:rFonts w:ascii="Times New Roman" w:hAnsi="Times New Roman" w:cs="Times New Roman"/>
          <w:color w:val="000000"/>
          <w:u w:color="000000"/>
          <w:lang w:val="en-CA"/>
        </w:rPr>
        <w:t>, being part of the 30 km</w:t>
      </w:r>
      <w:r w:rsidR="0094673A" w:rsidRPr="0094673A">
        <w:rPr>
          <w:rFonts w:ascii="Times New Roman" w:hAnsi="Times New Roman" w:cs="Times New Roman"/>
          <w:color w:val="000000"/>
          <w:u w:color="000000"/>
          <w:vertAlign w:val="superscript"/>
          <w:lang w:val="en-CA"/>
        </w:rPr>
        <w:t>2</w:t>
      </w:r>
      <w:r w:rsidR="0094673A" w:rsidRPr="0094673A">
        <w:rPr>
          <w:rFonts w:ascii="Times New Roman" w:hAnsi="Times New Roman" w:cs="Times New Roman"/>
          <w:color w:val="000000"/>
          <w:u w:color="000000"/>
          <w:lang w:val="en-CA"/>
        </w:rPr>
        <w:t xml:space="preserve"> of the </w:t>
      </w:r>
      <w:r w:rsidR="0094673A" w:rsidRPr="0094673A">
        <w:rPr>
          <w:rFonts w:ascii="Times New Roman" w:hAnsi="Times New Roman" w:cs="Times New Roman"/>
          <w:i/>
          <w:iCs/>
          <w:color w:val="000000"/>
          <w:u w:color="000000"/>
          <w:lang w:val="en-CA"/>
        </w:rPr>
        <w:t xml:space="preserve">Grand </w:t>
      </w:r>
      <w:del w:id="1000" w:author="Kyle Elliott, Dr" w:date="2025-07-26T10:48:00Z" w16du:dateUtc="2025-07-26T14:48:00Z">
        <w:r w:rsidR="0094673A" w:rsidRPr="0094673A" w:rsidDel="004227F0">
          <w:rPr>
            <w:rFonts w:ascii="Times New Roman" w:hAnsi="Times New Roman" w:cs="Times New Roman"/>
            <w:i/>
            <w:iCs/>
            <w:color w:val="000000"/>
            <w:u w:color="000000"/>
            <w:lang w:val="en-CA"/>
          </w:rPr>
          <w:delText xml:space="preserve">parc </w:delText>
        </w:r>
      </w:del>
      <w:ins w:id="1001" w:author="Kyle Elliott, Dr" w:date="2025-07-26T10:48:00Z" w16du:dateUtc="2025-07-26T14:48:00Z">
        <w:r w:rsidR="004227F0">
          <w:rPr>
            <w:rFonts w:ascii="Times New Roman" w:hAnsi="Times New Roman" w:cs="Times New Roman"/>
            <w:i/>
            <w:iCs/>
            <w:color w:val="000000"/>
            <w:u w:color="000000"/>
            <w:lang w:val="en-CA"/>
          </w:rPr>
          <w:t>P</w:t>
        </w:r>
        <w:r w:rsidR="004227F0" w:rsidRPr="0094673A">
          <w:rPr>
            <w:rFonts w:ascii="Times New Roman" w:hAnsi="Times New Roman" w:cs="Times New Roman"/>
            <w:i/>
            <w:iCs/>
            <w:color w:val="000000"/>
            <w:u w:color="000000"/>
            <w:lang w:val="en-CA"/>
          </w:rPr>
          <w:t xml:space="preserve">arc </w:t>
        </w:r>
      </w:ins>
      <w:r w:rsidR="0094673A" w:rsidRPr="0094673A">
        <w:rPr>
          <w:rFonts w:ascii="Times New Roman" w:hAnsi="Times New Roman" w:cs="Times New Roman"/>
          <w:i/>
          <w:iCs/>
          <w:color w:val="000000"/>
          <w:u w:color="000000"/>
          <w:lang w:val="en-CA"/>
        </w:rPr>
        <w:t xml:space="preserve">de </w:t>
      </w:r>
      <w:proofErr w:type="spellStart"/>
      <w:r w:rsidR="0094673A" w:rsidRPr="0094673A">
        <w:rPr>
          <w:rFonts w:ascii="Times New Roman" w:hAnsi="Times New Roman" w:cs="Times New Roman"/>
          <w:i/>
          <w:iCs/>
          <w:color w:val="000000"/>
          <w:u w:color="000000"/>
          <w:lang w:val="en-CA"/>
        </w:rPr>
        <w:t>l’Ouest</w:t>
      </w:r>
      <w:proofErr w:type="spellEnd"/>
      <w:r w:rsidR="0094673A" w:rsidRPr="0094673A">
        <w:rPr>
          <w:rFonts w:ascii="Times New Roman" w:hAnsi="Times New Roman" w:cs="Times New Roman"/>
          <w:color w:val="000000"/>
          <w:u w:color="000000"/>
          <w:lang w:val="en-CA"/>
        </w:rPr>
        <w:t xml:space="preserve">. The second study site is in the </w:t>
      </w:r>
      <w:r w:rsidR="00F25844">
        <w:rPr>
          <w:rFonts w:ascii="Times New Roman" w:hAnsi="Times New Roman" w:cs="Times New Roman"/>
          <w:color w:val="000000"/>
          <w:u w:color="000000"/>
          <w:lang w:val="en-CA"/>
        </w:rPr>
        <w:t xml:space="preserve">Town of </w:t>
      </w:r>
      <w:r w:rsidR="0094673A" w:rsidRPr="0094673A">
        <w:rPr>
          <w:rFonts w:ascii="Times New Roman" w:hAnsi="Times New Roman" w:cs="Times New Roman"/>
          <w:color w:val="000000"/>
          <w:u w:color="000000"/>
          <w:lang w:val="en-CA"/>
        </w:rPr>
        <w:t xml:space="preserve">Baie </w:t>
      </w:r>
      <w:proofErr w:type="spellStart"/>
      <w:r w:rsidR="0094673A" w:rsidRPr="0094673A">
        <w:rPr>
          <w:rFonts w:ascii="Times New Roman" w:hAnsi="Times New Roman" w:cs="Times New Roman"/>
          <w:color w:val="000000"/>
          <w:u w:color="000000"/>
          <w:lang w:val="en-CA"/>
        </w:rPr>
        <w:t>d’Urfé</w:t>
      </w:r>
      <w:proofErr w:type="spellEnd"/>
      <w:r w:rsidR="0094673A" w:rsidRPr="0094673A">
        <w:rPr>
          <w:rFonts w:ascii="Times New Roman" w:hAnsi="Times New Roman" w:cs="Times New Roman"/>
          <w:color w:val="000000"/>
          <w:u w:color="000000"/>
          <w:lang w:val="en-CA"/>
        </w:rPr>
        <w:t xml:space="preserve"> (BDU)</w:t>
      </w:r>
      <w:r w:rsidR="00C23EC3">
        <w:rPr>
          <w:rFonts w:ascii="Times New Roman" w:hAnsi="Times New Roman" w:cs="Times New Roman"/>
          <w:color w:val="000000"/>
          <w:u w:color="000000"/>
          <w:lang w:val="en-CA"/>
        </w:rPr>
        <w:t xml:space="preserve">, serving as our suburban site </w:t>
      </w:r>
      <w:r w:rsidR="0094673A" w:rsidRPr="0094673A">
        <w:rPr>
          <w:rFonts w:ascii="Times New Roman" w:hAnsi="Times New Roman" w:cs="Times New Roman"/>
          <w:color w:val="000000"/>
          <w:u w:color="000000"/>
          <w:lang w:val="en-CA"/>
        </w:rPr>
        <w:t>(45˚24’39.</w:t>
      </w:r>
      <w:proofErr w:type="gramStart"/>
      <w:r w:rsidR="0094673A" w:rsidRPr="0094673A">
        <w:rPr>
          <w:rFonts w:ascii="Times New Roman" w:hAnsi="Times New Roman" w:cs="Times New Roman"/>
          <w:color w:val="000000"/>
          <w:u w:color="000000"/>
          <w:lang w:val="en-CA"/>
        </w:rPr>
        <w:t>2”N</w:t>
      </w:r>
      <w:proofErr w:type="gramEnd"/>
      <w:r w:rsidR="0094673A" w:rsidRPr="0094673A">
        <w:rPr>
          <w:rFonts w:ascii="Times New Roman" w:hAnsi="Times New Roman" w:cs="Times New Roman"/>
          <w:color w:val="000000"/>
          <w:u w:color="000000"/>
          <w:lang w:val="en-CA"/>
        </w:rPr>
        <w:t xml:space="preserve"> 73˚55’50.</w:t>
      </w:r>
      <w:proofErr w:type="gramStart"/>
      <w:r w:rsidR="0094673A" w:rsidRPr="0094673A">
        <w:rPr>
          <w:rFonts w:ascii="Times New Roman" w:hAnsi="Times New Roman" w:cs="Times New Roman"/>
          <w:color w:val="000000"/>
          <w:u w:color="000000"/>
          <w:lang w:val="en-CA"/>
        </w:rPr>
        <w:t>0”W</w:t>
      </w:r>
      <w:proofErr w:type="gramEnd"/>
      <w:r w:rsidR="0094673A" w:rsidRPr="0094673A">
        <w:rPr>
          <w:rFonts w:ascii="Times New Roman" w:hAnsi="Times New Roman" w:cs="Times New Roman"/>
          <w:color w:val="000000"/>
          <w:u w:color="000000"/>
          <w:lang w:val="en-CA"/>
        </w:rPr>
        <w:t>). The final study site is in the Notre-Dame-de-Grâce neighbourhood</w:t>
      </w:r>
      <w:r w:rsidR="00C23EC3">
        <w:rPr>
          <w:rFonts w:ascii="Times New Roman" w:hAnsi="Times New Roman" w:cs="Times New Roman"/>
          <w:color w:val="000000"/>
          <w:u w:color="000000"/>
          <w:lang w:val="en-CA"/>
        </w:rPr>
        <w:t xml:space="preserve">, serving as our dense urban location </w:t>
      </w:r>
      <w:r w:rsidR="0094673A" w:rsidRPr="0094673A">
        <w:rPr>
          <w:rFonts w:ascii="Times New Roman" w:hAnsi="Times New Roman" w:cs="Times New Roman"/>
          <w:color w:val="000000"/>
          <w:u w:color="000000"/>
          <w:lang w:val="en-CA"/>
        </w:rPr>
        <w:t>(45˚27’35.</w:t>
      </w:r>
      <w:proofErr w:type="gramStart"/>
      <w:r w:rsidR="0094673A" w:rsidRPr="0094673A">
        <w:rPr>
          <w:rFonts w:ascii="Times New Roman" w:hAnsi="Times New Roman" w:cs="Times New Roman"/>
          <w:color w:val="000000"/>
          <w:u w:color="000000"/>
          <w:lang w:val="en-CA"/>
        </w:rPr>
        <w:t>7”N</w:t>
      </w:r>
      <w:proofErr w:type="gramEnd"/>
      <w:r w:rsidR="0094673A" w:rsidRPr="0094673A">
        <w:rPr>
          <w:rFonts w:ascii="Times New Roman" w:hAnsi="Times New Roman" w:cs="Times New Roman"/>
          <w:color w:val="000000"/>
          <w:u w:color="000000"/>
          <w:lang w:val="en-CA"/>
        </w:rPr>
        <w:t xml:space="preserve"> 73˚38’30.</w:t>
      </w:r>
      <w:proofErr w:type="gramStart"/>
      <w:r w:rsidR="0094673A" w:rsidRPr="0094673A">
        <w:rPr>
          <w:rFonts w:ascii="Times New Roman" w:hAnsi="Times New Roman" w:cs="Times New Roman"/>
          <w:color w:val="000000"/>
          <w:u w:color="000000"/>
          <w:lang w:val="en-CA"/>
        </w:rPr>
        <w:t>2”W</w:t>
      </w:r>
      <w:proofErr w:type="gramEnd"/>
      <w:r w:rsidR="0094673A" w:rsidRPr="0094673A">
        <w:rPr>
          <w:rFonts w:ascii="Times New Roman" w:hAnsi="Times New Roman" w:cs="Times New Roman"/>
          <w:color w:val="000000"/>
          <w:u w:color="000000"/>
          <w:lang w:val="en-CA"/>
        </w:rPr>
        <w:t xml:space="preserve">). </w:t>
      </w:r>
      <w:r w:rsidR="003239E7">
        <w:rPr>
          <w:rFonts w:ascii="Times New Roman" w:hAnsi="Times New Roman" w:cs="Times New Roman"/>
          <w:color w:val="000000"/>
          <w:u w:color="000000"/>
          <w:lang w:val="en-CA"/>
        </w:rPr>
        <w:t>Because</w:t>
      </w:r>
      <w:r w:rsidR="0094673A" w:rsidRPr="0094673A">
        <w:rPr>
          <w:rFonts w:ascii="Times New Roman" w:hAnsi="Times New Roman" w:cs="Times New Roman"/>
          <w:color w:val="000000"/>
          <w:u w:color="000000"/>
          <w:lang w:val="en-CA"/>
        </w:rPr>
        <w:t xml:space="preserve"> the </w:t>
      </w:r>
      <w:r w:rsidR="00363650">
        <w:rPr>
          <w:rFonts w:ascii="Times New Roman" w:hAnsi="Times New Roman" w:cs="Times New Roman"/>
          <w:color w:val="000000"/>
          <w:u w:color="000000"/>
          <w:lang w:val="en-CA"/>
        </w:rPr>
        <w:t>northern cardinal</w:t>
      </w:r>
      <w:r w:rsidR="0094673A" w:rsidRPr="0094673A">
        <w:rPr>
          <w:rFonts w:ascii="Times New Roman" w:hAnsi="Times New Roman" w:cs="Times New Roman"/>
          <w:color w:val="000000"/>
          <w:u w:color="000000"/>
          <w:lang w:val="en-CA"/>
        </w:rPr>
        <w:t xml:space="preserve"> can be found in all three </w:t>
      </w:r>
      <w:r w:rsidR="00C23EC3">
        <w:rPr>
          <w:rFonts w:ascii="Times New Roman" w:hAnsi="Times New Roman" w:cs="Times New Roman"/>
          <w:color w:val="000000"/>
          <w:u w:color="000000"/>
          <w:lang w:val="en-CA"/>
        </w:rPr>
        <w:t>sites</w:t>
      </w:r>
      <w:r w:rsidR="0094673A" w:rsidRPr="0094673A">
        <w:rPr>
          <w:rFonts w:ascii="Times New Roman" w:hAnsi="Times New Roman" w:cs="Times New Roman"/>
          <w:color w:val="000000"/>
          <w:u w:color="000000"/>
          <w:lang w:val="en-CA"/>
        </w:rPr>
        <w:t xml:space="preserve">, </w:t>
      </w:r>
      <w:r w:rsidR="004C14A2">
        <w:rPr>
          <w:rFonts w:ascii="Times New Roman" w:hAnsi="Times New Roman" w:cs="Times New Roman"/>
          <w:color w:val="000000"/>
          <w:u w:color="000000"/>
          <w:lang w:val="en-CA"/>
        </w:rPr>
        <w:t>we</w:t>
      </w:r>
      <w:r w:rsidR="0094673A" w:rsidRPr="0094673A">
        <w:rPr>
          <w:rFonts w:ascii="Times New Roman" w:hAnsi="Times New Roman" w:cs="Times New Roman"/>
          <w:color w:val="000000"/>
          <w:u w:color="000000"/>
          <w:lang w:val="en-CA"/>
        </w:rPr>
        <w:t xml:space="preserve"> assumed that the translocated birds would be able to survive and thrive at each </w:t>
      </w:r>
      <w:r w:rsidR="00C23EC3">
        <w:rPr>
          <w:rFonts w:ascii="Times New Roman" w:hAnsi="Times New Roman" w:cs="Times New Roman"/>
          <w:color w:val="000000"/>
          <w:u w:color="000000"/>
          <w:lang w:val="en-CA"/>
        </w:rPr>
        <w:t>location</w:t>
      </w:r>
      <w:r w:rsidR="0094673A" w:rsidRPr="0094673A">
        <w:rPr>
          <w:rFonts w:ascii="Times New Roman" w:hAnsi="Times New Roman" w:cs="Times New Roman"/>
          <w:color w:val="000000"/>
          <w:u w:color="000000"/>
          <w:lang w:val="en-CA"/>
        </w:rPr>
        <w:t>.</w:t>
      </w:r>
    </w:p>
    <w:p w14:paraId="2358D95E" w14:textId="48C0FAC6" w:rsidR="0094673A" w:rsidRDefault="002815C1" w:rsidP="00DB066B">
      <w:pPr>
        <w:autoSpaceDE w:val="0"/>
        <w:autoSpaceDN w:val="0"/>
        <w:adjustRightInd w:val="0"/>
        <w:spacing w:line="480" w:lineRule="auto"/>
        <w:jc w:val="center"/>
        <w:rPr>
          <w:rFonts w:ascii="Times New Roman" w:hAnsi="Times New Roman" w:cs="Times New Roman"/>
          <w:color w:val="000000"/>
          <w:u w:color="000000"/>
          <w:lang w:val="en-CA"/>
        </w:rPr>
      </w:pPr>
      <w:del w:id="1002" w:author="Anne-Marie Cousineau" w:date="2025-07-28T14:43:00Z" w16du:dateUtc="2025-07-28T18:43:00Z">
        <w:r w:rsidDel="00A34066">
          <w:rPr>
            <w:rFonts w:ascii="Times New Roman" w:hAnsi="Times New Roman" w:cs="Times New Roman"/>
            <w:noProof/>
            <w:color w:val="000000"/>
            <w:u w:color="000000"/>
            <w:lang w:val="en-CA"/>
          </w:rPr>
          <w:lastRenderedPageBreak/>
          <w:drawing>
            <wp:inline distT="0" distB="0" distL="0" distR="0" wp14:anchorId="21CD5213" wp14:editId="2E615C31">
              <wp:extent cx="5943600" cy="4327525"/>
              <wp:effectExtent l="25400" t="25400" r="25400" b="28575"/>
              <wp:docPr id="1675676781"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76781" name="Picture 1" descr="A map of a city&#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4327525"/>
                      </a:xfrm>
                      <a:prstGeom prst="rect">
                        <a:avLst/>
                      </a:prstGeom>
                      <a:ln w="19050">
                        <a:solidFill>
                          <a:schemeClr val="tx1"/>
                        </a:solidFill>
                      </a:ln>
                    </pic:spPr>
                  </pic:pic>
                </a:graphicData>
              </a:graphic>
            </wp:inline>
          </w:drawing>
        </w:r>
      </w:del>
    </w:p>
    <w:p w14:paraId="0FA62B2D" w14:textId="6E4C7B5E" w:rsidR="008222AD" w:rsidRDefault="000F11D6" w:rsidP="008222AD">
      <w:pPr>
        <w:spacing w:line="480" w:lineRule="auto"/>
        <w:ind w:firstLine="720"/>
        <w:jc w:val="both"/>
        <w:rPr>
          <w:rFonts w:ascii="Times New Roman" w:hAnsi="Times New Roman" w:cs="Times New Roman"/>
          <w:lang w:val="en-CA"/>
        </w:rPr>
      </w:pPr>
      <w:ins w:id="1003" w:author="Anne-Marie Cousineau" w:date="2025-07-28T14:43:00Z" w16du:dateUtc="2025-07-28T18:43:00Z">
        <w:r w:rsidRPr="000F11D6">
          <w:rPr>
            <w:rFonts w:ascii="Times New Roman" w:hAnsi="Times New Roman" w:cs="Times New Roman"/>
            <w:b/>
            <w:bCs/>
            <w:color w:val="000000"/>
            <w:u w:color="000000"/>
            <w:lang w:val="en-CA"/>
          </w:rPr>
          <w:lastRenderedPageBreak/>
          <w:drawing>
            <wp:inline distT="0" distB="0" distL="0" distR="0" wp14:anchorId="0725A822" wp14:editId="6A50209F">
              <wp:extent cx="5943600" cy="4568190"/>
              <wp:effectExtent l="0" t="0" r="0" b="3810"/>
              <wp:docPr id="566552335"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52335" name="Picture 1" descr="A map of a city&#10;&#10;AI-generated content may be incorrect."/>
                      <pic:cNvPicPr/>
                    </pic:nvPicPr>
                    <pic:blipFill>
                      <a:blip r:embed="rId14"/>
                      <a:stretch>
                        <a:fillRect/>
                      </a:stretch>
                    </pic:blipFill>
                    <pic:spPr>
                      <a:xfrm>
                        <a:off x="0" y="0"/>
                        <a:ext cx="5943600" cy="4568190"/>
                      </a:xfrm>
                      <a:prstGeom prst="rect">
                        <a:avLst/>
                      </a:prstGeom>
                    </pic:spPr>
                  </pic:pic>
                </a:graphicData>
              </a:graphic>
            </wp:inline>
          </w:drawing>
        </w:r>
      </w:ins>
      <w:r w:rsidR="00DB066B" w:rsidRPr="008E7FCC">
        <w:rPr>
          <w:rFonts w:ascii="Times New Roman" w:hAnsi="Times New Roman" w:cs="Times New Roman"/>
          <w:b/>
          <w:bCs/>
          <w:color w:val="000000"/>
          <w:u w:color="000000"/>
          <w:lang w:val="en-CA"/>
        </w:rPr>
        <w:t>Figure</w:t>
      </w:r>
      <w:r w:rsidR="00CB75C6">
        <w:rPr>
          <w:rFonts w:ascii="Times New Roman" w:hAnsi="Times New Roman" w:cs="Times New Roman"/>
          <w:b/>
          <w:bCs/>
          <w:color w:val="000000"/>
          <w:u w:color="000000"/>
          <w:lang w:val="en-CA"/>
        </w:rPr>
        <w:t xml:space="preserve"> </w:t>
      </w:r>
      <w:r w:rsidR="00677B2A">
        <w:rPr>
          <w:rFonts w:ascii="Times New Roman" w:hAnsi="Times New Roman" w:cs="Times New Roman"/>
          <w:b/>
          <w:bCs/>
          <w:color w:val="000000"/>
          <w:u w:color="000000"/>
          <w:lang w:val="en-CA"/>
        </w:rPr>
        <w:t>2</w:t>
      </w:r>
      <w:r w:rsidR="00CB75C6">
        <w:rPr>
          <w:rFonts w:ascii="Times New Roman" w:hAnsi="Times New Roman" w:cs="Times New Roman"/>
          <w:b/>
          <w:bCs/>
          <w:color w:val="000000"/>
          <w:u w:color="000000"/>
          <w:lang w:val="en-CA"/>
        </w:rPr>
        <w:t xml:space="preserve">. </w:t>
      </w:r>
      <w:r w:rsidR="00CB75C6" w:rsidRPr="006B2035">
        <w:rPr>
          <w:rFonts w:ascii="Times New Roman" w:hAnsi="Times New Roman" w:cs="Times New Roman"/>
          <w:color w:val="000000"/>
          <w:u w:color="000000"/>
          <w:lang w:val="en-CA"/>
        </w:rPr>
        <w:t>S</w:t>
      </w:r>
      <w:r w:rsidR="00DB066B" w:rsidRPr="006B2035">
        <w:rPr>
          <w:rFonts w:ascii="Times New Roman" w:hAnsi="Times New Roman" w:cs="Times New Roman"/>
          <w:color w:val="000000"/>
          <w:u w:color="000000"/>
          <w:lang w:val="en-CA"/>
        </w:rPr>
        <w:t>tudy locations on the Island of Montreal</w:t>
      </w:r>
      <w:r w:rsidR="008E7FCC">
        <w:rPr>
          <w:rFonts w:ascii="Times New Roman" w:hAnsi="Times New Roman" w:cs="Times New Roman"/>
          <w:b/>
          <w:bCs/>
          <w:color w:val="000000"/>
          <w:u w:color="000000"/>
          <w:lang w:val="en-CA"/>
        </w:rPr>
        <w:t xml:space="preserve"> </w:t>
      </w:r>
      <w:r w:rsidR="00DB066B">
        <w:rPr>
          <w:rFonts w:ascii="Times New Roman" w:hAnsi="Times New Roman" w:cs="Times New Roman"/>
          <w:color w:val="000000"/>
          <w:u w:color="000000"/>
          <w:lang w:val="en-CA"/>
        </w:rPr>
        <w:t xml:space="preserve">A) The McGill Bird Observatory (MBO) served as the less urban location out of the three (2% of the area covered by streets and/or roads). It’s located in Sainte-Anne-de-Bellevue on the </w:t>
      </w:r>
      <w:del w:id="1004" w:author="Kyle Elliott, Dr" w:date="2025-07-26T10:49:00Z" w16du:dateUtc="2025-07-26T14:49:00Z">
        <w:r w:rsidR="00DB066B" w:rsidDel="004227F0">
          <w:rPr>
            <w:rFonts w:ascii="Times New Roman" w:hAnsi="Times New Roman" w:cs="Times New Roman"/>
            <w:color w:val="000000"/>
            <w:u w:color="000000"/>
            <w:lang w:val="en-CA"/>
          </w:rPr>
          <w:delText xml:space="preserve">West </w:delText>
        </w:r>
      </w:del>
      <w:ins w:id="1005" w:author="Kyle Elliott, Dr" w:date="2025-07-26T10:49:00Z" w16du:dateUtc="2025-07-26T14:49:00Z">
        <w:r w:rsidR="004227F0">
          <w:rPr>
            <w:rFonts w:ascii="Times New Roman" w:hAnsi="Times New Roman" w:cs="Times New Roman"/>
            <w:color w:val="000000"/>
            <w:u w:color="000000"/>
            <w:lang w:val="en-CA"/>
          </w:rPr>
          <w:t xml:space="preserve">west </w:t>
        </w:r>
      </w:ins>
      <w:r w:rsidR="00DB066B">
        <w:rPr>
          <w:rFonts w:ascii="Times New Roman" w:hAnsi="Times New Roman" w:cs="Times New Roman"/>
          <w:color w:val="000000"/>
          <w:u w:color="000000"/>
          <w:lang w:val="en-CA"/>
        </w:rPr>
        <w:t xml:space="preserve">side of the island. B) The residential area of Baie </w:t>
      </w:r>
      <w:proofErr w:type="spellStart"/>
      <w:r w:rsidR="00DB066B">
        <w:rPr>
          <w:rFonts w:ascii="Times New Roman" w:hAnsi="Times New Roman" w:cs="Times New Roman"/>
          <w:color w:val="000000"/>
          <w:u w:color="000000"/>
          <w:lang w:val="en-CA"/>
        </w:rPr>
        <w:t>d’Urfé</w:t>
      </w:r>
      <w:proofErr w:type="spellEnd"/>
      <w:r w:rsidR="00DB066B">
        <w:rPr>
          <w:rFonts w:ascii="Times New Roman" w:hAnsi="Times New Roman" w:cs="Times New Roman"/>
          <w:color w:val="000000"/>
          <w:u w:color="000000"/>
          <w:lang w:val="en-CA"/>
        </w:rPr>
        <w:t xml:space="preserve"> </w:t>
      </w:r>
      <w:r w:rsidR="008E7FCC">
        <w:rPr>
          <w:rFonts w:ascii="Times New Roman" w:hAnsi="Times New Roman" w:cs="Times New Roman"/>
          <w:color w:val="000000"/>
          <w:u w:color="000000"/>
          <w:lang w:val="en-CA"/>
        </w:rPr>
        <w:t xml:space="preserve">(BDU) </w:t>
      </w:r>
      <w:r w:rsidR="00DB066B">
        <w:rPr>
          <w:rFonts w:ascii="Times New Roman" w:hAnsi="Times New Roman" w:cs="Times New Roman"/>
          <w:color w:val="000000"/>
          <w:u w:color="000000"/>
          <w:lang w:val="en-CA"/>
        </w:rPr>
        <w:t>served as an intermediately urbanized location (5% of the area covered by streets and/or roads)</w:t>
      </w:r>
      <w:r w:rsidR="008E7FCC">
        <w:rPr>
          <w:rFonts w:ascii="Times New Roman" w:hAnsi="Times New Roman" w:cs="Times New Roman"/>
          <w:color w:val="000000"/>
          <w:u w:color="000000"/>
          <w:lang w:val="en-CA"/>
        </w:rPr>
        <w:t xml:space="preserve">. C) </w:t>
      </w:r>
      <w:del w:id="1006" w:author="Kyle Elliott, Dr" w:date="2025-07-26T10:49:00Z" w16du:dateUtc="2025-07-26T14:49:00Z">
        <w:r w:rsidR="008E7FCC" w:rsidDel="004227F0">
          <w:rPr>
            <w:rFonts w:ascii="Times New Roman" w:hAnsi="Times New Roman" w:cs="Times New Roman"/>
            <w:color w:val="000000"/>
            <w:u w:color="000000"/>
            <w:lang w:val="en-CA"/>
          </w:rPr>
          <w:delText xml:space="preserve">The last study site is near </w:delText>
        </w:r>
      </w:del>
      <w:r w:rsidR="008E7FCC">
        <w:rPr>
          <w:rFonts w:ascii="Times New Roman" w:hAnsi="Times New Roman" w:cs="Times New Roman"/>
          <w:color w:val="000000"/>
          <w:u w:color="000000"/>
          <w:lang w:val="en-CA"/>
        </w:rPr>
        <w:t>Concordia University (CON) in the Notre-Dame-de-Grâce neighbourhood</w:t>
      </w:r>
      <w:del w:id="1007" w:author="Kyle Elliott, Dr" w:date="2025-07-26T10:49:00Z" w16du:dateUtc="2025-07-26T14:49:00Z">
        <w:r w:rsidR="008E7FCC" w:rsidDel="004227F0">
          <w:rPr>
            <w:rFonts w:ascii="Times New Roman" w:hAnsi="Times New Roman" w:cs="Times New Roman"/>
            <w:color w:val="000000"/>
            <w:u w:color="000000"/>
            <w:lang w:val="en-CA"/>
          </w:rPr>
          <w:delText xml:space="preserve"> and</w:delText>
        </w:r>
      </w:del>
      <w:r w:rsidR="008E7FCC">
        <w:rPr>
          <w:rFonts w:ascii="Times New Roman" w:hAnsi="Times New Roman" w:cs="Times New Roman"/>
          <w:color w:val="000000"/>
          <w:u w:color="000000"/>
          <w:lang w:val="en-CA"/>
        </w:rPr>
        <w:t xml:space="preserve"> served as the most urban location (13% of the area covered by streets and/or roads).</w:t>
      </w:r>
      <w:r w:rsidR="008222AD" w:rsidRPr="008222AD">
        <w:rPr>
          <w:rFonts w:ascii="Times New Roman" w:hAnsi="Times New Roman" w:cs="Times New Roman"/>
          <w:lang w:val="en-CA"/>
        </w:rPr>
        <w:t xml:space="preserve"> </w:t>
      </w:r>
    </w:p>
    <w:p w14:paraId="68795F5E" w14:textId="00CAD983" w:rsidR="00E67AAD" w:rsidRPr="008F1546" w:rsidRDefault="008222AD" w:rsidP="008F1546">
      <w:pPr>
        <w:spacing w:line="480" w:lineRule="auto"/>
        <w:ind w:firstLine="720"/>
        <w:jc w:val="both"/>
        <w:rPr>
          <w:rFonts w:ascii="Times New Roman" w:hAnsi="Times New Roman" w:cs="Times New Roman"/>
          <w:lang w:val="en-CA"/>
        </w:rPr>
      </w:pPr>
      <w:r>
        <w:rPr>
          <w:rFonts w:ascii="Times New Roman" w:hAnsi="Times New Roman" w:cs="Times New Roman"/>
          <w:lang w:val="en-CA"/>
        </w:rPr>
        <w:t>All translocation sites had a significantly different level of urbanization from one another (</w:t>
      </w:r>
      <w:r>
        <w:rPr>
          <w:rFonts w:ascii="Times New Roman" w:hAnsi="Times New Roman" w:cs="Times New Roman"/>
          <w:i/>
          <w:iCs/>
          <w:lang w:val="en-CA"/>
        </w:rPr>
        <w:t>p</w:t>
      </w:r>
      <w:r>
        <w:rPr>
          <w:rFonts w:ascii="Times New Roman" w:hAnsi="Times New Roman" w:cs="Times New Roman"/>
          <w:lang w:val="en-CA"/>
        </w:rPr>
        <w:t xml:space="preserve"> &lt; 0.001)</w:t>
      </w:r>
      <w:del w:id="1008" w:author="Kyle Elliott, Dr" w:date="2025-07-26T10:49:00Z" w16du:dateUtc="2025-07-26T14:49:00Z">
        <w:r w:rsidDel="004227F0">
          <w:rPr>
            <w:rFonts w:ascii="Times New Roman" w:hAnsi="Times New Roman" w:cs="Times New Roman"/>
            <w:lang w:val="en-CA"/>
          </w:rPr>
          <w:delText xml:space="preserve">. </w:delText>
        </w:r>
        <w:commentRangeStart w:id="1009"/>
        <w:r w:rsidDel="004227F0">
          <w:rPr>
            <w:rFonts w:ascii="Times New Roman" w:hAnsi="Times New Roman" w:cs="Times New Roman"/>
            <w:lang w:val="en-CA"/>
          </w:rPr>
          <w:delText>Here, urbanization level is determined using</w:delText>
        </w:r>
      </w:del>
      <w:ins w:id="1010" w:author="Kyle Elliott, Dr" w:date="2025-07-26T10:49:00Z" w16du:dateUtc="2025-07-26T14:49:00Z">
        <w:r w:rsidR="004227F0">
          <w:rPr>
            <w:rFonts w:ascii="Times New Roman" w:hAnsi="Times New Roman" w:cs="Times New Roman"/>
            <w:lang w:val="en-CA"/>
          </w:rPr>
          <w:t xml:space="preserve"> based on</w:t>
        </w:r>
      </w:ins>
      <w:r>
        <w:rPr>
          <w:rFonts w:ascii="Times New Roman" w:hAnsi="Times New Roman" w:cs="Times New Roman"/>
          <w:lang w:val="en-CA"/>
        </w:rPr>
        <w:t xml:space="preserve"> population density data from the </w:t>
      </w:r>
      <w:proofErr w:type="spellStart"/>
      <w:r>
        <w:rPr>
          <w:rFonts w:ascii="Times New Roman" w:hAnsi="Times New Roman" w:cs="Times New Roman"/>
          <w:lang w:val="en-CA"/>
        </w:rPr>
        <w:t>Cancensus</w:t>
      </w:r>
      <w:proofErr w:type="spellEnd"/>
      <w:r>
        <w:rPr>
          <w:rFonts w:ascii="Times New Roman" w:hAnsi="Times New Roman" w:cs="Times New Roman"/>
          <w:lang w:val="en-CA"/>
        </w:rPr>
        <w:t xml:space="preserve"> packages, using census data from the Government of Canada for the year 2021.</w:t>
      </w:r>
      <w:commentRangeEnd w:id="1009"/>
      <w:r>
        <w:rPr>
          <w:rStyle w:val="CommentReference"/>
        </w:rPr>
        <w:commentReference w:id="1009"/>
      </w:r>
      <w:r>
        <w:rPr>
          <w:rFonts w:ascii="Times New Roman" w:hAnsi="Times New Roman" w:cs="Times New Roman"/>
          <w:lang w:val="en-CA"/>
        </w:rPr>
        <w:t xml:space="preserve"> </w:t>
      </w:r>
      <w:commentRangeStart w:id="1011"/>
      <w:r>
        <w:rPr>
          <w:rFonts w:ascii="Times New Roman" w:hAnsi="Times New Roman" w:cs="Times New Roman"/>
          <w:lang w:val="en-CA"/>
        </w:rPr>
        <w:t xml:space="preserve">The </w:t>
      </w:r>
      <w:r>
        <w:rPr>
          <w:rFonts w:ascii="Times New Roman" w:hAnsi="Times New Roman" w:cs="Times New Roman"/>
          <w:lang w:val="en-CA"/>
        </w:rPr>
        <w:lastRenderedPageBreak/>
        <w:t>McGill Bird Observatory serving as the less urbanized location, has an average population density of 196 people</w:t>
      </w:r>
      <w:r w:rsidRPr="0082677E">
        <w:rPr>
          <w:rFonts w:ascii="Times New Roman" w:hAnsi="Times New Roman" w:cs="Times New Roman"/>
          <w:color w:val="000000"/>
          <w:lang w:val="en-CA"/>
        </w:rPr>
        <w:t>/</w:t>
      </w:r>
      <w:r>
        <w:rPr>
          <w:rFonts w:ascii="Times New Roman" w:hAnsi="Times New Roman" w:cs="Times New Roman"/>
          <w:color w:val="000000"/>
          <w:lang w:val="en-CA"/>
        </w:rPr>
        <w:t>km</w:t>
      </w:r>
      <w:r>
        <w:rPr>
          <w:rFonts w:ascii="Times New Roman" w:hAnsi="Times New Roman" w:cs="Times New Roman"/>
          <w:color w:val="000000"/>
          <w:vertAlign w:val="superscript"/>
          <w:lang w:val="en-CA"/>
        </w:rPr>
        <w:t>2</w:t>
      </w:r>
      <w:r>
        <w:rPr>
          <w:rFonts w:ascii="Times New Roman" w:hAnsi="Times New Roman" w:cs="Times New Roman"/>
          <w:color w:val="000000"/>
          <w:lang w:val="en-CA"/>
        </w:rPr>
        <w:t xml:space="preserve"> (SE </w:t>
      </w:r>
      <w:r>
        <w:rPr>
          <w:rFonts w:ascii="Times New Roman" w:eastAsiaTheme="minorEastAsia" w:hAnsi="Times New Roman" w:cs="Times New Roman"/>
          <w:color w:val="000000" w:themeColor="text1"/>
          <w:lang w:val="en-CA"/>
        </w:rPr>
        <w:sym w:font="Symbol" w:char="F0B1"/>
      </w:r>
      <w:r>
        <w:rPr>
          <w:rFonts w:ascii="Times New Roman" w:eastAsiaTheme="minorEastAsia" w:hAnsi="Times New Roman" w:cs="Times New Roman"/>
          <w:color w:val="000000" w:themeColor="text1"/>
          <w:lang w:val="en-CA"/>
        </w:rPr>
        <w:t xml:space="preserve"> 15 </w:t>
      </w:r>
      <w:r>
        <w:rPr>
          <w:rFonts w:ascii="Times New Roman" w:hAnsi="Times New Roman" w:cs="Times New Roman"/>
          <w:lang w:val="en-CA"/>
        </w:rPr>
        <w:t>people</w:t>
      </w:r>
      <w:r w:rsidRPr="0082677E">
        <w:rPr>
          <w:rFonts w:ascii="Times New Roman" w:hAnsi="Times New Roman" w:cs="Times New Roman"/>
          <w:color w:val="000000"/>
          <w:lang w:val="en-CA"/>
        </w:rPr>
        <w:t>/</w:t>
      </w:r>
      <w:r>
        <w:rPr>
          <w:rFonts w:ascii="Times New Roman" w:hAnsi="Times New Roman" w:cs="Times New Roman"/>
          <w:color w:val="000000"/>
          <w:lang w:val="en-CA"/>
        </w:rPr>
        <w:t>km</w:t>
      </w:r>
      <w:r>
        <w:rPr>
          <w:rFonts w:ascii="Times New Roman" w:hAnsi="Times New Roman" w:cs="Times New Roman"/>
          <w:color w:val="000000"/>
          <w:vertAlign w:val="superscript"/>
          <w:lang w:val="en-CA"/>
        </w:rPr>
        <w:t>2</w:t>
      </w:r>
      <w:r>
        <w:rPr>
          <w:rFonts w:ascii="Times New Roman" w:hAnsi="Times New Roman" w:cs="Times New Roman"/>
          <w:color w:val="000000"/>
          <w:lang w:val="en-CA"/>
        </w:rPr>
        <w:t xml:space="preserve">). The Town of Baie </w:t>
      </w:r>
      <w:proofErr w:type="spellStart"/>
      <w:r>
        <w:rPr>
          <w:rFonts w:ascii="Times New Roman" w:hAnsi="Times New Roman" w:cs="Times New Roman"/>
          <w:color w:val="000000"/>
          <w:lang w:val="en-CA"/>
        </w:rPr>
        <w:t>d’Urfé</w:t>
      </w:r>
      <w:proofErr w:type="spellEnd"/>
      <w:r>
        <w:rPr>
          <w:rFonts w:ascii="Times New Roman" w:hAnsi="Times New Roman" w:cs="Times New Roman"/>
          <w:color w:val="000000"/>
          <w:lang w:val="en-CA"/>
        </w:rPr>
        <w:t xml:space="preserve"> area, considered to be an intermediate urbanized location for this study, has an average population density of 918 </w:t>
      </w:r>
      <w:r>
        <w:rPr>
          <w:rFonts w:ascii="Times New Roman" w:hAnsi="Times New Roman" w:cs="Times New Roman"/>
          <w:lang w:val="en-CA"/>
        </w:rPr>
        <w:t>people</w:t>
      </w:r>
      <w:r w:rsidRPr="0082677E">
        <w:rPr>
          <w:rFonts w:ascii="Times New Roman" w:hAnsi="Times New Roman" w:cs="Times New Roman"/>
          <w:color w:val="000000"/>
          <w:lang w:val="en-CA"/>
        </w:rPr>
        <w:t>/</w:t>
      </w:r>
      <w:r>
        <w:rPr>
          <w:rFonts w:ascii="Times New Roman" w:hAnsi="Times New Roman" w:cs="Times New Roman"/>
          <w:color w:val="000000"/>
          <w:lang w:val="en-CA"/>
        </w:rPr>
        <w:t>km</w:t>
      </w:r>
      <w:r>
        <w:rPr>
          <w:rFonts w:ascii="Times New Roman" w:hAnsi="Times New Roman" w:cs="Times New Roman"/>
          <w:color w:val="000000"/>
          <w:vertAlign w:val="superscript"/>
          <w:lang w:val="en-CA"/>
        </w:rPr>
        <w:t>2</w:t>
      </w:r>
      <w:r>
        <w:rPr>
          <w:rFonts w:ascii="Times New Roman" w:hAnsi="Times New Roman" w:cs="Times New Roman"/>
          <w:color w:val="000000"/>
          <w:lang w:val="en-CA"/>
        </w:rPr>
        <w:t xml:space="preserve"> (SE </w:t>
      </w:r>
      <w:r>
        <w:rPr>
          <w:rFonts w:ascii="Times New Roman" w:eastAsiaTheme="minorEastAsia" w:hAnsi="Times New Roman" w:cs="Times New Roman"/>
          <w:color w:val="000000" w:themeColor="text1"/>
          <w:lang w:val="en-CA"/>
        </w:rPr>
        <w:sym w:font="Symbol" w:char="F0B1"/>
      </w:r>
      <w:r>
        <w:rPr>
          <w:rFonts w:ascii="Times New Roman" w:eastAsiaTheme="minorEastAsia" w:hAnsi="Times New Roman" w:cs="Times New Roman"/>
          <w:color w:val="000000" w:themeColor="text1"/>
          <w:lang w:val="en-CA"/>
        </w:rPr>
        <w:t xml:space="preserve"> 12 </w:t>
      </w:r>
      <w:r>
        <w:rPr>
          <w:rFonts w:ascii="Times New Roman" w:hAnsi="Times New Roman" w:cs="Times New Roman"/>
          <w:lang w:val="en-CA"/>
        </w:rPr>
        <w:t>people</w:t>
      </w:r>
      <w:r w:rsidRPr="0082677E">
        <w:rPr>
          <w:rFonts w:ascii="Times New Roman" w:hAnsi="Times New Roman" w:cs="Times New Roman"/>
          <w:color w:val="000000"/>
          <w:lang w:val="en-CA"/>
        </w:rPr>
        <w:t>/</w:t>
      </w:r>
      <w:r>
        <w:rPr>
          <w:rFonts w:ascii="Times New Roman" w:hAnsi="Times New Roman" w:cs="Times New Roman"/>
          <w:color w:val="000000"/>
          <w:lang w:val="en-CA"/>
        </w:rPr>
        <w:t>km</w:t>
      </w:r>
      <w:r>
        <w:rPr>
          <w:rFonts w:ascii="Times New Roman" w:hAnsi="Times New Roman" w:cs="Times New Roman"/>
          <w:color w:val="000000"/>
          <w:vertAlign w:val="superscript"/>
          <w:lang w:val="en-CA"/>
        </w:rPr>
        <w:t>2</w:t>
      </w:r>
      <w:r>
        <w:rPr>
          <w:rFonts w:ascii="Times New Roman" w:hAnsi="Times New Roman" w:cs="Times New Roman"/>
          <w:color w:val="000000"/>
          <w:lang w:val="en-CA"/>
        </w:rPr>
        <w:t xml:space="preserve">). Finally, the Concordia University location serving as the most urbanized location out of the three has an average population density of 5361 </w:t>
      </w:r>
      <w:del w:id="1012" w:author="Anne-Marie Cousineau" w:date="2025-07-28T14:40:00Z" w16du:dateUtc="2025-07-28T18:40:00Z">
        <w:r w:rsidDel="00273753">
          <w:rPr>
            <w:rFonts w:ascii="Times New Roman" w:eastAsiaTheme="minorEastAsia" w:hAnsi="Times New Roman" w:cs="Times New Roman"/>
            <w:color w:val="000000" w:themeColor="text1"/>
            <w:lang w:val="en-CA"/>
          </w:rPr>
          <w:sym w:font="Symbol" w:char="F0B1"/>
        </w:r>
        <w:r w:rsidDel="00273753">
          <w:rPr>
            <w:rFonts w:ascii="Times New Roman" w:eastAsiaTheme="minorEastAsia" w:hAnsi="Times New Roman" w:cs="Times New Roman"/>
            <w:color w:val="000000" w:themeColor="text1"/>
            <w:lang w:val="en-CA"/>
          </w:rPr>
          <w:delText xml:space="preserve"> 15 </w:delText>
        </w:r>
      </w:del>
      <w:r>
        <w:rPr>
          <w:rFonts w:ascii="Times New Roman" w:hAnsi="Times New Roman" w:cs="Times New Roman"/>
          <w:lang w:val="en-CA"/>
        </w:rPr>
        <w:t>people</w:t>
      </w:r>
      <w:r w:rsidRPr="0082677E">
        <w:rPr>
          <w:rFonts w:ascii="Times New Roman" w:hAnsi="Times New Roman" w:cs="Times New Roman"/>
          <w:color w:val="000000"/>
          <w:lang w:val="en-CA"/>
        </w:rPr>
        <w:t>/</w:t>
      </w:r>
      <w:r>
        <w:rPr>
          <w:rFonts w:ascii="Times New Roman" w:hAnsi="Times New Roman" w:cs="Times New Roman"/>
          <w:color w:val="000000"/>
          <w:lang w:val="en-CA"/>
        </w:rPr>
        <w:t>km</w:t>
      </w:r>
      <w:r>
        <w:rPr>
          <w:rFonts w:ascii="Times New Roman" w:hAnsi="Times New Roman" w:cs="Times New Roman"/>
          <w:color w:val="000000"/>
          <w:vertAlign w:val="superscript"/>
          <w:lang w:val="en-CA"/>
        </w:rPr>
        <w:t>2</w:t>
      </w:r>
      <w:r>
        <w:rPr>
          <w:rFonts w:ascii="Times New Roman" w:hAnsi="Times New Roman" w:cs="Times New Roman"/>
          <w:color w:val="000000"/>
          <w:lang w:val="en-CA"/>
        </w:rPr>
        <w:t xml:space="preserve"> (SE </w:t>
      </w:r>
      <w:r>
        <w:rPr>
          <w:rFonts w:ascii="Times New Roman" w:eastAsiaTheme="minorEastAsia" w:hAnsi="Times New Roman" w:cs="Times New Roman"/>
          <w:color w:val="000000" w:themeColor="text1"/>
          <w:lang w:val="en-CA"/>
        </w:rPr>
        <w:sym w:font="Symbol" w:char="F0B1"/>
      </w:r>
      <w:r>
        <w:rPr>
          <w:rFonts w:ascii="Times New Roman" w:eastAsiaTheme="minorEastAsia" w:hAnsi="Times New Roman" w:cs="Times New Roman"/>
          <w:color w:val="000000" w:themeColor="text1"/>
          <w:lang w:val="en-CA"/>
        </w:rPr>
        <w:t xml:space="preserve"> 83 </w:t>
      </w:r>
      <w:r>
        <w:rPr>
          <w:rFonts w:ascii="Times New Roman" w:hAnsi="Times New Roman" w:cs="Times New Roman"/>
          <w:lang w:val="en-CA"/>
        </w:rPr>
        <w:t>people</w:t>
      </w:r>
      <w:r w:rsidRPr="0082677E">
        <w:rPr>
          <w:rFonts w:ascii="Times New Roman" w:hAnsi="Times New Roman" w:cs="Times New Roman"/>
          <w:color w:val="000000"/>
          <w:lang w:val="en-CA"/>
        </w:rPr>
        <w:t>/</w:t>
      </w:r>
      <w:r>
        <w:rPr>
          <w:rFonts w:ascii="Times New Roman" w:hAnsi="Times New Roman" w:cs="Times New Roman"/>
          <w:color w:val="000000"/>
          <w:lang w:val="en-CA"/>
        </w:rPr>
        <w:t>km</w:t>
      </w:r>
      <w:r>
        <w:rPr>
          <w:rFonts w:ascii="Times New Roman" w:hAnsi="Times New Roman" w:cs="Times New Roman"/>
          <w:color w:val="000000"/>
          <w:vertAlign w:val="superscript"/>
          <w:lang w:val="en-CA"/>
        </w:rPr>
        <w:t>2</w:t>
      </w:r>
      <w:r>
        <w:rPr>
          <w:rFonts w:ascii="Times New Roman" w:hAnsi="Times New Roman" w:cs="Times New Roman"/>
          <w:color w:val="000000"/>
          <w:lang w:val="en-CA"/>
        </w:rPr>
        <w:t>).</w:t>
      </w:r>
      <w:commentRangeEnd w:id="1011"/>
      <w:r w:rsidR="004227F0">
        <w:rPr>
          <w:rStyle w:val="CommentReference"/>
        </w:rPr>
        <w:commentReference w:id="1011"/>
      </w:r>
      <w:r>
        <w:rPr>
          <w:rFonts w:ascii="Times New Roman" w:hAnsi="Times New Roman" w:cs="Times New Roman"/>
          <w:color w:val="000000"/>
          <w:lang w:val="en-CA"/>
        </w:rPr>
        <w:t xml:space="preserve"> </w:t>
      </w:r>
      <w:del w:id="1013" w:author="Kyle Elliott, Dr" w:date="2025-07-26T10:51:00Z" w16du:dateUtc="2025-07-26T14:51:00Z">
        <w:r w:rsidDel="004227F0">
          <w:rPr>
            <w:rFonts w:ascii="Times New Roman" w:hAnsi="Times New Roman" w:cs="Times New Roman"/>
            <w:color w:val="000000"/>
            <w:lang w:val="en-CA"/>
          </w:rPr>
          <w:delText>Before moving forward, it is important to acknowledge that a</w:delText>
        </w:r>
      </w:del>
      <w:ins w:id="1014" w:author="Kyle Elliott, Dr" w:date="2025-07-26T10:51:00Z" w16du:dateUtc="2025-07-26T14:51:00Z">
        <w:r w:rsidR="004227F0">
          <w:rPr>
            <w:rFonts w:ascii="Times New Roman" w:hAnsi="Times New Roman" w:cs="Times New Roman"/>
            <w:color w:val="000000"/>
            <w:lang w:val="en-CA"/>
          </w:rPr>
          <w:t>A</w:t>
        </w:r>
      </w:ins>
      <w:r>
        <w:rPr>
          <w:rFonts w:ascii="Times New Roman" w:hAnsi="Times New Roman" w:cs="Times New Roman"/>
          <w:color w:val="000000"/>
          <w:lang w:val="en-CA"/>
        </w:rPr>
        <w:t xml:space="preserve">ll three sites are characterized by relatively high levels of green space compared to the broader urban context of Montreal. As such, this gradient </w:t>
      </w:r>
      <w:del w:id="1015" w:author="Kyle Elliott, Dr" w:date="2025-07-26T10:51:00Z" w16du:dateUtc="2025-07-26T14:51:00Z">
        <w:r w:rsidDel="004227F0">
          <w:rPr>
            <w:rFonts w:ascii="Times New Roman" w:hAnsi="Times New Roman" w:cs="Times New Roman"/>
            <w:color w:val="000000"/>
            <w:lang w:val="en-CA"/>
          </w:rPr>
          <w:delText xml:space="preserve">may </w:delText>
        </w:r>
      </w:del>
      <w:ins w:id="1016" w:author="Kyle Elliott, Dr" w:date="2025-07-26T10:51:00Z" w16du:dateUtc="2025-07-26T14:51:00Z">
        <w:r w:rsidR="004227F0">
          <w:rPr>
            <w:rFonts w:ascii="Times New Roman" w:hAnsi="Times New Roman" w:cs="Times New Roman"/>
            <w:color w:val="000000"/>
            <w:lang w:val="en-CA"/>
          </w:rPr>
          <w:t xml:space="preserve">does </w:t>
        </w:r>
      </w:ins>
      <w:r>
        <w:rPr>
          <w:rFonts w:ascii="Times New Roman" w:hAnsi="Times New Roman" w:cs="Times New Roman"/>
          <w:color w:val="000000"/>
          <w:lang w:val="en-CA"/>
        </w:rPr>
        <w:t xml:space="preserve">not fully capture the extent of urbanization present across the entire city and should be interpreted as a localized urbanization gradient within predominantly green neighbourhoods, rather than a representative cross-section of the full urban-rural </w:t>
      </w:r>
      <w:commentRangeStart w:id="1017"/>
      <w:r>
        <w:rPr>
          <w:rFonts w:ascii="Times New Roman" w:hAnsi="Times New Roman" w:cs="Times New Roman"/>
          <w:color w:val="000000"/>
          <w:lang w:val="en-CA"/>
        </w:rPr>
        <w:t>continuum</w:t>
      </w:r>
      <w:commentRangeEnd w:id="1017"/>
      <w:r>
        <w:rPr>
          <w:rStyle w:val="CommentReference"/>
        </w:rPr>
        <w:commentReference w:id="1017"/>
      </w:r>
      <w:r>
        <w:rPr>
          <w:rFonts w:ascii="Times New Roman" w:hAnsi="Times New Roman" w:cs="Times New Roman"/>
          <w:color w:val="000000"/>
          <w:lang w:val="en-CA"/>
        </w:rPr>
        <w:t>.</w:t>
      </w:r>
    </w:p>
    <w:p w14:paraId="7E6937AC" w14:textId="1483A038" w:rsidR="0094673A" w:rsidRPr="002B7289" w:rsidRDefault="0094673A" w:rsidP="00246D10">
      <w:pPr>
        <w:pStyle w:val="Heading3"/>
        <w:spacing w:line="480" w:lineRule="auto"/>
        <w:jc w:val="both"/>
        <w:rPr>
          <w:rFonts w:ascii="Times New Roman" w:hAnsi="Times New Roman" w:cs="Times New Roman"/>
          <w:color w:val="000000" w:themeColor="text1"/>
          <w:sz w:val="24"/>
          <w:szCs w:val="24"/>
          <w:u w:val="single"/>
          <w:lang w:val="en-CA"/>
        </w:rPr>
      </w:pPr>
      <w:bookmarkStart w:id="1018" w:name="_Toc203574370"/>
      <w:r w:rsidRPr="002B7289">
        <w:rPr>
          <w:rFonts w:ascii="Times New Roman" w:hAnsi="Times New Roman" w:cs="Times New Roman"/>
          <w:color w:val="000000" w:themeColor="text1"/>
          <w:sz w:val="24"/>
          <w:szCs w:val="24"/>
          <w:u w:val="single"/>
          <w:lang w:val="en-CA"/>
        </w:rPr>
        <w:t>Radio tagging, banding &amp; translocation</w:t>
      </w:r>
      <w:bookmarkEnd w:id="1018"/>
    </w:p>
    <w:p w14:paraId="124D07E4" w14:textId="2C7B2703" w:rsidR="00714550" w:rsidRPr="0094673A" w:rsidRDefault="004C14A2" w:rsidP="008F1546">
      <w:pPr>
        <w:autoSpaceDE w:val="0"/>
        <w:autoSpaceDN w:val="0"/>
        <w:adjustRightInd w:val="0"/>
        <w:spacing w:line="480" w:lineRule="auto"/>
        <w:ind w:firstLine="720"/>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 xml:space="preserve">We </w:t>
      </w:r>
      <w:r w:rsidR="003D0457">
        <w:rPr>
          <w:rFonts w:ascii="Times New Roman" w:hAnsi="Times New Roman" w:cs="Times New Roman"/>
          <w:color w:val="000000"/>
          <w:u w:color="000000"/>
          <w:lang w:val="en-CA"/>
        </w:rPr>
        <w:t>mist netted</w:t>
      </w:r>
      <w:r>
        <w:rPr>
          <w:rFonts w:ascii="Times New Roman" w:hAnsi="Times New Roman" w:cs="Times New Roman"/>
          <w:color w:val="000000"/>
          <w:u w:color="000000"/>
          <w:lang w:val="en-CA"/>
        </w:rPr>
        <w:t xml:space="preserve"> </w:t>
      </w:r>
      <w:r w:rsidR="00363650">
        <w:rPr>
          <w:rFonts w:ascii="Times New Roman" w:hAnsi="Times New Roman" w:cs="Times New Roman"/>
          <w:color w:val="000000"/>
          <w:u w:color="000000"/>
          <w:lang w:val="en-CA"/>
        </w:rPr>
        <w:t>northern cardinal</w:t>
      </w:r>
      <w:r w:rsidR="0094673A" w:rsidRPr="0094673A">
        <w:rPr>
          <w:rFonts w:ascii="Times New Roman" w:hAnsi="Times New Roman" w:cs="Times New Roman"/>
          <w:color w:val="000000"/>
          <w:u w:color="000000"/>
          <w:lang w:val="en-CA"/>
        </w:rPr>
        <w:t xml:space="preserve">s (males and females) at the MBO during October and November of the year 2022, 2023 and 2024. The birds were intercepted using 30 mm Japanese Nylon nets and placed in small cotton bags to reduce stress before handling. As part of the migration monitoring being done at the MBO, </w:t>
      </w:r>
      <w:r>
        <w:rPr>
          <w:rFonts w:ascii="Times New Roman" w:hAnsi="Times New Roman" w:cs="Times New Roman"/>
          <w:color w:val="000000"/>
          <w:u w:color="000000"/>
          <w:lang w:val="en-CA"/>
        </w:rPr>
        <w:t>we banded the cardinals</w:t>
      </w:r>
      <w:r w:rsidR="0094673A" w:rsidRPr="0094673A">
        <w:rPr>
          <w:rFonts w:ascii="Times New Roman" w:hAnsi="Times New Roman" w:cs="Times New Roman"/>
          <w:color w:val="000000"/>
          <w:u w:color="000000"/>
          <w:lang w:val="en-CA"/>
        </w:rPr>
        <w:t xml:space="preserve"> with a numbered aluminum band. The individuals were sexed, aged, weighed, and randomly assigned to one of the six possible release site</w:t>
      </w:r>
      <w:r w:rsidR="002B7289">
        <w:rPr>
          <w:rFonts w:ascii="Times New Roman" w:hAnsi="Times New Roman" w:cs="Times New Roman"/>
          <w:color w:val="000000"/>
          <w:u w:color="000000"/>
          <w:lang w:val="en-CA"/>
        </w:rPr>
        <w:t>s</w:t>
      </w:r>
      <w:r w:rsidR="0094673A" w:rsidRPr="0094673A">
        <w:rPr>
          <w:rFonts w:ascii="Times New Roman" w:hAnsi="Times New Roman" w:cs="Times New Roman"/>
          <w:color w:val="000000"/>
          <w:u w:color="000000"/>
          <w:lang w:val="en-CA"/>
        </w:rPr>
        <w:t xml:space="preserve"> for translocation by car. In addition to the aluminum band, </w:t>
      </w:r>
      <w:r>
        <w:rPr>
          <w:rFonts w:ascii="Times New Roman" w:hAnsi="Times New Roman" w:cs="Times New Roman"/>
          <w:color w:val="000000"/>
          <w:u w:color="000000"/>
          <w:lang w:val="en-CA"/>
        </w:rPr>
        <w:t>we fitted the cardinals</w:t>
      </w:r>
      <w:r w:rsidR="0094673A" w:rsidRPr="0094673A">
        <w:rPr>
          <w:rFonts w:ascii="Times New Roman" w:hAnsi="Times New Roman" w:cs="Times New Roman"/>
          <w:color w:val="000000"/>
          <w:u w:color="000000"/>
          <w:lang w:val="en-CA"/>
        </w:rPr>
        <w:t xml:space="preserve"> with a set of </w:t>
      </w:r>
      <w:r w:rsidR="006D1B25">
        <w:rPr>
          <w:rFonts w:ascii="Times New Roman" w:hAnsi="Times New Roman" w:cs="Times New Roman"/>
          <w:color w:val="000000"/>
          <w:u w:color="000000"/>
          <w:lang w:val="en-CA"/>
        </w:rPr>
        <w:t xml:space="preserve">heat-sealed </w:t>
      </w:r>
      <w:r w:rsidR="0094673A" w:rsidRPr="0094673A">
        <w:rPr>
          <w:rFonts w:ascii="Times New Roman" w:hAnsi="Times New Roman" w:cs="Times New Roman"/>
          <w:color w:val="000000"/>
          <w:u w:color="000000"/>
          <w:lang w:val="en-CA"/>
        </w:rPr>
        <w:t xml:space="preserve">coloured plastic bands, each with a unique combination of colours. This allowed visual identification of the individuals without having to resort to a radio tag receiver. Each bird was </w:t>
      </w:r>
      <w:r>
        <w:rPr>
          <w:rFonts w:ascii="Times New Roman" w:hAnsi="Times New Roman" w:cs="Times New Roman"/>
          <w:color w:val="000000"/>
          <w:u w:color="000000"/>
          <w:lang w:val="en-CA"/>
        </w:rPr>
        <w:t>equipped</w:t>
      </w:r>
      <w:r w:rsidR="0094673A" w:rsidRPr="0094673A">
        <w:rPr>
          <w:rFonts w:ascii="Times New Roman" w:hAnsi="Times New Roman" w:cs="Times New Roman"/>
          <w:color w:val="000000"/>
          <w:u w:color="000000"/>
          <w:lang w:val="en-CA"/>
        </w:rPr>
        <w:t xml:space="preserve"> with a Lotek </w:t>
      </w:r>
      <w:proofErr w:type="spellStart"/>
      <w:r w:rsidR="0094673A" w:rsidRPr="0094673A">
        <w:rPr>
          <w:rFonts w:ascii="Times New Roman" w:hAnsi="Times New Roman" w:cs="Times New Roman"/>
          <w:color w:val="000000"/>
          <w:u w:color="000000"/>
          <w:lang w:val="en-CA"/>
        </w:rPr>
        <w:t>NanoTag</w:t>
      </w:r>
      <w:proofErr w:type="spellEnd"/>
      <w:r w:rsidR="0094673A" w:rsidRPr="0094673A">
        <w:rPr>
          <w:rFonts w:ascii="Times New Roman" w:hAnsi="Times New Roman" w:cs="Times New Roman"/>
          <w:color w:val="000000"/>
          <w:u w:color="000000"/>
          <w:lang w:val="en-CA"/>
        </w:rPr>
        <w:t xml:space="preserve"> (NTQB-2)</w:t>
      </w:r>
      <w:r w:rsidR="00251612">
        <w:rPr>
          <w:rFonts w:ascii="Times New Roman" w:hAnsi="Times New Roman" w:cs="Times New Roman"/>
          <w:color w:val="000000"/>
          <w:u w:color="000000"/>
          <w:lang w:val="en-CA"/>
        </w:rPr>
        <w:t xml:space="preserve"> weighing 0.8 grams</w:t>
      </w:r>
      <w:r w:rsidR="0094673A" w:rsidRPr="0094673A">
        <w:rPr>
          <w:rFonts w:ascii="Times New Roman" w:hAnsi="Times New Roman" w:cs="Times New Roman"/>
          <w:color w:val="000000"/>
          <w:u w:color="000000"/>
          <w:lang w:val="en-CA"/>
        </w:rPr>
        <w:t>, using soft elastics in a figure 8 harness configuration</w:t>
      </w:r>
      <w:r w:rsidR="00251612">
        <w:rPr>
          <w:rFonts w:ascii="Times New Roman" w:hAnsi="Times New Roman" w:cs="Times New Roman"/>
          <w:color w:val="000000"/>
          <w:u w:color="000000"/>
          <w:lang w:val="en-CA"/>
        </w:rPr>
        <w:t xml:space="preserve"> (the total weight of the tag, harness</w:t>
      </w:r>
      <w:r>
        <w:rPr>
          <w:rFonts w:ascii="Times New Roman" w:hAnsi="Times New Roman" w:cs="Times New Roman"/>
          <w:color w:val="000000"/>
          <w:u w:color="000000"/>
          <w:lang w:val="en-CA"/>
        </w:rPr>
        <w:t>,</w:t>
      </w:r>
      <w:r w:rsidR="00251612">
        <w:rPr>
          <w:rFonts w:ascii="Times New Roman" w:hAnsi="Times New Roman" w:cs="Times New Roman"/>
          <w:color w:val="000000"/>
          <w:u w:color="000000"/>
          <w:lang w:val="en-CA"/>
        </w:rPr>
        <w:t xml:space="preserve"> and glue was less than 3% of the cardinals’ body weight)</w:t>
      </w:r>
      <w:r w:rsidR="0094673A" w:rsidRPr="0094673A">
        <w:rPr>
          <w:rFonts w:ascii="Times New Roman" w:hAnsi="Times New Roman" w:cs="Times New Roman"/>
          <w:color w:val="000000"/>
          <w:u w:color="000000"/>
          <w:lang w:val="en-CA"/>
        </w:rPr>
        <w:t>.</w:t>
      </w:r>
      <w:r w:rsidR="00877AAF">
        <w:rPr>
          <w:rFonts w:ascii="Times New Roman" w:hAnsi="Times New Roman" w:cs="Times New Roman"/>
          <w:color w:val="000000"/>
          <w:u w:color="000000"/>
          <w:lang w:val="en-CA"/>
        </w:rPr>
        <w:t xml:space="preserve"> All the radio-tags were registered as part of the Motus Wildlife </w:t>
      </w:r>
      <w:r w:rsidR="00877AAF">
        <w:rPr>
          <w:rFonts w:ascii="Times New Roman" w:hAnsi="Times New Roman" w:cs="Times New Roman"/>
          <w:color w:val="000000"/>
          <w:u w:color="000000"/>
          <w:lang w:val="en-CA"/>
        </w:rPr>
        <w:lastRenderedPageBreak/>
        <w:t xml:space="preserve">Tracking System </w:t>
      </w:r>
      <w:r w:rsidR="007234E4">
        <w:rPr>
          <w:rFonts w:ascii="Times New Roman" w:hAnsi="Times New Roman" w:cs="Times New Roman"/>
          <w:color w:val="000000"/>
          <w:u w:color="000000"/>
          <w:lang w:val="en-CA"/>
        </w:rPr>
        <w:fldChar w:fldCharType="begin"/>
      </w:r>
      <w:r w:rsidR="006E4A33">
        <w:rPr>
          <w:rFonts w:ascii="Times New Roman" w:hAnsi="Times New Roman" w:cs="Times New Roman"/>
          <w:color w:val="000000"/>
          <w:u w:color="000000"/>
          <w:lang w:val="en-CA"/>
        </w:rPr>
        <w:instrText xml:space="preserve"> ADDIN ZOTERO_ITEM CSL_CITATION {"citationID":"hbetaAeq","properties":{"formattedCitation":"(Frei et al., 2024)","plainCitation":"(Frei et al., 2024)","noteIndex":0},"citationItems":[{"id":948,"uris":["http://zotero.org/users/16770306/items/BBQM3QZZ","http://zotero.org/users/16770306/items/R53YPRKM"],"itemData":{"id":948,"type":"dataset","publisher":"Motus Wildlife Tracking System, Birds Canada","title":"Montreal Northern Cardinal Winter Movements (Project 882)","URL":"https://motus.org/","author":[{"family":"Frei","given":"Barbara"},{"family":"Morales","given":"Ana"},{"family":"Cousineau","given":"Anne-Marie"},{"family":"Beauchamp","given":"Andrew"}],"accessed":{"date-parts":[["2025",6,24]]},"issued":{"date-parts":[["2024"]],"season":"2025"}}}],"schema":"https://github.com/citation-style-language/schema/raw/master/csl-citation.json"} </w:instrText>
      </w:r>
      <w:r w:rsidR="007234E4">
        <w:rPr>
          <w:rFonts w:ascii="Times New Roman" w:hAnsi="Times New Roman" w:cs="Times New Roman"/>
          <w:color w:val="000000"/>
          <w:u w:color="000000"/>
          <w:lang w:val="en-CA"/>
        </w:rPr>
        <w:fldChar w:fldCharType="separate"/>
      </w:r>
      <w:r w:rsidR="007234E4">
        <w:rPr>
          <w:rFonts w:ascii="Times New Roman" w:hAnsi="Times New Roman" w:cs="Times New Roman"/>
          <w:noProof/>
          <w:color w:val="000000"/>
          <w:u w:color="000000"/>
          <w:lang w:val="en-CA"/>
        </w:rPr>
        <w:t>(Frei et al., 2024)</w:t>
      </w:r>
      <w:r w:rsidR="007234E4">
        <w:rPr>
          <w:rFonts w:ascii="Times New Roman" w:hAnsi="Times New Roman" w:cs="Times New Roman"/>
          <w:color w:val="000000"/>
          <w:u w:color="000000"/>
          <w:lang w:val="en-CA"/>
        </w:rPr>
        <w:fldChar w:fldCharType="end"/>
      </w:r>
      <w:r w:rsidR="00877AAF">
        <w:rPr>
          <w:rFonts w:ascii="Times New Roman" w:hAnsi="Times New Roman" w:cs="Times New Roman"/>
          <w:color w:val="000000"/>
          <w:u w:color="000000"/>
          <w:lang w:val="en-CA"/>
        </w:rPr>
        <w:t>.</w:t>
      </w:r>
      <w:r w:rsidR="0094673A" w:rsidRPr="0094673A">
        <w:rPr>
          <w:rFonts w:ascii="Times New Roman" w:hAnsi="Times New Roman" w:cs="Times New Roman"/>
          <w:color w:val="000000"/>
          <w:u w:color="000000"/>
          <w:lang w:val="en-CA"/>
        </w:rPr>
        <w:t xml:space="preserve"> </w:t>
      </w:r>
      <w:r w:rsidR="00C44D4B">
        <w:rPr>
          <w:rFonts w:ascii="Times New Roman" w:hAnsi="Times New Roman" w:cs="Times New Roman"/>
          <w:color w:val="000000"/>
          <w:u w:color="000000"/>
          <w:lang w:val="en-CA"/>
        </w:rPr>
        <w:t>N</w:t>
      </w:r>
      <w:r w:rsidR="00363650">
        <w:rPr>
          <w:rFonts w:ascii="Times New Roman" w:hAnsi="Times New Roman" w:cs="Times New Roman"/>
          <w:color w:val="000000"/>
          <w:u w:color="000000"/>
          <w:lang w:val="en-CA"/>
        </w:rPr>
        <w:t>orthern cardinal</w:t>
      </w:r>
      <w:r w:rsidR="0094673A" w:rsidRPr="0094673A">
        <w:rPr>
          <w:rFonts w:ascii="Times New Roman" w:hAnsi="Times New Roman" w:cs="Times New Roman"/>
          <w:color w:val="000000"/>
          <w:u w:color="000000"/>
          <w:lang w:val="en-CA"/>
        </w:rPr>
        <w:t xml:space="preserve">s translocated to the MBO and BDU locations underwent a holding time of 45 minutes before release to standardize treatment amongst individuals. For the winter of the year 2022-2023 (winter 1), </w:t>
      </w:r>
      <w:r>
        <w:rPr>
          <w:rFonts w:ascii="Times New Roman" w:hAnsi="Times New Roman" w:cs="Times New Roman"/>
          <w:color w:val="000000"/>
          <w:u w:color="000000"/>
          <w:lang w:val="en-CA"/>
        </w:rPr>
        <w:t xml:space="preserve">we were able to consistently track </w:t>
      </w:r>
      <w:r w:rsidR="0094673A" w:rsidRPr="0094673A">
        <w:rPr>
          <w:rFonts w:ascii="Times New Roman" w:hAnsi="Times New Roman" w:cs="Times New Roman"/>
          <w:color w:val="000000"/>
          <w:u w:color="000000"/>
          <w:lang w:val="en-CA"/>
        </w:rPr>
        <w:t>20 birds</w:t>
      </w:r>
      <w:r>
        <w:rPr>
          <w:rFonts w:ascii="Times New Roman" w:hAnsi="Times New Roman" w:cs="Times New Roman"/>
          <w:color w:val="000000"/>
          <w:u w:color="000000"/>
          <w:lang w:val="en-CA"/>
        </w:rPr>
        <w:t xml:space="preserve"> </w:t>
      </w:r>
      <w:r w:rsidR="0094673A" w:rsidRPr="0094673A">
        <w:rPr>
          <w:rFonts w:ascii="Times New Roman" w:hAnsi="Times New Roman" w:cs="Times New Roman"/>
          <w:color w:val="000000"/>
          <w:u w:color="000000"/>
          <w:lang w:val="en-CA"/>
        </w:rPr>
        <w:t xml:space="preserve">at MBO, which served as a pilot winter to assess the feasibility of the project. During the winter of 2023-2024 (winter 2), a total of 45 birds were tagged and banded, with 15 individuals relocated to CON, 15 relocated to BDU and 15 relocated to MBO. In 2024-2025 (winter 3), a total of 42 birds were tagged and banded, with 5 individuals relocated to MBO, 16 individuals released in BDU and 21 individuals released at CON. </w:t>
      </w:r>
      <w:r w:rsidR="000320BA" w:rsidRPr="000320BA">
        <w:rPr>
          <w:rFonts w:ascii="Times New Roman" w:hAnsi="Times New Roman" w:cs="Times New Roman"/>
          <w:color w:val="000000"/>
          <w:kern w:val="0"/>
          <w:lang w:val="en-US"/>
        </w:rPr>
        <w:t>Birds were banded under Animal Use Protocol 2007-5447 from McGill University and federal banding permits 10973, 10973B, 10973D issued by the Canadian Wildlife Service, and radio-tagged under Animal Use Protocol 22BF01 and 23BF01 from Environment and Climate Change Canada.</w:t>
      </w:r>
    </w:p>
    <w:p w14:paraId="6E7B9CE5" w14:textId="153A7230" w:rsidR="0094673A" w:rsidRPr="002B7289" w:rsidRDefault="00C134AB" w:rsidP="00246D10">
      <w:pPr>
        <w:pStyle w:val="Heading3"/>
        <w:spacing w:line="480" w:lineRule="auto"/>
        <w:jc w:val="both"/>
        <w:rPr>
          <w:rFonts w:ascii="Times New Roman" w:hAnsi="Times New Roman" w:cs="Times New Roman"/>
          <w:color w:val="000000" w:themeColor="text1"/>
          <w:sz w:val="24"/>
          <w:szCs w:val="24"/>
          <w:u w:val="single"/>
          <w:lang w:val="en-CA"/>
        </w:rPr>
      </w:pPr>
      <w:bookmarkStart w:id="1019" w:name="_Toc203574371"/>
      <w:r>
        <w:rPr>
          <w:rFonts w:ascii="Times New Roman" w:hAnsi="Times New Roman" w:cs="Times New Roman"/>
          <w:color w:val="000000" w:themeColor="text1"/>
          <w:sz w:val="24"/>
          <w:szCs w:val="24"/>
          <w:u w:val="single"/>
          <w:lang w:val="en-CA"/>
        </w:rPr>
        <w:t>Non-breeding season tracking and home range estimations</w:t>
      </w:r>
      <w:bookmarkEnd w:id="1019"/>
    </w:p>
    <w:p w14:paraId="5929966B" w14:textId="204E82CA" w:rsidR="00475948" w:rsidRDefault="0094673A" w:rsidP="00847D84">
      <w:pPr>
        <w:spacing w:line="480" w:lineRule="auto"/>
        <w:ind w:firstLine="720"/>
        <w:jc w:val="both"/>
        <w:rPr>
          <w:rFonts w:ascii="Times New Roman" w:hAnsi="Times New Roman" w:cs="Times New Roman"/>
          <w:color w:val="000000"/>
          <w:u w:color="000000"/>
          <w:lang w:val="en-CA"/>
        </w:rPr>
      </w:pPr>
      <w:r w:rsidRPr="0094673A">
        <w:rPr>
          <w:rFonts w:ascii="Times New Roman" w:hAnsi="Times New Roman" w:cs="Times New Roman"/>
          <w:color w:val="000000"/>
          <w:u w:color="000000"/>
          <w:lang w:val="en-CA"/>
        </w:rPr>
        <w:t xml:space="preserve">During the first winter, only </w:t>
      </w:r>
      <w:del w:id="1020" w:author="Kyle Elliott, Dr" w:date="2025-07-26T10:52:00Z" w16du:dateUtc="2025-07-26T14:52:00Z">
        <w:r w:rsidRPr="0094673A" w:rsidDel="004227F0">
          <w:rPr>
            <w:rFonts w:ascii="Times New Roman" w:hAnsi="Times New Roman" w:cs="Times New Roman"/>
            <w:color w:val="000000"/>
            <w:u w:color="000000"/>
            <w:lang w:val="en-CA"/>
          </w:rPr>
          <w:delText xml:space="preserve">2 </w:delText>
        </w:r>
      </w:del>
      <w:ins w:id="1021" w:author="Kyle Elliott, Dr" w:date="2025-07-26T10:52:00Z" w16du:dateUtc="2025-07-26T14:52:00Z">
        <w:r w:rsidR="004227F0">
          <w:rPr>
            <w:rFonts w:ascii="Times New Roman" w:hAnsi="Times New Roman" w:cs="Times New Roman"/>
            <w:color w:val="000000"/>
            <w:u w:color="000000"/>
            <w:lang w:val="en-CA"/>
          </w:rPr>
          <w:t>two</w:t>
        </w:r>
        <w:r w:rsidR="004227F0" w:rsidRPr="0094673A">
          <w:rPr>
            <w:rFonts w:ascii="Times New Roman" w:hAnsi="Times New Roman" w:cs="Times New Roman"/>
            <w:color w:val="000000"/>
            <w:u w:color="000000"/>
            <w:lang w:val="en-CA"/>
          </w:rPr>
          <w:t xml:space="preserve"> </w:t>
        </w:r>
      </w:ins>
      <w:r w:rsidRPr="0094673A">
        <w:rPr>
          <w:rFonts w:ascii="Times New Roman" w:hAnsi="Times New Roman" w:cs="Times New Roman"/>
          <w:color w:val="000000"/>
          <w:u w:color="000000"/>
          <w:lang w:val="en-CA"/>
        </w:rPr>
        <w:t>automated receiver towers from the Motus network were deployed. The first tower is located at the MBO (4525’50.</w:t>
      </w:r>
      <w:proofErr w:type="gramStart"/>
      <w:r w:rsidRPr="0094673A">
        <w:rPr>
          <w:rFonts w:ascii="Times New Roman" w:hAnsi="Times New Roman" w:cs="Times New Roman"/>
          <w:color w:val="000000"/>
          <w:u w:color="000000"/>
          <w:lang w:val="en-CA"/>
        </w:rPr>
        <w:t>4”N</w:t>
      </w:r>
      <w:proofErr w:type="gramEnd"/>
      <w:r w:rsidRPr="0094673A">
        <w:rPr>
          <w:rFonts w:ascii="Times New Roman" w:hAnsi="Times New Roman" w:cs="Times New Roman"/>
          <w:color w:val="000000"/>
          <w:u w:color="000000"/>
          <w:lang w:val="en-CA"/>
        </w:rPr>
        <w:t xml:space="preserve"> 73˚56’18.</w:t>
      </w:r>
      <w:proofErr w:type="gramStart"/>
      <w:r w:rsidRPr="0094673A">
        <w:rPr>
          <w:rFonts w:ascii="Times New Roman" w:hAnsi="Times New Roman" w:cs="Times New Roman"/>
          <w:color w:val="000000"/>
          <w:u w:color="000000"/>
          <w:lang w:val="en-CA"/>
        </w:rPr>
        <w:t>6”W</w:t>
      </w:r>
      <w:proofErr w:type="gramEnd"/>
      <w:r w:rsidRPr="0094673A">
        <w:rPr>
          <w:rFonts w:ascii="Times New Roman" w:hAnsi="Times New Roman" w:cs="Times New Roman"/>
          <w:color w:val="000000"/>
          <w:u w:color="000000"/>
          <w:lang w:val="en-CA"/>
        </w:rPr>
        <w:t xml:space="preserve">), while the second tower is located on top of a faculty building at McGill University’s </w:t>
      </w:r>
      <w:del w:id="1022" w:author="Kyle Elliott, Dr" w:date="2025-07-26T10:52:00Z" w16du:dateUtc="2025-07-26T14:52:00Z">
        <w:r w:rsidRPr="0094673A" w:rsidDel="004227F0">
          <w:rPr>
            <w:rFonts w:ascii="Times New Roman" w:hAnsi="Times New Roman" w:cs="Times New Roman"/>
            <w:color w:val="000000"/>
            <w:u w:color="000000"/>
            <w:lang w:val="en-CA"/>
          </w:rPr>
          <w:delText xml:space="preserve">MacDonald </w:delText>
        </w:r>
      </w:del>
      <w:ins w:id="1023" w:author="Kyle Elliott, Dr" w:date="2025-07-26T10:52:00Z" w16du:dateUtc="2025-07-26T14:52:00Z">
        <w:r w:rsidR="004227F0" w:rsidRPr="0094673A">
          <w:rPr>
            <w:rFonts w:ascii="Times New Roman" w:hAnsi="Times New Roman" w:cs="Times New Roman"/>
            <w:color w:val="000000"/>
            <w:u w:color="000000"/>
            <w:lang w:val="en-CA"/>
          </w:rPr>
          <w:t>Mac</w:t>
        </w:r>
        <w:r w:rsidR="004227F0">
          <w:rPr>
            <w:rFonts w:ascii="Times New Roman" w:hAnsi="Times New Roman" w:cs="Times New Roman"/>
            <w:color w:val="000000"/>
            <w:u w:color="000000"/>
            <w:lang w:val="en-CA"/>
          </w:rPr>
          <w:t>d</w:t>
        </w:r>
        <w:r w:rsidR="004227F0" w:rsidRPr="0094673A">
          <w:rPr>
            <w:rFonts w:ascii="Times New Roman" w:hAnsi="Times New Roman" w:cs="Times New Roman"/>
            <w:color w:val="000000"/>
            <w:u w:color="000000"/>
            <w:lang w:val="en-CA"/>
          </w:rPr>
          <w:t xml:space="preserve">onald </w:t>
        </w:r>
      </w:ins>
      <w:r w:rsidRPr="0094673A">
        <w:rPr>
          <w:rFonts w:ascii="Times New Roman" w:hAnsi="Times New Roman" w:cs="Times New Roman"/>
          <w:color w:val="000000"/>
          <w:u w:color="000000"/>
          <w:lang w:val="en-CA"/>
        </w:rPr>
        <w:t>campus (45˚24’28.</w:t>
      </w:r>
      <w:proofErr w:type="gramStart"/>
      <w:r w:rsidRPr="0094673A">
        <w:rPr>
          <w:rFonts w:ascii="Times New Roman" w:hAnsi="Times New Roman" w:cs="Times New Roman"/>
          <w:color w:val="000000"/>
          <w:u w:color="000000"/>
          <w:lang w:val="en-CA"/>
        </w:rPr>
        <w:t>3”N</w:t>
      </w:r>
      <w:proofErr w:type="gramEnd"/>
      <w:r w:rsidRPr="0094673A">
        <w:rPr>
          <w:rFonts w:ascii="Times New Roman" w:hAnsi="Times New Roman" w:cs="Times New Roman"/>
          <w:color w:val="000000"/>
          <w:u w:color="000000"/>
          <w:lang w:val="en-CA"/>
        </w:rPr>
        <w:t xml:space="preserve"> 73˚56’20.</w:t>
      </w:r>
      <w:proofErr w:type="gramStart"/>
      <w:r w:rsidRPr="0094673A">
        <w:rPr>
          <w:rFonts w:ascii="Times New Roman" w:hAnsi="Times New Roman" w:cs="Times New Roman"/>
          <w:color w:val="000000"/>
          <w:u w:color="000000"/>
          <w:lang w:val="en-CA"/>
        </w:rPr>
        <w:t>3”W</w:t>
      </w:r>
      <w:proofErr w:type="gramEnd"/>
      <w:r w:rsidRPr="0094673A">
        <w:rPr>
          <w:rFonts w:ascii="Times New Roman" w:hAnsi="Times New Roman" w:cs="Times New Roman"/>
          <w:color w:val="000000"/>
          <w:u w:color="000000"/>
          <w:lang w:val="en-CA"/>
        </w:rPr>
        <w:t xml:space="preserve">). For the second winter, those two towers were also used for continuous data location, with the addition of a third temporary receiver tower </w:t>
      </w:r>
      <w:r w:rsidR="004C14A2">
        <w:rPr>
          <w:rFonts w:ascii="Times New Roman" w:hAnsi="Times New Roman" w:cs="Times New Roman"/>
          <w:color w:val="000000"/>
          <w:u w:color="000000"/>
          <w:lang w:val="en-CA"/>
        </w:rPr>
        <w:t>that we installed</w:t>
      </w:r>
      <w:r w:rsidRPr="0094673A">
        <w:rPr>
          <w:rFonts w:ascii="Times New Roman" w:hAnsi="Times New Roman" w:cs="Times New Roman"/>
          <w:color w:val="000000"/>
          <w:u w:color="000000"/>
          <w:lang w:val="en-CA"/>
        </w:rPr>
        <w:t xml:space="preserve"> in BDU (45˚24’39.</w:t>
      </w:r>
      <w:proofErr w:type="gramStart"/>
      <w:r w:rsidRPr="0094673A">
        <w:rPr>
          <w:rFonts w:ascii="Times New Roman" w:hAnsi="Times New Roman" w:cs="Times New Roman"/>
          <w:color w:val="000000"/>
          <w:u w:color="000000"/>
          <w:lang w:val="en-CA"/>
        </w:rPr>
        <w:t>3”N</w:t>
      </w:r>
      <w:proofErr w:type="gramEnd"/>
      <w:r w:rsidRPr="0094673A">
        <w:rPr>
          <w:rFonts w:ascii="Times New Roman" w:hAnsi="Times New Roman" w:cs="Times New Roman"/>
          <w:color w:val="000000"/>
          <w:u w:color="000000"/>
          <w:lang w:val="en-CA"/>
        </w:rPr>
        <w:t xml:space="preserve"> 73˚55’48.</w:t>
      </w:r>
      <w:proofErr w:type="gramStart"/>
      <w:r w:rsidRPr="0094673A">
        <w:rPr>
          <w:rFonts w:ascii="Times New Roman" w:hAnsi="Times New Roman" w:cs="Times New Roman"/>
          <w:color w:val="000000"/>
          <w:u w:color="000000"/>
          <w:lang w:val="en-CA"/>
        </w:rPr>
        <w:t>3”W</w:t>
      </w:r>
      <w:proofErr w:type="gramEnd"/>
      <w:r w:rsidRPr="0094673A">
        <w:rPr>
          <w:rFonts w:ascii="Times New Roman" w:hAnsi="Times New Roman" w:cs="Times New Roman"/>
          <w:color w:val="000000"/>
          <w:u w:color="000000"/>
          <w:lang w:val="en-CA"/>
        </w:rPr>
        <w:t>). Finally, during the third winter, a fourth, permanent Motus tower was installed on top of a building at Concordia University’s Loyola campus location (45˚27’32.</w:t>
      </w:r>
      <w:proofErr w:type="gramStart"/>
      <w:r w:rsidRPr="0094673A">
        <w:rPr>
          <w:rFonts w:ascii="Times New Roman" w:hAnsi="Times New Roman" w:cs="Times New Roman"/>
          <w:color w:val="000000"/>
          <w:u w:color="000000"/>
          <w:lang w:val="en-CA"/>
        </w:rPr>
        <w:t>6”N</w:t>
      </w:r>
      <w:proofErr w:type="gramEnd"/>
      <w:r w:rsidRPr="0094673A">
        <w:rPr>
          <w:rFonts w:ascii="Times New Roman" w:hAnsi="Times New Roman" w:cs="Times New Roman"/>
          <w:color w:val="000000"/>
          <w:u w:color="000000"/>
          <w:lang w:val="en-CA"/>
        </w:rPr>
        <w:t xml:space="preserve"> 73˚38’30.</w:t>
      </w:r>
      <w:proofErr w:type="gramStart"/>
      <w:r w:rsidRPr="0094673A">
        <w:rPr>
          <w:rFonts w:ascii="Times New Roman" w:hAnsi="Times New Roman" w:cs="Times New Roman"/>
          <w:color w:val="000000"/>
          <w:u w:color="000000"/>
          <w:lang w:val="en-CA"/>
        </w:rPr>
        <w:t>2”W)..</w:t>
      </w:r>
      <w:proofErr w:type="gramEnd"/>
      <w:r w:rsidR="00246D10">
        <w:rPr>
          <w:rFonts w:ascii="Times New Roman" w:hAnsi="Times New Roman" w:cs="Times New Roman"/>
          <w:color w:val="000000"/>
          <w:u w:color="000000"/>
          <w:lang w:val="en-CA"/>
        </w:rPr>
        <w:t xml:space="preserve"> </w:t>
      </w:r>
      <w:commentRangeStart w:id="1024"/>
      <w:r w:rsidR="004C14A2">
        <w:rPr>
          <w:rFonts w:ascii="Times New Roman" w:hAnsi="Times New Roman" w:cs="Times New Roman"/>
          <w:color w:val="000000"/>
          <w:u w:color="000000"/>
          <w:lang w:val="en-CA"/>
        </w:rPr>
        <w:t>We conducted m</w:t>
      </w:r>
      <w:r w:rsidRPr="0094673A">
        <w:rPr>
          <w:rFonts w:ascii="Times New Roman" w:hAnsi="Times New Roman" w:cs="Times New Roman"/>
          <w:color w:val="000000"/>
          <w:u w:color="000000"/>
          <w:lang w:val="en-CA"/>
        </w:rPr>
        <w:t xml:space="preserve">anual radio tracking of </w:t>
      </w:r>
      <w:proofErr w:type="gramStart"/>
      <w:r w:rsidRPr="0094673A">
        <w:rPr>
          <w:rFonts w:ascii="Times New Roman" w:hAnsi="Times New Roman" w:cs="Times New Roman"/>
          <w:color w:val="000000"/>
          <w:u w:color="000000"/>
          <w:lang w:val="en-CA"/>
        </w:rPr>
        <w:t>each individual</w:t>
      </w:r>
      <w:proofErr w:type="gramEnd"/>
      <w:r w:rsidRPr="0094673A">
        <w:rPr>
          <w:rFonts w:ascii="Times New Roman" w:hAnsi="Times New Roman" w:cs="Times New Roman"/>
          <w:color w:val="000000"/>
          <w:u w:color="000000"/>
          <w:lang w:val="en-CA"/>
        </w:rPr>
        <w:t xml:space="preserve"> as often as possible (approximately once </w:t>
      </w:r>
      <w:r w:rsidR="004C14A2">
        <w:rPr>
          <w:rFonts w:ascii="Times New Roman" w:hAnsi="Times New Roman" w:cs="Times New Roman"/>
          <w:color w:val="000000"/>
          <w:u w:color="000000"/>
          <w:lang w:val="en-CA"/>
        </w:rPr>
        <w:t xml:space="preserve">or twice </w:t>
      </w:r>
      <w:r w:rsidRPr="0094673A">
        <w:rPr>
          <w:rFonts w:ascii="Times New Roman" w:hAnsi="Times New Roman" w:cs="Times New Roman"/>
          <w:color w:val="000000"/>
          <w:u w:color="000000"/>
          <w:lang w:val="en-CA"/>
        </w:rPr>
        <w:t xml:space="preserve">a week) between the months of October and May using a set of portable receivers and antennae. Trackers would cover as much ground as possible at each study location with the goal of recording at least </w:t>
      </w:r>
      <w:r w:rsidR="00420980">
        <w:rPr>
          <w:rFonts w:ascii="Times New Roman" w:hAnsi="Times New Roman" w:cs="Times New Roman"/>
          <w:color w:val="000000"/>
          <w:u w:color="000000"/>
          <w:lang w:val="en-CA"/>
        </w:rPr>
        <w:t>one</w:t>
      </w:r>
      <w:r w:rsidRPr="0094673A">
        <w:rPr>
          <w:rFonts w:ascii="Times New Roman" w:hAnsi="Times New Roman" w:cs="Times New Roman"/>
          <w:color w:val="000000"/>
          <w:u w:color="000000"/>
          <w:lang w:val="en-CA"/>
        </w:rPr>
        <w:t xml:space="preserve"> GPS location for </w:t>
      </w:r>
      <w:proofErr w:type="gramStart"/>
      <w:r w:rsidRPr="0094673A">
        <w:rPr>
          <w:rFonts w:ascii="Times New Roman" w:hAnsi="Times New Roman" w:cs="Times New Roman"/>
          <w:color w:val="000000"/>
          <w:u w:color="000000"/>
          <w:lang w:val="en-CA"/>
        </w:rPr>
        <w:t>each individual</w:t>
      </w:r>
      <w:proofErr w:type="gramEnd"/>
      <w:r w:rsidRPr="0094673A">
        <w:rPr>
          <w:rFonts w:ascii="Times New Roman" w:hAnsi="Times New Roman" w:cs="Times New Roman"/>
          <w:color w:val="000000"/>
          <w:u w:color="000000"/>
          <w:lang w:val="en-CA"/>
        </w:rPr>
        <w:t xml:space="preserve"> per week</w:t>
      </w:r>
      <w:r w:rsidR="00420980">
        <w:rPr>
          <w:rFonts w:ascii="Times New Roman" w:hAnsi="Times New Roman" w:cs="Times New Roman"/>
          <w:color w:val="000000"/>
          <w:u w:color="000000"/>
          <w:lang w:val="en-CA"/>
        </w:rPr>
        <w:t xml:space="preserve"> </w:t>
      </w:r>
      <w:r w:rsidR="00420980">
        <w:rPr>
          <w:rFonts w:ascii="Times New Roman" w:hAnsi="Times New Roman" w:cs="Times New Roman"/>
          <w:color w:val="000000"/>
          <w:u w:color="000000"/>
          <w:lang w:val="en-CA"/>
        </w:rPr>
        <w:lastRenderedPageBreak/>
        <w:t>using a Garmin ETREX 22x GPS</w:t>
      </w:r>
      <w:r w:rsidRPr="0094673A">
        <w:rPr>
          <w:rFonts w:ascii="Times New Roman" w:hAnsi="Times New Roman" w:cs="Times New Roman"/>
          <w:color w:val="000000"/>
          <w:u w:color="000000"/>
          <w:lang w:val="en-CA"/>
        </w:rPr>
        <w:t>. The portable receivers were either Lotek’s SRX800 or SRX1200. They were operated by setting the frequency to 166.380 MHz (Motus tags</w:t>
      </w:r>
      <w:r w:rsidR="0080628C">
        <w:rPr>
          <w:rFonts w:ascii="Times New Roman" w:hAnsi="Times New Roman" w:cs="Times New Roman"/>
          <w:color w:val="000000"/>
          <w:u w:color="000000"/>
          <w:lang w:val="en-CA"/>
        </w:rPr>
        <w:t>’</w:t>
      </w:r>
      <w:r w:rsidRPr="0094673A">
        <w:rPr>
          <w:rFonts w:ascii="Times New Roman" w:hAnsi="Times New Roman" w:cs="Times New Roman"/>
          <w:color w:val="000000"/>
          <w:u w:color="000000"/>
          <w:lang w:val="en-CA"/>
        </w:rPr>
        <w:t xml:space="preserve"> frequency for the Western hemisphere) and using both the gain and the signal strength to get as close as possible to the tagged individuals. The gain is a value between 0 and 100, representing the amplification of the received signal. By increasing it, the tracker increases how sensitive the receiver is to incoming radio signals. Higher gain values increase the ability to detect weaker signals but are also subject to background noise and interference. Using a lower gain reduces noise but may result in missing weak signals. In urbanized locations, the starting gain will rarely surpass 70-80 as the receiver picks up too much noise and interference. The signal is a value ranging from 0 to 200 for the SRX800 and 0 to 250 for the SRX1200. It represents the strength of the detected transmission from a radio tag, displayed in decibels (dB) on the receiver. A stronger signal indicates that the bird is closer; trackers use this information to estimate distance and direction. Trackers begin their tracking sessions with a gain of 80-70 to increase their chances of detecting nearby individuals. Once the receiver picks up a cardinal’s tag, the tracker moves toward the direction with the strongest signal. Once a threshold of 150 dB (SRX800) or 200 dB (SRX1200) is </w:t>
      </w:r>
      <w:r w:rsidR="00F335F1">
        <w:rPr>
          <w:rFonts w:ascii="Times New Roman" w:hAnsi="Times New Roman" w:cs="Times New Roman"/>
          <w:color w:val="000000"/>
          <w:u w:color="000000"/>
          <w:lang w:val="en-CA"/>
        </w:rPr>
        <w:t>attained</w:t>
      </w:r>
      <w:r w:rsidRPr="0094673A">
        <w:rPr>
          <w:rFonts w:ascii="Times New Roman" w:hAnsi="Times New Roman" w:cs="Times New Roman"/>
          <w:color w:val="000000"/>
          <w:u w:color="000000"/>
          <w:lang w:val="en-CA"/>
        </w:rPr>
        <w:t>, the trackers then lower the gain by 10 and repeat this process until they reach the tagged individual. The trackers only record a GPS point if the signal strength is 150 or 200 dB, with a gain of 40 or less (the bird is considered close enough when those conditions are met).</w:t>
      </w:r>
      <w:r w:rsidR="00246D10">
        <w:rPr>
          <w:rFonts w:ascii="Times New Roman" w:hAnsi="Times New Roman" w:cs="Times New Roman"/>
          <w:color w:val="000000"/>
          <w:u w:color="000000"/>
          <w:lang w:val="en-CA"/>
        </w:rPr>
        <w:t xml:space="preserve"> </w:t>
      </w:r>
      <w:r w:rsidRPr="0094673A">
        <w:rPr>
          <w:rFonts w:ascii="Times New Roman" w:hAnsi="Times New Roman" w:cs="Times New Roman"/>
          <w:color w:val="000000"/>
          <w:u w:color="000000"/>
          <w:lang w:val="en-CA"/>
        </w:rPr>
        <w:t xml:space="preserve">Once close enough to the bird, a few additional environmental measurements are collected. </w:t>
      </w:r>
      <w:commentRangeEnd w:id="1024"/>
      <w:r w:rsidR="009E6C47">
        <w:rPr>
          <w:rStyle w:val="CommentReference"/>
        </w:rPr>
        <w:commentReference w:id="1024"/>
      </w:r>
      <w:r w:rsidR="00C134AB">
        <w:rPr>
          <w:rFonts w:ascii="Times New Roman" w:hAnsi="Times New Roman" w:cs="Times New Roman"/>
          <w:color w:val="000000"/>
          <w:u w:color="000000"/>
          <w:lang w:val="en-CA"/>
        </w:rPr>
        <w:t xml:space="preserve"> </w:t>
      </w:r>
    </w:p>
    <w:p w14:paraId="475EA16E" w14:textId="6397FF4A" w:rsidR="00847D84" w:rsidRDefault="00847D84" w:rsidP="00847D84">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color w:val="000000" w:themeColor="text1"/>
          <w:lang w:val="en-CA"/>
        </w:rPr>
        <w:t>For all three study sites, we calculated the average home range size using the Kernel Density Estimation (KDE), a non-parametric way to estimate the probability density function of a random variable based on a finite data sample (in the present case, the northern cardinal’s GPS location recorded in the field).</w:t>
      </w:r>
    </w:p>
    <w:p w14:paraId="1463D979" w14:textId="77777777" w:rsidR="00847D84" w:rsidRPr="00475BA5" w:rsidRDefault="00847D84" w:rsidP="00847D84">
      <w:pPr>
        <w:spacing w:line="480" w:lineRule="auto"/>
        <w:jc w:val="both"/>
        <w:rPr>
          <w:rFonts w:ascii="Times New Roman" w:eastAsiaTheme="minorEastAsia" w:hAnsi="Times New Roman" w:cs="Times New Roman"/>
          <w:color w:val="000000" w:themeColor="text1"/>
          <w:lang w:val="en-CA"/>
        </w:rPr>
      </w:pPr>
      <m:oMathPara>
        <m:oMath>
          <m:r>
            <w:rPr>
              <w:rFonts w:ascii="Cambria Math" w:hAnsi="Cambria Math" w:cs="Times New Roman"/>
              <w:color w:val="000000" w:themeColor="text1"/>
              <w:lang w:val="en-CA"/>
            </w:rPr>
            <w:lastRenderedPageBreak/>
            <m:t>K</m:t>
          </m:r>
          <m:d>
            <m:dPr>
              <m:ctrlPr>
                <w:rPr>
                  <w:rFonts w:ascii="Cambria Math" w:hAnsi="Cambria Math" w:cs="Times New Roman"/>
                  <w:i/>
                  <w:color w:val="000000" w:themeColor="text1"/>
                  <w:lang w:val="en-CA"/>
                </w:rPr>
              </m:ctrlPr>
            </m:dPr>
            <m:e>
              <m:r>
                <w:rPr>
                  <w:rFonts w:ascii="Cambria Math" w:hAnsi="Cambria Math" w:cs="Times New Roman"/>
                  <w:color w:val="000000" w:themeColor="text1"/>
                  <w:lang w:val="en-CA"/>
                </w:rPr>
                <m:t>u</m:t>
              </m:r>
            </m:e>
          </m:d>
          <m:r>
            <w:rPr>
              <w:rFonts w:ascii="Cambria Math" w:hAnsi="Cambria Math" w:cs="Times New Roman"/>
              <w:color w:val="000000" w:themeColor="text1"/>
              <w:lang w:val="en-CA"/>
            </w:rPr>
            <m:t xml:space="preserve">= </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ad>
                <m:radPr>
                  <m:degHide m:val="1"/>
                  <m:ctrlPr>
                    <w:rPr>
                      <w:rFonts w:ascii="Cambria Math" w:hAnsi="Cambria Math" w:cs="Times New Roman"/>
                      <w:i/>
                      <w:color w:val="000000" w:themeColor="text1"/>
                      <w:lang w:val="en-CA"/>
                    </w:rPr>
                  </m:ctrlPr>
                </m:radPr>
                <m:deg/>
                <m:e>
                  <m:r>
                    <w:rPr>
                      <w:rFonts w:ascii="Cambria Math" w:hAnsi="Cambria Math" w:cs="Times New Roman"/>
                      <w:color w:val="000000" w:themeColor="text1"/>
                      <w:lang w:val="en-CA"/>
                    </w:rPr>
                    <m:t>2π</m:t>
                  </m:r>
                </m:e>
              </m:rad>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e</m:t>
              </m:r>
            </m:e>
            <m:sup>
              <m:r>
                <w:rPr>
                  <w:rFonts w:ascii="Cambria Math" w:hAnsi="Cambria Math" w:cs="Times New Roman"/>
                  <w:color w:val="000000" w:themeColor="text1"/>
                  <w:lang w:val="en-CA"/>
                </w:rPr>
                <m:t>-</m:t>
              </m:r>
              <m:f>
                <m:fPr>
                  <m:ctrlPr>
                    <w:rPr>
                      <w:rFonts w:ascii="Cambria Math" w:hAnsi="Cambria Math" w:cs="Times New Roman"/>
                      <w:i/>
                      <w:color w:val="000000" w:themeColor="text1"/>
                      <w:lang w:val="en-CA"/>
                    </w:rPr>
                  </m:ctrlPr>
                </m:fPr>
                <m:num>
                  <m:r>
                    <w:rPr>
                      <w:rFonts w:ascii="Cambria Math" w:hAnsi="Cambria Math" w:cs="Times New Roman"/>
                      <w:color w:val="000000" w:themeColor="text1"/>
                      <w:lang w:val="en-CA"/>
                    </w:rPr>
                    <m:t>1</m:t>
                  </m:r>
                </m:num>
                <m:den>
                  <m:r>
                    <w:rPr>
                      <w:rFonts w:ascii="Cambria Math" w:hAnsi="Cambria Math" w:cs="Times New Roman"/>
                      <w:color w:val="000000" w:themeColor="text1"/>
                      <w:lang w:val="en-CA"/>
                    </w:rPr>
                    <m:t>2</m:t>
                  </m:r>
                </m:den>
              </m:f>
              <m:sSup>
                <m:sSupPr>
                  <m:ctrlPr>
                    <w:rPr>
                      <w:rFonts w:ascii="Cambria Math" w:hAnsi="Cambria Math" w:cs="Times New Roman"/>
                      <w:i/>
                      <w:color w:val="000000" w:themeColor="text1"/>
                      <w:lang w:val="en-CA"/>
                    </w:rPr>
                  </m:ctrlPr>
                </m:sSupPr>
                <m:e>
                  <m:r>
                    <w:rPr>
                      <w:rFonts w:ascii="Cambria Math" w:hAnsi="Cambria Math" w:cs="Times New Roman"/>
                      <w:color w:val="000000" w:themeColor="text1"/>
                      <w:lang w:val="en-CA"/>
                    </w:rPr>
                    <m:t>u</m:t>
                  </m:r>
                </m:e>
                <m:sup>
                  <m:r>
                    <w:rPr>
                      <w:rFonts w:ascii="Cambria Math" w:hAnsi="Cambria Math" w:cs="Times New Roman"/>
                      <w:color w:val="000000" w:themeColor="text1"/>
                      <w:lang w:val="en-CA"/>
                    </w:rPr>
                    <m:t>2</m:t>
                  </m:r>
                </m:sup>
              </m:sSup>
            </m:sup>
          </m:sSup>
        </m:oMath>
      </m:oMathPara>
    </w:p>
    <w:p w14:paraId="559AA8A2" w14:textId="77777777" w:rsidR="00847D84" w:rsidRDefault="00847D84" w:rsidP="00847D84">
      <w:pPr>
        <w:spacing w:line="480" w:lineRule="auto"/>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color w:val="000000" w:themeColor="text1"/>
          <w:lang w:val="en-CA"/>
        </w:rPr>
        <w:t>Where:</w:t>
      </w:r>
    </w:p>
    <w:p w14:paraId="2944391A" w14:textId="77777777" w:rsidR="00847D84" w:rsidRDefault="00847D84" w:rsidP="00847D84">
      <w:pPr>
        <w:spacing w:line="480" w:lineRule="auto"/>
        <w:jc w:val="both"/>
        <w:rPr>
          <w:rFonts w:ascii="Times New Roman" w:eastAsiaTheme="minorEastAsia" w:hAnsi="Times New Roman" w:cs="Times New Roman"/>
          <w:color w:val="000000" w:themeColor="text1"/>
          <w:lang w:val="en-CA"/>
        </w:rPr>
      </w:pPr>
      <m:oMath>
        <m:r>
          <w:rPr>
            <w:rFonts w:ascii="Cambria Math" w:hAnsi="Cambria Math" w:cs="Times New Roman"/>
            <w:color w:val="000000" w:themeColor="text1"/>
            <w:lang w:val="en-CA"/>
          </w:rPr>
          <m:t>K(u)</m:t>
        </m:r>
      </m:oMath>
      <w:r>
        <w:rPr>
          <w:rFonts w:ascii="Times New Roman" w:eastAsiaTheme="minorEastAsia" w:hAnsi="Times New Roman" w:cs="Times New Roman"/>
          <w:color w:val="000000" w:themeColor="text1"/>
          <w:lang w:val="en-CA"/>
        </w:rPr>
        <w:t xml:space="preserve"> is the kernel function evaluated at </w:t>
      </w:r>
      <w:r>
        <w:rPr>
          <w:rFonts w:ascii="Times New Roman" w:eastAsiaTheme="minorEastAsia" w:hAnsi="Times New Roman" w:cs="Times New Roman"/>
          <w:i/>
          <w:iCs/>
          <w:color w:val="000000" w:themeColor="text1"/>
          <w:lang w:val="en-CA"/>
        </w:rPr>
        <w:t>u</w:t>
      </w:r>
      <w:r>
        <w:rPr>
          <w:rFonts w:ascii="Times New Roman" w:eastAsiaTheme="minorEastAsia" w:hAnsi="Times New Roman" w:cs="Times New Roman"/>
          <w:color w:val="000000" w:themeColor="text1"/>
          <w:lang w:val="en-CA"/>
        </w:rPr>
        <w:t>, providing the weight assigned to a data point based on its distance to the target location.</w:t>
      </w:r>
    </w:p>
    <w:p w14:paraId="394F63A7" w14:textId="77777777" w:rsidR="00847D84" w:rsidRDefault="00847D84" w:rsidP="00847D84">
      <w:pPr>
        <w:spacing w:line="480" w:lineRule="auto"/>
        <w:jc w:val="both"/>
        <w:rPr>
          <w:rFonts w:ascii="Times New Roman" w:eastAsiaTheme="minorEastAsia" w:hAnsi="Times New Roman" w:cs="Times New Roman"/>
          <w:color w:val="000000" w:themeColor="text1"/>
          <w:lang w:val="en-CA"/>
        </w:rPr>
      </w:pPr>
      <m:oMath>
        <m:r>
          <w:rPr>
            <w:rFonts w:ascii="Cambria Math" w:eastAsiaTheme="minorEastAsia" w:hAnsi="Cambria Math" w:cs="Times New Roman"/>
            <w:color w:val="000000" w:themeColor="text1"/>
            <w:lang w:val="en-CA"/>
          </w:rPr>
          <m:t xml:space="preserve">u= </m:t>
        </m:r>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x-</m:t>
            </m:r>
            <m:sSub>
              <m:sSubPr>
                <m:ctrlPr>
                  <w:rPr>
                    <w:rFonts w:ascii="Cambria Math" w:eastAsiaTheme="minorEastAsia" w:hAnsi="Cambria Math" w:cs="Times New Roman"/>
                    <w:i/>
                    <w:color w:val="000000" w:themeColor="text1"/>
                    <w:lang w:val="en-CA"/>
                  </w:rPr>
                </m:ctrlPr>
              </m:sSubPr>
              <m:e>
                <m:r>
                  <w:rPr>
                    <w:rFonts w:ascii="Cambria Math" w:eastAsiaTheme="minorEastAsia" w:hAnsi="Cambria Math" w:cs="Times New Roman"/>
                    <w:color w:val="000000" w:themeColor="text1"/>
                    <w:lang w:val="en-CA"/>
                  </w:rPr>
                  <m:t>x</m:t>
                </m:r>
              </m:e>
              <m:sub>
                <m:r>
                  <w:rPr>
                    <w:rFonts w:ascii="Cambria Math" w:eastAsiaTheme="minorEastAsia" w:hAnsi="Cambria Math" w:cs="Times New Roman"/>
                    <w:color w:val="000000" w:themeColor="text1"/>
                    <w:lang w:val="en-CA"/>
                  </w:rPr>
                  <m:t>i</m:t>
                </m:r>
              </m:sub>
            </m:sSub>
          </m:num>
          <m:den>
            <m:r>
              <w:rPr>
                <w:rFonts w:ascii="Cambria Math" w:eastAsiaTheme="minorEastAsia" w:hAnsi="Cambria Math" w:cs="Times New Roman"/>
                <w:color w:val="000000" w:themeColor="text1"/>
                <w:lang w:val="en-CA"/>
              </w:rPr>
              <m:t>h</m:t>
            </m:r>
          </m:den>
        </m:f>
      </m:oMath>
      <w:r>
        <w:rPr>
          <w:rFonts w:ascii="Times New Roman" w:eastAsiaTheme="minorEastAsia" w:hAnsi="Times New Roman" w:cs="Times New Roman"/>
          <w:color w:val="000000" w:themeColor="text1"/>
          <w:lang w:val="en-CA"/>
        </w:rPr>
        <w:t xml:space="preserve"> is the standardized distance between the location </w:t>
      </w:r>
      <w:r>
        <w:rPr>
          <w:rFonts w:ascii="Times New Roman" w:eastAsiaTheme="minorEastAsia" w:hAnsi="Times New Roman" w:cs="Times New Roman"/>
          <w:i/>
          <w:iCs/>
          <w:color w:val="000000" w:themeColor="text1"/>
          <w:lang w:val="en-CA"/>
        </w:rPr>
        <w:t>x</w:t>
      </w:r>
      <w:r>
        <w:rPr>
          <w:rFonts w:ascii="Times New Roman" w:eastAsiaTheme="minorEastAsia" w:hAnsi="Times New Roman" w:cs="Times New Roman"/>
          <w:color w:val="000000" w:themeColor="text1"/>
          <w:lang w:val="en-CA"/>
        </w:rPr>
        <w:t xml:space="preserve"> (where the density is being estimated) and the observed data point </w:t>
      </w:r>
      <w:r>
        <w:rPr>
          <w:rFonts w:ascii="Times New Roman" w:eastAsiaTheme="minorEastAsia" w:hAnsi="Times New Roman" w:cs="Times New Roman"/>
          <w:i/>
          <w:iCs/>
          <w:color w:val="000000" w:themeColor="text1"/>
          <w:lang w:val="en-CA"/>
        </w:rPr>
        <w:t>x</w:t>
      </w:r>
      <w:r w:rsidRPr="007A1B89">
        <w:rPr>
          <w:rFonts w:ascii="Times New Roman" w:eastAsiaTheme="minorEastAsia" w:hAnsi="Times New Roman" w:cs="Times New Roman"/>
          <w:i/>
          <w:iCs/>
          <w:color w:val="000000" w:themeColor="text1"/>
          <w:vertAlign w:val="subscript"/>
          <w:lang w:val="en-CA"/>
        </w:rPr>
        <w:t>i</w:t>
      </w:r>
      <w:r>
        <w:rPr>
          <w:rFonts w:ascii="Times New Roman" w:eastAsiaTheme="minorEastAsia" w:hAnsi="Times New Roman" w:cs="Times New Roman"/>
          <w:color w:val="000000" w:themeColor="text1"/>
          <w:lang w:val="en-CA"/>
        </w:rPr>
        <w:t xml:space="preserve">, scaled by the bandwidth </w:t>
      </w:r>
      <w:r>
        <w:rPr>
          <w:rFonts w:ascii="Times New Roman" w:eastAsiaTheme="minorEastAsia" w:hAnsi="Times New Roman" w:cs="Times New Roman"/>
          <w:i/>
          <w:iCs/>
          <w:color w:val="000000" w:themeColor="text1"/>
          <w:lang w:val="en-CA"/>
        </w:rPr>
        <w:t>h</w:t>
      </w:r>
      <w:r>
        <w:rPr>
          <w:rFonts w:ascii="Times New Roman" w:eastAsiaTheme="minorEastAsia" w:hAnsi="Times New Roman" w:cs="Times New Roman"/>
          <w:color w:val="000000" w:themeColor="text1"/>
          <w:lang w:val="en-CA"/>
        </w:rPr>
        <w:t>.</w:t>
      </w:r>
    </w:p>
    <w:p w14:paraId="35AEC2E7" w14:textId="77777777" w:rsidR="00847D84" w:rsidRDefault="00847D84" w:rsidP="00847D84">
      <w:pPr>
        <w:spacing w:line="480" w:lineRule="auto"/>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i/>
          <w:iCs/>
          <w:color w:val="000000" w:themeColor="text1"/>
          <w:lang w:val="en-CA"/>
        </w:rPr>
        <w:t>h</w:t>
      </w:r>
      <w:r>
        <w:rPr>
          <w:rFonts w:ascii="Times New Roman" w:eastAsiaTheme="minorEastAsia" w:hAnsi="Times New Roman" w:cs="Times New Roman"/>
          <w:color w:val="000000" w:themeColor="text1"/>
          <w:lang w:val="en-CA"/>
        </w:rPr>
        <w:t xml:space="preserve"> is the bandwidth parameter, which determines the smoothness of the resulting density estimate; smaller values of </w:t>
      </w:r>
      <w:r>
        <w:rPr>
          <w:rFonts w:ascii="Times New Roman" w:eastAsiaTheme="minorEastAsia" w:hAnsi="Times New Roman" w:cs="Times New Roman"/>
          <w:i/>
          <w:iCs/>
          <w:color w:val="000000" w:themeColor="text1"/>
          <w:lang w:val="en-CA"/>
        </w:rPr>
        <w:t>h</w:t>
      </w:r>
      <w:r>
        <w:rPr>
          <w:rFonts w:ascii="Times New Roman" w:eastAsiaTheme="minorEastAsia" w:hAnsi="Times New Roman" w:cs="Times New Roman"/>
          <w:color w:val="000000" w:themeColor="text1"/>
          <w:lang w:val="en-CA"/>
        </w:rPr>
        <w:t xml:space="preserve"> lead to a rougher estimate, while larger values produce a smoother result.</w:t>
      </w:r>
    </w:p>
    <w:p w14:paraId="0C77EB77" w14:textId="77777777" w:rsidR="00847D84" w:rsidRDefault="00000000" w:rsidP="00847D84">
      <w:pPr>
        <w:spacing w:line="480" w:lineRule="auto"/>
        <w:jc w:val="both"/>
        <w:rPr>
          <w:rFonts w:ascii="Times New Roman" w:eastAsiaTheme="minorEastAsia" w:hAnsi="Times New Roman" w:cs="Times New Roman"/>
          <w:color w:val="000000" w:themeColor="text1"/>
          <w:lang w:val="en-CA"/>
        </w:rPr>
      </w:pPr>
      <m:oMath>
        <m:f>
          <m:fPr>
            <m:ctrlPr>
              <w:rPr>
                <w:rFonts w:ascii="Cambria Math" w:eastAsiaTheme="minorEastAsia" w:hAnsi="Cambria Math" w:cs="Times New Roman"/>
                <w:i/>
                <w:color w:val="000000" w:themeColor="text1"/>
                <w:lang w:val="en-CA"/>
              </w:rPr>
            </m:ctrlPr>
          </m:fPr>
          <m:num>
            <m:r>
              <w:rPr>
                <w:rFonts w:ascii="Cambria Math" w:eastAsiaTheme="minorEastAsia" w:hAnsi="Cambria Math" w:cs="Times New Roman"/>
                <w:color w:val="000000" w:themeColor="text1"/>
                <w:lang w:val="en-CA"/>
              </w:rPr>
              <m:t>1</m:t>
            </m:r>
          </m:num>
          <m:den>
            <m:rad>
              <m:radPr>
                <m:degHide m:val="1"/>
                <m:ctrlPr>
                  <w:rPr>
                    <w:rFonts w:ascii="Cambria Math" w:eastAsiaTheme="minorEastAsia" w:hAnsi="Cambria Math" w:cs="Times New Roman"/>
                    <w:i/>
                    <w:color w:val="000000" w:themeColor="text1"/>
                    <w:lang w:val="en-CA"/>
                  </w:rPr>
                </m:ctrlPr>
              </m:radPr>
              <m:deg/>
              <m:e>
                <m:r>
                  <w:rPr>
                    <w:rFonts w:ascii="Cambria Math" w:eastAsiaTheme="minorEastAsia" w:hAnsi="Cambria Math" w:cs="Times New Roman"/>
                    <w:color w:val="000000" w:themeColor="text1"/>
                    <w:lang w:val="en-CA"/>
                  </w:rPr>
                  <m:t>2π</m:t>
                </m:r>
              </m:e>
            </m:rad>
          </m:den>
        </m:f>
      </m:oMath>
      <w:r w:rsidR="00847D84">
        <w:rPr>
          <w:rFonts w:ascii="Times New Roman" w:eastAsiaTheme="minorEastAsia" w:hAnsi="Times New Roman" w:cs="Times New Roman"/>
          <w:color w:val="000000" w:themeColor="text1"/>
          <w:lang w:val="en-CA"/>
        </w:rPr>
        <w:t xml:space="preserve"> is the normalization constant ensuring that the kernel integrates to one.</w:t>
      </w:r>
    </w:p>
    <w:p w14:paraId="6F90FC02" w14:textId="77777777" w:rsidR="00847D84" w:rsidRDefault="00847D84" w:rsidP="00847D84">
      <w:pPr>
        <w:spacing w:line="480" w:lineRule="auto"/>
        <w:jc w:val="both"/>
        <w:rPr>
          <w:rFonts w:ascii="Times New Roman" w:eastAsiaTheme="minorEastAsia" w:hAnsi="Times New Roman" w:cs="Times New Roman"/>
          <w:color w:val="000000" w:themeColor="text1"/>
          <w:lang w:val="en-CA"/>
        </w:rPr>
      </w:pPr>
      <w:r>
        <w:rPr>
          <w:rFonts w:ascii="Times New Roman" w:eastAsiaTheme="minorEastAsia" w:hAnsi="Times New Roman" w:cs="Times New Roman"/>
          <w:i/>
          <w:iCs/>
          <w:color w:val="000000" w:themeColor="text1"/>
          <w:lang w:val="en-CA"/>
        </w:rPr>
        <w:t>e</w:t>
      </w:r>
      <w:r>
        <w:rPr>
          <w:rFonts w:ascii="Times New Roman" w:eastAsiaTheme="minorEastAsia" w:hAnsi="Times New Roman" w:cs="Times New Roman"/>
          <w:color w:val="000000" w:themeColor="text1"/>
          <w:lang w:val="en-CA"/>
        </w:rPr>
        <w:t xml:space="preserve"> is Euler’s number (approximately 2.718), the base of the natural </w:t>
      </w:r>
      <w:commentRangeStart w:id="1025"/>
      <w:r>
        <w:rPr>
          <w:rFonts w:ascii="Times New Roman" w:eastAsiaTheme="minorEastAsia" w:hAnsi="Times New Roman" w:cs="Times New Roman"/>
          <w:color w:val="000000" w:themeColor="text1"/>
          <w:lang w:val="en-CA"/>
        </w:rPr>
        <w:t>logarithm</w:t>
      </w:r>
      <w:commentRangeEnd w:id="1025"/>
      <w:r>
        <w:rPr>
          <w:rStyle w:val="CommentReference"/>
        </w:rPr>
        <w:commentReference w:id="1025"/>
      </w:r>
      <w:r>
        <w:rPr>
          <w:rFonts w:ascii="Times New Roman" w:eastAsiaTheme="minorEastAsia" w:hAnsi="Times New Roman" w:cs="Times New Roman"/>
          <w:color w:val="000000" w:themeColor="text1"/>
          <w:lang w:val="en-CA"/>
        </w:rPr>
        <w:t>.</w:t>
      </w:r>
    </w:p>
    <w:p w14:paraId="30AB13F1" w14:textId="7E94303F" w:rsidR="00921DC5" w:rsidRPr="00C134AB" w:rsidRDefault="00921DC5" w:rsidP="00921DC5">
      <w:pPr>
        <w:pStyle w:val="Heading3"/>
        <w:spacing w:line="480" w:lineRule="auto"/>
        <w:rPr>
          <w:rFonts w:ascii="Times New Roman" w:hAnsi="Times New Roman" w:cs="Times New Roman"/>
          <w:color w:val="000000" w:themeColor="text1"/>
          <w:sz w:val="24"/>
          <w:szCs w:val="24"/>
          <w:u w:val="single" w:color="000000"/>
          <w:lang w:val="en-CA"/>
        </w:rPr>
      </w:pPr>
      <w:bookmarkStart w:id="1026" w:name="_Toc203574372"/>
      <w:r>
        <w:rPr>
          <w:rFonts w:ascii="Times New Roman" w:hAnsi="Times New Roman" w:cs="Times New Roman"/>
          <w:color w:val="000000" w:themeColor="text1"/>
          <w:sz w:val="24"/>
          <w:szCs w:val="24"/>
          <w:u w:val="single" w:color="000000"/>
          <w:lang w:val="en-CA"/>
        </w:rPr>
        <w:t>Scale of effect</w:t>
      </w:r>
      <w:bookmarkEnd w:id="1026"/>
    </w:p>
    <w:p w14:paraId="7E662BCB" w14:textId="7507ED38" w:rsidR="00921DC5" w:rsidRPr="00246D10" w:rsidRDefault="00361342" w:rsidP="00D36B28">
      <w:pPr>
        <w:autoSpaceDE w:val="0"/>
        <w:autoSpaceDN w:val="0"/>
        <w:adjustRightInd w:val="0"/>
        <w:spacing w:line="480" w:lineRule="auto"/>
        <w:ind w:firstLine="720"/>
        <w:jc w:val="both"/>
        <w:rPr>
          <w:rFonts w:ascii="Times New Roman" w:hAnsi="Times New Roman" w:cs="Times New Roman"/>
          <w:color w:val="000000"/>
          <w:u w:color="000000"/>
          <w:lang w:val="en-CA"/>
        </w:rPr>
      </w:pPr>
      <w:r>
        <w:rPr>
          <w:rFonts w:ascii="Times New Roman" w:hAnsi="Times New Roman" w:cs="Times New Roman"/>
          <w:lang w:val="en-CA"/>
        </w:rPr>
        <w:t xml:space="preserve">We first identified the scale of effect (i.e., the spatial extent at which landscape variables have the strongest relationship with a species’ response’) by extracting variables at four spatial scales </w:t>
      </w:r>
      <w:r>
        <w:rPr>
          <w:rFonts w:ascii="Times New Roman" w:hAnsi="Times New Roman" w:cs="Times New Roman"/>
          <w:lang w:val="en-CA"/>
        </w:rPr>
        <w:fldChar w:fldCharType="begin"/>
      </w:r>
      <w:r w:rsidR="005C7327">
        <w:rPr>
          <w:rFonts w:ascii="Times New Roman" w:hAnsi="Times New Roman" w:cs="Times New Roman"/>
          <w:lang w:val="en-CA"/>
        </w:rPr>
        <w:instrText xml:space="preserve"> ADDIN ZOTERO_ITEM CSL_CITATION {"citationID":"ASDFypON","properties":{"formattedCitation":"(Martin &amp; Fahrig, 2012)","plainCitation":"(Martin &amp; Fahrig, 2012)","dontUpdate":true,"noteIndex":0},"citationItems":[{"id":987,"uris":["http://zotero.org/users/16770306/items/9X7PIR55"],"itemData":{"id":987,"type":"article-journal","abstract":"Wildlife managers often use habitat models to determine species habitat requirements and to identify locations for conservation efforts, uses which depend on accurate speciﬁcation of species–habitat relationships. Prior study suggests that model performance may be inﬂuenced by the way we measure environmental predictors. We hypothesized that species responses to landscape predictors are best represented by landscape composition-based measurements, rather than distance-based measurements. We also hypothesized that models using empirical data to select an appropriate scale of effect for each habitat predictor (multiscale models) should perform better than models that assume a common scale of effect for all predictors (single-scale models). To test these hypotheses we constructed habitat models for three mammal species, Mephitis mephitis, Mustela erminea, and Procyon lotor, based on surveys conducted in 80 landscapes in southeastern Ontario, Canada. For each species we compared the performance of distance- and composition-based measurements, and we compared the performance of single- and multi-scale models. The composition-based measurement, measured at its empirically determined scale of effect, had greater explanatory power than the distance-based measurement of a given predictor more often than expected by chance, supporting our ﬁrst hypothesis. Contrary to expectation, multi-scale models did not have better explanatory power or predictive performance relative to single-scale models. We identiﬁed and evaluated four potential mechanisms to explain this, and, depending on the species, we found that the best explanation was either that predictors have signiﬁcant effects at a common scale or that, although the modeled effects were at multiple scales, they were of similar magnitude and direction at the scales modeled in single- and multi-scale models. Our results suggest that habitat modeling based on distance-based measurements could be improved by including composition-based measurements of landscape predictor variables, but that inclusion of predictor-speciﬁc scales of effect for composition-based measurements does not necessarily improve performance over models including composition-based measurements at a single scale. Conservation and wildlife management may be simpliﬁed when single-scale models perform as well as multi-scale models, as this suggests actions conducted at a single scale may address management objectives as well as actions taken at different scales for different landscape features.","container-title":"Ecological Applications","DOI":"10.1890/11-2224.1","ISSN":"1051-0761, 1939-5582","issue":"8","language":"en","license":"http://onlinelibrary.wiley.com/termsAndConditions#vor","note":"publisher: Wiley","page":"2277-2292","source":"Crossref","title":"Measuring and selecting scales of effect for landscape predictors in species–habitat models","volume":"22","author":[{"family":"Martin","given":"Amanda E."},{"family":"Fahrig","given":"Lenore"}],"issued":{"date-parts":[["2012",12]]}}}],"schema":"https://github.com/citation-style-language/schema/raw/master/csl-citation.json"}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(25, 50, 100, 200 meters; Martin &amp; Fahrig, 2012)</w:t>
      </w:r>
      <w:r>
        <w:rPr>
          <w:rFonts w:ascii="Times New Roman" w:hAnsi="Times New Roman" w:cs="Times New Roman"/>
          <w:lang w:val="en-CA"/>
        </w:rPr>
        <w:fldChar w:fldCharType="end"/>
      </w:r>
      <w:r>
        <w:rPr>
          <w:rFonts w:ascii="Times New Roman" w:hAnsi="Times New Roman" w:cs="Times New Roman"/>
          <w:lang w:val="en-CA"/>
        </w:rPr>
        <w:t>. These spatial scales were chosen because they cover a wide range of possible scale of effect that are highly relevant in urban ecology, considering that habitat heterogeneity is scale-dependent. For each scale we ran generalized linear mixed models (GLMMs) at each study location using all five predictor variables as well as year, site, and individual ID as random effects. We ranked model using Akaike Information Criterion (</w:t>
      </w:r>
      <w:proofErr w:type="spellStart"/>
      <w:r>
        <w:rPr>
          <w:rFonts w:ascii="Times New Roman" w:hAnsi="Times New Roman" w:cs="Times New Roman"/>
          <w:lang w:val="en-CA"/>
        </w:rPr>
        <w:t>AICc</w:t>
      </w:r>
      <w:proofErr w:type="spellEnd"/>
      <w:r>
        <w:rPr>
          <w:rFonts w:ascii="Times New Roman" w:hAnsi="Times New Roman" w:cs="Times New Roman"/>
          <w:lang w:val="en-CA"/>
        </w:rPr>
        <w:t xml:space="preserve">) values, which take into account small sample sizes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{"citationID":"BoDc4IpX","properties":{"formattedCitation":"(Burnham &amp; Anderson, 2002)","plainCitation":"(Burnham &amp; Anderson, 2002)","noteIndex":0},"citationItems":[{"id":991,"uris":["http://zotero.org/users/16770306/items/THURZFQN"],"itemData":{"id":991,"type":"book","collection-title":"A Practical Information-Theoretic Approach","edition":"2nd","title":"Model Selection and Multimodel Inference","author":[{"family":"Burnham","given":"Kenneth P."},{"family":"Anderson","given":"David R."}],"issued":{"date-parts":[["2002"]]}}}],"schema":"https://github.com/citation-style-language/schema/raw/master/csl-citation.json"}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(Burnham &amp; Anderson, 2002)</w:t>
      </w:r>
      <w:r>
        <w:rPr>
          <w:rFonts w:ascii="Times New Roman" w:hAnsi="Times New Roman" w:cs="Times New Roman"/>
          <w:lang w:val="en-CA"/>
        </w:rPr>
        <w:fldChar w:fldCharType="end"/>
      </w:r>
      <w:r>
        <w:rPr>
          <w:rFonts w:ascii="Times New Roman" w:hAnsi="Times New Roman" w:cs="Times New Roman"/>
          <w:lang w:val="en-CA"/>
        </w:rPr>
        <w:t>. Once the scale of effect was determined for each location, we conducted a resource selection function</w:t>
      </w:r>
      <w:r w:rsidR="00195AC8">
        <w:rPr>
          <w:rFonts w:ascii="Times New Roman" w:hAnsi="Times New Roman" w:cs="Times New Roman"/>
          <w:lang w:val="en-CA"/>
        </w:rPr>
        <w:t>.</w:t>
      </w:r>
    </w:p>
    <w:p w14:paraId="1E77E6F7" w14:textId="2B480A4F" w:rsidR="00C134AB" w:rsidRPr="00C134AB" w:rsidRDefault="00C134AB" w:rsidP="00C134AB">
      <w:pPr>
        <w:pStyle w:val="Heading3"/>
        <w:spacing w:line="480" w:lineRule="auto"/>
        <w:rPr>
          <w:rFonts w:ascii="Times New Roman" w:hAnsi="Times New Roman" w:cs="Times New Roman"/>
          <w:color w:val="000000" w:themeColor="text1"/>
          <w:sz w:val="24"/>
          <w:szCs w:val="24"/>
          <w:u w:val="single" w:color="000000"/>
          <w:lang w:val="en-CA"/>
        </w:rPr>
      </w:pPr>
      <w:bookmarkStart w:id="1027" w:name="_Toc203574373"/>
      <w:r>
        <w:rPr>
          <w:rFonts w:ascii="Times New Roman" w:hAnsi="Times New Roman" w:cs="Times New Roman"/>
          <w:color w:val="000000" w:themeColor="text1"/>
          <w:sz w:val="24"/>
          <w:szCs w:val="24"/>
          <w:u w:val="single" w:color="000000"/>
          <w:lang w:val="en-CA"/>
        </w:rPr>
        <w:lastRenderedPageBreak/>
        <w:t>Use-availability analysis</w:t>
      </w:r>
      <w:bookmarkEnd w:id="1027"/>
      <w:r>
        <w:rPr>
          <w:rFonts w:ascii="Times New Roman" w:hAnsi="Times New Roman" w:cs="Times New Roman"/>
          <w:color w:val="000000" w:themeColor="text1"/>
          <w:sz w:val="24"/>
          <w:szCs w:val="24"/>
          <w:u w:val="single" w:color="000000"/>
          <w:lang w:val="en-CA"/>
        </w:rPr>
        <w:t xml:space="preserve"> </w:t>
      </w:r>
    </w:p>
    <w:p w14:paraId="5EF4D7E8" w14:textId="5945F8A5" w:rsidR="008A551D" w:rsidRPr="001C7388" w:rsidRDefault="00C134AB" w:rsidP="001C7388">
      <w:pPr>
        <w:spacing w:line="480" w:lineRule="auto"/>
        <w:ind w:firstLine="720"/>
        <w:jc w:val="both"/>
        <w:rPr>
          <w:rFonts w:ascii="Times New Roman" w:hAnsi="Times New Roman" w:cs="Times New Roman"/>
          <w:color w:val="000000" w:themeColor="text1"/>
          <w:lang w:val="en-CA"/>
        </w:rPr>
      </w:pPr>
      <w:r>
        <w:rPr>
          <w:rFonts w:ascii="Times New Roman" w:hAnsi="Times New Roman" w:cs="Times New Roman"/>
          <w:lang w:val="en-CA"/>
        </w:rPr>
        <w:t xml:space="preserve">We compared ‘used’ vs. ‘available’ habitat using a resource selection function for </w:t>
      </w:r>
      <w:r w:rsidR="00D02DE1">
        <w:rPr>
          <w:rFonts w:ascii="Times New Roman" w:hAnsi="Times New Roman" w:cs="Times New Roman"/>
          <w:lang w:val="en-CA"/>
        </w:rPr>
        <w:t>northern cardinal</w:t>
      </w:r>
      <w:r>
        <w:rPr>
          <w:rFonts w:ascii="Times New Roman" w:hAnsi="Times New Roman" w:cs="Times New Roman"/>
          <w:lang w:val="en-CA"/>
        </w:rPr>
        <w:t xml:space="preserve">s during the non-breeding season and across an urban gradient. We used environmental and anthropogenic variables extracted from available spatial data as well that collected in the field. This included </w:t>
      </w:r>
      <w:r w:rsidR="00A136C6">
        <w:rPr>
          <w:rFonts w:ascii="Times New Roman" w:hAnsi="Times New Roman" w:cs="Times New Roman"/>
          <w:lang w:val="en-CA"/>
        </w:rPr>
        <w:t xml:space="preserve">mean and standard deviation (SD) of </w:t>
      </w:r>
      <w:r>
        <w:rPr>
          <w:rFonts w:ascii="Times New Roman" w:hAnsi="Times New Roman" w:cs="Times New Roman"/>
          <w:lang w:val="en-CA"/>
        </w:rPr>
        <w:t xml:space="preserve">vegetation height (1m resolution) from </w:t>
      </w:r>
      <w:proofErr w:type="spellStart"/>
      <w:r>
        <w:rPr>
          <w:rFonts w:ascii="Times New Roman" w:hAnsi="Times New Roman" w:cs="Times New Roman"/>
          <w:lang w:val="en-CA"/>
        </w:rPr>
        <w:t>OpenForest</w:t>
      </w:r>
      <w:proofErr w:type="spellEnd"/>
      <w:r>
        <w:rPr>
          <w:rFonts w:ascii="Times New Roman" w:hAnsi="Times New Roman" w:cs="Times New Roman"/>
          <w:lang w:val="en-CA"/>
        </w:rPr>
        <w:t xml:space="preserve"> (citation), distance to nearest bird feeder (collected through systematic </w:t>
      </w:r>
      <w:r w:rsidR="001B6702">
        <w:rPr>
          <w:rFonts w:ascii="Times New Roman" w:hAnsi="Times New Roman" w:cs="Times New Roman"/>
          <w:lang w:val="en-CA"/>
        </w:rPr>
        <w:t xml:space="preserve">field observations), </w:t>
      </w:r>
      <w:r w:rsidR="00A136C6">
        <w:rPr>
          <w:rFonts w:ascii="Times New Roman" w:hAnsi="Times New Roman" w:cs="Times New Roman"/>
          <w:lang w:val="en-CA"/>
        </w:rPr>
        <w:t>population density data (</w:t>
      </w:r>
      <w:r w:rsidR="006C2096">
        <w:rPr>
          <w:rFonts w:ascii="Times New Roman" w:hAnsi="Times New Roman" w:cs="Times New Roman"/>
          <w:lang w:val="en-CA"/>
        </w:rPr>
        <w:t>census unit</w:t>
      </w:r>
      <w:r w:rsidR="00A136C6">
        <w:rPr>
          <w:rFonts w:ascii="Times New Roman" w:hAnsi="Times New Roman" w:cs="Times New Roman"/>
          <w:lang w:val="en-CA"/>
        </w:rPr>
        <w:t xml:space="preserve">) using the </w:t>
      </w:r>
      <w:proofErr w:type="spellStart"/>
      <w:r w:rsidR="00A136C6">
        <w:rPr>
          <w:rFonts w:ascii="Times New Roman" w:hAnsi="Times New Roman" w:cs="Times New Roman"/>
          <w:lang w:val="en-CA"/>
        </w:rPr>
        <w:t>Cancensus</w:t>
      </w:r>
      <w:proofErr w:type="spellEnd"/>
      <w:r w:rsidR="00A136C6">
        <w:rPr>
          <w:rFonts w:ascii="Times New Roman" w:hAnsi="Times New Roman" w:cs="Times New Roman"/>
          <w:lang w:val="en-CA"/>
        </w:rPr>
        <w:t xml:space="preserve"> R package </w:t>
      </w:r>
      <w:r w:rsidR="00A136C6">
        <w:rPr>
          <w:rFonts w:ascii="Times New Roman" w:hAnsi="Times New Roman" w:cs="Times New Roman"/>
          <w:lang w:val="en-CA"/>
        </w:rPr>
        <w:fldChar w:fldCharType="begin"/>
      </w:r>
      <w:r w:rsidR="00A136C6">
        <w:rPr>
          <w:rFonts w:ascii="Times New Roman" w:hAnsi="Times New Roman" w:cs="Times New Roman"/>
          <w:lang w:val="en-CA"/>
        </w:rPr>
        <w:instrText xml:space="preserve"> ADDIN ZOTERO_ITEM CSL_CITATION {"citationID":"tld65mQ9","properties":{"formattedCitation":"(vonBergmann &amp; Jacobs, n.d.)","plainCitation":"(vonBergmann &amp; Jacobs, n.d.)","noteIndex":0},"citationItems":[{"id":827,"uris":["http://zotero.org/users/16770306/items/XGVWYM9W"],"itemData":{"id":827,"type":"software","title":"cancensus: Access, Retrieve, and Work with Canadian Census Data and Geography","URL":"https://CRAN.R-project.org/package=cancensus","version":"0.5.3","author":[{"family":"vonBergmann","given":"Jens"},{"family":"Jacobs","given":"Aaron"}],"accessed":{"date-parts":[["2025",5,5]]}}}],"schema":"https://github.com/citation-style-language/schema/raw/master/csl-citation.json"} </w:instrText>
      </w:r>
      <w:r w:rsidR="00A136C6">
        <w:rPr>
          <w:rFonts w:ascii="Times New Roman" w:hAnsi="Times New Roman" w:cs="Times New Roman"/>
          <w:lang w:val="en-CA"/>
        </w:rPr>
        <w:fldChar w:fldCharType="separate"/>
      </w:r>
      <w:r w:rsidR="00A136C6">
        <w:rPr>
          <w:rFonts w:ascii="Times New Roman" w:hAnsi="Times New Roman" w:cs="Times New Roman"/>
          <w:noProof/>
          <w:lang w:val="en-CA"/>
        </w:rPr>
        <w:t>(vonBergmann &amp; Jacobs, n.d.)</w:t>
      </w:r>
      <w:r w:rsidR="00A136C6">
        <w:rPr>
          <w:rFonts w:ascii="Times New Roman" w:hAnsi="Times New Roman" w:cs="Times New Roman"/>
          <w:lang w:val="en-CA"/>
        </w:rPr>
        <w:fldChar w:fldCharType="end"/>
      </w:r>
      <w:r w:rsidR="00A136C6">
        <w:rPr>
          <w:rFonts w:ascii="Times New Roman" w:hAnsi="Times New Roman" w:cs="Times New Roman"/>
          <w:lang w:val="en-CA"/>
        </w:rPr>
        <w:t xml:space="preserve"> and spatial data on the streets and road from the island of Montreal  </w:t>
      </w:r>
      <w:r w:rsidR="00A136C6" w:rsidRPr="00451FE6">
        <w:rPr>
          <w:rFonts w:ascii="Times New Roman" w:hAnsi="Times New Roman" w:cs="Times New Roman"/>
          <w:color w:val="000000" w:themeColor="text1"/>
          <w:lang w:val="en-CA"/>
        </w:rPr>
        <w:fldChar w:fldCharType="begin"/>
      </w:r>
      <w:r w:rsidR="00A136C6" w:rsidRPr="00451FE6">
        <w:rPr>
          <w:rFonts w:ascii="Times New Roman" w:hAnsi="Times New Roman" w:cs="Times New Roman"/>
          <w:color w:val="000000" w:themeColor="text1"/>
          <w:lang w:val="en-CA"/>
        </w:rPr>
        <w:instrText xml:space="preserve"> ADDIN ZOTERO_ITEM CSL_CITATION {"citationID":"17R0XRsQ","properties":{"formattedCitation":"(VILLE DE MONTR\\uc0\\u201{}AL, 2018)","plainCitation":"(VILLE DE MONTRÉAL, 2018)","noteIndex":0},"citationItems":[{"id":828,"uris":["http://zotero.org/users/16770306/items/RLAI7C4Y"],"itemData":{"id":828,"type":"dataset","genre":"Jeu de données","language":"French","number":"a2810949-7335-49e2-84af-1c5da4ff6342","publisher":"Données Québec","title":"Chaussée agrégée et intersection (Base de données des actifs de voirie)","URL":"https://www.donneesquebec.ca/recherche/dataset/vmtl-voirie-chaussee-intersection","author":[{"family":"VILLE DE MONTRÉAL","given":""}],"accessed":{"date-parts":[["2025",5,5]]},"issued":{"date-parts":[["2018"]]}}}],"schema":"https://github.com/citation-style-language/schema/raw/master/csl-citation.json"} </w:instrText>
      </w:r>
      <w:r w:rsidR="00A136C6" w:rsidRPr="00451FE6">
        <w:rPr>
          <w:rFonts w:ascii="Times New Roman" w:hAnsi="Times New Roman" w:cs="Times New Roman"/>
          <w:color w:val="000000" w:themeColor="text1"/>
          <w:lang w:val="en-CA"/>
        </w:rPr>
        <w:fldChar w:fldCharType="separate"/>
      </w:r>
      <w:r w:rsidR="00A136C6" w:rsidRPr="00451FE6">
        <w:rPr>
          <w:rFonts w:ascii="Times New Roman" w:hAnsi="Times New Roman" w:cs="Times New Roman"/>
          <w:color w:val="000000" w:themeColor="text1"/>
          <w:kern w:val="0"/>
          <w:lang w:val="en-US"/>
        </w:rPr>
        <w:t>(VILLE DE MONTRÉAL, 2018)</w:t>
      </w:r>
      <w:r w:rsidR="00A136C6" w:rsidRPr="00451FE6">
        <w:rPr>
          <w:rFonts w:ascii="Times New Roman" w:hAnsi="Times New Roman" w:cs="Times New Roman"/>
          <w:color w:val="000000" w:themeColor="text1"/>
          <w:lang w:val="en-CA"/>
        </w:rPr>
        <w:fldChar w:fldCharType="end"/>
      </w:r>
      <w:r w:rsidR="00A136C6" w:rsidRPr="00451FE6">
        <w:rPr>
          <w:rFonts w:ascii="Times New Roman" w:hAnsi="Times New Roman" w:cs="Times New Roman"/>
          <w:color w:val="000000" w:themeColor="text1"/>
          <w:lang w:val="en-CA"/>
        </w:rPr>
        <w:t>.</w:t>
      </w:r>
      <w:r w:rsidR="00D27BCF">
        <w:rPr>
          <w:rFonts w:ascii="Times New Roman" w:hAnsi="Times New Roman" w:cs="Times New Roman"/>
          <w:lang w:val="en-CA"/>
        </w:rPr>
        <w:t xml:space="preserve"> </w:t>
      </w:r>
      <w:r w:rsidR="00200EC4">
        <w:rPr>
          <w:rFonts w:ascii="Times New Roman" w:hAnsi="Times New Roman" w:cs="Times New Roman"/>
          <w:lang w:val="en-CA"/>
        </w:rPr>
        <w:t xml:space="preserve">Unused locations were derived at a 1:1 ratio by creating random locations within 300 meters of the used location, at a random angle. For each study site, we ran a “Full model” (Used ~ Mean vegetation height + Sd vegetation height + Population density </w:t>
      </w:r>
      <w:commentRangeStart w:id="1028"/>
      <w:commentRangeStart w:id="1029"/>
      <w:r w:rsidR="00200EC4">
        <w:rPr>
          <w:rFonts w:ascii="Times New Roman" w:hAnsi="Times New Roman" w:cs="Times New Roman"/>
          <w:lang w:val="en-CA"/>
        </w:rPr>
        <w:t xml:space="preserve">+ Road length </w:t>
      </w:r>
      <w:commentRangeEnd w:id="1028"/>
      <w:r w:rsidR="00200EC4">
        <w:rPr>
          <w:rStyle w:val="CommentReference"/>
        </w:rPr>
        <w:commentReference w:id="1028"/>
      </w:r>
      <w:commentRangeEnd w:id="1029"/>
      <w:r w:rsidR="00200EC4">
        <w:rPr>
          <w:rStyle w:val="CommentReference"/>
        </w:rPr>
        <w:commentReference w:id="1029"/>
      </w:r>
      <w:r w:rsidR="00200EC4">
        <w:rPr>
          <w:rFonts w:ascii="Times New Roman" w:hAnsi="Times New Roman" w:cs="Times New Roman"/>
          <w:lang w:val="en-CA"/>
        </w:rPr>
        <w:t>+ Distance to nearest feeder + (1|Winter) + (1|Site) + (1|ID)), including all of the variables, plus the winter (years of sampling), relocation site and bird ID as random effects. The second model we ran was the “Vegetation height” model (Used ~ Mean vegetation height + (1|Winter) + (1|Site) + (1|ID)), assuming the vertical height of vegetation was a primary factor for decision making. The third model we ran was “Sd vegetation height” (Used ~ Sd vegetation height + (1|Winter) + (1|Site) + (1|ID)), in this case, we assume that the vertical composition was a more predominant decision-making factor compared to height on its own. The fourth model we ran was the “Human model” (Used ~ Population density + Road length + Distance to nearest feeders + (1|Winter) + (1|Site) + (1|ID)), which assumed that the cardinals would rely mostly on human-related cues to select a wintering habitat. The final model we ran was the “Null” model, including only the random effects variables (Used ~ + (1|Winter) + (1|Site) + (1|ID)). We then once again selected the best models according to the corrected Akaike Information Criterion (</w:t>
      </w:r>
      <w:proofErr w:type="spellStart"/>
      <w:r w:rsidR="00200EC4">
        <w:rPr>
          <w:rFonts w:ascii="Times New Roman" w:hAnsi="Times New Roman" w:cs="Times New Roman"/>
          <w:lang w:val="en-CA"/>
        </w:rPr>
        <w:t>AICc</w:t>
      </w:r>
      <w:proofErr w:type="spellEnd"/>
      <w:r w:rsidR="00200EC4">
        <w:rPr>
          <w:rFonts w:ascii="Times New Roman" w:hAnsi="Times New Roman" w:cs="Times New Roman"/>
          <w:lang w:val="en-CA"/>
        </w:rPr>
        <w:t xml:space="preserve">). We used </w:t>
      </w:r>
      <w:r w:rsidR="00200EC4">
        <w:rPr>
          <w:rFonts w:ascii="Times New Roman" w:hAnsi="Times New Roman" w:cs="Times New Roman"/>
          <w:lang w:val="en-CA"/>
        </w:rPr>
        <w:lastRenderedPageBreak/>
        <w:t>Variance Inflation Factor (VIF) to test for multicollinearity among predictor variables and Hosmer-</w:t>
      </w:r>
      <w:proofErr w:type="spellStart"/>
      <w:r w:rsidR="00200EC4">
        <w:rPr>
          <w:rFonts w:ascii="Times New Roman" w:hAnsi="Times New Roman" w:cs="Times New Roman"/>
          <w:lang w:val="en-CA"/>
        </w:rPr>
        <w:t>Lemeshow</w:t>
      </w:r>
      <w:proofErr w:type="spellEnd"/>
      <w:r w:rsidR="00200EC4">
        <w:rPr>
          <w:rFonts w:ascii="Times New Roman" w:hAnsi="Times New Roman" w:cs="Times New Roman"/>
          <w:lang w:val="en-CA"/>
        </w:rPr>
        <w:t xml:space="preserve"> as a goodness-of-fit test </w:t>
      </w:r>
      <w:r w:rsidR="009C5CBF">
        <w:rPr>
          <w:rFonts w:ascii="Times New Roman" w:hAnsi="Times New Roman" w:cs="Times New Roman"/>
          <w:lang w:val="en-CA"/>
        </w:rPr>
        <w:fldChar w:fldCharType="begin"/>
      </w:r>
      <w:r w:rsidR="009C5CBF">
        <w:rPr>
          <w:rFonts w:ascii="Times New Roman" w:hAnsi="Times New Roman" w:cs="Times New Roman"/>
          <w:lang w:val="en-CA"/>
        </w:rPr>
        <w:instrText xml:space="preserve"> ADDIN ZOTERO_ITEM CSL_CITATION {"citationID":"1jz0y4fH","properties":{"formattedCitation":"(Hosmer &amp; Lemesbow, 1980)","plainCitation":"(Hosmer &amp; Lemesbow, 1980)","noteIndex":0},"citationItems":[{"id":992,"uris":["http://zotero.org/users/16770306/items/NBYPUJ9Y"],"itemData":{"id":992,"type":"article-journal","abstract":"Several test statistics are proposed for the purpose of assessing the goodness of fit of the multiple logistic regression model. The test statistics are obtained by applying a chi-square test for a contingency table in which the expected frequencies are determined using two different grouping strategies and two different sets of distributional assumptions. The null distributions of these statistics are examined by applying the theory for chi-square tests of Moore Spruill (1975) and through computer simulations. All statistics are shown to have a chi-square distribution or a distribution which can be well approximated by a chi-square. The degrees of freedom are shown to depend on the particular statistic and the distributional assumptions. The power of each of the proposed statistics is examined for the normal, linear, and exponential alternative models using computer simulations.","container-title":"Communications in Statistics - Theory and Methods","DOI":"10.1080/03610928008827941","ISSN":"0361-0926","issue":"10","note":"publisher: Taylor &amp; Francis\n_eprint: https://www.tandfonline.com/doi/pdf/10.1080/03610928008827941","page":"1043-1069","source":"Taylor and Francis+NEJM","title":"Goodness of fit tests for the multiple logistic regression model","volume":"9","author":[{"family":"Hosmer","given":"David W."},{"family":"Lemesbow","given":"Stanley"}],"issued":{"date-parts":[["1980",1,1]]}}}],"schema":"https://github.com/citation-style-language/schema/raw/master/csl-citation.json"} </w:instrText>
      </w:r>
      <w:r w:rsidR="009C5CBF">
        <w:rPr>
          <w:rFonts w:ascii="Times New Roman" w:hAnsi="Times New Roman" w:cs="Times New Roman"/>
          <w:lang w:val="en-CA"/>
        </w:rPr>
        <w:fldChar w:fldCharType="separate"/>
      </w:r>
      <w:r w:rsidR="009C5CBF">
        <w:rPr>
          <w:rFonts w:ascii="Times New Roman" w:hAnsi="Times New Roman" w:cs="Times New Roman"/>
          <w:noProof/>
          <w:lang w:val="en-CA"/>
        </w:rPr>
        <w:t>(Hosmer &amp; Lemesbow, 1980)</w:t>
      </w:r>
      <w:r w:rsidR="009C5CBF">
        <w:rPr>
          <w:rFonts w:ascii="Times New Roman" w:hAnsi="Times New Roman" w:cs="Times New Roman"/>
          <w:lang w:val="en-CA"/>
        </w:rPr>
        <w:fldChar w:fldCharType="end"/>
      </w:r>
      <w:r w:rsidR="009C5CBF">
        <w:rPr>
          <w:rFonts w:ascii="Times New Roman" w:hAnsi="Times New Roman" w:cs="Times New Roman"/>
          <w:lang w:val="en-CA"/>
        </w:rPr>
        <w:t xml:space="preserve">. </w:t>
      </w:r>
      <w:r w:rsidR="00200EC4">
        <w:rPr>
          <w:rFonts w:ascii="Times New Roman" w:hAnsi="Times New Roman" w:cs="Times New Roman"/>
          <w:lang w:val="en-CA"/>
        </w:rPr>
        <w:t xml:space="preserve">All statistical analysis were performed using Program R version </w:t>
      </w:r>
      <w:r w:rsidR="0061120F">
        <w:rPr>
          <w:rFonts w:ascii="Times New Roman" w:hAnsi="Times New Roman" w:cs="Times New Roman"/>
          <w:lang w:val="en-CA"/>
        </w:rPr>
        <w:t>4.4.2</w:t>
      </w:r>
      <w:r w:rsidR="00200EC4">
        <w:rPr>
          <w:rFonts w:ascii="Times New Roman" w:hAnsi="Times New Roman" w:cs="Times New Roman"/>
          <w:lang w:val="en-CA"/>
        </w:rPr>
        <w:t xml:space="preserve"> </w:t>
      </w:r>
      <w:r w:rsidR="001E21F8">
        <w:rPr>
          <w:rFonts w:ascii="Times New Roman" w:hAnsi="Times New Roman" w:cs="Times New Roman"/>
          <w:lang w:val="en-CA"/>
        </w:rPr>
        <w:fldChar w:fldCharType="begin"/>
      </w:r>
      <w:r w:rsidR="003B71FD">
        <w:rPr>
          <w:rFonts w:ascii="Times New Roman" w:hAnsi="Times New Roman" w:cs="Times New Roman"/>
          <w:lang w:val="en-CA"/>
        </w:rPr>
        <w:instrText xml:space="preserve"> ADDIN ZOTERO_ITEM CSL_CITATION {"citationID":"crU22h62","properties":{"formattedCitation":"(R Core Team, 2024a)","plainCitation":"(R Core Team, 2024a)","noteIndex":0},"citationItems":[{"id":993,"uris":["http://zotero.org/users/16770306/items/F3Z6TGMZ"],"itemData":{"id":993,"type":"software","event-place":"Vienna, Austria","publisher":"R Foundation for Statistical Computing","publisher-place":"Vienna, Austria","title":"R: A Language and Environment for Statistical Computing","URL":"https://www.R-project.org/","author":[{"family":"R Core Team","given":""}],"issued":{"date-parts":[["2024"]]}}}],"schema":"https://github.com/citation-style-language/schema/raw/master/csl-citation.json"} </w:instrText>
      </w:r>
      <w:r w:rsidR="001E21F8">
        <w:rPr>
          <w:rFonts w:ascii="Times New Roman" w:hAnsi="Times New Roman" w:cs="Times New Roman"/>
          <w:lang w:val="en-CA"/>
        </w:rPr>
        <w:fldChar w:fldCharType="separate"/>
      </w:r>
      <w:r w:rsidR="003B71FD">
        <w:rPr>
          <w:rFonts w:ascii="Times New Roman" w:hAnsi="Times New Roman" w:cs="Times New Roman"/>
          <w:noProof/>
          <w:lang w:val="en-CA"/>
        </w:rPr>
        <w:t>(R Core Team, 2024a)</w:t>
      </w:r>
      <w:r w:rsidR="001E21F8">
        <w:rPr>
          <w:rFonts w:ascii="Times New Roman" w:hAnsi="Times New Roman" w:cs="Times New Roman"/>
          <w:lang w:val="en-CA"/>
        </w:rPr>
        <w:fldChar w:fldCharType="end"/>
      </w:r>
      <w:r w:rsidR="001E1195">
        <w:rPr>
          <w:rFonts w:ascii="Times New Roman" w:hAnsi="Times New Roman" w:cs="Times New Roman"/>
          <w:lang w:val="en-CA"/>
        </w:rPr>
        <w:t>.</w:t>
      </w:r>
      <w:r w:rsidR="007D1E51">
        <w:rPr>
          <w:rFonts w:ascii="Times New Roman" w:hAnsi="Times New Roman" w:cs="Times New Roman"/>
          <w:lang w:val="en-CA"/>
        </w:rPr>
        <w:t xml:space="preserve"> </w:t>
      </w:r>
    </w:p>
    <w:p w14:paraId="22771EE6" w14:textId="77777777" w:rsidR="0094673A" w:rsidRPr="0094673A" w:rsidRDefault="0094673A" w:rsidP="0094673A">
      <w:pPr>
        <w:rPr>
          <w:lang w:val="en-CA"/>
        </w:rPr>
      </w:pPr>
    </w:p>
    <w:p w14:paraId="4DC6B38C" w14:textId="226DB4B3" w:rsidR="00B02FAD" w:rsidRDefault="0082677E" w:rsidP="00C461AF">
      <w:pPr>
        <w:pStyle w:val="Heading3"/>
        <w:spacing w:line="480" w:lineRule="auto"/>
        <w:jc w:val="both"/>
        <w:rPr>
          <w:rFonts w:ascii="Times New Roman" w:hAnsi="Times New Roman" w:cs="Times New Roman"/>
          <w:b/>
          <w:bCs/>
          <w:color w:val="000000" w:themeColor="text1"/>
          <w:lang w:val="en-CA"/>
        </w:rPr>
      </w:pPr>
      <w:bookmarkStart w:id="1030" w:name="_Toc203574374"/>
      <w:commentRangeStart w:id="1031"/>
      <w:commentRangeStart w:id="1032"/>
      <w:commentRangeStart w:id="1033"/>
      <w:commentRangeStart w:id="1034"/>
      <w:r w:rsidRPr="00BC2255">
        <w:rPr>
          <w:rFonts w:ascii="Times New Roman" w:hAnsi="Times New Roman" w:cs="Times New Roman"/>
          <w:b/>
          <w:bCs/>
          <w:color w:val="000000" w:themeColor="text1"/>
          <w:lang w:val="en-CA"/>
        </w:rPr>
        <w:t>Results</w:t>
      </w:r>
      <w:commentRangeEnd w:id="1031"/>
      <w:r w:rsidR="00E606DE" w:rsidRPr="00BC2255">
        <w:rPr>
          <w:rStyle w:val="CommentReference"/>
          <w:rFonts w:ascii="Times New Roman" w:hAnsi="Times New Roman" w:cs="Times New Roman"/>
          <w:b/>
          <w:bCs/>
          <w:color w:val="000000" w:themeColor="text1"/>
          <w:sz w:val="28"/>
          <w:szCs w:val="28"/>
        </w:rPr>
        <w:commentReference w:id="1031"/>
      </w:r>
      <w:commentRangeEnd w:id="1032"/>
      <w:r w:rsidR="001E2574">
        <w:rPr>
          <w:rStyle w:val="CommentReference"/>
          <w:rFonts w:eastAsiaTheme="minorHAnsi" w:cstheme="minorBidi"/>
          <w:color w:val="auto"/>
        </w:rPr>
        <w:commentReference w:id="1032"/>
      </w:r>
      <w:commentRangeEnd w:id="1033"/>
      <w:r w:rsidR="001E2574">
        <w:rPr>
          <w:rStyle w:val="CommentReference"/>
          <w:rFonts w:eastAsiaTheme="minorHAnsi" w:cstheme="minorBidi"/>
          <w:color w:val="auto"/>
        </w:rPr>
        <w:commentReference w:id="1033"/>
      </w:r>
      <w:commentRangeEnd w:id="1034"/>
      <w:r w:rsidR="001E2574">
        <w:rPr>
          <w:rStyle w:val="CommentReference"/>
          <w:rFonts w:eastAsiaTheme="minorHAnsi" w:cstheme="minorBidi"/>
          <w:color w:val="auto"/>
        </w:rPr>
        <w:commentReference w:id="1034"/>
      </w:r>
      <w:bookmarkEnd w:id="1030"/>
    </w:p>
    <w:p w14:paraId="6A95DCEE" w14:textId="441797E4" w:rsidR="00C103A7" w:rsidRDefault="004E05BA" w:rsidP="00FC306D">
      <w:pPr>
        <w:autoSpaceDE w:val="0"/>
        <w:autoSpaceDN w:val="0"/>
        <w:adjustRightInd w:val="0"/>
        <w:spacing w:line="480" w:lineRule="auto"/>
        <w:ind w:firstLine="720"/>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t xml:space="preserve">In 2022-2023, a total of 21 northern cardinals were </w:t>
      </w:r>
      <w:r w:rsidR="008A4799">
        <w:rPr>
          <w:rFonts w:ascii="Times New Roman" w:hAnsi="Times New Roman" w:cs="Times New Roman"/>
          <w:color w:val="000000"/>
          <w:u w:color="000000"/>
          <w:lang w:val="en-CA"/>
        </w:rPr>
        <w:t>released</w:t>
      </w:r>
      <w:r w:rsidR="00F3746C">
        <w:rPr>
          <w:rFonts w:ascii="Times New Roman" w:hAnsi="Times New Roman" w:cs="Times New Roman"/>
          <w:color w:val="000000"/>
          <w:u w:color="000000"/>
          <w:lang w:val="en-CA"/>
        </w:rPr>
        <w:t xml:space="preserve"> at MBO (peri-urban)</w:t>
      </w:r>
      <w:r w:rsidR="008A4799">
        <w:rPr>
          <w:rFonts w:ascii="Times New Roman" w:hAnsi="Times New Roman" w:cs="Times New Roman"/>
          <w:color w:val="000000"/>
          <w:u w:color="000000"/>
          <w:lang w:val="en-CA"/>
        </w:rPr>
        <w:t xml:space="preserve"> with radio tags</w:t>
      </w:r>
      <w:r w:rsidR="00110ED4">
        <w:rPr>
          <w:rFonts w:ascii="Times New Roman" w:hAnsi="Times New Roman" w:cs="Times New Roman"/>
          <w:color w:val="000000"/>
          <w:u w:color="000000"/>
          <w:lang w:val="en-CA"/>
        </w:rPr>
        <w:t xml:space="preserve"> (including tags that were re-deployed </w:t>
      </w:r>
      <w:r w:rsidR="00E97028">
        <w:rPr>
          <w:rFonts w:ascii="Times New Roman" w:hAnsi="Times New Roman" w:cs="Times New Roman"/>
          <w:color w:val="000000"/>
          <w:u w:color="000000"/>
          <w:lang w:val="en-CA"/>
        </w:rPr>
        <w:t xml:space="preserve">upon retrieval following the death of individuals). </w:t>
      </w:r>
      <w:r w:rsidR="004B1611">
        <w:rPr>
          <w:rFonts w:ascii="Times New Roman" w:hAnsi="Times New Roman" w:cs="Times New Roman"/>
          <w:color w:val="000000"/>
          <w:u w:color="000000"/>
          <w:lang w:val="en-CA"/>
        </w:rPr>
        <w:t xml:space="preserve">In 2023-2024, </w:t>
      </w:r>
      <w:r w:rsidR="00FC453A">
        <w:rPr>
          <w:rFonts w:ascii="Times New Roman" w:hAnsi="Times New Roman" w:cs="Times New Roman"/>
          <w:color w:val="000000"/>
          <w:u w:color="000000"/>
          <w:lang w:val="en-CA"/>
        </w:rPr>
        <w:t>15 cardinals were released at MBO (peri-urban), 15 at BDU (suburban) and 15 at CON (dense urban)</w:t>
      </w:r>
      <w:r w:rsidR="00AF6820">
        <w:rPr>
          <w:rFonts w:ascii="Times New Roman" w:hAnsi="Times New Roman" w:cs="Times New Roman"/>
          <w:color w:val="000000"/>
          <w:u w:color="000000"/>
          <w:lang w:val="en-CA"/>
        </w:rPr>
        <w:t xml:space="preserve"> for a total of 45 northern cardinals across all t</w:t>
      </w:r>
      <w:r w:rsidR="001A3AEB">
        <w:rPr>
          <w:rFonts w:ascii="Times New Roman" w:hAnsi="Times New Roman" w:cs="Times New Roman"/>
          <w:color w:val="000000"/>
          <w:u w:color="000000"/>
          <w:lang w:val="en-CA"/>
        </w:rPr>
        <w:t>h</w:t>
      </w:r>
      <w:r w:rsidR="00AF6820">
        <w:rPr>
          <w:rFonts w:ascii="Times New Roman" w:hAnsi="Times New Roman" w:cs="Times New Roman"/>
          <w:color w:val="000000"/>
          <w:u w:color="000000"/>
          <w:lang w:val="en-CA"/>
        </w:rPr>
        <w:t>ree sites. In 2024</w:t>
      </w:r>
      <w:r w:rsidR="00E25BC6">
        <w:rPr>
          <w:rFonts w:ascii="Times New Roman" w:hAnsi="Times New Roman" w:cs="Times New Roman"/>
          <w:color w:val="000000"/>
          <w:u w:color="000000"/>
          <w:lang w:val="en-CA"/>
        </w:rPr>
        <w:t xml:space="preserve">-2025, 5 cardinals were released at MBO (peri-urban), </w:t>
      </w:r>
      <w:r w:rsidR="00973B25">
        <w:rPr>
          <w:rFonts w:ascii="Times New Roman" w:hAnsi="Times New Roman" w:cs="Times New Roman"/>
          <w:color w:val="000000"/>
          <w:u w:color="000000"/>
          <w:lang w:val="en-CA"/>
        </w:rPr>
        <w:t xml:space="preserve">16 were released at BDU (suburban) and 21 were released at CON (dense urban) for a total of </w:t>
      </w:r>
      <w:r w:rsidR="001A3AEB">
        <w:rPr>
          <w:rFonts w:ascii="Times New Roman" w:hAnsi="Times New Roman" w:cs="Times New Roman"/>
          <w:color w:val="000000"/>
          <w:u w:color="000000"/>
          <w:lang w:val="en-CA"/>
        </w:rPr>
        <w:t xml:space="preserve">42 birds across all three sites. Table </w:t>
      </w:r>
      <w:r w:rsidR="001A3AEB" w:rsidRPr="00486ED6">
        <w:rPr>
          <w:rFonts w:ascii="Times New Roman" w:hAnsi="Times New Roman" w:cs="Times New Roman"/>
          <w:color w:val="000000"/>
          <w:highlight w:val="yellow"/>
          <w:u w:color="000000"/>
          <w:lang w:val="en-CA"/>
        </w:rPr>
        <w:t>X</w:t>
      </w:r>
      <w:r w:rsidR="001A3AEB">
        <w:rPr>
          <w:rFonts w:ascii="Times New Roman" w:hAnsi="Times New Roman" w:cs="Times New Roman"/>
          <w:color w:val="000000"/>
          <w:u w:color="000000"/>
          <w:lang w:val="en-CA"/>
        </w:rPr>
        <w:t xml:space="preserve"> is detailing the number of cardinals we were able to track </w:t>
      </w:r>
      <w:r w:rsidR="000F0EFD">
        <w:rPr>
          <w:rFonts w:ascii="Times New Roman" w:hAnsi="Times New Roman" w:cs="Times New Roman"/>
          <w:color w:val="000000"/>
          <w:u w:color="000000"/>
          <w:lang w:val="en-CA"/>
        </w:rPr>
        <w:t>for each field season, along with the number of cardinals that died, and the potential causes for these deaths.</w:t>
      </w:r>
    </w:p>
    <w:p w14:paraId="642FA679" w14:textId="14762A35" w:rsidR="000F0EFD" w:rsidRDefault="000F0EFD" w:rsidP="00CC25DF">
      <w:pPr>
        <w:autoSpaceDE w:val="0"/>
        <w:autoSpaceDN w:val="0"/>
        <w:adjustRightInd w:val="0"/>
        <w:spacing w:line="480" w:lineRule="auto"/>
        <w:jc w:val="both"/>
        <w:rPr>
          <w:rFonts w:ascii="Times New Roman" w:hAnsi="Times New Roman" w:cs="Times New Roman"/>
          <w:color w:val="000000"/>
          <w:u w:color="000000"/>
          <w:lang w:val="en-CA"/>
        </w:rPr>
      </w:pPr>
      <w:r>
        <w:rPr>
          <w:rFonts w:ascii="Times New Roman" w:hAnsi="Times New Roman" w:cs="Times New Roman"/>
          <w:b/>
          <w:bCs/>
          <w:color w:val="000000"/>
          <w:u w:color="000000"/>
          <w:lang w:val="en-CA"/>
        </w:rPr>
        <w:t xml:space="preserve">Table </w:t>
      </w:r>
      <w:r w:rsidRPr="00486ED6">
        <w:rPr>
          <w:rFonts w:ascii="Times New Roman" w:hAnsi="Times New Roman" w:cs="Times New Roman"/>
          <w:b/>
          <w:bCs/>
          <w:color w:val="000000"/>
          <w:highlight w:val="yellow"/>
          <w:u w:color="000000"/>
          <w:lang w:val="en-CA"/>
        </w:rPr>
        <w:t>X</w:t>
      </w:r>
      <w:r w:rsidR="007A39E1">
        <w:rPr>
          <w:rFonts w:ascii="Times New Roman" w:hAnsi="Times New Roman" w:cs="Times New Roman"/>
          <w:color w:val="000000"/>
          <w:u w:color="000000"/>
          <w:lang w:val="en-CA"/>
        </w:rPr>
        <w:t xml:space="preserve"> Number of cardinals tracked 1 </w:t>
      </w:r>
      <w:r w:rsidR="00486ED6">
        <w:rPr>
          <w:rFonts w:ascii="Times New Roman" w:hAnsi="Times New Roman" w:cs="Times New Roman"/>
          <w:color w:val="000000"/>
          <w:u w:color="000000"/>
          <w:lang w:val="en-CA"/>
        </w:rPr>
        <w:t>and</w:t>
      </w:r>
      <w:r w:rsidR="007A39E1">
        <w:rPr>
          <w:rFonts w:ascii="Times New Roman" w:hAnsi="Times New Roman" w:cs="Times New Roman"/>
          <w:color w:val="000000"/>
          <w:u w:color="000000"/>
          <w:lang w:val="en-CA"/>
        </w:rPr>
        <w:t xml:space="preserve"> 3 </w:t>
      </w:r>
      <w:r w:rsidR="00486ED6">
        <w:rPr>
          <w:rFonts w:ascii="Times New Roman" w:hAnsi="Times New Roman" w:cs="Times New Roman"/>
          <w:color w:val="000000"/>
          <w:u w:color="000000"/>
          <w:lang w:val="en-CA"/>
        </w:rPr>
        <w:t>months</w:t>
      </w:r>
      <w:r w:rsidR="007A39E1">
        <w:rPr>
          <w:rFonts w:ascii="Times New Roman" w:hAnsi="Times New Roman" w:cs="Times New Roman"/>
          <w:color w:val="000000"/>
          <w:u w:color="000000"/>
          <w:lang w:val="en-CA"/>
        </w:rPr>
        <w:t xml:space="preserve"> after their initial release date, along with the number of individuals found dead and the most probable cause of death</w:t>
      </w:r>
      <w:r w:rsidR="00DE1849">
        <w:rPr>
          <w:rFonts w:ascii="Times New Roman" w:hAnsi="Times New Roman" w:cs="Times New Roman"/>
          <w:color w:val="000000"/>
          <w:u w:color="000000"/>
          <w:lang w:val="en-CA"/>
        </w:rPr>
        <w:t xml:space="preserve"> across three sites in Montreal, Quebec, Canada</w:t>
      </w:r>
      <w:r w:rsidR="00486ED6">
        <w:rPr>
          <w:rFonts w:ascii="Times New Roman" w:hAnsi="Times New Roman" w:cs="Times New Roman"/>
          <w:color w:val="000000"/>
          <w:u w:color="000000"/>
          <w:lang w:val="en-CA"/>
        </w:rPr>
        <w:t xml:space="preserve"> between 2022 and 2025</w:t>
      </w:r>
      <w:r w:rsidR="00DE1849">
        <w:rPr>
          <w:rFonts w:ascii="Times New Roman" w:hAnsi="Times New Roman" w:cs="Times New Roman"/>
          <w:color w:val="000000"/>
          <w:u w:color="000000"/>
          <w:lang w:val="en-CA"/>
        </w:rPr>
        <w:t>.</w:t>
      </w:r>
    </w:p>
    <w:tbl>
      <w:tblPr>
        <w:tblStyle w:val="TableGrid"/>
        <w:tblW w:w="10060" w:type="dxa"/>
        <w:tblLook w:val="04A0" w:firstRow="1" w:lastRow="0" w:firstColumn="1" w:lastColumn="0" w:noHBand="0" w:noVBand="1"/>
      </w:tblPr>
      <w:tblGrid>
        <w:gridCol w:w="1126"/>
        <w:gridCol w:w="672"/>
        <w:gridCol w:w="1172"/>
        <w:gridCol w:w="1845"/>
        <w:gridCol w:w="1843"/>
        <w:gridCol w:w="1149"/>
        <w:gridCol w:w="2253"/>
      </w:tblGrid>
      <w:tr w:rsidR="009D434C" w14:paraId="1DAA137F" w14:textId="77777777" w:rsidTr="00AC4D7D">
        <w:tc>
          <w:tcPr>
            <w:tcW w:w="1126" w:type="dxa"/>
          </w:tcPr>
          <w:p w14:paraId="1B3C4DC0" w14:textId="24822614" w:rsidR="00C309A0" w:rsidRPr="009D434C" w:rsidRDefault="00C309A0"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Year</w:t>
            </w:r>
          </w:p>
        </w:tc>
        <w:tc>
          <w:tcPr>
            <w:tcW w:w="672" w:type="dxa"/>
          </w:tcPr>
          <w:p w14:paraId="737F87E1" w14:textId="544B3775" w:rsidR="00C309A0" w:rsidRPr="009D434C" w:rsidRDefault="00C309A0"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Site</w:t>
            </w:r>
          </w:p>
        </w:tc>
        <w:tc>
          <w:tcPr>
            <w:tcW w:w="1172" w:type="dxa"/>
          </w:tcPr>
          <w:p w14:paraId="7E8CA75D" w14:textId="5E119BAA"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Total n</w:t>
            </w:r>
            <w:r w:rsidR="00C309A0" w:rsidRPr="009D434C">
              <w:rPr>
                <w:rFonts w:ascii="Times New Roman" w:hAnsi="Times New Roman" w:cs="Times New Roman"/>
                <w:color w:val="000000"/>
                <w:sz w:val="20"/>
                <w:szCs w:val="20"/>
                <w:u w:color="000000"/>
                <w:lang w:val="en-CA"/>
              </w:rPr>
              <w:t>umber of cardinals</w:t>
            </w:r>
          </w:p>
        </w:tc>
        <w:tc>
          <w:tcPr>
            <w:tcW w:w="1845" w:type="dxa"/>
          </w:tcPr>
          <w:p w14:paraId="74FD98E3" w14:textId="060DDB7C" w:rsidR="00C309A0" w:rsidRPr="009D434C" w:rsidRDefault="00C309A0"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Number of cardinals tracked after 1 month</w:t>
            </w:r>
          </w:p>
        </w:tc>
        <w:tc>
          <w:tcPr>
            <w:tcW w:w="1843" w:type="dxa"/>
          </w:tcPr>
          <w:p w14:paraId="3FDF3147" w14:textId="33F65F0F" w:rsidR="00C309A0" w:rsidRPr="009D434C" w:rsidRDefault="00C309A0"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Number of cardinals tracked after 3 months</w:t>
            </w:r>
          </w:p>
        </w:tc>
        <w:tc>
          <w:tcPr>
            <w:tcW w:w="1149" w:type="dxa"/>
          </w:tcPr>
          <w:p w14:paraId="70725186" w14:textId="0565C0DD" w:rsidR="00C309A0" w:rsidRPr="009D434C" w:rsidRDefault="00C309A0"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Number found dead</w:t>
            </w:r>
          </w:p>
        </w:tc>
        <w:tc>
          <w:tcPr>
            <w:tcW w:w="2253" w:type="dxa"/>
          </w:tcPr>
          <w:p w14:paraId="6CAE6E9F" w14:textId="0DBC640F" w:rsidR="00C309A0" w:rsidRPr="009D434C" w:rsidRDefault="00C309A0"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Probable cause of death</w:t>
            </w:r>
          </w:p>
        </w:tc>
      </w:tr>
      <w:tr w:rsidR="009D434C" w14:paraId="1D270EC1" w14:textId="77777777" w:rsidTr="00AC4D7D">
        <w:tc>
          <w:tcPr>
            <w:tcW w:w="1126" w:type="dxa"/>
          </w:tcPr>
          <w:p w14:paraId="20BAB0DA" w14:textId="2DC65B9A" w:rsidR="00C309A0" w:rsidRPr="009D434C" w:rsidRDefault="00C309A0"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2022-2023</w:t>
            </w:r>
          </w:p>
        </w:tc>
        <w:tc>
          <w:tcPr>
            <w:tcW w:w="672" w:type="dxa"/>
          </w:tcPr>
          <w:p w14:paraId="351F5A23" w14:textId="1F335BA5"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MBO</w:t>
            </w:r>
          </w:p>
        </w:tc>
        <w:tc>
          <w:tcPr>
            <w:tcW w:w="1172" w:type="dxa"/>
          </w:tcPr>
          <w:p w14:paraId="0ED1BA5F" w14:textId="2DB6DECD"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21</w:t>
            </w:r>
          </w:p>
        </w:tc>
        <w:tc>
          <w:tcPr>
            <w:tcW w:w="1845" w:type="dxa"/>
          </w:tcPr>
          <w:p w14:paraId="1EE79732" w14:textId="0AC9035A"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17</w:t>
            </w:r>
          </w:p>
        </w:tc>
        <w:tc>
          <w:tcPr>
            <w:tcW w:w="1843" w:type="dxa"/>
          </w:tcPr>
          <w:p w14:paraId="35A013FC" w14:textId="72FD91F0"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16</w:t>
            </w:r>
          </w:p>
        </w:tc>
        <w:tc>
          <w:tcPr>
            <w:tcW w:w="1149" w:type="dxa"/>
          </w:tcPr>
          <w:p w14:paraId="592B7493" w14:textId="04D49A21"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2253" w:type="dxa"/>
          </w:tcPr>
          <w:p w14:paraId="732416EC" w14:textId="291E972C"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2)</w:t>
            </w:r>
          </w:p>
        </w:tc>
      </w:tr>
      <w:tr w:rsidR="009D434C" w14:paraId="00320658" w14:textId="77777777" w:rsidTr="00AC4D7D">
        <w:tc>
          <w:tcPr>
            <w:tcW w:w="1126" w:type="dxa"/>
          </w:tcPr>
          <w:p w14:paraId="7E6DB5A9" w14:textId="346B3C6B"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2023-2024</w:t>
            </w:r>
          </w:p>
        </w:tc>
        <w:tc>
          <w:tcPr>
            <w:tcW w:w="672" w:type="dxa"/>
          </w:tcPr>
          <w:p w14:paraId="51DF1366" w14:textId="62895C24"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MBO</w:t>
            </w:r>
          </w:p>
        </w:tc>
        <w:tc>
          <w:tcPr>
            <w:tcW w:w="1172" w:type="dxa"/>
          </w:tcPr>
          <w:p w14:paraId="75F80565" w14:textId="1F60D659"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w:t>
            </w:r>
          </w:p>
        </w:tc>
        <w:tc>
          <w:tcPr>
            <w:tcW w:w="1845" w:type="dxa"/>
          </w:tcPr>
          <w:p w14:paraId="46F3EF9F" w14:textId="5F92ABEE" w:rsidR="00C309A0" w:rsidRPr="009D434C" w:rsidRDefault="0011542E"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13</w:t>
            </w:r>
          </w:p>
        </w:tc>
        <w:tc>
          <w:tcPr>
            <w:tcW w:w="1843" w:type="dxa"/>
          </w:tcPr>
          <w:p w14:paraId="173C913D" w14:textId="18DABA3B" w:rsidR="00C309A0" w:rsidRPr="009D434C" w:rsidRDefault="0011542E"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9</w:t>
            </w:r>
          </w:p>
        </w:tc>
        <w:tc>
          <w:tcPr>
            <w:tcW w:w="1149" w:type="dxa"/>
          </w:tcPr>
          <w:p w14:paraId="099C88E9" w14:textId="519C1D00" w:rsidR="00C309A0" w:rsidRPr="009D434C" w:rsidRDefault="00FD6437"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w:t>
            </w:r>
          </w:p>
        </w:tc>
        <w:tc>
          <w:tcPr>
            <w:tcW w:w="2253" w:type="dxa"/>
          </w:tcPr>
          <w:p w14:paraId="553D0B84" w14:textId="71471408" w:rsidR="00C309A0" w:rsidRPr="009D434C" w:rsidRDefault="00FD6437"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 xml:space="preserve">Predation (n = </w:t>
            </w:r>
            <w:r w:rsidR="00494727">
              <w:rPr>
                <w:rFonts w:ascii="Times New Roman" w:hAnsi="Times New Roman" w:cs="Times New Roman"/>
                <w:color w:val="000000"/>
                <w:sz w:val="20"/>
                <w:szCs w:val="20"/>
                <w:u w:color="000000"/>
                <w:lang w:val="en-CA"/>
              </w:rPr>
              <w:t>2</w:t>
            </w:r>
            <w:r>
              <w:rPr>
                <w:rFonts w:ascii="Times New Roman" w:hAnsi="Times New Roman" w:cs="Times New Roman"/>
                <w:color w:val="000000"/>
                <w:sz w:val="20"/>
                <w:szCs w:val="20"/>
                <w:u w:color="000000"/>
                <w:lang w:val="en-CA"/>
              </w:rPr>
              <w:t>)</w:t>
            </w:r>
            <w:r w:rsidR="00494727">
              <w:rPr>
                <w:rFonts w:ascii="Times New Roman" w:hAnsi="Times New Roman" w:cs="Times New Roman"/>
                <w:color w:val="000000"/>
                <w:sz w:val="20"/>
                <w:szCs w:val="20"/>
                <w:u w:color="000000"/>
                <w:lang w:val="en-CA"/>
              </w:rPr>
              <w:t xml:space="preserve"> Unknown (n = 1)</w:t>
            </w:r>
          </w:p>
        </w:tc>
      </w:tr>
      <w:tr w:rsidR="009D434C" w14:paraId="45227005" w14:textId="77777777" w:rsidTr="00AC4D7D">
        <w:tc>
          <w:tcPr>
            <w:tcW w:w="1126" w:type="dxa"/>
          </w:tcPr>
          <w:p w14:paraId="1A2A20CF" w14:textId="49113E68"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2023-2024</w:t>
            </w:r>
          </w:p>
        </w:tc>
        <w:tc>
          <w:tcPr>
            <w:tcW w:w="672" w:type="dxa"/>
          </w:tcPr>
          <w:p w14:paraId="5D395993" w14:textId="57A524B9"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BDU</w:t>
            </w:r>
          </w:p>
        </w:tc>
        <w:tc>
          <w:tcPr>
            <w:tcW w:w="1172" w:type="dxa"/>
          </w:tcPr>
          <w:p w14:paraId="7C2E4355" w14:textId="20FF2832"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w:t>
            </w:r>
          </w:p>
        </w:tc>
        <w:tc>
          <w:tcPr>
            <w:tcW w:w="1845" w:type="dxa"/>
          </w:tcPr>
          <w:p w14:paraId="15DA0B9E" w14:textId="4ED86D5E" w:rsidR="00C309A0" w:rsidRPr="009D434C" w:rsidRDefault="009E4377"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8</w:t>
            </w:r>
          </w:p>
        </w:tc>
        <w:tc>
          <w:tcPr>
            <w:tcW w:w="1843" w:type="dxa"/>
          </w:tcPr>
          <w:p w14:paraId="68FC69EA" w14:textId="5FE88FBB" w:rsidR="00C309A0" w:rsidRPr="009D434C" w:rsidRDefault="009E4377"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7</w:t>
            </w:r>
          </w:p>
        </w:tc>
        <w:tc>
          <w:tcPr>
            <w:tcW w:w="1149" w:type="dxa"/>
          </w:tcPr>
          <w:p w14:paraId="367814B8" w14:textId="77DED7F1" w:rsidR="00C309A0" w:rsidRPr="009D434C" w:rsidRDefault="009E4377"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2253" w:type="dxa"/>
          </w:tcPr>
          <w:p w14:paraId="2AC49239" w14:textId="77777777" w:rsidR="00C309A0" w:rsidRDefault="00826E22"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37BFA119" w14:textId="55C4BBE8" w:rsidR="00826E22" w:rsidRPr="009D434C" w:rsidRDefault="00826E22"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r>
      <w:tr w:rsidR="009D434C" w14:paraId="738A2F05" w14:textId="77777777" w:rsidTr="00AC4D7D">
        <w:tc>
          <w:tcPr>
            <w:tcW w:w="1126" w:type="dxa"/>
          </w:tcPr>
          <w:p w14:paraId="55303CD7" w14:textId="359405A8"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2023-2024</w:t>
            </w:r>
          </w:p>
        </w:tc>
        <w:tc>
          <w:tcPr>
            <w:tcW w:w="672" w:type="dxa"/>
          </w:tcPr>
          <w:p w14:paraId="369AF9D2" w14:textId="7EB2AE5E"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CON</w:t>
            </w:r>
          </w:p>
        </w:tc>
        <w:tc>
          <w:tcPr>
            <w:tcW w:w="1172" w:type="dxa"/>
          </w:tcPr>
          <w:p w14:paraId="726EAE79" w14:textId="12129514"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15</w:t>
            </w:r>
          </w:p>
        </w:tc>
        <w:tc>
          <w:tcPr>
            <w:tcW w:w="1845" w:type="dxa"/>
          </w:tcPr>
          <w:p w14:paraId="1B285936" w14:textId="455FAD2B" w:rsidR="00C309A0" w:rsidRPr="009D434C" w:rsidRDefault="00AC4D7D"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4</w:t>
            </w:r>
          </w:p>
        </w:tc>
        <w:tc>
          <w:tcPr>
            <w:tcW w:w="1843" w:type="dxa"/>
          </w:tcPr>
          <w:p w14:paraId="75F32CD4" w14:textId="02832AFC" w:rsidR="00C309A0" w:rsidRPr="009D434C" w:rsidRDefault="00AC4D7D"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1149" w:type="dxa"/>
          </w:tcPr>
          <w:p w14:paraId="0D0BB469" w14:textId="7D14A949" w:rsidR="00C309A0" w:rsidRPr="009D434C" w:rsidRDefault="00AC4D7D"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w:t>
            </w:r>
          </w:p>
        </w:tc>
        <w:tc>
          <w:tcPr>
            <w:tcW w:w="2253" w:type="dxa"/>
          </w:tcPr>
          <w:p w14:paraId="1514C922" w14:textId="17CD0E36" w:rsidR="00C309A0" w:rsidRPr="009D434C" w:rsidRDefault="00AC4D7D"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1)</w:t>
            </w:r>
          </w:p>
        </w:tc>
      </w:tr>
      <w:tr w:rsidR="009D434C" w14:paraId="7F5ACDFC" w14:textId="77777777" w:rsidTr="00AC4D7D">
        <w:tc>
          <w:tcPr>
            <w:tcW w:w="1126" w:type="dxa"/>
          </w:tcPr>
          <w:p w14:paraId="173AB952" w14:textId="454C02F1"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2024-2025</w:t>
            </w:r>
          </w:p>
        </w:tc>
        <w:tc>
          <w:tcPr>
            <w:tcW w:w="672" w:type="dxa"/>
          </w:tcPr>
          <w:p w14:paraId="42E444D9" w14:textId="4D89BD3B"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MBO</w:t>
            </w:r>
          </w:p>
        </w:tc>
        <w:tc>
          <w:tcPr>
            <w:tcW w:w="1172" w:type="dxa"/>
          </w:tcPr>
          <w:p w14:paraId="4A320C4D" w14:textId="6DEDEE43"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5</w:t>
            </w:r>
          </w:p>
        </w:tc>
        <w:tc>
          <w:tcPr>
            <w:tcW w:w="1845" w:type="dxa"/>
          </w:tcPr>
          <w:p w14:paraId="7D0ECD25" w14:textId="476AD35F" w:rsidR="00C309A0" w:rsidRPr="009D434C" w:rsidRDefault="00DB0E3F"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4</w:t>
            </w:r>
          </w:p>
        </w:tc>
        <w:tc>
          <w:tcPr>
            <w:tcW w:w="1843" w:type="dxa"/>
          </w:tcPr>
          <w:p w14:paraId="3BE10937" w14:textId="683BBD20" w:rsidR="00C309A0" w:rsidRPr="009D434C" w:rsidRDefault="00DB0E3F"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3</w:t>
            </w:r>
          </w:p>
        </w:tc>
        <w:tc>
          <w:tcPr>
            <w:tcW w:w="1149" w:type="dxa"/>
          </w:tcPr>
          <w:p w14:paraId="432B57B9" w14:textId="56D357C1" w:rsidR="00C309A0" w:rsidRPr="009D434C" w:rsidRDefault="00DB0E3F"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w:t>
            </w:r>
          </w:p>
        </w:tc>
        <w:tc>
          <w:tcPr>
            <w:tcW w:w="2253" w:type="dxa"/>
          </w:tcPr>
          <w:p w14:paraId="70D13EC1" w14:textId="04F0BEE5" w:rsidR="00C309A0" w:rsidRPr="009D434C" w:rsidRDefault="006F3A5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Unknown (n = 1)</w:t>
            </w:r>
          </w:p>
        </w:tc>
      </w:tr>
      <w:tr w:rsidR="009D434C" w14:paraId="0C96B8C5" w14:textId="77777777" w:rsidTr="00AC4D7D">
        <w:tc>
          <w:tcPr>
            <w:tcW w:w="1126" w:type="dxa"/>
          </w:tcPr>
          <w:p w14:paraId="599D3EEC" w14:textId="35D2F9DB"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2024-2025</w:t>
            </w:r>
          </w:p>
        </w:tc>
        <w:tc>
          <w:tcPr>
            <w:tcW w:w="672" w:type="dxa"/>
          </w:tcPr>
          <w:p w14:paraId="0083BFAD" w14:textId="61F9514F"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BDU</w:t>
            </w:r>
          </w:p>
        </w:tc>
        <w:tc>
          <w:tcPr>
            <w:tcW w:w="1172" w:type="dxa"/>
          </w:tcPr>
          <w:p w14:paraId="595CFE74" w14:textId="69038059"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16</w:t>
            </w:r>
          </w:p>
        </w:tc>
        <w:tc>
          <w:tcPr>
            <w:tcW w:w="1845" w:type="dxa"/>
          </w:tcPr>
          <w:p w14:paraId="5F9A813B" w14:textId="24403023" w:rsidR="00C309A0" w:rsidRPr="009D434C" w:rsidRDefault="004B2D04"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11</w:t>
            </w:r>
          </w:p>
        </w:tc>
        <w:tc>
          <w:tcPr>
            <w:tcW w:w="1843" w:type="dxa"/>
          </w:tcPr>
          <w:p w14:paraId="455C989D" w14:textId="49BE8565" w:rsidR="00C309A0" w:rsidRPr="009D434C" w:rsidRDefault="004B2D04"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11</w:t>
            </w:r>
          </w:p>
        </w:tc>
        <w:tc>
          <w:tcPr>
            <w:tcW w:w="1149" w:type="dxa"/>
          </w:tcPr>
          <w:p w14:paraId="0C579342" w14:textId="2D105DDE" w:rsidR="00C309A0" w:rsidRPr="009D434C" w:rsidRDefault="004B2D04"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2253" w:type="dxa"/>
          </w:tcPr>
          <w:p w14:paraId="0FA103B0" w14:textId="77777777" w:rsidR="00C309A0" w:rsidRDefault="004B2D04"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Disease (n = 1)</w:t>
            </w:r>
          </w:p>
          <w:p w14:paraId="16B904C0" w14:textId="6DF5AD5C" w:rsidR="004B2D04" w:rsidRPr="009D434C" w:rsidRDefault="004B2D04"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tc>
      </w:tr>
      <w:tr w:rsidR="009D434C" w:rsidRPr="00126580" w14:paraId="108EA4D8" w14:textId="77777777" w:rsidTr="00AC4D7D">
        <w:tc>
          <w:tcPr>
            <w:tcW w:w="1126" w:type="dxa"/>
          </w:tcPr>
          <w:p w14:paraId="0D3B24E7" w14:textId="79C82869"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sidRPr="009D434C">
              <w:rPr>
                <w:rFonts w:ascii="Times New Roman" w:hAnsi="Times New Roman" w:cs="Times New Roman"/>
                <w:color w:val="000000"/>
                <w:sz w:val="20"/>
                <w:szCs w:val="20"/>
                <w:u w:color="000000"/>
                <w:lang w:val="en-CA"/>
              </w:rPr>
              <w:t>2024-2025</w:t>
            </w:r>
          </w:p>
        </w:tc>
        <w:tc>
          <w:tcPr>
            <w:tcW w:w="672" w:type="dxa"/>
          </w:tcPr>
          <w:p w14:paraId="31036266" w14:textId="1181C68A" w:rsidR="00C309A0" w:rsidRPr="009D434C" w:rsidRDefault="009D434C"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CON</w:t>
            </w:r>
          </w:p>
        </w:tc>
        <w:tc>
          <w:tcPr>
            <w:tcW w:w="1172" w:type="dxa"/>
          </w:tcPr>
          <w:p w14:paraId="69E2AA89" w14:textId="60D96F70" w:rsidR="00C309A0" w:rsidRPr="009D434C" w:rsidRDefault="005A7A7A"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21</w:t>
            </w:r>
          </w:p>
        </w:tc>
        <w:tc>
          <w:tcPr>
            <w:tcW w:w="1845" w:type="dxa"/>
          </w:tcPr>
          <w:p w14:paraId="37B52E8D" w14:textId="5FA1F88A" w:rsidR="00C309A0" w:rsidRPr="009D434C" w:rsidRDefault="00AC2D89"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7</w:t>
            </w:r>
          </w:p>
        </w:tc>
        <w:tc>
          <w:tcPr>
            <w:tcW w:w="1843" w:type="dxa"/>
          </w:tcPr>
          <w:p w14:paraId="3CC79676" w14:textId="63C8A990" w:rsidR="00C309A0" w:rsidRPr="009D434C" w:rsidRDefault="00AC2D89"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4</w:t>
            </w:r>
          </w:p>
        </w:tc>
        <w:tc>
          <w:tcPr>
            <w:tcW w:w="1149" w:type="dxa"/>
          </w:tcPr>
          <w:p w14:paraId="4FE41265" w14:textId="241DD494" w:rsidR="00C309A0" w:rsidRPr="009D434C" w:rsidRDefault="00AC2D89"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2</w:t>
            </w:r>
          </w:p>
        </w:tc>
        <w:tc>
          <w:tcPr>
            <w:tcW w:w="2253" w:type="dxa"/>
          </w:tcPr>
          <w:p w14:paraId="590BC47C" w14:textId="77777777" w:rsidR="00C309A0" w:rsidRDefault="00AC2D89"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Predation (n = 1)</w:t>
            </w:r>
          </w:p>
          <w:p w14:paraId="7BA28B3F" w14:textId="6E669E1B" w:rsidR="00AC2D89" w:rsidRPr="009D434C" w:rsidRDefault="00AC2D89" w:rsidP="00C309A0">
            <w:pPr>
              <w:autoSpaceDE w:val="0"/>
              <w:autoSpaceDN w:val="0"/>
              <w:adjustRightInd w:val="0"/>
              <w:jc w:val="right"/>
              <w:rPr>
                <w:rFonts w:ascii="Times New Roman" w:hAnsi="Times New Roman" w:cs="Times New Roman"/>
                <w:color w:val="000000"/>
                <w:sz w:val="20"/>
                <w:szCs w:val="20"/>
                <w:u w:color="000000"/>
                <w:lang w:val="en-CA"/>
              </w:rPr>
            </w:pPr>
            <w:r>
              <w:rPr>
                <w:rFonts w:ascii="Times New Roman" w:hAnsi="Times New Roman" w:cs="Times New Roman"/>
                <w:color w:val="000000"/>
                <w:sz w:val="20"/>
                <w:szCs w:val="20"/>
                <w:u w:color="000000"/>
                <w:lang w:val="en-CA"/>
              </w:rPr>
              <w:t>Window collision (n = 1)</w:t>
            </w:r>
          </w:p>
        </w:tc>
      </w:tr>
    </w:tbl>
    <w:p w14:paraId="3B79A0AB" w14:textId="3E462CBF" w:rsidR="00DE1849" w:rsidRDefault="00DE1849" w:rsidP="00CC25DF">
      <w:pPr>
        <w:autoSpaceDE w:val="0"/>
        <w:autoSpaceDN w:val="0"/>
        <w:adjustRightInd w:val="0"/>
        <w:spacing w:line="480" w:lineRule="auto"/>
        <w:jc w:val="both"/>
        <w:rPr>
          <w:rFonts w:ascii="Times New Roman" w:hAnsi="Times New Roman" w:cs="Times New Roman"/>
          <w:color w:val="000000"/>
          <w:u w:color="000000"/>
          <w:lang w:val="en-CA"/>
        </w:rPr>
      </w:pPr>
    </w:p>
    <w:p w14:paraId="05B442C0" w14:textId="2D326E00" w:rsidR="00653822" w:rsidRDefault="00C6325C" w:rsidP="00C45EE0">
      <w:pPr>
        <w:autoSpaceDE w:val="0"/>
        <w:autoSpaceDN w:val="0"/>
        <w:adjustRightInd w:val="0"/>
        <w:spacing w:line="480" w:lineRule="auto"/>
        <w:ind w:firstLine="720"/>
        <w:jc w:val="both"/>
        <w:rPr>
          <w:rFonts w:ascii="Times New Roman" w:hAnsi="Times New Roman" w:cs="Times New Roman"/>
          <w:color w:val="000000"/>
          <w:u w:color="000000"/>
          <w:lang w:val="en-CA"/>
        </w:rPr>
      </w:pPr>
      <w:r>
        <w:rPr>
          <w:rFonts w:ascii="Times New Roman" w:hAnsi="Times New Roman" w:cs="Times New Roman"/>
          <w:color w:val="000000"/>
          <w:u w:color="000000"/>
          <w:lang w:val="en-CA"/>
        </w:rPr>
        <w:lastRenderedPageBreak/>
        <w:t xml:space="preserve">Tracking of the cardinals was </w:t>
      </w:r>
      <w:r w:rsidR="00B66179">
        <w:rPr>
          <w:rFonts w:ascii="Times New Roman" w:hAnsi="Times New Roman" w:cs="Times New Roman"/>
          <w:color w:val="000000"/>
          <w:u w:color="000000"/>
          <w:lang w:val="en-CA"/>
        </w:rPr>
        <w:t xml:space="preserve">conducted 2 to 3 days per week by 3 </w:t>
      </w:r>
      <w:r w:rsidR="003D431C">
        <w:rPr>
          <w:rFonts w:ascii="Times New Roman" w:hAnsi="Times New Roman" w:cs="Times New Roman"/>
          <w:color w:val="000000"/>
          <w:u w:color="000000"/>
          <w:lang w:val="en-CA"/>
        </w:rPr>
        <w:t xml:space="preserve">people between October and May, for a total of </w:t>
      </w:r>
      <w:del w:id="1035" w:author="Kyle Elliott, Dr" w:date="2025-07-26T10:54:00Z" w16du:dateUtc="2025-07-26T14:54:00Z">
        <w:r w:rsidR="003D431C" w:rsidDel="004227F0">
          <w:rPr>
            <w:rFonts w:ascii="Times New Roman" w:hAnsi="Times New Roman" w:cs="Times New Roman"/>
            <w:color w:val="000000"/>
            <w:u w:color="000000"/>
            <w:lang w:val="en-CA"/>
          </w:rPr>
          <w:delText xml:space="preserve">approximately </w:delText>
        </w:r>
      </w:del>
      <w:ins w:id="1036" w:author="Kyle Elliott, Dr" w:date="2025-07-26T10:54:00Z" w16du:dateUtc="2025-07-26T14:54:00Z">
        <w:r w:rsidR="004227F0">
          <w:rPr>
            <w:rFonts w:ascii="Times New Roman" w:hAnsi="Times New Roman" w:cs="Times New Roman"/>
            <w:color w:val="000000"/>
            <w:u w:color="000000"/>
            <w:lang w:val="en-CA"/>
          </w:rPr>
          <w:t>~</w:t>
        </w:r>
      </w:ins>
      <w:r w:rsidR="0056683C">
        <w:rPr>
          <w:rFonts w:ascii="Times New Roman" w:hAnsi="Times New Roman" w:cs="Times New Roman"/>
          <w:color w:val="000000"/>
          <w:u w:color="000000"/>
          <w:lang w:val="en-CA"/>
        </w:rPr>
        <w:t>288 days of tracking per</w:t>
      </w:r>
      <w:r w:rsidR="00D050F6">
        <w:rPr>
          <w:rFonts w:ascii="Times New Roman" w:hAnsi="Times New Roman" w:cs="Times New Roman"/>
          <w:color w:val="000000"/>
          <w:u w:color="000000"/>
          <w:lang w:val="en-CA"/>
        </w:rPr>
        <w:t xml:space="preserve"> winter.</w:t>
      </w:r>
      <w:r w:rsidR="00B66179">
        <w:rPr>
          <w:rFonts w:ascii="Times New Roman" w:hAnsi="Times New Roman" w:cs="Times New Roman"/>
          <w:color w:val="000000"/>
          <w:u w:color="000000"/>
          <w:lang w:val="en-CA"/>
        </w:rPr>
        <w:t xml:space="preserve"> </w:t>
      </w:r>
      <w:r w:rsidR="00DF6DB7">
        <w:rPr>
          <w:rFonts w:ascii="Times New Roman" w:hAnsi="Times New Roman" w:cs="Times New Roman"/>
          <w:color w:val="000000"/>
          <w:u w:color="000000"/>
          <w:lang w:val="en-CA"/>
        </w:rPr>
        <w:t>A total of 688 detections were recorded at MBO</w:t>
      </w:r>
      <w:r w:rsidR="00C80DA7">
        <w:rPr>
          <w:rFonts w:ascii="Times New Roman" w:hAnsi="Times New Roman" w:cs="Times New Roman"/>
          <w:color w:val="000000"/>
          <w:u w:color="000000"/>
          <w:lang w:val="en-CA"/>
        </w:rPr>
        <w:t xml:space="preserve">, </w:t>
      </w:r>
      <w:r w:rsidR="00DF6DB7">
        <w:rPr>
          <w:rFonts w:ascii="Times New Roman" w:hAnsi="Times New Roman" w:cs="Times New Roman"/>
          <w:color w:val="000000"/>
          <w:u w:color="000000"/>
          <w:lang w:val="en-CA"/>
        </w:rPr>
        <w:t xml:space="preserve">411 detections were recorded at </w:t>
      </w:r>
      <w:r w:rsidR="00137C46">
        <w:rPr>
          <w:rFonts w:ascii="Times New Roman" w:hAnsi="Times New Roman" w:cs="Times New Roman"/>
          <w:color w:val="000000"/>
          <w:u w:color="000000"/>
          <w:lang w:val="en-CA"/>
        </w:rPr>
        <w:t>BDU,</w:t>
      </w:r>
      <w:r w:rsidR="00C80DA7">
        <w:rPr>
          <w:rFonts w:ascii="Times New Roman" w:hAnsi="Times New Roman" w:cs="Times New Roman"/>
          <w:color w:val="000000"/>
          <w:u w:color="000000"/>
          <w:lang w:val="en-CA"/>
        </w:rPr>
        <w:t xml:space="preserve"> </w:t>
      </w:r>
      <w:r w:rsidR="00DF6DB7">
        <w:rPr>
          <w:rFonts w:ascii="Times New Roman" w:hAnsi="Times New Roman" w:cs="Times New Roman"/>
          <w:color w:val="000000"/>
          <w:u w:color="000000"/>
          <w:lang w:val="en-CA"/>
        </w:rPr>
        <w:t>and 265 detections were recorded at CON.</w:t>
      </w:r>
      <w:r w:rsidR="004D4656">
        <w:rPr>
          <w:rFonts w:ascii="Times New Roman" w:hAnsi="Times New Roman" w:cs="Times New Roman"/>
          <w:color w:val="000000"/>
          <w:u w:color="000000"/>
          <w:lang w:val="en-CA"/>
        </w:rPr>
        <w:t xml:space="preserve"> The tracking team covered each time the maximum amount of ground possible during each outing, </w:t>
      </w:r>
      <w:r w:rsidR="00B34CA0">
        <w:rPr>
          <w:rFonts w:ascii="Times New Roman" w:hAnsi="Times New Roman" w:cs="Times New Roman"/>
          <w:color w:val="000000"/>
          <w:u w:color="000000"/>
          <w:lang w:val="en-CA"/>
        </w:rPr>
        <w:t>to record as many individuals as feasible</w:t>
      </w:r>
      <w:r w:rsidR="00C80DA7">
        <w:rPr>
          <w:rFonts w:ascii="Times New Roman" w:hAnsi="Times New Roman" w:cs="Times New Roman"/>
          <w:color w:val="000000"/>
          <w:u w:color="000000"/>
          <w:lang w:val="en-CA"/>
        </w:rPr>
        <w:t>. The total area covered at MBO is of approximately</w:t>
      </w:r>
      <w:r w:rsidR="002B542F">
        <w:rPr>
          <w:rFonts w:ascii="Times New Roman" w:hAnsi="Times New Roman" w:cs="Times New Roman"/>
          <w:color w:val="000000"/>
          <w:u w:color="000000"/>
          <w:lang w:val="en-CA"/>
        </w:rPr>
        <w:t xml:space="preserve"> </w:t>
      </w:r>
      <w:r w:rsidR="00C349A3">
        <w:rPr>
          <w:rFonts w:ascii="Times New Roman" w:hAnsi="Times New Roman" w:cs="Times New Roman"/>
          <w:color w:val="000000"/>
          <w:u w:color="000000"/>
          <w:lang w:val="en-CA"/>
        </w:rPr>
        <w:t>4.75</w:t>
      </w:r>
      <w:r w:rsidR="00DD196E">
        <w:rPr>
          <w:rFonts w:ascii="Times New Roman" w:hAnsi="Times New Roman" w:cs="Times New Roman"/>
          <w:color w:val="000000"/>
          <w:u w:color="000000"/>
          <w:lang w:val="en-CA"/>
        </w:rPr>
        <w:t xml:space="preserve"> km</w:t>
      </w:r>
      <w:r w:rsidR="00DD196E">
        <w:rPr>
          <w:rFonts w:ascii="Times New Roman" w:hAnsi="Times New Roman" w:cs="Times New Roman"/>
          <w:color w:val="000000"/>
          <w:u w:color="000000"/>
          <w:vertAlign w:val="superscript"/>
          <w:lang w:val="en-CA"/>
        </w:rPr>
        <w:t>2</w:t>
      </w:r>
      <w:r w:rsidR="00C74C0C">
        <w:rPr>
          <w:rFonts w:ascii="Times New Roman" w:hAnsi="Times New Roman" w:cs="Times New Roman"/>
          <w:color w:val="000000"/>
          <w:u w:color="000000"/>
          <w:lang w:val="en-CA"/>
        </w:rPr>
        <w:t xml:space="preserve">, the area covered at BDU is of approximately </w:t>
      </w:r>
      <w:r w:rsidR="00137C46">
        <w:rPr>
          <w:rFonts w:ascii="Times New Roman" w:hAnsi="Times New Roman" w:cs="Times New Roman"/>
          <w:color w:val="000000"/>
          <w:u w:color="000000"/>
          <w:lang w:val="en-CA"/>
        </w:rPr>
        <w:t>5.94 km</w:t>
      </w:r>
      <w:r w:rsidR="00137C46">
        <w:rPr>
          <w:rFonts w:ascii="Times New Roman" w:hAnsi="Times New Roman" w:cs="Times New Roman"/>
          <w:color w:val="000000"/>
          <w:u w:color="000000"/>
          <w:vertAlign w:val="superscript"/>
          <w:lang w:val="en-CA"/>
        </w:rPr>
        <w:t>2</w:t>
      </w:r>
      <w:r w:rsidR="00C74C0C">
        <w:rPr>
          <w:rFonts w:ascii="Times New Roman" w:hAnsi="Times New Roman" w:cs="Times New Roman"/>
          <w:color w:val="000000"/>
          <w:u w:color="000000"/>
          <w:lang w:val="en-CA"/>
        </w:rPr>
        <w:t xml:space="preserve">, and the area covered at CON is of approximately </w:t>
      </w:r>
      <w:r w:rsidR="002B542F">
        <w:rPr>
          <w:rFonts w:ascii="Times New Roman" w:hAnsi="Times New Roman" w:cs="Times New Roman"/>
          <w:color w:val="000000"/>
          <w:u w:color="000000"/>
          <w:lang w:val="en-CA"/>
        </w:rPr>
        <w:t>18.35 km</w:t>
      </w:r>
      <w:r w:rsidR="002B542F">
        <w:rPr>
          <w:rFonts w:ascii="Times New Roman" w:hAnsi="Times New Roman" w:cs="Times New Roman"/>
          <w:color w:val="000000"/>
          <w:u w:color="000000"/>
          <w:vertAlign w:val="superscript"/>
          <w:lang w:val="en-CA"/>
        </w:rPr>
        <w:t>2</w:t>
      </w:r>
      <w:r w:rsidR="00C74C0C">
        <w:rPr>
          <w:rFonts w:ascii="Times New Roman" w:hAnsi="Times New Roman" w:cs="Times New Roman"/>
          <w:color w:val="000000"/>
          <w:u w:color="000000"/>
          <w:lang w:val="en-CA"/>
        </w:rPr>
        <w:t>.</w:t>
      </w:r>
    </w:p>
    <w:p w14:paraId="30A05818" w14:textId="77777777" w:rsidR="00C45EE0" w:rsidRDefault="00C45EE0" w:rsidP="00F55A40">
      <w:pPr>
        <w:autoSpaceDE w:val="0"/>
        <w:autoSpaceDN w:val="0"/>
        <w:adjustRightInd w:val="0"/>
        <w:spacing w:line="480" w:lineRule="auto"/>
        <w:jc w:val="both"/>
        <w:rPr>
          <w:rFonts w:ascii="Times New Roman" w:hAnsi="Times New Roman" w:cs="Times New Roman"/>
          <w:color w:val="000000"/>
          <w:u w:color="000000"/>
          <w:lang w:val="en-CA"/>
        </w:rPr>
      </w:pPr>
    </w:p>
    <w:p w14:paraId="3D892430" w14:textId="77777777" w:rsidR="008C72B7" w:rsidRDefault="00F55A40" w:rsidP="00C103A7">
      <w:pPr>
        <w:autoSpaceDE w:val="0"/>
        <w:autoSpaceDN w:val="0"/>
        <w:adjustRightInd w:val="0"/>
        <w:spacing w:line="480" w:lineRule="auto"/>
        <w:ind w:firstLine="720"/>
        <w:jc w:val="both"/>
        <w:rPr>
          <w:ins w:id="1037" w:author="Kyle Elliott, Dr" w:date="2025-07-26T11:00:00Z" w16du:dateUtc="2025-07-26T15:00:00Z"/>
          <w:rFonts w:ascii="Times New Roman" w:hAnsi="Times New Roman" w:cs="Times New Roman"/>
          <w:color w:val="000000"/>
          <w:u w:color="000000"/>
          <w:lang w:val="en-CA"/>
        </w:rPr>
      </w:pPr>
      <w:r>
        <w:rPr>
          <w:rFonts w:ascii="Times New Roman" w:hAnsi="Times New Roman" w:cs="Times New Roman"/>
          <w:noProof/>
          <w:color w:val="000000"/>
          <w:u w:color="000000"/>
          <w:lang w:val="en-CA"/>
        </w:rPr>
        <w:drawing>
          <wp:anchor distT="0" distB="0" distL="114300" distR="114300" simplePos="0" relativeHeight="251664384" behindDoc="1" locked="0" layoutInCell="1" allowOverlap="1" wp14:anchorId="7EB5671B" wp14:editId="5E72DBB6">
            <wp:simplePos x="0" y="0"/>
            <wp:positionH relativeFrom="column">
              <wp:posOffset>-316946</wp:posOffset>
            </wp:positionH>
            <wp:positionV relativeFrom="paragraph">
              <wp:posOffset>2537379</wp:posOffset>
            </wp:positionV>
            <wp:extent cx="6749553" cy="3929204"/>
            <wp:effectExtent l="12700" t="12700" r="6985" b="8255"/>
            <wp:wrapTopAndBottom/>
            <wp:docPr id="518278220" name="Picture 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78220" name="Picture 4" descr="A screenshot of a computer screen&#10;&#10;AI-generated content may be incorrect."/>
                    <pic:cNvPicPr/>
                  </pic:nvPicPr>
                  <pic:blipFill rotWithShape="1">
                    <a:blip r:embed="rId15" cstate="print">
                      <a:extLst>
                        <a:ext uri="{28A0092B-C50C-407E-A947-70E740481C1C}">
                          <a14:useLocalDpi xmlns:a14="http://schemas.microsoft.com/office/drawing/2010/main" val="0"/>
                        </a:ext>
                      </a:extLst>
                    </a:blip>
                    <a:srcRect t="17593" r="819" b="15051"/>
                    <a:stretch>
                      <a:fillRect/>
                    </a:stretch>
                  </pic:blipFill>
                  <pic:spPr bwMode="auto">
                    <a:xfrm>
                      <a:off x="0" y="0"/>
                      <a:ext cx="6749553" cy="3929204"/>
                    </a:xfrm>
                    <a:prstGeom prst="rect">
                      <a:avLst/>
                    </a:prstGeom>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C25DF" w:rsidRPr="0094673A">
        <w:rPr>
          <w:rFonts w:ascii="Times New Roman" w:hAnsi="Times New Roman" w:cs="Times New Roman"/>
          <w:color w:val="000000"/>
          <w:u w:color="000000"/>
          <w:lang w:val="en-CA"/>
        </w:rPr>
        <w:t xml:space="preserve">In southern Quebec, the </w:t>
      </w:r>
      <w:r w:rsidR="00CC25DF">
        <w:rPr>
          <w:rFonts w:ascii="Times New Roman" w:hAnsi="Times New Roman" w:cs="Times New Roman"/>
          <w:color w:val="000000"/>
          <w:u w:color="000000"/>
          <w:lang w:val="en-CA"/>
        </w:rPr>
        <w:t>northern cardinal</w:t>
      </w:r>
      <w:r w:rsidR="00CC25DF" w:rsidRPr="0094673A">
        <w:rPr>
          <w:rFonts w:ascii="Times New Roman" w:hAnsi="Times New Roman" w:cs="Times New Roman"/>
          <w:color w:val="000000"/>
          <w:u w:color="000000"/>
          <w:lang w:val="en-CA"/>
        </w:rPr>
        <w:t xml:space="preserve"> population has seen a steep increase in abundance initiated around the 1970s. The same trends have been reported in southern Ontario, as shown in </w:t>
      </w:r>
      <w:r w:rsidR="00CC25DF" w:rsidRPr="007D1A62">
        <w:rPr>
          <w:rFonts w:ascii="Times New Roman" w:hAnsi="Times New Roman" w:cs="Times New Roman"/>
          <w:color w:val="000000"/>
          <w:highlight w:val="yellow"/>
          <w:u w:color="000000"/>
          <w:lang w:val="en-CA"/>
        </w:rPr>
        <w:t xml:space="preserve">Figure </w:t>
      </w:r>
      <w:r w:rsidR="007D1A62" w:rsidRPr="007D1A62">
        <w:rPr>
          <w:rFonts w:ascii="Times New Roman" w:hAnsi="Times New Roman" w:cs="Times New Roman"/>
          <w:color w:val="000000"/>
          <w:highlight w:val="yellow"/>
          <w:u w:color="000000"/>
          <w:lang w:val="en-CA"/>
        </w:rPr>
        <w:t>X</w:t>
      </w:r>
      <w:r w:rsidR="00CC25DF" w:rsidRPr="0094673A">
        <w:rPr>
          <w:rFonts w:ascii="Times New Roman" w:hAnsi="Times New Roman" w:cs="Times New Roman"/>
          <w:color w:val="000000"/>
          <w:u w:color="000000"/>
          <w:lang w:val="en-CA"/>
        </w:rPr>
        <w:t xml:space="preserve">. This expansion of the northern distribution of the cardinal is largely attributed </w:t>
      </w:r>
      <w:r w:rsidR="00CC25DF" w:rsidRPr="0094673A">
        <w:rPr>
          <w:rFonts w:ascii="Times New Roman" w:hAnsi="Times New Roman" w:cs="Times New Roman"/>
          <w:color w:val="000000"/>
          <w:u w:color="000000"/>
          <w:lang w:val="en-CA"/>
        </w:rPr>
        <w:lastRenderedPageBreak/>
        <w:t>to the increase of people putting ou</w:t>
      </w:r>
      <w:r w:rsidR="00CC25DF">
        <w:rPr>
          <w:rFonts w:ascii="Times New Roman" w:hAnsi="Times New Roman" w:cs="Times New Roman"/>
          <w:color w:val="000000"/>
          <w:u w:color="000000"/>
          <w:lang w:val="en-CA"/>
        </w:rPr>
        <w:t>t</w:t>
      </w:r>
      <w:r w:rsidR="00CC25DF" w:rsidRPr="0094673A">
        <w:rPr>
          <w:rFonts w:ascii="Times New Roman" w:hAnsi="Times New Roman" w:cs="Times New Roman"/>
          <w:color w:val="000000"/>
          <w:u w:color="000000"/>
          <w:lang w:val="en-CA"/>
        </w:rPr>
        <w:t xml:space="preserve"> bird feeders on their property, along with increasing winter temperatures, making it easier for the cardinals to remain in t</w:t>
      </w:r>
    </w:p>
    <w:p w14:paraId="7AC921D2" w14:textId="77777777" w:rsidR="008C72B7" w:rsidRDefault="008C72B7" w:rsidP="00C103A7">
      <w:pPr>
        <w:autoSpaceDE w:val="0"/>
        <w:autoSpaceDN w:val="0"/>
        <w:adjustRightInd w:val="0"/>
        <w:spacing w:line="480" w:lineRule="auto"/>
        <w:ind w:firstLine="720"/>
        <w:jc w:val="both"/>
        <w:rPr>
          <w:ins w:id="1038" w:author="Kyle Elliott, Dr" w:date="2025-07-26T11:00:00Z" w16du:dateUtc="2025-07-26T15:00:00Z"/>
          <w:rFonts w:ascii="Times New Roman" w:hAnsi="Times New Roman" w:cs="Times New Roman"/>
          <w:color w:val="000000"/>
          <w:u w:color="000000"/>
          <w:lang w:val="en-CA"/>
        </w:rPr>
      </w:pPr>
    </w:p>
    <w:p w14:paraId="4A14A5B4" w14:textId="77777777" w:rsidR="008C72B7" w:rsidRDefault="008C72B7" w:rsidP="00C103A7">
      <w:pPr>
        <w:autoSpaceDE w:val="0"/>
        <w:autoSpaceDN w:val="0"/>
        <w:adjustRightInd w:val="0"/>
        <w:spacing w:line="480" w:lineRule="auto"/>
        <w:ind w:firstLine="720"/>
        <w:jc w:val="both"/>
        <w:rPr>
          <w:ins w:id="1039" w:author="Kyle Elliott, Dr" w:date="2025-07-26T11:00:00Z" w16du:dateUtc="2025-07-26T15:00:00Z"/>
          <w:rFonts w:ascii="Times New Roman" w:hAnsi="Times New Roman" w:cs="Times New Roman"/>
          <w:color w:val="000000"/>
          <w:u w:color="000000"/>
          <w:lang w:val="en-CA"/>
        </w:rPr>
      </w:pPr>
      <w:ins w:id="1040" w:author="Kyle Elliott, Dr" w:date="2025-07-26T11:00:00Z" w16du:dateUtc="2025-07-26T15:00:00Z">
        <w:r w:rsidRPr="008C72B7">
          <w:rPr>
            <w:rFonts w:ascii="Times New Roman" w:hAnsi="Times New Roman" w:cs="Times New Roman"/>
            <w:noProof/>
            <w:color w:val="000000"/>
            <w:u w:color="000000"/>
            <w:lang w:val="en-CA"/>
          </w:rPr>
          <w:drawing>
            <wp:inline distT="0" distB="0" distL="0" distR="0" wp14:anchorId="4E26A531" wp14:editId="73AB21B0">
              <wp:extent cx="5943600" cy="3004185"/>
              <wp:effectExtent l="0" t="0" r="0" b="5715"/>
              <wp:docPr id="1494891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891851" name=""/>
                      <pic:cNvPicPr/>
                    </pic:nvPicPr>
                    <pic:blipFill>
                      <a:blip r:embed="rId16"/>
                      <a:stretch>
                        <a:fillRect/>
                      </a:stretch>
                    </pic:blipFill>
                    <pic:spPr>
                      <a:xfrm>
                        <a:off x="0" y="0"/>
                        <a:ext cx="5943600" cy="3004185"/>
                      </a:xfrm>
                      <a:prstGeom prst="rect">
                        <a:avLst/>
                      </a:prstGeom>
                    </pic:spPr>
                  </pic:pic>
                </a:graphicData>
              </a:graphic>
            </wp:inline>
          </w:drawing>
        </w:r>
      </w:ins>
    </w:p>
    <w:p w14:paraId="535CD912" w14:textId="48370937" w:rsidR="00CC25DF" w:rsidRDefault="008C72B7" w:rsidP="00C103A7">
      <w:pPr>
        <w:autoSpaceDE w:val="0"/>
        <w:autoSpaceDN w:val="0"/>
        <w:adjustRightInd w:val="0"/>
        <w:spacing w:line="480" w:lineRule="auto"/>
        <w:ind w:firstLine="720"/>
        <w:jc w:val="both"/>
        <w:rPr>
          <w:rFonts w:ascii="Times New Roman" w:hAnsi="Times New Roman" w:cs="Times New Roman"/>
          <w:color w:val="000000"/>
          <w:u w:color="000000"/>
          <w:lang w:val="en-CA"/>
        </w:rPr>
      </w:pPr>
      <w:ins w:id="1041" w:author="Kyle Elliott, Dr" w:date="2025-07-26T11:00:00Z" w16du:dateUtc="2025-07-26T15:00:00Z">
        <w:r w:rsidRPr="008C72B7">
          <w:rPr>
            <w:rFonts w:ascii="Times New Roman" w:hAnsi="Times New Roman" w:cs="Times New Roman"/>
            <w:noProof/>
            <w:color w:val="000000"/>
            <w:u w:color="000000"/>
            <w:lang w:val="en-CA"/>
          </w:rPr>
          <w:drawing>
            <wp:inline distT="0" distB="0" distL="0" distR="0" wp14:anchorId="02696451" wp14:editId="56DA7BFE">
              <wp:extent cx="5943600" cy="2950845"/>
              <wp:effectExtent l="0" t="0" r="0" b="1905"/>
              <wp:docPr id="516341296" name="Picture 1" descr="A purple and green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341296" name="Picture 1" descr="A purple and green background&#10;&#10;AI-generated content may be incorrect."/>
                      <pic:cNvPicPr/>
                    </pic:nvPicPr>
                    <pic:blipFill>
                      <a:blip r:embed="rId17"/>
                      <a:stretch>
                        <a:fillRect/>
                      </a:stretch>
                    </pic:blipFill>
                    <pic:spPr>
                      <a:xfrm>
                        <a:off x="0" y="0"/>
                        <a:ext cx="5943600" cy="2950845"/>
                      </a:xfrm>
                      <a:prstGeom prst="rect">
                        <a:avLst/>
                      </a:prstGeom>
                    </pic:spPr>
                  </pic:pic>
                </a:graphicData>
              </a:graphic>
            </wp:inline>
          </w:drawing>
        </w:r>
      </w:ins>
      <w:commentRangeStart w:id="1042"/>
      <w:r w:rsidR="00CC25DF" w:rsidRPr="0094673A">
        <w:rPr>
          <w:rFonts w:ascii="Times New Roman" w:hAnsi="Times New Roman" w:cs="Times New Roman"/>
          <w:color w:val="000000"/>
          <w:u w:color="000000"/>
          <w:lang w:val="en-CA"/>
        </w:rPr>
        <w:t>he</w:t>
      </w:r>
      <w:commentRangeEnd w:id="1042"/>
      <w:r>
        <w:rPr>
          <w:rStyle w:val="CommentReference"/>
        </w:rPr>
        <w:commentReference w:id="1042"/>
      </w:r>
      <w:r w:rsidR="00CC25DF" w:rsidRPr="0094673A">
        <w:rPr>
          <w:rFonts w:ascii="Times New Roman" w:hAnsi="Times New Roman" w:cs="Times New Roman"/>
          <w:color w:val="000000"/>
          <w:u w:color="000000"/>
          <w:lang w:val="en-CA"/>
        </w:rPr>
        <w:t xml:space="preserve"> northern part of their distribution range year-</w:t>
      </w:r>
      <w:commentRangeStart w:id="1043"/>
      <w:r w:rsidR="00CC25DF" w:rsidRPr="0094673A">
        <w:rPr>
          <w:rFonts w:ascii="Times New Roman" w:hAnsi="Times New Roman" w:cs="Times New Roman"/>
          <w:color w:val="000000"/>
          <w:u w:color="000000"/>
          <w:lang w:val="en-CA"/>
        </w:rPr>
        <w:t>round</w:t>
      </w:r>
      <w:commentRangeEnd w:id="1043"/>
      <w:r w:rsidR="004227F0">
        <w:rPr>
          <w:rStyle w:val="CommentReference"/>
        </w:rPr>
        <w:commentReference w:id="1043"/>
      </w:r>
      <w:r w:rsidR="00CC25DF" w:rsidRPr="0094673A">
        <w:rPr>
          <w:rFonts w:ascii="Times New Roman" w:hAnsi="Times New Roman" w:cs="Times New Roman"/>
          <w:color w:val="000000"/>
          <w:u w:color="000000"/>
          <w:lang w:val="en-CA"/>
        </w:rPr>
        <w:t>.</w:t>
      </w:r>
      <w:commentRangeStart w:id="1044"/>
      <w:commentRangeEnd w:id="1044"/>
      <w:r w:rsidR="00CC25DF">
        <w:rPr>
          <w:rStyle w:val="CommentReference"/>
        </w:rPr>
        <w:commentReference w:id="1044"/>
      </w:r>
    </w:p>
    <w:p w14:paraId="18F1530F" w14:textId="3DE0646B" w:rsidR="00C461AF" w:rsidRDefault="00CC25DF" w:rsidP="002B60B6">
      <w:pPr>
        <w:pStyle w:val="p1"/>
        <w:spacing w:line="480" w:lineRule="auto"/>
        <w:jc w:val="both"/>
        <w:rPr>
          <w:color w:val="000000"/>
        </w:rPr>
      </w:pPr>
      <w:r w:rsidRPr="007D1A62">
        <w:rPr>
          <w:b/>
          <w:bCs/>
          <w:color w:val="000000" w:themeColor="text1"/>
          <w:highlight w:val="yellow"/>
        </w:rPr>
        <w:lastRenderedPageBreak/>
        <w:t xml:space="preserve">Figure </w:t>
      </w:r>
      <w:r w:rsidR="007D1A62" w:rsidRPr="007D1A62">
        <w:rPr>
          <w:b/>
          <w:bCs/>
          <w:color w:val="000000" w:themeColor="text1"/>
          <w:highlight w:val="yellow"/>
        </w:rPr>
        <w:t>X</w:t>
      </w:r>
      <w:r w:rsidRPr="007D1A62">
        <w:rPr>
          <w:b/>
          <w:bCs/>
          <w:color w:val="000000" w:themeColor="text1"/>
          <w:highlight w:val="yellow"/>
        </w:rPr>
        <w:t>.</w:t>
      </w:r>
      <w:r w:rsidRPr="00482FB4">
        <w:rPr>
          <w:b/>
          <w:bCs/>
          <w:color w:val="000000" w:themeColor="text1"/>
        </w:rPr>
        <w:t xml:space="preserve"> </w:t>
      </w:r>
      <w:r w:rsidRPr="006B2035">
        <w:rPr>
          <w:color w:val="000000" w:themeColor="text1"/>
        </w:rPr>
        <w:t xml:space="preserve">Number of </w:t>
      </w:r>
      <w:r>
        <w:rPr>
          <w:color w:val="000000" w:themeColor="text1"/>
        </w:rPr>
        <w:t>northern cardinal</w:t>
      </w:r>
      <w:r w:rsidRPr="006B2035">
        <w:rPr>
          <w:color w:val="000000" w:themeColor="text1"/>
        </w:rPr>
        <w:t xml:space="preserve"> observations per </w:t>
      </w:r>
      <w:r>
        <w:rPr>
          <w:color w:val="000000" w:themeColor="text1"/>
        </w:rPr>
        <w:t>party hours</w:t>
      </w:r>
      <w:r w:rsidRPr="006B2035">
        <w:rPr>
          <w:color w:val="000000" w:themeColor="text1"/>
        </w:rPr>
        <w:t xml:space="preserve"> </w:t>
      </w:r>
      <w:r>
        <w:rPr>
          <w:color w:val="000000" w:themeColor="text1"/>
        </w:rPr>
        <w:t>between the 1920s and the 2010s according to</w:t>
      </w:r>
      <w:r w:rsidRPr="006B2035">
        <w:rPr>
          <w:color w:val="000000" w:themeColor="text1"/>
        </w:rPr>
        <w:t xml:space="preserve"> state (United States of America) or province (Canada)</w:t>
      </w:r>
      <w:r>
        <w:rPr>
          <w:color w:val="000000" w:themeColor="text1"/>
        </w:rPr>
        <w:t xml:space="preserve"> as part of the Audubon Christmas Bird Count</w:t>
      </w:r>
      <w:r w:rsidRPr="006B2035">
        <w:rPr>
          <w:color w:val="000000" w:themeColor="text1"/>
        </w:rPr>
        <w:t>.</w:t>
      </w:r>
      <w:r>
        <w:rPr>
          <w:color w:val="000000" w:themeColor="text1"/>
        </w:rPr>
        <w:t xml:space="preserve"> </w:t>
      </w:r>
      <w:r>
        <w:rPr>
          <w:color w:val="000000"/>
        </w:rPr>
        <w:t xml:space="preserve">As the years progress, we can see a steady increase in the number of cardinals reported in the United States and a propagation northward until it reaches southern Quebec in the 1960s. This figure highlights the steady increase of the cardinal’s northern distribution in Quebec during winter. </w:t>
      </w:r>
      <w:commentRangeStart w:id="1045"/>
      <w:commentRangeStart w:id="1046"/>
      <w:r w:rsidRPr="00482FB4">
        <w:rPr>
          <w:color w:val="000000"/>
        </w:rPr>
        <w:t>thereafter</w:t>
      </w:r>
      <w:commentRangeEnd w:id="1045"/>
      <w:r>
        <w:rPr>
          <w:rStyle w:val="CommentReference"/>
          <w:rFonts w:asciiTheme="minorHAnsi" w:eastAsiaTheme="minorHAnsi" w:hAnsiTheme="minorHAnsi" w:cstheme="minorBidi"/>
          <w:kern w:val="2"/>
          <w:lang w:val="fr-CA"/>
          <w14:ligatures w14:val="standardContextual"/>
        </w:rPr>
        <w:commentReference w:id="1045"/>
      </w:r>
      <w:commentRangeEnd w:id="1046"/>
      <w:r>
        <w:rPr>
          <w:rStyle w:val="CommentReference"/>
          <w:rFonts w:asciiTheme="minorHAnsi" w:eastAsiaTheme="minorHAnsi" w:hAnsiTheme="minorHAnsi" w:cstheme="minorBidi"/>
          <w:kern w:val="2"/>
          <w:lang w:val="fr-CA"/>
          <w14:ligatures w14:val="standardContextual"/>
        </w:rPr>
        <w:commentReference w:id="1046"/>
      </w:r>
      <w:r w:rsidRPr="00482FB4">
        <w:rPr>
          <w:color w:val="000000"/>
        </w:rPr>
        <w:t>.</w:t>
      </w:r>
    </w:p>
    <w:p w14:paraId="3831050A" w14:textId="025B8ACA" w:rsidR="00C103A7" w:rsidRDefault="00F34241" w:rsidP="002B60B6">
      <w:pPr>
        <w:pStyle w:val="p1"/>
        <w:spacing w:line="480" w:lineRule="auto"/>
        <w:jc w:val="both"/>
        <w:rPr>
          <w:color w:val="000000"/>
        </w:rPr>
      </w:pPr>
      <w:r>
        <w:rPr>
          <w:noProof/>
          <w:color w:val="000000"/>
          <w14:ligatures w14:val="standardContextual"/>
        </w:rPr>
        <w:drawing>
          <wp:inline distT="0" distB="0" distL="0" distR="0" wp14:anchorId="0CE819F6" wp14:editId="4B79671E">
            <wp:extent cx="5943600" cy="5223510"/>
            <wp:effectExtent l="12700" t="12700" r="12700" b="8890"/>
            <wp:docPr id="425861829" name="Picture 8" descr="A graph of a graph of a number of mont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861829" name="Picture 8" descr="A graph of a graph of a number of months&#10;&#10;AI-generated content may be incorrect."/>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943600" cy="5223510"/>
                    </a:xfrm>
                    <a:prstGeom prst="rect">
                      <a:avLst/>
                    </a:prstGeom>
                    <a:ln>
                      <a:solidFill>
                        <a:schemeClr val="tx1"/>
                      </a:solidFill>
                    </a:ln>
                  </pic:spPr>
                </pic:pic>
              </a:graphicData>
            </a:graphic>
          </wp:inline>
        </w:drawing>
      </w:r>
    </w:p>
    <w:p w14:paraId="12BB5D0E" w14:textId="63930642" w:rsidR="00F34241" w:rsidRPr="00865720" w:rsidRDefault="002F6485" w:rsidP="00865720">
      <w:pPr>
        <w:spacing w:line="480" w:lineRule="auto"/>
        <w:jc w:val="both"/>
        <w:rPr>
          <w:rFonts w:ascii="Times New Roman" w:eastAsiaTheme="minorEastAsia" w:hAnsi="Times New Roman" w:cs="Times New Roman"/>
          <w:color w:val="000000" w:themeColor="text1"/>
          <w:lang w:val="en-CA"/>
        </w:rPr>
      </w:pPr>
      <w:commentRangeStart w:id="1047"/>
      <w:proofErr w:type="spellStart"/>
      <w:ins w:id="1048" w:author="Kyle Elliott, Dr" w:date="2025-07-26T11:11:00Z" w16du:dateUtc="2025-07-26T15:11:00Z">
        <w:r>
          <w:rPr>
            <w:rFonts w:ascii="Times New Roman" w:eastAsiaTheme="minorEastAsia" w:hAnsi="Times New Roman" w:cs="Times New Roman"/>
            <w:color w:val="000000" w:themeColor="text1"/>
            <w:lang w:val="en-CA"/>
          </w:rPr>
          <w:lastRenderedPageBreak/>
          <w:t>If</w:t>
        </w:r>
      </w:ins>
      <w:r w:rsidR="00F34241">
        <w:rPr>
          <w:rFonts w:ascii="Times New Roman" w:eastAsiaTheme="minorEastAsia" w:hAnsi="Times New Roman" w:cs="Times New Roman"/>
          <w:color w:val="000000" w:themeColor="text1"/>
          <w:lang w:val="en-CA"/>
        </w:rPr>
        <w:t>Figure</w:t>
      </w:r>
      <w:commentRangeEnd w:id="1047"/>
      <w:proofErr w:type="spellEnd"/>
      <w:r>
        <w:rPr>
          <w:rStyle w:val="CommentReference"/>
        </w:rPr>
        <w:commentReference w:id="1047"/>
      </w:r>
      <w:r w:rsidR="00F34241">
        <w:rPr>
          <w:rFonts w:ascii="Times New Roman" w:eastAsiaTheme="minorEastAsia" w:hAnsi="Times New Roman" w:cs="Times New Roman"/>
          <w:color w:val="000000" w:themeColor="text1"/>
          <w:lang w:val="en-CA"/>
        </w:rPr>
        <w:t xml:space="preserve"> X. </w:t>
      </w:r>
      <w:del w:id="1049" w:author="Kyle Elliott, Dr" w:date="2025-07-26T09:20:00Z" w16du:dateUtc="2025-07-26T13:20:00Z">
        <w:r w:rsidR="00817DB7" w:rsidDel="00342019">
          <w:rPr>
            <w:rFonts w:ascii="Times New Roman" w:eastAsiaTheme="minorEastAsia" w:hAnsi="Times New Roman" w:cs="Times New Roman"/>
            <w:color w:val="000000" w:themeColor="text1"/>
            <w:lang w:val="en-CA"/>
          </w:rPr>
          <w:delText>Cumulative n</w:delText>
        </w:r>
      </w:del>
      <w:ins w:id="1050" w:author="Kyle Elliott, Dr" w:date="2025-07-26T09:20:00Z" w16du:dateUtc="2025-07-26T13:20:00Z">
        <w:r w:rsidR="00342019">
          <w:rPr>
            <w:rFonts w:ascii="Times New Roman" w:eastAsiaTheme="minorEastAsia" w:hAnsi="Times New Roman" w:cs="Times New Roman"/>
            <w:color w:val="000000" w:themeColor="text1"/>
            <w:lang w:val="en-CA"/>
          </w:rPr>
          <w:t>N</w:t>
        </w:r>
      </w:ins>
      <w:r w:rsidR="00F34241">
        <w:rPr>
          <w:rFonts w:ascii="Times New Roman" w:eastAsiaTheme="minorEastAsia" w:hAnsi="Times New Roman" w:cs="Times New Roman"/>
          <w:color w:val="000000" w:themeColor="text1"/>
          <w:lang w:val="en-CA"/>
        </w:rPr>
        <w:t xml:space="preserve">umber of northern cardinal </w:t>
      </w:r>
      <w:r w:rsidR="00036E4C">
        <w:rPr>
          <w:rFonts w:ascii="Times New Roman" w:eastAsiaTheme="minorEastAsia" w:hAnsi="Times New Roman" w:cs="Times New Roman"/>
          <w:color w:val="000000" w:themeColor="text1"/>
          <w:lang w:val="en-CA"/>
        </w:rPr>
        <w:t xml:space="preserve">(NOCA) banded and recaptured at the McGill Bird Observatory between </w:t>
      </w:r>
      <w:r w:rsidR="00442E8E">
        <w:rPr>
          <w:rFonts w:ascii="Times New Roman" w:eastAsiaTheme="minorEastAsia" w:hAnsi="Times New Roman" w:cs="Times New Roman"/>
          <w:color w:val="000000" w:themeColor="text1"/>
          <w:lang w:val="en-CA"/>
        </w:rPr>
        <w:t xml:space="preserve">2004 and 2022 in Montreal, Quebec, Canada. The grey boxes highlight </w:t>
      </w:r>
      <w:r w:rsidR="00817DB7">
        <w:rPr>
          <w:rFonts w:ascii="Times New Roman" w:eastAsiaTheme="minorEastAsia" w:hAnsi="Times New Roman" w:cs="Times New Roman"/>
          <w:color w:val="000000" w:themeColor="text1"/>
          <w:lang w:val="en-CA"/>
        </w:rPr>
        <w:t xml:space="preserve">both the spring and fall migration monitoring programs duration, along with </w:t>
      </w:r>
      <w:r w:rsidR="001F060E">
        <w:rPr>
          <w:rFonts w:ascii="Times New Roman" w:eastAsiaTheme="minorEastAsia" w:hAnsi="Times New Roman" w:cs="Times New Roman"/>
          <w:color w:val="000000" w:themeColor="text1"/>
          <w:lang w:val="en-CA"/>
        </w:rPr>
        <w:t xml:space="preserve">the approximate number of </w:t>
      </w:r>
      <w:r w:rsidR="00E3324C">
        <w:rPr>
          <w:rFonts w:ascii="Times New Roman" w:eastAsiaTheme="minorEastAsia" w:hAnsi="Times New Roman" w:cs="Times New Roman"/>
          <w:color w:val="000000" w:themeColor="text1"/>
          <w:lang w:val="en-CA"/>
        </w:rPr>
        <w:t>cardinals</w:t>
      </w:r>
      <w:r w:rsidR="001F060E">
        <w:rPr>
          <w:rFonts w:ascii="Times New Roman" w:eastAsiaTheme="minorEastAsia" w:hAnsi="Times New Roman" w:cs="Times New Roman"/>
          <w:color w:val="000000" w:themeColor="text1"/>
          <w:lang w:val="en-CA"/>
        </w:rPr>
        <w:t xml:space="preserve"> banded and recaptured per hours </w:t>
      </w:r>
      <w:r w:rsidR="009E5623">
        <w:rPr>
          <w:rFonts w:ascii="Times New Roman" w:eastAsiaTheme="minorEastAsia" w:hAnsi="Times New Roman" w:cs="Times New Roman"/>
          <w:color w:val="000000" w:themeColor="text1"/>
          <w:lang w:val="en-CA"/>
        </w:rPr>
        <w:t xml:space="preserve">of mist-net being opened during the </w:t>
      </w:r>
      <w:commentRangeStart w:id="1051"/>
      <w:r w:rsidR="009E5623">
        <w:rPr>
          <w:rFonts w:ascii="Times New Roman" w:eastAsiaTheme="minorEastAsia" w:hAnsi="Times New Roman" w:cs="Times New Roman"/>
          <w:color w:val="000000" w:themeColor="text1"/>
          <w:lang w:val="en-CA"/>
        </w:rPr>
        <w:t>season</w:t>
      </w:r>
      <w:commentRangeEnd w:id="1051"/>
      <w:r w:rsidR="00342019">
        <w:rPr>
          <w:rStyle w:val="CommentReference"/>
        </w:rPr>
        <w:commentReference w:id="1051"/>
      </w:r>
      <w:r w:rsidR="009E5623">
        <w:rPr>
          <w:rFonts w:ascii="Times New Roman" w:eastAsiaTheme="minorEastAsia" w:hAnsi="Times New Roman" w:cs="Times New Roman"/>
          <w:color w:val="000000" w:themeColor="text1"/>
          <w:lang w:val="en-CA"/>
        </w:rPr>
        <w:t>.</w:t>
      </w:r>
    </w:p>
    <w:p w14:paraId="373471D2" w14:textId="47C2EFEE" w:rsidR="00AA1704" w:rsidRPr="00865720" w:rsidRDefault="00994AA6" w:rsidP="00865720">
      <w:pPr>
        <w:pStyle w:val="Heading3"/>
        <w:spacing w:line="480" w:lineRule="auto"/>
        <w:jc w:val="both"/>
        <w:rPr>
          <w:rFonts w:ascii="Times New Roman" w:hAnsi="Times New Roman" w:cs="Times New Roman"/>
          <w:color w:val="000000" w:themeColor="text1"/>
          <w:sz w:val="24"/>
          <w:szCs w:val="24"/>
          <w:lang w:val="en-CA"/>
        </w:rPr>
      </w:pPr>
      <w:bookmarkStart w:id="1052" w:name="_Toc203574375"/>
      <w:commentRangeStart w:id="1053"/>
      <w:commentRangeStart w:id="1054"/>
      <w:r>
        <w:rPr>
          <w:rFonts w:ascii="Times New Roman" w:hAnsi="Times New Roman" w:cs="Times New Roman"/>
          <w:color w:val="000000" w:themeColor="text1"/>
          <w:sz w:val="24"/>
          <w:szCs w:val="24"/>
          <w:u w:val="single"/>
          <w:lang w:val="en-CA"/>
        </w:rPr>
        <w:t>Core</w:t>
      </w:r>
      <w:commentRangeEnd w:id="1053"/>
      <w:r w:rsidR="003A4710">
        <w:rPr>
          <w:rStyle w:val="CommentReference"/>
          <w:rFonts w:eastAsiaTheme="minorHAnsi" w:cstheme="minorBidi"/>
          <w:color w:val="auto"/>
        </w:rPr>
        <w:commentReference w:id="1053"/>
      </w:r>
      <w:commentRangeEnd w:id="1054"/>
      <w:r w:rsidR="003A4710">
        <w:rPr>
          <w:rStyle w:val="CommentReference"/>
          <w:rFonts w:eastAsiaTheme="minorHAnsi" w:cstheme="minorBidi"/>
          <w:color w:val="auto"/>
        </w:rPr>
        <w:commentReference w:id="1054"/>
      </w:r>
      <w:r>
        <w:rPr>
          <w:rFonts w:ascii="Times New Roman" w:hAnsi="Times New Roman" w:cs="Times New Roman"/>
          <w:color w:val="000000" w:themeColor="text1"/>
          <w:sz w:val="24"/>
          <w:szCs w:val="24"/>
          <w:u w:val="single"/>
          <w:lang w:val="en-CA"/>
        </w:rPr>
        <w:t xml:space="preserve"> areas and h</w:t>
      </w:r>
      <w:r w:rsidR="00B02FAD" w:rsidRPr="00B02FAD">
        <w:rPr>
          <w:rFonts w:ascii="Times New Roman" w:hAnsi="Times New Roman" w:cs="Times New Roman"/>
          <w:color w:val="000000" w:themeColor="text1"/>
          <w:sz w:val="24"/>
          <w:szCs w:val="24"/>
          <w:u w:val="single"/>
          <w:lang w:val="en-CA"/>
        </w:rPr>
        <w:t>ome ranges</w:t>
      </w:r>
      <w:bookmarkEnd w:id="1052"/>
    </w:p>
    <w:p w14:paraId="335977D7" w14:textId="219536E7" w:rsidR="0059495E" w:rsidRPr="009652B5" w:rsidRDefault="00D1656B" w:rsidP="0059495E">
      <w:pPr>
        <w:pStyle w:val="p1"/>
        <w:spacing w:line="480" w:lineRule="auto"/>
        <w:ind w:firstLine="720"/>
        <w:jc w:val="both"/>
      </w:pPr>
      <w:r>
        <w:rPr>
          <w:rFonts w:eastAsiaTheme="minorEastAsia"/>
          <w:color w:val="000000" w:themeColor="text1"/>
        </w:rPr>
        <w:t xml:space="preserve">For all three locations, </w:t>
      </w:r>
      <w:r w:rsidR="005C1FEE">
        <w:rPr>
          <w:rFonts w:eastAsiaTheme="minorEastAsia"/>
          <w:color w:val="000000" w:themeColor="text1"/>
        </w:rPr>
        <w:t xml:space="preserve">we calculated </w:t>
      </w:r>
      <w:r>
        <w:rPr>
          <w:rFonts w:eastAsiaTheme="minorEastAsia"/>
          <w:color w:val="000000" w:themeColor="text1"/>
        </w:rPr>
        <w:t xml:space="preserve">the KDE 50 % and 95 %, corresponding </w:t>
      </w:r>
      <w:r w:rsidR="009B5391">
        <w:rPr>
          <w:rFonts w:eastAsiaTheme="minorEastAsia"/>
          <w:color w:val="000000" w:themeColor="text1"/>
        </w:rPr>
        <w:t>respectively</w:t>
      </w:r>
      <w:r>
        <w:rPr>
          <w:rFonts w:eastAsiaTheme="minorEastAsia"/>
          <w:color w:val="000000" w:themeColor="text1"/>
        </w:rPr>
        <w:t xml:space="preserve"> to the core area where the bird spent most of its time, and to its total home range, including most of the areas visited in winter</w:t>
      </w:r>
      <w:r w:rsidR="009B5391">
        <w:rPr>
          <w:rFonts w:eastAsiaTheme="minorEastAsia"/>
          <w:color w:val="000000" w:themeColor="text1"/>
        </w:rPr>
        <w:t xml:space="preserve">, </w:t>
      </w:r>
      <w:r>
        <w:rPr>
          <w:rFonts w:eastAsiaTheme="minorEastAsia"/>
          <w:color w:val="000000" w:themeColor="text1"/>
        </w:rPr>
        <w:t>excluding outlier</w:t>
      </w:r>
      <w:r w:rsidR="009B5391">
        <w:rPr>
          <w:rFonts w:eastAsiaTheme="minorEastAsia"/>
          <w:color w:val="000000" w:themeColor="text1"/>
        </w:rPr>
        <w:t>s (Figure 3)</w:t>
      </w:r>
      <w:r>
        <w:rPr>
          <w:rFonts w:eastAsiaTheme="minorEastAsia"/>
          <w:color w:val="000000" w:themeColor="text1"/>
        </w:rPr>
        <w:t xml:space="preserve">. </w:t>
      </w:r>
      <w:r w:rsidR="003A4710">
        <w:rPr>
          <w:rFonts w:eastAsiaTheme="minorEastAsia"/>
          <w:color w:val="000000" w:themeColor="text1"/>
        </w:rPr>
        <w:t>T</w:t>
      </w:r>
      <w:r>
        <w:rPr>
          <w:rFonts w:eastAsiaTheme="minorEastAsia"/>
          <w:color w:val="000000" w:themeColor="text1"/>
        </w:rPr>
        <w:t>he cardinals winter</w:t>
      </w:r>
      <w:r w:rsidR="003A4710">
        <w:rPr>
          <w:rFonts w:eastAsiaTheme="minorEastAsia"/>
          <w:color w:val="000000" w:themeColor="text1"/>
        </w:rPr>
        <w:t>ing</w:t>
      </w:r>
      <w:r>
        <w:rPr>
          <w:rFonts w:eastAsiaTheme="minorEastAsia"/>
          <w:color w:val="000000" w:themeColor="text1"/>
        </w:rPr>
        <w:t xml:space="preserve"> at MBO (least urbanized location</w:t>
      </w:r>
      <w:r w:rsidR="00547671">
        <w:rPr>
          <w:rFonts w:eastAsiaTheme="minorEastAsia"/>
          <w:color w:val="000000" w:themeColor="text1"/>
        </w:rPr>
        <w:t>, n = 35</w:t>
      </w:r>
      <w:r>
        <w:rPr>
          <w:rFonts w:eastAsiaTheme="minorEastAsia"/>
          <w:color w:val="000000" w:themeColor="text1"/>
        </w:rPr>
        <w:t>)</w:t>
      </w:r>
      <w:r w:rsidR="003A4710">
        <w:rPr>
          <w:rFonts w:eastAsiaTheme="minorEastAsia"/>
          <w:color w:val="000000" w:themeColor="text1"/>
        </w:rPr>
        <w:t xml:space="preserve"> had a</w:t>
      </w:r>
      <w:r>
        <w:rPr>
          <w:rFonts w:eastAsiaTheme="minorEastAsia"/>
          <w:color w:val="000000" w:themeColor="text1"/>
        </w:rPr>
        <w:t xml:space="preserve"> core </w:t>
      </w:r>
      <w:r w:rsidR="00994AA6">
        <w:rPr>
          <w:rFonts w:eastAsiaTheme="minorEastAsia"/>
          <w:color w:val="000000" w:themeColor="text1"/>
        </w:rPr>
        <w:t>area</w:t>
      </w:r>
      <w:r>
        <w:rPr>
          <w:rFonts w:eastAsiaTheme="minorEastAsia"/>
          <w:color w:val="000000" w:themeColor="text1"/>
        </w:rPr>
        <w:t xml:space="preserve"> (50 % KDE) averag</w:t>
      </w:r>
      <w:r w:rsidR="003A4710">
        <w:rPr>
          <w:rFonts w:eastAsiaTheme="minorEastAsia"/>
          <w:color w:val="000000" w:themeColor="text1"/>
        </w:rPr>
        <w:t>ing</w:t>
      </w:r>
      <w:r>
        <w:rPr>
          <w:rFonts w:eastAsiaTheme="minorEastAsia"/>
          <w:color w:val="000000" w:themeColor="text1"/>
        </w:rPr>
        <w:t xml:space="preserve"> 0.15 </w:t>
      </w:r>
      <w:r>
        <w:rPr>
          <w:rFonts w:eastAsiaTheme="minorEastAsia"/>
          <w:color w:val="000000" w:themeColor="text1"/>
        </w:rPr>
        <w:sym w:font="Symbol" w:char="F0B1"/>
      </w:r>
      <w:r>
        <w:rPr>
          <w:rFonts w:eastAsiaTheme="minorEastAsia"/>
          <w:color w:val="000000" w:themeColor="text1"/>
        </w:rPr>
        <w:t xml:space="preserve"> </w:t>
      </w:r>
      <w:r w:rsidR="00994AA6">
        <w:rPr>
          <w:rFonts w:eastAsiaTheme="minorEastAsia"/>
          <w:color w:val="000000" w:themeColor="text1"/>
        </w:rPr>
        <w:t>0.</w:t>
      </w:r>
      <w:r w:rsidR="00990A9B">
        <w:rPr>
          <w:rFonts w:eastAsiaTheme="minorEastAsia"/>
          <w:color w:val="000000" w:themeColor="text1"/>
        </w:rPr>
        <w:t>04</w:t>
      </w:r>
      <w:r w:rsidR="003A4710">
        <w:rPr>
          <w:rFonts w:eastAsiaTheme="minorEastAsia"/>
          <w:color w:val="000000" w:themeColor="text1"/>
        </w:rPr>
        <w:t xml:space="preserve"> (SE)</w:t>
      </w:r>
      <w:r w:rsidR="00994AA6">
        <w:rPr>
          <w:rFonts w:eastAsiaTheme="minorEastAsia"/>
          <w:color w:val="000000" w:themeColor="text1"/>
        </w:rPr>
        <w:t xml:space="preserve"> km</w:t>
      </w:r>
      <w:r w:rsidR="00994AA6">
        <w:rPr>
          <w:rFonts w:eastAsiaTheme="minorEastAsia"/>
          <w:color w:val="000000" w:themeColor="text1"/>
          <w:vertAlign w:val="superscript"/>
        </w:rPr>
        <w:t>2</w:t>
      </w:r>
      <w:r w:rsidR="005C1FEE">
        <w:rPr>
          <w:rFonts w:eastAsiaTheme="minorEastAsia"/>
          <w:color w:val="000000" w:themeColor="text1"/>
        </w:rPr>
        <w:t xml:space="preserve">, </w:t>
      </w:r>
      <w:r w:rsidR="003A4710">
        <w:rPr>
          <w:rFonts w:eastAsiaTheme="minorEastAsia"/>
          <w:color w:val="000000" w:themeColor="text1"/>
        </w:rPr>
        <w:t>and</w:t>
      </w:r>
      <w:r w:rsidR="00994AA6">
        <w:rPr>
          <w:rFonts w:eastAsiaTheme="minorEastAsia"/>
          <w:color w:val="000000" w:themeColor="text1"/>
        </w:rPr>
        <w:t xml:space="preserve"> </w:t>
      </w:r>
      <w:r w:rsidR="009B5391">
        <w:rPr>
          <w:rFonts w:eastAsiaTheme="minorEastAsia"/>
          <w:color w:val="000000" w:themeColor="text1"/>
        </w:rPr>
        <w:t xml:space="preserve">total </w:t>
      </w:r>
      <w:r w:rsidR="00994AA6">
        <w:rPr>
          <w:rFonts w:eastAsiaTheme="minorEastAsia"/>
          <w:color w:val="000000" w:themeColor="text1"/>
        </w:rPr>
        <w:t>home ranges (95 % KDE) were on average 0.6</w:t>
      </w:r>
      <w:r w:rsidR="00A4542E">
        <w:rPr>
          <w:rFonts w:eastAsiaTheme="minorEastAsia"/>
          <w:color w:val="000000" w:themeColor="text1"/>
        </w:rPr>
        <w:t>1</w:t>
      </w:r>
      <w:r w:rsidR="00994AA6">
        <w:rPr>
          <w:rFonts w:eastAsiaTheme="minorEastAsia"/>
          <w:color w:val="000000" w:themeColor="text1"/>
        </w:rPr>
        <w:t xml:space="preserve"> </w:t>
      </w:r>
      <w:r w:rsidR="00994AA6">
        <w:rPr>
          <w:rFonts w:eastAsiaTheme="minorEastAsia"/>
          <w:color w:val="000000" w:themeColor="text1"/>
        </w:rPr>
        <w:sym w:font="Symbol" w:char="F0B1"/>
      </w:r>
      <w:r w:rsidR="00994AA6">
        <w:rPr>
          <w:rFonts w:eastAsiaTheme="minorEastAsia"/>
          <w:color w:val="000000" w:themeColor="text1"/>
        </w:rPr>
        <w:t xml:space="preserve"> 0.13 km</w:t>
      </w:r>
      <w:r w:rsidR="00994AA6">
        <w:rPr>
          <w:rFonts w:eastAsiaTheme="minorEastAsia"/>
          <w:color w:val="000000" w:themeColor="text1"/>
          <w:vertAlign w:val="superscript"/>
        </w:rPr>
        <w:t>2</w:t>
      </w:r>
      <w:r w:rsidR="00994AA6">
        <w:rPr>
          <w:rFonts w:eastAsiaTheme="minorEastAsia"/>
          <w:color w:val="000000" w:themeColor="text1"/>
        </w:rPr>
        <w:t xml:space="preserve">. </w:t>
      </w:r>
      <w:r w:rsidR="003A4710">
        <w:rPr>
          <w:rFonts w:eastAsiaTheme="minorEastAsia"/>
          <w:color w:val="000000" w:themeColor="text1"/>
        </w:rPr>
        <w:t>C</w:t>
      </w:r>
      <w:r w:rsidR="00994AA6">
        <w:rPr>
          <w:rFonts w:eastAsiaTheme="minorEastAsia"/>
          <w:color w:val="000000" w:themeColor="text1"/>
        </w:rPr>
        <w:t>ardinals translocated to BDU (intermediate urbanization</w:t>
      </w:r>
      <w:r w:rsidR="00B0343D">
        <w:rPr>
          <w:rFonts w:eastAsiaTheme="minorEastAsia"/>
          <w:color w:val="000000" w:themeColor="text1"/>
        </w:rPr>
        <w:t>, n = 13</w:t>
      </w:r>
      <w:r w:rsidR="00994AA6">
        <w:rPr>
          <w:rFonts w:eastAsiaTheme="minorEastAsia"/>
          <w:color w:val="000000" w:themeColor="text1"/>
        </w:rPr>
        <w:t>)</w:t>
      </w:r>
      <w:r w:rsidR="00047350">
        <w:rPr>
          <w:rFonts w:eastAsiaTheme="minorEastAsia"/>
          <w:color w:val="000000" w:themeColor="text1"/>
        </w:rPr>
        <w:t xml:space="preserve"> </w:t>
      </w:r>
      <w:r w:rsidR="00675FA1">
        <w:rPr>
          <w:rFonts w:eastAsiaTheme="minorEastAsia"/>
          <w:color w:val="000000" w:themeColor="text1"/>
        </w:rPr>
        <w:t>had</w:t>
      </w:r>
      <w:r w:rsidR="00994AA6">
        <w:rPr>
          <w:rFonts w:eastAsiaTheme="minorEastAsia"/>
          <w:color w:val="000000" w:themeColor="text1"/>
        </w:rPr>
        <w:t xml:space="preserve"> on average</w:t>
      </w:r>
      <w:r w:rsidR="005C1FEE">
        <w:rPr>
          <w:rFonts w:eastAsiaTheme="minorEastAsia"/>
          <w:color w:val="000000" w:themeColor="text1"/>
        </w:rPr>
        <w:t>,</w:t>
      </w:r>
      <w:r w:rsidR="00994AA6">
        <w:rPr>
          <w:rFonts w:eastAsiaTheme="minorEastAsia"/>
          <w:color w:val="000000" w:themeColor="text1"/>
        </w:rPr>
        <w:t xml:space="preserve"> core areas of 0.08 </w:t>
      </w:r>
      <w:r w:rsidR="00994AA6">
        <w:rPr>
          <w:rFonts w:eastAsiaTheme="minorEastAsia"/>
          <w:color w:val="000000" w:themeColor="text1"/>
        </w:rPr>
        <w:sym w:font="Symbol" w:char="F0B1"/>
      </w:r>
      <w:r w:rsidR="00994AA6">
        <w:rPr>
          <w:rFonts w:eastAsiaTheme="minorEastAsia"/>
          <w:color w:val="000000" w:themeColor="text1"/>
        </w:rPr>
        <w:t xml:space="preserve"> 0.0</w:t>
      </w:r>
      <w:r w:rsidR="00A4542E">
        <w:rPr>
          <w:rFonts w:eastAsiaTheme="minorEastAsia"/>
          <w:color w:val="000000" w:themeColor="text1"/>
        </w:rPr>
        <w:t>2</w:t>
      </w:r>
      <w:r w:rsidR="00994AA6">
        <w:rPr>
          <w:rFonts w:eastAsiaTheme="minorEastAsia"/>
          <w:color w:val="000000" w:themeColor="text1"/>
        </w:rPr>
        <w:t xml:space="preserve"> km</w:t>
      </w:r>
      <w:r w:rsidR="00994AA6">
        <w:rPr>
          <w:rFonts w:eastAsiaTheme="minorEastAsia"/>
          <w:color w:val="000000" w:themeColor="text1"/>
          <w:vertAlign w:val="superscript"/>
        </w:rPr>
        <w:t>2</w:t>
      </w:r>
      <w:r w:rsidR="005C1FEE">
        <w:rPr>
          <w:rFonts w:eastAsiaTheme="minorEastAsia"/>
          <w:color w:val="000000" w:themeColor="text1"/>
        </w:rPr>
        <w:t xml:space="preserve"> </w:t>
      </w:r>
      <w:r w:rsidR="003A4710">
        <w:rPr>
          <w:rFonts w:eastAsiaTheme="minorEastAsia"/>
          <w:color w:val="000000" w:themeColor="text1"/>
        </w:rPr>
        <w:t>and</w:t>
      </w:r>
      <w:r w:rsidR="00994AA6">
        <w:rPr>
          <w:rFonts w:eastAsiaTheme="minorEastAsia"/>
          <w:color w:val="000000" w:themeColor="text1"/>
        </w:rPr>
        <w:t xml:space="preserve"> </w:t>
      </w:r>
      <w:r w:rsidR="005C1FEE">
        <w:rPr>
          <w:rFonts w:eastAsiaTheme="minorEastAsia"/>
          <w:color w:val="000000" w:themeColor="text1"/>
        </w:rPr>
        <w:t xml:space="preserve">total </w:t>
      </w:r>
      <w:r w:rsidR="00994AA6">
        <w:rPr>
          <w:rFonts w:eastAsiaTheme="minorEastAsia"/>
          <w:color w:val="000000" w:themeColor="text1"/>
        </w:rPr>
        <w:t xml:space="preserve">home ranges </w:t>
      </w:r>
      <w:r w:rsidR="003A4710">
        <w:rPr>
          <w:rFonts w:eastAsiaTheme="minorEastAsia"/>
          <w:color w:val="000000" w:themeColor="text1"/>
        </w:rPr>
        <w:t>of</w:t>
      </w:r>
      <w:r w:rsidR="00994AA6">
        <w:rPr>
          <w:rFonts w:eastAsiaTheme="minorEastAsia"/>
          <w:color w:val="000000" w:themeColor="text1"/>
        </w:rPr>
        <w:t xml:space="preserve"> 0.5</w:t>
      </w:r>
      <w:r w:rsidR="003F6C9F">
        <w:rPr>
          <w:rFonts w:eastAsiaTheme="minorEastAsia"/>
          <w:color w:val="000000" w:themeColor="text1"/>
        </w:rPr>
        <w:t>6</w:t>
      </w:r>
      <w:r w:rsidR="00994AA6">
        <w:rPr>
          <w:rFonts w:eastAsiaTheme="minorEastAsia"/>
          <w:color w:val="000000" w:themeColor="text1"/>
        </w:rPr>
        <w:t xml:space="preserve"> </w:t>
      </w:r>
      <w:r w:rsidR="00994AA6">
        <w:rPr>
          <w:rFonts w:eastAsiaTheme="minorEastAsia"/>
          <w:color w:val="000000" w:themeColor="text1"/>
        </w:rPr>
        <w:sym w:font="Symbol" w:char="F0B1"/>
      </w:r>
      <w:r w:rsidR="00994AA6">
        <w:rPr>
          <w:rFonts w:eastAsiaTheme="minorEastAsia"/>
          <w:color w:val="000000" w:themeColor="text1"/>
        </w:rPr>
        <w:t xml:space="preserve"> </w:t>
      </w:r>
      <w:r w:rsidR="00FE15BD">
        <w:rPr>
          <w:rFonts w:eastAsiaTheme="minorEastAsia"/>
          <w:color w:val="000000" w:themeColor="text1"/>
        </w:rPr>
        <w:t>0.1</w:t>
      </w:r>
      <w:r w:rsidR="003F6C9F">
        <w:rPr>
          <w:rFonts w:eastAsiaTheme="minorEastAsia"/>
          <w:color w:val="000000" w:themeColor="text1"/>
        </w:rPr>
        <w:t>1</w:t>
      </w:r>
      <w:r w:rsidR="00FE15BD">
        <w:rPr>
          <w:rFonts w:eastAsiaTheme="minorEastAsia"/>
          <w:color w:val="000000" w:themeColor="text1"/>
        </w:rPr>
        <w:t xml:space="preserve"> km</w:t>
      </w:r>
      <w:r w:rsidR="00FE15BD">
        <w:rPr>
          <w:rFonts w:eastAsiaTheme="minorEastAsia"/>
          <w:color w:val="000000" w:themeColor="text1"/>
          <w:vertAlign w:val="superscript"/>
        </w:rPr>
        <w:t>2</w:t>
      </w:r>
      <w:r w:rsidR="00FE15BD">
        <w:rPr>
          <w:rFonts w:eastAsiaTheme="minorEastAsia"/>
          <w:color w:val="000000" w:themeColor="text1"/>
        </w:rPr>
        <w:t xml:space="preserve">. </w:t>
      </w:r>
      <w:r w:rsidR="003A4710">
        <w:rPr>
          <w:rFonts w:eastAsiaTheme="minorEastAsia"/>
          <w:color w:val="000000" w:themeColor="text1"/>
        </w:rPr>
        <w:t>B</w:t>
      </w:r>
      <w:r w:rsidR="00FE15BD">
        <w:rPr>
          <w:rFonts w:eastAsiaTheme="minorEastAsia"/>
          <w:color w:val="000000" w:themeColor="text1"/>
        </w:rPr>
        <w:t xml:space="preserve">irds </w:t>
      </w:r>
      <w:r w:rsidR="003A4710">
        <w:rPr>
          <w:rFonts w:eastAsiaTheme="minorEastAsia"/>
          <w:color w:val="000000" w:themeColor="text1"/>
        </w:rPr>
        <w:t>wintering</w:t>
      </w:r>
      <w:r w:rsidR="00FE15BD">
        <w:rPr>
          <w:rFonts w:eastAsiaTheme="minorEastAsia"/>
          <w:color w:val="000000" w:themeColor="text1"/>
        </w:rPr>
        <w:t xml:space="preserve"> at CON (most urban location</w:t>
      </w:r>
      <w:r w:rsidR="00B0343D">
        <w:rPr>
          <w:rFonts w:eastAsiaTheme="minorEastAsia"/>
          <w:color w:val="000000" w:themeColor="text1"/>
        </w:rPr>
        <w:t>, n = 9</w:t>
      </w:r>
      <w:r w:rsidR="00FE15BD">
        <w:rPr>
          <w:rFonts w:eastAsiaTheme="minorEastAsia"/>
          <w:color w:val="000000" w:themeColor="text1"/>
        </w:rPr>
        <w:t>)</w:t>
      </w:r>
      <w:r w:rsidR="005C1FEE">
        <w:rPr>
          <w:rFonts w:eastAsiaTheme="minorEastAsia"/>
          <w:color w:val="000000" w:themeColor="text1"/>
        </w:rPr>
        <w:t xml:space="preserve"> </w:t>
      </w:r>
      <w:r w:rsidR="00FE15BD">
        <w:rPr>
          <w:rFonts w:eastAsiaTheme="minorEastAsia"/>
          <w:color w:val="000000" w:themeColor="text1"/>
        </w:rPr>
        <w:t xml:space="preserve">had </w:t>
      </w:r>
      <w:r w:rsidR="003A4710">
        <w:rPr>
          <w:rFonts w:eastAsiaTheme="minorEastAsia"/>
          <w:color w:val="000000" w:themeColor="text1"/>
        </w:rPr>
        <w:t xml:space="preserve">an </w:t>
      </w:r>
      <w:r w:rsidR="00FE15BD">
        <w:rPr>
          <w:rFonts w:eastAsiaTheme="minorEastAsia"/>
          <w:color w:val="000000" w:themeColor="text1"/>
        </w:rPr>
        <w:t>average core area of 0.2</w:t>
      </w:r>
      <w:r w:rsidR="00990A9B">
        <w:rPr>
          <w:rFonts w:eastAsiaTheme="minorEastAsia"/>
          <w:color w:val="000000" w:themeColor="text1"/>
        </w:rPr>
        <w:t>8</w:t>
      </w:r>
      <w:r w:rsidR="00FE15BD">
        <w:rPr>
          <w:rFonts w:eastAsiaTheme="minorEastAsia"/>
          <w:color w:val="000000" w:themeColor="text1"/>
        </w:rPr>
        <w:t xml:space="preserve"> </w:t>
      </w:r>
      <w:r w:rsidR="00FE15BD">
        <w:rPr>
          <w:rFonts w:eastAsiaTheme="minorEastAsia"/>
          <w:color w:val="000000" w:themeColor="text1"/>
        </w:rPr>
        <w:sym w:font="Symbol" w:char="F0B1"/>
      </w:r>
      <w:r w:rsidR="00FE15BD">
        <w:rPr>
          <w:rFonts w:eastAsiaTheme="minorEastAsia"/>
          <w:color w:val="000000" w:themeColor="text1"/>
        </w:rPr>
        <w:t xml:space="preserve"> 0.11 km</w:t>
      </w:r>
      <w:r w:rsidR="00FE15BD">
        <w:rPr>
          <w:rFonts w:eastAsiaTheme="minorEastAsia"/>
          <w:color w:val="000000" w:themeColor="text1"/>
          <w:vertAlign w:val="superscript"/>
        </w:rPr>
        <w:t>2</w:t>
      </w:r>
      <w:r w:rsidR="005C1FEE">
        <w:rPr>
          <w:rFonts w:eastAsiaTheme="minorEastAsia"/>
          <w:color w:val="000000" w:themeColor="text1"/>
        </w:rPr>
        <w:t xml:space="preserve"> while t</w:t>
      </w:r>
      <w:r w:rsidR="00FE15BD">
        <w:rPr>
          <w:rFonts w:eastAsiaTheme="minorEastAsia"/>
          <w:color w:val="000000" w:themeColor="text1"/>
        </w:rPr>
        <w:t xml:space="preserve">heir </w:t>
      </w:r>
      <w:r w:rsidR="005C1FEE">
        <w:rPr>
          <w:rFonts w:eastAsiaTheme="minorEastAsia"/>
          <w:color w:val="000000" w:themeColor="text1"/>
        </w:rPr>
        <w:t xml:space="preserve">total </w:t>
      </w:r>
      <w:r w:rsidR="00FE15BD">
        <w:rPr>
          <w:rFonts w:eastAsiaTheme="minorEastAsia"/>
          <w:color w:val="000000" w:themeColor="text1"/>
        </w:rPr>
        <w:t xml:space="preserve">home ranges </w:t>
      </w:r>
      <w:r w:rsidR="003A4710">
        <w:rPr>
          <w:rFonts w:eastAsiaTheme="minorEastAsia"/>
          <w:color w:val="000000" w:themeColor="text1"/>
        </w:rPr>
        <w:t>were</w:t>
      </w:r>
      <w:r w:rsidR="00FE15BD">
        <w:rPr>
          <w:rFonts w:eastAsiaTheme="minorEastAsia"/>
          <w:color w:val="000000" w:themeColor="text1"/>
        </w:rPr>
        <w:t xml:space="preserve"> 1.5</w:t>
      </w:r>
      <w:r w:rsidR="003F6C9F">
        <w:rPr>
          <w:rFonts w:eastAsiaTheme="minorEastAsia"/>
          <w:color w:val="000000" w:themeColor="text1"/>
        </w:rPr>
        <w:t>3</w:t>
      </w:r>
      <w:r w:rsidR="00FE15BD">
        <w:rPr>
          <w:rFonts w:eastAsiaTheme="minorEastAsia"/>
          <w:color w:val="000000" w:themeColor="text1"/>
        </w:rPr>
        <w:t xml:space="preserve"> </w:t>
      </w:r>
      <w:r w:rsidR="00FE15BD">
        <w:rPr>
          <w:rFonts w:eastAsiaTheme="minorEastAsia"/>
          <w:color w:val="000000" w:themeColor="text1"/>
        </w:rPr>
        <w:sym w:font="Symbol" w:char="F0B1"/>
      </w:r>
      <w:r w:rsidR="00FE15BD">
        <w:rPr>
          <w:rFonts w:eastAsiaTheme="minorEastAsia"/>
          <w:color w:val="000000" w:themeColor="text1"/>
        </w:rPr>
        <w:t xml:space="preserve"> 0.52 </w:t>
      </w:r>
      <w:commentRangeStart w:id="1055"/>
      <w:commentRangeStart w:id="1056"/>
      <w:r w:rsidR="00FE15BD">
        <w:rPr>
          <w:rFonts w:eastAsiaTheme="minorEastAsia"/>
          <w:color w:val="000000" w:themeColor="text1"/>
        </w:rPr>
        <w:t>km</w:t>
      </w:r>
      <w:r w:rsidR="00FE15BD">
        <w:rPr>
          <w:rFonts w:eastAsiaTheme="minorEastAsia"/>
          <w:color w:val="000000" w:themeColor="text1"/>
          <w:vertAlign w:val="superscript"/>
        </w:rPr>
        <w:t>2</w:t>
      </w:r>
      <w:commentRangeEnd w:id="1055"/>
      <w:r w:rsidR="00040186">
        <w:rPr>
          <w:rStyle w:val="CommentReference"/>
        </w:rPr>
        <w:commentReference w:id="1055"/>
      </w:r>
      <w:commentRangeEnd w:id="1056"/>
      <w:r w:rsidR="00505E13">
        <w:rPr>
          <w:rStyle w:val="CommentReference"/>
        </w:rPr>
        <w:commentReference w:id="1056"/>
      </w:r>
      <w:r w:rsidR="00FE15BD">
        <w:rPr>
          <w:rFonts w:eastAsiaTheme="minorEastAsia"/>
          <w:color w:val="000000" w:themeColor="text1"/>
        </w:rPr>
        <w:t>.</w:t>
      </w:r>
      <w:r w:rsidR="00681F49">
        <w:rPr>
          <w:rFonts w:eastAsiaTheme="minorEastAsia"/>
          <w:color w:val="000000" w:themeColor="text1"/>
        </w:rPr>
        <w:t xml:space="preserve"> </w:t>
      </w:r>
      <w:r w:rsidR="006A644D">
        <w:rPr>
          <w:rFonts w:eastAsiaTheme="minorEastAsia"/>
          <w:color w:val="000000" w:themeColor="text1"/>
        </w:rPr>
        <w:t xml:space="preserve">Core and total home ranges sizes were </w:t>
      </w:r>
      <w:r w:rsidR="009B79ED">
        <w:rPr>
          <w:rFonts w:eastAsiaTheme="minorEastAsia"/>
          <w:color w:val="000000" w:themeColor="text1"/>
        </w:rPr>
        <w:t xml:space="preserve">not normally distributed (Shapiro-Wilk tests: core, </w:t>
      </w:r>
      <w:r w:rsidR="009B79ED">
        <w:rPr>
          <w:rFonts w:eastAsiaTheme="minorEastAsia"/>
          <w:i/>
          <w:iCs/>
          <w:color w:val="000000" w:themeColor="text1"/>
        </w:rPr>
        <w:t>W</w:t>
      </w:r>
      <w:r w:rsidR="009B79ED">
        <w:rPr>
          <w:rFonts w:eastAsiaTheme="minorEastAsia"/>
          <w:color w:val="000000" w:themeColor="text1"/>
        </w:rPr>
        <w:t xml:space="preserve"> = 0.624, </w:t>
      </w:r>
      <w:r w:rsidR="009B79ED">
        <w:rPr>
          <w:rFonts w:eastAsiaTheme="minorEastAsia"/>
          <w:i/>
          <w:iCs/>
          <w:color w:val="000000" w:themeColor="text1"/>
        </w:rPr>
        <w:t>p</w:t>
      </w:r>
      <w:r w:rsidR="009B79ED">
        <w:rPr>
          <w:rFonts w:eastAsiaTheme="minorEastAsia"/>
          <w:color w:val="000000" w:themeColor="text1"/>
        </w:rPr>
        <w:t xml:space="preserve"> &lt; 0.001</w:t>
      </w:r>
      <w:r w:rsidR="00754C09">
        <w:rPr>
          <w:rFonts w:eastAsiaTheme="minorEastAsia"/>
          <w:color w:val="000000" w:themeColor="text1"/>
        </w:rPr>
        <w:t xml:space="preserve">; total, </w:t>
      </w:r>
      <w:r w:rsidR="00754C09">
        <w:rPr>
          <w:rFonts w:eastAsiaTheme="minorEastAsia"/>
          <w:i/>
          <w:iCs/>
          <w:color w:val="000000" w:themeColor="text1"/>
        </w:rPr>
        <w:t>W</w:t>
      </w:r>
      <w:r w:rsidR="00754C09">
        <w:rPr>
          <w:rFonts w:eastAsiaTheme="minorEastAsia"/>
          <w:color w:val="000000" w:themeColor="text1"/>
        </w:rPr>
        <w:t xml:space="preserve"> = 0.698, </w:t>
      </w:r>
      <w:r w:rsidR="00754C09">
        <w:rPr>
          <w:rFonts w:eastAsiaTheme="minorEastAsia"/>
          <w:i/>
          <w:iCs/>
          <w:color w:val="000000" w:themeColor="text1"/>
        </w:rPr>
        <w:t>p</w:t>
      </w:r>
      <w:r w:rsidR="00754C09">
        <w:rPr>
          <w:rFonts w:eastAsiaTheme="minorEastAsia"/>
          <w:color w:val="000000" w:themeColor="text1"/>
        </w:rPr>
        <w:t xml:space="preserve"> &lt; 0.001</w:t>
      </w:r>
      <w:r w:rsidR="00AE2914">
        <w:rPr>
          <w:rFonts w:eastAsiaTheme="minorEastAsia"/>
          <w:color w:val="000000" w:themeColor="text1"/>
        </w:rPr>
        <w:t xml:space="preserve">), so areas were transformed using a logarithm prior to analysis. </w:t>
      </w:r>
      <w:r w:rsidR="00561F29">
        <w:rPr>
          <w:rFonts w:eastAsiaTheme="minorEastAsia"/>
          <w:color w:val="000000" w:themeColor="text1"/>
        </w:rPr>
        <w:t xml:space="preserve">After transformation, the data met assumptions of normality and variances were homogeneous. </w:t>
      </w:r>
      <w:r w:rsidR="00AD3100">
        <w:rPr>
          <w:rFonts w:eastAsiaTheme="minorEastAsia"/>
          <w:color w:val="000000" w:themeColor="text1"/>
        </w:rPr>
        <w:t xml:space="preserve">There was no significant difference in core home range size among sites, although the effect approached significance (ANOVA: </w:t>
      </w:r>
      <w:proofErr w:type="gramStart"/>
      <w:r w:rsidR="00AD3100">
        <w:rPr>
          <w:rFonts w:eastAsiaTheme="minorEastAsia"/>
          <w:i/>
          <w:iCs/>
          <w:color w:val="000000" w:themeColor="text1"/>
        </w:rPr>
        <w:t>F</w:t>
      </w:r>
      <w:r w:rsidR="00AD3100">
        <w:rPr>
          <w:rFonts w:eastAsiaTheme="minorEastAsia"/>
          <w:color w:val="000000" w:themeColor="text1"/>
        </w:rPr>
        <w:t>(</w:t>
      </w:r>
      <w:proofErr w:type="gramEnd"/>
      <w:r w:rsidR="00AD3100">
        <w:rPr>
          <w:rFonts w:eastAsiaTheme="minorEastAsia"/>
          <w:color w:val="000000" w:themeColor="text1"/>
        </w:rPr>
        <w:t xml:space="preserve">2, 55) = 2.69, </w:t>
      </w:r>
      <w:r w:rsidR="00AD3100">
        <w:rPr>
          <w:rFonts w:eastAsiaTheme="minorEastAsia"/>
          <w:i/>
          <w:iCs/>
          <w:color w:val="000000" w:themeColor="text1"/>
        </w:rPr>
        <w:t>p</w:t>
      </w:r>
      <w:r w:rsidR="00AD3100">
        <w:rPr>
          <w:rFonts w:eastAsiaTheme="minorEastAsia"/>
          <w:color w:val="000000" w:themeColor="text1"/>
        </w:rPr>
        <w:t xml:space="preserve"> = 0.077</w:t>
      </w:r>
      <w:r w:rsidR="00E7319B">
        <w:rPr>
          <w:rFonts w:eastAsiaTheme="minorEastAsia"/>
          <w:color w:val="000000" w:themeColor="text1"/>
        </w:rPr>
        <w:t xml:space="preserve">). Post-hoc comparisons </w:t>
      </w:r>
      <w:r w:rsidR="00CD1C8C">
        <w:rPr>
          <w:rFonts w:eastAsiaTheme="minorEastAsia"/>
          <w:color w:val="000000" w:themeColor="text1"/>
        </w:rPr>
        <w:t>show</w:t>
      </w:r>
      <w:r w:rsidR="00E7319B">
        <w:rPr>
          <w:rFonts w:eastAsiaTheme="minorEastAsia"/>
          <w:color w:val="000000" w:themeColor="text1"/>
        </w:rPr>
        <w:t xml:space="preserve"> a trend towards the cardinals at our most urban location to have larger core home range sizes compared to the two other locations</w:t>
      </w:r>
      <w:r w:rsidR="00045D3F">
        <w:rPr>
          <w:rFonts w:eastAsiaTheme="minorEastAsia"/>
          <w:color w:val="000000" w:themeColor="text1"/>
        </w:rPr>
        <w:t xml:space="preserve"> (</w:t>
      </w:r>
      <w:r w:rsidR="00045D3F" w:rsidRPr="00045D3F">
        <w:rPr>
          <w:rFonts w:eastAsiaTheme="minorEastAsia"/>
          <w:color w:val="000000" w:themeColor="text1"/>
          <w:highlight w:val="yellow"/>
        </w:rPr>
        <w:t>Fig. X</w:t>
      </w:r>
      <w:r w:rsidR="00045D3F">
        <w:rPr>
          <w:rFonts w:eastAsiaTheme="minorEastAsia"/>
          <w:color w:val="000000" w:themeColor="text1"/>
        </w:rPr>
        <w:t>)</w:t>
      </w:r>
      <w:r w:rsidR="00CD1C8C">
        <w:rPr>
          <w:rFonts w:eastAsiaTheme="minorEastAsia"/>
          <w:color w:val="000000" w:themeColor="text1"/>
        </w:rPr>
        <w:t xml:space="preserve">. There was a significant difference between sites regarding total home ranges (ANOVA: </w:t>
      </w:r>
      <w:proofErr w:type="gramStart"/>
      <w:r w:rsidR="00CD1C8C">
        <w:rPr>
          <w:rFonts w:eastAsiaTheme="minorEastAsia"/>
          <w:i/>
          <w:iCs/>
          <w:color w:val="000000" w:themeColor="text1"/>
        </w:rPr>
        <w:t>F</w:t>
      </w:r>
      <w:r w:rsidR="00CD1C8C">
        <w:rPr>
          <w:rFonts w:eastAsiaTheme="minorEastAsia"/>
          <w:color w:val="000000" w:themeColor="text1"/>
        </w:rPr>
        <w:t>(</w:t>
      </w:r>
      <w:proofErr w:type="gramEnd"/>
      <w:r w:rsidR="00CD1C8C">
        <w:rPr>
          <w:rFonts w:eastAsiaTheme="minorEastAsia"/>
          <w:color w:val="000000" w:themeColor="text1"/>
        </w:rPr>
        <w:t>2,</w:t>
      </w:r>
      <w:r w:rsidR="00F96B3C">
        <w:rPr>
          <w:rFonts w:eastAsiaTheme="minorEastAsia"/>
          <w:color w:val="000000" w:themeColor="text1"/>
        </w:rPr>
        <w:t xml:space="preserve"> </w:t>
      </w:r>
      <w:r w:rsidR="00CD1C8C">
        <w:rPr>
          <w:rFonts w:eastAsiaTheme="minorEastAsia"/>
          <w:color w:val="000000" w:themeColor="text1"/>
        </w:rPr>
        <w:t xml:space="preserve">55) = 3.45, </w:t>
      </w:r>
      <w:r w:rsidR="00CD1C8C">
        <w:rPr>
          <w:rFonts w:eastAsiaTheme="minorEastAsia"/>
          <w:i/>
          <w:iCs/>
          <w:color w:val="000000" w:themeColor="text1"/>
        </w:rPr>
        <w:t>p</w:t>
      </w:r>
      <w:r w:rsidR="00CD1C8C">
        <w:rPr>
          <w:rFonts w:eastAsiaTheme="minorEastAsia"/>
          <w:color w:val="000000" w:themeColor="text1"/>
        </w:rPr>
        <w:t xml:space="preserve"> = </w:t>
      </w:r>
      <w:r w:rsidR="00B56AE7">
        <w:rPr>
          <w:rFonts w:eastAsiaTheme="minorEastAsia"/>
          <w:color w:val="000000" w:themeColor="text1"/>
        </w:rPr>
        <w:t>0.039)</w:t>
      </w:r>
      <w:r w:rsidR="004E4568">
        <w:rPr>
          <w:rFonts w:eastAsiaTheme="minorEastAsia"/>
          <w:color w:val="000000" w:themeColor="text1"/>
        </w:rPr>
        <w:t xml:space="preserve">. </w:t>
      </w:r>
      <w:r w:rsidR="00E30DE2">
        <w:rPr>
          <w:rFonts w:eastAsiaTheme="minorEastAsia"/>
          <w:color w:val="000000" w:themeColor="text1"/>
        </w:rPr>
        <w:t>Post-hoc</w:t>
      </w:r>
      <w:r w:rsidR="002F1630">
        <w:rPr>
          <w:rFonts w:eastAsiaTheme="minorEastAsia"/>
          <w:color w:val="000000" w:themeColor="text1"/>
        </w:rPr>
        <w:t xml:space="preserve"> </w:t>
      </w:r>
      <w:proofErr w:type="spellStart"/>
      <w:r w:rsidR="002F1630">
        <w:rPr>
          <w:rFonts w:eastAsiaTheme="minorEastAsia"/>
          <w:color w:val="000000" w:themeColor="text1"/>
        </w:rPr>
        <w:t>TukeyHSD</w:t>
      </w:r>
      <w:proofErr w:type="spellEnd"/>
      <w:r w:rsidR="002F1630">
        <w:rPr>
          <w:rFonts w:eastAsiaTheme="minorEastAsia"/>
          <w:color w:val="000000" w:themeColor="text1"/>
        </w:rPr>
        <w:t xml:space="preserve"> comparisons showed that the </w:t>
      </w:r>
      <w:r w:rsidR="002F1630">
        <w:rPr>
          <w:rFonts w:eastAsiaTheme="minorEastAsia"/>
          <w:color w:val="000000" w:themeColor="text1"/>
        </w:rPr>
        <w:lastRenderedPageBreak/>
        <w:t xml:space="preserve">only significant difference was between the total home ranges of cardinals at our most urban location </w:t>
      </w:r>
      <w:r w:rsidR="00AA771B">
        <w:rPr>
          <w:rFonts w:eastAsiaTheme="minorEastAsia"/>
          <w:color w:val="000000" w:themeColor="text1"/>
        </w:rPr>
        <w:t xml:space="preserve">being larger than those of the cardinals in our least urban location (mean difference = 1.24, 95% CI [0.09, 2.38], </w:t>
      </w:r>
      <w:r w:rsidR="00AA771B">
        <w:rPr>
          <w:rFonts w:eastAsiaTheme="minorEastAsia"/>
          <w:i/>
          <w:iCs/>
          <w:color w:val="000000" w:themeColor="text1"/>
        </w:rPr>
        <w:t>p</w:t>
      </w:r>
      <w:r w:rsidR="00AA771B">
        <w:rPr>
          <w:rFonts w:eastAsiaTheme="minorEastAsia"/>
          <w:color w:val="000000" w:themeColor="text1"/>
        </w:rPr>
        <w:t xml:space="preserve"> = 0.031).</w:t>
      </w:r>
      <w:r w:rsidR="00A37B61">
        <w:rPr>
          <w:rFonts w:eastAsiaTheme="minorEastAsia"/>
          <w:color w:val="000000" w:themeColor="text1"/>
        </w:rPr>
        <w:t xml:space="preserve"> </w:t>
      </w:r>
    </w:p>
    <w:p w14:paraId="6FD2902E" w14:textId="75A31EE8" w:rsidR="009B5391" w:rsidRPr="00865720" w:rsidRDefault="000A2037" w:rsidP="00865720">
      <w:pPr>
        <w:pStyle w:val="p1"/>
        <w:spacing w:line="480" w:lineRule="auto"/>
        <w:jc w:val="both"/>
      </w:pPr>
      <w:r>
        <w:rPr>
          <w:noProof/>
          <w14:ligatures w14:val="standardContextual"/>
        </w:rPr>
        <w:drawing>
          <wp:anchor distT="0" distB="0" distL="114300" distR="114300" simplePos="0" relativeHeight="251666432" behindDoc="0" locked="0" layoutInCell="1" allowOverlap="1" wp14:anchorId="480167E4" wp14:editId="5DA10F8E">
            <wp:simplePos x="0" y="0"/>
            <wp:positionH relativeFrom="column">
              <wp:posOffset>41275</wp:posOffset>
            </wp:positionH>
            <wp:positionV relativeFrom="paragraph">
              <wp:posOffset>90170</wp:posOffset>
            </wp:positionV>
            <wp:extent cx="5864860" cy="4189095"/>
            <wp:effectExtent l="12700" t="12700" r="15240" b="14605"/>
            <wp:wrapTopAndBottom/>
            <wp:docPr id="1653444285" name="Picture 6" descr="A graph of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444285" name="Picture 6" descr="A graph of different colored squares&#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64860" cy="418909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9495E" w:rsidRPr="00AE1521">
        <w:rPr>
          <w:b/>
          <w:bCs/>
          <w:color w:val="000000" w:themeColor="text1"/>
          <w:highlight w:val="yellow"/>
        </w:rPr>
        <w:t>Figure X.</w:t>
      </w:r>
      <w:r w:rsidR="0059495E">
        <w:rPr>
          <w:color w:val="000000" w:themeColor="text1"/>
        </w:rPr>
        <w:t xml:space="preserve"> Comparison of the core (KDE 50%) and total (KDE 95%) home ranges of northern cardinals in three study sites in Montreal, Quebec, Canada during winters between the years 2022 and 2025. The study sites are represented here as: McGill Bird Observatory – MBO, Town of Baie </w:t>
      </w:r>
      <w:proofErr w:type="spellStart"/>
      <w:r w:rsidR="0059495E">
        <w:rPr>
          <w:color w:val="000000" w:themeColor="text1"/>
        </w:rPr>
        <w:t>d’Urfé</w:t>
      </w:r>
      <w:proofErr w:type="spellEnd"/>
      <w:r w:rsidR="0059495E">
        <w:rPr>
          <w:color w:val="000000" w:themeColor="text1"/>
        </w:rPr>
        <w:t xml:space="preserve"> – BDU, Concordia University campus – CON. The area in km</w:t>
      </w:r>
      <w:r w:rsidR="0059495E">
        <w:rPr>
          <w:color w:val="000000" w:themeColor="text1"/>
          <w:vertAlign w:val="superscript"/>
        </w:rPr>
        <w:t>2</w:t>
      </w:r>
      <w:r w:rsidR="0059495E">
        <w:rPr>
          <w:color w:val="000000" w:themeColor="text1"/>
        </w:rPr>
        <w:t xml:space="preserve"> was transformed using a logarithm.</w:t>
      </w:r>
    </w:p>
    <w:p w14:paraId="36161780" w14:textId="5AD86F6E" w:rsidR="00EE3B63" w:rsidRPr="0013639E" w:rsidRDefault="00C568ED" w:rsidP="009B5391">
      <w:pPr>
        <w:pStyle w:val="Heading3"/>
        <w:spacing w:line="480" w:lineRule="auto"/>
        <w:jc w:val="both"/>
        <w:rPr>
          <w:rFonts w:ascii="Times New Roman" w:hAnsi="Times New Roman" w:cs="Times New Roman"/>
          <w:noProof/>
          <w:color w:val="000000" w:themeColor="text1"/>
          <w:sz w:val="24"/>
          <w:szCs w:val="24"/>
          <w:u w:val="single"/>
          <w:lang w:val="en-CA"/>
        </w:rPr>
      </w:pPr>
      <w:bookmarkStart w:id="1057" w:name="_Toc203574376"/>
      <w:r>
        <w:rPr>
          <w:rFonts w:ascii="Times New Roman" w:hAnsi="Times New Roman" w:cs="Times New Roman"/>
          <w:noProof/>
          <w:color w:val="000000" w:themeColor="text1"/>
          <w:sz w:val="24"/>
          <w:szCs w:val="24"/>
          <w:u w:val="single"/>
          <w:lang w:val="en-CA"/>
        </w:rPr>
        <w:lastRenderedPageBreak/>
        <w:t>S</w:t>
      </w:r>
      <w:commentRangeStart w:id="1058"/>
      <w:commentRangeStart w:id="1059"/>
      <w:commentRangeStart w:id="1060"/>
      <w:commentRangeStart w:id="1061"/>
      <w:r w:rsidR="009B5391" w:rsidRPr="006B2035">
        <w:rPr>
          <w:rFonts w:ascii="Times New Roman" w:hAnsi="Times New Roman" w:cs="Times New Roman"/>
          <w:noProof/>
          <w:color w:val="000000" w:themeColor="text1"/>
          <w:sz w:val="24"/>
          <w:szCs w:val="24"/>
          <w:u w:val="single"/>
          <w:lang w:val="en-CA"/>
        </w:rPr>
        <w:t>cale</w:t>
      </w:r>
      <w:commentRangeEnd w:id="1058"/>
      <w:r w:rsidR="003A4710">
        <w:rPr>
          <w:rStyle w:val="CommentReference"/>
          <w:rFonts w:eastAsiaTheme="minorHAnsi" w:cstheme="minorBidi"/>
          <w:color w:val="auto"/>
        </w:rPr>
        <w:commentReference w:id="1058"/>
      </w:r>
      <w:commentRangeEnd w:id="1059"/>
      <w:commentRangeEnd w:id="1060"/>
      <w:r w:rsidR="006A1EEB">
        <w:rPr>
          <w:rStyle w:val="CommentReference"/>
          <w:rFonts w:eastAsiaTheme="minorHAnsi" w:cstheme="minorBidi"/>
          <w:color w:val="auto"/>
        </w:rPr>
        <w:commentReference w:id="1059"/>
      </w:r>
      <w:r w:rsidR="003A4710">
        <w:rPr>
          <w:rStyle w:val="CommentReference"/>
          <w:rFonts w:eastAsiaTheme="minorHAnsi" w:cstheme="minorBidi"/>
          <w:color w:val="auto"/>
        </w:rPr>
        <w:commentReference w:id="1060"/>
      </w:r>
      <w:commentRangeEnd w:id="1061"/>
      <w:r w:rsidR="00040186">
        <w:rPr>
          <w:rStyle w:val="CommentReference"/>
          <w:rFonts w:eastAsiaTheme="minorHAnsi" w:cstheme="minorBidi"/>
          <w:color w:val="auto"/>
        </w:rPr>
        <w:commentReference w:id="1061"/>
      </w:r>
      <w:bookmarkEnd w:id="1057"/>
      <w:r>
        <w:rPr>
          <w:rFonts w:ascii="Times New Roman" w:hAnsi="Times New Roman" w:cs="Times New Roman"/>
          <w:noProof/>
          <w:color w:val="000000" w:themeColor="text1"/>
          <w:sz w:val="24"/>
          <w:szCs w:val="24"/>
          <w:u w:val="single"/>
          <w:lang w:val="en-CA"/>
        </w:rPr>
        <w:t xml:space="preserve"> of association to habitat</w:t>
      </w:r>
    </w:p>
    <w:p w14:paraId="0AF26B8F" w14:textId="42E3F17C" w:rsidR="00362103" w:rsidRPr="001B5B4E" w:rsidRDefault="001B5B4E" w:rsidP="00B02FAD">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themeColor="text1"/>
          <w:lang w:val="en-CA"/>
        </w:rPr>
        <w:tab/>
      </w:r>
      <w:r>
        <w:rPr>
          <w:rFonts w:ascii="Times New Roman" w:hAnsi="Times New Roman" w:cs="Times New Roman"/>
          <w:color w:val="000000" w:themeColor="text1"/>
          <w:lang w:val="en-CA"/>
        </w:rPr>
        <w:tab/>
      </w:r>
      <w:r w:rsidR="00AF422F">
        <w:rPr>
          <w:rFonts w:ascii="Times New Roman" w:hAnsi="Times New Roman" w:cs="Times New Roman"/>
          <w:color w:val="000000"/>
          <w:lang w:val="en-CA"/>
        </w:rPr>
        <w:t xml:space="preserve">The best model for the habitat selection scale of the cardinals relocated to </w:t>
      </w:r>
      <w:r w:rsidR="003A4710">
        <w:rPr>
          <w:rFonts w:ascii="Times New Roman" w:hAnsi="Times New Roman" w:cs="Times New Roman"/>
          <w:color w:val="000000"/>
          <w:lang w:val="en-CA"/>
        </w:rPr>
        <w:t>MBO</w:t>
      </w:r>
      <w:r w:rsidR="00AF422F">
        <w:rPr>
          <w:rFonts w:ascii="Times New Roman" w:hAnsi="Times New Roman" w:cs="Times New Roman"/>
          <w:color w:val="000000"/>
          <w:lang w:val="en-CA"/>
        </w:rPr>
        <w:t xml:space="preserve"> is the 50-meter</w:t>
      </w:r>
      <w:r>
        <w:rPr>
          <w:rFonts w:ascii="Times New Roman" w:hAnsi="Times New Roman" w:cs="Times New Roman"/>
          <w:color w:val="000000"/>
          <w:lang w:val="en-CA"/>
        </w:rPr>
        <w:t xml:space="preserve"> model </w:t>
      </w:r>
      <w:r w:rsidR="009F6245">
        <w:rPr>
          <w:rFonts w:ascii="Times New Roman" w:hAnsi="Times New Roman" w:cs="Times New Roman"/>
          <w:color w:val="000000"/>
          <w:lang w:val="en-CA"/>
        </w:rPr>
        <w:t>(&gt;</w:t>
      </w:r>
      <w:r>
        <w:rPr>
          <w:rFonts w:ascii="Times New Roman" w:hAnsi="Times New Roman" w:cs="Times New Roman"/>
          <w:color w:val="000000"/>
          <w:lang w:val="en-CA"/>
        </w:rPr>
        <w:t xml:space="preserve"> 10 </w:t>
      </w:r>
      <w:r>
        <w:rPr>
          <w:rFonts w:ascii="Times New Roman" w:hAnsi="Times New Roman" w:cs="Times New Roman"/>
          <w:color w:val="000000"/>
          <w:lang w:val="en-CA"/>
        </w:rPr>
        <w:sym w:font="Symbol" w:char="F044"/>
      </w:r>
      <w:r>
        <w:rPr>
          <w:rFonts w:ascii="Times New Roman" w:hAnsi="Times New Roman" w:cs="Times New Roman"/>
          <w:color w:val="000000"/>
          <w:lang w:val="en-CA"/>
        </w:rPr>
        <w:t xml:space="preserve">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values between all other models; </w:t>
      </w:r>
      <w:r w:rsidRPr="00AE1521">
        <w:rPr>
          <w:rFonts w:ascii="Times New Roman" w:hAnsi="Times New Roman" w:cs="Times New Roman"/>
          <w:color w:val="000000"/>
          <w:highlight w:val="yellow"/>
          <w:lang w:val="en-CA"/>
        </w:rPr>
        <w:t xml:space="preserve">Table </w:t>
      </w:r>
      <w:r w:rsidR="00AE1521" w:rsidRPr="00AE1521">
        <w:rPr>
          <w:rFonts w:ascii="Times New Roman" w:hAnsi="Times New Roman" w:cs="Times New Roman"/>
          <w:color w:val="000000"/>
          <w:highlight w:val="yellow"/>
          <w:lang w:val="en-CA"/>
        </w:rPr>
        <w:t>X</w:t>
      </w:r>
      <w:r>
        <w:rPr>
          <w:rFonts w:ascii="Times New Roman" w:hAnsi="Times New Roman" w:cs="Times New Roman"/>
          <w:color w:val="000000"/>
          <w:lang w:val="en-CA"/>
        </w:rPr>
        <w:t xml:space="preserve">). For the birds translocated to </w:t>
      </w:r>
      <w:r w:rsidR="003A4710">
        <w:rPr>
          <w:rFonts w:ascii="Times New Roman" w:hAnsi="Times New Roman" w:cs="Times New Roman"/>
          <w:color w:val="000000"/>
          <w:lang w:val="en-CA"/>
        </w:rPr>
        <w:t>BDU</w:t>
      </w:r>
      <w:r>
        <w:rPr>
          <w:rFonts w:ascii="Times New Roman" w:hAnsi="Times New Roman" w:cs="Times New Roman"/>
          <w:color w:val="000000"/>
          <w:lang w:val="en-CA"/>
        </w:rPr>
        <w:t xml:space="preserve">, the best model is the 25-meter one (&gt; 10 </w:t>
      </w:r>
      <w:r>
        <w:rPr>
          <w:rFonts w:ascii="Times New Roman" w:hAnsi="Times New Roman" w:cs="Times New Roman"/>
          <w:color w:val="000000"/>
          <w:lang w:val="en-CA"/>
        </w:rPr>
        <w:sym w:font="Symbol" w:char="F044"/>
      </w:r>
      <w:r>
        <w:rPr>
          <w:rFonts w:ascii="Times New Roman" w:hAnsi="Times New Roman" w:cs="Times New Roman"/>
          <w:color w:val="000000"/>
          <w:lang w:val="en-CA"/>
        </w:rPr>
        <w:t xml:space="preserve">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values between all other models; Table 1a). Lastly, for the birds relocated at the most urban location (</w:t>
      </w:r>
      <w:r w:rsidR="003A4710">
        <w:rPr>
          <w:rFonts w:ascii="Times New Roman" w:hAnsi="Times New Roman" w:cs="Times New Roman"/>
          <w:color w:val="000000"/>
          <w:lang w:val="en-CA"/>
        </w:rPr>
        <w:t>CON</w:t>
      </w:r>
      <w:r>
        <w:rPr>
          <w:rFonts w:ascii="Times New Roman" w:hAnsi="Times New Roman" w:cs="Times New Roman"/>
          <w:color w:val="000000"/>
          <w:lang w:val="en-CA"/>
        </w:rPr>
        <w:t xml:space="preserve">), the 25-meter model turned out to be the best (&gt; 10 </w:t>
      </w:r>
      <w:r>
        <w:rPr>
          <w:rFonts w:ascii="Times New Roman" w:hAnsi="Times New Roman" w:cs="Times New Roman"/>
          <w:color w:val="000000"/>
          <w:lang w:val="en-CA"/>
        </w:rPr>
        <w:sym w:font="Symbol" w:char="F044"/>
      </w:r>
      <w:r>
        <w:rPr>
          <w:rFonts w:ascii="Times New Roman" w:hAnsi="Times New Roman" w:cs="Times New Roman"/>
          <w:color w:val="000000"/>
          <w:lang w:val="en-CA"/>
        </w:rPr>
        <w:t xml:space="preserve">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values among all other models; Table 1a).</w:t>
      </w:r>
    </w:p>
    <w:p w14:paraId="02586D49" w14:textId="602B0BA1" w:rsidR="006869FD" w:rsidRPr="009B5391" w:rsidRDefault="008F30AE" w:rsidP="00B02FAD">
      <w:pPr>
        <w:tabs>
          <w:tab w:val="left" w:pos="20"/>
          <w:tab w:val="left" w:pos="392"/>
        </w:tabs>
        <w:autoSpaceDE w:val="0"/>
        <w:autoSpaceDN w:val="0"/>
        <w:adjustRightInd w:val="0"/>
        <w:spacing w:line="480" w:lineRule="auto"/>
        <w:jc w:val="both"/>
        <w:rPr>
          <w:rFonts w:ascii="Times New Roman" w:hAnsi="Times New Roman" w:cs="Times New Roman"/>
          <w:b/>
          <w:bCs/>
          <w:color w:val="000000" w:themeColor="text1"/>
          <w:lang w:val="en-CA"/>
        </w:rPr>
      </w:pPr>
      <w:r w:rsidRPr="00AE1521">
        <w:rPr>
          <w:rFonts w:ascii="Times New Roman" w:hAnsi="Times New Roman" w:cs="Times New Roman"/>
          <w:b/>
          <w:bCs/>
          <w:color w:val="000000" w:themeColor="text1"/>
          <w:highlight w:val="yellow"/>
          <w:lang w:val="en-CA"/>
        </w:rPr>
        <w:t xml:space="preserve">Table </w:t>
      </w:r>
      <w:r w:rsidR="00AE1521" w:rsidRPr="00AE1521">
        <w:rPr>
          <w:rFonts w:ascii="Times New Roman" w:hAnsi="Times New Roman" w:cs="Times New Roman"/>
          <w:b/>
          <w:bCs/>
          <w:color w:val="000000" w:themeColor="text1"/>
          <w:highlight w:val="yellow"/>
          <w:lang w:val="en-CA"/>
        </w:rPr>
        <w:t>X</w:t>
      </w:r>
    </w:p>
    <w:p w14:paraId="167663BD" w14:textId="382C983C" w:rsidR="001A7035" w:rsidRDefault="00C66EA8"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Pr>
          <w:rFonts w:ascii="Times New Roman" w:hAnsi="Times New Roman" w:cs="Times New Roman"/>
          <w:color w:val="000000"/>
          <w:lang w:val="en-CA"/>
        </w:rPr>
        <w:t xml:space="preserve">Model ranking using </w:t>
      </w:r>
      <w:proofErr w:type="spellStart"/>
      <w:r>
        <w:rPr>
          <w:rFonts w:ascii="Times New Roman" w:hAnsi="Times New Roman" w:cs="Times New Roman"/>
          <w:color w:val="000000"/>
          <w:lang w:val="en-CA"/>
        </w:rPr>
        <w:t>AICc</w:t>
      </w:r>
      <w:proofErr w:type="spellEnd"/>
      <w:r>
        <w:rPr>
          <w:rFonts w:ascii="Times New Roman" w:hAnsi="Times New Roman" w:cs="Times New Roman"/>
          <w:color w:val="000000"/>
          <w:lang w:val="en-CA"/>
        </w:rPr>
        <w:t xml:space="preserve"> </w:t>
      </w:r>
      <w:r w:rsidR="00263ED4">
        <w:rPr>
          <w:rFonts w:ascii="Times New Roman" w:hAnsi="Times New Roman" w:cs="Times New Roman"/>
          <w:color w:val="000000"/>
          <w:lang w:val="en-CA"/>
        </w:rPr>
        <w:t>of generalized linear</w:t>
      </w:r>
      <w:r>
        <w:rPr>
          <w:rFonts w:ascii="Times New Roman" w:hAnsi="Times New Roman" w:cs="Times New Roman"/>
          <w:color w:val="000000"/>
          <w:lang w:val="en-CA"/>
        </w:rPr>
        <w:t xml:space="preserve"> mixed</w:t>
      </w:r>
      <w:r w:rsidR="00263ED4">
        <w:rPr>
          <w:rFonts w:ascii="Times New Roman" w:hAnsi="Times New Roman" w:cs="Times New Roman"/>
          <w:color w:val="000000"/>
          <w:lang w:val="en-CA"/>
        </w:rPr>
        <w:t xml:space="preserve"> model</w:t>
      </w:r>
      <w:r>
        <w:rPr>
          <w:rFonts w:ascii="Times New Roman" w:hAnsi="Times New Roman" w:cs="Times New Roman"/>
          <w:color w:val="000000"/>
          <w:lang w:val="en-CA"/>
        </w:rPr>
        <w:t>s</w:t>
      </w:r>
      <w:r w:rsidR="00263ED4">
        <w:rPr>
          <w:rFonts w:ascii="Times New Roman" w:hAnsi="Times New Roman" w:cs="Times New Roman"/>
          <w:color w:val="000000"/>
          <w:lang w:val="en-CA"/>
        </w:rPr>
        <w:t xml:space="preserve"> (GLM) with a comparing </w:t>
      </w:r>
      <w:r>
        <w:rPr>
          <w:rFonts w:ascii="Times New Roman" w:hAnsi="Times New Roman" w:cs="Times New Roman"/>
          <w:color w:val="000000"/>
          <w:lang w:val="en-CA"/>
        </w:rPr>
        <w:t>scale of effect of landscape variables</w:t>
      </w:r>
      <w:r w:rsidR="00263ED4">
        <w:rPr>
          <w:rFonts w:ascii="Times New Roman" w:hAnsi="Times New Roman" w:cs="Times New Roman"/>
          <w:color w:val="000000"/>
          <w:lang w:val="en-CA"/>
        </w:rPr>
        <w:t xml:space="preserve"> for</w:t>
      </w:r>
      <w:r>
        <w:rPr>
          <w:rFonts w:ascii="Times New Roman" w:hAnsi="Times New Roman" w:cs="Times New Roman"/>
          <w:color w:val="000000"/>
          <w:lang w:val="en-CA"/>
        </w:rPr>
        <w:t xml:space="preserve"> resighting locations (n= </w:t>
      </w:r>
      <w:r w:rsidR="001673DB">
        <w:rPr>
          <w:rFonts w:ascii="Times New Roman" w:hAnsi="Times New Roman" w:cs="Times New Roman"/>
          <w:color w:val="000000"/>
          <w:lang w:val="en-CA"/>
        </w:rPr>
        <w:t>5</w:t>
      </w:r>
      <w:r w:rsidR="00625954">
        <w:rPr>
          <w:rFonts w:ascii="Times New Roman" w:hAnsi="Times New Roman" w:cs="Times New Roman"/>
          <w:color w:val="000000"/>
          <w:lang w:val="en-CA"/>
        </w:rPr>
        <w:t>7</w:t>
      </w:r>
      <w:r>
        <w:rPr>
          <w:rFonts w:ascii="Times New Roman" w:hAnsi="Times New Roman" w:cs="Times New Roman"/>
          <w:color w:val="000000"/>
          <w:lang w:val="en-CA"/>
        </w:rPr>
        <w:t>)</w:t>
      </w:r>
      <w:r w:rsidR="00263ED4">
        <w:rPr>
          <w:rFonts w:ascii="Times New Roman" w:hAnsi="Times New Roman" w:cs="Times New Roman"/>
          <w:color w:val="000000"/>
          <w:lang w:val="en-CA"/>
        </w:rPr>
        <w:t xml:space="preserve"> the </w:t>
      </w:r>
      <w:r w:rsidR="00363650">
        <w:rPr>
          <w:rFonts w:ascii="Times New Roman" w:hAnsi="Times New Roman" w:cs="Times New Roman"/>
          <w:color w:val="000000"/>
          <w:lang w:val="en-CA"/>
        </w:rPr>
        <w:t>northern cardinal</w:t>
      </w:r>
      <w:r w:rsidR="00263ED4">
        <w:rPr>
          <w:rFonts w:ascii="Times New Roman" w:hAnsi="Times New Roman" w:cs="Times New Roman"/>
          <w:color w:val="000000"/>
          <w:lang w:val="en-CA"/>
        </w:rPr>
        <w:t xml:space="preserve">s tracked </w:t>
      </w:r>
      <w:r>
        <w:rPr>
          <w:rFonts w:ascii="Times New Roman" w:hAnsi="Times New Roman" w:cs="Times New Roman"/>
          <w:color w:val="000000"/>
          <w:lang w:val="en-CA"/>
        </w:rPr>
        <w:t xml:space="preserve">across </w:t>
      </w:r>
      <w:r w:rsidR="00263ED4">
        <w:rPr>
          <w:rFonts w:ascii="Times New Roman" w:hAnsi="Times New Roman" w:cs="Times New Roman"/>
          <w:color w:val="000000"/>
          <w:lang w:val="en-CA"/>
        </w:rPr>
        <w:t xml:space="preserve">three </w:t>
      </w:r>
      <w:r>
        <w:rPr>
          <w:rFonts w:ascii="Times New Roman" w:hAnsi="Times New Roman" w:cs="Times New Roman"/>
          <w:color w:val="000000"/>
          <w:lang w:val="en-CA"/>
        </w:rPr>
        <w:t>sites in Montreal, Quebec, Canada.</w:t>
      </w:r>
    </w:p>
    <w:tbl>
      <w:tblPr>
        <w:tblStyle w:val="TableGrid"/>
        <w:tblW w:w="0" w:type="auto"/>
        <w:jc w:val="right"/>
        <w:tblLook w:val="04A0" w:firstRow="1" w:lastRow="0" w:firstColumn="1" w:lastColumn="0" w:noHBand="0" w:noVBand="1"/>
      </w:tblPr>
      <w:tblGrid>
        <w:gridCol w:w="2300"/>
        <w:gridCol w:w="1100"/>
        <w:gridCol w:w="3699"/>
        <w:gridCol w:w="842"/>
        <w:gridCol w:w="843"/>
        <w:gridCol w:w="566"/>
      </w:tblGrid>
      <w:tr w:rsidR="001F3C76" w14:paraId="20300E16" w14:textId="77777777" w:rsidTr="001673DB">
        <w:trPr>
          <w:jc w:val="right"/>
        </w:trPr>
        <w:tc>
          <w:tcPr>
            <w:tcW w:w="2411" w:type="dxa"/>
            <w:tcBorders>
              <w:left w:val="single" w:sz="4" w:space="0" w:color="FFFFFF"/>
              <w:right w:val="single" w:sz="4" w:space="0" w:color="FFFFFF"/>
            </w:tcBorders>
          </w:tcPr>
          <w:p w14:paraId="313D2C2B" w14:textId="01AC79EA" w:rsidR="001F3C76" w:rsidRPr="00FA689E" w:rsidRDefault="001F3C76"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Study site</w:t>
            </w:r>
          </w:p>
        </w:tc>
        <w:tc>
          <w:tcPr>
            <w:tcW w:w="1136" w:type="dxa"/>
            <w:tcBorders>
              <w:left w:val="single" w:sz="4" w:space="0" w:color="FFFFFF"/>
              <w:right w:val="single" w:sz="4" w:space="0" w:color="FFFFFF"/>
            </w:tcBorders>
          </w:tcPr>
          <w:p w14:paraId="12D44464" w14:textId="2CFF420A" w:rsidR="001F3C76" w:rsidRPr="00FA689E" w:rsidRDefault="001F3C76"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Model</w:t>
            </w:r>
          </w:p>
        </w:tc>
        <w:tc>
          <w:tcPr>
            <w:tcW w:w="3967" w:type="dxa"/>
            <w:tcBorders>
              <w:left w:val="single" w:sz="4" w:space="0" w:color="FFFFFF"/>
              <w:right w:val="single" w:sz="4" w:space="0" w:color="FFFFFF"/>
            </w:tcBorders>
          </w:tcPr>
          <w:p w14:paraId="745070D7" w14:textId="7ADBBE9E" w:rsidR="001F3C76" w:rsidRPr="00FA689E" w:rsidRDefault="001F3C76"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Variables</w:t>
            </w:r>
          </w:p>
        </w:tc>
        <w:tc>
          <w:tcPr>
            <w:tcW w:w="850" w:type="dxa"/>
            <w:tcBorders>
              <w:left w:val="single" w:sz="4" w:space="0" w:color="FFFFFF"/>
              <w:right w:val="single" w:sz="4" w:space="0" w:color="FFFFFF"/>
            </w:tcBorders>
          </w:tcPr>
          <w:p w14:paraId="4D05D101" w14:textId="703951E2" w:rsidR="001F3C76" w:rsidRPr="00FA689E" w:rsidRDefault="001F3C76"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LL</w:t>
            </w:r>
          </w:p>
        </w:tc>
        <w:tc>
          <w:tcPr>
            <w:tcW w:w="851" w:type="dxa"/>
            <w:tcBorders>
              <w:left w:val="single" w:sz="4" w:space="0" w:color="FFFFFF"/>
              <w:right w:val="single" w:sz="4" w:space="0" w:color="FFFFFF"/>
            </w:tcBorders>
          </w:tcPr>
          <w:p w14:paraId="732FF897" w14:textId="4485C7C0" w:rsidR="001F3C76" w:rsidRPr="00FA689E" w:rsidRDefault="007B5BAD"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sym w:font="Symbol" w:char="F044"/>
            </w:r>
            <w:r w:rsidR="005E6380" w:rsidRPr="00FA689E">
              <w:rPr>
                <w:rFonts w:ascii="Times New Roman" w:hAnsi="Times New Roman" w:cs="Times New Roman"/>
                <w:color w:val="000000"/>
                <w:sz w:val="20"/>
                <w:szCs w:val="20"/>
                <w:lang w:val="en-CA"/>
              </w:rPr>
              <w:t xml:space="preserve"> </w:t>
            </w:r>
            <w:proofErr w:type="spellStart"/>
            <w:r w:rsidR="005E6380" w:rsidRPr="00FA689E">
              <w:rPr>
                <w:rFonts w:ascii="Times New Roman" w:hAnsi="Times New Roman" w:cs="Times New Roman"/>
                <w:color w:val="000000"/>
                <w:sz w:val="20"/>
                <w:szCs w:val="20"/>
                <w:lang w:val="en-CA"/>
              </w:rPr>
              <w:t>AICc</w:t>
            </w:r>
            <w:proofErr w:type="spellEnd"/>
          </w:p>
        </w:tc>
        <w:tc>
          <w:tcPr>
            <w:tcW w:w="566" w:type="dxa"/>
            <w:tcBorders>
              <w:left w:val="single" w:sz="4" w:space="0" w:color="FFFFFF"/>
              <w:right w:val="single" w:sz="4" w:space="0" w:color="FFFFFF"/>
            </w:tcBorders>
          </w:tcPr>
          <w:p w14:paraId="1260A1E8" w14:textId="443D8608" w:rsidR="001F3C76" w:rsidRPr="00FA689E" w:rsidRDefault="001F3C76"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roofErr w:type="spellStart"/>
            <w:r w:rsidRPr="00FA689E">
              <w:rPr>
                <w:rFonts w:ascii="Times New Roman" w:hAnsi="Times New Roman" w:cs="Times New Roman"/>
                <w:color w:val="000000"/>
                <w:sz w:val="20"/>
                <w:szCs w:val="20"/>
                <w:lang w:val="en-CA"/>
              </w:rPr>
              <w:t>Wt</w:t>
            </w:r>
            <w:proofErr w:type="spellEnd"/>
          </w:p>
        </w:tc>
      </w:tr>
      <w:tr w:rsidR="001F3C76" w14:paraId="1D2B4322" w14:textId="77777777" w:rsidTr="001673DB">
        <w:trPr>
          <w:trHeight w:val="716"/>
          <w:jc w:val="right"/>
        </w:trPr>
        <w:tc>
          <w:tcPr>
            <w:tcW w:w="2411" w:type="dxa"/>
            <w:tcBorders>
              <w:left w:val="single" w:sz="4" w:space="0" w:color="FFFFFF" w:themeColor="background1"/>
              <w:bottom w:val="single" w:sz="4" w:space="0" w:color="FFFFFF" w:themeColor="background1"/>
              <w:right w:val="single" w:sz="4" w:space="0" w:color="FFFFFF" w:themeColor="background1"/>
            </w:tcBorders>
          </w:tcPr>
          <w:p w14:paraId="6E991C6F" w14:textId="66424A78" w:rsidR="001F3C76" w:rsidRPr="00FA689E" w:rsidRDefault="005E6380"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1136" w:type="dxa"/>
            <w:tcBorders>
              <w:left w:val="single" w:sz="4" w:space="0" w:color="FFFFFF" w:themeColor="background1"/>
              <w:bottom w:val="single" w:sz="4" w:space="0" w:color="FFFFFF" w:themeColor="background1"/>
              <w:right w:val="single" w:sz="4" w:space="0" w:color="FFFFFF" w:themeColor="background1"/>
            </w:tcBorders>
          </w:tcPr>
          <w:p w14:paraId="20F233AE" w14:textId="77777777" w:rsidR="001F3C76" w:rsidRPr="00FA689E"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77D222AB" w14:textId="77777777" w:rsidR="00FA689E" w:rsidRPr="00FA689E"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497534AA" w14:textId="77777777" w:rsidR="00FA689E" w:rsidRPr="00FA689E"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797FDDE2" w14:textId="77777777" w:rsidR="00FA689E"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02E4C23E" w14:textId="79BBFDEF" w:rsidR="00BB5D90" w:rsidRPr="00FA689E" w:rsidRDefault="00BB5D90"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3967" w:type="dxa"/>
            <w:tcBorders>
              <w:left w:val="single" w:sz="4" w:space="0" w:color="FFFFFF" w:themeColor="background1"/>
              <w:bottom w:val="single" w:sz="4" w:space="0" w:color="FFFFFF" w:themeColor="background1"/>
              <w:right w:val="single" w:sz="4" w:space="0" w:color="FFFFFF" w:themeColor="background1"/>
            </w:tcBorders>
          </w:tcPr>
          <w:p w14:paraId="1CFC7800" w14:textId="44E6E690" w:rsidR="001F3C76" w:rsidRPr="00FA689E"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850" w:type="dxa"/>
            <w:tcBorders>
              <w:left w:val="single" w:sz="4" w:space="0" w:color="FFFFFF" w:themeColor="background1"/>
              <w:bottom w:val="single" w:sz="4" w:space="0" w:color="FFFFFF" w:themeColor="background1"/>
              <w:right w:val="single" w:sz="4" w:space="0" w:color="FFFFFF" w:themeColor="background1"/>
            </w:tcBorders>
          </w:tcPr>
          <w:p w14:paraId="782B596C" w14:textId="77777777" w:rsidR="001F3C76" w:rsidRDefault="00982A68"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-722.48</w:t>
            </w:r>
          </w:p>
          <w:p w14:paraId="0AF84A0C" w14:textId="77777777" w:rsidR="00D2775B" w:rsidRDefault="00D2775B"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-713.97</w:t>
            </w:r>
          </w:p>
          <w:p w14:paraId="06E7DF91" w14:textId="77777777" w:rsidR="00D2775B" w:rsidRDefault="00D2775B"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-735.69</w:t>
            </w:r>
          </w:p>
          <w:p w14:paraId="1C9469AD" w14:textId="6B15DCA8" w:rsidR="00D2775B" w:rsidRPr="00FA689E" w:rsidRDefault="00D2775B"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-740.60</w:t>
            </w:r>
          </w:p>
        </w:tc>
        <w:tc>
          <w:tcPr>
            <w:tcW w:w="851" w:type="dxa"/>
            <w:tcBorders>
              <w:left w:val="single" w:sz="4" w:space="0" w:color="FFFFFF" w:themeColor="background1"/>
              <w:bottom w:val="single" w:sz="4" w:space="0" w:color="FFFFFF" w:themeColor="background1"/>
              <w:right w:val="single" w:sz="4" w:space="0" w:color="FFFFFF" w:themeColor="background1"/>
            </w:tcBorders>
          </w:tcPr>
          <w:p w14:paraId="13921001" w14:textId="77777777" w:rsidR="001F3C76" w:rsidRDefault="00FF1927"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17.02</w:t>
            </w:r>
          </w:p>
          <w:p w14:paraId="1F55063F" w14:textId="77777777" w:rsidR="00FF1927" w:rsidRPr="00BB583F" w:rsidRDefault="00FF1927" w:rsidP="00BD6686">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0.00</w:t>
            </w:r>
          </w:p>
          <w:p w14:paraId="5D91E603" w14:textId="77777777" w:rsidR="00FF1927" w:rsidRDefault="00BD6686"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53.25</w:t>
            </w:r>
          </w:p>
          <w:p w14:paraId="04A6DBE1" w14:textId="29C8C379" w:rsidR="00BD6686" w:rsidRPr="00FA689E" w:rsidRDefault="00BD6686"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46.96</w:t>
            </w:r>
          </w:p>
        </w:tc>
        <w:tc>
          <w:tcPr>
            <w:tcW w:w="566" w:type="dxa"/>
            <w:tcBorders>
              <w:left w:val="single" w:sz="4" w:space="0" w:color="FFFFFF" w:themeColor="background1"/>
              <w:bottom w:val="single" w:sz="4" w:space="0" w:color="FFFFFF" w:themeColor="background1"/>
              <w:right w:val="single" w:sz="4" w:space="0" w:color="FFFFFF" w:themeColor="background1"/>
            </w:tcBorders>
          </w:tcPr>
          <w:p w14:paraId="206A5244" w14:textId="77777777" w:rsidR="001F3C76"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62E18FB" w14:textId="77777777" w:rsidR="00BB583F" w:rsidRPr="00BB583F" w:rsidRDefault="00BB583F" w:rsidP="00BD6686">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83F">
              <w:rPr>
                <w:rFonts w:ascii="Times New Roman" w:hAnsi="Times New Roman" w:cs="Times New Roman"/>
                <w:b/>
                <w:bCs/>
                <w:color w:val="000000"/>
                <w:sz w:val="20"/>
                <w:szCs w:val="20"/>
                <w:lang w:val="en-CA"/>
              </w:rPr>
              <w:t>1.00</w:t>
            </w:r>
          </w:p>
          <w:p w14:paraId="45FE955F" w14:textId="77777777" w:rsidR="00BB583F"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104E0BE6" w14:textId="2B9BAE90" w:rsidR="00BB583F" w:rsidRPr="00FA689E"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1F3C76" w14:paraId="078BFB45" w14:textId="77777777" w:rsidTr="001673DB">
        <w:trPr>
          <w:jc w:val="right"/>
        </w:trPr>
        <w:tc>
          <w:tcPr>
            <w:tcW w:w="241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FBB3B42" w14:textId="42876791" w:rsidR="001F3C76" w:rsidRPr="00FA689E" w:rsidRDefault="005E6380"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Town of Baie </w:t>
            </w:r>
            <w:proofErr w:type="spellStart"/>
            <w:r w:rsidRPr="00FA689E">
              <w:rPr>
                <w:rFonts w:ascii="Times New Roman" w:hAnsi="Times New Roman" w:cs="Times New Roman"/>
                <w:color w:val="000000"/>
                <w:sz w:val="20"/>
                <w:szCs w:val="20"/>
                <w:lang w:val="en-CA"/>
              </w:rPr>
              <w:t>d’Urfé</w:t>
            </w:r>
            <w:proofErr w:type="spellEnd"/>
            <w:r w:rsidRPr="00FA689E">
              <w:rPr>
                <w:rFonts w:ascii="Times New Roman" w:hAnsi="Times New Roman" w:cs="Times New Roman"/>
                <w:color w:val="000000"/>
                <w:sz w:val="20"/>
                <w:szCs w:val="20"/>
                <w:lang w:val="en-CA"/>
              </w:rPr>
              <w:t xml:space="preserve"> (suburban)</w:t>
            </w:r>
          </w:p>
        </w:tc>
        <w:tc>
          <w:tcPr>
            <w:tcW w:w="113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6FA85063" w14:textId="77777777" w:rsidR="00FA689E" w:rsidRPr="00FA689E"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2720CA25" w14:textId="77777777" w:rsidR="00FA689E" w:rsidRPr="00FA689E"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2FF7C1BD" w14:textId="77777777" w:rsidR="00FA689E" w:rsidRPr="00FA689E"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11CDDC04" w14:textId="77777777" w:rsidR="001F3C76"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200 meters</w:t>
            </w:r>
          </w:p>
          <w:p w14:paraId="6CDD0686" w14:textId="4ED03066" w:rsidR="00BB5D90" w:rsidRPr="00FA689E" w:rsidRDefault="00BB5D90"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3967"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65041AE" w14:textId="39493948" w:rsidR="001F3C76" w:rsidRPr="00FA689E" w:rsidRDefault="00982A68"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850"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904E5C6" w14:textId="77777777" w:rsidR="001F3C76" w:rsidRDefault="002D6A1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-296.05</w:t>
            </w:r>
          </w:p>
          <w:p w14:paraId="329612AF" w14:textId="77777777" w:rsidR="002D6A1F" w:rsidRDefault="002D6A1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-338.31</w:t>
            </w:r>
          </w:p>
          <w:p w14:paraId="5701BBD8" w14:textId="77777777" w:rsidR="006A4B4A" w:rsidRDefault="006A4B4A"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-344.25</w:t>
            </w:r>
          </w:p>
          <w:p w14:paraId="7FF4ABEA" w14:textId="6ECF0D90" w:rsidR="006A4B4A" w:rsidRPr="00FA689E" w:rsidRDefault="006A4B4A"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-349.92</w:t>
            </w:r>
          </w:p>
        </w:tc>
        <w:tc>
          <w:tcPr>
            <w:tcW w:w="851"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8E338A" w14:textId="77777777" w:rsidR="001F3C76" w:rsidRPr="00BB5D90" w:rsidRDefault="00BD6686" w:rsidP="00BD6686">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71DE1C62" w14:textId="77777777" w:rsidR="00BD6686"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84.52</w:t>
            </w:r>
          </w:p>
          <w:p w14:paraId="4F0A69E9" w14:textId="77777777" w:rsidR="00BB583F"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96.39</w:t>
            </w:r>
          </w:p>
          <w:p w14:paraId="68742C03" w14:textId="662EF682" w:rsidR="00BB583F" w:rsidRPr="00FA689E" w:rsidRDefault="00BB583F" w:rsidP="00BB583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107.73</w:t>
            </w:r>
          </w:p>
        </w:tc>
        <w:tc>
          <w:tcPr>
            <w:tcW w:w="5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15F9AF0E" w14:textId="77777777" w:rsidR="001F3C76" w:rsidRPr="00BB5D90" w:rsidRDefault="00BB583F" w:rsidP="00BD6686">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49003778" w14:textId="77777777" w:rsidR="00BB583F"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1687D204" w14:textId="77777777" w:rsidR="00BB583F"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4BC9609B" w14:textId="147B4313" w:rsidR="00BB583F" w:rsidRPr="00FA689E" w:rsidRDefault="00BB583F" w:rsidP="00BB583F">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r w:rsidR="001F3C76" w:rsidRPr="00982A68" w14:paraId="2C941A38" w14:textId="77777777" w:rsidTr="001673DB">
        <w:trPr>
          <w:jc w:val="right"/>
        </w:trPr>
        <w:tc>
          <w:tcPr>
            <w:tcW w:w="2411" w:type="dxa"/>
            <w:tcBorders>
              <w:top w:val="single" w:sz="4" w:space="0" w:color="FFFFFF" w:themeColor="background1"/>
              <w:left w:val="single" w:sz="4" w:space="0" w:color="FFFFFF" w:themeColor="background1"/>
              <w:right w:val="single" w:sz="4" w:space="0" w:color="FFFFFF" w:themeColor="background1"/>
            </w:tcBorders>
          </w:tcPr>
          <w:p w14:paraId="20333B31" w14:textId="573064D2" w:rsidR="001F3C76" w:rsidRPr="00FA689E" w:rsidRDefault="00AB7436" w:rsidP="00BD6686">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 xml:space="preserve">Concordia </w:t>
            </w:r>
            <w:proofErr w:type="spellStart"/>
            <w:r>
              <w:rPr>
                <w:rFonts w:ascii="Times New Roman" w:hAnsi="Times New Roman" w:cs="Times New Roman"/>
                <w:color w:val="000000"/>
                <w:sz w:val="20"/>
                <w:szCs w:val="20"/>
              </w:rPr>
              <w:t>University</w:t>
            </w:r>
            <w:proofErr w:type="spellEnd"/>
            <w:r w:rsidR="00FA689E" w:rsidRPr="00FA689E">
              <w:rPr>
                <w:rFonts w:ascii="Times New Roman" w:hAnsi="Times New Roman" w:cs="Times New Roman"/>
                <w:color w:val="000000"/>
                <w:sz w:val="20"/>
                <w:szCs w:val="20"/>
              </w:rPr>
              <w:t xml:space="preserve"> (dense </w:t>
            </w:r>
            <w:proofErr w:type="spellStart"/>
            <w:r w:rsidR="00FA689E" w:rsidRPr="00FA689E">
              <w:rPr>
                <w:rFonts w:ascii="Times New Roman" w:hAnsi="Times New Roman" w:cs="Times New Roman"/>
                <w:color w:val="000000"/>
                <w:sz w:val="20"/>
                <w:szCs w:val="20"/>
              </w:rPr>
              <w:t>urban</w:t>
            </w:r>
            <w:proofErr w:type="spellEnd"/>
            <w:r w:rsidR="00FA689E" w:rsidRPr="00FA689E">
              <w:rPr>
                <w:rFonts w:ascii="Times New Roman" w:hAnsi="Times New Roman" w:cs="Times New Roman"/>
                <w:color w:val="000000"/>
                <w:sz w:val="20"/>
                <w:szCs w:val="20"/>
              </w:rPr>
              <w:t>)</w:t>
            </w:r>
          </w:p>
        </w:tc>
        <w:tc>
          <w:tcPr>
            <w:tcW w:w="1136" w:type="dxa"/>
            <w:tcBorders>
              <w:top w:val="single" w:sz="4" w:space="0" w:color="FFFFFF" w:themeColor="background1"/>
              <w:left w:val="single" w:sz="4" w:space="0" w:color="FFFFFF" w:themeColor="background1"/>
              <w:right w:val="single" w:sz="4" w:space="0" w:color="FFFFFF" w:themeColor="background1"/>
            </w:tcBorders>
          </w:tcPr>
          <w:p w14:paraId="08EDF32D" w14:textId="77777777" w:rsidR="00FA689E" w:rsidRPr="00FA689E"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25 meters</w:t>
            </w:r>
          </w:p>
          <w:p w14:paraId="2B96BCF2" w14:textId="77777777" w:rsidR="00FA689E" w:rsidRPr="00FA689E"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50 meters</w:t>
            </w:r>
          </w:p>
          <w:p w14:paraId="50DB6136" w14:textId="77777777" w:rsidR="00FA689E" w:rsidRPr="00FA689E"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100 meters</w:t>
            </w:r>
          </w:p>
          <w:p w14:paraId="68729852" w14:textId="0B2D3188" w:rsidR="001F3C76" w:rsidRPr="00FA689E" w:rsidRDefault="00FA689E" w:rsidP="00BD6686">
            <w:pPr>
              <w:tabs>
                <w:tab w:val="left" w:pos="20"/>
                <w:tab w:val="left" w:pos="392"/>
              </w:tabs>
              <w:autoSpaceDE w:val="0"/>
              <w:autoSpaceDN w:val="0"/>
              <w:adjustRightInd w:val="0"/>
              <w:jc w:val="right"/>
              <w:rPr>
                <w:rFonts w:ascii="Times New Roman" w:hAnsi="Times New Roman" w:cs="Times New Roman"/>
                <w:color w:val="000000"/>
                <w:sz w:val="20"/>
                <w:szCs w:val="20"/>
              </w:rPr>
            </w:pPr>
            <w:r w:rsidRPr="00FA689E">
              <w:rPr>
                <w:rFonts w:ascii="Times New Roman" w:hAnsi="Times New Roman" w:cs="Times New Roman"/>
                <w:color w:val="000000"/>
                <w:sz w:val="20"/>
                <w:szCs w:val="20"/>
                <w:lang w:val="en-CA"/>
              </w:rPr>
              <w:t>200 meters</w:t>
            </w:r>
          </w:p>
        </w:tc>
        <w:tc>
          <w:tcPr>
            <w:tcW w:w="3967" w:type="dxa"/>
            <w:tcBorders>
              <w:top w:val="single" w:sz="4" w:space="0" w:color="FFFFFF" w:themeColor="background1"/>
              <w:left w:val="single" w:sz="4" w:space="0" w:color="FFFFFF" w:themeColor="background1"/>
              <w:right w:val="single" w:sz="4" w:space="0" w:color="FFFFFF" w:themeColor="background1"/>
            </w:tcBorders>
          </w:tcPr>
          <w:p w14:paraId="0F4A739C" w14:textId="285B1E2C" w:rsidR="001F3C76" w:rsidRPr="00982A68" w:rsidRDefault="00982A68"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p>
        </w:tc>
        <w:tc>
          <w:tcPr>
            <w:tcW w:w="850" w:type="dxa"/>
            <w:tcBorders>
              <w:top w:val="single" w:sz="4" w:space="0" w:color="FFFFFF" w:themeColor="background1"/>
              <w:left w:val="single" w:sz="4" w:space="0" w:color="FFFFFF" w:themeColor="background1"/>
              <w:right w:val="single" w:sz="4" w:space="0" w:color="FFFFFF" w:themeColor="background1"/>
            </w:tcBorders>
          </w:tcPr>
          <w:p w14:paraId="45B7F063" w14:textId="77777777" w:rsidR="001F3C76" w:rsidRDefault="006A4B4A"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-211.09</w:t>
            </w:r>
          </w:p>
          <w:p w14:paraId="1B1E21F0" w14:textId="77777777" w:rsidR="006A4B4A" w:rsidRDefault="006A4B4A"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-225.64</w:t>
            </w:r>
          </w:p>
          <w:p w14:paraId="517CA43F" w14:textId="77777777" w:rsidR="006A4B4A" w:rsidRDefault="006A4B4A"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-224.02</w:t>
            </w:r>
          </w:p>
          <w:p w14:paraId="3641D7C7" w14:textId="183A4303" w:rsidR="006A4B4A" w:rsidRPr="00982A68" w:rsidRDefault="006A4B4A"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-228.79</w:t>
            </w:r>
          </w:p>
        </w:tc>
        <w:tc>
          <w:tcPr>
            <w:tcW w:w="851" w:type="dxa"/>
            <w:tcBorders>
              <w:top w:val="single" w:sz="4" w:space="0" w:color="FFFFFF" w:themeColor="background1"/>
              <w:left w:val="single" w:sz="4" w:space="0" w:color="FFFFFF" w:themeColor="background1"/>
              <w:right w:val="single" w:sz="4" w:space="0" w:color="FFFFFF" w:themeColor="background1"/>
            </w:tcBorders>
          </w:tcPr>
          <w:p w14:paraId="5728B8DA" w14:textId="77777777" w:rsidR="001F3C76" w:rsidRPr="00BB5D90" w:rsidRDefault="00BB583F" w:rsidP="00BD6686">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0.00</w:t>
            </w:r>
          </w:p>
          <w:p w14:paraId="785A9FA1" w14:textId="77777777" w:rsidR="00BB583F"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29.11</w:t>
            </w:r>
          </w:p>
          <w:p w14:paraId="79227009" w14:textId="77777777" w:rsidR="00BB583F"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25.85</w:t>
            </w:r>
          </w:p>
          <w:p w14:paraId="16FFB84D" w14:textId="2A33AD7F" w:rsidR="00BB583F" w:rsidRPr="00982A68"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35.40</w:t>
            </w:r>
          </w:p>
        </w:tc>
        <w:tc>
          <w:tcPr>
            <w:tcW w:w="566" w:type="dxa"/>
            <w:tcBorders>
              <w:top w:val="single" w:sz="4" w:space="0" w:color="FFFFFF" w:themeColor="background1"/>
              <w:left w:val="single" w:sz="4" w:space="0" w:color="FFFFFF" w:themeColor="background1"/>
              <w:right w:val="single" w:sz="4" w:space="0" w:color="FFFFFF" w:themeColor="background1"/>
            </w:tcBorders>
          </w:tcPr>
          <w:p w14:paraId="624FA93A" w14:textId="77777777" w:rsidR="001F3C76" w:rsidRPr="00BB5D90" w:rsidRDefault="00BB583F" w:rsidP="00BD6686">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BB5D90">
              <w:rPr>
                <w:rFonts w:ascii="Times New Roman" w:hAnsi="Times New Roman" w:cs="Times New Roman"/>
                <w:b/>
                <w:bCs/>
                <w:color w:val="000000"/>
                <w:sz w:val="20"/>
                <w:szCs w:val="20"/>
                <w:lang w:val="en-CA"/>
              </w:rPr>
              <w:t>1.00</w:t>
            </w:r>
          </w:p>
          <w:p w14:paraId="14699CB9" w14:textId="77777777" w:rsidR="00BB583F"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066CB52D" w14:textId="77777777" w:rsidR="00BB583F"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p w14:paraId="6B4E0EA1" w14:textId="1EA30C1C" w:rsidR="00BB583F" w:rsidRPr="00982A68" w:rsidRDefault="00BB583F" w:rsidP="00BD6686">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0.00</w:t>
            </w:r>
          </w:p>
        </w:tc>
      </w:tr>
    </w:tbl>
    <w:p w14:paraId="3209C444" w14:textId="77777777" w:rsidR="00C80850" w:rsidRPr="00982A68" w:rsidRDefault="00C80850"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14:paraId="05B80AD8" w14:textId="78C07C69" w:rsidR="00DA67D3" w:rsidRDefault="00DA67D3" w:rsidP="00DA67D3">
      <w:pPr>
        <w:pStyle w:val="Heading3"/>
        <w:spacing w:line="480" w:lineRule="auto"/>
        <w:jc w:val="both"/>
        <w:rPr>
          <w:rFonts w:ascii="Times New Roman" w:hAnsi="Times New Roman" w:cs="Times New Roman"/>
          <w:color w:val="000000" w:themeColor="text1"/>
          <w:sz w:val="24"/>
          <w:szCs w:val="24"/>
          <w:u w:val="single"/>
          <w:lang w:val="en-CA"/>
        </w:rPr>
      </w:pPr>
      <w:bookmarkStart w:id="1062" w:name="_Toc203574377"/>
      <w:r w:rsidRPr="00DA67D3">
        <w:rPr>
          <w:rFonts w:ascii="Times New Roman" w:hAnsi="Times New Roman" w:cs="Times New Roman"/>
          <w:color w:val="000000" w:themeColor="text1"/>
          <w:sz w:val="24"/>
          <w:szCs w:val="24"/>
          <w:u w:val="single"/>
          <w:lang w:val="en-CA"/>
        </w:rPr>
        <w:t>Resource selection: used vs. available habitats</w:t>
      </w:r>
      <w:bookmarkEnd w:id="1062"/>
    </w:p>
    <w:p w14:paraId="1513C262" w14:textId="7909C16B" w:rsidR="00362103" w:rsidRPr="00F55A40" w:rsidRDefault="00616C5E" w:rsidP="00F55A40">
      <w:pPr>
        <w:spacing w:line="480" w:lineRule="auto"/>
        <w:ind w:firstLine="720"/>
        <w:jc w:val="both"/>
        <w:rPr>
          <w:rFonts w:ascii="Times New Roman" w:hAnsi="Times New Roman" w:cs="Times New Roman"/>
          <w:lang w:val="en-CA"/>
        </w:rPr>
      </w:pPr>
      <w:r>
        <w:rPr>
          <w:rFonts w:ascii="Times New Roman" w:hAnsi="Times New Roman" w:cs="Times New Roman"/>
          <w:lang w:val="en-CA"/>
        </w:rPr>
        <w:t xml:space="preserve">Due to differences of urbanization level and scales of effect, resource selection function models were run separately for each study </w:t>
      </w:r>
      <w:r w:rsidR="00BD3762">
        <w:rPr>
          <w:rFonts w:ascii="Times New Roman" w:hAnsi="Times New Roman" w:cs="Times New Roman"/>
          <w:lang w:val="en-CA"/>
        </w:rPr>
        <w:t>site. For</w:t>
      </w:r>
      <w:r w:rsidR="00DA67D3">
        <w:rPr>
          <w:rFonts w:ascii="Times New Roman" w:hAnsi="Times New Roman" w:cs="Times New Roman"/>
          <w:lang w:val="en-CA"/>
        </w:rPr>
        <w:t xml:space="preserve"> the </w:t>
      </w:r>
      <w:r>
        <w:rPr>
          <w:rFonts w:ascii="Times New Roman" w:hAnsi="Times New Roman" w:cs="Times New Roman"/>
          <w:lang w:val="en-CA"/>
        </w:rPr>
        <w:t xml:space="preserve">least urban </w:t>
      </w:r>
      <w:r w:rsidR="00DB6F7C">
        <w:rPr>
          <w:rFonts w:ascii="Times New Roman" w:hAnsi="Times New Roman" w:cs="Times New Roman"/>
          <w:lang w:val="en-CA"/>
        </w:rPr>
        <w:t>site (MBO)</w:t>
      </w:r>
      <w:r w:rsidR="00DA67D3">
        <w:rPr>
          <w:rFonts w:ascii="Times New Roman" w:hAnsi="Times New Roman" w:cs="Times New Roman"/>
          <w:lang w:val="en-CA"/>
        </w:rPr>
        <w:t>, the global model</w:t>
      </w:r>
      <w:r>
        <w:rPr>
          <w:rFonts w:ascii="Times New Roman" w:hAnsi="Times New Roman" w:cs="Times New Roman"/>
          <w:lang w:val="en-CA"/>
        </w:rPr>
        <w:t xml:space="preserve"> explained the most variation </w:t>
      </w:r>
      <w:r w:rsidR="00931F41">
        <w:rPr>
          <w:rFonts w:ascii="Times New Roman" w:hAnsi="Times New Roman" w:cs="Times New Roman"/>
          <w:lang w:val="en-CA"/>
        </w:rPr>
        <w:t>seen</w:t>
      </w:r>
      <w:r>
        <w:rPr>
          <w:rFonts w:ascii="Times New Roman" w:hAnsi="Times New Roman" w:cs="Times New Roman"/>
          <w:lang w:val="en-CA"/>
        </w:rPr>
        <w:t xml:space="preserve"> in the data</w:t>
      </w:r>
      <w:r w:rsidR="009F6245">
        <w:rPr>
          <w:rFonts w:ascii="Times New Roman" w:hAnsi="Times New Roman" w:cs="Times New Roman"/>
          <w:lang w:val="en-CA"/>
        </w:rPr>
        <w:t xml:space="preserve"> (&gt; 10 </w:t>
      </w:r>
      <w:r w:rsidR="009F6245">
        <w:rPr>
          <w:rFonts w:ascii="Times New Roman" w:hAnsi="Times New Roman" w:cs="Times New Roman"/>
          <w:color w:val="000000"/>
          <w:lang w:val="en-CA"/>
        </w:rPr>
        <w:sym w:font="Symbol" w:char="F044"/>
      </w:r>
      <w:r w:rsidR="009F6245">
        <w:rPr>
          <w:rFonts w:ascii="Times New Roman" w:hAnsi="Times New Roman" w:cs="Times New Roman"/>
          <w:color w:val="000000"/>
          <w:lang w:val="en-CA"/>
        </w:rPr>
        <w:t xml:space="preserve"> </w:t>
      </w:r>
      <w:proofErr w:type="spellStart"/>
      <w:r w:rsidR="009F6245">
        <w:rPr>
          <w:rFonts w:ascii="Times New Roman" w:hAnsi="Times New Roman" w:cs="Times New Roman"/>
          <w:color w:val="000000"/>
          <w:lang w:val="en-CA"/>
        </w:rPr>
        <w:t>AICc</w:t>
      </w:r>
      <w:proofErr w:type="spellEnd"/>
      <w:r w:rsidR="009F6245">
        <w:rPr>
          <w:rFonts w:ascii="Times New Roman" w:hAnsi="Times New Roman" w:cs="Times New Roman"/>
          <w:color w:val="000000"/>
          <w:lang w:val="en-CA"/>
        </w:rPr>
        <w:t xml:space="preserve"> values between all other models</w:t>
      </w:r>
      <w:r>
        <w:rPr>
          <w:rFonts w:ascii="Times New Roman" w:hAnsi="Times New Roman" w:cs="Times New Roman"/>
          <w:color w:val="000000"/>
          <w:lang w:val="en-CA"/>
        </w:rPr>
        <w:t>, Table S</w:t>
      </w:r>
      <w:r w:rsidR="00C0670D" w:rsidRPr="00C0670D">
        <w:rPr>
          <w:rFonts w:ascii="Times New Roman" w:hAnsi="Times New Roman" w:cs="Times New Roman"/>
          <w:color w:val="000000"/>
          <w:highlight w:val="yellow"/>
          <w:lang w:val="en-CA"/>
        </w:rPr>
        <w:t>X</w:t>
      </w:r>
      <w:r w:rsidR="00C0670D">
        <w:rPr>
          <w:rFonts w:ascii="Times New Roman" w:hAnsi="Times New Roman" w:cs="Times New Roman"/>
          <w:color w:val="000000"/>
          <w:lang w:val="en-CA"/>
        </w:rPr>
        <w:t>)</w:t>
      </w:r>
      <w:r w:rsidR="009F6245">
        <w:rPr>
          <w:rFonts w:ascii="Times New Roman" w:hAnsi="Times New Roman" w:cs="Times New Roman"/>
          <w:color w:val="000000"/>
          <w:lang w:val="en-CA"/>
        </w:rPr>
        <w:t>. For the</w:t>
      </w:r>
      <w:r>
        <w:rPr>
          <w:rFonts w:ascii="Times New Roman" w:hAnsi="Times New Roman" w:cs="Times New Roman"/>
          <w:color w:val="000000"/>
          <w:lang w:val="en-CA"/>
        </w:rPr>
        <w:t xml:space="preserve"> </w:t>
      </w:r>
      <w:r w:rsidR="00931F41">
        <w:rPr>
          <w:rFonts w:ascii="Times New Roman" w:hAnsi="Times New Roman" w:cs="Times New Roman"/>
          <w:color w:val="000000"/>
          <w:lang w:val="en-CA"/>
        </w:rPr>
        <w:t>suburban</w:t>
      </w:r>
      <w:r>
        <w:rPr>
          <w:rFonts w:ascii="Times New Roman" w:hAnsi="Times New Roman" w:cs="Times New Roman"/>
          <w:color w:val="000000"/>
          <w:lang w:val="en-CA"/>
        </w:rPr>
        <w:t xml:space="preserve"> site</w:t>
      </w:r>
      <w:r w:rsidR="00931F41">
        <w:rPr>
          <w:rFonts w:ascii="Times New Roman" w:hAnsi="Times New Roman" w:cs="Times New Roman"/>
          <w:color w:val="000000"/>
          <w:lang w:val="en-CA"/>
        </w:rPr>
        <w:t xml:space="preserve"> (BDU)</w:t>
      </w:r>
      <w:r>
        <w:rPr>
          <w:rFonts w:ascii="Times New Roman" w:hAnsi="Times New Roman" w:cs="Times New Roman"/>
          <w:color w:val="000000"/>
          <w:lang w:val="en-CA"/>
        </w:rPr>
        <w:t xml:space="preserve">, </w:t>
      </w:r>
      <w:r w:rsidR="009F6245">
        <w:rPr>
          <w:rFonts w:ascii="Times New Roman" w:hAnsi="Times New Roman" w:cs="Times New Roman"/>
          <w:color w:val="000000"/>
          <w:lang w:val="en-CA"/>
        </w:rPr>
        <w:t xml:space="preserve">the </w:t>
      </w:r>
      <w:r>
        <w:rPr>
          <w:rFonts w:ascii="Times New Roman" w:hAnsi="Times New Roman" w:cs="Times New Roman"/>
          <w:color w:val="000000"/>
          <w:lang w:val="en-CA"/>
        </w:rPr>
        <w:t xml:space="preserve">top model was the </w:t>
      </w:r>
      <w:r w:rsidR="009F6245">
        <w:rPr>
          <w:rFonts w:ascii="Times New Roman" w:hAnsi="Times New Roman" w:cs="Times New Roman"/>
          <w:color w:val="000000"/>
          <w:lang w:val="en-CA"/>
        </w:rPr>
        <w:t>human covariates model</w:t>
      </w:r>
      <w:r>
        <w:rPr>
          <w:rFonts w:ascii="Times New Roman" w:hAnsi="Times New Roman" w:cs="Times New Roman"/>
          <w:color w:val="000000"/>
          <w:lang w:val="en-CA"/>
        </w:rPr>
        <w:t xml:space="preserve"> (human </w:t>
      </w:r>
      <w:r>
        <w:rPr>
          <w:rFonts w:ascii="Times New Roman" w:hAnsi="Times New Roman" w:cs="Times New Roman"/>
          <w:color w:val="000000"/>
          <w:lang w:val="en-CA"/>
        </w:rPr>
        <w:lastRenderedPageBreak/>
        <w:t>population and road density), with the next best model (full model) &lt; 2AICc units from the top model (Table S</w:t>
      </w:r>
      <w:r w:rsidRPr="001151E9">
        <w:rPr>
          <w:rFonts w:ascii="Times New Roman" w:hAnsi="Times New Roman" w:cs="Times New Roman"/>
          <w:color w:val="000000"/>
          <w:highlight w:val="yellow"/>
          <w:lang w:val="en-CA"/>
        </w:rPr>
        <w:t>X</w:t>
      </w:r>
      <w:r w:rsidR="00BD3762">
        <w:rPr>
          <w:rFonts w:ascii="Times New Roman" w:hAnsi="Times New Roman" w:cs="Times New Roman"/>
          <w:color w:val="000000"/>
          <w:lang w:val="en-CA"/>
        </w:rPr>
        <w:t>)</w:t>
      </w:r>
      <w:r w:rsidR="00F64596">
        <w:rPr>
          <w:rFonts w:ascii="Times New Roman" w:hAnsi="Times New Roman" w:cs="Times New Roman"/>
          <w:lang w:val="en-CA"/>
        </w:rPr>
        <w:t xml:space="preserve">. </w:t>
      </w:r>
      <w:r>
        <w:rPr>
          <w:rFonts w:ascii="Times New Roman" w:hAnsi="Times New Roman" w:cs="Times New Roman"/>
          <w:lang w:val="en-CA"/>
        </w:rPr>
        <w:t xml:space="preserve">Lastly for the </w:t>
      </w:r>
      <w:r w:rsidR="00473385">
        <w:rPr>
          <w:rFonts w:ascii="Times New Roman" w:hAnsi="Times New Roman" w:cs="Times New Roman"/>
          <w:lang w:val="en-CA"/>
        </w:rPr>
        <w:t>dense</w:t>
      </w:r>
      <w:r>
        <w:rPr>
          <w:rFonts w:ascii="Times New Roman" w:hAnsi="Times New Roman" w:cs="Times New Roman"/>
          <w:lang w:val="en-CA"/>
        </w:rPr>
        <w:t xml:space="preserve"> urban</w:t>
      </w:r>
      <w:r w:rsidR="00473385">
        <w:rPr>
          <w:rFonts w:ascii="Times New Roman" w:hAnsi="Times New Roman" w:cs="Times New Roman"/>
          <w:lang w:val="en-CA"/>
        </w:rPr>
        <w:t xml:space="preserve"> site (CON)</w:t>
      </w:r>
      <w:r w:rsidR="0086329A">
        <w:rPr>
          <w:rFonts w:ascii="Times New Roman" w:hAnsi="Times New Roman" w:cs="Times New Roman"/>
          <w:lang w:val="en-CA"/>
        </w:rPr>
        <w:t xml:space="preserve">, the full model was the top model, but again the next best (human covariates) was &lt;1 </w:t>
      </w:r>
      <w:proofErr w:type="spellStart"/>
      <w:r w:rsidR="0086329A">
        <w:rPr>
          <w:rFonts w:ascii="Times New Roman" w:hAnsi="Times New Roman" w:cs="Times New Roman"/>
          <w:lang w:val="en-CA"/>
        </w:rPr>
        <w:t>AICc</w:t>
      </w:r>
      <w:proofErr w:type="spellEnd"/>
      <w:r w:rsidR="0086329A">
        <w:rPr>
          <w:rFonts w:ascii="Times New Roman" w:hAnsi="Times New Roman" w:cs="Times New Roman"/>
          <w:lang w:val="en-CA"/>
        </w:rPr>
        <w:t xml:space="preserve"> from the top model (Table S</w:t>
      </w:r>
      <w:r w:rsidR="0086329A" w:rsidRPr="001151E9">
        <w:rPr>
          <w:rFonts w:ascii="Times New Roman" w:hAnsi="Times New Roman" w:cs="Times New Roman"/>
          <w:highlight w:val="yellow"/>
          <w:lang w:val="en-CA"/>
        </w:rPr>
        <w:t>X</w:t>
      </w:r>
      <w:r w:rsidR="0086329A">
        <w:rPr>
          <w:rFonts w:ascii="Times New Roman" w:hAnsi="Times New Roman" w:cs="Times New Roman"/>
          <w:lang w:val="en-CA"/>
        </w:rPr>
        <w:t>).</w:t>
      </w:r>
    </w:p>
    <w:p w14:paraId="7AE0B50F" w14:textId="6BF55A29" w:rsidR="006869FD" w:rsidRDefault="006869FD" w:rsidP="0082677E">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r w:rsidRPr="00AE1521">
        <w:rPr>
          <w:rFonts w:ascii="Times New Roman" w:hAnsi="Times New Roman" w:cs="Times New Roman"/>
          <w:b/>
          <w:bCs/>
          <w:color w:val="000000"/>
          <w:highlight w:val="yellow"/>
          <w:lang w:val="en-CA"/>
        </w:rPr>
        <w:t xml:space="preserve">Table </w:t>
      </w:r>
      <w:r w:rsidR="00AE1521" w:rsidRPr="00AE1521">
        <w:rPr>
          <w:rFonts w:ascii="Times New Roman" w:hAnsi="Times New Roman" w:cs="Times New Roman"/>
          <w:b/>
          <w:bCs/>
          <w:color w:val="000000"/>
          <w:highlight w:val="yellow"/>
          <w:lang w:val="en-CA"/>
        </w:rPr>
        <w:t>X</w:t>
      </w:r>
    </w:p>
    <w:p w14:paraId="6B7FA902" w14:textId="123C5769" w:rsidR="009019A5" w:rsidRPr="00362103" w:rsidRDefault="006869FD" w:rsidP="009019A5">
      <w:pPr>
        <w:tabs>
          <w:tab w:val="left" w:pos="20"/>
          <w:tab w:val="left" w:pos="392"/>
        </w:tabs>
        <w:autoSpaceDE w:val="0"/>
        <w:autoSpaceDN w:val="0"/>
        <w:adjustRightInd w:val="0"/>
        <w:spacing w:line="480" w:lineRule="auto"/>
        <w:jc w:val="both"/>
        <w:rPr>
          <w:rFonts w:ascii="Times New Roman" w:hAnsi="Times New Roman" w:cs="Times New Roman"/>
          <w:color w:val="1F1F1F"/>
          <w:shd w:val="clear" w:color="auto" w:fill="FFFFFF"/>
          <w:lang w:val="en-CA"/>
        </w:rPr>
      </w:pPr>
      <w:commentRangeStart w:id="1063"/>
      <w:r>
        <w:rPr>
          <w:rFonts w:ascii="Times New Roman" w:hAnsi="Times New Roman" w:cs="Times New Roman"/>
          <w:color w:val="000000"/>
          <w:lang w:val="en-CA"/>
        </w:rPr>
        <w:t xml:space="preserve">Model parameters </w:t>
      </w:r>
      <w:commentRangeEnd w:id="1063"/>
      <w:r w:rsidR="0086329A">
        <w:rPr>
          <w:rStyle w:val="CommentReference"/>
        </w:rPr>
        <w:commentReference w:id="1063"/>
      </w:r>
      <w:r>
        <w:rPr>
          <w:rFonts w:ascii="Times New Roman" w:hAnsi="Times New Roman" w:cs="Times New Roman"/>
          <w:color w:val="000000"/>
          <w:lang w:val="en-CA"/>
        </w:rPr>
        <w:t>for the three resource selection models predicting the presence</w:t>
      </w:r>
      <w:r w:rsidRPr="006869FD">
        <w:rPr>
          <w:rFonts w:ascii="Times New Roman" w:hAnsi="Times New Roman" w:cs="Times New Roman"/>
          <w:color w:val="1F1F1F"/>
          <w:shd w:val="clear" w:color="auto" w:fill="FFFFFF"/>
          <w:lang w:val="en-CA"/>
        </w:rPr>
        <w:t>/</w:t>
      </w:r>
      <w:r>
        <w:rPr>
          <w:rFonts w:ascii="Times New Roman" w:hAnsi="Times New Roman" w:cs="Times New Roman"/>
          <w:color w:val="1F1F1F"/>
          <w:shd w:val="clear" w:color="auto" w:fill="FFFFFF"/>
          <w:lang w:val="en-CA"/>
        </w:rPr>
        <w:t xml:space="preserve">absence of </w:t>
      </w:r>
      <w:r w:rsidR="00FC17AA">
        <w:rPr>
          <w:rFonts w:ascii="Times New Roman" w:hAnsi="Times New Roman" w:cs="Times New Roman"/>
          <w:color w:val="1F1F1F"/>
          <w:shd w:val="clear" w:color="auto" w:fill="FFFFFF"/>
          <w:lang w:val="en-CA"/>
        </w:rPr>
        <w:t>56</w:t>
      </w:r>
      <w:r>
        <w:rPr>
          <w:rFonts w:ascii="Times New Roman" w:hAnsi="Times New Roman" w:cs="Times New Roman"/>
          <w:color w:val="1F1F1F"/>
          <w:shd w:val="clear" w:color="auto" w:fill="FFFFFF"/>
          <w:lang w:val="en-CA"/>
        </w:rPr>
        <w:t xml:space="preserve"> </w:t>
      </w:r>
      <w:r w:rsidR="00363650">
        <w:rPr>
          <w:rFonts w:ascii="Times New Roman" w:hAnsi="Times New Roman" w:cs="Times New Roman"/>
          <w:color w:val="1F1F1F"/>
          <w:shd w:val="clear" w:color="auto" w:fill="FFFFFF"/>
          <w:lang w:val="en-CA"/>
        </w:rPr>
        <w:t>northern cardinal</w:t>
      </w:r>
      <w:r>
        <w:rPr>
          <w:rFonts w:ascii="Times New Roman" w:hAnsi="Times New Roman" w:cs="Times New Roman"/>
          <w:color w:val="1F1F1F"/>
          <w:shd w:val="clear" w:color="auto" w:fill="FFFFFF"/>
          <w:lang w:val="en-CA"/>
        </w:rPr>
        <w:t xml:space="preserve">s within (25 or 50 m-radius) areas based on </w:t>
      </w:r>
      <w:r w:rsidR="00474EE3">
        <w:rPr>
          <w:rFonts w:ascii="Times New Roman" w:hAnsi="Times New Roman" w:cs="Times New Roman"/>
          <w:color w:val="1F1F1F"/>
          <w:shd w:val="clear" w:color="auto" w:fill="FFFFFF"/>
          <w:lang w:val="en-CA"/>
        </w:rPr>
        <w:t>the average vegetation height (in meters) and its standard deviation, along with human-related environmental features such as population density</w:t>
      </w:r>
      <w:r w:rsidR="00DC5C7E">
        <w:rPr>
          <w:rFonts w:ascii="Times New Roman" w:hAnsi="Times New Roman" w:cs="Times New Roman"/>
          <w:color w:val="1F1F1F"/>
          <w:shd w:val="clear" w:color="auto" w:fill="FFFFFF"/>
          <w:lang w:val="en-CA"/>
        </w:rPr>
        <w:t xml:space="preserve"> (in </w:t>
      </w:r>
      <w:r w:rsidR="00FC17AA">
        <w:rPr>
          <w:rFonts w:ascii="Times New Roman" w:hAnsi="Times New Roman" w:cs="Times New Roman"/>
          <w:lang w:val="en-CA"/>
        </w:rPr>
        <w:t>people</w:t>
      </w:r>
      <w:r w:rsidR="00FC17AA" w:rsidRPr="0082677E">
        <w:rPr>
          <w:rFonts w:ascii="Times New Roman" w:hAnsi="Times New Roman" w:cs="Times New Roman"/>
          <w:color w:val="000000"/>
          <w:lang w:val="en-CA"/>
        </w:rPr>
        <w:t>/</w:t>
      </w:r>
      <w:r w:rsidR="00FC17AA">
        <w:rPr>
          <w:rFonts w:ascii="Times New Roman" w:hAnsi="Times New Roman" w:cs="Times New Roman"/>
          <w:color w:val="000000"/>
          <w:lang w:val="en-CA"/>
        </w:rPr>
        <w:t>km</w:t>
      </w:r>
      <w:r w:rsidR="00FC17AA">
        <w:rPr>
          <w:rFonts w:ascii="Times New Roman" w:hAnsi="Times New Roman" w:cs="Times New Roman"/>
          <w:color w:val="000000"/>
          <w:vertAlign w:val="superscript"/>
          <w:lang w:val="en-CA"/>
        </w:rPr>
        <w:t>2</w:t>
      </w:r>
      <w:r w:rsidR="00DC5C7E">
        <w:rPr>
          <w:rFonts w:ascii="Times New Roman" w:hAnsi="Times New Roman" w:cs="Times New Roman"/>
          <w:color w:val="1F1F1F"/>
          <w:shd w:val="clear" w:color="auto" w:fill="FFFFFF"/>
          <w:lang w:val="en-CA"/>
        </w:rPr>
        <w:t>)</w:t>
      </w:r>
      <w:r w:rsidR="00474EE3">
        <w:rPr>
          <w:rFonts w:ascii="Times New Roman" w:hAnsi="Times New Roman" w:cs="Times New Roman"/>
          <w:color w:val="1F1F1F"/>
          <w:shd w:val="clear" w:color="auto" w:fill="FFFFFF"/>
          <w:lang w:val="en-CA"/>
        </w:rPr>
        <w:t>, road length</w:t>
      </w:r>
      <w:r w:rsidR="00DC5C7E">
        <w:rPr>
          <w:rFonts w:ascii="Times New Roman" w:hAnsi="Times New Roman" w:cs="Times New Roman"/>
          <w:color w:val="1F1F1F"/>
          <w:shd w:val="clear" w:color="auto" w:fill="FFFFFF"/>
          <w:lang w:val="en-CA"/>
        </w:rPr>
        <w:t xml:space="preserve"> (in meters)</w:t>
      </w:r>
      <w:r w:rsidR="00474EE3">
        <w:rPr>
          <w:rFonts w:ascii="Times New Roman" w:hAnsi="Times New Roman" w:cs="Times New Roman"/>
          <w:color w:val="1F1F1F"/>
          <w:shd w:val="clear" w:color="auto" w:fill="FFFFFF"/>
          <w:lang w:val="en-CA"/>
        </w:rPr>
        <w:t xml:space="preserve"> and distance to the nearest bird feeder</w:t>
      </w:r>
      <w:r w:rsidR="00DC5C7E">
        <w:rPr>
          <w:rFonts w:ascii="Times New Roman" w:hAnsi="Times New Roman" w:cs="Times New Roman"/>
          <w:color w:val="1F1F1F"/>
          <w:shd w:val="clear" w:color="auto" w:fill="FFFFFF"/>
          <w:lang w:val="en-CA"/>
        </w:rPr>
        <w:t xml:space="preserve"> (in meters)</w:t>
      </w:r>
      <w:r w:rsidR="00474EE3">
        <w:rPr>
          <w:rFonts w:ascii="Times New Roman" w:hAnsi="Times New Roman" w:cs="Times New Roman"/>
          <w:color w:val="1F1F1F"/>
          <w:shd w:val="clear" w:color="auto" w:fill="FFFFFF"/>
          <w:lang w:val="en-CA"/>
        </w:rPr>
        <w:t>.</w:t>
      </w:r>
      <w:r w:rsidR="0053536F">
        <w:rPr>
          <w:rFonts w:ascii="Times New Roman" w:hAnsi="Times New Roman" w:cs="Times New Roman"/>
          <w:color w:val="1F1F1F"/>
          <w:shd w:val="clear" w:color="auto" w:fill="FFFFFF"/>
          <w:lang w:val="en-CA"/>
        </w:rPr>
        <w:t xml:space="preserve"> The data was scaled and centered before </w:t>
      </w:r>
      <w:r w:rsidR="00D97F9D">
        <w:rPr>
          <w:rFonts w:ascii="Times New Roman" w:hAnsi="Times New Roman" w:cs="Times New Roman"/>
          <w:color w:val="1F1F1F"/>
          <w:shd w:val="clear" w:color="auto" w:fill="FFFFFF"/>
          <w:lang w:val="en-CA"/>
        </w:rPr>
        <w:t>running the models.</w:t>
      </w:r>
      <w:r w:rsidR="00474EE3">
        <w:rPr>
          <w:rFonts w:ascii="Times New Roman" w:hAnsi="Times New Roman" w:cs="Times New Roman"/>
          <w:color w:val="1F1F1F"/>
          <w:shd w:val="clear" w:color="auto" w:fill="FFFFFF"/>
          <w:lang w:val="en-CA"/>
        </w:rPr>
        <w:t xml:space="preserve"> The study site, year of sampling</w:t>
      </w:r>
      <w:r w:rsidR="00FC17AA">
        <w:rPr>
          <w:rFonts w:ascii="Times New Roman" w:hAnsi="Times New Roman" w:cs="Times New Roman"/>
          <w:color w:val="1F1F1F"/>
          <w:shd w:val="clear" w:color="auto" w:fill="FFFFFF"/>
          <w:lang w:val="en-CA"/>
        </w:rPr>
        <w:t xml:space="preserve"> (Winter)</w:t>
      </w:r>
      <w:r w:rsidR="00474EE3">
        <w:rPr>
          <w:rFonts w:ascii="Times New Roman" w:hAnsi="Times New Roman" w:cs="Times New Roman"/>
          <w:color w:val="1F1F1F"/>
          <w:shd w:val="clear" w:color="auto" w:fill="FFFFFF"/>
          <w:lang w:val="en-CA"/>
        </w:rPr>
        <w:t xml:space="preserve"> and the individual’s identification (ID) are included as random effects in each model.</w:t>
      </w:r>
    </w:p>
    <w:tbl>
      <w:tblPr>
        <w:tblStyle w:val="TableGrid"/>
        <w:tblW w:w="0" w:type="auto"/>
        <w:tblLook w:val="04A0" w:firstRow="1" w:lastRow="0" w:firstColumn="1" w:lastColumn="0" w:noHBand="0" w:noVBand="1"/>
      </w:tblPr>
      <w:tblGrid>
        <w:gridCol w:w="1380"/>
        <w:gridCol w:w="4158"/>
        <w:gridCol w:w="1149"/>
        <w:gridCol w:w="1017"/>
        <w:gridCol w:w="811"/>
        <w:gridCol w:w="835"/>
      </w:tblGrid>
      <w:tr w:rsidR="00362103" w14:paraId="6AC39B20" w14:textId="77777777" w:rsidTr="008679D9">
        <w:tc>
          <w:tcPr>
            <w:tcW w:w="1380" w:type="dxa"/>
          </w:tcPr>
          <w:p w14:paraId="7769927A" w14:textId="6EB3456E" w:rsidR="004938C4" w:rsidRPr="00362103" w:rsidRDefault="004938C4" w:rsidP="00362103">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color w:val="000000"/>
                <w:sz w:val="20"/>
                <w:szCs w:val="20"/>
                <w:lang w:val="en-CA"/>
              </w:rPr>
              <w:t>Study Site</w:t>
            </w:r>
          </w:p>
        </w:tc>
        <w:tc>
          <w:tcPr>
            <w:tcW w:w="4158" w:type="dxa"/>
          </w:tcPr>
          <w:p w14:paraId="28253EBE" w14:textId="1829E5B1" w:rsidR="004938C4" w:rsidRPr="00362103" w:rsidRDefault="004938C4" w:rsidP="00362103">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color w:val="000000"/>
                <w:sz w:val="20"/>
                <w:szCs w:val="20"/>
                <w:lang w:val="en-CA"/>
              </w:rPr>
              <w:t>Variable</w:t>
            </w:r>
          </w:p>
        </w:tc>
        <w:tc>
          <w:tcPr>
            <w:tcW w:w="1149" w:type="dxa"/>
          </w:tcPr>
          <w:p w14:paraId="37E4D292" w14:textId="7BB5815C" w:rsidR="004938C4" w:rsidRPr="00362103" w:rsidRDefault="004938C4" w:rsidP="00362103">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color w:val="000000"/>
                <w:sz w:val="20"/>
                <w:szCs w:val="20"/>
                <w:lang w:val="en-CA"/>
              </w:rPr>
              <w:t>Coefficient estimate</w:t>
            </w:r>
          </w:p>
        </w:tc>
        <w:tc>
          <w:tcPr>
            <w:tcW w:w="1017" w:type="dxa"/>
          </w:tcPr>
          <w:p w14:paraId="606EF2D2" w14:textId="1F851D7E" w:rsidR="004938C4" w:rsidRPr="00362103" w:rsidRDefault="004938C4" w:rsidP="00362103">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color w:val="000000"/>
                <w:sz w:val="20"/>
                <w:szCs w:val="20"/>
                <w:lang w:val="en-CA"/>
              </w:rPr>
              <w:t>Standard error</w:t>
            </w:r>
          </w:p>
        </w:tc>
        <w:tc>
          <w:tcPr>
            <w:tcW w:w="811" w:type="dxa"/>
          </w:tcPr>
          <w:p w14:paraId="1B663C95" w14:textId="27943159" w:rsidR="004938C4" w:rsidRPr="00362103" w:rsidRDefault="004938C4" w:rsidP="00362103">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i/>
                <w:iCs/>
                <w:color w:val="000000"/>
                <w:sz w:val="20"/>
                <w:szCs w:val="20"/>
                <w:lang w:val="en-CA"/>
              </w:rPr>
              <w:t>z</w:t>
            </w:r>
          </w:p>
        </w:tc>
        <w:tc>
          <w:tcPr>
            <w:tcW w:w="835" w:type="dxa"/>
          </w:tcPr>
          <w:p w14:paraId="3C2ECEE2" w14:textId="37ACF9FC" w:rsidR="004938C4" w:rsidRPr="00362103" w:rsidRDefault="004938C4" w:rsidP="00362103">
            <w:pPr>
              <w:tabs>
                <w:tab w:val="left" w:pos="20"/>
                <w:tab w:val="left" w:pos="392"/>
              </w:tabs>
              <w:autoSpaceDE w:val="0"/>
              <w:autoSpaceDN w:val="0"/>
              <w:adjustRightInd w:val="0"/>
              <w:jc w:val="center"/>
              <w:rPr>
                <w:rFonts w:ascii="Times New Roman" w:hAnsi="Times New Roman" w:cs="Times New Roman"/>
                <w:b/>
                <w:bCs/>
                <w:color w:val="000000"/>
                <w:sz w:val="20"/>
                <w:szCs w:val="20"/>
                <w:lang w:val="en-CA"/>
              </w:rPr>
            </w:pPr>
            <w:r w:rsidRPr="00362103">
              <w:rPr>
                <w:rFonts w:ascii="Times New Roman" w:hAnsi="Times New Roman" w:cs="Times New Roman"/>
                <w:b/>
                <w:bCs/>
                <w:i/>
                <w:iCs/>
                <w:color w:val="000000"/>
                <w:sz w:val="20"/>
                <w:szCs w:val="20"/>
                <w:lang w:val="en-CA"/>
              </w:rPr>
              <w:t>p</w:t>
            </w:r>
          </w:p>
        </w:tc>
      </w:tr>
      <w:tr w:rsidR="00362103" w14:paraId="2AFC3B37" w14:textId="77777777" w:rsidTr="008679D9">
        <w:tc>
          <w:tcPr>
            <w:tcW w:w="1380" w:type="dxa"/>
          </w:tcPr>
          <w:p w14:paraId="6D231175" w14:textId="5999AAC8" w:rsidR="004938C4" w:rsidRP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4158" w:type="dxa"/>
          </w:tcPr>
          <w:p w14:paraId="30E11996"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Global</w:t>
            </w:r>
            <w:r w:rsidR="00595F8A">
              <w:rPr>
                <w:rFonts w:ascii="Times New Roman" w:hAnsi="Times New Roman" w:cs="Times New Roman"/>
                <w:i/>
                <w:iCs/>
                <w:color w:val="000000"/>
                <w:sz w:val="20"/>
                <w:szCs w:val="20"/>
                <w:lang w:val="en-CA"/>
              </w:rPr>
              <w:t xml:space="preserve"> model – 50 meters</w:t>
            </w:r>
          </w:p>
          <w:p w14:paraId="6FE46EBC" w14:textId="77777777" w:rsidR="00595F8A" w:rsidRDefault="00595F8A"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vegetation height (m)</w:t>
            </w:r>
          </w:p>
          <w:p w14:paraId="6101256F" w14:textId="77777777" w:rsidR="00C97672" w:rsidRDefault="00C97672"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Standard deviation of the mean vegetation height</w:t>
            </w:r>
          </w:p>
          <w:p w14:paraId="6AC88505" w14:textId="77777777" w:rsidR="00C97672" w:rsidRDefault="00C97672"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(person/km</w:t>
            </w:r>
            <w:r>
              <w:rPr>
                <w:rFonts w:ascii="Times New Roman" w:hAnsi="Times New Roman" w:cs="Times New Roman"/>
                <w:color w:val="000000"/>
                <w:sz w:val="20"/>
                <w:szCs w:val="20"/>
                <w:vertAlign w:val="superscript"/>
                <w:lang w:val="en-CA"/>
              </w:rPr>
              <w:t>2</w:t>
            </w:r>
            <w:r>
              <w:rPr>
                <w:rFonts w:ascii="Times New Roman" w:hAnsi="Times New Roman" w:cs="Times New Roman"/>
                <w:color w:val="000000"/>
                <w:sz w:val="20"/>
                <w:szCs w:val="20"/>
                <w:lang w:val="en-CA"/>
              </w:rPr>
              <w:t>)</w:t>
            </w:r>
          </w:p>
          <w:p w14:paraId="62C1C379" w14:textId="77777777" w:rsidR="00C97672" w:rsidRDefault="00C97672"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Road length (m)</w:t>
            </w:r>
          </w:p>
          <w:p w14:paraId="7561B8DA" w14:textId="48AD2BF8" w:rsidR="00C97672" w:rsidRPr="00C97672" w:rsidRDefault="00C97672"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Distance to the nearest bird feeder (m)</w:t>
            </w:r>
          </w:p>
        </w:tc>
        <w:tc>
          <w:tcPr>
            <w:tcW w:w="1149" w:type="dxa"/>
          </w:tcPr>
          <w:p w14:paraId="60EC4C5E"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913483F" w14:textId="3AA85F72" w:rsidR="00A7418B" w:rsidRDefault="00A7418B"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-1.2</w:t>
            </w:r>
            <w:r w:rsidR="000F06D7">
              <w:rPr>
                <w:rFonts w:ascii="Times New Roman" w:hAnsi="Times New Roman" w:cs="Times New Roman"/>
                <w:color w:val="000000"/>
                <w:sz w:val="20"/>
                <w:szCs w:val="20"/>
                <w:lang w:val="en-CA"/>
              </w:rPr>
              <w:t>72</w:t>
            </w:r>
          </w:p>
          <w:p w14:paraId="3CE10D9F" w14:textId="0955960B" w:rsidR="00A7418B" w:rsidRDefault="00A7418B"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t>
            </w:r>
            <w:r w:rsidR="007A322C">
              <w:rPr>
                <w:rFonts w:ascii="Times New Roman" w:hAnsi="Times New Roman" w:cs="Times New Roman"/>
                <w:color w:val="000000"/>
                <w:sz w:val="20"/>
                <w:szCs w:val="20"/>
                <w:lang w:val="en-CA"/>
              </w:rPr>
              <w:t>107</w:t>
            </w:r>
          </w:p>
          <w:p w14:paraId="46E66645" w14:textId="148E25C3" w:rsidR="00A7418B" w:rsidRDefault="00A7418B"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w:t>
            </w:r>
            <w:r w:rsidR="007A322C">
              <w:rPr>
                <w:rFonts w:ascii="Times New Roman" w:hAnsi="Times New Roman" w:cs="Times New Roman"/>
                <w:color w:val="000000"/>
                <w:sz w:val="20"/>
                <w:szCs w:val="20"/>
                <w:lang w:val="en-CA"/>
              </w:rPr>
              <w:t>095</w:t>
            </w:r>
          </w:p>
          <w:p w14:paraId="753C053B" w14:textId="04598B4C" w:rsidR="00A7418B" w:rsidRDefault="00A7418B"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w:t>
            </w:r>
            <w:r w:rsidR="007A322C">
              <w:rPr>
                <w:rFonts w:ascii="Times New Roman" w:hAnsi="Times New Roman" w:cs="Times New Roman"/>
                <w:color w:val="000000"/>
                <w:sz w:val="20"/>
                <w:szCs w:val="20"/>
                <w:lang w:val="en-CA"/>
              </w:rPr>
              <w:t>23</w:t>
            </w:r>
          </w:p>
          <w:p w14:paraId="40FD6D12" w14:textId="3F27E8A0" w:rsidR="00A7418B" w:rsidRPr="004938C4" w:rsidRDefault="00A7418B"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-0.3</w:t>
            </w:r>
            <w:r w:rsidR="007A322C">
              <w:rPr>
                <w:rFonts w:ascii="Times New Roman" w:hAnsi="Times New Roman" w:cs="Times New Roman"/>
                <w:color w:val="000000"/>
                <w:sz w:val="20"/>
                <w:szCs w:val="20"/>
                <w:lang w:val="en-CA"/>
              </w:rPr>
              <w:t>47</w:t>
            </w:r>
          </w:p>
        </w:tc>
        <w:tc>
          <w:tcPr>
            <w:tcW w:w="1017" w:type="dxa"/>
          </w:tcPr>
          <w:p w14:paraId="57CBF75A"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35158A1" w14:textId="08987842" w:rsidR="00CD68ED" w:rsidRDefault="00CD68ED"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0.15</w:t>
            </w:r>
            <w:r w:rsidR="0017239B">
              <w:rPr>
                <w:rFonts w:ascii="Times New Roman" w:hAnsi="Times New Roman" w:cs="Times New Roman"/>
                <w:color w:val="000000"/>
                <w:sz w:val="20"/>
                <w:szCs w:val="20"/>
                <w:lang w:val="en-CA"/>
              </w:rPr>
              <w:t>3</w:t>
            </w:r>
          </w:p>
          <w:p w14:paraId="6EEE8750" w14:textId="5ECCDFA0" w:rsidR="00CD68ED" w:rsidRDefault="00CD68ED"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0.11</w:t>
            </w:r>
            <w:r w:rsidR="0017239B">
              <w:rPr>
                <w:rFonts w:ascii="Times New Roman" w:hAnsi="Times New Roman" w:cs="Times New Roman"/>
                <w:color w:val="000000"/>
                <w:sz w:val="20"/>
                <w:szCs w:val="20"/>
                <w:lang w:val="en-CA"/>
              </w:rPr>
              <w:t>4</w:t>
            </w:r>
          </w:p>
          <w:p w14:paraId="5B98EE5E" w14:textId="77777777" w:rsidR="00CD68ED" w:rsidRDefault="00CD68ED"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0.111</w:t>
            </w:r>
          </w:p>
          <w:p w14:paraId="7C72CB81" w14:textId="6BD90C1E" w:rsidR="00CD68ED" w:rsidRDefault="00CD68ED"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0.11</w:t>
            </w:r>
            <w:r w:rsidR="0017239B">
              <w:rPr>
                <w:rFonts w:ascii="Times New Roman" w:hAnsi="Times New Roman" w:cs="Times New Roman"/>
                <w:color w:val="000000"/>
                <w:sz w:val="20"/>
                <w:szCs w:val="20"/>
                <w:lang w:val="en-CA"/>
              </w:rPr>
              <w:t>0</w:t>
            </w:r>
          </w:p>
          <w:p w14:paraId="554E1857" w14:textId="6A6D7213" w:rsidR="00CD68ED" w:rsidRPr="004938C4" w:rsidRDefault="00CD68ED"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0.068</w:t>
            </w:r>
          </w:p>
        </w:tc>
        <w:tc>
          <w:tcPr>
            <w:tcW w:w="811" w:type="dxa"/>
          </w:tcPr>
          <w:p w14:paraId="5B5E085C"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48919E8" w14:textId="7C5DB748" w:rsidR="00CD68ED" w:rsidRDefault="008B7CC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-8.3</w:t>
            </w:r>
            <w:r w:rsidR="0017239B">
              <w:rPr>
                <w:rFonts w:ascii="Times New Roman" w:hAnsi="Times New Roman" w:cs="Times New Roman"/>
                <w:color w:val="000000"/>
                <w:sz w:val="20"/>
                <w:szCs w:val="20"/>
                <w:lang w:val="en-CA"/>
              </w:rPr>
              <w:t>29</w:t>
            </w:r>
          </w:p>
          <w:p w14:paraId="046EDF3E" w14:textId="10B7B21A" w:rsidR="008B7CC3" w:rsidRDefault="008B7CC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w:t>
            </w:r>
            <w:r w:rsidR="005816D4">
              <w:rPr>
                <w:rFonts w:ascii="Times New Roman" w:hAnsi="Times New Roman" w:cs="Times New Roman"/>
                <w:color w:val="000000"/>
                <w:sz w:val="20"/>
                <w:szCs w:val="20"/>
                <w:lang w:val="en-CA"/>
              </w:rPr>
              <w:t>709</w:t>
            </w:r>
          </w:p>
          <w:p w14:paraId="52B81F92" w14:textId="4F4DD51A" w:rsidR="008B7CC3" w:rsidRDefault="008B7CC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w:t>
            </w:r>
            <w:r w:rsidR="005816D4">
              <w:rPr>
                <w:rFonts w:ascii="Times New Roman" w:hAnsi="Times New Roman" w:cs="Times New Roman"/>
                <w:color w:val="000000"/>
                <w:sz w:val="20"/>
                <w:szCs w:val="20"/>
                <w:lang w:val="en-CA"/>
              </w:rPr>
              <w:t>0.858</w:t>
            </w:r>
          </w:p>
          <w:p w14:paraId="0FCD9986" w14:textId="39BB8107" w:rsidR="008B7CC3" w:rsidRDefault="008B7CC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w:t>
            </w:r>
            <w:r w:rsidR="005816D4">
              <w:rPr>
                <w:rFonts w:ascii="Times New Roman" w:hAnsi="Times New Roman" w:cs="Times New Roman"/>
                <w:color w:val="000000"/>
                <w:sz w:val="20"/>
                <w:szCs w:val="20"/>
                <w:lang w:val="en-CA"/>
              </w:rPr>
              <w:t>207</w:t>
            </w:r>
          </w:p>
          <w:p w14:paraId="3008A26A" w14:textId="376807B4" w:rsidR="008B7CC3" w:rsidRPr="004938C4" w:rsidRDefault="008B7CC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w:t>
            </w:r>
            <w:r w:rsidR="008C7951">
              <w:rPr>
                <w:rFonts w:ascii="Times New Roman" w:hAnsi="Times New Roman" w:cs="Times New Roman"/>
                <w:color w:val="000000"/>
                <w:sz w:val="20"/>
                <w:szCs w:val="20"/>
                <w:lang w:val="en-CA"/>
              </w:rPr>
              <w:t>5.067</w:t>
            </w:r>
          </w:p>
        </w:tc>
        <w:tc>
          <w:tcPr>
            <w:tcW w:w="835" w:type="dxa"/>
          </w:tcPr>
          <w:p w14:paraId="2F17C8EE"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C360C28" w14:textId="77777777" w:rsidR="008B7CC3" w:rsidRPr="008B7CC3" w:rsidRDefault="008B7CC3" w:rsidP="00362103">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8B7CC3">
              <w:rPr>
                <w:rFonts w:ascii="Times New Roman" w:hAnsi="Times New Roman" w:cs="Times New Roman"/>
                <w:b/>
                <w:bCs/>
                <w:color w:val="000000"/>
                <w:sz w:val="20"/>
                <w:szCs w:val="20"/>
                <w:lang w:val="en-CA"/>
              </w:rPr>
              <w:t>&lt;0.001</w:t>
            </w:r>
          </w:p>
          <w:p w14:paraId="5F8E1B85" w14:textId="107C45AA" w:rsidR="008B7CC3" w:rsidRPr="00362103" w:rsidRDefault="008B7CC3" w:rsidP="00362103">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8B7CC3">
              <w:rPr>
                <w:rFonts w:ascii="Times New Roman" w:hAnsi="Times New Roman" w:cs="Times New Roman"/>
                <w:b/>
                <w:bCs/>
                <w:color w:val="000000"/>
                <w:sz w:val="20"/>
                <w:szCs w:val="20"/>
                <w:lang w:val="en-CA"/>
              </w:rPr>
              <w:t>&lt;0.001</w:t>
            </w:r>
          </w:p>
          <w:p w14:paraId="5B3720F8" w14:textId="2CDB7022" w:rsidR="008B7CC3" w:rsidRDefault="008B7CC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w:t>
            </w:r>
            <w:r w:rsidR="009659A6">
              <w:rPr>
                <w:rFonts w:ascii="Times New Roman" w:hAnsi="Times New Roman" w:cs="Times New Roman"/>
                <w:color w:val="000000"/>
                <w:sz w:val="20"/>
                <w:szCs w:val="20"/>
                <w:lang w:val="en-CA"/>
              </w:rPr>
              <w:t>391</w:t>
            </w:r>
          </w:p>
          <w:p w14:paraId="3C6D80EF" w14:textId="2C42AE93" w:rsidR="008B7CC3" w:rsidRDefault="008B7CC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w:t>
            </w:r>
            <w:r w:rsidR="009659A6">
              <w:rPr>
                <w:rFonts w:ascii="Times New Roman" w:hAnsi="Times New Roman" w:cs="Times New Roman"/>
                <w:color w:val="000000"/>
                <w:sz w:val="20"/>
                <w:szCs w:val="20"/>
                <w:lang w:val="en-CA"/>
              </w:rPr>
              <w:t>836</w:t>
            </w:r>
          </w:p>
          <w:p w14:paraId="564B8A0F" w14:textId="3358F221" w:rsidR="008B7CC3" w:rsidRPr="008B7CC3" w:rsidRDefault="008B7CC3" w:rsidP="00362103">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8B7CC3">
              <w:rPr>
                <w:rFonts w:ascii="Times New Roman" w:hAnsi="Times New Roman" w:cs="Times New Roman"/>
                <w:b/>
                <w:bCs/>
                <w:color w:val="000000"/>
                <w:sz w:val="20"/>
                <w:szCs w:val="20"/>
                <w:lang w:val="en-CA"/>
              </w:rPr>
              <w:t>&lt;0.001</w:t>
            </w:r>
          </w:p>
        </w:tc>
      </w:tr>
      <w:tr w:rsidR="00362103" w14:paraId="6ADD338D" w14:textId="77777777" w:rsidTr="008679D9">
        <w:tc>
          <w:tcPr>
            <w:tcW w:w="1380" w:type="dxa"/>
          </w:tcPr>
          <w:p w14:paraId="297877B0" w14:textId="5CE9A20F" w:rsidR="004938C4" w:rsidRP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Town of Baie </w:t>
            </w:r>
            <w:proofErr w:type="spellStart"/>
            <w:r w:rsidRPr="00FA689E">
              <w:rPr>
                <w:rFonts w:ascii="Times New Roman" w:hAnsi="Times New Roman" w:cs="Times New Roman"/>
                <w:color w:val="000000"/>
                <w:sz w:val="20"/>
                <w:szCs w:val="20"/>
                <w:lang w:val="en-CA"/>
              </w:rPr>
              <w:t>d’Urfé</w:t>
            </w:r>
            <w:proofErr w:type="spellEnd"/>
            <w:r w:rsidRPr="00FA689E">
              <w:rPr>
                <w:rFonts w:ascii="Times New Roman" w:hAnsi="Times New Roman" w:cs="Times New Roman"/>
                <w:color w:val="000000"/>
                <w:sz w:val="20"/>
                <w:szCs w:val="20"/>
                <w:lang w:val="en-CA"/>
              </w:rPr>
              <w:t xml:space="preserve"> (suburban)</w:t>
            </w:r>
          </w:p>
        </w:tc>
        <w:tc>
          <w:tcPr>
            <w:tcW w:w="4158" w:type="dxa"/>
          </w:tcPr>
          <w:p w14:paraId="06122724" w14:textId="5C66DA87" w:rsidR="001E0023" w:rsidRDefault="001E002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Human covariates model – 25 meters</w:t>
            </w:r>
          </w:p>
          <w:p w14:paraId="6B35D741" w14:textId="77777777" w:rsidR="001E0023" w:rsidRDefault="001E002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(person/km</w:t>
            </w:r>
            <w:r>
              <w:rPr>
                <w:rFonts w:ascii="Times New Roman" w:hAnsi="Times New Roman" w:cs="Times New Roman"/>
                <w:color w:val="000000"/>
                <w:sz w:val="20"/>
                <w:szCs w:val="20"/>
                <w:vertAlign w:val="superscript"/>
                <w:lang w:val="en-CA"/>
              </w:rPr>
              <w:t>2</w:t>
            </w:r>
            <w:r>
              <w:rPr>
                <w:rFonts w:ascii="Times New Roman" w:hAnsi="Times New Roman" w:cs="Times New Roman"/>
                <w:color w:val="000000"/>
                <w:sz w:val="20"/>
                <w:szCs w:val="20"/>
                <w:lang w:val="en-CA"/>
              </w:rPr>
              <w:t>)</w:t>
            </w:r>
          </w:p>
          <w:p w14:paraId="0B8FD90B" w14:textId="77777777" w:rsidR="001E0023" w:rsidRDefault="001E002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Road length (m)</w:t>
            </w:r>
          </w:p>
          <w:p w14:paraId="0D945217" w14:textId="28863B36" w:rsidR="004938C4" w:rsidRPr="004938C4" w:rsidRDefault="001E002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Distance to the nearest bird feeder (m)</w:t>
            </w:r>
          </w:p>
        </w:tc>
        <w:tc>
          <w:tcPr>
            <w:tcW w:w="1149" w:type="dxa"/>
          </w:tcPr>
          <w:p w14:paraId="19EE8774"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7EBE3DF" w14:textId="77777777" w:rsidR="0020697A" w:rsidRDefault="0020697A"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-0.486</w:t>
            </w:r>
          </w:p>
          <w:p w14:paraId="7549123D" w14:textId="77777777" w:rsidR="003E04A0" w:rsidRDefault="003E04A0"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1.238</w:t>
            </w:r>
          </w:p>
          <w:p w14:paraId="0E1DE3D9" w14:textId="30E32C70" w:rsidR="00EC1C23" w:rsidRPr="004938C4" w:rsidRDefault="003E04A0"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-0.427</w:t>
            </w:r>
          </w:p>
        </w:tc>
        <w:tc>
          <w:tcPr>
            <w:tcW w:w="1017" w:type="dxa"/>
          </w:tcPr>
          <w:p w14:paraId="4D554E25"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A0F8FF3" w14:textId="77777777" w:rsidR="00424524" w:rsidRDefault="0042452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0.135</w:t>
            </w:r>
          </w:p>
          <w:p w14:paraId="367D9E16" w14:textId="77777777" w:rsidR="00424524" w:rsidRDefault="0042452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0.136</w:t>
            </w:r>
          </w:p>
          <w:p w14:paraId="2BBAA4BF" w14:textId="467035B6" w:rsidR="00424524" w:rsidRPr="004938C4" w:rsidRDefault="0042452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0.128</w:t>
            </w:r>
          </w:p>
        </w:tc>
        <w:tc>
          <w:tcPr>
            <w:tcW w:w="811" w:type="dxa"/>
          </w:tcPr>
          <w:p w14:paraId="1AD289ED"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98FFD66" w14:textId="77777777" w:rsidR="00077D7C" w:rsidRDefault="00077D7C"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-3.603</w:t>
            </w:r>
          </w:p>
          <w:p w14:paraId="64A25972" w14:textId="77777777" w:rsidR="00077D7C" w:rsidRDefault="00077D7C"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9.138</w:t>
            </w:r>
          </w:p>
          <w:p w14:paraId="324EED9B" w14:textId="40B917F4" w:rsidR="00077D7C" w:rsidRPr="004938C4" w:rsidRDefault="00077D7C"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-3.342</w:t>
            </w:r>
          </w:p>
        </w:tc>
        <w:tc>
          <w:tcPr>
            <w:tcW w:w="835" w:type="dxa"/>
          </w:tcPr>
          <w:p w14:paraId="63645FF1"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0CA09AD" w14:textId="77777777" w:rsidR="00A965FE" w:rsidRDefault="00A965FE" w:rsidP="00362103">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965FE">
              <w:rPr>
                <w:rFonts w:ascii="Times New Roman" w:hAnsi="Times New Roman" w:cs="Times New Roman"/>
                <w:b/>
                <w:bCs/>
                <w:color w:val="000000"/>
                <w:sz w:val="20"/>
                <w:szCs w:val="20"/>
                <w:lang w:val="en-CA"/>
              </w:rPr>
              <w:t>&lt;0.001</w:t>
            </w:r>
          </w:p>
          <w:p w14:paraId="74609AB3" w14:textId="77777777" w:rsidR="00A965FE" w:rsidRDefault="00A965FE" w:rsidP="00362103">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965FE">
              <w:rPr>
                <w:rFonts w:ascii="Times New Roman" w:hAnsi="Times New Roman" w:cs="Times New Roman"/>
                <w:b/>
                <w:bCs/>
                <w:color w:val="000000"/>
                <w:sz w:val="20"/>
                <w:szCs w:val="20"/>
                <w:lang w:val="en-CA"/>
              </w:rPr>
              <w:t>&lt;0.001</w:t>
            </w:r>
          </w:p>
          <w:p w14:paraId="18FE3252" w14:textId="1039FD76" w:rsidR="00A965FE" w:rsidRPr="00A965FE" w:rsidRDefault="00A965FE" w:rsidP="00362103">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965FE">
              <w:rPr>
                <w:rFonts w:ascii="Times New Roman" w:hAnsi="Times New Roman" w:cs="Times New Roman"/>
                <w:b/>
                <w:bCs/>
                <w:color w:val="000000"/>
                <w:sz w:val="20"/>
                <w:szCs w:val="20"/>
                <w:lang w:val="en-CA"/>
              </w:rPr>
              <w:t>&lt;0.001</w:t>
            </w:r>
          </w:p>
        </w:tc>
      </w:tr>
      <w:tr w:rsidR="00362103" w14:paraId="793D405D" w14:textId="77777777" w:rsidTr="008679D9">
        <w:tc>
          <w:tcPr>
            <w:tcW w:w="1380" w:type="dxa"/>
          </w:tcPr>
          <w:p w14:paraId="430F982A" w14:textId="7F9A32C3" w:rsidR="004938C4" w:rsidRP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rPr>
              <w:t xml:space="preserve">Concordia </w:t>
            </w:r>
            <w:proofErr w:type="spellStart"/>
            <w:r>
              <w:rPr>
                <w:rFonts w:ascii="Times New Roman" w:hAnsi="Times New Roman" w:cs="Times New Roman"/>
                <w:color w:val="000000"/>
                <w:sz w:val="20"/>
                <w:szCs w:val="20"/>
              </w:rPr>
              <w:t>University</w:t>
            </w:r>
            <w:proofErr w:type="spellEnd"/>
            <w:r w:rsidRPr="00FA689E">
              <w:rPr>
                <w:rFonts w:ascii="Times New Roman" w:hAnsi="Times New Roman" w:cs="Times New Roman"/>
                <w:color w:val="000000"/>
                <w:sz w:val="20"/>
                <w:szCs w:val="20"/>
              </w:rPr>
              <w:t xml:space="preserve"> (dense </w:t>
            </w:r>
            <w:proofErr w:type="spellStart"/>
            <w:r w:rsidRPr="00FA689E">
              <w:rPr>
                <w:rFonts w:ascii="Times New Roman" w:hAnsi="Times New Roman" w:cs="Times New Roman"/>
                <w:color w:val="000000"/>
                <w:sz w:val="20"/>
                <w:szCs w:val="20"/>
              </w:rPr>
              <w:t>urban</w:t>
            </w:r>
            <w:proofErr w:type="spellEnd"/>
            <w:r w:rsidRPr="00FA689E">
              <w:rPr>
                <w:rFonts w:ascii="Times New Roman" w:hAnsi="Times New Roman" w:cs="Times New Roman"/>
                <w:color w:val="000000"/>
                <w:sz w:val="20"/>
                <w:szCs w:val="20"/>
              </w:rPr>
              <w:t>)</w:t>
            </w:r>
          </w:p>
        </w:tc>
        <w:tc>
          <w:tcPr>
            <w:tcW w:w="4158" w:type="dxa"/>
          </w:tcPr>
          <w:p w14:paraId="449889A3" w14:textId="5611D6B6" w:rsidR="00EC1C23" w:rsidRDefault="00EC1C2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i/>
                <w:iCs/>
                <w:color w:val="000000"/>
                <w:sz w:val="20"/>
                <w:szCs w:val="20"/>
                <w:lang w:val="en-CA"/>
              </w:rPr>
              <w:t>Global model – 25 meters</w:t>
            </w:r>
          </w:p>
          <w:p w14:paraId="2AE51BF1" w14:textId="77777777" w:rsidR="00EC1C23" w:rsidRDefault="00EC1C2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vegetation height (m)</w:t>
            </w:r>
          </w:p>
          <w:p w14:paraId="326DAB58" w14:textId="77777777" w:rsidR="00EC1C23" w:rsidRDefault="00EC1C2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Standard deviation of the mean vegetation height</w:t>
            </w:r>
          </w:p>
          <w:p w14:paraId="34530AB0" w14:textId="77777777" w:rsidR="00EC1C23" w:rsidRDefault="00EC1C2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(person/km</w:t>
            </w:r>
            <w:r>
              <w:rPr>
                <w:rFonts w:ascii="Times New Roman" w:hAnsi="Times New Roman" w:cs="Times New Roman"/>
                <w:color w:val="000000"/>
                <w:sz w:val="20"/>
                <w:szCs w:val="20"/>
                <w:vertAlign w:val="superscript"/>
                <w:lang w:val="en-CA"/>
              </w:rPr>
              <w:t>2</w:t>
            </w:r>
            <w:r>
              <w:rPr>
                <w:rFonts w:ascii="Times New Roman" w:hAnsi="Times New Roman" w:cs="Times New Roman"/>
                <w:color w:val="000000"/>
                <w:sz w:val="20"/>
                <w:szCs w:val="20"/>
                <w:lang w:val="en-CA"/>
              </w:rPr>
              <w:t>)</w:t>
            </w:r>
          </w:p>
          <w:p w14:paraId="70CDD2DB" w14:textId="77777777" w:rsidR="00EC1C23" w:rsidRDefault="00EC1C2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Road length (m)</w:t>
            </w:r>
          </w:p>
          <w:p w14:paraId="484D6B55" w14:textId="231F225B" w:rsidR="004938C4" w:rsidRPr="004938C4" w:rsidRDefault="00EC1C23"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Distance to the nearest bird feeder (m)</w:t>
            </w:r>
          </w:p>
        </w:tc>
        <w:tc>
          <w:tcPr>
            <w:tcW w:w="1149" w:type="dxa"/>
          </w:tcPr>
          <w:p w14:paraId="5157DAD1"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5656A50" w14:textId="77777777" w:rsidR="00D23FD8" w:rsidRDefault="00D23FD8"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0.252</w:t>
            </w:r>
          </w:p>
          <w:p w14:paraId="2064F3A5" w14:textId="79A47AE3" w:rsidR="00D23FD8" w:rsidRDefault="00D23FD8"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-0.458</w:t>
            </w:r>
          </w:p>
          <w:p w14:paraId="0267D5C1" w14:textId="77777777" w:rsidR="00D23FD8" w:rsidRDefault="00D23FD8"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-0.212</w:t>
            </w:r>
          </w:p>
          <w:p w14:paraId="3CCE98AD" w14:textId="77777777" w:rsidR="00D23FD8" w:rsidRDefault="00D23FD8"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0.736</w:t>
            </w:r>
          </w:p>
          <w:p w14:paraId="5D1B812E" w14:textId="2A566AA6" w:rsidR="00D23FD8" w:rsidRPr="004938C4" w:rsidRDefault="00D23FD8"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w:t>
            </w:r>
            <w:r w:rsidR="00424524">
              <w:rPr>
                <w:rFonts w:ascii="Times New Roman" w:hAnsi="Times New Roman" w:cs="Times New Roman"/>
                <w:color w:val="000000"/>
                <w:sz w:val="20"/>
                <w:szCs w:val="20"/>
                <w:lang w:val="en-CA"/>
              </w:rPr>
              <w:t>392</w:t>
            </w:r>
          </w:p>
        </w:tc>
        <w:tc>
          <w:tcPr>
            <w:tcW w:w="1017" w:type="dxa"/>
          </w:tcPr>
          <w:p w14:paraId="73A00F22"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60E35AF" w14:textId="77777777" w:rsidR="00424524" w:rsidRDefault="0042452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0.180</w:t>
            </w:r>
          </w:p>
          <w:p w14:paraId="1EA29F45" w14:textId="2AA04987" w:rsidR="00424524" w:rsidRDefault="0042452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0.191</w:t>
            </w:r>
          </w:p>
          <w:p w14:paraId="24C75726" w14:textId="77777777" w:rsidR="00424524" w:rsidRDefault="0042452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0.131</w:t>
            </w:r>
          </w:p>
          <w:p w14:paraId="573DDE5C" w14:textId="77777777" w:rsidR="00424524" w:rsidRDefault="0042452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0.135</w:t>
            </w:r>
          </w:p>
          <w:p w14:paraId="0337B1BC" w14:textId="607DD95B" w:rsidR="00424524" w:rsidRPr="004938C4" w:rsidRDefault="0042452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0.141</w:t>
            </w:r>
          </w:p>
        </w:tc>
        <w:tc>
          <w:tcPr>
            <w:tcW w:w="811" w:type="dxa"/>
          </w:tcPr>
          <w:p w14:paraId="7B2DB8C0"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800174D" w14:textId="77777777" w:rsidR="00077D7C" w:rsidRDefault="00A965FE"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1.399</w:t>
            </w:r>
          </w:p>
          <w:p w14:paraId="791A5290" w14:textId="7AFFEE28" w:rsidR="00A965FE" w:rsidRDefault="00A965FE"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-2.405</w:t>
            </w:r>
          </w:p>
          <w:p w14:paraId="6DE1380E" w14:textId="77777777" w:rsidR="00A965FE" w:rsidRDefault="00A965FE"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-1.620</w:t>
            </w:r>
          </w:p>
          <w:p w14:paraId="06D3A4B8" w14:textId="77777777" w:rsidR="00A965FE" w:rsidRDefault="00A965FE"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5.438</w:t>
            </w:r>
          </w:p>
          <w:p w14:paraId="0AAA1B9E" w14:textId="4E0C6D34" w:rsidR="00A965FE" w:rsidRPr="004938C4" w:rsidRDefault="00A965FE"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-2.772</w:t>
            </w:r>
          </w:p>
        </w:tc>
        <w:tc>
          <w:tcPr>
            <w:tcW w:w="835" w:type="dxa"/>
          </w:tcPr>
          <w:p w14:paraId="50EBB96C" w14:textId="77777777" w:rsidR="004938C4" w:rsidRDefault="004938C4"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01BA5DA" w14:textId="77777777" w:rsidR="00A965FE" w:rsidRDefault="00550E78"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0.162</w:t>
            </w:r>
          </w:p>
          <w:p w14:paraId="4CA2A40B" w14:textId="300EEE6A" w:rsidR="00550E78" w:rsidRDefault="00550E78"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b/>
                <w:bCs/>
                <w:color w:val="000000"/>
                <w:sz w:val="20"/>
                <w:szCs w:val="20"/>
                <w:lang w:val="en-CA"/>
              </w:rPr>
              <w:t>0.016</w:t>
            </w:r>
          </w:p>
          <w:p w14:paraId="197C8B8B" w14:textId="77777777" w:rsidR="00550E78" w:rsidRDefault="00550E78" w:rsidP="00362103">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0.105</w:t>
            </w:r>
          </w:p>
          <w:p w14:paraId="0B481A9C" w14:textId="77777777" w:rsidR="00550E78" w:rsidRDefault="00550E78" w:rsidP="00362103">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A965FE">
              <w:rPr>
                <w:rFonts w:ascii="Times New Roman" w:hAnsi="Times New Roman" w:cs="Times New Roman"/>
                <w:b/>
                <w:bCs/>
                <w:color w:val="000000"/>
                <w:sz w:val="20"/>
                <w:szCs w:val="20"/>
                <w:lang w:val="en-CA"/>
              </w:rPr>
              <w:t>&lt;0.001</w:t>
            </w:r>
          </w:p>
          <w:p w14:paraId="3AF23738" w14:textId="610C5857" w:rsidR="00550E78" w:rsidRPr="00550E78" w:rsidRDefault="00550E78" w:rsidP="00362103">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Pr>
                <w:rFonts w:ascii="Times New Roman" w:hAnsi="Times New Roman" w:cs="Times New Roman"/>
                <w:b/>
                <w:bCs/>
                <w:color w:val="000000"/>
                <w:sz w:val="20"/>
                <w:szCs w:val="20"/>
                <w:lang w:val="en-CA"/>
              </w:rPr>
              <w:t>0.00</w:t>
            </w:r>
            <w:r w:rsidR="00362103">
              <w:rPr>
                <w:rFonts w:ascii="Times New Roman" w:hAnsi="Times New Roman" w:cs="Times New Roman"/>
                <w:b/>
                <w:bCs/>
                <w:color w:val="000000"/>
                <w:sz w:val="20"/>
                <w:szCs w:val="20"/>
                <w:lang w:val="en-CA"/>
              </w:rPr>
              <w:t>6</w:t>
            </w:r>
          </w:p>
        </w:tc>
      </w:tr>
    </w:tbl>
    <w:p w14:paraId="1EA6F373" w14:textId="08A6828C" w:rsidR="008679D9" w:rsidRPr="0058123C" w:rsidRDefault="00A26680" w:rsidP="00F55A40">
      <w:pPr>
        <w:pStyle w:val="Heading3"/>
        <w:spacing w:line="480" w:lineRule="auto"/>
        <w:ind w:firstLine="720"/>
        <w:jc w:val="both"/>
        <w:rPr>
          <w:rFonts w:ascii="Times New Roman" w:hAnsi="Times New Roman" w:cs="Times New Roman"/>
          <w:color w:val="000000" w:themeColor="text1"/>
          <w:sz w:val="24"/>
          <w:szCs w:val="24"/>
          <w:lang w:val="en-CA"/>
        </w:rPr>
      </w:pPr>
      <w:r>
        <w:rPr>
          <w:rFonts w:ascii="Times New Roman" w:hAnsi="Times New Roman" w:cs="Times New Roman"/>
          <w:color w:val="000000" w:themeColor="text1"/>
          <w:sz w:val="24"/>
          <w:szCs w:val="24"/>
          <w:lang w:val="en-CA"/>
        </w:rPr>
        <w:lastRenderedPageBreak/>
        <w:t xml:space="preserve">The prediction plots </w:t>
      </w:r>
      <w:r w:rsidR="0036188F">
        <w:rPr>
          <w:rFonts w:ascii="Times New Roman" w:hAnsi="Times New Roman" w:cs="Times New Roman"/>
          <w:color w:val="000000" w:themeColor="text1"/>
          <w:sz w:val="24"/>
          <w:szCs w:val="24"/>
          <w:lang w:val="en-CA"/>
        </w:rPr>
        <w:t xml:space="preserve">including only the significant </w:t>
      </w:r>
      <w:r w:rsidR="003E7F2B">
        <w:rPr>
          <w:rFonts w:ascii="Times New Roman" w:hAnsi="Times New Roman" w:cs="Times New Roman"/>
          <w:color w:val="000000" w:themeColor="text1"/>
          <w:sz w:val="24"/>
          <w:szCs w:val="24"/>
          <w:lang w:val="en-CA"/>
        </w:rPr>
        <w:t>fixed effects for the resource selection functions of each locations reveal that the presence of cardinals is associated with different urban and habitat features</w:t>
      </w:r>
      <w:r w:rsidR="008E535B">
        <w:rPr>
          <w:rFonts w:ascii="Times New Roman" w:hAnsi="Times New Roman" w:cs="Times New Roman"/>
          <w:color w:val="000000" w:themeColor="text1"/>
          <w:sz w:val="24"/>
          <w:szCs w:val="24"/>
          <w:lang w:val="en-CA"/>
        </w:rPr>
        <w:t xml:space="preserve"> according to the site they spend their winter in (Fig. </w:t>
      </w:r>
      <w:r w:rsidR="008E535B" w:rsidRPr="00CD5B54">
        <w:rPr>
          <w:rFonts w:ascii="Times New Roman" w:hAnsi="Times New Roman" w:cs="Times New Roman"/>
          <w:color w:val="000000" w:themeColor="text1"/>
          <w:sz w:val="24"/>
          <w:szCs w:val="24"/>
          <w:highlight w:val="yellow"/>
          <w:lang w:val="en-CA"/>
        </w:rPr>
        <w:t>X</w:t>
      </w:r>
      <w:r w:rsidR="008E535B">
        <w:rPr>
          <w:rFonts w:ascii="Times New Roman" w:hAnsi="Times New Roman" w:cs="Times New Roman"/>
          <w:color w:val="000000" w:themeColor="text1"/>
          <w:sz w:val="24"/>
          <w:szCs w:val="24"/>
          <w:lang w:val="en-CA"/>
        </w:rPr>
        <w:t xml:space="preserve">). In the peri-urban site (MBO), </w:t>
      </w:r>
      <w:r w:rsidR="00AE1379">
        <w:rPr>
          <w:rFonts w:ascii="Times New Roman" w:hAnsi="Times New Roman" w:cs="Times New Roman"/>
          <w:color w:val="000000" w:themeColor="text1"/>
          <w:sz w:val="24"/>
          <w:szCs w:val="24"/>
          <w:lang w:val="en-CA"/>
        </w:rPr>
        <w:t xml:space="preserve">the probability of presence of the cardinals </w:t>
      </w:r>
      <w:r w:rsidR="00BC43D7">
        <w:rPr>
          <w:rFonts w:ascii="Times New Roman" w:hAnsi="Times New Roman" w:cs="Times New Roman"/>
          <w:color w:val="000000" w:themeColor="text1"/>
          <w:sz w:val="24"/>
          <w:szCs w:val="24"/>
          <w:lang w:val="en-CA"/>
        </w:rPr>
        <w:t>decreases</w:t>
      </w:r>
      <w:r w:rsidR="00AE1379">
        <w:rPr>
          <w:rFonts w:ascii="Times New Roman" w:hAnsi="Times New Roman" w:cs="Times New Roman"/>
          <w:color w:val="000000" w:themeColor="text1"/>
          <w:sz w:val="24"/>
          <w:szCs w:val="24"/>
          <w:lang w:val="en-CA"/>
        </w:rPr>
        <w:t xml:space="preserve"> as the mean vegetation height increases (</w:t>
      </w:r>
      <w:r w:rsidR="00BC43D7">
        <w:rPr>
          <w:rFonts w:ascii="Times New Roman" w:hAnsi="Times New Roman" w:cs="Times New Roman"/>
          <w:color w:val="000000" w:themeColor="text1"/>
          <w:sz w:val="24"/>
          <w:szCs w:val="24"/>
          <w:lang w:val="en-CA"/>
        </w:rPr>
        <w:t xml:space="preserve">Fig. </w:t>
      </w:r>
      <w:r w:rsidR="00BC43D7" w:rsidRPr="00CD5B54">
        <w:rPr>
          <w:rFonts w:ascii="Times New Roman" w:hAnsi="Times New Roman" w:cs="Times New Roman"/>
          <w:color w:val="000000" w:themeColor="text1"/>
          <w:sz w:val="24"/>
          <w:szCs w:val="24"/>
          <w:highlight w:val="yellow"/>
          <w:lang w:val="en-CA"/>
        </w:rPr>
        <w:t>X</w:t>
      </w:r>
      <w:r w:rsidR="00BC43D7">
        <w:rPr>
          <w:rFonts w:ascii="Times New Roman" w:hAnsi="Times New Roman" w:cs="Times New Roman"/>
          <w:color w:val="000000" w:themeColor="text1"/>
          <w:sz w:val="24"/>
          <w:szCs w:val="24"/>
          <w:lang w:val="en-CA"/>
        </w:rPr>
        <w:t>, A</w:t>
      </w:r>
      <w:r w:rsidR="000E360B">
        <w:rPr>
          <w:rFonts w:ascii="Times New Roman" w:hAnsi="Times New Roman" w:cs="Times New Roman"/>
          <w:color w:val="000000" w:themeColor="text1"/>
          <w:sz w:val="24"/>
          <w:szCs w:val="24"/>
          <w:lang w:val="en-CA"/>
        </w:rPr>
        <w:t xml:space="preserve">), while the presence of the birds increases with greater variability in vegetation height (Fig. </w:t>
      </w:r>
      <w:r w:rsidR="000E360B" w:rsidRPr="00CD5B54">
        <w:rPr>
          <w:rFonts w:ascii="Times New Roman" w:hAnsi="Times New Roman" w:cs="Times New Roman"/>
          <w:color w:val="000000" w:themeColor="text1"/>
          <w:sz w:val="24"/>
          <w:szCs w:val="24"/>
          <w:highlight w:val="yellow"/>
          <w:lang w:val="en-CA"/>
        </w:rPr>
        <w:t>X</w:t>
      </w:r>
      <w:r w:rsidR="000E360B">
        <w:rPr>
          <w:rFonts w:ascii="Times New Roman" w:hAnsi="Times New Roman" w:cs="Times New Roman"/>
          <w:color w:val="000000" w:themeColor="text1"/>
          <w:sz w:val="24"/>
          <w:szCs w:val="24"/>
          <w:lang w:val="en-CA"/>
        </w:rPr>
        <w:t>, B)</w:t>
      </w:r>
      <w:r w:rsidR="005E744F">
        <w:rPr>
          <w:rFonts w:ascii="Times New Roman" w:hAnsi="Times New Roman" w:cs="Times New Roman"/>
          <w:color w:val="000000" w:themeColor="text1"/>
          <w:sz w:val="24"/>
          <w:szCs w:val="24"/>
          <w:lang w:val="en-CA"/>
        </w:rPr>
        <w:t xml:space="preserve">. The probability of presence of the cardinals also seems to decrease as the distance to the nearest bird feeder increases (Fig. </w:t>
      </w:r>
      <w:r w:rsidR="005E744F" w:rsidRPr="00CD5B54">
        <w:rPr>
          <w:rFonts w:ascii="Times New Roman" w:hAnsi="Times New Roman" w:cs="Times New Roman"/>
          <w:color w:val="000000" w:themeColor="text1"/>
          <w:sz w:val="24"/>
          <w:szCs w:val="24"/>
          <w:highlight w:val="yellow"/>
          <w:lang w:val="en-CA"/>
        </w:rPr>
        <w:t>X</w:t>
      </w:r>
      <w:r w:rsidR="005E744F">
        <w:rPr>
          <w:rFonts w:ascii="Times New Roman" w:hAnsi="Times New Roman" w:cs="Times New Roman"/>
          <w:color w:val="000000" w:themeColor="text1"/>
          <w:sz w:val="24"/>
          <w:szCs w:val="24"/>
          <w:lang w:val="en-CA"/>
        </w:rPr>
        <w:t>, C).</w:t>
      </w:r>
      <w:r w:rsidR="00C457A3">
        <w:rPr>
          <w:rFonts w:ascii="Times New Roman" w:hAnsi="Times New Roman" w:cs="Times New Roman"/>
          <w:color w:val="000000" w:themeColor="text1"/>
          <w:sz w:val="24"/>
          <w:szCs w:val="24"/>
          <w:lang w:val="en-CA"/>
        </w:rPr>
        <w:t xml:space="preserve"> In our suburban location (BDU), the probability of presence of the cardinals shows little relationship with population density (Fig. </w:t>
      </w:r>
      <w:r w:rsidR="00C457A3" w:rsidRPr="00CD5B54">
        <w:rPr>
          <w:rFonts w:ascii="Times New Roman" w:hAnsi="Times New Roman" w:cs="Times New Roman"/>
          <w:color w:val="000000" w:themeColor="text1"/>
          <w:sz w:val="24"/>
          <w:szCs w:val="24"/>
          <w:highlight w:val="yellow"/>
          <w:lang w:val="en-CA"/>
        </w:rPr>
        <w:t>X</w:t>
      </w:r>
      <w:r w:rsidR="00C457A3">
        <w:rPr>
          <w:rFonts w:ascii="Times New Roman" w:hAnsi="Times New Roman" w:cs="Times New Roman"/>
          <w:color w:val="000000" w:themeColor="text1"/>
          <w:sz w:val="24"/>
          <w:szCs w:val="24"/>
          <w:lang w:val="en-CA"/>
        </w:rPr>
        <w:t>, D), but increases as the mean road length increases</w:t>
      </w:r>
      <w:r w:rsidR="00EA7A00">
        <w:rPr>
          <w:rFonts w:ascii="Times New Roman" w:hAnsi="Times New Roman" w:cs="Times New Roman"/>
          <w:color w:val="000000" w:themeColor="text1"/>
          <w:sz w:val="24"/>
          <w:szCs w:val="24"/>
          <w:lang w:val="en-CA"/>
        </w:rPr>
        <w:t xml:space="preserve"> (Fig. </w:t>
      </w:r>
      <w:r w:rsidR="00EA7A00" w:rsidRPr="00CD5B54">
        <w:rPr>
          <w:rFonts w:ascii="Times New Roman" w:hAnsi="Times New Roman" w:cs="Times New Roman"/>
          <w:color w:val="000000" w:themeColor="text1"/>
          <w:sz w:val="24"/>
          <w:szCs w:val="24"/>
          <w:highlight w:val="yellow"/>
          <w:lang w:val="en-CA"/>
        </w:rPr>
        <w:t>X</w:t>
      </w:r>
      <w:r w:rsidR="00EA7A00">
        <w:rPr>
          <w:rFonts w:ascii="Times New Roman" w:hAnsi="Times New Roman" w:cs="Times New Roman"/>
          <w:color w:val="000000" w:themeColor="text1"/>
          <w:sz w:val="24"/>
          <w:szCs w:val="24"/>
          <w:lang w:val="en-CA"/>
        </w:rPr>
        <w:t xml:space="preserve">, E). </w:t>
      </w:r>
      <w:r w:rsidR="003F3314">
        <w:rPr>
          <w:rFonts w:ascii="Times New Roman" w:hAnsi="Times New Roman" w:cs="Times New Roman"/>
          <w:color w:val="000000" w:themeColor="text1"/>
          <w:sz w:val="24"/>
          <w:szCs w:val="24"/>
          <w:lang w:val="en-CA"/>
        </w:rPr>
        <w:t>Like</w:t>
      </w:r>
      <w:r w:rsidR="00EA7A00">
        <w:rPr>
          <w:rFonts w:ascii="Times New Roman" w:hAnsi="Times New Roman" w:cs="Times New Roman"/>
          <w:color w:val="000000" w:themeColor="text1"/>
          <w:sz w:val="24"/>
          <w:szCs w:val="24"/>
          <w:lang w:val="en-CA"/>
        </w:rPr>
        <w:t xml:space="preserve"> our least urban site, </w:t>
      </w:r>
      <w:r w:rsidR="00325979">
        <w:rPr>
          <w:rFonts w:ascii="Times New Roman" w:hAnsi="Times New Roman" w:cs="Times New Roman"/>
          <w:color w:val="000000" w:themeColor="text1"/>
          <w:sz w:val="24"/>
          <w:szCs w:val="24"/>
          <w:lang w:val="en-CA"/>
        </w:rPr>
        <w:t xml:space="preserve">the presence of the birds also decreases as the distance to the nearest feeder increases (Fig. </w:t>
      </w:r>
      <w:r w:rsidR="00325979" w:rsidRPr="00CD5B54">
        <w:rPr>
          <w:rFonts w:ascii="Times New Roman" w:hAnsi="Times New Roman" w:cs="Times New Roman"/>
          <w:color w:val="000000" w:themeColor="text1"/>
          <w:sz w:val="24"/>
          <w:szCs w:val="24"/>
          <w:highlight w:val="yellow"/>
          <w:lang w:val="en-CA"/>
        </w:rPr>
        <w:t>X</w:t>
      </w:r>
      <w:r w:rsidR="00325979">
        <w:rPr>
          <w:rFonts w:ascii="Times New Roman" w:hAnsi="Times New Roman" w:cs="Times New Roman"/>
          <w:color w:val="000000" w:themeColor="text1"/>
          <w:sz w:val="24"/>
          <w:szCs w:val="24"/>
          <w:lang w:val="en-CA"/>
        </w:rPr>
        <w:t>, F).</w:t>
      </w:r>
      <w:r w:rsidR="00AF52F9">
        <w:rPr>
          <w:rFonts w:ascii="Times New Roman" w:hAnsi="Times New Roman" w:cs="Times New Roman"/>
          <w:color w:val="000000" w:themeColor="text1"/>
          <w:sz w:val="24"/>
          <w:szCs w:val="24"/>
          <w:lang w:val="en-CA"/>
        </w:rPr>
        <w:t xml:space="preserve"> In the dense urban site (CON), the cardinals’ probability of presence decreases with</w:t>
      </w:r>
      <w:r w:rsidR="00E73272">
        <w:rPr>
          <w:rFonts w:ascii="Times New Roman" w:hAnsi="Times New Roman" w:cs="Times New Roman"/>
          <w:color w:val="000000" w:themeColor="text1"/>
          <w:sz w:val="24"/>
          <w:szCs w:val="24"/>
          <w:lang w:val="en-CA"/>
        </w:rPr>
        <w:t xml:space="preserve"> increasing ve</w:t>
      </w:r>
      <w:r w:rsidR="00800404">
        <w:rPr>
          <w:rFonts w:ascii="Times New Roman" w:hAnsi="Times New Roman" w:cs="Times New Roman"/>
          <w:color w:val="000000" w:themeColor="text1"/>
          <w:sz w:val="24"/>
          <w:szCs w:val="24"/>
          <w:lang w:val="en-CA"/>
        </w:rPr>
        <w:t xml:space="preserve">getation height standard deviation, although uncertainty is high (Fig. </w:t>
      </w:r>
      <w:r w:rsidR="00800404" w:rsidRPr="00CD5B54">
        <w:rPr>
          <w:rFonts w:ascii="Times New Roman" w:hAnsi="Times New Roman" w:cs="Times New Roman"/>
          <w:color w:val="000000" w:themeColor="text1"/>
          <w:sz w:val="24"/>
          <w:szCs w:val="24"/>
          <w:highlight w:val="yellow"/>
          <w:lang w:val="en-CA"/>
        </w:rPr>
        <w:t>X</w:t>
      </w:r>
      <w:r w:rsidR="00800404">
        <w:rPr>
          <w:rFonts w:ascii="Times New Roman" w:hAnsi="Times New Roman" w:cs="Times New Roman"/>
          <w:color w:val="000000" w:themeColor="text1"/>
          <w:sz w:val="24"/>
          <w:szCs w:val="24"/>
          <w:lang w:val="en-CA"/>
        </w:rPr>
        <w:t xml:space="preserve">, G). The presence of the cardinals also increased with mean road </w:t>
      </w:r>
      <w:r w:rsidR="00CD5B54">
        <w:rPr>
          <w:rFonts w:ascii="Times New Roman" w:hAnsi="Times New Roman" w:cs="Times New Roman"/>
          <w:color w:val="000000" w:themeColor="text1"/>
          <w:sz w:val="24"/>
          <w:szCs w:val="24"/>
          <w:lang w:val="en-CA"/>
        </w:rPr>
        <w:t>length and</w:t>
      </w:r>
      <w:r w:rsidR="00800404">
        <w:rPr>
          <w:rFonts w:ascii="Times New Roman" w:hAnsi="Times New Roman" w:cs="Times New Roman"/>
          <w:color w:val="000000" w:themeColor="text1"/>
          <w:sz w:val="24"/>
          <w:szCs w:val="24"/>
          <w:lang w:val="en-CA"/>
        </w:rPr>
        <w:t xml:space="preserve"> decreased with the distance to the nearest feeders. Across sites, proximity to feeders and structural complexity of the </w:t>
      </w:r>
      <w:r w:rsidR="00B47D53">
        <w:rPr>
          <w:rFonts w:ascii="Times New Roman" w:hAnsi="Times New Roman" w:cs="Times New Roman"/>
          <w:color w:val="000000" w:themeColor="text1"/>
          <w:sz w:val="24"/>
          <w:szCs w:val="24"/>
          <w:lang w:val="en-CA"/>
        </w:rPr>
        <w:t xml:space="preserve">infrastructures or the vegetation consistently influenced the probability of presence, </w:t>
      </w:r>
      <w:r w:rsidR="00CD5B54">
        <w:rPr>
          <w:rFonts w:ascii="Times New Roman" w:hAnsi="Times New Roman" w:cs="Times New Roman"/>
          <w:color w:val="000000" w:themeColor="text1"/>
          <w:sz w:val="24"/>
          <w:szCs w:val="24"/>
          <w:lang w:val="en-CA"/>
        </w:rPr>
        <w:t>yet specific relationships varied.</w:t>
      </w:r>
    </w:p>
    <w:p w14:paraId="05D6568D" w14:textId="77777777" w:rsidR="008679D9" w:rsidRDefault="008679D9" w:rsidP="008679D9">
      <w:pPr>
        <w:spacing w:line="480" w:lineRule="auto"/>
        <w:jc w:val="both"/>
        <w:rPr>
          <w:rFonts w:ascii="Times New Roman" w:hAnsi="Times New Roman" w:cs="Times New Roman"/>
          <w:color w:val="000000"/>
          <w:lang w:val="en-CA"/>
        </w:rPr>
      </w:pPr>
      <w:r>
        <w:rPr>
          <w:rFonts w:ascii="Times New Roman" w:hAnsi="Times New Roman" w:cs="Times New Roman"/>
          <w:noProof/>
          <w:color w:val="000000"/>
          <w:lang w:val="en-CA"/>
        </w:rPr>
        <w:lastRenderedPageBreak/>
        <w:drawing>
          <wp:anchor distT="0" distB="0" distL="114300" distR="114300" simplePos="0" relativeHeight="251668480" behindDoc="0" locked="0" layoutInCell="1" allowOverlap="1" wp14:anchorId="0AC3158D" wp14:editId="791E69C8">
            <wp:simplePos x="0" y="0"/>
            <wp:positionH relativeFrom="column">
              <wp:posOffset>0</wp:posOffset>
            </wp:positionH>
            <wp:positionV relativeFrom="paragraph">
              <wp:posOffset>0</wp:posOffset>
            </wp:positionV>
            <wp:extent cx="5943600" cy="6217285"/>
            <wp:effectExtent l="12700" t="12700" r="12700" b="18415"/>
            <wp:wrapTopAndBottom/>
            <wp:docPr id="39237180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371801" name="Picture 1"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621728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Pr="00EE3B63">
        <w:rPr>
          <w:rFonts w:ascii="Times New Roman" w:hAnsi="Times New Roman" w:cs="Times New Roman"/>
          <w:color w:val="000000"/>
          <w:lang w:val="en-CA"/>
        </w:rPr>
        <w:t xml:space="preserve"> </w:t>
      </w:r>
      <w:r w:rsidRPr="00AE1521">
        <w:rPr>
          <w:rFonts w:ascii="Times New Roman" w:hAnsi="Times New Roman" w:cs="Times New Roman"/>
          <w:b/>
          <w:bCs/>
          <w:color w:val="000000"/>
          <w:highlight w:val="yellow"/>
          <w:lang w:val="en-CA"/>
        </w:rPr>
        <w:t>Figure X</w:t>
      </w:r>
      <w:r w:rsidRPr="005424CA">
        <w:rPr>
          <w:rFonts w:ascii="Times New Roman" w:hAnsi="Times New Roman" w:cs="Times New Roman"/>
          <w:b/>
          <w:bCs/>
          <w:color w:val="000000"/>
          <w:lang w:val="en-CA"/>
        </w:rPr>
        <w:t>.</w:t>
      </w:r>
      <w:r w:rsidRPr="00EE3B63">
        <w:rPr>
          <w:rFonts w:ascii="Times New Roman" w:hAnsi="Times New Roman" w:cs="Times New Roman"/>
          <w:color w:val="000000"/>
          <w:lang w:val="en-CA"/>
        </w:rPr>
        <w:t xml:space="preserve"> Probability of presence of </w:t>
      </w:r>
      <w:r>
        <w:rPr>
          <w:rFonts w:ascii="Times New Roman" w:hAnsi="Times New Roman" w:cs="Times New Roman"/>
          <w:color w:val="000000"/>
          <w:lang w:val="en-CA"/>
        </w:rPr>
        <w:t>northern cardinal</w:t>
      </w:r>
      <w:r w:rsidRPr="00EE3B63">
        <w:rPr>
          <w:rFonts w:ascii="Times New Roman" w:hAnsi="Times New Roman" w:cs="Times New Roman"/>
          <w:color w:val="000000"/>
          <w:lang w:val="en-CA"/>
        </w:rPr>
        <w:t xml:space="preserve">s </w:t>
      </w:r>
      <w:proofErr w:type="gramStart"/>
      <w:r w:rsidRPr="00EE3B63">
        <w:rPr>
          <w:rFonts w:ascii="Times New Roman" w:hAnsi="Times New Roman" w:cs="Times New Roman"/>
          <w:color w:val="000000"/>
          <w:lang w:val="en-CA"/>
        </w:rPr>
        <w:t>in a given</w:t>
      </w:r>
      <w:proofErr w:type="gramEnd"/>
      <w:r w:rsidRPr="00EE3B63">
        <w:rPr>
          <w:rFonts w:ascii="Times New Roman" w:hAnsi="Times New Roman" w:cs="Times New Roman"/>
          <w:color w:val="000000"/>
          <w:lang w:val="en-CA"/>
        </w:rPr>
        <w:t xml:space="preserve"> radius area, as predicted by a generalized linear mixed effects model.</w:t>
      </w:r>
      <w:r>
        <w:rPr>
          <w:rFonts w:ascii="Times New Roman" w:hAnsi="Times New Roman" w:cs="Times New Roman"/>
          <w:color w:val="000000"/>
          <w:lang w:val="en-CA"/>
        </w:rPr>
        <w:t xml:space="preserve"> Shaded areas represent 67% confidence intervals around the predicted probabilities.</w:t>
      </w:r>
      <w:r w:rsidRPr="00EE3B63">
        <w:rPr>
          <w:rFonts w:ascii="Times New Roman" w:hAnsi="Times New Roman" w:cs="Times New Roman"/>
          <w:color w:val="000000"/>
          <w:lang w:val="en-CA"/>
        </w:rPr>
        <w:t xml:space="preserve"> The model’s fixed effect variables are described in </w:t>
      </w:r>
      <w:r>
        <w:rPr>
          <w:rFonts w:ascii="Times New Roman" w:hAnsi="Times New Roman" w:cs="Times New Roman"/>
          <w:color w:val="000000"/>
          <w:lang w:val="en-CA"/>
        </w:rPr>
        <w:t>T</w:t>
      </w:r>
      <w:r w:rsidRPr="00EE3B63">
        <w:rPr>
          <w:rFonts w:ascii="Times New Roman" w:hAnsi="Times New Roman" w:cs="Times New Roman"/>
          <w:color w:val="000000"/>
          <w:lang w:val="en-CA"/>
        </w:rPr>
        <w:t>able 1b</w:t>
      </w:r>
      <w:r>
        <w:rPr>
          <w:rFonts w:ascii="Times New Roman" w:hAnsi="Times New Roman" w:cs="Times New Roman"/>
          <w:color w:val="000000"/>
          <w:lang w:val="en-CA"/>
        </w:rPr>
        <w:t>,</w:t>
      </w:r>
      <w:r w:rsidRPr="00EE3B63">
        <w:rPr>
          <w:rFonts w:ascii="Times New Roman" w:hAnsi="Times New Roman" w:cs="Times New Roman"/>
          <w:color w:val="000000"/>
          <w:lang w:val="en-CA"/>
        </w:rPr>
        <w:t xml:space="preserve"> and for each model, random effects were sampling years, translocation site and bird </w:t>
      </w:r>
      <w:commentRangeStart w:id="1064"/>
      <w:commentRangeStart w:id="1065"/>
      <w:r w:rsidRPr="00EE3B63">
        <w:rPr>
          <w:rFonts w:ascii="Times New Roman" w:hAnsi="Times New Roman" w:cs="Times New Roman"/>
          <w:color w:val="000000"/>
          <w:lang w:val="en-CA"/>
        </w:rPr>
        <w:t>ID</w:t>
      </w:r>
      <w:commentRangeEnd w:id="1064"/>
      <w:r>
        <w:rPr>
          <w:rStyle w:val="CommentReference"/>
        </w:rPr>
        <w:commentReference w:id="1064"/>
      </w:r>
      <w:commentRangeEnd w:id="1065"/>
      <w:r>
        <w:rPr>
          <w:rStyle w:val="CommentReference"/>
        </w:rPr>
        <w:commentReference w:id="1065"/>
      </w:r>
      <w:r w:rsidRPr="00EE3B63">
        <w:rPr>
          <w:rFonts w:ascii="Times New Roman" w:hAnsi="Times New Roman" w:cs="Times New Roman"/>
          <w:color w:val="000000"/>
          <w:lang w:val="en-CA"/>
        </w:rPr>
        <w:t xml:space="preserve">. </w:t>
      </w:r>
    </w:p>
    <w:p w14:paraId="50396494" w14:textId="77777777" w:rsidR="009019A5" w:rsidRPr="009019A5" w:rsidRDefault="009019A5" w:rsidP="009019A5">
      <w:pPr>
        <w:tabs>
          <w:tab w:val="left" w:pos="20"/>
          <w:tab w:val="left" w:pos="392"/>
        </w:tabs>
        <w:autoSpaceDE w:val="0"/>
        <w:autoSpaceDN w:val="0"/>
        <w:adjustRightInd w:val="0"/>
        <w:spacing w:line="480" w:lineRule="auto"/>
        <w:jc w:val="both"/>
        <w:rPr>
          <w:rFonts w:ascii="Times New Roman" w:hAnsi="Times New Roman" w:cs="Times New Roman"/>
          <w:color w:val="000000"/>
          <w:lang w:val="en-CA"/>
        </w:rPr>
      </w:pPr>
    </w:p>
    <w:p w14:paraId="7D011F56" w14:textId="744DE60E" w:rsidR="00261E7A" w:rsidRDefault="00261E7A" w:rsidP="00261E7A">
      <w:pPr>
        <w:pStyle w:val="Heading3"/>
        <w:spacing w:line="480" w:lineRule="auto"/>
        <w:rPr>
          <w:rFonts w:ascii="Times New Roman" w:hAnsi="Times New Roman" w:cs="Times New Roman"/>
          <w:b/>
          <w:bCs/>
          <w:color w:val="000000" w:themeColor="text1"/>
          <w:lang w:val="en-CA"/>
        </w:rPr>
      </w:pPr>
      <w:bookmarkStart w:id="1066" w:name="_Toc203574378"/>
      <w:commentRangeStart w:id="1067"/>
      <w:commentRangeStart w:id="1068"/>
      <w:r>
        <w:rPr>
          <w:rFonts w:ascii="Times New Roman" w:hAnsi="Times New Roman" w:cs="Times New Roman"/>
          <w:b/>
          <w:bCs/>
          <w:color w:val="000000" w:themeColor="text1"/>
          <w:lang w:val="en-CA"/>
        </w:rPr>
        <w:lastRenderedPageBreak/>
        <w:t>Discussion</w:t>
      </w:r>
      <w:commentRangeEnd w:id="1067"/>
      <w:r w:rsidR="00530616">
        <w:rPr>
          <w:rStyle w:val="CommentReference"/>
          <w:rFonts w:eastAsiaTheme="minorHAnsi" w:cstheme="minorBidi"/>
          <w:color w:val="auto"/>
        </w:rPr>
        <w:commentReference w:id="1067"/>
      </w:r>
      <w:bookmarkEnd w:id="1066"/>
      <w:commentRangeEnd w:id="1068"/>
      <w:r w:rsidR="007D4A83">
        <w:rPr>
          <w:rStyle w:val="CommentReference"/>
          <w:rFonts w:eastAsiaTheme="minorHAnsi" w:cstheme="minorBidi"/>
          <w:color w:val="auto"/>
        </w:rPr>
        <w:commentReference w:id="1068"/>
      </w:r>
    </w:p>
    <w:p w14:paraId="4A4B4E9E" w14:textId="77777777" w:rsidR="004106C0" w:rsidRDefault="00997310">
      <w:pPr>
        <w:spacing w:line="480" w:lineRule="auto"/>
        <w:jc w:val="both"/>
        <w:rPr>
          <w:rFonts w:ascii="Times New Roman" w:hAnsi="Times New Roman" w:cs="Times New Roman"/>
          <w:lang w:val="en-CA"/>
        </w:rPr>
      </w:pPr>
      <w:commentRangeStart w:id="1069"/>
      <w:del w:id="1070" w:author="Frei,Barbara (elle | she, her) (ECCC)" w:date="2025-06-28T06:23:00Z" w16du:dateUtc="2025-06-28T10:23:00Z">
        <w:r w:rsidDel="00505E13">
          <w:rPr>
            <w:rFonts w:ascii="Times New Roman" w:hAnsi="Times New Roman" w:cs="Times New Roman"/>
            <w:lang w:val="en-CA"/>
          </w:rPr>
          <w:delText>The</w:delText>
        </w:r>
      </w:del>
      <w:commentRangeEnd w:id="1069"/>
      <w:r w:rsidR="00505E13">
        <w:rPr>
          <w:rStyle w:val="CommentReference"/>
        </w:rPr>
        <w:commentReference w:id="1069"/>
      </w:r>
    </w:p>
    <w:p w14:paraId="08C3DA7A" w14:textId="3CF181A1" w:rsidR="00214591" w:rsidRDefault="00EE638D" w:rsidP="00F53051">
      <w:pPr>
        <w:spacing w:line="480" w:lineRule="auto"/>
        <w:ind w:firstLine="720"/>
        <w:jc w:val="both"/>
        <w:rPr>
          <w:rFonts w:ascii="Times New Roman" w:hAnsi="Times New Roman" w:cs="Times New Roman"/>
          <w:lang w:val="en-CA"/>
        </w:rPr>
      </w:pPr>
      <w:del w:id="1071" w:author="Kyle Elliott, Dr" w:date="2025-07-26T11:07:00Z" w16du:dateUtc="2025-07-26T15:07:00Z">
        <w:r w:rsidDel="002F6485">
          <w:rPr>
            <w:rFonts w:ascii="Times New Roman" w:hAnsi="Times New Roman" w:cs="Times New Roman"/>
            <w:lang w:val="en-CA"/>
          </w:rPr>
          <w:delText>We have found that c</w:delText>
        </w:r>
      </w:del>
      <w:ins w:id="1072" w:author="Kyle Elliott, Dr" w:date="2025-07-26T11:07:00Z" w16du:dateUtc="2025-07-26T15:07:00Z">
        <w:r w:rsidR="002F6485">
          <w:rPr>
            <w:rFonts w:ascii="Times New Roman" w:hAnsi="Times New Roman" w:cs="Times New Roman"/>
            <w:lang w:val="en-CA"/>
          </w:rPr>
          <w:t>C</w:t>
        </w:r>
      </w:ins>
      <w:r>
        <w:rPr>
          <w:rFonts w:ascii="Times New Roman" w:hAnsi="Times New Roman" w:cs="Times New Roman"/>
          <w:lang w:val="en-CA"/>
        </w:rPr>
        <w:t xml:space="preserve">ardinals spending the winter in </w:t>
      </w:r>
      <w:del w:id="1073" w:author="Kyle Elliott, Dr" w:date="2025-07-26T11:07:00Z" w16du:dateUtc="2025-07-26T15:07:00Z">
        <w:r w:rsidDel="002F6485">
          <w:rPr>
            <w:rFonts w:ascii="Times New Roman" w:hAnsi="Times New Roman" w:cs="Times New Roman"/>
            <w:lang w:val="en-CA"/>
          </w:rPr>
          <w:delText xml:space="preserve">our </w:delText>
        </w:r>
      </w:del>
      <w:ins w:id="1074" w:author="Kyle Elliott, Dr" w:date="2025-07-26T11:07:00Z" w16du:dateUtc="2025-07-26T15:07:00Z">
        <w:r w:rsidR="002F6485">
          <w:rPr>
            <w:rFonts w:ascii="Times New Roman" w:hAnsi="Times New Roman" w:cs="Times New Roman"/>
            <w:lang w:val="en-CA"/>
          </w:rPr>
          <w:t xml:space="preserve">a </w:t>
        </w:r>
      </w:ins>
      <w:r>
        <w:rPr>
          <w:rFonts w:ascii="Times New Roman" w:hAnsi="Times New Roman" w:cs="Times New Roman"/>
          <w:lang w:val="en-CA"/>
        </w:rPr>
        <w:t xml:space="preserve">dense urban location had </w:t>
      </w:r>
      <w:del w:id="1075" w:author="Kyle Elliott, Dr" w:date="2025-07-26T11:07:00Z" w16du:dateUtc="2025-07-26T15:07:00Z">
        <w:r w:rsidDel="002F6485">
          <w:rPr>
            <w:rFonts w:ascii="Times New Roman" w:hAnsi="Times New Roman" w:cs="Times New Roman"/>
            <w:lang w:val="en-CA"/>
          </w:rPr>
          <w:delText xml:space="preserve">significantly </w:delText>
        </w:r>
      </w:del>
      <w:r>
        <w:rPr>
          <w:rFonts w:ascii="Times New Roman" w:hAnsi="Times New Roman" w:cs="Times New Roman"/>
          <w:lang w:val="en-CA"/>
        </w:rPr>
        <w:t>larger total home ranges</w:t>
      </w:r>
      <w:del w:id="1076" w:author="Kyle Elliott, Dr" w:date="2025-07-26T11:07:00Z" w16du:dateUtc="2025-07-26T15:07:00Z">
        <w:r w:rsidDel="002F6485">
          <w:rPr>
            <w:rFonts w:ascii="Times New Roman" w:hAnsi="Times New Roman" w:cs="Times New Roman"/>
            <w:lang w:val="en-CA"/>
          </w:rPr>
          <w:delText>,</w:delText>
        </w:r>
      </w:del>
      <w:r>
        <w:rPr>
          <w:rFonts w:ascii="Times New Roman" w:hAnsi="Times New Roman" w:cs="Times New Roman"/>
          <w:lang w:val="en-CA"/>
        </w:rPr>
        <w:t xml:space="preserve"> compared to their peri-urban counterparts</w:t>
      </w:r>
      <w:ins w:id="1077" w:author="Kyle Elliott, Dr" w:date="2025-07-26T11:07:00Z" w16du:dateUtc="2025-07-26T15:07:00Z">
        <w:r w:rsidR="002F6485">
          <w:rPr>
            <w:rFonts w:ascii="Times New Roman" w:hAnsi="Times New Roman" w:cs="Times New Roman"/>
            <w:lang w:val="en-CA"/>
          </w:rPr>
          <w:t>, and regardless of urbanization levels cardinals were associated with habitat at a very small spatial</w:t>
        </w:r>
      </w:ins>
      <w:ins w:id="1078" w:author="Kyle Elliott, Dr" w:date="2025-07-26T11:08:00Z" w16du:dateUtc="2025-07-26T15:08:00Z">
        <w:r w:rsidR="002F6485">
          <w:rPr>
            <w:rFonts w:ascii="Times New Roman" w:hAnsi="Times New Roman" w:cs="Times New Roman"/>
            <w:lang w:val="en-CA"/>
          </w:rPr>
          <w:t xml:space="preserve"> scale (25-50 m)</w:t>
        </w:r>
      </w:ins>
      <w:del w:id="1079" w:author="Kyle Elliott, Dr" w:date="2025-07-26T11:08:00Z" w16du:dateUtc="2025-07-26T15:08:00Z">
        <w:r w:rsidR="00786E27" w:rsidDel="002F6485">
          <w:rPr>
            <w:rFonts w:ascii="Times New Roman" w:hAnsi="Times New Roman" w:cs="Times New Roman"/>
            <w:lang w:val="en-CA"/>
          </w:rPr>
          <w:delText xml:space="preserve"> and that they’re associated to their habitat at a very small spatial scale</w:delText>
        </w:r>
      </w:del>
      <w:r w:rsidR="00786E27">
        <w:rPr>
          <w:rFonts w:ascii="Times New Roman" w:hAnsi="Times New Roman" w:cs="Times New Roman"/>
          <w:lang w:val="en-CA"/>
        </w:rPr>
        <w:t xml:space="preserve">. </w:t>
      </w:r>
      <w:ins w:id="1080" w:author="Kyle Elliott, Dr" w:date="2025-07-26T11:12:00Z" w16du:dateUtc="2025-07-26T15:12:00Z">
        <w:r w:rsidR="002F6485">
          <w:rPr>
            <w:rFonts w:ascii="Times New Roman" w:hAnsi="Times New Roman" w:cs="Times New Roman"/>
            <w:lang w:val="en-CA"/>
          </w:rPr>
          <w:t>Across all urbanization scales, cardinals selected bird feeders. However,</w:t>
        </w:r>
      </w:ins>
      <w:ins w:id="1081" w:author="Kyle Elliott, Dr" w:date="2025-07-26T11:17:00Z" w16du:dateUtc="2025-07-26T15:17:00Z">
        <w:r w:rsidR="00F40A4D">
          <w:rPr>
            <w:rFonts w:ascii="Times New Roman" w:hAnsi="Times New Roman" w:cs="Times New Roman"/>
            <w:lang w:val="en-CA"/>
          </w:rPr>
          <w:t xml:space="preserve"> at the least-urban site birds selected vegetation parameters only (</w:t>
        </w:r>
      </w:ins>
      <w:ins w:id="1082" w:author="Kyle Elliott, Dr" w:date="2025-07-26T11:18:00Z" w16du:dateUtc="2025-07-26T15:18:00Z">
        <w:r w:rsidR="00F40A4D">
          <w:rPr>
            <w:rFonts w:ascii="Times New Roman" w:hAnsi="Times New Roman" w:cs="Times New Roman"/>
            <w:lang w:val="en-CA"/>
          </w:rPr>
          <w:t>short, scrubby vegetation) while at the more-urban sites they selected for lower population size</w:t>
        </w:r>
      </w:ins>
      <w:ins w:id="1083" w:author="Kyle Elliott, Dr" w:date="2025-07-26T11:19:00Z" w16du:dateUtc="2025-07-26T15:19:00Z">
        <w:r w:rsidR="00F40A4D">
          <w:rPr>
            <w:rFonts w:ascii="Times New Roman" w:hAnsi="Times New Roman" w:cs="Times New Roman"/>
            <w:lang w:val="en-CA"/>
          </w:rPr>
          <w:t xml:space="preserve"> but higher road density.</w:t>
        </w:r>
      </w:ins>
      <w:ins w:id="1084" w:author="Kyle Elliott, Dr" w:date="2025-07-26T11:12:00Z" w16du:dateUtc="2025-07-26T15:12:00Z">
        <w:r w:rsidR="002F6485">
          <w:rPr>
            <w:rFonts w:ascii="Times New Roman" w:hAnsi="Times New Roman" w:cs="Times New Roman"/>
            <w:lang w:val="en-CA"/>
          </w:rPr>
          <w:t xml:space="preserve"> </w:t>
        </w:r>
      </w:ins>
      <w:del w:id="1085" w:author="Kyle Elliott, Dr" w:date="2025-07-26T11:19:00Z" w16du:dateUtc="2025-07-26T15:19:00Z">
        <w:r w:rsidR="00786E27" w:rsidDel="00F40A4D">
          <w:rPr>
            <w:rFonts w:ascii="Times New Roman" w:hAnsi="Times New Roman" w:cs="Times New Roman"/>
            <w:lang w:val="en-CA"/>
          </w:rPr>
          <w:delText>Not only that, b</w:delText>
        </w:r>
        <w:r w:rsidR="009D3954" w:rsidDel="00F40A4D">
          <w:rPr>
            <w:rFonts w:ascii="Times New Roman" w:hAnsi="Times New Roman" w:cs="Times New Roman"/>
            <w:lang w:val="en-CA"/>
          </w:rPr>
          <w:delText xml:space="preserve">ut our results indicate the </w:delText>
        </w:r>
        <w:r w:rsidR="00F53051" w:rsidDel="00F40A4D">
          <w:rPr>
            <w:rFonts w:ascii="Times New Roman" w:hAnsi="Times New Roman" w:cs="Times New Roman"/>
            <w:lang w:val="en-CA"/>
          </w:rPr>
          <w:delText xml:space="preserve">cardinals are associated with different factors of the urban landscape depending on the urbanization level of the site they’re spending their winter in. </w:delText>
        </w:r>
      </w:del>
      <w:r w:rsidR="00F53051">
        <w:rPr>
          <w:rFonts w:ascii="Times New Roman" w:hAnsi="Times New Roman" w:cs="Times New Roman"/>
          <w:lang w:val="en-CA"/>
        </w:rPr>
        <w:t xml:space="preserve">Finally, </w:t>
      </w:r>
      <w:del w:id="1086" w:author="Kyle Elliott, Dr" w:date="2025-07-26T11:19:00Z" w16du:dateUtc="2025-07-26T15:19:00Z">
        <w:r w:rsidR="00F53051" w:rsidDel="00F40A4D">
          <w:rPr>
            <w:rFonts w:ascii="Times New Roman" w:hAnsi="Times New Roman" w:cs="Times New Roman"/>
            <w:lang w:val="en-CA"/>
          </w:rPr>
          <w:delText>we have been able to</w:delText>
        </w:r>
        <w:r w:rsidR="00C46890" w:rsidDel="00F40A4D">
          <w:rPr>
            <w:rFonts w:ascii="Times New Roman" w:hAnsi="Times New Roman" w:cs="Times New Roman"/>
            <w:lang w:val="en-CA"/>
          </w:rPr>
          <w:delText xml:space="preserve"> provide a hypothesis for the</w:delText>
        </w:r>
      </w:del>
      <w:ins w:id="1087" w:author="Kyle Elliott, Dr" w:date="2025-07-26T11:19:00Z" w16du:dateUtc="2025-07-26T15:19:00Z">
        <w:r w:rsidR="00F40A4D">
          <w:rPr>
            <w:rFonts w:ascii="Times New Roman" w:hAnsi="Times New Roman" w:cs="Times New Roman"/>
            <w:lang w:val="en-CA"/>
          </w:rPr>
          <w:t>there was</w:t>
        </w:r>
      </w:ins>
      <w:r w:rsidR="00C46890">
        <w:rPr>
          <w:rFonts w:ascii="Times New Roman" w:hAnsi="Times New Roman" w:cs="Times New Roman"/>
          <w:lang w:val="en-CA"/>
        </w:rPr>
        <w:t xml:space="preserve"> unexpected cardinal abundance peak during the fall and spring migration monitoring </w:t>
      </w:r>
      <w:r w:rsidR="00264969">
        <w:rPr>
          <w:rFonts w:ascii="Times New Roman" w:hAnsi="Times New Roman" w:cs="Times New Roman"/>
          <w:lang w:val="en-CA"/>
        </w:rPr>
        <w:t>at MBO, despite the cardinal being generally considered strictly as a resident species</w:t>
      </w:r>
      <w:ins w:id="1088" w:author="Kyle Elliott, Dr" w:date="2025-07-26T11:19:00Z" w16du:dateUtc="2025-07-26T15:19:00Z">
        <w:r w:rsidR="00F40A4D">
          <w:rPr>
            <w:rFonts w:ascii="Times New Roman" w:hAnsi="Times New Roman" w:cs="Times New Roman"/>
            <w:lang w:val="en-CA"/>
          </w:rPr>
          <w:t xml:space="preserve">, implying that they migrate between </w:t>
        </w:r>
        <w:proofErr w:type="spellStart"/>
        <w:r w:rsidR="00F40A4D">
          <w:rPr>
            <w:rFonts w:ascii="Times New Roman" w:hAnsi="Times New Roman" w:cs="Times New Roman"/>
            <w:lang w:val="en-CA"/>
          </w:rPr>
          <w:t>periurban</w:t>
        </w:r>
        <w:proofErr w:type="spellEnd"/>
        <w:r w:rsidR="00F40A4D">
          <w:rPr>
            <w:rFonts w:ascii="Times New Roman" w:hAnsi="Times New Roman" w:cs="Times New Roman"/>
            <w:lang w:val="en-CA"/>
          </w:rPr>
          <w:t xml:space="preserve"> green spaces for breeding and bird feeders for wintering</w:t>
        </w:r>
      </w:ins>
      <w:r w:rsidR="00AD4602">
        <w:rPr>
          <w:rFonts w:ascii="Times New Roman" w:hAnsi="Times New Roman" w:cs="Times New Roman"/>
          <w:lang w:val="en-CA"/>
        </w:rPr>
        <w:t>.</w:t>
      </w:r>
    </w:p>
    <w:p w14:paraId="5FD4B169" w14:textId="77777777" w:rsidR="000612FD" w:rsidRDefault="000612FD" w:rsidP="00F53051">
      <w:pPr>
        <w:spacing w:line="480" w:lineRule="auto"/>
        <w:ind w:firstLine="720"/>
        <w:jc w:val="both"/>
        <w:rPr>
          <w:rFonts w:ascii="Times New Roman" w:hAnsi="Times New Roman" w:cs="Times New Roman"/>
          <w:lang w:val="en-CA"/>
        </w:rPr>
      </w:pPr>
    </w:p>
    <w:p w14:paraId="45551FC3" w14:textId="77777777" w:rsidR="005C66AB" w:rsidRDefault="00505E13" w:rsidP="004106C0">
      <w:pPr>
        <w:spacing w:line="480" w:lineRule="auto"/>
        <w:jc w:val="both"/>
        <w:rPr>
          <w:lang w:val="en-CA"/>
        </w:rPr>
      </w:pPr>
      <w:r>
        <w:rPr>
          <w:rFonts w:ascii="Times New Roman" w:eastAsiaTheme="majorEastAsia" w:hAnsi="Times New Roman" w:cs="Times New Roman"/>
          <w:color w:val="000000" w:themeColor="text1"/>
          <w:u w:val="single"/>
          <w:lang w:val="en-CA"/>
        </w:rPr>
        <w:t>Largest winter home ranges associated with most urbanized sites</w:t>
      </w:r>
      <w:r w:rsidR="000A2037" w:rsidRPr="005C66AB">
        <w:rPr>
          <w:lang w:val="en-CA"/>
        </w:rPr>
        <w:t xml:space="preserve"> </w:t>
      </w:r>
    </w:p>
    <w:p w14:paraId="1DB5BDCA" w14:textId="025300DF" w:rsidR="00505E13" w:rsidRPr="006F4625" w:rsidRDefault="000A2037" w:rsidP="004106C0">
      <w:pPr>
        <w:spacing w:line="480" w:lineRule="auto"/>
        <w:jc w:val="both"/>
        <w:rPr>
          <w:rFonts w:ascii="Times New Roman" w:hAnsi="Times New Roman" w:cs="Times New Roman"/>
          <w:lang w:val="en-CA"/>
        </w:rPr>
      </w:pPr>
      <w:r w:rsidRPr="005C66AB">
        <w:rPr>
          <w:rFonts w:ascii="Times New Roman" w:hAnsi="Times New Roman" w:cs="Times New Roman"/>
          <w:lang w:val="en-CA"/>
        </w:rPr>
        <w:t xml:space="preserve">The variation in the cardinal’s home range size highlights the influence of urbanization on the birds’ use of space in winter. </w:t>
      </w:r>
      <w:r w:rsidRPr="006F4625">
        <w:rPr>
          <w:rFonts w:ascii="Times New Roman" w:hAnsi="Times New Roman" w:cs="Times New Roman"/>
          <w:lang w:val="en-CA"/>
        </w:rPr>
        <w:t xml:space="preserve">Individuals spending winter in our most urban location (CON) had substantially larger total and core home ranges (KDE 95% and 50%, respectively), compared to the birds that spent their winter in a less urbanized location (BDU) or a </w:t>
      </w:r>
      <w:r w:rsidRPr="006F4625">
        <w:rPr>
          <w:rFonts w:ascii="Times New Roman" w:hAnsi="Times New Roman" w:cs="Times New Roman"/>
          <w:i/>
          <w:iCs/>
          <w:lang w:val="en-CA"/>
        </w:rPr>
        <w:t>peri</w:t>
      </w:r>
      <w:r w:rsidRPr="006F4625">
        <w:rPr>
          <w:rFonts w:ascii="Times New Roman" w:hAnsi="Times New Roman" w:cs="Times New Roman"/>
          <w:lang w:val="en-CA"/>
        </w:rPr>
        <w:t xml:space="preserve">-urban location (MBO) (Fig. 3). This pattern suggests that the northern cardinals spending the winter in highly urbanized locations may need to traverse greater distances to meet their ecological and/or energetic needs. This could result from a more intense spatial fragmentation as urbanization increases </w:t>
      </w:r>
      <w:r w:rsidRPr="006F4625">
        <w:rPr>
          <w:rFonts w:ascii="Times New Roman" w:hAnsi="Times New Roman" w:cs="Times New Roman"/>
          <w:highlight w:val="yellow"/>
          <w:lang w:val="en-CA"/>
        </w:rPr>
        <w:t>(citation?).</w:t>
      </w:r>
      <w:r w:rsidRPr="006F4625">
        <w:rPr>
          <w:rFonts w:ascii="Times New Roman" w:hAnsi="Times New Roman" w:cs="Times New Roman"/>
          <w:lang w:val="en-CA"/>
        </w:rPr>
        <w:t xml:space="preserve"> </w:t>
      </w:r>
      <w:r w:rsidRPr="006F4625">
        <w:rPr>
          <w:rFonts w:ascii="Times New Roman" w:hAnsi="Times New Roman" w:cs="Times New Roman"/>
          <w:lang w:val="en-CA"/>
        </w:rPr>
        <w:lastRenderedPageBreak/>
        <w:t>Conversely the smaller home ranges obtained at both MBO and BDU suggest that more continuous and resource-rich green spaces could enable the cardinals to fulfill their basic requirements with a more restricted area. Variability in home range size was lowest at the least urban site (MBO), suggesting a more consistent habitat use potentially reflecting an environment with reliable food sources and sheltering opportunities</w:t>
      </w:r>
      <w:ins w:id="1089" w:author="Frei,Barbara (elle | she, her) (ECCC)" w:date="2025-06-28T06:41:00Z" w16du:dateUtc="2025-06-28T10:41:00Z">
        <w:r w:rsidRPr="006F4625">
          <w:rPr>
            <w:rFonts w:ascii="Times New Roman" w:hAnsi="Times New Roman" w:cs="Times New Roman"/>
            <w:lang w:val="en-CA"/>
          </w:rPr>
          <w:t xml:space="preserve"> (citation?)</w:t>
        </w:r>
      </w:ins>
      <w:r w:rsidRPr="006F4625">
        <w:rPr>
          <w:rFonts w:ascii="Times New Roman" w:hAnsi="Times New Roman" w:cs="Times New Roman"/>
          <w:lang w:val="en-CA"/>
        </w:rPr>
        <w:t xml:space="preserve">. </w:t>
      </w:r>
      <w:commentRangeStart w:id="1090"/>
      <w:r w:rsidRPr="006F4625">
        <w:rPr>
          <w:rFonts w:ascii="Times New Roman" w:hAnsi="Times New Roman" w:cs="Times New Roman"/>
          <w:lang w:val="en-CA"/>
        </w:rPr>
        <w:t xml:space="preserve">These results align with broader urban ecology literature, suggesting that species thriving in urban areas may exhibit increased movement and space use plasticity </w:t>
      </w:r>
      <w:del w:id="1091" w:author="Frei,Barbara (elle | she, her) (ECCC)" w:date="2025-06-28T06:42:00Z" w16du:dateUtc="2025-06-28T10:42:00Z">
        <w:r w:rsidRPr="006F4625" w:rsidDel="001E2574">
          <w:rPr>
            <w:rFonts w:ascii="Times New Roman" w:hAnsi="Times New Roman" w:cs="Times New Roman"/>
            <w:lang w:val="en-CA"/>
          </w:rPr>
          <w:delText xml:space="preserve">as a way </w:delText>
        </w:r>
      </w:del>
      <w:r w:rsidRPr="006F4625">
        <w:rPr>
          <w:rFonts w:ascii="Times New Roman" w:hAnsi="Times New Roman" w:cs="Times New Roman"/>
          <w:lang w:val="en-CA"/>
        </w:rPr>
        <w:t xml:space="preserve">to compensate for scattered resources in a fragmented landscape </w:t>
      </w:r>
      <w:commentRangeEnd w:id="1090"/>
      <w:r w:rsidRPr="005C66AB">
        <w:rPr>
          <w:rStyle w:val="CommentReference"/>
          <w:rFonts w:ascii="Times New Roman" w:hAnsi="Times New Roman" w:cs="Times New Roman"/>
          <w:sz w:val="24"/>
          <w:szCs w:val="24"/>
        </w:rPr>
        <w:commentReference w:id="1090"/>
      </w:r>
      <w:r w:rsidRPr="006F4625">
        <w:rPr>
          <w:rFonts w:ascii="Times New Roman" w:hAnsi="Times New Roman" w:cs="Times New Roman"/>
          <w:lang w:val="en-CA"/>
        </w:rPr>
        <w:t>(</w:t>
      </w:r>
      <w:r w:rsidRPr="006F4625">
        <w:rPr>
          <w:rFonts w:ascii="Times New Roman" w:hAnsi="Times New Roman" w:cs="Times New Roman"/>
          <w:highlight w:val="yellow"/>
          <w:lang w:val="en-CA"/>
        </w:rPr>
        <w:t>ADD REFERENCES</w:t>
      </w:r>
      <w:r w:rsidRPr="006F4625">
        <w:rPr>
          <w:rFonts w:ascii="Times New Roman" w:hAnsi="Times New Roman" w:cs="Times New Roman"/>
          <w:lang w:val="en-CA"/>
        </w:rPr>
        <w:t>). Importantly, the larger home ranges in urban settings may come with energetic and survival costs, with implications for winter ecology and conservation strategies aimed at maintaining bird populations in increasingly urbanized landscapes.</w:t>
      </w:r>
    </w:p>
    <w:p w14:paraId="401D8F6F" w14:textId="77777777" w:rsidR="00CD400E" w:rsidRPr="005C66AB" w:rsidRDefault="00CD400E" w:rsidP="004106C0">
      <w:pPr>
        <w:spacing w:line="480" w:lineRule="auto"/>
        <w:jc w:val="both"/>
        <w:rPr>
          <w:rFonts w:ascii="Times New Roman" w:hAnsi="Times New Roman" w:cs="Times New Roman"/>
          <w:lang w:val="en-CA"/>
        </w:rPr>
      </w:pPr>
    </w:p>
    <w:p w14:paraId="6D798793" w14:textId="6948886F" w:rsidR="00CF0546" w:rsidRDefault="001A78D6" w:rsidP="008679D9">
      <w:pPr>
        <w:pStyle w:val="Heading3"/>
        <w:spacing w:line="480" w:lineRule="auto"/>
        <w:jc w:val="both"/>
        <w:rPr>
          <w:rFonts w:ascii="Times New Roman" w:hAnsi="Times New Roman" w:cs="Times New Roman"/>
          <w:color w:val="000000"/>
          <w:lang w:val="en-CA"/>
        </w:rPr>
      </w:pPr>
      <w:bookmarkStart w:id="1092" w:name="_Toc203574379"/>
      <w:bookmarkEnd w:id="731"/>
      <w:r>
        <w:rPr>
          <w:rFonts w:ascii="Times New Roman" w:hAnsi="Times New Roman" w:cs="Times New Roman"/>
          <w:color w:val="000000" w:themeColor="text1"/>
          <w:sz w:val="24"/>
          <w:szCs w:val="24"/>
          <w:u w:val="single"/>
          <w:lang w:val="en-CA"/>
        </w:rPr>
        <w:t xml:space="preserve">Cardinals winter habitat </w:t>
      </w:r>
      <w:proofErr w:type="gramStart"/>
      <w:r>
        <w:rPr>
          <w:rFonts w:ascii="Times New Roman" w:hAnsi="Times New Roman" w:cs="Times New Roman"/>
          <w:color w:val="000000" w:themeColor="text1"/>
          <w:sz w:val="24"/>
          <w:szCs w:val="24"/>
          <w:u w:val="single"/>
          <w:lang w:val="en-CA"/>
        </w:rPr>
        <w:t>use</w:t>
      </w:r>
      <w:proofErr w:type="gramEnd"/>
      <w:r>
        <w:rPr>
          <w:rFonts w:ascii="Times New Roman" w:hAnsi="Times New Roman" w:cs="Times New Roman"/>
          <w:color w:val="000000" w:themeColor="text1"/>
          <w:sz w:val="24"/>
          <w:szCs w:val="24"/>
          <w:u w:val="single"/>
          <w:lang w:val="en-CA"/>
        </w:rPr>
        <w:t xml:space="preserve"> included by vegetation structure and anthropogenic food sources</w:t>
      </w:r>
      <w:bookmarkEnd w:id="1092"/>
      <w:r w:rsidR="00EE3B63" w:rsidRPr="00EE3B63">
        <w:rPr>
          <w:rFonts w:ascii="Times New Roman" w:hAnsi="Times New Roman" w:cs="Times New Roman"/>
          <w:color w:val="000000"/>
          <w:lang w:val="en-CA"/>
        </w:rPr>
        <w:t xml:space="preserve"> </w:t>
      </w:r>
    </w:p>
    <w:p w14:paraId="41A703F3" w14:textId="3D582E8A" w:rsidR="002D411E" w:rsidRDefault="00BA38D5" w:rsidP="005424CA">
      <w:pPr>
        <w:spacing w:line="480" w:lineRule="auto"/>
        <w:ind w:firstLine="720"/>
        <w:jc w:val="both"/>
        <w:rPr>
          <w:rFonts w:ascii="Times New Roman" w:hAnsi="Times New Roman" w:cs="Times New Roman"/>
          <w:lang w:val="en-CA"/>
        </w:rPr>
      </w:pPr>
      <w:commentRangeStart w:id="1093"/>
      <w:r>
        <w:rPr>
          <w:rFonts w:ascii="Times New Roman" w:hAnsi="Times New Roman" w:cs="Times New Roman"/>
          <w:lang w:val="en-CA"/>
        </w:rPr>
        <w:t xml:space="preserve">At MBO, the cardinals showed a more pronounced positive association for areas with generally lower vegetation (A) and greater structural heterogeneity (B), as reflected by the negative association with mean vegetation height and its standard deviation. This preference could suggest that </w:t>
      </w:r>
      <w:r w:rsidR="00363650">
        <w:rPr>
          <w:rFonts w:ascii="Times New Roman" w:hAnsi="Times New Roman" w:cs="Times New Roman"/>
          <w:lang w:val="en-CA"/>
        </w:rPr>
        <w:t>northern cardinal</w:t>
      </w:r>
      <w:r>
        <w:rPr>
          <w:rFonts w:ascii="Times New Roman" w:hAnsi="Times New Roman" w:cs="Times New Roman"/>
          <w:lang w:val="en-CA"/>
        </w:rPr>
        <w:t xml:space="preserve">s prefer to use habitats that are vertically complex, yet still mainly composed of shrubs, providing shelter and foraging opportunities. This is not surprising as cardinals are known to favour habitats corresponding to those criteria. </w:t>
      </w:r>
      <w:r w:rsidR="00B2252F">
        <w:rPr>
          <w:rFonts w:ascii="Times New Roman" w:hAnsi="Times New Roman" w:cs="Times New Roman"/>
          <w:lang w:val="en-CA"/>
        </w:rPr>
        <w:t xml:space="preserve">In addition, the presence probability drops as the distance from the nearest feeder increases (C), emphasizing the role of supplementary feeding as a reliable food source in this </w:t>
      </w:r>
      <w:r w:rsidR="00A817D1">
        <w:rPr>
          <w:rFonts w:ascii="Times New Roman" w:hAnsi="Times New Roman" w:cs="Times New Roman"/>
          <w:lang w:val="en-CA"/>
        </w:rPr>
        <w:t>less urbanized location.</w:t>
      </w:r>
      <w:r w:rsidR="00686809">
        <w:rPr>
          <w:rFonts w:ascii="Times New Roman" w:hAnsi="Times New Roman" w:cs="Times New Roman"/>
          <w:lang w:val="en-CA"/>
        </w:rPr>
        <w:t xml:space="preserve"> In contrast, selection patterns in the moderately urbanized BDU site seem to revolve mainly around human-related variables, and less so a</w:t>
      </w:r>
      <w:r w:rsidR="00CA0556">
        <w:rPr>
          <w:rFonts w:ascii="Times New Roman" w:hAnsi="Times New Roman" w:cs="Times New Roman"/>
          <w:lang w:val="en-CA"/>
        </w:rPr>
        <w:t>round</w:t>
      </w:r>
      <w:r w:rsidR="00686809">
        <w:rPr>
          <w:rFonts w:ascii="Times New Roman" w:hAnsi="Times New Roman" w:cs="Times New Roman"/>
          <w:lang w:val="en-CA"/>
        </w:rPr>
        <w:t xml:space="preserve"> the vegetation variables. Here, cardinals tended to avoid areas of high population density (D)</w:t>
      </w:r>
      <w:r w:rsidR="00C362A9">
        <w:rPr>
          <w:rFonts w:ascii="Times New Roman" w:hAnsi="Times New Roman" w:cs="Times New Roman"/>
          <w:lang w:val="en-CA"/>
        </w:rPr>
        <w:t xml:space="preserve">, while showing a preference for longer road lengths (E), a counterintuitive pattern. </w:t>
      </w:r>
      <w:r w:rsidR="00C362A9">
        <w:rPr>
          <w:rFonts w:ascii="Times New Roman" w:hAnsi="Times New Roman" w:cs="Times New Roman"/>
          <w:lang w:val="en-CA"/>
        </w:rPr>
        <w:lastRenderedPageBreak/>
        <w:t>This might be reflecting an indirect association with edge habitats or corridors, often seen with suburban</w:t>
      </w:r>
      <w:r w:rsidR="001C6F83">
        <w:rPr>
          <w:rFonts w:ascii="Times New Roman" w:hAnsi="Times New Roman" w:cs="Times New Roman"/>
          <w:lang w:val="en-CA"/>
        </w:rPr>
        <w:t xml:space="preserve"> </w:t>
      </w:r>
      <w:r w:rsidR="00CA0556">
        <w:rPr>
          <w:rFonts w:ascii="Times New Roman" w:hAnsi="Times New Roman" w:cs="Times New Roman"/>
          <w:lang w:val="en-CA"/>
        </w:rPr>
        <w:t>street planning.</w:t>
      </w:r>
      <w:r w:rsidR="00E12A04">
        <w:rPr>
          <w:rFonts w:ascii="Times New Roman" w:hAnsi="Times New Roman" w:cs="Times New Roman"/>
          <w:lang w:val="en-CA"/>
        </w:rPr>
        <w:t xml:space="preserve"> </w:t>
      </w:r>
      <w:r w:rsidR="00842205">
        <w:rPr>
          <w:rFonts w:ascii="Times New Roman" w:hAnsi="Times New Roman" w:cs="Times New Roman"/>
          <w:lang w:val="en-CA"/>
        </w:rPr>
        <w:t xml:space="preserve">We considered the potential bias that could be induced by recording the GPS locations of the birds from the side of the streets. To assess this issue, the statistical analyses were run on both the unshifted location data and the shifted points, and the resulting model selection remains unchanged. This confirms the robustness of the method used to record cardinal location. </w:t>
      </w:r>
      <w:r w:rsidR="00F724FC">
        <w:rPr>
          <w:rFonts w:ascii="Times New Roman" w:hAnsi="Times New Roman" w:cs="Times New Roman"/>
          <w:lang w:val="en-CA"/>
        </w:rPr>
        <w:t xml:space="preserve">The highly urbanized location of CON showed yet another distinct pattern of habitat </w:t>
      </w:r>
      <w:proofErr w:type="gramStart"/>
      <w:r w:rsidR="00F724FC">
        <w:rPr>
          <w:rFonts w:ascii="Times New Roman" w:hAnsi="Times New Roman" w:cs="Times New Roman"/>
          <w:lang w:val="en-CA"/>
        </w:rPr>
        <w:t>use</w:t>
      </w:r>
      <w:proofErr w:type="gramEnd"/>
      <w:r w:rsidR="00F724FC">
        <w:rPr>
          <w:rFonts w:ascii="Times New Roman" w:hAnsi="Times New Roman" w:cs="Times New Roman"/>
          <w:lang w:val="en-CA"/>
        </w:rPr>
        <w:t>. Cardinals were less likely to occupy areas with strong vegetation vertical heterogeneity (G</w:t>
      </w:r>
      <w:r w:rsidR="00E7263C">
        <w:rPr>
          <w:rFonts w:ascii="Times New Roman" w:hAnsi="Times New Roman" w:cs="Times New Roman"/>
          <w:lang w:val="en-CA"/>
        </w:rPr>
        <w:t>), a</w:t>
      </w:r>
      <w:r w:rsidR="00F724FC">
        <w:rPr>
          <w:rFonts w:ascii="Times New Roman" w:hAnsi="Times New Roman" w:cs="Times New Roman"/>
          <w:lang w:val="en-CA"/>
        </w:rPr>
        <w:t xml:space="preserve"> pattern opposite to what we’re seeing at MBO. This could indicate a certain avoidance of fragmented, or lower quality patches, in a context where vegetation is already scarce and patchily distributed through the landscape.</w:t>
      </w:r>
      <w:r w:rsidR="00E7263C">
        <w:rPr>
          <w:rFonts w:ascii="Times New Roman" w:hAnsi="Times New Roman" w:cs="Times New Roman"/>
          <w:lang w:val="en-CA"/>
        </w:rPr>
        <w:t xml:space="preserve"> In addition, </w:t>
      </w:r>
      <w:r w:rsidR="00B61996">
        <w:rPr>
          <w:rFonts w:ascii="Times New Roman" w:hAnsi="Times New Roman" w:cs="Times New Roman"/>
          <w:lang w:val="en-CA"/>
        </w:rPr>
        <w:t xml:space="preserve">the </w:t>
      </w:r>
      <w:r w:rsidR="00E7263C">
        <w:rPr>
          <w:rFonts w:ascii="Times New Roman" w:hAnsi="Times New Roman" w:cs="Times New Roman"/>
          <w:lang w:val="en-CA"/>
        </w:rPr>
        <w:t>probability of selection increased with road length</w:t>
      </w:r>
      <w:r w:rsidR="00B61996">
        <w:rPr>
          <w:rFonts w:ascii="Times New Roman" w:hAnsi="Times New Roman" w:cs="Times New Roman"/>
          <w:lang w:val="en-CA"/>
        </w:rPr>
        <w:t xml:space="preserve"> (H)</w:t>
      </w:r>
      <w:r w:rsidR="00E7263C">
        <w:rPr>
          <w:rFonts w:ascii="Times New Roman" w:hAnsi="Times New Roman" w:cs="Times New Roman"/>
          <w:lang w:val="en-CA"/>
        </w:rPr>
        <w:t xml:space="preserve">, suggesting that </w:t>
      </w:r>
      <w:r w:rsidR="00B61996">
        <w:rPr>
          <w:rFonts w:ascii="Times New Roman" w:hAnsi="Times New Roman" w:cs="Times New Roman"/>
          <w:lang w:val="en-CA"/>
        </w:rPr>
        <w:t xml:space="preserve">the limited access to vegetated habitats comes with the necessity to navigate along urban features such as roads. Finally, the presence of </w:t>
      </w:r>
      <w:r w:rsidR="00363650">
        <w:rPr>
          <w:rFonts w:ascii="Times New Roman" w:hAnsi="Times New Roman" w:cs="Times New Roman"/>
          <w:lang w:val="en-CA"/>
        </w:rPr>
        <w:t>northern cardinal</w:t>
      </w:r>
      <w:r w:rsidR="00B61996">
        <w:rPr>
          <w:rFonts w:ascii="Times New Roman" w:hAnsi="Times New Roman" w:cs="Times New Roman"/>
          <w:lang w:val="en-CA"/>
        </w:rPr>
        <w:t>s declined as the distance to the nearest bird feeder increased, highlighting the potential dependence on anthropogenic food resources in highly urbanized areas, where more natural foraging opportunities may be insufficient.</w:t>
      </w:r>
      <w:r w:rsidR="009D31EC">
        <w:rPr>
          <w:rFonts w:ascii="Times New Roman" w:hAnsi="Times New Roman" w:cs="Times New Roman"/>
          <w:lang w:val="en-CA"/>
        </w:rPr>
        <w:t xml:space="preserve"> Collectively, these findings highlight the context-dependent nature of habitat selection by </w:t>
      </w:r>
      <w:r w:rsidR="00363650">
        <w:rPr>
          <w:rFonts w:ascii="Times New Roman" w:hAnsi="Times New Roman" w:cs="Times New Roman"/>
          <w:lang w:val="en-CA"/>
        </w:rPr>
        <w:t>northern cardinal</w:t>
      </w:r>
      <w:r w:rsidR="009D31EC">
        <w:rPr>
          <w:rFonts w:ascii="Times New Roman" w:hAnsi="Times New Roman" w:cs="Times New Roman"/>
          <w:lang w:val="en-CA"/>
        </w:rPr>
        <w:t>s, suggesting that behavioural flexibility may play a role in their persistence in urban environments through the winter.</w:t>
      </w:r>
      <w:r w:rsidR="00111A85">
        <w:rPr>
          <w:rFonts w:ascii="Times New Roman" w:hAnsi="Times New Roman" w:cs="Times New Roman"/>
          <w:lang w:val="en-CA"/>
        </w:rPr>
        <w:t xml:space="preserve"> The varying importance of vegetation structure, anthropogenic disturbances and proximity to supplemental food indicates that conservation strategies for winter birds must be tailored to the local urban context. In less urbanized areas, maintaining large vegetation patches with a complex vertical structure is likely essential, while in urbanized locations, providing access to supplemental food </w:t>
      </w:r>
      <w:r w:rsidR="0018300F">
        <w:rPr>
          <w:rFonts w:ascii="Times New Roman" w:hAnsi="Times New Roman" w:cs="Times New Roman"/>
          <w:lang w:val="en-CA"/>
        </w:rPr>
        <w:t xml:space="preserve">and mitigating the negative impacts of fragmentation may be more critical for sustaining </w:t>
      </w:r>
      <w:r w:rsidR="00363650">
        <w:rPr>
          <w:rFonts w:ascii="Times New Roman" w:hAnsi="Times New Roman" w:cs="Times New Roman"/>
          <w:lang w:val="en-CA"/>
        </w:rPr>
        <w:t>northern cardinal</w:t>
      </w:r>
      <w:r w:rsidR="0018300F">
        <w:rPr>
          <w:rFonts w:ascii="Times New Roman" w:hAnsi="Times New Roman" w:cs="Times New Roman"/>
          <w:lang w:val="en-CA"/>
        </w:rPr>
        <w:t xml:space="preserve">s (and potentially other resident bird species) populations during the winter </w:t>
      </w:r>
      <w:r w:rsidR="007677D8">
        <w:rPr>
          <w:rFonts w:ascii="Times New Roman" w:hAnsi="Times New Roman" w:cs="Times New Roman"/>
          <w:lang w:val="en-CA"/>
        </w:rPr>
        <w:t>season</w:t>
      </w:r>
      <w:r w:rsidR="0018300F">
        <w:rPr>
          <w:rFonts w:ascii="Times New Roman" w:hAnsi="Times New Roman" w:cs="Times New Roman"/>
          <w:lang w:val="en-CA"/>
        </w:rPr>
        <w:t>.</w:t>
      </w:r>
      <w:commentRangeEnd w:id="1093"/>
      <w:r w:rsidR="001A78D6">
        <w:rPr>
          <w:rStyle w:val="CommentReference"/>
        </w:rPr>
        <w:commentReference w:id="1093"/>
      </w:r>
    </w:p>
    <w:p w14:paraId="346EEA5B" w14:textId="404A711C" w:rsidR="002D411E" w:rsidDel="002F6485" w:rsidRDefault="002D411E" w:rsidP="002D411E">
      <w:pPr>
        <w:pStyle w:val="Heading3"/>
        <w:spacing w:line="480" w:lineRule="auto"/>
        <w:rPr>
          <w:del w:id="1094" w:author="Kyle Elliott, Dr" w:date="2025-07-26T11:13:00Z" w16du:dateUtc="2025-07-26T15:13:00Z"/>
          <w:rFonts w:ascii="Times New Roman" w:hAnsi="Times New Roman" w:cs="Times New Roman"/>
          <w:b/>
          <w:bCs/>
          <w:color w:val="000000" w:themeColor="text1"/>
          <w:lang w:val="en-CA"/>
        </w:rPr>
      </w:pPr>
      <w:bookmarkStart w:id="1095" w:name="_Toc203574380"/>
      <w:del w:id="1096" w:author="Kyle Elliott, Dr" w:date="2025-07-26T11:13:00Z" w16du:dateUtc="2025-07-26T15:13:00Z">
        <w:r w:rsidDel="002F6485">
          <w:rPr>
            <w:rFonts w:ascii="Times New Roman" w:hAnsi="Times New Roman" w:cs="Times New Roman"/>
            <w:b/>
            <w:bCs/>
            <w:color w:val="000000" w:themeColor="text1"/>
            <w:lang w:val="en-CA"/>
          </w:rPr>
          <w:lastRenderedPageBreak/>
          <w:delText>Conclusion</w:delText>
        </w:r>
        <w:bookmarkEnd w:id="1095"/>
      </w:del>
    </w:p>
    <w:p w14:paraId="2D7C88AB" w14:textId="0C9A2791" w:rsidR="00AB5875" w:rsidRDefault="002D411E" w:rsidP="005424CA">
      <w:pPr>
        <w:pStyle w:val="p1"/>
        <w:spacing w:line="480" w:lineRule="auto"/>
        <w:jc w:val="both"/>
      </w:pPr>
      <w:r>
        <w:t xml:space="preserve">This study provides new insights into how a resident songbird species, the </w:t>
      </w:r>
      <w:r w:rsidR="00363650">
        <w:t>northern cardinal</w:t>
      </w:r>
      <w:r>
        <w:t xml:space="preserve">, adapts its movement and habitat selection patterns in response to varying levels of urbanization during the non-breeding season. </w:t>
      </w:r>
      <w:r w:rsidR="006F0A0B">
        <w:t xml:space="preserve">By combining spatial movement analyses with fine-scale habitat selection models across three sites with varying levels of urbanization, we demonstrate that cardinals </w:t>
      </w:r>
      <w:r w:rsidR="009E628F">
        <w:t xml:space="preserve">seem to exhibit both behavioural plasticity and context-dependent responses to urban landscape features. </w:t>
      </w:r>
      <w:r w:rsidR="00AD59CB">
        <w:t>Larger home ranges in highly urbanized areas suggest increased energetic costs, likely driven by fragmented habitats and sparse natural resources</w:t>
      </w:r>
      <w:r w:rsidR="00AD1BEF">
        <w:t xml:space="preserve">. In contrast, smaller and more consistent home ranges in less urbanized environments reflect a more stable and resource-rich context for the cardinals. Habitat selection varied quite considerably across sites: in </w:t>
      </w:r>
      <w:r w:rsidR="00AD1BEF">
        <w:rPr>
          <w:i/>
          <w:iCs/>
        </w:rPr>
        <w:t>peri</w:t>
      </w:r>
      <w:r w:rsidR="00AD1BEF">
        <w:t xml:space="preserve">-urban areas, cardinals favoured structurally complex vegetation and proximity to feeders, while in urban areas, reliance on anthropogenic features was more evident. These findings highlight the importance of flexible behavioural strategies in enabling some species of birds to persist in human-modified environments. From a </w:t>
      </w:r>
      <w:r w:rsidR="005D1DA3">
        <w:t>conservation perspective, we argue that this work emphasizes the importance, in urban environments, to tailor local management efforts to the context they’re in. As urban areas continue to expand globally, understanding such fine-scale responses will be critical for informing urban planning and ensuring a year-round support of our native bird species.</w:t>
      </w:r>
    </w:p>
    <w:p w14:paraId="657270FD" w14:textId="77777777" w:rsidR="00BB663F" w:rsidRDefault="00BB663F" w:rsidP="005424CA">
      <w:pPr>
        <w:pStyle w:val="p1"/>
        <w:spacing w:line="480" w:lineRule="auto"/>
        <w:jc w:val="both"/>
      </w:pPr>
    </w:p>
    <w:p w14:paraId="3C357A78" w14:textId="77777777" w:rsidR="00BB663F" w:rsidRDefault="00BB663F" w:rsidP="005424CA">
      <w:pPr>
        <w:pStyle w:val="p1"/>
        <w:spacing w:line="480" w:lineRule="auto"/>
        <w:jc w:val="both"/>
      </w:pPr>
    </w:p>
    <w:p w14:paraId="2E00B4C8" w14:textId="77777777" w:rsidR="00BB663F" w:rsidRDefault="00BB663F" w:rsidP="005424CA">
      <w:pPr>
        <w:pStyle w:val="p1"/>
        <w:spacing w:line="480" w:lineRule="auto"/>
        <w:jc w:val="both"/>
      </w:pPr>
    </w:p>
    <w:p w14:paraId="3ED127B3" w14:textId="77777777" w:rsidR="00BB663F" w:rsidRDefault="00BB663F" w:rsidP="005424CA">
      <w:pPr>
        <w:pStyle w:val="p1"/>
        <w:spacing w:line="480" w:lineRule="auto"/>
        <w:jc w:val="both"/>
      </w:pPr>
    </w:p>
    <w:p w14:paraId="21453E65" w14:textId="77777777" w:rsidR="00BB663F" w:rsidRDefault="00BB663F" w:rsidP="005424CA">
      <w:pPr>
        <w:pStyle w:val="p1"/>
        <w:spacing w:line="480" w:lineRule="auto"/>
        <w:jc w:val="both"/>
      </w:pPr>
    </w:p>
    <w:p w14:paraId="6F981BF0" w14:textId="77777777" w:rsidR="00BB663F" w:rsidRDefault="00BB663F" w:rsidP="005424CA">
      <w:pPr>
        <w:pStyle w:val="p1"/>
        <w:spacing w:line="480" w:lineRule="auto"/>
        <w:jc w:val="both"/>
      </w:pPr>
    </w:p>
    <w:p w14:paraId="42F3D0A2" w14:textId="77777777" w:rsidR="00BB663F" w:rsidRDefault="00BB663F" w:rsidP="005424CA">
      <w:pPr>
        <w:pStyle w:val="p1"/>
        <w:spacing w:line="480" w:lineRule="auto"/>
        <w:jc w:val="both"/>
      </w:pPr>
    </w:p>
    <w:p w14:paraId="45D64E09" w14:textId="77777777" w:rsidR="00BB663F" w:rsidRDefault="00BB663F" w:rsidP="005424CA">
      <w:pPr>
        <w:pStyle w:val="p1"/>
        <w:spacing w:line="480" w:lineRule="auto"/>
        <w:jc w:val="both"/>
      </w:pPr>
    </w:p>
    <w:p w14:paraId="1E145019" w14:textId="77777777" w:rsidR="00BB663F" w:rsidRDefault="00BB663F" w:rsidP="005424CA">
      <w:pPr>
        <w:pStyle w:val="p1"/>
        <w:spacing w:line="480" w:lineRule="auto"/>
        <w:jc w:val="both"/>
      </w:pPr>
    </w:p>
    <w:p w14:paraId="080F4427" w14:textId="77777777" w:rsidR="00F55A40" w:rsidRPr="005424CA" w:rsidRDefault="00F55A40" w:rsidP="005424CA">
      <w:pPr>
        <w:pStyle w:val="p1"/>
        <w:spacing w:line="480" w:lineRule="auto"/>
        <w:jc w:val="both"/>
      </w:pPr>
    </w:p>
    <w:p w14:paraId="397431C8" w14:textId="6B0DD938" w:rsidR="00FD2D54" w:rsidRDefault="00AB5875" w:rsidP="00FD2D54">
      <w:pPr>
        <w:pStyle w:val="Heading1"/>
        <w:jc w:val="center"/>
        <w:rPr>
          <w:rFonts w:ascii="Times New Roman" w:hAnsi="Times New Roman" w:cs="Times New Roman"/>
          <w:b/>
          <w:bCs/>
          <w:color w:val="000000" w:themeColor="text1"/>
          <w:lang w:val="en-CA"/>
        </w:rPr>
      </w:pPr>
      <w:bookmarkStart w:id="1097" w:name="_Toc203574381"/>
      <w:r w:rsidRPr="00453166">
        <w:rPr>
          <w:rFonts w:ascii="Times New Roman" w:hAnsi="Times New Roman" w:cs="Times New Roman"/>
          <w:b/>
          <w:bCs/>
          <w:color w:val="000000" w:themeColor="text1"/>
          <w:lang w:val="en-CA"/>
        </w:rPr>
        <w:t xml:space="preserve">Chapter </w:t>
      </w:r>
      <w:r>
        <w:rPr>
          <w:rFonts w:ascii="Times New Roman" w:hAnsi="Times New Roman" w:cs="Times New Roman"/>
          <w:b/>
          <w:bCs/>
          <w:color w:val="000000" w:themeColor="text1"/>
          <w:lang w:val="en-CA"/>
        </w:rPr>
        <w:t>2</w:t>
      </w:r>
      <w:r w:rsidRPr="00453166">
        <w:rPr>
          <w:rFonts w:ascii="Times New Roman" w:hAnsi="Times New Roman" w:cs="Times New Roman"/>
          <w:b/>
          <w:bCs/>
          <w:color w:val="000000" w:themeColor="text1"/>
          <w:lang w:val="en-CA"/>
        </w:rPr>
        <w:t xml:space="preserve">: </w:t>
      </w:r>
      <w:r w:rsidR="00B77A6F">
        <w:rPr>
          <w:rFonts w:ascii="Times New Roman" w:hAnsi="Times New Roman" w:cs="Times New Roman"/>
          <w:b/>
          <w:bCs/>
          <w:color w:val="000000" w:themeColor="text1"/>
          <w:lang w:val="en-CA"/>
        </w:rPr>
        <w:t xml:space="preserve">Northern cardinals </w:t>
      </w:r>
      <w:r w:rsidR="006306ED">
        <w:rPr>
          <w:rFonts w:ascii="Times New Roman" w:hAnsi="Times New Roman" w:cs="Times New Roman"/>
          <w:b/>
          <w:bCs/>
          <w:color w:val="000000" w:themeColor="text1"/>
          <w:lang w:val="en-CA"/>
        </w:rPr>
        <w:t>(</w:t>
      </w:r>
      <w:r w:rsidR="006306ED">
        <w:rPr>
          <w:rFonts w:ascii="Times New Roman" w:hAnsi="Times New Roman" w:cs="Times New Roman"/>
          <w:b/>
          <w:bCs/>
          <w:i/>
          <w:iCs/>
          <w:color w:val="000000" w:themeColor="text1"/>
          <w:lang w:val="en-CA"/>
        </w:rPr>
        <w:t xml:space="preserve">Cardinalis </w:t>
      </w:r>
      <w:r w:rsidR="006306ED" w:rsidRPr="006306ED">
        <w:rPr>
          <w:rFonts w:ascii="Times New Roman" w:hAnsi="Times New Roman" w:cs="Times New Roman"/>
          <w:b/>
          <w:bCs/>
          <w:i/>
          <w:iCs/>
          <w:color w:val="000000" w:themeColor="text1"/>
          <w:lang w:val="en-CA"/>
        </w:rPr>
        <w:t>cardinalis</w:t>
      </w:r>
      <w:r w:rsidR="006306ED">
        <w:rPr>
          <w:rFonts w:ascii="Times New Roman" w:hAnsi="Times New Roman" w:cs="Times New Roman"/>
          <w:b/>
          <w:bCs/>
          <w:color w:val="000000" w:themeColor="text1"/>
          <w:lang w:val="en-CA"/>
        </w:rPr>
        <w:t xml:space="preserve">) </w:t>
      </w:r>
      <w:r w:rsidR="00B77A6F" w:rsidRPr="006306ED">
        <w:rPr>
          <w:rFonts w:ascii="Times New Roman" w:hAnsi="Times New Roman" w:cs="Times New Roman"/>
          <w:b/>
          <w:bCs/>
          <w:color w:val="000000" w:themeColor="text1"/>
          <w:lang w:val="en-CA"/>
        </w:rPr>
        <w:t>exhibit</w:t>
      </w:r>
      <w:r w:rsidR="00B77A6F">
        <w:rPr>
          <w:rFonts w:ascii="Times New Roman" w:hAnsi="Times New Roman" w:cs="Times New Roman"/>
          <w:b/>
          <w:bCs/>
          <w:color w:val="000000" w:themeColor="text1"/>
          <w:lang w:val="en-CA"/>
        </w:rPr>
        <w:t xml:space="preserve"> </w:t>
      </w:r>
      <w:r w:rsidR="006A3A1B">
        <w:rPr>
          <w:rFonts w:ascii="Times New Roman" w:hAnsi="Times New Roman" w:cs="Times New Roman"/>
          <w:b/>
          <w:bCs/>
          <w:color w:val="000000" w:themeColor="text1"/>
          <w:lang w:val="en-CA"/>
        </w:rPr>
        <w:t xml:space="preserve">seasonal changes of onset and end of daily activities </w:t>
      </w:r>
      <w:r w:rsidR="006306ED">
        <w:rPr>
          <w:rFonts w:ascii="Times New Roman" w:hAnsi="Times New Roman" w:cs="Times New Roman"/>
          <w:b/>
          <w:bCs/>
          <w:color w:val="000000" w:themeColor="text1"/>
          <w:lang w:val="en-CA"/>
        </w:rPr>
        <w:t>in urban areas</w:t>
      </w:r>
      <w:bookmarkEnd w:id="1097"/>
    </w:p>
    <w:p w14:paraId="340230C4" w14:textId="77777777" w:rsidR="00FD2D54" w:rsidRDefault="00FD2D54" w:rsidP="00FD2D54">
      <w:pPr>
        <w:rPr>
          <w:lang w:val="en-CA"/>
        </w:rPr>
      </w:pPr>
    </w:p>
    <w:p w14:paraId="05C1C883" w14:textId="5315CDC0" w:rsidR="000F7584" w:rsidRDefault="000F7584" w:rsidP="000F7584">
      <w:pPr>
        <w:pStyle w:val="Heading3"/>
        <w:spacing w:line="480" w:lineRule="auto"/>
        <w:rPr>
          <w:rFonts w:ascii="Times New Roman" w:hAnsi="Times New Roman" w:cs="Times New Roman"/>
          <w:b/>
          <w:bCs/>
          <w:color w:val="000000" w:themeColor="text1"/>
          <w:lang w:val="en-CA"/>
        </w:rPr>
      </w:pPr>
      <w:bookmarkStart w:id="1098" w:name="_Toc203574383"/>
      <w:r>
        <w:rPr>
          <w:rFonts w:ascii="Times New Roman" w:hAnsi="Times New Roman" w:cs="Times New Roman"/>
          <w:b/>
          <w:bCs/>
          <w:color w:val="000000" w:themeColor="text1"/>
          <w:lang w:val="en-CA"/>
        </w:rPr>
        <w:t>Abstract</w:t>
      </w:r>
      <w:bookmarkEnd w:id="1098"/>
    </w:p>
    <w:p w14:paraId="0648A436" w14:textId="77777777" w:rsidR="000F7584" w:rsidRDefault="000F7584" w:rsidP="00FD2D54">
      <w:pPr>
        <w:rPr>
          <w:lang w:val="en-CA"/>
        </w:rPr>
      </w:pPr>
    </w:p>
    <w:p w14:paraId="7147CB22" w14:textId="77777777" w:rsidR="000F7584" w:rsidRPr="00FD2D54" w:rsidRDefault="000F7584" w:rsidP="00FD2D54">
      <w:pPr>
        <w:rPr>
          <w:lang w:val="en-CA"/>
        </w:rPr>
      </w:pPr>
    </w:p>
    <w:p w14:paraId="3E2360B8" w14:textId="7EFC5A1B" w:rsidR="00AB5875" w:rsidRDefault="00AB5875" w:rsidP="00AB5875">
      <w:pPr>
        <w:pStyle w:val="Heading3"/>
        <w:spacing w:line="480" w:lineRule="auto"/>
        <w:rPr>
          <w:rFonts w:ascii="Times New Roman" w:hAnsi="Times New Roman" w:cs="Times New Roman"/>
          <w:b/>
          <w:bCs/>
          <w:color w:val="000000" w:themeColor="text1"/>
          <w:lang w:val="en-CA"/>
        </w:rPr>
      </w:pPr>
      <w:bookmarkStart w:id="1099" w:name="_Toc203574384"/>
      <w:r>
        <w:rPr>
          <w:rFonts w:ascii="Times New Roman" w:hAnsi="Times New Roman" w:cs="Times New Roman"/>
          <w:b/>
          <w:bCs/>
          <w:color w:val="000000" w:themeColor="text1"/>
          <w:lang w:val="en-CA"/>
        </w:rPr>
        <w:t>Introduction</w:t>
      </w:r>
      <w:bookmarkEnd w:id="1099"/>
    </w:p>
    <w:p w14:paraId="626DDAF7" w14:textId="2313D53A" w:rsidR="008375A7" w:rsidRDefault="00BE5DE3" w:rsidP="00AD7572">
      <w:pPr>
        <w:spacing w:line="480" w:lineRule="auto"/>
        <w:jc w:val="both"/>
        <w:rPr>
          <w:rFonts w:ascii="Times New Roman" w:hAnsi="Times New Roman" w:cs="Times New Roman"/>
          <w:lang w:val="en-CA"/>
        </w:rPr>
      </w:pPr>
      <w:del w:id="1100" w:author="Kyle Elliott, Dr" w:date="2025-07-26T08:23:00Z" w16du:dateUtc="2025-07-26T12:23:00Z">
        <w:r w:rsidDel="00522126">
          <w:rPr>
            <w:rFonts w:ascii="Times New Roman" w:hAnsi="Times New Roman" w:cs="Times New Roman"/>
            <w:lang w:val="en-CA"/>
          </w:rPr>
          <w:delText xml:space="preserve">A considerable amount of research </w:delText>
        </w:r>
        <w:r w:rsidR="00A17025" w:rsidDel="00522126">
          <w:rPr>
            <w:rFonts w:ascii="Times New Roman" w:hAnsi="Times New Roman" w:cs="Times New Roman"/>
            <w:lang w:val="en-CA"/>
          </w:rPr>
          <w:delText xml:space="preserve">is being devoted to the understanding of animal </w:delText>
        </w:r>
        <w:r w:rsidR="00734044" w:rsidDel="00522126">
          <w:rPr>
            <w:rFonts w:ascii="Times New Roman" w:hAnsi="Times New Roman" w:cs="Times New Roman"/>
            <w:lang w:val="en-CA"/>
          </w:rPr>
          <w:delText>activity in</w:delText>
        </w:r>
        <w:r w:rsidR="00A22434" w:rsidDel="00522126">
          <w:rPr>
            <w:rFonts w:ascii="Times New Roman" w:hAnsi="Times New Roman" w:cs="Times New Roman"/>
            <w:lang w:val="en-CA"/>
          </w:rPr>
          <w:delText xml:space="preserve"> a wide variety of scenarios</w:delText>
        </w:r>
      </w:del>
      <w:ins w:id="1101" w:author="Kyle Elliott, Dr" w:date="2025-07-26T08:23:00Z" w16du:dateUtc="2025-07-26T12:23:00Z">
        <w:r w:rsidR="00522126">
          <w:rPr>
            <w:rFonts w:ascii="Times New Roman" w:hAnsi="Times New Roman" w:cs="Times New Roman"/>
            <w:lang w:val="en-CA"/>
          </w:rPr>
          <w:t xml:space="preserve">Animal activity budgets are critical to their </w:t>
        </w:r>
        <w:commentRangeStart w:id="1102"/>
        <w:r w:rsidR="00522126">
          <w:rPr>
            <w:rFonts w:ascii="Times New Roman" w:hAnsi="Times New Roman" w:cs="Times New Roman"/>
            <w:lang w:val="en-CA"/>
          </w:rPr>
          <w:t>fitness</w:t>
        </w:r>
      </w:ins>
      <w:commentRangeEnd w:id="1102"/>
      <w:ins w:id="1103" w:author="Kyle Elliott, Dr" w:date="2025-07-26T08:34:00Z" w16du:dateUtc="2025-07-26T12:34:00Z">
        <w:r w:rsidR="00463386">
          <w:rPr>
            <w:rStyle w:val="CommentReference"/>
          </w:rPr>
          <w:commentReference w:id="1102"/>
        </w:r>
      </w:ins>
      <w:r w:rsidR="00A22434">
        <w:rPr>
          <w:rFonts w:ascii="Times New Roman" w:hAnsi="Times New Roman" w:cs="Times New Roman"/>
          <w:lang w:val="en-CA"/>
        </w:rPr>
        <w:t>.</w:t>
      </w:r>
      <w:r w:rsidR="00A33CF2">
        <w:rPr>
          <w:rFonts w:ascii="Times New Roman" w:hAnsi="Times New Roman" w:cs="Times New Roman"/>
          <w:lang w:val="en-CA"/>
        </w:rPr>
        <w:t xml:space="preserve"> Foraging behaviour, predator avoidance</w:t>
      </w:r>
      <w:r w:rsidR="00E4768E">
        <w:rPr>
          <w:rFonts w:ascii="Times New Roman" w:hAnsi="Times New Roman" w:cs="Times New Roman"/>
          <w:lang w:val="en-CA"/>
        </w:rPr>
        <w:t xml:space="preserve"> and</w:t>
      </w:r>
      <w:r w:rsidR="00A33CF2">
        <w:rPr>
          <w:rFonts w:ascii="Times New Roman" w:hAnsi="Times New Roman" w:cs="Times New Roman"/>
          <w:lang w:val="en-CA"/>
        </w:rPr>
        <w:t xml:space="preserve"> </w:t>
      </w:r>
      <w:r w:rsidR="00657831">
        <w:rPr>
          <w:rFonts w:ascii="Times New Roman" w:hAnsi="Times New Roman" w:cs="Times New Roman"/>
          <w:lang w:val="en-CA"/>
        </w:rPr>
        <w:t>thermoregulation</w:t>
      </w:r>
      <w:r w:rsidR="00E4768E">
        <w:rPr>
          <w:rFonts w:ascii="Times New Roman" w:hAnsi="Times New Roman" w:cs="Times New Roman"/>
          <w:lang w:val="en-CA"/>
        </w:rPr>
        <w:t xml:space="preserve"> are all examples of </w:t>
      </w:r>
      <w:r w:rsidR="00CC5943">
        <w:rPr>
          <w:rFonts w:ascii="Times New Roman" w:hAnsi="Times New Roman" w:cs="Times New Roman"/>
          <w:lang w:val="en-CA"/>
        </w:rPr>
        <w:t xml:space="preserve">daily activities an animal </w:t>
      </w:r>
      <w:r w:rsidR="002B5506">
        <w:rPr>
          <w:rFonts w:ascii="Times New Roman" w:hAnsi="Times New Roman" w:cs="Times New Roman"/>
          <w:lang w:val="en-CA"/>
        </w:rPr>
        <w:t>must</w:t>
      </w:r>
      <w:r w:rsidR="00CC5943">
        <w:rPr>
          <w:rFonts w:ascii="Times New Roman" w:hAnsi="Times New Roman" w:cs="Times New Roman"/>
          <w:lang w:val="en-CA"/>
        </w:rPr>
        <w:t xml:space="preserve"> balance to survive</w:t>
      </w:r>
      <w:r w:rsidR="009C5C88">
        <w:rPr>
          <w:rFonts w:ascii="Times New Roman" w:hAnsi="Times New Roman" w:cs="Times New Roman"/>
          <w:lang w:val="en-CA"/>
        </w:rPr>
        <w:t xml:space="preserve"> </w:t>
      </w:r>
      <w:r w:rsidR="009C5C88">
        <w:rPr>
          <w:rFonts w:ascii="Times New Roman" w:hAnsi="Times New Roman" w:cs="Times New Roman"/>
          <w:lang w:val="en-CA"/>
        </w:rPr>
        <w:fldChar w:fldCharType="begin"/>
      </w:r>
      <w:ins w:id="1104" w:author="Anne-Marie Cousineau" w:date="2025-07-28T15:07:00Z" w16du:dateUtc="2025-07-28T19:07:00Z">
        <w:r w:rsidR="00F561FB">
          <w:rPr>
            <w:rFonts w:ascii="Times New Roman" w:hAnsi="Times New Roman" w:cs="Times New Roman"/>
            <w:lang w:val="en-CA"/>
          </w:rPr>
          <w:instrText xml:space="preserve"> ADDIN ZOTERO_ITEM CSL_CITATION {"citationID":"fqUcHkWY","properties":{"formattedCitation":"(K. Elliott et al., 2009; Majchrzak et al., 2022; Sumasgutner et al., 2023; Visscher et al., 2018)","plainCitation":"(K. Elliott et al., 2009; Majchrzak et al., 2022; Sumasgutner et al., 2023; Visscher et al., 2018)","noteIndex":0},"citationItems":[{"id":998,"uris":["http://zotero.org/users/16770306/items/F67YKHXJ"],"itemData":{"id":998,"type":"article-journal","abstract":"How energy costs affect foraging decisions is poorly understood for marine animals. To provide data relevant to this topic, we examined the relationship between activity levels and foraging behavior by attaching activity recorders to 29 chick-rearing wing-propelled diving birds (thick-billed murres, Uria lomvia) in 1999–2000. We connected the activity during the final dive bout with the prey item we observed being fed to the chicks. After accounting for changes in activity level with depth, activity was highest during the final dive of a dive bout, reflecting maneuvring during prey capture. Pelagic prey items, especially invertebrates (amphipods), were associated with higher depth-corrected activity, leading to shorter dives for a given depth (presumably due to higher oxygen consumption rates) and, thus, shorter search times (lower bottom time for a given depth). Pelagic prey items were likely captured during active pursuit, with the birds actively seeking and pursuing schooling mid-water prey. In contrast, benthic prey involved low activity and extended search times, suggesting that the birds slowly glided along the bottom in search for prey hidden in the sediments or rocks. We concluded that activity levels are important in determining the foraging tactics of marine predators.","container-title":"Marine Biology","DOI":"10.1007/s00227-009-1214-1","ISSN":"1432-1793","issue":"9","journalAbbreviation":"Mar Biol","language":"en","page":"1809-1816","source":"Springer Link","title":"Do activity costs determine foraging tactics for an arctic seabird?","volume":"156","author":[{"family":"Elliott","given":"Kyle"},{"family":"Woo","given":"Kerry J."},{"family":"Benvenuti","given":"Silvano"}],"issued":{"date-parts":[["2009",8,1]]}}},{"id":1000,"uris":["http://zotero.org/users/16770306/items/QXDRF2ER"],"itemData":{"id":1000,"type":"article-journal","abstract":"Snowshoe hare cycles are one of the most prominent phenomena in ecology. Experimental studies point to predation as the dominant driving factor, but previous experiments combining food supplementation and predator removal produced unexplained multiplicative effects on density. We examined the potential interactive effects of food limitation and predation in causing hare cycles using an individual-based food-supplementation experiment over-winter across three cycle phases that naturally varied in predation risk. Supplementation doubled over-winter survival with the largest effects occurring in the late increase phase. Although the proximate cause of mortality was predation, supplemented hares significantly decreased foraging time and selected for conifer habitat, potentially reducing their predation risk. Supplemented hares also lost less body mass which resulted in the production of larger leverets. Our results establish a mechanistic link between how foraging time, mass loss and predation risk affect survival and reproduction, potentially driving demographic changes associated with hare cycles.","container-title":"Ecology Letters","DOI":"10.1111/ele.13975","ISSN":"1461-0248","issue":"4","language":"en","license":"© 2022 John Wiley &amp; Sons Ltd.","note":"_eprint: https://onlinelibrary.wiley.com/doi/pdf/10.1111/ele.13975","page":"981-991","source":"Wiley Online Library","title":"Balancing food acquisition and predation risk drives demographic changes in snowshoe hare population cycles","volume":"25","author":[{"family":"Majchrzak","given":"Yasmine N."},{"family":"Peers","given":"Michael J. L."},{"family":"Studd","given":"Emily K."},{"family":"Menzies","given":"Allyson K."},{"family":"Walker","given":"Philip D."},{"family":"Shiratsuru","given":"Shotaro"},{"family":"McCaw","given":"Laura K."},{"family":"Boonstra","given":"Rudy"},{"family":"Humphries","given":"Murray"},{"family":"Jung","given":"Thomas S."},{"family":"Kenney","given":"Alice J."},{"family":"Krebs","given":"Charles J."},{"family":"Murray","given":"Dennis L."},{"family":"Boutin","given":"Stan"}],"issued":{"date-parts":[["2022"]]}}},{"id":1002,"uris":["http://zotero.org/users/16770306/items/JVEGE5BK"],"itemData":{"id":1002,"type":"article-journal","abstract":"Climate change and urbanisation are among the most pervasive and rapidly growing threats to biodiversity worldwide. However, their impacts are usually considered in isolation, and interactions are rarely examined. Predicting species' responses to the combined effects of climate change and urbanisation, therefore, represents a pressing challenge in global change biology. Birds are important model taxa for exploring the impacts of both climate change and urbanisation, and their behaviour and physiology have been well studied in urban and non-urban systems. This understanding should allow interactive effects of rising temperatures and urbanisation to be inferred, yet considerations of these interactions are almost entirely lacking from empirical research. Here, we synthesise our current understanding of the potential mechanisms that could affect how species respond to the combined effects of rising temperatures and urbanisation, with a focus on avian taxa. We discuss potential interactive effects to motivate future in-depth research on this critically important, yet overlooked, aspect of global change biology. Increased temperatures are a pronounced consequence of both urbanisation (through the urban heat island effect) and climate change. The biological impact of this warming in urban and non-urban systems will likely differ in magnitude and direction when interacting with other factors that typically vary between these habitats, such as resource availability (e.g. water, food and microsites) and pollution levels. Furthermore, the nature of such interactions may differ for cities situated in different climate types, for example, tropical, arid, temperate, continental and polar. Within this article, we highlight the potential for interactive effects of climate and urban drivers on the mechanistic responses of birds, identify knowledge gaps and propose promising future research avenues. A deeper understanding of the behavioural and physiological mechanisms mediating species' responses to urbanisation and rising temperatures will provide novel insights into ecology and evolution under global change and may help better predict future population responses.","container-title":"Global Change Biology","DOI":"10.1111/gcb.16645","ISSN":"1365-2486","issue":"9","language":"en","note":"_eprint: https://onlinelibrary.wiley.com/doi/pdf/10.1111/gcb.16645","page":"2399-2420","source":"Wiley Online Library","title":"Interactive effects of rising temperatures and urbanisation on birds across different climate zones: A mechanistic perspective","title-short":"Interactive effects of rising temperatures and urbanisation on birds across different climate zones","volume":"29","author":[{"family":"Sumasgutner","given":"Petra"},{"family":"Cunningham","given":"Susan J."},{"family":"Hegemann","given":"Arne"},{"family":"Amar","given":"Arjun"},{"family":"Watson","given":"Hannah"},{"family":"Nilsson","given":"Johan F."},{"family":"Andersson","given":"Martin N."},{"family":"Isaksson","given":"Caroline"}],"issued":{"date-parts":[["2023"]]}}},{"id":1005,"uris":["http://zotero.org/users/16770306/items/LXEZDJIR"],"itemData":{"id":1005,"type":"article-journal","abstract":"Animal behaviour is increasingly seen as an integral component in maintaining connectivity within landscapes. Perceived predation risk causes changes in behaviour, differentially distributing individuals across landscapes, resulting in patchy habitat use. While intuitively these two ecological processes must be linked, they are often investigated in isolation. Here we investigate these two processes in a feeding experiment of small birds in semi-natural urban parks during winter. Using an information theoretic model selection approach, we found that adding connectivity measures to variables reflecting birds’ perception of risk significantly improved our understanding of foraging and use in urban landscapes. Our results demonstrate the importance of accounting for both perceived risk and connectivity when measuring resource use.","container-title":"Journal of Urban Ecology","DOI":"10.1093/jue/juy020","ISSN":"2058-5543","issue":"1","journalAbbreviation":"Journal of Urban Ecology","page":"juy020","source":"Silverchair","title":"Bird foraging is influenced by both risk and connectivity in urban parks","volume":"4","author":[{"family":"Visscher","given":"D R"},{"family":"Unger","given":"A"},{"family":"Grobbelaar","given":"H"},{"family":"DeWitt","given":"P D"}],"issued":{"date-parts":[["2018",1,1]]}}}],"schema":"https://github.com/citation-style-language/schema/raw/master/csl-citation.json"} </w:instrText>
        </w:r>
      </w:ins>
      <w:del w:id="1105" w:author="Anne-Marie Cousineau" w:date="2025-07-28T15:07:00Z" w16du:dateUtc="2025-07-28T19:07:00Z">
        <w:r w:rsidR="006755D4" w:rsidDel="00F561FB">
          <w:rPr>
            <w:rFonts w:ascii="Times New Roman" w:hAnsi="Times New Roman" w:cs="Times New Roman"/>
            <w:lang w:val="en-CA"/>
          </w:rPr>
          <w:delInstrText xml:space="preserve"> ADDIN ZOTERO_ITEM CSL_CITATION {"citationID":"fqUcHkWY","properties":{"formattedCitation":"(K. H. Elliott et al., 2009; Majchrzak et al., 2022; Sumasgutner et al., 2023; Visscher et al., 2018)","plainCitation":"(K. H. Elliott et al., 2009; Majchrzak et al., 2022; Sumasgutner et al., 2023; Visscher et al., 2018)","noteIndex":0},"citationItems":[{"id":998,"uris":["http://zotero.org/users/16770306/items/F67YKHXJ"],"itemData":{"id":998,"type":"article-journal","abstract":"How energy costs affect foraging decisions is poorly understood for marine animals. To provide data relevant to this topic, we examined the relationship between activity levels and foraging behavior by attaching activity recorders to 29 chick-rearing wing-propelled diving birds (thick-billed murres, Uria lomvia) in 1999–2000. We connected the activity during the final dive bout with the prey item we observed being fed to the chicks. After accounting for changes in activity level with depth, activity was highest during the final dive of a dive bout, reflecting maneuvring during prey capture. Pelagic prey items, especially invertebrates (amphipods), were associated with higher depth-corrected activity, leading to shorter dives for a given depth (presumably due to higher oxygen consumption rates) and, thus, shorter search times (lower bottom time for a given depth). Pelagic prey items were likely captured during active pursuit, with the birds actively seeking and pursuing schooling mid-water prey. In contrast, benthic prey involved low activity and extended search times, suggesting that the birds slowly glided along the bottom in search for prey hidden in the sediments or rocks. We concluded that activity levels are important in determining the foraging tactics of marine predators.","container-title":"Marine Biology","DOI":"10.1007/s00227-009-1214-1","ISSN":"1432-1793","issue":"9","journalAbbreviation":"Mar Biol","language":"en","page":"1809-1816","source":"Springer Link","title":"Do activity costs determine foraging tactics for an arctic seabird?","volume":"156","author":[{"family":"Elliott","given":"Kyle H."},{"family":"Woo","given":"Kerry J."},{"family":"Benvenuti","given":"Silvano"}],"issued":{"date-parts":[["2009",8,1]]}}},{"id":1000,"uris":["http://zotero.org/users/16770306/items/QXDRF2ER"],"itemData":{"id":1000,"type":"article-journal","abstract":"Snowshoe hare cycles are one of the most prominent phenomena in ecology. Experimental studies point to predation as the dominant driving factor, but previous experiments combining food supplementation and predator removal produced unexplained multiplicative effects on density. We examined the potential interactive effects of food limitation and predation in causing hare cycles using an individual-based food-supplementation experiment over-winter across three cycle phases that naturally varied in predation risk. Supplementation doubled over-winter survival with the largest effects occurring in the late increase phase. Although the proximate cause of mortality was predation, supplemented hares significantly decreased foraging time and selected for conifer habitat, potentially reducing their predation risk. Supplemented hares also lost less body mass which resulted in the production of larger leverets. Our results establish a mechanistic link between how foraging time, mass loss and predation risk affect survival and reproduction, potentially driving demographic changes associated with hare cycles.","container-title":"Ecology Letters","DOI":"10.1111/ele.13975","ISSN":"1461-0248","issue":"4","language":"en","license":"© 2022 John Wiley &amp; Sons Ltd.","note":"_eprint: https://onlinelibrary.wiley.com/doi/pdf/10.1111/ele.13975","page":"981-991","source":"Wiley Online Library","title":"Balancing food acquisition and predation risk drives demographic changes in snowshoe hare population cycles","volume":"25","author":[{"family":"Majchrzak","given":"Yasmine N."},{"family":"Peers","given":"Michael J. L."},{"family":"Studd","given":"Emily K."},{"family":"Menzies","given":"Allyson K."},{"family":"Walker","given":"Philip D."},{"family":"Shiratsuru","given":"Shotaro"},{"family":"McCaw","given":"Laura K."},{"family":"Boonstra","given":"Rudy"},{"family":"Humphries","given":"Murray"},{"family":"Jung","given":"Thomas S."},{"family":"Kenney","given":"Alice J."},{"family":"Krebs","given":"Charles J."},{"family":"Murray","given":"Dennis L."},{"family":"Boutin","given":"Stan"}],"issued":{"date-parts":[["2022"]]}}},{"id":1002,"uris":["http://zotero.org/users/16770306/items/JVEGE5BK"],"itemData":{"id":1002,"type":"article-journal","abstract":"Climate change and urbanisation are among the most pervasive and rapidly growing threats to biodiversity worldwide. However, their impacts are usually considered in isolation, and interactions are rarely examined. Predicting species' responses to the combined effects of climate change and urbanisation, therefore, represents a pressing challenge in global change biology. Birds are important model taxa for exploring the impacts of both climate change and urbanisation, and their behaviour and physiology have been well studied in urban and non-urban systems. This understanding should allow interactive effects of rising temperatures and urbanisation to be inferred, yet considerations of these interactions are almost entirely lacking from empirical research. Here, we synthesise our current understanding of the potential mechanisms that could affect how species respond to the combined effects of rising temperatures and urbanisation, with a focus on avian taxa. We discuss potential interactive effects to motivate future in-depth research on this critically important, yet overlooked, aspect of global change biology. Increased temperatures are a pronounced consequence of both urbanisation (through the urban heat island effect) and climate change. The biological impact of this warming in urban and non-urban systems will likely differ in magnitude and direction when interacting with other factors that typically vary between these habitats, such as resource availability (e.g. water, food and microsites) and pollution levels. Furthermore, the nature of such interactions may differ for cities situated in different climate types, for example, tropical, arid, temperate, continental and polar. Within this article, we highlight the potential for interactive effects of climate and urban drivers on the mechanistic responses of birds, identify knowledge gaps and propose promising future research avenues. A deeper understanding of the behavioural and physiological mechanisms mediating species' responses to urbanisation and rising temperatures will provide novel insights into ecology and evolution under global change and may help better predict future population responses.","container-title":"Global Change Biology","DOI":"10.1111/gcb.16645","ISSN":"1365-2486","issue":"9","language":"en","note":"_eprint: https://onlinelibrary.wiley.com/doi/pdf/10.1111/gcb.16645","page":"2399-2420","source":"Wiley Online Library","title":"Interactive effects of rising temperatures and urbanisation on birds across different climate zones: A mechanistic perspective","title-short":"Interactive effects of rising temperatures and urbanisation on birds across different climate zones","volume":"29","author":[{"family":"Sumasgutner","given":"Petra"},{"family":"Cunningham","given":"Susan J."},{"family":"Hegemann","given":"Arne"},{"family":"Amar","given":"Arjun"},{"family":"Watson","given":"Hannah"},{"family":"Nilsson","given":"Johan F."},{"family":"Andersson","given":"Martin N."},{"family":"Isaksson","given":"Caroline"}],"issued":{"date-parts":[["2023"]]}}},{"id":1005,"uris":["http://zotero.org/u</w:delInstrText>
        </w:r>
        <w:r w:rsidR="006755D4" w:rsidRPr="00C61AE6" w:rsidDel="00F561FB">
          <w:rPr>
            <w:rFonts w:ascii="Times New Roman" w:hAnsi="Times New Roman" w:cs="Times New Roman"/>
          </w:rPr>
          <w:delInstrText xml:space="preserve">sers/16770306/items/LXEZDJIR"],"itemData":{"id":1005,"type":"article-journal","abstract":"Animal behaviour is increasingly seen as an integral component in maintaining connectivity within landscapes. Perceived predation risk causes changes in behaviour, differentially distributing individuals across landscapes, resulting in patchy habitat use. While intuitively these two ecological processes must be linked, they are often investigated in isolation. Here we investigate these two processes in a feeding experiment of small birds in semi-natural urban parks during winter. Using an information theoretic model selection approach, we found that adding connectivity measures to variables reflecting birds’ perception of risk significantly improved our understanding of foraging and use in urban landscapes. Our results demonstrate the importance of accounting for both perceived risk and connectivity when measuring resource use.","container-title":"Journal of Urban Ecology","DOI":"10.1093/jue/juy020","ISSN":"2058-5543","issue":"1","journalAbbreviation":"Journal of Urban Ecology","page":"juy020","source":"Silverchair","title":"Bird foraging is influenced by both risk and connectivity in urban parks","volume":"4","author":[{"family":"Visscher","given":"D R"},{"family":"Unger","given":"A"},{"family":"Grobbelaar","given":"H"},{"family":"DeWitt","given":"P D"}],"issued":{"date-parts":[["2018",1,1]]}}}],"schema":"https://github.com/citation-style-language/schema/raw/master/csl-citation.json"} </w:delInstrText>
        </w:r>
      </w:del>
      <w:r w:rsidR="009C5C88">
        <w:rPr>
          <w:rFonts w:ascii="Times New Roman" w:hAnsi="Times New Roman" w:cs="Times New Roman"/>
          <w:lang w:val="en-CA"/>
        </w:rPr>
        <w:fldChar w:fldCharType="separate"/>
      </w:r>
      <w:ins w:id="1106" w:author="Anne-Marie Cousineau" w:date="2025-07-28T15:07:00Z" w16du:dateUtc="2025-07-28T19:07:00Z">
        <w:r w:rsidR="00F561FB">
          <w:rPr>
            <w:rFonts w:ascii="Times New Roman" w:hAnsi="Times New Roman" w:cs="Times New Roman"/>
            <w:noProof/>
          </w:rPr>
          <w:t>(K. Elliott et al., 2009; Majchrzak et al., 2022; Sumasgutner et al., 2023; Visscher et al., 2018)</w:t>
        </w:r>
      </w:ins>
      <w:del w:id="1107" w:author="Anne-Marie Cousineau" w:date="2025-07-28T15:07:00Z" w16du:dateUtc="2025-07-28T19:07:00Z">
        <w:r w:rsidR="006755D4" w:rsidRPr="00F561FB" w:rsidDel="00F561FB">
          <w:rPr>
            <w:rFonts w:ascii="Times New Roman" w:hAnsi="Times New Roman" w:cs="Times New Roman"/>
            <w:noProof/>
          </w:rPr>
          <w:delText>(K. H. Elliott et al., 2009; Majchrzak et al., 2022; Sumasgutner et al., 2023; Visscher et al., 2018)</w:delText>
        </w:r>
      </w:del>
      <w:r w:rsidR="009C5C88">
        <w:rPr>
          <w:rFonts w:ascii="Times New Roman" w:hAnsi="Times New Roman" w:cs="Times New Roman"/>
          <w:lang w:val="en-CA"/>
        </w:rPr>
        <w:fldChar w:fldCharType="end"/>
      </w:r>
      <w:r w:rsidR="00CC5943" w:rsidRPr="00C61AE6">
        <w:rPr>
          <w:rFonts w:ascii="Times New Roman" w:hAnsi="Times New Roman" w:cs="Times New Roman"/>
        </w:rPr>
        <w:t>.</w:t>
      </w:r>
      <w:r w:rsidR="00840DA7" w:rsidRPr="00C61AE6">
        <w:rPr>
          <w:rFonts w:ascii="Times New Roman" w:hAnsi="Times New Roman" w:cs="Times New Roman"/>
        </w:rPr>
        <w:t xml:space="preserve"> </w:t>
      </w:r>
      <w:ins w:id="1108" w:author="Kyle Elliott, Dr" w:date="2025-07-26T08:24:00Z" w16du:dateUtc="2025-07-26T12:24:00Z">
        <w:r w:rsidR="00522126" w:rsidRPr="00522126">
          <w:rPr>
            <w:rFonts w:ascii="Times New Roman" w:hAnsi="Times New Roman" w:cs="Times New Roman"/>
            <w:lang w:val="en-CA"/>
            <w:rPrChange w:id="1109" w:author="Kyle Elliott, Dr" w:date="2025-07-26T08:24:00Z" w16du:dateUtc="2025-07-26T12:24:00Z">
              <w:rPr>
                <w:rFonts w:ascii="Times New Roman" w:hAnsi="Times New Roman" w:cs="Times New Roman"/>
              </w:rPr>
            </w:rPrChange>
          </w:rPr>
          <w:t>In</w:t>
        </w:r>
        <w:r w:rsidR="00522126">
          <w:rPr>
            <w:rFonts w:ascii="Times New Roman" w:hAnsi="Times New Roman" w:cs="Times New Roman"/>
            <w:lang w:val="en-CA"/>
          </w:rPr>
          <w:t xml:space="preserve"> cities, </w:t>
        </w:r>
      </w:ins>
      <w:del w:id="1110" w:author="Kyle Elliott, Dr" w:date="2025-07-26T08:24:00Z" w16du:dateUtc="2025-07-26T12:24:00Z">
        <w:r w:rsidR="00840DA7" w:rsidDel="00522126">
          <w:rPr>
            <w:rFonts w:ascii="Times New Roman" w:hAnsi="Times New Roman" w:cs="Times New Roman"/>
            <w:lang w:val="en-CA"/>
          </w:rPr>
          <w:delText xml:space="preserve">Within the context of </w:delText>
        </w:r>
        <w:r w:rsidR="00805E84" w:rsidDel="00522126">
          <w:rPr>
            <w:rFonts w:ascii="Times New Roman" w:hAnsi="Times New Roman" w:cs="Times New Roman"/>
            <w:lang w:val="en-CA"/>
          </w:rPr>
          <w:delText>rapid growth of urban areas worldwide, it</w:delText>
        </w:r>
        <w:r w:rsidR="0036787F" w:rsidDel="00522126">
          <w:rPr>
            <w:rFonts w:ascii="Times New Roman" w:hAnsi="Times New Roman" w:cs="Times New Roman"/>
            <w:lang w:val="en-CA"/>
          </w:rPr>
          <w:delText xml:space="preserve"> becomes relevant to investigate how </w:delText>
        </w:r>
      </w:del>
      <w:r w:rsidR="0036787F">
        <w:rPr>
          <w:rFonts w:ascii="Times New Roman" w:hAnsi="Times New Roman" w:cs="Times New Roman"/>
          <w:lang w:val="en-CA"/>
        </w:rPr>
        <w:t xml:space="preserve">species </w:t>
      </w:r>
      <w:ins w:id="1111" w:author="Kyle Elliott, Dr" w:date="2025-07-26T08:24:00Z" w16du:dateUtc="2025-07-26T12:24:00Z">
        <w:r w:rsidR="00522126">
          <w:rPr>
            <w:rFonts w:ascii="Times New Roman" w:hAnsi="Times New Roman" w:cs="Times New Roman"/>
            <w:lang w:val="en-CA"/>
          </w:rPr>
          <w:t xml:space="preserve">must </w:t>
        </w:r>
      </w:ins>
      <w:r w:rsidR="0036787F">
        <w:rPr>
          <w:rFonts w:ascii="Times New Roman" w:hAnsi="Times New Roman" w:cs="Times New Roman"/>
          <w:lang w:val="en-CA"/>
        </w:rPr>
        <w:t xml:space="preserve">adjust </w:t>
      </w:r>
      <w:r w:rsidR="002D34CB">
        <w:rPr>
          <w:rFonts w:ascii="Times New Roman" w:hAnsi="Times New Roman" w:cs="Times New Roman"/>
          <w:lang w:val="en-CA"/>
        </w:rPr>
        <w:t>their daily activities</w:t>
      </w:r>
      <w:r w:rsidR="002B5506">
        <w:rPr>
          <w:rFonts w:ascii="Times New Roman" w:hAnsi="Times New Roman" w:cs="Times New Roman"/>
          <w:lang w:val="en-CA"/>
        </w:rPr>
        <w:t xml:space="preserve"> in response to human-</w:t>
      </w:r>
      <w:r w:rsidR="002B5506">
        <w:rPr>
          <w:rFonts w:ascii="Times New Roman" w:hAnsi="Times New Roman" w:cs="Times New Roman"/>
          <w:lang w:val="en-CA"/>
        </w:rPr>
        <w:lastRenderedPageBreak/>
        <w:t>altered landscape</w:t>
      </w:r>
      <w:ins w:id="1112" w:author="Kyle Elliott, Dr" w:date="2025-07-26T08:24:00Z" w16du:dateUtc="2025-07-26T12:24:00Z">
        <w:r w:rsidR="00522126">
          <w:rPr>
            <w:rFonts w:ascii="Times New Roman" w:hAnsi="Times New Roman" w:cs="Times New Roman"/>
            <w:lang w:val="en-CA"/>
          </w:rPr>
          <w:t>, and activity budgets ar</w:t>
        </w:r>
      </w:ins>
      <w:ins w:id="1113" w:author="Kyle Elliott, Dr" w:date="2025-07-26T08:30:00Z" w16du:dateUtc="2025-07-26T12:30:00Z">
        <w:r w:rsidR="00522126">
          <w:rPr>
            <w:rFonts w:ascii="Times New Roman" w:hAnsi="Times New Roman" w:cs="Times New Roman"/>
            <w:lang w:val="en-CA"/>
          </w:rPr>
          <w:t>e an interesting metric to examine how wildlife respond to urbanization</w:t>
        </w:r>
      </w:ins>
      <w:r w:rsidR="00C61AE6">
        <w:rPr>
          <w:rFonts w:ascii="Times New Roman" w:hAnsi="Times New Roman" w:cs="Times New Roman"/>
          <w:lang w:val="en-CA"/>
        </w:rPr>
        <w:t xml:space="preserve"> </w:t>
      </w:r>
      <w:r w:rsidR="00C61AE6">
        <w:rPr>
          <w:rFonts w:ascii="Times New Roman" w:hAnsi="Times New Roman" w:cs="Times New Roman"/>
          <w:lang w:val="en-CA"/>
        </w:rPr>
        <w:fldChar w:fldCharType="begin"/>
      </w:r>
      <w:r w:rsidR="00AE4E76">
        <w:rPr>
          <w:rFonts w:ascii="Times New Roman" w:hAnsi="Times New Roman" w:cs="Times New Roman"/>
          <w:lang w:val="en-CA"/>
        </w:rPr>
        <w:instrText xml:space="preserve"> ADDIN ZOTERO_ITEM CSL_CITATION {"citationID":"v3IrUWje","properties":{"formattedCitation":"(Gumilyov et al., 2023; Tian et al., 2022)","plainCitation":"(Gumilyov et al., 2023; Tian et al., 2022)","noteIndex":0},"citationItems":[{"id":1011,"uris":["http://zotero.org/users/16770306/items/95TG2RQ2"],"itemData":{"id":1011,"type":"article-journal","abstract":"Since ancient times, cities have been places of attraction for people, the center of thought and innovation. The Industrial Revolution and subsequent industrialization noticeably accelerated the movement of people from rural areas to cities. The emergence and development of the Internet and technology have turned the rapid growth of cities into a real boom. Today, cities are the centers of the social, economic, political, and cultural life of their countries. This article attempts to explain and assess the scale of urbanization, as well as to predict its further course. The article examines the process of urbanization that has acquired a planetary scale over the past few decades. The object of the study is considered a global trend. The concept is reflected that in the future the city will become the main model of human settlement. The theory that urbanization directly correlates with economic growth, thereby being its main driver, is considered. The causes and consequences, both positive and negative, of the considered process are investigated. The article, in particular, considers and typologies of urbanization in Kazakhstan. In addition, the article analyzes and compares the growth rates of the urban and rural populations both in the world as a whole and in Kazakhstan, in particular.","DOI":"10.32523/2616-6887/2023-142-1-37-42","ISSN":"2616-6887, 2617-605X","issue":"1","language":"en","note":"publisher: L. N. Gumilyov Eurasian National University","page":"37-42","source":"Crossref","title":"Urbanization as a global trend: causes and consequences","title-short":"Urbanization as a global trend","volume":"142","author":[{"family":"Gumilyov","given":"L.N."},{"family":"Byulegenova","given":"B.B."},{"family":"Turemuratov","given":"O.Zh."}],"issued":{"date-parts":[["2023"]]}}},{"id":1008,"uris":["http://zotero.org/users/16770306/items/686MGQJL"],"itemData":{"id":1008,"type":"article-journal","abstract":"Urbanization as a global phenomenon is a multifaceted process. Here we do the first global attempt to characterize the complexity of urbanization from 1975 to 2015 in terms of population, built-up structure, and greenness per 5 × 5 km2 grid covering global inhabited areas, using Earth Observation data sources. Our results emphasize the multifaceted nature of urbanization that varies greatly across regions and times, in addition to the steady expansion of built-up land. Increased population density and built-up patch density were the dominant characteristics in Asia and Africa, while urbanization in Europe and North America took a rather steady pace, combined with widespread greening. According to the urbanization types identified by a self-organizing map (SOM) algorithm, a large proportion of urban and suburban areas experienced two dynamic urbanization types – built-up extension/leapfrog and built-up infill with large population increase. During different historical periods (1975–1990, 1990–2000, and 2000–2015), annual rates of increase in population and built-up density were slowing coinciding with an increasing greenness – signaling that urbanization processes are becoming less intense, more compact, and ‘greener’ over the most recent period. Our findings facilitate the comprehensive understanding of global urbanization that is a complex process with many local variations and characteristics, and underscore the need for region-based strategies towards sustainable development instead of a ‘one-size-fits-all’ policy for cities.","container-title":"Landscape and Urban Planning","DOI":"10.1016/j.landurbplan.2021.104316","ISSN":"0169-2046","journalAbbreviation":"Landscape and Urban Planning","page":"104316","source":"ScienceDirect","title":"A global analysis of multifaceted urbanization patterns using Earth Observation data from 1975 to 2015","volume":"219","author":[{"family":"Tian","given":"Yunyu"},{"family":"Tsendbazar","given":"Nandin-Erdene"},{"family":"Leeuwen","given":"Eveline","non-dropping-particle":"van"},{"family":"Fensholt","given":"Rasmus"},{"family":"Herold","given":"Martin"}],"issued":{"date-parts":[["2022",3,1]]}}}],"schema":"https://github.com/citation-style-language/schema/raw/master/csl-citation.json"} </w:instrText>
      </w:r>
      <w:r w:rsidR="00C61AE6">
        <w:rPr>
          <w:rFonts w:ascii="Times New Roman" w:hAnsi="Times New Roman" w:cs="Times New Roman"/>
          <w:lang w:val="en-CA"/>
        </w:rPr>
        <w:fldChar w:fldCharType="separate"/>
      </w:r>
      <w:r w:rsidR="00AE4E76">
        <w:rPr>
          <w:rFonts w:ascii="Times New Roman" w:hAnsi="Times New Roman" w:cs="Times New Roman"/>
          <w:noProof/>
          <w:lang w:val="en-CA"/>
        </w:rPr>
        <w:t>(Gumilyov et al., 2023; Tian et al., 2022)</w:t>
      </w:r>
      <w:r w:rsidR="00C61AE6">
        <w:rPr>
          <w:rFonts w:ascii="Times New Roman" w:hAnsi="Times New Roman" w:cs="Times New Roman"/>
          <w:lang w:val="en-CA"/>
        </w:rPr>
        <w:fldChar w:fldCharType="end"/>
      </w:r>
      <w:r w:rsidR="00CB4C6F">
        <w:rPr>
          <w:rFonts w:ascii="Times New Roman" w:hAnsi="Times New Roman" w:cs="Times New Roman"/>
          <w:lang w:val="en-CA"/>
        </w:rPr>
        <w:t xml:space="preserve">. </w:t>
      </w:r>
      <w:r w:rsidR="001F31A8">
        <w:rPr>
          <w:rFonts w:ascii="Times New Roman" w:hAnsi="Times New Roman" w:cs="Times New Roman"/>
          <w:lang w:val="en-CA"/>
        </w:rPr>
        <w:t xml:space="preserve">Urban environments </w:t>
      </w:r>
      <w:r w:rsidR="00152696">
        <w:rPr>
          <w:rFonts w:ascii="Times New Roman" w:hAnsi="Times New Roman" w:cs="Times New Roman"/>
          <w:lang w:val="en-CA"/>
        </w:rPr>
        <w:t xml:space="preserve">often result in animals having to change the timing of their activities in response to </w:t>
      </w:r>
      <w:r w:rsidR="00891E74">
        <w:rPr>
          <w:rFonts w:ascii="Times New Roman" w:hAnsi="Times New Roman" w:cs="Times New Roman"/>
          <w:lang w:val="en-CA"/>
        </w:rPr>
        <w:t>factors like noise, artificial lighting at night, human presence and landscape alterations.</w:t>
      </w:r>
      <w:r w:rsidR="006C65E6">
        <w:rPr>
          <w:rFonts w:ascii="Times New Roman" w:hAnsi="Times New Roman" w:cs="Times New Roman"/>
          <w:lang w:val="en-CA"/>
        </w:rPr>
        <w:t xml:space="preserve"> A striking example of the quick temporal scale at which those changes can occur comes from</w:t>
      </w:r>
      <w:r w:rsidR="00E25944">
        <w:rPr>
          <w:rFonts w:ascii="Times New Roman" w:hAnsi="Times New Roman" w:cs="Times New Roman"/>
          <w:lang w:val="en-CA"/>
        </w:rPr>
        <w:t xml:space="preserve"> </w:t>
      </w:r>
      <w:del w:id="1114" w:author="Kyle Elliott, Dr" w:date="2025-07-26T08:30:00Z" w16du:dateUtc="2025-07-26T12:30:00Z">
        <w:r w:rsidR="00E25944" w:rsidDel="00522126">
          <w:rPr>
            <w:rFonts w:ascii="Times New Roman" w:hAnsi="Times New Roman" w:cs="Times New Roman"/>
            <w:lang w:val="en-CA"/>
          </w:rPr>
          <w:delText xml:space="preserve">a study in </w:delText>
        </w:r>
      </w:del>
      <w:r w:rsidR="00E25944">
        <w:rPr>
          <w:rFonts w:ascii="Times New Roman" w:hAnsi="Times New Roman" w:cs="Times New Roman"/>
          <w:lang w:val="en-CA"/>
        </w:rPr>
        <w:t>Spain</w:t>
      </w:r>
      <w:del w:id="1115" w:author="Kyle Elliott, Dr" w:date="2025-07-26T08:31:00Z" w16du:dateUtc="2025-07-26T12:31:00Z">
        <w:r w:rsidR="00E25944" w:rsidDel="00522126">
          <w:rPr>
            <w:rFonts w:ascii="Times New Roman" w:hAnsi="Times New Roman" w:cs="Times New Roman"/>
            <w:lang w:val="en-CA"/>
          </w:rPr>
          <w:delText xml:space="preserve"> showing that</w:delText>
        </w:r>
      </w:del>
      <w:r w:rsidR="00E25944">
        <w:rPr>
          <w:rFonts w:ascii="Times New Roman" w:hAnsi="Times New Roman" w:cs="Times New Roman"/>
          <w:lang w:val="en-CA"/>
        </w:rPr>
        <w:t xml:space="preserve"> following COVID-19 lockdown measures</w:t>
      </w:r>
      <w:r w:rsidR="00D967E2">
        <w:rPr>
          <w:rFonts w:ascii="Times New Roman" w:hAnsi="Times New Roman" w:cs="Times New Roman"/>
          <w:lang w:val="en-CA"/>
        </w:rPr>
        <w:t xml:space="preserve">, </w:t>
      </w:r>
      <w:ins w:id="1116" w:author="Kyle Elliott, Dr" w:date="2025-07-26T08:31:00Z" w16du:dateUtc="2025-07-26T12:31:00Z">
        <w:r w:rsidR="00522126">
          <w:rPr>
            <w:rFonts w:ascii="Times New Roman" w:hAnsi="Times New Roman" w:cs="Times New Roman"/>
            <w:lang w:val="en-CA"/>
          </w:rPr>
          <w:t xml:space="preserve">when </w:t>
        </w:r>
      </w:ins>
      <w:r w:rsidR="00D967E2">
        <w:rPr>
          <w:rFonts w:ascii="Times New Roman" w:hAnsi="Times New Roman" w:cs="Times New Roman"/>
          <w:lang w:val="en-CA"/>
        </w:rPr>
        <w:t>birds were more detectable</w:t>
      </w:r>
      <w:r w:rsidR="006403B6">
        <w:rPr>
          <w:rFonts w:ascii="Times New Roman" w:hAnsi="Times New Roman" w:cs="Times New Roman"/>
          <w:lang w:val="en-CA"/>
        </w:rPr>
        <w:t xml:space="preserve"> (and thus more present)</w:t>
      </w:r>
      <w:r w:rsidR="00D967E2">
        <w:rPr>
          <w:rFonts w:ascii="Times New Roman" w:hAnsi="Times New Roman" w:cs="Times New Roman"/>
          <w:lang w:val="en-CA"/>
        </w:rPr>
        <w:t xml:space="preserve"> in urban areas</w:t>
      </w:r>
      <w:del w:id="1117" w:author="Kyle Elliott, Dr" w:date="2025-07-26T08:31:00Z" w16du:dateUtc="2025-07-26T12:31:00Z">
        <w:r w:rsidR="00D967E2" w:rsidDel="00522126">
          <w:rPr>
            <w:rFonts w:ascii="Times New Roman" w:hAnsi="Times New Roman" w:cs="Times New Roman"/>
            <w:lang w:val="en-CA"/>
          </w:rPr>
          <w:delText>, precisely</w:delText>
        </w:r>
      </w:del>
      <w:r w:rsidR="00D967E2">
        <w:rPr>
          <w:rFonts w:ascii="Times New Roman" w:hAnsi="Times New Roman" w:cs="Times New Roman"/>
          <w:lang w:val="en-CA"/>
        </w:rPr>
        <w:t xml:space="preserve"> </w:t>
      </w:r>
      <w:r w:rsidR="006403B6">
        <w:rPr>
          <w:rFonts w:ascii="Times New Roman" w:hAnsi="Times New Roman" w:cs="Times New Roman"/>
          <w:lang w:val="en-CA"/>
        </w:rPr>
        <w:t>in</w:t>
      </w:r>
      <w:r w:rsidR="00D967E2">
        <w:rPr>
          <w:rFonts w:ascii="Times New Roman" w:hAnsi="Times New Roman" w:cs="Times New Roman"/>
          <w:lang w:val="en-CA"/>
        </w:rPr>
        <w:t xml:space="preserve"> the early morning</w:t>
      </w:r>
      <w:r w:rsidR="00890D2C">
        <w:rPr>
          <w:rFonts w:ascii="Times New Roman" w:hAnsi="Times New Roman" w:cs="Times New Roman"/>
          <w:lang w:val="en-CA"/>
        </w:rPr>
        <w:t xml:space="preserve"> </w:t>
      </w:r>
      <w:r w:rsidR="00890D2C">
        <w:rPr>
          <w:rFonts w:ascii="Times New Roman" w:hAnsi="Times New Roman" w:cs="Times New Roman"/>
          <w:lang w:val="en-CA"/>
        </w:rPr>
        <w:fldChar w:fldCharType="begin"/>
      </w:r>
      <w:r w:rsidR="00890D2C">
        <w:rPr>
          <w:rFonts w:ascii="Times New Roman" w:hAnsi="Times New Roman" w:cs="Times New Roman"/>
          <w:lang w:val="en-CA"/>
        </w:rPr>
        <w:instrText xml:space="preserve"> ADDIN ZOTERO_ITEM CSL_CITATION {"citationID":"kOKfXF2D","properties":{"formattedCitation":"(Gordo et al., 2021)","plainCitation":"(Gordo et al., 2021)","noteIndex":0},"citationItems":[{"id":996,"uris":["http://zotero.org/users/16770306/items/9DLKM5D8"],"itemData":{"id":996,"type":"article-journal","abstract":"Biodiversity is threatened by the growth of urban areas. However, it is still poorly understood how animals can cope with and adapt to these rapid and dramatic transformations of natural environments. The COVID-19 pandemic provides us with a unique opportunity to unveil the mechanisms involved in this process. Lockdown measures imposed in most countries are causing an unprecedented reduction of human activities, giving us an experimental setting to assess the effects of our lifestyle on biodiversity. We studied the birds' response to the population lockdown by using more than 126 000 bird records collected by a citizen science project in northeastern Spain. We compared the occurrence and detectability of birds during the spring 2020 lockdown with baseline data from previous years in the same urban areas and dates. We found that birds did not increase their probability of occurrence in urban areas during the lockdown, refuting the hypothesis that nature has recovered its space in human-emptied urban areas. However, we found an increase in bird detectability, especially during early morning, suggesting a rapid change in the birds’ daily routines in response to quieter and less crowded cities. Therefore, urban birds show high behavioural plasticity to rapidly adjust to novel environmental conditions, such as those imposed by the COVID-19.","container-title":"Proceedings of the Royal Society B: Biological Sciences","DOI":"10.1098/rspb.2020.2513","issue":"1946","note":"publisher: Royal Society","page":"20202513","source":"royalsocietypublishing.org (Atypon)","title":"Rapid behavioural response of urban birds to COVID-19 lockdown","volume":"288","author":[{"family":"Gordo","given":"Oscar"},{"family":"Brotons","given":"Lluís"},{"family":"Herrando","given":"Sergi"},{"family":"Gargallo","given":"Gabriel"}],"issued":{"date-parts":[["2021",3,10]]}}}],"schema":"https://github.com/citation-style-language/schema/raw/master/csl-citation.json"} </w:instrText>
      </w:r>
      <w:r w:rsidR="00890D2C">
        <w:rPr>
          <w:rFonts w:ascii="Times New Roman" w:hAnsi="Times New Roman" w:cs="Times New Roman"/>
          <w:lang w:val="en-CA"/>
        </w:rPr>
        <w:fldChar w:fldCharType="separate"/>
      </w:r>
      <w:r w:rsidR="00890D2C">
        <w:rPr>
          <w:rFonts w:ascii="Times New Roman" w:hAnsi="Times New Roman" w:cs="Times New Roman"/>
          <w:noProof/>
          <w:lang w:val="en-CA"/>
        </w:rPr>
        <w:t>(Gordo et al., 2021)</w:t>
      </w:r>
      <w:r w:rsidR="00890D2C">
        <w:rPr>
          <w:rFonts w:ascii="Times New Roman" w:hAnsi="Times New Roman" w:cs="Times New Roman"/>
          <w:lang w:val="en-CA"/>
        </w:rPr>
        <w:fldChar w:fldCharType="end"/>
      </w:r>
      <w:r w:rsidR="00890D2C">
        <w:rPr>
          <w:rFonts w:ascii="Times New Roman" w:hAnsi="Times New Roman" w:cs="Times New Roman"/>
          <w:lang w:val="en-CA"/>
        </w:rPr>
        <w:t>.</w:t>
      </w:r>
      <w:r w:rsidR="00920780">
        <w:rPr>
          <w:rFonts w:ascii="Times New Roman" w:hAnsi="Times New Roman" w:cs="Times New Roman"/>
          <w:lang w:val="en-CA"/>
        </w:rPr>
        <w:t xml:space="preserve"> </w:t>
      </w:r>
      <w:del w:id="1118" w:author="Kyle Elliott, Dr" w:date="2025-07-26T08:31:00Z" w16du:dateUtc="2025-07-26T12:31:00Z">
        <w:r w:rsidR="00920780" w:rsidDel="00522126">
          <w:rPr>
            <w:rFonts w:ascii="Times New Roman" w:hAnsi="Times New Roman" w:cs="Times New Roman"/>
            <w:lang w:val="en-CA"/>
          </w:rPr>
          <w:delText xml:space="preserve">The authors </w:delText>
        </w:r>
        <w:r w:rsidR="008B5C4F" w:rsidDel="00522126">
          <w:rPr>
            <w:rFonts w:ascii="Times New Roman" w:hAnsi="Times New Roman" w:cs="Times New Roman"/>
            <w:lang w:val="en-CA"/>
          </w:rPr>
          <w:delText>suggested that t</w:delText>
        </w:r>
      </w:del>
      <w:ins w:id="1119" w:author="Kyle Elliott, Dr" w:date="2025-07-26T08:31:00Z" w16du:dateUtc="2025-07-26T12:31:00Z">
        <w:r w:rsidR="00522126">
          <w:rPr>
            <w:rFonts w:ascii="Times New Roman" w:hAnsi="Times New Roman" w:cs="Times New Roman"/>
            <w:lang w:val="en-CA"/>
          </w:rPr>
          <w:t>T</w:t>
        </w:r>
      </w:ins>
      <w:r w:rsidR="008B5C4F">
        <w:rPr>
          <w:rFonts w:ascii="Times New Roman" w:hAnsi="Times New Roman" w:cs="Times New Roman"/>
          <w:lang w:val="en-CA"/>
        </w:rPr>
        <w:t xml:space="preserve">his rapid change in behaviour could be driven by the quieter </w:t>
      </w:r>
      <w:r w:rsidR="002F1C83">
        <w:rPr>
          <w:rFonts w:ascii="Times New Roman" w:hAnsi="Times New Roman" w:cs="Times New Roman"/>
          <w:lang w:val="en-CA"/>
        </w:rPr>
        <w:t xml:space="preserve">mornings in </w:t>
      </w:r>
      <w:r w:rsidR="00473B3F">
        <w:rPr>
          <w:rFonts w:ascii="Times New Roman" w:hAnsi="Times New Roman" w:cs="Times New Roman"/>
          <w:lang w:val="en-CA"/>
        </w:rPr>
        <w:t xml:space="preserve">a </w:t>
      </w:r>
      <w:r w:rsidR="002F1C83">
        <w:rPr>
          <w:rFonts w:ascii="Times New Roman" w:hAnsi="Times New Roman" w:cs="Times New Roman"/>
          <w:lang w:val="en-CA"/>
        </w:rPr>
        <w:t xml:space="preserve">usually crowded </w:t>
      </w:r>
      <w:r w:rsidR="00473B3F">
        <w:rPr>
          <w:rFonts w:ascii="Times New Roman" w:hAnsi="Times New Roman" w:cs="Times New Roman"/>
          <w:lang w:val="en-CA"/>
        </w:rPr>
        <w:t>city</w:t>
      </w:r>
      <w:r w:rsidR="002F1C83">
        <w:rPr>
          <w:rFonts w:ascii="Times New Roman" w:hAnsi="Times New Roman" w:cs="Times New Roman"/>
          <w:lang w:val="en-CA"/>
        </w:rPr>
        <w:t xml:space="preserve"> </w:t>
      </w:r>
      <w:r w:rsidR="002F1C83">
        <w:rPr>
          <w:rFonts w:ascii="Times New Roman" w:hAnsi="Times New Roman" w:cs="Times New Roman"/>
          <w:lang w:val="en-CA"/>
        </w:rPr>
        <w:fldChar w:fldCharType="begin"/>
      </w:r>
      <w:r w:rsidR="002F1C83">
        <w:rPr>
          <w:rFonts w:ascii="Times New Roman" w:hAnsi="Times New Roman" w:cs="Times New Roman"/>
          <w:lang w:val="en-CA"/>
        </w:rPr>
        <w:instrText xml:space="preserve"> ADDIN ZOTERO_ITEM CSL_CITATION {"citationID":"RmsDlGd4","properties":{"formattedCitation":"(Gordo et al., 2021)","plainCitation":"(Gordo et al., 2021)","noteIndex":0},"citationItems":[{"id":996,"uris":["http://zotero.org/users/16770306/items/9DLKM5D8"],"itemData":{"id":996,"type":"article-journal","abstract":"Biodiversity is threatened by the growth of urban areas. However, it is still poorly understood how animals can cope with and adapt to these rapid and dramatic transformations of natural environments. The COVID-19 pandemic provides us with a unique opportunity to unveil the mechanisms involved in this process. Lockdown measures imposed in most countries are causing an unprecedented reduction of human activities, giving us an experimental setting to assess the effects of our lifestyle on biodiversity. We studied the birds' response to the population lockdown by using more than 126 000 bird records collected by a citizen science project in northeastern Spain. We compared the occurrence and detectability of birds during the spring 2020 lockdown with baseline data from previous years in the same urban areas and dates. We found that birds did not increase their probability of occurrence in urban areas during the lockdown, refuting the hypothesis that nature has recovered its space in human-emptied urban areas. However, we found an increase in bird detectability, especially during early morning, suggesting a rapid change in the birds’ daily routines in response to quieter and less crowded cities. Therefore, urban birds show high behavioural plasticity to rapidly adjust to novel environmental conditions, such as those imposed by the COVID-19.","container-title":"Proceedings of the Royal Society B: Biological Sciences","DOI":"10.1098/rspb.2020.2513","issue":"1946","note":"publisher: Royal Society","page":"20202513","source":"royalsocietypublishing.org (Atypon)","title":"Rapid behavioural response of urban birds to COVID-19 lockdown","volume":"288","author":[{"family":"Gordo","given":"Oscar"},{"family":"Brotons","given":"Lluís"},{"family":"Herrando","given":"Sergi"},{"family":"Gargallo","given":"Gabriel"}],"issued":{"date-parts":[["2021",3,10]]}}}],"schema":"https://github.com/citation-style-language/schema/raw/master/csl-citation.json"} </w:instrText>
      </w:r>
      <w:r w:rsidR="002F1C83">
        <w:rPr>
          <w:rFonts w:ascii="Times New Roman" w:hAnsi="Times New Roman" w:cs="Times New Roman"/>
          <w:lang w:val="en-CA"/>
        </w:rPr>
        <w:fldChar w:fldCharType="separate"/>
      </w:r>
      <w:r w:rsidR="002F1C83">
        <w:rPr>
          <w:rFonts w:ascii="Times New Roman" w:hAnsi="Times New Roman" w:cs="Times New Roman"/>
          <w:noProof/>
          <w:lang w:val="en-CA"/>
        </w:rPr>
        <w:t>(Gordo et al., 2021)</w:t>
      </w:r>
      <w:r w:rsidR="002F1C83">
        <w:rPr>
          <w:rFonts w:ascii="Times New Roman" w:hAnsi="Times New Roman" w:cs="Times New Roman"/>
          <w:lang w:val="en-CA"/>
        </w:rPr>
        <w:fldChar w:fldCharType="end"/>
      </w:r>
      <w:r w:rsidR="002F1C83">
        <w:rPr>
          <w:rFonts w:ascii="Times New Roman" w:hAnsi="Times New Roman" w:cs="Times New Roman"/>
          <w:lang w:val="en-CA"/>
        </w:rPr>
        <w:t>.</w:t>
      </w:r>
      <w:r w:rsidR="00A278A0">
        <w:rPr>
          <w:rFonts w:ascii="Times New Roman" w:hAnsi="Times New Roman" w:cs="Times New Roman"/>
          <w:lang w:val="en-CA"/>
        </w:rPr>
        <w:t xml:space="preserve"> </w:t>
      </w:r>
      <w:del w:id="1120" w:author="Kyle Elliott, Dr" w:date="2025-07-26T08:31:00Z" w16du:dateUtc="2025-07-26T12:31:00Z">
        <w:r w:rsidR="00A278A0" w:rsidDel="00522126">
          <w:rPr>
            <w:rFonts w:ascii="Times New Roman" w:hAnsi="Times New Roman" w:cs="Times New Roman"/>
            <w:lang w:val="en-CA"/>
          </w:rPr>
          <w:delText>Another experiment on artificial lighting i</w:delText>
        </w:r>
      </w:del>
      <w:ins w:id="1121" w:author="Kyle Elliott, Dr" w:date="2025-07-26T08:31:00Z" w16du:dateUtc="2025-07-26T12:31:00Z">
        <w:r w:rsidR="00522126">
          <w:rPr>
            <w:rFonts w:ascii="Times New Roman" w:hAnsi="Times New Roman" w:cs="Times New Roman"/>
            <w:lang w:val="en-CA"/>
          </w:rPr>
          <w:t>I</w:t>
        </w:r>
      </w:ins>
      <w:r w:rsidR="00A278A0">
        <w:rPr>
          <w:rFonts w:ascii="Times New Roman" w:hAnsi="Times New Roman" w:cs="Times New Roman"/>
          <w:lang w:val="en-CA"/>
        </w:rPr>
        <w:t>n Europe</w:t>
      </w:r>
      <w:ins w:id="1122" w:author="Kyle Elliott, Dr" w:date="2025-07-26T08:31:00Z" w16du:dateUtc="2025-07-26T12:31:00Z">
        <w:r w:rsidR="00522126">
          <w:rPr>
            <w:rFonts w:ascii="Times New Roman" w:hAnsi="Times New Roman" w:cs="Times New Roman"/>
            <w:lang w:val="en-CA"/>
          </w:rPr>
          <w:t>,</w:t>
        </w:r>
      </w:ins>
      <w:r w:rsidR="00A278A0">
        <w:rPr>
          <w:rFonts w:ascii="Times New Roman" w:hAnsi="Times New Roman" w:cs="Times New Roman"/>
          <w:lang w:val="en-CA"/>
        </w:rPr>
        <w:t xml:space="preserve"> </w:t>
      </w:r>
      <w:del w:id="1123" w:author="Kyle Elliott, Dr" w:date="2025-07-26T08:31:00Z" w16du:dateUtc="2025-07-26T12:31:00Z">
        <w:r w:rsidR="00A278A0" w:rsidDel="00522126">
          <w:rPr>
            <w:rFonts w:ascii="Times New Roman" w:hAnsi="Times New Roman" w:cs="Times New Roman"/>
            <w:lang w:val="en-CA"/>
          </w:rPr>
          <w:delText xml:space="preserve">showed that </w:delText>
        </w:r>
      </w:del>
      <w:r w:rsidR="00F80B73">
        <w:rPr>
          <w:rFonts w:ascii="Times New Roman" w:hAnsi="Times New Roman" w:cs="Times New Roman"/>
          <w:lang w:val="en-CA"/>
        </w:rPr>
        <w:t>some early foragers advanced their onset of foraging time following exposition to artificial lighting</w:t>
      </w:r>
      <w:r w:rsidR="00F403DE">
        <w:rPr>
          <w:rFonts w:ascii="Times New Roman" w:hAnsi="Times New Roman" w:cs="Times New Roman"/>
          <w:lang w:val="en-CA"/>
        </w:rPr>
        <w:t xml:space="preserve"> </w:t>
      </w:r>
      <w:r w:rsidR="00F403DE">
        <w:rPr>
          <w:rFonts w:ascii="Times New Roman" w:hAnsi="Times New Roman" w:cs="Times New Roman"/>
          <w:lang w:val="en-CA"/>
        </w:rPr>
        <w:fldChar w:fldCharType="begin"/>
      </w:r>
      <w:r w:rsidR="00F403DE">
        <w:rPr>
          <w:rFonts w:ascii="Times New Roman" w:hAnsi="Times New Roman" w:cs="Times New Roman"/>
          <w:lang w:val="en-CA"/>
        </w:rPr>
        <w:instrText xml:space="preserve"> ADDIN ZOTERO_ITEM CSL_CITATION {"citationID":"XPqVS629","properties":{"formattedCitation":"(Silva et al., 2017)","plainCitation":"(Silva et al., 2017)","noteIndex":0},"citationItems":[{"id":1012,"uris":["http://zotero.org/users/16770306/items/2JVNELC6"],"itemData":{"id":1012,"type":"article-journal","abstract":"The ecological effects of light pollution are becoming better understood, especially in birds. Recent studies have shown that several bird species can use street lighting to extend activity into the night during the breeding season. However, most of these studies are correlational and little is known about the effects of artificial night lighting on the timing of activities outside the breeding season. During winter, low temperatures and short days may limit foraging opportunities and can negatively affect survival of resident birds. However, night lighting may allow them to expand the time niche available for foraging. Here, we report on a study where we repeatedly manipulated the amount of night lighting during early winter at automated feeding stations in a natural forest. We used video-recordings at the feeders to determine the time of the first (at dawn) and last (at dusk) foraging visits for six songbird species. We predicted that all species, and in particular the naturally early-foraging species, would advance their daily onset of foraging during the mornings with night lighting, but would show minimal or no delays in their daily cessation of foraging during the lighted evenings. We found that two early-foraging species, the blue tit and the great tit, started foraging earlier during the experimentally lighted mornings. However, in great tits, this effect was weak and restricted to nights with inclement weather. The light treatment did not have any effect on the start of foraging in the willow/marsh tit, the nuthatch, the European jay, and the blackbird. Artificial night lighting did not cause later foraging at dusk in any of the six species. Overall, our results suggest that artificial light during winter has only small effects on timing of foraging. We discuss these findings and the importance of temperature and winter weather in shaping the observed foraging patterns.","container-title":"Journal of Avian Biology","DOI":"10.1111/jav.01232","ISSN":"1600-048X","issue":"6","language":"en","note":"_eprint: https://nsojournals.onlinelibrary.wiley.com/doi/pdf/10.1111/jav.01232","page":"862-871","source":"Wiley Online Library","title":"Effects of experimental night lighting on the daily timing of winter foraging in common European songbirds","volume":"48","author":[{"family":"Silva","given":"Arnaud Da"},{"family":"Diez-Méndez","given":"David"},{"family":"Kempenaers","given":"Bart"}],"issued":{"date-parts":[["2017"]]}}}],"schema":"https://github.com/citation-style-language/schema/raw/master/csl-citation.json"} </w:instrText>
      </w:r>
      <w:r w:rsidR="00F403DE">
        <w:rPr>
          <w:rFonts w:ascii="Times New Roman" w:hAnsi="Times New Roman" w:cs="Times New Roman"/>
          <w:lang w:val="en-CA"/>
        </w:rPr>
        <w:fldChar w:fldCharType="separate"/>
      </w:r>
      <w:r w:rsidR="00F403DE">
        <w:rPr>
          <w:rFonts w:ascii="Times New Roman" w:hAnsi="Times New Roman" w:cs="Times New Roman"/>
          <w:noProof/>
          <w:lang w:val="en-CA"/>
        </w:rPr>
        <w:t>(Silva et al., 2017)</w:t>
      </w:r>
      <w:r w:rsidR="00F403DE">
        <w:rPr>
          <w:rFonts w:ascii="Times New Roman" w:hAnsi="Times New Roman" w:cs="Times New Roman"/>
          <w:lang w:val="en-CA"/>
        </w:rPr>
        <w:fldChar w:fldCharType="end"/>
      </w:r>
      <w:r w:rsidR="00F403DE">
        <w:rPr>
          <w:rFonts w:ascii="Times New Roman" w:hAnsi="Times New Roman" w:cs="Times New Roman"/>
          <w:lang w:val="en-CA"/>
        </w:rPr>
        <w:t>.</w:t>
      </w:r>
      <w:r w:rsidR="009633BE">
        <w:rPr>
          <w:rFonts w:ascii="Times New Roman" w:hAnsi="Times New Roman" w:cs="Times New Roman"/>
          <w:lang w:val="en-CA"/>
        </w:rPr>
        <w:t xml:space="preserve"> </w:t>
      </w:r>
      <w:r w:rsidR="0059106C">
        <w:rPr>
          <w:rFonts w:ascii="Times New Roman" w:hAnsi="Times New Roman" w:cs="Times New Roman"/>
          <w:lang w:val="en-CA"/>
        </w:rPr>
        <w:t xml:space="preserve">Similarly, </w:t>
      </w:r>
      <w:r w:rsidR="00C34D40">
        <w:rPr>
          <w:rFonts w:ascii="Times New Roman" w:hAnsi="Times New Roman" w:cs="Times New Roman"/>
          <w:lang w:val="en-CA"/>
        </w:rPr>
        <w:t xml:space="preserve">long-term </w:t>
      </w:r>
      <w:r w:rsidR="00D5010D">
        <w:rPr>
          <w:rFonts w:ascii="Times New Roman" w:hAnsi="Times New Roman" w:cs="Times New Roman"/>
          <w:lang w:val="en-CA"/>
        </w:rPr>
        <w:t>phenomenon such as climate change are expected to have effects on animal behaviour</w:t>
      </w:r>
      <w:r w:rsidR="00C41E15">
        <w:rPr>
          <w:rFonts w:ascii="Times New Roman" w:hAnsi="Times New Roman" w:cs="Times New Roman"/>
          <w:lang w:val="en-CA"/>
        </w:rPr>
        <w:t>, particularly in temperate regions in which seasonality plays a crucial role in daily activity patterns.</w:t>
      </w:r>
      <w:r w:rsidR="009D58AB">
        <w:rPr>
          <w:rFonts w:ascii="Times New Roman" w:hAnsi="Times New Roman" w:cs="Times New Roman"/>
          <w:lang w:val="en-CA"/>
        </w:rPr>
        <w:t xml:space="preserve"> </w:t>
      </w:r>
      <w:commentRangeStart w:id="1124"/>
      <w:r w:rsidR="001C2984">
        <w:rPr>
          <w:rFonts w:ascii="Times New Roman" w:hAnsi="Times New Roman" w:cs="Times New Roman"/>
          <w:lang w:val="en-CA"/>
        </w:rPr>
        <w:t xml:space="preserve">Climate change is </w:t>
      </w:r>
      <w:r w:rsidR="009D58AB">
        <w:rPr>
          <w:rFonts w:ascii="Times New Roman" w:hAnsi="Times New Roman" w:cs="Times New Roman"/>
          <w:lang w:val="en-CA"/>
        </w:rPr>
        <w:t xml:space="preserve">already </w:t>
      </w:r>
      <w:r w:rsidR="00C665FB">
        <w:rPr>
          <w:rFonts w:ascii="Times New Roman" w:hAnsi="Times New Roman" w:cs="Times New Roman"/>
          <w:lang w:val="en-CA"/>
        </w:rPr>
        <w:t xml:space="preserve">affecting the North American winter season </w:t>
      </w:r>
      <w:r w:rsidR="00603925">
        <w:rPr>
          <w:rFonts w:ascii="Times New Roman" w:hAnsi="Times New Roman" w:cs="Times New Roman"/>
          <w:lang w:val="en-CA"/>
        </w:rPr>
        <w:t xml:space="preserve">through warmer mean temperatures and </w:t>
      </w:r>
      <w:r w:rsidR="009D58AB">
        <w:rPr>
          <w:rFonts w:ascii="Times New Roman" w:hAnsi="Times New Roman" w:cs="Times New Roman"/>
          <w:lang w:val="en-CA"/>
        </w:rPr>
        <w:t xml:space="preserve">warmer </w:t>
      </w:r>
      <w:r w:rsidR="00603925">
        <w:rPr>
          <w:rFonts w:ascii="Times New Roman" w:hAnsi="Times New Roman" w:cs="Times New Roman"/>
          <w:lang w:val="en-CA"/>
        </w:rPr>
        <w:t xml:space="preserve">cold extremes </w:t>
      </w:r>
      <w:r w:rsidR="0041704A">
        <w:rPr>
          <w:rFonts w:ascii="Times New Roman" w:hAnsi="Times New Roman" w:cs="Times New Roman"/>
          <w:lang w:val="en-CA"/>
        </w:rPr>
        <w:fldChar w:fldCharType="begin"/>
      </w:r>
      <w:r w:rsidR="002703B5">
        <w:rPr>
          <w:rFonts w:ascii="Times New Roman" w:hAnsi="Times New Roman" w:cs="Times New Roman"/>
          <w:lang w:val="en-CA"/>
        </w:rPr>
        <w:instrText xml:space="preserve"> ADDIN ZOTERO_ITEM CSL_CITATION {"citationID":"6wLS2cgZ","properties":{"formattedCitation":"(Blackport, 2024)","plainCitation":"(Blackport, 2024)","noteIndex":0},"citationItems":[{"id":995,"uris":["http://zotero.org/users/16770306/items/CB3YCTXB"],"itemData":{"id":995,"type":"article-journal","DOI":"https://doi.org/10.1038/s41467-024-49734-8","issue":"5864","language":"en","source":"Zotero","title":"Amplified warming of North American cold extremes linked to human-induced changes in temperature variability","volume":"15","author":[{"family":"Blackport","given":"Russell"}],"issued":{"date-parts":[["2024"]]}}}],"schema":"https://github.com/citation-style-language/schema/raw/master/csl-citation.json"} </w:instrText>
      </w:r>
      <w:r w:rsidR="0041704A">
        <w:rPr>
          <w:rFonts w:ascii="Times New Roman" w:hAnsi="Times New Roman" w:cs="Times New Roman"/>
          <w:lang w:val="en-CA"/>
        </w:rPr>
        <w:fldChar w:fldCharType="separate"/>
      </w:r>
      <w:r w:rsidR="002703B5">
        <w:rPr>
          <w:rFonts w:ascii="Times New Roman" w:hAnsi="Times New Roman" w:cs="Times New Roman"/>
          <w:noProof/>
          <w:lang w:val="en-CA"/>
        </w:rPr>
        <w:t>(Blackport, 2024)</w:t>
      </w:r>
      <w:r w:rsidR="0041704A">
        <w:rPr>
          <w:rFonts w:ascii="Times New Roman" w:hAnsi="Times New Roman" w:cs="Times New Roman"/>
          <w:lang w:val="en-CA"/>
        </w:rPr>
        <w:fldChar w:fldCharType="end"/>
      </w:r>
      <w:r w:rsidR="00603925">
        <w:rPr>
          <w:rFonts w:ascii="Times New Roman" w:hAnsi="Times New Roman" w:cs="Times New Roman"/>
          <w:lang w:val="en-CA"/>
        </w:rPr>
        <w:t>.</w:t>
      </w:r>
      <w:r w:rsidR="00587D1C">
        <w:rPr>
          <w:rFonts w:ascii="Times New Roman" w:hAnsi="Times New Roman" w:cs="Times New Roman"/>
          <w:lang w:val="en-CA"/>
        </w:rPr>
        <w:t xml:space="preserve"> It’s also </w:t>
      </w:r>
      <w:r w:rsidR="00632731">
        <w:rPr>
          <w:rFonts w:ascii="Times New Roman" w:hAnsi="Times New Roman" w:cs="Times New Roman"/>
          <w:lang w:val="en-CA"/>
        </w:rPr>
        <w:t xml:space="preserve">leading to </w:t>
      </w:r>
      <w:r w:rsidR="003F7675">
        <w:rPr>
          <w:rFonts w:ascii="Times New Roman" w:hAnsi="Times New Roman" w:cs="Times New Roman"/>
          <w:lang w:val="en-CA"/>
        </w:rPr>
        <w:t xml:space="preserve">increasingly unpredictable weather conditions </w:t>
      </w:r>
      <w:r w:rsidR="00E744DC">
        <w:rPr>
          <w:rFonts w:ascii="Times New Roman" w:hAnsi="Times New Roman" w:cs="Times New Roman"/>
          <w:lang w:val="en-CA"/>
        </w:rPr>
        <w:t>in a season that</w:t>
      </w:r>
      <w:r w:rsidR="00535503">
        <w:rPr>
          <w:rFonts w:ascii="Times New Roman" w:hAnsi="Times New Roman" w:cs="Times New Roman"/>
          <w:lang w:val="en-CA"/>
        </w:rPr>
        <w:t xml:space="preserve"> already requires </w:t>
      </w:r>
      <w:r w:rsidR="00AC1BA2">
        <w:rPr>
          <w:rFonts w:ascii="Times New Roman" w:hAnsi="Times New Roman" w:cs="Times New Roman"/>
          <w:lang w:val="en-CA"/>
        </w:rPr>
        <w:t>a tight management of energetic resources of birds</w:t>
      </w:r>
      <w:r w:rsidR="004A5845">
        <w:rPr>
          <w:rFonts w:ascii="Times New Roman" w:hAnsi="Times New Roman" w:cs="Times New Roman"/>
          <w:lang w:val="en-CA"/>
        </w:rPr>
        <w:t xml:space="preserve"> </w:t>
      </w:r>
      <w:r w:rsidR="004A5845">
        <w:rPr>
          <w:rFonts w:ascii="Times New Roman" w:hAnsi="Times New Roman" w:cs="Times New Roman"/>
          <w:lang w:val="en-CA"/>
        </w:rPr>
        <w:fldChar w:fldCharType="begin"/>
      </w:r>
      <w:r w:rsidR="004A5845">
        <w:rPr>
          <w:rFonts w:ascii="Times New Roman" w:hAnsi="Times New Roman" w:cs="Times New Roman"/>
          <w:lang w:val="en-CA"/>
        </w:rPr>
        <w:instrText xml:space="preserve"> ADDIN ZOTERO_ITEM CSL_CITATION {"citationID":"fFycKSG3","properties":{"formattedCitation":"(Blackport, 2024)","plainCitation":"(Blackport, 2024)","noteIndex":0},"citationItems":[{"id":995,"uris":["http://zotero.org/users/16770306/items/CB3YCTXB"],"itemData":{"id":995,"type":"article-journal","DOI":"https://doi.org/10.1038/s41467-024-49734-8","issue":"5864","language":"en","source":"Zotero","title":"Amplified warming of North American cold extremes linked to human-induced changes in temperature variability","volume":"15","author":[{"family":"Blackport","given":"Russell"}],"issued":{"date-parts":[["2024"]]}}}],"schema":"https://github.com/citation-style-language/schema/raw/master/csl-citation.json"} </w:instrText>
      </w:r>
      <w:r w:rsidR="004A5845">
        <w:rPr>
          <w:rFonts w:ascii="Times New Roman" w:hAnsi="Times New Roman" w:cs="Times New Roman"/>
          <w:lang w:val="en-CA"/>
        </w:rPr>
        <w:fldChar w:fldCharType="separate"/>
      </w:r>
      <w:r w:rsidR="004A5845">
        <w:rPr>
          <w:rFonts w:ascii="Times New Roman" w:hAnsi="Times New Roman" w:cs="Times New Roman"/>
          <w:noProof/>
          <w:lang w:val="en-CA"/>
        </w:rPr>
        <w:t>(Blackport, 2024)</w:t>
      </w:r>
      <w:r w:rsidR="004A5845">
        <w:rPr>
          <w:rFonts w:ascii="Times New Roman" w:hAnsi="Times New Roman" w:cs="Times New Roman"/>
          <w:lang w:val="en-CA"/>
        </w:rPr>
        <w:fldChar w:fldCharType="end"/>
      </w:r>
      <w:r w:rsidR="004A5845">
        <w:rPr>
          <w:rFonts w:ascii="Times New Roman" w:hAnsi="Times New Roman" w:cs="Times New Roman"/>
          <w:lang w:val="en-CA"/>
        </w:rPr>
        <w:t>.</w:t>
      </w:r>
      <w:commentRangeEnd w:id="1124"/>
      <w:r w:rsidR="00463386">
        <w:rPr>
          <w:rStyle w:val="CommentReference"/>
        </w:rPr>
        <w:commentReference w:id="1124"/>
      </w:r>
      <w:r w:rsidR="00DD1AA8">
        <w:rPr>
          <w:rFonts w:ascii="Times New Roman" w:hAnsi="Times New Roman" w:cs="Times New Roman"/>
          <w:lang w:val="en-CA"/>
        </w:rPr>
        <w:t xml:space="preserve"> However, </w:t>
      </w:r>
      <w:r w:rsidR="003C6BB1">
        <w:rPr>
          <w:rFonts w:ascii="Times New Roman" w:hAnsi="Times New Roman" w:cs="Times New Roman"/>
          <w:lang w:val="en-CA"/>
        </w:rPr>
        <w:t xml:space="preserve">even if winter is considered to be a critical time for </w:t>
      </w:r>
      <w:r w:rsidR="005A1EC2">
        <w:rPr>
          <w:rFonts w:ascii="Times New Roman" w:hAnsi="Times New Roman" w:cs="Times New Roman"/>
          <w:lang w:val="en-CA"/>
        </w:rPr>
        <w:t xml:space="preserve">resident passerine species’ survival </w:t>
      </w:r>
      <w:r w:rsidR="003C6BB1">
        <w:rPr>
          <w:rFonts w:ascii="Times New Roman" w:hAnsi="Times New Roman" w:cs="Times New Roman"/>
          <w:lang w:val="en-CA"/>
        </w:rPr>
        <w:t xml:space="preserve">, </w:t>
      </w:r>
      <w:r w:rsidR="005A1EC2">
        <w:rPr>
          <w:rFonts w:ascii="Times New Roman" w:hAnsi="Times New Roman" w:cs="Times New Roman"/>
          <w:lang w:val="en-CA"/>
        </w:rPr>
        <w:t xml:space="preserve">this part of their life cycle tends to </w:t>
      </w:r>
      <w:r w:rsidR="00D60431">
        <w:rPr>
          <w:rFonts w:ascii="Times New Roman" w:hAnsi="Times New Roman" w:cs="Times New Roman"/>
          <w:lang w:val="en-CA"/>
        </w:rPr>
        <w:t xml:space="preserve">be understudied, and there are still a lot of unanswered questions surrounding winter ecology in temperate regions as a broader field </w:t>
      </w:r>
      <w:r w:rsidR="00D60431">
        <w:rPr>
          <w:rFonts w:ascii="Times New Roman" w:hAnsi="Times New Roman" w:cs="Times New Roman"/>
          <w:lang w:val="en-CA"/>
        </w:rPr>
        <w:fldChar w:fldCharType="begin"/>
      </w:r>
      <w:r w:rsidR="006E4A33">
        <w:rPr>
          <w:rFonts w:ascii="Times New Roman" w:hAnsi="Times New Roman" w:cs="Times New Roman"/>
          <w:lang w:val="en-CA"/>
        </w:rPr>
        <w:instrText xml:space="preserve"> ADDIN ZOTERO_ITEM CSL_CITATION {"citationID":"x20EYPmk","properties":{"formattedCitation":"(Studd et al., 2021; Sutton et al., 2021)","plainCitation":"(Studd et al., 2021; Sutton et al., 2021)","noteIndex":0},"citationItems":[{"id":938,"uris":["http://zotero.org/users/16770306/items/YU9IE5PJ","http://zotero.org/users/16770306/items/5EIJRPJN"],"itemData":{"id":938,"type":"article-journal","container-title":"BioScience","DOI":"10.1093/biosci/biab032","ISSN":"1525-3244","issue":"8","language":"English","note":"publisher: Oxford University Press","page":"820-830","source":"research.bangor.ac.uk","title":"Nine maxims for winter ecology","volume":"71","author":[{"family":"Studd","given":"Emily K."},{"family":"Bates","given":"Amanda E."},{"family":"Bramburger","given":"Andrew J."},{"family":"Hayden","given":"Brian"},{"family":"Henry","given":"Hugh A. L."},{"family":"Humphries","given":"Murray M."},{"family":"Martin","given":"Rosemary"},{"family":"McMeans","given":"Bailey"},{"family":"Moise","given":"Eric"},{"family":"O'Sullivan","given":"A."},{"family":"Sharma","given":"Sapna"},{"family":"Sinclair","given":"Brent"},{"family":"Sutton","given":"A. O."},{"family":"Templer","given":"Pamela H."},{"family":"Cooke","given":"Steven J."}],"issued":{"date-parts":[["2021",8,1]]}}},{"id":934,"uris":["http://zotero.org/users/16770306/items/U4QINTJD"],"itemData":{"id":934,"type":"article-journal","abstract":"Winter conditions impose dramatic constraints on temperate, boreal, and polar ecosystems, and shape the abiotic and biotic interactions underpinning these systems. At high latitudes, winter can last longer than the growing season and may have a disproportionately large impact on organisms and ecosystems. Even so, our understanding of the ecological implications of winter is often lacking. Indeed, even what exactly defines winter is currently unclear, and boundaries that delineate this season are blurred across marine, freshwater, and terrestrial realms and fields of biology. Here, we discuss the complexity of defining winter, and highlight the importance of maintaining the capacity to test hypotheses across seasons, realms, and domains of life. We then outline questions drawn from diverse fields of research that address current gaps in our understanding of winter ecology and how winter influences multiple levels of biological organization, from individuals to ecosystems. Finally, we highlight the potential consequences of changes to both the length and severity of winter due to climate change, and discuss the role winter may play in mediating ecosystem function in the future.","container-title":"Environmental Reviews","DOI":"10.1139/er-2020-0127","ISSN":"1181-8700, 1208-6053","issue":"4","journalAbbreviation":"Environ. Rev.","language":"en","license":"http://www.nrcresearchpress.com/page/about/CorporateTextAndDataMining","page":"431-442","source":"DOI.org (Crossref)","title":"Frozen out: unanswered questions about winter biology","title-short":"Frozen out","volume":"29","author":[{"family":"Sutton","given":"Alex O."},{"family":"Studd","given":"Emily K."},{"family":"Fernandes","given":"Timothy"},{"family":"Bates","given":"Amanda E."},{"family":"Bramburger","given":"Andrew J."},{"family":"Cooke","given":"Steven J."},{"family":"Hayden","given":"Brian"},{"family":"Henry","given":"Hugh A.L."},{"family":"Humphries","given":"Murray M."},{"family":"Martin","given":"Rosemary"},{"family":"McMeans","given":"Bailey"},{"family":"Moise","given":"Eric"},{"family":"O’Sullivan","given":"Antóin M."},{"family":"Sharma","given":"Sapna"},{"family":"Templer","given":"Pamela H."}],"issued":{"date-parts":[["2021",12]]}}}],"schema":"https://github.com/citation-style-language/schema/raw/master/csl-citation.json"} </w:instrText>
      </w:r>
      <w:r w:rsidR="00D60431">
        <w:rPr>
          <w:rFonts w:ascii="Times New Roman" w:hAnsi="Times New Roman" w:cs="Times New Roman"/>
          <w:lang w:val="en-CA"/>
        </w:rPr>
        <w:fldChar w:fldCharType="separate"/>
      </w:r>
      <w:r w:rsidR="001C52CC">
        <w:rPr>
          <w:rFonts w:ascii="Times New Roman" w:hAnsi="Times New Roman" w:cs="Times New Roman"/>
          <w:noProof/>
          <w:lang w:val="en-CA"/>
        </w:rPr>
        <w:t>(Studd et al., 2021; Sutton et al., 2021)</w:t>
      </w:r>
      <w:r w:rsidR="00D60431">
        <w:rPr>
          <w:rFonts w:ascii="Times New Roman" w:hAnsi="Times New Roman" w:cs="Times New Roman"/>
          <w:lang w:val="en-CA"/>
        </w:rPr>
        <w:fldChar w:fldCharType="end"/>
      </w:r>
      <w:r w:rsidR="00D60431">
        <w:rPr>
          <w:rFonts w:ascii="Times New Roman" w:hAnsi="Times New Roman" w:cs="Times New Roman"/>
          <w:lang w:val="en-CA"/>
        </w:rPr>
        <w:t>.</w:t>
      </w:r>
    </w:p>
    <w:p w14:paraId="2A6D9BD3" w14:textId="77777777" w:rsidR="00546B23" w:rsidRDefault="00546B23" w:rsidP="00AD7572">
      <w:pPr>
        <w:spacing w:line="480" w:lineRule="auto"/>
        <w:jc w:val="both"/>
        <w:rPr>
          <w:rFonts w:ascii="Times New Roman" w:hAnsi="Times New Roman" w:cs="Times New Roman"/>
          <w:lang w:val="en-CA"/>
        </w:rPr>
      </w:pPr>
    </w:p>
    <w:p w14:paraId="73AE6987" w14:textId="7579736F" w:rsidR="008375A7" w:rsidRDefault="008375A7" w:rsidP="00546B23">
      <w:pPr>
        <w:spacing w:line="480" w:lineRule="auto"/>
        <w:ind w:firstLine="360"/>
        <w:jc w:val="both"/>
        <w:rPr>
          <w:rFonts w:ascii="Times New Roman" w:hAnsi="Times New Roman" w:cs="Times New Roman"/>
          <w:lang w:val="en-CA"/>
        </w:rPr>
      </w:pPr>
      <w:del w:id="1125" w:author="Kyle Elliott, Dr" w:date="2025-07-26T08:35:00Z" w16du:dateUtc="2025-07-26T12:35:00Z">
        <w:r w:rsidDel="00463386">
          <w:rPr>
            <w:rFonts w:ascii="Times New Roman" w:hAnsi="Times New Roman" w:cs="Times New Roman"/>
            <w:lang w:val="en-CA"/>
          </w:rPr>
          <w:delText>One valuable approach for tracking f</w:delText>
        </w:r>
      </w:del>
      <w:ins w:id="1126" w:author="Kyle Elliott, Dr" w:date="2025-07-26T08:35:00Z" w16du:dateUtc="2025-07-26T12:35:00Z">
        <w:r w:rsidR="00463386">
          <w:rPr>
            <w:rFonts w:ascii="Times New Roman" w:hAnsi="Times New Roman" w:cs="Times New Roman"/>
            <w:lang w:val="en-CA"/>
          </w:rPr>
          <w:t>F</w:t>
        </w:r>
      </w:ins>
      <w:r>
        <w:rPr>
          <w:rFonts w:ascii="Times New Roman" w:hAnsi="Times New Roman" w:cs="Times New Roman"/>
          <w:lang w:val="en-CA"/>
        </w:rPr>
        <w:t>ine-</w:t>
      </w:r>
      <w:commentRangeStart w:id="1127"/>
      <w:r>
        <w:rPr>
          <w:rFonts w:ascii="Times New Roman" w:hAnsi="Times New Roman" w:cs="Times New Roman"/>
          <w:lang w:val="en-CA"/>
        </w:rPr>
        <w:t>scale</w:t>
      </w:r>
      <w:commentRangeEnd w:id="1127"/>
      <w:r w:rsidR="00463386">
        <w:rPr>
          <w:rStyle w:val="CommentReference"/>
        </w:rPr>
        <w:commentReference w:id="1127"/>
      </w:r>
      <w:r>
        <w:rPr>
          <w:rFonts w:ascii="Times New Roman" w:hAnsi="Times New Roman" w:cs="Times New Roman"/>
          <w:lang w:val="en-CA"/>
        </w:rPr>
        <w:t xml:space="preserve"> </w:t>
      </w:r>
      <w:ins w:id="1128" w:author="Kyle Elliott, Dr" w:date="2025-07-26T08:38:00Z" w16du:dateUtc="2025-07-26T12:38:00Z">
        <w:r w:rsidR="00463386">
          <w:rPr>
            <w:rFonts w:ascii="Times New Roman" w:hAnsi="Times New Roman" w:cs="Times New Roman"/>
            <w:lang w:val="en-CA"/>
          </w:rPr>
          <w:t xml:space="preserve">(every few seconds or minute) </w:t>
        </w:r>
      </w:ins>
      <w:r>
        <w:rPr>
          <w:rFonts w:ascii="Times New Roman" w:hAnsi="Times New Roman" w:cs="Times New Roman"/>
          <w:lang w:val="en-CA"/>
        </w:rPr>
        <w:t xml:space="preserve">daily activity in free-ranging birds </w:t>
      </w:r>
      <w:del w:id="1129" w:author="Kyle Elliott, Dr" w:date="2025-07-26T08:35:00Z" w16du:dateUtc="2025-07-26T12:35:00Z">
        <w:r w:rsidDel="00463386">
          <w:rPr>
            <w:rFonts w:ascii="Times New Roman" w:hAnsi="Times New Roman" w:cs="Times New Roman"/>
            <w:lang w:val="en-CA"/>
          </w:rPr>
          <w:delText xml:space="preserve">is </w:delText>
        </w:r>
      </w:del>
      <w:ins w:id="1130" w:author="Kyle Elliott, Dr" w:date="2025-07-26T08:35:00Z" w16du:dateUtc="2025-07-26T12:35:00Z">
        <w:r w:rsidR="00463386">
          <w:rPr>
            <w:rFonts w:ascii="Times New Roman" w:hAnsi="Times New Roman" w:cs="Times New Roman"/>
            <w:lang w:val="en-CA"/>
          </w:rPr>
          <w:t xml:space="preserve">can be tracked via </w:t>
        </w:r>
      </w:ins>
      <w:r>
        <w:rPr>
          <w:rFonts w:ascii="Times New Roman" w:hAnsi="Times New Roman" w:cs="Times New Roman"/>
          <w:lang w:val="en-CA"/>
        </w:rPr>
        <w:t xml:space="preserve">the Motus Wildlife Tracking System, an extensive network of automated VHF receiver stations deployed across North America and </w:t>
      </w:r>
      <w:r w:rsidR="00634681">
        <w:rPr>
          <w:rFonts w:ascii="Times New Roman" w:hAnsi="Times New Roman" w:cs="Times New Roman"/>
          <w:lang w:val="en-CA"/>
        </w:rPr>
        <w:t>beyond</w:t>
      </w:r>
      <w:r w:rsidR="00FF204C">
        <w:rPr>
          <w:rFonts w:ascii="Times New Roman" w:hAnsi="Times New Roman" w:cs="Times New Roman"/>
          <w:lang w:val="en-CA"/>
        </w:rPr>
        <w:t xml:space="preserve"> </w:t>
      </w:r>
      <w:commentRangeStart w:id="1131"/>
      <w:r w:rsidR="00FF204C">
        <w:rPr>
          <w:rFonts w:ascii="Times New Roman" w:hAnsi="Times New Roman" w:cs="Times New Roman"/>
          <w:lang w:val="en-CA"/>
        </w:rPr>
        <w:fldChar w:fldCharType="begin"/>
      </w:r>
      <w:r w:rsidR="00FF204C">
        <w:rPr>
          <w:rFonts w:ascii="Times New Roman" w:hAnsi="Times New Roman" w:cs="Times New Roman"/>
          <w:lang w:val="en-CA"/>
        </w:rPr>
        <w:instrText xml:space="preserve"> ADDIN ZOTERO_ITEM CSL_CITATION {"citationID":"BCvlWjrg","properties":{"formattedCitation":"(Birds Canada, 2025)","plainCitation":"(Birds Canada, 2025)","noteIndex":0},"citationItems":[{"id":1015,"uris":["http://zotero.org/users/16770306/items/DU9F55F2"],"itemData":{"id":1015,"type":"webpage","title":"Motus Wildlife Tracking System","URL":"https://motus.org/","author":[{"family":"Birds Canada","given":""}],"accessed":{"date-parts":[["2025",7,16]]},"issued":{"date-parts":[["2025"]]}}}],"schema":"https://github.com/citation-style-language/schema/raw/master/csl-citation.json"} </w:instrText>
      </w:r>
      <w:r w:rsidR="00FF204C">
        <w:rPr>
          <w:rFonts w:ascii="Times New Roman" w:hAnsi="Times New Roman" w:cs="Times New Roman"/>
          <w:lang w:val="en-CA"/>
        </w:rPr>
        <w:fldChar w:fldCharType="separate"/>
      </w:r>
      <w:r w:rsidR="00FF204C">
        <w:rPr>
          <w:rFonts w:ascii="Times New Roman" w:hAnsi="Times New Roman" w:cs="Times New Roman"/>
          <w:noProof/>
          <w:lang w:val="en-CA"/>
        </w:rPr>
        <w:t xml:space="preserve">(Birds Canada, </w:t>
      </w:r>
      <w:r w:rsidR="00FF204C">
        <w:rPr>
          <w:rFonts w:ascii="Times New Roman" w:hAnsi="Times New Roman" w:cs="Times New Roman"/>
          <w:noProof/>
          <w:lang w:val="en-CA"/>
        </w:rPr>
        <w:lastRenderedPageBreak/>
        <w:t>2025)</w:t>
      </w:r>
      <w:r w:rsidR="00FF204C">
        <w:rPr>
          <w:rFonts w:ascii="Times New Roman" w:hAnsi="Times New Roman" w:cs="Times New Roman"/>
          <w:lang w:val="en-CA"/>
        </w:rPr>
        <w:fldChar w:fldCharType="end"/>
      </w:r>
      <w:commentRangeEnd w:id="1131"/>
      <w:r w:rsidR="00463386">
        <w:rPr>
          <w:rStyle w:val="CommentReference"/>
        </w:rPr>
        <w:commentReference w:id="1131"/>
      </w:r>
      <w:r w:rsidR="00634681">
        <w:rPr>
          <w:rFonts w:ascii="Times New Roman" w:hAnsi="Times New Roman" w:cs="Times New Roman"/>
          <w:lang w:val="en-CA"/>
        </w:rPr>
        <w:t>.</w:t>
      </w:r>
      <w:r w:rsidR="002F1C9B">
        <w:rPr>
          <w:rFonts w:ascii="Times New Roman" w:hAnsi="Times New Roman" w:cs="Times New Roman"/>
          <w:lang w:val="en-CA"/>
        </w:rPr>
        <w:t xml:space="preserve"> Motus tags</w:t>
      </w:r>
      <w:r w:rsidR="00F56535">
        <w:rPr>
          <w:rFonts w:ascii="Times New Roman" w:hAnsi="Times New Roman" w:cs="Times New Roman"/>
          <w:lang w:val="en-CA"/>
        </w:rPr>
        <w:t xml:space="preserve"> are ultra-lightweight radio transmitters (</w:t>
      </w:r>
      <w:del w:id="1132" w:author="Kyle Elliott, Dr" w:date="2025-07-26T08:36:00Z" w16du:dateUtc="2025-07-26T12:36:00Z">
        <w:r w:rsidR="00F56535" w:rsidDel="00463386">
          <w:rPr>
            <w:rFonts w:ascii="Times New Roman" w:hAnsi="Times New Roman" w:cs="Times New Roman"/>
            <w:lang w:val="en-CA"/>
          </w:rPr>
          <w:delText xml:space="preserve">approximately </w:delText>
        </w:r>
      </w:del>
      <w:ins w:id="1133" w:author="Kyle Elliott, Dr" w:date="2025-07-26T08:36:00Z" w16du:dateUtc="2025-07-26T12:36:00Z">
        <w:r w:rsidR="00463386">
          <w:rPr>
            <w:rFonts w:ascii="Times New Roman" w:hAnsi="Times New Roman" w:cs="Times New Roman"/>
            <w:lang w:val="en-CA"/>
          </w:rPr>
          <w:t>as low as ~</w:t>
        </w:r>
      </w:ins>
      <w:r w:rsidR="00F56535">
        <w:rPr>
          <w:rFonts w:ascii="Times New Roman" w:hAnsi="Times New Roman" w:cs="Times New Roman"/>
          <w:lang w:val="en-CA"/>
        </w:rPr>
        <w:t xml:space="preserve">0.3 g) </w:t>
      </w:r>
      <w:del w:id="1134" w:author="Kyle Elliott, Dr" w:date="2025-07-26T08:36:00Z" w16du:dateUtc="2025-07-26T12:36:00Z">
        <w:r w:rsidR="00F56535" w:rsidDel="00463386">
          <w:rPr>
            <w:rFonts w:ascii="Times New Roman" w:hAnsi="Times New Roman" w:cs="Times New Roman"/>
            <w:lang w:val="en-CA"/>
          </w:rPr>
          <w:delText>fitted onto birds</w:delText>
        </w:r>
      </w:del>
      <w:ins w:id="1135" w:author="Kyle Elliott, Dr" w:date="2025-07-26T08:36:00Z" w16du:dateUtc="2025-07-26T12:36:00Z">
        <w:r w:rsidR="00463386">
          <w:rPr>
            <w:rFonts w:ascii="Times New Roman" w:hAnsi="Times New Roman" w:cs="Times New Roman"/>
            <w:lang w:val="en-CA"/>
          </w:rPr>
          <w:t>attached to wild animals</w:t>
        </w:r>
      </w:ins>
      <w:r w:rsidR="00F56535">
        <w:rPr>
          <w:rFonts w:ascii="Times New Roman" w:hAnsi="Times New Roman" w:cs="Times New Roman"/>
          <w:lang w:val="en-CA"/>
        </w:rPr>
        <w:t>, with receiver stations that can continuously record tag IDs, timestamps and signal strength for each antenna</w:t>
      </w:r>
      <w:r w:rsidR="00515E98">
        <w:rPr>
          <w:rFonts w:ascii="Times New Roman" w:hAnsi="Times New Roman" w:cs="Times New Roman"/>
          <w:lang w:val="en-CA"/>
        </w:rPr>
        <w:t xml:space="preserve"> whenever individuals are within range (approximately 15 km in ideal conditions).</w:t>
      </w:r>
      <w:r w:rsidR="00040088">
        <w:rPr>
          <w:rFonts w:ascii="Times New Roman" w:hAnsi="Times New Roman" w:cs="Times New Roman"/>
          <w:lang w:val="en-CA"/>
        </w:rPr>
        <w:t xml:space="preserve"> </w:t>
      </w:r>
      <w:del w:id="1136" w:author="Kyle Elliott, Dr" w:date="2025-07-26T08:37:00Z" w16du:dateUtc="2025-07-26T12:37:00Z">
        <w:r w:rsidR="00040088" w:rsidDel="00463386">
          <w:rPr>
            <w:rFonts w:ascii="Times New Roman" w:hAnsi="Times New Roman" w:cs="Times New Roman"/>
            <w:lang w:val="en-CA"/>
          </w:rPr>
          <w:delText xml:space="preserve">By </w:delText>
        </w:r>
        <w:r w:rsidR="00826BD9" w:rsidDel="00463386">
          <w:rPr>
            <w:rFonts w:ascii="Times New Roman" w:hAnsi="Times New Roman" w:cs="Times New Roman"/>
            <w:lang w:val="en-CA"/>
          </w:rPr>
          <w:delText>noting v</w:delText>
        </w:r>
      </w:del>
      <w:ins w:id="1137" w:author="Kyle Elliott, Dr" w:date="2025-07-26T08:37:00Z" w16du:dateUtc="2025-07-26T12:37:00Z">
        <w:r w:rsidR="00463386">
          <w:rPr>
            <w:rFonts w:ascii="Times New Roman" w:hAnsi="Times New Roman" w:cs="Times New Roman"/>
            <w:lang w:val="en-CA"/>
          </w:rPr>
          <w:t>V</w:t>
        </w:r>
      </w:ins>
      <w:r w:rsidR="00826BD9">
        <w:rPr>
          <w:rFonts w:ascii="Times New Roman" w:hAnsi="Times New Roman" w:cs="Times New Roman"/>
          <w:lang w:val="en-CA"/>
        </w:rPr>
        <w:t>aria</w:t>
      </w:r>
      <w:ins w:id="1138" w:author="Kyle Elliott, Dr" w:date="2025-07-26T08:37:00Z" w16du:dateUtc="2025-07-26T12:37:00Z">
        <w:r w:rsidR="00463386">
          <w:rPr>
            <w:rFonts w:ascii="Times New Roman" w:hAnsi="Times New Roman" w:cs="Times New Roman"/>
            <w:lang w:val="en-CA"/>
          </w:rPr>
          <w:t xml:space="preserve">bility </w:t>
        </w:r>
      </w:ins>
      <w:del w:id="1139" w:author="Kyle Elliott, Dr" w:date="2025-07-26T08:37:00Z" w16du:dateUtc="2025-07-26T12:37:00Z">
        <w:r w:rsidR="00826BD9" w:rsidDel="00463386">
          <w:rPr>
            <w:rFonts w:ascii="Times New Roman" w:hAnsi="Times New Roman" w:cs="Times New Roman"/>
            <w:lang w:val="en-CA"/>
          </w:rPr>
          <w:delText xml:space="preserve">tions </w:delText>
        </w:r>
      </w:del>
      <w:r w:rsidR="00826BD9">
        <w:rPr>
          <w:rFonts w:ascii="Times New Roman" w:hAnsi="Times New Roman" w:cs="Times New Roman"/>
          <w:lang w:val="en-CA"/>
        </w:rPr>
        <w:t>in signal strength</w:t>
      </w:r>
      <w:del w:id="1140" w:author="Kyle Elliott, Dr" w:date="2025-07-26T08:37:00Z" w16du:dateUtc="2025-07-26T12:37:00Z">
        <w:r w:rsidR="00826BD9" w:rsidDel="00463386">
          <w:rPr>
            <w:rFonts w:ascii="Times New Roman" w:hAnsi="Times New Roman" w:cs="Times New Roman"/>
            <w:lang w:val="en-CA"/>
          </w:rPr>
          <w:delText xml:space="preserve">, it’s possible to reliably </w:delText>
        </w:r>
        <w:r w:rsidR="00D84A56" w:rsidDel="00463386">
          <w:rPr>
            <w:rFonts w:ascii="Times New Roman" w:hAnsi="Times New Roman" w:cs="Times New Roman"/>
            <w:lang w:val="en-CA"/>
          </w:rPr>
          <w:delText>establish</w:delText>
        </w:r>
      </w:del>
      <w:ins w:id="1141" w:author="Kyle Elliott, Dr" w:date="2025-07-26T08:37:00Z" w16du:dateUtc="2025-07-26T12:37:00Z">
        <w:r w:rsidR="00463386">
          <w:rPr>
            <w:rFonts w:ascii="Times New Roman" w:hAnsi="Times New Roman" w:cs="Times New Roman"/>
            <w:lang w:val="en-CA"/>
          </w:rPr>
          <w:t xml:space="preserve"> indicates</w:t>
        </w:r>
      </w:ins>
      <w:r w:rsidR="00D84A56">
        <w:rPr>
          <w:rFonts w:ascii="Times New Roman" w:hAnsi="Times New Roman" w:cs="Times New Roman"/>
          <w:lang w:val="en-CA"/>
        </w:rPr>
        <w:t xml:space="preserve"> the onset and end of a bird’s daily movements</w:t>
      </w:r>
      <w:r w:rsidR="00B4060B">
        <w:rPr>
          <w:rFonts w:ascii="Times New Roman" w:hAnsi="Times New Roman" w:cs="Times New Roman"/>
          <w:lang w:val="en-CA"/>
        </w:rPr>
        <w:t xml:space="preserve"> </w:t>
      </w:r>
      <w:r w:rsidR="00B4060B">
        <w:rPr>
          <w:rFonts w:ascii="Times New Roman" w:hAnsi="Times New Roman" w:cs="Times New Roman"/>
          <w:lang w:val="en-CA"/>
        </w:rPr>
        <w:fldChar w:fldCharType="begin"/>
      </w:r>
      <w:r w:rsidR="0009608E">
        <w:rPr>
          <w:rFonts w:ascii="Times New Roman" w:hAnsi="Times New Roman" w:cs="Times New Roman"/>
          <w:lang w:val="en-CA"/>
        </w:rPr>
        <w:instrText xml:space="preserve"> ADDIN ZOTERO_ITEM CSL_CITATION {"citationID":"VPxI3qUn","properties":{"formattedCitation":"(Beauchamp et al., 2020)","plainCitation":"(Beauchamp et al., 2020)","noteIndex":0},"citationItems":[{"id":924,"uris":["http://zotero.org/users/16770306/items/NLX3AFGV"],"itemData":{"id":924,"type":"article-journal","abstract":"Differential migration timing between sex or age classes is an example of how migratory movement strategies can differ among subgroups within a population. However, in songbirds, evidence for intrinsic differences in en route migratory behaviour is often mixed, suggesting that the local environmental context may play a role in accentuating or diminishing patterns. We evaluated how multiple intrinsic and extrinsic variables influenced refuelling rates, local movement behaviour and departure decisions in the white-throated sparrow Zonotrichia albicollis during spring migration. This species exhibits a unique genetically based plumage dimorphism, providing a unique class of individual in which to evaluate patterns and processes of differential migration, in addition to sex, age and migration distance. At a migratory stopover site, plasma metabolite analysis was used to quantify individual variation in stopover refuelling rate. In after second year adults, automated and manual radio telemetry was used to quantify daily activity timing, daily movement distances, stopover duration and departure time. Arrival timing to the stopover site was determined using capture data. Non-breeding and previous breeding/natal latitude were determined using analysis of hydrogen isotopes in claws and feathers. Males arrived at the stopover site 11 days on average before females, but no difference in migration timing was observed between plumage morph or age classes. After second year, adults with more southern previous breeding latitudes arrived at stopover earlier, whereas second year birds making their first return migration arrived at stopover in an inverse relationship to non-breeding latitude. Stopover refuelling rate did not differ between ages, sexes or plumage morphs, and daily departure probability of adults was higher under warmer temperatures and favourable tailwinds. White-striped morphs moved greater distances during stopover, initiated daily activity earlier in the morning and departed for migration earlier in the evening than tan-striped morphs. Our results show that while individual phenotype can influence some aspects of local stopover-scale movement behaviour, evidence for differential stopover behaviour was weak. Differential migration timing is unlikely to result from intrinsic differences in en route refuelling rate and departure decisions, especially because the latter is strongly influenced by meteorological conditions.","container-title":"Journal of Animal Ecology","DOI":"10.1111/1365-2656.13315","ISSN":"1365-2656","issue":"11","language":"en","note":"_eprint: https://besjournals.onlinelibrary.wiley.com/doi/pdf/10.1111/1365-2656.13315","page":"2553-2566","source":"Wiley Online Library","title":"Stopover refuelling, movement and departure decisions in the white-throated sparrow: The influence of intrinsic and extrinsic factors during spring migration","title-short":"Stopover refuelling, movement and departure decisions in the white-throated sparrow","volume":"89","author":[{"family":"Beauchamp","given":"Andrew T."},{"family":"Guglielmo","given":"Christopher G."},{"family":"Morbey","given":"Yolanda E."}],"issued":{"date-parts":[["2020"]]}}}],"schema":"https://github.com/citation-style-language/schema/raw/master/csl-citation.json"} </w:instrText>
      </w:r>
      <w:r w:rsidR="00B4060B">
        <w:rPr>
          <w:rFonts w:ascii="Times New Roman" w:hAnsi="Times New Roman" w:cs="Times New Roman"/>
          <w:lang w:val="en-CA"/>
        </w:rPr>
        <w:fldChar w:fldCharType="separate"/>
      </w:r>
      <w:r w:rsidR="0009608E">
        <w:rPr>
          <w:rFonts w:ascii="Times New Roman" w:hAnsi="Times New Roman" w:cs="Times New Roman"/>
          <w:noProof/>
          <w:lang w:val="en-CA"/>
        </w:rPr>
        <w:t>(Beauchamp et al., 2020)</w:t>
      </w:r>
      <w:r w:rsidR="00B4060B">
        <w:rPr>
          <w:rFonts w:ascii="Times New Roman" w:hAnsi="Times New Roman" w:cs="Times New Roman"/>
          <w:lang w:val="en-CA"/>
        </w:rPr>
        <w:fldChar w:fldCharType="end"/>
      </w:r>
      <w:r w:rsidR="00D84A56">
        <w:rPr>
          <w:rFonts w:ascii="Times New Roman" w:hAnsi="Times New Roman" w:cs="Times New Roman"/>
          <w:lang w:val="en-CA"/>
        </w:rPr>
        <w:t>.</w:t>
      </w:r>
      <w:r w:rsidR="00911BF6">
        <w:rPr>
          <w:rFonts w:ascii="Times New Roman" w:hAnsi="Times New Roman" w:cs="Times New Roman"/>
          <w:lang w:val="en-CA"/>
        </w:rPr>
        <w:t xml:space="preserve"> </w:t>
      </w:r>
      <w:del w:id="1142" w:author="Kyle Elliott, Dr" w:date="2025-07-26T08:42:00Z" w16du:dateUtc="2025-07-26T12:42:00Z">
        <w:r w:rsidR="00911BF6" w:rsidDel="00463386">
          <w:rPr>
            <w:rFonts w:ascii="Times New Roman" w:hAnsi="Times New Roman" w:cs="Times New Roman"/>
            <w:lang w:val="en-CA"/>
          </w:rPr>
          <w:delText>Relying on Motus allows us to have</w:delText>
        </w:r>
      </w:del>
      <w:ins w:id="1143" w:author="Kyle Elliott, Dr" w:date="2025-07-26T08:42:00Z" w16du:dateUtc="2025-07-26T12:42:00Z">
        <w:r w:rsidR="00463386">
          <w:rPr>
            <w:rFonts w:ascii="Times New Roman" w:hAnsi="Times New Roman" w:cs="Times New Roman"/>
            <w:lang w:val="en-CA"/>
          </w:rPr>
          <w:t>Variation in Motus signal strength allows for</w:t>
        </w:r>
      </w:ins>
      <w:r w:rsidR="00911BF6">
        <w:rPr>
          <w:rFonts w:ascii="Times New Roman" w:hAnsi="Times New Roman" w:cs="Times New Roman"/>
          <w:lang w:val="en-CA"/>
        </w:rPr>
        <w:t xml:space="preserve"> continuous, </w:t>
      </w:r>
      <w:r w:rsidR="00C879E8">
        <w:rPr>
          <w:rFonts w:ascii="Times New Roman" w:hAnsi="Times New Roman" w:cs="Times New Roman"/>
          <w:lang w:val="en-CA"/>
        </w:rPr>
        <w:t xml:space="preserve">precise </w:t>
      </w:r>
      <w:del w:id="1144" w:author="Kyle Elliott, Dr" w:date="2025-07-26T08:42:00Z" w16du:dateUtc="2025-07-26T12:42:00Z">
        <w:r w:rsidR="00C879E8" w:rsidDel="00463386">
          <w:rPr>
            <w:rFonts w:ascii="Times New Roman" w:hAnsi="Times New Roman" w:cs="Times New Roman"/>
            <w:lang w:val="en-CA"/>
          </w:rPr>
          <w:delText xml:space="preserve">and non-invasive </w:delText>
        </w:r>
      </w:del>
      <w:r w:rsidR="00C879E8">
        <w:rPr>
          <w:rFonts w:ascii="Times New Roman" w:hAnsi="Times New Roman" w:cs="Times New Roman"/>
          <w:lang w:val="en-CA"/>
        </w:rPr>
        <w:t xml:space="preserve">monitoring of daily activity of songbirds, which is critical to understand how </w:t>
      </w:r>
      <w:ins w:id="1145" w:author="Kyle Elliott, Dr" w:date="2025-07-26T08:42:00Z" w16du:dateUtc="2025-07-26T12:42:00Z">
        <w:r w:rsidR="00463386">
          <w:rPr>
            <w:rFonts w:ascii="Times New Roman" w:hAnsi="Times New Roman" w:cs="Times New Roman"/>
            <w:lang w:val="en-CA"/>
          </w:rPr>
          <w:t xml:space="preserve">birds </w:t>
        </w:r>
      </w:ins>
      <w:ins w:id="1146" w:author="Kyle Elliott, Dr" w:date="2025-07-26T08:43:00Z" w16du:dateUtc="2025-07-26T12:43:00Z">
        <w:r w:rsidR="00463386">
          <w:rPr>
            <w:rFonts w:ascii="Times New Roman" w:hAnsi="Times New Roman" w:cs="Times New Roman"/>
            <w:lang w:val="en-CA"/>
          </w:rPr>
          <w:t xml:space="preserve">respond to environmental challenges. </w:t>
        </w:r>
      </w:ins>
      <w:del w:id="1147" w:author="Kyle Elliott, Dr" w:date="2025-07-26T08:43:00Z" w16du:dateUtc="2025-07-26T12:43:00Z">
        <w:r w:rsidR="00C879E8" w:rsidDel="007F49A2">
          <w:rPr>
            <w:rFonts w:ascii="Times New Roman" w:hAnsi="Times New Roman" w:cs="Times New Roman"/>
            <w:lang w:val="en-CA"/>
          </w:rPr>
          <w:delText xml:space="preserve">resident bird species </w:delText>
        </w:r>
        <w:r w:rsidR="00543F8A" w:rsidDel="007F49A2">
          <w:rPr>
            <w:rFonts w:ascii="Times New Roman" w:hAnsi="Times New Roman" w:cs="Times New Roman"/>
            <w:lang w:val="en-CA"/>
          </w:rPr>
          <w:delText>balance their energy expenditures during winter</w:delText>
        </w:r>
        <w:r w:rsidR="00FB47A8" w:rsidDel="007F49A2">
          <w:rPr>
            <w:rFonts w:ascii="Times New Roman" w:hAnsi="Times New Roman" w:cs="Times New Roman"/>
            <w:lang w:val="en-CA"/>
          </w:rPr>
          <w:delText>.</w:delText>
        </w:r>
      </w:del>
    </w:p>
    <w:p w14:paraId="6093293B" w14:textId="77777777" w:rsidR="008375A7" w:rsidRDefault="008375A7" w:rsidP="00FB47A8">
      <w:pPr>
        <w:spacing w:line="480" w:lineRule="auto"/>
        <w:jc w:val="both"/>
        <w:rPr>
          <w:rFonts w:ascii="Times New Roman" w:hAnsi="Times New Roman" w:cs="Times New Roman"/>
          <w:lang w:val="en-CA"/>
        </w:rPr>
      </w:pPr>
    </w:p>
    <w:p w14:paraId="1EBCAC37" w14:textId="0A52C168" w:rsidR="007F49A2" w:rsidRDefault="001474FC" w:rsidP="004333DB">
      <w:pPr>
        <w:spacing w:line="480" w:lineRule="auto"/>
        <w:ind w:firstLine="360"/>
        <w:jc w:val="both"/>
        <w:rPr>
          <w:ins w:id="1148" w:author="Kyle Elliott, Dr" w:date="2025-07-26T08:45:00Z" w16du:dateUtc="2025-07-26T12:45:00Z"/>
          <w:rFonts w:ascii="Times New Roman" w:hAnsi="Times New Roman" w:cs="Times New Roman"/>
          <w:lang w:val="en-CA"/>
        </w:rPr>
      </w:pPr>
      <w:del w:id="1149" w:author="Kyle Elliott, Dr" w:date="2025-07-26T08:43:00Z" w16du:dateUtc="2025-07-26T12:43:00Z">
        <w:r w:rsidDel="007F49A2">
          <w:rPr>
            <w:rFonts w:ascii="Times New Roman" w:hAnsi="Times New Roman" w:cs="Times New Roman"/>
            <w:lang w:val="en-CA"/>
          </w:rPr>
          <w:delText>Much remains unknown about how s</w:delText>
        </w:r>
      </w:del>
      <w:ins w:id="1150" w:author="Kyle Elliott, Dr" w:date="2025-07-26T08:43:00Z" w16du:dateUtc="2025-07-26T12:43:00Z">
        <w:r w:rsidR="007F49A2">
          <w:rPr>
            <w:rFonts w:ascii="Times New Roman" w:hAnsi="Times New Roman" w:cs="Times New Roman"/>
            <w:lang w:val="en-CA"/>
          </w:rPr>
          <w:t>S</w:t>
        </w:r>
      </w:ins>
      <w:r>
        <w:rPr>
          <w:rFonts w:ascii="Times New Roman" w:hAnsi="Times New Roman" w:cs="Times New Roman"/>
          <w:lang w:val="en-CA"/>
        </w:rPr>
        <w:t xml:space="preserve">mall, resident songbirds adjust their </w:t>
      </w:r>
      <w:r w:rsidR="006B2E8F">
        <w:rPr>
          <w:rFonts w:ascii="Times New Roman" w:hAnsi="Times New Roman" w:cs="Times New Roman"/>
          <w:lang w:val="en-CA"/>
        </w:rPr>
        <w:t xml:space="preserve">daily activities throughout winter </w:t>
      </w:r>
      <w:del w:id="1151" w:author="Kyle Elliott, Dr" w:date="2025-07-26T08:44:00Z" w16du:dateUtc="2025-07-26T12:44:00Z">
        <w:r w:rsidR="006B2E8F" w:rsidDel="007F49A2">
          <w:rPr>
            <w:rFonts w:ascii="Times New Roman" w:hAnsi="Times New Roman" w:cs="Times New Roman"/>
            <w:lang w:val="en-CA"/>
          </w:rPr>
          <w:delText>in temperate urban environments</w:delText>
        </w:r>
      </w:del>
      <w:ins w:id="1152" w:author="Kyle Elliott, Dr" w:date="2025-07-26T08:44:00Z" w16du:dateUtc="2025-07-26T12:44:00Z">
        <w:r w:rsidR="007F49A2">
          <w:rPr>
            <w:rFonts w:ascii="Times New Roman" w:hAnsi="Times New Roman" w:cs="Times New Roman"/>
            <w:lang w:val="en-CA"/>
          </w:rPr>
          <w:t>to balance energy expenditure. Such adjustments may be particularly important in cities</w:t>
        </w:r>
      </w:ins>
      <w:r w:rsidR="006B2E8F">
        <w:rPr>
          <w:rFonts w:ascii="Times New Roman" w:hAnsi="Times New Roman" w:cs="Times New Roman"/>
          <w:lang w:val="en-CA"/>
        </w:rPr>
        <w:t>, where both climatic and anthropogenic pressures are rapidly changing</w:t>
      </w:r>
      <w:r w:rsidR="001D2F56">
        <w:rPr>
          <w:rFonts w:ascii="Times New Roman" w:hAnsi="Times New Roman" w:cs="Times New Roman"/>
          <w:lang w:val="en-CA"/>
        </w:rPr>
        <w:t xml:space="preserve">. </w:t>
      </w:r>
      <w:del w:id="1153" w:author="Kyle Elliott, Dr" w:date="2025-07-26T08:44:00Z" w16du:dateUtc="2025-07-26T12:44:00Z">
        <w:r w:rsidR="001D2F56" w:rsidDel="007F49A2">
          <w:rPr>
            <w:rFonts w:ascii="Times New Roman" w:hAnsi="Times New Roman" w:cs="Times New Roman"/>
            <w:lang w:val="en-CA"/>
          </w:rPr>
          <w:delText>Given these gaps, we’ve chosen to work with t</w:delText>
        </w:r>
      </w:del>
      <w:ins w:id="1154" w:author="Kyle Elliott, Dr" w:date="2025-07-26T08:44:00Z" w16du:dateUtc="2025-07-26T12:44:00Z">
        <w:r w:rsidR="007F49A2">
          <w:rPr>
            <w:rFonts w:ascii="Times New Roman" w:hAnsi="Times New Roman" w:cs="Times New Roman"/>
            <w:lang w:val="en-CA"/>
          </w:rPr>
          <w:t>T</w:t>
        </w:r>
      </w:ins>
      <w:r w:rsidR="001D2F56">
        <w:rPr>
          <w:rFonts w:ascii="Times New Roman" w:hAnsi="Times New Roman" w:cs="Times New Roman"/>
          <w:lang w:val="en-CA"/>
        </w:rPr>
        <w:t xml:space="preserve">he northern cardinal </w:t>
      </w:r>
      <w:r w:rsidR="00021C5E">
        <w:rPr>
          <w:rFonts w:ascii="Times New Roman" w:hAnsi="Times New Roman" w:cs="Times New Roman"/>
          <w:lang w:val="en-CA"/>
        </w:rPr>
        <w:t>(</w:t>
      </w:r>
      <w:r w:rsidR="00021C5E">
        <w:rPr>
          <w:rFonts w:ascii="Times New Roman" w:hAnsi="Times New Roman" w:cs="Times New Roman"/>
          <w:i/>
          <w:iCs/>
          <w:lang w:val="en-CA"/>
        </w:rPr>
        <w:t>Cardinalis cardinalis</w:t>
      </w:r>
      <w:r w:rsidR="00021C5E">
        <w:rPr>
          <w:rFonts w:ascii="Times New Roman" w:hAnsi="Times New Roman" w:cs="Times New Roman"/>
          <w:lang w:val="en-CA"/>
        </w:rPr>
        <w:t xml:space="preserve">) </w:t>
      </w:r>
      <w:ins w:id="1155" w:author="Kyle Elliott, Dr" w:date="2025-07-26T08:44:00Z" w16du:dateUtc="2025-07-26T12:44:00Z">
        <w:r w:rsidR="007F49A2">
          <w:rPr>
            <w:rFonts w:ascii="Times New Roman" w:hAnsi="Times New Roman" w:cs="Times New Roman"/>
            <w:lang w:val="en-CA"/>
          </w:rPr>
          <w:t xml:space="preserve">is </w:t>
        </w:r>
      </w:ins>
      <w:r w:rsidR="00021C5E">
        <w:rPr>
          <w:rFonts w:ascii="Times New Roman" w:hAnsi="Times New Roman" w:cs="Times New Roman"/>
          <w:lang w:val="en-CA"/>
        </w:rPr>
        <w:t>a year-round resident throughout much of the eastern North America</w:t>
      </w:r>
      <w:r w:rsidR="004333DB">
        <w:rPr>
          <w:rFonts w:ascii="Times New Roman" w:hAnsi="Times New Roman" w:cs="Times New Roman"/>
          <w:lang w:val="en-CA"/>
        </w:rPr>
        <w:t xml:space="preserve">. </w:t>
      </w:r>
      <w:del w:id="1156" w:author="Kyle Elliott, Dr" w:date="2025-07-26T08:44:00Z" w16du:dateUtc="2025-07-26T12:44:00Z">
        <w:r w:rsidR="009A655D" w:rsidDel="007F49A2">
          <w:rPr>
            <w:rFonts w:ascii="Times New Roman" w:hAnsi="Times New Roman" w:cs="Times New Roman"/>
            <w:lang w:val="en-CA"/>
          </w:rPr>
          <w:delText xml:space="preserve">Previous work investigated the </w:delText>
        </w:r>
        <w:r w:rsidR="00363650" w:rsidDel="007F49A2">
          <w:rPr>
            <w:rFonts w:ascii="Times New Roman" w:hAnsi="Times New Roman" w:cs="Times New Roman"/>
            <w:lang w:val="en-CA"/>
          </w:rPr>
          <w:delText>cardinal</w:delText>
        </w:r>
        <w:r w:rsidR="009A655D" w:rsidDel="007F49A2">
          <w:rPr>
            <w:rFonts w:ascii="Times New Roman" w:hAnsi="Times New Roman" w:cs="Times New Roman"/>
            <w:lang w:val="en-CA"/>
          </w:rPr>
          <w:delText>’s ability to adapt its energy management to survive the winter. They found no evidence of the</w:delText>
        </w:r>
      </w:del>
      <w:ins w:id="1157" w:author="Kyle Elliott, Dr" w:date="2025-07-26T08:44:00Z" w16du:dateUtc="2025-07-26T12:44:00Z">
        <w:r w:rsidR="007F49A2">
          <w:rPr>
            <w:rFonts w:ascii="Times New Roman" w:hAnsi="Times New Roman" w:cs="Times New Roman"/>
            <w:lang w:val="en-CA"/>
          </w:rPr>
          <w:t>Cardinals do not</w:t>
        </w:r>
      </w:ins>
      <w:r w:rsidR="009A655D">
        <w:rPr>
          <w:rFonts w:ascii="Times New Roman" w:hAnsi="Times New Roman" w:cs="Times New Roman"/>
          <w:lang w:val="en-CA"/>
        </w:rPr>
        <w:t xml:space="preserve"> use </w:t>
      </w:r>
      <w:del w:id="1158" w:author="Kyle Elliott, Dr" w:date="2025-07-26T08:44:00Z" w16du:dateUtc="2025-07-26T12:44:00Z">
        <w:r w:rsidR="009A655D" w:rsidDel="007F49A2">
          <w:rPr>
            <w:rFonts w:ascii="Times New Roman" w:hAnsi="Times New Roman" w:cs="Times New Roman"/>
            <w:lang w:val="en-CA"/>
          </w:rPr>
          <w:delText xml:space="preserve">of </w:delText>
        </w:r>
      </w:del>
      <w:r w:rsidR="009A655D">
        <w:rPr>
          <w:rFonts w:ascii="Times New Roman" w:hAnsi="Times New Roman" w:cs="Times New Roman"/>
          <w:lang w:val="en-CA"/>
        </w:rPr>
        <w:t xml:space="preserve">torpor, but </w:t>
      </w:r>
      <w:del w:id="1159" w:author="Kyle Elliott, Dr" w:date="2025-07-26T08:45:00Z" w16du:dateUtc="2025-07-26T12:45:00Z">
        <w:r w:rsidR="009A655D" w:rsidDel="007F49A2">
          <w:rPr>
            <w:rFonts w:ascii="Times New Roman" w:hAnsi="Times New Roman" w:cs="Times New Roman"/>
            <w:lang w:val="en-CA"/>
          </w:rPr>
          <w:delText xml:space="preserve">did notice a slight </w:delText>
        </w:r>
      </w:del>
      <w:r w:rsidR="009A655D">
        <w:rPr>
          <w:rFonts w:ascii="Times New Roman" w:hAnsi="Times New Roman" w:cs="Times New Roman"/>
          <w:lang w:val="en-CA"/>
        </w:rPr>
        <w:t xml:space="preserve">decrease </w:t>
      </w:r>
      <w:del w:id="1160" w:author="Kyle Elliott, Dr" w:date="2025-07-26T08:45:00Z" w16du:dateUtc="2025-07-26T12:45:00Z">
        <w:r w:rsidR="009A655D" w:rsidDel="007F49A2">
          <w:rPr>
            <w:rFonts w:ascii="Times New Roman" w:hAnsi="Times New Roman" w:cs="Times New Roman"/>
            <w:lang w:val="en-CA"/>
          </w:rPr>
          <w:delText xml:space="preserve">in </w:delText>
        </w:r>
      </w:del>
      <w:r w:rsidR="009A655D">
        <w:rPr>
          <w:rFonts w:ascii="Times New Roman" w:hAnsi="Times New Roman" w:cs="Times New Roman"/>
          <w:lang w:val="en-CA"/>
        </w:rPr>
        <w:t>body temperature</w:t>
      </w:r>
      <w:ins w:id="1161" w:author="Kyle Elliott, Dr" w:date="2025-07-26T08:45:00Z" w16du:dateUtc="2025-07-26T12:45:00Z">
        <w:r w:rsidR="007F49A2">
          <w:rPr>
            <w:rFonts w:ascii="Times New Roman" w:hAnsi="Times New Roman" w:cs="Times New Roman"/>
            <w:lang w:val="en-CA"/>
          </w:rPr>
          <w:t xml:space="preserve"> slightly</w:t>
        </w:r>
      </w:ins>
      <w:r w:rsidR="009A655D">
        <w:rPr>
          <w:rFonts w:ascii="Times New Roman" w:hAnsi="Times New Roman" w:cs="Times New Roman"/>
          <w:lang w:val="en-CA"/>
        </w:rPr>
        <w:t xml:space="preserve"> in winter, which could </w:t>
      </w:r>
      <w:del w:id="1162" w:author="Kyle Elliott, Dr" w:date="2025-07-26T08:45:00Z" w16du:dateUtc="2025-07-26T12:45:00Z">
        <w:r w:rsidR="009A655D" w:rsidDel="007F49A2">
          <w:rPr>
            <w:rFonts w:ascii="Times New Roman" w:hAnsi="Times New Roman" w:cs="Times New Roman"/>
            <w:lang w:val="en-CA"/>
          </w:rPr>
          <w:delText xml:space="preserve">potentially </w:delText>
        </w:r>
      </w:del>
      <w:r w:rsidR="00833820">
        <w:rPr>
          <w:rFonts w:ascii="Times New Roman" w:hAnsi="Times New Roman" w:cs="Times New Roman"/>
          <w:lang w:val="en-CA"/>
        </w:rPr>
        <w:t>lead</w:t>
      </w:r>
      <w:r w:rsidR="009A655D">
        <w:rPr>
          <w:rFonts w:ascii="Times New Roman" w:hAnsi="Times New Roman" w:cs="Times New Roman"/>
          <w:lang w:val="en-CA"/>
        </w:rPr>
        <w:t xml:space="preserve"> to a 10-16 % saving in daily energy expenditures </w:t>
      </w:r>
      <w:r w:rsidR="00833820">
        <w:rPr>
          <w:rFonts w:ascii="Times New Roman" w:hAnsi="Times New Roman" w:cs="Times New Roman"/>
          <w:lang w:val="en-CA"/>
        </w:rPr>
        <w:fldChar w:fldCharType="begin"/>
      </w:r>
      <w:r w:rsidR="00833820">
        <w:rPr>
          <w:rFonts w:ascii="Times New Roman" w:hAnsi="Times New Roman" w:cs="Times New Roman"/>
          <w:lang w:val="en-CA"/>
        </w:rPr>
        <w:instrText xml:space="preserve"> ADDIN ZOTERO_ITEM CSL_CITATION {"citationID":"zch329Bv","properties":{"formattedCitation":"(Schaeffer et al., 2015)","plainCitation":"(Schaeffer et al., 2015)","noteIndex":0},"citationItems":[{"id":860,"uris":["http://zotero.org/users/16770306/items/S37SP9GW"],"itemData":{"id":860,"type":"article-journal","abstract":"PDF | Background Northern Cardinals (Cardinalis cardinalis) are able to endure drastic seasonal variations in ambient temperature. Many endotherms in... | Find, read and cite all the research you need on ResearchGate","container-title":"ResearchGate","DOI":"10.1186/s40317-015-0078-z","issue":"1","language":"en","source":"www.researchgate.net","title":"Energy savings due to the use of shallow body temperature reduction in overwintering Northern Cardinals","URL":"https://www.researchgate.net/publication/282531232_Energy_savings_due_to_the_use_of_shallow_body_temperature_reduction_in_overwintering_Northern_Cardinals","volume":"3","author":[{"family":"Schaeffer","given":"Paul"},{"family":"Komer","given":"Maria C."},{"family":"Corder","given":"Keely"}],"accessed":{"date-parts":[["2025",5,13]]},"issued":{"date-parts":[["2015",10]]}}}],"schema":"https://github.com/citation-style-language/schema/raw/master/csl-citation.json"} </w:instrText>
      </w:r>
      <w:r w:rsidR="00833820">
        <w:rPr>
          <w:rFonts w:ascii="Times New Roman" w:hAnsi="Times New Roman" w:cs="Times New Roman"/>
          <w:lang w:val="en-CA"/>
        </w:rPr>
        <w:fldChar w:fldCharType="separate"/>
      </w:r>
      <w:r w:rsidR="00833820">
        <w:rPr>
          <w:rFonts w:ascii="Times New Roman" w:hAnsi="Times New Roman" w:cs="Times New Roman"/>
          <w:kern w:val="0"/>
          <w:lang w:val="en-US"/>
        </w:rPr>
        <w:t>(Schaeffer et al., 2015)</w:t>
      </w:r>
      <w:r w:rsidR="00833820">
        <w:rPr>
          <w:rFonts w:ascii="Times New Roman" w:hAnsi="Times New Roman" w:cs="Times New Roman"/>
          <w:lang w:val="en-CA"/>
        </w:rPr>
        <w:fldChar w:fldCharType="end"/>
      </w:r>
      <w:r w:rsidR="009A655D">
        <w:rPr>
          <w:rFonts w:ascii="Times New Roman" w:hAnsi="Times New Roman" w:cs="Times New Roman"/>
          <w:lang w:val="en-CA"/>
        </w:rPr>
        <w:t>.</w:t>
      </w:r>
      <w:r w:rsidR="00437D20">
        <w:rPr>
          <w:rFonts w:ascii="Times New Roman" w:hAnsi="Times New Roman" w:cs="Times New Roman"/>
          <w:lang w:val="en-CA"/>
        </w:rPr>
        <w:t xml:space="preserve"> </w:t>
      </w:r>
      <w:ins w:id="1163" w:author="Kyle Elliott, Dr" w:date="2025-07-26T08:45:00Z" w16du:dateUtc="2025-07-26T12:45:00Z">
        <w:r w:rsidR="007F49A2">
          <w:rPr>
            <w:rFonts w:ascii="Times New Roman" w:hAnsi="Times New Roman" w:cs="Times New Roman"/>
            <w:lang w:val="en-CA"/>
          </w:rPr>
          <w:t>DEVELOP HERE HOW YOU THINK ACTIVITY BUDGETS CHANGE IN WINTER FOR CARDINALS.</w:t>
        </w:r>
      </w:ins>
    </w:p>
    <w:p w14:paraId="3A58BF0C" w14:textId="43A9290A" w:rsidR="009A655D" w:rsidDel="007F49A2" w:rsidRDefault="007F49A2" w:rsidP="004333DB">
      <w:pPr>
        <w:spacing w:line="480" w:lineRule="auto"/>
        <w:ind w:firstLine="360"/>
        <w:jc w:val="both"/>
        <w:rPr>
          <w:del w:id="1164" w:author="Kyle Elliott, Dr" w:date="2025-07-26T08:47:00Z" w16du:dateUtc="2025-07-26T12:47:00Z"/>
          <w:rFonts w:ascii="Times New Roman" w:hAnsi="Times New Roman" w:cs="Times New Roman"/>
          <w:lang w:val="en-CA"/>
        </w:rPr>
      </w:pPr>
      <w:ins w:id="1165" w:author="Kyle Elliott, Dr" w:date="2025-07-26T08:45:00Z" w16du:dateUtc="2025-07-26T12:45:00Z">
        <w:r>
          <w:rPr>
            <w:rFonts w:ascii="Times New Roman" w:hAnsi="Times New Roman" w:cs="Times New Roman"/>
            <w:lang w:val="en-CA"/>
          </w:rPr>
          <w:t xml:space="preserve">Here, </w:t>
        </w:r>
      </w:ins>
      <w:del w:id="1166" w:author="Kyle Elliott, Dr" w:date="2025-07-26T08:46:00Z" w16du:dateUtc="2025-07-26T12:46:00Z">
        <w:r w:rsidR="004A06AD" w:rsidDel="007F49A2">
          <w:rPr>
            <w:rFonts w:ascii="Times New Roman" w:hAnsi="Times New Roman" w:cs="Times New Roman"/>
            <w:lang w:val="en-CA"/>
          </w:rPr>
          <w:delText xml:space="preserve">Building on this understanding of the cardinal’s physiological adaptation, </w:delText>
        </w:r>
        <w:r w:rsidR="007C4800" w:rsidDel="007F49A2">
          <w:rPr>
            <w:rFonts w:ascii="Times New Roman" w:hAnsi="Times New Roman" w:cs="Times New Roman"/>
            <w:lang w:val="en-CA"/>
          </w:rPr>
          <w:delText>we decided to</w:delText>
        </w:r>
      </w:del>
      <w:ins w:id="1167" w:author="Kyle Elliott, Dr" w:date="2025-07-26T08:46:00Z" w16du:dateUtc="2025-07-26T12:46:00Z">
        <w:r>
          <w:rPr>
            <w:rFonts w:ascii="Times New Roman" w:hAnsi="Times New Roman" w:cs="Times New Roman"/>
            <w:lang w:val="en-CA"/>
          </w:rPr>
          <w:t>we</w:t>
        </w:r>
      </w:ins>
      <w:r w:rsidR="007C4800">
        <w:rPr>
          <w:rFonts w:ascii="Times New Roman" w:hAnsi="Times New Roman" w:cs="Times New Roman"/>
          <w:lang w:val="en-CA"/>
        </w:rPr>
        <w:t xml:space="preserve"> investigate how cardinals adjust the onset and end o</w:t>
      </w:r>
      <w:r w:rsidR="009D2B2A">
        <w:rPr>
          <w:rFonts w:ascii="Times New Roman" w:hAnsi="Times New Roman" w:cs="Times New Roman"/>
          <w:lang w:val="en-CA"/>
        </w:rPr>
        <w:t xml:space="preserve">f their daily activities during winter. </w:t>
      </w:r>
      <w:del w:id="1168" w:author="Kyle Elliott, Dr" w:date="2025-07-26T08:46:00Z" w16du:dateUtc="2025-07-26T12:46:00Z">
        <w:r w:rsidR="009D2B2A" w:rsidDel="007F49A2">
          <w:rPr>
            <w:rFonts w:ascii="Times New Roman" w:hAnsi="Times New Roman" w:cs="Times New Roman"/>
            <w:lang w:val="en-CA"/>
          </w:rPr>
          <w:delText>To answer this question,</w:delText>
        </w:r>
        <w:r w:rsidR="004C3141" w:rsidDel="007F49A2">
          <w:rPr>
            <w:rFonts w:ascii="Times New Roman" w:hAnsi="Times New Roman" w:cs="Times New Roman"/>
            <w:lang w:val="en-CA"/>
          </w:rPr>
          <w:delText xml:space="preserve"> we have collected </w:delText>
        </w:r>
        <w:r w:rsidR="00DC4C21" w:rsidDel="007F49A2">
          <w:rPr>
            <w:rFonts w:ascii="Times New Roman" w:hAnsi="Times New Roman" w:cs="Times New Roman"/>
            <w:lang w:val="en-CA"/>
          </w:rPr>
          <w:delText xml:space="preserve">the detection data from multiple Motus receiver towers, </w:delText>
        </w:r>
        <w:r w:rsidR="00DC4C21" w:rsidDel="007F49A2">
          <w:rPr>
            <w:rFonts w:ascii="Times New Roman" w:hAnsi="Times New Roman" w:cs="Times New Roman"/>
            <w:lang w:val="en-CA"/>
          </w:rPr>
          <w:lastRenderedPageBreak/>
          <w:delText>for the same individuals that were tracked in chapter 1</w:delText>
        </w:r>
      </w:del>
      <w:ins w:id="1169" w:author="Kyle Elliott, Dr" w:date="2025-07-26T08:46:00Z" w16du:dateUtc="2025-07-26T12:46:00Z">
        <w:r>
          <w:rPr>
            <w:rFonts w:ascii="Times New Roman" w:hAnsi="Times New Roman" w:cs="Times New Roman"/>
            <w:lang w:val="en-CA"/>
          </w:rPr>
          <w:t xml:space="preserve">We studied cardinals across an urban gradient (Chapter </w:t>
        </w:r>
        <w:commentRangeStart w:id="1170"/>
        <w:r>
          <w:rPr>
            <w:rFonts w:ascii="Times New Roman" w:hAnsi="Times New Roman" w:cs="Times New Roman"/>
            <w:lang w:val="en-CA"/>
          </w:rPr>
          <w:t>1</w:t>
        </w:r>
        <w:commentRangeEnd w:id="1170"/>
        <w:r>
          <w:rPr>
            <w:rStyle w:val="CommentReference"/>
          </w:rPr>
          <w:commentReference w:id="1170"/>
        </w:r>
        <w:r>
          <w:rPr>
            <w:rFonts w:ascii="Times New Roman" w:hAnsi="Times New Roman" w:cs="Times New Roman"/>
            <w:lang w:val="en-CA"/>
          </w:rPr>
          <w:t>)</w:t>
        </w:r>
      </w:ins>
      <w:del w:id="1171" w:author="Kyle Elliott, Dr" w:date="2025-07-26T08:46:00Z" w16du:dateUtc="2025-07-26T12:46:00Z">
        <w:r w:rsidR="00DC4C21" w:rsidDel="007F49A2">
          <w:rPr>
            <w:rFonts w:ascii="Times New Roman" w:hAnsi="Times New Roman" w:cs="Times New Roman"/>
            <w:lang w:val="en-CA"/>
          </w:rPr>
          <w:delText>. All three translocation sites were also equipped with</w:delText>
        </w:r>
      </w:del>
      <w:ins w:id="1172" w:author="Kyle Elliott, Dr" w:date="2025-07-26T08:46:00Z" w16du:dateUtc="2025-07-26T12:46:00Z">
        <w:r>
          <w:rPr>
            <w:rFonts w:ascii="Times New Roman" w:hAnsi="Times New Roman" w:cs="Times New Roman"/>
            <w:lang w:val="en-CA"/>
          </w:rPr>
          <w:t xml:space="preserve"> using</w:t>
        </w:r>
      </w:ins>
      <w:r w:rsidR="00DC4C21">
        <w:rPr>
          <w:rFonts w:ascii="Times New Roman" w:hAnsi="Times New Roman" w:cs="Times New Roman"/>
          <w:lang w:val="en-CA"/>
        </w:rPr>
        <w:t xml:space="preserve"> Motus receiver stations</w:t>
      </w:r>
      <w:del w:id="1173" w:author="Kyle Elliott, Dr" w:date="2025-07-26T08:47:00Z" w16du:dateUtc="2025-07-26T12:47:00Z">
        <w:r w:rsidR="00DC4C21" w:rsidDel="007F49A2">
          <w:rPr>
            <w:rFonts w:ascii="Times New Roman" w:hAnsi="Times New Roman" w:cs="Times New Roman"/>
            <w:lang w:val="en-CA"/>
          </w:rPr>
          <w:delText>, allowing us to work with a rich dataset of tag detections from three consecutive winters</w:delText>
        </w:r>
      </w:del>
      <w:r w:rsidR="00B522F8">
        <w:rPr>
          <w:rFonts w:ascii="Times New Roman" w:hAnsi="Times New Roman" w:cs="Times New Roman"/>
          <w:lang w:val="en-CA"/>
        </w:rPr>
        <w:t xml:space="preserve">. </w:t>
      </w:r>
      <w:del w:id="1174" w:author="Kyle Elliott, Dr" w:date="2025-07-26T08:47:00Z" w16du:dateUtc="2025-07-26T12:47:00Z">
        <w:r w:rsidR="00B522F8" w:rsidDel="007F49A2">
          <w:rPr>
            <w:rFonts w:ascii="Times New Roman" w:hAnsi="Times New Roman" w:cs="Times New Roman"/>
            <w:lang w:val="en-CA"/>
          </w:rPr>
          <w:delText xml:space="preserve">Combined with </w:delText>
        </w:r>
        <w:r w:rsidR="007C5016" w:rsidDel="007F49A2">
          <w:rPr>
            <w:rFonts w:ascii="Times New Roman" w:hAnsi="Times New Roman" w:cs="Times New Roman"/>
            <w:lang w:val="en-CA"/>
          </w:rPr>
          <w:delText xml:space="preserve">publicly available </w:delText>
        </w:r>
        <w:r w:rsidR="00B522F8" w:rsidDel="007F49A2">
          <w:rPr>
            <w:rFonts w:ascii="Times New Roman" w:hAnsi="Times New Roman" w:cs="Times New Roman"/>
            <w:lang w:val="en-CA"/>
          </w:rPr>
          <w:delText xml:space="preserve">weather data gathered from </w:delText>
        </w:r>
        <w:r w:rsidR="007C5016" w:rsidDel="007F49A2">
          <w:rPr>
            <w:rFonts w:ascii="Times New Roman" w:hAnsi="Times New Roman" w:cs="Times New Roman"/>
            <w:lang w:val="en-CA"/>
          </w:rPr>
          <w:delText xml:space="preserve">Environment and Climate Change Canada, we </w:delText>
        </w:r>
        <w:r w:rsidR="009D2B2A" w:rsidDel="007F49A2">
          <w:rPr>
            <w:rFonts w:ascii="Times New Roman" w:hAnsi="Times New Roman" w:cs="Times New Roman"/>
            <w:lang w:val="en-CA"/>
          </w:rPr>
          <w:delText>can</w:delText>
        </w:r>
        <w:r w:rsidR="00F66724" w:rsidDel="007F49A2">
          <w:rPr>
            <w:rFonts w:ascii="Times New Roman" w:hAnsi="Times New Roman" w:cs="Times New Roman"/>
            <w:lang w:val="en-CA"/>
          </w:rPr>
          <w:delText xml:space="preserve"> investigate the effect of winter weather on the onset and end of daily activities of northern cardinals</w:delText>
        </w:r>
        <w:r w:rsidR="00DC5155" w:rsidDel="007F49A2">
          <w:rPr>
            <w:rFonts w:ascii="Times New Roman" w:hAnsi="Times New Roman" w:cs="Times New Roman"/>
            <w:lang w:val="en-CA"/>
          </w:rPr>
          <w:delText xml:space="preserve"> in Montreal, Quebec, Canada. </w:delText>
        </w:r>
      </w:del>
      <w:r w:rsidR="00DC5155">
        <w:rPr>
          <w:rFonts w:ascii="Times New Roman" w:hAnsi="Times New Roman" w:cs="Times New Roman"/>
          <w:lang w:val="en-CA"/>
        </w:rPr>
        <w:t xml:space="preserve">This study has </w:t>
      </w:r>
      <w:del w:id="1175" w:author="Kyle Elliott, Dr" w:date="2025-07-26T08:47:00Z" w16du:dateUtc="2025-07-26T12:47:00Z">
        <w:r w:rsidR="00DC5155" w:rsidDel="007F49A2">
          <w:rPr>
            <w:rFonts w:ascii="Times New Roman" w:hAnsi="Times New Roman" w:cs="Times New Roman"/>
            <w:lang w:val="en-CA"/>
          </w:rPr>
          <w:delText xml:space="preserve">four </w:delText>
        </w:r>
      </w:del>
      <w:ins w:id="1176" w:author="Kyle Elliott, Dr" w:date="2025-07-26T08:47:00Z" w16du:dateUtc="2025-07-26T12:47:00Z">
        <w:r>
          <w:rPr>
            <w:rFonts w:ascii="Times New Roman" w:hAnsi="Times New Roman" w:cs="Times New Roman"/>
            <w:lang w:val="en-CA"/>
          </w:rPr>
          <w:t xml:space="preserve">three </w:t>
        </w:r>
      </w:ins>
      <w:r w:rsidR="003C69A8">
        <w:rPr>
          <w:rFonts w:ascii="Times New Roman" w:hAnsi="Times New Roman" w:cs="Times New Roman"/>
          <w:lang w:val="en-CA"/>
        </w:rPr>
        <w:t xml:space="preserve">objectives: </w:t>
      </w:r>
      <w:del w:id="1177" w:author="Kyle Elliott, Dr" w:date="2025-07-26T08:47:00Z" w16du:dateUtc="2025-07-26T12:47:00Z">
        <w:r w:rsidR="003C69A8" w:rsidDel="007F49A2">
          <w:rPr>
            <w:rFonts w:ascii="Times New Roman" w:hAnsi="Times New Roman" w:cs="Times New Roman"/>
            <w:lang w:val="en-CA"/>
          </w:rPr>
          <w:delText xml:space="preserve">(i) to identify change point times </w:delText>
        </w:r>
        <w:r w:rsidR="006F54C6" w:rsidDel="007F49A2">
          <w:rPr>
            <w:rFonts w:ascii="Times New Roman" w:hAnsi="Times New Roman" w:cs="Times New Roman"/>
            <w:lang w:val="en-CA"/>
          </w:rPr>
          <w:delText xml:space="preserve">corresponding to the onset and end of daily activities of cardinals </w:delText>
        </w:r>
        <w:r w:rsidR="001E163B" w:rsidDel="007F49A2">
          <w:rPr>
            <w:rFonts w:ascii="Times New Roman" w:hAnsi="Times New Roman" w:cs="Times New Roman"/>
            <w:lang w:val="en-CA"/>
          </w:rPr>
          <w:delText>using the data collected by the Motus receiver stations</w:delText>
        </w:r>
        <w:r w:rsidR="006B475A" w:rsidDel="007F49A2">
          <w:rPr>
            <w:rFonts w:ascii="Times New Roman" w:hAnsi="Times New Roman" w:cs="Times New Roman"/>
            <w:lang w:val="en-CA"/>
          </w:rPr>
          <w:delText xml:space="preserve">, </w:delText>
        </w:r>
      </w:del>
      <w:r w:rsidR="006B475A">
        <w:rPr>
          <w:rFonts w:ascii="Times New Roman" w:hAnsi="Times New Roman" w:cs="Times New Roman"/>
          <w:lang w:val="en-CA"/>
        </w:rPr>
        <w:t xml:space="preserve">(ii) investigate the effect of </w:t>
      </w:r>
      <w:r w:rsidR="004C637E">
        <w:rPr>
          <w:rFonts w:ascii="Times New Roman" w:hAnsi="Times New Roman" w:cs="Times New Roman"/>
          <w:lang w:val="en-CA"/>
        </w:rPr>
        <w:t>climate</w:t>
      </w:r>
      <w:r w:rsidR="006B475A">
        <w:rPr>
          <w:rFonts w:ascii="Times New Roman" w:hAnsi="Times New Roman" w:cs="Times New Roman"/>
          <w:lang w:val="en-CA"/>
        </w:rPr>
        <w:t xml:space="preserve"> on the timing of onset and end of activity of the cardinals, (iii)</w:t>
      </w:r>
      <w:r w:rsidR="00E77F65">
        <w:rPr>
          <w:rFonts w:ascii="Times New Roman" w:hAnsi="Times New Roman" w:cs="Times New Roman"/>
          <w:lang w:val="en-CA"/>
        </w:rPr>
        <w:t xml:space="preserve"> </w:t>
      </w:r>
      <w:r w:rsidR="00027763">
        <w:rPr>
          <w:rFonts w:ascii="Times New Roman" w:hAnsi="Times New Roman" w:cs="Times New Roman"/>
          <w:lang w:val="en-CA"/>
        </w:rPr>
        <w:t>characterize the influence of temperature lag on the onset and end of activity</w:t>
      </w:r>
      <w:r w:rsidR="00DE35F9">
        <w:rPr>
          <w:rFonts w:ascii="Times New Roman" w:hAnsi="Times New Roman" w:cs="Times New Roman"/>
          <w:lang w:val="en-CA"/>
        </w:rPr>
        <w:t>, (iv) investigate how cold snaps (sudden, marked temperature drops) affects the onset and end of activity of the birds.</w:t>
      </w:r>
      <w:ins w:id="1178" w:author="Kyle Elliott, Dr" w:date="2025-07-26T08:47:00Z" w16du:dateUtc="2025-07-26T12:47:00Z">
        <w:r>
          <w:rPr>
            <w:rFonts w:ascii="Times New Roman" w:hAnsi="Times New Roman" w:cs="Times New Roman"/>
            <w:lang w:val="en-CA"/>
          </w:rPr>
          <w:t xml:space="preserve"> </w:t>
        </w:r>
      </w:ins>
    </w:p>
    <w:p w14:paraId="01F6E69B" w14:textId="77777777" w:rsidR="00304940" w:rsidDel="007F49A2" w:rsidRDefault="00304940" w:rsidP="007F49A2">
      <w:pPr>
        <w:spacing w:line="480" w:lineRule="auto"/>
        <w:ind w:firstLine="360"/>
        <w:jc w:val="both"/>
        <w:rPr>
          <w:del w:id="1179" w:author="Kyle Elliott, Dr" w:date="2025-07-26T08:47:00Z" w16du:dateUtc="2025-07-26T12:47:00Z"/>
          <w:rFonts w:ascii="Times New Roman" w:hAnsi="Times New Roman" w:cs="Times New Roman"/>
          <w:lang w:val="en-CA"/>
        </w:rPr>
      </w:pPr>
    </w:p>
    <w:p w14:paraId="30BE0EB5" w14:textId="2595CCC8" w:rsidR="000D4E08" w:rsidRDefault="000D4E08">
      <w:pPr>
        <w:spacing w:line="480" w:lineRule="auto"/>
        <w:jc w:val="both"/>
        <w:rPr>
          <w:rFonts w:ascii="Times New Roman" w:hAnsi="Times New Roman" w:cs="Times New Roman"/>
          <w:lang w:val="en-CA"/>
        </w:rPr>
        <w:pPrChange w:id="1180" w:author="Kyle Elliott, Dr" w:date="2025-07-26T08:47:00Z" w16du:dateUtc="2025-07-26T12:47:00Z">
          <w:pPr>
            <w:spacing w:line="480" w:lineRule="auto"/>
            <w:ind w:firstLine="360"/>
            <w:jc w:val="both"/>
          </w:pPr>
        </w:pPrChange>
      </w:pPr>
      <w:r>
        <w:rPr>
          <w:rFonts w:ascii="Times New Roman" w:hAnsi="Times New Roman" w:cs="Times New Roman"/>
          <w:lang w:val="en-CA"/>
        </w:rPr>
        <w:t xml:space="preserve">We predicted that the cardinals </w:t>
      </w:r>
      <w:r w:rsidR="00EF18E4">
        <w:rPr>
          <w:rFonts w:ascii="Times New Roman" w:hAnsi="Times New Roman" w:cs="Times New Roman"/>
          <w:lang w:val="en-CA"/>
        </w:rPr>
        <w:t>would delay their daily onset of activities</w:t>
      </w:r>
      <w:r w:rsidR="0087235B">
        <w:rPr>
          <w:rFonts w:ascii="Times New Roman" w:hAnsi="Times New Roman" w:cs="Times New Roman"/>
          <w:lang w:val="en-CA"/>
        </w:rPr>
        <w:t xml:space="preserve"> relative to sunrise</w:t>
      </w:r>
      <w:r w:rsidR="008B2D90">
        <w:rPr>
          <w:rFonts w:ascii="Times New Roman" w:hAnsi="Times New Roman" w:cs="Times New Roman"/>
          <w:lang w:val="en-CA"/>
        </w:rPr>
        <w:t xml:space="preserve"> as daily temperature decreases, reflecting </w:t>
      </w:r>
      <w:r w:rsidR="0087235B">
        <w:rPr>
          <w:rFonts w:ascii="Times New Roman" w:hAnsi="Times New Roman" w:cs="Times New Roman"/>
          <w:lang w:val="en-CA"/>
        </w:rPr>
        <w:t xml:space="preserve">a </w:t>
      </w:r>
      <w:r w:rsidR="007701F6">
        <w:rPr>
          <w:rFonts w:ascii="Times New Roman" w:hAnsi="Times New Roman" w:cs="Times New Roman"/>
          <w:lang w:val="en-CA"/>
        </w:rPr>
        <w:t>negative</w:t>
      </w:r>
      <w:r w:rsidR="0087235B">
        <w:rPr>
          <w:rFonts w:ascii="Times New Roman" w:hAnsi="Times New Roman" w:cs="Times New Roman"/>
          <w:lang w:val="en-CA"/>
        </w:rPr>
        <w:t xml:space="preserve"> relationship between </w:t>
      </w:r>
      <w:r w:rsidR="007701F6">
        <w:rPr>
          <w:rFonts w:ascii="Times New Roman" w:hAnsi="Times New Roman" w:cs="Times New Roman"/>
          <w:lang w:val="en-CA"/>
        </w:rPr>
        <w:t>daily temperatures</w:t>
      </w:r>
      <w:r w:rsidR="0087235B">
        <w:rPr>
          <w:rFonts w:ascii="Times New Roman" w:hAnsi="Times New Roman" w:cs="Times New Roman"/>
          <w:lang w:val="en-CA"/>
        </w:rPr>
        <w:t xml:space="preserve"> and the time cardinals begin their day</w:t>
      </w:r>
      <w:r w:rsidR="00A223B2">
        <w:rPr>
          <w:rFonts w:ascii="Times New Roman" w:hAnsi="Times New Roman" w:cs="Times New Roman"/>
          <w:lang w:val="en-CA"/>
        </w:rPr>
        <w:t>.</w:t>
      </w:r>
      <w:r w:rsidR="005A56FF">
        <w:rPr>
          <w:rFonts w:ascii="Times New Roman" w:hAnsi="Times New Roman" w:cs="Times New Roman"/>
          <w:lang w:val="en-CA"/>
        </w:rPr>
        <w:t xml:space="preserve"> Moreover, we expect </w:t>
      </w:r>
      <w:r w:rsidR="00311459">
        <w:rPr>
          <w:rFonts w:ascii="Times New Roman" w:hAnsi="Times New Roman" w:cs="Times New Roman"/>
          <w:lang w:val="en-CA"/>
        </w:rPr>
        <w:t>severe</w:t>
      </w:r>
      <w:r w:rsidR="00F574E1">
        <w:rPr>
          <w:rFonts w:ascii="Times New Roman" w:hAnsi="Times New Roman" w:cs="Times New Roman"/>
          <w:lang w:val="en-CA"/>
        </w:rPr>
        <w:t xml:space="preserve"> cold temperatures to have a lagging effect on both the onset and end of activity</w:t>
      </w:r>
      <w:r w:rsidR="004F149F">
        <w:rPr>
          <w:rFonts w:ascii="Times New Roman" w:hAnsi="Times New Roman" w:cs="Times New Roman"/>
          <w:lang w:val="en-CA"/>
        </w:rPr>
        <w:t xml:space="preserve"> relative to sunrise and sunset</w:t>
      </w:r>
      <w:r w:rsidR="00F574E1">
        <w:rPr>
          <w:rFonts w:ascii="Times New Roman" w:hAnsi="Times New Roman" w:cs="Times New Roman"/>
          <w:lang w:val="en-CA"/>
        </w:rPr>
        <w:t>, with cardinals starting their daily activities later, while ending their activities earlier</w:t>
      </w:r>
      <w:r w:rsidR="00635C1C">
        <w:rPr>
          <w:rFonts w:ascii="Times New Roman" w:hAnsi="Times New Roman" w:cs="Times New Roman"/>
          <w:lang w:val="en-CA"/>
        </w:rPr>
        <w:t xml:space="preserve"> for a few days</w:t>
      </w:r>
      <w:r w:rsidR="00CF677F">
        <w:rPr>
          <w:rFonts w:ascii="Times New Roman" w:hAnsi="Times New Roman" w:cs="Times New Roman"/>
          <w:lang w:val="en-CA"/>
        </w:rPr>
        <w:t xml:space="preserve"> following the cold temperature</w:t>
      </w:r>
      <w:r w:rsidR="00F574E1">
        <w:rPr>
          <w:rFonts w:ascii="Times New Roman" w:hAnsi="Times New Roman" w:cs="Times New Roman"/>
          <w:lang w:val="en-CA"/>
        </w:rPr>
        <w:t>.</w:t>
      </w:r>
      <w:r w:rsidR="008A64E0">
        <w:rPr>
          <w:rFonts w:ascii="Times New Roman" w:hAnsi="Times New Roman" w:cs="Times New Roman"/>
          <w:lang w:val="en-CA"/>
        </w:rPr>
        <w:t xml:space="preserve"> </w:t>
      </w:r>
      <w:r w:rsidR="00F2715F">
        <w:rPr>
          <w:rFonts w:ascii="Times New Roman" w:hAnsi="Times New Roman" w:cs="Times New Roman"/>
          <w:lang w:val="en-CA"/>
        </w:rPr>
        <w:t>Thus,</w:t>
      </w:r>
      <w:r w:rsidR="008A64E0">
        <w:rPr>
          <w:rFonts w:ascii="Times New Roman" w:hAnsi="Times New Roman" w:cs="Times New Roman"/>
          <w:lang w:val="en-CA"/>
        </w:rPr>
        <w:t xml:space="preserve"> we expect </w:t>
      </w:r>
      <w:r w:rsidR="00F2715F">
        <w:rPr>
          <w:rFonts w:ascii="Times New Roman" w:hAnsi="Times New Roman" w:cs="Times New Roman"/>
          <w:lang w:val="en-CA"/>
        </w:rPr>
        <w:t>a negative correlation between the temperature lag and the duration of the daily activities of cardinals.</w:t>
      </w:r>
      <w:r w:rsidR="004F149F">
        <w:rPr>
          <w:rFonts w:ascii="Times New Roman" w:hAnsi="Times New Roman" w:cs="Times New Roman"/>
          <w:lang w:val="en-CA"/>
        </w:rPr>
        <w:t xml:space="preserve"> Finally, we also expect the </w:t>
      </w:r>
      <w:r w:rsidR="00F2715F">
        <w:rPr>
          <w:rFonts w:ascii="Times New Roman" w:hAnsi="Times New Roman" w:cs="Times New Roman"/>
          <w:lang w:val="en-CA"/>
        </w:rPr>
        <w:t>cardinals</w:t>
      </w:r>
      <w:r w:rsidR="004F149F">
        <w:rPr>
          <w:rFonts w:ascii="Times New Roman" w:hAnsi="Times New Roman" w:cs="Times New Roman"/>
          <w:lang w:val="en-CA"/>
        </w:rPr>
        <w:t xml:space="preserve"> </w:t>
      </w:r>
      <w:r w:rsidR="00635C1C">
        <w:rPr>
          <w:rFonts w:ascii="Times New Roman" w:hAnsi="Times New Roman" w:cs="Times New Roman"/>
          <w:lang w:val="en-CA"/>
        </w:rPr>
        <w:t xml:space="preserve">to </w:t>
      </w:r>
      <w:r w:rsidR="00CF677F">
        <w:rPr>
          <w:rFonts w:ascii="Times New Roman" w:hAnsi="Times New Roman" w:cs="Times New Roman"/>
          <w:lang w:val="en-CA"/>
        </w:rPr>
        <w:t>have later onset</w:t>
      </w:r>
      <w:r w:rsidR="00992AAC">
        <w:rPr>
          <w:rFonts w:ascii="Times New Roman" w:hAnsi="Times New Roman" w:cs="Times New Roman"/>
          <w:lang w:val="en-CA"/>
        </w:rPr>
        <w:t xml:space="preserve"> and earlier end of activities on days when a cold snap occurs</w:t>
      </w:r>
      <w:r w:rsidR="001C2CC7">
        <w:rPr>
          <w:rFonts w:ascii="Times New Roman" w:hAnsi="Times New Roman" w:cs="Times New Roman"/>
          <w:lang w:val="en-CA"/>
        </w:rPr>
        <w:t xml:space="preserve">, such that cardinal activity will be negatively correlated with those sudden temperature </w:t>
      </w:r>
      <w:commentRangeStart w:id="1181"/>
      <w:r w:rsidR="001C2CC7">
        <w:rPr>
          <w:rFonts w:ascii="Times New Roman" w:hAnsi="Times New Roman" w:cs="Times New Roman"/>
          <w:lang w:val="en-CA"/>
        </w:rPr>
        <w:t>declines</w:t>
      </w:r>
      <w:commentRangeEnd w:id="1181"/>
      <w:r w:rsidR="007F49A2">
        <w:rPr>
          <w:rStyle w:val="CommentReference"/>
        </w:rPr>
        <w:commentReference w:id="1181"/>
      </w:r>
      <w:r w:rsidR="001C2CC7">
        <w:rPr>
          <w:rFonts w:ascii="Times New Roman" w:hAnsi="Times New Roman" w:cs="Times New Roman"/>
          <w:lang w:val="en-CA"/>
        </w:rPr>
        <w:t>.</w:t>
      </w:r>
    </w:p>
    <w:p w14:paraId="000ED779" w14:textId="77777777" w:rsidR="003B71FD" w:rsidRDefault="003B71FD" w:rsidP="003B71FD">
      <w:pPr>
        <w:spacing w:line="480" w:lineRule="auto"/>
        <w:jc w:val="both"/>
        <w:rPr>
          <w:rFonts w:ascii="Times New Roman" w:hAnsi="Times New Roman" w:cs="Times New Roman"/>
          <w:lang w:val="en-CA"/>
        </w:rPr>
      </w:pPr>
    </w:p>
    <w:p w14:paraId="56521B53" w14:textId="77777777" w:rsidR="003B71FD" w:rsidRDefault="003B71FD" w:rsidP="003B71FD">
      <w:pPr>
        <w:pStyle w:val="Heading3"/>
        <w:spacing w:line="480" w:lineRule="auto"/>
        <w:rPr>
          <w:rFonts w:ascii="Times New Roman" w:hAnsi="Times New Roman" w:cs="Times New Roman"/>
          <w:b/>
          <w:bCs/>
          <w:color w:val="000000" w:themeColor="text1"/>
          <w:lang w:val="en-CA"/>
        </w:rPr>
      </w:pPr>
      <w:bookmarkStart w:id="1182" w:name="_Toc201061844"/>
      <w:bookmarkStart w:id="1183" w:name="_Toc203574385"/>
      <w:r>
        <w:rPr>
          <w:rFonts w:ascii="Times New Roman" w:hAnsi="Times New Roman" w:cs="Times New Roman"/>
          <w:b/>
          <w:bCs/>
          <w:color w:val="000000" w:themeColor="text1"/>
          <w:lang w:val="en-CA"/>
        </w:rPr>
        <w:lastRenderedPageBreak/>
        <w:t>Materials and methods</w:t>
      </w:r>
      <w:bookmarkEnd w:id="1182"/>
      <w:bookmarkEnd w:id="1183"/>
    </w:p>
    <w:p w14:paraId="26EF2D99" w14:textId="722CE270" w:rsidR="003B71FD" w:rsidRPr="0080628C" w:rsidRDefault="003B71FD" w:rsidP="003B71FD">
      <w:pPr>
        <w:pStyle w:val="Heading3"/>
        <w:spacing w:line="480" w:lineRule="auto"/>
        <w:rPr>
          <w:rFonts w:ascii="Times New Roman" w:hAnsi="Times New Roman" w:cs="Times New Roman"/>
          <w:b/>
          <w:bCs/>
          <w:color w:val="000000" w:themeColor="text1"/>
          <w:lang w:val="en-CA"/>
        </w:rPr>
      </w:pPr>
      <w:bookmarkStart w:id="1184" w:name="_Toc201061845"/>
      <w:bookmarkStart w:id="1185" w:name="_Toc203574386"/>
      <w:r w:rsidRPr="002B7289">
        <w:rPr>
          <w:rFonts w:ascii="Times New Roman" w:hAnsi="Times New Roman" w:cs="Times New Roman"/>
          <w:color w:val="000000" w:themeColor="text1"/>
          <w:sz w:val="24"/>
          <w:szCs w:val="24"/>
          <w:u w:val="single"/>
          <w:lang w:val="en-CA"/>
        </w:rPr>
        <w:t xml:space="preserve">Study </w:t>
      </w:r>
      <w:bookmarkEnd w:id="1184"/>
      <w:bookmarkEnd w:id="1185"/>
      <w:r w:rsidR="00084B57">
        <w:rPr>
          <w:rFonts w:ascii="Times New Roman" w:hAnsi="Times New Roman" w:cs="Times New Roman"/>
          <w:color w:val="000000" w:themeColor="text1"/>
          <w:sz w:val="24"/>
          <w:szCs w:val="24"/>
          <w:u w:val="single"/>
          <w:lang w:val="en-CA"/>
        </w:rPr>
        <w:t>species and site</w:t>
      </w:r>
    </w:p>
    <w:p w14:paraId="40B51662" w14:textId="77777777" w:rsidR="003B71FD" w:rsidRDefault="003B71FD" w:rsidP="003B71FD">
      <w:pPr>
        <w:spacing w:before="100" w:beforeAutospacing="1" w:after="100" w:afterAutospacing="1" w:line="480" w:lineRule="auto"/>
        <w:rPr>
          <w:rFonts w:ascii="Times New Roman" w:eastAsia="Times New Roman" w:hAnsi="Times New Roman" w:cs="Times New Roman"/>
          <w:lang w:val="en-CA"/>
        </w:rPr>
      </w:pPr>
      <w:r w:rsidRPr="0094673A">
        <w:rPr>
          <w:rFonts w:ascii="Times New Roman" w:hAnsi="Times New Roman" w:cs="Times New Roman"/>
          <w:color w:val="000000"/>
          <w:u w:color="000000"/>
          <w:lang w:val="en-CA"/>
        </w:rPr>
        <w:t xml:space="preserve">To answer those questions, </w:t>
      </w:r>
      <w:r>
        <w:rPr>
          <w:rFonts w:ascii="Times New Roman" w:hAnsi="Times New Roman" w:cs="Times New Roman"/>
          <w:color w:val="000000"/>
          <w:u w:color="000000"/>
          <w:lang w:val="en-CA"/>
        </w:rPr>
        <w:t>we have selected the northern cardinal as being the most suitable</w:t>
      </w:r>
    </w:p>
    <w:p w14:paraId="7E28723B" w14:textId="77777777" w:rsidR="003B71FD" w:rsidRPr="0080628C" w:rsidRDefault="003B71FD" w:rsidP="003B71FD">
      <w:pPr>
        <w:pStyle w:val="Heading3"/>
        <w:spacing w:line="480" w:lineRule="auto"/>
        <w:rPr>
          <w:rFonts w:ascii="Times New Roman" w:hAnsi="Times New Roman" w:cs="Times New Roman"/>
          <w:b/>
          <w:bCs/>
          <w:color w:val="000000" w:themeColor="text1"/>
          <w:lang w:val="en-CA"/>
        </w:rPr>
      </w:pPr>
      <w:bookmarkStart w:id="1186" w:name="_Toc201061846"/>
      <w:bookmarkStart w:id="1187" w:name="_Toc203574387"/>
      <w:commentRangeStart w:id="1188"/>
      <w:r>
        <w:rPr>
          <w:rFonts w:ascii="Times New Roman" w:hAnsi="Times New Roman" w:cs="Times New Roman"/>
          <w:color w:val="000000" w:themeColor="text1"/>
          <w:sz w:val="24"/>
          <w:szCs w:val="24"/>
          <w:u w:val="single"/>
          <w:lang w:val="en-CA"/>
        </w:rPr>
        <w:t>Change point analysis</w:t>
      </w:r>
      <w:commentRangeEnd w:id="1188"/>
      <w:r>
        <w:rPr>
          <w:rStyle w:val="CommentReference"/>
          <w:rFonts w:eastAsiaTheme="minorHAnsi" w:cstheme="minorBidi"/>
          <w:color w:val="auto"/>
        </w:rPr>
        <w:commentReference w:id="1188"/>
      </w:r>
      <w:bookmarkEnd w:id="1186"/>
      <w:bookmarkEnd w:id="1187"/>
    </w:p>
    <w:p w14:paraId="70B35052" w14:textId="4A3CBA38" w:rsidR="003B71FD" w:rsidRPr="003F23D1" w:rsidRDefault="003B71FD" w:rsidP="003B71FD">
      <w:pPr>
        <w:spacing w:line="480" w:lineRule="auto"/>
        <w:jc w:val="both"/>
        <w:rPr>
          <w:rFonts w:ascii="Times New Roman" w:hAnsi="Times New Roman" w:cs="Times New Roman"/>
          <w:lang w:val="en-CA"/>
        </w:rPr>
      </w:pPr>
      <w:r w:rsidRPr="003F23D1">
        <w:rPr>
          <w:rFonts w:ascii="Times New Roman" w:hAnsi="Times New Roman" w:cs="Times New Roman"/>
          <w:lang w:val="en-US"/>
        </w:rPr>
        <w:t xml:space="preserve">The onset and end time of diel activity was determined using radio telemetry data collected by the Motus station deployed throughout </w:t>
      </w:r>
      <w:r w:rsidRPr="003F23D1">
        <w:rPr>
          <w:rFonts w:ascii="Times New Roman" w:hAnsi="Times New Roman" w:cs="Times New Roman"/>
          <w:lang w:val="en-CA"/>
        </w:rPr>
        <w:t xml:space="preserve">the </w:t>
      </w:r>
      <w:r w:rsidR="006F54C6">
        <w:rPr>
          <w:rFonts w:ascii="Times New Roman" w:hAnsi="Times New Roman" w:cs="Times New Roman"/>
          <w:lang w:val="en-CA"/>
        </w:rPr>
        <w:t>Montreal</w:t>
      </w:r>
      <w:r w:rsidRPr="003F23D1">
        <w:rPr>
          <w:rFonts w:ascii="Times New Roman" w:hAnsi="Times New Roman" w:cs="Times New Roman"/>
          <w:lang w:val="en-CA"/>
        </w:rPr>
        <w:t xml:space="preserve"> area</w:t>
      </w:r>
      <w:r w:rsidRPr="003F23D1">
        <w:rPr>
          <w:rFonts w:ascii="Times New Roman" w:hAnsi="Times New Roman" w:cs="Times New Roman"/>
          <w:lang w:val="en-US"/>
        </w:rPr>
        <w:t>. Proximity</w:t>
      </w:r>
      <w:r w:rsidRPr="003F23D1">
        <w:rPr>
          <w:rFonts w:ascii="Times New Roman" w:hAnsi="Times New Roman" w:cs="Times New Roman"/>
          <w:lang w:val="en-CA"/>
        </w:rPr>
        <w:t xml:space="preserve"> to receiving antenna, transmitter orientation, and environmental obstructions can affect received signal strength, causing high signal strength variation when a tagged individual is active and low signal strength variation during periods of inactivity. Changes in signal strength variation can then be used to determine when a bird becomes active in the morning and quiescent in the evening. </w:t>
      </w:r>
      <w:r w:rsidRPr="003F23D1">
        <w:rPr>
          <w:rFonts w:ascii="Times New Roman" w:hAnsi="Times New Roman" w:cs="Times New Roman"/>
          <w:lang w:val="en-US"/>
        </w:rPr>
        <w:t xml:space="preserve">Following </w:t>
      </w:r>
      <w:proofErr w:type="spellStart"/>
      <w:r w:rsidRPr="003F23D1">
        <w:rPr>
          <w:rFonts w:ascii="Times New Roman" w:hAnsi="Times New Roman" w:cs="Times New Roman"/>
          <w:lang w:val="en-CA"/>
        </w:rPr>
        <w:t>Morbey</w:t>
      </w:r>
      <w:proofErr w:type="spellEnd"/>
      <w:r w:rsidRPr="003F23D1">
        <w:rPr>
          <w:rFonts w:ascii="Times New Roman" w:hAnsi="Times New Roman" w:cs="Times New Roman"/>
          <w:lang w:val="en-CA"/>
        </w:rPr>
        <w:t xml:space="preserve"> et al.</w:t>
      </w:r>
      <w:r>
        <w:rPr>
          <w:rFonts w:ascii="Times New Roman" w:hAnsi="Times New Roman" w:cs="Times New Roman"/>
          <w:lang w:val="en-CA"/>
        </w:rPr>
        <w:t xml:space="preserve"> (2020)</w:t>
      </w:r>
      <w:r w:rsidRPr="003F23D1">
        <w:rPr>
          <w:rFonts w:ascii="Times New Roman" w:hAnsi="Times New Roman" w:cs="Times New Roman"/>
          <w:lang w:val="en-US"/>
        </w:rPr>
        <w:t>, we applied change point analysis to extract the time of activity onset and end based on the characteristic increase and decrease of signal variation respectively.</w:t>
      </w:r>
      <w:r w:rsidRPr="003F23D1">
        <w:rPr>
          <w:rFonts w:ascii="Times New Roman" w:hAnsi="Times New Roman" w:cs="Times New Roman"/>
          <w:lang w:val="en-CA"/>
        </w:rPr>
        <w:t xml:space="preserve"> Change points in signal variation were determined using the package “changepoint” in R ver. 4.4.2 </w:t>
      </w:r>
      <w:r w:rsidRPr="003F23D1">
        <w:rPr>
          <w:rFonts w:ascii="Times New Roman" w:hAnsi="Times New Roman" w:cs="Times New Roman"/>
        </w:rPr>
        <w:fldChar w:fldCharType="begin"/>
      </w:r>
      <w:ins w:id="1189" w:author="Anne-Marie Cousineau" w:date="2025-07-28T15:07:00Z" w16du:dateUtc="2025-07-28T19:07:00Z">
        <w:r w:rsidR="00F561FB">
          <w:rPr>
            <w:rFonts w:ascii="Times New Roman" w:hAnsi="Times New Roman" w:cs="Times New Roman"/>
            <w:lang w:val="en-CA"/>
          </w:rPr>
          <w:instrText xml:space="preserve"> ADDIN ZOTERO_ITEM CSL_CITATION {"citationID":"xBPMZbJz","properties":{"formattedCitation":"(R Core Team, 2024b)","plainCitation":"(R Core Team, 2024b)","noteIndex":0},"citationItems":[{"id":"uaj5Gv9l/ggkOWyCJ","uris":["http://zotero.org/users/3528257/items/ZZSZWA36"],"itemData":{"id":6919,"type":"software","event-place":"Vienna, Austria","publisher":"R Foundation for   Statistical Computing","publisher-place":"Vienna, Austria","title":"R: A Language and Environment for Statistical Computing","URL":"https://www.R-project.org/","version":"4.4.2","author":[{"family":"R Core Team","given":""}],"issued":{"date-parts":[["2024"]]}}}],"schema":"https://github.com/citation-style-language/schema/raw/master/csl-citation.json"} </w:instrText>
        </w:r>
      </w:ins>
      <w:del w:id="1190" w:author="Anne-Marie Cousineau" w:date="2025-07-28T15:07:00Z" w16du:dateUtc="2025-07-28T19:07:00Z">
        <w:r w:rsidR="004701C5" w:rsidDel="00F561FB">
          <w:rPr>
            <w:rFonts w:ascii="Times New Roman" w:hAnsi="Times New Roman" w:cs="Times New Roman"/>
            <w:lang w:val="en-CA"/>
          </w:rPr>
          <w:delInstrText xml:space="preserve"> ADDIN ZOTERO_ITEM CSL_CITATION {"citationID":"xBPMZbJz","properties":{"formattedCitation":"(R Core Team, 2024b)","plainCitation":"(R Core Team, 2024b)","noteIndex":0},"citationItems":[{"id":"kWnmc6IE/BD89FlOj","uris":["http://zotero.org/users/3528257/items/ZZSZWA36"],"itemData":{"id":6919,"type":"software","event-place":"Vienna, Austria","publisher":"R Foundation for   Statistical Computing","publisher-place":"Vienna, Austria","title":"R: A Language and Environment for Statistical Computing","URL":"https://www.R-project.org/","version":"4.4.2","author":[{"family":"R Core Team","given":""}],"issued":{"date-parts":[["2024"]]}}}],"schema":"https://github.com/citation-style-language/schema/raw/master/csl-citation.json"} </w:delInstrText>
        </w:r>
      </w:del>
      <w:r w:rsidRPr="003F23D1">
        <w:rPr>
          <w:rFonts w:ascii="Times New Roman" w:hAnsi="Times New Roman" w:cs="Times New Roman"/>
        </w:rPr>
        <w:fldChar w:fldCharType="separate"/>
      </w:r>
      <w:r>
        <w:rPr>
          <w:rFonts w:ascii="Times New Roman" w:hAnsi="Times New Roman" w:cs="Times New Roman"/>
          <w:lang w:val="en-CA"/>
        </w:rPr>
        <w:t>(R Core Team, 2024b)</w:t>
      </w:r>
      <w:r w:rsidRPr="003F23D1">
        <w:rPr>
          <w:rFonts w:ascii="Times New Roman" w:hAnsi="Times New Roman" w:cs="Times New Roman"/>
        </w:rPr>
        <w:fldChar w:fldCharType="end"/>
      </w:r>
      <w:r w:rsidRPr="003F23D1">
        <w:rPr>
          <w:rFonts w:ascii="Times New Roman" w:hAnsi="Times New Roman" w:cs="Times New Roman"/>
          <w:lang w:val="en-CA"/>
        </w:rPr>
        <w:t>, for the six-hour period centered on local sunrise for activity onset and sunset for activity end</w:t>
      </w:r>
      <w:r>
        <w:rPr>
          <w:rFonts w:ascii="Times New Roman" w:hAnsi="Times New Roman" w:cs="Times New Roman"/>
          <w:lang w:val="en-CA"/>
        </w:rPr>
        <w:t xml:space="preserve"> </w:t>
      </w:r>
      <w:r>
        <w:rPr>
          <w:rFonts w:ascii="Times New Roman" w:hAnsi="Times New Roman" w:cs="Times New Roman"/>
        </w:rPr>
        <w:fldChar w:fldCharType="begin"/>
      </w:r>
      <w:r>
        <w:rPr>
          <w:rFonts w:ascii="Times New Roman" w:hAnsi="Times New Roman" w:cs="Times New Roman"/>
          <w:lang w:val="en-CA"/>
        </w:rPr>
        <w:instrText xml:space="preserve"> ADDIN ZOTERO_ITEM CSL_CITATION {"citationID":"glfTHsJ3","properties":{"formattedCitation":"(Killick &amp; Eckley, 2014)","plainCitation":"(Killick &amp; Eckley, 2014)","noteIndex":0},"citationItems":[{"id":921,"uris":["http://zotero.org/users/16770306/items/CV5ZNNAY"],"itemData":{"id":921,"type":"article-journal","abstract":"One of the key challenges in changepoint analysis is the ability to detect multiple changes within a given time series or sequence. The changepoint package has been developed to provide users with a choice of multiple changepoint search methods to use in conjunction with a given changepoint method and in particular provides an implementation of the recently proposed PELT algorithm. This article describes the search methods which are implemented in the package as well as some of the available test statistics whilst highlighting their application with simulated and practical examples. Particular emphasis is placed on the PELT algorithm and how results differ from the binary segmentation approach.","container-title":"Journal of Statistical Software","DOI":"10.18637/jss.v058.i03","ISSN":"1548-7660","language":"en","license":"Copyright (c) 2013 Rebecca Killick, Idris A. Eckley","page":"1-19","source":"www.jstatsoft.org","title":"changepoint: An R Package for Changepoint Analysis","title-short":"changepoint","volume":"58","author":[{"family":"Killick","given":"Rebecca"},{"family":"Eckley","given":"Idris A."}],"issued":{"date-parts":[["2014",6,25]]}}}],"schema":"https://github.com/citation-style-language/schema/raw/master/csl-citation.json"}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lang w:val="en-CA"/>
        </w:rPr>
        <w:t>(Killick &amp; Eckley, 2014)</w:t>
      </w:r>
      <w:r>
        <w:rPr>
          <w:rFonts w:ascii="Times New Roman" w:hAnsi="Times New Roman" w:cs="Times New Roman"/>
        </w:rPr>
        <w:fldChar w:fldCharType="end"/>
      </w:r>
      <w:r w:rsidRPr="003F23D1">
        <w:rPr>
          <w:rFonts w:ascii="Times New Roman" w:hAnsi="Times New Roman" w:cs="Times New Roman"/>
          <w:lang w:val="en-CA"/>
        </w:rPr>
        <w:t>. Sunrise and sunset times were determined for Montr</w:t>
      </w:r>
      <w:r w:rsidRPr="003F23D1">
        <w:rPr>
          <w:rFonts w:ascii="Times New Roman" w:hAnsi="Times New Roman" w:cs="Times New Roman"/>
          <w:lang w:val="en-US"/>
        </w:rPr>
        <w:t>é</w:t>
      </w:r>
      <w:r w:rsidRPr="003F23D1">
        <w:rPr>
          <w:rFonts w:ascii="Times New Roman" w:hAnsi="Times New Roman" w:cs="Times New Roman"/>
          <w:lang w:val="en-CA"/>
        </w:rPr>
        <w:t xml:space="preserve">al using the function </w:t>
      </w:r>
      <w:proofErr w:type="spellStart"/>
      <w:r w:rsidRPr="003F23D1">
        <w:rPr>
          <w:rFonts w:ascii="Times New Roman" w:hAnsi="Times New Roman" w:cs="Times New Roman"/>
          <w:i/>
          <w:iCs/>
          <w:lang w:val="en-CA"/>
        </w:rPr>
        <w:t>getSunlightTimes</w:t>
      </w:r>
      <w:proofErr w:type="spellEnd"/>
      <w:r w:rsidRPr="003F23D1">
        <w:rPr>
          <w:rFonts w:ascii="Times New Roman" w:hAnsi="Times New Roman" w:cs="Times New Roman"/>
          <w:lang w:val="en-CA"/>
        </w:rPr>
        <w:t xml:space="preserve"> in the package “</w:t>
      </w:r>
      <w:proofErr w:type="spellStart"/>
      <w:r w:rsidRPr="003F23D1">
        <w:rPr>
          <w:rFonts w:ascii="Times New Roman" w:hAnsi="Times New Roman" w:cs="Times New Roman"/>
          <w:lang w:val="en-CA"/>
        </w:rPr>
        <w:t>suncalc</w:t>
      </w:r>
      <w:proofErr w:type="spellEnd"/>
      <w:r w:rsidRPr="003F23D1">
        <w:rPr>
          <w:rFonts w:ascii="Times New Roman" w:hAnsi="Times New Roman" w:cs="Times New Roman"/>
          <w:lang w:val="en-CA"/>
        </w:rPr>
        <w:t xml:space="preserve">” </w:t>
      </w:r>
      <w:r w:rsidRPr="003F23D1">
        <w:rPr>
          <w:rFonts w:ascii="Times New Roman" w:hAnsi="Times New Roman" w:cs="Times New Roman"/>
        </w:rPr>
        <w:fldChar w:fldCharType="begin"/>
      </w:r>
      <w:ins w:id="1191" w:author="Anne-Marie Cousineau" w:date="2025-07-28T15:07:00Z" w16du:dateUtc="2025-07-28T19:07:00Z">
        <w:r w:rsidR="00F561FB">
          <w:rPr>
            <w:rFonts w:ascii="Times New Roman" w:hAnsi="Times New Roman" w:cs="Times New Roman"/>
            <w:lang w:val="en-CA"/>
          </w:rPr>
          <w:instrText xml:space="preserve"> ADDIN ZOTERO_ITEM CSL_CITATION {"citationID":"1xwNSUEc","properties":{"formattedCitation":"(Thieurmel &amp; Elmarhraoui, 2022)","plainCitation":"(Thieurmel &amp; Elmarhraoui, 2022)","noteIndex":0},"citationItems":[{"id":"uaj5Gv9l/aUx0yEHc","uris":["http://zotero.org/users/3528257/items/HC4XSGDY"],"itemData":{"id":6920,"type":"software","medium":"R packag","title":"suncalc: Compute Sun Position, Sunlight Phases, Moon Position and   Lunar Phase","URL":"https://CRAN.R-project.org/package=suncalc","version":"0.5.1","author":[{"family":"Thieurmel","given":"B"},{"family":"Elmarhraoui","given":"A"}],"issued":{"date-parts":[["2022"]]}}}],"schema":"https://github.com/citation-style-language/schema/raw/master/csl-citation.json"} </w:instrText>
        </w:r>
      </w:ins>
      <w:del w:id="1192" w:author="Anne-Marie Cousineau" w:date="2025-07-28T15:07:00Z" w16du:dateUtc="2025-07-28T19:07:00Z">
        <w:r w:rsidR="004701C5" w:rsidDel="00F561FB">
          <w:rPr>
            <w:rFonts w:ascii="Times New Roman" w:hAnsi="Times New Roman" w:cs="Times New Roman"/>
            <w:lang w:val="en-CA"/>
          </w:rPr>
          <w:delInstrText xml:space="preserve"> ADDIN ZOTERO_ITEM CSL_CITATION {"citationID":"1xwNSUEc","properties":{"formattedCitation":"(Thieurmel &amp; Elmarhraoui, 2022)","plainCitation":"(Thieurmel &amp; Elmarhraoui, 2022)","noteIndex":0},"citationItems":[{"id":"kWnmc6IE/MQAUHWVg","uris":["http://zotero.org/users/3528257/items/HC4XSGDY"],"itemData":{"id":6920,"type":"software","medium":"R packag","title":"suncalc: Compute Sun Position, Sunlight Phases, Moon Position and   Lunar Phase","URL":"https://CRAN.R-project.org/package=suncalc","version":"0.5.1","author":[{"family":"Thieurmel","given":"B"},{"family":"Elmarhraoui","given":"A"}],"issued":{"date-parts":[["2022"]]}}}],"schema":"https://github.com/citation-style-language/schema/raw/master/csl-citation.json"} </w:delInstrText>
        </w:r>
      </w:del>
      <w:r w:rsidRPr="003F23D1">
        <w:rPr>
          <w:rFonts w:ascii="Times New Roman" w:hAnsi="Times New Roman" w:cs="Times New Roman"/>
        </w:rPr>
        <w:fldChar w:fldCharType="separate"/>
      </w:r>
      <w:r w:rsidRPr="00711036">
        <w:rPr>
          <w:rFonts w:ascii="Times New Roman" w:hAnsi="Times New Roman" w:cs="Times New Roman"/>
          <w:lang w:val="en-CA"/>
        </w:rPr>
        <w:t>(</w:t>
      </w:r>
      <w:proofErr w:type="spellStart"/>
      <w:r w:rsidRPr="00711036">
        <w:rPr>
          <w:rFonts w:ascii="Times New Roman" w:hAnsi="Times New Roman" w:cs="Times New Roman"/>
          <w:lang w:val="en-CA"/>
        </w:rPr>
        <w:t>Thieurmel</w:t>
      </w:r>
      <w:proofErr w:type="spellEnd"/>
      <w:r w:rsidRPr="00711036">
        <w:rPr>
          <w:rFonts w:ascii="Times New Roman" w:hAnsi="Times New Roman" w:cs="Times New Roman"/>
          <w:lang w:val="en-CA"/>
        </w:rPr>
        <w:t xml:space="preserve"> &amp; </w:t>
      </w:r>
      <w:proofErr w:type="spellStart"/>
      <w:r w:rsidRPr="00711036">
        <w:rPr>
          <w:rFonts w:ascii="Times New Roman" w:hAnsi="Times New Roman" w:cs="Times New Roman"/>
          <w:lang w:val="en-CA"/>
        </w:rPr>
        <w:t>Elmarhraoui</w:t>
      </w:r>
      <w:proofErr w:type="spellEnd"/>
      <w:r w:rsidRPr="00711036">
        <w:rPr>
          <w:rFonts w:ascii="Times New Roman" w:hAnsi="Times New Roman" w:cs="Times New Roman"/>
          <w:lang w:val="en-CA"/>
        </w:rPr>
        <w:t>, 2022)</w:t>
      </w:r>
      <w:r w:rsidRPr="003F23D1">
        <w:rPr>
          <w:rFonts w:ascii="Times New Roman" w:hAnsi="Times New Roman" w:cs="Times New Roman"/>
        </w:rPr>
        <w:fldChar w:fldCharType="end"/>
      </w:r>
      <w:r w:rsidRPr="003F23D1">
        <w:rPr>
          <w:rFonts w:ascii="Times New Roman" w:hAnsi="Times New Roman" w:cs="Times New Roman"/>
          <w:lang w:val="en-CA"/>
        </w:rPr>
        <w:t>.</w:t>
      </w:r>
    </w:p>
    <w:p w14:paraId="2A1D429E" w14:textId="77777777" w:rsidR="003B71FD" w:rsidRPr="003F23D1" w:rsidRDefault="003B71FD" w:rsidP="003B71FD">
      <w:pPr>
        <w:spacing w:line="480" w:lineRule="auto"/>
        <w:ind w:firstLine="720"/>
        <w:jc w:val="both"/>
        <w:rPr>
          <w:rFonts w:ascii="Times New Roman" w:hAnsi="Times New Roman" w:cs="Times New Roman"/>
          <w:lang w:val="en-CA"/>
        </w:rPr>
      </w:pPr>
      <w:r w:rsidRPr="003F23D1">
        <w:rPr>
          <w:rFonts w:ascii="Times New Roman" w:hAnsi="Times New Roman" w:cs="Times New Roman"/>
          <w:lang w:val="en-CA"/>
        </w:rPr>
        <w:t xml:space="preserve">Unlike previous studies, we extracted activity change points using the combined dataset from multiple stations across the study region. As signals are received near-simultaneous on any stations within range, changes in the variability of received signal strength can be perceived across multiple stations in the same instance. Using the combined regional dataset allowed us to determine activity change points without needing birds to stay within detection range of single focal station or needing to analyse activity data from multiple stations separately. The study region </w:t>
      </w:r>
      <w:r w:rsidRPr="003F23D1">
        <w:rPr>
          <w:rFonts w:ascii="Times New Roman" w:hAnsi="Times New Roman" w:cs="Times New Roman"/>
          <w:lang w:val="en-CA"/>
        </w:rPr>
        <w:lastRenderedPageBreak/>
        <w:t>was defined to include all station within the Montr</w:t>
      </w:r>
      <w:r w:rsidRPr="003F23D1">
        <w:rPr>
          <w:rFonts w:ascii="Times New Roman" w:hAnsi="Times New Roman" w:cs="Times New Roman"/>
          <w:lang w:val="en-US"/>
        </w:rPr>
        <w:t>é</w:t>
      </w:r>
      <w:r w:rsidRPr="003F23D1">
        <w:rPr>
          <w:rFonts w:ascii="Times New Roman" w:hAnsi="Times New Roman" w:cs="Times New Roman"/>
          <w:lang w:val="en-CA"/>
        </w:rPr>
        <w:t xml:space="preserve">al area, extending from latitudes 44.9655°N to 46.1320°N and longitudes -74.2796°E to -71.9254°E. </w:t>
      </w:r>
    </w:p>
    <w:p w14:paraId="3F915F5F" w14:textId="77777777" w:rsidR="003B71FD" w:rsidRPr="00AD54B6" w:rsidRDefault="003B71FD" w:rsidP="003B71FD">
      <w:pPr>
        <w:spacing w:line="480" w:lineRule="auto"/>
        <w:ind w:firstLine="720"/>
        <w:jc w:val="both"/>
        <w:rPr>
          <w:rFonts w:ascii="Times New Roman" w:hAnsi="Times New Roman" w:cs="Times New Roman"/>
          <w:lang w:val="en-CA"/>
        </w:rPr>
      </w:pPr>
      <w:r w:rsidRPr="003F23D1">
        <w:rPr>
          <w:rFonts w:ascii="Times New Roman" w:hAnsi="Times New Roman" w:cs="Times New Roman"/>
          <w:lang w:val="en-CA"/>
        </w:rPr>
        <w:t>Change points were extracted for each day a bird was in the study area by first de-trending values of signal strength (</w:t>
      </w:r>
      <w:r w:rsidRPr="003F23D1">
        <w:rPr>
          <w:rFonts w:ascii="Times New Roman" w:hAnsi="Times New Roman" w:cs="Times New Roman"/>
          <w:i/>
          <w:iCs/>
          <w:lang w:val="en-CA"/>
        </w:rPr>
        <w:t>sig</w:t>
      </w:r>
      <w:r w:rsidRPr="003F23D1">
        <w:rPr>
          <w:rFonts w:ascii="Times New Roman" w:hAnsi="Times New Roman" w:cs="Times New Roman"/>
          <w:lang w:val="en-CA"/>
        </w:rPr>
        <w:t>) by taking the first differences (</w:t>
      </w:r>
      <w:r w:rsidRPr="003F23D1">
        <w:rPr>
          <w:rFonts w:ascii="Times New Roman" w:hAnsi="Times New Roman" w:cs="Times New Roman"/>
          <w:i/>
          <w:iCs/>
          <w:lang w:val="en-CA"/>
        </w:rPr>
        <w:t>d</w:t>
      </w:r>
      <w:r w:rsidRPr="003F23D1">
        <w:rPr>
          <w:rFonts w:ascii="Times New Roman" w:hAnsi="Times New Roman" w:cs="Times New Roman"/>
          <w:i/>
          <w:iCs/>
          <w:vertAlign w:val="subscript"/>
          <w:lang w:val="en-CA"/>
        </w:rPr>
        <w:t>i</w:t>
      </w:r>
      <w:r w:rsidRPr="003F23D1">
        <w:rPr>
          <w:rFonts w:ascii="Times New Roman" w:hAnsi="Times New Roman" w:cs="Times New Roman"/>
          <w:i/>
          <w:iCs/>
          <w:lang w:val="en-CA"/>
        </w:rPr>
        <w:t xml:space="preserve"> = </w:t>
      </w:r>
      <w:proofErr w:type="spellStart"/>
      <w:r w:rsidRPr="003F23D1">
        <w:rPr>
          <w:rFonts w:ascii="Times New Roman" w:hAnsi="Times New Roman" w:cs="Times New Roman"/>
          <w:i/>
          <w:iCs/>
          <w:lang w:val="en-CA"/>
        </w:rPr>
        <w:t>sig</w:t>
      </w:r>
      <w:r w:rsidRPr="003F23D1">
        <w:rPr>
          <w:rFonts w:ascii="Times New Roman" w:hAnsi="Times New Roman" w:cs="Times New Roman"/>
          <w:i/>
          <w:iCs/>
          <w:vertAlign w:val="subscript"/>
          <w:lang w:val="en-CA"/>
        </w:rPr>
        <w:t>i</w:t>
      </w:r>
      <w:proofErr w:type="spellEnd"/>
      <w:r w:rsidRPr="003F23D1">
        <w:rPr>
          <w:rFonts w:ascii="Times New Roman" w:hAnsi="Times New Roman" w:cs="Times New Roman"/>
          <w:i/>
          <w:iCs/>
          <w:lang w:val="en-CA"/>
        </w:rPr>
        <w:t xml:space="preserve"> - sig</w:t>
      </w:r>
      <w:r w:rsidRPr="003F23D1">
        <w:rPr>
          <w:rFonts w:ascii="Times New Roman" w:hAnsi="Times New Roman" w:cs="Times New Roman"/>
          <w:i/>
          <w:iCs/>
          <w:vertAlign w:val="subscript"/>
          <w:lang w:val="en-CA"/>
        </w:rPr>
        <w:t>i-1</w:t>
      </w:r>
      <w:r w:rsidRPr="003F23D1">
        <w:rPr>
          <w:rFonts w:ascii="Times New Roman" w:hAnsi="Times New Roman" w:cs="Times New Roman"/>
          <w:lang w:val="en-CA"/>
        </w:rPr>
        <w:t xml:space="preserve">, for observation </w:t>
      </w:r>
      <w:proofErr w:type="spellStart"/>
      <w:r w:rsidRPr="003F23D1">
        <w:rPr>
          <w:rFonts w:ascii="Times New Roman" w:hAnsi="Times New Roman" w:cs="Times New Roman"/>
          <w:i/>
          <w:iCs/>
          <w:lang w:val="en-CA"/>
        </w:rPr>
        <w:t>i</w:t>
      </w:r>
      <w:proofErr w:type="spellEnd"/>
      <w:r w:rsidRPr="003F23D1">
        <w:rPr>
          <w:rFonts w:ascii="Times New Roman" w:hAnsi="Times New Roman" w:cs="Times New Roman"/>
          <w:lang w:val="en-CA"/>
        </w:rPr>
        <w:t xml:space="preserve">) for each antenna on each station included in the study area. Values of </w:t>
      </w:r>
      <w:r w:rsidRPr="003F23D1">
        <w:rPr>
          <w:rFonts w:ascii="Times New Roman" w:hAnsi="Times New Roman" w:cs="Times New Roman"/>
          <w:i/>
          <w:iCs/>
          <w:lang w:val="en-CA"/>
        </w:rPr>
        <w:t>d</w:t>
      </w:r>
      <w:r w:rsidRPr="003F23D1">
        <w:rPr>
          <w:rFonts w:ascii="Times New Roman" w:hAnsi="Times New Roman" w:cs="Times New Roman"/>
          <w:lang w:val="en-CA"/>
        </w:rPr>
        <w:t xml:space="preserve"> among all unique antennas were then pooled and sorted by timestamp, after which the square-root of the absolute value of </w:t>
      </w:r>
      <w:r w:rsidRPr="003F23D1">
        <w:rPr>
          <w:rFonts w:ascii="Times New Roman" w:hAnsi="Times New Roman" w:cs="Times New Roman"/>
          <w:i/>
          <w:iCs/>
          <w:lang w:val="en-CA"/>
        </w:rPr>
        <w:t>d</w:t>
      </w:r>
      <w:r w:rsidRPr="003F23D1">
        <w:rPr>
          <w:rFonts w:ascii="Times New Roman" w:hAnsi="Times New Roman" w:cs="Times New Roman"/>
          <w:lang w:val="en-CA"/>
        </w:rPr>
        <w:t xml:space="preserve"> (sqrt(|</w:t>
      </w:r>
      <w:r w:rsidRPr="003F23D1">
        <w:rPr>
          <w:rFonts w:ascii="Times New Roman" w:hAnsi="Times New Roman" w:cs="Times New Roman"/>
          <w:i/>
          <w:iCs/>
          <w:lang w:val="en-CA"/>
        </w:rPr>
        <w:t>d</w:t>
      </w:r>
      <w:r w:rsidRPr="003F23D1">
        <w:rPr>
          <w:rFonts w:ascii="Times New Roman" w:hAnsi="Times New Roman" w:cs="Times New Roman"/>
          <w:lang w:val="en-CA"/>
        </w:rPr>
        <w:t>|))</w:t>
      </w:r>
      <w:r w:rsidRPr="003F23D1">
        <w:rPr>
          <w:rFonts w:ascii="Times New Roman" w:hAnsi="Times New Roman" w:cs="Times New Roman"/>
          <w:i/>
          <w:iCs/>
          <w:lang w:val="en-CA"/>
        </w:rPr>
        <w:t xml:space="preserve"> </w:t>
      </w:r>
      <w:r w:rsidRPr="003F23D1">
        <w:rPr>
          <w:rFonts w:ascii="Times New Roman" w:hAnsi="Times New Roman" w:cs="Times New Roman"/>
          <w:lang w:val="en-CA"/>
        </w:rPr>
        <w:t xml:space="preserve">was calculated. </w:t>
      </w:r>
      <w:r w:rsidRPr="00AD54B6">
        <w:rPr>
          <w:rFonts w:ascii="Times New Roman" w:hAnsi="Times New Roman" w:cs="Times New Roman"/>
          <w:lang w:val="en-CA"/>
        </w:rPr>
        <w:t xml:space="preserve">This process reduces the major difference in </w:t>
      </w:r>
      <w:r w:rsidRPr="00AD54B6">
        <w:rPr>
          <w:rFonts w:ascii="Times New Roman" w:hAnsi="Times New Roman" w:cs="Times New Roman"/>
          <w:i/>
          <w:iCs/>
          <w:lang w:val="en-CA"/>
        </w:rPr>
        <w:t>sig</w:t>
      </w:r>
      <w:r w:rsidRPr="00AD54B6">
        <w:rPr>
          <w:rFonts w:ascii="Times New Roman" w:hAnsi="Times New Roman" w:cs="Times New Roman"/>
          <w:lang w:val="en-CA"/>
        </w:rPr>
        <w:t xml:space="preserve"> among the receiver antennas as well as difference in signal strength from station proximity as birds move throughout the study region. Square root transformation emphasises the difference in the mean and variance of </w:t>
      </w:r>
      <w:r w:rsidRPr="00AD54B6">
        <w:rPr>
          <w:rFonts w:ascii="Times New Roman" w:hAnsi="Times New Roman" w:cs="Times New Roman"/>
          <w:i/>
          <w:iCs/>
          <w:lang w:val="en-CA"/>
        </w:rPr>
        <w:t>sig</w:t>
      </w:r>
      <w:r w:rsidRPr="00AD54B6">
        <w:rPr>
          <w:rFonts w:ascii="Times New Roman" w:hAnsi="Times New Roman" w:cs="Times New Roman"/>
          <w:lang w:val="en-CA"/>
        </w:rPr>
        <w:t xml:space="preserve"> between activity states, further demarcating the change in activity pattern</w:t>
      </w:r>
      <w:r>
        <w:rPr>
          <w:rFonts w:ascii="Times New Roman" w:hAnsi="Times New Roman" w:cs="Times New Roman"/>
          <w:lang w:val="en-CA"/>
        </w:rPr>
        <w:t xml:space="preserve"> </w:t>
      </w:r>
      <w:r>
        <w:rPr>
          <w:rFonts w:ascii="Times New Roman" w:hAnsi="Times New Roman" w:cs="Times New Roman"/>
          <w:lang w:val="en-CA"/>
        </w:rPr>
        <w:fldChar w:fldCharType="begin"/>
      </w:r>
      <w:r>
        <w:rPr>
          <w:rFonts w:ascii="Times New Roman" w:hAnsi="Times New Roman" w:cs="Times New Roman"/>
          <w:lang w:val="en-CA"/>
        </w:rPr>
        <w:instrText xml:space="preserve"> ADDIN ZOTERO_ITEM CSL_CITATION {"citationID":"yAtmCFLb","properties":{"formattedCitation":"(Morbey et al., 2020)","plainCitation":"(Morbey et al., 2020)","noteIndex":0},"citationItems":[{"id":927,"uris":["http://zotero.org/users/16770306/items/LUSXCNDE"],"itemData":{"id":927,"type":"article-journal","abstract":"The length of time songbirds remain at a migratory stopover site is likely regulated by a daily stay/go decision informed by fat stores and weather conditions, but the finer-scale timing of this decision and associated pre-departure behaviours are still poorly understood. Using automated radiotelemetry of free-living songbirds captured at a migratory stopover site in spring, we tested whether individuals change their locomotor activity near sunset on their migratory departure day compared to their non-departure days. To do so, we extracted precise transition times between diurnal activity and nocturnal inactivity, which always precedes departure, using changepoint analysis of radio transmission signal strength. Among four warbler species, individuals extended diurnal activity by 8–19 min towards sunset on their departure day. In three species, this extension was significant. In contrast, white-throated sparrows significantly shortened diurnal activity on their departure day by 13 min, also towards sunset. This is the first study to detect and quantify a change in locomotor activity schedule on departure versus non-departure days in free-living songbirds, and is consistent with the hypothesis that birds engage in pre-departure preparatory behaviours near sunset.","container-title":"Journal of Avian Biology","DOI":"10.1111/jav.02448","ISSN":"1600-048X","issue":"11","language":"en","note":"_eprint: https://nsojournals.onlinelibrary.wiley.com/doi/pdf/10.1111/jav.02448","source":"Wiley Online Library","title":"Evening locomotor activity during stopover differs on pre-departure and departure days in free-living songbirds","URL":"https://onlinelibrary.wiley.com/doi/abs/10.1111/jav.02448","volume":"51","author":[{"family":"Morbey","given":"Yolanda E."},{"family":"Beauchamp","given":"Andrew T."},{"family":"Bonner","given":"Simon J."},{"family":"Mitchell","given":"Greg W."}],"accessed":{"date-parts":[["2025",6,16]]},"issued":{"date-parts":[["2020"]]}}}],"schema":"https://github.com/citation-style-language/schema/raw/master/csl-citation.json"} </w:instrText>
      </w:r>
      <w:r>
        <w:rPr>
          <w:rFonts w:ascii="Times New Roman" w:hAnsi="Times New Roman" w:cs="Times New Roman"/>
          <w:lang w:val="en-CA"/>
        </w:rPr>
        <w:fldChar w:fldCharType="separate"/>
      </w:r>
      <w:r>
        <w:rPr>
          <w:rFonts w:ascii="Times New Roman" w:hAnsi="Times New Roman" w:cs="Times New Roman"/>
          <w:noProof/>
          <w:lang w:val="en-CA"/>
        </w:rPr>
        <w:t>(Morbey et al., 2020)</w:t>
      </w:r>
      <w:r>
        <w:rPr>
          <w:rFonts w:ascii="Times New Roman" w:hAnsi="Times New Roman" w:cs="Times New Roman"/>
          <w:lang w:val="en-CA"/>
        </w:rPr>
        <w:fldChar w:fldCharType="end"/>
      </w:r>
      <w:r w:rsidRPr="00AD54B6">
        <w:rPr>
          <w:rFonts w:ascii="Times New Roman" w:hAnsi="Times New Roman" w:cs="Times New Roman"/>
          <w:lang w:val="en-CA"/>
        </w:rPr>
        <w:t>.</w:t>
      </w:r>
    </w:p>
    <w:p w14:paraId="47048D4A" w14:textId="77777777" w:rsidR="003B71FD" w:rsidRPr="00AD54B6" w:rsidRDefault="003B71FD" w:rsidP="003B71FD">
      <w:pPr>
        <w:spacing w:line="480" w:lineRule="auto"/>
        <w:ind w:firstLine="720"/>
        <w:jc w:val="both"/>
        <w:rPr>
          <w:rFonts w:ascii="Times New Roman" w:hAnsi="Times New Roman" w:cs="Times New Roman"/>
          <w:lang w:val="en-CA"/>
        </w:rPr>
      </w:pPr>
      <w:r w:rsidRPr="00AD54B6">
        <w:rPr>
          <w:rFonts w:ascii="Times New Roman" w:hAnsi="Times New Roman" w:cs="Times New Roman"/>
          <w:lang w:val="en-CA"/>
        </w:rPr>
        <w:t xml:space="preserve">Using separate automated process for the onset and end of activity, we first filtered any onset or end periods with fewer than 800 detections total to exclude periods with poor signal coverage. The function </w:t>
      </w:r>
      <w:proofErr w:type="spellStart"/>
      <w:proofErr w:type="gramStart"/>
      <w:r w:rsidRPr="00AD54B6">
        <w:rPr>
          <w:rFonts w:ascii="Times New Roman" w:hAnsi="Times New Roman" w:cs="Times New Roman"/>
          <w:i/>
          <w:iCs/>
          <w:lang w:val="en-CA"/>
        </w:rPr>
        <w:t>cpt.meanvar</w:t>
      </w:r>
      <w:proofErr w:type="spellEnd"/>
      <w:proofErr w:type="gramEnd"/>
      <w:r w:rsidRPr="00AD54B6">
        <w:rPr>
          <w:rFonts w:ascii="Times New Roman" w:hAnsi="Times New Roman" w:cs="Times New Roman"/>
          <w:lang w:val="en-CA"/>
        </w:rPr>
        <w:t xml:space="preserve"> was then used to extract a single change point time (</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in the mean and variance of sqrt(|</w:t>
      </w:r>
      <w:r w:rsidRPr="00AD54B6">
        <w:rPr>
          <w:rFonts w:ascii="Times New Roman" w:hAnsi="Times New Roman" w:cs="Times New Roman"/>
          <w:i/>
          <w:iCs/>
          <w:lang w:val="en-CA"/>
        </w:rPr>
        <w:t>d</w:t>
      </w:r>
      <w:r w:rsidRPr="00AD54B6">
        <w:rPr>
          <w:rFonts w:ascii="Times New Roman" w:hAnsi="Times New Roman" w:cs="Times New Roman"/>
          <w:lang w:val="en-CA"/>
        </w:rPr>
        <w:t>|) within the six-hour period surrounding sunrise or sunset, specifying an asymptotic penalty value of 0.001 and a minimum segment length of 20. These parameters performed well to reliably identify the transition between activity states. For most change points, mean sqrt(|</w:t>
      </w:r>
      <w:r w:rsidRPr="00AD54B6">
        <w:rPr>
          <w:rFonts w:ascii="Times New Roman" w:hAnsi="Times New Roman" w:cs="Times New Roman"/>
          <w:i/>
          <w:iCs/>
          <w:lang w:val="en-CA"/>
        </w:rPr>
        <w:t>d</w:t>
      </w:r>
      <w:r w:rsidRPr="00AD54B6">
        <w:rPr>
          <w:rFonts w:ascii="Times New Roman" w:hAnsi="Times New Roman" w:cs="Times New Roman"/>
          <w:lang w:val="en-CA"/>
        </w:rPr>
        <w:t xml:space="preserve">|) was &lt; 1 before the </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and &gt; 0.5 after the onset of activity, and mean sqrt(|</w:t>
      </w:r>
      <w:r w:rsidRPr="00AD54B6">
        <w:rPr>
          <w:rFonts w:ascii="Times New Roman" w:hAnsi="Times New Roman" w:cs="Times New Roman"/>
          <w:i/>
          <w:iCs/>
          <w:lang w:val="en-CA"/>
        </w:rPr>
        <w:t>d</w:t>
      </w:r>
      <w:r w:rsidRPr="00AD54B6">
        <w:rPr>
          <w:rFonts w:ascii="Times New Roman" w:hAnsi="Times New Roman" w:cs="Times New Roman"/>
          <w:lang w:val="en-CA"/>
        </w:rPr>
        <w:t xml:space="preserve">|) ranged between 0 and 2 before the </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and &lt; 1.5 after for the end of activity. </w:t>
      </w:r>
    </w:p>
    <w:p w14:paraId="14AD1831" w14:textId="77777777" w:rsidR="003B71FD" w:rsidRPr="00AD54B6" w:rsidRDefault="003B71FD" w:rsidP="003B71FD">
      <w:pPr>
        <w:spacing w:line="480" w:lineRule="auto"/>
        <w:ind w:firstLine="720"/>
        <w:jc w:val="both"/>
        <w:rPr>
          <w:rFonts w:ascii="Times New Roman" w:hAnsi="Times New Roman" w:cs="Times New Roman"/>
          <w:lang w:val="en-CA"/>
        </w:rPr>
      </w:pPr>
      <w:r w:rsidRPr="00AD54B6">
        <w:rPr>
          <w:rFonts w:ascii="Times New Roman" w:hAnsi="Times New Roman" w:cs="Times New Roman"/>
          <w:lang w:val="en-CA"/>
        </w:rPr>
        <w:t xml:space="preserve">Post </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extraction, filtering was conducted to exclude questionable change points, attributable primarily to gaps in the detection record. For activity onset change points, we removed any with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&gt; 1,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&lt; 0,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&gt;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w:t>
      </w:r>
      <w:r w:rsidRPr="00AD54B6">
        <w:rPr>
          <w:rFonts w:ascii="Times New Roman" w:hAnsi="Times New Roman" w:cs="Times New Roman"/>
          <w:color w:val="000000"/>
          <w:kern w:val="0"/>
          <w:sz w:val="21"/>
          <w:szCs w:val="21"/>
          <w:lang w:val="en-CA"/>
        </w:rPr>
        <w:t xml:space="preserve"> </w:t>
      </w:r>
      <w:r w:rsidRPr="00AD54B6">
        <w:rPr>
          <w:rFonts w:ascii="Times New Roman" w:hAnsi="Times New Roman" w:cs="Times New Roman"/>
          <w:lang w:val="en-CA"/>
        </w:rPr>
        <w:t>sqrt(|</w:t>
      </w:r>
      <w:r w:rsidRPr="00AD54B6">
        <w:rPr>
          <w:rFonts w:ascii="Times New Roman" w:hAnsi="Times New Roman" w:cs="Times New Roman"/>
          <w:i/>
          <w:iCs/>
          <w:lang w:val="en-CA"/>
        </w:rPr>
        <w:t>d</w:t>
      </w:r>
      <w:r w:rsidRPr="00AD54B6">
        <w:rPr>
          <w:rFonts w:ascii="Times New Roman" w:hAnsi="Times New Roman" w:cs="Times New Roman"/>
          <w:lang w:val="en-CA"/>
        </w:rPr>
        <w:t>|), or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variance sqrt(|</w:t>
      </w:r>
      <w:r w:rsidRPr="00AD54B6">
        <w:rPr>
          <w:rFonts w:ascii="Times New Roman" w:hAnsi="Times New Roman" w:cs="Times New Roman"/>
          <w:i/>
          <w:iCs/>
          <w:lang w:val="en-CA"/>
        </w:rPr>
        <w:t>d</w:t>
      </w:r>
      <w:r w:rsidRPr="00AD54B6">
        <w:rPr>
          <w:rFonts w:ascii="Times New Roman" w:hAnsi="Times New Roman" w:cs="Times New Roman"/>
          <w:lang w:val="en-CA"/>
        </w:rPr>
        <w:t>|) &gt;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variance sqrt(|</w:t>
      </w:r>
      <w:r w:rsidRPr="00AD54B6">
        <w:rPr>
          <w:rFonts w:ascii="Times New Roman" w:hAnsi="Times New Roman" w:cs="Times New Roman"/>
          <w:i/>
          <w:iCs/>
          <w:lang w:val="en-CA"/>
        </w:rPr>
        <w:t>d</w:t>
      </w:r>
      <w:r w:rsidRPr="00AD54B6">
        <w:rPr>
          <w:rFonts w:ascii="Times New Roman" w:hAnsi="Times New Roman" w:cs="Times New Roman"/>
          <w:lang w:val="en-CA"/>
        </w:rPr>
        <w:t xml:space="preserve">|). For activity end </w:t>
      </w:r>
      <w:r w:rsidRPr="00AD54B6">
        <w:rPr>
          <w:rFonts w:ascii="Times New Roman" w:hAnsi="Times New Roman" w:cs="Times New Roman"/>
          <w:lang w:val="en-CA"/>
        </w:rPr>
        <w:lastRenderedPageBreak/>
        <w:t>change points, we removed any with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&gt; 0.25, a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&gt; 1,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 sqrt(|</w:t>
      </w:r>
      <w:r w:rsidRPr="00AD54B6">
        <w:rPr>
          <w:rFonts w:ascii="Times New Roman" w:hAnsi="Times New Roman" w:cs="Times New Roman"/>
          <w:i/>
          <w:iCs/>
          <w:lang w:val="en-CA"/>
        </w:rPr>
        <w:t>d</w:t>
      </w:r>
      <w:r w:rsidRPr="00AD54B6">
        <w:rPr>
          <w:rFonts w:ascii="Times New Roman" w:hAnsi="Times New Roman" w:cs="Times New Roman"/>
          <w:lang w:val="en-CA"/>
        </w:rPr>
        <w:t>|) &lt;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mean</w:t>
      </w:r>
      <w:r w:rsidRPr="00AD54B6">
        <w:rPr>
          <w:rFonts w:ascii="Times New Roman" w:hAnsi="Times New Roman" w:cs="Times New Roman"/>
          <w:color w:val="000000"/>
          <w:kern w:val="0"/>
          <w:sz w:val="21"/>
          <w:szCs w:val="21"/>
          <w:lang w:val="en-CA"/>
        </w:rPr>
        <w:t xml:space="preserve"> </w:t>
      </w:r>
      <w:r w:rsidRPr="00AD54B6">
        <w:rPr>
          <w:rFonts w:ascii="Times New Roman" w:hAnsi="Times New Roman" w:cs="Times New Roman"/>
          <w:lang w:val="en-CA"/>
        </w:rPr>
        <w:t>sqrt(|</w:t>
      </w:r>
      <w:r w:rsidRPr="00AD54B6">
        <w:rPr>
          <w:rFonts w:ascii="Times New Roman" w:hAnsi="Times New Roman" w:cs="Times New Roman"/>
          <w:i/>
          <w:iCs/>
          <w:lang w:val="en-CA"/>
        </w:rPr>
        <w:t>d</w:t>
      </w:r>
      <w:r w:rsidRPr="00AD54B6">
        <w:rPr>
          <w:rFonts w:ascii="Times New Roman" w:hAnsi="Times New Roman" w:cs="Times New Roman"/>
          <w:lang w:val="en-CA"/>
        </w:rPr>
        <w:t>|), or a pre-</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variance sqrt(|</w:t>
      </w:r>
      <w:r w:rsidRPr="00AD54B6">
        <w:rPr>
          <w:rFonts w:ascii="Times New Roman" w:hAnsi="Times New Roman" w:cs="Times New Roman"/>
          <w:i/>
          <w:iCs/>
          <w:lang w:val="en-CA"/>
        </w:rPr>
        <w:t>d</w:t>
      </w:r>
      <w:r w:rsidRPr="00AD54B6">
        <w:rPr>
          <w:rFonts w:ascii="Times New Roman" w:hAnsi="Times New Roman" w:cs="Times New Roman"/>
          <w:lang w:val="en-CA"/>
        </w:rPr>
        <w:t>|) &lt; post-</w:t>
      </w:r>
      <w:proofErr w:type="spellStart"/>
      <w:r w:rsidRPr="00AD54B6">
        <w:rPr>
          <w:rFonts w:ascii="Times New Roman" w:hAnsi="Times New Roman" w:cs="Times New Roman"/>
          <w:lang w:val="en-CA"/>
        </w:rPr>
        <w:t>cpt</w:t>
      </w:r>
      <w:proofErr w:type="spellEnd"/>
      <w:r w:rsidRPr="00AD54B6">
        <w:rPr>
          <w:rFonts w:ascii="Times New Roman" w:hAnsi="Times New Roman" w:cs="Times New Roman"/>
          <w:lang w:val="en-CA"/>
        </w:rPr>
        <w:t xml:space="preserve"> variance sqrt(|</w:t>
      </w:r>
      <w:r w:rsidRPr="00AD54B6">
        <w:rPr>
          <w:rFonts w:ascii="Times New Roman" w:hAnsi="Times New Roman" w:cs="Times New Roman"/>
          <w:i/>
          <w:iCs/>
          <w:lang w:val="en-CA"/>
        </w:rPr>
        <w:t>d</w:t>
      </w:r>
      <w:r w:rsidRPr="00AD54B6">
        <w:rPr>
          <w:rFonts w:ascii="Times New Roman" w:hAnsi="Times New Roman" w:cs="Times New Roman"/>
          <w:lang w:val="en-CA"/>
        </w:rPr>
        <w:t>|).</w:t>
      </w:r>
    </w:p>
    <w:p w14:paraId="738CD5C5" w14:textId="77777777" w:rsidR="003B71FD" w:rsidRPr="009A655D" w:rsidRDefault="003B71FD" w:rsidP="003B71FD">
      <w:pPr>
        <w:spacing w:line="480" w:lineRule="auto"/>
        <w:jc w:val="both"/>
        <w:rPr>
          <w:rFonts w:ascii="Times New Roman" w:hAnsi="Times New Roman" w:cs="Times New Roman"/>
          <w:lang w:val="en-CA"/>
        </w:rPr>
      </w:pPr>
    </w:p>
    <w:p w14:paraId="455E0186" w14:textId="77777777" w:rsidR="00B61349" w:rsidRDefault="00B61349" w:rsidP="00B15A0D">
      <w:pPr>
        <w:spacing w:before="100" w:beforeAutospacing="1" w:after="100" w:afterAutospacing="1" w:line="480" w:lineRule="auto"/>
        <w:rPr>
          <w:rFonts w:ascii="Times New Roman" w:eastAsia="Times New Roman" w:hAnsi="Times New Roman" w:cs="Times New Roman"/>
          <w:lang w:val="en-CA"/>
        </w:rPr>
      </w:pPr>
    </w:p>
    <w:p w14:paraId="445D8115" w14:textId="77777777" w:rsidR="00B15A0D" w:rsidRDefault="00B15A0D" w:rsidP="00B15A0D">
      <w:pPr>
        <w:spacing w:before="100" w:beforeAutospacing="1" w:after="100" w:afterAutospacing="1" w:line="480" w:lineRule="auto"/>
        <w:rPr>
          <w:rFonts w:ascii="Times New Roman" w:eastAsia="Times New Roman" w:hAnsi="Times New Roman" w:cs="Times New Roman"/>
          <w:lang w:val="en-CA"/>
        </w:rPr>
      </w:pPr>
    </w:p>
    <w:p w14:paraId="47247A19" w14:textId="77777777" w:rsidR="00B15A0D" w:rsidRDefault="00B15A0D" w:rsidP="00B15A0D">
      <w:pPr>
        <w:spacing w:before="100" w:beforeAutospacing="1" w:after="100" w:afterAutospacing="1" w:line="480" w:lineRule="auto"/>
        <w:rPr>
          <w:rFonts w:ascii="Times New Roman" w:eastAsia="Times New Roman" w:hAnsi="Times New Roman" w:cs="Times New Roman"/>
          <w:lang w:val="en-CA"/>
        </w:rPr>
      </w:pPr>
    </w:p>
    <w:p w14:paraId="370FCAD0" w14:textId="77777777" w:rsidR="00B15A0D" w:rsidRDefault="00B15A0D" w:rsidP="00B15A0D">
      <w:pPr>
        <w:spacing w:before="100" w:beforeAutospacing="1" w:after="100" w:afterAutospacing="1" w:line="480" w:lineRule="auto"/>
        <w:rPr>
          <w:rFonts w:ascii="Times New Roman" w:eastAsia="Times New Roman" w:hAnsi="Times New Roman" w:cs="Times New Roman"/>
          <w:lang w:val="en-CA"/>
        </w:rPr>
      </w:pPr>
    </w:p>
    <w:p w14:paraId="1CC1E1B8" w14:textId="77777777" w:rsidR="00A83014" w:rsidRDefault="00A83014" w:rsidP="00B15A0D">
      <w:pPr>
        <w:spacing w:before="100" w:beforeAutospacing="1" w:after="100" w:afterAutospacing="1" w:line="480" w:lineRule="auto"/>
        <w:rPr>
          <w:rFonts w:ascii="Times New Roman" w:eastAsia="Times New Roman" w:hAnsi="Times New Roman" w:cs="Times New Roman"/>
          <w:lang w:val="en-CA"/>
        </w:rPr>
      </w:pPr>
    </w:p>
    <w:p w14:paraId="0D074957" w14:textId="77777777" w:rsidR="00A83014" w:rsidRDefault="00A83014" w:rsidP="00B15A0D">
      <w:pPr>
        <w:spacing w:before="100" w:beforeAutospacing="1" w:after="100" w:afterAutospacing="1" w:line="480" w:lineRule="auto"/>
        <w:rPr>
          <w:rFonts w:ascii="Times New Roman" w:eastAsia="Times New Roman" w:hAnsi="Times New Roman" w:cs="Times New Roman"/>
          <w:lang w:val="en-CA"/>
        </w:rPr>
      </w:pPr>
    </w:p>
    <w:p w14:paraId="5717FCAE" w14:textId="77777777" w:rsidR="00A83014" w:rsidRDefault="00A83014" w:rsidP="00B15A0D">
      <w:pPr>
        <w:spacing w:before="100" w:beforeAutospacing="1" w:after="100" w:afterAutospacing="1" w:line="480" w:lineRule="auto"/>
        <w:rPr>
          <w:rFonts w:ascii="Times New Roman" w:eastAsia="Times New Roman" w:hAnsi="Times New Roman" w:cs="Times New Roman"/>
          <w:lang w:val="en-CA"/>
        </w:rPr>
      </w:pPr>
    </w:p>
    <w:p w14:paraId="5CCB5C2A" w14:textId="77777777" w:rsidR="00A83014" w:rsidRDefault="00A83014" w:rsidP="00B15A0D">
      <w:pPr>
        <w:spacing w:before="100" w:beforeAutospacing="1" w:after="100" w:afterAutospacing="1" w:line="480" w:lineRule="auto"/>
        <w:rPr>
          <w:rFonts w:ascii="Times New Roman" w:eastAsia="Times New Roman" w:hAnsi="Times New Roman" w:cs="Times New Roman"/>
          <w:lang w:val="en-CA"/>
        </w:rPr>
      </w:pPr>
    </w:p>
    <w:p w14:paraId="52970CBF" w14:textId="77777777" w:rsidR="003B71FD" w:rsidRDefault="003B71FD" w:rsidP="00B15A0D">
      <w:pPr>
        <w:spacing w:before="100" w:beforeAutospacing="1" w:after="100" w:afterAutospacing="1" w:line="480" w:lineRule="auto"/>
        <w:rPr>
          <w:rFonts w:ascii="Times New Roman" w:eastAsia="Times New Roman" w:hAnsi="Times New Roman" w:cs="Times New Roman"/>
          <w:lang w:val="en-CA"/>
        </w:rPr>
      </w:pPr>
    </w:p>
    <w:p w14:paraId="678F03B5" w14:textId="16D38377" w:rsidR="001247C6" w:rsidRPr="00CC2FBF" w:rsidRDefault="00CC2FBF" w:rsidP="00CC2FBF">
      <w:pPr>
        <w:pStyle w:val="Heading1"/>
        <w:rPr>
          <w:rFonts w:ascii="Times New Roman" w:eastAsia="Times New Roman" w:hAnsi="Times New Roman" w:cs="Times New Roman"/>
          <w:color w:val="000000" w:themeColor="text1"/>
          <w:lang w:val="en-CA"/>
        </w:rPr>
      </w:pPr>
      <w:bookmarkStart w:id="1193" w:name="_Toc203574388"/>
      <w:r w:rsidRPr="00CC2FBF">
        <w:rPr>
          <w:rFonts w:ascii="Times New Roman" w:eastAsia="Times New Roman" w:hAnsi="Times New Roman" w:cs="Times New Roman"/>
          <w:color w:val="000000" w:themeColor="text1"/>
          <w:lang w:val="en-CA"/>
        </w:rPr>
        <w:t>Supplemental material</w:t>
      </w:r>
      <w:bookmarkEnd w:id="1193"/>
    </w:p>
    <w:tbl>
      <w:tblPr>
        <w:tblStyle w:val="TableGrid"/>
        <w:tblpPr w:leftFromText="180" w:rightFromText="180" w:vertAnchor="text" w:horzAnchor="margin" w:tblpXSpec="center" w:tblpY="468"/>
        <w:tblW w:w="10343" w:type="dxa"/>
        <w:tblLook w:val="04A0" w:firstRow="1" w:lastRow="0" w:firstColumn="1" w:lastColumn="0" w:noHBand="0" w:noVBand="1"/>
      </w:tblPr>
      <w:tblGrid>
        <w:gridCol w:w="1549"/>
        <w:gridCol w:w="1689"/>
        <w:gridCol w:w="6139"/>
        <w:gridCol w:w="966"/>
      </w:tblGrid>
      <w:tr w:rsidR="00A83014" w14:paraId="047F96CD" w14:textId="77777777" w:rsidTr="00A83014">
        <w:tc>
          <w:tcPr>
            <w:tcW w:w="1549" w:type="dxa"/>
            <w:tcBorders>
              <w:left w:val="single" w:sz="4" w:space="0" w:color="FFFFFF"/>
              <w:right w:val="single" w:sz="4" w:space="0" w:color="FFFFFF"/>
            </w:tcBorders>
          </w:tcPr>
          <w:p w14:paraId="442D2647" w14:textId="77777777" w:rsidR="00A83014" w:rsidRPr="00230930" w:rsidRDefault="00A83014" w:rsidP="00A8301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Study site</w:t>
            </w:r>
          </w:p>
        </w:tc>
        <w:tc>
          <w:tcPr>
            <w:tcW w:w="1689" w:type="dxa"/>
            <w:tcBorders>
              <w:left w:val="single" w:sz="4" w:space="0" w:color="FFFFFF"/>
              <w:right w:val="single" w:sz="4" w:space="0" w:color="FFFFFF"/>
            </w:tcBorders>
          </w:tcPr>
          <w:p w14:paraId="132251EE" w14:textId="77777777" w:rsidR="00A83014" w:rsidRPr="00230930" w:rsidRDefault="00A83014" w:rsidP="00A8301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Model</w:t>
            </w:r>
          </w:p>
        </w:tc>
        <w:tc>
          <w:tcPr>
            <w:tcW w:w="6139" w:type="dxa"/>
            <w:tcBorders>
              <w:left w:val="single" w:sz="4" w:space="0" w:color="FFFFFF"/>
              <w:right w:val="single" w:sz="4" w:space="0" w:color="FFFFFF"/>
            </w:tcBorders>
          </w:tcPr>
          <w:p w14:paraId="26ADCCA9" w14:textId="77777777" w:rsidR="00A83014" w:rsidRPr="00230930" w:rsidRDefault="00A83014" w:rsidP="00A8301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r w:rsidRPr="00230930">
              <w:rPr>
                <w:rFonts w:ascii="Times New Roman" w:hAnsi="Times New Roman" w:cs="Times New Roman"/>
                <w:b/>
                <w:bCs/>
                <w:color w:val="000000"/>
                <w:sz w:val="20"/>
                <w:szCs w:val="20"/>
                <w:lang w:val="en-CA"/>
              </w:rPr>
              <w:t>Variables</w:t>
            </w:r>
          </w:p>
        </w:tc>
        <w:tc>
          <w:tcPr>
            <w:tcW w:w="966" w:type="dxa"/>
            <w:tcBorders>
              <w:left w:val="single" w:sz="4" w:space="0" w:color="FFFFFF"/>
              <w:right w:val="single" w:sz="4" w:space="0" w:color="FFFFFF"/>
            </w:tcBorders>
          </w:tcPr>
          <w:p w14:paraId="749147E2" w14:textId="77777777" w:rsidR="00A83014" w:rsidRPr="00230930" w:rsidRDefault="00A83014" w:rsidP="00A83014">
            <w:pPr>
              <w:tabs>
                <w:tab w:val="left" w:pos="20"/>
                <w:tab w:val="left" w:pos="392"/>
              </w:tabs>
              <w:autoSpaceDE w:val="0"/>
              <w:autoSpaceDN w:val="0"/>
              <w:adjustRightInd w:val="0"/>
              <w:jc w:val="right"/>
              <w:rPr>
                <w:rFonts w:ascii="Times New Roman" w:hAnsi="Times New Roman" w:cs="Times New Roman"/>
                <w:b/>
                <w:bCs/>
                <w:color w:val="000000"/>
                <w:sz w:val="20"/>
                <w:szCs w:val="20"/>
                <w:lang w:val="en-CA"/>
              </w:rPr>
            </w:pPr>
            <w:proofErr w:type="spellStart"/>
            <w:r w:rsidRPr="00230930">
              <w:rPr>
                <w:rFonts w:ascii="Times New Roman" w:hAnsi="Times New Roman" w:cs="Times New Roman"/>
                <w:b/>
                <w:bCs/>
                <w:color w:val="000000"/>
                <w:sz w:val="20"/>
                <w:szCs w:val="20"/>
                <w:lang w:val="en-CA"/>
              </w:rPr>
              <w:t>AICc</w:t>
            </w:r>
            <w:proofErr w:type="spellEnd"/>
          </w:p>
        </w:tc>
      </w:tr>
      <w:tr w:rsidR="00A83014" w14:paraId="5E01AC2C" w14:textId="77777777" w:rsidTr="00A83014">
        <w:trPr>
          <w:trHeight w:val="716"/>
        </w:trPr>
        <w:tc>
          <w:tcPr>
            <w:tcW w:w="1549" w:type="dxa"/>
            <w:tcBorders>
              <w:left w:val="single" w:sz="4" w:space="0" w:color="FFFFFF" w:themeColor="background1"/>
              <w:bottom w:val="single" w:sz="4" w:space="0" w:color="FFFFFF" w:themeColor="background1"/>
              <w:right w:val="single" w:sz="4" w:space="0" w:color="FFFFFF" w:themeColor="background1"/>
            </w:tcBorders>
          </w:tcPr>
          <w:p w14:paraId="2DC8E6F4"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McGill Bird Observatory (peri-urban)</w:t>
            </w:r>
          </w:p>
        </w:tc>
        <w:tc>
          <w:tcPr>
            <w:tcW w:w="1689" w:type="dxa"/>
            <w:tcBorders>
              <w:left w:val="single" w:sz="4" w:space="0" w:color="FFFFFF" w:themeColor="background1"/>
              <w:bottom w:val="single" w:sz="4" w:space="0" w:color="FFFFFF" w:themeColor="background1"/>
              <w:right w:val="single" w:sz="4" w:space="0" w:color="FFFFFF" w:themeColor="background1"/>
            </w:tcBorders>
          </w:tcPr>
          <w:p w14:paraId="0F50E620"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2D99180B"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653C1D3C"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4E3A6C53"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325A8AB7"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56884ACC"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45AA566A"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32C20656"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left w:val="single" w:sz="4" w:space="0" w:color="FFFFFF" w:themeColor="background1"/>
              <w:bottom w:val="single" w:sz="4" w:space="0" w:color="FFFFFF" w:themeColor="background1"/>
              <w:right w:val="single" w:sz="4" w:space="0" w:color="FFFFFF" w:themeColor="background1"/>
            </w:tcBorders>
          </w:tcPr>
          <w:p w14:paraId="5879E550"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lastRenderedPageBreak/>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575F0042"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7299C7C7"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10921B67"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5031E681"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left w:val="single" w:sz="4" w:space="0" w:color="FFFFFF" w:themeColor="background1"/>
              <w:bottom w:val="single" w:sz="4" w:space="0" w:color="FFFFFF" w:themeColor="background1"/>
              <w:right w:val="single" w:sz="4" w:space="0" w:color="FFFFFF" w:themeColor="background1"/>
            </w:tcBorders>
          </w:tcPr>
          <w:p w14:paraId="2564C386"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5ADAB4C"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1443.696</w:t>
            </w:r>
          </w:p>
          <w:p w14:paraId="12913E41"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1587.124</w:t>
            </w:r>
          </w:p>
          <w:p w14:paraId="690E0D91"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8236A8">
              <w:rPr>
                <w:rFonts w:ascii="Times New Roman" w:hAnsi="Times New Roman" w:cs="Times New Roman"/>
                <w:color w:val="000000"/>
                <w:sz w:val="20"/>
                <w:szCs w:val="20"/>
                <w:lang w:val="en-CA"/>
              </w:rPr>
              <w:t>1596.077</w:t>
            </w:r>
          </w:p>
          <w:p w14:paraId="5B2B583A"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8E4A022"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605FD1">
              <w:rPr>
                <w:rFonts w:ascii="Times New Roman" w:hAnsi="Times New Roman" w:cs="Times New Roman"/>
                <w:color w:val="000000"/>
                <w:sz w:val="20"/>
                <w:szCs w:val="20"/>
                <w:lang w:val="en-CA"/>
              </w:rPr>
              <w:t>1588.262</w:t>
            </w:r>
          </w:p>
          <w:p w14:paraId="65E003E1"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0F72D6">
              <w:rPr>
                <w:rFonts w:ascii="Times New Roman" w:hAnsi="Times New Roman" w:cs="Times New Roman"/>
                <w:color w:val="000000"/>
                <w:sz w:val="20"/>
                <w:szCs w:val="20"/>
                <w:lang w:val="en-CA"/>
              </w:rPr>
              <w:t>1616.101</w:t>
            </w:r>
          </w:p>
        </w:tc>
      </w:tr>
      <w:tr w:rsidR="00A83014" w14:paraId="30EB0871" w14:textId="77777777" w:rsidTr="00A83014">
        <w:tc>
          <w:tcPr>
            <w:tcW w:w="154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0137013C"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Town of Baie </w:t>
            </w:r>
            <w:proofErr w:type="spellStart"/>
            <w:r w:rsidRPr="00FA689E">
              <w:rPr>
                <w:rFonts w:ascii="Times New Roman" w:hAnsi="Times New Roman" w:cs="Times New Roman"/>
                <w:color w:val="000000"/>
                <w:sz w:val="20"/>
                <w:szCs w:val="20"/>
                <w:lang w:val="en-CA"/>
              </w:rPr>
              <w:t>d’Urfé</w:t>
            </w:r>
            <w:proofErr w:type="spellEnd"/>
            <w:r w:rsidRPr="00FA689E">
              <w:rPr>
                <w:rFonts w:ascii="Times New Roman" w:hAnsi="Times New Roman" w:cs="Times New Roman"/>
                <w:color w:val="000000"/>
                <w:sz w:val="20"/>
                <w:szCs w:val="20"/>
                <w:lang w:val="en-CA"/>
              </w:rPr>
              <w:t xml:space="preserve"> (suburban)</w:t>
            </w:r>
          </w:p>
        </w:tc>
        <w:tc>
          <w:tcPr>
            <w:tcW w:w="168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63707D4"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78343039"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52AE8B5"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5A2E0DBE"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33D20F63"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1CA508E2"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2527742"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30B5D873"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tc>
        <w:tc>
          <w:tcPr>
            <w:tcW w:w="6139"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4B3D7378"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0F839C36"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470C8062"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45A6155B"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0F8E112A"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58352836"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0A54830D"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631.7501</w:t>
            </w:r>
          </w:p>
          <w:p w14:paraId="67343E9F"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728.0640</w:t>
            </w:r>
          </w:p>
          <w:p w14:paraId="5A533CBE"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724.0187</w:t>
            </w:r>
          </w:p>
          <w:p w14:paraId="464E1CD7"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3DB53973"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A438EC">
              <w:rPr>
                <w:rFonts w:ascii="Times New Roman" w:hAnsi="Times New Roman" w:cs="Times New Roman"/>
                <w:color w:val="000000"/>
                <w:sz w:val="20"/>
                <w:szCs w:val="20"/>
                <w:lang w:val="en-CA"/>
              </w:rPr>
              <w:t>632.1451</w:t>
            </w:r>
          </w:p>
          <w:p w14:paraId="6C69C658"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726.1005</w:t>
            </w:r>
          </w:p>
        </w:tc>
      </w:tr>
      <w:tr w:rsidR="00A83014" w:rsidRPr="00982A68" w14:paraId="06C61F9F" w14:textId="77777777" w:rsidTr="00A83014">
        <w:tc>
          <w:tcPr>
            <w:tcW w:w="1549" w:type="dxa"/>
            <w:tcBorders>
              <w:top w:val="single" w:sz="4" w:space="0" w:color="FFFFFF" w:themeColor="background1"/>
              <w:left w:val="single" w:sz="4" w:space="0" w:color="FFFFFF" w:themeColor="background1"/>
              <w:right w:val="single" w:sz="4" w:space="0" w:color="FFFFFF" w:themeColor="background1"/>
            </w:tcBorders>
          </w:tcPr>
          <w:p w14:paraId="43AFB53C"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rPr>
            </w:pPr>
            <w:r>
              <w:rPr>
                <w:rFonts w:ascii="Times New Roman" w:hAnsi="Times New Roman" w:cs="Times New Roman"/>
                <w:color w:val="000000"/>
                <w:sz w:val="20"/>
                <w:szCs w:val="20"/>
              </w:rPr>
              <w:t xml:space="preserve">Concordia </w:t>
            </w:r>
            <w:proofErr w:type="spellStart"/>
            <w:r>
              <w:rPr>
                <w:rFonts w:ascii="Times New Roman" w:hAnsi="Times New Roman" w:cs="Times New Roman"/>
                <w:color w:val="000000"/>
                <w:sz w:val="20"/>
                <w:szCs w:val="20"/>
              </w:rPr>
              <w:t>University</w:t>
            </w:r>
            <w:proofErr w:type="spellEnd"/>
            <w:r w:rsidRPr="00FA689E">
              <w:rPr>
                <w:rFonts w:ascii="Times New Roman" w:hAnsi="Times New Roman" w:cs="Times New Roman"/>
                <w:color w:val="000000"/>
                <w:sz w:val="20"/>
                <w:szCs w:val="20"/>
              </w:rPr>
              <w:t xml:space="preserve"> (dense </w:t>
            </w:r>
            <w:proofErr w:type="spellStart"/>
            <w:r w:rsidRPr="00FA689E">
              <w:rPr>
                <w:rFonts w:ascii="Times New Roman" w:hAnsi="Times New Roman" w:cs="Times New Roman"/>
                <w:color w:val="000000"/>
                <w:sz w:val="20"/>
                <w:szCs w:val="20"/>
              </w:rPr>
              <w:t>urban</w:t>
            </w:r>
            <w:proofErr w:type="spellEnd"/>
            <w:r w:rsidRPr="00FA689E">
              <w:rPr>
                <w:rFonts w:ascii="Times New Roman" w:hAnsi="Times New Roman" w:cs="Times New Roman"/>
                <w:color w:val="000000"/>
                <w:sz w:val="20"/>
                <w:szCs w:val="20"/>
              </w:rPr>
              <w:t>)</w:t>
            </w:r>
          </w:p>
        </w:tc>
        <w:tc>
          <w:tcPr>
            <w:tcW w:w="1689" w:type="dxa"/>
            <w:tcBorders>
              <w:top w:val="single" w:sz="4" w:space="0" w:color="FFFFFF" w:themeColor="background1"/>
              <w:left w:val="single" w:sz="4" w:space="0" w:color="FFFFFF" w:themeColor="background1"/>
              <w:right w:val="single" w:sz="4" w:space="0" w:color="FFFFFF" w:themeColor="background1"/>
            </w:tcBorders>
          </w:tcPr>
          <w:p w14:paraId="46C8A500"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Full</w:t>
            </w:r>
          </w:p>
          <w:p w14:paraId="1A6EC18D"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2603FBD1"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Vegetation height</w:t>
            </w:r>
          </w:p>
          <w:p w14:paraId="01E0403F"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 xml:space="preserve">Vegetation </w:t>
            </w:r>
            <w:proofErr w:type="spellStart"/>
            <w:r>
              <w:rPr>
                <w:rFonts w:ascii="Times New Roman" w:hAnsi="Times New Roman" w:cs="Times New Roman"/>
                <w:color w:val="000000"/>
                <w:sz w:val="20"/>
                <w:szCs w:val="20"/>
                <w:lang w:val="en-CA"/>
              </w:rPr>
              <w:t>sd</w:t>
            </w:r>
            <w:proofErr w:type="spellEnd"/>
          </w:p>
          <w:p w14:paraId="130D50A9"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Human</w:t>
            </w:r>
          </w:p>
          <w:p w14:paraId="00DC177A"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167D50A8"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Null</w:t>
            </w:r>
          </w:p>
          <w:p w14:paraId="608BEC63" w14:textId="77777777" w:rsidR="00A83014" w:rsidRPr="00FA689E"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rPr>
            </w:pPr>
          </w:p>
        </w:tc>
        <w:tc>
          <w:tcPr>
            <w:tcW w:w="6139" w:type="dxa"/>
            <w:tcBorders>
              <w:top w:val="single" w:sz="4" w:space="0" w:color="FFFFFF" w:themeColor="background1"/>
              <w:left w:val="single" w:sz="4" w:space="0" w:color="FFFFFF" w:themeColor="background1"/>
              <w:right w:val="single" w:sz="4" w:space="0" w:color="FFFFFF" w:themeColor="background1"/>
            </w:tcBorders>
          </w:tcPr>
          <w:p w14:paraId="72F86F83"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 xml:space="preserve">Mean vegetation height + </w:t>
            </w:r>
            <w:proofErr w:type="spellStart"/>
            <w:r w:rsidRPr="00FA689E">
              <w:rPr>
                <w:rFonts w:ascii="Times New Roman" w:hAnsi="Times New Roman" w:cs="Times New Roman"/>
                <w:color w:val="000000"/>
                <w:sz w:val="20"/>
                <w:szCs w:val="20"/>
                <w:lang w:val="en-CA"/>
              </w:rPr>
              <w:t>sd</w:t>
            </w:r>
            <w:proofErr w:type="spellEnd"/>
            <w:r w:rsidRPr="00FA689E">
              <w:rPr>
                <w:rFonts w:ascii="Times New Roman" w:hAnsi="Times New Roman" w:cs="Times New Roman"/>
                <w:color w:val="000000"/>
                <w:sz w:val="20"/>
                <w:szCs w:val="20"/>
                <w:lang w:val="en-CA"/>
              </w:rPr>
              <w:t xml:space="preserve"> vegetation height + mean population density + road length + distance to nearest feeder</w:t>
            </w:r>
            <w:r>
              <w:rPr>
                <w:rFonts w:ascii="Times New Roman" w:hAnsi="Times New Roman" w:cs="Times New Roman"/>
                <w:color w:val="000000"/>
                <w:sz w:val="20"/>
                <w:szCs w:val="20"/>
                <w:lang w:val="en-CA"/>
              </w:rPr>
              <w:t xml:space="preserve"> + (1|Winter) + (1|ID) + (1|Site)</w:t>
            </w:r>
          </w:p>
          <w:p w14:paraId="3FDAD925"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FA689E">
              <w:rPr>
                <w:rFonts w:ascii="Times New Roman" w:hAnsi="Times New Roman" w:cs="Times New Roman"/>
                <w:color w:val="000000"/>
                <w:sz w:val="20"/>
                <w:szCs w:val="20"/>
                <w:lang w:val="en-CA"/>
              </w:rPr>
              <w:t>Mean vegetation height</w:t>
            </w:r>
            <w:r>
              <w:rPr>
                <w:rFonts w:ascii="Times New Roman" w:hAnsi="Times New Roman" w:cs="Times New Roman"/>
                <w:color w:val="000000"/>
                <w:sz w:val="20"/>
                <w:szCs w:val="20"/>
                <w:lang w:val="en-CA"/>
              </w:rPr>
              <w:t>+ (1|Winter) + (1|ID) + (1|Site)</w:t>
            </w:r>
          </w:p>
          <w:p w14:paraId="49C93124"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Sd vegetation height+ (1|Winter) + (1|ID) + (1|Site)</w:t>
            </w:r>
          </w:p>
          <w:p w14:paraId="466EFD9B"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Mean population density + road length + distance to nearest feeder+ (1|Winter) + (1|ID) + (1|Site)</w:t>
            </w:r>
          </w:p>
          <w:p w14:paraId="2B0400BF" w14:textId="77777777" w:rsidR="00A83014" w:rsidRPr="00982A68"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Pr>
                <w:rFonts w:ascii="Times New Roman" w:hAnsi="Times New Roman" w:cs="Times New Roman"/>
                <w:color w:val="000000"/>
                <w:sz w:val="20"/>
                <w:szCs w:val="20"/>
                <w:lang w:val="en-CA"/>
              </w:rPr>
              <w:t>(1|Winter) + (1|ID) + (1|Site)</w:t>
            </w:r>
          </w:p>
        </w:tc>
        <w:tc>
          <w:tcPr>
            <w:tcW w:w="966" w:type="dxa"/>
            <w:tcBorders>
              <w:top w:val="single" w:sz="4" w:space="0" w:color="FFFFFF" w:themeColor="background1"/>
              <w:left w:val="single" w:sz="4" w:space="0" w:color="FFFFFF" w:themeColor="background1"/>
              <w:right w:val="single" w:sz="4" w:space="0" w:color="FFFFFF" w:themeColor="background1"/>
            </w:tcBorders>
          </w:tcPr>
          <w:p w14:paraId="539D6645"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58693876"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102DB6">
              <w:rPr>
                <w:rFonts w:ascii="Times New Roman" w:hAnsi="Times New Roman" w:cs="Times New Roman"/>
                <w:color w:val="000000"/>
                <w:sz w:val="20"/>
                <w:szCs w:val="20"/>
                <w:lang w:val="en-CA"/>
              </w:rPr>
              <w:t>444.7050</w:t>
            </w:r>
          </w:p>
          <w:p w14:paraId="57A7E713"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486.6402</w:t>
            </w:r>
          </w:p>
          <w:p w14:paraId="5F58A66E"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485.2496</w:t>
            </w:r>
          </w:p>
          <w:p w14:paraId="66F5C4B1"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p>
          <w:p w14:paraId="7D87A85E" w14:textId="77777777" w:rsidR="00A83014"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447.8691</w:t>
            </w:r>
          </w:p>
          <w:p w14:paraId="585317D5" w14:textId="77777777" w:rsidR="00A83014" w:rsidRPr="00982A68" w:rsidRDefault="00A83014" w:rsidP="00A83014">
            <w:pPr>
              <w:tabs>
                <w:tab w:val="left" w:pos="20"/>
                <w:tab w:val="left" w:pos="392"/>
              </w:tabs>
              <w:autoSpaceDE w:val="0"/>
              <w:autoSpaceDN w:val="0"/>
              <w:adjustRightInd w:val="0"/>
              <w:jc w:val="right"/>
              <w:rPr>
                <w:rFonts w:ascii="Times New Roman" w:hAnsi="Times New Roman" w:cs="Times New Roman"/>
                <w:color w:val="000000"/>
                <w:sz w:val="20"/>
                <w:szCs w:val="20"/>
                <w:lang w:val="en-CA"/>
              </w:rPr>
            </w:pPr>
            <w:r w:rsidRPr="00230930">
              <w:rPr>
                <w:rFonts w:ascii="Times New Roman" w:hAnsi="Times New Roman" w:cs="Times New Roman"/>
                <w:color w:val="000000"/>
                <w:sz w:val="20"/>
                <w:szCs w:val="20"/>
                <w:lang w:val="en-CA"/>
              </w:rPr>
              <w:t>484.8853</w:t>
            </w:r>
          </w:p>
        </w:tc>
      </w:tr>
    </w:tbl>
    <w:p w14:paraId="0CE53D71" w14:textId="7EBCCB7A" w:rsidR="001247C6" w:rsidRDefault="001151E9" w:rsidP="00B15A0D">
      <w:pPr>
        <w:spacing w:before="100" w:beforeAutospacing="1" w:after="100" w:afterAutospacing="1" w:line="480" w:lineRule="auto"/>
        <w:rPr>
          <w:rFonts w:ascii="Times New Roman" w:eastAsia="Times New Roman" w:hAnsi="Times New Roman" w:cs="Times New Roman"/>
          <w:lang w:val="en-CA"/>
        </w:rPr>
      </w:pPr>
      <w:r>
        <w:rPr>
          <w:rFonts w:ascii="Times New Roman" w:eastAsia="Times New Roman" w:hAnsi="Times New Roman" w:cs="Times New Roman"/>
          <w:lang w:val="en-CA"/>
        </w:rPr>
        <w:t xml:space="preserve">Table SX. </w:t>
      </w:r>
    </w:p>
    <w:p w14:paraId="550B5B08" w14:textId="77777777" w:rsidR="00CC2FBF" w:rsidRDefault="00CC2FBF" w:rsidP="00B15A0D">
      <w:pPr>
        <w:spacing w:before="100" w:beforeAutospacing="1" w:after="100" w:afterAutospacing="1" w:line="480" w:lineRule="auto"/>
        <w:rPr>
          <w:rFonts w:ascii="Times New Roman" w:eastAsia="Times New Roman" w:hAnsi="Times New Roman" w:cs="Times New Roman"/>
          <w:lang w:val="en-CA"/>
        </w:rPr>
      </w:pPr>
    </w:p>
    <w:p w14:paraId="45D48A05" w14:textId="77777777" w:rsidR="00D8142B" w:rsidRDefault="00D8142B" w:rsidP="00B15A0D">
      <w:pPr>
        <w:spacing w:before="100" w:beforeAutospacing="1" w:after="100" w:afterAutospacing="1" w:line="480" w:lineRule="auto"/>
        <w:rPr>
          <w:rFonts w:ascii="Times New Roman" w:eastAsia="Times New Roman" w:hAnsi="Times New Roman" w:cs="Times New Roman"/>
          <w:lang w:val="en-CA"/>
        </w:rPr>
      </w:pPr>
    </w:p>
    <w:p w14:paraId="2510CA6A" w14:textId="77777777" w:rsidR="00D8142B" w:rsidRDefault="00D8142B" w:rsidP="00B15A0D">
      <w:pPr>
        <w:spacing w:before="100" w:beforeAutospacing="1" w:after="100" w:afterAutospacing="1" w:line="480" w:lineRule="auto"/>
        <w:rPr>
          <w:rFonts w:ascii="Times New Roman" w:eastAsia="Times New Roman" w:hAnsi="Times New Roman" w:cs="Times New Roman"/>
          <w:lang w:val="en-CA"/>
        </w:rPr>
      </w:pPr>
    </w:p>
    <w:p w14:paraId="1041DF27" w14:textId="77777777" w:rsidR="00D8142B" w:rsidRDefault="00D8142B" w:rsidP="00B15A0D">
      <w:pPr>
        <w:spacing w:before="100" w:beforeAutospacing="1" w:after="100" w:afterAutospacing="1" w:line="480" w:lineRule="auto"/>
        <w:rPr>
          <w:rFonts w:ascii="Times New Roman" w:eastAsia="Times New Roman" w:hAnsi="Times New Roman" w:cs="Times New Roman"/>
          <w:lang w:val="en-CA"/>
        </w:rPr>
      </w:pPr>
    </w:p>
    <w:p w14:paraId="1C9F785D" w14:textId="77777777" w:rsidR="00D8142B" w:rsidRDefault="00D8142B" w:rsidP="00B15A0D">
      <w:pPr>
        <w:spacing w:before="100" w:beforeAutospacing="1" w:after="100" w:afterAutospacing="1" w:line="480" w:lineRule="auto"/>
        <w:rPr>
          <w:rFonts w:ascii="Times New Roman" w:eastAsia="Times New Roman" w:hAnsi="Times New Roman" w:cs="Times New Roman"/>
          <w:lang w:val="en-CA"/>
        </w:rPr>
      </w:pPr>
    </w:p>
    <w:p w14:paraId="7E67EDFA" w14:textId="77777777" w:rsidR="00D8142B" w:rsidRDefault="00D8142B" w:rsidP="00B15A0D">
      <w:pPr>
        <w:spacing w:before="100" w:beforeAutospacing="1" w:after="100" w:afterAutospacing="1" w:line="480" w:lineRule="auto"/>
        <w:rPr>
          <w:rFonts w:ascii="Times New Roman" w:eastAsia="Times New Roman" w:hAnsi="Times New Roman" w:cs="Times New Roman"/>
          <w:lang w:val="en-CA"/>
        </w:rPr>
      </w:pPr>
    </w:p>
    <w:p w14:paraId="22311443" w14:textId="77777777" w:rsidR="00D8142B" w:rsidRDefault="00D8142B" w:rsidP="00B15A0D">
      <w:pPr>
        <w:spacing w:before="100" w:beforeAutospacing="1" w:after="100" w:afterAutospacing="1" w:line="480" w:lineRule="auto"/>
        <w:rPr>
          <w:rFonts w:ascii="Times New Roman" w:eastAsia="Times New Roman" w:hAnsi="Times New Roman" w:cs="Times New Roman"/>
          <w:lang w:val="en-CA"/>
        </w:rPr>
      </w:pPr>
    </w:p>
    <w:p w14:paraId="5C80F596" w14:textId="17794399" w:rsidR="00B15A0D" w:rsidRPr="00B15A0D" w:rsidRDefault="001E174A" w:rsidP="00B15A0D">
      <w:pPr>
        <w:pStyle w:val="Heading1"/>
        <w:rPr>
          <w:rFonts w:ascii="Times New Roman" w:eastAsia="Times New Roman" w:hAnsi="Times New Roman" w:cs="Times New Roman"/>
          <w:b/>
          <w:bCs/>
          <w:color w:val="000000" w:themeColor="text1"/>
          <w:lang w:val="en-CA"/>
        </w:rPr>
      </w:pPr>
      <w:bookmarkStart w:id="1194" w:name="_Toc195699777"/>
      <w:bookmarkStart w:id="1195" w:name="_Toc195699800"/>
      <w:bookmarkStart w:id="1196" w:name="_Toc203574389"/>
      <w:r>
        <w:rPr>
          <w:rFonts w:ascii="Times New Roman" w:eastAsia="Times New Roman" w:hAnsi="Times New Roman" w:cs="Times New Roman"/>
          <w:b/>
          <w:bCs/>
          <w:color w:val="000000" w:themeColor="text1"/>
          <w:lang w:val="en-CA"/>
        </w:rPr>
        <w:t>Literature cited</w:t>
      </w:r>
      <w:bookmarkEnd w:id="1194"/>
      <w:bookmarkEnd w:id="1195"/>
      <w:bookmarkEnd w:id="1196"/>
    </w:p>
    <w:p w14:paraId="0902BAA6" w14:textId="77777777" w:rsidR="00B15A0D" w:rsidRPr="00B15A0D" w:rsidRDefault="00B15A0D" w:rsidP="00B15A0D">
      <w:pPr>
        <w:rPr>
          <w:lang w:val="en-CA"/>
        </w:rPr>
      </w:pPr>
    </w:p>
    <w:p w14:paraId="7E4919F1" w14:textId="77777777" w:rsidR="003503D1" w:rsidRPr="00F561FB" w:rsidRDefault="00B15A0D" w:rsidP="00F561FB">
      <w:pPr>
        <w:pStyle w:val="Bibliography"/>
        <w:rPr>
          <w:ins w:id="1197" w:author="Anne-Marie Cousineau" w:date="2025-07-28T15:07:00Z" w16du:dateUtc="2025-07-28T19:07:00Z"/>
          <w:rFonts w:ascii="Times New Roman" w:hAnsi="Times New Roman" w:cs="Times New Roman"/>
          <w:kern w:val="0"/>
          <w:lang w:val="en-US"/>
        </w:rPr>
        <w:pPrChange w:id="1198" w:author="Anne-Marie Cousineau" w:date="2025-07-28T15:07:00Z" w16du:dateUtc="2025-07-28T19:07:00Z">
          <w:pPr>
            <w:autoSpaceDE w:val="0"/>
            <w:autoSpaceDN w:val="0"/>
            <w:adjustRightInd w:val="0"/>
          </w:pPr>
        </w:pPrChange>
      </w:pPr>
      <w:r>
        <w:rPr>
          <w:lang w:val="en-CA"/>
        </w:rPr>
        <w:fldChar w:fldCharType="begin"/>
      </w:r>
      <w:ins w:id="1199" w:author="Anne-Marie Cousineau" w:date="2025-07-28T15:07:00Z" w16du:dateUtc="2025-07-28T19:07:00Z">
        <w:r w:rsidR="003503D1">
          <w:rPr>
            <w:lang w:val="en-CA"/>
          </w:rPr>
          <w:instrText xml:space="preserve"> ADDIN ZOTERO_BIBL {"uncited":[],"omitted":[],"custom":[]} CSL_BIBLIOGRAPHY </w:instrText>
        </w:r>
      </w:ins>
      <w:del w:id="1200" w:author="Anne-Marie Cousineau" w:date="2025-07-28T15:07:00Z" w16du:dateUtc="2025-07-28T19:07:00Z">
        <w:r w:rsidR="00453716" w:rsidDel="003503D1">
          <w:rPr>
            <w:lang w:val="en-CA"/>
          </w:rPr>
          <w:delInstrText xml:space="preserve"> ADDIN ZOTERO_BIBL {"uncited":[],"omitted":[],"custom":[]} CSL_BIBLIOGRAPHY </w:delInstrText>
        </w:r>
      </w:del>
      <w:r>
        <w:rPr>
          <w:lang w:val="en-CA"/>
        </w:rPr>
        <w:fldChar w:fldCharType="separate"/>
      </w:r>
      <w:ins w:id="1201" w:author="Anne-Marie Cousineau" w:date="2025-07-28T15:07:00Z" w16du:dateUtc="2025-07-28T19:07:00Z">
        <w:r w:rsidR="003503D1" w:rsidRPr="00F561FB">
          <w:rPr>
            <w:rFonts w:ascii="Times New Roman" w:hAnsi="Times New Roman" w:cs="Times New Roman"/>
            <w:kern w:val="0"/>
            <w:lang w:val="en-US"/>
          </w:rPr>
          <w:t xml:space="preserve">Andreev, A. V. (1999). Energetics and survival of birds in extreme environments. </w:t>
        </w:r>
        <w:r w:rsidR="003503D1" w:rsidRPr="00F561FB">
          <w:rPr>
            <w:rFonts w:ascii="Times New Roman" w:hAnsi="Times New Roman" w:cs="Times New Roman"/>
            <w:i/>
            <w:iCs/>
            <w:kern w:val="0"/>
            <w:lang w:val="en-US"/>
          </w:rPr>
          <w:t>Ostrich</w:t>
        </w:r>
        <w:r w:rsidR="003503D1" w:rsidRPr="00F561FB">
          <w:rPr>
            <w:rFonts w:ascii="Times New Roman" w:hAnsi="Times New Roman" w:cs="Times New Roman"/>
            <w:kern w:val="0"/>
            <w:lang w:val="en-US"/>
          </w:rPr>
          <w:t xml:space="preserve">, </w:t>
        </w:r>
        <w:r w:rsidR="003503D1" w:rsidRPr="00F561FB">
          <w:rPr>
            <w:rFonts w:ascii="Times New Roman" w:hAnsi="Times New Roman" w:cs="Times New Roman"/>
            <w:i/>
            <w:iCs/>
            <w:kern w:val="0"/>
            <w:lang w:val="en-US"/>
          </w:rPr>
          <w:t>70</w:t>
        </w:r>
        <w:r w:rsidR="003503D1" w:rsidRPr="00F561FB">
          <w:rPr>
            <w:rFonts w:ascii="Times New Roman" w:hAnsi="Times New Roman" w:cs="Times New Roman"/>
            <w:kern w:val="0"/>
            <w:lang w:val="en-US"/>
          </w:rPr>
          <w:t>(1), 13–22. https://doi.org/10.1080/00306525.1999.9639745</w:t>
        </w:r>
      </w:ins>
    </w:p>
    <w:p w14:paraId="55753E11" w14:textId="77777777" w:rsidR="003503D1" w:rsidRPr="00F561FB" w:rsidRDefault="003503D1" w:rsidP="00F561FB">
      <w:pPr>
        <w:pStyle w:val="Bibliography"/>
        <w:rPr>
          <w:ins w:id="1202" w:author="Anne-Marie Cousineau" w:date="2025-07-28T15:07:00Z" w16du:dateUtc="2025-07-28T19:07:00Z"/>
          <w:rFonts w:ascii="Times New Roman" w:hAnsi="Times New Roman" w:cs="Times New Roman"/>
          <w:kern w:val="0"/>
          <w:lang w:val="en-US"/>
        </w:rPr>
        <w:pPrChange w:id="1203" w:author="Anne-Marie Cousineau" w:date="2025-07-28T15:07:00Z" w16du:dateUtc="2025-07-28T19:07:00Z">
          <w:pPr>
            <w:autoSpaceDE w:val="0"/>
            <w:autoSpaceDN w:val="0"/>
            <w:adjustRightInd w:val="0"/>
          </w:pPr>
        </w:pPrChange>
      </w:pPr>
      <w:ins w:id="1204" w:author="Anne-Marie Cousineau" w:date="2025-07-28T15:07:00Z" w16du:dateUtc="2025-07-28T19:07:00Z">
        <w:r w:rsidRPr="00F561FB">
          <w:rPr>
            <w:rFonts w:ascii="Times New Roman" w:hAnsi="Times New Roman" w:cs="Times New Roman"/>
            <w:kern w:val="0"/>
            <w:lang w:val="en-US"/>
          </w:rPr>
          <w:lastRenderedPageBreak/>
          <w:t xml:space="preserve">Anich, N. M., Benson, T. J., &amp; Bednarz, J. C. (2009). Effect of radio transmitters on return rates of Swainson’s Warblers. </w:t>
        </w:r>
        <w:r w:rsidRPr="00F561FB">
          <w:rPr>
            <w:rFonts w:ascii="Times New Roman" w:hAnsi="Times New Roman" w:cs="Times New Roman"/>
            <w:i/>
            <w:iCs/>
            <w:kern w:val="0"/>
            <w:lang w:val="en-US"/>
          </w:rPr>
          <w:t>Journal of Field Ornithology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80</w:t>
        </w:r>
        <w:r w:rsidRPr="00F561FB">
          <w:rPr>
            <w:rFonts w:ascii="Times New Roman" w:hAnsi="Times New Roman" w:cs="Times New Roman"/>
            <w:kern w:val="0"/>
            <w:lang w:val="en-US"/>
          </w:rPr>
          <w:t>(2), 206–211. https://doi.org/10.1111/j.1557-9263.2009.00210.x</w:t>
        </w:r>
      </w:ins>
    </w:p>
    <w:p w14:paraId="0DDAF443" w14:textId="77777777" w:rsidR="003503D1" w:rsidRPr="00F561FB" w:rsidRDefault="003503D1" w:rsidP="00F561FB">
      <w:pPr>
        <w:pStyle w:val="Bibliography"/>
        <w:rPr>
          <w:ins w:id="1205" w:author="Anne-Marie Cousineau" w:date="2025-07-28T15:07:00Z" w16du:dateUtc="2025-07-28T19:07:00Z"/>
          <w:rFonts w:ascii="Times New Roman" w:hAnsi="Times New Roman" w:cs="Times New Roman"/>
          <w:kern w:val="0"/>
          <w:lang w:val="en-US"/>
        </w:rPr>
        <w:pPrChange w:id="1206" w:author="Anne-Marie Cousineau" w:date="2025-07-28T15:07:00Z" w16du:dateUtc="2025-07-28T19:07:00Z">
          <w:pPr>
            <w:autoSpaceDE w:val="0"/>
            <w:autoSpaceDN w:val="0"/>
            <w:adjustRightInd w:val="0"/>
          </w:pPr>
        </w:pPrChange>
      </w:pPr>
      <w:ins w:id="1207" w:author="Anne-Marie Cousineau" w:date="2025-07-28T15:07:00Z" w16du:dateUtc="2025-07-28T19:07:00Z">
        <w:r w:rsidRPr="00F561FB">
          <w:rPr>
            <w:rFonts w:ascii="Times New Roman" w:hAnsi="Times New Roman" w:cs="Times New Roman"/>
            <w:kern w:val="0"/>
            <w:lang w:val="en-US"/>
          </w:rPr>
          <w:t xml:space="preserve">Atchison, K. A., &amp; Rodewald, A. D. (2006). The Value of Urban Forests to Wintering Birds. </w:t>
        </w:r>
        <w:r w:rsidRPr="00F561FB">
          <w:rPr>
            <w:rFonts w:ascii="Times New Roman" w:hAnsi="Times New Roman" w:cs="Times New Roman"/>
            <w:i/>
            <w:iCs/>
            <w:kern w:val="0"/>
            <w:lang w:val="en-US"/>
          </w:rPr>
          <w:t>Natural Areas Journal</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26</w:t>
        </w:r>
        <w:r w:rsidRPr="00F561FB">
          <w:rPr>
            <w:rFonts w:ascii="Times New Roman" w:hAnsi="Times New Roman" w:cs="Times New Roman"/>
            <w:kern w:val="0"/>
            <w:lang w:val="en-US"/>
          </w:rPr>
          <w:t>(3), 280–288. https://doi.org/10.3375/0885-8608(2006)26[280:tvouft]2.0.co;2</w:t>
        </w:r>
      </w:ins>
    </w:p>
    <w:p w14:paraId="23D958E7" w14:textId="77777777" w:rsidR="003503D1" w:rsidRPr="00F561FB" w:rsidRDefault="003503D1" w:rsidP="00F561FB">
      <w:pPr>
        <w:pStyle w:val="Bibliography"/>
        <w:rPr>
          <w:ins w:id="1208" w:author="Anne-Marie Cousineau" w:date="2025-07-28T15:07:00Z" w16du:dateUtc="2025-07-28T19:07:00Z"/>
          <w:rFonts w:ascii="Times New Roman" w:hAnsi="Times New Roman" w:cs="Times New Roman"/>
          <w:kern w:val="0"/>
          <w:lang w:val="en-US"/>
        </w:rPr>
        <w:pPrChange w:id="1209" w:author="Anne-Marie Cousineau" w:date="2025-07-28T15:07:00Z" w16du:dateUtc="2025-07-28T19:07:00Z">
          <w:pPr>
            <w:autoSpaceDE w:val="0"/>
            <w:autoSpaceDN w:val="0"/>
            <w:adjustRightInd w:val="0"/>
          </w:pPr>
        </w:pPrChange>
      </w:pPr>
      <w:ins w:id="1210" w:author="Anne-Marie Cousineau" w:date="2025-07-28T15:07:00Z" w16du:dateUtc="2025-07-28T19:07:00Z">
        <w:r w:rsidRPr="00F561FB">
          <w:rPr>
            <w:rFonts w:ascii="Times New Roman" w:hAnsi="Times New Roman" w:cs="Times New Roman"/>
            <w:kern w:val="0"/>
            <w:lang w:val="en-US"/>
          </w:rPr>
          <w:t xml:space="preserve">Beauchamp, A. T., Guglielmo, C. G., &amp; </w:t>
        </w:r>
        <w:proofErr w:type="spellStart"/>
        <w:r w:rsidRPr="00F561FB">
          <w:rPr>
            <w:rFonts w:ascii="Times New Roman" w:hAnsi="Times New Roman" w:cs="Times New Roman"/>
            <w:kern w:val="0"/>
            <w:lang w:val="en-US"/>
          </w:rPr>
          <w:t>Morbey</w:t>
        </w:r>
        <w:proofErr w:type="spellEnd"/>
        <w:r w:rsidRPr="00F561FB">
          <w:rPr>
            <w:rFonts w:ascii="Times New Roman" w:hAnsi="Times New Roman" w:cs="Times New Roman"/>
            <w:kern w:val="0"/>
            <w:lang w:val="en-US"/>
          </w:rPr>
          <w:t xml:space="preserve">, Y. E. (2020). Stopover </w:t>
        </w:r>
        <w:proofErr w:type="spellStart"/>
        <w:r w:rsidRPr="00F561FB">
          <w:rPr>
            <w:rFonts w:ascii="Times New Roman" w:hAnsi="Times New Roman" w:cs="Times New Roman"/>
            <w:kern w:val="0"/>
            <w:lang w:val="en-US"/>
          </w:rPr>
          <w:t>refuelling</w:t>
        </w:r>
        <w:proofErr w:type="spellEnd"/>
        <w:r w:rsidRPr="00F561FB">
          <w:rPr>
            <w:rFonts w:ascii="Times New Roman" w:hAnsi="Times New Roman" w:cs="Times New Roman"/>
            <w:kern w:val="0"/>
            <w:lang w:val="en-US"/>
          </w:rPr>
          <w:t xml:space="preserve">, movement and departure decisions in the white-throated sparrow: The influence of intrinsic and extrinsic factors during spring migration. </w:t>
        </w:r>
        <w:r w:rsidRPr="00F561FB">
          <w:rPr>
            <w:rFonts w:ascii="Times New Roman" w:hAnsi="Times New Roman" w:cs="Times New Roman"/>
            <w:i/>
            <w:iCs/>
            <w:kern w:val="0"/>
            <w:lang w:val="en-US"/>
          </w:rPr>
          <w:t>Journal of Animal Ecology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89</w:t>
        </w:r>
        <w:r w:rsidRPr="00F561FB">
          <w:rPr>
            <w:rFonts w:ascii="Times New Roman" w:hAnsi="Times New Roman" w:cs="Times New Roman"/>
            <w:kern w:val="0"/>
            <w:lang w:val="en-US"/>
          </w:rPr>
          <w:t>(11), 2553–2566. https://doi.org/10.1111/1365-2656.13315</w:t>
        </w:r>
      </w:ins>
    </w:p>
    <w:p w14:paraId="64344FFC" w14:textId="77777777" w:rsidR="003503D1" w:rsidRPr="00F561FB" w:rsidRDefault="003503D1" w:rsidP="00F561FB">
      <w:pPr>
        <w:pStyle w:val="Bibliography"/>
        <w:rPr>
          <w:ins w:id="1211" w:author="Anne-Marie Cousineau" w:date="2025-07-28T15:07:00Z" w16du:dateUtc="2025-07-28T19:07:00Z"/>
          <w:rFonts w:ascii="Times New Roman" w:hAnsi="Times New Roman" w:cs="Times New Roman"/>
          <w:kern w:val="0"/>
          <w:lang w:val="en-US"/>
        </w:rPr>
        <w:pPrChange w:id="1212" w:author="Anne-Marie Cousineau" w:date="2025-07-28T15:07:00Z" w16du:dateUtc="2025-07-28T19:07:00Z">
          <w:pPr>
            <w:autoSpaceDE w:val="0"/>
            <w:autoSpaceDN w:val="0"/>
            <w:adjustRightInd w:val="0"/>
          </w:pPr>
        </w:pPrChange>
      </w:pPr>
      <w:ins w:id="1213" w:author="Anne-Marie Cousineau" w:date="2025-07-28T15:07:00Z" w16du:dateUtc="2025-07-28T19:07:00Z">
        <w:r w:rsidRPr="00F561FB">
          <w:rPr>
            <w:rFonts w:ascii="Times New Roman" w:hAnsi="Times New Roman" w:cs="Times New Roman"/>
            <w:kern w:val="0"/>
            <w:lang w:val="en-US"/>
          </w:rPr>
          <w:t xml:space="preserve">Birds Canada. (2025). </w:t>
        </w:r>
        <w:r w:rsidRPr="00F561FB">
          <w:rPr>
            <w:rFonts w:ascii="Times New Roman" w:hAnsi="Times New Roman" w:cs="Times New Roman"/>
            <w:i/>
            <w:iCs/>
            <w:kern w:val="0"/>
            <w:lang w:val="en-US"/>
          </w:rPr>
          <w:t>Motus Wildlife Tracking System</w:t>
        </w:r>
        <w:r w:rsidRPr="00F561FB">
          <w:rPr>
            <w:rFonts w:ascii="Times New Roman" w:hAnsi="Times New Roman" w:cs="Times New Roman"/>
            <w:kern w:val="0"/>
            <w:lang w:val="en-US"/>
          </w:rPr>
          <w:t>. https://motus.org/</w:t>
        </w:r>
      </w:ins>
    </w:p>
    <w:p w14:paraId="45ED6DFC" w14:textId="77777777" w:rsidR="003503D1" w:rsidRPr="00F561FB" w:rsidRDefault="003503D1" w:rsidP="00F561FB">
      <w:pPr>
        <w:pStyle w:val="Bibliography"/>
        <w:rPr>
          <w:ins w:id="1214" w:author="Anne-Marie Cousineau" w:date="2025-07-28T15:07:00Z" w16du:dateUtc="2025-07-28T19:07:00Z"/>
          <w:rFonts w:ascii="Times New Roman" w:hAnsi="Times New Roman" w:cs="Times New Roman"/>
          <w:kern w:val="0"/>
          <w:lang w:val="en-US"/>
        </w:rPr>
        <w:pPrChange w:id="1215" w:author="Anne-Marie Cousineau" w:date="2025-07-28T15:07:00Z" w16du:dateUtc="2025-07-28T19:07:00Z">
          <w:pPr>
            <w:autoSpaceDE w:val="0"/>
            <w:autoSpaceDN w:val="0"/>
            <w:adjustRightInd w:val="0"/>
          </w:pPr>
        </w:pPrChange>
      </w:pPr>
      <w:ins w:id="1216" w:author="Anne-Marie Cousineau" w:date="2025-07-28T15:07:00Z" w16du:dateUtc="2025-07-28T19:07:00Z">
        <w:r w:rsidRPr="00F561FB">
          <w:rPr>
            <w:rFonts w:ascii="Times New Roman" w:hAnsi="Times New Roman" w:cs="Times New Roman"/>
            <w:kern w:val="0"/>
            <w:lang w:val="en-US"/>
          </w:rPr>
          <w:t xml:space="preserve">Blackport, R. (2024). </w:t>
        </w:r>
        <w:r w:rsidRPr="00F561FB">
          <w:rPr>
            <w:rFonts w:ascii="Times New Roman" w:hAnsi="Times New Roman" w:cs="Times New Roman"/>
            <w:i/>
            <w:iCs/>
            <w:kern w:val="0"/>
            <w:lang w:val="en-US"/>
          </w:rPr>
          <w:t>Amplified warming of North American cold extremes linked to human-induced changes in temperature variability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15</w:t>
        </w:r>
        <w:r w:rsidRPr="00F561FB">
          <w:rPr>
            <w:rFonts w:ascii="Times New Roman" w:hAnsi="Times New Roman" w:cs="Times New Roman"/>
            <w:kern w:val="0"/>
            <w:lang w:val="en-US"/>
          </w:rPr>
          <w:t>(5864). https://doi.org/10.1038/s41467-024-49734-8</w:t>
        </w:r>
      </w:ins>
    </w:p>
    <w:p w14:paraId="40A1248E" w14:textId="77777777" w:rsidR="003503D1" w:rsidRPr="00F561FB" w:rsidRDefault="003503D1" w:rsidP="00F561FB">
      <w:pPr>
        <w:pStyle w:val="Bibliography"/>
        <w:rPr>
          <w:ins w:id="1217" w:author="Anne-Marie Cousineau" w:date="2025-07-28T15:07:00Z" w16du:dateUtc="2025-07-28T19:07:00Z"/>
          <w:rFonts w:ascii="Times New Roman" w:hAnsi="Times New Roman" w:cs="Times New Roman"/>
          <w:kern w:val="0"/>
          <w:lang w:val="en-US"/>
        </w:rPr>
        <w:pPrChange w:id="1218" w:author="Anne-Marie Cousineau" w:date="2025-07-28T15:07:00Z" w16du:dateUtc="2025-07-28T19:07:00Z">
          <w:pPr>
            <w:autoSpaceDE w:val="0"/>
            <w:autoSpaceDN w:val="0"/>
            <w:adjustRightInd w:val="0"/>
          </w:pPr>
        </w:pPrChange>
      </w:pPr>
      <w:ins w:id="1219" w:author="Anne-Marie Cousineau" w:date="2025-07-28T15:07:00Z" w16du:dateUtc="2025-07-28T19:07:00Z">
        <w:r w:rsidRPr="00F561FB">
          <w:rPr>
            <w:rFonts w:ascii="Times New Roman" w:hAnsi="Times New Roman" w:cs="Times New Roman"/>
            <w:kern w:val="0"/>
            <w:lang w:val="en-US"/>
          </w:rPr>
          <w:t xml:space="preserve">Bocz, R., Szép, D., Witz, D., </w:t>
        </w:r>
        <w:proofErr w:type="spellStart"/>
        <w:r w:rsidRPr="00F561FB">
          <w:rPr>
            <w:rFonts w:ascii="Times New Roman" w:hAnsi="Times New Roman" w:cs="Times New Roman"/>
            <w:kern w:val="0"/>
            <w:lang w:val="en-US"/>
          </w:rPr>
          <w:t>Ronczyk</w:t>
        </w:r>
        <w:proofErr w:type="spellEnd"/>
        <w:r w:rsidRPr="00F561FB">
          <w:rPr>
            <w:rFonts w:ascii="Times New Roman" w:hAnsi="Times New Roman" w:cs="Times New Roman"/>
            <w:kern w:val="0"/>
            <w:lang w:val="en-US"/>
          </w:rPr>
          <w:t xml:space="preserve">, L., Kurucz, K., &amp; Purger, J. J. (2017). Human disturbances and predation on artificial ground nests across an urban gradient. </w:t>
        </w:r>
        <w:r w:rsidRPr="00F561FB">
          <w:rPr>
            <w:rFonts w:ascii="Times New Roman" w:hAnsi="Times New Roman" w:cs="Times New Roman"/>
            <w:i/>
            <w:iCs/>
            <w:kern w:val="0"/>
            <w:lang w:val="en-US"/>
          </w:rPr>
          <w:t>Animal Biodiversity and Conservation</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40</w:t>
        </w:r>
        <w:r w:rsidRPr="00F561FB">
          <w:rPr>
            <w:rFonts w:ascii="Times New Roman" w:hAnsi="Times New Roman" w:cs="Times New Roman"/>
            <w:kern w:val="0"/>
            <w:lang w:val="en-US"/>
          </w:rPr>
          <w:t>(2).</w:t>
        </w:r>
      </w:ins>
    </w:p>
    <w:p w14:paraId="0104246C" w14:textId="77777777" w:rsidR="003503D1" w:rsidRPr="00F561FB" w:rsidRDefault="003503D1" w:rsidP="00F561FB">
      <w:pPr>
        <w:pStyle w:val="Bibliography"/>
        <w:rPr>
          <w:ins w:id="1220" w:author="Anne-Marie Cousineau" w:date="2025-07-28T15:07:00Z" w16du:dateUtc="2025-07-28T19:07:00Z"/>
          <w:rFonts w:ascii="Times New Roman" w:hAnsi="Times New Roman" w:cs="Times New Roman"/>
          <w:kern w:val="0"/>
          <w:lang w:val="en-US"/>
        </w:rPr>
        <w:pPrChange w:id="1221" w:author="Anne-Marie Cousineau" w:date="2025-07-28T15:07:00Z" w16du:dateUtc="2025-07-28T19:07:00Z">
          <w:pPr>
            <w:autoSpaceDE w:val="0"/>
            <w:autoSpaceDN w:val="0"/>
            <w:adjustRightInd w:val="0"/>
          </w:pPr>
        </w:pPrChange>
      </w:pPr>
      <w:ins w:id="1222" w:author="Anne-Marie Cousineau" w:date="2025-07-28T15:07:00Z" w16du:dateUtc="2025-07-28T19:07:00Z">
        <w:r w:rsidRPr="00F561FB">
          <w:rPr>
            <w:rFonts w:ascii="Times New Roman" w:hAnsi="Times New Roman" w:cs="Times New Roman"/>
            <w:kern w:val="0"/>
            <w:lang w:val="en-US"/>
          </w:rPr>
          <w:t xml:space="preserve">Bodey, T. W., Cleasby, I. R., Bell, F., Parr, N., Schultz, A., </w:t>
        </w:r>
        <w:proofErr w:type="spellStart"/>
        <w:r w:rsidRPr="00F561FB">
          <w:rPr>
            <w:rFonts w:ascii="Times New Roman" w:hAnsi="Times New Roman" w:cs="Times New Roman"/>
            <w:kern w:val="0"/>
            <w:lang w:val="en-US"/>
          </w:rPr>
          <w:t>Votier</w:t>
        </w:r>
        <w:proofErr w:type="spellEnd"/>
        <w:r w:rsidRPr="00F561FB">
          <w:rPr>
            <w:rFonts w:ascii="Times New Roman" w:hAnsi="Times New Roman" w:cs="Times New Roman"/>
            <w:kern w:val="0"/>
            <w:lang w:val="en-US"/>
          </w:rPr>
          <w:t xml:space="preserve">, S. C., &amp; </w:t>
        </w:r>
        <w:proofErr w:type="spellStart"/>
        <w:r w:rsidRPr="00F561FB">
          <w:rPr>
            <w:rFonts w:ascii="Times New Roman" w:hAnsi="Times New Roman" w:cs="Times New Roman"/>
            <w:kern w:val="0"/>
            <w:lang w:val="en-US"/>
          </w:rPr>
          <w:t>Bearhop</w:t>
        </w:r>
        <w:proofErr w:type="spellEnd"/>
        <w:r w:rsidRPr="00F561FB">
          <w:rPr>
            <w:rFonts w:ascii="Times New Roman" w:hAnsi="Times New Roman" w:cs="Times New Roman"/>
            <w:kern w:val="0"/>
            <w:lang w:val="en-US"/>
          </w:rPr>
          <w:t xml:space="preserve">, S. (2018). A phylogenetically controlled meta-analysis of biologging device effects on birds: Deleterious effects and a call for more standardized reporting of study data. </w:t>
        </w:r>
        <w:r w:rsidRPr="00F561FB">
          <w:rPr>
            <w:rFonts w:ascii="Times New Roman" w:hAnsi="Times New Roman" w:cs="Times New Roman"/>
            <w:i/>
            <w:iCs/>
            <w:kern w:val="0"/>
            <w:lang w:val="en-US"/>
          </w:rPr>
          <w:t>Methods in Ecology and Evolution</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w:t>
        </w:r>
        <w:r w:rsidRPr="00F561FB">
          <w:rPr>
            <w:rFonts w:ascii="Times New Roman" w:hAnsi="Times New Roman" w:cs="Times New Roman"/>
            <w:kern w:val="0"/>
            <w:lang w:val="en-US"/>
          </w:rPr>
          <w:t>(4), 946–955. https://doi.org/10.1111/2041-210X.12934</w:t>
        </w:r>
      </w:ins>
    </w:p>
    <w:p w14:paraId="16F5E5A1" w14:textId="77777777" w:rsidR="003503D1" w:rsidRPr="00F561FB" w:rsidRDefault="003503D1" w:rsidP="00F561FB">
      <w:pPr>
        <w:pStyle w:val="Bibliography"/>
        <w:rPr>
          <w:ins w:id="1223" w:author="Anne-Marie Cousineau" w:date="2025-07-28T15:07:00Z" w16du:dateUtc="2025-07-28T19:07:00Z"/>
          <w:rFonts w:ascii="Times New Roman" w:hAnsi="Times New Roman" w:cs="Times New Roman"/>
          <w:kern w:val="0"/>
          <w:lang w:val="en-US"/>
        </w:rPr>
        <w:pPrChange w:id="1224" w:author="Anne-Marie Cousineau" w:date="2025-07-28T15:07:00Z" w16du:dateUtc="2025-07-28T19:07:00Z">
          <w:pPr>
            <w:autoSpaceDE w:val="0"/>
            <w:autoSpaceDN w:val="0"/>
            <w:adjustRightInd w:val="0"/>
          </w:pPr>
        </w:pPrChange>
      </w:pPr>
      <w:ins w:id="1225" w:author="Anne-Marie Cousineau" w:date="2025-07-28T15:07:00Z" w16du:dateUtc="2025-07-28T19:07:00Z">
        <w:r w:rsidRPr="00F561FB">
          <w:rPr>
            <w:rFonts w:ascii="Times New Roman" w:hAnsi="Times New Roman" w:cs="Times New Roman"/>
            <w:kern w:val="0"/>
            <w:lang w:val="en-US"/>
          </w:rPr>
          <w:t xml:space="preserve">Brewer, Gehring, T. M., Garcia, M. M., Shirkey, B. T., Simpson, J. W., &amp; Fournier, A. M. V. (2023). King rail (Rallus elegans) home range and microhabitat characteristics in western </w:t>
        </w:r>
        <w:r w:rsidRPr="00F561FB">
          <w:rPr>
            <w:rFonts w:ascii="Times New Roman" w:hAnsi="Times New Roman" w:cs="Times New Roman"/>
            <w:kern w:val="0"/>
            <w:lang w:val="en-US"/>
          </w:rPr>
          <w:lastRenderedPageBreak/>
          <w:t xml:space="preserve">Lake Erie coastal marshes. </w:t>
        </w:r>
        <w:r w:rsidRPr="00F561FB">
          <w:rPr>
            <w:rFonts w:ascii="Times New Roman" w:hAnsi="Times New Roman" w:cs="Times New Roman"/>
            <w:i/>
            <w:iCs/>
            <w:kern w:val="0"/>
            <w:lang w:val="en-US"/>
          </w:rPr>
          <w:t>Ecology and Evolution</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13</w:t>
        </w:r>
        <w:r w:rsidRPr="00F561FB">
          <w:rPr>
            <w:rFonts w:ascii="Times New Roman" w:hAnsi="Times New Roman" w:cs="Times New Roman"/>
            <w:kern w:val="0"/>
            <w:lang w:val="en-US"/>
          </w:rPr>
          <w:t>(4), 16. https://doi.org/10.1002/ece3.10043</w:t>
        </w:r>
      </w:ins>
    </w:p>
    <w:p w14:paraId="72771346" w14:textId="77777777" w:rsidR="003503D1" w:rsidRPr="00F561FB" w:rsidRDefault="003503D1" w:rsidP="00F561FB">
      <w:pPr>
        <w:pStyle w:val="Bibliography"/>
        <w:rPr>
          <w:ins w:id="1226" w:author="Anne-Marie Cousineau" w:date="2025-07-28T15:07:00Z" w16du:dateUtc="2025-07-28T19:07:00Z"/>
          <w:rFonts w:ascii="Times New Roman" w:hAnsi="Times New Roman" w:cs="Times New Roman"/>
          <w:kern w:val="0"/>
          <w:lang w:val="en-US"/>
        </w:rPr>
        <w:pPrChange w:id="1227" w:author="Anne-Marie Cousineau" w:date="2025-07-28T15:07:00Z" w16du:dateUtc="2025-07-28T19:07:00Z">
          <w:pPr>
            <w:autoSpaceDE w:val="0"/>
            <w:autoSpaceDN w:val="0"/>
            <w:adjustRightInd w:val="0"/>
          </w:pPr>
        </w:pPrChange>
      </w:pPr>
      <w:ins w:id="1228" w:author="Anne-Marie Cousineau" w:date="2025-07-28T15:07:00Z" w16du:dateUtc="2025-07-28T19:07:00Z">
        <w:r w:rsidRPr="00F561FB">
          <w:rPr>
            <w:rFonts w:ascii="Times New Roman" w:hAnsi="Times New Roman" w:cs="Times New Roman"/>
            <w:kern w:val="0"/>
            <w:lang w:val="en-US"/>
          </w:rPr>
          <w:t xml:space="preserve">Brewer, V., Lane, S. J., Sewall, K. B., &amp; Mabry, K. E. (2020). Effects of low-density urbanization on genetic structure in the Song Sparrow. </w:t>
        </w:r>
        <w:r w:rsidRPr="00F561FB">
          <w:rPr>
            <w:rFonts w:ascii="Times New Roman" w:hAnsi="Times New Roman" w:cs="Times New Roman"/>
            <w:i/>
            <w:iCs/>
            <w:kern w:val="0"/>
            <w:lang w:val="en-US"/>
          </w:rPr>
          <w:t>PLOS ONE</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15</w:t>
        </w:r>
        <w:r w:rsidRPr="00F561FB">
          <w:rPr>
            <w:rFonts w:ascii="Times New Roman" w:hAnsi="Times New Roman" w:cs="Times New Roman"/>
            <w:kern w:val="0"/>
            <w:lang w:val="en-US"/>
          </w:rPr>
          <w:t>(6), e0234008. https://doi.org/10.1371/journal.pone.0234008</w:t>
        </w:r>
      </w:ins>
    </w:p>
    <w:p w14:paraId="5D2B5C33" w14:textId="77777777" w:rsidR="003503D1" w:rsidRPr="00F561FB" w:rsidRDefault="003503D1" w:rsidP="00F561FB">
      <w:pPr>
        <w:pStyle w:val="Bibliography"/>
        <w:rPr>
          <w:ins w:id="1229" w:author="Anne-Marie Cousineau" w:date="2025-07-28T15:07:00Z" w16du:dateUtc="2025-07-28T19:07:00Z"/>
          <w:rFonts w:ascii="Times New Roman" w:hAnsi="Times New Roman" w:cs="Times New Roman"/>
          <w:kern w:val="0"/>
          <w:lang w:val="en-US"/>
        </w:rPr>
        <w:pPrChange w:id="1230" w:author="Anne-Marie Cousineau" w:date="2025-07-28T15:07:00Z" w16du:dateUtc="2025-07-28T19:07:00Z">
          <w:pPr>
            <w:autoSpaceDE w:val="0"/>
            <w:autoSpaceDN w:val="0"/>
            <w:adjustRightInd w:val="0"/>
          </w:pPr>
        </w:pPrChange>
      </w:pPr>
      <w:ins w:id="1231" w:author="Anne-Marie Cousineau" w:date="2025-07-28T15:07:00Z" w16du:dateUtc="2025-07-28T19:07:00Z">
        <w:r w:rsidRPr="00F561FB">
          <w:rPr>
            <w:rFonts w:ascii="Times New Roman" w:hAnsi="Times New Roman" w:cs="Times New Roman"/>
            <w:kern w:val="0"/>
            <w:lang w:val="en-US"/>
          </w:rPr>
          <w:t xml:space="preserve">Brodin, A. (2007). Theoretical models of adaptive energy management in small wintering birds. </w:t>
        </w:r>
        <w:r w:rsidRPr="00F561FB">
          <w:rPr>
            <w:rFonts w:ascii="Times New Roman" w:hAnsi="Times New Roman" w:cs="Times New Roman"/>
            <w:i/>
            <w:iCs/>
            <w:kern w:val="0"/>
            <w:lang w:val="en-US"/>
          </w:rPr>
          <w:t>Philosophical Transactions of the Royal Society B: Biological Sciences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362</w:t>
        </w:r>
        <w:r w:rsidRPr="00F561FB">
          <w:rPr>
            <w:rFonts w:ascii="Times New Roman" w:hAnsi="Times New Roman" w:cs="Times New Roman"/>
            <w:kern w:val="0"/>
            <w:lang w:val="en-US"/>
          </w:rPr>
          <w:t>(1486), 1857–1871. https://doi.org/10.1098/rstb.2006.1812</w:t>
        </w:r>
      </w:ins>
    </w:p>
    <w:p w14:paraId="637D0B09" w14:textId="77777777" w:rsidR="003503D1" w:rsidRPr="00F561FB" w:rsidRDefault="003503D1" w:rsidP="00F561FB">
      <w:pPr>
        <w:pStyle w:val="Bibliography"/>
        <w:rPr>
          <w:ins w:id="1232" w:author="Anne-Marie Cousineau" w:date="2025-07-28T15:07:00Z" w16du:dateUtc="2025-07-28T19:07:00Z"/>
          <w:rFonts w:ascii="Times New Roman" w:hAnsi="Times New Roman" w:cs="Times New Roman"/>
          <w:kern w:val="0"/>
          <w:lang w:val="en-US"/>
        </w:rPr>
        <w:pPrChange w:id="1233" w:author="Anne-Marie Cousineau" w:date="2025-07-28T15:07:00Z" w16du:dateUtc="2025-07-28T19:07:00Z">
          <w:pPr>
            <w:autoSpaceDE w:val="0"/>
            <w:autoSpaceDN w:val="0"/>
            <w:adjustRightInd w:val="0"/>
          </w:pPr>
        </w:pPrChange>
      </w:pPr>
      <w:ins w:id="1234" w:author="Anne-Marie Cousineau" w:date="2025-07-28T15:07:00Z" w16du:dateUtc="2025-07-28T19:07:00Z">
        <w:r w:rsidRPr="00F561FB">
          <w:rPr>
            <w:rFonts w:ascii="Times New Roman" w:hAnsi="Times New Roman" w:cs="Times New Roman"/>
            <w:kern w:val="0"/>
            <w:lang w:val="en-US"/>
          </w:rPr>
          <w:t xml:space="preserve">Burnham, K. P., &amp; Anderson, D. R. (2002). </w:t>
        </w:r>
        <w:r w:rsidRPr="00F561FB">
          <w:rPr>
            <w:rFonts w:ascii="Times New Roman" w:hAnsi="Times New Roman" w:cs="Times New Roman"/>
            <w:i/>
            <w:iCs/>
            <w:kern w:val="0"/>
            <w:lang w:val="en-US"/>
          </w:rPr>
          <w:t xml:space="preserve">Model Selection and </w:t>
        </w:r>
        <w:proofErr w:type="spellStart"/>
        <w:r w:rsidRPr="00F561FB">
          <w:rPr>
            <w:rFonts w:ascii="Times New Roman" w:hAnsi="Times New Roman" w:cs="Times New Roman"/>
            <w:i/>
            <w:iCs/>
            <w:kern w:val="0"/>
            <w:lang w:val="en-US"/>
          </w:rPr>
          <w:t>Multimodel</w:t>
        </w:r>
        <w:proofErr w:type="spellEnd"/>
        <w:r w:rsidRPr="00F561FB">
          <w:rPr>
            <w:rFonts w:ascii="Times New Roman" w:hAnsi="Times New Roman" w:cs="Times New Roman"/>
            <w:i/>
            <w:iCs/>
            <w:kern w:val="0"/>
            <w:lang w:val="en-US"/>
          </w:rPr>
          <w:t xml:space="preserve"> Inference</w:t>
        </w:r>
        <w:r w:rsidRPr="00F561FB">
          <w:rPr>
            <w:rFonts w:ascii="Times New Roman" w:hAnsi="Times New Roman" w:cs="Times New Roman"/>
            <w:kern w:val="0"/>
            <w:lang w:val="en-US"/>
          </w:rPr>
          <w:t xml:space="preserve"> (2nd ed.).</w:t>
        </w:r>
      </w:ins>
    </w:p>
    <w:p w14:paraId="4F1D316F" w14:textId="77777777" w:rsidR="003503D1" w:rsidRPr="00F561FB" w:rsidRDefault="003503D1" w:rsidP="00F561FB">
      <w:pPr>
        <w:pStyle w:val="Bibliography"/>
        <w:rPr>
          <w:ins w:id="1235" w:author="Anne-Marie Cousineau" w:date="2025-07-28T15:07:00Z" w16du:dateUtc="2025-07-28T19:07:00Z"/>
          <w:rFonts w:ascii="Times New Roman" w:hAnsi="Times New Roman" w:cs="Times New Roman"/>
          <w:kern w:val="0"/>
          <w:lang w:val="en-US"/>
        </w:rPr>
        <w:pPrChange w:id="1236" w:author="Anne-Marie Cousineau" w:date="2025-07-28T15:07:00Z" w16du:dateUtc="2025-07-28T19:07:00Z">
          <w:pPr>
            <w:autoSpaceDE w:val="0"/>
            <w:autoSpaceDN w:val="0"/>
            <w:adjustRightInd w:val="0"/>
          </w:pPr>
        </w:pPrChange>
      </w:pPr>
      <w:ins w:id="1237" w:author="Anne-Marie Cousineau" w:date="2025-07-28T15:07:00Z" w16du:dateUtc="2025-07-28T19:07:00Z">
        <w:r w:rsidRPr="00F561FB">
          <w:rPr>
            <w:rFonts w:ascii="Times New Roman" w:hAnsi="Times New Roman" w:cs="Times New Roman"/>
            <w:kern w:val="0"/>
            <w:lang w:val="en-US"/>
          </w:rPr>
          <w:t xml:space="preserve">Buxton, R. T., Hudgins, E. J., Lavigne, E., Villeneuve, P. J., Prince, S. A., Pearson, A. L., Halsall, T., Robichaud, C., &amp; Bennett, J. R. (2024). Mental health is positively associated with biodiversity in Canadian cities. </w:t>
        </w:r>
        <w:r w:rsidRPr="00F561FB">
          <w:rPr>
            <w:rFonts w:ascii="Times New Roman" w:hAnsi="Times New Roman" w:cs="Times New Roman"/>
            <w:i/>
            <w:iCs/>
            <w:kern w:val="0"/>
            <w:lang w:val="en-US"/>
          </w:rPr>
          <w:t>Communications Earth &amp; Environment</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5</w:t>
        </w:r>
        <w:r w:rsidRPr="00F561FB">
          <w:rPr>
            <w:rFonts w:ascii="Times New Roman" w:hAnsi="Times New Roman" w:cs="Times New Roman"/>
            <w:kern w:val="0"/>
            <w:lang w:val="en-US"/>
          </w:rPr>
          <w:t>(1), 310. https://doi.org/10.1038/s43247-024-01482-9</w:t>
        </w:r>
      </w:ins>
    </w:p>
    <w:p w14:paraId="2DFE4F02" w14:textId="77777777" w:rsidR="003503D1" w:rsidRPr="00F561FB" w:rsidRDefault="003503D1" w:rsidP="00F561FB">
      <w:pPr>
        <w:pStyle w:val="Bibliography"/>
        <w:rPr>
          <w:ins w:id="1238" w:author="Anne-Marie Cousineau" w:date="2025-07-28T15:07:00Z" w16du:dateUtc="2025-07-28T19:07:00Z"/>
          <w:rFonts w:ascii="Times New Roman" w:hAnsi="Times New Roman" w:cs="Times New Roman"/>
          <w:kern w:val="0"/>
          <w:lang w:val="en-US"/>
        </w:rPr>
        <w:pPrChange w:id="1239" w:author="Anne-Marie Cousineau" w:date="2025-07-28T15:07:00Z" w16du:dateUtc="2025-07-28T19:07:00Z">
          <w:pPr>
            <w:autoSpaceDE w:val="0"/>
            <w:autoSpaceDN w:val="0"/>
            <w:adjustRightInd w:val="0"/>
          </w:pPr>
        </w:pPrChange>
      </w:pPr>
      <w:ins w:id="1240" w:author="Anne-Marie Cousineau" w:date="2025-07-28T15:07:00Z" w16du:dateUtc="2025-07-28T19:07:00Z">
        <w:r w:rsidRPr="00F561FB">
          <w:rPr>
            <w:rFonts w:ascii="Times New Roman" w:hAnsi="Times New Roman" w:cs="Times New Roman"/>
            <w:kern w:val="0"/>
            <w:lang w:val="en-US"/>
          </w:rPr>
          <w:t xml:space="preserve">Cabrera-Cruz, S. A., Smolinsky, J. A., &amp; </w:t>
        </w:r>
        <w:proofErr w:type="spellStart"/>
        <w:r w:rsidRPr="00F561FB">
          <w:rPr>
            <w:rFonts w:ascii="Times New Roman" w:hAnsi="Times New Roman" w:cs="Times New Roman"/>
            <w:kern w:val="0"/>
            <w:lang w:val="en-US"/>
          </w:rPr>
          <w:t>Buler</w:t>
        </w:r>
        <w:proofErr w:type="spellEnd"/>
        <w:r w:rsidRPr="00F561FB">
          <w:rPr>
            <w:rFonts w:ascii="Times New Roman" w:hAnsi="Times New Roman" w:cs="Times New Roman"/>
            <w:kern w:val="0"/>
            <w:lang w:val="en-US"/>
          </w:rPr>
          <w:t xml:space="preserve">, J. J. (2018). Light pollution is greatest within migration passage areas for </w:t>
        </w:r>
        <w:proofErr w:type="gramStart"/>
        <w:r w:rsidRPr="00F561FB">
          <w:rPr>
            <w:rFonts w:ascii="Times New Roman" w:hAnsi="Times New Roman" w:cs="Times New Roman"/>
            <w:kern w:val="0"/>
            <w:lang w:val="en-US"/>
          </w:rPr>
          <w:t>nocturnally-migrating</w:t>
        </w:r>
        <w:proofErr w:type="gramEnd"/>
        <w:r w:rsidRPr="00F561FB">
          <w:rPr>
            <w:rFonts w:ascii="Times New Roman" w:hAnsi="Times New Roman" w:cs="Times New Roman"/>
            <w:kern w:val="0"/>
            <w:lang w:val="en-US"/>
          </w:rPr>
          <w:t xml:space="preserve"> birds around the world. </w:t>
        </w:r>
        <w:r w:rsidRPr="00F561FB">
          <w:rPr>
            <w:rFonts w:ascii="Times New Roman" w:hAnsi="Times New Roman" w:cs="Times New Roman"/>
            <w:i/>
            <w:iCs/>
            <w:kern w:val="0"/>
            <w:lang w:val="en-US"/>
          </w:rPr>
          <w:t>Scientific Reports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8</w:t>
        </w:r>
        <w:r w:rsidRPr="00F561FB">
          <w:rPr>
            <w:rFonts w:ascii="Times New Roman" w:hAnsi="Times New Roman" w:cs="Times New Roman"/>
            <w:kern w:val="0"/>
            <w:lang w:val="en-US"/>
          </w:rPr>
          <w:t>(1), 3261.</w:t>
        </w:r>
      </w:ins>
    </w:p>
    <w:p w14:paraId="1029D7D8" w14:textId="77777777" w:rsidR="003503D1" w:rsidRPr="00F561FB" w:rsidRDefault="003503D1" w:rsidP="00F561FB">
      <w:pPr>
        <w:pStyle w:val="Bibliography"/>
        <w:rPr>
          <w:ins w:id="1241" w:author="Anne-Marie Cousineau" w:date="2025-07-28T15:07:00Z" w16du:dateUtc="2025-07-28T19:07:00Z"/>
          <w:rFonts w:ascii="Times New Roman" w:hAnsi="Times New Roman" w:cs="Times New Roman"/>
          <w:kern w:val="0"/>
          <w:lang w:val="en-US"/>
        </w:rPr>
        <w:pPrChange w:id="1242" w:author="Anne-Marie Cousineau" w:date="2025-07-28T15:07:00Z" w16du:dateUtc="2025-07-28T19:07:00Z">
          <w:pPr>
            <w:autoSpaceDE w:val="0"/>
            <w:autoSpaceDN w:val="0"/>
            <w:adjustRightInd w:val="0"/>
          </w:pPr>
        </w:pPrChange>
      </w:pPr>
      <w:ins w:id="1243" w:author="Anne-Marie Cousineau" w:date="2025-07-28T15:07:00Z" w16du:dateUtc="2025-07-28T19:07:00Z">
        <w:r w:rsidRPr="00F561FB">
          <w:rPr>
            <w:rFonts w:ascii="Times New Roman" w:hAnsi="Times New Roman" w:cs="Times New Roman"/>
            <w:kern w:val="0"/>
            <w:lang w:val="en-US"/>
          </w:rPr>
          <w:t xml:space="preserve">Carrasco, L., </w:t>
        </w:r>
        <w:proofErr w:type="spellStart"/>
        <w:r w:rsidRPr="00F561FB">
          <w:rPr>
            <w:rFonts w:ascii="Times New Roman" w:hAnsi="Times New Roman" w:cs="Times New Roman"/>
            <w:kern w:val="0"/>
            <w:lang w:val="en-US"/>
          </w:rPr>
          <w:t>Giam</w:t>
        </w:r>
        <w:proofErr w:type="spellEnd"/>
        <w:r w:rsidRPr="00F561FB">
          <w:rPr>
            <w:rFonts w:ascii="Times New Roman" w:hAnsi="Times New Roman" w:cs="Times New Roman"/>
            <w:kern w:val="0"/>
            <w:lang w:val="en-US"/>
          </w:rPr>
          <w:t xml:space="preserve">, X., </w:t>
        </w:r>
        <w:proofErr w:type="spellStart"/>
        <w:r w:rsidRPr="00F561FB">
          <w:rPr>
            <w:rFonts w:ascii="Times New Roman" w:hAnsi="Times New Roman" w:cs="Times New Roman"/>
            <w:kern w:val="0"/>
            <w:lang w:val="en-US"/>
          </w:rPr>
          <w:t>Papeş</w:t>
        </w:r>
        <w:proofErr w:type="spellEnd"/>
        <w:r w:rsidRPr="00F561FB">
          <w:rPr>
            <w:rFonts w:ascii="Times New Roman" w:hAnsi="Times New Roman" w:cs="Times New Roman"/>
            <w:kern w:val="0"/>
            <w:lang w:val="en-US"/>
          </w:rPr>
          <w:t xml:space="preserve">, M., &amp; Sheldon, K. S. (2019). Metrics of Lidar-Derived 3D Vegetation Structure Reveal Contrasting Effects of Horizontal and Vertical Forest Heterogeneity on Bird Species Richness. </w:t>
        </w:r>
        <w:r w:rsidRPr="00F561FB">
          <w:rPr>
            <w:rFonts w:ascii="Times New Roman" w:hAnsi="Times New Roman" w:cs="Times New Roman"/>
            <w:i/>
            <w:iCs/>
            <w:kern w:val="0"/>
            <w:lang w:val="en-US"/>
          </w:rPr>
          <w:t>Remote Sensing</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11</w:t>
        </w:r>
        <w:r w:rsidRPr="00F561FB">
          <w:rPr>
            <w:rFonts w:ascii="Times New Roman" w:hAnsi="Times New Roman" w:cs="Times New Roman"/>
            <w:kern w:val="0"/>
            <w:lang w:val="en-US"/>
          </w:rPr>
          <w:t>(7), Article 7. https://doi.org/10.3390/rs11070743</w:t>
        </w:r>
      </w:ins>
    </w:p>
    <w:p w14:paraId="304A4453" w14:textId="77777777" w:rsidR="003503D1" w:rsidRPr="00F561FB" w:rsidRDefault="003503D1" w:rsidP="00F561FB">
      <w:pPr>
        <w:pStyle w:val="Bibliography"/>
        <w:rPr>
          <w:ins w:id="1244" w:author="Anne-Marie Cousineau" w:date="2025-07-28T15:07:00Z" w16du:dateUtc="2025-07-28T19:07:00Z"/>
          <w:rFonts w:ascii="Times New Roman" w:hAnsi="Times New Roman" w:cs="Times New Roman"/>
          <w:kern w:val="0"/>
          <w:lang w:val="en-US"/>
        </w:rPr>
        <w:pPrChange w:id="1245" w:author="Anne-Marie Cousineau" w:date="2025-07-28T15:07:00Z" w16du:dateUtc="2025-07-28T19:07:00Z">
          <w:pPr>
            <w:autoSpaceDE w:val="0"/>
            <w:autoSpaceDN w:val="0"/>
            <w:adjustRightInd w:val="0"/>
          </w:pPr>
        </w:pPrChange>
      </w:pPr>
      <w:ins w:id="1246" w:author="Anne-Marie Cousineau" w:date="2025-07-28T15:07:00Z" w16du:dateUtc="2025-07-28T19:07:00Z">
        <w:r w:rsidRPr="00F561FB">
          <w:rPr>
            <w:rFonts w:ascii="Times New Roman" w:hAnsi="Times New Roman" w:cs="Times New Roman"/>
            <w:kern w:val="0"/>
            <w:lang w:val="en-US"/>
          </w:rPr>
          <w:t xml:space="preserve">Chace, J. F., &amp; Walsh, J. J. (2006). Urban effects on native avifauna: A review. </w:t>
        </w:r>
        <w:r w:rsidRPr="00F561FB">
          <w:rPr>
            <w:rFonts w:ascii="Times New Roman" w:hAnsi="Times New Roman" w:cs="Times New Roman"/>
            <w:i/>
            <w:iCs/>
            <w:kern w:val="0"/>
            <w:lang w:val="en-US"/>
          </w:rPr>
          <w:t>Landscape and Urban Planning</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74</w:t>
        </w:r>
        <w:r w:rsidRPr="00F561FB">
          <w:rPr>
            <w:rFonts w:ascii="Times New Roman" w:hAnsi="Times New Roman" w:cs="Times New Roman"/>
            <w:kern w:val="0"/>
            <w:lang w:val="en-US"/>
          </w:rPr>
          <w:t>(1), 46–69.</w:t>
        </w:r>
      </w:ins>
    </w:p>
    <w:p w14:paraId="2C2BE93D" w14:textId="77777777" w:rsidR="003503D1" w:rsidRPr="00F561FB" w:rsidRDefault="003503D1" w:rsidP="00F561FB">
      <w:pPr>
        <w:pStyle w:val="Bibliography"/>
        <w:rPr>
          <w:ins w:id="1247" w:author="Anne-Marie Cousineau" w:date="2025-07-28T15:07:00Z" w16du:dateUtc="2025-07-28T19:07:00Z"/>
          <w:rFonts w:ascii="Times New Roman" w:hAnsi="Times New Roman" w:cs="Times New Roman"/>
          <w:kern w:val="0"/>
          <w:lang w:val="en-US"/>
        </w:rPr>
        <w:pPrChange w:id="1248" w:author="Anne-Marie Cousineau" w:date="2025-07-28T15:07:00Z" w16du:dateUtc="2025-07-28T19:07:00Z">
          <w:pPr>
            <w:autoSpaceDE w:val="0"/>
            <w:autoSpaceDN w:val="0"/>
            <w:adjustRightInd w:val="0"/>
          </w:pPr>
        </w:pPrChange>
      </w:pPr>
      <w:ins w:id="1249" w:author="Anne-Marie Cousineau" w:date="2025-07-28T15:07:00Z" w16du:dateUtc="2025-07-28T19:07:00Z">
        <w:r w:rsidRPr="00F561FB">
          <w:rPr>
            <w:rFonts w:ascii="Times New Roman" w:hAnsi="Times New Roman" w:cs="Times New Roman"/>
            <w:kern w:val="0"/>
            <w:lang w:val="en-US"/>
          </w:rPr>
          <w:lastRenderedPageBreak/>
          <w:t xml:space="preserve">Chamberlain, D. E., Gough, S., Vaughan, H., Vickery, J. A., &amp; Appleton, G. F. (2007). Determinants of bird species richness in public green spaces. </w:t>
        </w:r>
        <w:r w:rsidRPr="00F561FB">
          <w:rPr>
            <w:rFonts w:ascii="Times New Roman" w:hAnsi="Times New Roman" w:cs="Times New Roman"/>
            <w:i/>
            <w:iCs/>
            <w:kern w:val="0"/>
            <w:lang w:val="en-US"/>
          </w:rPr>
          <w:t>Bird Study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54</w:t>
        </w:r>
        <w:r w:rsidRPr="00F561FB">
          <w:rPr>
            <w:rFonts w:ascii="Times New Roman" w:hAnsi="Times New Roman" w:cs="Times New Roman"/>
            <w:kern w:val="0"/>
            <w:lang w:val="en-US"/>
          </w:rPr>
          <w:t>(1), 87–97. https://doi.org/10.1080/00063650709461460</w:t>
        </w:r>
      </w:ins>
    </w:p>
    <w:p w14:paraId="2B9F8EC5" w14:textId="77777777" w:rsidR="003503D1" w:rsidRPr="00F561FB" w:rsidRDefault="003503D1" w:rsidP="00F561FB">
      <w:pPr>
        <w:pStyle w:val="Bibliography"/>
        <w:rPr>
          <w:ins w:id="1250" w:author="Anne-Marie Cousineau" w:date="2025-07-28T15:07:00Z" w16du:dateUtc="2025-07-28T19:07:00Z"/>
          <w:rFonts w:ascii="Times New Roman" w:hAnsi="Times New Roman" w:cs="Times New Roman"/>
          <w:kern w:val="0"/>
          <w:lang w:val="en-US"/>
        </w:rPr>
        <w:pPrChange w:id="1251" w:author="Anne-Marie Cousineau" w:date="2025-07-28T15:07:00Z" w16du:dateUtc="2025-07-28T19:07:00Z">
          <w:pPr>
            <w:autoSpaceDE w:val="0"/>
            <w:autoSpaceDN w:val="0"/>
            <w:adjustRightInd w:val="0"/>
          </w:pPr>
        </w:pPrChange>
      </w:pPr>
      <w:ins w:id="1252" w:author="Anne-Marie Cousineau" w:date="2025-07-28T15:07:00Z" w16du:dateUtc="2025-07-28T19:07:00Z">
        <w:r w:rsidRPr="00F561FB">
          <w:rPr>
            <w:rFonts w:ascii="Times New Roman" w:hAnsi="Times New Roman" w:cs="Times New Roman"/>
            <w:kern w:val="0"/>
            <w:lang w:val="en-US"/>
          </w:rPr>
          <w:t xml:space="preserve">Chen, D., &amp; Hale, R. C. (2010). A global review of polybrominated diphenyl ether flame retardant contamination in birds. </w:t>
        </w:r>
        <w:r w:rsidRPr="00F561FB">
          <w:rPr>
            <w:rFonts w:ascii="Times New Roman" w:hAnsi="Times New Roman" w:cs="Times New Roman"/>
            <w:i/>
            <w:iCs/>
            <w:kern w:val="0"/>
            <w:lang w:val="en-US"/>
          </w:rPr>
          <w:t>Environment International</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36</w:t>
        </w:r>
        <w:r w:rsidRPr="00F561FB">
          <w:rPr>
            <w:rFonts w:ascii="Times New Roman" w:hAnsi="Times New Roman" w:cs="Times New Roman"/>
            <w:kern w:val="0"/>
            <w:lang w:val="en-US"/>
          </w:rPr>
          <w:t>(7), 800–811. https://doi.org/10.1016/j.envint.2010.05.013</w:t>
        </w:r>
      </w:ins>
    </w:p>
    <w:p w14:paraId="2334EB98" w14:textId="77777777" w:rsidR="003503D1" w:rsidRPr="00F561FB" w:rsidRDefault="003503D1" w:rsidP="00F561FB">
      <w:pPr>
        <w:pStyle w:val="Bibliography"/>
        <w:rPr>
          <w:ins w:id="1253" w:author="Anne-Marie Cousineau" w:date="2025-07-28T15:07:00Z" w16du:dateUtc="2025-07-28T19:07:00Z"/>
          <w:rFonts w:ascii="Times New Roman" w:hAnsi="Times New Roman" w:cs="Times New Roman"/>
          <w:kern w:val="0"/>
          <w:lang w:val="en-US"/>
        </w:rPr>
        <w:pPrChange w:id="1254" w:author="Anne-Marie Cousineau" w:date="2025-07-28T15:07:00Z" w16du:dateUtc="2025-07-28T19:07:00Z">
          <w:pPr>
            <w:autoSpaceDE w:val="0"/>
            <w:autoSpaceDN w:val="0"/>
            <w:adjustRightInd w:val="0"/>
          </w:pPr>
        </w:pPrChange>
      </w:pPr>
      <w:ins w:id="1255" w:author="Anne-Marie Cousineau" w:date="2025-07-28T15:07:00Z" w16du:dateUtc="2025-07-28T19:07:00Z">
        <w:r w:rsidRPr="00F561FB">
          <w:rPr>
            <w:rFonts w:ascii="Times New Roman" w:hAnsi="Times New Roman" w:cs="Times New Roman"/>
            <w:kern w:val="0"/>
            <w:lang w:val="en-US"/>
          </w:rPr>
          <w:t xml:space="preserve">Chiron, F., </w:t>
        </w:r>
        <w:proofErr w:type="spellStart"/>
        <w:r w:rsidRPr="00F561FB">
          <w:rPr>
            <w:rFonts w:ascii="Times New Roman" w:hAnsi="Times New Roman" w:cs="Times New Roman"/>
            <w:kern w:val="0"/>
            <w:lang w:val="en-US"/>
          </w:rPr>
          <w:t>Lorrillière</w:t>
        </w:r>
        <w:proofErr w:type="spellEnd"/>
        <w:r w:rsidRPr="00F561FB">
          <w:rPr>
            <w:rFonts w:ascii="Times New Roman" w:hAnsi="Times New Roman" w:cs="Times New Roman"/>
            <w:kern w:val="0"/>
            <w:lang w:val="en-US"/>
          </w:rPr>
          <w:t xml:space="preserve">, R., Bessa-Gomes, C., </w:t>
        </w:r>
        <w:proofErr w:type="spellStart"/>
        <w:r w:rsidRPr="00F561FB">
          <w:rPr>
            <w:rFonts w:ascii="Times New Roman" w:hAnsi="Times New Roman" w:cs="Times New Roman"/>
            <w:kern w:val="0"/>
            <w:lang w:val="en-US"/>
          </w:rPr>
          <w:t>Tryjanowski</w:t>
        </w:r>
        <w:proofErr w:type="spellEnd"/>
        <w:r w:rsidRPr="00F561FB">
          <w:rPr>
            <w:rFonts w:ascii="Times New Roman" w:hAnsi="Times New Roman" w:cs="Times New Roman"/>
            <w:kern w:val="0"/>
            <w:lang w:val="en-US"/>
          </w:rPr>
          <w:t xml:space="preserve">, P., </w:t>
        </w:r>
        <w:proofErr w:type="spellStart"/>
        <w:r w:rsidRPr="00F561FB">
          <w:rPr>
            <w:rFonts w:ascii="Times New Roman" w:hAnsi="Times New Roman" w:cs="Times New Roman"/>
            <w:kern w:val="0"/>
            <w:lang w:val="en-US"/>
          </w:rPr>
          <w:t>Casanelles</w:t>
        </w:r>
        <w:proofErr w:type="spellEnd"/>
        <w:r w:rsidRPr="00F561FB">
          <w:rPr>
            <w:rFonts w:ascii="Times New Roman" w:hAnsi="Times New Roman" w:cs="Times New Roman"/>
            <w:kern w:val="0"/>
            <w:lang w:val="en-US"/>
          </w:rPr>
          <w:t xml:space="preserve">-Abella, J., </w:t>
        </w:r>
        <w:proofErr w:type="spellStart"/>
        <w:r w:rsidRPr="00F561FB">
          <w:rPr>
            <w:rFonts w:ascii="Times New Roman" w:hAnsi="Times New Roman" w:cs="Times New Roman"/>
            <w:kern w:val="0"/>
            <w:lang w:val="en-US"/>
          </w:rPr>
          <w:t>Laanisto</w:t>
        </w:r>
        <w:proofErr w:type="spellEnd"/>
        <w:r w:rsidRPr="00F561FB">
          <w:rPr>
            <w:rFonts w:ascii="Times New Roman" w:hAnsi="Times New Roman" w:cs="Times New Roman"/>
            <w:kern w:val="0"/>
            <w:lang w:val="en-US"/>
          </w:rPr>
          <w:t xml:space="preserve">, L., Leal, A., Van </w:t>
        </w:r>
        <w:proofErr w:type="spellStart"/>
        <w:r w:rsidRPr="00F561FB">
          <w:rPr>
            <w:rFonts w:ascii="Times New Roman" w:hAnsi="Times New Roman" w:cs="Times New Roman"/>
            <w:kern w:val="0"/>
            <w:lang w:val="en-US"/>
          </w:rPr>
          <w:t>Mensel</w:t>
        </w:r>
        <w:proofErr w:type="spellEnd"/>
        <w:r w:rsidRPr="00F561FB">
          <w:rPr>
            <w:rFonts w:ascii="Times New Roman" w:hAnsi="Times New Roman" w:cs="Times New Roman"/>
            <w:kern w:val="0"/>
            <w:lang w:val="en-US"/>
          </w:rPr>
          <w:t xml:space="preserve">, A., Moretti, M., </w:t>
        </w:r>
        <w:proofErr w:type="spellStart"/>
        <w:r w:rsidRPr="00F561FB">
          <w:rPr>
            <w:rFonts w:ascii="Times New Roman" w:hAnsi="Times New Roman" w:cs="Times New Roman"/>
            <w:kern w:val="0"/>
            <w:lang w:val="en-US"/>
          </w:rPr>
          <w:t>Muyshondt</w:t>
        </w:r>
        <w:proofErr w:type="spellEnd"/>
        <w:r w:rsidRPr="00F561FB">
          <w:rPr>
            <w:rFonts w:ascii="Times New Roman" w:hAnsi="Times New Roman" w:cs="Times New Roman"/>
            <w:kern w:val="0"/>
            <w:lang w:val="en-US"/>
          </w:rPr>
          <w:t xml:space="preserve">, B., Niinemets, Ü., </w:t>
        </w:r>
        <w:proofErr w:type="spellStart"/>
        <w:r w:rsidRPr="00F561FB">
          <w:rPr>
            <w:rFonts w:ascii="Times New Roman" w:hAnsi="Times New Roman" w:cs="Times New Roman"/>
            <w:kern w:val="0"/>
            <w:lang w:val="en-US"/>
          </w:rPr>
          <w:t>Ortí</w:t>
        </w:r>
        <w:proofErr w:type="spellEnd"/>
        <w:r w:rsidRPr="00F561FB">
          <w:rPr>
            <w:rFonts w:ascii="Times New Roman" w:hAnsi="Times New Roman" w:cs="Times New Roman"/>
            <w:kern w:val="0"/>
            <w:lang w:val="en-US"/>
          </w:rPr>
          <w:t xml:space="preserve">, M. A., Pinho, P., Samson, R., &amp; </w:t>
        </w:r>
        <w:proofErr w:type="spellStart"/>
        <w:r w:rsidRPr="00F561FB">
          <w:rPr>
            <w:rFonts w:ascii="Times New Roman" w:hAnsi="Times New Roman" w:cs="Times New Roman"/>
            <w:kern w:val="0"/>
            <w:lang w:val="en-US"/>
          </w:rPr>
          <w:t>Deguines</w:t>
        </w:r>
        <w:proofErr w:type="spellEnd"/>
        <w:r w:rsidRPr="00F561FB">
          <w:rPr>
            <w:rFonts w:ascii="Times New Roman" w:hAnsi="Times New Roman" w:cs="Times New Roman"/>
            <w:kern w:val="0"/>
            <w:lang w:val="en-US"/>
          </w:rPr>
          <w:t xml:space="preserve">, N. (2024). How do urban green space designs shape avian communities? Testing the area–heterogeneity trade-off. </w:t>
        </w:r>
        <w:r w:rsidRPr="00F561FB">
          <w:rPr>
            <w:rFonts w:ascii="Times New Roman" w:hAnsi="Times New Roman" w:cs="Times New Roman"/>
            <w:i/>
            <w:iCs/>
            <w:kern w:val="0"/>
            <w:lang w:val="en-US"/>
          </w:rPr>
          <w:t>Landscape and Urban Planning</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242</w:t>
        </w:r>
        <w:r w:rsidRPr="00F561FB">
          <w:rPr>
            <w:rFonts w:ascii="Times New Roman" w:hAnsi="Times New Roman" w:cs="Times New Roman"/>
            <w:kern w:val="0"/>
            <w:lang w:val="en-US"/>
          </w:rPr>
          <w:t>, 104954. https://doi.org/10.1016/j.landurbplan.2023.104954</w:t>
        </w:r>
      </w:ins>
    </w:p>
    <w:p w14:paraId="403ED965" w14:textId="77777777" w:rsidR="003503D1" w:rsidRPr="00F561FB" w:rsidRDefault="003503D1" w:rsidP="00F561FB">
      <w:pPr>
        <w:pStyle w:val="Bibliography"/>
        <w:rPr>
          <w:ins w:id="1256" w:author="Anne-Marie Cousineau" w:date="2025-07-28T15:07:00Z" w16du:dateUtc="2025-07-28T19:07:00Z"/>
          <w:rFonts w:ascii="Times New Roman" w:hAnsi="Times New Roman" w:cs="Times New Roman"/>
          <w:kern w:val="0"/>
          <w:lang w:val="en-US"/>
        </w:rPr>
        <w:pPrChange w:id="1257" w:author="Anne-Marie Cousineau" w:date="2025-07-28T15:07:00Z" w16du:dateUtc="2025-07-28T19:07:00Z">
          <w:pPr>
            <w:autoSpaceDE w:val="0"/>
            <w:autoSpaceDN w:val="0"/>
            <w:adjustRightInd w:val="0"/>
          </w:pPr>
        </w:pPrChange>
      </w:pPr>
      <w:ins w:id="1258" w:author="Anne-Marie Cousineau" w:date="2025-07-28T15:07:00Z" w16du:dateUtc="2025-07-28T19:07:00Z">
        <w:r w:rsidRPr="00F561FB">
          <w:rPr>
            <w:rFonts w:ascii="Times New Roman" w:hAnsi="Times New Roman" w:cs="Times New Roman"/>
            <w:kern w:val="0"/>
            <w:lang w:val="en-US"/>
          </w:rPr>
          <w:t xml:space="preserve">City of Montreal. (2020). </w:t>
        </w:r>
        <w:r w:rsidRPr="00F561FB">
          <w:rPr>
            <w:rFonts w:ascii="Times New Roman" w:hAnsi="Times New Roman" w:cs="Times New Roman"/>
            <w:i/>
            <w:iCs/>
            <w:kern w:val="0"/>
            <w:lang w:val="en-US"/>
          </w:rPr>
          <w:t>Climate Plan 2020-2030</w:t>
        </w:r>
        <w:r w:rsidRPr="00F561FB">
          <w:rPr>
            <w:rFonts w:ascii="Times New Roman" w:hAnsi="Times New Roman" w:cs="Times New Roman"/>
            <w:kern w:val="0"/>
            <w:lang w:val="en-US"/>
          </w:rPr>
          <w:t>. City of Montreal. https://montreal.ca/en/articles/montreal-climate-plan-objective-carbon-neutral-2050-7613</w:t>
        </w:r>
      </w:ins>
    </w:p>
    <w:p w14:paraId="4626D3DA" w14:textId="77777777" w:rsidR="003503D1" w:rsidRPr="00F561FB" w:rsidRDefault="003503D1" w:rsidP="00F561FB">
      <w:pPr>
        <w:pStyle w:val="Bibliography"/>
        <w:rPr>
          <w:ins w:id="1259" w:author="Anne-Marie Cousineau" w:date="2025-07-28T15:07:00Z" w16du:dateUtc="2025-07-28T19:07:00Z"/>
          <w:rFonts w:ascii="Times New Roman" w:hAnsi="Times New Roman" w:cs="Times New Roman"/>
          <w:kern w:val="0"/>
          <w:lang w:val="en-US"/>
        </w:rPr>
        <w:pPrChange w:id="1260" w:author="Anne-Marie Cousineau" w:date="2025-07-28T15:07:00Z" w16du:dateUtc="2025-07-28T19:07:00Z">
          <w:pPr>
            <w:autoSpaceDE w:val="0"/>
            <w:autoSpaceDN w:val="0"/>
            <w:adjustRightInd w:val="0"/>
          </w:pPr>
        </w:pPrChange>
      </w:pPr>
      <w:ins w:id="1261" w:author="Anne-Marie Cousineau" w:date="2025-07-28T15:07:00Z" w16du:dateUtc="2025-07-28T19:07:00Z">
        <w:r w:rsidRPr="00B82D59">
          <w:rPr>
            <w:rFonts w:ascii="Times New Roman" w:hAnsi="Times New Roman" w:cs="Times New Roman"/>
            <w:kern w:val="0"/>
            <w:rPrChange w:id="1262" w:author="Anne-Marie Cousineau" w:date="2025-07-28T15:09:00Z" w16du:dateUtc="2025-07-28T19:09:00Z">
              <w:rPr>
                <w:rFonts w:ascii="Times New Roman" w:hAnsi="Times New Roman" w:cs="Times New Roman"/>
                <w:kern w:val="0"/>
                <w:lang w:val="en-US"/>
              </w:rPr>
            </w:rPrChange>
          </w:rPr>
          <w:t xml:space="preserve">City of </w:t>
        </w:r>
        <w:proofErr w:type="spellStart"/>
        <w:r w:rsidRPr="00B82D59">
          <w:rPr>
            <w:rFonts w:ascii="Times New Roman" w:hAnsi="Times New Roman" w:cs="Times New Roman"/>
            <w:kern w:val="0"/>
            <w:rPrChange w:id="1263" w:author="Anne-Marie Cousineau" w:date="2025-07-28T15:09:00Z" w16du:dateUtc="2025-07-28T19:09:00Z">
              <w:rPr>
                <w:rFonts w:ascii="Times New Roman" w:hAnsi="Times New Roman" w:cs="Times New Roman"/>
                <w:kern w:val="0"/>
                <w:lang w:val="en-US"/>
              </w:rPr>
            </w:rPrChange>
          </w:rPr>
          <w:t>Montreal</w:t>
        </w:r>
        <w:proofErr w:type="spellEnd"/>
        <w:r w:rsidRPr="00B82D59">
          <w:rPr>
            <w:rFonts w:ascii="Times New Roman" w:hAnsi="Times New Roman" w:cs="Times New Roman"/>
            <w:kern w:val="0"/>
            <w:rPrChange w:id="1264" w:author="Anne-Marie Cousineau" w:date="2025-07-28T15:09:00Z" w16du:dateUtc="2025-07-28T19:09:00Z">
              <w:rPr>
                <w:rFonts w:ascii="Times New Roman" w:hAnsi="Times New Roman" w:cs="Times New Roman"/>
                <w:kern w:val="0"/>
                <w:lang w:val="en-US"/>
              </w:rPr>
            </w:rPrChange>
          </w:rPr>
          <w:t xml:space="preserve">. (2024). </w:t>
        </w:r>
        <w:r w:rsidRPr="00B82D59">
          <w:rPr>
            <w:rFonts w:ascii="Times New Roman" w:hAnsi="Times New Roman" w:cs="Times New Roman"/>
            <w:i/>
            <w:iCs/>
            <w:kern w:val="0"/>
            <w:rPrChange w:id="1265" w:author="Anne-Marie Cousineau" w:date="2025-07-28T15:09:00Z" w16du:dateUtc="2025-07-28T19:09:00Z">
              <w:rPr>
                <w:rFonts w:ascii="Times New Roman" w:hAnsi="Times New Roman" w:cs="Times New Roman"/>
                <w:i/>
                <w:iCs/>
                <w:kern w:val="0"/>
                <w:lang w:val="en-US"/>
              </w:rPr>
            </w:rPrChange>
          </w:rPr>
          <w:t>Plan climat 2020-2030 Ville de Montréal—État d’avancement avril 2024</w:t>
        </w:r>
        <w:r w:rsidRPr="00B82D59">
          <w:rPr>
            <w:rFonts w:ascii="Times New Roman" w:hAnsi="Times New Roman" w:cs="Times New Roman"/>
            <w:kern w:val="0"/>
            <w:rPrChange w:id="1266" w:author="Anne-Marie Cousineau" w:date="2025-07-28T15:09:00Z" w16du:dateUtc="2025-07-28T19:09:00Z">
              <w:rPr>
                <w:rFonts w:ascii="Times New Roman" w:hAnsi="Times New Roman" w:cs="Times New Roman"/>
                <w:kern w:val="0"/>
                <w:lang w:val="en-US"/>
              </w:rPr>
            </w:rPrChange>
          </w:rPr>
          <w:t xml:space="preserve">. </w:t>
        </w:r>
        <w:r w:rsidRPr="00F561FB">
          <w:rPr>
            <w:rFonts w:ascii="Times New Roman" w:hAnsi="Times New Roman" w:cs="Times New Roman"/>
            <w:kern w:val="0"/>
            <w:lang w:val="en-US"/>
          </w:rPr>
          <w:t>City of Montreal. https://mtl.ged.montreal.ca/constellio/?collection=mtlca&amp;portal=REPDOCVDM#!displayDocument/00000092918</w:t>
        </w:r>
      </w:ins>
    </w:p>
    <w:p w14:paraId="5A9A3C11" w14:textId="77777777" w:rsidR="003503D1" w:rsidRPr="00F561FB" w:rsidRDefault="003503D1" w:rsidP="00F561FB">
      <w:pPr>
        <w:pStyle w:val="Bibliography"/>
        <w:rPr>
          <w:ins w:id="1267" w:author="Anne-Marie Cousineau" w:date="2025-07-28T15:07:00Z" w16du:dateUtc="2025-07-28T19:07:00Z"/>
          <w:rFonts w:ascii="Times New Roman" w:hAnsi="Times New Roman" w:cs="Times New Roman"/>
          <w:kern w:val="0"/>
          <w:lang w:val="en-US"/>
        </w:rPr>
        <w:pPrChange w:id="1268" w:author="Anne-Marie Cousineau" w:date="2025-07-28T15:07:00Z" w16du:dateUtc="2025-07-28T19:07:00Z">
          <w:pPr>
            <w:autoSpaceDE w:val="0"/>
            <w:autoSpaceDN w:val="0"/>
            <w:adjustRightInd w:val="0"/>
          </w:pPr>
        </w:pPrChange>
      </w:pPr>
      <w:ins w:id="1269" w:author="Anne-Marie Cousineau" w:date="2025-07-28T15:07:00Z" w16du:dateUtc="2025-07-28T19:07:00Z">
        <w:r w:rsidRPr="00F561FB">
          <w:rPr>
            <w:rFonts w:ascii="Times New Roman" w:hAnsi="Times New Roman" w:cs="Times New Roman"/>
            <w:kern w:val="0"/>
            <w:lang w:val="en-US"/>
          </w:rPr>
          <w:t xml:space="preserve">Cox, D. T. C., Shanahan, D. F., Hudson, H. L., Plummer, K. E., Siriwardena, G. M., Fuller, R. A., Anderson, K., Hancock, S., &amp; Gaston, K. J. (2017). Doses of Neighborhood Nature: The Benefits for Mental Health of Living with Nature. </w:t>
        </w:r>
        <w:proofErr w:type="spellStart"/>
        <w:r w:rsidRPr="00F561FB">
          <w:rPr>
            <w:rFonts w:ascii="Times New Roman" w:hAnsi="Times New Roman" w:cs="Times New Roman"/>
            <w:i/>
            <w:iCs/>
            <w:kern w:val="0"/>
            <w:lang w:val="en-US"/>
          </w:rPr>
          <w:t>BioScience</w:t>
        </w:r>
        <w:proofErr w:type="spellEnd"/>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67</w:t>
        </w:r>
        <w:r w:rsidRPr="00F561FB">
          <w:rPr>
            <w:rFonts w:ascii="Times New Roman" w:hAnsi="Times New Roman" w:cs="Times New Roman"/>
            <w:kern w:val="0"/>
            <w:lang w:val="en-US"/>
          </w:rPr>
          <w:t>(2), 147–155. https://doi.org/10.1093/biosci/biw173</w:t>
        </w:r>
      </w:ins>
    </w:p>
    <w:p w14:paraId="69FF4B43" w14:textId="77777777" w:rsidR="003503D1" w:rsidRPr="00F561FB" w:rsidRDefault="003503D1" w:rsidP="00F561FB">
      <w:pPr>
        <w:pStyle w:val="Bibliography"/>
        <w:rPr>
          <w:ins w:id="1270" w:author="Anne-Marie Cousineau" w:date="2025-07-28T15:07:00Z" w16du:dateUtc="2025-07-28T19:07:00Z"/>
          <w:rFonts w:ascii="Times New Roman" w:hAnsi="Times New Roman" w:cs="Times New Roman"/>
          <w:kern w:val="0"/>
          <w:lang w:val="en-US"/>
        </w:rPr>
        <w:pPrChange w:id="1271" w:author="Anne-Marie Cousineau" w:date="2025-07-28T15:07:00Z" w16du:dateUtc="2025-07-28T19:07:00Z">
          <w:pPr>
            <w:autoSpaceDE w:val="0"/>
            <w:autoSpaceDN w:val="0"/>
            <w:adjustRightInd w:val="0"/>
          </w:pPr>
        </w:pPrChange>
      </w:pPr>
      <w:ins w:id="1272" w:author="Anne-Marie Cousineau" w:date="2025-07-28T15:07:00Z" w16du:dateUtc="2025-07-28T19:07:00Z">
        <w:r w:rsidRPr="00F561FB">
          <w:rPr>
            <w:rFonts w:ascii="Times New Roman" w:hAnsi="Times New Roman" w:cs="Times New Roman"/>
            <w:kern w:val="0"/>
            <w:lang w:val="en-US"/>
          </w:rPr>
          <w:lastRenderedPageBreak/>
          <w:t xml:space="preserve">Cull, C. A., Guest, M. J., Frei, B., &amp; Ziter, C. D. (2025). Human recreational activity does not influence open cup avian nest survival in urban green spaces. </w:t>
        </w:r>
        <w:r w:rsidRPr="00F561FB">
          <w:rPr>
            <w:rFonts w:ascii="Times New Roman" w:hAnsi="Times New Roman" w:cs="Times New Roman"/>
            <w:i/>
            <w:iCs/>
            <w:kern w:val="0"/>
            <w:lang w:val="en-US"/>
          </w:rPr>
          <w:t>Urban Ecosystems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28</w:t>
        </w:r>
        <w:r w:rsidRPr="00F561FB">
          <w:rPr>
            <w:rFonts w:ascii="Times New Roman" w:hAnsi="Times New Roman" w:cs="Times New Roman"/>
            <w:kern w:val="0"/>
            <w:lang w:val="en-US"/>
          </w:rPr>
          <w:t>(2), 24. https://doi.org/10.1007/s11252-024-01669-0</w:t>
        </w:r>
      </w:ins>
    </w:p>
    <w:p w14:paraId="01F7498C" w14:textId="77777777" w:rsidR="003503D1" w:rsidRPr="00F561FB" w:rsidRDefault="003503D1" w:rsidP="00F561FB">
      <w:pPr>
        <w:pStyle w:val="Bibliography"/>
        <w:rPr>
          <w:ins w:id="1273" w:author="Anne-Marie Cousineau" w:date="2025-07-28T15:07:00Z" w16du:dateUtc="2025-07-28T19:07:00Z"/>
          <w:rFonts w:ascii="Times New Roman" w:hAnsi="Times New Roman" w:cs="Times New Roman"/>
          <w:kern w:val="0"/>
          <w:lang w:val="en-US"/>
        </w:rPr>
        <w:pPrChange w:id="1274" w:author="Anne-Marie Cousineau" w:date="2025-07-28T15:07:00Z" w16du:dateUtc="2025-07-28T19:07:00Z">
          <w:pPr>
            <w:autoSpaceDE w:val="0"/>
            <w:autoSpaceDN w:val="0"/>
            <w:adjustRightInd w:val="0"/>
          </w:pPr>
        </w:pPrChange>
      </w:pPr>
      <w:ins w:id="1275" w:author="Anne-Marie Cousineau" w:date="2025-07-28T15:07:00Z" w16du:dateUtc="2025-07-28T19:07:00Z">
        <w:r w:rsidRPr="00F561FB">
          <w:rPr>
            <w:rFonts w:ascii="Times New Roman" w:hAnsi="Times New Roman" w:cs="Times New Roman"/>
            <w:kern w:val="0"/>
            <w:lang w:val="en-US"/>
          </w:rPr>
          <w:t xml:space="preserve">Davies, S., Beck, M. L., &amp; Sewall, K. B. (2018). Territorial aggression in urban and rural Song Sparrows is correlated with corticosterone, but not testosterone. </w:t>
        </w:r>
        <w:r w:rsidRPr="00F561FB">
          <w:rPr>
            <w:rFonts w:ascii="Times New Roman" w:hAnsi="Times New Roman" w:cs="Times New Roman"/>
            <w:i/>
            <w:iCs/>
            <w:kern w:val="0"/>
            <w:lang w:val="en-US"/>
          </w:rPr>
          <w:t>Hormones and Behavior</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98</w:t>
        </w:r>
        <w:r w:rsidRPr="00F561FB">
          <w:rPr>
            <w:rFonts w:ascii="Times New Roman" w:hAnsi="Times New Roman" w:cs="Times New Roman"/>
            <w:kern w:val="0"/>
            <w:lang w:val="en-US"/>
          </w:rPr>
          <w:t>, 8–15. https://doi.org/10.1016/j.yhbeh.2017.11.010</w:t>
        </w:r>
      </w:ins>
    </w:p>
    <w:p w14:paraId="06CD2B2C" w14:textId="77777777" w:rsidR="003503D1" w:rsidRPr="00F561FB" w:rsidRDefault="003503D1" w:rsidP="00F561FB">
      <w:pPr>
        <w:pStyle w:val="Bibliography"/>
        <w:rPr>
          <w:ins w:id="1276" w:author="Anne-Marie Cousineau" w:date="2025-07-28T15:07:00Z" w16du:dateUtc="2025-07-28T19:07:00Z"/>
          <w:rFonts w:ascii="Times New Roman" w:hAnsi="Times New Roman" w:cs="Times New Roman"/>
          <w:kern w:val="0"/>
          <w:lang w:val="en-US"/>
        </w:rPr>
        <w:pPrChange w:id="1277" w:author="Anne-Marie Cousineau" w:date="2025-07-28T15:07:00Z" w16du:dateUtc="2025-07-28T19:07:00Z">
          <w:pPr>
            <w:autoSpaceDE w:val="0"/>
            <w:autoSpaceDN w:val="0"/>
            <w:adjustRightInd w:val="0"/>
          </w:pPr>
        </w:pPrChange>
      </w:pPr>
      <w:ins w:id="1278" w:author="Anne-Marie Cousineau" w:date="2025-07-28T15:07:00Z" w16du:dateUtc="2025-07-28T19:07:00Z">
        <w:r w:rsidRPr="00F561FB">
          <w:rPr>
            <w:rFonts w:ascii="Times New Roman" w:hAnsi="Times New Roman" w:cs="Times New Roman"/>
            <w:kern w:val="0"/>
            <w:lang w:val="en-US"/>
          </w:rPr>
          <w:t xml:space="preserve">Dawson, W. R., Marsh, R. L., &amp; </w:t>
        </w:r>
        <w:proofErr w:type="spellStart"/>
        <w:r w:rsidRPr="00F561FB">
          <w:rPr>
            <w:rFonts w:ascii="Times New Roman" w:hAnsi="Times New Roman" w:cs="Times New Roman"/>
            <w:kern w:val="0"/>
            <w:lang w:val="en-US"/>
          </w:rPr>
          <w:t>Yacoe</w:t>
        </w:r>
        <w:proofErr w:type="spellEnd"/>
        <w:r w:rsidRPr="00F561FB">
          <w:rPr>
            <w:rFonts w:ascii="Times New Roman" w:hAnsi="Times New Roman" w:cs="Times New Roman"/>
            <w:kern w:val="0"/>
            <w:lang w:val="en-US"/>
          </w:rPr>
          <w:t xml:space="preserve">, M. E. (1983). </w:t>
        </w:r>
        <w:r w:rsidRPr="00F561FB">
          <w:rPr>
            <w:rFonts w:ascii="Times New Roman" w:hAnsi="Times New Roman" w:cs="Times New Roman"/>
            <w:i/>
            <w:iCs/>
            <w:kern w:val="0"/>
            <w:lang w:val="en-US"/>
          </w:rPr>
          <w:t>Metabolic adjustments of small passerine birds for migration and cold</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245</w:t>
        </w:r>
        <w:r w:rsidRPr="00F561FB">
          <w:rPr>
            <w:rFonts w:ascii="Times New Roman" w:hAnsi="Times New Roman" w:cs="Times New Roman"/>
            <w:kern w:val="0"/>
            <w:lang w:val="en-US"/>
          </w:rPr>
          <w:t>(6), R755–R767. https://doi.org/10.1152/ajpregu.1983.245.6.R755</w:t>
        </w:r>
      </w:ins>
    </w:p>
    <w:p w14:paraId="07FDEA04" w14:textId="77777777" w:rsidR="003503D1" w:rsidRPr="00F561FB" w:rsidRDefault="003503D1" w:rsidP="00F561FB">
      <w:pPr>
        <w:pStyle w:val="Bibliography"/>
        <w:rPr>
          <w:ins w:id="1279" w:author="Anne-Marie Cousineau" w:date="2025-07-28T15:07:00Z" w16du:dateUtc="2025-07-28T19:07:00Z"/>
          <w:rFonts w:ascii="Times New Roman" w:hAnsi="Times New Roman" w:cs="Times New Roman"/>
          <w:kern w:val="0"/>
          <w:lang w:val="en-US"/>
        </w:rPr>
        <w:pPrChange w:id="1280" w:author="Anne-Marie Cousineau" w:date="2025-07-28T15:07:00Z" w16du:dateUtc="2025-07-28T19:07:00Z">
          <w:pPr>
            <w:autoSpaceDE w:val="0"/>
            <w:autoSpaceDN w:val="0"/>
            <w:adjustRightInd w:val="0"/>
          </w:pPr>
        </w:pPrChange>
      </w:pPr>
      <w:ins w:id="1281" w:author="Anne-Marie Cousineau" w:date="2025-07-28T15:07:00Z" w16du:dateUtc="2025-07-28T19:07:00Z">
        <w:r w:rsidRPr="00F561FB">
          <w:rPr>
            <w:rFonts w:ascii="Times New Roman" w:hAnsi="Times New Roman" w:cs="Times New Roman"/>
            <w:kern w:val="0"/>
            <w:lang w:val="en-US"/>
          </w:rPr>
          <w:t xml:space="preserve">Deguise, I. E., &amp; Kerr, J. T. (2006). Protected Areas and Prospects for Endangered Species Conservation in Canada. </w:t>
        </w:r>
        <w:r w:rsidRPr="00F561FB">
          <w:rPr>
            <w:rFonts w:ascii="Times New Roman" w:hAnsi="Times New Roman" w:cs="Times New Roman"/>
            <w:i/>
            <w:iCs/>
            <w:kern w:val="0"/>
            <w:lang w:val="en-US"/>
          </w:rPr>
          <w:t>Conservation Biology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20</w:t>
        </w:r>
        <w:r w:rsidRPr="00F561FB">
          <w:rPr>
            <w:rFonts w:ascii="Times New Roman" w:hAnsi="Times New Roman" w:cs="Times New Roman"/>
            <w:kern w:val="0"/>
            <w:lang w:val="en-US"/>
          </w:rPr>
          <w:t>(1). https://conbio.onlinelibrary.wiley.com/doi/10.1111/j.1523-1739.2005.00274.x</w:t>
        </w:r>
      </w:ins>
    </w:p>
    <w:p w14:paraId="33075A4F" w14:textId="77777777" w:rsidR="003503D1" w:rsidRPr="00F561FB" w:rsidRDefault="003503D1" w:rsidP="00F561FB">
      <w:pPr>
        <w:pStyle w:val="Bibliography"/>
        <w:rPr>
          <w:ins w:id="1282" w:author="Anne-Marie Cousineau" w:date="2025-07-28T15:07:00Z" w16du:dateUtc="2025-07-28T19:07:00Z"/>
          <w:rFonts w:ascii="Times New Roman" w:hAnsi="Times New Roman" w:cs="Times New Roman"/>
          <w:kern w:val="0"/>
          <w:lang w:val="en-US"/>
        </w:rPr>
        <w:pPrChange w:id="1283" w:author="Anne-Marie Cousineau" w:date="2025-07-28T15:07:00Z" w16du:dateUtc="2025-07-28T19:07:00Z">
          <w:pPr>
            <w:autoSpaceDE w:val="0"/>
            <w:autoSpaceDN w:val="0"/>
            <w:adjustRightInd w:val="0"/>
          </w:pPr>
        </w:pPrChange>
      </w:pPr>
      <w:ins w:id="1284" w:author="Anne-Marie Cousineau" w:date="2025-07-28T15:07:00Z" w16du:dateUtc="2025-07-28T19:07:00Z">
        <w:r w:rsidRPr="00F561FB">
          <w:rPr>
            <w:rFonts w:ascii="Times New Roman" w:hAnsi="Times New Roman" w:cs="Times New Roman"/>
            <w:kern w:val="0"/>
            <w:lang w:val="en-US"/>
          </w:rPr>
          <w:t xml:space="preserve">DeVries, M. S., &amp; Jawor, J. M. (2013). Natural variation in circulating testosterone does not predict nestling provisioning rates in the northern cardinal, </w:t>
        </w:r>
        <w:r w:rsidRPr="00F561FB">
          <w:rPr>
            <w:rFonts w:ascii="Times New Roman" w:hAnsi="Times New Roman" w:cs="Times New Roman"/>
            <w:i/>
            <w:iCs/>
            <w:kern w:val="0"/>
            <w:lang w:val="en-US"/>
          </w:rPr>
          <w:t xml:space="preserve">Cardinalis </w:t>
        </w:r>
        <w:proofErr w:type="spellStart"/>
        <w:r w:rsidRPr="00F561FB">
          <w:rPr>
            <w:rFonts w:ascii="Times New Roman" w:hAnsi="Times New Roman" w:cs="Times New Roman"/>
            <w:i/>
            <w:iCs/>
            <w:kern w:val="0"/>
            <w:lang w:val="en-US"/>
          </w:rPr>
          <w:t>cardinalis</w:t>
        </w:r>
        <w:proofErr w:type="spellEnd"/>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 xml:space="preserve">Animal </w:t>
        </w:r>
        <w:proofErr w:type="spellStart"/>
        <w:r w:rsidRPr="00F561FB">
          <w:rPr>
            <w:rFonts w:ascii="Times New Roman" w:hAnsi="Times New Roman" w:cs="Times New Roman"/>
            <w:i/>
            <w:iCs/>
            <w:kern w:val="0"/>
            <w:lang w:val="en-US"/>
          </w:rPr>
          <w:t>Behaviour</w:t>
        </w:r>
        <w:proofErr w:type="spellEnd"/>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85</w:t>
        </w:r>
        <w:r w:rsidRPr="00F561FB">
          <w:rPr>
            <w:rFonts w:ascii="Times New Roman" w:hAnsi="Times New Roman" w:cs="Times New Roman"/>
            <w:kern w:val="0"/>
            <w:lang w:val="en-US"/>
          </w:rPr>
          <w:t>(5), 957–965. https://doi.org/10.1016/j.anbehav.2013.02.019</w:t>
        </w:r>
      </w:ins>
    </w:p>
    <w:p w14:paraId="3C20627E" w14:textId="77777777" w:rsidR="003503D1" w:rsidRPr="00F561FB" w:rsidRDefault="003503D1" w:rsidP="00F561FB">
      <w:pPr>
        <w:pStyle w:val="Bibliography"/>
        <w:rPr>
          <w:ins w:id="1285" w:author="Anne-Marie Cousineau" w:date="2025-07-28T15:07:00Z" w16du:dateUtc="2025-07-28T19:07:00Z"/>
          <w:rFonts w:ascii="Times New Roman" w:hAnsi="Times New Roman" w:cs="Times New Roman"/>
          <w:kern w:val="0"/>
          <w:lang w:val="en-US"/>
        </w:rPr>
        <w:pPrChange w:id="1286" w:author="Anne-Marie Cousineau" w:date="2025-07-28T15:07:00Z" w16du:dateUtc="2025-07-28T19:07:00Z">
          <w:pPr>
            <w:autoSpaceDE w:val="0"/>
            <w:autoSpaceDN w:val="0"/>
            <w:adjustRightInd w:val="0"/>
          </w:pPr>
        </w:pPrChange>
      </w:pPr>
      <w:ins w:id="1287" w:author="Anne-Marie Cousineau" w:date="2025-07-28T15:07:00Z" w16du:dateUtc="2025-07-28T19:07:00Z">
        <w:r w:rsidRPr="00F561FB">
          <w:rPr>
            <w:rFonts w:ascii="Times New Roman" w:hAnsi="Times New Roman" w:cs="Times New Roman"/>
            <w:kern w:val="0"/>
            <w:lang w:val="en-US"/>
          </w:rPr>
          <w:t xml:space="preserve">Dinh, K. V., Albini, D., Orr, J. A., Macaulay, S. J., </w:t>
        </w:r>
        <w:proofErr w:type="spellStart"/>
        <w:r w:rsidRPr="00F561FB">
          <w:rPr>
            <w:rFonts w:ascii="Times New Roman" w:hAnsi="Times New Roman" w:cs="Times New Roman"/>
            <w:kern w:val="0"/>
            <w:lang w:val="en-US"/>
          </w:rPr>
          <w:t>Rillig</w:t>
        </w:r>
        <w:proofErr w:type="spellEnd"/>
        <w:r w:rsidRPr="00F561FB">
          <w:rPr>
            <w:rFonts w:ascii="Times New Roman" w:hAnsi="Times New Roman" w:cs="Times New Roman"/>
            <w:kern w:val="0"/>
            <w:lang w:val="en-US"/>
          </w:rPr>
          <w:t xml:space="preserve">, M. C., </w:t>
        </w:r>
        <w:proofErr w:type="spellStart"/>
        <w:r w:rsidRPr="00F561FB">
          <w:rPr>
            <w:rFonts w:ascii="Times New Roman" w:hAnsi="Times New Roman" w:cs="Times New Roman"/>
            <w:kern w:val="0"/>
            <w:lang w:val="en-US"/>
          </w:rPr>
          <w:t>Borgå</w:t>
        </w:r>
        <w:proofErr w:type="spellEnd"/>
        <w:r w:rsidRPr="00F561FB">
          <w:rPr>
            <w:rFonts w:ascii="Times New Roman" w:hAnsi="Times New Roman" w:cs="Times New Roman"/>
            <w:kern w:val="0"/>
            <w:lang w:val="en-US"/>
          </w:rPr>
          <w:t xml:space="preserve">, K., &amp; Jackson, M. C. (2023). Winter is </w:t>
        </w:r>
        <w:proofErr w:type="gramStart"/>
        <w:r w:rsidRPr="00F561FB">
          <w:rPr>
            <w:rFonts w:ascii="Times New Roman" w:hAnsi="Times New Roman" w:cs="Times New Roman"/>
            <w:kern w:val="0"/>
            <w:lang w:val="en-US"/>
          </w:rPr>
          <w:t>coming:</w:t>
        </w:r>
        <w:proofErr w:type="gramEnd"/>
        <w:r w:rsidRPr="00F561FB">
          <w:rPr>
            <w:rFonts w:ascii="Times New Roman" w:hAnsi="Times New Roman" w:cs="Times New Roman"/>
            <w:kern w:val="0"/>
            <w:lang w:val="en-US"/>
          </w:rPr>
          <w:t xml:space="preserve"> Interactions of multiple stressors in winter and implications for the natural world. </w:t>
        </w:r>
        <w:r w:rsidRPr="00F561FB">
          <w:rPr>
            <w:rFonts w:ascii="Times New Roman" w:hAnsi="Times New Roman" w:cs="Times New Roman"/>
            <w:i/>
            <w:iCs/>
            <w:kern w:val="0"/>
            <w:lang w:val="en-US"/>
          </w:rPr>
          <w:t>Global Change Biology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29</w:t>
        </w:r>
        <w:r w:rsidRPr="00F561FB">
          <w:rPr>
            <w:rFonts w:ascii="Times New Roman" w:hAnsi="Times New Roman" w:cs="Times New Roman"/>
            <w:kern w:val="0"/>
            <w:lang w:val="en-US"/>
          </w:rPr>
          <w:t>(24), 6834–6845. https://doi.org/10.1111/gcb.16956</w:t>
        </w:r>
      </w:ins>
    </w:p>
    <w:p w14:paraId="416F4DE5" w14:textId="77777777" w:rsidR="003503D1" w:rsidRPr="00F561FB" w:rsidRDefault="003503D1" w:rsidP="00F561FB">
      <w:pPr>
        <w:pStyle w:val="Bibliography"/>
        <w:rPr>
          <w:ins w:id="1288" w:author="Anne-Marie Cousineau" w:date="2025-07-28T15:07:00Z" w16du:dateUtc="2025-07-28T19:07:00Z"/>
          <w:rFonts w:ascii="Times New Roman" w:hAnsi="Times New Roman" w:cs="Times New Roman"/>
          <w:kern w:val="0"/>
          <w:lang w:val="en-US"/>
        </w:rPr>
        <w:pPrChange w:id="1289" w:author="Anne-Marie Cousineau" w:date="2025-07-28T15:07:00Z" w16du:dateUtc="2025-07-28T19:07:00Z">
          <w:pPr>
            <w:autoSpaceDE w:val="0"/>
            <w:autoSpaceDN w:val="0"/>
            <w:adjustRightInd w:val="0"/>
          </w:pPr>
        </w:pPrChange>
      </w:pPr>
      <w:ins w:id="1290" w:author="Anne-Marie Cousineau" w:date="2025-07-28T15:07:00Z" w16du:dateUtc="2025-07-28T19:07:00Z">
        <w:r w:rsidRPr="00F561FB">
          <w:rPr>
            <w:rFonts w:ascii="Times New Roman" w:hAnsi="Times New Roman" w:cs="Times New Roman"/>
            <w:kern w:val="0"/>
            <w:lang w:val="en-US"/>
          </w:rPr>
          <w:t xml:space="preserve">DONNELLY, R., &amp; MARZLUFF, J. M. (2004). Importance of Reserve Size and Landscape Context to Urban Bird Conservation. </w:t>
        </w:r>
        <w:r w:rsidRPr="00F561FB">
          <w:rPr>
            <w:rFonts w:ascii="Times New Roman" w:hAnsi="Times New Roman" w:cs="Times New Roman"/>
            <w:i/>
            <w:iCs/>
            <w:kern w:val="0"/>
            <w:lang w:val="en-US"/>
          </w:rPr>
          <w:t>Conservation Biology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18</w:t>
        </w:r>
        <w:r w:rsidRPr="00F561FB">
          <w:rPr>
            <w:rFonts w:ascii="Times New Roman" w:hAnsi="Times New Roman" w:cs="Times New Roman"/>
            <w:kern w:val="0"/>
            <w:lang w:val="en-US"/>
          </w:rPr>
          <w:t>(3), 733–745. https://doi.org/10.1111/j.1523-1739.2004.00032.x</w:t>
        </w:r>
      </w:ins>
    </w:p>
    <w:p w14:paraId="660C2707" w14:textId="77777777" w:rsidR="003503D1" w:rsidRPr="00F561FB" w:rsidRDefault="003503D1" w:rsidP="00F561FB">
      <w:pPr>
        <w:pStyle w:val="Bibliography"/>
        <w:rPr>
          <w:ins w:id="1291" w:author="Anne-Marie Cousineau" w:date="2025-07-28T15:07:00Z" w16du:dateUtc="2025-07-28T19:07:00Z"/>
          <w:rFonts w:ascii="Times New Roman" w:hAnsi="Times New Roman" w:cs="Times New Roman"/>
          <w:kern w:val="0"/>
          <w:lang w:val="en-US"/>
        </w:rPr>
        <w:pPrChange w:id="1292" w:author="Anne-Marie Cousineau" w:date="2025-07-28T15:07:00Z" w16du:dateUtc="2025-07-28T19:07:00Z">
          <w:pPr>
            <w:autoSpaceDE w:val="0"/>
            <w:autoSpaceDN w:val="0"/>
            <w:adjustRightInd w:val="0"/>
          </w:pPr>
        </w:pPrChange>
      </w:pPr>
      <w:ins w:id="1293" w:author="Anne-Marie Cousineau" w:date="2025-07-28T15:07:00Z" w16du:dateUtc="2025-07-28T19:07:00Z">
        <w:r w:rsidRPr="00F561FB">
          <w:rPr>
            <w:rFonts w:ascii="Times New Roman" w:hAnsi="Times New Roman" w:cs="Times New Roman"/>
            <w:kern w:val="0"/>
            <w:lang w:val="en-US"/>
          </w:rPr>
          <w:lastRenderedPageBreak/>
          <w:t xml:space="preserve">Dupras, J., &amp; Alam, M. (2015). Urban Sprawl and Ecosystem Services: A Half Century Perspective in the Montreal Area (Quebec, Canada). </w:t>
        </w:r>
        <w:r w:rsidRPr="00F561FB">
          <w:rPr>
            <w:rFonts w:ascii="Times New Roman" w:hAnsi="Times New Roman" w:cs="Times New Roman"/>
            <w:i/>
            <w:iCs/>
            <w:kern w:val="0"/>
            <w:lang w:val="en-US"/>
          </w:rPr>
          <w:t>Journal of Environmental Policy &amp; Planning</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17</w:t>
        </w:r>
        <w:r w:rsidRPr="00F561FB">
          <w:rPr>
            <w:rFonts w:ascii="Times New Roman" w:hAnsi="Times New Roman" w:cs="Times New Roman"/>
            <w:kern w:val="0"/>
            <w:lang w:val="en-US"/>
          </w:rPr>
          <w:t>(2), 180–200. https://doi.org/10.1080/1523908X.2014.927755</w:t>
        </w:r>
      </w:ins>
    </w:p>
    <w:p w14:paraId="7B421367" w14:textId="77777777" w:rsidR="003503D1" w:rsidRPr="00F561FB" w:rsidRDefault="003503D1" w:rsidP="00F561FB">
      <w:pPr>
        <w:pStyle w:val="Bibliography"/>
        <w:rPr>
          <w:ins w:id="1294" w:author="Anne-Marie Cousineau" w:date="2025-07-28T15:07:00Z" w16du:dateUtc="2025-07-28T19:07:00Z"/>
          <w:rFonts w:ascii="Times New Roman" w:hAnsi="Times New Roman" w:cs="Times New Roman"/>
          <w:kern w:val="0"/>
          <w:lang w:val="en-US"/>
        </w:rPr>
        <w:pPrChange w:id="1295" w:author="Anne-Marie Cousineau" w:date="2025-07-28T15:07:00Z" w16du:dateUtc="2025-07-28T19:07:00Z">
          <w:pPr>
            <w:autoSpaceDE w:val="0"/>
            <w:autoSpaceDN w:val="0"/>
            <w:adjustRightInd w:val="0"/>
          </w:pPr>
        </w:pPrChange>
      </w:pPr>
      <w:ins w:id="1296" w:author="Anne-Marie Cousineau" w:date="2025-07-28T15:07:00Z" w16du:dateUtc="2025-07-28T19:07:00Z">
        <w:r w:rsidRPr="00F561FB">
          <w:rPr>
            <w:rFonts w:ascii="Times New Roman" w:hAnsi="Times New Roman" w:cs="Times New Roman"/>
            <w:kern w:val="0"/>
            <w:lang w:val="en-US"/>
          </w:rPr>
          <w:t xml:space="preserve">Elliott, J., Brogan, J., Lee, S. L., Drouillard, K. G., &amp; Elliott, K. H. (2015). PBDEs and other POPs in urban birds of prey partly explained by trophic level and carbon source. </w:t>
        </w:r>
        <w:r w:rsidRPr="00F561FB">
          <w:rPr>
            <w:rFonts w:ascii="Times New Roman" w:hAnsi="Times New Roman" w:cs="Times New Roman"/>
            <w:i/>
            <w:iCs/>
            <w:kern w:val="0"/>
            <w:lang w:val="en-US"/>
          </w:rPr>
          <w:t>Science of The Total Environment</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524–525</w:t>
        </w:r>
        <w:r w:rsidRPr="00F561FB">
          <w:rPr>
            <w:rFonts w:ascii="Times New Roman" w:hAnsi="Times New Roman" w:cs="Times New Roman"/>
            <w:kern w:val="0"/>
            <w:lang w:val="en-US"/>
          </w:rPr>
          <w:t>, 157–165. https://doi.org/10.1016/j.scitotenv.2015.04.008</w:t>
        </w:r>
      </w:ins>
    </w:p>
    <w:p w14:paraId="30EF4AC8" w14:textId="77777777" w:rsidR="003503D1" w:rsidRPr="00F561FB" w:rsidRDefault="003503D1" w:rsidP="00F561FB">
      <w:pPr>
        <w:pStyle w:val="Bibliography"/>
        <w:rPr>
          <w:ins w:id="1297" w:author="Anne-Marie Cousineau" w:date="2025-07-28T15:07:00Z" w16du:dateUtc="2025-07-28T19:07:00Z"/>
          <w:rFonts w:ascii="Times New Roman" w:hAnsi="Times New Roman" w:cs="Times New Roman"/>
          <w:kern w:val="0"/>
          <w:lang w:val="en-US"/>
        </w:rPr>
        <w:pPrChange w:id="1298" w:author="Anne-Marie Cousineau" w:date="2025-07-28T15:07:00Z" w16du:dateUtc="2025-07-28T19:07:00Z">
          <w:pPr>
            <w:autoSpaceDE w:val="0"/>
            <w:autoSpaceDN w:val="0"/>
            <w:adjustRightInd w:val="0"/>
          </w:pPr>
        </w:pPrChange>
      </w:pPr>
      <w:ins w:id="1299" w:author="Anne-Marie Cousineau" w:date="2025-07-28T15:07:00Z" w16du:dateUtc="2025-07-28T19:07:00Z">
        <w:r w:rsidRPr="00F561FB">
          <w:rPr>
            <w:rFonts w:ascii="Times New Roman" w:hAnsi="Times New Roman" w:cs="Times New Roman"/>
            <w:kern w:val="0"/>
            <w:lang w:val="en-US"/>
          </w:rPr>
          <w:t xml:space="preserve">Elliott, J., Wilson, L. K., &amp; Wakeford, B. (2005). Polybrominated Diphenyl Ether Trends in Eggs of Marine and Freshwater Birds from British Columbia, Canada, 1979−2002. </w:t>
        </w:r>
        <w:r w:rsidRPr="00F561FB">
          <w:rPr>
            <w:rFonts w:ascii="Times New Roman" w:hAnsi="Times New Roman" w:cs="Times New Roman"/>
            <w:i/>
            <w:iCs/>
            <w:kern w:val="0"/>
            <w:lang w:val="en-US"/>
          </w:rPr>
          <w:t>Environmental Science &amp; Technology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39</w:t>
        </w:r>
        <w:r w:rsidRPr="00F561FB">
          <w:rPr>
            <w:rFonts w:ascii="Times New Roman" w:hAnsi="Times New Roman" w:cs="Times New Roman"/>
            <w:kern w:val="0"/>
            <w:lang w:val="en-US"/>
          </w:rPr>
          <w:t>(15), 5584–5591. https://doi.org/10.1021/es050496q</w:t>
        </w:r>
      </w:ins>
    </w:p>
    <w:p w14:paraId="6714B7F1" w14:textId="77777777" w:rsidR="003503D1" w:rsidRPr="00F561FB" w:rsidRDefault="003503D1" w:rsidP="00F561FB">
      <w:pPr>
        <w:pStyle w:val="Bibliography"/>
        <w:rPr>
          <w:ins w:id="1300" w:author="Anne-Marie Cousineau" w:date="2025-07-28T15:07:00Z" w16du:dateUtc="2025-07-28T19:07:00Z"/>
          <w:rFonts w:ascii="Times New Roman" w:hAnsi="Times New Roman" w:cs="Times New Roman"/>
          <w:kern w:val="0"/>
          <w:lang w:val="en-US"/>
        </w:rPr>
        <w:pPrChange w:id="1301" w:author="Anne-Marie Cousineau" w:date="2025-07-28T15:07:00Z" w16du:dateUtc="2025-07-28T19:07:00Z">
          <w:pPr>
            <w:autoSpaceDE w:val="0"/>
            <w:autoSpaceDN w:val="0"/>
            <w:adjustRightInd w:val="0"/>
          </w:pPr>
        </w:pPrChange>
      </w:pPr>
      <w:ins w:id="1302" w:author="Anne-Marie Cousineau" w:date="2025-07-28T15:07:00Z" w16du:dateUtc="2025-07-28T19:07:00Z">
        <w:r w:rsidRPr="00F561FB">
          <w:rPr>
            <w:rFonts w:ascii="Times New Roman" w:hAnsi="Times New Roman" w:cs="Times New Roman"/>
            <w:kern w:val="0"/>
            <w:lang w:val="en-US"/>
          </w:rPr>
          <w:t xml:space="preserve">Elliott, K., Woo, K. J., &amp; Benvenuti, S. (2009). Do activity costs determine foraging tactics for an arctic seabird? </w:t>
        </w:r>
        <w:r w:rsidRPr="00F561FB">
          <w:rPr>
            <w:rFonts w:ascii="Times New Roman" w:hAnsi="Times New Roman" w:cs="Times New Roman"/>
            <w:i/>
            <w:iCs/>
            <w:kern w:val="0"/>
            <w:lang w:val="en-US"/>
          </w:rPr>
          <w:t>Marine Biology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156</w:t>
        </w:r>
        <w:r w:rsidRPr="00F561FB">
          <w:rPr>
            <w:rFonts w:ascii="Times New Roman" w:hAnsi="Times New Roman" w:cs="Times New Roman"/>
            <w:kern w:val="0"/>
            <w:lang w:val="en-US"/>
          </w:rPr>
          <w:t>(9), 1809–1816. https://doi.org/10.1007/s00227-009-1214-1</w:t>
        </w:r>
      </w:ins>
    </w:p>
    <w:p w14:paraId="20E177DD" w14:textId="77777777" w:rsidR="003503D1" w:rsidRPr="00F561FB" w:rsidRDefault="003503D1" w:rsidP="00F561FB">
      <w:pPr>
        <w:pStyle w:val="Bibliography"/>
        <w:rPr>
          <w:ins w:id="1303" w:author="Anne-Marie Cousineau" w:date="2025-07-28T15:07:00Z" w16du:dateUtc="2025-07-28T19:07:00Z"/>
          <w:rFonts w:ascii="Times New Roman" w:hAnsi="Times New Roman" w:cs="Times New Roman"/>
          <w:kern w:val="0"/>
          <w:lang w:val="en-US"/>
        </w:rPr>
        <w:pPrChange w:id="1304" w:author="Anne-Marie Cousineau" w:date="2025-07-28T15:07:00Z" w16du:dateUtc="2025-07-28T19:07:00Z">
          <w:pPr>
            <w:autoSpaceDE w:val="0"/>
            <w:autoSpaceDN w:val="0"/>
            <w:adjustRightInd w:val="0"/>
          </w:pPr>
        </w:pPrChange>
      </w:pPr>
      <w:ins w:id="1305" w:author="Anne-Marie Cousineau" w:date="2025-07-28T15:07:00Z" w16du:dateUtc="2025-07-28T19:07:00Z">
        <w:r w:rsidRPr="00F561FB">
          <w:rPr>
            <w:rFonts w:ascii="Times New Roman" w:hAnsi="Times New Roman" w:cs="Times New Roman"/>
            <w:kern w:val="0"/>
            <w:lang w:val="en-US"/>
          </w:rPr>
          <w:t xml:space="preserve">Elmqvist, T., </w:t>
        </w:r>
        <w:proofErr w:type="spellStart"/>
        <w:r w:rsidRPr="00F561FB">
          <w:rPr>
            <w:rFonts w:ascii="Times New Roman" w:hAnsi="Times New Roman" w:cs="Times New Roman"/>
            <w:kern w:val="0"/>
            <w:lang w:val="en-US"/>
          </w:rPr>
          <w:t>Fragkias</w:t>
        </w:r>
        <w:proofErr w:type="spellEnd"/>
        <w:r w:rsidRPr="00F561FB">
          <w:rPr>
            <w:rFonts w:ascii="Times New Roman" w:hAnsi="Times New Roman" w:cs="Times New Roman"/>
            <w:kern w:val="0"/>
            <w:lang w:val="en-US"/>
          </w:rPr>
          <w:t xml:space="preserve">, M., Goodness, J., </w:t>
        </w:r>
        <w:proofErr w:type="spellStart"/>
        <w:r w:rsidRPr="00F561FB">
          <w:rPr>
            <w:rFonts w:ascii="Times New Roman" w:hAnsi="Times New Roman" w:cs="Times New Roman"/>
            <w:kern w:val="0"/>
            <w:lang w:val="en-US"/>
          </w:rPr>
          <w:t>Güneralp</w:t>
        </w:r>
        <w:proofErr w:type="spellEnd"/>
        <w:r w:rsidRPr="00F561FB">
          <w:rPr>
            <w:rFonts w:ascii="Times New Roman" w:hAnsi="Times New Roman" w:cs="Times New Roman"/>
            <w:kern w:val="0"/>
            <w:lang w:val="en-US"/>
          </w:rPr>
          <w:t xml:space="preserve">, B., </w:t>
        </w:r>
        <w:proofErr w:type="spellStart"/>
        <w:r w:rsidRPr="00F561FB">
          <w:rPr>
            <w:rFonts w:ascii="Times New Roman" w:hAnsi="Times New Roman" w:cs="Times New Roman"/>
            <w:kern w:val="0"/>
            <w:lang w:val="en-US"/>
          </w:rPr>
          <w:t>Marcotullio</w:t>
        </w:r>
        <w:proofErr w:type="spellEnd"/>
        <w:r w:rsidRPr="00F561FB">
          <w:rPr>
            <w:rFonts w:ascii="Times New Roman" w:hAnsi="Times New Roman" w:cs="Times New Roman"/>
            <w:kern w:val="0"/>
            <w:lang w:val="en-US"/>
          </w:rPr>
          <w:t xml:space="preserve">, P. J., McDonald, R. I., Parnell, S., </w:t>
        </w:r>
        <w:proofErr w:type="spellStart"/>
        <w:r w:rsidRPr="00F561FB">
          <w:rPr>
            <w:rFonts w:ascii="Times New Roman" w:hAnsi="Times New Roman" w:cs="Times New Roman"/>
            <w:kern w:val="0"/>
            <w:lang w:val="en-US"/>
          </w:rPr>
          <w:t>Schewenius</w:t>
        </w:r>
        <w:proofErr w:type="spellEnd"/>
        <w:r w:rsidRPr="00F561FB">
          <w:rPr>
            <w:rFonts w:ascii="Times New Roman" w:hAnsi="Times New Roman" w:cs="Times New Roman"/>
            <w:kern w:val="0"/>
            <w:lang w:val="en-US"/>
          </w:rPr>
          <w:t xml:space="preserve">, M., </w:t>
        </w:r>
        <w:proofErr w:type="spellStart"/>
        <w:r w:rsidRPr="00F561FB">
          <w:rPr>
            <w:rFonts w:ascii="Times New Roman" w:hAnsi="Times New Roman" w:cs="Times New Roman"/>
            <w:kern w:val="0"/>
            <w:lang w:val="en-US"/>
          </w:rPr>
          <w:t>Sendstad</w:t>
        </w:r>
        <w:proofErr w:type="spellEnd"/>
        <w:r w:rsidRPr="00F561FB">
          <w:rPr>
            <w:rFonts w:ascii="Times New Roman" w:hAnsi="Times New Roman" w:cs="Times New Roman"/>
            <w:kern w:val="0"/>
            <w:lang w:val="en-US"/>
          </w:rPr>
          <w:t xml:space="preserve">, M., &amp; Seto, K. C. (2013). </w:t>
        </w:r>
        <w:r w:rsidRPr="00F561FB">
          <w:rPr>
            <w:rFonts w:ascii="Times New Roman" w:hAnsi="Times New Roman" w:cs="Times New Roman"/>
            <w:i/>
            <w:iCs/>
            <w:kern w:val="0"/>
            <w:lang w:val="en-US"/>
          </w:rPr>
          <w:t>Urbanization, biodiversity and ecosystem services: Challenges and opportunities: A global assessment</w:t>
        </w:r>
        <w:r w:rsidRPr="00F561FB">
          <w:rPr>
            <w:rFonts w:ascii="Times New Roman" w:hAnsi="Times New Roman" w:cs="Times New Roman"/>
            <w:kern w:val="0"/>
            <w:lang w:val="en-US"/>
          </w:rPr>
          <w:t>. Springer Nature.</w:t>
        </w:r>
      </w:ins>
    </w:p>
    <w:p w14:paraId="04C00E90" w14:textId="77777777" w:rsidR="003503D1" w:rsidRPr="00F561FB" w:rsidRDefault="003503D1" w:rsidP="00F561FB">
      <w:pPr>
        <w:pStyle w:val="Bibliography"/>
        <w:rPr>
          <w:ins w:id="1306" w:author="Anne-Marie Cousineau" w:date="2025-07-28T15:07:00Z" w16du:dateUtc="2025-07-28T19:07:00Z"/>
          <w:rFonts w:ascii="Times New Roman" w:hAnsi="Times New Roman" w:cs="Times New Roman"/>
          <w:kern w:val="0"/>
          <w:lang w:val="en-US"/>
        </w:rPr>
        <w:pPrChange w:id="1307" w:author="Anne-Marie Cousineau" w:date="2025-07-28T15:07:00Z" w16du:dateUtc="2025-07-28T19:07:00Z">
          <w:pPr>
            <w:autoSpaceDE w:val="0"/>
            <w:autoSpaceDN w:val="0"/>
            <w:adjustRightInd w:val="0"/>
          </w:pPr>
        </w:pPrChange>
      </w:pPr>
      <w:ins w:id="1308" w:author="Anne-Marie Cousineau" w:date="2025-07-28T15:07:00Z" w16du:dateUtc="2025-07-28T19:07:00Z">
        <w:r w:rsidRPr="00F561FB">
          <w:rPr>
            <w:rFonts w:ascii="Times New Roman" w:hAnsi="Times New Roman" w:cs="Times New Roman"/>
            <w:kern w:val="0"/>
            <w:lang w:val="en-US"/>
          </w:rPr>
          <w:t xml:space="preserve">Eötvös, C. B., Magura, T., &amp; Lövei, G. L. (2018). A meta-analysis indicates reduced predation pressure with increasing urbanization. </w:t>
        </w:r>
        <w:r w:rsidRPr="00F561FB">
          <w:rPr>
            <w:rFonts w:ascii="Times New Roman" w:hAnsi="Times New Roman" w:cs="Times New Roman"/>
            <w:i/>
            <w:iCs/>
            <w:kern w:val="0"/>
            <w:lang w:val="en-US"/>
          </w:rPr>
          <w:t>Landscape and Urban Planning</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180</w:t>
        </w:r>
        <w:r w:rsidRPr="00F561FB">
          <w:rPr>
            <w:rFonts w:ascii="Times New Roman" w:hAnsi="Times New Roman" w:cs="Times New Roman"/>
            <w:kern w:val="0"/>
            <w:lang w:val="en-US"/>
          </w:rPr>
          <w:t>, 54–59. https://doi.org/10.1016/j.landurbplan.2018.08.010</w:t>
        </w:r>
      </w:ins>
    </w:p>
    <w:p w14:paraId="56FB6368" w14:textId="77777777" w:rsidR="003503D1" w:rsidRPr="00F561FB" w:rsidRDefault="003503D1" w:rsidP="00F561FB">
      <w:pPr>
        <w:pStyle w:val="Bibliography"/>
        <w:rPr>
          <w:ins w:id="1309" w:author="Anne-Marie Cousineau" w:date="2025-07-28T15:07:00Z" w16du:dateUtc="2025-07-28T19:07:00Z"/>
          <w:rFonts w:ascii="Times New Roman" w:hAnsi="Times New Roman" w:cs="Times New Roman"/>
          <w:kern w:val="0"/>
          <w:lang w:val="en-US"/>
        </w:rPr>
        <w:pPrChange w:id="1310" w:author="Anne-Marie Cousineau" w:date="2025-07-28T15:07:00Z" w16du:dateUtc="2025-07-28T19:07:00Z">
          <w:pPr>
            <w:autoSpaceDE w:val="0"/>
            <w:autoSpaceDN w:val="0"/>
            <w:adjustRightInd w:val="0"/>
          </w:pPr>
        </w:pPrChange>
      </w:pPr>
      <w:ins w:id="1311" w:author="Anne-Marie Cousineau" w:date="2025-07-28T15:07:00Z" w16du:dateUtc="2025-07-28T19:07:00Z">
        <w:r w:rsidRPr="00F561FB">
          <w:rPr>
            <w:rFonts w:ascii="Times New Roman" w:hAnsi="Times New Roman" w:cs="Times New Roman"/>
            <w:kern w:val="0"/>
            <w:lang w:val="en-US"/>
          </w:rPr>
          <w:t xml:space="preserve">Fernandez-Canero, R., &amp; Gonzalez-Redondo, P. (2010). Green Roofs as a Habitat for Birds: A Review. </w:t>
        </w:r>
        <w:r w:rsidRPr="00F561FB">
          <w:rPr>
            <w:rFonts w:ascii="Times New Roman" w:hAnsi="Times New Roman" w:cs="Times New Roman"/>
            <w:i/>
            <w:iCs/>
            <w:kern w:val="0"/>
            <w:lang w:val="en-US"/>
          </w:rPr>
          <w:t>Journal of Animal and Veterinary Advances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w:t>
        </w:r>
        <w:r w:rsidRPr="00F561FB">
          <w:rPr>
            <w:rFonts w:ascii="Times New Roman" w:hAnsi="Times New Roman" w:cs="Times New Roman"/>
            <w:kern w:val="0"/>
            <w:lang w:val="en-US"/>
          </w:rPr>
          <w:t>(15), 2041–2052.</w:t>
        </w:r>
      </w:ins>
    </w:p>
    <w:p w14:paraId="0521765C" w14:textId="77777777" w:rsidR="003503D1" w:rsidRPr="00F561FB" w:rsidRDefault="003503D1" w:rsidP="00F561FB">
      <w:pPr>
        <w:pStyle w:val="Bibliography"/>
        <w:rPr>
          <w:ins w:id="1312" w:author="Anne-Marie Cousineau" w:date="2025-07-28T15:07:00Z" w16du:dateUtc="2025-07-28T19:07:00Z"/>
          <w:rFonts w:ascii="Times New Roman" w:hAnsi="Times New Roman" w:cs="Times New Roman"/>
          <w:kern w:val="0"/>
          <w:lang w:val="en-US"/>
        </w:rPr>
        <w:pPrChange w:id="1313" w:author="Anne-Marie Cousineau" w:date="2025-07-28T15:07:00Z" w16du:dateUtc="2025-07-28T19:07:00Z">
          <w:pPr>
            <w:autoSpaceDE w:val="0"/>
            <w:autoSpaceDN w:val="0"/>
            <w:adjustRightInd w:val="0"/>
          </w:pPr>
        </w:pPrChange>
      </w:pPr>
      <w:ins w:id="1314" w:author="Anne-Marie Cousineau" w:date="2025-07-28T15:07:00Z" w16du:dateUtc="2025-07-28T19:07:00Z">
        <w:r w:rsidRPr="00F561FB">
          <w:rPr>
            <w:rFonts w:ascii="Times New Roman" w:hAnsi="Times New Roman" w:cs="Times New Roman"/>
            <w:kern w:val="0"/>
            <w:lang w:val="en-US"/>
          </w:rPr>
          <w:lastRenderedPageBreak/>
          <w:t xml:space="preserve">Filion, P., Bunting, T., Pavlic, D., &amp; Langlois, P. (2010). Intensification and Sprawl: Residential Density Trajectories in Canada’s Largest Metropolitan Regions. </w:t>
        </w:r>
        <w:r w:rsidRPr="00F561FB">
          <w:rPr>
            <w:rFonts w:ascii="Times New Roman" w:hAnsi="Times New Roman" w:cs="Times New Roman"/>
            <w:i/>
            <w:iCs/>
            <w:kern w:val="0"/>
            <w:lang w:val="en-US"/>
          </w:rPr>
          <w:t>Urban Geography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31</w:t>
        </w:r>
        <w:r w:rsidRPr="00F561FB">
          <w:rPr>
            <w:rFonts w:ascii="Times New Roman" w:hAnsi="Times New Roman" w:cs="Times New Roman"/>
            <w:kern w:val="0"/>
            <w:lang w:val="en-US"/>
          </w:rPr>
          <w:t>(4), 541–569. https://doi.org/10.2747/0272-3638.31.4.541</w:t>
        </w:r>
      </w:ins>
    </w:p>
    <w:p w14:paraId="6FC65846" w14:textId="77777777" w:rsidR="003503D1" w:rsidRPr="00F561FB" w:rsidRDefault="003503D1" w:rsidP="00F561FB">
      <w:pPr>
        <w:pStyle w:val="Bibliography"/>
        <w:rPr>
          <w:ins w:id="1315" w:author="Anne-Marie Cousineau" w:date="2025-07-28T15:07:00Z" w16du:dateUtc="2025-07-28T19:07:00Z"/>
          <w:rFonts w:ascii="Times New Roman" w:hAnsi="Times New Roman" w:cs="Times New Roman"/>
          <w:kern w:val="0"/>
          <w:lang w:val="en-US"/>
        </w:rPr>
        <w:pPrChange w:id="1316" w:author="Anne-Marie Cousineau" w:date="2025-07-28T15:07:00Z" w16du:dateUtc="2025-07-28T19:07:00Z">
          <w:pPr>
            <w:autoSpaceDE w:val="0"/>
            <w:autoSpaceDN w:val="0"/>
            <w:adjustRightInd w:val="0"/>
          </w:pPr>
        </w:pPrChange>
      </w:pPr>
      <w:proofErr w:type="spellStart"/>
      <w:ins w:id="1317" w:author="Anne-Marie Cousineau" w:date="2025-07-28T15:07:00Z" w16du:dateUtc="2025-07-28T19:07:00Z">
        <w:r w:rsidRPr="00F561FB">
          <w:rPr>
            <w:rFonts w:ascii="Times New Roman" w:hAnsi="Times New Roman" w:cs="Times New Roman"/>
            <w:kern w:val="0"/>
            <w:lang w:val="en-US"/>
          </w:rPr>
          <w:t>Filliater</w:t>
        </w:r>
        <w:proofErr w:type="spellEnd"/>
        <w:r w:rsidRPr="00F561FB">
          <w:rPr>
            <w:rFonts w:ascii="Times New Roman" w:hAnsi="Times New Roman" w:cs="Times New Roman"/>
            <w:kern w:val="0"/>
            <w:lang w:val="en-US"/>
          </w:rPr>
          <w:t xml:space="preserve">, T. S., </w:t>
        </w:r>
        <w:proofErr w:type="spellStart"/>
        <w:r w:rsidRPr="00F561FB">
          <w:rPr>
            <w:rFonts w:ascii="Times New Roman" w:hAnsi="Times New Roman" w:cs="Times New Roman"/>
            <w:kern w:val="0"/>
            <w:lang w:val="en-US"/>
          </w:rPr>
          <w:t>Breitwisch</w:t>
        </w:r>
        <w:proofErr w:type="spellEnd"/>
        <w:r w:rsidRPr="00F561FB">
          <w:rPr>
            <w:rFonts w:ascii="Times New Roman" w:hAnsi="Times New Roman" w:cs="Times New Roman"/>
            <w:kern w:val="0"/>
            <w:lang w:val="en-US"/>
          </w:rPr>
          <w:t xml:space="preserve">, R., &amp; Nealen, P. M. (1994). Predation on Northern Cardinal Nests: Does Choice of Nest Site Matter? </w:t>
        </w:r>
        <w:r w:rsidRPr="00F561FB">
          <w:rPr>
            <w:rFonts w:ascii="Times New Roman" w:hAnsi="Times New Roman" w:cs="Times New Roman"/>
            <w:i/>
            <w:iCs/>
            <w:kern w:val="0"/>
            <w:lang w:val="en-US"/>
          </w:rPr>
          <w:t>The Condor: Ornithological Applications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96</w:t>
        </w:r>
        <w:r w:rsidRPr="00F561FB">
          <w:rPr>
            <w:rFonts w:ascii="Times New Roman" w:hAnsi="Times New Roman" w:cs="Times New Roman"/>
            <w:kern w:val="0"/>
            <w:lang w:val="en-US"/>
          </w:rPr>
          <w:t>(3), 761–768. https://doi.org/10.2307/1369479</w:t>
        </w:r>
      </w:ins>
    </w:p>
    <w:p w14:paraId="27355FC1" w14:textId="77777777" w:rsidR="003503D1" w:rsidRPr="00F561FB" w:rsidRDefault="003503D1" w:rsidP="00F561FB">
      <w:pPr>
        <w:pStyle w:val="Bibliography"/>
        <w:rPr>
          <w:ins w:id="1318" w:author="Anne-Marie Cousineau" w:date="2025-07-28T15:07:00Z" w16du:dateUtc="2025-07-28T19:07:00Z"/>
          <w:rFonts w:ascii="Times New Roman" w:hAnsi="Times New Roman" w:cs="Times New Roman"/>
          <w:kern w:val="0"/>
          <w:lang w:val="en-US"/>
        </w:rPr>
        <w:pPrChange w:id="1319" w:author="Anne-Marie Cousineau" w:date="2025-07-28T15:07:00Z" w16du:dateUtc="2025-07-28T19:07:00Z">
          <w:pPr>
            <w:autoSpaceDE w:val="0"/>
            <w:autoSpaceDN w:val="0"/>
            <w:adjustRightInd w:val="0"/>
          </w:pPr>
        </w:pPrChange>
      </w:pPr>
      <w:ins w:id="1320" w:author="Anne-Marie Cousineau" w:date="2025-07-28T15:07:00Z" w16du:dateUtc="2025-07-28T19:07:00Z">
        <w:r w:rsidRPr="00F561FB">
          <w:rPr>
            <w:rFonts w:ascii="Times New Roman" w:hAnsi="Times New Roman" w:cs="Times New Roman"/>
            <w:kern w:val="0"/>
            <w:lang w:val="en-US"/>
          </w:rPr>
          <w:t xml:space="preserve">Frei, B., Morales, A., Cousineau, A.-M., &amp; Beauchamp, A. (2024). </w:t>
        </w:r>
        <w:r w:rsidRPr="00F561FB">
          <w:rPr>
            <w:rFonts w:ascii="Times New Roman" w:hAnsi="Times New Roman" w:cs="Times New Roman"/>
            <w:i/>
            <w:iCs/>
            <w:kern w:val="0"/>
            <w:lang w:val="en-US"/>
          </w:rPr>
          <w:t>Montreal Northern Cardinal Winter Movements (Project 882)</w:t>
        </w:r>
        <w:r w:rsidRPr="00F561FB">
          <w:rPr>
            <w:rFonts w:ascii="Times New Roman" w:hAnsi="Times New Roman" w:cs="Times New Roman"/>
            <w:kern w:val="0"/>
            <w:lang w:val="en-US"/>
          </w:rPr>
          <w:t xml:space="preserve"> [Dataset]. Motus Wildlife Tracking System, Birds Canada. https://motus.org/</w:t>
        </w:r>
      </w:ins>
    </w:p>
    <w:p w14:paraId="45A73F5D" w14:textId="77777777" w:rsidR="003503D1" w:rsidRPr="00F561FB" w:rsidRDefault="003503D1" w:rsidP="00F561FB">
      <w:pPr>
        <w:pStyle w:val="Bibliography"/>
        <w:rPr>
          <w:ins w:id="1321" w:author="Anne-Marie Cousineau" w:date="2025-07-28T15:07:00Z" w16du:dateUtc="2025-07-28T19:07:00Z"/>
          <w:rFonts w:ascii="Times New Roman" w:hAnsi="Times New Roman" w:cs="Times New Roman"/>
          <w:kern w:val="0"/>
          <w:lang w:val="en-US"/>
        </w:rPr>
        <w:pPrChange w:id="1322" w:author="Anne-Marie Cousineau" w:date="2025-07-28T15:07:00Z" w16du:dateUtc="2025-07-28T19:07:00Z">
          <w:pPr>
            <w:autoSpaceDE w:val="0"/>
            <w:autoSpaceDN w:val="0"/>
            <w:adjustRightInd w:val="0"/>
          </w:pPr>
        </w:pPrChange>
      </w:pPr>
      <w:ins w:id="1323" w:author="Anne-Marie Cousineau" w:date="2025-07-28T15:07:00Z" w16du:dateUtc="2025-07-28T19:07:00Z">
        <w:r w:rsidRPr="00F561FB">
          <w:rPr>
            <w:rFonts w:ascii="Times New Roman" w:hAnsi="Times New Roman" w:cs="Times New Roman"/>
            <w:kern w:val="0"/>
            <w:lang w:val="en-US"/>
          </w:rPr>
          <w:t xml:space="preserve">Fristoe, T. S. (2015). Energy use by migrants and residents in North American breeding bird communities. </w:t>
        </w:r>
        <w:r w:rsidRPr="00F561FB">
          <w:rPr>
            <w:rFonts w:ascii="Times New Roman" w:hAnsi="Times New Roman" w:cs="Times New Roman"/>
            <w:i/>
            <w:iCs/>
            <w:kern w:val="0"/>
            <w:lang w:val="en-US"/>
          </w:rPr>
          <w:t>Global Ecology and Biogeography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24</w:t>
        </w:r>
        <w:r w:rsidRPr="00F561FB">
          <w:rPr>
            <w:rFonts w:ascii="Times New Roman" w:hAnsi="Times New Roman" w:cs="Times New Roman"/>
            <w:kern w:val="0"/>
            <w:lang w:val="en-US"/>
          </w:rPr>
          <w:t>(4), 406–415. https://doi.org/10.1111/geb.12262</w:t>
        </w:r>
      </w:ins>
    </w:p>
    <w:p w14:paraId="3C369ADE" w14:textId="77777777" w:rsidR="003503D1" w:rsidRPr="00F561FB" w:rsidRDefault="003503D1" w:rsidP="00F561FB">
      <w:pPr>
        <w:pStyle w:val="Bibliography"/>
        <w:rPr>
          <w:ins w:id="1324" w:author="Anne-Marie Cousineau" w:date="2025-07-28T15:07:00Z" w16du:dateUtc="2025-07-28T19:07:00Z"/>
          <w:rFonts w:ascii="Times New Roman" w:hAnsi="Times New Roman" w:cs="Times New Roman"/>
          <w:kern w:val="0"/>
          <w:lang w:val="en-US"/>
        </w:rPr>
        <w:pPrChange w:id="1325" w:author="Anne-Marie Cousineau" w:date="2025-07-28T15:07:00Z" w16du:dateUtc="2025-07-28T19:07:00Z">
          <w:pPr>
            <w:autoSpaceDE w:val="0"/>
            <w:autoSpaceDN w:val="0"/>
            <w:adjustRightInd w:val="0"/>
          </w:pPr>
        </w:pPrChange>
      </w:pPr>
      <w:ins w:id="1326" w:author="Anne-Marie Cousineau" w:date="2025-07-28T15:07:00Z" w16du:dateUtc="2025-07-28T19:07:00Z">
        <w:r w:rsidRPr="00F561FB">
          <w:rPr>
            <w:rFonts w:ascii="Times New Roman" w:hAnsi="Times New Roman" w:cs="Times New Roman"/>
            <w:kern w:val="0"/>
            <w:lang w:val="en-US"/>
          </w:rPr>
          <w:t xml:space="preserve">Fritts, R. (2022, May 16). Avian Superhighways: The Four Flyways of North America. </w:t>
        </w:r>
        <w:r w:rsidRPr="00F561FB">
          <w:rPr>
            <w:rFonts w:ascii="Times New Roman" w:hAnsi="Times New Roman" w:cs="Times New Roman"/>
            <w:i/>
            <w:iCs/>
            <w:kern w:val="0"/>
            <w:lang w:val="en-US"/>
          </w:rPr>
          <w:t>American Bird Conservancy</w:t>
        </w:r>
        <w:r w:rsidRPr="00F561FB">
          <w:rPr>
            <w:rFonts w:ascii="Times New Roman" w:hAnsi="Times New Roman" w:cs="Times New Roman"/>
            <w:kern w:val="0"/>
            <w:lang w:val="en-US"/>
          </w:rPr>
          <w:t>. https://abcbirds.org/blog/north-american-bird-flyways/</w:t>
        </w:r>
      </w:ins>
    </w:p>
    <w:p w14:paraId="15E00673" w14:textId="77777777" w:rsidR="003503D1" w:rsidRPr="00F561FB" w:rsidRDefault="003503D1" w:rsidP="00F561FB">
      <w:pPr>
        <w:pStyle w:val="Bibliography"/>
        <w:rPr>
          <w:ins w:id="1327" w:author="Anne-Marie Cousineau" w:date="2025-07-28T15:07:00Z" w16du:dateUtc="2025-07-28T19:07:00Z"/>
          <w:rFonts w:ascii="Times New Roman" w:hAnsi="Times New Roman" w:cs="Times New Roman"/>
          <w:kern w:val="0"/>
          <w:lang w:val="en-US"/>
        </w:rPr>
        <w:pPrChange w:id="1328" w:author="Anne-Marie Cousineau" w:date="2025-07-28T15:07:00Z" w16du:dateUtc="2025-07-28T19:07:00Z">
          <w:pPr>
            <w:autoSpaceDE w:val="0"/>
            <w:autoSpaceDN w:val="0"/>
            <w:adjustRightInd w:val="0"/>
          </w:pPr>
        </w:pPrChange>
      </w:pPr>
      <w:ins w:id="1329" w:author="Anne-Marie Cousineau" w:date="2025-07-28T15:07:00Z" w16du:dateUtc="2025-07-28T19:07:00Z">
        <w:r w:rsidRPr="00F561FB">
          <w:rPr>
            <w:rFonts w:ascii="Times New Roman" w:hAnsi="Times New Roman" w:cs="Times New Roman"/>
            <w:kern w:val="0"/>
            <w:lang w:val="en-US"/>
          </w:rPr>
          <w:t xml:space="preserve">Fuller, M. R., Millspaugh, J. J., Church, K. E., &amp; Kenward, R. E. (2005). Wildlife radiotelemetry. </w:t>
        </w:r>
        <w:r w:rsidRPr="00F561FB">
          <w:rPr>
            <w:rFonts w:ascii="Times New Roman" w:hAnsi="Times New Roman" w:cs="Times New Roman"/>
            <w:i/>
            <w:iCs/>
            <w:kern w:val="0"/>
            <w:lang w:val="en-US"/>
          </w:rPr>
          <w:t>Techniques for Wildlife Investigations and Management. Sixth Edition. The Wildlife Society, Bethesda, Maryland, USA</w:t>
        </w:r>
        <w:r w:rsidRPr="00F561FB">
          <w:rPr>
            <w:rFonts w:ascii="Times New Roman" w:hAnsi="Times New Roman" w:cs="Times New Roman"/>
            <w:kern w:val="0"/>
            <w:lang w:val="en-US"/>
          </w:rPr>
          <w:t>, 377–417.</w:t>
        </w:r>
      </w:ins>
    </w:p>
    <w:p w14:paraId="4E642E69" w14:textId="77777777" w:rsidR="003503D1" w:rsidRPr="00F561FB" w:rsidRDefault="003503D1" w:rsidP="00F561FB">
      <w:pPr>
        <w:pStyle w:val="Bibliography"/>
        <w:rPr>
          <w:ins w:id="1330" w:author="Anne-Marie Cousineau" w:date="2025-07-28T15:07:00Z" w16du:dateUtc="2025-07-28T19:07:00Z"/>
          <w:rFonts w:ascii="Times New Roman" w:hAnsi="Times New Roman" w:cs="Times New Roman"/>
          <w:kern w:val="0"/>
          <w:lang w:val="en-US"/>
        </w:rPr>
        <w:pPrChange w:id="1331" w:author="Anne-Marie Cousineau" w:date="2025-07-28T15:07:00Z" w16du:dateUtc="2025-07-28T19:07:00Z">
          <w:pPr>
            <w:autoSpaceDE w:val="0"/>
            <w:autoSpaceDN w:val="0"/>
            <w:adjustRightInd w:val="0"/>
          </w:pPr>
        </w:pPrChange>
      </w:pPr>
      <w:proofErr w:type="spellStart"/>
      <w:ins w:id="1332" w:author="Anne-Marie Cousineau" w:date="2025-07-28T15:07:00Z" w16du:dateUtc="2025-07-28T19:07:00Z">
        <w:r w:rsidRPr="00F561FB">
          <w:rPr>
            <w:rFonts w:ascii="Times New Roman" w:hAnsi="Times New Roman" w:cs="Times New Roman"/>
            <w:kern w:val="0"/>
            <w:lang w:val="en-US"/>
          </w:rPr>
          <w:t>Furberg</w:t>
        </w:r>
        <w:proofErr w:type="spellEnd"/>
        <w:r w:rsidRPr="00F561FB">
          <w:rPr>
            <w:rFonts w:ascii="Times New Roman" w:hAnsi="Times New Roman" w:cs="Times New Roman"/>
            <w:kern w:val="0"/>
            <w:lang w:val="en-US"/>
          </w:rPr>
          <w:t xml:space="preserve">, D., &amp; Ban, Y. (2008). Satellite Monitoring of Urban Sprawl and Assessing the Impact of Land-Cover Changes in the Greater Toronto Area. </w:t>
        </w:r>
        <w:r w:rsidRPr="00F561FB">
          <w:rPr>
            <w:rFonts w:ascii="Times New Roman" w:hAnsi="Times New Roman" w:cs="Times New Roman"/>
            <w:i/>
            <w:iCs/>
            <w:kern w:val="0"/>
            <w:lang w:val="en-US"/>
          </w:rPr>
          <w:t>The XXI Congress of ISPRS. Beijing, China. 3-11 July 2008</w:t>
        </w:r>
        <w:r w:rsidRPr="00F561FB">
          <w:rPr>
            <w:rFonts w:ascii="Times New Roman" w:hAnsi="Times New Roman" w:cs="Times New Roman"/>
            <w:kern w:val="0"/>
            <w:lang w:val="en-US"/>
          </w:rPr>
          <w:t>.</w:t>
        </w:r>
      </w:ins>
    </w:p>
    <w:p w14:paraId="74555AAB" w14:textId="77777777" w:rsidR="003503D1" w:rsidRPr="00F561FB" w:rsidRDefault="003503D1" w:rsidP="00F561FB">
      <w:pPr>
        <w:pStyle w:val="Bibliography"/>
        <w:rPr>
          <w:ins w:id="1333" w:author="Anne-Marie Cousineau" w:date="2025-07-28T15:07:00Z" w16du:dateUtc="2025-07-28T19:07:00Z"/>
          <w:rFonts w:ascii="Times New Roman" w:hAnsi="Times New Roman" w:cs="Times New Roman"/>
          <w:kern w:val="0"/>
          <w:lang w:val="en-US"/>
        </w:rPr>
        <w:pPrChange w:id="1334" w:author="Anne-Marie Cousineau" w:date="2025-07-28T15:07:00Z" w16du:dateUtc="2025-07-28T19:07:00Z">
          <w:pPr>
            <w:autoSpaceDE w:val="0"/>
            <w:autoSpaceDN w:val="0"/>
            <w:adjustRightInd w:val="0"/>
          </w:pPr>
        </w:pPrChange>
      </w:pPr>
      <w:proofErr w:type="spellStart"/>
      <w:ins w:id="1335" w:author="Anne-Marie Cousineau" w:date="2025-07-28T15:07:00Z" w16du:dateUtc="2025-07-28T19:07:00Z">
        <w:r w:rsidRPr="00F561FB">
          <w:rPr>
            <w:rFonts w:ascii="Times New Roman" w:hAnsi="Times New Roman" w:cs="Times New Roman"/>
            <w:kern w:val="0"/>
            <w:lang w:val="en-US"/>
          </w:rPr>
          <w:t>Gahbauer</w:t>
        </w:r>
        <w:proofErr w:type="spellEnd"/>
        <w:r w:rsidRPr="00F561FB">
          <w:rPr>
            <w:rFonts w:ascii="Times New Roman" w:hAnsi="Times New Roman" w:cs="Times New Roman"/>
            <w:kern w:val="0"/>
            <w:lang w:val="en-US"/>
          </w:rPr>
          <w:t xml:space="preserve">, M. A., Duval, S., &amp; Davey, D. (2015). </w:t>
        </w:r>
        <w:r w:rsidRPr="00F561FB">
          <w:rPr>
            <w:rFonts w:ascii="Times New Roman" w:hAnsi="Times New Roman" w:cs="Times New Roman"/>
            <w:i/>
            <w:iCs/>
            <w:kern w:val="0"/>
            <w:lang w:val="en-US"/>
          </w:rPr>
          <w:t>McGill Bird Observatory Annual Program Report 2014</w:t>
        </w:r>
        <w:r w:rsidRPr="00F561FB">
          <w:rPr>
            <w:rFonts w:ascii="Times New Roman" w:hAnsi="Times New Roman" w:cs="Times New Roman"/>
            <w:kern w:val="0"/>
            <w:lang w:val="en-US"/>
          </w:rPr>
          <w:t>.</w:t>
        </w:r>
      </w:ins>
    </w:p>
    <w:p w14:paraId="09843AE0" w14:textId="77777777" w:rsidR="003503D1" w:rsidRPr="00F561FB" w:rsidRDefault="003503D1" w:rsidP="00F561FB">
      <w:pPr>
        <w:pStyle w:val="Bibliography"/>
        <w:rPr>
          <w:ins w:id="1336" w:author="Anne-Marie Cousineau" w:date="2025-07-28T15:07:00Z" w16du:dateUtc="2025-07-28T19:07:00Z"/>
          <w:rFonts w:ascii="Times New Roman" w:hAnsi="Times New Roman" w:cs="Times New Roman"/>
          <w:kern w:val="0"/>
          <w:lang w:val="en-US"/>
        </w:rPr>
        <w:pPrChange w:id="1337" w:author="Anne-Marie Cousineau" w:date="2025-07-28T15:07:00Z" w16du:dateUtc="2025-07-28T19:07:00Z">
          <w:pPr>
            <w:autoSpaceDE w:val="0"/>
            <w:autoSpaceDN w:val="0"/>
            <w:adjustRightInd w:val="0"/>
          </w:pPr>
        </w:pPrChange>
      </w:pPr>
      <w:ins w:id="1338" w:author="Anne-Marie Cousineau" w:date="2025-07-28T15:07:00Z" w16du:dateUtc="2025-07-28T19:07:00Z">
        <w:r w:rsidRPr="00B82D59">
          <w:rPr>
            <w:rFonts w:ascii="Times New Roman" w:hAnsi="Times New Roman" w:cs="Times New Roman"/>
            <w:kern w:val="0"/>
            <w:rPrChange w:id="1339" w:author="Anne-Marie Cousineau" w:date="2025-07-28T15:09:00Z" w16du:dateUtc="2025-07-28T19:09:00Z">
              <w:rPr>
                <w:rFonts w:ascii="Times New Roman" w:hAnsi="Times New Roman" w:cs="Times New Roman"/>
                <w:kern w:val="0"/>
                <w:lang w:val="en-US"/>
              </w:rPr>
            </w:rPrChange>
          </w:rPr>
          <w:lastRenderedPageBreak/>
          <w:t xml:space="preserve">Gómez, J., Michelson, C. I., Bradley, D. W., Ryan Norris, D., </w:t>
        </w:r>
        <w:proofErr w:type="spellStart"/>
        <w:r w:rsidRPr="00B82D59">
          <w:rPr>
            <w:rFonts w:ascii="Times New Roman" w:hAnsi="Times New Roman" w:cs="Times New Roman"/>
            <w:kern w:val="0"/>
            <w:rPrChange w:id="1340" w:author="Anne-Marie Cousineau" w:date="2025-07-28T15:09:00Z" w16du:dateUtc="2025-07-28T19:09:00Z">
              <w:rPr>
                <w:rFonts w:ascii="Times New Roman" w:hAnsi="Times New Roman" w:cs="Times New Roman"/>
                <w:kern w:val="0"/>
                <w:lang w:val="en-US"/>
              </w:rPr>
            </w:rPrChange>
          </w:rPr>
          <w:t>Berzins</w:t>
        </w:r>
        <w:proofErr w:type="spellEnd"/>
        <w:r w:rsidRPr="00B82D59">
          <w:rPr>
            <w:rFonts w:ascii="Times New Roman" w:hAnsi="Times New Roman" w:cs="Times New Roman"/>
            <w:kern w:val="0"/>
            <w:rPrChange w:id="1341" w:author="Anne-Marie Cousineau" w:date="2025-07-28T15:09:00Z" w16du:dateUtc="2025-07-28T19:09:00Z">
              <w:rPr>
                <w:rFonts w:ascii="Times New Roman" w:hAnsi="Times New Roman" w:cs="Times New Roman"/>
                <w:kern w:val="0"/>
                <w:lang w:val="en-US"/>
              </w:rPr>
            </w:rPrChange>
          </w:rPr>
          <w:t xml:space="preserve">, L. L., Dawson, R. D., &amp; Clark, R. G. (2014). </w:t>
        </w:r>
        <w:r w:rsidRPr="00F561FB">
          <w:rPr>
            <w:rFonts w:ascii="Times New Roman" w:hAnsi="Times New Roman" w:cs="Times New Roman"/>
            <w:kern w:val="0"/>
            <w:lang w:val="en-US"/>
          </w:rPr>
          <w:t xml:space="preserve">Effects of geolocators on reproductive performance and annual return rates of a migratory songbird. </w:t>
        </w:r>
        <w:r w:rsidRPr="00F561FB">
          <w:rPr>
            <w:rFonts w:ascii="Times New Roman" w:hAnsi="Times New Roman" w:cs="Times New Roman"/>
            <w:i/>
            <w:iCs/>
            <w:kern w:val="0"/>
            <w:lang w:val="en-US"/>
          </w:rPr>
          <w:t>Journal of Ornithology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155</w:t>
        </w:r>
        <w:r w:rsidRPr="00F561FB">
          <w:rPr>
            <w:rFonts w:ascii="Times New Roman" w:hAnsi="Times New Roman" w:cs="Times New Roman"/>
            <w:kern w:val="0"/>
            <w:lang w:val="en-US"/>
          </w:rPr>
          <w:t>(1), 37–44. https://doi.org/10.1007/s10336-013-0984-x</w:t>
        </w:r>
      </w:ins>
    </w:p>
    <w:p w14:paraId="30D3544E" w14:textId="77777777" w:rsidR="003503D1" w:rsidRPr="00F561FB" w:rsidRDefault="003503D1" w:rsidP="00F561FB">
      <w:pPr>
        <w:pStyle w:val="Bibliography"/>
        <w:rPr>
          <w:ins w:id="1342" w:author="Anne-Marie Cousineau" w:date="2025-07-28T15:07:00Z" w16du:dateUtc="2025-07-28T19:07:00Z"/>
          <w:rFonts w:ascii="Times New Roman" w:hAnsi="Times New Roman" w:cs="Times New Roman"/>
          <w:kern w:val="0"/>
          <w:lang w:val="en-US"/>
        </w:rPr>
        <w:pPrChange w:id="1343" w:author="Anne-Marie Cousineau" w:date="2025-07-28T15:07:00Z" w16du:dateUtc="2025-07-28T19:07:00Z">
          <w:pPr>
            <w:autoSpaceDE w:val="0"/>
            <w:autoSpaceDN w:val="0"/>
            <w:adjustRightInd w:val="0"/>
          </w:pPr>
        </w:pPrChange>
      </w:pPr>
      <w:ins w:id="1344" w:author="Anne-Marie Cousineau" w:date="2025-07-28T15:07:00Z" w16du:dateUtc="2025-07-28T19:07:00Z">
        <w:r w:rsidRPr="00F561FB">
          <w:rPr>
            <w:rFonts w:ascii="Times New Roman" w:hAnsi="Times New Roman" w:cs="Times New Roman"/>
            <w:kern w:val="0"/>
            <w:lang w:val="en-US"/>
          </w:rPr>
          <w:t xml:space="preserve">Gordo, O., </w:t>
        </w:r>
        <w:proofErr w:type="spellStart"/>
        <w:r w:rsidRPr="00F561FB">
          <w:rPr>
            <w:rFonts w:ascii="Times New Roman" w:hAnsi="Times New Roman" w:cs="Times New Roman"/>
            <w:kern w:val="0"/>
            <w:lang w:val="en-US"/>
          </w:rPr>
          <w:t>Brotons</w:t>
        </w:r>
        <w:proofErr w:type="spellEnd"/>
        <w:r w:rsidRPr="00F561FB">
          <w:rPr>
            <w:rFonts w:ascii="Times New Roman" w:hAnsi="Times New Roman" w:cs="Times New Roman"/>
            <w:kern w:val="0"/>
            <w:lang w:val="en-US"/>
          </w:rPr>
          <w:t xml:space="preserve">, L., </w:t>
        </w:r>
        <w:proofErr w:type="spellStart"/>
        <w:r w:rsidRPr="00F561FB">
          <w:rPr>
            <w:rFonts w:ascii="Times New Roman" w:hAnsi="Times New Roman" w:cs="Times New Roman"/>
            <w:kern w:val="0"/>
            <w:lang w:val="en-US"/>
          </w:rPr>
          <w:t>Herrando</w:t>
        </w:r>
        <w:proofErr w:type="spellEnd"/>
        <w:r w:rsidRPr="00F561FB">
          <w:rPr>
            <w:rFonts w:ascii="Times New Roman" w:hAnsi="Times New Roman" w:cs="Times New Roman"/>
            <w:kern w:val="0"/>
            <w:lang w:val="en-US"/>
          </w:rPr>
          <w:t xml:space="preserve">, S., &amp; Gargallo, G. (2021). Rapid </w:t>
        </w:r>
        <w:proofErr w:type="spellStart"/>
        <w:r w:rsidRPr="00F561FB">
          <w:rPr>
            <w:rFonts w:ascii="Times New Roman" w:hAnsi="Times New Roman" w:cs="Times New Roman"/>
            <w:kern w:val="0"/>
            <w:lang w:val="en-US"/>
          </w:rPr>
          <w:t>behavioural</w:t>
        </w:r>
        <w:proofErr w:type="spellEnd"/>
        <w:r w:rsidRPr="00F561FB">
          <w:rPr>
            <w:rFonts w:ascii="Times New Roman" w:hAnsi="Times New Roman" w:cs="Times New Roman"/>
            <w:kern w:val="0"/>
            <w:lang w:val="en-US"/>
          </w:rPr>
          <w:t xml:space="preserve"> response of urban birds to COVID-19 lockdown. </w:t>
        </w:r>
        <w:r w:rsidRPr="00F561FB">
          <w:rPr>
            <w:rFonts w:ascii="Times New Roman" w:hAnsi="Times New Roman" w:cs="Times New Roman"/>
            <w:i/>
            <w:iCs/>
            <w:kern w:val="0"/>
            <w:lang w:val="en-US"/>
          </w:rPr>
          <w:t>Proceedings of the Royal Society B: Biological Sciences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288</w:t>
        </w:r>
        <w:r w:rsidRPr="00F561FB">
          <w:rPr>
            <w:rFonts w:ascii="Times New Roman" w:hAnsi="Times New Roman" w:cs="Times New Roman"/>
            <w:kern w:val="0"/>
            <w:lang w:val="en-US"/>
          </w:rPr>
          <w:t>(1946), 20202513. https://doi.org/10.1098/rspb.2020.2513</w:t>
        </w:r>
      </w:ins>
    </w:p>
    <w:p w14:paraId="3655FF44" w14:textId="77777777" w:rsidR="003503D1" w:rsidRPr="00F561FB" w:rsidRDefault="003503D1" w:rsidP="00F561FB">
      <w:pPr>
        <w:pStyle w:val="Bibliography"/>
        <w:rPr>
          <w:ins w:id="1345" w:author="Anne-Marie Cousineau" w:date="2025-07-28T15:07:00Z" w16du:dateUtc="2025-07-28T19:07:00Z"/>
          <w:rFonts w:ascii="Times New Roman" w:hAnsi="Times New Roman" w:cs="Times New Roman"/>
          <w:kern w:val="0"/>
          <w:lang w:val="en-US"/>
        </w:rPr>
        <w:pPrChange w:id="1346" w:author="Anne-Marie Cousineau" w:date="2025-07-28T15:07:00Z" w16du:dateUtc="2025-07-28T19:07:00Z">
          <w:pPr>
            <w:autoSpaceDE w:val="0"/>
            <w:autoSpaceDN w:val="0"/>
            <w:adjustRightInd w:val="0"/>
          </w:pPr>
        </w:pPrChange>
      </w:pPr>
      <w:ins w:id="1347" w:author="Anne-Marie Cousineau" w:date="2025-07-28T15:07:00Z" w16du:dateUtc="2025-07-28T19:07:00Z">
        <w:r w:rsidRPr="00F561FB">
          <w:rPr>
            <w:rFonts w:ascii="Times New Roman" w:hAnsi="Times New Roman" w:cs="Times New Roman"/>
            <w:kern w:val="0"/>
            <w:lang w:val="en-US"/>
          </w:rPr>
          <w:t xml:space="preserve">Government of Canada. (2018, November 15). </w:t>
        </w:r>
        <w:r w:rsidRPr="00F561FB">
          <w:rPr>
            <w:rFonts w:ascii="Times New Roman" w:hAnsi="Times New Roman" w:cs="Times New Roman"/>
            <w:i/>
            <w:iCs/>
            <w:kern w:val="0"/>
            <w:lang w:val="en-US"/>
          </w:rPr>
          <w:t>Environmental Damages Fund</w:t>
        </w:r>
        <w:r w:rsidRPr="00F561FB">
          <w:rPr>
            <w:rFonts w:ascii="Times New Roman" w:hAnsi="Times New Roman" w:cs="Times New Roman"/>
            <w:kern w:val="0"/>
            <w:lang w:val="en-US"/>
          </w:rPr>
          <w:t>. https://www.canada.ca/en/environment-climate-change/services/environmental-funding/programs/environmental-damages-fund.html</w:t>
        </w:r>
      </w:ins>
    </w:p>
    <w:p w14:paraId="1C2E9FC2" w14:textId="77777777" w:rsidR="003503D1" w:rsidRPr="00F561FB" w:rsidRDefault="003503D1" w:rsidP="00F561FB">
      <w:pPr>
        <w:pStyle w:val="Bibliography"/>
        <w:rPr>
          <w:ins w:id="1348" w:author="Anne-Marie Cousineau" w:date="2025-07-28T15:07:00Z" w16du:dateUtc="2025-07-28T19:07:00Z"/>
          <w:rFonts w:ascii="Times New Roman" w:hAnsi="Times New Roman" w:cs="Times New Roman"/>
          <w:kern w:val="0"/>
          <w:lang w:val="en-US"/>
        </w:rPr>
        <w:pPrChange w:id="1349" w:author="Anne-Marie Cousineau" w:date="2025-07-28T15:07:00Z" w16du:dateUtc="2025-07-28T19:07:00Z">
          <w:pPr>
            <w:autoSpaceDE w:val="0"/>
            <w:autoSpaceDN w:val="0"/>
            <w:adjustRightInd w:val="0"/>
          </w:pPr>
        </w:pPrChange>
      </w:pPr>
      <w:ins w:id="1350" w:author="Anne-Marie Cousineau" w:date="2025-07-28T15:07:00Z" w16du:dateUtc="2025-07-28T19:07:00Z">
        <w:r w:rsidRPr="00F561FB">
          <w:rPr>
            <w:rFonts w:ascii="Times New Roman" w:hAnsi="Times New Roman" w:cs="Times New Roman"/>
            <w:kern w:val="0"/>
            <w:lang w:val="en-US"/>
          </w:rPr>
          <w:t xml:space="preserve">Government of Canada, S. C. (2022a, February 9). </w:t>
        </w:r>
        <w:r w:rsidRPr="00F561FB">
          <w:rPr>
            <w:rFonts w:ascii="Times New Roman" w:hAnsi="Times New Roman" w:cs="Times New Roman"/>
            <w:i/>
            <w:iCs/>
            <w:kern w:val="0"/>
            <w:lang w:val="en-US"/>
          </w:rPr>
          <w:t>Census Profile, 2021 Census of Population</w:t>
        </w:r>
        <w:r w:rsidRPr="00F561FB">
          <w:rPr>
            <w:rFonts w:ascii="Times New Roman" w:hAnsi="Times New Roman" w:cs="Times New Roman"/>
            <w:kern w:val="0"/>
            <w:lang w:val="en-US"/>
          </w:rPr>
          <w:t>. https://www12.statcan.gc.ca/census-recensement/2021/dp-pd/prof/index.cfm?Lang=E</w:t>
        </w:r>
      </w:ins>
    </w:p>
    <w:p w14:paraId="43B396F7" w14:textId="77777777" w:rsidR="003503D1" w:rsidRPr="00B82D59" w:rsidRDefault="003503D1" w:rsidP="00F561FB">
      <w:pPr>
        <w:pStyle w:val="Bibliography"/>
        <w:rPr>
          <w:ins w:id="1351" w:author="Anne-Marie Cousineau" w:date="2025-07-28T15:07:00Z" w16du:dateUtc="2025-07-28T19:07:00Z"/>
          <w:rFonts w:ascii="Times New Roman" w:hAnsi="Times New Roman" w:cs="Times New Roman"/>
          <w:kern w:val="0"/>
          <w:rPrChange w:id="1352" w:author="Anne-Marie Cousineau" w:date="2025-07-28T15:09:00Z" w16du:dateUtc="2025-07-28T19:09:00Z">
            <w:rPr>
              <w:ins w:id="1353" w:author="Anne-Marie Cousineau" w:date="2025-07-28T15:07:00Z" w16du:dateUtc="2025-07-28T19:07:00Z"/>
              <w:rFonts w:ascii="Times New Roman" w:hAnsi="Times New Roman" w:cs="Times New Roman"/>
              <w:kern w:val="0"/>
              <w:lang w:val="en-US"/>
            </w:rPr>
          </w:rPrChange>
        </w:rPr>
        <w:pPrChange w:id="1354" w:author="Anne-Marie Cousineau" w:date="2025-07-28T15:07:00Z" w16du:dateUtc="2025-07-28T19:07:00Z">
          <w:pPr>
            <w:autoSpaceDE w:val="0"/>
            <w:autoSpaceDN w:val="0"/>
            <w:adjustRightInd w:val="0"/>
          </w:pPr>
        </w:pPrChange>
      </w:pPr>
      <w:ins w:id="1355" w:author="Anne-Marie Cousineau" w:date="2025-07-28T15:07:00Z" w16du:dateUtc="2025-07-28T19:07:00Z">
        <w:r w:rsidRPr="00F561FB">
          <w:rPr>
            <w:rFonts w:ascii="Times New Roman" w:hAnsi="Times New Roman" w:cs="Times New Roman"/>
            <w:kern w:val="0"/>
            <w:lang w:val="en-US"/>
          </w:rPr>
          <w:t xml:space="preserve">Government of Canada, S. C. (2022b, February 9). </w:t>
        </w:r>
        <w:r w:rsidRPr="00B82D59">
          <w:rPr>
            <w:rFonts w:ascii="Times New Roman" w:hAnsi="Times New Roman" w:cs="Times New Roman"/>
            <w:i/>
            <w:iCs/>
            <w:kern w:val="0"/>
            <w:rPrChange w:id="1356" w:author="Anne-Marie Cousineau" w:date="2025-07-28T15:09:00Z" w16du:dateUtc="2025-07-28T19:09:00Z">
              <w:rPr>
                <w:rFonts w:ascii="Times New Roman" w:hAnsi="Times New Roman" w:cs="Times New Roman"/>
                <w:i/>
                <w:iCs/>
                <w:kern w:val="0"/>
                <w:lang w:val="en-US"/>
              </w:rPr>
            </w:rPrChange>
          </w:rPr>
          <w:t xml:space="preserve">Profile table, </w:t>
        </w:r>
        <w:proofErr w:type="spellStart"/>
        <w:r w:rsidRPr="00B82D59">
          <w:rPr>
            <w:rFonts w:ascii="Times New Roman" w:hAnsi="Times New Roman" w:cs="Times New Roman"/>
            <w:i/>
            <w:iCs/>
            <w:kern w:val="0"/>
            <w:rPrChange w:id="1357" w:author="Anne-Marie Cousineau" w:date="2025-07-28T15:09:00Z" w16du:dateUtc="2025-07-28T19:09:00Z">
              <w:rPr>
                <w:rFonts w:ascii="Times New Roman" w:hAnsi="Times New Roman" w:cs="Times New Roman"/>
                <w:i/>
                <w:iCs/>
                <w:kern w:val="0"/>
                <w:lang w:val="en-US"/>
              </w:rPr>
            </w:rPrChange>
          </w:rPr>
          <w:t>Census</w:t>
        </w:r>
        <w:proofErr w:type="spellEnd"/>
        <w:r w:rsidRPr="00B82D59">
          <w:rPr>
            <w:rFonts w:ascii="Times New Roman" w:hAnsi="Times New Roman" w:cs="Times New Roman"/>
            <w:i/>
            <w:iCs/>
            <w:kern w:val="0"/>
            <w:rPrChange w:id="1358" w:author="Anne-Marie Cousineau" w:date="2025-07-28T15:09:00Z" w16du:dateUtc="2025-07-28T19:09:00Z">
              <w:rPr>
                <w:rFonts w:ascii="Times New Roman" w:hAnsi="Times New Roman" w:cs="Times New Roman"/>
                <w:i/>
                <w:iCs/>
                <w:kern w:val="0"/>
                <w:lang w:val="en-US"/>
              </w:rPr>
            </w:rPrChange>
          </w:rPr>
          <w:t xml:space="preserve"> Profile, 2021 </w:t>
        </w:r>
        <w:proofErr w:type="spellStart"/>
        <w:r w:rsidRPr="00B82D59">
          <w:rPr>
            <w:rFonts w:ascii="Times New Roman" w:hAnsi="Times New Roman" w:cs="Times New Roman"/>
            <w:i/>
            <w:iCs/>
            <w:kern w:val="0"/>
            <w:rPrChange w:id="1359" w:author="Anne-Marie Cousineau" w:date="2025-07-28T15:09:00Z" w16du:dateUtc="2025-07-28T19:09:00Z">
              <w:rPr>
                <w:rFonts w:ascii="Times New Roman" w:hAnsi="Times New Roman" w:cs="Times New Roman"/>
                <w:i/>
                <w:iCs/>
                <w:kern w:val="0"/>
                <w:lang w:val="en-US"/>
              </w:rPr>
            </w:rPrChange>
          </w:rPr>
          <w:t>Census</w:t>
        </w:r>
        <w:proofErr w:type="spellEnd"/>
        <w:r w:rsidRPr="00B82D59">
          <w:rPr>
            <w:rFonts w:ascii="Times New Roman" w:hAnsi="Times New Roman" w:cs="Times New Roman"/>
            <w:i/>
            <w:iCs/>
            <w:kern w:val="0"/>
            <w:rPrChange w:id="1360" w:author="Anne-Marie Cousineau" w:date="2025-07-28T15:09:00Z" w16du:dateUtc="2025-07-28T19:09:00Z">
              <w:rPr>
                <w:rFonts w:ascii="Times New Roman" w:hAnsi="Times New Roman" w:cs="Times New Roman"/>
                <w:i/>
                <w:iCs/>
                <w:kern w:val="0"/>
                <w:lang w:val="en-US"/>
              </w:rPr>
            </w:rPrChange>
          </w:rPr>
          <w:t xml:space="preserve"> of Population—Montréal, Ville (V) [</w:t>
        </w:r>
        <w:proofErr w:type="spellStart"/>
        <w:r w:rsidRPr="00B82D59">
          <w:rPr>
            <w:rFonts w:ascii="Times New Roman" w:hAnsi="Times New Roman" w:cs="Times New Roman"/>
            <w:i/>
            <w:iCs/>
            <w:kern w:val="0"/>
            <w:rPrChange w:id="1361" w:author="Anne-Marie Cousineau" w:date="2025-07-28T15:09:00Z" w16du:dateUtc="2025-07-28T19:09:00Z">
              <w:rPr>
                <w:rFonts w:ascii="Times New Roman" w:hAnsi="Times New Roman" w:cs="Times New Roman"/>
                <w:i/>
                <w:iCs/>
                <w:kern w:val="0"/>
                <w:lang w:val="en-US"/>
              </w:rPr>
            </w:rPrChange>
          </w:rPr>
          <w:t>Census</w:t>
        </w:r>
        <w:proofErr w:type="spellEnd"/>
        <w:r w:rsidRPr="00B82D59">
          <w:rPr>
            <w:rFonts w:ascii="Times New Roman" w:hAnsi="Times New Roman" w:cs="Times New Roman"/>
            <w:i/>
            <w:iCs/>
            <w:kern w:val="0"/>
            <w:rPrChange w:id="1362" w:author="Anne-Marie Cousineau" w:date="2025-07-28T15:09:00Z" w16du:dateUtc="2025-07-28T19:09:00Z">
              <w:rPr>
                <w:rFonts w:ascii="Times New Roman" w:hAnsi="Times New Roman" w:cs="Times New Roman"/>
                <w:i/>
                <w:iCs/>
                <w:kern w:val="0"/>
                <w:lang w:val="en-US"/>
              </w:rPr>
            </w:rPrChange>
          </w:rPr>
          <w:t xml:space="preserve"> subdivision], </w:t>
        </w:r>
        <w:proofErr w:type="spellStart"/>
        <w:r w:rsidRPr="00B82D59">
          <w:rPr>
            <w:rFonts w:ascii="Times New Roman" w:hAnsi="Times New Roman" w:cs="Times New Roman"/>
            <w:i/>
            <w:iCs/>
            <w:kern w:val="0"/>
            <w:rPrChange w:id="1363" w:author="Anne-Marie Cousineau" w:date="2025-07-28T15:09:00Z" w16du:dateUtc="2025-07-28T19:09:00Z">
              <w:rPr>
                <w:rFonts w:ascii="Times New Roman" w:hAnsi="Times New Roman" w:cs="Times New Roman"/>
                <w:i/>
                <w:iCs/>
                <w:kern w:val="0"/>
                <w:lang w:val="en-US"/>
              </w:rPr>
            </w:rPrChange>
          </w:rPr>
          <w:t>Quebec</w:t>
        </w:r>
        <w:proofErr w:type="spellEnd"/>
        <w:r w:rsidRPr="00B82D59">
          <w:rPr>
            <w:rFonts w:ascii="Times New Roman" w:hAnsi="Times New Roman" w:cs="Times New Roman"/>
            <w:kern w:val="0"/>
            <w:rPrChange w:id="1364" w:author="Anne-Marie Cousineau" w:date="2025-07-28T15:09:00Z" w16du:dateUtc="2025-07-28T19:09:00Z">
              <w:rPr>
                <w:rFonts w:ascii="Times New Roman" w:hAnsi="Times New Roman" w:cs="Times New Roman"/>
                <w:kern w:val="0"/>
                <w:lang w:val="en-US"/>
              </w:rPr>
            </w:rPrChange>
          </w:rPr>
          <w:t>. https://www12.statcan.gc.ca/census-recensement/2021/dp-pd/prof/index.cfm?Lang=E</w:t>
        </w:r>
      </w:ins>
    </w:p>
    <w:p w14:paraId="5BB35221" w14:textId="77777777" w:rsidR="003503D1" w:rsidRPr="00F561FB" w:rsidRDefault="003503D1" w:rsidP="00F561FB">
      <w:pPr>
        <w:pStyle w:val="Bibliography"/>
        <w:rPr>
          <w:ins w:id="1365" w:author="Anne-Marie Cousineau" w:date="2025-07-28T15:07:00Z" w16du:dateUtc="2025-07-28T19:07:00Z"/>
          <w:rFonts w:ascii="Times New Roman" w:hAnsi="Times New Roman" w:cs="Times New Roman"/>
          <w:kern w:val="0"/>
          <w:lang w:val="en-US"/>
        </w:rPr>
        <w:pPrChange w:id="1366" w:author="Anne-Marie Cousineau" w:date="2025-07-28T15:07:00Z" w16du:dateUtc="2025-07-28T19:07:00Z">
          <w:pPr>
            <w:autoSpaceDE w:val="0"/>
            <w:autoSpaceDN w:val="0"/>
            <w:adjustRightInd w:val="0"/>
          </w:pPr>
        </w:pPrChange>
      </w:pPr>
      <w:ins w:id="1367" w:author="Anne-Marie Cousineau" w:date="2025-07-28T15:07:00Z" w16du:dateUtc="2025-07-28T19:07:00Z">
        <w:r w:rsidRPr="00F561FB">
          <w:rPr>
            <w:rFonts w:ascii="Times New Roman" w:hAnsi="Times New Roman" w:cs="Times New Roman"/>
            <w:kern w:val="0"/>
            <w:lang w:val="en-US"/>
          </w:rPr>
          <w:t xml:space="preserve">Gumilyov, L. N., </w:t>
        </w:r>
        <w:proofErr w:type="spellStart"/>
        <w:r w:rsidRPr="00F561FB">
          <w:rPr>
            <w:rFonts w:ascii="Times New Roman" w:hAnsi="Times New Roman" w:cs="Times New Roman"/>
            <w:kern w:val="0"/>
            <w:lang w:val="en-US"/>
          </w:rPr>
          <w:t>Byulegenova</w:t>
        </w:r>
        <w:proofErr w:type="spellEnd"/>
        <w:r w:rsidRPr="00F561FB">
          <w:rPr>
            <w:rFonts w:ascii="Times New Roman" w:hAnsi="Times New Roman" w:cs="Times New Roman"/>
            <w:kern w:val="0"/>
            <w:lang w:val="en-US"/>
          </w:rPr>
          <w:t xml:space="preserve">, B. B., &amp; </w:t>
        </w:r>
        <w:proofErr w:type="spellStart"/>
        <w:r w:rsidRPr="00F561FB">
          <w:rPr>
            <w:rFonts w:ascii="Times New Roman" w:hAnsi="Times New Roman" w:cs="Times New Roman"/>
            <w:kern w:val="0"/>
            <w:lang w:val="en-US"/>
          </w:rPr>
          <w:t>Turemuratov</w:t>
        </w:r>
        <w:proofErr w:type="spellEnd"/>
        <w:r w:rsidRPr="00F561FB">
          <w:rPr>
            <w:rFonts w:ascii="Times New Roman" w:hAnsi="Times New Roman" w:cs="Times New Roman"/>
            <w:kern w:val="0"/>
            <w:lang w:val="en-US"/>
          </w:rPr>
          <w:t xml:space="preserve">, O. </w:t>
        </w:r>
        <w:proofErr w:type="spellStart"/>
        <w:r w:rsidRPr="00F561FB">
          <w:rPr>
            <w:rFonts w:ascii="Times New Roman" w:hAnsi="Times New Roman" w:cs="Times New Roman"/>
            <w:kern w:val="0"/>
            <w:lang w:val="en-US"/>
          </w:rPr>
          <w:t>Zh</w:t>
        </w:r>
        <w:proofErr w:type="spellEnd"/>
        <w:r w:rsidRPr="00F561FB">
          <w:rPr>
            <w:rFonts w:ascii="Times New Roman" w:hAnsi="Times New Roman" w:cs="Times New Roman"/>
            <w:kern w:val="0"/>
            <w:lang w:val="en-US"/>
          </w:rPr>
          <w:t xml:space="preserve">. (2023). </w:t>
        </w:r>
        <w:r w:rsidRPr="00F561FB">
          <w:rPr>
            <w:rFonts w:ascii="Times New Roman" w:hAnsi="Times New Roman" w:cs="Times New Roman"/>
            <w:i/>
            <w:iCs/>
            <w:kern w:val="0"/>
            <w:lang w:val="en-US"/>
          </w:rPr>
          <w:t>Urbanization as a global trend: Causes and consequences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142</w:t>
        </w:r>
        <w:r w:rsidRPr="00F561FB">
          <w:rPr>
            <w:rFonts w:ascii="Times New Roman" w:hAnsi="Times New Roman" w:cs="Times New Roman"/>
            <w:kern w:val="0"/>
            <w:lang w:val="en-US"/>
          </w:rPr>
          <w:t>(1), 37–42. https://doi.org/10.32523/2616-6887/2023-142-1-37-42</w:t>
        </w:r>
      </w:ins>
    </w:p>
    <w:p w14:paraId="09629202" w14:textId="77777777" w:rsidR="003503D1" w:rsidRPr="00F561FB" w:rsidRDefault="003503D1" w:rsidP="00F561FB">
      <w:pPr>
        <w:pStyle w:val="Bibliography"/>
        <w:rPr>
          <w:ins w:id="1368" w:author="Anne-Marie Cousineau" w:date="2025-07-28T15:07:00Z" w16du:dateUtc="2025-07-28T19:07:00Z"/>
          <w:rFonts w:ascii="Times New Roman" w:hAnsi="Times New Roman" w:cs="Times New Roman"/>
          <w:kern w:val="0"/>
          <w:lang w:val="en-US"/>
        </w:rPr>
        <w:pPrChange w:id="1369" w:author="Anne-Marie Cousineau" w:date="2025-07-28T15:07:00Z" w16du:dateUtc="2025-07-28T19:07:00Z">
          <w:pPr>
            <w:autoSpaceDE w:val="0"/>
            <w:autoSpaceDN w:val="0"/>
            <w:adjustRightInd w:val="0"/>
          </w:pPr>
        </w:pPrChange>
      </w:pPr>
      <w:ins w:id="1370" w:author="Anne-Marie Cousineau" w:date="2025-07-28T15:07:00Z" w16du:dateUtc="2025-07-28T19:07:00Z">
        <w:r w:rsidRPr="00F561FB">
          <w:rPr>
            <w:rFonts w:ascii="Times New Roman" w:hAnsi="Times New Roman" w:cs="Times New Roman"/>
            <w:kern w:val="0"/>
            <w:lang w:val="en-US"/>
          </w:rPr>
          <w:t xml:space="preserve">Hahs, A. K., Fournier, B., Aronson, M. F. J., Nilon, C. H., Herrera-Montes, A., Salisbury, A. B., Threlfall, C. G., Rega-Brodsky, C. C., Lepczyk, C. A., La Sorte, F. A., MacGregor-Fors, I., Scott MacIvor, J., Jung, K., Piana, M. R., Williams, N. S. G., Knapp, S., </w:t>
        </w:r>
        <w:proofErr w:type="spellStart"/>
        <w:r w:rsidRPr="00F561FB">
          <w:rPr>
            <w:rFonts w:ascii="Times New Roman" w:hAnsi="Times New Roman" w:cs="Times New Roman"/>
            <w:kern w:val="0"/>
            <w:lang w:val="en-US"/>
          </w:rPr>
          <w:t>Vergnes</w:t>
        </w:r>
        <w:proofErr w:type="spellEnd"/>
        <w:r w:rsidRPr="00F561FB">
          <w:rPr>
            <w:rFonts w:ascii="Times New Roman" w:hAnsi="Times New Roman" w:cs="Times New Roman"/>
            <w:kern w:val="0"/>
            <w:lang w:val="en-US"/>
          </w:rPr>
          <w:t xml:space="preserve">, A., Acevedo, A. A., </w:t>
        </w:r>
        <w:proofErr w:type="spellStart"/>
        <w:r w:rsidRPr="00F561FB">
          <w:rPr>
            <w:rFonts w:ascii="Times New Roman" w:hAnsi="Times New Roman" w:cs="Times New Roman"/>
            <w:kern w:val="0"/>
            <w:lang w:val="en-US"/>
          </w:rPr>
          <w:t>Gainsbury</w:t>
        </w:r>
        <w:proofErr w:type="spellEnd"/>
        <w:r w:rsidRPr="00F561FB">
          <w:rPr>
            <w:rFonts w:ascii="Times New Roman" w:hAnsi="Times New Roman" w:cs="Times New Roman"/>
            <w:kern w:val="0"/>
            <w:lang w:val="en-US"/>
          </w:rPr>
          <w:t xml:space="preserve">, A. M., … Moretti, M. (2023). </w:t>
        </w:r>
        <w:proofErr w:type="spellStart"/>
        <w:r w:rsidRPr="00F561FB">
          <w:rPr>
            <w:rFonts w:ascii="Times New Roman" w:hAnsi="Times New Roman" w:cs="Times New Roman"/>
            <w:kern w:val="0"/>
            <w:lang w:val="en-US"/>
          </w:rPr>
          <w:t>Urbanisation</w:t>
        </w:r>
        <w:proofErr w:type="spellEnd"/>
        <w:r w:rsidRPr="00F561FB">
          <w:rPr>
            <w:rFonts w:ascii="Times New Roman" w:hAnsi="Times New Roman" w:cs="Times New Roman"/>
            <w:kern w:val="0"/>
            <w:lang w:val="en-US"/>
          </w:rPr>
          <w:t xml:space="preserve"> generates </w:t>
        </w:r>
        <w:r w:rsidRPr="00F561FB">
          <w:rPr>
            <w:rFonts w:ascii="Times New Roman" w:hAnsi="Times New Roman" w:cs="Times New Roman"/>
            <w:kern w:val="0"/>
            <w:lang w:val="en-US"/>
          </w:rPr>
          <w:lastRenderedPageBreak/>
          <w:t xml:space="preserve">multiple trait syndromes for terrestrial animal taxa worldwide. </w:t>
        </w:r>
        <w:r w:rsidRPr="00F561FB">
          <w:rPr>
            <w:rFonts w:ascii="Times New Roman" w:hAnsi="Times New Roman" w:cs="Times New Roman"/>
            <w:i/>
            <w:iCs/>
            <w:kern w:val="0"/>
            <w:lang w:val="en-US"/>
          </w:rPr>
          <w:t>Nature Communications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14</w:t>
        </w:r>
        <w:r w:rsidRPr="00F561FB">
          <w:rPr>
            <w:rFonts w:ascii="Times New Roman" w:hAnsi="Times New Roman" w:cs="Times New Roman"/>
            <w:kern w:val="0"/>
            <w:lang w:val="en-US"/>
          </w:rPr>
          <w:t>(1), 4751. https://doi.org/10.1038/s41467-023-39746-1</w:t>
        </w:r>
      </w:ins>
    </w:p>
    <w:p w14:paraId="25881E49" w14:textId="77777777" w:rsidR="003503D1" w:rsidRPr="00F561FB" w:rsidRDefault="003503D1" w:rsidP="00F561FB">
      <w:pPr>
        <w:pStyle w:val="Bibliography"/>
        <w:rPr>
          <w:ins w:id="1371" w:author="Anne-Marie Cousineau" w:date="2025-07-28T15:07:00Z" w16du:dateUtc="2025-07-28T19:07:00Z"/>
          <w:rFonts w:ascii="Times New Roman" w:hAnsi="Times New Roman" w:cs="Times New Roman"/>
          <w:kern w:val="0"/>
          <w:lang w:val="en-US"/>
        </w:rPr>
        <w:pPrChange w:id="1372" w:author="Anne-Marie Cousineau" w:date="2025-07-28T15:07:00Z" w16du:dateUtc="2025-07-28T19:07:00Z">
          <w:pPr>
            <w:autoSpaceDE w:val="0"/>
            <w:autoSpaceDN w:val="0"/>
            <w:adjustRightInd w:val="0"/>
          </w:pPr>
        </w:pPrChange>
      </w:pPr>
      <w:ins w:id="1373" w:author="Anne-Marie Cousineau" w:date="2025-07-28T15:07:00Z" w16du:dateUtc="2025-07-28T19:07:00Z">
        <w:r w:rsidRPr="00F561FB">
          <w:rPr>
            <w:rFonts w:ascii="Times New Roman" w:hAnsi="Times New Roman" w:cs="Times New Roman"/>
            <w:kern w:val="0"/>
            <w:lang w:val="en-US"/>
          </w:rPr>
          <w:t xml:space="preserve">Halkin, S. L., Shustack, D. P., DeVries, M. S., Jawor, J. M., &amp; Linville, S. U. (2021). Northern Cardinal (Cardinalis cardinalis), version 2.0. </w:t>
        </w:r>
        <w:r w:rsidRPr="00F561FB">
          <w:rPr>
            <w:rFonts w:ascii="Times New Roman" w:hAnsi="Times New Roman" w:cs="Times New Roman"/>
            <w:i/>
            <w:iCs/>
            <w:kern w:val="0"/>
            <w:lang w:val="en-US"/>
          </w:rPr>
          <w:t>Birds of the World</w:t>
        </w:r>
        <w:r w:rsidRPr="00F561FB">
          <w:rPr>
            <w:rFonts w:ascii="Times New Roman" w:hAnsi="Times New Roman" w:cs="Times New Roman"/>
            <w:kern w:val="0"/>
            <w:lang w:val="en-US"/>
          </w:rPr>
          <w:t>. https://doi.org/10.2173/bow.norcar.02</w:t>
        </w:r>
      </w:ins>
    </w:p>
    <w:p w14:paraId="71FE9BE7" w14:textId="77777777" w:rsidR="003503D1" w:rsidRPr="00F561FB" w:rsidRDefault="003503D1" w:rsidP="00F561FB">
      <w:pPr>
        <w:pStyle w:val="Bibliography"/>
        <w:rPr>
          <w:ins w:id="1374" w:author="Anne-Marie Cousineau" w:date="2025-07-28T15:07:00Z" w16du:dateUtc="2025-07-28T19:07:00Z"/>
          <w:rFonts w:ascii="Times New Roman" w:hAnsi="Times New Roman" w:cs="Times New Roman"/>
          <w:kern w:val="0"/>
          <w:lang w:val="en-US"/>
        </w:rPr>
        <w:pPrChange w:id="1375" w:author="Anne-Marie Cousineau" w:date="2025-07-28T15:07:00Z" w16du:dateUtc="2025-07-28T19:07:00Z">
          <w:pPr>
            <w:autoSpaceDE w:val="0"/>
            <w:autoSpaceDN w:val="0"/>
            <w:adjustRightInd w:val="0"/>
          </w:pPr>
        </w:pPrChange>
      </w:pPr>
      <w:ins w:id="1376" w:author="Anne-Marie Cousineau" w:date="2025-07-28T15:07:00Z" w16du:dateUtc="2025-07-28T19:07:00Z">
        <w:r w:rsidRPr="00F561FB">
          <w:rPr>
            <w:rFonts w:ascii="Times New Roman" w:hAnsi="Times New Roman" w:cs="Times New Roman"/>
            <w:kern w:val="0"/>
            <w:lang w:val="en-US"/>
          </w:rPr>
          <w:t xml:space="preserve">Harris, R. B., &amp; Fish, U. S. (1990). </w:t>
        </w:r>
        <w:r w:rsidRPr="00F561FB">
          <w:rPr>
            <w:rFonts w:ascii="Times New Roman" w:hAnsi="Times New Roman" w:cs="Times New Roman"/>
            <w:i/>
            <w:iCs/>
            <w:kern w:val="0"/>
            <w:lang w:val="en-US"/>
          </w:rPr>
          <w:t>Tracking wildlife by satellite</w:t>
        </w:r>
        <w:r w:rsidRPr="00F561FB">
          <w:rPr>
            <w:rFonts w:ascii="Times New Roman" w:hAnsi="Times New Roman" w:cs="Times New Roman"/>
            <w:kern w:val="0"/>
            <w:lang w:val="en-US"/>
          </w:rPr>
          <w:t>.</w:t>
        </w:r>
      </w:ins>
    </w:p>
    <w:p w14:paraId="4FAFCE66" w14:textId="77777777" w:rsidR="003503D1" w:rsidRPr="00F561FB" w:rsidRDefault="003503D1" w:rsidP="00F561FB">
      <w:pPr>
        <w:pStyle w:val="Bibliography"/>
        <w:rPr>
          <w:ins w:id="1377" w:author="Anne-Marie Cousineau" w:date="2025-07-28T15:07:00Z" w16du:dateUtc="2025-07-28T19:07:00Z"/>
          <w:rFonts w:ascii="Times New Roman" w:hAnsi="Times New Roman" w:cs="Times New Roman"/>
          <w:kern w:val="0"/>
          <w:lang w:val="en-US"/>
        </w:rPr>
        <w:pPrChange w:id="1378" w:author="Anne-Marie Cousineau" w:date="2025-07-28T15:07:00Z" w16du:dateUtc="2025-07-28T19:07:00Z">
          <w:pPr>
            <w:autoSpaceDE w:val="0"/>
            <w:autoSpaceDN w:val="0"/>
            <w:adjustRightInd w:val="0"/>
          </w:pPr>
        </w:pPrChange>
      </w:pPr>
      <w:ins w:id="1379" w:author="Anne-Marie Cousineau" w:date="2025-07-28T15:07:00Z" w16du:dateUtc="2025-07-28T19:07:00Z">
        <w:r w:rsidRPr="00F561FB">
          <w:rPr>
            <w:rFonts w:ascii="Times New Roman" w:hAnsi="Times New Roman" w:cs="Times New Roman"/>
            <w:kern w:val="0"/>
            <w:lang w:val="en-US"/>
          </w:rPr>
          <w:t xml:space="preserve">Havlíček, J., Riegert, J., &amp; Fuchs, R. (2022). A comparison of foraging-range sizes, flight distances and foraging habitat preferences in urban and rural House Sparrow (Passer </w:t>
        </w:r>
        <w:proofErr w:type="spellStart"/>
        <w:r w:rsidRPr="00F561FB">
          <w:rPr>
            <w:rFonts w:ascii="Times New Roman" w:hAnsi="Times New Roman" w:cs="Times New Roman"/>
            <w:kern w:val="0"/>
            <w:lang w:val="en-US"/>
          </w:rPr>
          <w:t>domesticus</w:t>
        </w:r>
        <w:proofErr w:type="spellEnd"/>
        <w:r w:rsidRPr="00F561FB">
          <w:rPr>
            <w:rFonts w:ascii="Times New Roman" w:hAnsi="Times New Roman" w:cs="Times New Roman"/>
            <w:kern w:val="0"/>
            <w:lang w:val="en-US"/>
          </w:rPr>
          <w:t xml:space="preserve">) populations. </w:t>
        </w:r>
        <w:r w:rsidRPr="00F561FB">
          <w:rPr>
            <w:rFonts w:ascii="Times New Roman" w:hAnsi="Times New Roman" w:cs="Times New Roman"/>
            <w:i/>
            <w:iCs/>
            <w:kern w:val="0"/>
            <w:lang w:val="en-US"/>
          </w:rPr>
          <w:t>Ibis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164</w:t>
        </w:r>
        <w:r w:rsidRPr="00F561FB">
          <w:rPr>
            <w:rFonts w:ascii="Times New Roman" w:hAnsi="Times New Roman" w:cs="Times New Roman"/>
            <w:kern w:val="0"/>
            <w:lang w:val="en-US"/>
          </w:rPr>
          <w:t>(4), 1227–1242. https://doi.org/10.1111/ibi.13072</w:t>
        </w:r>
      </w:ins>
    </w:p>
    <w:p w14:paraId="268E0509" w14:textId="77777777" w:rsidR="003503D1" w:rsidRPr="00F561FB" w:rsidRDefault="003503D1" w:rsidP="00F561FB">
      <w:pPr>
        <w:pStyle w:val="Bibliography"/>
        <w:rPr>
          <w:ins w:id="1380" w:author="Anne-Marie Cousineau" w:date="2025-07-28T15:07:00Z" w16du:dateUtc="2025-07-28T19:07:00Z"/>
          <w:rFonts w:ascii="Times New Roman" w:hAnsi="Times New Roman" w:cs="Times New Roman"/>
          <w:kern w:val="0"/>
          <w:lang w:val="en-US"/>
        </w:rPr>
        <w:pPrChange w:id="1381" w:author="Anne-Marie Cousineau" w:date="2025-07-28T15:07:00Z" w16du:dateUtc="2025-07-28T19:07:00Z">
          <w:pPr>
            <w:autoSpaceDE w:val="0"/>
            <w:autoSpaceDN w:val="0"/>
            <w:adjustRightInd w:val="0"/>
          </w:pPr>
        </w:pPrChange>
      </w:pPr>
      <w:ins w:id="1382" w:author="Anne-Marie Cousineau" w:date="2025-07-28T15:07:00Z" w16du:dateUtc="2025-07-28T19:07:00Z">
        <w:r w:rsidRPr="00F561FB">
          <w:rPr>
            <w:rFonts w:ascii="Times New Roman" w:hAnsi="Times New Roman" w:cs="Times New Roman"/>
            <w:kern w:val="0"/>
            <w:lang w:val="en-US"/>
          </w:rPr>
          <w:t xml:space="preserve">Hofman, M. P. G., Hayward, M. W., Heim, M., Marchand, P., Rolandsen, C. M., Mattisson, J., Urbano, F., Heurich, M., </w:t>
        </w:r>
        <w:proofErr w:type="spellStart"/>
        <w:r w:rsidRPr="00F561FB">
          <w:rPr>
            <w:rFonts w:ascii="Times New Roman" w:hAnsi="Times New Roman" w:cs="Times New Roman"/>
            <w:kern w:val="0"/>
            <w:lang w:val="en-US"/>
          </w:rPr>
          <w:t>Mysterud</w:t>
        </w:r>
        <w:proofErr w:type="spellEnd"/>
        <w:r w:rsidRPr="00F561FB">
          <w:rPr>
            <w:rFonts w:ascii="Times New Roman" w:hAnsi="Times New Roman" w:cs="Times New Roman"/>
            <w:kern w:val="0"/>
            <w:lang w:val="en-US"/>
          </w:rPr>
          <w:t xml:space="preserve">, A., </w:t>
        </w:r>
        <w:proofErr w:type="spellStart"/>
        <w:r w:rsidRPr="00F561FB">
          <w:rPr>
            <w:rFonts w:ascii="Times New Roman" w:hAnsi="Times New Roman" w:cs="Times New Roman"/>
            <w:kern w:val="0"/>
            <w:lang w:val="en-US"/>
          </w:rPr>
          <w:t>Melzheimer</w:t>
        </w:r>
        <w:proofErr w:type="spellEnd"/>
        <w:r w:rsidRPr="00F561FB">
          <w:rPr>
            <w:rFonts w:ascii="Times New Roman" w:hAnsi="Times New Roman" w:cs="Times New Roman"/>
            <w:kern w:val="0"/>
            <w:lang w:val="en-US"/>
          </w:rPr>
          <w:t xml:space="preserve">, J., </w:t>
        </w:r>
        <w:proofErr w:type="spellStart"/>
        <w:r w:rsidRPr="00F561FB">
          <w:rPr>
            <w:rFonts w:ascii="Times New Roman" w:hAnsi="Times New Roman" w:cs="Times New Roman"/>
            <w:kern w:val="0"/>
            <w:lang w:val="en-US"/>
          </w:rPr>
          <w:t>Morellet</w:t>
        </w:r>
        <w:proofErr w:type="spellEnd"/>
        <w:r w:rsidRPr="00F561FB">
          <w:rPr>
            <w:rFonts w:ascii="Times New Roman" w:hAnsi="Times New Roman" w:cs="Times New Roman"/>
            <w:kern w:val="0"/>
            <w:lang w:val="en-US"/>
          </w:rPr>
          <w:t xml:space="preserve">, N., Voigt, U., Allen, B. L., Gehr, B., Rouco, C., Ullmann, W., Holand, Ø., Jørgensen, N. H., Steinheim, G., … </w:t>
        </w:r>
        <w:proofErr w:type="spellStart"/>
        <w:r w:rsidRPr="00F561FB">
          <w:rPr>
            <w:rFonts w:ascii="Times New Roman" w:hAnsi="Times New Roman" w:cs="Times New Roman"/>
            <w:kern w:val="0"/>
            <w:lang w:val="en-US"/>
          </w:rPr>
          <w:t>Balkenhol</w:t>
        </w:r>
        <w:proofErr w:type="spellEnd"/>
        <w:r w:rsidRPr="00F561FB">
          <w:rPr>
            <w:rFonts w:ascii="Times New Roman" w:hAnsi="Times New Roman" w:cs="Times New Roman"/>
            <w:kern w:val="0"/>
            <w:lang w:val="en-US"/>
          </w:rPr>
          <w:t xml:space="preserve">, N. (2019). Right on track? Performance of satellite telemetry in terrestrial wildlife research. </w:t>
        </w:r>
        <w:proofErr w:type="spellStart"/>
        <w:r w:rsidRPr="00F561FB">
          <w:rPr>
            <w:rFonts w:ascii="Times New Roman" w:hAnsi="Times New Roman" w:cs="Times New Roman"/>
            <w:i/>
            <w:iCs/>
            <w:kern w:val="0"/>
            <w:lang w:val="en-US"/>
          </w:rPr>
          <w:t>Plos</w:t>
        </w:r>
        <w:proofErr w:type="spellEnd"/>
        <w:r w:rsidRPr="00F561FB">
          <w:rPr>
            <w:rFonts w:ascii="Times New Roman" w:hAnsi="Times New Roman" w:cs="Times New Roman"/>
            <w:i/>
            <w:iCs/>
            <w:kern w:val="0"/>
            <w:lang w:val="en-US"/>
          </w:rPr>
          <w:t xml:space="preserve"> One</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14</w:t>
        </w:r>
        <w:r w:rsidRPr="00F561FB">
          <w:rPr>
            <w:rFonts w:ascii="Times New Roman" w:hAnsi="Times New Roman" w:cs="Times New Roman"/>
            <w:kern w:val="0"/>
            <w:lang w:val="en-US"/>
          </w:rPr>
          <w:t>(5), e0216223. https://doi.org/10.1371/journal.pone.0216223</w:t>
        </w:r>
      </w:ins>
    </w:p>
    <w:p w14:paraId="3163E5EA" w14:textId="77777777" w:rsidR="003503D1" w:rsidRPr="00F561FB" w:rsidRDefault="003503D1" w:rsidP="00F561FB">
      <w:pPr>
        <w:pStyle w:val="Bibliography"/>
        <w:rPr>
          <w:ins w:id="1383" w:author="Anne-Marie Cousineau" w:date="2025-07-28T15:07:00Z" w16du:dateUtc="2025-07-28T19:07:00Z"/>
          <w:rFonts w:ascii="Times New Roman" w:hAnsi="Times New Roman" w:cs="Times New Roman"/>
          <w:kern w:val="0"/>
          <w:lang w:val="en-US"/>
        </w:rPr>
        <w:pPrChange w:id="1384" w:author="Anne-Marie Cousineau" w:date="2025-07-28T15:07:00Z" w16du:dateUtc="2025-07-28T19:07:00Z">
          <w:pPr>
            <w:autoSpaceDE w:val="0"/>
            <w:autoSpaceDN w:val="0"/>
            <w:adjustRightInd w:val="0"/>
          </w:pPr>
        </w:pPrChange>
      </w:pPr>
      <w:ins w:id="1385" w:author="Anne-Marie Cousineau" w:date="2025-07-28T15:07:00Z" w16du:dateUtc="2025-07-28T19:07:00Z">
        <w:r w:rsidRPr="00F561FB">
          <w:rPr>
            <w:rFonts w:ascii="Times New Roman" w:hAnsi="Times New Roman" w:cs="Times New Roman"/>
            <w:kern w:val="0"/>
            <w:lang w:val="en-US"/>
          </w:rPr>
          <w:t xml:space="preserve">Hope, S. F., Hopkins, W. A., &amp; Angelier, F. (2022). Parenting in the city: Effects of urbanization on incubation </w:t>
        </w:r>
        <w:proofErr w:type="spellStart"/>
        <w:r w:rsidRPr="00F561FB">
          <w:rPr>
            <w:rFonts w:ascii="Times New Roman" w:hAnsi="Times New Roman" w:cs="Times New Roman"/>
            <w:kern w:val="0"/>
            <w:lang w:val="en-US"/>
          </w:rPr>
          <w:t>behaviour</w:t>
        </w:r>
        <w:proofErr w:type="spellEnd"/>
        <w:r w:rsidRPr="00F561FB">
          <w:rPr>
            <w:rFonts w:ascii="Times New Roman" w:hAnsi="Times New Roman" w:cs="Times New Roman"/>
            <w:kern w:val="0"/>
            <w:lang w:val="en-US"/>
          </w:rPr>
          <w:t xml:space="preserve"> and egg temperature in great tits, </w:t>
        </w:r>
        <w:r w:rsidRPr="00F561FB">
          <w:rPr>
            <w:rFonts w:ascii="Times New Roman" w:hAnsi="Times New Roman" w:cs="Times New Roman"/>
            <w:i/>
            <w:iCs/>
            <w:kern w:val="0"/>
            <w:lang w:val="en-US"/>
          </w:rPr>
          <w:t>Parus major</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 xml:space="preserve">Animal </w:t>
        </w:r>
        <w:proofErr w:type="spellStart"/>
        <w:r w:rsidRPr="00F561FB">
          <w:rPr>
            <w:rFonts w:ascii="Times New Roman" w:hAnsi="Times New Roman" w:cs="Times New Roman"/>
            <w:i/>
            <w:iCs/>
            <w:kern w:val="0"/>
            <w:lang w:val="en-US"/>
          </w:rPr>
          <w:t>Behaviour</w:t>
        </w:r>
        <w:proofErr w:type="spellEnd"/>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194</w:t>
        </w:r>
        <w:r w:rsidRPr="00F561FB">
          <w:rPr>
            <w:rFonts w:ascii="Times New Roman" w:hAnsi="Times New Roman" w:cs="Times New Roman"/>
            <w:kern w:val="0"/>
            <w:lang w:val="en-US"/>
          </w:rPr>
          <w:t>, 1–11. https://doi.org/10.1016/j.anbehav.2022.09.004</w:t>
        </w:r>
      </w:ins>
    </w:p>
    <w:p w14:paraId="60780BF6" w14:textId="77777777" w:rsidR="003503D1" w:rsidRPr="00F561FB" w:rsidRDefault="003503D1" w:rsidP="00F561FB">
      <w:pPr>
        <w:pStyle w:val="Bibliography"/>
        <w:rPr>
          <w:ins w:id="1386" w:author="Anne-Marie Cousineau" w:date="2025-07-28T15:07:00Z" w16du:dateUtc="2025-07-28T19:07:00Z"/>
          <w:rFonts w:ascii="Times New Roman" w:hAnsi="Times New Roman" w:cs="Times New Roman"/>
          <w:kern w:val="0"/>
          <w:lang w:val="en-US"/>
        </w:rPr>
        <w:pPrChange w:id="1387" w:author="Anne-Marie Cousineau" w:date="2025-07-28T15:07:00Z" w16du:dateUtc="2025-07-28T19:07:00Z">
          <w:pPr>
            <w:autoSpaceDE w:val="0"/>
            <w:autoSpaceDN w:val="0"/>
            <w:adjustRightInd w:val="0"/>
          </w:pPr>
        </w:pPrChange>
      </w:pPr>
      <w:ins w:id="1388" w:author="Anne-Marie Cousineau" w:date="2025-07-28T15:07:00Z" w16du:dateUtc="2025-07-28T19:07:00Z">
        <w:r w:rsidRPr="00F561FB">
          <w:rPr>
            <w:rFonts w:ascii="Times New Roman" w:hAnsi="Times New Roman" w:cs="Times New Roman"/>
            <w:kern w:val="0"/>
            <w:lang w:val="en-US"/>
          </w:rPr>
          <w:t xml:space="preserve">Hosmer, D. W., &amp; </w:t>
        </w:r>
        <w:proofErr w:type="spellStart"/>
        <w:r w:rsidRPr="00F561FB">
          <w:rPr>
            <w:rFonts w:ascii="Times New Roman" w:hAnsi="Times New Roman" w:cs="Times New Roman"/>
            <w:kern w:val="0"/>
            <w:lang w:val="en-US"/>
          </w:rPr>
          <w:t>Lemesbow</w:t>
        </w:r>
        <w:proofErr w:type="spellEnd"/>
        <w:r w:rsidRPr="00F561FB">
          <w:rPr>
            <w:rFonts w:ascii="Times New Roman" w:hAnsi="Times New Roman" w:cs="Times New Roman"/>
            <w:kern w:val="0"/>
            <w:lang w:val="en-US"/>
          </w:rPr>
          <w:t xml:space="preserve">, S. (1980). Goodness of fit tests for the multiple logistic regression model. </w:t>
        </w:r>
        <w:r w:rsidRPr="00F561FB">
          <w:rPr>
            <w:rFonts w:ascii="Times New Roman" w:hAnsi="Times New Roman" w:cs="Times New Roman"/>
            <w:i/>
            <w:iCs/>
            <w:kern w:val="0"/>
            <w:lang w:val="en-US"/>
          </w:rPr>
          <w:t>Communications in Statistics - Theory and Methods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w:t>
        </w:r>
        <w:r w:rsidRPr="00F561FB">
          <w:rPr>
            <w:rFonts w:ascii="Times New Roman" w:hAnsi="Times New Roman" w:cs="Times New Roman"/>
            <w:kern w:val="0"/>
            <w:lang w:val="en-US"/>
          </w:rPr>
          <w:t>(10), 1043–1069. https://doi.org/10.1080/03610928008827941</w:t>
        </w:r>
      </w:ins>
    </w:p>
    <w:p w14:paraId="786FC0EB" w14:textId="77777777" w:rsidR="003503D1" w:rsidRPr="00F561FB" w:rsidRDefault="003503D1" w:rsidP="00F561FB">
      <w:pPr>
        <w:pStyle w:val="Bibliography"/>
        <w:rPr>
          <w:ins w:id="1389" w:author="Anne-Marie Cousineau" w:date="2025-07-28T15:07:00Z" w16du:dateUtc="2025-07-28T19:07:00Z"/>
          <w:rFonts w:ascii="Times New Roman" w:hAnsi="Times New Roman" w:cs="Times New Roman"/>
          <w:kern w:val="0"/>
          <w:lang w:val="en-US"/>
        </w:rPr>
        <w:pPrChange w:id="1390" w:author="Anne-Marie Cousineau" w:date="2025-07-28T15:07:00Z" w16du:dateUtc="2025-07-28T19:07:00Z">
          <w:pPr>
            <w:autoSpaceDE w:val="0"/>
            <w:autoSpaceDN w:val="0"/>
            <w:adjustRightInd w:val="0"/>
          </w:pPr>
        </w:pPrChange>
      </w:pPr>
      <w:ins w:id="1391" w:author="Anne-Marie Cousineau" w:date="2025-07-28T15:07:00Z" w16du:dateUtc="2025-07-28T19:07:00Z">
        <w:r w:rsidRPr="00F561FB">
          <w:rPr>
            <w:rFonts w:ascii="Times New Roman" w:hAnsi="Times New Roman" w:cs="Times New Roman"/>
            <w:kern w:val="0"/>
            <w:lang w:val="en-US"/>
          </w:rPr>
          <w:lastRenderedPageBreak/>
          <w:t xml:space="preserve">Hutt-Taylor, K., &amp; Ziter, C. D. (2022). Private trees contribute uniquely to urban forest diversity, structure and service-based traits. </w:t>
        </w:r>
        <w:r w:rsidRPr="00F561FB">
          <w:rPr>
            <w:rFonts w:ascii="Times New Roman" w:hAnsi="Times New Roman" w:cs="Times New Roman"/>
            <w:i/>
            <w:iCs/>
            <w:kern w:val="0"/>
            <w:lang w:val="en-US"/>
          </w:rPr>
          <w:t>Urban Forestry &amp; Urban Greening</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78</w:t>
        </w:r>
        <w:r w:rsidRPr="00F561FB">
          <w:rPr>
            <w:rFonts w:ascii="Times New Roman" w:hAnsi="Times New Roman" w:cs="Times New Roman"/>
            <w:kern w:val="0"/>
            <w:lang w:val="en-US"/>
          </w:rPr>
          <w:t>, 127760. https://doi.org/10.1016/j.ufug.2022.127760</w:t>
        </w:r>
      </w:ins>
    </w:p>
    <w:p w14:paraId="7248EE6E" w14:textId="77777777" w:rsidR="003503D1" w:rsidRPr="00F561FB" w:rsidRDefault="003503D1" w:rsidP="00F561FB">
      <w:pPr>
        <w:pStyle w:val="Bibliography"/>
        <w:rPr>
          <w:ins w:id="1392" w:author="Anne-Marie Cousineau" w:date="2025-07-28T15:07:00Z" w16du:dateUtc="2025-07-28T19:07:00Z"/>
          <w:rFonts w:ascii="Times New Roman" w:hAnsi="Times New Roman" w:cs="Times New Roman"/>
          <w:kern w:val="0"/>
          <w:lang w:val="en-US"/>
        </w:rPr>
        <w:pPrChange w:id="1393" w:author="Anne-Marie Cousineau" w:date="2025-07-28T15:07:00Z" w16du:dateUtc="2025-07-28T19:07:00Z">
          <w:pPr>
            <w:autoSpaceDE w:val="0"/>
            <w:autoSpaceDN w:val="0"/>
            <w:adjustRightInd w:val="0"/>
          </w:pPr>
        </w:pPrChange>
      </w:pPr>
      <w:ins w:id="1394" w:author="Anne-Marie Cousineau" w:date="2025-07-28T15:07:00Z" w16du:dateUtc="2025-07-28T19:07:00Z">
        <w:r w:rsidRPr="00F561FB">
          <w:rPr>
            <w:rFonts w:ascii="Times New Roman" w:hAnsi="Times New Roman" w:cs="Times New Roman"/>
            <w:kern w:val="0"/>
            <w:lang w:val="en-US"/>
          </w:rPr>
          <w:t>Ibáñez-</w:t>
        </w:r>
        <w:proofErr w:type="spellStart"/>
        <w:r w:rsidRPr="00F561FB">
          <w:rPr>
            <w:rFonts w:ascii="Times New Roman" w:hAnsi="Times New Roman" w:cs="Times New Roman"/>
            <w:kern w:val="0"/>
            <w:lang w:val="en-US"/>
          </w:rPr>
          <w:t>Álamo</w:t>
        </w:r>
        <w:proofErr w:type="spellEnd"/>
        <w:r w:rsidRPr="00F561FB">
          <w:rPr>
            <w:rFonts w:ascii="Times New Roman" w:hAnsi="Times New Roman" w:cs="Times New Roman"/>
            <w:kern w:val="0"/>
            <w:lang w:val="en-US"/>
          </w:rPr>
          <w:t xml:space="preserve">, J. D., Morelli, F., Benedetti, Y., Rubio, E., </w:t>
        </w:r>
        <w:proofErr w:type="spellStart"/>
        <w:r w:rsidRPr="00F561FB">
          <w:rPr>
            <w:rFonts w:ascii="Times New Roman" w:hAnsi="Times New Roman" w:cs="Times New Roman"/>
            <w:kern w:val="0"/>
            <w:lang w:val="en-US"/>
          </w:rPr>
          <w:t>Jokimäki</w:t>
        </w:r>
        <w:proofErr w:type="spellEnd"/>
        <w:r w:rsidRPr="00F561FB">
          <w:rPr>
            <w:rFonts w:ascii="Times New Roman" w:hAnsi="Times New Roman" w:cs="Times New Roman"/>
            <w:kern w:val="0"/>
            <w:lang w:val="en-US"/>
          </w:rPr>
          <w:t xml:space="preserve">, J., Pérez-Contreras, T., Sprau, P., Suhonen, J., </w:t>
        </w:r>
        <w:proofErr w:type="spellStart"/>
        <w:r w:rsidRPr="00F561FB">
          <w:rPr>
            <w:rFonts w:ascii="Times New Roman" w:hAnsi="Times New Roman" w:cs="Times New Roman"/>
            <w:kern w:val="0"/>
            <w:lang w:val="en-US"/>
          </w:rPr>
          <w:t>Tryjanowski</w:t>
        </w:r>
        <w:proofErr w:type="spellEnd"/>
        <w:r w:rsidRPr="00F561FB">
          <w:rPr>
            <w:rFonts w:ascii="Times New Roman" w:hAnsi="Times New Roman" w:cs="Times New Roman"/>
            <w:kern w:val="0"/>
            <w:lang w:val="en-US"/>
          </w:rPr>
          <w:t xml:space="preserve">, P., </w:t>
        </w:r>
        <w:proofErr w:type="spellStart"/>
        <w:r w:rsidRPr="00F561FB">
          <w:rPr>
            <w:rFonts w:ascii="Times New Roman" w:hAnsi="Times New Roman" w:cs="Times New Roman"/>
            <w:kern w:val="0"/>
            <w:lang w:val="en-US"/>
          </w:rPr>
          <w:t>Kaisanlahti-Jokimäki</w:t>
        </w:r>
        <w:proofErr w:type="spellEnd"/>
        <w:r w:rsidRPr="00F561FB">
          <w:rPr>
            <w:rFonts w:ascii="Times New Roman" w:hAnsi="Times New Roman" w:cs="Times New Roman"/>
            <w:kern w:val="0"/>
            <w:lang w:val="en-US"/>
          </w:rPr>
          <w:t xml:space="preserve">, M.-L., Møller, A. P., &amp; Díaz, M. (2020). Biodiversity within the city: Effects of land sharing and land sparing urban development on avian diversity. </w:t>
        </w:r>
        <w:r w:rsidRPr="00F561FB">
          <w:rPr>
            <w:rFonts w:ascii="Times New Roman" w:hAnsi="Times New Roman" w:cs="Times New Roman"/>
            <w:i/>
            <w:iCs/>
            <w:kern w:val="0"/>
            <w:lang w:val="en-US"/>
          </w:rPr>
          <w:t>Science of The Total Environment</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707</w:t>
        </w:r>
        <w:r w:rsidRPr="00F561FB">
          <w:rPr>
            <w:rFonts w:ascii="Times New Roman" w:hAnsi="Times New Roman" w:cs="Times New Roman"/>
            <w:kern w:val="0"/>
            <w:lang w:val="en-US"/>
          </w:rPr>
          <w:t>, 135477. https://doi.org/10.1016/j.scitotenv.2019.135477</w:t>
        </w:r>
      </w:ins>
    </w:p>
    <w:p w14:paraId="72EFE3ED" w14:textId="77777777" w:rsidR="003503D1" w:rsidRPr="00F561FB" w:rsidRDefault="003503D1" w:rsidP="00F561FB">
      <w:pPr>
        <w:pStyle w:val="Bibliography"/>
        <w:rPr>
          <w:ins w:id="1395" w:author="Anne-Marie Cousineau" w:date="2025-07-28T15:07:00Z" w16du:dateUtc="2025-07-28T19:07:00Z"/>
          <w:rFonts w:ascii="Times New Roman" w:hAnsi="Times New Roman" w:cs="Times New Roman"/>
          <w:kern w:val="0"/>
          <w:lang w:val="en-US"/>
        </w:rPr>
        <w:pPrChange w:id="1396" w:author="Anne-Marie Cousineau" w:date="2025-07-28T15:07:00Z" w16du:dateUtc="2025-07-28T19:07:00Z">
          <w:pPr>
            <w:autoSpaceDE w:val="0"/>
            <w:autoSpaceDN w:val="0"/>
            <w:adjustRightInd w:val="0"/>
          </w:pPr>
        </w:pPrChange>
      </w:pPr>
      <w:ins w:id="1397" w:author="Anne-Marie Cousineau" w:date="2025-07-28T15:07:00Z" w16du:dateUtc="2025-07-28T19:07:00Z">
        <w:r w:rsidRPr="00F561FB">
          <w:rPr>
            <w:rFonts w:ascii="Times New Roman" w:hAnsi="Times New Roman" w:cs="Times New Roman"/>
            <w:kern w:val="0"/>
            <w:lang w:val="en-US"/>
          </w:rPr>
          <w:t xml:space="preserve">Isaksson, C. (2018). Impact of urbanization on birds. </w:t>
        </w:r>
        <w:r w:rsidRPr="00F561FB">
          <w:rPr>
            <w:rFonts w:ascii="Times New Roman" w:hAnsi="Times New Roman" w:cs="Times New Roman"/>
            <w:i/>
            <w:iCs/>
            <w:kern w:val="0"/>
            <w:lang w:val="en-US"/>
          </w:rPr>
          <w:t>Bird Species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235</w:t>
        </w:r>
        <w:r w:rsidRPr="00F561FB">
          <w:rPr>
            <w:rFonts w:ascii="Times New Roman" w:hAnsi="Times New Roman" w:cs="Times New Roman"/>
            <w:kern w:val="0"/>
            <w:lang w:val="en-US"/>
          </w:rPr>
          <w:t>, 257.</w:t>
        </w:r>
      </w:ins>
    </w:p>
    <w:p w14:paraId="7807DF93" w14:textId="77777777" w:rsidR="003503D1" w:rsidRPr="00F561FB" w:rsidRDefault="003503D1" w:rsidP="00F561FB">
      <w:pPr>
        <w:pStyle w:val="Bibliography"/>
        <w:rPr>
          <w:ins w:id="1398" w:author="Anne-Marie Cousineau" w:date="2025-07-28T15:07:00Z" w16du:dateUtc="2025-07-28T19:07:00Z"/>
          <w:rFonts w:ascii="Times New Roman" w:hAnsi="Times New Roman" w:cs="Times New Roman"/>
          <w:kern w:val="0"/>
          <w:lang w:val="en-US"/>
        </w:rPr>
        <w:pPrChange w:id="1399" w:author="Anne-Marie Cousineau" w:date="2025-07-28T15:07:00Z" w16du:dateUtc="2025-07-28T19:07:00Z">
          <w:pPr>
            <w:autoSpaceDE w:val="0"/>
            <w:autoSpaceDN w:val="0"/>
            <w:adjustRightInd w:val="0"/>
          </w:pPr>
        </w:pPrChange>
      </w:pPr>
      <w:ins w:id="1400" w:author="Anne-Marie Cousineau" w:date="2025-07-28T15:07:00Z" w16du:dateUtc="2025-07-28T19:07:00Z">
        <w:r w:rsidRPr="00F561FB">
          <w:rPr>
            <w:rFonts w:ascii="Times New Roman" w:hAnsi="Times New Roman" w:cs="Times New Roman"/>
            <w:kern w:val="0"/>
            <w:lang w:val="en-US"/>
          </w:rPr>
          <w:t xml:space="preserve">Iverson, A. R., Schaefer, J. L., </w:t>
        </w:r>
        <w:proofErr w:type="spellStart"/>
        <w:r w:rsidRPr="00F561FB">
          <w:rPr>
            <w:rFonts w:ascii="Times New Roman" w:hAnsi="Times New Roman" w:cs="Times New Roman"/>
            <w:kern w:val="0"/>
            <w:lang w:val="en-US"/>
          </w:rPr>
          <w:t>Skalos</w:t>
        </w:r>
        <w:proofErr w:type="spellEnd"/>
        <w:r w:rsidRPr="00F561FB">
          <w:rPr>
            <w:rFonts w:ascii="Times New Roman" w:hAnsi="Times New Roman" w:cs="Times New Roman"/>
            <w:kern w:val="0"/>
            <w:lang w:val="en-US"/>
          </w:rPr>
          <w:t xml:space="preserve">, S. M., &amp; Hawkins, C. E. (2023). Global positioning system (GPS) and platform transmitter terminal (PTT) tags reveal fine-scale migratory movements of small birds: A review highlights further opportunities for hypothesis-driven research. </w:t>
        </w:r>
        <w:r w:rsidRPr="00F561FB">
          <w:rPr>
            <w:rFonts w:ascii="Times New Roman" w:hAnsi="Times New Roman" w:cs="Times New Roman"/>
            <w:i/>
            <w:iCs/>
            <w:kern w:val="0"/>
            <w:lang w:val="en-US"/>
          </w:rPr>
          <w:t>Ornithological Applications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125</w:t>
        </w:r>
        <w:r w:rsidRPr="00F561FB">
          <w:rPr>
            <w:rFonts w:ascii="Times New Roman" w:hAnsi="Times New Roman" w:cs="Times New Roman"/>
            <w:kern w:val="0"/>
            <w:lang w:val="en-US"/>
          </w:rPr>
          <w:t>(3), duad014.</w:t>
        </w:r>
      </w:ins>
    </w:p>
    <w:p w14:paraId="6118FA91" w14:textId="77777777" w:rsidR="003503D1" w:rsidRPr="00F561FB" w:rsidRDefault="003503D1" w:rsidP="00F561FB">
      <w:pPr>
        <w:pStyle w:val="Bibliography"/>
        <w:rPr>
          <w:ins w:id="1401" w:author="Anne-Marie Cousineau" w:date="2025-07-28T15:07:00Z" w16du:dateUtc="2025-07-28T19:07:00Z"/>
          <w:rFonts w:ascii="Times New Roman" w:hAnsi="Times New Roman" w:cs="Times New Roman"/>
          <w:kern w:val="0"/>
          <w:lang w:val="en-US"/>
        </w:rPr>
        <w:pPrChange w:id="1402" w:author="Anne-Marie Cousineau" w:date="2025-07-28T15:07:00Z" w16du:dateUtc="2025-07-28T19:07:00Z">
          <w:pPr>
            <w:autoSpaceDE w:val="0"/>
            <w:autoSpaceDN w:val="0"/>
            <w:adjustRightInd w:val="0"/>
          </w:pPr>
        </w:pPrChange>
      </w:pPr>
      <w:ins w:id="1403" w:author="Anne-Marie Cousineau" w:date="2025-07-28T15:07:00Z" w16du:dateUtc="2025-07-28T19:07:00Z">
        <w:r w:rsidRPr="00F561FB">
          <w:rPr>
            <w:rFonts w:ascii="Times New Roman" w:hAnsi="Times New Roman" w:cs="Times New Roman"/>
            <w:kern w:val="0"/>
            <w:lang w:val="en-US"/>
          </w:rPr>
          <w:t xml:space="preserve">Jim, C. Y., &amp; Chen, W. Y. (2008). Assessing the ecosystem service of air pollutant removal by urban trees in Guangzhou (China). </w:t>
        </w:r>
        <w:r w:rsidRPr="00F561FB">
          <w:rPr>
            <w:rFonts w:ascii="Times New Roman" w:hAnsi="Times New Roman" w:cs="Times New Roman"/>
            <w:i/>
            <w:iCs/>
            <w:kern w:val="0"/>
            <w:lang w:val="en-US"/>
          </w:rPr>
          <w:t>Journal of Environmental Management</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88</w:t>
        </w:r>
        <w:r w:rsidRPr="00F561FB">
          <w:rPr>
            <w:rFonts w:ascii="Times New Roman" w:hAnsi="Times New Roman" w:cs="Times New Roman"/>
            <w:kern w:val="0"/>
            <w:lang w:val="en-US"/>
          </w:rPr>
          <w:t>(4), 665–676. https://doi.org/10.1016/j.jenvman.2007.03.035</w:t>
        </w:r>
      </w:ins>
    </w:p>
    <w:p w14:paraId="165189BC" w14:textId="77777777" w:rsidR="003503D1" w:rsidRPr="00F561FB" w:rsidRDefault="003503D1" w:rsidP="00F561FB">
      <w:pPr>
        <w:pStyle w:val="Bibliography"/>
        <w:rPr>
          <w:ins w:id="1404" w:author="Anne-Marie Cousineau" w:date="2025-07-28T15:07:00Z" w16du:dateUtc="2025-07-28T19:07:00Z"/>
          <w:rFonts w:ascii="Times New Roman" w:hAnsi="Times New Roman" w:cs="Times New Roman"/>
          <w:kern w:val="0"/>
          <w:lang w:val="en-US"/>
        </w:rPr>
        <w:pPrChange w:id="1405" w:author="Anne-Marie Cousineau" w:date="2025-07-28T15:07:00Z" w16du:dateUtc="2025-07-28T19:07:00Z">
          <w:pPr>
            <w:autoSpaceDE w:val="0"/>
            <w:autoSpaceDN w:val="0"/>
            <w:adjustRightInd w:val="0"/>
          </w:pPr>
        </w:pPrChange>
      </w:pPr>
      <w:proofErr w:type="spellStart"/>
      <w:ins w:id="1406" w:author="Anne-Marie Cousineau" w:date="2025-07-28T15:07:00Z" w16du:dateUtc="2025-07-28T19:07:00Z">
        <w:r w:rsidRPr="00F561FB">
          <w:rPr>
            <w:rFonts w:ascii="Times New Roman" w:hAnsi="Times New Roman" w:cs="Times New Roman"/>
            <w:kern w:val="0"/>
            <w:lang w:val="en-US"/>
          </w:rPr>
          <w:t>Jokimäki</w:t>
        </w:r>
        <w:proofErr w:type="spellEnd"/>
        <w:r w:rsidRPr="00F561FB">
          <w:rPr>
            <w:rFonts w:ascii="Times New Roman" w:hAnsi="Times New Roman" w:cs="Times New Roman"/>
            <w:kern w:val="0"/>
            <w:lang w:val="en-US"/>
          </w:rPr>
          <w:t xml:space="preserve">, J., </w:t>
        </w:r>
        <w:proofErr w:type="spellStart"/>
        <w:r w:rsidRPr="00F561FB">
          <w:rPr>
            <w:rFonts w:ascii="Times New Roman" w:hAnsi="Times New Roman" w:cs="Times New Roman"/>
            <w:kern w:val="0"/>
            <w:lang w:val="en-US"/>
          </w:rPr>
          <w:t>Kaisanlahti-Jokimäki</w:t>
        </w:r>
        <w:proofErr w:type="spellEnd"/>
        <w:r w:rsidRPr="00F561FB">
          <w:rPr>
            <w:rFonts w:ascii="Times New Roman" w:hAnsi="Times New Roman" w:cs="Times New Roman"/>
            <w:kern w:val="0"/>
            <w:lang w:val="en-US"/>
          </w:rPr>
          <w:t xml:space="preserve">, M.-L., &amp; Suhonen, J. (2022). Long-Term Winter Population Trends of Corvids in Relation to Urbanization and Climate at Northern Latitudes. </w:t>
        </w:r>
        <w:r w:rsidRPr="00F561FB">
          <w:rPr>
            <w:rFonts w:ascii="Times New Roman" w:hAnsi="Times New Roman" w:cs="Times New Roman"/>
            <w:i/>
            <w:iCs/>
            <w:kern w:val="0"/>
            <w:lang w:val="en-US"/>
          </w:rPr>
          <w:t>Animals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12</w:t>
        </w:r>
        <w:r w:rsidRPr="00F561FB">
          <w:rPr>
            <w:rFonts w:ascii="Times New Roman" w:hAnsi="Times New Roman" w:cs="Times New Roman"/>
            <w:kern w:val="0"/>
            <w:lang w:val="en-US"/>
          </w:rPr>
          <w:t>(14), Article 14. https://doi.org/10.3390/ani12141820</w:t>
        </w:r>
      </w:ins>
    </w:p>
    <w:p w14:paraId="511DAAD7" w14:textId="77777777" w:rsidR="003503D1" w:rsidRPr="00F561FB" w:rsidRDefault="003503D1" w:rsidP="00F561FB">
      <w:pPr>
        <w:pStyle w:val="Bibliography"/>
        <w:rPr>
          <w:ins w:id="1407" w:author="Anne-Marie Cousineau" w:date="2025-07-28T15:07:00Z" w16du:dateUtc="2025-07-28T19:07:00Z"/>
          <w:rFonts w:ascii="Times New Roman" w:hAnsi="Times New Roman" w:cs="Times New Roman"/>
          <w:kern w:val="0"/>
          <w:lang w:val="en-US"/>
        </w:rPr>
        <w:pPrChange w:id="1408" w:author="Anne-Marie Cousineau" w:date="2025-07-28T15:07:00Z" w16du:dateUtc="2025-07-28T19:07:00Z">
          <w:pPr>
            <w:autoSpaceDE w:val="0"/>
            <w:autoSpaceDN w:val="0"/>
            <w:adjustRightInd w:val="0"/>
          </w:pPr>
        </w:pPrChange>
      </w:pPr>
      <w:ins w:id="1409" w:author="Anne-Marie Cousineau" w:date="2025-07-28T15:07:00Z" w16du:dateUtc="2025-07-28T19:07:00Z">
        <w:r w:rsidRPr="00F561FB">
          <w:rPr>
            <w:rFonts w:ascii="Times New Roman" w:hAnsi="Times New Roman" w:cs="Times New Roman"/>
            <w:kern w:val="0"/>
            <w:lang w:val="en-US"/>
          </w:rPr>
          <w:t xml:space="preserve">Jones, T. M., Cooper, N. W., Haradon, H. A., Brunner, A. R., Dossman, B. C., Ward, M. P., Sillett, T. S., &amp; Kaiser, S. A. (2024). Considerations for radio-transmitter specifications on songbirds: Color and antenna length matter too. </w:t>
        </w:r>
        <w:r w:rsidRPr="00F561FB">
          <w:rPr>
            <w:rFonts w:ascii="Times New Roman" w:hAnsi="Times New Roman" w:cs="Times New Roman"/>
            <w:i/>
            <w:iCs/>
            <w:kern w:val="0"/>
            <w:lang w:val="en-US"/>
          </w:rPr>
          <w:t>Journal of Field Ornithology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95</w:t>
        </w:r>
        <w:r w:rsidRPr="00F561FB">
          <w:rPr>
            <w:rFonts w:ascii="Times New Roman" w:hAnsi="Times New Roman" w:cs="Times New Roman"/>
            <w:kern w:val="0"/>
            <w:lang w:val="en-US"/>
          </w:rPr>
          <w:t>(1). https://doi.org/10.5751/JFO-00426-950107</w:t>
        </w:r>
      </w:ins>
    </w:p>
    <w:p w14:paraId="7A2FE71F" w14:textId="77777777" w:rsidR="003503D1" w:rsidRPr="00F561FB" w:rsidRDefault="003503D1" w:rsidP="00F561FB">
      <w:pPr>
        <w:pStyle w:val="Bibliography"/>
        <w:rPr>
          <w:ins w:id="1410" w:author="Anne-Marie Cousineau" w:date="2025-07-28T15:07:00Z" w16du:dateUtc="2025-07-28T19:07:00Z"/>
          <w:rFonts w:ascii="Times New Roman" w:hAnsi="Times New Roman" w:cs="Times New Roman"/>
          <w:kern w:val="0"/>
          <w:lang w:val="en-US"/>
        </w:rPr>
        <w:pPrChange w:id="1411" w:author="Anne-Marie Cousineau" w:date="2025-07-28T15:07:00Z" w16du:dateUtc="2025-07-28T19:07:00Z">
          <w:pPr>
            <w:autoSpaceDE w:val="0"/>
            <w:autoSpaceDN w:val="0"/>
            <w:adjustRightInd w:val="0"/>
          </w:pPr>
        </w:pPrChange>
      </w:pPr>
      <w:ins w:id="1412" w:author="Anne-Marie Cousineau" w:date="2025-07-28T15:07:00Z" w16du:dateUtc="2025-07-28T19:07:00Z">
        <w:r w:rsidRPr="00F561FB">
          <w:rPr>
            <w:rFonts w:ascii="Times New Roman" w:hAnsi="Times New Roman" w:cs="Times New Roman"/>
            <w:kern w:val="0"/>
            <w:lang w:val="en-US"/>
          </w:rPr>
          <w:lastRenderedPageBreak/>
          <w:t xml:space="preserve">Jones, T. M., Llamas, A. P., &amp; Phillips, J. N. (2023). Phenotypic signatures of urbanization? Resident, but not migratory, songbird eye size varies with urban‐associated light pollution levels. </w:t>
        </w:r>
        <w:r w:rsidRPr="00F561FB">
          <w:rPr>
            <w:rFonts w:ascii="Times New Roman" w:hAnsi="Times New Roman" w:cs="Times New Roman"/>
            <w:i/>
            <w:iCs/>
            <w:kern w:val="0"/>
            <w:lang w:val="en-US"/>
          </w:rPr>
          <w:t>Global Change Biology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29</w:t>
        </w:r>
        <w:r w:rsidRPr="00F561FB">
          <w:rPr>
            <w:rFonts w:ascii="Times New Roman" w:hAnsi="Times New Roman" w:cs="Times New Roman"/>
            <w:kern w:val="0"/>
            <w:lang w:val="en-US"/>
          </w:rPr>
          <w:t>(23), 6635–6646.</w:t>
        </w:r>
      </w:ins>
    </w:p>
    <w:p w14:paraId="1AC29B7B" w14:textId="77777777" w:rsidR="003503D1" w:rsidRPr="00F561FB" w:rsidRDefault="003503D1" w:rsidP="00F561FB">
      <w:pPr>
        <w:pStyle w:val="Bibliography"/>
        <w:rPr>
          <w:ins w:id="1413" w:author="Anne-Marie Cousineau" w:date="2025-07-28T15:07:00Z" w16du:dateUtc="2025-07-28T19:07:00Z"/>
          <w:rFonts w:ascii="Times New Roman" w:hAnsi="Times New Roman" w:cs="Times New Roman"/>
          <w:kern w:val="0"/>
          <w:lang w:val="en-US"/>
        </w:rPr>
        <w:pPrChange w:id="1414" w:author="Anne-Marie Cousineau" w:date="2025-07-28T15:07:00Z" w16du:dateUtc="2025-07-28T19:07:00Z">
          <w:pPr>
            <w:autoSpaceDE w:val="0"/>
            <w:autoSpaceDN w:val="0"/>
            <w:adjustRightInd w:val="0"/>
          </w:pPr>
        </w:pPrChange>
      </w:pPr>
      <w:ins w:id="1415" w:author="Anne-Marie Cousineau" w:date="2025-07-28T15:07:00Z" w16du:dateUtc="2025-07-28T19:07:00Z">
        <w:r w:rsidRPr="00F561FB">
          <w:rPr>
            <w:rFonts w:ascii="Times New Roman" w:hAnsi="Times New Roman" w:cs="Times New Roman"/>
            <w:kern w:val="0"/>
            <w:lang w:val="en-US"/>
          </w:rPr>
          <w:t xml:space="preserve">Kamei, I., &amp; Maruta, E. (1979). Study on wind environmental problems caused around buildings in Japan. </w:t>
        </w:r>
        <w:r w:rsidRPr="00F561FB">
          <w:rPr>
            <w:rFonts w:ascii="Times New Roman" w:hAnsi="Times New Roman" w:cs="Times New Roman"/>
            <w:i/>
            <w:iCs/>
            <w:kern w:val="0"/>
            <w:lang w:val="en-US"/>
          </w:rPr>
          <w:t>Journal of Wind Engineering and Industrial Aerodynamics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4</w:t>
        </w:r>
        <w:r w:rsidRPr="00F561FB">
          <w:rPr>
            <w:rFonts w:ascii="Times New Roman" w:hAnsi="Times New Roman" w:cs="Times New Roman"/>
            <w:kern w:val="0"/>
            <w:lang w:val="en-US"/>
          </w:rPr>
          <w:t>(3), 307–331. https://doi.org/10.1016/0167-6105(79)90010-2</w:t>
        </w:r>
      </w:ins>
    </w:p>
    <w:p w14:paraId="36D383E4" w14:textId="77777777" w:rsidR="003503D1" w:rsidRPr="00F561FB" w:rsidRDefault="003503D1" w:rsidP="00F561FB">
      <w:pPr>
        <w:pStyle w:val="Bibliography"/>
        <w:rPr>
          <w:ins w:id="1416" w:author="Anne-Marie Cousineau" w:date="2025-07-28T15:07:00Z" w16du:dateUtc="2025-07-28T19:07:00Z"/>
          <w:rFonts w:ascii="Times New Roman" w:hAnsi="Times New Roman" w:cs="Times New Roman"/>
          <w:kern w:val="0"/>
          <w:lang w:val="en-US"/>
        </w:rPr>
        <w:pPrChange w:id="1417" w:author="Anne-Marie Cousineau" w:date="2025-07-28T15:07:00Z" w16du:dateUtc="2025-07-28T19:07:00Z">
          <w:pPr>
            <w:autoSpaceDE w:val="0"/>
            <w:autoSpaceDN w:val="0"/>
            <w:adjustRightInd w:val="0"/>
          </w:pPr>
        </w:pPrChange>
      </w:pPr>
      <w:ins w:id="1418" w:author="Anne-Marie Cousineau" w:date="2025-07-28T15:07:00Z" w16du:dateUtc="2025-07-28T19:07:00Z">
        <w:r w:rsidRPr="00F561FB">
          <w:rPr>
            <w:rFonts w:ascii="Times New Roman" w:hAnsi="Times New Roman" w:cs="Times New Roman"/>
            <w:kern w:val="0"/>
            <w:lang w:val="en-US"/>
          </w:rPr>
          <w:t xml:space="preserve">Kekkonen, J. (2017). Pollutants in urbanized areas: Direct and indirect effects on bird populations. </w:t>
        </w:r>
        <w:r w:rsidRPr="00F561FB">
          <w:rPr>
            <w:rFonts w:ascii="Times New Roman" w:hAnsi="Times New Roman" w:cs="Times New Roman"/>
            <w:i/>
            <w:iCs/>
            <w:kern w:val="0"/>
            <w:lang w:val="en-US"/>
          </w:rPr>
          <w:t>Ecology and Conservation of Birds in Urban Environments</w:t>
        </w:r>
        <w:r w:rsidRPr="00F561FB">
          <w:rPr>
            <w:rFonts w:ascii="Times New Roman" w:hAnsi="Times New Roman" w:cs="Times New Roman"/>
            <w:kern w:val="0"/>
            <w:lang w:val="en-US"/>
          </w:rPr>
          <w:t>, 227–250.</w:t>
        </w:r>
      </w:ins>
    </w:p>
    <w:p w14:paraId="6B77A33C" w14:textId="77777777" w:rsidR="003503D1" w:rsidRPr="00F561FB" w:rsidRDefault="003503D1" w:rsidP="00F561FB">
      <w:pPr>
        <w:pStyle w:val="Bibliography"/>
        <w:rPr>
          <w:ins w:id="1419" w:author="Anne-Marie Cousineau" w:date="2025-07-28T15:07:00Z" w16du:dateUtc="2025-07-28T19:07:00Z"/>
          <w:rFonts w:ascii="Times New Roman" w:hAnsi="Times New Roman" w:cs="Times New Roman"/>
          <w:kern w:val="0"/>
          <w:lang w:val="en-US"/>
        </w:rPr>
        <w:pPrChange w:id="1420" w:author="Anne-Marie Cousineau" w:date="2025-07-28T15:07:00Z" w16du:dateUtc="2025-07-28T19:07:00Z">
          <w:pPr>
            <w:autoSpaceDE w:val="0"/>
            <w:autoSpaceDN w:val="0"/>
            <w:adjustRightInd w:val="0"/>
          </w:pPr>
        </w:pPrChange>
      </w:pPr>
      <w:ins w:id="1421" w:author="Anne-Marie Cousineau" w:date="2025-07-28T15:07:00Z" w16du:dateUtc="2025-07-28T19:07:00Z">
        <w:r w:rsidRPr="00F561FB">
          <w:rPr>
            <w:rFonts w:ascii="Times New Roman" w:hAnsi="Times New Roman" w:cs="Times New Roman"/>
            <w:kern w:val="0"/>
            <w:lang w:val="en-US"/>
          </w:rPr>
          <w:t xml:space="preserve">Killick, R., &amp; Eckley, I. A. (2014). changepoint: An R Package for Changepoint Analysis. </w:t>
        </w:r>
        <w:r w:rsidRPr="00F561FB">
          <w:rPr>
            <w:rFonts w:ascii="Times New Roman" w:hAnsi="Times New Roman" w:cs="Times New Roman"/>
            <w:i/>
            <w:iCs/>
            <w:kern w:val="0"/>
            <w:lang w:val="en-US"/>
          </w:rPr>
          <w:t>Journal of Statistical Software</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58</w:t>
        </w:r>
        <w:r w:rsidRPr="00F561FB">
          <w:rPr>
            <w:rFonts w:ascii="Times New Roman" w:hAnsi="Times New Roman" w:cs="Times New Roman"/>
            <w:kern w:val="0"/>
            <w:lang w:val="en-US"/>
          </w:rPr>
          <w:t>, 1–19. https://doi.org/10.18637/jss.v058.i03</w:t>
        </w:r>
      </w:ins>
    </w:p>
    <w:p w14:paraId="67BE13BB" w14:textId="77777777" w:rsidR="003503D1" w:rsidRPr="00F561FB" w:rsidRDefault="003503D1" w:rsidP="00F561FB">
      <w:pPr>
        <w:pStyle w:val="Bibliography"/>
        <w:rPr>
          <w:ins w:id="1422" w:author="Anne-Marie Cousineau" w:date="2025-07-28T15:07:00Z" w16du:dateUtc="2025-07-28T19:07:00Z"/>
          <w:rFonts w:ascii="Times New Roman" w:hAnsi="Times New Roman" w:cs="Times New Roman"/>
          <w:kern w:val="0"/>
          <w:lang w:val="en-US"/>
        </w:rPr>
        <w:pPrChange w:id="1423" w:author="Anne-Marie Cousineau" w:date="2025-07-28T15:07:00Z" w16du:dateUtc="2025-07-28T19:07:00Z">
          <w:pPr>
            <w:autoSpaceDE w:val="0"/>
            <w:autoSpaceDN w:val="0"/>
            <w:adjustRightInd w:val="0"/>
          </w:pPr>
        </w:pPrChange>
      </w:pPr>
      <w:ins w:id="1424" w:author="Anne-Marie Cousineau" w:date="2025-07-28T15:07:00Z" w16du:dateUtc="2025-07-28T19:07:00Z">
        <w:r w:rsidRPr="00F561FB">
          <w:rPr>
            <w:rFonts w:ascii="Times New Roman" w:hAnsi="Times New Roman" w:cs="Times New Roman"/>
            <w:kern w:val="0"/>
            <w:lang w:val="en-US"/>
          </w:rPr>
          <w:t xml:space="preserve">Krama, T., Krams, R., </w:t>
        </w:r>
        <w:proofErr w:type="spellStart"/>
        <w:r w:rsidRPr="00F561FB">
          <w:rPr>
            <w:rFonts w:ascii="Times New Roman" w:hAnsi="Times New Roman" w:cs="Times New Roman"/>
            <w:kern w:val="0"/>
            <w:lang w:val="en-US"/>
          </w:rPr>
          <w:t>Popovs</w:t>
        </w:r>
        <w:proofErr w:type="spellEnd"/>
        <w:r w:rsidRPr="00F561FB">
          <w:rPr>
            <w:rFonts w:ascii="Times New Roman" w:hAnsi="Times New Roman" w:cs="Times New Roman"/>
            <w:kern w:val="0"/>
            <w:lang w:val="en-US"/>
          </w:rPr>
          <w:t xml:space="preserve">, S., </w:t>
        </w:r>
        <w:proofErr w:type="spellStart"/>
        <w:r w:rsidRPr="00F561FB">
          <w:rPr>
            <w:rFonts w:ascii="Times New Roman" w:hAnsi="Times New Roman" w:cs="Times New Roman"/>
            <w:kern w:val="0"/>
            <w:lang w:val="en-US"/>
          </w:rPr>
          <w:t>Trakimas</w:t>
        </w:r>
        <w:proofErr w:type="spellEnd"/>
        <w:r w:rsidRPr="00F561FB">
          <w:rPr>
            <w:rFonts w:ascii="Times New Roman" w:hAnsi="Times New Roman" w:cs="Times New Roman"/>
            <w:kern w:val="0"/>
            <w:lang w:val="en-US"/>
          </w:rPr>
          <w:t xml:space="preserve">, G., Rantala, M. J., Freeberg, T. M., &amp; Krams, I. A. (2023). Permanent Ad-lib Feeders Decrease the Survival of Wintering Great Tits (Parus major). </w:t>
        </w:r>
        <w:r w:rsidRPr="00F561FB">
          <w:rPr>
            <w:rFonts w:ascii="Times New Roman" w:hAnsi="Times New Roman" w:cs="Times New Roman"/>
            <w:i/>
            <w:iCs/>
            <w:kern w:val="0"/>
            <w:lang w:val="en-US"/>
          </w:rPr>
          <w:t>Birds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4</w:t>
        </w:r>
        <w:r w:rsidRPr="00F561FB">
          <w:rPr>
            <w:rFonts w:ascii="Times New Roman" w:hAnsi="Times New Roman" w:cs="Times New Roman"/>
            <w:kern w:val="0"/>
            <w:lang w:val="en-US"/>
          </w:rPr>
          <w:t>(2), Article 2. https://doi.org/10.3390/birds4020019</w:t>
        </w:r>
      </w:ins>
    </w:p>
    <w:p w14:paraId="0207CC2C" w14:textId="77777777" w:rsidR="003503D1" w:rsidRPr="00F561FB" w:rsidRDefault="003503D1" w:rsidP="00F561FB">
      <w:pPr>
        <w:pStyle w:val="Bibliography"/>
        <w:rPr>
          <w:ins w:id="1425" w:author="Anne-Marie Cousineau" w:date="2025-07-28T15:07:00Z" w16du:dateUtc="2025-07-28T19:07:00Z"/>
          <w:rFonts w:ascii="Times New Roman" w:hAnsi="Times New Roman" w:cs="Times New Roman"/>
          <w:kern w:val="0"/>
          <w:lang w:val="en-US"/>
        </w:rPr>
        <w:pPrChange w:id="1426" w:author="Anne-Marie Cousineau" w:date="2025-07-28T15:07:00Z" w16du:dateUtc="2025-07-28T19:07:00Z">
          <w:pPr>
            <w:autoSpaceDE w:val="0"/>
            <w:autoSpaceDN w:val="0"/>
            <w:adjustRightInd w:val="0"/>
          </w:pPr>
        </w:pPrChange>
      </w:pPr>
      <w:ins w:id="1427" w:author="Anne-Marie Cousineau" w:date="2025-07-28T15:07:00Z" w16du:dateUtc="2025-07-28T19:07:00Z">
        <w:r w:rsidRPr="00F561FB">
          <w:rPr>
            <w:rFonts w:ascii="Times New Roman" w:hAnsi="Times New Roman" w:cs="Times New Roman"/>
            <w:kern w:val="0"/>
            <w:lang w:val="en-US"/>
          </w:rPr>
          <w:t xml:space="preserve">Kraus, D., &amp; Hebb, A. (2020). Southern Canada’s crisis ecoregions: Identifying the most significant and threatened places for biodiversity conservation. </w:t>
        </w:r>
        <w:r w:rsidRPr="00F561FB">
          <w:rPr>
            <w:rFonts w:ascii="Times New Roman" w:hAnsi="Times New Roman" w:cs="Times New Roman"/>
            <w:i/>
            <w:iCs/>
            <w:kern w:val="0"/>
            <w:lang w:val="en-US"/>
          </w:rPr>
          <w:t>Biodiversity and Conservation</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29</w:t>
        </w:r>
        <w:r w:rsidRPr="00F561FB">
          <w:rPr>
            <w:rFonts w:ascii="Times New Roman" w:hAnsi="Times New Roman" w:cs="Times New Roman"/>
            <w:kern w:val="0"/>
            <w:lang w:val="en-US"/>
          </w:rPr>
          <w:t>(13), 3573–3590. https://doi.org/10.1007/s10531-020-02038-x</w:t>
        </w:r>
      </w:ins>
    </w:p>
    <w:p w14:paraId="0030624B" w14:textId="77777777" w:rsidR="003503D1" w:rsidRPr="00F561FB" w:rsidRDefault="003503D1" w:rsidP="00F561FB">
      <w:pPr>
        <w:pStyle w:val="Bibliography"/>
        <w:rPr>
          <w:ins w:id="1428" w:author="Anne-Marie Cousineau" w:date="2025-07-28T15:07:00Z" w16du:dateUtc="2025-07-28T19:07:00Z"/>
          <w:rFonts w:ascii="Times New Roman" w:hAnsi="Times New Roman" w:cs="Times New Roman"/>
          <w:kern w:val="0"/>
          <w:lang w:val="en-US"/>
        </w:rPr>
        <w:pPrChange w:id="1429" w:author="Anne-Marie Cousineau" w:date="2025-07-28T15:07:00Z" w16du:dateUtc="2025-07-28T19:07:00Z">
          <w:pPr>
            <w:autoSpaceDE w:val="0"/>
            <w:autoSpaceDN w:val="0"/>
            <w:adjustRightInd w:val="0"/>
          </w:pPr>
        </w:pPrChange>
      </w:pPr>
      <w:ins w:id="1430" w:author="Anne-Marie Cousineau" w:date="2025-07-28T15:07:00Z" w16du:dateUtc="2025-07-28T19:07:00Z">
        <w:r w:rsidRPr="00F561FB">
          <w:rPr>
            <w:rFonts w:ascii="Times New Roman" w:hAnsi="Times New Roman" w:cs="Times New Roman"/>
            <w:kern w:val="0"/>
            <w:lang w:val="en-US"/>
          </w:rPr>
          <w:t xml:space="preserve">Lane, S. J., VanDiest, I. J., Brewer, V. N., Linkous, C. R., Fossett, T. E., Goodchild, C. G., &amp; Sewall, K. B. (2023). Indirect effects of urbanization: Consequences of increased aggression in an urban male songbird for mates and offspring. </w:t>
        </w:r>
        <w:r w:rsidRPr="00F561FB">
          <w:rPr>
            <w:rFonts w:ascii="Times New Roman" w:hAnsi="Times New Roman" w:cs="Times New Roman"/>
            <w:i/>
            <w:iCs/>
            <w:kern w:val="0"/>
            <w:lang w:val="en-US"/>
          </w:rPr>
          <w:t>Frontiers in Ecology and Evolution</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11</w:t>
        </w:r>
        <w:r w:rsidRPr="00F561FB">
          <w:rPr>
            <w:rFonts w:ascii="Times New Roman" w:hAnsi="Times New Roman" w:cs="Times New Roman"/>
            <w:kern w:val="0"/>
            <w:lang w:val="en-US"/>
          </w:rPr>
          <w:t>. https://doi.org/10.3389/fevo.2023.1234562</w:t>
        </w:r>
      </w:ins>
    </w:p>
    <w:p w14:paraId="5B379477" w14:textId="77777777" w:rsidR="003503D1" w:rsidRPr="00B82D59" w:rsidRDefault="003503D1" w:rsidP="00F561FB">
      <w:pPr>
        <w:pStyle w:val="Bibliography"/>
        <w:rPr>
          <w:ins w:id="1431" w:author="Anne-Marie Cousineau" w:date="2025-07-28T15:07:00Z" w16du:dateUtc="2025-07-28T19:07:00Z"/>
          <w:rFonts w:ascii="Times New Roman" w:hAnsi="Times New Roman" w:cs="Times New Roman"/>
          <w:kern w:val="0"/>
          <w:rPrChange w:id="1432" w:author="Anne-Marie Cousineau" w:date="2025-07-28T15:09:00Z" w16du:dateUtc="2025-07-28T19:09:00Z">
            <w:rPr>
              <w:ins w:id="1433" w:author="Anne-Marie Cousineau" w:date="2025-07-28T15:07:00Z" w16du:dateUtc="2025-07-28T19:07:00Z"/>
              <w:rFonts w:ascii="Times New Roman" w:hAnsi="Times New Roman" w:cs="Times New Roman"/>
              <w:kern w:val="0"/>
              <w:lang w:val="en-US"/>
            </w:rPr>
          </w:rPrChange>
        </w:rPr>
        <w:pPrChange w:id="1434" w:author="Anne-Marie Cousineau" w:date="2025-07-28T15:07:00Z" w16du:dateUtc="2025-07-28T19:07:00Z">
          <w:pPr>
            <w:autoSpaceDE w:val="0"/>
            <w:autoSpaceDN w:val="0"/>
            <w:adjustRightInd w:val="0"/>
          </w:pPr>
        </w:pPrChange>
      </w:pPr>
      <w:ins w:id="1435" w:author="Anne-Marie Cousineau" w:date="2025-07-28T15:07:00Z" w16du:dateUtc="2025-07-28T19:07:00Z">
        <w:r w:rsidRPr="00F561FB">
          <w:rPr>
            <w:rFonts w:ascii="Times New Roman" w:hAnsi="Times New Roman" w:cs="Times New Roman"/>
            <w:kern w:val="0"/>
            <w:lang w:val="en-US"/>
          </w:rPr>
          <w:t xml:space="preserve">Laskey, A. R. (1944). </w:t>
        </w:r>
        <w:r w:rsidRPr="00F561FB">
          <w:rPr>
            <w:rFonts w:ascii="Times New Roman" w:hAnsi="Times New Roman" w:cs="Times New Roman"/>
            <w:i/>
            <w:iCs/>
            <w:kern w:val="0"/>
            <w:lang w:val="en-US"/>
          </w:rPr>
          <w:t>A STUDY OF THE CARDINAL IN TENNESSEE</w:t>
        </w:r>
        <w:r w:rsidRPr="00F561FB">
          <w:rPr>
            <w:rFonts w:ascii="Times New Roman" w:hAnsi="Times New Roman" w:cs="Times New Roman"/>
            <w:kern w:val="0"/>
            <w:lang w:val="en-US"/>
          </w:rPr>
          <w:t xml:space="preserve">. </w:t>
        </w:r>
        <w:r w:rsidRPr="00B82D59">
          <w:rPr>
            <w:rFonts w:ascii="Times New Roman" w:hAnsi="Times New Roman" w:cs="Times New Roman"/>
            <w:i/>
            <w:iCs/>
            <w:kern w:val="0"/>
            <w:rPrChange w:id="1436" w:author="Anne-Marie Cousineau" w:date="2025-07-28T15:09:00Z" w16du:dateUtc="2025-07-28T19:09:00Z">
              <w:rPr>
                <w:rFonts w:ascii="Times New Roman" w:hAnsi="Times New Roman" w:cs="Times New Roman"/>
                <w:i/>
                <w:iCs/>
                <w:kern w:val="0"/>
                <w:lang w:val="en-US"/>
              </w:rPr>
            </w:rPrChange>
          </w:rPr>
          <w:t>56</w:t>
        </w:r>
        <w:r w:rsidRPr="00B82D59">
          <w:rPr>
            <w:rFonts w:ascii="Times New Roman" w:hAnsi="Times New Roman" w:cs="Times New Roman"/>
            <w:kern w:val="0"/>
            <w:rPrChange w:id="1437" w:author="Anne-Marie Cousineau" w:date="2025-07-28T15:09:00Z" w16du:dateUtc="2025-07-28T19:09:00Z">
              <w:rPr>
                <w:rFonts w:ascii="Times New Roman" w:hAnsi="Times New Roman" w:cs="Times New Roman"/>
                <w:kern w:val="0"/>
                <w:lang w:val="en-US"/>
              </w:rPr>
            </w:rPrChange>
          </w:rPr>
          <w:t>(1).</w:t>
        </w:r>
      </w:ins>
    </w:p>
    <w:p w14:paraId="7E47730F" w14:textId="77777777" w:rsidR="003503D1" w:rsidRPr="00F561FB" w:rsidRDefault="003503D1" w:rsidP="00F561FB">
      <w:pPr>
        <w:pStyle w:val="Bibliography"/>
        <w:rPr>
          <w:ins w:id="1438" w:author="Anne-Marie Cousineau" w:date="2025-07-28T15:07:00Z" w16du:dateUtc="2025-07-28T19:07:00Z"/>
          <w:rFonts w:ascii="Times New Roman" w:hAnsi="Times New Roman" w:cs="Times New Roman"/>
          <w:kern w:val="0"/>
          <w:lang w:val="en-US"/>
        </w:rPr>
        <w:pPrChange w:id="1439" w:author="Anne-Marie Cousineau" w:date="2025-07-28T15:07:00Z" w16du:dateUtc="2025-07-28T19:07:00Z">
          <w:pPr>
            <w:autoSpaceDE w:val="0"/>
            <w:autoSpaceDN w:val="0"/>
            <w:adjustRightInd w:val="0"/>
          </w:pPr>
        </w:pPrChange>
      </w:pPr>
      <w:ins w:id="1440" w:author="Anne-Marie Cousineau" w:date="2025-07-28T15:07:00Z" w16du:dateUtc="2025-07-28T19:07:00Z">
        <w:r w:rsidRPr="00B82D59">
          <w:rPr>
            <w:rFonts w:ascii="Times New Roman" w:hAnsi="Times New Roman" w:cs="Times New Roman"/>
            <w:kern w:val="0"/>
            <w:rPrChange w:id="1441" w:author="Anne-Marie Cousineau" w:date="2025-07-28T15:09:00Z" w16du:dateUtc="2025-07-28T19:09:00Z">
              <w:rPr>
                <w:rFonts w:ascii="Times New Roman" w:hAnsi="Times New Roman" w:cs="Times New Roman"/>
                <w:kern w:val="0"/>
                <w:lang w:val="en-US"/>
              </w:rPr>
            </w:rPrChange>
          </w:rPr>
          <w:lastRenderedPageBreak/>
          <w:t xml:space="preserve">Latimer, C. E., &amp; Zuckerberg, B. (2021). </w:t>
        </w:r>
        <w:r w:rsidRPr="00F561FB">
          <w:rPr>
            <w:rFonts w:ascii="Times New Roman" w:hAnsi="Times New Roman" w:cs="Times New Roman"/>
            <w:kern w:val="0"/>
            <w:lang w:val="en-US"/>
          </w:rPr>
          <w:t xml:space="preserve">Habitat loss and thermal tolerances influence the sensitivity of resident bird populations to winter weather at regional scales. </w:t>
        </w:r>
        <w:r w:rsidRPr="00F561FB">
          <w:rPr>
            <w:rFonts w:ascii="Times New Roman" w:hAnsi="Times New Roman" w:cs="Times New Roman"/>
            <w:i/>
            <w:iCs/>
            <w:kern w:val="0"/>
            <w:lang w:val="en-US"/>
          </w:rPr>
          <w:t>Journal of Animal Ecology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90</w:t>
        </w:r>
        <w:r w:rsidRPr="00F561FB">
          <w:rPr>
            <w:rFonts w:ascii="Times New Roman" w:hAnsi="Times New Roman" w:cs="Times New Roman"/>
            <w:kern w:val="0"/>
            <w:lang w:val="en-US"/>
          </w:rPr>
          <w:t>(2), 317–329. https://doi.org/10.1111/1365-2656.13332</w:t>
        </w:r>
      </w:ins>
    </w:p>
    <w:p w14:paraId="16161497" w14:textId="77777777" w:rsidR="003503D1" w:rsidRPr="00F561FB" w:rsidRDefault="003503D1" w:rsidP="00F561FB">
      <w:pPr>
        <w:pStyle w:val="Bibliography"/>
        <w:rPr>
          <w:ins w:id="1442" w:author="Anne-Marie Cousineau" w:date="2025-07-28T15:07:00Z" w16du:dateUtc="2025-07-28T19:07:00Z"/>
          <w:rFonts w:ascii="Times New Roman" w:hAnsi="Times New Roman" w:cs="Times New Roman"/>
          <w:kern w:val="0"/>
          <w:lang w:val="en-US"/>
        </w:rPr>
        <w:pPrChange w:id="1443" w:author="Anne-Marie Cousineau" w:date="2025-07-28T15:07:00Z" w16du:dateUtc="2025-07-28T19:07:00Z">
          <w:pPr>
            <w:autoSpaceDE w:val="0"/>
            <w:autoSpaceDN w:val="0"/>
            <w:adjustRightInd w:val="0"/>
          </w:pPr>
        </w:pPrChange>
      </w:pPr>
      <w:ins w:id="1444" w:author="Anne-Marie Cousineau" w:date="2025-07-28T15:07:00Z" w16du:dateUtc="2025-07-28T19:07:00Z">
        <w:r w:rsidRPr="00F561FB">
          <w:rPr>
            <w:rFonts w:ascii="Times New Roman" w:hAnsi="Times New Roman" w:cs="Times New Roman"/>
            <w:kern w:val="0"/>
            <w:lang w:val="en-US"/>
          </w:rPr>
          <w:t xml:space="preserve">Leston, L. F. V., &amp; Rodewald, A. D. (2006). Are urban forests ecological traps for understory birds? An examination using Northern cardinals. </w:t>
        </w:r>
        <w:r w:rsidRPr="00F561FB">
          <w:rPr>
            <w:rFonts w:ascii="Times New Roman" w:hAnsi="Times New Roman" w:cs="Times New Roman"/>
            <w:i/>
            <w:iCs/>
            <w:kern w:val="0"/>
            <w:lang w:val="en-US"/>
          </w:rPr>
          <w:t>Biological Conservation</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131</w:t>
        </w:r>
        <w:r w:rsidRPr="00F561FB">
          <w:rPr>
            <w:rFonts w:ascii="Times New Roman" w:hAnsi="Times New Roman" w:cs="Times New Roman"/>
            <w:kern w:val="0"/>
            <w:lang w:val="en-US"/>
          </w:rPr>
          <w:t>(4), 566–574. https://doi.org/10.1016/j.biocon.2006.03.003</w:t>
        </w:r>
      </w:ins>
    </w:p>
    <w:p w14:paraId="6820AE5C" w14:textId="77777777" w:rsidR="003503D1" w:rsidRPr="00B82D59" w:rsidRDefault="003503D1" w:rsidP="00F561FB">
      <w:pPr>
        <w:pStyle w:val="Bibliography"/>
        <w:rPr>
          <w:ins w:id="1445" w:author="Anne-Marie Cousineau" w:date="2025-07-28T15:07:00Z" w16du:dateUtc="2025-07-28T19:07:00Z"/>
          <w:rFonts w:ascii="Times New Roman" w:hAnsi="Times New Roman" w:cs="Times New Roman"/>
          <w:kern w:val="0"/>
          <w:rPrChange w:id="1446" w:author="Anne-Marie Cousineau" w:date="2025-07-28T15:09:00Z" w16du:dateUtc="2025-07-28T19:09:00Z">
            <w:rPr>
              <w:ins w:id="1447" w:author="Anne-Marie Cousineau" w:date="2025-07-28T15:07:00Z" w16du:dateUtc="2025-07-28T19:07:00Z"/>
              <w:rFonts w:ascii="Times New Roman" w:hAnsi="Times New Roman" w:cs="Times New Roman"/>
              <w:kern w:val="0"/>
              <w:lang w:val="en-US"/>
            </w:rPr>
          </w:rPrChange>
        </w:rPr>
        <w:pPrChange w:id="1448" w:author="Anne-Marie Cousineau" w:date="2025-07-28T15:07:00Z" w16du:dateUtc="2025-07-28T19:07:00Z">
          <w:pPr>
            <w:autoSpaceDE w:val="0"/>
            <w:autoSpaceDN w:val="0"/>
            <w:adjustRightInd w:val="0"/>
          </w:pPr>
        </w:pPrChange>
      </w:pPr>
      <w:ins w:id="1449" w:author="Anne-Marie Cousineau" w:date="2025-07-28T15:07:00Z" w16du:dateUtc="2025-07-28T19:07:00Z">
        <w:r w:rsidRPr="00F561FB">
          <w:rPr>
            <w:rFonts w:ascii="Times New Roman" w:hAnsi="Times New Roman" w:cs="Times New Roman"/>
            <w:kern w:val="0"/>
            <w:lang w:val="en-US"/>
          </w:rPr>
          <w:t xml:space="preserve">Li, G., Fang, C., Li, Y., Wang, Z., Sun, S., He, S., Qi, W., Bao, C., Ma, H., Fan, Y., Feng, Y., &amp; Liu, X. (2022). Global impacts of future urban expansion on terrestrial vertebrate diversity. </w:t>
        </w:r>
        <w:r w:rsidRPr="00B82D59">
          <w:rPr>
            <w:rFonts w:ascii="Times New Roman" w:hAnsi="Times New Roman" w:cs="Times New Roman"/>
            <w:i/>
            <w:iCs/>
            <w:kern w:val="0"/>
            <w:rPrChange w:id="1450" w:author="Anne-Marie Cousineau" w:date="2025-07-28T15:09:00Z" w16du:dateUtc="2025-07-28T19:09:00Z">
              <w:rPr>
                <w:rFonts w:ascii="Times New Roman" w:hAnsi="Times New Roman" w:cs="Times New Roman"/>
                <w:i/>
                <w:iCs/>
                <w:kern w:val="0"/>
                <w:lang w:val="en-US"/>
              </w:rPr>
            </w:rPrChange>
          </w:rPr>
          <w:t>Nature Communications</w:t>
        </w:r>
        <w:r w:rsidRPr="00B82D59">
          <w:rPr>
            <w:rFonts w:ascii="Times New Roman" w:hAnsi="Times New Roman" w:cs="Times New Roman"/>
            <w:kern w:val="0"/>
            <w:rPrChange w:id="1451" w:author="Anne-Marie Cousineau" w:date="2025-07-28T15:09:00Z" w16du:dateUtc="2025-07-28T19:09:00Z">
              <w:rPr>
                <w:rFonts w:ascii="Times New Roman" w:hAnsi="Times New Roman" w:cs="Times New Roman"/>
                <w:kern w:val="0"/>
                <w:lang w:val="en-US"/>
              </w:rPr>
            </w:rPrChange>
          </w:rPr>
          <w:t xml:space="preserve">, </w:t>
        </w:r>
        <w:r w:rsidRPr="00B82D59">
          <w:rPr>
            <w:rFonts w:ascii="Times New Roman" w:hAnsi="Times New Roman" w:cs="Times New Roman"/>
            <w:i/>
            <w:iCs/>
            <w:kern w:val="0"/>
            <w:rPrChange w:id="1452" w:author="Anne-Marie Cousineau" w:date="2025-07-28T15:09:00Z" w16du:dateUtc="2025-07-28T19:09:00Z">
              <w:rPr>
                <w:rFonts w:ascii="Times New Roman" w:hAnsi="Times New Roman" w:cs="Times New Roman"/>
                <w:i/>
                <w:iCs/>
                <w:kern w:val="0"/>
                <w:lang w:val="en-US"/>
              </w:rPr>
            </w:rPrChange>
          </w:rPr>
          <w:t>13</w:t>
        </w:r>
        <w:r w:rsidRPr="00B82D59">
          <w:rPr>
            <w:rFonts w:ascii="Times New Roman" w:hAnsi="Times New Roman" w:cs="Times New Roman"/>
            <w:kern w:val="0"/>
            <w:rPrChange w:id="1453" w:author="Anne-Marie Cousineau" w:date="2025-07-28T15:09:00Z" w16du:dateUtc="2025-07-28T19:09:00Z">
              <w:rPr>
                <w:rFonts w:ascii="Times New Roman" w:hAnsi="Times New Roman" w:cs="Times New Roman"/>
                <w:kern w:val="0"/>
                <w:lang w:val="en-US"/>
              </w:rPr>
            </w:rPrChange>
          </w:rPr>
          <w:t>(1), 1628. https://doi.org/10.1038/s41467-022-29324-2</w:t>
        </w:r>
      </w:ins>
    </w:p>
    <w:p w14:paraId="48CDE087" w14:textId="77777777" w:rsidR="003503D1" w:rsidRPr="00F561FB" w:rsidRDefault="003503D1" w:rsidP="00F561FB">
      <w:pPr>
        <w:pStyle w:val="Bibliography"/>
        <w:rPr>
          <w:ins w:id="1454" w:author="Anne-Marie Cousineau" w:date="2025-07-28T15:07:00Z" w16du:dateUtc="2025-07-28T19:07:00Z"/>
          <w:rFonts w:ascii="Times New Roman" w:hAnsi="Times New Roman" w:cs="Times New Roman"/>
          <w:kern w:val="0"/>
          <w:lang w:val="en-US"/>
        </w:rPr>
        <w:pPrChange w:id="1455" w:author="Anne-Marie Cousineau" w:date="2025-07-28T15:07:00Z" w16du:dateUtc="2025-07-28T19:07:00Z">
          <w:pPr>
            <w:autoSpaceDE w:val="0"/>
            <w:autoSpaceDN w:val="0"/>
            <w:adjustRightInd w:val="0"/>
          </w:pPr>
        </w:pPrChange>
      </w:pPr>
      <w:ins w:id="1456" w:author="Anne-Marie Cousineau" w:date="2025-07-28T15:07:00Z" w16du:dateUtc="2025-07-28T19:07:00Z">
        <w:r w:rsidRPr="00B82D59">
          <w:rPr>
            <w:rFonts w:ascii="Times New Roman" w:hAnsi="Times New Roman" w:cs="Times New Roman"/>
            <w:kern w:val="0"/>
            <w:rPrChange w:id="1457" w:author="Anne-Marie Cousineau" w:date="2025-07-28T15:09:00Z" w16du:dateUtc="2025-07-28T19:09:00Z">
              <w:rPr>
                <w:rFonts w:ascii="Times New Roman" w:hAnsi="Times New Roman" w:cs="Times New Roman"/>
                <w:kern w:val="0"/>
                <w:lang w:val="en-US"/>
              </w:rPr>
            </w:rPrChange>
          </w:rPr>
          <w:t xml:space="preserve">Li, K., Hu, W. H., Chen, X., Zhang, M. Y., </w:t>
        </w:r>
        <w:proofErr w:type="spellStart"/>
        <w:r w:rsidRPr="00B82D59">
          <w:rPr>
            <w:rFonts w:ascii="Times New Roman" w:hAnsi="Times New Roman" w:cs="Times New Roman"/>
            <w:kern w:val="0"/>
            <w:rPrChange w:id="1458" w:author="Anne-Marie Cousineau" w:date="2025-07-28T15:09:00Z" w16du:dateUtc="2025-07-28T19:09:00Z">
              <w:rPr>
                <w:rFonts w:ascii="Times New Roman" w:hAnsi="Times New Roman" w:cs="Times New Roman"/>
                <w:kern w:val="0"/>
                <w:lang w:val="en-US"/>
              </w:rPr>
            </w:rPrChange>
          </w:rPr>
          <w:t>Ye</w:t>
        </w:r>
        <w:proofErr w:type="spellEnd"/>
        <w:r w:rsidRPr="00B82D59">
          <w:rPr>
            <w:rFonts w:ascii="Times New Roman" w:hAnsi="Times New Roman" w:cs="Times New Roman"/>
            <w:kern w:val="0"/>
            <w:rPrChange w:id="1459" w:author="Anne-Marie Cousineau" w:date="2025-07-28T15:09:00Z" w16du:dateUtc="2025-07-28T19:09:00Z">
              <w:rPr>
                <w:rFonts w:ascii="Times New Roman" w:hAnsi="Times New Roman" w:cs="Times New Roman"/>
                <w:kern w:val="0"/>
                <w:lang w:val="en-US"/>
              </w:rPr>
            </w:rPrChange>
          </w:rPr>
          <w:t xml:space="preserve">, K. M., Zhu, H., &amp; Zhao, H. B. (2025). </w:t>
        </w:r>
        <w:r w:rsidRPr="00F561FB">
          <w:rPr>
            <w:rFonts w:ascii="Times New Roman" w:hAnsi="Times New Roman" w:cs="Times New Roman"/>
            <w:kern w:val="0"/>
            <w:lang w:val="en-US"/>
          </w:rPr>
          <w:t xml:space="preserve">More fruits, more birds? How plant traits attract birds feeding in urban green spaces during winter. </w:t>
        </w:r>
        <w:r w:rsidRPr="00F561FB">
          <w:rPr>
            <w:rFonts w:ascii="Times New Roman" w:hAnsi="Times New Roman" w:cs="Times New Roman"/>
            <w:i/>
            <w:iCs/>
            <w:kern w:val="0"/>
            <w:lang w:val="en-US"/>
          </w:rPr>
          <w:t>Urban Forestry &amp; Urban Greening</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107</w:t>
        </w:r>
        <w:r w:rsidRPr="00F561FB">
          <w:rPr>
            <w:rFonts w:ascii="Times New Roman" w:hAnsi="Times New Roman" w:cs="Times New Roman"/>
            <w:kern w:val="0"/>
            <w:lang w:val="en-US"/>
          </w:rPr>
          <w:t>. https://doi.org/10.1016/j.ufug.2025.128748</w:t>
        </w:r>
      </w:ins>
    </w:p>
    <w:p w14:paraId="1D2B8478" w14:textId="77777777" w:rsidR="003503D1" w:rsidRPr="00F561FB" w:rsidRDefault="003503D1" w:rsidP="00F561FB">
      <w:pPr>
        <w:pStyle w:val="Bibliography"/>
        <w:rPr>
          <w:ins w:id="1460" w:author="Anne-Marie Cousineau" w:date="2025-07-28T15:07:00Z" w16du:dateUtc="2025-07-28T19:07:00Z"/>
          <w:rFonts w:ascii="Times New Roman" w:hAnsi="Times New Roman" w:cs="Times New Roman"/>
          <w:kern w:val="0"/>
          <w:lang w:val="en-US"/>
        </w:rPr>
        <w:pPrChange w:id="1461" w:author="Anne-Marie Cousineau" w:date="2025-07-28T15:07:00Z" w16du:dateUtc="2025-07-28T19:07:00Z">
          <w:pPr>
            <w:autoSpaceDE w:val="0"/>
            <w:autoSpaceDN w:val="0"/>
            <w:adjustRightInd w:val="0"/>
          </w:pPr>
        </w:pPrChange>
      </w:pPr>
      <w:ins w:id="1462" w:author="Anne-Marie Cousineau" w:date="2025-07-28T15:07:00Z" w16du:dateUtc="2025-07-28T19:07:00Z">
        <w:r w:rsidRPr="00F561FB">
          <w:rPr>
            <w:rFonts w:ascii="Times New Roman" w:hAnsi="Times New Roman" w:cs="Times New Roman"/>
            <w:kern w:val="0"/>
            <w:lang w:val="en-US"/>
          </w:rPr>
          <w:t xml:space="preserve">Liker, A., Papp, Z., </w:t>
        </w:r>
        <w:proofErr w:type="spellStart"/>
        <w:r w:rsidRPr="00F561FB">
          <w:rPr>
            <w:rFonts w:ascii="Times New Roman" w:hAnsi="Times New Roman" w:cs="Times New Roman"/>
            <w:kern w:val="0"/>
            <w:lang w:val="en-US"/>
          </w:rPr>
          <w:t>Bókony</w:t>
        </w:r>
        <w:proofErr w:type="spellEnd"/>
        <w:r w:rsidRPr="00F561FB">
          <w:rPr>
            <w:rFonts w:ascii="Times New Roman" w:hAnsi="Times New Roman" w:cs="Times New Roman"/>
            <w:kern w:val="0"/>
            <w:lang w:val="en-US"/>
          </w:rPr>
          <w:t xml:space="preserve">, V., &amp; Lendvai, Á. Z. (2008). Lean birds in the city: Body size and condition of house sparrows along the urbanization gradient. </w:t>
        </w:r>
        <w:r w:rsidRPr="00F561FB">
          <w:rPr>
            <w:rFonts w:ascii="Times New Roman" w:hAnsi="Times New Roman" w:cs="Times New Roman"/>
            <w:i/>
            <w:iCs/>
            <w:kern w:val="0"/>
            <w:lang w:val="en-US"/>
          </w:rPr>
          <w:t>Journal of Animal Ecology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77</w:t>
        </w:r>
        <w:r w:rsidRPr="00F561FB">
          <w:rPr>
            <w:rFonts w:ascii="Times New Roman" w:hAnsi="Times New Roman" w:cs="Times New Roman"/>
            <w:kern w:val="0"/>
            <w:lang w:val="en-US"/>
          </w:rPr>
          <w:t>(4), 789–795. https://doi.org/10.1111/j.1365-2656.2008.01402.x</w:t>
        </w:r>
      </w:ins>
    </w:p>
    <w:p w14:paraId="2985B8E0" w14:textId="77777777" w:rsidR="003503D1" w:rsidRPr="00F561FB" w:rsidRDefault="003503D1" w:rsidP="00F561FB">
      <w:pPr>
        <w:pStyle w:val="Bibliography"/>
        <w:rPr>
          <w:ins w:id="1463" w:author="Anne-Marie Cousineau" w:date="2025-07-28T15:07:00Z" w16du:dateUtc="2025-07-28T19:07:00Z"/>
          <w:rFonts w:ascii="Times New Roman" w:hAnsi="Times New Roman" w:cs="Times New Roman"/>
          <w:kern w:val="0"/>
          <w:lang w:val="en-US"/>
        </w:rPr>
        <w:pPrChange w:id="1464" w:author="Anne-Marie Cousineau" w:date="2025-07-28T15:07:00Z" w16du:dateUtc="2025-07-28T19:07:00Z">
          <w:pPr>
            <w:autoSpaceDE w:val="0"/>
            <w:autoSpaceDN w:val="0"/>
            <w:adjustRightInd w:val="0"/>
          </w:pPr>
        </w:pPrChange>
      </w:pPr>
      <w:ins w:id="1465" w:author="Anne-Marie Cousineau" w:date="2025-07-28T15:07:00Z" w16du:dateUtc="2025-07-28T19:07:00Z">
        <w:r w:rsidRPr="00F561FB">
          <w:rPr>
            <w:rFonts w:ascii="Times New Roman" w:hAnsi="Times New Roman" w:cs="Times New Roman"/>
            <w:kern w:val="0"/>
            <w:lang w:val="en-US"/>
          </w:rPr>
          <w:t xml:space="preserve">Linek, N., Volkmer, T., Shipley, J. R., Twining, C. W., Zúñiga, D., </w:t>
        </w:r>
        <w:proofErr w:type="spellStart"/>
        <w:r w:rsidRPr="00F561FB">
          <w:rPr>
            <w:rFonts w:ascii="Times New Roman" w:hAnsi="Times New Roman" w:cs="Times New Roman"/>
            <w:kern w:val="0"/>
            <w:lang w:val="en-US"/>
          </w:rPr>
          <w:t>Wikelski</w:t>
        </w:r>
        <w:proofErr w:type="spellEnd"/>
        <w:r w:rsidRPr="00F561FB">
          <w:rPr>
            <w:rFonts w:ascii="Times New Roman" w:hAnsi="Times New Roman" w:cs="Times New Roman"/>
            <w:kern w:val="0"/>
            <w:lang w:val="en-US"/>
          </w:rPr>
          <w:t xml:space="preserve">, M., &amp; </w:t>
        </w:r>
        <w:proofErr w:type="spellStart"/>
        <w:r w:rsidRPr="00F561FB">
          <w:rPr>
            <w:rFonts w:ascii="Times New Roman" w:hAnsi="Times New Roman" w:cs="Times New Roman"/>
            <w:kern w:val="0"/>
            <w:lang w:val="en-US"/>
          </w:rPr>
          <w:t>Partecke</w:t>
        </w:r>
        <w:proofErr w:type="spellEnd"/>
        <w:r w:rsidRPr="00F561FB">
          <w:rPr>
            <w:rFonts w:ascii="Times New Roman" w:hAnsi="Times New Roman" w:cs="Times New Roman"/>
            <w:kern w:val="0"/>
            <w:lang w:val="en-US"/>
          </w:rPr>
          <w:t xml:space="preserve">, J. (2021). A songbird adjusts its heart rate and body temperature in response to season and fluctuating daily conditions. </w:t>
        </w:r>
        <w:r w:rsidRPr="00F561FB">
          <w:rPr>
            <w:rFonts w:ascii="Times New Roman" w:hAnsi="Times New Roman" w:cs="Times New Roman"/>
            <w:i/>
            <w:iCs/>
            <w:kern w:val="0"/>
            <w:lang w:val="en-US"/>
          </w:rPr>
          <w:t>Philosophical Transactions of the Royal Society B: Biological Sciences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376</w:t>
        </w:r>
        <w:r w:rsidRPr="00F561FB">
          <w:rPr>
            <w:rFonts w:ascii="Times New Roman" w:hAnsi="Times New Roman" w:cs="Times New Roman"/>
            <w:kern w:val="0"/>
            <w:lang w:val="en-US"/>
          </w:rPr>
          <w:t>(1830), 20200213. https://doi.org/10.1098/rstb.2020.0213</w:t>
        </w:r>
      </w:ins>
    </w:p>
    <w:p w14:paraId="0A123595" w14:textId="77777777" w:rsidR="003503D1" w:rsidRPr="00B82D59" w:rsidRDefault="003503D1" w:rsidP="00F561FB">
      <w:pPr>
        <w:pStyle w:val="Bibliography"/>
        <w:rPr>
          <w:ins w:id="1466" w:author="Anne-Marie Cousineau" w:date="2025-07-28T15:07:00Z" w16du:dateUtc="2025-07-28T19:07:00Z"/>
          <w:rFonts w:ascii="Times New Roman" w:hAnsi="Times New Roman" w:cs="Times New Roman"/>
          <w:kern w:val="0"/>
          <w:rPrChange w:id="1467" w:author="Anne-Marie Cousineau" w:date="2025-07-28T15:09:00Z" w16du:dateUtc="2025-07-28T19:09:00Z">
            <w:rPr>
              <w:ins w:id="1468" w:author="Anne-Marie Cousineau" w:date="2025-07-28T15:07:00Z" w16du:dateUtc="2025-07-28T19:07:00Z"/>
              <w:rFonts w:ascii="Times New Roman" w:hAnsi="Times New Roman" w:cs="Times New Roman"/>
              <w:kern w:val="0"/>
              <w:lang w:val="en-US"/>
            </w:rPr>
          </w:rPrChange>
        </w:rPr>
        <w:pPrChange w:id="1469" w:author="Anne-Marie Cousineau" w:date="2025-07-28T15:07:00Z" w16du:dateUtc="2025-07-28T19:07:00Z">
          <w:pPr>
            <w:autoSpaceDE w:val="0"/>
            <w:autoSpaceDN w:val="0"/>
            <w:adjustRightInd w:val="0"/>
          </w:pPr>
        </w:pPrChange>
      </w:pPr>
      <w:ins w:id="1470" w:author="Anne-Marie Cousineau" w:date="2025-07-28T15:07:00Z" w16du:dateUtc="2025-07-28T19:07:00Z">
        <w:r w:rsidRPr="00F561FB">
          <w:rPr>
            <w:rFonts w:ascii="Times New Roman" w:hAnsi="Times New Roman" w:cs="Times New Roman"/>
            <w:kern w:val="0"/>
            <w:lang w:val="en-US"/>
          </w:rPr>
          <w:lastRenderedPageBreak/>
          <w:t xml:space="preserve">Linville, S. U., </w:t>
        </w:r>
        <w:proofErr w:type="spellStart"/>
        <w:r w:rsidRPr="00F561FB">
          <w:rPr>
            <w:rFonts w:ascii="Times New Roman" w:hAnsi="Times New Roman" w:cs="Times New Roman"/>
            <w:kern w:val="0"/>
            <w:lang w:val="en-US"/>
          </w:rPr>
          <w:t>Breitwisch</w:t>
        </w:r>
        <w:proofErr w:type="spellEnd"/>
        <w:r w:rsidRPr="00F561FB">
          <w:rPr>
            <w:rFonts w:ascii="Times New Roman" w:hAnsi="Times New Roman" w:cs="Times New Roman"/>
            <w:kern w:val="0"/>
            <w:lang w:val="en-US"/>
          </w:rPr>
          <w:t xml:space="preserve">, R., &amp; Schilling, A. J. (1998). Plumage brightness as an indicator of parental care in northern cardinals. </w:t>
        </w:r>
        <w:r w:rsidRPr="00B82D59">
          <w:rPr>
            <w:rFonts w:ascii="Times New Roman" w:hAnsi="Times New Roman" w:cs="Times New Roman"/>
            <w:i/>
            <w:iCs/>
            <w:kern w:val="0"/>
            <w:rPrChange w:id="1471" w:author="Anne-Marie Cousineau" w:date="2025-07-28T15:09:00Z" w16du:dateUtc="2025-07-28T19:09:00Z">
              <w:rPr>
                <w:rFonts w:ascii="Times New Roman" w:hAnsi="Times New Roman" w:cs="Times New Roman"/>
                <w:i/>
                <w:iCs/>
                <w:kern w:val="0"/>
                <w:lang w:val="en-US"/>
              </w:rPr>
            </w:rPrChange>
          </w:rPr>
          <w:t xml:space="preserve">Animal </w:t>
        </w:r>
        <w:proofErr w:type="spellStart"/>
        <w:r w:rsidRPr="00B82D59">
          <w:rPr>
            <w:rFonts w:ascii="Times New Roman" w:hAnsi="Times New Roman" w:cs="Times New Roman"/>
            <w:i/>
            <w:iCs/>
            <w:kern w:val="0"/>
            <w:rPrChange w:id="1472" w:author="Anne-Marie Cousineau" w:date="2025-07-28T15:09:00Z" w16du:dateUtc="2025-07-28T19:09:00Z">
              <w:rPr>
                <w:rFonts w:ascii="Times New Roman" w:hAnsi="Times New Roman" w:cs="Times New Roman"/>
                <w:i/>
                <w:iCs/>
                <w:kern w:val="0"/>
                <w:lang w:val="en-US"/>
              </w:rPr>
            </w:rPrChange>
          </w:rPr>
          <w:t>Behaviour</w:t>
        </w:r>
        <w:proofErr w:type="spellEnd"/>
        <w:r w:rsidRPr="00B82D59">
          <w:rPr>
            <w:rFonts w:ascii="Times New Roman" w:hAnsi="Times New Roman" w:cs="Times New Roman"/>
            <w:kern w:val="0"/>
            <w:rPrChange w:id="1473" w:author="Anne-Marie Cousineau" w:date="2025-07-28T15:09:00Z" w16du:dateUtc="2025-07-28T19:09:00Z">
              <w:rPr>
                <w:rFonts w:ascii="Times New Roman" w:hAnsi="Times New Roman" w:cs="Times New Roman"/>
                <w:kern w:val="0"/>
                <w:lang w:val="en-US"/>
              </w:rPr>
            </w:rPrChange>
          </w:rPr>
          <w:t xml:space="preserve">, </w:t>
        </w:r>
        <w:r w:rsidRPr="00B82D59">
          <w:rPr>
            <w:rFonts w:ascii="Times New Roman" w:hAnsi="Times New Roman" w:cs="Times New Roman"/>
            <w:i/>
            <w:iCs/>
            <w:kern w:val="0"/>
            <w:rPrChange w:id="1474" w:author="Anne-Marie Cousineau" w:date="2025-07-28T15:09:00Z" w16du:dateUtc="2025-07-28T19:09:00Z">
              <w:rPr>
                <w:rFonts w:ascii="Times New Roman" w:hAnsi="Times New Roman" w:cs="Times New Roman"/>
                <w:i/>
                <w:iCs/>
                <w:kern w:val="0"/>
                <w:lang w:val="en-US"/>
              </w:rPr>
            </w:rPrChange>
          </w:rPr>
          <w:t>55</w:t>
        </w:r>
        <w:r w:rsidRPr="00B82D59">
          <w:rPr>
            <w:rFonts w:ascii="Times New Roman" w:hAnsi="Times New Roman" w:cs="Times New Roman"/>
            <w:kern w:val="0"/>
            <w:rPrChange w:id="1475" w:author="Anne-Marie Cousineau" w:date="2025-07-28T15:09:00Z" w16du:dateUtc="2025-07-28T19:09:00Z">
              <w:rPr>
                <w:rFonts w:ascii="Times New Roman" w:hAnsi="Times New Roman" w:cs="Times New Roman"/>
                <w:kern w:val="0"/>
                <w:lang w:val="en-US"/>
              </w:rPr>
            </w:rPrChange>
          </w:rPr>
          <w:t>(1), 119–127. https://doi.org/10.1006/anbe.1997.0595</w:t>
        </w:r>
      </w:ins>
    </w:p>
    <w:p w14:paraId="779E3E30" w14:textId="77777777" w:rsidR="003503D1" w:rsidRPr="00F561FB" w:rsidRDefault="003503D1" w:rsidP="00F561FB">
      <w:pPr>
        <w:pStyle w:val="Bibliography"/>
        <w:rPr>
          <w:ins w:id="1476" w:author="Anne-Marie Cousineau" w:date="2025-07-28T15:07:00Z" w16du:dateUtc="2025-07-28T19:07:00Z"/>
          <w:rFonts w:ascii="Times New Roman" w:hAnsi="Times New Roman" w:cs="Times New Roman"/>
          <w:kern w:val="0"/>
          <w:lang w:val="en-US"/>
        </w:rPr>
        <w:pPrChange w:id="1477" w:author="Anne-Marie Cousineau" w:date="2025-07-28T15:07:00Z" w16du:dateUtc="2025-07-28T19:07:00Z">
          <w:pPr>
            <w:autoSpaceDE w:val="0"/>
            <w:autoSpaceDN w:val="0"/>
            <w:adjustRightInd w:val="0"/>
          </w:pPr>
        </w:pPrChange>
      </w:pPr>
      <w:ins w:id="1478" w:author="Anne-Marie Cousineau" w:date="2025-07-28T15:07:00Z" w16du:dateUtc="2025-07-28T19:07:00Z">
        <w:r w:rsidRPr="00B82D59">
          <w:rPr>
            <w:rFonts w:ascii="Times New Roman" w:hAnsi="Times New Roman" w:cs="Times New Roman"/>
            <w:kern w:val="0"/>
            <w:rPrChange w:id="1479" w:author="Anne-Marie Cousineau" w:date="2025-07-28T15:09:00Z" w16du:dateUtc="2025-07-28T19:09:00Z">
              <w:rPr>
                <w:rFonts w:ascii="Times New Roman" w:hAnsi="Times New Roman" w:cs="Times New Roman"/>
                <w:kern w:val="0"/>
                <w:lang w:val="en-US"/>
              </w:rPr>
            </w:rPrChange>
          </w:rPr>
          <w:t xml:space="preserve">Lopes, A. C., Rocha, G. O. C., de Oliveira </w:t>
        </w:r>
        <w:proofErr w:type="spellStart"/>
        <w:r w:rsidRPr="00B82D59">
          <w:rPr>
            <w:rFonts w:ascii="Times New Roman" w:hAnsi="Times New Roman" w:cs="Times New Roman"/>
            <w:kern w:val="0"/>
            <w:rPrChange w:id="1480" w:author="Anne-Marie Cousineau" w:date="2025-07-28T15:09:00Z" w16du:dateUtc="2025-07-28T19:09:00Z">
              <w:rPr>
                <w:rFonts w:ascii="Times New Roman" w:hAnsi="Times New Roman" w:cs="Times New Roman"/>
                <w:kern w:val="0"/>
                <w:lang w:val="en-US"/>
              </w:rPr>
            </w:rPrChange>
          </w:rPr>
          <w:t>Passos</w:t>
        </w:r>
        <w:proofErr w:type="spellEnd"/>
        <w:r w:rsidRPr="00B82D59">
          <w:rPr>
            <w:rFonts w:ascii="Times New Roman" w:hAnsi="Times New Roman" w:cs="Times New Roman"/>
            <w:kern w:val="0"/>
            <w:rPrChange w:id="1481" w:author="Anne-Marie Cousineau" w:date="2025-07-28T15:09:00Z" w16du:dateUtc="2025-07-28T19:09:00Z">
              <w:rPr>
                <w:rFonts w:ascii="Times New Roman" w:hAnsi="Times New Roman" w:cs="Times New Roman"/>
                <w:kern w:val="0"/>
                <w:lang w:val="en-US"/>
              </w:rPr>
            </w:rPrChange>
          </w:rPr>
          <w:t xml:space="preserve">, M. F., </w:t>
        </w:r>
        <w:proofErr w:type="spellStart"/>
        <w:r w:rsidRPr="00B82D59">
          <w:rPr>
            <w:rFonts w:ascii="Times New Roman" w:hAnsi="Times New Roman" w:cs="Times New Roman"/>
            <w:kern w:val="0"/>
            <w:rPrChange w:id="1482" w:author="Anne-Marie Cousineau" w:date="2025-07-28T15:09:00Z" w16du:dateUtc="2025-07-28T19:09:00Z">
              <w:rPr>
                <w:rFonts w:ascii="Times New Roman" w:hAnsi="Times New Roman" w:cs="Times New Roman"/>
                <w:kern w:val="0"/>
                <w:lang w:val="en-US"/>
              </w:rPr>
            </w:rPrChange>
          </w:rPr>
          <w:t>Barçante</w:t>
        </w:r>
        <w:proofErr w:type="spellEnd"/>
        <w:r w:rsidRPr="00B82D59">
          <w:rPr>
            <w:rFonts w:ascii="Times New Roman" w:hAnsi="Times New Roman" w:cs="Times New Roman"/>
            <w:kern w:val="0"/>
            <w:rPrChange w:id="1483" w:author="Anne-Marie Cousineau" w:date="2025-07-28T15:09:00Z" w16du:dateUtc="2025-07-28T19:09:00Z">
              <w:rPr>
                <w:rFonts w:ascii="Times New Roman" w:hAnsi="Times New Roman" w:cs="Times New Roman"/>
                <w:kern w:val="0"/>
                <w:lang w:val="en-US"/>
              </w:rPr>
            </w:rPrChange>
          </w:rPr>
          <w:t xml:space="preserve">, L., &amp; de Azevedo, C. S. (2024). </w:t>
        </w:r>
        <w:r w:rsidRPr="00F561FB">
          <w:rPr>
            <w:rFonts w:ascii="Times New Roman" w:hAnsi="Times New Roman" w:cs="Times New Roman"/>
            <w:kern w:val="0"/>
            <w:lang w:val="en-US"/>
          </w:rPr>
          <w:t xml:space="preserve">The Influence of Building Surroundings and Glass Cover in Bird Collisions. </w:t>
        </w:r>
        <w:r w:rsidRPr="00F561FB">
          <w:rPr>
            <w:rFonts w:ascii="Times New Roman" w:hAnsi="Times New Roman" w:cs="Times New Roman"/>
            <w:i/>
            <w:iCs/>
            <w:kern w:val="0"/>
            <w:lang w:val="en-US"/>
          </w:rPr>
          <w:t>Birds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5</w:t>
        </w:r>
        <w:r w:rsidRPr="00F561FB">
          <w:rPr>
            <w:rFonts w:ascii="Times New Roman" w:hAnsi="Times New Roman" w:cs="Times New Roman"/>
            <w:kern w:val="0"/>
            <w:lang w:val="en-US"/>
          </w:rPr>
          <w:t>(4), Article 4. https://doi.org/10.3390/birds5040048</w:t>
        </w:r>
      </w:ins>
    </w:p>
    <w:p w14:paraId="0CC4A5F6" w14:textId="77777777" w:rsidR="003503D1" w:rsidRPr="00F561FB" w:rsidRDefault="003503D1" w:rsidP="00F561FB">
      <w:pPr>
        <w:pStyle w:val="Bibliography"/>
        <w:rPr>
          <w:ins w:id="1484" w:author="Anne-Marie Cousineau" w:date="2025-07-28T15:07:00Z" w16du:dateUtc="2025-07-28T19:07:00Z"/>
          <w:rFonts w:ascii="Times New Roman" w:hAnsi="Times New Roman" w:cs="Times New Roman"/>
          <w:kern w:val="0"/>
          <w:lang w:val="en-US"/>
        </w:rPr>
        <w:pPrChange w:id="1485" w:author="Anne-Marie Cousineau" w:date="2025-07-28T15:07:00Z" w16du:dateUtc="2025-07-28T19:07:00Z">
          <w:pPr>
            <w:autoSpaceDE w:val="0"/>
            <w:autoSpaceDN w:val="0"/>
            <w:adjustRightInd w:val="0"/>
          </w:pPr>
        </w:pPrChange>
      </w:pPr>
      <w:ins w:id="1486" w:author="Anne-Marie Cousineau" w:date="2025-07-28T15:07:00Z" w16du:dateUtc="2025-07-28T19:07:00Z">
        <w:r w:rsidRPr="00F561FB">
          <w:rPr>
            <w:rFonts w:ascii="Times New Roman" w:hAnsi="Times New Roman" w:cs="Times New Roman"/>
            <w:kern w:val="0"/>
            <w:lang w:val="en-US"/>
          </w:rPr>
          <w:t>Louzao, M., Gallagher, R., García-</w:t>
        </w:r>
        <w:proofErr w:type="spellStart"/>
        <w:r w:rsidRPr="00F561FB">
          <w:rPr>
            <w:rFonts w:ascii="Times New Roman" w:hAnsi="Times New Roman" w:cs="Times New Roman"/>
            <w:kern w:val="0"/>
            <w:lang w:val="en-US"/>
          </w:rPr>
          <w:t>Barón</w:t>
        </w:r>
        <w:proofErr w:type="spellEnd"/>
        <w:r w:rsidRPr="00F561FB">
          <w:rPr>
            <w:rFonts w:ascii="Times New Roman" w:hAnsi="Times New Roman" w:cs="Times New Roman"/>
            <w:kern w:val="0"/>
            <w:lang w:val="en-US"/>
          </w:rPr>
          <w:t xml:space="preserve">, I., </w:t>
        </w:r>
        <w:proofErr w:type="spellStart"/>
        <w:r w:rsidRPr="00F561FB">
          <w:rPr>
            <w:rFonts w:ascii="Times New Roman" w:hAnsi="Times New Roman" w:cs="Times New Roman"/>
            <w:kern w:val="0"/>
            <w:lang w:val="en-US"/>
          </w:rPr>
          <w:t>Chust</w:t>
        </w:r>
        <w:proofErr w:type="spellEnd"/>
        <w:r w:rsidRPr="00F561FB">
          <w:rPr>
            <w:rFonts w:ascii="Times New Roman" w:hAnsi="Times New Roman" w:cs="Times New Roman"/>
            <w:kern w:val="0"/>
            <w:lang w:val="en-US"/>
          </w:rPr>
          <w:t xml:space="preserve">, G., </w:t>
        </w:r>
        <w:proofErr w:type="spellStart"/>
        <w:r w:rsidRPr="00F561FB">
          <w:rPr>
            <w:rFonts w:ascii="Times New Roman" w:hAnsi="Times New Roman" w:cs="Times New Roman"/>
            <w:kern w:val="0"/>
            <w:lang w:val="en-US"/>
          </w:rPr>
          <w:t>Intxausti</w:t>
        </w:r>
        <w:proofErr w:type="spellEnd"/>
        <w:r w:rsidRPr="00F561FB">
          <w:rPr>
            <w:rFonts w:ascii="Times New Roman" w:hAnsi="Times New Roman" w:cs="Times New Roman"/>
            <w:kern w:val="0"/>
            <w:lang w:val="en-US"/>
          </w:rPr>
          <w:t xml:space="preserve">, I., Albisu, J., Brereton, T., &amp; </w:t>
        </w:r>
        <w:proofErr w:type="spellStart"/>
        <w:r w:rsidRPr="00F561FB">
          <w:rPr>
            <w:rFonts w:ascii="Times New Roman" w:hAnsi="Times New Roman" w:cs="Times New Roman"/>
            <w:kern w:val="0"/>
            <w:lang w:val="en-US"/>
          </w:rPr>
          <w:t>Fontán</w:t>
        </w:r>
        <w:proofErr w:type="spellEnd"/>
        <w:r w:rsidRPr="00F561FB">
          <w:rPr>
            <w:rFonts w:ascii="Times New Roman" w:hAnsi="Times New Roman" w:cs="Times New Roman"/>
            <w:kern w:val="0"/>
            <w:lang w:val="en-US"/>
          </w:rPr>
          <w:t xml:space="preserve">, A. (2019). Threshold responses in bird mortality driven by extreme wind events. </w:t>
        </w:r>
        <w:r w:rsidRPr="00F561FB">
          <w:rPr>
            <w:rFonts w:ascii="Times New Roman" w:hAnsi="Times New Roman" w:cs="Times New Roman"/>
            <w:i/>
            <w:iCs/>
            <w:kern w:val="0"/>
            <w:lang w:val="en-US"/>
          </w:rPr>
          <w:t>Ecological Indicators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99</w:t>
        </w:r>
        <w:r w:rsidRPr="00F561FB">
          <w:rPr>
            <w:rFonts w:ascii="Times New Roman" w:hAnsi="Times New Roman" w:cs="Times New Roman"/>
            <w:kern w:val="0"/>
            <w:lang w:val="en-US"/>
          </w:rPr>
          <w:t>, 183–192. https://doi.org/10.1016/j.ecolind.2018.12.030</w:t>
        </w:r>
      </w:ins>
    </w:p>
    <w:p w14:paraId="6F1F7ED8" w14:textId="77777777" w:rsidR="003503D1" w:rsidRPr="00F561FB" w:rsidRDefault="003503D1" w:rsidP="00F561FB">
      <w:pPr>
        <w:pStyle w:val="Bibliography"/>
        <w:rPr>
          <w:ins w:id="1487" w:author="Anne-Marie Cousineau" w:date="2025-07-28T15:07:00Z" w16du:dateUtc="2025-07-28T19:07:00Z"/>
          <w:rFonts w:ascii="Times New Roman" w:hAnsi="Times New Roman" w:cs="Times New Roman"/>
          <w:kern w:val="0"/>
          <w:lang w:val="en-US"/>
        </w:rPr>
        <w:pPrChange w:id="1488" w:author="Anne-Marie Cousineau" w:date="2025-07-28T15:07:00Z" w16du:dateUtc="2025-07-28T19:07:00Z">
          <w:pPr>
            <w:autoSpaceDE w:val="0"/>
            <w:autoSpaceDN w:val="0"/>
            <w:adjustRightInd w:val="0"/>
          </w:pPr>
        </w:pPrChange>
      </w:pPr>
      <w:ins w:id="1489" w:author="Anne-Marie Cousineau" w:date="2025-07-28T15:07:00Z" w16du:dateUtc="2025-07-28T19:07:00Z">
        <w:r w:rsidRPr="00F561FB">
          <w:rPr>
            <w:rFonts w:ascii="Times New Roman" w:hAnsi="Times New Roman" w:cs="Times New Roman"/>
            <w:kern w:val="0"/>
            <w:lang w:val="en-US"/>
          </w:rPr>
          <w:t xml:space="preserve">Lowry, H., Lill, A., &amp; Wong, B. B. (2013). </w:t>
        </w:r>
        <w:proofErr w:type="spellStart"/>
        <w:r w:rsidRPr="00F561FB">
          <w:rPr>
            <w:rFonts w:ascii="Times New Roman" w:hAnsi="Times New Roman" w:cs="Times New Roman"/>
            <w:kern w:val="0"/>
            <w:lang w:val="en-US"/>
          </w:rPr>
          <w:t>Behavioural</w:t>
        </w:r>
        <w:proofErr w:type="spellEnd"/>
        <w:r w:rsidRPr="00F561FB">
          <w:rPr>
            <w:rFonts w:ascii="Times New Roman" w:hAnsi="Times New Roman" w:cs="Times New Roman"/>
            <w:kern w:val="0"/>
            <w:lang w:val="en-US"/>
          </w:rPr>
          <w:t xml:space="preserve"> responses of wildlife to urban environments. </w:t>
        </w:r>
        <w:r w:rsidRPr="00F561FB">
          <w:rPr>
            <w:rFonts w:ascii="Times New Roman" w:hAnsi="Times New Roman" w:cs="Times New Roman"/>
            <w:i/>
            <w:iCs/>
            <w:kern w:val="0"/>
            <w:lang w:val="en-US"/>
          </w:rPr>
          <w:t>Biological Reviews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88</w:t>
        </w:r>
        <w:r w:rsidRPr="00F561FB">
          <w:rPr>
            <w:rFonts w:ascii="Times New Roman" w:hAnsi="Times New Roman" w:cs="Times New Roman"/>
            <w:kern w:val="0"/>
            <w:lang w:val="en-US"/>
          </w:rPr>
          <w:t>(3), 537–549.</w:t>
        </w:r>
      </w:ins>
    </w:p>
    <w:p w14:paraId="26521251" w14:textId="77777777" w:rsidR="003503D1" w:rsidRPr="00F561FB" w:rsidRDefault="003503D1" w:rsidP="00F561FB">
      <w:pPr>
        <w:pStyle w:val="Bibliography"/>
        <w:rPr>
          <w:ins w:id="1490" w:author="Anne-Marie Cousineau" w:date="2025-07-28T15:07:00Z" w16du:dateUtc="2025-07-28T19:07:00Z"/>
          <w:rFonts w:ascii="Times New Roman" w:hAnsi="Times New Roman" w:cs="Times New Roman"/>
          <w:kern w:val="0"/>
          <w:lang w:val="en-US"/>
        </w:rPr>
        <w:pPrChange w:id="1491" w:author="Anne-Marie Cousineau" w:date="2025-07-28T15:07:00Z" w16du:dateUtc="2025-07-28T19:07:00Z">
          <w:pPr>
            <w:autoSpaceDE w:val="0"/>
            <w:autoSpaceDN w:val="0"/>
            <w:adjustRightInd w:val="0"/>
          </w:pPr>
        </w:pPrChange>
      </w:pPr>
      <w:ins w:id="1492" w:author="Anne-Marie Cousineau" w:date="2025-07-28T15:07:00Z" w16du:dateUtc="2025-07-28T19:07:00Z">
        <w:r w:rsidRPr="00F561FB">
          <w:rPr>
            <w:rFonts w:ascii="Times New Roman" w:hAnsi="Times New Roman" w:cs="Times New Roman"/>
            <w:kern w:val="0"/>
            <w:lang w:val="en-US"/>
          </w:rPr>
          <w:t xml:space="preserve">MacKinnon, M., Pedersen Zari, M., &amp; Brown, D. K. (2023). Improving Urban Habitat Connectivity for Native Birds: Using Least-Cost Path Analyses to Design Urban Green Infrastructure Networks. </w:t>
        </w:r>
        <w:r w:rsidRPr="00F561FB">
          <w:rPr>
            <w:rFonts w:ascii="Times New Roman" w:hAnsi="Times New Roman" w:cs="Times New Roman"/>
            <w:i/>
            <w:iCs/>
            <w:kern w:val="0"/>
            <w:lang w:val="en-US"/>
          </w:rPr>
          <w:t>Land</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12</w:t>
        </w:r>
        <w:r w:rsidRPr="00F561FB">
          <w:rPr>
            <w:rFonts w:ascii="Times New Roman" w:hAnsi="Times New Roman" w:cs="Times New Roman"/>
            <w:kern w:val="0"/>
            <w:lang w:val="en-US"/>
          </w:rPr>
          <w:t>(7), Article 7. https://doi.org/10.3390/land12071456</w:t>
        </w:r>
      </w:ins>
    </w:p>
    <w:p w14:paraId="35956BD8" w14:textId="77777777" w:rsidR="003503D1" w:rsidRPr="00F561FB" w:rsidRDefault="003503D1" w:rsidP="00F561FB">
      <w:pPr>
        <w:pStyle w:val="Bibliography"/>
        <w:rPr>
          <w:ins w:id="1493" w:author="Anne-Marie Cousineau" w:date="2025-07-28T15:07:00Z" w16du:dateUtc="2025-07-28T19:07:00Z"/>
          <w:rFonts w:ascii="Times New Roman" w:hAnsi="Times New Roman" w:cs="Times New Roman"/>
          <w:kern w:val="0"/>
          <w:lang w:val="en-US"/>
        </w:rPr>
        <w:pPrChange w:id="1494" w:author="Anne-Marie Cousineau" w:date="2025-07-28T15:07:00Z" w16du:dateUtc="2025-07-28T19:07:00Z">
          <w:pPr>
            <w:autoSpaceDE w:val="0"/>
            <w:autoSpaceDN w:val="0"/>
            <w:adjustRightInd w:val="0"/>
          </w:pPr>
        </w:pPrChange>
      </w:pPr>
      <w:ins w:id="1495" w:author="Anne-Marie Cousineau" w:date="2025-07-28T15:07:00Z" w16du:dateUtc="2025-07-28T19:07:00Z">
        <w:r w:rsidRPr="00F561FB">
          <w:rPr>
            <w:rFonts w:ascii="Times New Roman" w:hAnsi="Times New Roman" w:cs="Times New Roman"/>
            <w:kern w:val="0"/>
            <w:lang w:val="en-US"/>
          </w:rPr>
          <w:t xml:space="preserve">Majchrzak, Y. N., Peers, M. J. L., Studd, E. K., Menzies, A. K., Walker, P. D., </w:t>
        </w:r>
        <w:proofErr w:type="spellStart"/>
        <w:r w:rsidRPr="00F561FB">
          <w:rPr>
            <w:rFonts w:ascii="Times New Roman" w:hAnsi="Times New Roman" w:cs="Times New Roman"/>
            <w:kern w:val="0"/>
            <w:lang w:val="en-US"/>
          </w:rPr>
          <w:t>Shiratsuru</w:t>
        </w:r>
        <w:proofErr w:type="spellEnd"/>
        <w:r w:rsidRPr="00F561FB">
          <w:rPr>
            <w:rFonts w:ascii="Times New Roman" w:hAnsi="Times New Roman" w:cs="Times New Roman"/>
            <w:kern w:val="0"/>
            <w:lang w:val="en-US"/>
          </w:rPr>
          <w:t xml:space="preserve">, S., McCaw, L. K., Boonstra, R., Humphries, M., Jung, T. S., Kenney, A. J., Krebs, C. J., Murray, D. L., &amp; Boutin, S. (2022). Balancing food acquisition and predation risk drives demographic changes in snowshoe hare population cycles. </w:t>
        </w:r>
        <w:r w:rsidRPr="00F561FB">
          <w:rPr>
            <w:rFonts w:ascii="Times New Roman" w:hAnsi="Times New Roman" w:cs="Times New Roman"/>
            <w:i/>
            <w:iCs/>
            <w:kern w:val="0"/>
            <w:lang w:val="en-US"/>
          </w:rPr>
          <w:t>Ecology Letters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25</w:t>
        </w:r>
        <w:r w:rsidRPr="00F561FB">
          <w:rPr>
            <w:rFonts w:ascii="Times New Roman" w:hAnsi="Times New Roman" w:cs="Times New Roman"/>
            <w:kern w:val="0"/>
            <w:lang w:val="en-US"/>
          </w:rPr>
          <w:t>(4), 981–991. https://doi.org/10.1111/ele.13975</w:t>
        </w:r>
      </w:ins>
    </w:p>
    <w:p w14:paraId="4056FCB5" w14:textId="77777777" w:rsidR="003503D1" w:rsidRPr="00F561FB" w:rsidRDefault="003503D1" w:rsidP="00F561FB">
      <w:pPr>
        <w:pStyle w:val="Bibliography"/>
        <w:rPr>
          <w:ins w:id="1496" w:author="Anne-Marie Cousineau" w:date="2025-07-28T15:07:00Z" w16du:dateUtc="2025-07-28T19:07:00Z"/>
          <w:rFonts w:ascii="Times New Roman" w:hAnsi="Times New Roman" w:cs="Times New Roman"/>
          <w:kern w:val="0"/>
          <w:lang w:val="en-US"/>
        </w:rPr>
        <w:pPrChange w:id="1497" w:author="Anne-Marie Cousineau" w:date="2025-07-28T15:07:00Z" w16du:dateUtc="2025-07-28T19:07:00Z">
          <w:pPr>
            <w:autoSpaceDE w:val="0"/>
            <w:autoSpaceDN w:val="0"/>
            <w:adjustRightInd w:val="0"/>
          </w:pPr>
        </w:pPrChange>
      </w:pPr>
      <w:proofErr w:type="spellStart"/>
      <w:ins w:id="1498" w:author="Anne-Marie Cousineau" w:date="2025-07-28T15:07:00Z" w16du:dateUtc="2025-07-28T19:07:00Z">
        <w:r w:rsidRPr="00F561FB">
          <w:rPr>
            <w:rFonts w:ascii="Times New Roman" w:hAnsi="Times New Roman" w:cs="Times New Roman"/>
            <w:kern w:val="0"/>
            <w:lang w:val="en-US"/>
          </w:rPr>
          <w:t>Marlès</w:t>
        </w:r>
        <w:proofErr w:type="spellEnd"/>
        <w:r w:rsidRPr="00F561FB">
          <w:rPr>
            <w:rFonts w:ascii="Times New Roman" w:hAnsi="Times New Roman" w:cs="Times New Roman"/>
            <w:kern w:val="0"/>
            <w:lang w:val="en-US"/>
          </w:rPr>
          <w:t xml:space="preserve"> </w:t>
        </w:r>
        <w:proofErr w:type="spellStart"/>
        <w:r w:rsidRPr="00F561FB">
          <w:rPr>
            <w:rFonts w:ascii="Times New Roman" w:hAnsi="Times New Roman" w:cs="Times New Roman"/>
            <w:kern w:val="0"/>
            <w:lang w:val="en-US"/>
          </w:rPr>
          <w:t>Magre</w:t>
        </w:r>
        <w:proofErr w:type="spellEnd"/>
        <w:r w:rsidRPr="00F561FB">
          <w:rPr>
            <w:rFonts w:ascii="Times New Roman" w:hAnsi="Times New Roman" w:cs="Times New Roman"/>
            <w:kern w:val="0"/>
            <w:lang w:val="en-US"/>
          </w:rPr>
          <w:t xml:space="preserve">, J., Boada </w:t>
        </w:r>
        <w:proofErr w:type="spellStart"/>
        <w:r w:rsidRPr="00F561FB">
          <w:rPr>
            <w:rFonts w:ascii="Times New Roman" w:hAnsi="Times New Roman" w:cs="Times New Roman"/>
            <w:kern w:val="0"/>
            <w:lang w:val="en-US"/>
          </w:rPr>
          <w:t>Juncà</w:t>
        </w:r>
        <w:proofErr w:type="spellEnd"/>
        <w:r w:rsidRPr="00F561FB">
          <w:rPr>
            <w:rFonts w:ascii="Times New Roman" w:hAnsi="Times New Roman" w:cs="Times New Roman"/>
            <w:kern w:val="0"/>
            <w:lang w:val="en-US"/>
          </w:rPr>
          <w:t xml:space="preserve">, M., </w:t>
        </w:r>
        <w:proofErr w:type="spellStart"/>
        <w:r w:rsidRPr="00F561FB">
          <w:rPr>
            <w:rFonts w:ascii="Times New Roman" w:hAnsi="Times New Roman" w:cs="Times New Roman"/>
            <w:kern w:val="0"/>
            <w:lang w:val="en-US"/>
          </w:rPr>
          <w:t>Campanera</w:t>
        </w:r>
        <w:proofErr w:type="spellEnd"/>
        <w:r w:rsidRPr="00F561FB">
          <w:rPr>
            <w:rFonts w:ascii="Times New Roman" w:hAnsi="Times New Roman" w:cs="Times New Roman"/>
            <w:kern w:val="0"/>
            <w:lang w:val="en-US"/>
          </w:rPr>
          <w:t xml:space="preserve">, J. M., Bach </w:t>
        </w:r>
        <w:proofErr w:type="spellStart"/>
        <w:r w:rsidRPr="00F561FB">
          <w:rPr>
            <w:rFonts w:ascii="Times New Roman" w:hAnsi="Times New Roman" w:cs="Times New Roman"/>
            <w:kern w:val="0"/>
            <w:lang w:val="en-US"/>
          </w:rPr>
          <w:t>Pagès</w:t>
        </w:r>
        <w:proofErr w:type="spellEnd"/>
        <w:r w:rsidRPr="00F561FB">
          <w:rPr>
            <w:rFonts w:ascii="Times New Roman" w:hAnsi="Times New Roman" w:cs="Times New Roman"/>
            <w:kern w:val="0"/>
            <w:lang w:val="en-US"/>
          </w:rPr>
          <w:t xml:space="preserve">, A., Ruiz </w:t>
        </w:r>
        <w:proofErr w:type="spellStart"/>
        <w:r w:rsidRPr="00F561FB">
          <w:rPr>
            <w:rFonts w:ascii="Times New Roman" w:hAnsi="Times New Roman" w:cs="Times New Roman"/>
            <w:kern w:val="0"/>
            <w:lang w:val="en-US"/>
          </w:rPr>
          <w:t>Mallén</w:t>
        </w:r>
        <w:proofErr w:type="spellEnd"/>
        <w:r w:rsidRPr="00F561FB">
          <w:rPr>
            <w:rFonts w:ascii="Times New Roman" w:hAnsi="Times New Roman" w:cs="Times New Roman"/>
            <w:kern w:val="0"/>
            <w:lang w:val="en-US"/>
          </w:rPr>
          <w:t xml:space="preserve">, I., Maneja Zaragoza, R., Sánchez Mateo, S., </w:t>
        </w:r>
        <w:proofErr w:type="spellStart"/>
        <w:r w:rsidRPr="00F561FB">
          <w:rPr>
            <w:rFonts w:ascii="Times New Roman" w:hAnsi="Times New Roman" w:cs="Times New Roman"/>
            <w:kern w:val="0"/>
            <w:lang w:val="en-US"/>
          </w:rPr>
          <w:t>Pallarès</w:t>
        </w:r>
        <w:proofErr w:type="spellEnd"/>
        <w:r w:rsidRPr="00F561FB">
          <w:rPr>
            <w:rFonts w:ascii="Times New Roman" w:hAnsi="Times New Roman" w:cs="Times New Roman"/>
            <w:kern w:val="0"/>
            <w:lang w:val="en-US"/>
          </w:rPr>
          <w:t xml:space="preserve"> </w:t>
        </w:r>
        <w:proofErr w:type="spellStart"/>
        <w:r w:rsidRPr="00F561FB">
          <w:rPr>
            <w:rFonts w:ascii="Times New Roman" w:hAnsi="Times New Roman" w:cs="Times New Roman"/>
            <w:kern w:val="0"/>
            <w:lang w:val="en-US"/>
          </w:rPr>
          <w:t>Barberà</w:t>
        </w:r>
        <w:proofErr w:type="spellEnd"/>
        <w:r w:rsidRPr="00F561FB">
          <w:rPr>
            <w:rFonts w:ascii="Times New Roman" w:hAnsi="Times New Roman" w:cs="Times New Roman"/>
            <w:kern w:val="0"/>
            <w:lang w:val="en-US"/>
          </w:rPr>
          <w:t xml:space="preserve">, M., &amp; </w:t>
        </w:r>
        <w:proofErr w:type="spellStart"/>
        <w:r w:rsidRPr="00F561FB">
          <w:rPr>
            <w:rFonts w:ascii="Times New Roman" w:hAnsi="Times New Roman" w:cs="Times New Roman"/>
            <w:kern w:val="0"/>
            <w:lang w:val="en-US"/>
          </w:rPr>
          <w:t>Barriocanal</w:t>
        </w:r>
        <w:proofErr w:type="spellEnd"/>
        <w:r w:rsidRPr="00F561FB">
          <w:rPr>
            <w:rFonts w:ascii="Times New Roman" w:hAnsi="Times New Roman" w:cs="Times New Roman"/>
            <w:kern w:val="0"/>
            <w:lang w:val="en-US"/>
          </w:rPr>
          <w:t xml:space="preserve"> Lozano, C. (2019). How urban green management is influencing passerine birds’ nesting in the </w:t>
        </w:r>
        <w:r w:rsidRPr="00F561FB">
          <w:rPr>
            <w:rFonts w:ascii="Times New Roman" w:hAnsi="Times New Roman" w:cs="Times New Roman"/>
            <w:kern w:val="0"/>
            <w:lang w:val="en-US"/>
          </w:rPr>
          <w:lastRenderedPageBreak/>
          <w:t xml:space="preserve">Mediterranean: A case study in a Catalan city. </w:t>
        </w:r>
        <w:r w:rsidRPr="00F561FB">
          <w:rPr>
            <w:rFonts w:ascii="Times New Roman" w:hAnsi="Times New Roman" w:cs="Times New Roman"/>
            <w:i/>
            <w:iCs/>
            <w:kern w:val="0"/>
            <w:lang w:val="en-US"/>
          </w:rPr>
          <w:t>Urban Forestry &amp; Urban Greening</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41</w:t>
        </w:r>
        <w:r w:rsidRPr="00F561FB">
          <w:rPr>
            <w:rFonts w:ascii="Times New Roman" w:hAnsi="Times New Roman" w:cs="Times New Roman"/>
            <w:kern w:val="0"/>
            <w:lang w:val="en-US"/>
          </w:rPr>
          <w:t>, 221–229. https://doi.org/10.1016/j.ufug.2019.03.012</w:t>
        </w:r>
      </w:ins>
    </w:p>
    <w:p w14:paraId="64299148" w14:textId="77777777" w:rsidR="003503D1" w:rsidRPr="00F561FB" w:rsidRDefault="003503D1" w:rsidP="00F561FB">
      <w:pPr>
        <w:pStyle w:val="Bibliography"/>
        <w:rPr>
          <w:ins w:id="1499" w:author="Anne-Marie Cousineau" w:date="2025-07-28T15:07:00Z" w16du:dateUtc="2025-07-28T19:07:00Z"/>
          <w:rFonts w:ascii="Times New Roman" w:hAnsi="Times New Roman" w:cs="Times New Roman"/>
          <w:kern w:val="0"/>
          <w:lang w:val="en-US"/>
        </w:rPr>
        <w:pPrChange w:id="1500" w:author="Anne-Marie Cousineau" w:date="2025-07-28T15:07:00Z" w16du:dateUtc="2025-07-28T19:07:00Z">
          <w:pPr>
            <w:autoSpaceDE w:val="0"/>
            <w:autoSpaceDN w:val="0"/>
            <w:adjustRightInd w:val="0"/>
          </w:pPr>
        </w:pPrChange>
      </w:pPr>
      <w:ins w:id="1501" w:author="Anne-Marie Cousineau" w:date="2025-07-28T15:07:00Z" w16du:dateUtc="2025-07-28T19:07:00Z">
        <w:r w:rsidRPr="00F561FB">
          <w:rPr>
            <w:rFonts w:ascii="Times New Roman" w:hAnsi="Times New Roman" w:cs="Times New Roman"/>
            <w:kern w:val="0"/>
            <w:lang w:val="en-US"/>
          </w:rPr>
          <w:t xml:space="preserve">Martin, A. E., &amp; Fahrig, L. (2012). Measuring and selecting scales of effect for landscape predictors in species–habitat models. </w:t>
        </w:r>
        <w:r w:rsidRPr="00F561FB">
          <w:rPr>
            <w:rFonts w:ascii="Times New Roman" w:hAnsi="Times New Roman" w:cs="Times New Roman"/>
            <w:i/>
            <w:iCs/>
            <w:kern w:val="0"/>
            <w:lang w:val="en-US"/>
          </w:rPr>
          <w:t>Ecological Applications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22</w:t>
        </w:r>
        <w:r w:rsidRPr="00F561FB">
          <w:rPr>
            <w:rFonts w:ascii="Times New Roman" w:hAnsi="Times New Roman" w:cs="Times New Roman"/>
            <w:kern w:val="0"/>
            <w:lang w:val="en-US"/>
          </w:rPr>
          <w:t>(8), 2277–2292. https://doi.org/10.1890/11-2224.1</w:t>
        </w:r>
      </w:ins>
    </w:p>
    <w:p w14:paraId="29B755B8" w14:textId="77777777" w:rsidR="003503D1" w:rsidRPr="00F561FB" w:rsidRDefault="003503D1" w:rsidP="00F561FB">
      <w:pPr>
        <w:pStyle w:val="Bibliography"/>
        <w:rPr>
          <w:ins w:id="1502" w:author="Anne-Marie Cousineau" w:date="2025-07-28T15:07:00Z" w16du:dateUtc="2025-07-28T19:07:00Z"/>
          <w:rFonts w:ascii="Times New Roman" w:hAnsi="Times New Roman" w:cs="Times New Roman"/>
          <w:kern w:val="0"/>
          <w:lang w:val="en-US"/>
        </w:rPr>
        <w:pPrChange w:id="1503" w:author="Anne-Marie Cousineau" w:date="2025-07-28T15:07:00Z" w16du:dateUtc="2025-07-28T19:07:00Z">
          <w:pPr>
            <w:autoSpaceDE w:val="0"/>
            <w:autoSpaceDN w:val="0"/>
            <w:adjustRightInd w:val="0"/>
          </w:pPr>
        </w:pPrChange>
      </w:pPr>
      <w:ins w:id="1504" w:author="Anne-Marie Cousineau" w:date="2025-07-28T15:07:00Z" w16du:dateUtc="2025-07-28T19:07:00Z">
        <w:r w:rsidRPr="00F561FB">
          <w:rPr>
            <w:rFonts w:ascii="Times New Roman" w:hAnsi="Times New Roman" w:cs="Times New Roman"/>
            <w:kern w:val="0"/>
            <w:lang w:val="en-US"/>
          </w:rPr>
          <w:t xml:space="preserve">McGill University. (2025). </w:t>
        </w:r>
        <w:r w:rsidRPr="00F561FB">
          <w:rPr>
            <w:rFonts w:ascii="Times New Roman" w:hAnsi="Times New Roman" w:cs="Times New Roman"/>
            <w:i/>
            <w:iCs/>
            <w:kern w:val="0"/>
            <w:lang w:val="en-US"/>
          </w:rPr>
          <w:t>Climate</w:t>
        </w:r>
        <w:r w:rsidRPr="00F561FB">
          <w:rPr>
            <w:rFonts w:ascii="Times New Roman" w:hAnsi="Times New Roman" w:cs="Times New Roman"/>
            <w:kern w:val="0"/>
            <w:lang w:val="en-US"/>
          </w:rPr>
          <w:t>. International Student Services. https://www.mcgill.ca/internationalstudents/once-here/pre-arrival/pre-arrival-information/about-montreal/climate</w:t>
        </w:r>
      </w:ins>
    </w:p>
    <w:p w14:paraId="79603028" w14:textId="77777777" w:rsidR="003503D1" w:rsidRPr="00F561FB" w:rsidRDefault="003503D1" w:rsidP="00F561FB">
      <w:pPr>
        <w:pStyle w:val="Bibliography"/>
        <w:rPr>
          <w:ins w:id="1505" w:author="Anne-Marie Cousineau" w:date="2025-07-28T15:07:00Z" w16du:dateUtc="2025-07-28T19:07:00Z"/>
          <w:rFonts w:ascii="Times New Roman" w:hAnsi="Times New Roman" w:cs="Times New Roman"/>
          <w:kern w:val="0"/>
          <w:lang w:val="en-US"/>
        </w:rPr>
        <w:pPrChange w:id="1506" w:author="Anne-Marie Cousineau" w:date="2025-07-28T15:07:00Z" w16du:dateUtc="2025-07-28T19:07:00Z">
          <w:pPr>
            <w:autoSpaceDE w:val="0"/>
            <w:autoSpaceDN w:val="0"/>
            <w:adjustRightInd w:val="0"/>
          </w:pPr>
        </w:pPrChange>
      </w:pPr>
      <w:proofErr w:type="spellStart"/>
      <w:ins w:id="1507" w:author="Anne-Marie Cousineau" w:date="2025-07-28T15:07:00Z" w16du:dateUtc="2025-07-28T19:07:00Z">
        <w:r w:rsidRPr="00F561FB">
          <w:rPr>
            <w:rFonts w:ascii="Times New Roman" w:hAnsi="Times New Roman" w:cs="Times New Roman"/>
            <w:kern w:val="0"/>
            <w:lang w:val="en-US"/>
          </w:rPr>
          <w:t>Mennill</w:t>
        </w:r>
        <w:proofErr w:type="spellEnd"/>
        <w:r w:rsidRPr="00F561FB">
          <w:rPr>
            <w:rFonts w:ascii="Times New Roman" w:hAnsi="Times New Roman" w:cs="Times New Roman"/>
            <w:kern w:val="0"/>
            <w:lang w:val="en-US"/>
          </w:rPr>
          <w:t xml:space="preserve">, D. J., Doucet, S. M., Ward, K.-A. A., Maynard, D. F., Otis, B., &amp; Burt, J. M. (2012). A novel digital telemetry system for tracking wild animals: A field test for studying mate choice in a lekking tropical bird. </w:t>
        </w:r>
        <w:r w:rsidRPr="00F561FB">
          <w:rPr>
            <w:rFonts w:ascii="Times New Roman" w:hAnsi="Times New Roman" w:cs="Times New Roman"/>
            <w:i/>
            <w:iCs/>
            <w:kern w:val="0"/>
            <w:lang w:val="en-US"/>
          </w:rPr>
          <w:t>Methods in Ecology and Evolution</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3</w:t>
        </w:r>
        <w:r w:rsidRPr="00F561FB">
          <w:rPr>
            <w:rFonts w:ascii="Times New Roman" w:hAnsi="Times New Roman" w:cs="Times New Roman"/>
            <w:kern w:val="0"/>
            <w:lang w:val="en-US"/>
          </w:rPr>
          <w:t>(4), 663–672. https://doi.org/10.1111/j.2041-210X.2012.00206.x</w:t>
        </w:r>
      </w:ins>
    </w:p>
    <w:p w14:paraId="7A247732" w14:textId="77777777" w:rsidR="003503D1" w:rsidRPr="00F561FB" w:rsidRDefault="003503D1" w:rsidP="00F561FB">
      <w:pPr>
        <w:pStyle w:val="Bibliography"/>
        <w:rPr>
          <w:ins w:id="1508" w:author="Anne-Marie Cousineau" w:date="2025-07-28T15:07:00Z" w16du:dateUtc="2025-07-28T19:07:00Z"/>
          <w:rFonts w:ascii="Times New Roman" w:hAnsi="Times New Roman" w:cs="Times New Roman"/>
          <w:kern w:val="0"/>
          <w:lang w:val="en-US"/>
        </w:rPr>
        <w:pPrChange w:id="1509" w:author="Anne-Marie Cousineau" w:date="2025-07-28T15:07:00Z" w16du:dateUtc="2025-07-28T19:07:00Z">
          <w:pPr>
            <w:autoSpaceDE w:val="0"/>
            <w:autoSpaceDN w:val="0"/>
            <w:adjustRightInd w:val="0"/>
          </w:pPr>
        </w:pPrChange>
      </w:pPr>
      <w:ins w:id="1510" w:author="Anne-Marie Cousineau" w:date="2025-07-28T15:07:00Z" w16du:dateUtc="2025-07-28T19:07:00Z">
        <w:r w:rsidRPr="00F561FB">
          <w:rPr>
            <w:rFonts w:ascii="Times New Roman" w:hAnsi="Times New Roman" w:cs="Times New Roman"/>
            <w:kern w:val="0"/>
            <w:lang w:val="en-US"/>
          </w:rPr>
          <w:t xml:space="preserve">Mitchell, M. G. E., &amp; </w:t>
        </w:r>
        <w:proofErr w:type="spellStart"/>
        <w:r w:rsidRPr="00F561FB">
          <w:rPr>
            <w:rFonts w:ascii="Times New Roman" w:hAnsi="Times New Roman" w:cs="Times New Roman"/>
            <w:kern w:val="0"/>
            <w:lang w:val="en-US"/>
          </w:rPr>
          <w:t>Devisscher</w:t>
        </w:r>
        <w:proofErr w:type="spellEnd"/>
        <w:r w:rsidRPr="00F561FB">
          <w:rPr>
            <w:rFonts w:ascii="Times New Roman" w:hAnsi="Times New Roman" w:cs="Times New Roman"/>
            <w:kern w:val="0"/>
            <w:lang w:val="en-US"/>
          </w:rPr>
          <w:t xml:space="preserve">, T. (2022). Strong relationships between urbanization, landscape structure, and ecosystem service multifunctionality in urban forest fragments. </w:t>
        </w:r>
        <w:r w:rsidRPr="00F561FB">
          <w:rPr>
            <w:rFonts w:ascii="Times New Roman" w:hAnsi="Times New Roman" w:cs="Times New Roman"/>
            <w:i/>
            <w:iCs/>
            <w:kern w:val="0"/>
            <w:lang w:val="en-US"/>
          </w:rPr>
          <w:t>Landscape and Urban Planning</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228</w:t>
        </w:r>
        <w:r w:rsidRPr="00F561FB">
          <w:rPr>
            <w:rFonts w:ascii="Times New Roman" w:hAnsi="Times New Roman" w:cs="Times New Roman"/>
            <w:kern w:val="0"/>
            <w:lang w:val="en-US"/>
          </w:rPr>
          <w:t>, 104548. https://doi.org/10.1016/j.landurbplan.2022.104548</w:t>
        </w:r>
      </w:ins>
    </w:p>
    <w:p w14:paraId="63FDC55A" w14:textId="77777777" w:rsidR="003503D1" w:rsidRPr="00F561FB" w:rsidRDefault="003503D1" w:rsidP="00F561FB">
      <w:pPr>
        <w:pStyle w:val="Bibliography"/>
        <w:rPr>
          <w:ins w:id="1511" w:author="Anne-Marie Cousineau" w:date="2025-07-28T15:07:00Z" w16du:dateUtc="2025-07-28T19:07:00Z"/>
          <w:rFonts w:ascii="Times New Roman" w:hAnsi="Times New Roman" w:cs="Times New Roman"/>
          <w:kern w:val="0"/>
          <w:lang w:val="en-US"/>
        </w:rPr>
        <w:pPrChange w:id="1512" w:author="Anne-Marie Cousineau" w:date="2025-07-28T15:07:00Z" w16du:dateUtc="2025-07-28T19:07:00Z">
          <w:pPr>
            <w:autoSpaceDE w:val="0"/>
            <w:autoSpaceDN w:val="0"/>
            <w:adjustRightInd w:val="0"/>
          </w:pPr>
        </w:pPrChange>
      </w:pPr>
      <w:proofErr w:type="spellStart"/>
      <w:ins w:id="1513" w:author="Anne-Marie Cousineau" w:date="2025-07-28T15:07:00Z" w16du:dateUtc="2025-07-28T19:07:00Z">
        <w:r w:rsidRPr="00F561FB">
          <w:rPr>
            <w:rFonts w:ascii="Times New Roman" w:hAnsi="Times New Roman" w:cs="Times New Roman"/>
            <w:kern w:val="0"/>
            <w:lang w:val="en-US"/>
          </w:rPr>
          <w:t>Morbey</w:t>
        </w:r>
        <w:proofErr w:type="spellEnd"/>
        <w:r w:rsidRPr="00F561FB">
          <w:rPr>
            <w:rFonts w:ascii="Times New Roman" w:hAnsi="Times New Roman" w:cs="Times New Roman"/>
            <w:kern w:val="0"/>
            <w:lang w:val="en-US"/>
          </w:rPr>
          <w:t xml:space="preserve">, Y. E., Beauchamp, A. T., Bonner, S. J., &amp; Mitchell, G. W. (2020). Evening locomotor activity during stopover differs on pre-departure and departure days in free-living songbirds. </w:t>
        </w:r>
        <w:r w:rsidRPr="00F561FB">
          <w:rPr>
            <w:rFonts w:ascii="Times New Roman" w:hAnsi="Times New Roman" w:cs="Times New Roman"/>
            <w:i/>
            <w:iCs/>
            <w:kern w:val="0"/>
            <w:lang w:val="en-US"/>
          </w:rPr>
          <w:t>Journal of Avian Biology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51</w:t>
        </w:r>
        <w:r w:rsidRPr="00F561FB">
          <w:rPr>
            <w:rFonts w:ascii="Times New Roman" w:hAnsi="Times New Roman" w:cs="Times New Roman"/>
            <w:kern w:val="0"/>
            <w:lang w:val="en-US"/>
          </w:rPr>
          <w:t>(11). https://doi.org/10.1111/jav.02448</w:t>
        </w:r>
      </w:ins>
    </w:p>
    <w:p w14:paraId="19890835" w14:textId="77777777" w:rsidR="003503D1" w:rsidRPr="00F561FB" w:rsidRDefault="003503D1" w:rsidP="00F561FB">
      <w:pPr>
        <w:pStyle w:val="Bibliography"/>
        <w:rPr>
          <w:ins w:id="1514" w:author="Anne-Marie Cousineau" w:date="2025-07-28T15:07:00Z" w16du:dateUtc="2025-07-28T19:07:00Z"/>
          <w:rFonts w:ascii="Times New Roman" w:hAnsi="Times New Roman" w:cs="Times New Roman"/>
          <w:kern w:val="0"/>
          <w:lang w:val="en-US"/>
        </w:rPr>
        <w:pPrChange w:id="1515" w:author="Anne-Marie Cousineau" w:date="2025-07-28T15:07:00Z" w16du:dateUtc="2025-07-28T19:07:00Z">
          <w:pPr>
            <w:autoSpaceDE w:val="0"/>
            <w:autoSpaceDN w:val="0"/>
            <w:adjustRightInd w:val="0"/>
          </w:pPr>
        </w:pPrChange>
      </w:pPr>
      <w:ins w:id="1516" w:author="Anne-Marie Cousineau" w:date="2025-07-28T15:07:00Z" w16du:dateUtc="2025-07-28T19:07:00Z">
        <w:r w:rsidRPr="00F561FB">
          <w:rPr>
            <w:rFonts w:ascii="Times New Roman" w:hAnsi="Times New Roman" w:cs="Times New Roman"/>
            <w:kern w:val="0"/>
            <w:lang w:val="en-US"/>
          </w:rPr>
          <w:t xml:space="preserve">Müller, U., &amp; Avolio, C. (2023, July 11). </w:t>
        </w:r>
        <w:r w:rsidRPr="00F561FB">
          <w:rPr>
            <w:rFonts w:ascii="Times New Roman" w:hAnsi="Times New Roman" w:cs="Times New Roman"/>
            <w:i/>
            <w:iCs/>
            <w:kern w:val="0"/>
            <w:lang w:val="en-US"/>
          </w:rPr>
          <w:t>Icarus flies faster, further</w:t>
        </w:r>
        <w:r w:rsidRPr="00F561FB">
          <w:rPr>
            <w:rFonts w:ascii="Times New Roman" w:hAnsi="Times New Roman" w:cs="Times New Roman"/>
            <w:kern w:val="0"/>
            <w:lang w:val="en-US"/>
          </w:rPr>
          <w:t>. Max-Planck-Gesellschaft. https://www.mpg.de/20614880/0711-ornr-icarus-flies-faster-further-987453-x</w:t>
        </w:r>
      </w:ins>
    </w:p>
    <w:p w14:paraId="390C8C0E" w14:textId="77777777" w:rsidR="003503D1" w:rsidRPr="00F561FB" w:rsidRDefault="003503D1" w:rsidP="00F561FB">
      <w:pPr>
        <w:pStyle w:val="Bibliography"/>
        <w:rPr>
          <w:ins w:id="1517" w:author="Anne-Marie Cousineau" w:date="2025-07-28T15:07:00Z" w16du:dateUtc="2025-07-28T19:07:00Z"/>
          <w:rFonts w:ascii="Times New Roman" w:hAnsi="Times New Roman" w:cs="Times New Roman"/>
          <w:kern w:val="0"/>
          <w:lang w:val="en-US"/>
        </w:rPr>
        <w:pPrChange w:id="1518" w:author="Anne-Marie Cousineau" w:date="2025-07-28T15:07:00Z" w16du:dateUtc="2025-07-28T19:07:00Z">
          <w:pPr>
            <w:autoSpaceDE w:val="0"/>
            <w:autoSpaceDN w:val="0"/>
            <w:adjustRightInd w:val="0"/>
          </w:pPr>
        </w:pPrChange>
      </w:pPr>
      <w:ins w:id="1519" w:author="Anne-Marie Cousineau" w:date="2025-07-28T15:07:00Z" w16du:dateUtc="2025-07-28T19:07:00Z">
        <w:r w:rsidRPr="00F561FB">
          <w:rPr>
            <w:rFonts w:ascii="Times New Roman" w:hAnsi="Times New Roman" w:cs="Times New Roman"/>
            <w:kern w:val="0"/>
            <w:lang w:val="en-US"/>
          </w:rPr>
          <w:lastRenderedPageBreak/>
          <w:t xml:space="preserve">Murray, M. H., Sánchez, C. A., Becker, D. J., Byers, K. A., Worsley‐Tonks, K. E., &amp; Craft, M. E. (2019). City sicker? A meta‐analysis of wildlife health and urbanization. </w:t>
        </w:r>
        <w:r w:rsidRPr="00F561FB">
          <w:rPr>
            <w:rFonts w:ascii="Times New Roman" w:hAnsi="Times New Roman" w:cs="Times New Roman"/>
            <w:i/>
            <w:iCs/>
            <w:kern w:val="0"/>
            <w:lang w:val="en-US"/>
          </w:rPr>
          <w:t>Frontiers in Ecology and the Environment</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17</w:t>
        </w:r>
        <w:r w:rsidRPr="00F561FB">
          <w:rPr>
            <w:rFonts w:ascii="Times New Roman" w:hAnsi="Times New Roman" w:cs="Times New Roman"/>
            <w:kern w:val="0"/>
            <w:lang w:val="en-US"/>
          </w:rPr>
          <w:t>(10), 575–583.</w:t>
        </w:r>
      </w:ins>
    </w:p>
    <w:p w14:paraId="3165D4C5" w14:textId="77777777" w:rsidR="003503D1" w:rsidRPr="00F561FB" w:rsidRDefault="003503D1" w:rsidP="00F561FB">
      <w:pPr>
        <w:pStyle w:val="Bibliography"/>
        <w:rPr>
          <w:ins w:id="1520" w:author="Anne-Marie Cousineau" w:date="2025-07-28T15:07:00Z" w16du:dateUtc="2025-07-28T19:07:00Z"/>
          <w:rFonts w:ascii="Times New Roman" w:hAnsi="Times New Roman" w:cs="Times New Roman"/>
          <w:kern w:val="0"/>
          <w:lang w:val="en-US"/>
        </w:rPr>
        <w:pPrChange w:id="1521" w:author="Anne-Marie Cousineau" w:date="2025-07-28T15:07:00Z" w16du:dateUtc="2025-07-28T19:07:00Z">
          <w:pPr>
            <w:autoSpaceDE w:val="0"/>
            <w:autoSpaceDN w:val="0"/>
            <w:adjustRightInd w:val="0"/>
          </w:pPr>
        </w:pPrChange>
      </w:pPr>
      <w:ins w:id="1522" w:author="Anne-Marie Cousineau" w:date="2025-07-28T15:07:00Z" w16du:dateUtc="2025-07-28T19:07:00Z">
        <w:r w:rsidRPr="00F561FB">
          <w:rPr>
            <w:rFonts w:ascii="Times New Roman" w:hAnsi="Times New Roman" w:cs="Times New Roman"/>
            <w:kern w:val="0"/>
            <w:lang w:val="en-US"/>
          </w:rPr>
          <w:t xml:space="preserve">Naguib, M., </w:t>
        </w:r>
        <w:proofErr w:type="spellStart"/>
        <w:r w:rsidRPr="00F561FB">
          <w:rPr>
            <w:rFonts w:ascii="Times New Roman" w:hAnsi="Times New Roman" w:cs="Times New Roman"/>
            <w:kern w:val="0"/>
            <w:lang w:val="en-US"/>
          </w:rPr>
          <w:t>Titulaer</w:t>
        </w:r>
        <w:proofErr w:type="spellEnd"/>
        <w:r w:rsidRPr="00F561FB">
          <w:rPr>
            <w:rFonts w:ascii="Times New Roman" w:hAnsi="Times New Roman" w:cs="Times New Roman"/>
            <w:kern w:val="0"/>
            <w:lang w:val="en-US"/>
          </w:rPr>
          <w:t xml:space="preserve">, M., </w:t>
        </w:r>
        <w:proofErr w:type="spellStart"/>
        <w:r w:rsidRPr="00F561FB">
          <w:rPr>
            <w:rFonts w:ascii="Times New Roman" w:hAnsi="Times New Roman" w:cs="Times New Roman"/>
            <w:kern w:val="0"/>
            <w:lang w:val="en-US"/>
          </w:rPr>
          <w:t>Waas</w:t>
        </w:r>
        <w:proofErr w:type="spellEnd"/>
        <w:r w:rsidRPr="00F561FB">
          <w:rPr>
            <w:rFonts w:ascii="Times New Roman" w:hAnsi="Times New Roman" w:cs="Times New Roman"/>
            <w:kern w:val="0"/>
            <w:lang w:val="en-US"/>
          </w:rPr>
          <w:t xml:space="preserve">, J. R., van </w:t>
        </w:r>
        <w:proofErr w:type="spellStart"/>
        <w:r w:rsidRPr="00F561FB">
          <w:rPr>
            <w:rFonts w:ascii="Times New Roman" w:hAnsi="Times New Roman" w:cs="Times New Roman"/>
            <w:kern w:val="0"/>
            <w:lang w:val="en-US"/>
          </w:rPr>
          <w:t>Oers</w:t>
        </w:r>
        <w:proofErr w:type="spellEnd"/>
        <w:r w:rsidRPr="00F561FB">
          <w:rPr>
            <w:rFonts w:ascii="Times New Roman" w:hAnsi="Times New Roman" w:cs="Times New Roman"/>
            <w:kern w:val="0"/>
            <w:lang w:val="en-US"/>
          </w:rPr>
          <w:t xml:space="preserve">, K., Sprau, P., &amp; Snijders, L. (2022). Prior territorial responses and home range size predict territory defense in radio-tagged great tits. </w:t>
        </w:r>
        <w:r w:rsidRPr="00F561FB">
          <w:rPr>
            <w:rFonts w:ascii="Times New Roman" w:hAnsi="Times New Roman" w:cs="Times New Roman"/>
            <w:i/>
            <w:iCs/>
            <w:kern w:val="0"/>
            <w:lang w:val="en-US"/>
          </w:rPr>
          <w:t>Behavioral Ecology and Sociobiology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76</w:t>
        </w:r>
        <w:r w:rsidRPr="00F561FB">
          <w:rPr>
            <w:rFonts w:ascii="Times New Roman" w:hAnsi="Times New Roman" w:cs="Times New Roman"/>
            <w:kern w:val="0"/>
            <w:lang w:val="en-US"/>
          </w:rPr>
          <w:t>(3), 12. https://doi.org/10.1007/s00265-022-03143-3</w:t>
        </w:r>
      </w:ins>
    </w:p>
    <w:p w14:paraId="2AA061AF" w14:textId="77777777" w:rsidR="003503D1" w:rsidRPr="00F561FB" w:rsidRDefault="003503D1" w:rsidP="00F561FB">
      <w:pPr>
        <w:pStyle w:val="Bibliography"/>
        <w:rPr>
          <w:ins w:id="1523" w:author="Anne-Marie Cousineau" w:date="2025-07-28T15:07:00Z" w16du:dateUtc="2025-07-28T19:07:00Z"/>
          <w:rFonts w:ascii="Times New Roman" w:hAnsi="Times New Roman" w:cs="Times New Roman"/>
          <w:kern w:val="0"/>
          <w:lang w:val="en-US"/>
        </w:rPr>
        <w:pPrChange w:id="1524" w:author="Anne-Marie Cousineau" w:date="2025-07-28T15:07:00Z" w16du:dateUtc="2025-07-28T19:07:00Z">
          <w:pPr>
            <w:autoSpaceDE w:val="0"/>
            <w:autoSpaceDN w:val="0"/>
            <w:adjustRightInd w:val="0"/>
          </w:pPr>
        </w:pPrChange>
      </w:pPr>
      <w:proofErr w:type="spellStart"/>
      <w:ins w:id="1525" w:author="Anne-Marie Cousineau" w:date="2025-07-28T15:07:00Z" w16du:dateUtc="2025-07-28T19:07:00Z">
        <w:r w:rsidRPr="00F561FB">
          <w:rPr>
            <w:rFonts w:ascii="Times New Roman" w:hAnsi="Times New Roman" w:cs="Times New Roman"/>
            <w:kern w:val="0"/>
            <w:lang w:val="en-US"/>
          </w:rPr>
          <w:t>Nazarnia</w:t>
        </w:r>
        <w:proofErr w:type="spellEnd"/>
        <w:r w:rsidRPr="00F561FB">
          <w:rPr>
            <w:rFonts w:ascii="Times New Roman" w:hAnsi="Times New Roman" w:cs="Times New Roman"/>
            <w:kern w:val="0"/>
            <w:lang w:val="en-US"/>
          </w:rPr>
          <w:t xml:space="preserve">, N., </w:t>
        </w:r>
        <w:proofErr w:type="spellStart"/>
        <w:r w:rsidRPr="00F561FB">
          <w:rPr>
            <w:rFonts w:ascii="Times New Roman" w:hAnsi="Times New Roman" w:cs="Times New Roman"/>
            <w:kern w:val="0"/>
            <w:lang w:val="en-US"/>
          </w:rPr>
          <w:t>Schwick</w:t>
        </w:r>
        <w:proofErr w:type="spellEnd"/>
        <w:r w:rsidRPr="00F561FB">
          <w:rPr>
            <w:rFonts w:ascii="Times New Roman" w:hAnsi="Times New Roman" w:cs="Times New Roman"/>
            <w:kern w:val="0"/>
            <w:lang w:val="en-US"/>
          </w:rPr>
          <w:t xml:space="preserve">, C., &amp; Jaeger, J. A. G. (2016). Accelerated urban sprawl in Montreal, Quebec City, and Zurich: Investigating the differences using time series 1951–2011. </w:t>
        </w:r>
        <w:r w:rsidRPr="00F561FB">
          <w:rPr>
            <w:rFonts w:ascii="Times New Roman" w:hAnsi="Times New Roman" w:cs="Times New Roman"/>
            <w:i/>
            <w:iCs/>
            <w:kern w:val="0"/>
            <w:lang w:val="en-US"/>
          </w:rPr>
          <w:t>Ecological Indicators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60</w:t>
        </w:r>
        <w:r w:rsidRPr="00F561FB">
          <w:rPr>
            <w:rFonts w:ascii="Times New Roman" w:hAnsi="Times New Roman" w:cs="Times New Roman"/>
            <w:kern w:val="0"/>
            <w:lang w:val="en-US"/>
          </w:rPr>
          <w:t>, 1229–1251. https://doi.org/10.1016/j.ecolind.2015.09.020</w:t>
        </w:r>
      </w:ins>
    </w:p>
    <w:p w14:paraId="65D0416D" w14:textId="77777777" w:rsidR="003503D1" w:rsidRPr="00F561FB" w:rsidRDefault="003503D1" w:rsidP="00F561FB">
      <w:pPr>
        <w:pStyle w:val="Bibliography"/>
        <w:rPr>
          <w:ins w:id="1526" w:author="Anne-Marie Cousineau" w:date="2025-07-28T15:07:00Z" w16du:dateUtc="2025-07-28T19:07:00Z"/>
          <w:rFonts w:ascii="Times New Roman" w:hAnsi="Times New Roman" w:cs="Times New Roman"/>
          <w:kern w:val="0"/>
          <w:lang w:val="en-US"/>
        </w:rPr>
        <w:pPrChange w:id="1527" w:author="Anne-Marie Cousineau" w:date="2025-07-28T15:07:00Z" w16du:dateUtc="2025-07-28T19:07:00Z">
          <w:pPr>
            <w:autoSpaceDE w:val="0"/>
            <w:autoSpaceDN w:val="0"/>
            <w:adjustRightInd w:val="0"/>
          </w:pPr>
        </w:pPrChange>
      </w:pPr>
      <w:ins w:id="1528" w:author="Anne-Marie Cousineau" w:date="2025-07-28T15:07:00Z" w16du:dateUtc="2025-07-28T19:07:00Z">
        <w:r w:rsidRPr="00F561FB">
          <w:rPr>
            <w:rFonts w:ascii="Times New Roman" w:hAnsi="Times New Roman" w:cs="Times New Roman"/>
            <w:kern w:val="0"/>
            <w:lang w:val="en-US"/>
          </w:rPr>
          <w:t xml:space="preserve">O’Connell, M. J., Squirrell, F. I., &amp; Greening, M. (2023). A preliminary study of the winter roosting </w:t>
        </w:r>
        <w:proofErr w:type="spellStart"/>
        <w:r w:rsidRPr="00F561FB">
          <w:rPr>
            <w:rFonts w:ascii="Times New Roman" w:hAnsi="Times New Roman" w:cs="Times New Roman"/>
            <w:kern w:val="0"/>
            <w:lang w:val="en-US"/>
          </w:rPr>
          <w:t>behaviour</w:t>
        </w:r>
        <w:proofErr w:type="spellEnd"/>
        <w:r w:rsidRPr="00F561FB">
          <w:rPr>
            <w:rFonts w:ascii="Times New Roman" w:hAnsi="Times New Roman" w:cs="Times New Roman"/>
            <w:kern w:val="0"/>
            <w:lang w:val="en-US"/>
          </w:rPr>
          <w:t xml:space="preserve"> of four woodland passerines. </w:t>
        </w:r>
        <w:r w:rsidRPr="00F561FB">
          <w:rPr>
            <w:rFonts w:ascii="Times New Roman" w:hAnsi="Times New Roman" w:cs="Times New Roman"/>
            <w:i/>
            <w:iCs/>
            <w:kern w:val="0"/>
            <w:lang w:val="en-US"/>
          </w:rPr>
          <w:t>Bird Study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70</w:t>
        </w:r>
        <w:r w:rsidRPr="00F561FB">
          <w:rPr>
            <w:rFonts w:ascii="Times New Roman" w:hAnsi="Times New Roman" w:cs="Times New Roman"/>
            <w:kern w:val="0"/>
            <w:lang w:val="en-US"/>
          </w:rPr>
          <w:t>(4), 243–250. https://doi.org/10.1080/00063657.2023.2269329</w:t>
        </w:r>
      </w:ins>
    </w:p>
    <w:p w14:paraId="016ADE0D" w14:textId="77777777" w:rsidR="003503D1" w:rsidRPr="00F561FB" w:rsidRDefault="003503D1" w:rsidP="00F561FB">
      <w:pPr>
        <w:pStyle w:val="Bibliography"/>
        <w:rPr>
          <w:ins w:id="1529" w:author="Anne-Marie Cousineau" w:date="2025-07-28T15:07:00Z" w16du:dateUtc="2025-07-28T19:07:00Z"/>
          <w:rFonts w:ascii="Times New Roman" w:hAnsi="Times New Roman" w:cs="Times New Roman"/>
          <w:kern w:val="0"/>
          <w:lang w:val="en-US"/>
        </w:rPr>
        <w:pPrChange w:id="1530" w:author="Anne-Marie Cousineau" w:date="2025-07-28T15:07:00Z" w16du:dateUtc="2025-07-28T19:07:00Z">
          <w:pPr>
            <w:autoSpaceDE w:val="0"/>
            <w:autoSpaceDN w:val="0"/>
            <w:adjustRightInd w:val="0"/>
          </w:pPr>
        </w:pPrChange>
      </w:pPr>
      <w:ins w:id="1531" w:author="Anne-Marie Cousineau" w:date="2025-07-28T15:07:00Z" w16du:dateUtc="2025-07-28T19:07:00Z">
        <w:r w:rsidRPr="00F561FB">
          <w:rPr>
            <w:rFonts w:ascii="Times New Roman" w:hAnsi="Times New Roman" w:cs="Times New Roman"/>
            <w:kern w:val="0"/>
            <w:lang w:val="en-US"/>
          </w:rPr>
          <w:t xml:space="preserve">O’Donnell, K., &amp; </w:t>
        </w:r>
        <w:proofErr w:type="spellStart"/>
        <w:r w:rsidRPr="00F561FB">
          <w:rPr>
            <w:rFonts w:ascii="Times New Roman" w:hAnsi="Times New Roman" w:cs="Times New Roman"/>
            <w:kern w:val="0"/>
            <w:lang w:val="en-US"/>
          </w:rPr>
          <w:t>delBarco</w:t>
        </w:r>
        <w:proofErr w:type="spellEnd"/>
        <w:r w:rsidRPr="00F561FB">
          <w:rPr>
            <w:rFonts w:ascii="Times New Roman" w:hAnsi="Times New Roman" w:cs="Times New Roman"/>
            <w:kern w:val="0"/>
            <w:lang w:val="en-US"/>
          </w:rPr>
          <w:t xml:space="preserve">-Trillo, J. (2020). Changes in the home range sizes of terrestrial vertebrates in response to urban disturbance: A meta-analysis. </w:t>
        </w:r>
        <w:r w:rsidRPr="00F561FB">
          <w:rPr>
            <w:rFonts w:ascii="Times New Roman" w:hAnsi="Times New Roman" w:cs="Times New Roman"/>
            <w:i/>
            <w:iCs/>
            <w:kern w:val="0"/>
            <w:lang w:val="en-US"/>
          </w:rPr>
          <w:t>Journal of Urban Ecology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6</w:t>
        </w:r>
        <w:r w:rsidRPr="00F561FB">
          <w:rPr>
            <w:rFonts w:ascii="Times New Roman" w:hAnsi="Times New Roman" w:cs="Times New Roman"/>
            <w:kern w:val="0"/>
            <w:lang w:val="en-US"/>
          </w:rPr>
          <w:t>(1), juaa014. https://doi.org/10.1093/jue/juaa014</w:t>
        </w:r>
      </w:ins>
    </w:p>
    <w:p w14:paraId="7BD537F7" w14:textId="77777777" w:rsidR="003503D1" w:rsidRPr="00F561FB" w:rsidRDefault="003503D1" w:rsidP="00F561FB">
      <w:pPr>
        <w:pStyle w:val="Bibliography"/>
        <w:rPr>
          <w:ins w:id="1532" w:author="Anne-Marie Cousineau" w:date="2025-07-28T15:07:00Z" w16du:dateUtc="2025-07-28T19:07:00Z"/>
          <w:rFonts w:ascii="Times New Roman" w:hAnsi="Times New Roman" w:cs="Times New Roman"/>
          <w:kern w:val="0"/>
          <w:lang w:val="en-US"/>
        </w:rPr>
        <w:pPrChange w:id="1533" w:author="Anne-Marie Cousineau" w:date="2025-07-28T15:07:00Z" w16du:dateUtc="2025-07-28T19:07:00Z">
          <w:pPr>
            <w:autoSpaceDE w:val="0"/>
            <w:autoSpaceDN w:val="0"/>
            <w:adjustRightInd w:val="0"/>
          </w:pPr>
        </w:pPrChange>
      </w:pPr>
      <w:ins w:id="1534" w:author="Anne-Marie Cousineau" w:date="2025-07-28T15:07:00Z" w16du:dateUtc="2025-07-28T19:07:00Z">
        <w:r w:rsidRPr="00F561FB">
          <w:rPr>
            <w:rFonts w:ascii="Times New Roman" w:hAnsi="Times New Roman" w:cs="Times New Roman"/>
            <w:kern w:val="0"/>
            <w:lang w:val="en-US"/>
          </w:rPr>
          <w:t xml:space="preserve">Ordóñez-Delgado, L., Iñiguez-Armijos, C., Díaz, M., Escudero, A., Gosselin, E., Waits, L. P., &amp; Espinosa, C. I. (2022). The good, the bad, and the ugly of urbanization: Response of a bird community in the neotropical Andes. </w:t>
        </w:r>
        <w:r w:rsidRPr="00F561FB">
          <w:rPr>
            <w:rFonts w:ascii="Times New Roman" w:hAnsi="Times New Roman" w:cs="Times New Roman"/>
            <w:i/>
            <w:iCs/>
            <w:kern w:val="0"/>
            <w:lang w:val="en-US"/>
          </w:rPr>
          <w:t>Frontiers in Ecology and Evolution</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10</w:t>
        </w:r>
        <w:r w:rsidRPr="00F561FB">
          <w:rPr>
            <w:rFonts w:ascii="Times New Roman" w:hAnsi="Times New Roman" w:cs="Times New Roman"/>
            <w:kern w:val="0"/>
            <w:lang w:val="en-US"/>
          </w:rPr>
          <w:t>, 844944.</w:t>
        </w:r>
      </w:ins>
    </w:p>
    <w:p w14:paraId="3DD0F51E" w14:textId="77777777" w:rsidR="003503D1" w:rsidRPr="00F561FB" w:rsidRDefault="003503D1" w:rsidP="00F561FB">
      <w:pPr>
        <w:pStyle w:val="Bibliography"/>
        <w:rPr>
          <w:ins w:id="1535" w:author="Anne-Marie Cousineau" w:date="2025-07-28T15:07:00Z" w16du:dateUtc="2025-07-28T19:07:00Z"/>
          <w:rFonts w:ascii="Times New Roman" w:hAnsi="Times New Roman" w:cs="Times New Roman"/>
          <w:kern w:val="0"/>
          <w:lang w:val="en-US"/>
        </w:rPr>
        <w:pPrChange w:id="1536" w:author="Anne-Marie Cousineau" w:date="2025-07-28T15:07:00Z" w16du:dateUtc="2025-07-28T19:07:00Z">
          <w:pPr>
            <w:autoSpaceDE w:val="0"/>
            <w:autoSpaceDN w:val="0"/>
            <w:adjustRightInd w:val="0"/>
          </w:pPr>
        </w:pPrChange>
      </w:pPr>
      <w:ins w:id="1537" w:author="Anne-Marie Cousineau" w:date="2025-07-28T15:07:00Z" w16du:dateUtc="2025-07-28T19:07:00Z">
        <w:r w:rsidRPr="00F561FB">
          <w:rPr>
            <w:rFonts w:ascii="Times New Roman" w:hAnsi="Times New Roman" w:cs="Times New Roman"/>
            <w:kern w:val="0"/>
            <w:lang w:val="en-US"/>
          </w:rPr>
          <w:t xml:space="preserve">Palacio, F. X., Ibañez, L. M., </w:t>
        </w:r>
        <w:proofErr w:type="spellStart"/>
        <w:r w:rsidRPr="00F561FB">
          <w:rPr>
            <w:rFonts w:ascii="Times New Roman" w:hAnsi="Times New Roman" w:cs="Times New Roman"/>
            <w:kern w:val="0"/>
            <w:lang w:val="en-US"/>
          </w:rPr>
          <w:t>Maragliano</w:t>
        </w:r>
        <w:proofErr w:type="spellEnd"/>
        <w:r w:rsidRPr="00F561FB">
          <w:rPr>
            <w:rFonts w:ascii="Times New Roman" w:hAnsi="Times New Roman" w:cs="Times New Roman"/>
            <w:kern w:val="0"/>
            <w:lang w:val="en-US"/>
          </w:rPr>
          <w:t xml:space="preserve">, R. E., &amp; Montalti, D. (2018). Urbanization as a driver of taxonomic, functional, and phylogenetic diversity losses in bird communities. </w:t>
        </w:r>
        <w:r w:rsidRPr="00F561FB">
          <w:rPr>
            <w:rFonts w:ascii="Times New Roman" w:hAnsi="Times New Roman" w:cs="Times New Roman"/>
            <w:i/>
            <w:iCs/>
            <w:kern w:val="0"/>
            <w:lang w:val="en-US"/>
          </w:rPr>
          <w:t>Canadian Journal of Zoology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96</w:t>
        </w:r>
        <w:r w:rsidRPr="00F561FB">
          <w:rPr>
            <w:rFonts w:ascii="Times New Roman" w:hAnsi="Times New Roman" w:cs="Times New Roman"/>
            <w:kern w:val="0"/>
            <w:lang w:val="en-US"/>
          </w:rPr>
          <w:t>(10), 1114–1121.</w:t>
        </w:r>
      </w:ins>
    </w:p>
    <w:p w14:paraId="145864FB" w14:textId="77777777" w:rsidR="003503D1" w:rsidRPr="00F561FB" w:rsidRDefault="003503D1" w:rsidP="00F561FB">
      <w:pPr>
        <w:pStyle w:val="Bibliography"/>
        <w:rPr>
          <w:ins w:id="1538" w:author="Anne-Marie Cousineau" w:date="2025-07-28T15:07:00Z" w16du:dateUtc="2025-07-28T19:07:00Z"/>
          <w:rFonts w:ascii="Times New Roman" w:hAnsi="Times New Roman" w:cs="Times New Roman"/>
          <w:kern w:val="0"/>
          <w:lang w:val="en-US"/>
        </w:rPr>
        <w:pPrChange w:id="1539" w:author="Anne-Marie Cousineau" w:date="2025-07-28T15:07:00Z" w16du:dateUtc="2025-07-28T19:07:00Z">
          <w:pPr>
            <w:autoSpaceDE w:val="0"/>
            <w:autoSpaceDN w:val="0"/>
            <w:adjustRightInd w:val="0"/>
          </w:pPr>
        </w:pPrChange>
      </w:pPr>
      <w:ins w:id="1540" w:author="Anne-Marie Cousineau" w:date="2025-07-28T15:07:00Z" w16du:dateUtc="2025-07-28T19:07:00Z">
        <w:r w:rsidRPr="00F561FB">
          <w:rPr>
            <w:rFonts w:ascii="Times New Roman" w:hAnsi="Times New Roman" w:cs="Times New Roman"/>
            <w:kern w:val="0"/>
            <w:lang w:val="en-US"/>
          </w:rPr>
          <w:lastRenderedPageBreak/>
          <w:t xml:space="preserve">Palacio, F. X., Ibañez, L. M., </w:t>
        </w:r>
        <w:proofErr w:type="spellStart"/>
        <w:r w:rsidRPr="00F561FB">
          <w:rPr>
            <w:rFonts w:ascii="Times New Roman" w:hAnsi="Times New Roman" w:cs="Times New Roman"/>
            <w:kern w:val="0"/>
            <w:lang w:val="en-US"/>
          </w:rPr>
          <w:t>Maragliano</w:t>
        </w:r>
        <w:proofErr w:type="spellEnd"/>
        <w:r w:rsidRPr="00F561FB">
          <w:rPr>
            <w:rFonts w:ascii="Times New Roman" w:hAnsi="Times New Roman" w:cs="Times New Roman"/>
            <w:kern w:val="0"/>
            <w:lang w:val="en-US"/>
          </w:rPr>
          <w:t xml:space="preserve">, R. E., &amp; Montalti, D. (2024). (PDF) Urbanization as a driver of taxonomic, functional, and phylogenetic diversity losses in bird communities. </w:t>
        </w:r>
        <w:r w:rsidRPr="00F561FB">
          <w:rPr>
            <w:rFonts w:ascii="Times New Roman" w:hAnsi="Times New Roman" w:cs="Times New Roman"/>
            <w:i/>
            <w:iCs/>
            <w:kern w:val="0"/>
            <w:lang w:val="en-US"/>
          </w:rPr>
          <w:t>ResearchGate</w:t>
        </w:r>
        <w:r w:rsidRPr="00F561FB">
          <w:rPr>
            <w:rFonts w:ascii="Times New Roman" w:hAnsi="Times New Roman" w:cs="Times New Roman"/>
            <w:kern w:val="0"/>
            <w:lang w:val="en-US"/>
          </w:rPr>
          <w:t>. https://doi.org/10.1139/cjz-2018-0008</w:t>
        </w:r>
      </w:ins>
    </w:p>
    <w:p w14:paraId="1E26A5EF" w14:textId="77777777" w:rsidR="003503D1" w:rsidRPr="00F561FB" w:rsidRDefault="003503D1" w:rsidP="00F561FB">
      <w:pPr>
        <w:pStyle w:val="Bibliography"/>
        <w:rPr>
          <w:ins w:id="1541" w:author="Anne-Marie Cousineau" w:date="2025-07-28T15:07:00Z" w16du:dateUtc="2025-07-28T19:07:00Z"/>
          <w:rFonts w:ascii="Times New Roman" w:hAnsi="Times New Roman" w:cs="Times New Roman"/>
          <w:kern w:val="0"/>
          <w:lang w:val="en-US"/>
        </w:rPr>
        <w:pPrChange w:id="1542" w:author="Anne-Marie Cousineau" w:date="2025-07-28T15:07:00Z" w16du:dateUtc="2025-07-28T19:07:00Z">
          <w:pPr>
            <w:autoSpaceDE w:val="0"/>
            <w:autoSpaceDN w:val="0"/>
            <w:adjustRightInd w:val="0"/>
          </w:pPr>
        </w:pPrChange>
      </w:pPr>
      <w:ins w:id="1543" w:author="Anne-Marie Cousineau" w:date="2025-07-28T15:07:00Z" w16du:dateUtc="2025-07-28T19:07:00Z">
        <w:r w:rsidRPr="00F561FB">
          <w:rPr>
            <w:rFonts w:ascii="Times New Roman" w:hAnsi="Times New Roman" w:cs="Times New Roman"/>
            <w:kern w:val="0"/>
            <w:lang w:val="en-US"/>
          </w:rPr>
          <w:t xml:space="preserve">Panchana, K., Herrera, I., Vargas, A., </w:t>
        </w:r>
        <w:proofErr w:type="spellStart"/>
        <w:r w:rsidRPr="00F561FB">
          <w:rPr>
            <w:rFonts w:ascii="Times New Roman" w:hAnsi="Times New Roman" w:cs="Times New Roman"/>
            <w:kern w:val="0"/>
            <w:lang w:val="en-US"/>
          </w:rPr>
          <w:t>Mella</w:t>
        </w:r>
        <w:proofErr w:type="spellEnd"/>
        <w:r w:rsidRPr="00F561FB">
          <w:rPr>
            <w:rFonts w:ascii="Times New Roman" w:hAnsi="Times New Roman" w:cs="Times New Roman"/>
            <w:kern w:val="0"/>
            <w:lang w:val="en-US"/>
          </w:rPr>
          <w:t xml:space="preserve">-Méndez, I., &amp; Flores-Peredo, R. (2025). Whiskers in the city: Domestic cat predation in Ecuadorian coastal cities and associated factors. </w:t>
        </w:r>
        <w:r w:rsidRPr="00F561FB">
          <w:rPr>
            <w:rFonts w:ascii="Times New Roman" w:hAnsi="Times New Roman" w:cs="Times New Roman"/>
            <w:i/>
            <w:iCs/>
            <w:kern w:val="0"/>
            <w:lang w:val="en-US"/>
          </w:rPr>
          <w:t>Urban Ecosystems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28</w:t>
        </w:r>
        <w:r w:rsidRPr="00F561FB">
          <w:rPr>
            <w:rFonts w:ascii="Times New Roman" w:hAnsi="Times New Roman" w:cs="Times New Roman"/>
            <w:kern w:val="0"/>
            <w:lang w:val="en-US"/>
          </w:rPr>
          <w:t>(1), 1–18. https://doi.org/10.1007/s11252-024-01628-9</w:t>
        </w:r>
      </w:ins>
    </w:p>
    <w:p w14:paraId="4BB896DE" w14:textId="77777777" w:rsidR="003503D1" w:rsidRPr="00F561FB" w:rsidRDefault="003503D1" w:rsidP="00F561FB">
      <w:pPr>
        <w:pStyle w:val="Bibliography"/>
        <w:rPr>
          <w:ins w:id="1544" w:author="Anne-Marie Cousineau" w:date="2025-07-28T15:07:00Z" w16du:dateUtc="2025-07-28T19:07:00Z"/>
          <w:rFonts w:ascii="Times New Roman" w:hAnsi="Times New Roman" w:cs="Times New Roman"/>
          <w:kern w:val="0"/>
          <w:lang w:val="en-US"/>
        </w:rPr>
        <w:pPrChange w:id="1545" w:author="Anne-Marie Cousineau" w:date="2025-07-28T15:07:00Z" w16du:dateUtc="2025-07-28T19:07:00Z">
          <w:pPr>
            <w:autoSpaceDE w:val="0"/>
            <w:autoSpaceDN w:val="0"/>
            <w:adjustRightInd w:val="0"/>
          </w:pPr>
        </w:pPrChange>
      </w:pPr>
      <w:ins w:id="1546" w:author="Anne-Marie Cousineau" w:date="2025-07-28T15:07:00Z" w16du:dateUtc="2025-07-28T19:07:00Z">
        <w:r w:rsidRPr="00F561FB">
          <w:rPr>
            <w:rFonts w:ascii="Times New Roman" w:hAnsi="Times New Roman" w:cs="Times New Roman"/>
            <w:kern w:val="0"/>
            <w:lang w:val="en-US"/>
          </w:rPr>
          <w:t xml:space="preserve">Petit, M., Clavijo-Baquet, S., &amp; </w:t>
        </w:r>
        <w:proofErr w:type="spellStart"/>
        <w:r w:rsidRPr="00F561FB">
          <w:rPr>
            <w:rFonts w:ascii="Times New Roman" w:hAnsi="Times New Roman" w:cs="Times New Roman"/>
            <w:kern w:val="0"/>
            <w:lang w:val="en-US"/>
          </w:rPr>
          <w:t>Vézina</w:t>
        </w:r>
        <w:proofErr w:type="spellEnd"/>
        <w:r w:rsidRPr="00F561FB">
          <w:rPr>
            <w:rFonts w:ascii="Times New Roman" w:hAnsi="Times New Roman" w:cs="Times New Roman"/>
            <w:kern w:val="0"/>
            <w:lang w:val="en-US"/>
          </w:rPr>
          <w:t xml:space="preserve">, F. (2017). Increasing Winter Maximal Metabolic Rate Improves </w:t>
        </w:r>
        <w:proofErr w:type="spellStart"/>
        <w:r w:rsidRPr="00F561FB">
          <w:rPr>
            <w:rFonts w:ascii="Times New Roman" w:hAnsi="Times New Roman" w:cs="Times New Roman"/>
            <w:kern w:val="0"/>
            <w:lang w:val="en-US"/>
          </w:rPr>
          <w:t>Intrawinter</w:t>
        </w:r>
        <w:proofErr w:type="spellEnd"/>
        <w:r w:rsidRPr="00F561FB">
          <w:rPr>
            <w:rFonts w:ascii="Times New Roman" w:hAnsi="Times New Roman" w:cs="Times New Roman"/>
            <w:kern w:val="0"/>
            <w:lang w:val="en-US"/>
          </w:rPr>
          <w:t xml:space="preserve"> Survival in Small Birds. </w:t>
        </w:r>
        <w:r w:rsidRPr="00F561FB">
          <w:rPr>
            <w:rFonts w:ascii="Times New Roman" w:hAnsi="Times New Roman" w:cs="Times New Roman"/>
            <w:i/>
            <w:iCs/>
            <w:kern w:val="0"/>
            <w:lang w:val="en-US"/>
          </w:rPr>
          <w:t>Physiological and Biochemical Zoology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90</w:t>
        </w:r>
        <w:r w:rsidRPr="00F561FB">
          <w:rPr>
            <w:rFonts w:ascii="Times New Roman" w:hAnsi="Times New Roman" w:cs="Times New Roman"/>
            <w:kern w:val="0"/>
            <w:lang w:val="en-US"/>
          </w:rPr>
          <w:t>(2), 166–177. https://doi.org/10.1086/689274</w:t>
        </w:r>
      </w:ins>
    </w:p>
    <w:p w14:paraId="0380A2B6" w14:textId="77777777" w:rsidR="003503D1" w:rsidRPr="00F561FB" w:rsidRDefault="003503D1" w:rsidP="00F561FB">
      <w:pPr>
        <w:pStyle w:val="Bibliography"/>
        <w:rPr>
          <w:ins w:id="1547" w:author="Anne-Marie Cousineau" w:date="2025-07-28T15:07:00Z" w16du:dateUtc="2025-07-28T19:07:00Z"/>
          <w:rFonts w:ascii="Times New Roman" w:hAnsi="Times New Roman" w:cs="Times New Roman"/>
          <w:kern w:val="0"/>
          <w:lang w:val="en-US"/>
        </w:rPr>
        <w:pPrChange w:id="1548" w:author="Anne-Marie Cousineau" w:date="2025-07-28T15:07:00Z" w16du:dateUtc="2025-07-28T19:07:00Z">
          <w:pPr>
            <w:autoSpaceDE w:val="0"/>
            <w:autoSpaceDN w:val="0"/>
            <w:adjustRightInd w:val="0"/>
          </w:pPr>
        </w:pPrChange>
      </w:pPr>
      <w:ins w:id="1549" w:author="Anne-Marie Cousineau" w:date="2025-07-28T15:07:00Z" w16du:dateUtc="2025-07-28T19:07:00Z">
        <w:r w:rsidRPr="00F561FB">
          <w:rPr>
            <w:rFonts w:ascii="Times New Roman" w:hAnsi="Times New Roman" w:cs="Times New Roman"/>
            <w:kern w:val="0"/>
            <w:lang w:val="en-US"/>
          </w:rPr>
          <w:t xml:space="preserve">Poirier, V., Elliott, K. H., &amp; Frei, B. (2024). </w:t>
        </w:r>
        <w:proofErr w:type="gramStart"/>
        <w:r w:rsidRPr="00F561FB">
          <w:rPr>
            <w:rFonts w:ascii="Times New Roman" w:hAnsi="Times New Roman" w:cs="Times New Roman"/>
            <w:kern w:val="0"/>
            <w:lang w:val="en-US"/>
          </w:rPr>
          <w:t>Peri-urban forest</w:t>
        </w:r>
        <w:proofErr w:type="gramEnd"/>
        <w:r w:rsidRPr="00F561FB">
          <w:rPr>
            <w:rFonts w:ascii="Times New Roman" w:hAnsi="Times New Roman" w:cs="Times New Roman"/>
            <w:kern w:val="0"/>
            <w:lang w:val="en-US"/>
          </w:rPr>
          <w:t xml:space="preserve"> margins are important stopover sites for </w:t>
        </w:r>
        <w:proofErr w:type="spellStart"/>
        <w:r w:rsidRPr="00F561FB">
          <w:rPr>
            <w:rFonts w:ascii="Times New Roman" w:hAnsi="Times New Roman" w:cs="Times New Roman"/>
            <w:kern w:val="0"/>
            <w:lang w:val="en-US"/>
          </w:rPr>
          <w:t>moult</w:t>
        </w:r>
        <w:proofErr w:type="spellEnd"/>
        <w:r w:rsidRPr="00F561FB">
          <w:rPr>
            <w:rFonts w:ascii="Times New Roman" w:hAnsi="Times New Roman" w:cs="Times New Roman"/>
            <w:kern w:val="0"/>
            <w:lang w:val="en-US"/>
          </w:rPr>
          <w:t xml:space="preserve">-migrating songbirds. </w:t>
        </w:r>
        <w:r w:rsidRPr="00F561FB">
          <w:rPr>
            <w:rFonts w:ascii="Times New Roman" w:hAnsi="Times New Roman" w:cs="Times New Roman"/>
            <w:i/>
            <w:iCs/>
            <w:kern w:val="0"/>
            <w:lang w:val="en-US"/>
          </w:rPr>
          <w:t>Journal for Nature Conservation</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77</w:t>
        </w:r>
        <w:r w:rsidRPr="00F561FB">
          <w:rPr>
            <w:rFonts w:ascii="Times New Roman" w:hAnsi="Times New Roman" w:cs="Times New Roman"/>
            <w:kern w:val="0"/>
            <w:lang w:val="en-US"/>
          </w:rPr>
          <w:t>, 126539. https://doi.org/10.1016/j.jnc.2023.126539</w:t>
        </w:r>
      </w:ins>
    </w:p>
    <w:p w14:paraId="78EECE58" w14:textId="77777777" w:rsidR="003503D1" w:rsidRPr="00F561FB" w:rsidRDefault="003503D1" w:rsidP="00F561FB">
      <w:pPr>
        <w:pStyle w:val="Bibliography"/>
        <w:rPr>
          <w:ins w:id="1550" w:author="Anne-Marie Cousineau" w:date="2025-07-28T15:07:00Z" w16du:dateUtc="2025-07-28T19:07:00Z"/>
          <w:rFonts w:ascii="Times New Roman" w:hAnsi="Times New Roman" w:cs="Times New Roman"/>
          <w:kern w:val="0"/>
          <w:lang w:val="en-US"/>
        </w:rPr>
        <w:pPrChange w:id="1551" w:author="Anne-Marie Cousineau" w:date="2025-07-28T15:07:00Z" w16du:dateUtc="2025-07-28T19:07:00Z">
          <w:pPr>
            <w:autoSpaceDE w:val="0"/>
            <w:autoSpaceDN w:val="0"/>
            <w:adjustRightInd w:val="0"/>
          </w:pPr>
        </w:pPrChange>
      </w:pPr>
      <w:ins w:id="1552" w:author="Anne-Marie Cousineau" w:date="2025-07-28T15:07:00Z" w16du:dateUtc="2025-07-28T19:07:00Z">
        <w:r w:rsidRPr="00F561FB">
          <w:rPr>
            <w:rFonts w:ascii="Times New Roman" w:hAnsi="Times New Roman" w:cs="Times New Roman"/>
            <w:kern w:val="0"/>
            <w:lang w:val="en-US"/>
          </w:rPr>
          <w:t xml:space="preserve">Portugal, S. J., &amp; White, C. R. (2022). Externally attached </w:t>
        </w:r>
        <w:proofErr w:type="spellStart"/>
        <w:r w:rsidRPr="00F561FB">
          <w:rPr>
            <w:rFonts w:ascii="Times New Roman" w:hAnsi="Times New Roman" w:cs="Times New Roman"/>
            <w:kern w:val="0"/>
            <w:lang w:val="en-US"/>
          </w:rPr>
          <w:t>biologgers</w:t>
        </w:r>
        <w:proofErr w:type="spellEnd"/>
        <w:r w:rsidRPr="00F561FB">
          <w:rPr>
            <w:rFonts w:ascii="Times New Roman" w:hAnsi="Times New Roman" w:cs="Times New Roman"/>
            <w:kern w:val="0"/>
            <w:lang w:val="en-US"/>
          </w:rPr>
          <w:t xml:space="preserve"> cause compensatory body mass loss in birds. </w:t>
        </w:r>
        <w:r w:rsidRPr="00F561FB">
          <w:rPr>
            <w:rFonts w:ascii="Times New Roman" w:hAnsi="Times New Roman" w:cs="Times New Roman"/>
            <w:i/>
            <w:iCs/>
            <w:kern w:val="0"/>
            <w:lang w:val="en-US"/>
          </w:rPr>
          <w:t>Methods in Ecology and Evolution</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13</w:t>
        </w:r>
        <w:r w:rsidRPr="00F561FB">
          <w:rPr>
            <w:rFonts w:ascii="Times New Roman" w:hAnsi="Times New Roman" w:cs="Times New Roman"/>
            <w:kern w:val="0"/>
            <w:lang w:val="en-US"/>
          </w:rPr>
          <w:t>(2), 294–302. https://doi.org/10.1111/2041-210X.13754</w:t>
        </w:r>
      </w:ins>
    </w:p>
    <w:p w14:paraId="7C6F08F1" w14:textId="77777777" w:rsidR="003503D1" w:rsidRPr="00F561FB" w:rsidRDefault="003503D1" w:rsidP="00F561FB">
      <w:pPr>
        <w:pStyle w:val="Bibliography"/>
        <w:rPr>
          <w:ins w:id="1553" w:author="Anne-Marie Cousineau" w:date="2025-07-28T15:07:00Z" w16du:dateUtc="2025-07-28T19:07:00Z"/>
          <w:rFonts w:ascii="Times New Roman" w:hAnsi="Times New Roman" w:cs="Times New Roman"/>
          <w:kern w:val="0"/>
          <w:lang w:val="en-US"/>
        </w:rPr>
        <w:pPrChange w:id="1554" w:author="Anne-Marie Cousineau" w:date="2025-07-28T15:07:00Z" w16du:dateUtc="2025-07-28T19:07:00Z">
          <w:pPr>
            <w:autoSpaceDE w:val="0"/>
            <w:autoSpaceDN w:val="0"/>
            <w:adjustRightInd w:val="0"/>
          </w:pPr>
        </w:pPrChange>
      </w:pPr>
      <w:ins w:id="1555" w:author="Anne-Marie Cousineau" w:date="2025-07-28T15:07:00Z" w16du:dateUtc="2025-07-28T19:07:00Z">
        <w:r w:rsidRPr="00F561FB">
          <w:rPr>
            <w:rFonts w:ascii="Times New Roman" w:hAnsi="Times New Roman" w:cs="Times New Roman"/>
            <w:kern w:val="0"/>
            <w:lang w:val="en-US"/>
          </w:rPr>
          <w:t xml:space="preserve">R Core Team. (2024a). </w:t>
        </w:r>
        <w:r w:rsidRPr="00F561FB">
          <w:rPr>
            <w:rFonts w:ascii="Times New Roman" w:hAnsi="Times New Roman" w:cs="Times New Roman"/>
            <w:i/>
            <w:iCs/>
            <w:kern w:val="0"/>
            <w:lang w:val="en-US"/>
          </w:rPr>
          <w:t>R: A Language and Environment for Statistical Computing</w:t>
        </w:r>
        <w:r w:rsidRPr="00F561FB">
          <w:rPr>
            <w:rFonts w:ascii="Times New Roman" w:hAnsi="Times New Roman" w:cs="Times New Roman"/>
            <w:kern w:val="0"/>
            <w:lang w:val="en-US"/>
          </w:rPr>
          <w:t xml:space="preserve"> [Computer software]. R Foundation for Statistical Computing. https://www.R-project.org/</w:t>
        </w:r>
      </w:ins>
    </w:p>
    <w:p w14:paraId="4AB6F2DF" w14:textId="77777777" w:rsidR="003503D1" w:rsidRPr="00F561FB" w:rsidRDefault="003503D1" w:rsidP="00F561FB">
      <w:pPr>
        <w:pStyle w:val="Bibliography"/>
        <w:rPr>
          <w:ins w:id="1556" w:author="Anne-Marie Cousineau" w:date="2025-07-28T15:07:00Z" w16du:dateUtc="2025-07-28T19:07:00Z"/>
          <w:rFonts w:ascii="Times New Roman" w:hAnsi="Times New Roman" w:cs="Times New Roman"/>
          <w:kern w:val="0"/>
          <w:lang w:val="en-US"/>
        </w:rPr>
        <w:pPrChange w:id="1557" w:author="Anne-Marie Cousineau" w:date="2025-07-28T15:07:00Z" w16du:dateUtc="2025-07-28T19:07:00Z">
          <w:pPr>
            <w:autoSpaceDE w:val="0"/>
            <w:autoSpaceDN w:val="0"/>
            <w:adjustRightInd w:val="0"/>
          </w:pPr>
        </w:pPrChange>
      </w:pPr>
      <w:ins w:id="1558" w:author="Anne-Marie Cousineau" w:date="2025-07-28T15:07:00Z" w16du:dateUtc="2025-07-28T19:07:00Z">
        <w:r w:rsidRPr="00F561FB">
          <w:rPr>
            <w:rFonts w:ascii="Times New Roman" w:hAnsi="Times New Roman" w:cs="Times New Roman"/>
            <w:kern w:val="0"/>
            <w:lang w:val="en-US"/>
          </w:rPr>
          <w:t xml:space="preserve">R Core Team. (2024b). </w:t>
        </w:r>
        <w:r w:rsidRPr="00F561FB">
          <w:rPr>
            <w:rFonts w:ascii="Times New Roman" w:hAnsi="Times New Roman" w:cs="Times New Roman"/>
            <w:i/>
            <w:iCs/>
            <w:kern w:val="0"/>
            <w:lang w:val="en-US"/>
          </w:rPr>
          <w:t>R: A Language and Environment for Statistical Computing</w:t>
        </w:r>
        <w:r w:rsidRPr="00F561FB">
          <w:rPr>
            <w:rFonts w:ascii="Times New Roman" w:hAnsi="Times New Roman" w:cs="Times New Roman"/>
            <w:kern w:val="0"/>
            <w:lang w:val="en-US"/>
          </w:rPr>
          <w:t xml:space="preserve"> (Version 4.4.2) [Computer software]. R Foundation for   Statistical Computing. https://www.R-project.org/</w:t>
        </w:r>
      </w:ins>
    </w:p>
    <w:p w14:paraId="67902F73" w14:textId="77777777" w:rsidR="003503D1" w:rsidRPr="00F561FB" w:rsidRDefault="003503D1" w:rsidP="00F561FB">
      <w:pPr>
        <w:pStyle w:val="Bibliography"/>
        <w:rPr>
          <w:ins w:id="1559" w:author="Anne-Marie Cousineau" w:date="2025-07-28T15:07:00Z" w16du:dateUtc="2025-07-28T19:07:00Z"/>
          <w:rFonts w:ascii="Times New Roman" w:hAnsi="Times New Roman" w:cs="Times New Roman"/>
          <w:kern w:val="0"/>
          <w:lang w:val="en-US"/>
        </w:rPr>
        <w:pPrChange w:id="1560" w:author="Anne-Marie Cousineau" w:date="2025-07-28T15:07:00Z" w16du:dateUtc="2025-07-28T19:07:00Z">
          <w:pPr>
            <w:autoSpaceDE w:val="0"/>
            <w:autoSpaceDN w:val="0"/>
            <w:adjustRightInd w:val="0"/>
          </w:pPr>
        </w:pPrChange>
      </w:pPr>
      <w:proofErr w:type="spellStart"/>
      <w:ins w:id="1561" w:author="Anne-Marie Cousineau" w:date="2025-07-28T15:07:00Z" w16du:dateUtc="2025-07-28T19:07:00Z">
        <w:r w:rsidRPr="00F561FB">
          <w:rPr>
            <w:rFonts w:ascii="Times New Roman" w:hAnsi="Times New Roman" w:cs="Times New Roman"/>
            <w:kern w:val="0"/>
            <w:lang w:val="en-US"/>
          </w:rPr>
          <w:t>Radvan</w:t>
        </w:r>
        <w:proofErr w:type="spellEnd"/>
        <w:r w:rsidRPr="00F561FB">
          <w:rPr>
            <w:rFonts w:ascii="Times New Roman" w:hAnsi="Times New Roman" w:cs="Times New Roman"/>
            <w:kern w:val="0"/>
            <w:lang w:val="en-US"/>
          </w:rPr>
          <w:t xml:space="preserve">, M., Rendall, A. R., &amp; Weston, M. A. (2023). The habitat connectivity hypothesis of escape in urban woodland birds. </w:t>
        </w:r>
        <w:r w:rsidRPr="00F561FB">
          <w:rPr>
            <w:rFonts w:ascii="Times New Roman" w:hAnsi="Times New Roman" w:cs="Times New Roman"/>
            <w:i/>
            <w:iCs/>
            <w:kern w:val="0"/>
            <w:lang w:val="en-US"/>
          </w:rPr>
          <w:t>Behavioral Ecology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34</w:t>
        </w:r>
        <w:r w:rsidRPr="00F561FB">
          <w:rPr>
            <w:rFonts w:ascii="Times New Roman" w:hAnsi="Times New Roman" w:cs="Times New Roman"/>
            <w:kern w:val="0"/>
            <w:lang w:val="en-US"/>
          </w:rPr>
          <w:t>(2), 297–305. https://doi.org/10.1093/beheco/arac127</w:t>
        </w:r>
      </w:ins>
    </w:p>
    <w:p w14:paraId="217931D6" w14:textId="77777777" w:rsidR="003503D1" w:rsidRPr="00F561FB" w:rsidRDefault="003503D1" w:rsidP="00F561FB">
      <w:pPr>
        <w:pStyle w:val="Bibliography"/>
        <w:rPr>
          <w:ins w:id="1562" w:author="Anne-Marie Cousineau" w:date="2025-07-28T15:07:00Z" w16du:dateUtc="2025-07-28T19:07:00Z"/>
          <w:rFonts w:ascii="Times New Roman" w:hAnsi="Times New Roman" w:cs="Times New Roman"/>
          <w:kern w:val="0"/>
          <w:lang w:val="en-US"/>
        </w:rPr>
        <w:pPrChange w:id="1563" w:author="Anne-Marie Cousineau" w:date="2025-07-28T15:07:00Z" w16du:dateUtc="2025-07-28T19:07:00Z">
          <w:pPr>
            <w:autoSpaceDE w:val="0"/>
            <w:autoSpaceDN w:val="0"/>
            <w:adjustRightInd w:val="0"/>
          </w:pPr>
        </w:pPrChange>
      </w:pPr>
      <w:ins w:id="1564" w:author="Anne-Marie Cousineau" w:date="2025-07-28T15:07:00Z" w16du:dateUtc="2025-07-28T19:07:00Z">
        <w:r w:rsidRPr="00F561FB">
          <w:rPr>
            <w:rFonts w:ascii="Times New Roman" w:hAnsi="Times New Roman" w:cs="Times New Roman"/>
            <w:kern w:val="0"/>
            <w:lang w:val="en-US"/>
          </w:rPr>
          <w:lastRenderedPageBreak/>
          <w:t xml:space="preserve">Robert, M., Hachey, M.-H., Lepage, D., &amp; Couturier, A. (2019). </w:t>
        </w:r>
        <w:r w:rsidRPr="00F561FB">
          <w:rPr>
            <w:rFonts w:ascii="Times New Roman" w:hAnsi="Times New Roman" w:cs="Times New Roman"/>
            <w:i/>
            <w:iCs/>
            <w:kern w:val="0"/>
            <w:lang w:val="en-US"/>
          </w:rPr>
          <w:t>Second Atlas of the Breeding Birds of Southern Québec</w:t>
        </w:r>
        <w:r w:rsidRPr="00F561FB">
          <w:rPr>
            <w:rFonts w:ascii="Times New Roman" w:hAnsi="Times New Roman" w:cs="Times New Roman"/>
            <w:kern w:val="0"/>
            <w:lang w:val="en-US"/>
          </w:rPr>
          <w:t>.</w:t>
        </w:r>
      </w:ins>
    </w:p>
    <w:p w14:paraId="4179972A" w14:textId="77777777" w:rsidR="003503D1" w:rsidRPr="00F561FB" w:rsidRDefault="003503D1" w:rsidP="00F561FB">
      <w:pPr>
        <w:pStyle w:val="Bibliography"/>
        <w:rPr>
          <w:ins w:id="1565" w:author="Anne-Marie Cousineau" w:date="2025-07-28T15:07:00Z" w16du:dateUtc="2025-07-28T19:07:00Z"/>
          <w:rFonts w:ascii="Times New Roman" w:hAnsi="Times New Roman" w:cs="Times New Roman"/>
          <w:kern w:val="0"/>
          <w:lang w:val="en-US"/>
        </w:rPr>
        <w:pPrChange w:id="1566" w:author="Anne-Marie Cousineau" w:date="2025-07-28T15:07:00Z" w16du:dateUtc="2025-07-28T19:07:00Z">
          <w:pPr>
            <w:autoSpaceDE w:val="0"/>
            <w:autoSpaceDN w:val="0"/>
            <w:adjustRightInd w:val="0"/>
          </w:pPr>
        </w:pPrChange>
      </w:pPr>
      <w:ins w:id="1567" w:author="Anne-Marie Cousineau" w:date="2025-07-28T15:07:00Z" w16du:dateUtc="2025-07-28T19:07:00Z">
        <w:r w:rsidRPr="00F561FB">
          <w:rPr>
            <w:rFonts w:ascii="Times New Roman" w:hAnsi="Times New Roman" w:cs="Times New Roman"/>
            <w:kern w:val="0"/>
            <w:lang w:val="en-US"/>
          </w:rPr>
          <w:t xml:space="preserve">Rodgers, A. R. (2001). Chapter 4—Recent Telemetry Technology. In J. J. Millspaugh &amp; J. M. </w:t>
        </w:r>
        <w:proofErr w:type="spellStart"/>
        <w:r w:rsidRPr="00F561FB">
          <w:rPr>
            <w:rFonts w:ascii="Times New Roman" w:hAnsi="Times New Roman" w:cs="Times New Roman"/>
            <w:kern w:val="0"/>
            <w:lang w:val="en-US"/>
          </w:rPr>
          <w:t>Marzluff</w:t>
        </w:r>
        <w:proofErr w:type="spellEnd"/>
        <w:r w:rsidRPr="00F561FB">
          <w:rPr>
            <w:rFonts w:ascii="Times New Roman" w:hAnsi="Times New Roman" w:cs="Times New Roman"/>
            <w:kern w:val="0"/>
            <w:lang w:val="en-US"/>
          </w:rPr>
          <w:t xml:space="preserve"> (Eds.), </w:t>
        </w:r>
        <w:r w:rsidRPr="00F561FB">
          <w:rPr>
            <w:rFonts w:ascii="Times New Roman" w:hAnsi="Times New Roman" w:cs="Times New Roman"/>
            <w:i/>
            <w:iCs/>
            <w:kern w:val="0"/>
            <w:lang w:val="en-US"/>
          </w:rPr>
          <w:t>Radio Tracking and Animal Populations</w:t>
        </w:r>
        <w:r w:rsidRPr="00F561FB">
          <w:rPr>
            <w:rFonts w:ascii="Times New Roman" w:hAnsi="Times New Roman" w:cs="Times New Roman"/>
            <w:kern w:val="0"/>
            <w:lang w:val="en-US"/>
          </w:rPr>
          <w:t xml:space="preserve"> (pp. 79–121). Academic Press.</w:t>
        </w:r>
      </w:ins>
    </w:p>
    <w:p w14:paraId="70A8F77A" w14:textId="77777777" w:rsidR="003503D1" w:rsidRPr="00B82D59" w:rsidRDefault="003503D1" w:rsidP="00F561FB">
      <w:pPr>
        <w:pStyle w:val="Bibliography"/>
        <w:rPr>
          <w:ins w:id="1568" w:author="Anne-Marie Cousineau" w:date="2025-07-28T15:07:00Z" w16du:dateUtc="2025-07-28T19:07:00Z"/>
          <w:rFonts w:ascii="Times New Roman" w:hAnsi="Times New Roman" w:cs="Times New Roman"/>
          <w:kern w:val="0"/>
          <w:rPrChange w:id="1569" w:author="Anne-Marie Cousineau" w:date="2025-07-28T15:09:00Z" w16du:dateUtc="2025-07-28T19:09:00Z">
            <w:rPr>
              <w:ins w:id="1570" w:author="Anne-Marie Cousineau" w:date="2025-07-28T15:07:00Z" w16du:dateUtc="2025-07-28T19:07:00Z"/>
              <w:rFonts w:ascii="Times New Roman" w:hAnsi="Times New Roman" w:cs="Times New Roman"/>
              <w:kern w:val="0"/>
              <w:lang w:val="en-US"/>
            </w:rPr>
          </w:rPrChange>
        </w:rPr>
        <w:pPrChange w:id="1571" w:author="Anne-Marie Cousineau" w:date="2025-07-28T15:07:00Z" w16du:dateUtc="2025-07-28T19:07:00Z">
          <w:pPr>
            <w:autoSpaceDE w:val="0"/>
            <w:autoSpaceDN w:val="0"/>
            <w:adjustRightInd w:val="0"/>
          </w:pPr>
        </w:pPrChange>
      </w:pPr>
      <w:ins w:id="1572" w:author="Anne-Marie Cousineau" w:date="2025-07-28T15:07:00Z" w16du:dateUtc="2025-07-28T19:07:00Z">
        <w:r w:rsidRPr="00F561FB">
          <w:rPr>
            <w:rFonts w:ascii="Times New Roman" w:hAnsi="Times New Roman" w:cs="Times New Roman"/>
            <w:kern w:val="0"/>
            <w:lang w:val="en-US"/>
          </w:rPr>
          <w:t xml:space="preserve">Rodrigues, A. G., Borges-Martins, M., &amp; </w:t>
        </w:r>
        <w:proofErr w:type="spellStart"/>
        <w:r w:rsidRPr="00F561FB">
          <w:rPr>
            <w:rFonts w:ascii="Times New Roman" w:hAnsi="Times New Roman" w:cs="Times New Roman"/>
            <w:kern w:val="0"/>
            <w:lang w:val="en-US"/>
          </w:rPr>
          <w:t>Zilio</w:t>
        </w:r>
        <w:proofErr w:type="spellEnd"/>
        <w:r w:rsidRPr="00F561FB">
          <w:rPr>
            <w:rFonts w:ascii="Times New Roman" w:hAnsi="Times New Roman" w:cs="Times New Roman"/>
            <w:kern w:val="0"/>
            <w:lang w:val="en-US"/>
          </w:rPr>
          <w:t xml:space="preserve">, F. (2018). Bird diversity in an urban ecosystem: The role of local habitats in understanding the effects of urbanization. </w:t>
        </w:r>
        <w:proofErr w:type="spellStart"/>
        <w:r w:rsidRPr="00B82D59">
          <w:rPr>
            <w:rFonts w:ascii="Times New Roman" w:hAnsi="Times New Roman" w:cs="Times New Roman"/>
            <w:i/>
            <w:iCs/>
            <w:kern w:val="0"/>
            <w:rPrChange w:id="1573" w:author="Anne-Marie Cousineau" w:date="2025-07-28T15:09:00Z" w16du:dateUtc="2025-07-28T19:09:00Z">
              <w:rPr>
                <w:rFonts w:ascii="Times New Roman" w:hAnsi="Times New Roman" w:cs="Times New Roman"/>
                <w:i/>
                <w:iCs/>
                <w:kern w:val="0"/>
                <w:lang w:val="en-US"/>
              </w:rPr>
            </w:rPrChange>
          </w:rPr>
          <w:t>Iheringia</w:t>
        </w:r>
        <w:proofErr w:type="spellEnd"/>
        <w:r w:rsidRPr="00B82D59">
          <w:rPr>
            <w:rFonts w:ascii="Times New Roman" w:hAnsi="Times New Roman" w:cs="Times New Roman"/>
            <w:i/>
            <w:iCs/>
            <w:kern w:val="0"/>
            <w:rPrChange w:id="1574" w:author="Anne-Marie Cousineau" w:date="2025-07-28T15:09:00Z" w16du:dateUtc="2025-07-28T19:09:00Z">
              <w:rPr>
                <w:rFonts w:ascii="Times New Roman" w:hAnsi="Times New Roman" w:cs="Times New Roman"/>
                <w:i/>
                <w:iCs/>
                <w:kern w:val="0"/>
                <w:lang w:val="en-US"/>
              </w:rPr>
            </w:rPrChange>
          </w:rPr>
          <w:t xml:space="preserve">. Série </w:t>
        </w:r>
        <w:proofErr w:type="spellStart"/>
        <w:r w:rsidRPr="00B82D59">
          <w:rPr>
            <w:rFonts w:ascii="Times New Roman" w:hAnsi="Times New Roman" w:cs="Times New Roman"/>
            <w:i/>
            <w:iCs/>
            <w:kern w:val="0"/>
            <w:rPrChange w:id="1575" w:author="Anne-Marie Cousineau" w:date="2025-07-28T15:09:00Z" w16du:dateUtc="2025-07-28T19:09:00Z">
              <w:rPr>
                <w:rFonts w:ascii="Times New Roman" w:hAnsi="Times New Roman" w:cs="Times New Roman"/>
                <w:i/>
                <w:iCs/>
                <w:kern w:val="0"/>
                <w:lang w:val="en-US"/>
              </w:rPr>
            </w:rPrChange>
          </w:rPr>
          <w:t>Zoologia</w:t>
        </w:r>
        <w:proofErr w:type="spellEnd"/>
        <w:r w:rsidRPr="00B82D59">
          <w:rPr>
            <w:rFonts w:ascii="Times New Roman" w:hAnsi="Times New Roman" w:cs="Times New Roman"/>
            <w:kern w:val="0"/>
            <w:rPrChange w:id="1576" w:author="Anne-Marie Cousineau" w:date="2025-07-28T15:09:00Z" w16du:dateUtc="2025-07-28T19:09:00Z">
              <w:rPr>
                <w:rFonts w:ascii="Times New Roman" w:hAnsi="Times New Roman" w:cs="Times New Roman"/>
                <w:kern w:val="0"/>
                <w:lang w:val="en-US"/>
              </w:rPr>
            </w:rPrChange>
          </w:rPr>
          <w:t xml:space="preserve">, </w:t>
        </w:r>
        <w:r w:rsidRPr="00B82D59">
          <w:rPr>
            <w:rFonts w:ascii="Times New Roman" w:hAnsi="Times New Roman" w:cs="Times New Roman"/>
            <w:i/>
            <w:iCs/>
            <w:kern w:val="0"/>
            <w:rPrChange w:id="1577" w:author="Anne-Marie Cousineau" w:date="2025-07-28T15:09:00Z" w16du:dateUtc="2025-07-28T19:09:00Z">
              <w:rPr>
                <w:rFonts w:ascii="Times New Roman" w:hAnsi="Times New Roman" w:cs="Times New Roman"/>
                <w:i/>
                <w:iCs/>
                <w:kern w:val="0"/>
                <w:lang w:val="en-US"/>
              </w:rPr>
            </w:rPrChange>
          </w:rPr>
          <w:t>108</w:t>
        </w:r>
        <w:r w:rsidRPr="00B82D59">
          <w:rPr>
            <w:rFonts w:ascii="Times New Roman" w:hAnsi="Times New Roman" w:cs="Times New Roman"/>
            <w:kern w:val="0"/>
            <w:rPrChange w:id="1578" w:author="Anne-Marie Cousineau" w:date="2025-07-28T15:09:00Z" w16du:dateUtc="2025-07-28T19:09:00Z">
              <w:rPr>
                <w:rFonts w:ascii="Times New Roman" w:hAnsi="Times New Roman" w:cs="Times New Roman"/>
                <w:kern w:val="0"/>
                <w:lang w:val="en-US"/>
              </w:rPr>
            </w:rPrChange>
          </w:rPr>
          <w:t>, e2018017.</w:t>
        </w:r>
      </w:ins>
    </w:p>
    <w:p w14:paraId="1D2AFFA1" w14:textId="77777777" w:rsidR="003503D1" w:rsidRPr="00F561FB" w:rsidRDefault="003503D1" w:rsidP="00F561FB">
      <w:pPr>
        <w:pStyle w:val="Bibliography"/>
        <w:rPr>
          <w:ins w:id="1579" w:author="Anne-Marie Cousineau" w:date="2025-07-28T15:07:00Z" w16du:dateUtc="2025-07-28T19:07:00Z"/>
          <w:rFonts w:ascii="Times New Roman" w:hAnsi="Times New Roman" w:cs="Times New Roman"/>
          <w:kern w:val="0"/>
          <w:lang w:val="en-US"/>
        </w:rPr>
        <w:pPrChange w:id="1580" w:author="Anne-Marie Cousineau" w:date="2025-07-28T15:07:00Z" w16du:dateUtc="2025-07-28T19:07:00Z">
          <w:pPr>
            <w:autoSpaceDE w:val="0"/>
            <w:autoSpaceDN w:val="0"/>
            <w:adjustRightInd w:val="0"/>
          </w:pPr>
        </w:pPrChange>
      </w:pPr>
      <w:ins w:id="1581" w:author="Anne-Marie Cousineau" w:date="2025-07-28T15:07:00Z" w16du:dateUtc="2025-07-28T19:07:00Z">
        <w:r w:rsidRPr="00B82D59">
          <w:rPr>
            <w:rFonts w:ascii="Times New Roman" w:hAnsi="Times New Roman" w:cs="Times New Roman"/>
            <w:kern w:val="0"/>
            <w:rPrChange w:id="1582" w:author="Anne-Marie Cousineau" w:date="2025-07-28T15:09:00Z" w16du:dateUtc="2025-07-28T19:09:00Z">
              <w:rPr>
                <w:rFonts w:ascii="Times New Roman" w:hAnsi="Times New Roman" w:cs="Times New Roman"/>
                <w:kern w:val="0"/>
                <w:lang w:val="en-US"/>
              </w:rPr>
            </w:rPrChange>
          </w:rPr>
          <w:t xml:space="preserve">Rousseau, J. S., Savard, J.-P. L., &amp; </w:t>
        </w:r>
        <w:proofErr w:type="spellStart"/>
        <w:r w:rsidRPr="00B82D59">
          <w:rPr>
            <w:rFonts w:ascii="Times New Roman" w:hAnsi="Times New Roman" w:cs="Times New Roman"/>
            <w:kern w:val="0"/>
            <w:rPrChange w:id="1583" w:author="Anne-Marie Cousineau" w:date="2025-07-28T15:09:00Z" w16du:dateUtc="2025-07-28T19:09:00Z">
              <w:rPr>
                <w:rFonts w:ascii="Times New Roman" w:hAnsi="Times New Roman" w:cs="Times New Roman"/>
                <w:kern w:val="0"/>
                <w:lang w:val="en-US"/>
              </w:rPr>
            </w:rPrChange>
          </w:rPr>
          <w:t>Titman</w:t>
        </w:r>
        <w:proofErr w:type="spellEnd"/>
        <w:r w:rsidRPr="00B82D59">
          <w:rPr>
            <w:rFonts w:ascii="Times New Roman" w:hAnsi="Times New Roman" w:cs="Times New Roman"/>
            <w:kern w:val="0"/>
            <w:rPrChange w:id="1584" w:author="Anne-Marie Cousineau" w:date="2025-07-28T15:09:00Z" w16du:dateUtc="2025-07-28T19:09:00Z">
              <w:rPr>
                <w:rFonts w:ascii="Times New Roman" w:hAnsi="Times New Roman" w:cs="Times New Roman"/>
                <w:kern w:val="0"/>
                <w:lang w:val="en-US"/>
              </w:rPr>
            </w:rPrChange>
          </w:rPr>
          <w:t xml:space="preserve">, R. (2015). </w:t>
        </w:r>
        <w:r w:rsidRPr="00F561FB">
          <w:rPr>
            <w:rFonts w:ascii="Times New Roman" w:hAnsi="Times New Roman" w:cs="Times New Roman"/>
            <w:kern w:val="0"/>
            <w:lang w:val="en-US"/>
          </w:rPr>
          <w:t xml:space="preserve">Shrub-nesting birds in urban habitats: Their abundance and association with vegetation. </w:t>
        </w:r>
        <w:r w:rsidRPr="00F561FB">
          <w:rPr>
            <w:rFonts w:ascii="Times New Roman" w:hAnsi="Times New Roman" w:cs="Times New Roman"/>
            <w:i/>
            <w:iCs/>
            <w:kern w:val="0"/>
            <w:lang w:val="en-US"/>
          </w:rPr>
          <w:t>Urban Ecosystems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18</w:t>
        </w:r>
        <w:r w:rsidRPr="00F561FB">
          <w:rPr>
            <w:rFonts w:ascii="Times New Roman" w:hAnsi="Times New Roman" w:cs="Times New Roman"/>
            <w:kern w:val="0"/>
            <w:lang w:val="en-US"/>
          </w:rPr>
          <w:t>(3), 871–884. https://doi.org/10.1007/s11252-014-0434-4</w:t>
        </w:r>
      </w:ins>
    </w:p>
    <w:p w14:paraId="159D8428" w14:textId="77777777" w:rsidR="003503D1" w:rsidRPr="00F561FB" w:rsidRDefault="003503D1" w:rsidP="00F561FB">
      <w:pPr>
        <w:pStyle w:val="Bibliography"/>
        <w:rPr>
          <w:ins w:id="1585" w:author="Anne-Marie Cousineau" w:date="2025-07-28T15:07:00Z" w16du:dateUtc="2025-07-28T19:07:00Z"/>
          <w:rFonts w:ascii="Times New Roman" w:hAnsi="Times New Roman" w:cs="Times New Roman"/>
          <w:kern w:val="0"/>
          <w:lang w:val="en-US"/>
        </w:rPr>
        <w:pPrChange w:id="1586" w:author="Anne-Marie Cousineau" w:date="2025-07-28T15:07:00Z" w16du:dateUtc="2025-07-28T19:07:00Z">
          <w:pPr>
            <w:autoSpaceDE w:val="0"/>
            <w:autoSpaceDN w:val="0"/>
            <w:adjustRightInd w:val="0"/>
          </w:pPr>
        </w:pPrChange>
      </w:pPr>
      <w:proofErr w:type="spellStart"/>
      <w:ins w:id="1587" w:author="Anne-Marie Cousineau" w:date="2025-07-28T15:07:00Z" w16du:dateUtc="2025-07-28T19:07:00Z">
        <w:r w:rsidRPr="00F561FB">
          <w:rPr>
            <w:rFonts w:ascii="Times New Roman" w:hAnsi="Times New Roman" w:cs="Times New Roman"/>
            <w:kern w:val="0"/>
            <w:lang w:val="en-US"/>
          </w:rPr>
          <w:t>Šálek</w:t>
        </w:r>
        <w:proofErr w:type="spellEnd"/>
        <w:r w:rsidRPr="00F561FB">
          <w:rPr>
            <w:rFonts w:ascii="Times New Roman" w:hAnsi="Times New Roman" w:cs="Times New Roman"/>
            <w:kern w:val="0"/>
            <w:lang w:val="en-US"/>
          </w:rPr>
          <w:t xml:space="preserve">, M., Bažant, M., Vrána, J., Grill, S., &amp; Václav, R. (2024). Urban refuges in winter: The role of habitat characteristics and supplementary feeding in shaping bird occupancy and abundance. </w:t>
        </w:r>
        <w:r w:rsidRPr="00F561FB">
          <w:rPr>
            <w:rFonts w:ascii="Times New Roman" w:hAnsi="Times New Roman" w:cs="Times New Roman"/>
            <w:i/>
            <w:iCs/>
            <w:kern w:val="0"/>
            <w:lang w:val="en-US"/>
          </w:rPr>
          <w:t>Urban Ecosystems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28</w:t>
        </w:r>
        <w:r w:rsidRPr="00F561FB">
          <w:rPr>
            <w:rFonts w:ascii="Times New Roman" w:hAnsi="Times New Roman" w:cs="Times New Roman"/>
            <w:kern w:val="0"/>
            <w:lang w:val="en-US"/>
          </w:rPr>
          <w:t>(1), 67. https://doi.org/10.1007/s11252-024-01632-z</w:t>
        </w:r>
      </w:ins>
    </w:p>
    <w:p w14:paraId="56E39CA4" w14:textId="77777777" w:rsidR="003503D1" w:rsidRPr="00F561FB" w:rsidRDefault="003503D1" w:rsidP="00F561FB">
      <w:pPr>
        <w:pStyle w:val="Bibliography"/>
        <w:rPr>
          <w:ins w:id="1588" w:author="Anne-Marie Cousineau" w:date="2025-07-28T15:07:00Z" w16du:dateUtc="2025-07-28T19:07:00Z"/>
          <w:rFonts w:ascii="Times New Roman" w:hAnsi="Times New Roman" w:cs="Times New Roman"/>
          <w:kern w:val="0"/>
          <w:lang w:val="en-US"/>
        </w:rPr>
        <w:pPrChange w:id="1589" w:author="Anne-Marie Cousineau" w:date="2025-07-28T15:07:00Z" w16du:dateUtc="2025-07-28T19:07:00Z">
          <w:pPr>
            <w:autoSpaceDE w:val="0"/>
            <w:autoSpaceDN w:val="0"/>
            <w:adjustRightInd w:val="0"/>
          </w:pPr>
        </w:pPrChange>
      </w:pPr>
      <w:ins w:id="1590" w:author="Anne-Marie Cousineau" w:date="2025-07-28T15:07:00Z" w16du:dateUtc="2025-07-28T19:07:00Z">
        <w:r w:rsidRPr="00F561FB">
          <w:rPr>
            <w:rFonts w:ascii="Times New Roman" w:hAnsi="Times New Roman" w:cs="Times New Roman"/>
            <w:kern w:val="0"/>
            <w:lang w:val="en-US"/>
          </w:rPr>
          <w:t xml:space="preserve">Schaeffer, P., Komer, M. C., &amp; Corder, K. (2015). Energy savings due to the use of shallow body temperature reduction in overwintering Northern Cardinals. </w:t>
        </w:r>
        <w:r w:rsidRPr="00F561FB">
          <w:rPr>
            <w:rFonts w:ascii="Times New Roman" w:hAnsi="Times New Roman" w:cs="Times New Roman"/>
            <w:i/>
            <w:iCs/>
            <w:kern w:val="0"/>
            <w:lang w:val="en-US"/>
          </w:rPr>
          <w:t>ResearchGate</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3</w:t>
        </w:r>
        <w:r w:rsidRPr="00F561FB">
          <w:rPr>
            <w:rFonts w:ascii="Times New Roman" w:hAnsi="Times New Roman" w:cs="Times New Roman"/>
            <w:kern w:val="0"/>
            <w:lang w:val="en-US"/>
          </w:rPr>
          <w:t>(1). https://doi.org/10.1186/s40317-015-0078-z</w:t>
        </w:r>
      </w:ins>
    </w:p>
    <w:p w14:paraId="74FD1C90" w14:textId="77777777" w:rsidR="003503D1" w:rsidRPr="00F561FB" w:rsidRDefault="003503D1" w:rsidP="00F561FB">
      <w:pPr>
        <w:pStyle w:val="Bibliography"/>
        <w:rPr>
          <w:ins w:id="1591" w:author="Anne-Marie Cousineau" w:date="2025-07-28T15:07:00Z" w16du:dateUtc="2025-07-28T19:07:00Z"/>
          <w:rFonts w:ascii="Times New Roman" w:hAnsi="Times New Roman" w:cs="Times New Roman"/>
          <w:kern w:val="0"/>
          <w:lang w:val="en-US"/>
        </w:rPr>
        <w:pPrChange w:id="1592" w:author="Anne-Marie Cousineau" w:date="2025-07-28T15:07:00Z" w16du:dateUtc="2025-07-28T19:07:00Z">
          <w:pPr>
            <w:autoSpaceDE w:val="0"/>
            <w:autoSpaceDN w:val="0"/>
            <w:adjustRightInd w:val="0"/>
          </w:pPr>
        </w:pPrChange>
      </w:pPr>
      <w:ins w:id="1593" w:author="Anne-Marie Cousineau" w:date="2025-07-28T15:07:00Z" w16du:dateUtc="2025-07-28T19:07:00Z">
        <w:r w:rsidRPr="00F561FB">
          <w:rPr>
            <w:rFonts w:ascii="Times New Roman" w:hAnsi="Times New Roman" w:cs="Times New Roman"/>
            <w:kern w:val="0"/>
            <w:lang w:val="en-US"/>
          </w:rPr>
          <w:t xml:space="preserve">Scott, D. M., Lemon, R. E., &amp; Darley, J. A. (1987). Relaying Interval After Nest Failure in Gray Catbirds and Northern Cardinals. </w:t>
        </w:r>
        <w:r w:rsidRPr="00F561FB">
          <w:rPr>
            <w:rFonts w:ascii="Times New Roman" w:hAnsi="Times New Roman" w:cs="Times New Roman"/>
            <w:i/>
            <w:iCs/>
            <w:kern w:val="0"/>
            <w:lang w:val="en-US"/>
          </w:rPr>
          <w:t>Wilson Bulletin</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99</w:t>
        </w:r>
        <w:r w:rsidRPr="00F561FB">
          <w:rPr>
            <w:rFonts w:ascii="Times New Roman" w:hAnsi="Times New Roman" w:cs="Times New Roman"/>
            <w:kern w:val="0"/>
            <w:lang w:val="en-US"/>
          </w:rPr>
          <w:t>.</w:t>
        </w:r>
      </w:ins>
    </w:p>
    <w:p w14:paraId="2D3DAA1D" w14:textId="77777777" w:rsidR="003503D1" w:rsidRPr="00F561FB" w:rsidRDefault="003503D1" w:rsidP="00F561FB">
      <w:pPr>
        <w:pStyle w:val="Bibliography"/>
        <w:rPr>
          <w:ins w:id="1594" w:author="Anne-Marie Cousineau" w:date="2025-07-28T15:07:00Z" w16du:dateUtc="2025-07-28T19:07:00Z"/>
          <w:rFonts w:ascii="Times New Roman" w:hAnsi="Times New Roman" w:cs="Times New Roman"/>
          <w:kern w:val="0"/>
          <w:lang w:val="en-US"/>
        </w:rPr>
        <w:pPrChange w:id="1595" w:author="Anne-Marie Cousineau" w:date="2025-07-28T15:07:00Z" w16du:dateUtc="2025-07-28T19:07:00Z">
          <w:pPr>
            <w:autoSpaceDE w:val="0"/>
            <w:autoSpaceDN w:val="0"/>
            <w:adjustRightInd w:val="0"/>
          </w:pPr>
        </w:pPrChange>
      </w:pPr>
      <w:ins w:id="1596" w:author="Anne-Marie Cousineau" w:date="2025-07-28T15:07:00Z" w16du:dateUtc="2025-07-28T19:07:00Z">
        <w:r w:rsidRPr="00F561FB">
          <w:rPr>
            <w:rFonts w:ascii="Times New Roman" w:hAnsi="Times New Roman" w:cs="Times New Roman"/>
            <w:kern w:val="0"/>
            <w:lang w:val="en-US"/>
          </w:rPr>
          <w:t xml:space="preserve">Seress, G., &amp; Liker, A. (2015). Habitat urbanization and its effects on birds. </w:t>
        </w:r>
        <w:r w:rsidRPr="00F561FB">
          <w:rPr>
            <w:rFonts w:ascii="Times New Roman" w:hAnsi="Times New Roman" w:cs="Times New Roman"/>
            <w:i/>
            <w:iCs/>
            <w:kern w:val="0"/>
            <w:lang w:val="en-US"/>
          </w:rPr>
          <w:t xml:space="preserve">Acta </w:t>
        </w:r>
        <w:proofErr w:type="spellStart"/>
        <w:r w:rsidRPr="00F561FB">
          <w:rPr>
            <w:rFonts w:ascii="Times New Roman" w:hAnsi="Times New Roman" w:cs="Times New Roman"/>
            <w:i/>
            <w:iCs/>
            <w:kern w:val="0"/>
            <w:lang w:val="en-US"/>
          </w:rPr>
          <w:t>Zoologica</w:t>
        </w:r>
        <w:proofErr w:type="spellEnd"/>
        <w:r w:rsidRPr="00F561FB">
          <w:rPr>
            <w:rFonts w:ascii="Times New Roman" w:hAnsi="Times New Roman" w:cs="Times New Roman"/>
            <w:i/>
            <w:iCs/>
            <w:kern w:val="0"/>
            <w:lang w:val="en-US"/>
          </w:rPr>
          <w:t xml:space="preserve"> </w:t>
        </w:r>
        <w:proofErr w:type="spellStart"/>
        <w:r w:rsidRPr="00F561FB">
          <w:rPr>
            <w:rFonts w:ascii="Times New Roman" w:hAnsi="Times New Roman" w:cs="Times New Roman"/>
            <w:i/>
            <w:iCs/>
            <w:kern w:val="0"/>
            <w:lang w:val="en-US"/>
          </w:rPr>
          <w:t>Academiae</w:t>
        </w:r>
        <w:proofErr w:type="spellEnd"/>
        <w:r w:rsidRPr="00F561FB">
          <w:rPr>
            <w:rFonts w:ascii="Times New Roman" w:hAnsi="Times New Roman" w:cs="Times New Roman"/>
            <w:i/>
            <w:iCs/>
            <w:kern w:val="0"/>
            <w:lang w:val="en-US"/>
          </w:rPr>
          <w:t xml:space="preserve"> </w:t>
        </w:r>
        <w:proofErr w:type="spellStart"/>
        <w:r w:rsidRPr="00F561FB">
          <w:rPr>
            <w:rFonts w:ascii="Times New Roman" w:hAnsi="Times New Roman" w:cs="Times New Roman"/>
            <w:i/>
            <w:iCs/>
            <w:kern w:val="0"/>
            <w:lang w:val="en-US"/>
          </w:rPr>
          <w:t>Scientiarum</w:t>
        </w:r>
        <w:proofErr w:type="spellEnd"/>
        <w:r w:rsidRPr="00F561FB">
          <w:rPr>
            <w:rFonts w:ascii="Times New Roman" w:hAnsi="Times New Roman" w:cs="Times New Roman"/>
            <w:i/>
            <w:iCs/>
            <w:kern w:val="0"/>
            <w:lang w:val="en-US"/>
          </w:rPr>
          <w:t xml:space="preserve"> </w:t>
        </w:r>
        <w:proofErr w:type="spellStart"/>
        <w:r w:rsidRPr="00F561FB">
          <w:rPr>
            <w:rFonts w:ascii="Times New Roman" w:hAnsi="Times New Roman" w:cs="Times New Roman"/>
            <w:i/>
            <w:iCs/>
            <w:kern w:val="0"/>
            <w:lang w:val="en-US"/>
          </w:rPr>
          <w:t>Hungaricae</w:t>
        </w:r>
        <w:proofErr w:type="spellEnd"/>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61</w:t>
        </w:r>
        <w:r w:rsidRPr="00F561FB">
          <w:rPr>
            <w:rFonts w:ascii="Times New Roman" w:hAnsi="Times New Roman" w:cs="Times New Roman"/>
            <w:kern w:val="0"/>
            <w:lang w:val="en-US"/>
          </w:rPr>
          <w:t>(4), 373–408.</w:t>
        </w:r>
      </w:ins>
    </w:p>
    <w:p w14:paraId="31B3E04B" w14:textId="77777777" w:rsidR="003503D1" w:rsidRPr="00F561FB" w:rsidRDefault="003503D1" w:rsidP="00F561FB">
      <w:pPr>
        <w:pStyle w:val="Bibliography"/>
        <w:rPr>
          <w:ins w:id="1597" w:author="Anne-Marie Cousineau" w:date="2025-07-28T15:07:00Z" w16du:dateUtc="2025-07-28T19:07:00Z"/>
          <w:rFonts w:ascii="Times New Roman" w:hAnsi="Times New Roman" w:cs="Times New Roman"/>
          <w:kern w:val="0"/>
          <w:lang w:val="en-US"/>
        </w:rPr>
        <w:pPrChange w:id="1598" w:author="Anne-Marie Cousineau" w:date="2025-07-28T15:07:00Z" w16du:dateUtc="2025-07-28T19:07:00Z">
          <w:pPr>
            <w:autoSpaceDE w:val="0"/>
            <w:autoSpaceDN w:val="0"/>
            <w:adjustRightInd w:val="0"/>
          </w:pPr>
        </w:pPrChange>
      </w:pPr>
      <w:ins w:id="1599" w:author="Anne-Marie Cousineau" w:date="2025-07-28T15:07:00Z" w16du:dateUtc="2025-07-28T19:07:00Z">
        <w:r w:rsidRPr="00F561FB">
          <w:rPr>
            <w:rFonts w:ascii="Times New Roman" w:hAnsi="Times New Roman" w:cs="Times New Roman"/>
            <w:kern w:val="0"/>
            <w:lang w:val="en-US"/>
          </w:rPr>
          <w:t xml:space="preserve">Shanahan, D. F., Miller, C., </w:t>
        </w:r>
        <w:proofErr w:type="spellStart"/>
        <w:r w:rsidRPr="00F561FB">
          <w:rPr>
            <w:rFonts w:ascii="Times New Roman" w:hAnsi="Times New Roman" w:cs="Times New Roman"/>
            <w:kern w:val="0"/>
            <w:lang w:val="en-US"/>
          </w:rPr>
          <w:t>Possingham</w:t>
        </w:r>
        <w:proofErr w:type="spellEnd"/>
        <w:r w:rsidRPr="00F561FB">
          <w:rPr>
            <w:rFonts w:ascii="Times New Roman" w:hAnsi="Times New Roman" w:cs="Times New Roman"/>
            <w:kern w:val="0"/>
            <w:lang w:val="en-US"/>
          </w:rPr>
          <w:t xml:space="preserve">, H. P., &amp; Fuller, R. A. (2011). The influence of patch area and connectivity on avian communities in urban revegetation. </w:t>
        </w:r>
        <w:r w:rsidRPr="00F561FB">
          <w:rPr>
            <w:rFonts w:ascii="Times New Roman" w:hAnsi="Times New Roman" w:cs="Times New Roman"/>
            <w:i/>
            <w:iCs/>
            <w:kern w:val="0"/>
            <w:lang w:val="en-US"/>
          </w:rPr>
          <w:t>Biological Conservation</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144</w:t>
        </w:r>
        <w:r w:rsidRPr="00F561FB">
          <w:rPr>
            <w:rFonts w:ascii="Times New Roman" w:hAnsi="Times New Roman" w:cs="Times New Roman"/>
            <w:kern w:val="0"/>
            <w:lang w:val="en-US"/>
          </w:rPr>
          <w:t>(2), 722–729. https://doi.org/10.1016/j.biocon.2010.10.014</w:t>
        </w:r>
      </w:ins>
    </w:p>
    <w:p w14:paraId="5CB07B34" w14:textId="77777777" w:rsidR="003503D1" w:rsidRPr="00F561FB" w:rsidRDefault="003503D1" w:rsidP="00F561FB">
      <w:pPr>
        <w:pStyle w:val="Bibliography"/>
        <w:rPr>
          <w:ins w:id="1600" w:author="Anne-Marie Cousineau" w:date="2025-07-28T15:07:00Z" w16du:dateUtc="2025-07-28T19:07:00Z"/>
          <w:rFonts w:ascii="Times New Roman" w:hAnsi="Times New Roman" w:cs="Times New Roman"/>
          <w:kern w:val="0"/>
          <w:lang w:val="en-US"/>
        </w:rPr>
        <w:pPrChange w:id="1601" w:author="Anne-Marie Cousineau" w:date="2025-07-28T15:07:00Z" w16du:dateUtc="2025-07-28T19:07:00Z">
          <w:pPr>
            <w:autoSpaceDE w:val="0"/>
            <w:autoSpaceDN w:val="0"/>
            <w:adjustRightInd w:val="0"/>
          </w:pPr>
        </w:pPrChange>
      </w:pPr>
      <w:ins w:id="1602" w:author="Anne-Marie Cousineau" w:date="2025-07-28T15:07:00Z" w16du:dateUtc="2025-07-28T19:07:00Z">
        <w:r w:rsidRPr="00F561FB">
          <w:rPr>
            <w:rFonts w:ascii="Times New Roman" w:hAnsi="Times New Roman" w:cs="Times New Roman"/>
            <w:kern w:val="0"/>
            <w:lang w:val="en-US"/>
          </w:rPr>
          <w:lastRenderedPageBreak/>
          <w:t xml:space="preserve">Shanahan, D. F., Strohbach, M. W., Warren, P. S., &amp; Fuller, R. A. (2014). The challenges of urban living. </w:t>
        </w:r>
        <w:r w:rsidRPr="00F561FB">
          <w:rPr>
            <w:rFonts w:ascii="Times New Roman" w:hAnsi="Times New Roman" w:cs="Times New Roman"/>
            <w:i/>
            <w:iCs/>
            <w:kern w:val="0"/>
            <w:lang w:val="en-US"/>
          </w:rPr>
          <w:t>Avian Urban Ecology</w:t>
        </w:r>
        <w:r w:rsidRPr="00F561FB">
          <w:rPr>
            <w:rFonts w:ascii="Times New Roman" w:hAnsi="Times New Roman" w:cs="Times New Roman"/>
            <w:kern w:val="0"/>
            <w:lang w:val="en-US"/>
          </w:rPr>
          <w:t>, 3–20.</w:t>
        </w:r>
      </w:ins>
    </w:p>
    <w:p w14:paraId="7973718C" w14:textId="77777777" w:rsidR="003503D1" w:rsidRPr="00F561FB" w:rsidRDefault="003503D1" w:rsidP="00F561FB">
      <w:pPr>
        <w:pStyle w:val="Bibliography"/>
        <w:rPr>
          <w:ins w:id="1603" w:author="Anne-Marie Cousineau" w:date="2025-07-28T15:07:00Z" w16du:dateUtc="2025-07-28T19:07:00Z"/>
          <w:rFonts w:ascii="Times New Roman" w:hAnsi="Times New Roman" w:cs="Times New Roman"/>
          <w:kern w:val="0"/>
          <w:lang w:val="en-US"/>
        </w:rPr>
        <w:pPrChange w:id="1604" w:author="Anne-Marie Cousineau" w:date="2025-07-28T15:07:00Z" w16du:dateUtc="2025-07-28T19:07:00Z">
          <w:pPr>
            <w:autoSpaceDE w:val="0"/>
            <w:autoSpaceDN w:val="0"/>
            <w:adjustRightInd w:val="0"/>
          </w:pPr>
        </w:pPrChange>
      </w:pPr>
      <w:ins w:id="1605" w:author="Anne-Marie Cousineau" w:date="2025-07-28T15:07:00Z" w16du:dateUtc="2025-07-28T19:07:00Z">
        <w:r w:rsidRPr="00F561FB">
          <w:rPr>
            <w:rFonts w:ascii="Times New Roman" w:hAnsi="Times New Roman" w:cs="Times New Roman"/>
            <w:kern w:val="0"/>
            <w:lang w:val="en-US"/>
          </w:rPr>
          <w:t xml:space="preserve">Shustack, D. P. (2008). </w:t>
        </w:r>
        <w:r w:rsidRPr="00F561FB">
          <w:rPr>
            <w:rFonts w:ascii="Times New Roman" w:hAnsi="Times New Roman" w:cs="Times New Roman"/>
            <w:i/>
            <w:iCs/>
            <w:kern w:val="0"/>
            <w:lang w:val="en-US"/>
          </w:rPr>
          <w:t>Reproductive Timing of Passerines in Urbanizing Landscapes</w:t>
        </w:r>
        <w:r w:rsidRPr="00F561FB">
          <w:rPr>
            <w:rFonts w:ascii="Times New Roman" w:hAnsi="Times New Roman" w:cs="Times New Roman"/>
            <w:kern w:val="0"/>
            <w:lang w:val="en-US"/>
          </w:rPr>
          <w:t xml:space="preserve"> [The Ohio State University]. http://rave.ohiolink.edu/etdc/view?acc_num=osu1217601092</w:t>
        </w:r>
      </w:ins>
    </w:p>
    <w:p w14:paraId="5CD80B22" w14:textId="77777777" w:rsidR="003503D1" w:rsidRPr="00F561FB" w:rsidRDefault="003503D1" w:rsidP="00F561FB">
      <w:pPr>
        <w:pStyle w:val="Bibliography"/>
        <w:rPr>
          <w:ins w:id="1606" w:author="Anne-Marie Cousineau" w:date="2025-07-28T15:07:00Z" w16du:dateUtc="2025-07-28T19:07:00Z"/>
          <w:rFonts w:ascii="Times New Roman" w:hAnsi="Times New Roman" w:cs="Times New Roman"/>
          <w:kern w:val="0"/>
          <w:lang w:val="en-US"/>
        </w:rPr>
        <w:pPrChange w:id="1607" w:author="Anne-Marie Cousineau" w:date="2025-07-28T15:07:00Z" w16du:dateUtc="2025-07-28T19:07:00Z">
          <w:pPr>
            <w:autoSpaceDE w:val="0"/>
            <w:autoSpaceDN w:val="0"/>
            <w:adjustRightInd w:val="0"/>
          </w:pPr>
        </w:pPrChange>
      </w:pPr>
      <w:ins w:id="1608" w:author="Anne-Marie Cousineau" w:date="2025-07-28T15:07:00Z" w16du:dateUtc="2025-07-28T19:07:00Z">
        <w:r w:rsidRPr="00B82D59">
          <w:rPr>
            <w:rFonts w:ascii="Times New Roman" w:hAnsi="Times New Roman" w:cs="Times New Roman"/>
            <w:kern w:val="0"/>
            <w:rPrChange w:id="1609" w:author="Anne-Marie Cousineau" w:date="2025-07-28T15:09:00Z" w16du:dateUtc="2025-07-28T19:09:00Z">
              <w:rPr>
                <w:rFonts w:ascii="Times New Roman" w:hAnsi="Times New Roman" w:cs="Times New Roman"/>
                <w:kern w:val="0"/>
                <w:lang w:val="en-US"/>
              </w:rPr>
            </w:rPrChange>
          </w:rPr>
          <w:t xml:space="preserve">Silva, A. D., Diez-Méndez, D., &amp; </w:t>
        </w:r>
        <w:proofErr w:type="spellStart"/>
        <w:r w:rsidRPr="00B82D59">
          <w:rPr>
            <w:rFonts w:ascii="Times New Roman" w:hAnsi="Times New Roman" w:cs="Times New Roman"/>
            <w:kern w:val="0"/>
            <w:rPrChange w:id="1610" w:author="Anne-Marie Cousineau" w:date="2025-07-28T15:09:00Z" w16du:dateUtc="2025-07-28T19:09:00Z">
              <w:rPr>
                <w:rFonts w:ascii="Times New Roman" w:hAnsi="Times New Roman" w:cs="Times New Roman"/>
                <w:kern w:val="0"/>
                <w:lang w:val="en-US"/>
              </w:rPr>
            </w:rPrChange>
          </w:rPr>
          <w:t>Kempenaers</w:t>
        </w:r>
        <w:proofErr w:type="spellEnd"/>
        <w:r w:rsidRPr="00B82D59">
          <w:rPr>
            <w:rFonts w:ascii="Times New Roman" w:hAnsi="Times New Roman" w:cs="Times New Roman"/>
            <w:kern w:val="0"/>
            <w:rPrChange w:id="1611" w:author="Anne-Marie Cousineau" w:date="2025-07-28T15:09:00Z" w16du:dateUtc="2025-07-28T19:09:00Z">
              <w:rPr>
                <w:rFonts w:ascii="Times New Roman" w:hAnsi="Times New Roman" w:cs="Times New Roman"/>
                <w:kern w:val="0"/>
                <w:lang w:val="en-US"/>
              </w:rPr>
            </w:rPrChange>
          </w:rPr>
          <w:t xml:space="preserve">, B. (2017). </w:t>
        </w:r>
        <w:r w:rsidRPr="00F561FB">
          <w:rPr>
            <w:rFonts w:ascii="Times New Roman" w:hAnsi="Times New Roman" w:cs="Times New Roman"/>
            <w:kern w:val="0"/>
            <w:lang w:val="en-US"/>
          </w:rPr>
          <w:t xml:space="preserve">Effects of experimental night lighting on the daily timing of winter foraging in common European songbirds. </w:t>
        </w:r>
        <w:r w:rsidRPr="00F561FB">
          <w:rPr>
            <w:rFonts w:ascii="Times New Roman" w:hAnsi="Times New Roman" w:cs="Times New Roman"/>
            <w:i/>
            <w:iCs/>
            <w:kern w:val="0"/>
            <w:lang w:val="en-US"/>
          </w:rPr>
          <w:t>Journal of Avian Biology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48</w:t>
        </w:r>
        <w:r w:rsidRPr="00F561FB">
          <w:rPr>
            <w:rFonts w:ascii="Times New Roman" w:hAnsi="Times New Roman" w:cs="Times New Roman"/>
            <w:kern w:val="0"/>
            <w:lang w:val="en-US"/>
          </w:rPr>
          <w:t>(6), 862–871. https://doi.org/10.1111/jav.01232</w:t>
        </w:r>
      </w:ins>
    </w:p>
    <w:p w14:paraId="672FFA2E" w14:textId="77777777" w:rsidR="003503D1" w:rsidRPr="00F561FB" w:rsidRDefault="003503D1" w:rsidP="00F561FB">
      <w:pPr>
        <w:pStyle w:val="Bibliography"/>
        <w:rPr>
          <w:ins w:id="1612" w:author="Anne-Marie Cousineau" w:date="2025-07-28T15:07:00Z" w16du:dateUtc="2025-07-28T19:07:00Z"/>
          <w:rFonts w:ascii="Times New Roman" w:hAnsi="Times New Roman" w:cs="Times New Roman"/>
          <w:kern w:val="0"/>
          <w:lang w:val="en-US"/>
        </w:rPr>
        <w:pPrChange w:id="1613" w:author="Anne-Marie Cousineau" w:date="2025-07-28T15:07:00Z" w16du:dateUtc="2025-07-28T19:07:00Z">
          <w:pPr>
            <w:autoSpaceDE w:val="0"/>
            <w:autoSpaceDN w:val="0"/>
            <w:adjustRightInd w:val="0"/>
          </w:pPr>
        </w:pPrChange>
      </w:pPr>
      <w:proofErr w:type="spellStart"/>
      <w:ins w:id="1614" w:author="Anne-Marie Cousineau" w:date="2025-07-28T15:07:00Z" w16du:dateUtc="2025-07-28T19:07:00Z">
        <w:r w:rsidRPr="00F561FB">
          <w:rPr>
            <w:rFonts w:ascii="Times New Roman" w:hAnsi="Times New Roman" w:cs="Times New Roman"/>
            <w:kern w:val="0"/>
            <w:lang w:val="en-US"/>
          </w:rPr>
          <w:t>Simberloff</w:t>
        </w:r>
        <w:proofErr w:type="spellEnd"/>
        <w:r w:rsidRPr="00F561FB">
          <w:rPr>
            <w:rFonts w:ascii="Times New Roman" w:hAnsi="Times New Roman" w:cs="Times New Roman"/>
            <w:kern w:val="0"/>
            <w:lang w:val="en-US"/>
          </w:rPr>
          <w:t xml:space="preserve">, R. A., Phillips, J. N., Derryberry, G. E., Mahoney, M. C., &amp; Derryberry, E. P. (2023). Communication distance predicts territory size: Implications for an urban songbird. </w:t>
        </w:r>
        <w:r w:rsidRPr="00F561FB">
          <w:rPr>
            <w:rFonts w:ascii="Times New Roman" w:hAnsi="Times New Roman" w:cs="Times New Roman"/>
            <w:i/>
            <w:iCs/>
            <w:kern w:val="0"/>
            <w:lang w:val="en-US"/>
          </w:rPr>
          <w:t xml:space="preserve">Animal </w:t>
        </w:r>
        <w:proofErr w:type="spellStart"/>
        <w:r w:rsidRPr="00F561FB">
          <w:rPr>
            <w:rFonts w:ascii="Times New Roman" w:hAnsi="Times New Roman" w:cs="Times New Roman"/>
            <w:i/>
            <w:iCs/>
            <w:kern w:val="0"/>
            <w:lang w:val="en-US"/>
          </w:rPr>
          <w:t>Behaviour</w:t>
        </w:r>
        <w:proofErr w:type="spellEnd"/>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203</w:t>
        </w:r>
        <w:r w:rsidRPr="00F561FB">
          <w:rPr>
            <w:rFonts w:ascii="Times New Roman" w:hAnsi="Times New Roman" w:cs="Times New Roman"/>
            <w:kern w:val="0"/>
            <w:lang w:val="en-US"/>
          </w:rPr>
          <w:t>, 89–99. https://doi.org/10.1016/j.anbehav.2023.05.016</w:t>
        </w:r>
      </w:ins>
    </w:p>
    <w:p w14:paraId="369DA6F4" w14:textId="77777777" w:rsidR="003503D1" w:rsidRPr="00F561FB" w:rsidRDefault="003503D1" w:rsidP="00F561FB">
      <w:pPr>
        <w:pStyle w:val="Bibliography"/>
        <w:rPr>
          <w:ins w:id="1615" w:author="Anne-Marie Cousineau" w:date="2025-07-28T15:07:00Z" w16du:dateUtc="2025-07-28T19:07:00Z"/>
          <w:rFonts w:ascii="Times New Roman" w:hAnsi="Times New Roman" w:cs="Times New Roman"/>
          <w:kern w:val="0"/>
          <w:lang w:val="en-US"/>
        </w:rPr>
        <w:pPrChange w:id="1616" w:author="Anne-Marie Cousineau" w:date="2025-07-28T15:07:00Z" w16du:dateUtc="2025-07-28T19:07:00Z">
          <w:pPr>
            <w:autoSpaceDE w:val="0"/>
            <w:autoSpaceDN w:val="0"/>
            <w:adjustRightInd w:val="0"/>
          </w:pPr>
        </w:pPrChange>
      </w:pPr>
      <w:ins w:id="1617" w:author="Anne-Marie Cousineau" w:date="2025-07-28T15:07:00Z" w16du:dateUtc="2025-07-28T19:07:00Z">
        <w:r w:rsidRPr="00F561FB">
          <w:rPr>
            <w:rFonts w:ascii="Times New Roman" w:hAnsi="Times New Roman" w:cs="Times New Roman"/>
            <w:kern w:val="0"/>
            <w:lang w:val="en-US"/>
          </w:rPr>
          <w:t xml:space="preserve">Simkin, R. D., Seto, K. C., McDonald, R. I., &amp; Jetz, W. (2022). Biodiversity impacts and conservation implications of urban land expansion projected to 2050. </w:t>
        </w:r>
        <w:r w:rsidRPr="00F561FB">
          <w:rPr>
            <w:rFonts w:ascii="Times New Roman" w:hAnsi="Times New Roman" w:cs="Times New Roman"/>
            <w:i/>
            <w:iCs/>
            <w:kern w:val="0"/>
            <w:lang w:val="en-US"/>
          </w:rPr>
          <w:t>Proceedings of the National Academy of Sciences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119</w:t>
        </w:r>
        <w:r w:rsidRPr="00F561FB">
          <w:rPr>
            <w:rFonts w:ascii="Times New Roman" w:hAnsi="Times New Roman" w:cs="Times New Roman"/>
            <w:kern w:val="0"/>
            <w:lang w:val="en-US"/>
          </w:rPr>
          <w:t>(12), e2117297119. https://doi.org/doi:10.1073/pnas.2117297119</w:t>
        </w:r>
      </w:ins>
    </w:p>
    <w:p w14:paraId="591ABC3A" w14:textId="77777777" w:rsidR="003503D1" w:rsidRPr="00F561FB" w:rsidRDefault="003503D1" w:rsidP="00F561FB">
      <w:pPr>
        <w:pStyle w:val="Bibliography"/>
        <w:rPr>
          <w:ins w:id="1618" w:author="Anne-Marie Cousineau" w:date="2025-07-28T15:07:00Z" w16du:dateUtc="2025-07-28T19:07:00Z"/>
          <w:rFonts w:ascii="Times New Roman" w:hAnsi="Times New Roman" w:cs="Times New Roman"/>
          <w:kern w:val="0"/>
          <w:lang w:val="en-US"/>
        </w:rPr>
        <w:pPrChange w:id="1619" w:author="Anne-Marie Cousineau" w:date="2025-07-28T15:07:00Z" w16du:dateUtc="2025-07-28T19:07:00Z">
          <w:pPr>
            <w:autoSpaceDE w:val="0"/>
            <w:autoSpaceDN w:val="0"/>
            <w:adjustRightInd w:val="0"/>
          </w:pPr>
        </w:pPrChange>
      </w:pPr>
      <w:proofErr w:type="spellStart"/>
      <w:ins w:id="1620" w:author="Anne-Marie Cousineau" w:date="2025-07-28T15:07:00Z" w16du:dateUtc="2025-07-28T19:07:00Z">
        <w:r w:rsidRPr="00F561FB">
          <w:rPr>
            <w:rFonts w:ascii="Times New Roman" w:hAnsi="Times New Roman" w:cs="Times New Roman"/>
            <w:kern w:val="0"/>
            <w:lang w:val="en-US"/>
          </w:rPr>
          <w:t>Skarbit</w:t>
        </w:r>
        <w:proofErr w:type="spellEnd"/>
        <w:r w:rsidRPr="00F561FB">
          <w:rPr>
            <w:rFonts w:ascii="Times New Roman" w:hAnsi="Times New Roman" w:cs="Times New Roman"/>
            <w:kern w:val="0"/>
            <w:lang w:val="en-US"/>
          </w:rPr>
          <w:t xml:space="preserve">, N., Unger, J., &amp; Gál, T. (2024). Evaluating the Impact of Heat Mitigation Strategies Using Added Urban Green Spaces during a Heatwave in a Medium-Sized City. </w:t>
        </w:r>
        <w:r w:rsidRPr="00F561FB">
          <w:rPr>
            <w:rFonts w:ascii="Times New Roman" w:hAnsi="Times New Roman" w:cs="Times New Roman"/>
            <w:i/>
            <w:iCs/>
            <w:kern w:val="0"/>
            <w:lang w:val="en-US"/>
          </w:rPr>
          <w:t>Sustainability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16</w:t>
        </w:r>
        <w:r w:rsidRPr="00F561FB">
          <w:rPr>
            <w:rFonts w:ascii="Times New Roman" w:hAnsi="Times New Roman" w:cs="Times New Roman"/>
            <w:kern w:val="0"/>
            <w:lang w:val="en-US"/>
          </w:rPr>
          <w:t>(8), 17. https://doi.org/10.3390/su16083296</w:t>
        </w:r>
      </w:ins>
    </w:p>
    <w:p w14:paraId="71B3D1E3" w14:textId="77777777" w:rsidR="003503D1" w:rsidRPr="00F561FB" w:rsidRDefault="003503D1" w:rsidP="00F561FB">
      <w:pPr>
        <w:pStyle w:val="Bibliography"/>
        <w:rPr>
          <w:ins w:id="1621" w:author="Anne-Marie Cousineau" w:date="2025-07-28T15:07:00Z" w16du:dateUtc="2025-07-28T19:07:00Z"/>
          <w:rFonts w:ascii="Times New Roman" w:hAnsi="Times New Roman" w:cs="Times New Roman"/>
          <w:kern w:val="0"/>
          <w:lang w:val="en-US"/>
        </w:rPr>
        <w:pPrChange w:id="1622" w:author="Anne-Marie Cousineau" w:date="2025-07-28T15:07:00Z" w16du:dateUtc="2025-07-28T19:07:00Z">
          <w:pPr>
            <w:autoSpaceDE w:val="0"/>
            <w:autoSpaceDN w:val="0"/>
            <w:adjustRightInd w:val="0"/>
          </w:pPr>
        </w:pPrChange>
      </w:pPr>
      <w:ins w:id="1623" w:author="Anne-Marie Cousineau" w:date="2025-07-28T15:07:00Z" w16du:dateUtc="2025-07-28T19:07:00Z">
        <w:r w:rsidRPr="00F561FB">
          <w:rPr>
            <w:rFonts w:ascii="Times New Roman" w:hAnsi="Times New Roman" w:cs="Times New Roman"/>
            <w:kern w:val="0"/>
            <w:lang w:val="en-US"/>
          </w:rPr>
          <w:t xml:space="preserve">Smith, P. G. (2007). Characteristics of Urban Natural Areas Influencing Winter Bird Use in Southern Ontario, Canada. </w:t>
        </w:r>
        <w:r w:rsidRPr="00F561FB">
          <w:rPr>
            <w:rFonts w:ascii="Times New Roman" w:hAnsi="Times New Roman" w:cs="Times New Roman"/>
            <w:i/>
            <w:iCs/>
            <w:kern w:val="0"/>
            <w:lang w:val="en-US"/>
          </w:rPr>
          <w:t>Environmental Management</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39</w:t>
        </w:r>
        <w:r w:rsidRPr="00F561FB">
          <w:rPr>
            <w:rFonts w:ascii="Times New Roman" w:hAnsi="Times New Roman" w:cs="Times New Roman"/>
            <w:kern w:val="0"/>
            <w:lang w:val="en-US"/>
          </w:rPr>
          <w:t>(3), 338–352. https://doi.org/10.1007/s00267-005-0028-2</w:t>
        </w:r>
      </w:ins>
    </w:p>
    <w:p w14:paraId="1A87E2FC" w14:textId="77777777" w:rsidR="003503D1" w:rsidRPr="00F561FB" w:rsidRDefault="003503D1" w:rsidP="00F561FB">
      <w:pPr>
        <w:pStyle w:val="Bibliography"/>
        <w:rPr>
          <w:ins w:id="1624" w:author="Anne-Marie Cousineau" w:date="2025-07-28T15:07:00Z" w16du:dateUtc="2025-07-28T19:07:00Z"/>
          <w:rFonts w:ascii="Times New Roman" w:hAnsi="Times New Roman" w:cs="Times New Roman"/>
          <w:kern w:val="0"/>
          <w:lang w:val="en-US"/>
        </w:rPr>
        <w:pPrChange w:id="1625" w:author="Anne-Marie Cousineau" w:date="2025-07-28T15:07:00Z" w16du:dateUtc="2025-07-28T19:07:00Z">
          <w:pPr>
            <w:autoSpaceDE w:val="0"/>
            <w:autoSpaceDN w:val="0"/>
            <w:adjustRightInd w:val="0"/>
          </w:pPr>
        </w:pPrChange>
      </w:pPr>
      <w:ins w:id="1626" w:author="Anne-Marie Cousineau" w:date="2025-07-28T15:07:00Z" w16du:dateUtc="2025-07-28T19:07:00Z">
        <w:r w:rsidRPr="00F561FB">
          <w:rPr>
            <w:rFonts w:ascii="Times New Roman" w:hAnsi="Times New Roman" w:cs="Times New Roman"/>
            <w:kern w:val="0"/>
            <w:lang w:val="en-US"/>
          </w:rPr>
          <w:t xml:space="preserve">Stephens, T. (2023). The Kunming–Montreal Global Biodiversity Framework. </w:t>
        </w:r>
        <w:r w:rsidRPr="00F561FB">
          <w:rPr>
            <w:rFonts w:ascii="Times New Roman" w:hAnsi="Times New Roman" w:cs="Times New Roman"/>
            <w:i/>
            <w:iCs/>
            <w:kern w:val="0"/>
            <w:lang w:val="en-US"/>
          </w:rPr>
          <w:t>International Legal Materials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62</w:t>
        </w:r>
        <w:r w:rsidRPr="00F561FB">
          <w:rPr>
            <w:rFonts w:ascii="Times New Roman" w:hAnsi="Times New Roman" w:cs="Times New Roman"/>
            <w:kern w:val="0"/>
            <w:lang w:val="en-US"/>
          </w:rPr>
          <w:t>(5), 868–887. https://doi.org/10.1017/ilm.2023.16</w:t>
        </w:r>
      </w:ins>
    </w:p>
    <w:p w14:paraId="6A1B9837" w14:textId="77777777" w:rsidR="003503D1" w:rsidRPr="00F561FB" w:rsidRDefault="003503D1" w:rsidP="00F561FB">
      <w:pPr>
        <w:pStyle w:val="Bibliography"/>
        <w:rPr>
          <w:ins w:id="1627" w:author="Anne-Marie Cousineau" w:date="2025-07-28T15:07:00Z" w16du:dateUtc="2025-07-28T19:07:00Z"/>
          <w:rFonts w:ascii="Times New Roman" w:hAnsi="Times New Roman" w:cs="Times New Roman"/>
          <w:kern w:val="0"/>
          <w:lang w:val="en-US"/>
        </w:rPr>
        <w:pPrChange w:id="1628" w:author="Anne-Marie Cousineau" w:date="2025-07-28T15:07:00Z" w16du:dateUtc="2025-07-28T19:07:00Z">
          <w:pPr>
            <w:autoSpaceDE w:val="0"/>
            <w:autoSpaceDN w:val="0"/>
            <w:adjustRightInd w:val="0"/>
          </w:pPr>
        </w:pPrChange>
      </w:pPr>
      <w:ins w:id="1629" w:author="Anne-Marie Cousineau" w:date="2025-07-28T15:07:00Z" w16du:dateUtc="2025-07-28T19:07:00Z">
        <w:r w:rsidRPr="00F561FB">
          <w:rPr>
            <w:rFonts w:ascii="Times New Roman" w:hAnsi="Times New Roman" w:cs="Times New Roman"/>
            <w:kern w:val="0"/>
            <w:lang w:val="en-US"/>
          </w:rPr>
          <w:lastRenderedPageBreak/>
          <w:t xml:space="preserve">Studd, E. K., Bates, A. E., </w:t>
        </w:r>
        <w:proofErr w:type="spellStart"/>
        <w:r w:rsidRPr="00F561FB">
          <w:rPr>
            <w:rFonts w:ascii="Times New Roman" w:hAnsi="Times New Roman" w:cs="Times New Roman"/>
            <w:kern w:val="0"/>
            <w:lang w:val="en-US"/>
          </w:rPr>
          <w:t>Bramburger</w:t>
        </w:r>
        <w:proofErr w:type="spellEnd"/>
        <w:r w:rsidRPr="00F561FB">
          <w:rPr>
            <w:rFonts w:ascii="Times New Roman" w:hAnsi="Times New Roman" w:cs="Times New Roman"/>
            <w:kern w:val="0"/>
            <w:lang w:val="en-US"/>
          </w:rPr>
          <w:t xml:space="preserve">, A. J., Hayden, B., Henry, H. A. L., Humphries, M. M., Martin, R., McMeans, B., Moise, E., O’Sullivan, A., Sharma, S., Sinclair, B., Sutton, A. O., Templer, P. H., &amp; Cooke, S. J. (2021). Nine maxims for winter ecology. </w:t>
        </w:r>
        <w:proofErr w:type="spellStart"/>
        <w:r w:rsidRPr="00F561FB">
          <w:rPr>
            <w:rFonts w:ascii="Times New Roman" w:hAnsi="Times New Roman" w:cs="Times New Roman"/>
            <w:i/>
            <w:iCs/>
            <w:kern w:val="0"/>
            <w:lang w:val="en-US"/>
          </w:rPr>
          <w:t>BioScience</w:t>
        </w:r>
        <w:proofErr w:type="spellEnd"/>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71</w:t>
        </w:r>
        <w:r w:rsidRPr="00F561FB">
          <w:rPr>
            <w:rFonts w:ascii="Times New Roman" w:hAnsi="Times New Roman" w:cs="Times New Roman"/>
            <w:kern w:val="0"/>
            <w:lang w:val="en-US"/>
          </w:rPr>
          <w:t>(8), 820–830. https://doi.org/10.1093/biosci/biab032</w:t>
        </w:r>
      </w:ins>
    </w:p>
    <w:p w14:paraId="3FAB5870" w14:textId="77777777" w:rsidR="003503D1" w:rsidRPr="00F561FB" w:rsidRDefault="003503D1" w:rsidP="00F561FB">
      <w:pPr>
        <w:pStyle w:val="Bibliography"/>
        <w:rPr>
          <w:ins w:id="1630" w:author="Anne-Marie Cousineau" w:date="2025-07-28T15:07:00Z" w16du:dateUtc="2025-07-28T19:07:00Z"/>
          <w:rFonts w:ascii="Times New Roman" w:hAnsi="Times New Roman" w:cs="Times New Roman"/>
          <w:kern w:val="0"/>
          <w:lang w:val="en-US"/>
        </w:rPr>
        <w:pPrChange w:id="1631" w:author="Anne-Marie Cousineau" w:date="2025-07-28T15:07:00Z" w16du:dateUtc="2025-07-28T19:07:00Z">
          <w:pPr>
            <w:autoSpaceDE w:val="0"/>
            <w:autoSpaceDN w:val="0"/>
            <w:adjustRightInd w:val="0"/>
          </w:pPr>
        </w:pPrChange>
      </w:pPr>
      <w:proofErr w:type="spellStart"/>
      <w:ins w:id="1632" w:author="Anne-Marie Cousineau" w:date="2025-07-28T15:07:00Z" w16du:dateUtc="2025-07-28T19:07:00Z">
        <w:r w:rsidRPr="00F561FB">
          <w:rPr>
            <w:rFonts w:ascii="Times New Roman" w:hAnsi="Times New Roman" w:cs="Times New Roman"/>
            <w:kern w:val="0"/>
            <w:lang w:val="en-US"/>
          </w:rPr>
          <w:t>Sumasgutner</w:t>
        </w:r>
        <w:proofErr w:type="spellEnd"/>
        <w:r w:rsidRPr="00F561FB">
          <w:rPr>
            <w:rFonts w:ascii="Times New Roman" w:hAnsi="Times New Roman" w:cs="Times New Roman"/>
            <w:kern w:val="0"/>
            <w:lang w:val="en-US"/>
          </w:rPr>
          <w:t xml:space="preserve">, P., Cunningham, S. J., Hegemann, A., Amar, A., Watson, H., Nilsson, J. F., Andersson, M. N., &amp; Isaksson, C. (2023). Interactive effects of rising temperatures and </w:t>
        </w:r>
        <w:proofErr w:type="spellStart"/>
        <w:r w:rsidRPr="00F561FB">
          <w:rPr>
            <w:rFonts w:ascii="Times New Roman" w:hAnsi="Times New Roman" w:cs="Times New Roman"/>
            <w:kern w:val="0"/>
            <w:lang w:val="en-US"/>
          </w:rPr>
          <w:t>urbanisation</w:t>
        </w:r>
        <w:proofErr w:type="spellEnd"/>
        <w:r w:rsidRPr="00F561FB">
          <w:rPr>
            <w:rFonts w:ascii="Times New Roman" w:hAnsi="Times New Roman" w:cs="Times New Roman"/>
            <w:kern w:val="0"/>
            <w:lang w:val="en-US"/>
          </w:rPr>
          <w:t xml:space="preserve"> on birds across different climate zones: A mechanistic perspective. </w:t>
        </w:r>
        <w:r w:rsidRPr="00F561FB">
          <w:rPr>
            <w:rFonts w:ascii="Times New Roman" w:hAnsi="Times New Roman" w:cs="Times New Roman"/>
            <w:i/>
            <w:iCs/>
            <w:kern w:val="0"/>
            <w:lang w:val="en-US"/>
          </w:rPr>
          <w:t>Global Change Biology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29</w:t>
        </w:r>
        <w:r w:rsidRPr="00F561FB">
          <w:rPr>
            <w:rFonts w:ascii="Times New Roman" w:hAnsi="Times New Roman" w:cs="Times New Roman"/>
            <w:kern w:val="0"/>
            <w:lang w:val="en-US"/>
          </w:rPr>
          <w:t>(9), 2399–2420. https://doi.org/10.1111/gcb.16645</w:t>
        </w:r>
      </w:ins>
    </w:p>
    <w:p w14:paraId="2B6C8E17" w14:textId="77777777" w:rsidR="003503D1" w:rsidRPr="00F561FB" w:rsidRDefault="003503D1" w:rsidP="00F561FB">
      <w:pPr>
        <w:pStyle w:val="Bibliography"/>
        <w:rPr>
          <w:ins w:id="1633" w:author="Anne-Marie Cousineau" w:date="2025-07-28T15:07:00Z" w16du:dateUtc="2025-07-28T19:07:00Z"/>
          <w:rFonts w:ascii="Times New Roman" w:hAnsi="Times New Roman" w:cs="Times New Roman"/>
          <w:kern w:val="0"/>
          <w:lang w:val="en-US"/>
        </w:rPr>
        <w:pPrChange w:id="1634" w:author="Anne-Marie Cousineau" w:date="2025-07-28T15:07:00Z" w16du:dateUtc="2025-07-28T19:07:00Z">
          <w:pPr>
            <w:autoSpaceDE w:val="0"/>
            <w:autoSpaceDN w:val="0"/>
            <w:adjustRightInd w:val="0"/>
          </w:pPr>
        </w:pPrChange>
      </w:pPr>
      <w:ins w:id="1635" w:author="Anne-Marie Cousineau" w:date="2025-07-28T15:07:00Z" w16du:dateUtc="2025-07-28T19:07:00Z">
        <w:r w:rsidRPr="00F561FB">
          <w:rPr>
            <w:rFonts w:ascii="Times New Roman" w:hAnsi="Times New Roman" w:cs="Times New Roman"/>
            <w:kern w:val="0"/>
            <w:lang w:val="en-US"/>
          </w:rPr>
          <w:t xml:space="preserve">Sutton, A. O., Studd, E. K., Fernandes, T., Bates, A. E., </w:t>
        </w:r>
        <w:proofErr w:type="spellStart"/>
        <w:r w:rsidRPr="00F561FB">
          <w:rPr>
            <w:rFonts w:ascii="Times New Roman" w:hAnsi="Times New Roman" w:cs="Times New Roman"/>
            <w:kern w:val="0"/>
            <w:lang w:val="en-US"/>
          </w:rPr>
          <w:t>Bramburger</w:t>
        </w:r>
        <w:proofErr w:type="spellEnd"/>
        <w:r w:rsidRPr="00F561FB">
          <w:rPr>
            <w:rFonts w:ascii="Times New Roman" w:hAnsi="Times New Roman" w:cs="Times New Roman"/>
            <w:kern w:val="0"/>
            <w:lang w:val="en-US"/>
          </w:rPr>
          <w:t xml:space="preserve">, A. J., Cooke, S. J., Hayden, B., Henry, H. A. L., Humphries, M. M., Martin, R., McMeans, B., Moise, E., O’Sullivan, A. M., Sharma, S., &amp; Templer, P. H. (2021). Frozen out: Unanswered questions about winter biology. </w:t>
        </w:r>
        <w:r w:rsidRPr="00F561FB">
          <w:rPr>
            <w:rFonts w:ascii="Times New Roman" w:hAnsi="Times New Roman" w:cs="Times New Roman"/>
            <w:i/>
            <w:iCs/>
            <w:kern w:val="0"/>
            <w:lang w:val="en-US"/>
          </w:rPr>
          <w:t>Environmental Reviews</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29</w:t>
        </w:r>
        <w:r w:rsidRPr="00F561FB">
          <w:rPr>
            <w:rFonts w:ascii="Times New Roman" w:hAnsi="Times New Roman" w:cs="Times New Roman"/>
            <w:kern w:val="0"/>
            <w:lang w:val="en-US"/>
          </w:rPr>
          <w:t>(4), 431–442. https://doi.org/10.1139/er-2020-0127</w:t>
        </w:r>
      </w:ins>
    </w:p>
    <w:p w14:paraId="7E93D42E" w14:textId="77777777" w:rsidR="003503D1" w:rsidRPr="00F561FB" w:rsidRDefault="003503D1" w:rsidP="00F561FB">
      <w:pPr>
        <w:pStyle w:val="Bibliography"/>
        <w:rPr>
          <w:ins w:id="1636" w:author="Anne-Marie Cousineau" w:date="2025-07-28T15:07:00Z" w16du:dateUtc="2025-07-28T19:07:00Z"/>
          <w:rFonts w:ascii="Times New Roman" w:hAnsi="Times New Roman" w:cs="Times New Roman"/>
          <w:kern w:val="0"/>
          <w:lang w:val="en-US"/>
        </w:rPr>
        <w:pPrChange w:id="1637" w:author="Anne-Marie Cousineau" w:date="2025-07-28T15:07:00Z" w16du:dateUtc="2025-07-28T19:07:00Z">
          <w:pPr>
            <w:autoSpaceDE w:val="0"/>
            <w:autoSpaceDN w:val="0"/>
            <w:adjustRightInd w:val="0"/>
          </w:pPr>
        </w:pPrChange>
      </w:pPr>
      <w:ins w:id="1638" w:author="Anne-Marie Cousineau" w:date="2025-07-28T15:07:00Z" w16du:dateUtc="2025-07-28T19:07:00Z">
        <w:r w:rsidRPr="00B82D59">
          <w:rPr>
            <w:rFonts w:ascii="Times New Roman" w:hAnsi="Times New Roman" w:cs="Times New Roman"/>
            <w:kern w:val="0"/>
            <w:rPrChange w:id="1639" w:author="Anne-Marie Cousineau" w:date="2025-07-28T15:09:00Z" w16du:dateUtc="2025-07-28T19:09:00Z">
              <w:rPr>
                <w:rFonts w:ascii="Times New Roman" w:hAnsi="Times New Roman" w:cs="Times New Roman"/>
                <w:kern w:val="0"/>
                <w:lang w:val="en-US"/>
              </w:rPr>
            </w:rPrChange>
          </w:rPr>
          <w:t xml:space="preserve">Swanson, D. L., &amp; Vézina, F. (2015). </w:t>
        </w:r>
        <w:r w:rsidRPr="00F561FB">
          <w:rPr>
            <w:rFonts w:ascii="Times New Roman" w:hAnsi="Times New Roman" w:cs="Times New Roman"/>
            <w:kern w:val="0"/>
            <w:lang w:val="en-US"/>
          </w:rPr>
          <w:t xml:space="preserve">Environmental, ecological and mechanistic drivers of avian seasonal metabolic flexibility in response to cold winters. </w:t>
        </w:r>
        <w:r w:rsidRPr="00F561FB">
          <w:rPr>
            <w:rFonts w:ascii="Times New Roman" w:hAnsi="Times New Roman" w:cs="Times New Roman"/>
            <w:i/>
            <w:iCs/>
            <w:kern w:val="0"/>
            <w:lang w:val="en-US"/>
          </w:rPr>
          <w:t>Journal of Ornithology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156</w:t>
        </w:r>
        <w:r w:rsidRPr="00F561FB">
          <w:rPr>
            <w:rFonts w:ascii="Times New Roman" w:hAnsi="Times New Roman" w:cs="Times New Roman"/>
            <w:kern w:val="0"/>
            <w:lang w:val="en-US"/>
          </w:rPr>
          <w:t>(1), 377–388. https://doi.org/10.1007/s10336-015-1192-7</w:t>
        </w:r>
      </w:ins>
    </w:p>
    <w:p w14:paraId="083FE206" w14:textId="77777777" w:rsidR="003503D1" w:rsidRPr="00F561FB" w:rsidRDefault="003503D1" w:rsidP="00F561FB">
      <w:pPr>
        <w:pStyle w:val="Bibliography"/>
        <w:rPr>
          <w:ins w:id="1640" w:author="Anne-Marie Cousineau" w:date="2025-07-28T15:07:00Z" w16du:dateUtc="2025-07-28T19:07:00Z"/>
          <w:rFonts w:ascii="Times New Roman" w:hAnsi="Times New Roman" w:cs="Times New Roman"/>
          <w:kern w:val="0"/>
          <w:lang w:val="en-US"/>
        </w:rPr>
        <w:pPrChange w:id="1641" w:author="Anne-Marie Cousineau" w:date="2025-07-28T15:07:00Z" w16du:dateUtc="2025-07-28T19:07:00Z">
          <w:pPr>
            <w:autoSpaceDE w:val="0"/>
            <w:autoSpaceDN w:val="0"/>
            <w:adjustRightInd w:val="0"/>
          </w:pPr>
        </w:pPrChange>
      </w:pPr>
      <w:ins w:id="1642" w:author="Anne-Marie Cousineau" w:date="2025-07-28T15:07:00Z" w16du:dateUtc="2025-07-28T19:07:00Z">
        <w:r w:rsidRPr="00F561FB">
          <w:rPr>
            <w:rFonts w:ascii="Times New Roman" w:hAnsi="Times New Roman" w:cs="Times New Roman"/>
            <w:kern w:val="0"/>
            <w:lang w:val="en-US"/>
          </w:rPr>
          <w:t xml:space="preserve">Ta, D. T., Wang, H., &amp; Furuya, K. (2025). The Concept of Informal Green Space in Academic Research: A Comprehensive Literature Review on the Terminology Used. </w:t>
        </w:r>
        <w:r w:rsidRPr="00F561FB">
          <w:rPr>
            <w:rFonts w:ascii="Times New Roman" w:hAnsi="Times New Roman" w:cs="Times New Roman"/>
            <w:i/>
            <w:iCs/>
            <w:kern w:val="0"/>
            <w:lang w:val="en-US"/>
          </w:rPr>
          <w:t>Land</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14</w:t>
        </w:r>
        <w:r w:rsidRPr="00F561FB">
          <w:rPr>
            <w:rFonts w:ascii="Times New Roman" w:hAnsi="Times New Roman" w:cs="Times New Roman"/>
            <w:kern w:val="0"/>
            <w:lang w:val="en-US"/>
          </w:rPr>
          <w:t>(1), Article 1. https://doi.org/10.3390/land14010043</w:t>
        </w:r>
      </w:ins>
    </w:p>
    <w:p w14:paraId="15CEB6A8" w14:textId="77777777" w:rsidR="003503D1" w:rsidRPr="00F561FB" w:rsidRDefault="003503D1" w:rsidP="00F561FB">
      <w:pPr>
        <w:pStyle w:val="Bibliography"/>
        <w:rPr>
          <w:ins w:id="1643" w:author="Anne-Marie Cousineau" w:date="2025-07-28T15:07:00Z" w16du:dateUtc="2025-07-28T19:07:00Z"/>
          <w:rFonts w:ascii="Times New Roman" w:hAnsi="Times New Roman" w:cs="Times New Roman"/>
          <w:kern w:val="0"/>
          <w:lang w:val="en-US"/>
        </w:rPr>
        <w:pPrChange w:id="1644" w:author="Anne-Marie Cousineau" w:date="2025-07-28T15:07:00Z" w16du:dateUtc="2025-07-28T19:07:00Z">
          <w:pPr>
            <w:autoSpaceDE w:val="0"/>
            <w:autoSpaceDN w:val="0"/>
            <w:adjustRightInd w:val="0"/>
          </w:pPr>
        </w:pPrChange>
      </w:pPr>
      <w:ins w:id="1645" w:author="Anne-Marie Cousineau" w:date="2025-07-28T15:07:00Z" w16du:dateUtc="2025-07-28T19:07:00Z">
        <w:r w:rsidRPr="00F561FB">
          <w:rPr>
            <w:rFonts w:ascii="Times New Roman" w:hAnsi="Times New Roman" w:cs="Times New Roman"/>
            <w:i/>
            <w:iCs/>
            <w:kern w:val="0"/>
            <w:lang w:val="en-US"/>
          </w:rPr>
          <w:t>The State of Canada’s Birds Report</w:t>
        </w:r>
        <w:r w:rsidRPr="00F561FB">
          <w:rPr>
            <w:rFonts w:ascii="Times New Roman" w:hAnsi="Times New Roman" w:cs="Times New Roman"/>
            <w:kern w:val="0"/>
            <w:lang w:val="en-US"/>
          </w:rPr>
          <w:t>. (2024).</w:t>
        </w:r>
      </w:ins>
    </w:p>
    <w:p w14:paraId="36420088" w14:textId="77777777" w:rsidR="003503D1" w:rsidRPr="00F561FB" w:rsidRDefault="003503D1" w:rsidP="00F561FB">
      <w:pPr>
        <w:pStyle w:val="Bibliography"/>
        <w:rPr>
          <w:ins w:id="1646" w:author="Anne-Marie Cousineau" w:date="2025-07-28T15:07:00Z" w16du:dateUtc="2025-07-28T19:07:00Z"/>
          <w:rFonts w:ascii="Times New Roman" w:hAnsi="Times New Roman" w:cs="Times New Roman"/>
          <w:kern w:val="0"/>
          <w:lang w:val="en-US"/>
        </w:rPr>
        <w:pPrChange w:id="1647" w:author="Anne-Marie Cousineau" w:date="2025-07-28T15:07:00Z" w16du:dateUtc="2025-07-28T19:07:00Z">
          <w:pPr>
            <w:autoSpaceDE w:val="0"/>
            <w:autoSpaceDN w:val="0"/>
            <w:adjustRightInd w:val="0"/>
          </w:pPr>
        </w:pPrChange>
      </w:pPr>
      <w:proofErr w:type="spellStart"/>
      <w:ins w:id="1648" w:author="Anne-Marie Cousineau" w:date="2025-07-28T15:07:00Z" w16du:dateUtc="2025-07-28T19:07:00Z">
        <w:r w:rsidRPr="00F561FB">
          <w:rPr>
            <w:rFonts w:ascii="Times New Roman" w:hAnsi="Times New Roman" w:cs="Times New Roman"/>
            <w:kern w:val="0"/>
            <w:lang w:val="en-US"/>
          </w:rPr>
          <w:t>Thieurmel</w:t>
        </w:r>
        <w:proofErr w:type="spellEnd"/>
        <w:r w:rsidRPr="00F561FB">
          <w:rPr>
            <w:rFonts w:ascii="Times New Roman" w:hAnsi="Times New Roman" w:cs="Times New Roman"/>
            <w:kern w:val="0"/>
            <w:lang w:val="en-US"/>
          </w:rPr>
          <w:t xml:space="preserve">, B., &amp; </w:t>
        </w:r>
        <w:proofErr w:type="spellStart"/>
        <w:r w:rsidRPr="00F561FB">
          <w:rPr>
            <w:rFonts w:ascii="Times New Roman" w:hAnsi="Times New Roman" w:cs="Times New Roman"/>
            <w:kern w:val="0"/>
            <w:lang w:val="en-US"/>
          </w:rPr>
          <w:t>Elmarhraoui</w:t>
        </w:r>
        <w:proofErr w:type="spellEnd"/>
        <w:r w:rsidRPr="00F561FB">
          <w:rPr>
            <w:rFonts w:ascii="Times New Roman" w:hAnsi="Times New Roman" w:cs="Times New Roman"/>
            <w:kern w:val="0"/>
            <w:lang w:val="en-US"/>
          </w:rPr>
          <w:t xml:space="preserve">, A. (2022). </w:t>
        </w:r>
        <w:proofErr w:type="spellStart"/>
        <w:r w:rsidRPr="00F561FB">
          <w:rPr>
            <w:rFonts w:ascii="Times New Roman" w:hAnsi="Times New Roman" w:cs="Times New Roman"/>
            <w:i/>
            <w:iCs/>
            <w:kern w:val="0"/>
            <w:lang w:val="en-US"/>
          </w:rPr>
          <w:t>suncalc</w:t>
        </w:r>
        <w:proofErr w:type="spellEnd"/>
        <w:r w:rsidRPr="00F561FB">
          <w:rPr>
            <w:rFonts w:ascii="Times New Roman" w:hAnsi="Times New Roman" w:cs="Times New Roman"/>
            <w:i/>
            <w:iCs/>
            <w:kern w:val="0"/>
            <w:lang w:val="en-US"/>
          </w:rPr>
          <w:t>: Compute Sun Position, Sunlight Phases, Moon Position and   Lunar Phase</w:t>
        </w:r>
        <w:r w:rsidRPr="00F561FB">
          <w:rPr>
            <w:rFonts w:ascii="Times New Roman" w:hAnsi="Times New Roman" w:cs="Times New Roman"/>
            <w:kern w:val="0"/>
            <w:lang w:val="en-US"/>
          </w:rPr>
          <w:t xml:space="preserve"> (Version 0.5.1) [R </w:t>
        </w:r>
        <w:proofErr w:type="spellStart"/>
        <w:r w:rsidRPr="00F561FB">
          <w:rPr>
            <w:rFonts w:ascii="Times New Roman" w:hAnsi="Times New Roman" w:cs="Times New Roman"/>
            <w:kern w:val="0"/>
            <w:lang w:val="en-US"/>
          </w:rPr>
          <w:t>packag</w:t>
        </w:r>
        <w:proofErr w:type="spellEnd"/>
        <w:r w:rsidRPr="00F561FB">
          <w:rPr>
            <w:rFonts w:ascii="Times New Roman" w:hAnsi="Times New Roman" w:cs="Times New Roman"/>
            <w:kern w:val="0"/>
            <w:lang w:val="en-US"/>
          </w:rPr>
          <w:t>]. https://CRAN.R-project.org/package=suncalc</w:t>
        </w:r>
      </w:ins>
    </w:p>
    <w:p w14:paraId="1D1B2F69" w14:textId="77777777" w:rsidR="003503D1" w:rsidRPr="00F561FB" w:rsidRDefault="003503D1" w:rsidP="00F561FB">
      <w:pPr>
        <w:pStyle w:val="Bibliography"/>
        <w:rPr>
          <w:ins w:id="1649" w:author="Anne-Marie Cousineau" w:date="2025-07-28T15:07:00Z" w16du:dateUtc="2025-07-28T19:07:00Z"/>
          <w:rFonts w:ascii="Times New Roman" w:hAnsi="Times New Roman" w:cs="Times New Roman"/>
          <w:kern w:val="0"/>
          <w:lang w:val="en-US"/>
        </w:rPr>
        <w:pPrChange w:id="1650" w:author="Anne-Marie Cousineau" w:date="2025-07-28T15:07:00Z" w16du:dateUtc="2025-07-28T19:07:00Z">
          <w:pPr>
            <w:autoSpaceDE w:val="0"/>
            <w:autoSpaceDN w:val="0"/>
            <w:adjustRightInd w:val="0"/>
          </w:pPr>
        </w:pPrChange>
      </w:pPr>
      <w:proofErr w:type="spellStart"/>
      <w:ins w:id="1651" w:author="Anne-Marie Cousineau" w:date="2025-07-28T15:07:00Z" w16du:dateUtc="2025-07-28T19:07:00Z">
        <w:r w:rsidRPr="00F561FB">
          <w:rPr>
            <w:rFonts w:ascii="Times New Roman" w:hAnsi="Times New Roman" w:cs="Times New Roman"/>
            <w:kern w:val="0"/>
            <w:lang w:val="en-US"/>
          </w:rPr>
          <w:lastRenderedPageBreak/>
          <w:t>Thohari</w:t>
        </w:r>
        <w:proofErr w:type="spellEnd"/>
        <w:r w:rsidRPr="00F561FB">
          <w:rPr>
            <w:rFonts w:ascii="Times New Roman" w:hAnsi="Times New Roman" w:cs="Times New Roman"/>
            <w:kern w:val="0"/>
            <w:lang w:val="en-US"/>
          </w:rPr>
          <w:t xml:space="preserve">, M. (1989). </w:t>
        </w:r>
        <w:r w:rsidRPr="00F561FB">
          <w:rPr>
            <w:rFonts w:ascii="Times New Roman" w:hAnsi="Times New Roman" w:cs="Times New Roman"/>
            <w:i/>
            <w:iCs/>
            <w:kern w:val="0"/>
            <w:lang w:val="en-US"/>
          </w:rPr>
          <w:t>Wildlife Tracking by Telemetry</w:t>
        </w:r>
        <w:r w:rsidRPr="00F561FB">
          <w:rPr>
            <w:rFonts w:ascii="Times New Roman" w:hAnsi="Times New Roman" w:cs="Times New Roman"/>
            <w:kern w:val="0"/>
            <w:lang w:val="en-US"/>
          </w:rPr>
          <w:t>.</w:t>
        </w:r>
      </w:ins>
    </w:p>
    <w:p w14:paraId="36F685FE" w14:textId="77777777" w:rsidR="003503D1" w:rsidRPr="00F561FB" w:rsidRDefault="003503D1" w:rsidP="00F561FB">
      <w:pPr>
        <w:pStyle w:val="Bibliography"/>
        <w:rPr>
          <w:ins w:id="1652" w:author="Anne-Marie Cousineau" w:date="2025-07-28T15:07:00Z" w16du:dateUtc="2025-07-28T19:07:00Z"/>
          <w:rFonts w:ascii="Times New Roman" w:hAnsi="Times New Roman" w:cs="Times New Roman"/>
          <w:kern w:val="0"/>
          <w:lang w:val="en-US"/>
        </w:rPr>
        <w:pPrChange w:id="1653" w:author="Anne-Marie Cousineau" w:date="2025-07-28T15:07:00Z" w16du:dateUtc="2025-07-28T19:07:00Z">
          <w:pPr>
            <w:autoSpaceDE w:val="0"/>
            <w:autoSpaceDN w:val="0"/>
            <w:adjustRightInd w:val="0"/>
          </w:pPr>
        </w:pPrChange>
      </w:pPr>
      <w:ins w:id="1654" w:author="Anne-Marie Cousineau" w:date="2025-07-28T15:07:00Z" w16du:dateUtc="2025-07-28T19:07:00Z">
        <w:r w:rsidRPr="00F561FB">
          <w:rPr>
            <w:rFonts w:ascii="Times New Roman" w:hAnsi="Times New Roman" w:cs="Times New Roman"/>
            <w:kern w:val="0"/>
            <w:lang w:val="en-US"/>
          </w:rPr>
          <w:t xml:space="preserve">Tian, Y., </w:t>
        </w:r>
        <w:proofErr w:type="spellStart"/>
        <w:r w:rsidRPr="00F561FB">
          <w:rPr>
            <w:rFonts w:ascii="Times New Roman" w:hAnsi="Times New Roman" w:cs="Times New Roman"/>
            <w:kern w:val="0"/>
            <w:lang w:val="en-US"/>
          </w:rPr>
          <w:t>Tsendbazar</w:t>
        </w:r>
        <w:proofErr w:type="spellEnd"/>
        <w:r w:rsidRPr="00F561FB">
          <w:rPr>
            <w:rFonts w:ascii="Times New Roman" w:hAnsi="Times New Roman" w:cs="Times New Roman"/>
            <w:kern w:val="0"/>
            <w:lang w:val="en-US"/>
          </w:rPr>
          <w:t xml:space="preserve">, N.-E., van Leeuwen, E., Fensholt, R., &amp; Herold, M. (2022). A global analysis of multifaceted urbanization patterns using Earth Observation data from 1975 to 2015. </w:t>
        </w:r>
        <w:r w:rsidRPr="00F561FB">
          <w:rPr>
            <w:rFonts w:ascii="Times New Roman" w:hAnsi="Times New Roman" w:cs="Times New Roman"/>
            <w:i/>
            <w:iCs/>
            <w:kern w:val="0"/>
            <w:lang w:val="en-US"/>
          </w:rPr>
          <w:t>Landscape and Urban Planning</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219</w:t>
        </w:r>
        <w:r w:rsidRPr="00F561FB">
          <w:rPr>
            <w:rFonts w:ascii="Times New Roman" w:hAnsi="Times New Roman" w:cs="Times New Roman"/>
            <w:kern w:val="0"/>
            <w:lang w:val="en-US"/>
          </w:rPr>
          <w:t>, 104316. https://doi.org/10.1016/j.landurbplan.2021.104316</w:t>
        </w:r>
      </w:ins>
    </w:p>
    <w:p w14:paraId="2A7F399E" w14:textId="77777777" w:rsidR="003503D1" w:rsidRPr="00F561FB" w:rsidRDefault="003503D1" w:rsidP="00F561FB">
      <w:pPr>
        <w:pStyle w:val="Bibliography"/>
        <w:rPr>
          <w:ins w:id="1655" w:author="Anne-Marie Cousineau" w:date="2025-07-28T15:07:00Z" w16du:dateUtc="2025-07-28T19:07:00Z"/>
          <w:rFonts w:ascii="Times New Roman" w:hAnsi="Times New Roman" w:cs="Times New Roman"/>
          <w:kern w:val="0"/>
          <w:lang w:val="en-US"/>
        </w:rPr>
        <w:pPrChange w:id="1656" w:author="Anne-Marie Cousineau" w:date="2025-07-28T15:07:00Z" w16du:dateUtc="2025-07-28T19:07:00Z">
          <w:pPr>
            <w:autoSpaceDE w:val="0"/>
            <w:autoSpaceDN w:val="0"/>
            <w:adjustRightInd w:val="0"/>
          </w:pPr>
        </w:pPrChange>
      </w:pPr>
      <w:ins w:id="1657" w:author="Anne-Marie Cousineau" w:date="2025-07-28T15:07:00Z" w16du:dateUtc="2025-07-28T19:07:00Z">
        <w:r w:rsidRPr="00F561FB">
          <w:rPr>
            <w:rFonts w:ascii="Times New Roman" w:hAnsi="Times New Roman" w:cs="Times New Roman"/>
            <w:kern w:val="0"/>
            <w:lang w:val="en-US"/>
          </w:rPr>
          <w:t xml:space="preserve">Tree Canada. (2024). 01. Definition of Urban Forests. </w:t>
        </w:r>
        <w:r w:rsidRPr="00F561FB">
          <w:rPr>
            <w:rFonts w:ascii="Times New Roman" w:hAnsi="Times New Roman" w:cs="Times New Roman"/>
            <w:i/>
            <w:iCs/>
            <w:kern w:val="0"/>
            <w:lang w:val="en-US"/>
          </w:rPr>
          <w:t>Tree Canada</w:t>
        </w:r>
        <w:r w:rsidRPr="00F561FB">
          <w:rPr>
            <w:rFonts w:ascii="Times New Roman" w:hAnsi="Times New Roman" w:cs="Times New Roman"/>
            <w:kern w:val="0"/>
            <w:lang w:val="en-US"/>
          </w:rPr>
          <w:t>. https://treecanada.ca/resources/canadian-urban-forest-compendium/1-definition-of-urban-forests/</w:t>
        </w:r>
      </w:ins>
    </w:p>
    <w:p w14:paraId="6DD21BCB" w14:textId="77777777" w:rsidR="003503D1" w:rsidRPr="00F561FB" w:rsidRDefault="003503D1" w:rsidP="00F561FB">
      <w:pPr>
        <w:pStyle w:val="Bibliography"/>
        <w:rPr>
          <w:ins w:id="1658" w:author="Anne-Marie Cousineau" w:date="2025-07-28T15:07:00Z" w16du:dateUtc="2025-07-28T19:07:00Z"/>
          <w:rFonts w:ascii="Times New Roman" w:hAnsi="Times New Roman" w:cs="Times New Roman"/>
          <w:kern w:val="0"/>
          <w:lang w:val="en-US"/>
        </w:rPr>
        <w:pPrChange w:id="1659" w:author="Anne-Marie Cousineau" w:date="2025-07-28T15:07:00Z" w16du:dateUtc="2025-07-28T19:07:00Z">
          <w:pPr>
            <w:autoSpaceDE w:val="0"/>
            <w:autoSpaceDN w:val="0"/>
            <w:adjustRightInd w:val="0"/>
          </w:pPr>
        </w:pPrChange>
      </w:pPr>
      <w:proofErr w:type="spellStart"/>
      <w:ins w:id="1660" w:author="Anne-Marie Cousineau" w:date="2025-07-28T15:07:00Z" w16du:dateUtc="2025-07-28T19:07:00Z">
        <w:r w:rsidRPr="00F561FB">
          <w:rPr>
            <w:rFonts w:ascii="Times New Roman" w:hAnsi="Times New Roman" w:cs="Times New Roman"/>
            <w:kern w:val="0"/>
            <w:lang w:val="en-US"/>
          </w:rPr>
          <w:t>Tryjanowski</w:t>
        </w:r>
        <w:proofErr w:type="spellEnd"/>
        <w:r w:rsidRPr="00F561FB">
          <w:rPr>
            <w:rFonts w:ascii="Times New Roman" w:hAnsi="Times New Roman" w:cs="Times New Roman"/>
            <w:kern w:val="0"/>
            <w:lang w:val="en-US"/>
          </w:rPr>
          <w:t xml:space="preserve">, P., Mikula, P., &amp; Morelli, F. (2024). Dynamic interactions at birdfeeders: Attracting both prey and predators across urban and rural habitats. </w:t>
        </w:r>
        <w:r w:rsidRPr="00F561FB">
          <w:rPr>
            <w:rFonts w:ascii="Times New Roman" w:hAnsi="Times New Roman" w:cs="Times New Roman"/>
            <w:i/>
            <w:iCs/>
            <w:kern w:val="0"/>
            <w:lang w:val="en-US"/>
          </w:rPr>
          <w:t>Basic and Applied Ecology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79</w:t>
        </w:r>
        <w:r w:rsidRPr="00F561FB">
          <w:rPr>
            <w:rFonts w:ascii="Times New Roman" w:hAnsi="Times New Roman" w:cs="Times New Roman"/>
            <w:kern w:val="0"/>
            <w:lang w:val="en-US"/>
          </w:rPr>
          <w:t>, 84–89. https://doi.org/10.1016/j.baae.2024.06.005</w:t>
        </w:r>
      </w:ins>
    </w:p>
    <w:p w14:paraId="308119D5" w14:textId="77777777" w:rsidR="003503D1" w:rsidRPr="00F561FB" w:rsidRDefault="003503D1" w:rsidP="00F561FB">
      <w:pPr>
        <w:pStyle w:val="Bibliography"/>
        <w:rPr>
          <w:ins w:id="1661" w:author="Anne-Marie Cousineau" w:date="2025-07-28T15:07:00Z" w16du:dateUtc="2025-07-28T19:07:00Z"/>
          <w:rFonts w:ascii="Times New Roman" w:hAnsi="Times New Roman" w:cs="Times New Roman"/>
          <w:kern w:val="0"/>
          <w:lang w:val="en-US"/>
        </w:rPr>
        <w:pPrChange w:id="1662" w:author="Anne-Marie Cousineau" w:date="2025-07-28T15:07:00Z" w16du:dateUtc="2025-07-28T19:07:00Z">
          <w:pPr>
            <w:autoSpaceDE w:val="0"/>
            <w:autoSpaceDN w:val="0"/>
            <w:adjustRightInd w:val="0"/>
          </w:pPr>
        </w:pPrChange>
      </w:pPr>
      <w:ins w:id="1663" w:author="Anne-Marie Cousineau" w:date="2025-07-28T15:07:00Z" w16du:dateUtc="2025-07-28T19:07:00Z">
        <w:r w:rsidRPr="00F561FB">
          <w:rPr>
            <w:rFonts w:ascii="Times New Roman" w:hAnsi="Times New Roman" w:cs="Times New Roman"/>
            <w:kern w:val="0"/>
            <w:lang w:val="en-US"/>
          </w:rPr>
          <w:t xml:space="preserve">Vaz, S., Manes, S., Khattar, G., Mendes, M., Silveira, L., Mendes, E., de Morais Rodrigues, E., Gama-Maia, D., Lorini, M. L., Macedo, M., &amp; Paiva, P. C. (2023). Global meta-analysis of urbanization stressors on insect abundance, richness, and traits. </w:t>
        </w:r>
        <w:r w:rsidRPr="00F561FB">
          <w:rPr>
            <w:rFonts w:ascii="Times New Roman" w:hAnsi="Times New Roman" w:cs="Times New Roman"/>
            <w:i/>
            <w:iCs/>
            <w:kern w:val="0"/>
            <w:lang w:val="en-US"/>
          </w:rPr>
          <w:t>Science of The Total Environment</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903</w:t>
        </w:r>
        <w:r w:rsidRPr="00F561FB">
          <w:rPr>
            <w:rFonts w:ascii="Times New Roman" w:hAnsi="Times New Roman" w:cs="Times New Roman"/>
            <w:kern w:val="0"/>
            <w:lang w:val="en-US"/>
          </w:rPr>
          <w:t>, 165967. https://doi.org/10.1016/j.scitotenv.2023.165967</w:t>
        </w:r>
      </w:ins>
    </w:p>
    <w:p w14:paraId="63C8C72F" w14:textId="77777777" w:rsidR="003503D1" w:rsidRPr="00B82D59" w:rsidRDefault="003503D1" w:rsidP="00F561FB">
      <w:pPr>
        <w:pStyle w:val="Bibliography"/>
        <w:rPr>
          <w:ins w:id="1664" w:author="Anne-Marie Cousineau" w:date="2025-07-28T15:07:00Z" w16du:dateUtc="2025-07-28T19:07:00Z"/>
          <w:rFonts w:ascii="Times New Roman" w:hAnsi="Times New Roman" w:cs="Times New Roman"/>
          <w:kern w:val="0"/>
          <w:rPrChange w:id="1665" w:author="Anne-Marie Cousineau" w:date="2025-07-28T15:09:00Z" w16du:dateUtc="2025-07-28T19:09:00Z">
            <w:rPr>
              <w:ins w:id="1666" w:author="Anne-Marie Cousineau" w:date="2025-07-28T15:07:00Z" w16du:dateUtc="2025-07-28T19:07:00Z"/>
              <w:rFonts w:ascii="Times New Roman" w:hAnsi="Times New Roman" w:cs="Times New Roman"/>
              <w:kern w:val="0"/>
              <w:lang w:val="en-US"/>
            </w:rPr>
          </w:rPrChange>
        </w:rPr>
        <w:pPrChange w:id="1667" w:author="Anne-Marie Cousineau" w:date="2025-07-28T15:07:00Z" w16du:dateUtc="2025-07-28T19:07:00Z">
          <w:pPr>
            <w:autoSpaceDE w:val="0"/>
            <w:autoSpaceDN w:val="0"/>
            <w:adjustRightInd w:val="0"/>
          </w:pPr>
        </w:pPrChange>
      </w:pPr>
      <w:ins w:id="1668" w:author="Anne-Marie Cousineau" w:date="2025-07-28T15:07:00Z" w16du:dateUtc="2025-07-28T19:07:00Z">
        <w:r w:rsidRPr="00B82D59">
          <w:rPr>
            <w:rFonts w:ascii="Times New Roman" w:hAnsi="Times New Roman" w:cs="Times New Roman"/>
            <w:kern w:val="0"/>
            <w:rPrChange w:id="1669" w:author="Anne-Marie Cousineau" w:date="2025-07-28T15:09:00Z" w16du:dateUtc="2025-07-28T19:09:00Z">
              <w:rPr>
                <w:rFonts w:ascii="Times New Roman" w:hAnsi="Times New Roman" w:cs="Times New Roman"/>
                <w:kern w:val="0"/>
                <w:lang w:val="en-US"/>
              </w:rPr>
            </w:rPrChange>
          </w:rPr>
          <w:t xml:space="preserve">VILLE DE MONTRÉAL. (2018). </w:t>
        </w:r>
        <w:r w:rsidRPr="00B82D59">
          <w:rPr>
            <w:rFonts w:ascii="Times New Roman" w:hAnsi="Times New Roman" w:cs="Times New Roman"/>
            <w:i/>
            <w:iCs/>
            <w:kern w:val="0"/>
            <w:rPrChange w:id="1670" w:author="Anne-Marie Cousineau" w:date="2025-07-28T15:09:00Z" w16du:dateUtc="2025-07-28T19:09:00Z">
              <w:rPr>
                <w:rFonts w:ascii="Times New Roman" w:hAnsi="Times New Roman" w:cs="Times New Roman"/>
                <w:i/>
                <w:iCs/>
                <w:kern w:val="0"/>
                <w:lang w:val="en-US"/>
              </w:rPr>
            </w:rPrChange>
          </w:rPr>
          <w:t>Chaussée agrégée et intersection (Base de données des actifs de voirie)</w:t>
        </w:r>
        <w:r w:rsidRPr="00B82D59">
          <w:rPr>
            <w:rFonts w:ascii="Times New Roman" w:hAnsi="Times New Roman" w:cs="Times New Roman"/>
            <w:kern w:val="0"/>
            <w:rPrChange w:id="1671" w:author="Anne-Marie Cousineau" w:date="2025-07-28T15:09:00Z" w16du:dateUtc="2025-07-28T19:09:00Z">
              <w:rPr>
                <w:rFonts w:ascii="Times New Roman" w:hAnsi="Times New Roman" w:cs="Times New Roman"/>
                <w:kern w:val="0"/>
                <w:lang w:val="en-US"/>
              </w:rPr>
            </w:rPrChange>
          </w:rPr>
          <w:t xml:space="preserve"> (Jeu de données Nos. </w:t>
        </w:r>
        <w:proofErr w:type="gramStart"/>
        <w:r w:rsidRPr="00B82D59">
          <w:rPr>
            <w:rFonts w:ascii="Times New Roman" w:hAnsi="Times New Roman" w:cs="Times New Roman"/>
            <w:kern w:val="0"/>
            <w:rPrChange w:id="1672" w:author="Anne-Marie Cousineau" w:date="2025-07-28T15:09:00Z" w16du:dateUtc="2025-07-28T19:09:00Z">
              <w:rPr>
                <w:rFonts w:ascii="Times New Roman" w:hAnsi="Times New Roman" w:cs="Times New Roman"/>
                <w:kern w:val="0"/>
                <w:lang w:val="en-US"/>
              </w:rPr>
            </w:rPrChange>
          </w:rPr>
          <w:t>a</w:t>
        </w:r>
        <w:proofErr w:type="gramEnd"/>
        <w:r w:rsidRPr="00B82D59">
          <w:rPr>
            <w:rFonts w:ascii="Times New Roman" w:hAnsi="Times New Roman" w:cs="Times New Roman"/>
            <w:kern w:val="0"/>
            <w:rPrChange w:id="1673" w:author="Anne-Marie Cousineau" w:date="2025-07-28T15:09:00Z" w16du:dateUtc="2025-07-28T19:09:00Z">
              <w:rPr>
                <w:rFonts w:ascii="Times New Roman" w:hAnsi="Times New Roman" w:cs="Times New Roman"/>
                <w:kern w:val="0"/>
                <w:lang w:val="en-US"/>
              </w:rPr>
            </w:rPrChange>
          </w:rPr>
          <w:t>2810949-7335-49e2-84af-1c5da4ff6342). Données Québec. https://www.donneesquebec.ca/recherche/dataset/vmtl-voirie-chaussee-intersection</w:t>
        </w:r>
      </w:ins>
    </w:p>
    <w:p w14:paraId="288E48DE" w14:textId="77777777" w:rsidR="003503D1" w:rsidRPr="00F561FB" w:rsidRDefault="003503D1" w:rsidP="00F561FB">
      <w:pPr>
        <w:pStyle w:val="Bibliography"/>
        <w:rPr>
          <w:ins w:id="1674" w:author="Anne-Marie Cousineau" w:date="2025-07-28T15:07:00Z" w16du:dateUtc="2025-07-28T19:07:00Z"/>
          <w:rFonts w:ascii="Times New Roman" w:hAnsi="Times New Roman" w:cs="Times New Roman"/>
          <w:kern w:val="0"/>
          <w:lang w:val="en-US"/>
        </w:rPr>
        <w:pPrChange w:id="1675" w:author="Anne-Marie Cousineau" w:date="2025-07-28T15:07:00Z" w16du:dateUtc="2025-07-28T19:07:00Z">
          <w:pPr>
            <w:autoSpaceDE w:val="0"/>
            <w:autoSpaceDN w:val="0"/>
            <w:adjustRightInd w:val="0"/>
          </w:pPr>
        </w:pPrChange>
      </w:pPr>
      <w:ins w:id="1676" w:author="Anne-Marie Cousineau" w:date="2025-07-28T15:07:00Z" w16du:dateUtc="2025-07-28T19:07:00Z">
        <w:r w:rsidRPr="00F561FB">
          <w:rPr>
            <w:rFonts w:ascii="Times New Roman" w:hAnsi="Times New Roman" w:cs="Times New Roman"/>
            <w:kern w:val="0"/>
            <w:lang w:val="en-US"/>
          </w:rPr>
          <w:t xml:space="preserve">Visscher, D. R., Unger, A., Grobbelaar, H., &amp; DeWitt, P. D. (2018). Bird foraging is influenced by both risk and connectivity in urban parks. </w:t>
        </w:r>
        <w:r w:rsidRPr="00F561FB">
          <w:rPr>
            <w:rFonts w:ascii="Times New Roman" w:hAnsi="Times New Roman" w:cs="Times New Roman"/>
            <w:i/>
            <w:iCs/>
            <w:kern w:val="0"/>
            <w:lang w:val="en-US"/>
          </w:rPr>
          <w:t>Journal of Urban Ecology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4</w:t>
        </w:r>
        <w:r w:rsidRPr="00F561FB">
          <w:rPr>
            <w:rFonts w:ascii="Times New Roman" w:hAnsi="Times New Roman" w:cs="Times New Roman"/>
            <w:kern w:val="0"/>
            <w:lang w:val="en-US"/>
          </w:rPr>
          <w:t>(1), juy020. https://doi.org/10.1093/jue/juy020</w:t>
        </w:r>
      </w:ins>
    </w:p>
    <w:p w14:paraId="758E2A9C" w14:textId="77777777" w:rsidR="003503D1" w:rsidRPr="00F561FB" w:rsidRDefault="003503D1" w:rsidP="00F561FB">
      <w:pPr>
        <w:pStyle w:val="Bibliography"/>
        <w:rPr>
          <w:ins w:id="1677" w:author="Anne-Marie Cousineau" w:date="2025-07-28T15:07:00Z" w16du:dateUtc="2025-07-28T19:07:00Z"/>
          <w:rFonts w:ascii="Times New Roman" w:hAnsi="Times New Roman" w:cs="Times New Roman"/>
          <w:kern w:val="0"/>
          <w:lang w:val="en-US"/>
        </w:rPr>
        <w:pPrChange w:id="1678" w:author="Anne-Marie Cousineau" w:date="2025-07-28T15:07:00Z" w16du:dateUtc="2025-07-28T19:07:00Z">
          <w:pPr>
            <w:autoSpaceDE w:val="0"/>
            <w:autoSpaceDN w:val="0"/>
            <w:adjustRightInd w:val="0"/>
          </w:pPr>
        </w:pPrChange>
      </w:pPr>
      <w:proofErr w:type="spellStart"/>
      <w:ins w:id="1679" w:author="Anne-Marie Cousineau" w:date="2025-07-28T15:07:00Z" w16du:dateUtc="2025-07-28T19:07:00Z">
        <w:r w:rsidRPr="00F561FB">
          <w:rPr>
            <w:rFonts w:ascii="Times New Roman" w:hAnsi="Times New Roman" w:cs="Times New Roman"/>
            <w:kern w:val="0"/>
            <w:lang w:val="en-US"/>
          </w:rPr>
          <w:lastRenderedPageBreak/>
          <w:t>vonBergmann</w:t>
        </w:r>
        <w:proofErr w:type="spellEnd"/>
        <w:r w:rsidRPr="00F561FB">
          <w:rPr>
            <w:rFonts w:ascii="Times New Roman" w:hAnsi="Times New Roman" w:cs="Times New Roman"/>
            <w:kern w:val="0"/>
            <w:lang w:val="en-US"/>
          </w:rPr>
          <w:t xml:space="preserve">, J., &amp; Jacobs, A. (n.d.). </w:t>
        </w:r>
        <w:proofErr w:type="spellStart"/>
        <w:r w:rsidRPr="00F561FB">
          <w:rPr>
            <w:rFonts w:ascii="Times New Roman" w:hAnsi="Times New Roman" w:cs="Times New Roman"/>
            <w:i/>
            <w:iCs/>
            <w:kern w:val="0"/>
            <w:lang w:val="en-US"/>
          </w:rPr>
          <w:t>cancensus</w:t>
        </w:r>
        <w:proofErr w:type="spellEnd"/>
        <w:r w:rsidRPr="00F561FB">
          <w:rPr>
            <w:rFonts w:ascii="Times New Roman" w:hAnsi="Times New Roman" w:cs="Times New Roman"/>
            <w:i/>
            <w:iCs/>
            <w:kern w:val="0"/>
            <w:lang w:val="en-US"/>
          </w:rPr>
          <w:t>: Access, Retrieve, and Work with Canadian Census Data and Geography</w:t>
        </w:r>
        <w:r w:rsidRPr="00F561FB">
          <w:rPr>
            <w:rFonts w:ascii="Times New Roman" w:hAnsi="Times New Roman" w:cs="Times New Roman"/>
            <w:kern w:val="0"/>
            <w:lang w:val="en-US"/>
          </w:rPr>
          <w:t xml:space="preserve"> (Version 0.5.3) [Computer software]. Retrieved May 5, 2025, from https://CRAN.R-project.org/package=cancensus</w:t>
        </w:r>
      </w:ins>
    </w:p>
    <w:p w14:paraId="6A05AB30" w14:textId="77777777" w:rsidR="003503D1" w:rsidRPr="00F561FB" w:rsidRDefault="003503D1" w:rsidP="00F561FB">
      <w:pPr>
        <w:pStyle w:val="Bibliography"/>
        <w:rPr>
          <w:ins w:id="1680" w:author="Anne-Marie Cousineau" w:date="2025-07-28T15:07:00Z" w16du:dateUtc="2025-07-28T19:07:00Z"/>
          <w:rFonts w:ascii="Times New Roman" w:hAnsi="Times New Roman" w:cs="Times New Roman"/>
          <w:kern w:val="0"/>
          <w:lang w:val="en-US"/>
        </w:rPr>
        <w:pPrChange w:id="1681" w:author="Anne-Marie Cousineau" w:date="2025-07-28T15:07:00Z" w16du:dateUtc="2025-07-28T19:07:00Z">
          <w:pPr>
            <w:autoSpaceDE w:val="0"/>
            <w:autoSpaceDN w:val="0"/>
            <w:adjustRightInd w:val="0"/>
          </w:pPr>
        </w:pPrChange>
      </w:pPr>
      <w:ins w:id="1682" w:author="Anne-Marie Cousineau" w:date="2025-07-28T15:07:00Z" w16du:dateUtc="2025-07-28T19:07:00Z">
        <w:r w:rsidRPr="00F561FB">
          <w:rPr>
            <w:rFonts w:ascii="Times New Roman" w:hAnsi="Times New Roman" w:cs="Times New Roman"/>
            <w:kern w:val="0"/>
            <w:lang w:val="en-US"/>
          </w:rPr>
          <w:t xml:space="preserve">Wang, H., He, Q., Liu, X., Zhuang, Y., &amp; Hong, S. (2012). Global urbanization research from 1991 to 2009: A systematic research review. </w:t>
        </w:r>
        <w:r w:rsidRPr="00F561FB">
          <w:rPr>
            <w:rFonts w:ascii="Times New Roman" w:hAnsi="Times New Roman" w:cs="Times New Roman"/>
            <w:i/>
            <w:iCs/>
            <w:kern w:val="0"/>
            <w:lang w:val="en-US"/>
          </w:rPr>
          <w:t>Landscape and Urban Planning</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104</w:t>
        </w:r>
        <w:r w:rsidRPr="00F561FB">
          <w:rPr>
            <w:rFonts w:ascii="Times New Roman" w:hAnsi="Times New Roman" w:cs="Times New Roman"/>
            <w:kern w:val="0"/>
            <w:lang w:val="en-US"/>
          </w:rPr>
          <w:t>(3–4), 299–309.</w:t>
        </w:r>
      </w:ins>
    </w:p>
    <w:p w14:paraId="76854EB0" w14:textId="77777777" w:rsidR="003503D1" w:rsidRPr="00F561FB" w:rsidRDefault="003503D1" w:rsidP="00F561FB">
      <w:pPr>
        <w:pStyle w:val="Bibliography"/>
        <w:rPr>
          <w:ins w:id="1683" w:author="Anne-Marie Cousineau" w:date="2025-07-28T15:07:00Z" w16du:dateUtc="2025-07-28T19:07:00Z"/>
          <w:rFonts w:ascii="Times New Roman" w:hAnsi="Times New Roman" w:cs="Times New Roman"/>
          <w:kern w:val="0"/>
          <w:lang w:val="en-US"/>
        </w:rPr>
        <w:pPrChange w:id="1684" w:author="Anne-Marie Cousineau" w:date="2025-07-28T15:07:00Z" w16du:dateUtc="2025-07-28T19:07:00Z">
          <w:pPr>
            <w:autoSpaceDE w:val="0"/>
            <w:autoSpaceDN w:val="0"/>
            <w:adjustRightInd w:val="0"/>
          </w:pPr>
        </w:pPrChange>
      </w:pPr>
      <w:ins w:id="1685" w:author="Anne-Marie Cousineau" w:date="2025-07-28T15:07:00Z" w16du:dateUtc="2025-07-28T19:07:00Z">
        <w:r w:rsidRPr="00F561FB">
          <w:rPr>
            <w:rFonts w:ascii="Times New Roman" w:hAnsi="Times New Roman" w:cs="Times New Roman"/>
            <w:kern w:val="0"/>
            <w:lang w:val="en-US"/>
          </w:rPr>
          <w:t xml:space="preserve">Wolch, J. R., Byrne, J., &amp; Newell, J. P. (2014). Urban green space, public health, and environmental justice: The challenge of making cities ‘just green enough.’ </w:t>
        </w:r>
        <w:r w:rsidRPr="00F561FB">
          <w:rPr>
            <w:rFonts w:ascii="Times New Roman" w:hAnsi="Times New Roman" w:cs="Times New Roman"/>
            <w:i/>
            <w:iCs/>
            <w:kern w:val="0"/>
            <w:lang w:val="en-US"/>
          </w:rPr>
          <w:t>Landscape and Urban Planning</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125</w:t>
        </w:r>
        <w:r w:rsidRPr="00F561FB">
          <w:rPr>
            <w:rFonts w:ascii="Times New Roman" w:hAnsi="Times New Roman" w:cs="Times New Roman"/>
            <w:kern w:val="0"/>
            <w:lang w:val="en-US"/>
          </w:rPr>
          <w:t>, 234–244. https://doi.org/10.1016/j.landurbplan.2014.01.017</w:t>
        </w:r>
      </w:ins>
    </w:p>
    <w:p w14:paraId="7328B89C" w14:textId="77777777" w:rsidR="003503D1" w:rsidRPr="00F561FB" w:rsidRDefault="003503D1" w:rsidP="00F561FB">
      <w:pPr>
        <w:pStyle w:val="Bibliography"/>
        <w:rPr>
          <w:ins w:id="1686" w:author="Anne-Marie Cousineau" w:date="2025-07-28T15:07:00Z" w16du:dateUtc="2025-07-28T19:07:00Z"/>
          <w:rFonts w:ascii="Times New Roman" w:hAnsi="Times New Roman" w:cs="Times New Roman"/>
          <w:kern w:val="0"/>
          <w:lang w:val="en-US"/>
        </w:rPr>
        <w:pPrChange w:id="1687" w:author="Anne-Marie Cousineau" w:date="2025-07-28T15:07:00Z" w16du:dateUtc="2025-07-28T19:07:00Z">
          <w:pPr>
            <w:autoSpaceDE w:val="0"/>
            <w:autoSpaceDN w:val="0"/>
            <w:adjustRightInd w:val="0"/>
          </w:pPr>
        </w:pPrChange>
      </w:pPr>
      <w:ins w:id="1688" w:author="Anne-Marie Cousineau" w:date="2025-07-28T15:07:00Z" w16du:dateUtc="2025-07-28T19:07:00Z">
        <w:r w:rsidRPr="00F561FB">
          <w:rPr>
            <w:rFonts w:ascii="Times New Roman" w:hAnsi="Times New Roman" w:cs="Times New Roman"/>
            <w:kern w:val="0"/>
            <w:lang w:val="en-US"/>
          </w:rPr>
          <w:t xml:space="preserve">Wood, E., </w:t>
        </w:r>
        <w:proofErr w:type="spellStart"/>
        <w:r w:rsidRPr="00F561FB">
          <w:rPr>
            <w:rFonts w:ascii="Times New Roman" w:hAnsi="Times New Roman" w:cs="Times New Roman"/>
            <w:kern w:val="0"/>
            <w:lang w:val="en-US"/>
          </w:rPr>
          <w:t>Harsant</w:t>
        </w:r>
        <w:proofErr w:type="spellEnd"/>
        <w:r w:rsidRPr="00F561FB">
          <w:rPr>
            <w:rFonts w:ascii="Times New Roman" w:hAnsi="Times New Roman" w:cs="Times New Roman"/>
            <w:kern w:val="0"/>
            <w:lang w:val="en-US"/>
          </w:rPr>
          <w:t xml:space="preserve">, A., </w:t>
        </w:r>
        <w:proofErr w:type="spellStart"/>
        <w:r w:rsidRPr="00F561FB">
          <w:rPr>
            <w:rFonts w:ascii="Times New Roman" w:hAnsi="Times New Roman" w:cs="Times New Roman"/>
            <w:kern w:val="0"/>
            <w:lang w:val="en-US"/>
          </w:rPr>
          <w:t>Dallimer</w:t>
        </w:r>
        <w:proofErr w:type="spellEnd"/>
        <w:r w:rsidRPr="00F561FB">
          <w:rPr>
            <w:rFonts w:ascii="Times New Roman" w:hAnsi="Times New Roman" w:cs="Times New Roman"/>
            <w:kern w:val="0"/>
            <w:lang w:val="en-US"/>
          </w:rPr>
          <w:t xml:space="preserve">, M., Cronin de Chavez, A., </w:t>
        </w:r>
        <w:proofErr w:type="spellStart"/>
        <w:r w:rsidRPr="00F561FB">
          <w:rPr>
            <w:rFonts w:ascii="Times New Roman" w:hAnsi="Times New Roman" w:cs="Times New Roman"/>
            <w:kern w:val="0"/>
            <w:lang w:val="en-US"/>
          </w:rPr>
          <w:t>McEachan</w:t>
        </w:r>
        <w:proofErr w:type="spellEnd"/>
        <w:r w:rsidRPr="00F561FB">
          <w:rPr>
            <w:rFonts w:ascii="Times New Roman" w:hAnsi="Times New Roman" w:cs="Times New Roman"/>
            <w:kern w:val="0"/>
            <w:lang w:val="en-US"/>
          </w:rPr>
          <w:t xml:space="preserve">, R. R. C., &amp; Hassall, C. (2018). Not All Green Space Is Created Equal: Biodiversity Predicts Psychological Restorative Benefits </w:t>
        </w:r>
        <w:proofErr w:type="gramStart"/>
        <w:r w:rsidRPr="00F561FB">
          <w:rPr>
            <w:rFonts w:ascii="Times New Roman" w:hAnsi="Times New Roman" w:cs="Times New Roman"/>
            <w:kern w:val="0"/>
            <w:lang w:val="en-US"/>
          </w:rPr>
          <w:t>From</w:t>
        </w:r>
        <w:proofErr w:type="gramEnd"/>
        <w:r w:rsidRPr="00F561FB">
          <w:rPr>
            <w:rFonts w:ascii="Times New Roman" w:hAnsi="Times New Roman" w:cs="Times New Roman"/>
            <w:kern w:val="0"/>
            <w:lang w:val="en-US"/>
          </w:rPr>
          <w:t xml:space="preserve"> Urban Green Space. </w:t>
        </w:r>
        <w:r w:rsidRPr="00F561FB">
          <w:rPr>
            <w:rFonts w:ascii="Times New Roman" w:hAnsi="Times New Roman" w:cs="Times New Roman"/>
            <w:i/>
            <w:iCs/>
            <w:kern w:val="0"/>
            <w:lang w:val="en-US"/>
          </w:rPr>
          <w:t>Frontiers in Psychology</w:t>
        </w:r>
        <w:r w:rsidRPr="00F561FB">
          <w:rPr>
            <w:rFonts w:ascii="Times New Roman" w:hAnsi="Times New Roman" w:cs="Times New Roman"/>
            <w:kern w:val="0"/>
            <w:lang w:val="en-US"/>
          </w:rPr>
          <w:t xml:space="preserve">, </w:t>
        </w:r>
        <w:r w:rsidRPr="00F561FB">
          <w:rPr>
            <w:rFonts w:ascii="Times New Roman" w:hAnsi="Times New Roman" w:cs="Times New Roman"/>
            <w:i/>
            <w:iCs/>
            <w:kern w:val="0"/>
            <w:lang w:val="en-US"/>
          </w:rPr>
          <w:t>9</w:t>
        </w:r>
        <w:r w:rsidRPr="00F561FB">
          <w:rPr>
            <w:rFonts w:ascii="Times New Roman" w:hAnsi="Times New Roman" w:cs="Times New Roman"/>
            <w:kern w:val="0"/>
            <w:lang w:val="en-US"/>
          </w:rPr>
          <w:t>. https://doi.org/10.3389/fpsyg.2018.02320</w:t>
        </w:r>
      </w:ins>
    </w:p>
    <w:p w14:paraId="7872442E" w14:textId="7C3F307B" w:rsidR="00D640C1" w:rsidRPr="00F561FB" w:rsidDel="003503D1" w:rsidRDefault="00D640C1" w:rsidP="00B82D59">
      <w:pPr>
        <w:pStyle w:val="Bibliography"/>
        <w:rPr>
          <w:del w:id="1689" w:author="Anne-Marie Cousineau" w:date="2025-07-28T15:07:00Z" w16du:dateUtc="2025-07-28T19:07:00Z"/>
          <w:lang w:val="en-US"/>
        </w:rPr>
      </w:pPr>
      <w:del w:id="1690" w:author="Anne-Marie Cousineau" w:date="2025-07-28T15:07:00Z" w16du:dateUtc="2025-07-28T19:07:00Z">
        <w:r w:rsidRPr="00F561FB" w:rsidDel="003503D1">
          <w:rPr>
            <w:lang w:val="en-US"/>
          </w:rPr>
          <w:delText xml:space="preserve">Andreev, A. V. (1999). Energetics and survival of birds in extreme environments. </w:delText>
        </w:r>
        <w:r w:rsidRPr="00F561FB" w:rsidDel="003503D1">
          <w:rPr>
            <w:i/>
            <w:iCs/>
            <w:lang w:val="en-US"/>
          </w:rPr>
          <w:delText>Ostrich</w:delText>
        </w:r>
        <w:r w:rsidRPr="00F561FB" w:rsidDel="003503D1">
          <w:rPr>
            <w:lang w:val="en-US"/>
          </w:rPr>
          <w:delText xml:space="preserve">, </w:delText>
        </w:r>
        <w:r w:rsidRPr="00F561FB" w:rsidDel="003503D1">
          <w:rPr>
            <w:i/>
            <w:iCs/>
            <w:lang w:val="en-US"/>
          </w:rPr>
          <w:delText>70</w:delText>
        </w:r>
        <w:r w:rsidRPr="00F561FB" w:rsidDel="003503D1">
          <w:rPr>
            <w:lang w:val="en-US"/>
          </w:rPr>
          <w:delText>(1), 13–22. https://doi.org/10.1080/00306525.1999.9639745</w:delText>
        </w:r>
      </w:del>
    </w:p>
    <w:p w14:paraId="52AE9A43" w14:textId="112D5B53" w:rsidR="00D640C1" w:rsidRPr="00F561FB" w:rsidDel="003503D1" w:rsidRDefault="00D640C1" w:rsidP="00B82D59">
      <w:pPr>
        <w:pStyle w:val="Bibliography"/>
        <w:rPr>
          <w:del w:id="1691" w:author="Anne-Marie Cousineau" w:date="2025-07-28T15:07:00Z" w16du:dateUtc="2025-07-28T19:07:00Z"/>
          <w:lang w:val="en-US"/>
        </w:rPr>
      </w:pPr>
      <w:del w:id="1692" w:author="Anne-Marie Cousineau" w:date="2025-07-28T15:07:00Z" w16du:dateUtc="2025-07-28T19:07:00Z">
        <w:r w:rsidRPr="00F561FB" w:rsidDel="003503D1">
          <w:rPr>
            <w:lang w:val="en-US"/>
          </w:rPr>
          <w:delText xml:space="preserve">Anich, N. M., Benson, T. J., &amp; Bednarz, J. C. (2009). Effect of radio transmitters on return rates of Swainson’s Warblers. </w:delText>
        </w:r>
        <w:r w:rsidRPr="00F561FB" w:rsidDel="003503D1">
          <w:rPr>
            <w:i/>
            <w:iCs/>
            <w:lang w:val="en-US"/>
          </w:rPr>
          <w:delText>Journal of Field Ornithology</w:delText>
        </w:r>
        <w:r w:rsidRPr="00F561FB" w:rsidDel="003503D1">
          <w:rPr>
            <w:lang w:val="en-US"/>
          </w:rPr>
          <w:delText xml:space="preserve">, </w:delText>
        </w:r>
        <w:r w:rsidRPr="00F561FB" w:rsidDel="003503D1">
          <w:rPr>
            <w:i/>
            <w:iCs/>
            <w:lang w:val="en-US"/>
          </w:rPr>
          <w:delText>80</w:delText>
        </w:r>
        <w:r w:rsidRPr="00F561FB" w:rsidDel="003503D1">
          <w:rPr>
            <w:lang w:val="en-US"/>
          </w:rPr>
          <w:delText>(2), 206–211. https://doi.org/10.1111/j.1557-9263.2009.00210.x</w:delText>
        </w:r>
      </w:del>
    </w:p>
    <w:p w14:paraId="0F60D86E" w14:textId="5283F57D" w:rsidR="00D640C1" w:rsidRPr="00F561FB" w:rsidDel="003503D1" w:rsidRDefault="00D640C1" w:rsidP="00B82D59">
      <w:pPr>
        <w:pStyle w:val="Bibliography"/>
        <w:rPr>
          <w:del w:id="1693" w:author="Anne-Marie Cousineau" w:date="2025-07-28T15:07:00Z" w16du:dateUtc="2025-07-28T19:07:00Z"/>
          <w:lang w:val="en-US"/>
        </w:rPr>
      </w:pPr>
      <w:del w:id="1694" w:author="Anne-Marie Cousineau" w:date="2025-07-28T15:07:00Z" w16du:dateUtc="2025-07-28T19:07:00Z">
        <w:r w:rsidRPr="00F561FB" w:rsidDel="003503D1">
          <w:rPr>
            <w:lang w:val="en-US"/>
          </w:rPr>
          <w:delText xml:space="preserve">Atchison, K. A., &amp; Rodewald, A. D. (2006). The Value of Urban Forests to Wintering Birds. </w:delText>
        </w:r>
        <w:r w:rsidRPr="00F561FB" w:rsidDel="003503D1">
          <w:rPr>
            <w:i/>
            <w:iCs/>
            <w:lang w:val="en-US"/>
          </w:rPr>
          <w:delText>Natural Areas Journal</w:delText>
        </w:r>
        <w:r w:rsidRPr="00F561FB" w:rsidDel="003503D1">
          <w:rPr>
            <w:lang w:val="en-US"/>
          </w:rPr>
          <w:delText xml:space="preserve">, </w:delText>
        </w:r>
        <w:r w:rsidRPr="00F561FB" w:rsidDel="003503D1">
          <w:rPr>
            <w:i/>
            <w:iCs/>
            <w:lang w:val="en-US"/>
          </w:rPr>
          <w:delText>26</w:delText>
        </w:r>
        <w:r w:rsidRPr="00F561FB" w:rsidDel="003503D1">
          <w:rPr>
            <w:lang w:val="en-US"/>
          </w:rPr>
          <w:delText>(3), 280–288. https://doi.org/10.3375/0885-8608(2006)26[280:tvouft]2.0.co;2</w:delText>
        </w:r>
      </w:del>
    </w:p>
    <w:p w14:paraId="115BB082" w14:textId="199456A0" w:rsidR="00D640C1" w:rsidRPr="00F561FB" w:rsidDel="003503D1" w:rsidRDefault="00D640C1" w:rsidP="00B82D59">
      <w:pPr>
        <w:pStyle w:val="Bibliography"/>
        <w:rPr>
          <w:del w:id="1695" w:author="Anne-Marie Cousineau" w:date="2025-07-28T15:07:00Z" w16du:dateUtc="2025-07-28T19:07:00Z"/>
          <w:lang w:val="en-US"/>
        </w:rPr>
      </w:pPr>
      <w:del w:id="1696" w:author="Anne-Marie Cousineau" w:date="2025-07-28T15:07:00Z" w16du:dateUtc="2025-07-28T19:07:00Z">
        <w:r w:rsidRPr="00F561FB" w:rsidDel="003503D1">
          <w:rPr>
            <w:lang w:val="en-US"/>
          </w:rPr>
          <w:delText xml:space="preserve">Beauchamp, A. T., Guglielmo, C. G., &amp; Morbey, Y. E. (2020). Stopover refuelling, movement and departure decisions in the white-throated sparrow: The influence of intrinsic </w:delText>
        </w:r>
        <w:r w:rsidRPr="00F561FB" w:rsidDel="003503D1">
          <w:rPr>
            <w:lang w:val="en-US"/>
          </w:rPr>
          <w:lastRenderedPageBreak/>
          <w:delText xml:space="preserve">and extrinsic factors during spring migration. </w:delText>
        </w:r>
        <w:r w:rsidRPr="00F561FB" w:rsidDel="003503D1">
          <w:rPr>
            <w:i/>
            <w:iCs/>
            <w:lang w:val="en-US"/>
          </w:rPr>
          <w:delText>Journal of Animal Ecology</w:delText>
        </w:r>
        <w:r w:rsidRPr="00F561FB" w:rsidDel="003503D1">
          <w:rPr>
            <w:lang w:val="en-US"/>
          </w:rPr>
          <w:delText xml:space="preserve">, </w:delText>
        </w:r>
        <w:r w:rsidRPr="00F561FB" w:rsidDel="003503D1">
          <w:rPr>
            <w:i/>
            <w:iCs/>
            <w:lang w:val="en-US"/>
          </w:rPr>
          <w:delText>89</w:delText>
        </w:r>
        <w:r w:rsidRPr="00F561FB" w:rsidDel="003503D1">
          <w:rPr>
            <w:lang w:val="en-US"/>
          </w:rPr>
          <w:delText>(11), 2553–2566. https://doi.org/10.1111/1365-2656.13315</w:delText>
        </w:r>
      </w:del>
    </w:p>
    <w:p w14:paraId="058F15B7" w14:textId="418265FA" w:rsidR="00D640C1" w:rsidRPr="00F561FB" w:rsidDel="003503D1" w:rsidRDefault="00D640C1" w:rsidP="00B82D59">
      <w:pPr>
        <w:pStyle w:val="Bibliography"/>
        <w:rPr>
          <w:del w:id="1697" w:author="Anne-Marie Cousineau" w:date="2025-07-28T15:07:00Z" w16du:dateUtc="2025-07-28T19:07:00Z"/>
          <w:lang w:val="en-US"/>
        </w:rPr>
      </w:pPr>
      <w:del w:id="1698" w:author="Anne-Marie Cousineau" w:date="2025-07-28T15:07:00Z" w16du:dateUtc="2025-07-28T19:07:00Z">
        <w:r w:rsidRPr="00F561FB" w:rsidDel="003503D1">
          <w:rPr>
            <w:lang w:val="en-US"/>
          </w:rPr>
          <w:delText xml:space="preserve">Birds Canada. (2025). </w:delText>
        </w:r>
        <w:r w:rsidRPr="00F561FB" w:rsidDel="003503D1">
          <w:rPr>
            <w:i/>
            <w:iCs/>
            <w:lang w:val="en-US"/>
          </w:rPr>
          <w:delText>Motus Wildlife Tracking System</w:delText>
        </w:r>
        <w:r w:rsidRPr="00F561FB" w:rsidDel="003503D1">
          <w:rPr>
            <w:lang w:val="en-US"/>
          </w:rPr>
          <w:delText>. https://motus.org/</w:delText>
        </w:r>
      </w:del>
    </w:p>
    <w:p w14:paraId="5D40C095" w14:textId="6B9D9488" w:rsidR="00D640C1" w:rsidRPr="00F561FB" w:rsidDel="003503D1" w:rsidRDefault="00D640C1" w:rsidP="00B82D59">
      <w:pPr>
        <w:pStyle w:val="Bibliography"/>
        <w:rPr>
          <w:del w:id="1699" w:author="Anne-Marie Cousineau" w:date="2025-07-28T15:07:00Z" w16du:dateUtc="2025-07-28T19:07:00Z"/>
          <w:lang w:val="en-US"/>
        </w:rPr>
      </w:pPr>
      <w:del w:id="1700" w:author="Anne-Marie Cousineau" w:date="2025-07-28T15:07:00Z" w16du:dateUtc="2025-07-28T19:07:00Z">
        <w:r w:rsidRPr="00F561FB" w:rsidDel="003503D1">
          <w:rPr>
            <w:lang w:val="en-US"/>
          </w:rPr>
          <w:delText xml:space="preserve">Blackport, R. (2024). </w:delText>
        </w:r>
        <w:r w:rsidRPr="00F561FB" w:rsidDel="003503D1">
          <w:rPr>
            <w:i/>
            <w:iCs/>
            <w:lang w:val="en-US"/>
          </w:rPr>
          <w:delText>Amplified warming of North American cold extremes linked to human-induced changes in temperature variability</w:delText>
        </w:r>
        <w:r w:rsidRPr="00F561FB" w:rsidDel="003503D1">
          <w:rPr>
            <w:lang w:val="en-US"/>
          </w:rPr>
          <w:delText xml:space="preserve">. </w:delText>
        </w:r>
        <w:r w:rsidRPr="00F561FB" w:rsidDel="003503D1">
          <w:rPr>
            <w:i/>
            <w:iCs/>
            <w:lang w:val="en-US"/>
          </w:rPr>
          <w:delText>15</w:delText>
        </w:r>
        <w:r w:rsidRPr="00F561FB" w:rsidDel="003503D1">
          <w:rPr>
            <w:lang w:val="en-US"/>
          </w:rPr>
          <w:delText>(5864). https://doi.org/10.1038/s41467-024-49734-8</w:delText>
        </w:r>
      </w:del>
    </w:p>
    <w:p w14:paraId="1828E953" w14:textId="0BAA9A58" w:rsidR="00D640C1" w:rsidRPr="00F561FB" w:rsidDel="003503D1" w:rsidRDefault="00D640C1" w:rsidP="00B82D59">
      <w:pPr>
        <w:pStyle w:val="Bibliography"/>
        <w:rPr>
          <w:del w:id="1701" w:author="Anne-Marie Cousineau" w:date="2025-07-28T15:07:00Z" w16du:dateUtc="2025-07-28T19:07:00Z"/>
          <w:lang w:val="en-US"/>
        </w:rPr>
      </w:pPr>
      <w:del w:id="1702" w:author="Anne-Marie Cousineau" w:date="2025-07-28T15:07:00Z" w16du:dateUtc="2025-07-28T19:07:00Z">
        <w:r w:rsidRPr="00F561FB" w:rsidDel="003503D1">
          <w:rPr>
            <w:lang w:val="en-US"/>
          </w:rPr>
          <w:delText xml:space="preserve">Bocz, R., Szép, D., Witz, D., Ronczyk, L., Kurucz, K., &amp; Purger, J. J. (2017). Human disturbances and predation on artificial ground nests across an urban gradient. </w:delText>
        </w:r>
        <w:r w:rsidRPr="00F561FB" w:rsidDel="003503D1">
          <w:rPr>
            <w:i/>
            <w:iCs/>
            <w:lang w:val="en-US"/>
          </w:rPr>
          <w:delText>Animal Biodiversity and Conservation</w:delText>
        </w:r>
        <w:r w:rsidRPr="00F561FB" w:rsidDel="003503D1">
          <w:rPr>
            <w:lang w:val="en-US"/>
          </w:rPr>
          <w:delText xml:space="preserve">, </w:delText>
        </w:r>
        <w:r w:rsidRPr="00F561FB" w:rsidDel="003503D1">
          <w:rPr>
            <w:i/>
            <w:iCs/>
            <w:lang w:val="en-US"/>
          </w:rPr>
          <w:delText>40</w:delText>
        </w:r>
        <w:r w:rsidRPr="00F561FB" w:rsidDel="003503D1">
          <w:rPr>
            <w:lang w:val="en-US"/>
          </w:rPr>
          <w:delText>(2).</w:delText>
        </w:r>
      </w:del>
    </w:p>
    <w:p w14:paraId="748BDCC8" w14:textId="751D9888" w:rsidR="00D640C1" w:rsidRPr="00F561FB" w:rsidDel="003503D1" w:rsidRDefault="00D640C1" w:rsidP="00B82D59">
      <w:pPr>
        <w:pStyle w:val="Bibliography"/>
        <w:rPr>
          <w:del w:id="1703" w:author="Anne-Marie Cousineau" w:date="2025-07-28T15:07:00Z" w16du:dateUtc="2025-07-28T19:07:00Z"/>
          <w:lang w:val="en-US"/>
        </w:rPr>
      </w:pPr>
      <w:del w:id="1704" w:author="Anne-Marie Cousineau" w:date="2025-07-28T15:07:00Z" w16du:dateUtc="2025-07-28T19:07:00Z">
        <w:r w:rsidRPr="00F561FB" w:rsidDel="003503D1">
          <w:rPr>
            <w:lang w:val="en-US"/>
          </w:rPr>
          <w:delText xml:space="preserve">Bodey, T. W., Cleasby, I. R., Bell, F., Parr, N., Schultz, A., Votier, S. C., &amp; Bearhop, S. (2018). A phylogenetically controlled meta-analysis of biologging device effects on birds: Deleterious effects and a call for more standardized reporting of study data. </w:delText>
        </w:r>
        <w:r w:rsidRPr="00F561FB" w:rsidDel="003503D1">
          <w:rPr>
            <w:i/>
            <w:iCs/>
            <w:lang w:val="en-US"/>
          </w:rPr>
          <w:delText>Methods in Ecology and Evolution</w:delText>
        </w:r>
        <w:r w:rsidRPr="00F561FB" w:rsidDel="003503D1">
          <w:rPr>
            <w:lang w:val="en-US"/>
          </w:rPr>
          <w:delText xml:space="preserve">, </w:delText>
        </w:r>
        <w:r w:rsidRPr="00F561FB" w:rsidDel="003503D1">
          <w:rPr>
            <w:i/>
            <w:iCs/>
            <w:lang w:val="en-US"/>
          </w:rPr>
          <w:delText>9</w:delText>
        </w:r>
        <w:r w:rsidRPr="00F561FB" w:rsidDel="003503D1">
          <w:rPr>
            <w:lang w:val="en-US"/>
          </w:rPr>
          <w:delText>(4), 946–955. https://doi.org/10.1111/2041-210X.12934</w:delText>
        </w:r>
      </w:del>
    </w:p>
    <w:p w14:paraId="34A1D75F" w14:textId="548D8FB4" w:rsidR="00D640C1" w:rsidRPr="00F561FB" w:rsidDel="003503D1" w:rsidRDefault="00D640C1" w:rsidP="00B82D59">
      <w:pPr>
        <w:pStyle w:val="Bibliography"/>
        <w:rPr>
          <w:del w:id="1705" w:author="Anne-Marie Cousineau" w:date="2025-07-28T15:07:00Z" w16du:dateUtc="2025-07-28T19:07:00Z"/>
          <w:lang w:val="en-US"/>
        </w:rPr>
      </w:pPr>
      <w:del w:id="1706" w:author="Anne-Marie Cousineau" w:date="2025-07-28T15:07:00Z" w16du:dateUtc="2025-07-28T19:07:00Z">
        <w:r w:rsidRPr="00F561FB" w:rsidDel="003503D1">
          <w:rPr>
            <w:lang w:val="en-US"/>
          </w:rPr>
          <w:delText xml:space="preserve">Brewer, D. E., Gehring, T. M., Garcia, M. M., Shirkey, B. T., Simpson, J. W., &amp; Fournier, A. M. V. (2023). King rail (Rallus elegans) home range and microhabitat characteristics in western Lake Erie coastal marshes. </w:delText>
        </w:r>
        <w:r w:rsidRPr="00F561FB" w:rsidDel="003503D1">
          <w:rPr>
            <w:i/>
            <w:iCs/>
            <w:lang w:val="en-US"/>
          </w:rPr>
          <w:delText>Ecology and Evolution</w:delText>
        </w:r>
        <w:r w:rsidRPr="00F561FB" w:rsidDel="003503D1">
          <w:rPr>
            <w:lang w:val="en-US"/>
          </w:rPr>
          <w:delText xml:space="preserve">, </w:delText>
        </w:r>
        <w:r w:rsidRPr="00F561FB" w:rsidDel="003503D1">
          <w:rPr>
            <w:i/>
            <w:iCs/>
            <w:lang w:val="en-US"/>
          </w:rPr>
          <w:delText>13</w:delText>
        </w:r>
        <w:r w:rsidRPr="00F561FB" w:rsidDel="003503D1">
          <w:rPr>
            <w:lang w:val="en-US"/>
          </w:rPr>
          <w:delText>(4), 16. https://doi.org/10.1002/ece3.10043</w:delText>
        </w:r>
      </w:del>
    </w:p>
    <w:p w14:paraId="3FD034F3" w14:textId="4B94E463" w:rsidR="00D640C1" w:rsidRPr="00F561FB" w:rsidDel="003503D1" w:rsidRDefault="00D640C1" w:rsidP="00B82D59">
      <w:pPr>
        <w:pStyle w:val="Bibliography"/>
        <w:rPr>
          <w:del w:id="1707" w:author="Anne-Marie Cousineau" w:date="2025-07-28T15:07:00Z" w16du:dateUtc="2025-07-28T19:07:00Z"/>
          <w:lang w:val="en-US"/>
        </w:rPr>
      </w:pPr>
      <w:del w:id="1708" w:author="Anne-Marie Cousineau" w:date="2025-07-28T15:07:00Z" w16du:dateUtc="2025-07-28T19:07:00Z">
        <w:r w:rsidRPr="00F561FB" w:rsidDel="003503D1">
          <w:rPr>
            <w:lang w:val="en-US"/>
          </w:rPr>
          <w:delText xml:space="preserve">Brewer, V. N., Lane, S. J., Sewall, K. B., &amp; Mabry, K. E. (2020). Effects of low-density urbanization on genetic structure in the Song Sparrow. </w:delText>
        </w:r>
        <w:r w:rsidRPr="00F561FB" w:rsidDel="003503D1">
          <w:rPr>
            <w:i/>
            <w:iCs/>
            <w:lang w:val="en-US"/>
          </w:rPr>
          <w:delText>PLOS ONE</w:delText>
        </w:r>
        <w:r w:rsidRPr="00F561FB" w:rsidDel="003503D1">
          <w:rPr>
            <w:lang w:val="en-US"/>
          </w:rPr>
          <w:delText xml:space="preserve">, </w:delText>
        </w:r>
        <w:r w:rsidRPr="00F561FB" w:rsidDel="003503D1">
          <w:rPr>
            <w:i/>
            <w:iCs/>
            <w:lang w:val="en-US"/>
          </w:rPr>
          <w:delText>15</w:delText>
        </w:r>
        <w:r w:rsidRPr="00F561FB" w:rsidDel="003503D1">
          <w:rPr>
            <w:lang w:val="en-US"/>
          </w:rPr>
          <w:delText>(6), e0234008. https://doi.org/10.1371/journal.pone.0234008</w:delText>
        </w:r>
      </w:del>
    </w:p>
    <w:p w14:paraId="318C1529" w14:textId="3198ABB7" w:rsidR="00D640C1" w:rsidRPr="00F561FB" w:rsidDel="003503D1" w:rsidRDefault="00D640C1" w:rsidP="00B82D59">
      <w:pPr>
        <w:pStyle w:val="Bibliography"/>
        <w:rPr>
          <w:del w:id="1709" w:author="Anne-Marie Cousineau" w:date="2025-07-28T15:07:00Z" w16du:dateUtc="2025-07-28T19:07:00Z"/>
          <w:lang w:val="en-US"/>
        </w:rPr>
      </w:pPr>
      <w:del w:id="1710" w:author="Anne-Marie Cousineau" w:date="2025-07-28T15:07:00Z" w16du:dateUtc="2025-07-28T19:07:00Z">
        <w:r w:rsidRPr="00F561FB" w:rsidDel="003503D1">
          <w:rPr>
            <w:lang w:val="en-US"/>
          </w:rPr>
          <w:lastRenderedPageBreak/>
          <w:delText xml:space="preserve">Brodin, A. (2007). Theoretical models of adaptive energy management in small wintering birds. </w:delText>
        </w:r>
        <w:r w:rsidRPr="00F561FB" w:rsidDel="003503D1">
          <w:rPr>
            <w:i/>
            <w:iCs/>
            <w:lang w:val="en-US"/>
          </w:rPr>
          <w:delText>Philosophical Transactions of the Royal Society B: Biological Sciences</w:delText>
        </w:r>
        <w:r w:rsidRPr="00F561FB" w:rsidDel="003503D1">
          <w:rPr>
            <w:lang w:val="en-US"/>
          </w:rPr>
          <w:delText xml:space="preserve">, </w:delText>
        </w:r>
        <w:r w:rsidRPr="00F561FB" w:rsidDel="003503D1">
          <w:rPr>
            <w:i/>
            <w:iCs/>
            <w:lang w:val="en-US"/>
          </w:rPr>
          <w:delText>362</w:delText>
        </w:r>
        <w:r w:rsidRPr="00F561FB" w:rsidDel="003503D1">
          <w:rPr>
            <w:lang w:val="en-US"/>
          </w:rPr>
          <w:delText>(1486), 1857–1871. https://doi.org/10.1098/rstb.2006.1812</w:delText>
        </w:r>
      </w:del>
    </w:p>
    <w:p w14:paraId="6614994A" w14:textId="779DA761" w:rsidR="00D640C1" w:rsidRPr="00F561FB" w:rsidDel="003503D1" w:rsidRDefault="00D640C1" w:rsidP="00B82D59">
      <w:pPr>
        <w:pStyle w:val="Bibliography"/>
        <w:rPr>
          <w:del w:id="1711" w:author="Anne-Marie Cousineau" w:date="2025-07-28T15:07:00Z" w16du:dateUtc="2025-07-28T19:07:00Z"/>
          <w:lang w:val="en-US"/>
        </w:rPr>
      </w:pPr>
      <w:del w:id="1712" w:author="Anne-Marie Cousineau" w:date="2025-07-28T15:07:00Z" w16du:dateUtc="2025-07-28T19:07:00Z">
        <w:r w:rsidRPr="00F561FB" w:rsidDel="003503D1">
          <w:rPr>
            <w:lang w:val="en-US"/>
          </w:rPr>
          <w:delText xml:space="preserve">Burnham, K. P., &amp; Anderson, D. R. (2002). </w:delText>
        </w:r>
        <w:r w:rsidRPr="00F561FB" w:rsidDel="003503D1">
          <w:rPr>
            <w:i/>
            <w:iCs/>
            <w:lang w:val="en-US"/>
          </w:rPr>
          <w:delText>Model Selection and Multimodel Inference</w:delText>
        </w:r>
        <w:r w:rsidRPr="00F561FB" w:rsidDel="003503D1">
          <w:rPr>
            <w:lang w:val="en-US"/>
          </w:rPr>
          <w:delText xml:space="preserve"> (2nd ed.).</w:delText>
        </w:r>
      </w:del>
    </w:p>
    <w:p w14:paraId="3F498C17" w14:textId="5730A6EA" w:rsidR="00D640C1" w:rsidRPr="00F561FB" w:rsidDel="003503D1" w:rsidRDefault="00D640C1" w:rsidP="00B82D59">
      <w:pPr>
        <w:pStyle w:val="Bibliography"/>
        <w:rPr>
          <w:del w:id="1713" w:author="Anne-Marie Cousineau" w:date="2025-07-28T15:07:00Z" w16du:dateUtc="2025-07-28T19:07:00Z"/>
          <w:lang w:val="en-US"/>
        </w:rPr>
      </w:pPr>
      <w:del w:id="1714" w:author="Anne-Marie Cousineau" w:date="2025-07-28T15:07:00Z" w16du:dateUtc="2025-07-28T19:07:00Z">
        <w:r w:rsidRPr="00F561FB" w:rsidDel="003503D1">
          <w:rPr>
            <w:lang w:val="en-US"/>
          </w:rPr>
          <w:delText xml:space="preserve">Buxton, R. T., Hudgins, E. J., Lavigne, E., Villeneuve, P. J., Prince, S. A., Pearson, A. L., Halsall, T., Robichaud, C., &amp; Bennett, J. R. (2024). Mental health is positively associated with biodiversity in Canadian cities. </w:delText>
        </w:r>
        <w:r w:rsidRPr="00F561FB" w:rsidDel="003503D1">
          <w:rPr>
            <w:i/>
            <w:iCs/>
            <w:lang w:val="en-US"/>
          </w:rPr>
          <w:delText>Communications Earth &amp; Environment</w:delText>
        </w:r>
        <w:r w:rsidRPr="00F561FB" w:rsidDel="003503D1">
          <w:rPr>
            <w:lang w:val="en-US"/>
          </w:rPr>
          <w:delText xml:space="preserve">, </w:delText>
        </w:r>
        <w:r w:rsidRPr="00F561FB" w:rsidDel="003503D1">
          <w:rPr>
            <w:i/>
            <w:iCs/>
            <w:lang w:val="en-US"/>
          </w:rPr>
          <w:delText>5</w:delText>
        </w:r>
        <w:r w:rsidRPr="00F561FB" w:rsidDel="003503D1">
          <w:rPr>
            <w:lang w:val="en-US"/>
          </w:rPr>
          <w:delText>(1), 310. https://doi.org/10.1038/s43247-024-01482-9</w:delText>
        </w:r>
      </w:del>
    </w:p>
    <w:p w14:paraId="039030E4" w14:textId="75EDB80B" w:rsidR="00D640C1" w:rsidRPr="00F561FB" w:rsidDel="003503D1" w:rsidRDefault="00D640C1" w:rsidP="00B82D59">
      <w:pPr>
        <w:pStyle w:val="Bibliography"/>
        <w:rPr>
          <w:del w:id="1715" w:author="Anne-Marie Cousineau" w:date="2025-07-28T15:07:00Z" w16du:dateUtc="2025-07-28T19:07:00Z"/>
          <w:lang w:val="en-US"/>
        </w:rPr>
      </w:pPr>
      <w:del w:id="1716" w:author="Anne-Marie Cousineau" w:date="2025-07-28T15:07:00Z" w16du:dateUtc="2025-07-28T19:07:00Z">
        <w:r w:rsidRPr="00F561FB" w:rsidDel="003503D1">
          <w:rPr>
            <w:lang w:val="en-US"/>
          </w:rPr>
          <w:delText xml:space="preserve">Cabrera-Cruz, S. A., Smolinsky, J. A., &amp; Buler, J. J. (2018). Light pollution is greatest within migration passage areas for nocturnally-migrating birds around the world. </w:delText>
        </w:r>
        <w:r w:rsidRPr="00F561FB" w:rsidDel="003503D1">
          <w:rPr>
            <w:i/>
            <w:iCs/>
            <w:lang w:val="en-US"/>
          </w:rPr>
          <w:delText>Scientific Reports</w:delText>
        </w:r>
        <w:r w:rsidRPr="00F561FB" w:rsidDel="003503D1">
          <w:rPr>
            <w:lang w:val="en-US"/>
          </w:rPr>
          <w:delText xml:space="preserve">, </w:delText>
        </w:r>
        <w:r w:rsidRPr="00F561FB" w:rsidDel="003503D1">
          <w:rPr>
            <w:i/>
            <w:iCs/>
            <w:lang w:val="en-US"/>
          </w:rPr>
          <w:delText>8</w:delText>
        </w:r>
        <w:r w:rsidRPr="00F561FB" w:rsidDel="003503D1">
          <w:rPr>
            <w:lang w:val="en-US"/>
          </w:rPr>
          <w:delText>(1), 3261.</w:delText>
        </w:r>
      </w:del>
    </w:p>
    <w:p w14:paraId="4DB048D5" w14:textId="24808C85" w:rsidR="00D640C1" w:rsidRPr="00F561FB" w:rsidDel="003503D1" w:rsidRDefault="00D640C1" w:rsidP="00B82D59">
      <w:pPr>
        <w:pStyle w:val="Bibliography"/>
        <w:rPr>
          <w:del w:id="1717" w:author="Anne-Marie Cousineau" w:date="2025-07-28T15:07:00Z" w16du:dateUtc="2025-07-28T19:07:00Z"/>
          <w:lang w:val="en-US"/>
        </w:rPr>
      </w:pPr>
      <w:del w:id="1718" w:author="Anne-Marie Cousineau" w:date="2025-07-28T15:07:00Z" w16du:dateUtc="2025-07-28T19:07:00Z">
        <w:r w:rsidRPr="00F561FB" w:rsidDel="003503D1">
          <w:rPr>
            <w:lang w:val="en-US"/>
          </w:rPr>
          <w:delText xml:space="preserve">Carrasco, L., Giam, X., Papeş, M., &amp; Sheldon, K. S. (2019). Metrics of Lidar-Derived 3D Vegetation Structure Reveal Contrasting Effects of Horizontal and Vertical Forest Heterogeneity on Bird Species Richness. </w:delText>
        </w:r>
        <w:r w:rsidRPr="00F561FB" w:rsidDel="003503D1">
          <w:rPr>
            <w:i/>
            <w:iCs/>
            <w:lang w:val="en-US"/>
          </w:rPr>
          <w:delText>Remote Sensing</w:delText>
        </w:r>
        <w:r w:rsidRPr="00F561FB" w:rsidDel="003503D1">
          <w:rPr>
            <w:lang w:val="en-US"/>
          </w:rPr>
          <w:delText xml:space="preserve">, </w:delText>
        </w:r>
        <w:r w:rsidRPr="00F561FB" w:rsidDel="003503D1">
          <w:rPr>
            <w:i/>
            <w:iCs/>
            <w:lang w:val="en-US"/>
          </w:rPr>
          <w:delText>11</w:delText>
        </w:r>
        <w:r w:rsidRPr="00F561FB" w:rsidDel="003503D1">
          <w:rPr>
            <w:lang w:val="en-US"/>
          </w:rPr>
          <w:delText>(7), Article 7. https://doi.org/10.3390/rs11070743</w:delText>
        </w:r>
      </w:del>
    </w:p>
    <w:p w14:paraId="7EE70172" w14:textId="6743B722" w:rsidR="00D640C1" w:rsidRPr="00F561FB" w:rsidDel="003503D1" w:rsidRDefault="00D640C1" w:rsidP="00B82D59">
      <w:pPr>
        <w:pStyle w:val="Bibliography"/>
        <w:rPr>
          <w:del w:id="1719" w:author="Anne-Marie Cousineau" w:date="2025-07-28T15:07:00Z" w16du:dateUtc="2025-07-28T19:07:00Z"/>
          <w:lang w:val="en-US"/>
        </w:rPr>
      </w:pPr>
      <w:del w:id="1720" w:author="Anne-Marie Cousineau" w:date="2025-07-28T15:07:00Z" w16du:dateUtc="2025-07-28T19:07:00Z">
        <w:r w:rsidRPr="00F561FB" w:rsidDel="003503D1">
          <w:rPr>
            <w:lang w:val="en-US"/>
          </w:rPr>
          <w:delText xml:space="preserve">Chace, J. F., &amp; Walsh, J. J. (2006). Urban effects on native avifauna: A review. </w:delText>
        </w:r>
        <w:r w:rsidRPr="00F561FB" w:rsidDel="003503D1">
          <w:rPr>
            <w:i/>
            <w:iCs/>
            <w:lang w:val="en-US"/>
          </w:rPr>
          <w:delText>Landscape and Urban Planning</w:delText>
        </w:r>
        <w:r w:rsidRPr="00F561FB" w:rsidDel="003503D1">
          <w:rPr>
            <w:lang w:val="en-US"/>
          </w:rPr>
          <w:delText xml:space="preserve">, </w:delText>
        </w:r>
        <w:r w:rsidRPr="00F561FB" w:rsidDel="003503D1">
          <w:rPr>
            <w:i/>
            <w:iCs/>
            <w:lang w:val="en-US"/>
          </w:rPr>
          <w:delText>74</w:delText>
        </w:r>
        <w:r w:rsidRPr="00F561FB" w:rsidDel="003503D1">
          <w:rPr>
            <w:lang w:val="en-US"/>
          </w:rPr>
          <w:delText>(1), 46–69.</w:delText>
        </w:r>
      </w:del>
    </w:p>
    <w:p w14:paraId="7F2F6C18" w14:textId="2D8A8CB7" w:rsidR="00D640C1" w:rsidRPr="00F561FB" w:rsidDel="003503D1" w:rsidRDefault="00D640C1" w:rsidP="00B82D59">
      <w:pPr>
        <w:pStyle w:val="Bibliography"/>
        <w:rPr>
          <w:del w:id="1721" w:author="Anne-Marie Cousineau" w:date="2025-07-28T15:07:00Z" w16du:dateUtc="2025-07-28T19:07:00Z"/>
          <w:lang w:val="en-US"/>
        </w:rPr>
      </w:pPr>
      <w:del w:id="1722" w:author="Anne-Marie Cousineau" w:date="2025-07-28T15:07:00Z" w16du:dateUtc="2025-07-28T19:07:00Z">
        <w:r w:rsidRPr="00F561FB" w:rsidDel="003503D1">
          <w:rPr>
            <w:lang w:val="en-US"/>
          </w:rPr>
          <w:delText xml:space="preserve">Chamberlain, D. E., Gough, S., Vaughan, H., Vickery, J. A., &amp; Appleton, G. F. (2007). Determinants of bird species richness in public green spaces. </w:delText>
        </w:r>
        <w:r w:rsidRPr="00F561FB" w:rsidDel="003503D1">
          <w:rPr>
            <w:i/>
            <w:iCs/>
            <w:lang w:val="en-US"/>
          </w:rPr>
          <w:delText>Bird Study</w:delText>
        </w:r>
        <w:r w:rsidRPr="00F561FB" w:rsidDel="003503D1">
          <w:rPr>
            <w:lang w:val="en-US"/>
          </w:rPr>
          <w:delText xml:space="preserve">, </w:delText>
        </w:r>
        <w:r w:rsidRPr="00F561FB" w:rsidDel="003503D1">
          <w:rPr>
            <w:i/>
            <w:iCs/>
            <w:lang w:val="en-US"/>
          </w:rPr>
          <w:delText>54</w:delText>
        </w:r>
        <w:r w:rsidRPr="00F561FB" w:rsidDel="003503D1">
          <w:rPr>
            <w:lang w:val="en-US"/>
          </w:rPr>
          <w:delText>(1), 87–97. https://doi.org/10.1080/00063650709461460</w:delText>
        </w:r>
      </w:del>
    </w:p>
    <w:p w14:paraId="5952D452" w14:textId="4802A2CC" w:rsidR="00D640C1" w:rsidRPr="00F561FB" w:rsidDel="003503D1" w:rsidRDefault="00D640C1" w:rsidP="00B82D59">
      <w:pPr>
        <w:pStyle w:val="Bibliography"/>
        <w:rPr>
          <w:del w:id="1723" w:author="Anne-Marie Cousineau" w:date="2025-07-28T15:07:00Z" w16du:dateUtc="2025-07-28T19:07:00Z"/>
          <w:lang w:val="en-US"/>
        </w:rPr>
      </w:pPr>
      <w:del w:id="1724" w:author="Anne-Marie Cousineau" w:date="2025-07-28T15:07:00Z" w16du:dateUtc="2025-07-28T19:07:00Z">
        <w:r w:rsidRPr="00F561FB" w:rsidDel="003503D1">
          <w:rPr>
            <w:lang w:val="en-US"/>
          </w:rPr>
          <w:lastRenderedPageBreak/>
          <w:delText xml:space="preserve">Chen, D., &amp; Hale, R. C. (2010). A global review of polybrominated diphenyl ether flame retardant contamination in birds. </w:delText>
        </w:r>
        <w:r w:rsidRPr="00F561FB" w:rsidDel="003503D1">
          <w:rPr>
            <w:i/>
            <w:iCs/>
            <w:lang w:val="en-US"/>
          </w:rPr>
          <w:delText>Environment International</w:delText>
        </w:r>
        <w:r w:rsidRPr="00F561FB" w:rsidDel="003503D1">
          <w:rPr>
            <w:lang w:val="en-US"/>
          </w:rPr>
          <w:delText xml:space="preserve">, </w:delText>
        </w:r>
        <w:r w:rsidRPr="00F561FB" w:rsidDel="003503D1">
          <w:rPr>
            <w:i/>
            <w:iCs/>
            <w:lang w:val="en-US"/>
          </w:rPr>
          <w:delText>36</w:delText>
        </w:r>
        <w:r w:rsidRPr="00F561FB" w:rsidDel="003503D1">
          <w:rPr>
            <w:lang w:val="en-US"/>
          </w:rPr>
          <w:delText>(7), 800–811. https://doi.org/10.1016/j.envint.2010.05.013</w:delText>
        </w:r>
      </w:del>
    </w:p>
    <w:p w14:paraId="59A83484" w14:textId="35DC50B2" w:rsidR="00D640C1" w:rsidRPr="00F561FB" w:rsidDel="003503D1" w:rsidRDefault="00D640C1" w:rsidP="00B82D59">
      <w:pPr>
        <w:pStyle w:val="Bibliography"/>
        <w:rPr>
          <w:del w:id="1725" w:author="Anne-Marie Cousineau" w:date="2025-07-28T15:07:00Z" w16du:dateUtc="2025-07-28T19:07:00Z"/>
          <w:lang w:val="en-US"/>
        </w:rPr>
      </w:pPr>
      <w:del w:id="1726" w:author="Anne-Marie Cousineau" w:date="2025-07-28T15:07:00Z" w16du:dateUtc="2025-07-28T19:07:00Z">
        <w:r w:rsidRPr="00F561FB" w:rsidDel="003503D1">
          <w:rPr>
            <w:lang w:val="en-US"/>
          </w:rPr>
          <w:delText xml:space="preserve">Chiron, F., Lorrillière, R., Bessa-Gomes, C., Tryjanowski, P., Casanelles-Abella, J., Laanisto, L., Leal, A., Van Mensel, A., Moretti, M., Muyshondt, B., Niinemets, Ü., Ortí, M. A., Pinho, P., Samson, R., &amp; Deguines, N. (2024). How do urban green space designs shape avian communities? Testing the area–heterogeneity trade-off. </w:delText>
        </w:r>
        <w:r w:rsidRPr="00F561FB" w:rsidDel="003503D1">
          <w:rPr>
            <w:i/>
            <w:iCs/>
            <w:lang w:val="en-US"/>
          </w:rPr>
          <w:delText>Landscape and Urban Planning</w:delText>
        </w:r>
        <w:r w:rsidRPr="00F561FB" w:rsidDel="003503D1">
          <w:rPr>
            <w:lang w:val="en-US"/>
          </w:rPr>
          <w:delText xml:space="preserve">, </w:delText>
        </w:r>
        <w:r w:rsidRPr="00F561FB" w:rsidDel="003503D1">
          <w:rPr>
            <w:i/>
            <w:iCs/>
            <w:lang w:val="en-US"/>
          </w:rPr>
          <w:delText>242</w:delText>
        </w:r>
        <w:r w:rsidRPr="00F561FB" w:rsidDel="003503D1">
          <w:rPr>
            <w:lang w:val="en-US"/>
          </w:rPr>
          <w:delText>, 104954. https://doi.org/10.1016/j.landurbplan.2023.104954</w:delText>
        </w:r>
      </w:del>
    </w:p>
    <w:p w14:paraId="24F386EB" w14:textId="0F02B8F9" w:rsidR="00D640C1" w:rsidRPr="00F561FB" w:rsidDel="003503D1" w:rsidRDefault="00D640C1" w:rsidP="00B82D59">
      <w:pPr>
        <w:pStyle w:val="Bibliography"/>
        <w:rPr>
          <w:del w:id="1727" w:author="Anne-Marie Cousineau" w:date="2025-07-28T15:07:00Z" w16du:dateUtc="2025-07-28T19:07:00Z"/>
          <w:lang w:val="en-US"/>
        </w:rPr>
      </w:pPr>
      <w:del w:id="1728" w:author="Anne-Marie Cousineau" w:date="2025-07-28T15:07:00Z" w16du:dateUtc="2025-07-28T19:07:00Z">
        <w:r w:rsidRPr="00F561FB" w:rsidDel="003503D1">
          <w:rPr>
            <w:lang w:val="en-US"/>
          </w:rPr>
          <w:delText xml:space="preserve">City of Montreal. (2020). </w:delText>
        </w:r>
        <w:r w:rsidRPr="00F561FB" w:rsidDel="003503D1">
          <w:rPr>
            <w:i/>
            <w:iCs/>
            <w:lang w:val="en-US"/>
          </w:rPr>
          <w:delText>Climate Plan 2020-2030</w:delText>
        </w:r>
        <w:r w:rsidRPr="00F561FB" w:rsidDel="003503D1">
          <w:rPr>
            <w:lang w:val="en-US"/>
          </w:rPr>
          <w:delText>. City of Montreal. https://montreal.ca/en/articles/montreal-climate-plan-objective-carbon-neutral-2050-7613</w:delText>
        </w:r>
      </w:del>
    </w:p>
    <w:p w14:paraId="2D8BAC7B" w14:textId="7BA32E6E" w:rsidR="00D640C1" w:rsidRPr="00F561FB" w:rsidDel="003503D1" w:rsidRDefault="00D640C1" w:rsidP="00B82D59">
      <w:pPr>
        <w:pStyle w:val="Bibliography"/>
        <w:rPr>
          <w:del w:id="1729" w:author="Anne-Marie Cousineau" w:date="2025-07-28T15:07:00Z" w16du:dateUtc="2025-07-28T19:07:00Z"/>
          <w:lang w:val="en-US"/>
        </w:rPr>
      </w:pPr>
      <w:del w:id="1730" w:author="Anne-Marie Cousineau" w:date="2025-07-28T15:07:00Z" w16du:dateUtc="2025-07-28T19:07:00Z">
        <w:r w:rsidRPr="00F561FB" w:rsidDel="003503D1">
          <w:delText xml:space="preserve">City of Montreal. (2024). </w:delText>
        </w:r>
        <w:r w:rsidRPr="00F561FB" w:rsidDel="003503D1">
          <w:rPr>
            <w:i/>
            <w:iCs/>
          </w:rPr>
          <w:delText>Plan climat 2020-2030 Ville de Montréal—État d’avancement avril 2024</w:delText>
        </w:r>
        <w:r w:rsidRPr="00F561FB" w:rsidDel="003503D1">
          <w:delText xml:space="preserve">. </w:delText>
        </w:r>
        <w:r w:rsidRPr="00F561FB" w:rsidDel="003503D1">
          <w:rPr>
            <w:lang w:val="en-US"/>
          </w:rPr>
          <w:delText>City of Montreal. https://mtl.ged.montreal.ca/constellio/?collection=mtlca&amp;portal=REPDOCVDM#!displayDocument/00000092918</w:delText>
        </w:r>
      </w:del>
    </w:p>
    <w:p w14:paraId="6264AC9E" w14:textId="44B5FAD3" w:rsidR="00D640C1" w:rsidRPr="00F561FB" w:rsidDel="003503D1" w:rsidRDefault="00D640C1" w:rsidP="00B82D59">
      <w:pPr>
        <w:pStyle w:val="Bibliography"/>
        <w:rPr>
          <w:del w:id="1731" w:author="Anne-Marie Cousineau" w:date="2025-07-28T15:07:00Z" w16du:dateUtc="2025-07-28T19:07:00Z"/>
          <w:lang w:val="en-US"/>
        </w:rPr>
      </w:pPr>
      <w:del w:id="1732" w:author="Anne-Marie Cousineau" w:date="2025-07-28T15:07:00Z" w16du:dateUtc="2025-07-28T19:07:00Z">
        <w:r w:rsidRPr="00F561FB" w:rsidDel="003503D1">
          <w:rPr>
            <w:lang w:val="en-US"/>
          </w:rPr>
          <w:delText xml:space="preserve">Cox, D. T. C., Shanahan, D. F., Hudson, H. L., Plummer, K. E., Siriwardena, G. M., Fuller, R. A., Anderson, K., Hancock, S., &amp; Gaston, K. J. (2017). Doses of Neighborhood Nature: The Benefits for Mental Health of Living with Nature. </w:delText>
        </w:r>
        <w:r w:rsidRPr="00F561FB" w:rsidDel="003503D1">
          <w:rPr>
            <w:i/>
            <w:iCs/>
            <w:lang w:val="en-US"/>
          </w:rPr>
          <w:delText>BioScience</w:delText>
        </w:r>
        <w:r w:rsidRPr="00F561FB" w:rsidDel="003503D1">
          <w:rPr>
            <w:lang w:val="en-US"/>
          </w:rPr>
          <w:delText xml:space="preserve">, </w:delText>
        </w:r>
        <w:r w:rsidRPr="00F561FB" w:rsidDel="003503D1">
          <w:rPr>
            <w:i/>
            <w:iCs/>
            <w:lang w:val="en-US"/>
          </w:rPr>
          <w:delText>67</w:delText>
        </w:r>
        <w:r w:rsidRPr="00F561FB" w:rsidDel="003503D1">
          <w:rPr>
            <w:lang w:val="en-US"/>
          </w:rPr>
          <w:delText>(2), 147–155. https://doi.org/10.1093/biosci/biw173</w:delText>
        </w:r>
      </w:del>
    </w:p>
    <w:p w14:paraId="4B3F239B" w14:textId="689CB404" w:rsidR="00D640C1" w:rsidRPr="00F561FB" w:rsidDel="003503D1" w:rsidRDefault="00D640C1" w:rsidP="00B82D59">
      <w:pPr>
        <w:pStyle w:val="Bibliography"/>
        <w:rPr>
          <w:del w:id="1733" w:author="Anne-Marie Cousineau" w:date="2025-07-28T15:07:00Z" w16du:dateUtc="2025-07-28T19:07:00Z"/>
          <w:lang w:val="en-US"/>
        </w:rPr>
      </w:pPr>
      <w:del w:id="1734" w:author="Anne-Marie Cousineau" w:date="2025-07-28T15:07:00Z" w16du:dateUtc="2025-07-28T19:07:00Z">
        <w:r w:rsidRPr="00F561FB" w:rsidDel="003503D1">
          <w:rPr>
            <w:lang w:val="en-US"/>
          </w:rPr>
          <w:delText xml:space="preserve">Cull, C. A., Guest, M. J., Frei, B., &amp; Ziter, C. D. (2025). Human recreational activity does not influence open cup avian nest survival in urban green spaces. </w:delText>
        </w:r>
        <w:r w:rsidRPr="00F561FB" w:rsidDel="003503D1">
          <w:rPr>
            <w:i/>
            <w:iCs/>
            <w:lang w:val="en-US"/>
          </w:rPr>
          <w:delText>Urban Ecosystems</w:delText>
        </w:r>
        <w:r w:rsidRPr="00F561FB" w:rsidDel="003503D1">
          <w:rPr>
            <w:lang w:val="en-US"/>
          </w:rPr>
          <w:delText xml:space="preserve">, </w:delText>
        </w:r>
        <w:r w:rsidRPr="00F561FB" w:rsidDel="003503D1">
          <w:rPr>
            <w:i/>
            <w:iCs/>
            <w:lang w:val="en-US"/>
          </w:rPr>
          <w:delText>28</w:delText>
        </w:r>
        <w:r w:rsidRPr="00F561FB" w:rsidDel="003503D1">
          <w:rPr>
            <w:lang w:val="en-US"/>
          </w:rPr>
          <w:delText>(2), 24. https://doi.org/10.1007/s11252-024-01669-0</w:delText>
        </w:r>
      </w:del>
    </w:p>
    <w:p w14:paraId="5045D4F6" w14:textId="325560D1" w:rsidR="00D640C1" w:rsidRPr="00F561FB" w:rsidDel="003503D1" w:rsidRDefault="00D640C1" w:rsidP="00B82D59">
      <w:pPr>
        <w:pStyle w:val="Bibliography"/>
        <w:rPr>
          <w:del w:id="1735" w:author="Anne-Marie Cousineau" w:date="2025-07-28T15:07:00Z" w16du:dateUtc="2025-07-28T19:07:00Z"/>
          <w:lang w:val="en-US"/>
        </w:rPr>
      </w:pPr>
      <w:del w:id="1736" w:author="Anne-Marie Cousineau" w:date="2025-07-28T15:07:00Z" w16du:dateUtc="2025-07-28T19:07:00Z">
        <w:r w:rsidRPr="00F561FB" w:rsidDel="003503D1">
          <w:rPr>
            <w:lang w:val="en-US"/>
          </w:rPr>
          <w:lastRenderedPageBreak/>
          <w:delText xml:space="preserve">Davies, S., Beck, M. L., &amp; Sewall, K. B. (2018). Territorial aggression in urban and rural Song Sparrows is correlated with corticosterone, but not testosterone. </w:delText>
        </w:r>
        <w:r w:rsidRPr="00F561FB" w:rsidDel="003503D1">
          <w:rPr>
            <w:i/>
            <w:iCs/>
            <w:lang w:val="en-US"/>
          </w:rPr>
          <w:delText>Hormones and Behavior</w:delText>
        </w:r>
        <w:r w:rsidRPr="00F561FB" w:rsidDel="003503D1">
          <w:rPr>
            <w:lang w:val="en-US"/>
          </w:rPr>
          <w:delText xml:space="preserve">, </w:delText>
        </w:r>
        <w:r w:rsidRPr="00F561FB" w:rsidDel="003503D1">
          <w:rPr>
            <w:i/>
            <w:iCs/>
            <w:lang w:val="en-US"/>
          </w:rPr>
          <w:delText>98</w:delText>
        </w:r>
        <w:r w:rsidRPr="00F561FB" w:rsidDel="003503D1">
          <w:rPr>
            <w:lang w:val="en-US"/>
          </w:rPr>
          <w:delText>, 8–15. https://doi.org/10.1016/j.yhbeh.2017.11.010</w:delText>
        </w:r>
      </w:del>
    </w:p>
    <w:p w14:paraId="2207D189" w14:textId="0089C0AF" w:rsidR="00D640C1" w:rsidRPr="00F561FB" w:rsidDel="003503D1" w:rsidRDefault="00D640C1" w:rsidP="00B82D59">
      <w:pPr>
        <w:pStyle w:val="Bibliography"/>
        <w:rPr>
          <w:del w:id="1737" w:author="Anne-Marie Cousineau" w:date="2025-07-28T15:07:00Z" w16du:dateUtc="2025-07-28T19:07:00Z"/>
          <w:lang w:val="en-US"/>
        </w:rPr>
      </w:pPr>
      <w:del w:id="1738" w:author="Anne-Marie Cousineau" w:date="2025-07-28T15:07:00Z" w16du:dateUtc="2025-07-28T19:07:00Z">
        <w:r w:rsidRPr="00F561FB" w:rsidDel="003503D1">
          <w:rPr>
            <w:lang w:val="en-US"/>
          </w:rPr>
          <w:delText xml:space="preserve">Dawson, W. R., Marsh, R. L., &amp; Yacoe, M. E. (1983). </w:delText>
        </w:r>
        <w:r w:rsidRPr="00F561FB" w:rsidDel="003503D1">
          <w:rPr>
            <w:i/>
            <w:iCs/>
            <w:lang w:val="en-US"/>
          </w:rPr>
          <w:delText>Metabolic adjustments of small passerine birds for migration and cold</w:delText>
        </w:r>
        <w:r w:rsidRPr="00F561FB" w:rsidDel="003503D1">
          <w:rPr>
            <w:lang w:val="en-US"/>
          </w:rPr>
          <w:delText xml:space="preserve">. </w:delText>
        </w:r>
        <w:r w:rsidRPr="00F561FB" w:rsidDel="003503D1">
          <w:rPr>
            <w:i/>
            <w:iCs/>
            <w:lang w:val="en-US"/>
          </w:rPr>
          <w:delText>245</w:delText>
        </w:r>
        <w:r w:rsidRPr="00F561FB" w:rsidDel="003503D1">
          <w:rPr>
            <w:lang w:val="en-US"/>
          </w:rPr>
          <w:delText>(6), R755–R767. https://doi.org/10.1152/ajpregu.1983.245.6.R755</w:delText>
        </w:r>
      </w:del>
    </w:p>
    <w:p w14:paraId="20FE4B64" w14:textId="53258ABB" w:rsidR="00D640C1" w:rsidRPr="00F561FB" w:rsidDel="003503D1" w:rsidRDefault="00D640C1" w:rsidP="00B82D59">
      <w:pPr>
        <w:pStyle w:val="Bibliography"/>
        <w:rPr>
          <w:del w:id="1739" w:author="Anne-Marie Cousineau" w:date="2025-07-28T15:07:00Z" w16du:dateUtc="2025-07-28T19:07:00Z"/>
          <w:lang w:val="en-US"/>
        </w:rPr>
      </w:pPr>
      <w:del w:id="1740" w:author="Anne-Marie Cousineau" w:date="2025-07-28T15:07:00Z" w16du:dateUtc="2025-07-28T19:07:00Z">
        <w:r w:rsidRPr="00F561FB" w:rsidDel="003503D1">
          <w:rPr>
            <w:lang w:val="en-US"/>
          </w:rPr>
          <w:delText xml:space="preserve">Deguise, I. E., &amp; Kerr, J. T. (2006). Protected Areas and Prospects for Endangered Species Conservation in Canada. </w:delText>
        </w:r>
        <w:r w:rsidRPr="00F561FB" w:rsidDel="003503D1">
          <w:rPr>
            <w:i/>
            <w:iCs/>
            <w:lang w:val="en-US"/>
          </w:rPr>
          <w:delText>Conservation Biology</w:delText>
        </w:r>
        <w:r w:rsidRPr="00F561FB" w:rsidDel="003503D1">
          <w:rPr>
            <w:lang w:val="en-US"/>
          </w:rPr>
          <w:delText xml:space="preserve">, </w:delText>
        </w:r>
        <w:r w:rsidRPr="00F561FB" w:rsidDel="003503D1">
          <w:rPr>
            <w:i/>
            <w:iCs/>
            <w:lang w:val="en-US"/>
          </w:rPr>
          <w:delText>20</w:delText>
        </w:r>
        <w:r w:rsidRPr="00F561FB" w:rsidDel="003503D1">
          <w:rPr>
            <w:lang w:val="en-US"/>
          </w:rPr>
          <w:delText>(1). https://conbio.onlinelibrary.wiley.com/doi/10.1111/j.1523-1739.2005.00274.x</w:delText>
        </w:r>
      </w:del>
    </w:p>
    <w:p w14:paraId="569EEDE7" w14:textId="07951EF8" w:rsidR="00D640C1" w:rsidRPr="00F561FB" w:rsidDel="003503D1" w:rsidRDefault="00D640C1" w:rsidP="00B82D59">
      <w:pPr>
        <w:pStyle w:val="Bibliography"/>
        <w:rPr>
          <w:del w:id="1741" w:author="Anne-Marie Cousineau" w:date="2025-07-28T15:07:00Z" w16du:dateUtc="2025-07-28T19:07:00Z"/>
          <w:lang w:val="en-US"/>
        </w:rPr>
      </w:pPr>
      <w:del w:id="1742" w:author="Anne-Marie Cousineau" w:date="2025-07-28T15:07:00Z" w16du:dateUtc="2025-07-28T19:07:00Z">
        <w:r w:rsidRPr="00F561FB" w:rsidDel="003503D1">
          <w:rPr>
            <w:lang w:val="en-US"/>
          </w:rPr>
          <w:delText xml:space="preserve">DeVries, M. S., &amp; Jawor, J. M. (2013). Natural variation in circulating testosterone does not predict nestling provisioning rates in the northern cardinal, </w:delText>
        </w:r>
        <w:r w:rsidRPr="00F561FB" w:rsidDel="003503D1">
          <w:rPr>
            <w:i/>
            <w:iCs/>
            <w:lang w:val="en-US"/>
          </w:rPr>
          <w:delText>Cardinalis cardinalis</w:delText>
        </w:r>
        <w:r w:rsidRPr="00F561FB" w:rsidDel="003503D1">
          <w:rPr>
            <w:lang w:val="en-US"/>
          </w:rPr>
          <w:delText xml:space="preserve">. </w:delText>
        </w:r>
        <w:r w:rsidRPr="00F561FB" w:rsidDel="003503D1">
          <w:rPr>
            <w:i/>
            <w:iCs/>
            <w:lang w:val="en-US"/>
          </w:rPr>
          <w:delText>Animal Behaviour</w:delText>
        </w:r>
        <w:r w:rsidRPr="00F561FB" w:rsidDel="003503D1">
          <w:rPr>
            <w:lang w:val="en-US"/>
          </w:rPr>
          <w:delText xml:space="preserve">, </w:delText>
        </w:r>
        <w:r w:rsidRPr="00F561FB" w:rsidDel="003503D1">
          <w:rPr>
            <w:i/>
            <w:iCs/>
            <w:lang w:val="en-US"/>
          </w:rPr>
          <w:delText>85</w:delText>
        </w:r>
        <w:r w:rsidRPr="00F561FB" w:rsidDel="003503D1">
          <w:rPr>
            <w:lang w:val="en-US"/>
          </w:rPr>
          <w:delText>(5), 957–965. https://doi.org/10.1016/j.anbehav.2013.02.019</w:delText>
        </w:r>
      </w:del>
    </w:p>
    <w:p w14:paraId="2A19A810" w14:textId="3C80CD13" w:rsidR="00D640C1" w:rsidRPr="00F561FB" w:rsidDel="003503D1" w:rsidRDefault="00D640C1" w:rsidP="00B82D59">
      <w:pPr>
        <w:pStyle w:val="Bibliography"/>
        <w:rPr>
          <w:del w:id="1743" w:author="Anne-Marie Cousineau" w:date="2025-07-28T15:07:00Z" w16du:dateUtc="2025-07-28T19:07:00Z"/>
          <w:lang w:val="en-US"/>
        </w:rPr>
      </w:pPr>
      <w:del w:id="1744" w:author="Anne-Marie Cousineau" w:date="2025-07-28T15:07:00Z" w16du:dateUtc="2025-07-28T19:07:00Z">
        <w:r w:rsidRPr="00F561FB" w:rsidDel="003503D1">
          <w:rPr>
            <w:lang w:val="en-US"/>
          </w:rPr>
          <w:delText xml:space="preserve">Dinh, K. V., Albini, D., Orr, J. A., Macaulay, S. J., Rillig, M. C., Borgå, K., &amp; Jackson, M. C. (2023). Winter is coming: Interactions of multiple stressors in winter and implications for the natural world. </w:delText>
        </w:r>
        <w:r w:rsidRPr="00F561FB" w:rsidDel="003503D1">
          <w:rPr>
            <w:i/>
            <w:iCs/>
            <w:lang w:val="en-US"/>
          </w:rPr>
          <w:delText>Global Change Biology</w:delText>
        </w:r>
        <w:r w:rsidRPr="00F561FB" w:rsidDel="003503D1">
          <w:rPr>
            <w:lang w:val="en-US"/>
          </w:rPr>
          <w:delText xml:space="preserve">, </w:delText>
        </w:r>
        <w:r w:rsidRPr="00F561FB" w:rsidDel="003503D1">
          <w:rPr>
            <w:i/>
            <w:iCs/>
            <w:lang w:val="en-US"/>
          </w:rPr>
          <w:delText>29</w:delText>
        </w:r>
        <w:r w:rsidRPr="00F561FB" w:rsidDel="003503D1">
          <w:rPr>
            <w:lang w:val="en-US"/>
          </w:rPr>
          <w:delText>(24), 6834–6845. https://doi.org/10.1111/gcb.16956</w:delText>
        </w:r>
      </w:del>
    </w:p>
    <w:p w14:paraId="35512BEE" w14:textId="45784D97" w:rsidR="00D640C1" w:rsidRPr="00F561FB" w:rsidDel="003503D1" w:rsidRDefault="00D640C1" w:rsidP="00B82D59">
      <w:pPr>
        <w:pStyle w:val="Bibliography"/>
        <w:rPr>
          <w:del w:id="1745" w:author="Anne-Marie Cousineau" w:date="2025-07-28T15:07:00Z" w16du:dateUtc="2025-07-28T19:07:00Z"/>
          <w:lang w:val="en-US"/>
        </w:rPr>
      </w:pPr>
      <w:del w:id="1746" w:author="Anne-Marie Cousineau" w:date="2025-07-28T15:07:00Z" w16du:dateUtc="2025-07-28T19:07:00Z">
        <w:r w:rsidRPr="00F561FB" w:rsidDel="003503D1">
          <w:rPr>
            <w:lang w:val="en-US"/>
          </w:rPr>
          <w:delText xml:space="preserve">DONNELLY, R., &amp; MARZLUFF, J. M. (2004). Importance of Reserve Size and Landscape Context to Urban Bird Conservation. </w:delText>
        </w:r>
        <w:r w:rsidRPr="00F561FB" w:rsidDel="003503D1">
          <w:rPr>
            <w:i/>
            <w:iCs/>
            <w:lang w:val="en-US"/>
          </w:rPr>
          <w:delText>Conservation Biology</w:delText>
        </w:r>
        <w:r w:rsidRPr="00F561FB" w:rsidDel="003503D1">
          <w:rPr>
            <w:lang w:val="en-US"/>
          </w:rPr>
          <w:delText xml:space="preserve">, </w:delText>
        </w:r>
        <w:r w:rsidRPr="00F561FB" w:rsidDel="003503D1">
          <w:rPr>
            <w:i/>
            <w:iCs/>
            <w:lang w:val="en-US"/>
          </w:rPr>
          <w:delText>18</w:delText>
        </w:r>
        <w:r w:rsidRPr="00F561FB" w:rsidDel="003503D1">
          <w:rPr>
            <w:lang w:val="en-US"/>
          </w:rPr>
          <w:delText>(3), 733–745. https://doi.org/10.1111/j.1523-1739.2004.00032.x</w:delText>
        </w:r>
      </w:del>
    </w:p>
    <w:p w14:paraId="060F1332" w14:textId="041553D7" w:rsidR="00D640C1" w:rsidRPr="00F561FB" w:rsidDel="003503D1" w:rsidRDefault="00D640C1" w:rsidP="00B82D59">
      <w:pPr>
        <w:pStyle w:val="Bibliography"/>
        <w:rPr>
          <w:del w:id="1747" w:author="Anne-Marie Cousineau" w:date="2025-07-28T15:07:00Z" w16du:dateUtc="2025-07-28T19:07:00Z"/>
          <w:lang w:val="en-US"/>
        </w:rPr>
      </w:pPr>
      <w:del w:id="1748" w:author="Anne-Marie Cousineau" w:date="2025-07-28T15:07:00Z" w16du:dateUtc="2025-07-28T19:07:00Z">
        <w:r w:rsidRPr="00F561FB" w:rsidDel="003503D1">
          <w:rPr>
            <w:lang w:val="en-US"/>
          </w:rPr>
          <w:delText xml:space="preserve">Dupras, J., &amp; Alam, M. (2015). Urban Sprawl and Ecosystem Services: A Half Century Perspective in the Montreal Area (Quebec, Canada). </w:delText>
        </w:r>
        <w:r w:rsidRPr="00F561FB" w:rsidDel="003503D1">
          <w:rPr>
            <w:i/>
            <w:iCs/>
            <w:lang w:val="en-US"/>
          </w:rPr>
          <w:delText>Journal of Environmental Policy &amp; Planning</w:delText>
        </w:r>
        <w:r w:rsidRPr="00F561FB" w:rsidDel="003503D1">
          <w:rPr>
            <w:lang w:val="en-US"/>
          </w:rPr>
          <w:delText xml:space="preserve">, </w:delText>
        </w:r>
        <w:r w:rsidRPr="00F561FB" w:rsidDel="003503D1">
          <w:rPr>
            <w:i/>
            <w:iCs/>
            <w:lang w:val="en-US"/>
          </w:rPr>
          <w:delText>17</w:delText>
        </w:r>
        <w:r w:rsidRPr="00F561FB" w:rsidDel="003503D1">
          <w:rPr>
            <w:lang w:val="en-US"/>
          </w:rPr>
          <w:delText>(2), 180–200. https://doi.org/10.1080/1523908X.2014.927755</w:delText>
        </w:r>
      </w:del>
    </w:p>
    <w:p w14:paraId="0B600E74" w14:textId="5882C925" w:rsidR="00D640C1" w:rsidRPr="00F561FB" w:rsidDel="003503D1" w:rsidRDefault="00D640C1" w:rsidP="00B82D59">
      <w:pPr>
        <w:pStyle w:val="Bibliography"/>
        <w:rPr>
          <w:del w:id="1749" w:author="Anne-Marie Cousineau" w:date="2025-07-28T15:07:00Z" w16du:dateUtc="2025-07-28T19:07:00Z"/>
          <w:lang w:val="en-US"/>
        </w:rPr>
      </w:pPr>
      <w:del w:id="1750" w:author="Anne-Marie Cousineau" w:date="2025-07-28T15:07:00Z" w16du:dateUtc="2025-07-28T19:07:00Z">
        <w:r w:rsidRPr="00F561FB" w:rsidDel="003503D1">
          <w:rPr>
            <w:lang w:val="en-US"/>
          </w:rPr>
          <w:lastRenderedPageBreak/>
          <w:delText xml:space="preserve">Elliott, J. E., Brogan, J., Lee, S. L., Drouillard, K. G., &amp; Elliott, K. H. (2015). PBDEs and other POPs in urban birds of prey partly explained by trophic level and carbon source. </w:delText>
        </w:r>
        <w:r w:rsidRPr="00F561FB" w:rsidDel="003503D1">
          <w:rPr>
            <w:i/>
            <w:iCs/>
            <w:lang w:val="en-US"/>
          </w:rPr>
          <w:delText>Science of The Total Environment</w:delText>
        </w:r>
        <w:r w:rsidRPr="00F561FB" w:rsidDel="003503D1">
          <w:rPr>
            <w:lang w:val="en-US"/>
          </w:rPr>
          <w:delText xml:space="preserve">, </w:delText>
        </w:r>
        <w:r w:rsidRPr="00F561FB" w:rsidDel="003503D1">
          <w:rPr>
            <w:i/>
            <w:iCs/>
            <w:lang w:val="en-US"/>
          </w:rPr>
          <w:delText>524–525</w:delText>
        </w:r>
        <w:r w:rsidRPr="00F561FB" w:rsidDel="003503D1">
          <w:rPr>
            <w:lang w:val="en-US"/>
          </w:rPr>
          <w:delText>, 157–165. https://doi.org/10.1016/j.scitotenv.2015.04.008</w:delText>
        </w:r>
      </w:del>
    </w:p>
    <w:p w14:paraId="7F172ED6" w14:textId="6EEE73A1" w:rsidR="00D640C1" w:rsidRPr="00F561FB" w:rsidDel="003503D1" w:rsidRDefault="00D640C1" w:rsidP="00B82D59">
      <w:pPr>
        <w:pStyle w:val="Bibliography"/>
        <w:rPr>
          <w:del w:id="1751" w:author="Anne-Marie Cousineau" w:date="2025-07-28T15:07:00Z" w16du:dateUtc="2025-07-28T19:07:00Z"/>
          <w:lang w:val="en-US"/>
        </w:rPr>
      </w:pPr>
      <w:del w:id="1752" w:author="Anne-Marie Cousineau" w:date="2025-07-28T15:07:00Z" w16du:dateUtc="2025-07-28T19:07:00Z">
        <w:r w:rsidRPr="00F561FB" w:rsidDel="003503D1">
          <w:rPr>
            <w:lang w:val="en-US"/>
          </w:rPr>
          <w:delText xml:space="preserve">Elliott, J. E., Wilson, L. K., &amp; Wakeford, B. (2005). Polybrominated Diphenyl Ether Trends in Eggs of Marine and Freshwater Birds from British Columbia, Canada, 1979−2002. </w:delText>
        </w:r>
        <w:r w:rsidRPr="00F561FB" w:rsidDel="003503D1">
          <w:rPr>
            <w:i/>
            <w:iCs/>
            <w:lang w:val="en-US"/>
          </w:rPr>
          <w:delText>Environmental Science &amp; Technology</w:delText>
        </w:r>
        <w:r w:rsidRPr="00F561FB" w:rsidDel="003503D1">
          <w:rPr>
            <w:lang w:val="en-US"/>
          </w:rPr>
          <w:delText xml:space="preserve">, </w:delText>
        </w:r>
        <w:r w:rsidRPr="00F561FB" w:rsidDel="003503D1">
          <w:rPr>
            <w:i/>
            <w:iCs/>
            <w:lang w:val="en-US"/>
          </w:rPr>
          <w:delText>39</w:delText>
        </w:r>
        <w:r w:rsidRPr="00F561FB" w:rsidDel="003503D1">
          <w:rPr>
            <w:lang w:val="en-US"/>
          </w:rPr>
          <w:delText>(15), 5584–5591. https://doi.org/10.1021/es050496q</w:delText>
        </w:r>
      </w:del>
    </w:p>
    <w:p w14:paraId="376CB883" w14:textId="6BE0F60B" w:rsidR="00D640C1" w:rsidRPr="00F561FB" w:rsidDel="003503D1" w:rsidRDefault="00D640C1" w:rsidP="00B82D59">
      <w:pPr>
        <w:pStyle w:val="Bibliography"/>
        <w:rPr>
          <w:del w:id="1753" w:author="Anne-Marie Cousineau" w:date="2025-07-28T15:07:00Z" w16du:dateUtc="2025-07-28T19:07:00Z"/>
          <w:lang w:val="en-US"/>
        </w:rPr>
      </w:pPr>
      <w:del w:id="1754" w:author="Anne-Marie Cousineau" w:date="2025-07-28T15:07:00Z" w16du:dateUtc="2025-07-28T19:07:00Z">
        <w:r w:rsidRPr="00F561FB" w:rsidDel="003503D1">
          <w:rPr>
            <w:lang w:val="en-US"/>
          </w:rPr>
          <w:delText xml:space="preserve">Elliott, K. H., Woo, K. J., &amp; Benvenuti, S. (2009). Do activity costs determine foraging tactics for an arctic seabird? </w:delText>
        </w:r>
        <w:r w:rsidRPr="00F561FB" w:rsidDel="003503D1">
          <w:rPr>
            <w:i/>
            <w:iCs/>
            <w:lang w:val="en-US"/>
          </w:rPr>
          <w:delText>Marine Biology</w:delText>
        </w:r>
        <w:r w:rsidRPr="00F561FB" w:rsidDel="003503D1">
          <w:rPr>
            <w:lang w:val="en-US"/>
          </w:rPr>
          <w:delText xml:space="preserve">, </w:delText>
        </w:r>
        <w:r w:rsidRPr="00F561FB" w:rsidDel="003503D1">
          <w:rPr>
            <w:i/>
            <w:iCs/>
            <w:lang w:val="en-US"/>
          </w:rPr>
          <w:delText>156</w:delText>
        </w:r>
        <w:r w:rsidRPr="00F561FB" w:rsidDel="003503D1">
          <w:rPr>
            <w:lang w:val="en-US"/>
          </w:rPr>
          <w:delText>(9), 1809–1816. https://doi.org/10.1007/s00227-009-1214-1</w:delText>
        </w:r>
      </w:del>
    </w:p>
    <w:p w14:paraId="60EF3B4D" w14:textId="3BCF76F3" w:rsidR="00D640C1" w:rsidRPr="00F561FB" w:rsidDel="003503D1" w:rsidRDefault="00D640C1" w:rsidP="00B82D59">
      <w:pPr>
        <w:pStyle w:val="Bibliography"/>
        <w:rPr>
          <w:del w:id="1755" w:author="Anne-Marie Cousineau" w:date="2025-07-28T15:07:00Z" w16du:dateUtc="2025-07-28T19:07:00Z"/>
          <w:lang w:val="en-US"/>
        </w:rPr>
      </w:pPr>
      <w:del w:id="1756" w:author="Anne-Marie Cousineau" w:date="2025-07-28T15:07:00Z" w16du:dateUtc="2025-07-28T19:07:00Z">
        <w:r w:rsidRPr="00F561FB" w:rsidDel="003503D1">
          <w:rPr>
            <w:lang w:val="en-US"/>
          </w:rPr>
          <w:delText xml:space="preserve">Elmqvist, T., Fragkias, M., Goodness, J., Güneralp, B., Marcotullio, P. J., McDonald, R. I., Parnell, S., Schewenius, M., Sendstad, M., &amp; Seto, K. C. (2013). </w:delText>
        </w:r>
        <w:r w:rsidRPr="00F561FB" w:rsidDel="003503D1">
          <w:rPr>
            <w:i/>
            <w:iCs/>
            <w:lang w:val="en-US"/>
          </w:rPr>
          <w:delText>Urbanization, biodiversity and ecosystem services: Challenges and opportunities: A global assessment</w:delText>
        </w:r>
        <w:r w:rsidRPr="00F561FB" w:rsidDel="003503D1">
          <w:rPr>
            <w:lang w:val="en-US"/>
          </w:rPr>
          <w:delText>. Springer Nature.</w:delText>
        </w:r>
      </w:del>
    </w:p>
    <w:p w14:paraId="54C2DE46" w14:textId="7918CEA1" w:rsidR="00D640C1" w:rsidRPr="00F561FB" w:rsidDel="003503D1" w:rsidRDefault="00D640C1" w:rsidP="00B82D59">
      <w:pPr>
        <w:pStyle w:val="Bibliography"/>
        <w:rPr>
          <w:del w:id="1757" w:author="Anne-Marie Cousineau" w:date="2025-07-28T15:07:00Z" w16du:dateUtc="2025-07-28T19:07:00Z"/>
          <w:lang w:val="en-US"/>
        </w:rPr>
      </w:pPr>
      <w:del w:id="1758" w:author="Anne-Marie Cousineau" w:date="2025-07-28T15:07:00Z" w16du:dateUtc="2025-07-28T19:07:00Z">
        <w:r w:rsidRPr="00F561FB" w:rsidDel="003503D1">
          <w:rPr>
            <w:lang w:val="en-US"/>
          </w:rPr>
          <w:delText xml:space="preserve">Eötvös, C. B., Magura, T., &amp; Lövei, G. L. (2018). A meta-analysis indicates reduced predation pressure with increasing urbanization. </w:delText>
        </w:r>
        <w:r w:rsidRPr="00F561FB" w:rsidDel="003503D1">
          <w:rPr>
            <w:i/>
            <w:iCs/>
            <w:lang w:val="en-US"/>
          </w:rPr>
          <w:delText>Landscape and Urban Planning</w:delText>
        </w:r>
        <w:r w:rsidRPr="00F561FB" w:rsidDel="003503D1">
          <w:rPr>
            <w:lang w:val="en-US"/>
          </w:rPr>
          <w:delText xml:space="preserve">, </w:delText>
        </w:r>
        <w:r w:rsidRPr="00F561FB" w:rsidDel="003503D1">
          <w:rPr>
            <w:i/>
            <w:iCs/>
            <w:lang w:val="en-US"/>
          </w:rPr>
          <w:delText>180</w:delText>
        </w:r>
        <w:r w:rsidRPr="00F561FB" w:rsidDel="003503D1">
          <w:rPr>
            <w:lang w:val="en-US"/>
          </w:rPr>
          <w:delText>, 54–59. https://doi.org/10.1016/j.landurbplan.2018.08.010</w:delText>
        </w:r>
      </w:del>
    </w:p>
    <w:p w14:paraId="52D61372" w14:textId="6EB81ED8" w:rsidR="00D640C1" w:rsidRPr="00F561FB" w:rsidDel="003503D1" w:rsidRDefault="00D640C1" w:rsidP="00B82D59">
      <w:pPr>
        <w:pStyle w:val="Bibliography"/>
        <w:rPr>
          <w:del w:id="1759" w:author="Anne-Marie Cousineau" w:date="2025-07-28T15:07:00Z" w16du:dateUtc="2025-07-28T19:07:00Z"/>
          <w:lang w:val="en-US"/>
        </w:rPr>
      </w:pPr>
      <w:del w:id="1760" w:author="Anne-Marie Cousineau" w:date="2025-07-28T15:07:00Z" w16du:dateUtc="2025-07-28T19:07:00Z">
        <w:r w:rsidRPr="00F561FB" w:rsidDel="003503D1">
          <w:rPr>
            <w:lang w:val="en-US"/>
          </w:rPr>
          <w:delText xml:space="preserve">Fernandez-Canero, R., &amp; Gonzalez-Redondo, P. (2010). Green Roofs as a Habitat for Birds: A Review. </w:delText>
        </w:r>
        <w:r w:rsidRPr="00F561FB" w:rsidDel="003503D1">
          <w:rPr>
            <w:i/>
            <w:iCs/>
            <w:lang w:val="en-US"/>
          </w:rPr>
          <w:delText>Journal of Animal and Veterinary Advances</w:delText>
        </w:r>
        <w:r w:rsidRPr="00F561FB" w:rsidDel="003503D1">
          <w:rPr>
            <w:lang w:val="en-US"/>
          </w:rPr>
          <w:delText xml:space="preserve">, </w:delText>
        </w:r>
        <w:r w:rsidRPr="00F561FB" w:rsidDel="003503D1">
          <w:rPr>
            <w:i/>
            <w:iCs/>
            <w:lang w:val="en-US"/>
          </w:rPr>
          <w:delText>9</w:delText>
        </w:r>
        <w:r w:rsidRPr="00F561FB" w:rsidDel="003503D1">
          <w:rPr>
            <w:lang w:val="en-US"/>
          </w:rPr>
          <w:delText>(15), 2041–2052.</w:delText>
        </w:r>
      </w:del>
    </w:p>
    <w:p w14:paraId="79B4EB74" w14:textId="662EADC0" w:rsidR="00D640C1" w:rsidRPr="00F561FB" w:rsidDel="003503D1" w:rsidRDefault="00D640C1" w:rsidP="00B82D59">
      <w:pPr>
        <w:pStyle w:val="Bibliography"/>
        <w:rPr>
          <w:del w:id="1761" w:author="Anne-Marie Cousineau" w:date="2025-07-28T15:07:00Z" w16du:dateUtc="2025-07-28T19:07:00Z"/>
          <w:lang w:val="en-US"/>
        </w:rPr>
      </w:pPr>
      <w:del w:id="1762" w:author="Anne-Marie Cousineau" w:date="2025-07-28T15:07:00Z" w16du:dateUtc="2025-07-28T19:07:00Z">
        <w:r w:rsidRPr="00F561FB" w:rsidDel="003503D1">
          <w:rPr>
            <w:lang w:val="en-US"/>
          </w:rPr>
          <w:lastRenderedPageBreak/>
          <w:delText xml:space="preserve">Filion, P., Bunting, T., Pavlic, D., &amp; Langlois, P. (2010). Intensification and Sprawl: Residential Density Trajectories in Canada’s Largest Metropolitan Regions. </w:delText>
        </w:r>
        <w:r w:rsidRPr="00F561FB" w:rsidDel="003503D1">
          <w:rPr>
            <w:i/>
            <w:iCs/>
            <w:lang w:val="en-US"/>
          </w:rPr>
          <w:delText>Urban Geography</w:delText>
        </w:r>
        <w:r w:rsidRPr="00F561FB" w:rsidDel="003503D1">
          <w:rPr>
            <w:lang w:val="en-US"/>
          </w:rPr>
          <w:delText xml:space="preserve">, </w:delText>
        </w:r>
        <w:r w:rsidRPr="00F561FB" w:rsidDel="003503D1">
          <w:rPr>
            <w:i/>
            <w:iCs/>
            <w:lang w:val="en-US"/>
          </w:rPr>
          <w:delText>31</w:delText>
        </w:r>
        <w:r w:rsidRPr="00F561FB" w:rsidDel="003503D1">
          <w:rPr>
            <w:lang w:val="en-US"/>
          </w:rPr>
          <w:delText>(4), 541–569. https://doi.org/10.2747/0272-3638.31.4.541</w:delText>
        </w:r>
      </w:del>
    </w:p>
    <w:p w14:paraId="2CB9C8B0" w14:textId="1C3C10D7" w:rsidR="00D640C1" w:rsidRPr="00F561FB" w:rsidDel="003503D1" w:rsidRDefault="00D640C1" w:rsidP="00B82D59">
      <w:pPr>
        <w:pStyle w:val="Bibliography"/>
        <w:rPr>
          <w:del w:id="1763" w:author="Anne-Marie Cousineau" w:date="2025-07-28T15:07:00Z" w16du:dateUtc="2025-07-28T19:07:00Z"/>
          <w:lang w:val="en-US"/>
        </w:rPr>
      </w:pPr>
      <w:del w:id="1764" w:author="Anne-Marie Cousineau" w:date="2025-07-28T15:07:00Z" w16du:dateUtc="2025-07-28T19:07:00Z">
        <w:r w:rsidRPr="00F561FB" w:rsidDel="003503D1">
          <w:rPr>
            <w:lang w:val="en-US"/>
          </w:rPr>
          <w:delText xml:space="preserve">Filliater, T. S., Breitwisch, R., &amp; Nealen, P. M. (1994). Predation on Northern Cardinal Nests: Does Choice of Nest Site Matter? </w:delText>
        </w:r>
        <w:r w:rsidRPr="00F561FB" w:rsidDel="003503D1">
          <w:rPr>
            <w:i/>
            <w:iCs/>
            <w:lang w:val="en-US"/>
          </w:rPr>
          <w:delText>The Condor: Ornithological Applications</w:delText>
        </w:r>
        <w:r w:rsidRPr="00F561FB" w:rsidDel="003503D1">
          <w:rPr>
            <w:lang w:val="en-US"/>
          </w:rPr>
          <w:delText xml:space="preserve">, </w:delText>
        </w:r>
        <w:r w:rsidRPr="00F561FB" w:rsidDel="003503D1">
          <w:rPr>
            <w:i/>
            <w:iCs/>
            <w:lang w:val="en-US"/>
          </w:rPr>
          <w:delText>96</w:delText>
        </w:r>
        <w:r w:rsidRPr="00F561FB" w:rsidDel="003503D1">
          <w:rPr>
            <w:lang w:val="en-US"/>
          </w:rPr>
          <w:delText>(3), 761–768. https://doi.org/10.2307/1369479</w:delText>
        </w:r>
      </w:del>
    </w:p>
    <w:p w14:paraId="6E54D20A" w14:textId="2735EAAC" w:rsidR="00D640C1" w:rsidRPr="00F561FB" w:rsidDel="003503D1" w:rsidRDefault="00D640C1" w:rsidP="00B82D59">
      <w:pPr>
        <w:pStyle w:val="Bibliography"/>
        <w:rPr>
          <w:del w:id="1765" w:author="Anne-Marie Cousineau" w:date="2025-07-28T15:07:00Z" w16du:dateUtc="2025-07-28T19:07:00Z"/>
          <w:lang w:val="en-US"/>
        </w:rPr>
      </w:pPr>
      <w:del w:id="1766" w:author="Anne-Marie Cousineau" w:date="2025-07-28T15:07:00Z" w16du:dateUtc="2025-07-28T19:07:00Z">
        <w:r w:rsidRPr="00F561FB" w:rsidDel="003503D1">
          <w:rPr>
            <w:lang w:val="en-US"/>
          </w:rPr>
          <w:delText xml:space="preserve">Frei, B., Morales, A., Cousineau, A.-M., &amp; Beauchamp, A. (2024). </w:delText>
        </w:r>
        <w:r w:rsidRPr="00F561FB" w:rsidDel="003503D1">
          <w:rPr>
            <w:i/>
            <w:iCs/>
            <w:lang w:val="en-US"/>
          </w:rPr>
          <w:delText>Montreal Northern Cardinal Winter Movements (Project 882)</w:delText>
        </w:r>
        <w:r w:rsidRPr="00F561FB" w:rsidDel="003503D1">
          <w:rPr>
            <w:lang w:val="en-US"/>
          </w:rPr>
          <w:delText xml:space="preserve"> [Dataset]. Motus Wildlife Tracking System, Birds Canada. https://motus.org/</w:delText>
        </w:r>
      </w:del>
    </w:p>
    <w:p w14:paraId="470ABC20" w14:textId="3CE235D9" w:rsidR="00D640C1" w:rsidRPr="00F561FB" w:rsidDel="003503D1" w:rsidRDefault="00D640C1" w:rsidP="00B82D59">
      <w:pPr>
        <w:pStyle w:val="Bibliography"/>
        <w:rPr>
          <w:del w:id="1767" w:author="Anne-Marie Cousineau" w:date="2025-07-28T15:07:00Z" w16du:dateUtc="2025-07-28T19:07:00Z"/>
          <w:lang w:val="en-US"/>
        </w:rPr>
      </w:pPr>
      <w:del w:id="1768" w:author="Anne-Marie Cousineau" w:date="2025-07-28T15:07:00Z" w16du:dateUtc="2025-07-28T19:07:00Z">
        <w:r w:rsidRPr="00F561FB" w:rsidDel="003503D1">
          <w:rPr>
            <w:lang w:val="en-US"/>
          </w:rPr>
          <w:delText xml:space="preserve">Fristoe, T. S. (2015). Energy use by migrants and residents in North American breeding bird communities. </w:delText>
        </w:r>
        <w:r w:rsidRPr="00F561FB" w:rsidDel="003503D1">
          <w:rPr>
            <w:i/>
            <w:iCs/>
            <w:lang w:val="en-US"/>
          </w:rPr>
          <w:delText>Global Ecology and Biogeography</w:delText>
        </w:r>
        <w:r w:rsidRPr="00F561FB" w:rsidDel="003503D1">
          <w:rPr>
            <w:lang w:val="en-US"/>
          </w:rPr>
          <w:delText xml:space="preserve">, </w:delText>
        </w:r>
        <w:r w:rsidRPr="00F561FB" w:rsidDel="003503D1">
          <w:rPr>
            <w:i/>
            <w:iCs/>
            <w:lang w:val="en-US"/>
          </w:rPr>
          <w:delText>24</w:delText>
        </w:r>
        <w:r w:rsidRPr="00F561FB" w:rsidDel="003503D1">
          <w:rPr>
            <w:lang w:val="en-US"/>
          </w:rPr>
          <w:delText>(4), 406–415. https://doi.org/10.1111/geb.12262</w:delText>
        </w:r>
      </w:del>
    </w:p>
    <w:p w14:paraId="01DFE016" w14:textId="52C92A9B" w:rsidR="00D640C1" w:rsidRPr="00F561FB" w:rsidDel="003503D1" w:rsidRDefault="00D640C1" w:rsidP="00B82D59">
      <w:pPr>
        <w:pStyle w:val="Bibliography"/>
        <w:rPr>
          <w:del w:id="1769" w:author="Anne-Marie Cousineau" w:date="2025-07-28T15:07:00Z" w16du:dateUtc="2025-07-28T19:07:00Z"/>
          <w:lang w:val="en-US"/>
        </w:rPr>
      </w:pPr>
      <w:del w:id="1770" w:author="Anne-Marie Cousineau" w:date="2025-07-28T15:07:00Z" w16du:dateUtc="2025-07-28T19:07:00Z">
        <w:r w:rsidRPr="00F561FB" w:rsidDel="003503D1">
          <w:rPr>
            <w:lang w:val="en-US"/>
          </w:rPr>
          <w:delText xml:space="preserve">Fritts, R. (2022, May 16). Avian Superhighways: The Four Flyways of North America. </w:delText>
        </w:r>
        <w:r w:rsidRPr="00F561FB" w:rsidDel="003503D1">
          <w:rPr>
            <w:i/>
            <w:iCs/>
            <w:lang w:val="en-US"/>
          </w:rPr>
          <w:delText>American Bird Conservancy</w:delText>
        </w:r>
        <w:r w:rsidRPr="00F561FB" w:rsidDel="003503D1">
          <w:rPr>
            <w:lang w:val="en-US"/>
          </w:rPr>
          <w:delText>. https://abcbirds.org/blog/north-american-bird-flyways/</w:delText>
        </w:r>
      </w:del>
    </w:p>
    <w:p w14:paraId="04A451E9" w14:textId="3FB71B23" w:rsidR="00D640C1" w:rsidRPr="00F561FB" w:rsidDel="003503D1" w:rsidRDefault="00D640C1" w:rsidP="00B82D59">
      <w:pPr>
        <w:pStyle w:val="Bibliography"/>
        <w:rPr>
          <w:del w:id="1771" w:author="Anne-Marie Cousineau" w:date="2025-07-28T15:07:00Z" w16du:dateUtc="2025-07-28T19:07:00Z"/>
          <w:lang w:val="en-US"/>
        </w:rPr>
      </w:pPr>
      <w:del w:id="1772" w:author="Anne-Marie Cousineau" w:date="2025-07-28T15:07:00Z" w16du:dateUtc="2025-07-28T19:07:00Z">
        <w:r w:rsidRPr="00F561FB" w:rsidDel="003503D1">
          <w:rPr>
            <w:lang w:val="en-US"/>
          </w:rPr>
          <w:delText xml:space="preserve">Fuller, M. R., Millspaugh, J. J., Church, K. E., &amp; Kenward, R. E. (2005). Wildlife radiotelemetry. </w:delText>
        </w:r>
        <w:r w:rsidRPr="00F561FB" w:rsidDel="003503D1">
          <w:rPr>
            <w:i/>
            <w:iCs/>
            <w:lang w:val="en-US"/>
          </w:rPr>
          <w:delText>Techniques for Wildlife Investigations and Management. Sixth Edition. The Wildlife Society, Bethesda, Maryland, USA</w:delText>
        </w:r>
        <w:r w:rsidRPr="00F561FB" w:rsidDel="003503D1">
          <w:rPr>
            <w:lang w:val="en-US"/>
          </w:rPr>
          <w:delText>, 377–417.</w:delText>
        </w:r>
      </w:del>
    </w:p>
    <w:p w14:paraId="2EE707AD" w14:textId="477C2F3C" w:rsidR="00D640C1" w:rsidRPr="00F561FB" w:rsidDel="003503D1" w:rsidRDefault="00D640C1" w:rsidP="00B82D59">
      <w:pPr>
        <w:pStyle w:val="Bibliography"/>
        <w:rPr>
          <w:del w:id="1773" w:author="Anne-Marie Cousineau" w:date="2025-07-28T15:07:00Z" w16du:dateUtc="2025-07-28T19:07:00Z"/>
          <w:lang w:val="en-US"/>
        </w:rPr>
      </w:pPr>
      <w:del w:id="1774" w:author="Anne-Marie Cousineau" w:date="2025-07-28T15:07:00Z" w16du:dateUtc="2025-07-28T19:07:00Z">
        <w:r w:rsidRPr="00F561FB" w:rsidDel="003503D1">
          <w:rPr>
            <w:lang w:val="en-US"/>
          </w:rPr>
          <w:delText xml:space="preserve">Furberg, D., &amp; Ban, Y. (2008). Satellite Monitoring of Urban Sprawl and Assessing the Impact of Land-Cover Changes in the Greater Toronto Area. </w:delText>
        </w:r>
        <w:r w:rsidRPr="00F561FB" w:rsidDel="003503D1">
          <w:rPr>
            <w:i/>
            <w:iCs/>
            <w:lang w:val="en-US"/>
          </w:rPr>
          <w:delText>The XXI Congress of ISPRS. Beijing, China. 3-11 July 2008</w:delText>
        </w:r>
        <w:r w:rsidRPr="00F561FB" w:rsidDel="003503D1">
          <w:rPr>
            <w:lang w:val="en-US"/>
          </w:rPr>
          <w:delText>.</w:delText>
        </w:r>
      </w:del>
    </w:p>
    <w:p w14:paraId="701E52E1" w14:textId="03D75755" w:rsidR="00D640C1" w:rsidRPr="00F561FB" w:rsidDel="003503D1" w:rsidRDefault="00D640C1" w:rsidP="00B82D59">
      <w:pPr>
        <w:pStyle w:val="Bibliography"/>
        <w:rPr>
          <w:del w:id="1775" w:author="Anne-Marie Cousineau" w:date="2025-07-28T15:07:00Z" w16du:dateUtc="2025-07-28T19:07:00Z"/>
          <w:lang w:val="en-US"/>
        </w:rPr>
      </w:pPr>
      <w:del w:id="1776" w:author="Anne-Marie Cousineau" w:date="2025-07-28T15:07:00Z" w16du:dateUtc="2025-07-28T19:07:00Z">
        <w:r w:rsidRPr="00F561FB" w:rsidDel="003503D1">
          <w:rPr>
            <w:lang w:val="en-US"/>
          </w:rPr>
          <w:lastRenderedPageBreak/>
          <w:delText xml:space="preserve">Gahbauer, M. A., Duval, S., &amp; Davey, D. (2015). </w:delText>
        </w:r>
        <w:r w:rsidRPr="00F561FB" w:rsidDel="003503D1">
          <w:rPr>
            <w:i/>
            <w:iCs/>
            <w:lang w:val="en-US"/>
          </w:rPr>
          <w:delText>McGill Bird Observatory Annual Program Report 2014</w:delText>
        </w:r>
        <w:r w:rsidRPr="00F561FB" w:rsidDel="003503D1">
          <w:rPr>
            <w:lang w:val="en-US"/>
          </w:rPr>
          <w:delText>.</w:delText>
        </w:r>
      </w:del>
    </w:p>
    <w:p w14:paraId="565E6E88" w14:textId="705AB810" w:rsidR="00D640C1" w:rsidRPr="00F561FB" w:rsidDel="003503D1" w:rsidRDefault="00D640C1" w:rsidP="00B82D59">
      <w:pPr>
        <w:pStyle w:val="Bibliography"/>
        <w:rPr>
          <w:del w:id="1777" w:author="Anne-Marie Cousineau" w:date="2025-07-28T15:07:00Z" w16du:dateUtc="2025-07-28T19:07:00Z"/>
          <w:lang w:val="en-US"/>
        </w:rPr>
      </w:pPr>
      <w:del w:id="1778" w:author="Anne-Marie Cousineau" w:date="2025-07-28T15:07:00Z" w16du:dateUtc="2025-07-28T19:07:00Z">
        <w:r w:rsidRPr="00F561FB" w:rsidDel="003503D1">
          <w:delText xml:space="preserve">Gahbauer, M. A., Duval, S., &amp; Davey, D. (2021). </w:delText>
        </w:r>
        <w:r w:rsidRPr="00F561FB" w:rsidDel="003503D1">
          <w:rPr>
            <w:i/>
            <w:iCs/>
            <w:lang w:val="en-US"/>
          </w:rPr>
          <w:delText>McGill Bird Observatory 15-Year Report: 2005-2019</w:delText>
        </w:r>
        <w:r w:rsidRPr="00F561FB" w:rsidDel="003503D1">
          <w:rPr>
            <w:lang w:val="en-US"/>
          </w:rPr>
          <w:delText xml:space="preserve"> (p. 432). Migration Research Foundation.</w:delText>
        </w:r>
      </w:del>
    </w:p>
    <w:p w14:paraId="7FC34DB7" w14:textId="656DACD2" w:rsidR="00D640C1" w:rsidRPr="00F561FB" w:rsidDel="003503D1" w:rsidRDefault="00D640C1" w:rsidP="00B82D59">
      <w:pPr>
        <w:pStyle w:val="Bibliography"/>
        <w:rPr>
          <w:del w:id="1779" w:author="Anne-Marie Cousineau" w:date="2025-07-28T15:07:00Z" w16du:dateUtc="2025-07-28T19:07:00Z"/>
          <w:lang w:val="en-US"/>
        </w:rPr>
      </w:pPr>
      <w:del w:id="1780" w:author="Anne-Marie Cousineau" w:date="2025-07-28T15:07:00Z" w16du:dateUtc="2025-07-28T19:07:00Z">
        <w:r w:rsidRPr="00F561FB" w:rsidDel="003503D1">
          <w:rPr>
            <w:lang w:val="en-US"/>
          </w:rPr>
          <w:delText xml:space="preserve">Gómez, J., Michelson, C. I., Bradley, D. W., Ryan Norris, D., Berzins, L. L., Dawson, R. D., &amp; Clark, R. G. (2014). Effects of geolocators on reproductive performance and annual return rates of a migratory songbird. </w:delText>
        </w:r>
        <w:r w:rsidRPr="00F561FB" w:rsidDel="003503D1">
          <w:rPr>
            <w:i/>
            <w:iCs/>
            <w:lang w:val="en-US"/>
          </w:rPr>
          <w:delText>Journal of Ornithology</w:delText>
        </w:r>
        <w:r w:rsidRPr="00F561FB" w:rsidDel="003503D1">
          <w:rPr>
            <w:lang w:val="en-US"/>
          </w:rPr>
          <w:delText xml:space="preserve">, </w:delText>
        </w:r>
        <w:r w:rsidRPr="00F561FB" w:rsidDel="003503D1">
          <w:rPr>
            <w:i/>
            <w:iCs/>
            <w:lang w:val="en-US"/>
          </w:rPr>
          <w:delText>155</w:delText>
        </w:r>
        <w:r w:rsidRPr="00F561FB" w:rsidDel="003503D1">
          <w:rPr>
            <w:lang w:val="en-US"/>
          </w:rPr>
          <w:delText>(1), 37–44. https://doi.org/10.1007/s10336-013-0984-x</w:delText>
        </w:r>
      </w:del>
    </w:p>
    <w:p w14:paraId="02895E6B" w14:textId="4029A713" w:rsidR="00D640C1" w:rsidRPr="00F561FB" w:rsidDel="003503D1" w:rsidRDefault="00D640C1" w:rsidP="00B82D59">
      <w:pPr>
        <w:pStyle w:val="Bibliography"/>
        <w:rPr>
          <w:del w:id="1781" w:author="Anne-Marie Cousineau" w:date="2025-07-28T15:07:00Z" w16du:dateUtc="2025-07-28T19:07:00Z"/>
          <w:lang w:val="en-US"/>
        </w:rPr>
      </w:pPr>
      <w:del w:id="1782" w:author="Anne-Marie Cousineau" w:date="2025-07-28T15:07:00Z" w16du:dateUtc="2025-07-28T19:07:00Z">
        <w:r w:rsidRPr="00F561FB" w:rsidDel="003503D1">
          <w:rPr>
            <w:lang w:val="en-US"/>
          </w:rPr>
          <w:delText xml:space="preserve">Gordo, O., Brotons, L., Herrando, S., &amp; Gargallo, G. (2021). Rapid behavioural response of urban birds to COVID-19 lockdown. </w:delText>
        </w:r>
        <w:r w:rsidRPr="00F561FB" w:rsidDel="003503D1">
          <w:rPr>
            <w:i/>
            <w:iCs/>
            <w:lang w:val="en-US"/>
          </w:rPr>
          <w:delText>Proceedings of the Royal Society B: Biological Sciences</w:delText>
        </w:r>
        <w:r w:rsidRPr="00F561FB" w:rsidDel="003503D1">
          <w:rPr>
            <w:lang w:val="en-US"/>
          </w:rPr>
          <w:delText xml:space="preserve">, </w:delText>
        </w:r>
        <w:r w:rsidRPr="00F561FB" w:rsidDel="003503D1">
          <w:rPr>
            <w:i/>
            <w:iCs/>
            <w:lang w:val="en-US"/>
          </w:rPr>
          <w:delText>288</w:delText>
        </w:r>
        <w:r w:rsidRPr="00F561FB" w:rsidDel="003503D1">
          <w:rPr>
            <w:lang w:val="en-US"/>
          </w:rPr>
          <w:delText>(1946), 20202513. https://doi.org/10.1098/rspb.2020.2513</w:delText>
        </w:r>
      </w:del>
    </w:p>
    <w:p w14:paraId="6AF7E8CA" w14:textId="766279E5" w:rsidR="00D640C1" w:rsidRPr="00F561FB" w:rsidDel="003503D1" w:rsidRDefault="00D640C1" w:rsidP="00B82D59">
      <w:pPr>
        <w:pStyle w:val="Bibliography"/>
        <w:rPr>
          <w:del w:id="1783" w:author="Anne-Marie Cousineau" w:date="2025-07-28T15:07:00Z" w16du:dateUtc="2025-07-28T19:07:00Z"/>
          <w:lang w:val="en-US"/>
        </w:rPr>
      </w:pPr>
      <w:del w:id="1784" w:author="Anne-Marie Cousineau" w:date="2025-07-28T15:07:00Z" w16du:dateUtc="2025-07-28T19:07:00Z">
        <w:r w:rsidRPr="00F561FB" w:rsidDel="003503D1">
          <w:rPr>
            <w:lang w:val="en-US"/>
          </w:rPr>
          <w:delText xml:space="preserve">Government of Canada. (2018, November 15). </w:delText>
        </w:r>
        <w:r w:rsidRPr="00F561FB" w:rsidDel="003503D1">
          <w:rPr>
            <w:i/>
            <w:iCs/>
            <w:lang w:val="en-US"/>
          </w:rPr>
          <w:delText>Environmental Damages Fund</w:delText>
        </w:r>
        <w:r w:rsidRPr="00F561FB" w:rsidDel="003503D1">
          <w:rPr>
            <w:lang w:val="en-US"/>
          </w:rPr>
          <w:delText>. https://www.canada.ca/en/environment-climate-change/services/environmental-funding/programs/environmental-damages-fund.html</w:delText>
        </w:r>
      </w:del>
    </w:p>
    <w:p w14:paraId="43AA76E2" w14:textId="6A27B9D2" w:rsidR="00D640C1" w:rsidRPr="00F561FB" w:rsidDel="003503D1" w:rsidRDefault="00D640C1" w:rsidP="00B82D59">
      <w:pPr>
        <w:pStyle w:val="Bibliography"/>
        <w:rPr>
          <w:del w:id="1785" w:author="Anne-Marie Cousineau" w:date="2025-07-28T15:07:00Z" w16du:dateUtc="2025-07-28T19:07:00Z"/>
          <w:lang w:val="en-US"/>
        </w:rPr>
      </w:pPr>
      <w:del w:id="1786" w:author="Anne-Marie Cousineau" w:date="2025-07-28T15:07:00Z" w16du:dateUtc="2025-07-28T19:07:00Z">
        <w:r w:rsidRPr="00F561FB" w:rsidDel="003503D1">
          <w:rPr>
            <w:lang w:val="en-US"/>
          </w:rPr>
          <w:delText xml:space="preserve">Government of Canada, S. C. (2022a, February 9). </w:delText>
        </w:r>
        <w:r w:rsidRPr="00F561FB" w:rsidDel="003503D1">
          <w:rPr>
            <w:i/>
            <w:iCs/>
            <w:lang w:val="en-US"/>
          </w:rPr>
          <w:delText>Census Profile, 2021 Census of Population</w:delText>
        </w:r>
        <w:r w:rsidRPr="00F561FB" w:rsidDel="003503D1">
          <w:rPr>
            <w:lang w:val="en-US"/>
          </w:rPr>
          <w:delText>. https://www12.statcan.gc.ca/census-recensement/2021/dp-pd/prof/index.cfm?Lang=E</w:delText>
        </w:r>
      </w:del>
    </w:p>
    <w:p w14:paraId="7D9FA346" w14:textId="6CAF5574" w:rsidR="00D640C1" w:rsidRPr="00F561FB" w:rsidDel="003503D1" w:rsidRDefault="00D640C1" w:rsidP="00B82D59">
      <w:pPr>
        <w:pStyle w:val="Bibliography"/>
        <w:rPr>
          <w:del w:id="1787" w:author="Anne-Marie Cousineau" w:date="2025-07-28T15:07:00Z" w16du:dateUtc="2025-07-28T19:07:00Z"/>
        </w:rPr>
      </w:pPr>
      <w:del w:id="1788" w:author="Anne-Marie Cousineau" w:date="2025-07-28T15:07:00Z" w16du:dateUtc="2025-07-28T19:07:00Z">
        <w:r w:rsidRPr="00F561FB" w:rsidDel="003503D1">
          <w:rPr>
            <w:lang w:val="en-US"/>
          </w:rPr>
          <w:delText xml:space="preserve">Government of Canada, S. C. (2022b, February 9). </w:delText>
        </w:r>
        <w:r w:rsidRPr="00F561FB" w:rsidDel="003503D1">
          <w:rPr>
            <w:i/>
            <w:iCs/>
          </w:rPr>
          <w:delText>Profile table, Census Profile, 2021 Census of Population—Montréal, Ville (V) [Census subdivision], Quebec</w:delText>
        </w:r>
        <w:r w:rsidRPr="00F561FB" w:rsidDel="003503D1">
          <w:delText>. https://www12.statcan.gc.ca/census-recensement/2021/dp-pd/prof/index.cfm?Lang=E</w:delText>
        </w:r>
      </w:del>
    </w:p>
    <w:p w14:paraId="7047B933" w14:textId="3284EAA0" w:rsidR="00D640C1" w:rsidRPr="00F561FB" w:rsidDel="003503D1" w:rsidRDefault="00D640C1" w:rsidP="00B82D59">
      <w:pPr>
        <w:pStyle w:val="Bibliography"/>
        <w:rPr>
          <w:del w:id="1789" w:author="Anne-Marie Cousineau" w:date="2025-07-28T15:07:00Z" w16du:dateUtc="2025-07-28T19:07:00Z"/>
          <w:lang w:val="en-US"/>
        </w:rPr>
      </w:pPr>
      <w:del w:id="1790" w:author="Anne-Marie Cousineau" w:date="2025-07-28T15:07:00Z" w16du:dateUtc="2025-07-28T19:07:00Z">
        <w:r w:rsidRPr="00F561FB" w:rsidDel="003503D1">
          <w:rPr>
            <w:lang w:val="en-US"/>
          </w:rPr>
          <w:lastRenderedPageBreak/>
          <w:delText xml:space="preserve">Gumilyov, L. N., Byulegenova, B. B., &amp; Turemuratov, O. Zh. (2023). </w:delText>
        </w:r>
        <w:r w:rsidRPr="00F561FB" w:rsidDel="003503D1">
          <w:rPr>
            <w:i/>
            <w:iCs/>
            <w:lang w:val="en-US"/>
          </w:rPr>
          <w:delText>Urbanization as a global trend: Causes and consequences</w:delText>
        </w:r>
        <w:r w:rsidRPr="00F561FB" w:rsidDel="003503D1">
          <w:rPr>
            <w:lang w:val="en-US"/>
          </w:rPr>
          <w:delText xml:space="preserve">. </w:delText>
        </w:r>
        <w:r w:rsidRPr="00F561FB" w:rsidDel="003503D1">
          <w:rPr>
            <w:i/>
            <w:iCs/>
            <w:lang w:val="en-US"/>
          </w:rPr>
          <w:delText>142</w:delText>
        </w:r>
        <w:r w:rsidRPr="00F561FB" w:rsidDel="003503D1">
          <w:rPr>
            <w:lang w:val="en-US"/>
          </w:rPr>
          <w:delText>(1), 37–42. https://doi.org/10.32523/2616-6887/2023-142-1-37-42</w:delText>
        </w:r>
      </w:del>
    </w:p>
    <w:p w14:paraId="0A98D4A3" w14:textId="167C88C6" w:rsidR="00D640C1" w:rsidRPr="00F561FB" w:rsidDel="003503D1" w:rsidRDefault="00D640C1" w:rsidP="00B82D59">
      <w:pPr>
        <w:pStyle w:val="Bibliography"/>
        <w:rPr>
          <w:del w:id="1791" w:author="Anne-Marie Cousineau" w:date="2025-07-28T15:07:00Z" w16du:dateUtc="2025-07-28T19:07:00Z"/>
          <w:lang w:val="en-US"/>
        </w:rPr>
      </w:pPr>
      <w:del w:id="1792" w:author="Anne-Marie Cousineau" w:date="2025-07-28T15:07:00Z" w16du:dateUtc="2025-07-28T19:07:00Z">
        <w:r w:rsidRPr="00F561FB" w:rsidDel="003503D1">
          <w:rPr>
            <w:lang w:val="en-US"/>
          </w:rPr>
          <w:delText xml:space="preserve">Hahs, A. K., Fournier, B., Aronson, M. F. J., Nilon, C. H., Herrera-Montes, A., Salisbury, A. B., Threlfall, C. G., Rega-Brodsky, C. C., Lepczyk, C. A., La Sorte, F. A., MacGregor-Fors, I., Scott MacIvor, J., Jung, K., Piana, M. R., Williams, N. S. G., Knapp, S., Vergnes, A., Acevedo, A. A., Gainsbury, A. M., … Moretti, M. (2023). Urbanisation generates multiple trait syndromes for terrestrial animal taxa worldwide. </w:delText>
        </w:r>
        <w:r w:rsidRPr="00F561FB" w:rsidDel="003503D1">
          <w:rPr>
            <w:i/>
            <w:iCs/>
            <w:lang w:val="en-US"/>
          </w:rPr>
          <w:delText>Nature Communications</w:delText>
        </w:r>
        <w:r w:rsidRPr="00F561FB" w:rsidDel="003503D1">
          <w:rPr>
            <w:lang w:val="en-US"/>
          </w:rPr>
          <w:delText xml:space="preserve">, </w:delText>
        </w:r>
        <w:r w:rsidRPr="00F561FB" w:rsidDel="003503D1">
          <w:rPr>
            <w:i/>
            <w:iCs/>
            <w:lang w:val="en-US"/>
          </w:rPr>
          <w:delText>14</w:delText>
        </w:r>
        <w:r w:rsidRPr="00F561FB" w:rsidDel="003503D1">
          <w:rPr>
            <w:lang w:val="en-US"/>
          </w:rPr>
          <w:delText>(1), 4751. https://doi.org/10.1038/s41467-023-39746-1</w:delText>
        </w:r>
      </w:del>
    </w:p>
    <w:p w14:paraId="2422357A" w14:textId="0E5D893A" w:rsidR="00D640C1" w:rsidRPr="00F561FB" w:rsidDel="003503D1" w:rsidRDefault="00D640C1" w:rsidP="00B82D59">
      <w:pPr>
        <w:pStyle w:val="Bibliography"/>
        <w:rPr>
          <w:del w:id="1793" w:author="Anne-Marie Cousineau" w:date="2025-07-28T15:07:00Z" w16du:dateUtc="2025-07-28T19:07:00Z"/>
          <w:lang w:val="en-US"/>
        </w:rPr>
      </w:pPr>
      <w:del w:id="1794" w:author="Anne-Marie Cousineau" w:date="2025-07-28T15:07:00Z" w16du:dateUtc="2025-07-28T19:07:00Z">
        <w:r w:rsidRPr="00F561FB" w:rsidDel="003503D1">
          <w:rPr>
            <w:lang w:val="en-US"/>
          </w:rPr>
          <w:delText xml:space="preserve">Halkin, S. L., Shustack, D. P., DeVries, M. S., Jawor, J. M., &amp; Linville, S. U. (2021). Northern Cardinal (Cardinalis cardinalis), version 2.0. </w:delText>
        </w:r>
        <w:r w:rsidRPr="00F561FB" w:rsidDel="003503D1">
          <w:rPr>
            <w:i/>
            <w:iCs/>
            <w:lang w:val="en-US"/>
          </w:rPr>
          <w:delText>Birds of the World</w:delText>
        </w:r>
        <w:r w:rsidRPr="00F561FB" w:rsidDel="003503D1">
          <w:rPr>
            <w:lang w:val="en-US"/>
          </w:rPr>
          <w:delText>. https://doi.org/10.2173/bow.norcar.02</w:delText>
        </w:r>
      </w:del>
    </w:p>
    <w:p w14:paraId="4F6A4F01" w14:textId="7AD87368" w:rsidR="00D640C1" w:rsidRPr="00F561FB" w:rsidDel="003503D1" w:rsidRDefault="00D640C1" w:rsidP="00B82D59">
      <w:pPr>
        <w:pStyle w:val="Bibliography"/>
        <w:rPr>
          <w:del w:id="1795" w:author="Anne-Marie Cousineau" w:date="2025-07-28T15:07:00Z" w16du:dateUtc="2025-07-28T19:07:00Z"/>
          <w:lang w:val="en-US"/>
        </w:rPr>
      </w:pPr>
      <w:del w:id="1796" w:author="Anne-Marie Cousineau" w:date="2025-07-28T15:07:00Z" w16du:dateUtc="2025-07-28T19:07:00Z">
        <w:r w:rsidRPr="00F561FB" w:rsidDel="003503D1">
          <w:rPr>
            <w:lang w:val="en-US"/>
          </w:rPr>
          <w:delText xml:space="preserve">Harris, R. B., &amp; Fish, U. S. (1990). </w:delText>
        </w:r>
        <w:r w:rsidRPr="00F561FB" w:rsidDel="003503D1">
          <w:rPr>
            <w:i/>
            <w:iCs/>
            <w:lang w:val="en-US"/>
          </w:rPr>
          <w:delText>Tracking wildlife by satellite</w:delText>
        </w:r>
        <w:r w:rsidRPr="00F561FB" w:rsidDel="003503D1">
          <w:rPr>
            <w:lang w:val="en-US"/>
          </w:rPr>
          <w:delText>.</w:delText>
        </w:r>
      </w:del>
    </w:p>
    <w:p w14:paraId="3C65B05B" w14:textId="0700554F" w:rsidR="00D640C1" w:rsidRPr="00F561FB" w:rsidDel="003503D1" w:rsidRDefault="00D640C1" w:rsidP="00B82D59">
      <w:pPr>
        <w:pStyle w:val="Bibliography"/>
        <w:rPr>
          <w:del w:id="1797" w:author="Anne-Marie Cousineau" w:date="2025-07-28T15:07:00Z" w16du:dateUtc="2025-07-28T19:07:00Z"/>
          <w:lang w:val="en-US"/>
        </w:rPr>
      </w:pPr>
      <w:del w:id="1798" w:author="Anne-Marie Cousineau" w:date="2025-07-28T15:07:00Z" w16du:dateUtc="2025-07-28T19:07:00Z">
        <w:r w:rsidRPr="00F561FB" w:rsidDel="003503D1">
          <w:rPr>
            <w:lang w:val="en-US"/>
          </w:rPr>
          <w:delText xml:space="preserve">Havlíček, J., Riegert, J., &amp; Fuchs, R. (2022). A comparison of foraging-range sizes, flight distances and foraging habitat preferences in urban and rural House Sparrow (Passer domesticus) populations. </w:delText>
        </w:r>
        <w:r w:rsidRPr="00F561FB" w:rsidDel="003503D1">
          <w:rPr>
            <w:i/>
            <w:iCs/>
            <w:lang w:val="en-US"/>
          </w:rPr>
          <w:delText>Ibis</w:delText>
        </w:r>
        <w:r w:rsidRPr="00F561FB" w:rsidDel="003503D1">
          <w:rPr>
            <w:lang w:val="en-US"/>
          </w:rPr>
          <w:delText xml:space="preserve">, </w:delText>
        </w:r>
        <w:r w:rsidRPr="00F561FB" w:rsidDel="003503D1">
          <w:rPr>
            <w:i/>
            <w:iCs/>
            <w:lang w:val="en-US"/>
          </w:rPr>
          <w:delText>164</w:delText>
        </w:r>
        <w:r w:rsidRPr="00F561FB" w:rsidDel="003503D1">
          <w:rPr>
            <w:lang w:val="en-US"/>
          </w:rPr>
          <w:delText>(4), 1227–1242. https://doi.org/10.1111/ibi.13072</w:delText>
        </w:r>
      </w:del>
    </w:p>
    <w:p w14:paraId="242B687B" w14:textId="2BF507D9" w:rsidR="00D640C1" w:rsidRPr="00F561FB" w:rsidDel="003503D1" w:rsidRDefault="00D640C1" w:rsidP="00B82D59">
      <w:pPr>
        <w:pStyle w:val="Bibliography"/>
        <w:rPr>
          <w:del w:id="1799" w:author="Anne-Marie Cousineau" w:date="2025-07-28T15:07:00Z" w16du:dateUtc="2025-07-28T19:07:00Z"/>
          <w:lang w:val="en-US"/>
        </w:rPr>
      </w:pPr>
      <w:del w:id="1800" w:author="Anne-Marie Cousineau" w:date="2025-07-28T15:07:00Z" w16du:dateUtc="2025-07-28T19:07:00Z">
        <w:r w:rsidRPr="00F561FB" w:rsidDel="003503D1">
          <w:rPr>
            <w:lang w:val="en-US"/>
          </w:rPr>
          <w:delText xml:space="preserve">Hofman, M. P. G., Hayward, M. W., Heim, M., Marchand, P., Rolandsen, C. M., Mattisson, J., Urbano, F., Heurich, M., Mysterud, A., Melzheimer, J., Morellet, N., Voigt, U., Allen, B. L., Gehr, B., Rouco, C., Ullmann, W., Holand, Ø., Jørgensen, N. H., Steinheim, G., … Balkenhol, N. (2019). Right on track? Performance of satellite telemetry in terrestrial </w:delText>
        </w:r>
        <w:r w:rsidRPr="00F561FB" w:rsidDel="003503D1">
          <w:rPr>
            <w:lang w:val="en-US"/>
          </w:rPr>
          <w:lastRenderedPageBreak/>
          <w:delText xml:space="preserve">wildlife research. </w:delText>
        </w:r>
        <w:r w:rsidRPr="00F561FB" w:rsidDel="003503D1">
          <w:rPr>
            <w:i/>
            <w:iCs/>
            <w:lang w:val="en-US"/>
          </w:rPr>
          <w:delText>Plos One</w:delText>
        </w:r>
        <w:r w:rsidRPr="00F561FB" w:rsidDel="003503D1">
          <w:rPr>
            <w:lang w:val="en-US"/>
          </w:rPr>
          <w:delText xml:space="preserve">, </w:delText>
        </w:r>
        <w:r w:rsidRPr="00F561FB" w:rsidDel="003503D1">
          <w:rPr>
            <w:i/>
            <w:iCs/>
            <w:lang w:val="en-US"/>
          </w:rPr>
          <w:delText>14</w:delText>
        </w:r>
        <w:r w:rsidRPr="00F561FB" w:rsidDel="003503D1">
          <w:rPr>
            <w:lang w:val="en-US"/>
          </w:rPr>
          <w:delText>(5), e0216223. https://doi.org/10.1371/journal.pone.0216223</w:delText>
        </w:r>
      </w:del>
    </w:p>
    <w:p w14:paraId="3053ECDC" w14:textId="024CD2EC" w:rsidR="00D640C1" w:rsidRPr="00F561FB" w:rsidDel="003503D1" w:rsidRDefault="00D640C1" w:rsidP="00B82D59">
      <w:pPr>
        <w:pStyle w:val="Bibliography"/>
        <w:rPr>
          <w:del w:id="1801" w:author="Anne-Marie Cousineau" w:date="2025-07-28T15:07:00Z" w16du:dateUtc="2025-07-28T19:07:00Z"/>
          <w:lang w:val="en-US"/>
        </w:rPr>
      </w:pPr>
      <w:del w:id="1802" w:author="Anne-Marie Cousineau" w:date="2025-07-28T15:07:00Z" w16du:dateUtc="2025-07-28T19:07:00Z">
        <w:r w:rsidRPr="00F561FB" w:rsidDel="003503D1">
          <w:rPr>
            <w:lang w:val="en-US"/>
          </w:rPr>
          <w:delText xml:space="preserve">Hope, S. F., Hopkins, W. A., &amp; Angelier, F. (2022). Parenting in the city: Effects of urbanization on incubation behaviour and egg temperature in great tits, </w:delText>
        </w:r>
        <w:r w:rsidRPr="00F561FB" w:rsidDel="003503D1">
          <w:rPr>
            <w:i/>
            <w:iCs/>
            <w:lang w:val="en-US"/>
          </w:rPr>
          <w:delText>Parus major</w:delText>
        </w:r>
        <w:r w:rsidRPr="00F561FB" w:rsidDel="003503D1">
          <w:rPr>
            <w:lang w:val="en-US"/>
          </w:rPr>
          <w:delText xml:space="preserve">. </w:delText>
        </w:r>
        <w:r w:rsidRPr="00F561FB" w:rsidDel="003503D1">
          <w:rPr>
            <w:i/>
            <w:iCs/>
            <w:lang w:val="en-US"/>
          </w:rPr>
          <w:delText>Animal Behaviour</w:delText>
        </w:r>
        <w:r w:rsidRPr="00F561FB" w:rsidDel="003503D1">
          <w:rPr>
            <w:lang w:val="en-US"/>
          </w:rPr>
          <w:delText xml:space="preserve">, </w:delText>
        </w:r>
        <w:r w:rsidRPr="00F561FB" w:rsidDel="003503D1">
          <w:rPr>
            <w:i/>
            <w:iCs/>
            <w:lang w:val="en-US"/>
          </w:rPr>
          <w:delText>194</w:delText>
        </w:r>
        <w:r w:rsidRPr="00F561FB" w:rsidDel="003503D1">
          <w:rPr>
            <w:lang w:val="en-US"/>
          </w:rPr>
          <w:delText>, 1–11. https://doi.org/10.1016/j.anbehav.2022.09.004</w:delText>
        </w:r>
      </w:del>
    </w:p>
    <w:p w14:paraId="1EB273EA" w14:textId="2A5DDEC6" w:rsidR="00D640C1" w:rsidRPr="00F561FB" w:rsidDel="003503D1" w:rsidRDefault="00D640C1" w:rsidP="00B82D59">
      <w:pPr>
        <w:pStyle w:val="Bibliography"/>
        <w:rPr>
          <w:del w:id="1803" w:author="Anne-Marie Cousineau" w:date="2025-07-28T15:07:00Z" w16du:dateUtc="2025-07-28T19:07:00Z"/>
          <w:lang w:val="en-US"/>
        </w:rPr>
      </w:pPr>
      <w:del w:id="1804" w:author="Anne-Marie Cousineau" w:date="2025-07-28T15:07:00Z" w16du:dateUtc="2025-07-28T19:07:00Z">
        <w:r w:rsidRPr="00F561FB" w:rsidDel="003503D1">
          <w:rPr>
            <w:lang w:val="en-US"/>
          </w:rPr>
          <w:delText xml:space="preserve">Hosmer, D. W., &amp; Lemesbow, S. (1980). Goodness of fit tests for the multiple logistic regression model. </w:delText>
        </w:r>
        <w:r w:rsidRPr="00F561FB" w:rsidDel="003503D1">
          <w:rPr>
            <w:i/>
            <w:iCs/>
            <w:lang w:val="en-US"/>
          </w:rPr>
          <w:delText>Communications in Statistics - Theory and Methods</w:delText>
        </w:r>
        <w:r w:rsidRPr="00F561FB" w:rsidDel="003503D1">
          <w:rPr>
            <w:lang w:val="en-US"/>
          </w:rPr>
          <w:delText xml:space="preserve">, </w:delText>
        </w:r>
        <w:r w:rsidRPr="00F561FB" w:rsidDel="003503D1">
          <w:rPr>
            <w:i/>
            <w:iCs/>
            <w:lang w:val="en-US"/>
          </w:rPr>
          <w:delText>9</w:delText>
        </w:r>
        <w:r w:rsidRPr="00F561FB" w:rsidDel="003503D1">
          <w:rPr>
            <w:lang w:val="en-US"/>
          </w:rPr>
          <w:delText>(10), 1043–1069. https://doi.org/10.1080/03610928008827941</w:delText>
        </w:r>
      </w:del>
    </w:p>
    <w:p w14:paraId="3F159021" w14:textId="2CC451E3" w:rsidR="00D640C1" w:rsidRPr="00F561FB" w:rsidDel="003503D1" w:rsidRDefault="00D640C1" w:rsidP="00B82D59">
      <w:pPr>
        <w:pStyle w:val="Bibliography"/>
        <w:rPr>
          <w:del w:id="1805" w:author="Anne-Marie Cousineau" w:date="2025-07-28T15:07:00Z" w16du:dateUtc="2025-07-28T19:07:00Z"/>
          <w:lang w:val="en-US"/>
        </w:rPr>
      </w:pPr>
      <w:del w:id="1806" w:author="Anne-Marie Cousineau" w:date="2025-07-28T15:07:00Z" w16du:dateUtc="2025-07-28T19:07:00Z">
        <w:r w:rsidRPr="00F561FB" w:rsidDel="003503D1">
          <w:rPr>
            <w:lang w:val="en-US"/>
          </w:rPr>
          <w:delText xml:space="preserve">Hutt-Taylor, K., &amp; Ziter, C. D. (2022). Private trees contribute uniquely to urban forest diversity, structure and service-based traits. </w:delText>
        </w:r>
        <w:r w:rsidRPr="00F561FB" w:rsidDel="003503D1">
          <w:rPr>
            <w:i/>
            <w:iCs/>
            <w:lang w:val="en-US"/>
          </w:rPr>
          <w:delText>Urban Forestry &amp; Urban Greening</w:delText>
        </w:r>
        <w:r w:rsidRPr="00F561FB" w:rsidDel="003503D1">
          <w:rPr>
            <w:lang w:val="en-US"/>
          </w:rPr>
          <w:delText xml:space="preserve">, </w:delText>
        </w:r>
        <w:r w:rsidRPr="00F561FB" w:rsidDel="003503D1">
          <w:rPr>
            <w:i/>
            <w:iCs/>
            <w:lang w:val="en-US"/>
          </w:rPr>
          <w:delText>78</w:delText>
        </w:r>
        <w:r w:rsidRPr="00F561FB" w:rsidDel="003503D1">
          <w:rPr>
            <w:lang w:val="en-US"/>
          </w:rPr>
          <w:delText>, 127760. https://doi.org/10.1016/j.ufug.2022.127760</w:delText>
        </w:r>
      </w:del>
    </w:p>
    <w:p w14:paraId="39471DB4" w14:textId="3A306109" w:rsidR="00D640C1" w:rsidRPr="00F561FB" w:rsidDel="003503D1" w:rsidRDefault="00D640C1" w:rsidP="00B82D59">
      <w:pPr>
        <w:pStyle w:val="Bibliography"/>
        <w:rPr>
          <w:del w:id="1807" w:author="Anne-Marie Cousineau" w:date="2025-07-28T15:07:00Z" w16du:dateUtc="2025-07-28T19:07:00Z"/>
          <w:lang w:val="en-US"/>
        </w:rPr>
      </w:pPr>
      <w:del w:id="1808" w:author="Anne-Marie Cousineau" w:date="2025-07-28T15:07:00Z" w16du:dateUtc="2025-07-28T19:07:00Z">
        <w:r w:rsidRPr="00F561FB" w:rsidDel="003503D1">
          <w:rPr>
            <w:lang w:val="en-US"/>
          </w:rPr>
          <w:delText xml:space="preserve">Ibáñez-Álamo, J. D., Morelli, F., Benedetti, Y., Rubio, E., Jokimäki, J., Pérez-Contreras, T., Sprau, P., Suhonen, J., Tryjanowski, P., Kaisanlahti-Jokimäki, M.-L., Møller, A. P., &amp; Díaz, M. (2020). Biodiversity within the city: Effects of land sharing and land sparing urban development on avian diversity. </w:delText>
        </w:r>
        <w:r w:rsidRPr="00F561FB" w:rsidDel="003503D1">
          <w:rPr>
            <w:i/>
            <w:iCs/>
            <w:lang w:val="en-US"/>
          </w:rPr>
          <w:delText>Science of The Total Environment</w:delText>
        </w:r>
        <w:r w:rsidRPr="00F561FB" w:rsidDel="003503D1">
          <w:rPr>
            <w:lang w:val="en-US"/>
          </w:rPr>
          <w:delText xml:space="preserve">, </w:delText>
        </w:r>
        <w:r w:rsidRPr="00F561FB" w:rsidDel="003503D1">
          <w:rPr>
            <w:i/>
            <w:iCs/>
            <w:lang w:val="en-US"/>
          </w:rPr>
          <w:delText>707</w:delText>
        </w:r>
        <w:r w:rsidRPr="00F561FB" w:rsidDel="003503D1">
          <w:rPr>
            <w:lang w:val="en-US"/>
          </w:rPr>
          <w:delText>, 135477. https://doi.org/10.1016/j.scitotenv.2019.135477</w:delText>
        </w:r>
      </w:del>
    </w:p>
    <w:p w14:paraId="784B4274" w14:textId="500DBFEF" w:rsidR="00D640C1" w:rsidRPr="00F561FB" w:rsidDel="003503D1" w:rsidRDefault="00D640C1" w:rsidP="00B82D59">
      <w:pPr>
        <w:pStyle w:val="Bibliography"/>
        <w:rPr>
          <w:del w:id="1809" w:author="Anne-Marie Cousineau" w:date="2025-07-28T15:07:00Z" w16du:dateUtc="2025-07-28T19:07:00Z"/>
          <w:lang w:val="en-US"/>
        </w:rPr>
      </w:pPr>
      <w:del w:id="1810" w:author="Anne-Marie Cousineau" w:date="2025-07-28T15:07:00Z" w16du:dateUtc="2025-07-28T19:07:00Z">
        <w:r w:rsidRPr="00F561FB" w:rsidDel="003503D1">
          <w:rPr>
            <w:lang w:val="en-US"/>
          </w:rPr>
          <w:delText xml:space="preserve">Isaksson, C. (2018). Impact of urbanization on birds. </w:delText>
        </w:r>
        <w:r w:rsidRPr="00F561FB" w:rsidDel="003503D1">
          <w:rPr>
            <w:i/>
            <w:iCs/>
            <w:lang w:val="en-US"/>
          </w:rPr>
          <w:delText>Bird Species</w:delText>
        </w:r>
        <w:r w:rsidRPr="00F561FB" w:rsidDel="003503D1">
          <w:rPr>
            <w:lang w:val="en-US"/>
          </w:rPr>
          <w:delText xml:space="preserve">, </w:delText>
        </w:r>
        <w:r w:rsidRPr="00F561FB" w:rsidDel="003503D1">
          <w:rPr>
            <w:i/>
            <w:iCs/>
            <w:lang w:val="en-US"/>
          </w:rPr>
          <w:delText>235</w:delText>
        </w:r>
        <w:r w:rsidRPr="00F561FB" w:rsidDel="003503D1">
          <w:rPr>
            <w:lang w:val="en-US"/>
          </w:rPr>
          <w:delText>, 257.</w:delText>
        </w:r>
      </w:del>
    </w:p>
    <w:p w14:paraId="7A414197" w14:textId="5046ADA6" w:rsidR="00D640C1" w:rsidRPr="00F561FB" w:rsidDel="003503D1" w:rsidRDefault="00D640C1" w:rsidP="00B82D59">
      <w:pPr>
        <w:pStyle w:val="Bibliography"/>
        <w:rPr>
          <w:del w:id="1811" w:author="Anne-Marie Cousineau" w:date="2025-07-28T15:07:00Z" w16du:dateUtc="2025-07-28T19:07:00Z"/>
          <w:lang w:val="en-US"/>
        </w:rPr>
      </w:pPr>
      <w:del w:id="1812" w:author="Anne-Marie Cousineau" w:date="2025-07-28T15:07:00Z" w16du:dateUtc="2025-07-28T19:07:00Z">
        <w:r w:rsidRPr="00F561FB" w:rsidDel="003503D1">
          <w:rPr>
            <w:lang w:val="en-US"/>
          </w:rPr>
          <w:delText xml:space="preserve">Iverson, A. R., Schaefer, J. L., Skalos, S. M., &amp; Hawkins, C. E. (2023). Global positioning system (GPS) and platform transmitter terminal (PTT) tags reveal fine-scale migratory movements of small birds: A review highlights further opportunities for hypothesis-driven research. </w:delText>
        </w:r>
        <w:r w:rsidRPr="00F561FB" w:rsidDel="003503D1">
          <w:rPr>
            <w:i/>
            <w:iCs/>
            <w:lang w:val="en-US"/>
          </w:rPr>
          <w:delText>Ornithological Applications</w:delText>
        </w:r>
        <w:r w:rsidRPr="00F561FB" w:rsidDel="003503D1">
          <w:rPr>
            <w:lang w:val="en-US"/>
          </w:rPr>
          <w:delText xml:space="preserve">, </w:delText>
        </w:r>
        <w:r w:rsidRPr="00F561FB" w:rsidDel="003503D1">
          <w:rPr>
            <w:i/>
            <w:iCs/>
            <w:lang w:val="en-US"/>
          </w:rPr>
          <w:delText>125</w:delText>
        </w:r>
        <w:r w:rsidRPr="00F561FB" w:rsidDel="003503D1">
          <w:rPr>
            <w:lang w:val="en-US"/>
          </w:rPr>
          <w:delText>(3), duad014.</w:delText>
        </w:r>
      </w:del>
    </w:p>
    <w:p w14:paraId="347E3BD0" w14:textId="6F569FC7" w:rsidR="00D640C1" w:rsidRPr="00F561FB" w:rsidDel="003503D1" w:rsidRDefault="00D640C1" w:rsidP="00B82D59">
      <w:pPr>
        <w:pStyle w:val="Bibliography"/>
        <w:rPr>
          <w:del w:id="1813" w:author="Anne-Marie Cousineau" w:date="2025-07-28T15:07:00Z" w16du:dateUtc="2025-07-28T19:07:00Z"/>
          <w:lang w:val="en-US"/>
        </w:rPr>
      </w:pPr>
      <w:del w:id="1814" w:author="Anne-Marie Cousineau" w:date="2025-07-28T15:07:00Z" w16du:dateUtc="2025-07-28T19:07:00Z">
        <w:r w:rsidRPr="00F561FB" w:rsidDel="003503D1">
          <w:rPr>
            <w:lang w:val="en-US"/>
          </w:rPr>
          <w:lastRenderedPageBreak/>
          <w:delText xml:space="preserve">Jim, C. Y., &amp; Chen, W. Y. (2008). Assessing the ecosystem service of air pollutant removal by urban trees in Guangzhou (China). </w:delText>
        </w:r>
        <w:r w:rsidRPr="00F561FB" w:rsidDel="003503D1">
          <w:rPr>
            <w:i/>
            <w:iCs/>
            <w:lang w:val="en-US"/>
          </w:rPr>
          <w:delText>Journal of Environmental Management</w:delText>
        </w:r>
        <w:r w:rsidRPr="00F561FB" w:rsidDel="003503D1">
          <w:rPr>
            <w:lang w:val="en-US"/>
          </w:rPr>
          <w:delText xml:space="preserve">, </w:delText>
        </w:r>
        <w:r w:rsidRPr="00F561FB" w:rsidDel="003503D1">
          <w:rPr>
            <w:i/>
            <w:iCs/>
            <w:lang w:val="en-US"/>
          </w:rPr>
          <w:delText>88</w:delText>
        </w:r>
        <w:r w:rsidRPr="00F561FB" w:rsidDel="003503D1">
          <w:rPr>
            <w:lang w:val="en-US"/>
          </w:rPr>
          <w:delText>(4), 665–676. https://doi.org/10.1016/j.jenvman.2007.03.035</w:delText>
        </w:r>
      </w:del>
    </w:p>
    <w:p w14:paraId="69C95B13" w14:textId="5313F19A" w:rsidR="00D640C1" w:rsidRPr="00F561FB" w:rsidDel="003503D1" w:rsidRDefault="00D640C1" w:rsidP="00B82D59">
      <w:pPr>
        <w:pStyle w:val="Bibliography"/>
        <w:rPr>
          <w:del w:id="1815" w:author="Anne-Marie Cousineau" w:date="2025-07-28T15:07:00Z" w16du:dateUtc="2025-07-28T19:07:00Z"/>
          <w:lang w:val="en-US"/>
        </w:rPr>
      </w:pPr>
      <w:del w:id="1816" w:author="Anne-Marie Cousineau" w:date="2025-07-28T15:07:00Z" w16du:dateUtc="2025-07-28T19:07:00Z">
        <w:r w:rsidRPr="00F561FB" w:rsidDel="003503D1">
          <w:rPr>
            <w:lang w:val="en-US"/>
          </w:rPr>
          <w:delText xml:space="preserve">Jokimäki, J., Kaisanlahti-Jokimäki, M.-L., &amp; Suhonen, J. (2022). Long-Term Winter Population Trends of Corvids in Relation to Urbanization and Climate at Northern Latitudes. </w:delText>
        </w:r>
        <w:r w:rsidRPr="00F561FB" w:rsidDel="003503D1">
          <w:rPr>
            <w:i/>
            <w:iCs/>
            <w:lang w:val="en-US"/>
          </w:rPr>
          <w:delText>Animals</w:delText>
        </w:r>
        <w:r w:rsidRPr="00F561FB" w:rsidDel="003503D1">
          <w:rPr>
            <w:lang w:val="en-US"/>
          </w:rPr>
          <w:delText xml:space="preserve">, </w:delText>
        </w:r>
        <w:r w:rsidRPr="00F561FB" w:rsidDel="003503D1">
          <w:rPr>
            <w:i/>
            <w:iCs/>
            <w:lang w:val="en-US"/>
          </w:rPr>
          <w:delText>12</w:delText>
        </w:r>
        <w:r w:rsidRPr="00F561FB" w:rsidDel="003503D1">
          <w:rPr>
            <w:lang w:val="en-US"/>
          </w:rPr>
          <w:delText>(14), Article 14. https://doi.org/10.3390/ani12141820</w:delText>
        </w:r>
      </w:del>
    </w:p>
    <w:p w14:paraId="6CB7D0CD" w14:textId="0C721A1D" w:rsidR="00D640C1" w:rsidRPr="00F561FB" w:rsidDel="003503D1" w:rsidRDefault="00D640C1" w:rsidP="00B82D59">
      <w:pPr>
        <w:pStyle w:val="Bibliography"/>
        <w:rPr>
          <w:del w:id="1817" w:author="Anne-Marie Cousineau" w:date="2025-07-28T15:07:00Z" w16du:dateUtc="2025-07-28T19:07:00Z"/>
          <w:lang w:val="en-US"/>
        </w:rPr>
      </w:pPr>
      <w:del w:id="1818" w:author="Anne-Marie Cousineau" w:date="2025-07-28T15:07:00Z" w16du:dateUtc="2025-07-28T19:07:00Z">
        <w:r w:rsidRPr="00F561FB" w:rsidDel="003503D1">
          <w:rPr>
            <w:lang w:val="en-US"/>
          </w:rPr>
          <w:delText xml:space="preserve">Jones, T. M., Cooper, N. W., Haradon, H. A., Brunner, A. R., Dossman, B. C., Ward, M. P., Sillett, T. S., &amp; Kaiser, S. A. (2024). Considerations for radio-transmitter specifications on songbirds: Color and antenna length matter too. </w:delText>
        </w:r>
        <w:r w:rsidRPr="00F561FB" w:rsidDel="003503D1">
          <w:rPr>
            <w:i/>
            <w:iCs/>
            <w:lang w:val="en-US"/>
          </w:rPr>
          <w:delText>Journal of Field Ornithology</w:delText>
        </w:r>
        <w:r w:rsidRPr="00F561FB" w:rsidDel="003503D1">
          <w:rPr>
            <w:lang w:val="en-US"/>
          </w:rPr>
          <w:delText xml:space="preserve">, </w:delText>
        </w:r>
        <w:r w:rsidRPr="00F561FB" w:rsidDel="003503D1">
          <w:rPr>
            <w:i/>
            <w:iCs/>
            <w:lang w:val="en-US"/>
          </w:rPr>
          <w:delText>95</w:delText>
        </w:r>
        <w:r w:rsidRPr="00F561FB" w:rsidDel="003503D1">
          <w:rPr>
            <w:lang w:val="en-US"/>
          </w:rPr>
          <w:delText>(1). https://doi.org/10.5751/JFO-00426-950107</w:delText>
        </w:r>
      </w:del>
    </w:p>
    <w:p w14:paraId="62D22DB3" w14:textId="6BC53A7F" w:rsidR="00D640C1" w:rsidRPr="00F561FB" w:rsidDel="003503D1" w:rsidRDefault="00D640C1" w:rsidP="00B82D59">
      <w:pPr>
        <w:pStyle w:val="Bibliography"/>
        <w:rPr>
          <w:del w:id="1819" w:author="Anne-Marie Cousineau" w:date="2025-07-28T15:07:00Z" w16du:dateUtc="2025-07-28T19:07:00Z"/>
          <w:lang w:val="en-US"/>
        </w:rPr>
      </w:pPr>
      <w:del w:id="1820" w:author="Anne-Marie Cousineau" w:date="2025-07-28T15:07:00Z" w16du:dateUtc="2025-07-28T19:07:00Z">
        <w:r w:rsidRPr="00F561FB" w:rsidDel="003503D1">
          <w:rPr>
            <w:lang w:val="en-US"/>
          </w:rPr>
          <w:delText>Jones, T. M., Llamas, A. P., &amp; Phillips, J. N. (2023). Phenotypic signatures of urbanization? Resident, but not migratory, songbird eye size varies with urban</w:delText>
        </w:r>
        <w:r w:rsidRPr="00F561FB" w:rsidDel="003503D1">
          <w:rPr>
            <w:rFonts w:ascii="Cambria Math" w:hAnsi="Cambria Math" w:cs="Cambria Math"/>
            <w:lang w:val="en-US"/>
          </w:rPr>
          <w:delText>‐</w:delText>
        </w:r>
        <w:r w:rsidRPr="00F561FB" w:rsidDel="003503D1">
          <w:rPr>
            <w:lang w:val="en-US"/>
          </w:rPr>
          <w:delText xml:space="preserve">associated light pollution levels. </w:delText>
        </w:r>
        <w:r w:rsidRPr="00F561FB" w:rsidDel="003503D1">
          <w:rPr>
            <w:i/>
            <w:iCs/>
            <w:lang w:val="en-US"/>
          </w:rPr>
          <w:delText>Global Change Biology</w:delText>
        </w:r>
        <w:r w:rsidRPr="00F561FB" w:rsidDel="003503D1">
          <w:rPr>
            <w:lang w:val="en-US"/>
          </w:rPr>
          <w:delText xml:space="preserve">, </w:delText>
        </w:r>
        <w:r w:rsidRPr="00F561FB" w:rsidDel="003503D1">
          <w:rPr>
            <w:i/>
            <w:iCs/>
            <w:lang w:val="en-US"/>
          </w:rPr>
          <w:delText>29</w:delText>
        </w:r>
        <w:r w:rsidRPr="00F561FB" w:rsidDel="003503D1">
          <w:rPr>
            <w:lang w:val="en-US"/>
          </w:rPr>
          <w:delText>(23), 6635–6646.</w:delText>
        </w:r>
      </w:del>
    </w:p>
    <w:p w14:paraId="34301527" w14:textId="344D3BB9" w:rsidR="00D640C1" w:rsidRPr="00F561FB" w:rsidDel="003503D1" w:rsidRDefault="00D640C1" w:rsidP="00B82D59">
      <w:pPr>
        <w:pStyle w:val="Bibliography"/>
        <w:rPr>
          <w:del w:id="1821" w:author="Anne-Marie Cousineau" w:date="2025-07-28T15:07:00Z" w16du:dateUtc="2025-07-28T19:07:00Z"/>
          <w:lang w:val="en-US"/>
        </w:rPr>
      </w:pPr>
      <w:del w:id="1822" w:author="Anne-Marie Cousineau" w:date="2025-07-28T15:07:00Z" w16du:dateUtc="2025-07-28T19:07:00Z">
        <w:r w:rsidRPr="00F561FB" w:rsidDel="003503D1">
          <w:rPr>
            <w:lang w:val="en-US"/>
          </w:rPr>
          <w:delText xml:space="preserve">Kamei, I., &amp; Maruta, E. (1979). Study on wind environmental problems caused around buildings in Japan. </w:delText>
        </w:r>
        <w:r w:rsidRPr="00F561FB" w:rsidDel="003503D1">
          <w:rPr>
            <w:i/>
            <w:iCs/>
            <w:lang w:val="en-US"/>
          </w:rPr>
          <w:delText>Journal of Wind Engineering and Industrial Aerodynamics</w:delText>
        </w:r>
        <w:r w:rsidRPr="00F561FB" w:rsidDel="003503D1">
          <w:rPr>
            <w:lang w:val="en-US"/>
          </w:rPr>
          <w:delText xml:space="preserve">, </w:delText>
        </w:r>
        <w:r w:rsidRPr="00F561FB" w:rsidDel="003503D1">
          <w:rPr>
            <w:i/>
            <w:iCs/>
            <w:lang w:val="en-US"/>
          </w:rPr>
          <w:delText>4</w:delText>
        </w:r>
        <w:r w:rsidRPr="00F561FB" w:rsidDel="003503D1">
          <w:rPr>
            <w:lang w:val="en-US"/>
          </w:rPr>
          <w:delText>(3), 307–331. https://doi.org/10.1016/0167-6105(79)90010-2</w:delText>
        </w:r>
      </w:del>
    </w:p>
    <w:p w14:paraId="33A84CF0" w14:textId="2C40C8B1" w:rsidR="00D640C1" w:rsidRPr="00F561FB" w:rsidDel="003503D1" w:rsidRDefault="00D640C1" w:rsidP="00B82D59">
      <w:pPr>
        <w:pStyle w:val="Bibliography"/>
        <w:rPr>
          <w:del w:id="1823" w:author="Anne-Marie Cousineau" w:date="2025-07-28T15:07:00Z" w16du:dateUtc="2025-07-28T19:07:00Z"/>
          <w:lang w:val="en-US"/>
        </w:rPr>
      </w:pPr>
      <w:del w:id="1824" w:author="Anne-Marie Cousineau" w:date="2025-07-28T15:07:00Z" w16du:dateUtc="2025-07-28T19:07:00Z">
        <w:r w:rsidRPr="00F561FB" w:rsidDel="003503D1">
          <w:rPr>
            <w:lang w:val="en-US"/>
          </w:rPr>
          <w:delText xml:space="preserve">Kekkonen, J. (2017). Pollutants in urbanized areas: Direct and indirect effects on bird populations. </w:delText>
        </w:r>
        <w:r w:rsidRPr="00F561FB" w:rsidDel="003503D1">
          <w:rPr>
            <w:i/>
            <w:iCs/>
            <w:lang w:val="en-US"/>
          </w:rPr>
          <w:delText>Ecology and Conservation of Birds in Urban Environments</w:delText>
        </w:r>
        <w:r w:rsidRPr="00F561FB" w:rsidDel="003503D1">
          <w:rPr>
            <w:lang w:val="en-US"/>
          </w:rPr>
          <w:delText>, 227–250.</w:delText>
        </w:r>
      </w:del>
    </w:p>
    <w:p w14:paraId="5A9C6FDF" w14:textId="2048BCC0" w:rsidR="00D640C1" w:rsidRPr="00F561FB" w:rsidDel="003503D1" w:rsidRDefault="00D640C1" w:rsidP="00B82D59">
      <w:pPr>
        <w:pStyle w:val="Bibliography"/>
        <w:rPr>
          <w:del w:id="1825" w:author="Anne-Marie Cousineau" w:date="2025-07-28T15:07:00Z" w16du:dateUtc="2025-07-28T19:07:00Z"/>
          <w:lang w:val="en-US"/>
        </w:rPr>
      </w:pPr>
      <w:del w:id="1826" w:author="Anne-Marie Cousineau" w:date="2025-07-28T15:07:00Z" w16du:dateUtc="2025-07-28T19:07:00Z">
        <w:r w:rsidRPr="00F561FB" w:rsidDel="003503D1">
          <w:rPr>
            <w:lang w:val="en-US"/>
          </w:rPr>
          <w:delText xml:space="preserve">Killick, R., &amp; Eckley, I. A. (2014). changepoint: An R Package for Changepoint Analysis. </w:delText>
        </w:r>
        <w:r w:rsidRPr="00F561FB" w:rsidDel="003503D1">
          <w:rPr>
            <w:i/>
            <w:iCs/>
            <w:lang w:val="en-US"/>
          </w:rPr>
          <w:delText>Journal of Statistical Software</w:delText>
        </w:r>
        <w:r w:rsidRPr="00F561FB" w:rsidDel="003503D1">
          <w:rPr>
            <w:lang w:val="en-US"/>
          </w:rPr>
          <w:delText xml:space="preserve">, </w:delText>
        </w:r>
        <w:r w:rsidRPr="00F561FB" w:rsidDel="003503D1">
          <w:rPr>
            <w:i/>
            <w:iCs/>
            <w:lang w:val="en-US"/>
          </w:rPr>
          <w:delText>58</w:delText>
        </w:r>
        <w:r w:rsidRPr="00F561FB" w:rsidDel="003503D1">
          <w:rPr>
            <w:lang w:val="en-US"/>
          </w:rPr>
          <w:delText>, 1–19. https://doi.org/10.18637/jss.v058.i03</w:delText>
        </w:r>
      </w:del>
    </w:p>
    <w:p w14:paraId="3E7CB24D" w14:textId="70E53D19" w:rsidR="00D640C1" w:rsidRPr="00F561FB" w:rsidDel="003503D1" w:rsidRDefault="00D640C1" w:rsidP="00B82D59">
      <w:pPr>
        <w:pStyle w:val="Bibliography"/>
        <w:rPr>
          <w:del w:id="1827" w:author="Anne-Marie Cousineau" w:date="2025-07-28T15:07:00Z" w16du:dateUtc="2025-07-28T19:07:00Z"/>
          <w:lang w:val="en-US"/>
        </w:rPr>
      </w:pPr>
      <w:del w:id="1828" w:author="Anne-Marie Cousineau" w:date="2025-07-28T15:07:00Z" w16du:dateUtc="2025-07-28T19:07:00Z">
        <w:r w:rsidRPr="00F561FB" w:rsidDel="003503D1">
          <w:rPr>
            <w:lang w:val="en-US"/>
          </w:rPr>
          <w:lastRenderedPageBreak/>
          <w:delText xml:space="preserve">Krama, T., Krams, R., Popovs, S., Trakimas, G., Rantala, M. J., Freeberg, T. M., &amp; Krams, I. A. (2023). Permanent Ad-lib Feeders Decrease the Survival of Wintering Great Tits (Parus major). </w:delText>
        </w:r>
        <w:r w:rsidRPr="00F561FB" w:rsidDel="003503D1">
          <w:rPr>
            <w:i/>
            <w:iCs/>
            <w:lang w:val="en-US"/>
          </w:rPr>
          <w:delText>Birds</w:delText>
        </w:r>
        <w:r w:rsidRPr="00F561FB" w:rsidDel="003503D1">
          <w:rPr>
            <w:lang w:val="en-US"/>
          </w:rPr>
          <w:delText xml:space="preserve">, </w:delText>
        </w:r>
        <w:r w:rsidRPr="00F561FB" w:rsidDel="003503D1">
          <w:rPr>
            <w:i/>
            <w:iCs/>
            <w:lang w:val="en-US"/>
          </w:rPr>
          <w:delText>4</w:delText>
        </w:r>
        <w:r w:rsidRPr="00F561FB" w:rsidDel="003503D1">
          <w:rPr>
            <w:lang w:val="en-US"/>
          </w:rPr>
          <w:delText>(2), Article 2. https://doi.org/10.3390/birds4020019</w:delText>
        </w:r>
      </w:del>
    </w:p>
    <w:p w14:paraId="50D10A37" w14:textId="119E7755" w:rsidR="00D640C1" w:rsidRPr="00F561FB" w:rsidDel="003503D1" w:rsidRDefault="00D640C1" w:rsidP="00B82D59">
      <w:pPr>
        <w:pStyle w:val="Bibliography"/>
        <w:rPr>
          <w:del w:id="1829" w:author="Anne-Marie Cousineau" w:date="2025-07-28T15:07:00Z" w16du:dateUtc="2025-07-28T19:07:00Z"/>
          <w:lang w:val="en-US"/>
        </w:rPr>
      </w:pPr>
      <w:del w:id="1830" w:author="Anne-Marie Cousineau" w:date="2025-07-28T15:07:00Z" w16du:dateUtc="2025-07-28T19:07:00Z">
        <w:r w:rsidRPr="00F561FB" w:rsidDel="003503D1">
          <w:rPr>
            <w:lang w:val="en-US"/>
          </w:rPr>
          <w:delText xml:space="preserve">Kraus, D., &amp; Hebb, A. (2020). Southern Canada’s crisis ecoregions: Identifying the most significant and threatened places for biodiversity conservation. </w:delText>
        </w:r>
        <w:r w:rsidRPr="00F561FB" w:rsidDel="003503D1">
          <w:rPr>
            <w:i/>
            <w:iCs/>
            <w:lang w:val="en-US"/>
          </w:rPr>
          <w:delText>Biodiversity and Conservation</w:delText>
        </w:r>
        <w:r w:rsidRPr="00F561FB" w:rsidDel="003503D1">
          <w:rPr>
            <w:lang w:val="en-US"/>
          </w:rPr>
          <w:delText xml:space="preserve">, </w:delText>
        </w:r>
        <w:r w:rsidRPr="00F561FB" w:rsidDel="003503D1">
          <w:rPr>
            <w:i/>
            <w:iCs/>
            <w:lang w:val="en-US"/>
          </w:rPr>
          <w:delText>29</w:delText>
        </w:r>
        <w:r w:rsidRPr="00F561FB" w:rsidDel="003503D1">
          <w:rPr>
            <w:lang w:val="en-US"/>
          </w:rPr>
          <w:delText>(13), 3573–3590. https://doi.org/10.1007/s10531-020-02038-x</w:delText>
        </w:r>
      </w:del>
    </w:p>
    <w:p w14:paraId="7E81BC70" w14:textId="27145AD5" w:rsidR="00D640C1" w:rsidRPr="00F561FB" w:rsidDel="003503D1" w:rsidRDefault="00D640C1" w:rsidP="00B82D59">
      <w:pPr>
        <w:pStyle w:val="Bibliography"/>
        <w:rPr>
          <w:del w:id="1831" w:author="Anne-Marie Cousineau" w:date="2025-07-28T15:07:00Z" w16du:dateUtc="2025-07-28T19:07:00Z"/>
          <w:lang w:val="en-US"/>
        </w:rPr>
      </w:pPr>
      <w:del w:id="1832" w:author="Anne-Marie Cousineau" w:date="2025-07-28T15:07:00Z" w16du:dateUtc="2025-07-28T19:07:00Z">
        <w:r w:rsidRPr="00F561FB" w:rsidDel="003503D1">
          <w:rPr>
            <w:lang w:val="en-US"/>
          </w:rPr>
          <w:delText xml:space="preserve">Lane, S. J., VanDiest, I. J., Brewer, V. N., Linkous, C. R., Fossett, T. E., Goodchild, C. G., &amp; Sewall, K. B. (2023). Indirect effects of urbanization: Consequences of increased aggression in an urban male songbird for mates and offspring. </w:delText>
        </w:r>
        <w:r w:rsidRPr="00F561FB" w:rsidDel="003503D1">
          <w:rPr>
            <w:i/>
            <w:iCs/>
            <w:lang w:val="en-US"/>
          </w:rPr>
          <w:delText>Frontiers in Ecology and Evolution</w:delText>
        </w:r>
        <w:r w:rsidRPr="00F561FB" w:rsidDel="003503D1">
          <w:rPr>
            <w:lang w:val="en-US"/>
          </w:rPr>
          <w:delText xml:space="preserve">, </w:delText>
        </w:r>
        <w:r w:rsidRPr="00F561FB" w:rsidDel="003503D1">
          <w:rPr>
            <w:i/>
            <w:iCs/>
            <w:lang w:val="en-US"/>
          </w:rPr>
          <w:delText>11</w:delText>
        </w:r>
        <w:r w:rsidRPr="00F561FB" w:rsidDel="003503D1">
          <w:rPr>
            <w:lang w:val="en-US"/>
          </w:rPr>
          <w:delText>. https://doi.org/10.3389/fevo.2023.1234562</w:delText>
        </w:r>
      </w:del>
    </w:p>
    <w:p w14:paraId="52271A6F" w14:textId="0C8A1EF8" w:rsidR="00D640C1" w:rsidRPr="00F561FB" w:rsidDel="003503D1" w:rsidRDefault="00D640C1" w:rsidP="00B82D59">
      <w:pPr>
        <w:pStyle w:val="Bibliography"/>
        <w:rPr>
          <w:del w:id="1833" w:author="Anne-Marie Cousineau" w:date="2025-07-28T15:07:00Z" w16du:dateUtc="2025-07-28T19:07:00Z"/>
        </w:rPr>
      </w:pPr>
      <w:del w:id="1834" w:author="Anne-Marie Cousineau" w:date="2025-07-28T15:07:00Z" w16du:dateUtc="2025-07-28T19:07:00Z">
        <w:r w:rsidRPr="00F561FB" w:rsidDel="003503D1">
          <w:rPr>
            <w:lang w:val="en-US"/>
          </w:rPr>
          <w:delText xml:space="preserve">Laskey, A. R. (1944). </w:delText>
        </w:r>
        <w:r w:rsidRPr="00F561FB" w:rsidDel="003503D1">
          <w:rPr>
            <w:i/>
            <w:iCs/>
            <w:lang w:val="en-US"/>
          </w:rPr>
          <w:delText>A STUDY OF THE CARDINAL IN TENNESSEE</w:delText>
        </w:r>
        <w:r w:rsidRPr="00F561FB" w:rsidDel="003503D1">
          <w:rPr>
            <w:lang w:val="en-US"/>
          </w:rPr>
          <w:delText xml:space="preserve">. </w:delText>
        </w:r>
        <w:r w:rsidRPr="00F561FB" w:rsidDel="003503D1">
          <w:rPr>
            <w:i/>
            <w:iCs/>
          </w:rPr>
          <w:delText>56</w:delText>
        </w:r>
        <w:r w:rsidRPr="00F561FB" w:rsidDel="003503D1">
          <w:delText>(1).</w:delText>
        </w:r>
      </w:del>
    </w:p>
    <w:p w14:paraId="412DF701" w14:textId="7949AE61" w:rsidR="00D640C1" w:rsidRPr="00F561FB" w:rsidDel="003503D1" w:rsidRDefault="00D640C1" w:rsidP="00B82D59">
      <w:pPr>
        <w:pStyle w:val="Bibliography"/>
        <w:rPr>
          <w:del w:id="1835" w:author="Anne-Marie Cousineau" w:date="2025-07-28T15:07:00Z" w16du:dateUtc="2025-07-28T19:07:00Z"/>
          <w:lang w:val="en-US"/>
        </w:rPr>
      </w:pPr>
      <w:del w:id="1836" w:author="Anne-Marie Cousineau" w:date="2025-07-28T15:07:00Z" w16du:dateUtc="2025-07-28T19:07:00Z">
        <w:r w:rsidRPr="00F561FB" w:rsidDel="003503D1">
          <w:delText xml:space="preserve">Latimer, C. E., &amp; Zuckerberg, B. (2021). </w:delText>
        </w:r>
        <w:r w:rsidRPr="00F561FB" w:rsidDel="003503D1">
          <w:rPr>
            <w:lang w:val="en-US"/>
          </w:rPr>
          <w:delText xml:space="preserve">Habitat loss and thermal tolerances influence the sensitivity of resident bird populations to winter weather at regional scales. </w:delText>
        </w:r>
        <w:r w:rsidRPr="00F561FB" w:rsidDel="003503D1">
          <w:rPr>
            <w:i/>
            <w:iCs/>
            <w:lang w:val="en-US"/>
          </w:rPr>
          <w:delText>Journal of Animal Ecology</w:delText>
        </w:r>
        <w:r w:rsidRPr="00F561FB" w:rsidDel="003503D1">
          <w:rPr>
            <w:lang w:val="en-US"/>
          </w:rPr>
          <w:delText xml:space="preserve">, </w:delText>
        </w:r>
        <w:r w:rsidRPr="00F561FB" w:rsidDel="003503D1">
          <w:rPr>
            <w:i/>
            <w:iCs/>
            <w:lang w:val="en-US"/>
          </w:rPr>
          <w:delText>90</w:delText>
        </w:r>
        <w:r w:rsidRPr="00F561FB" w:rsidDel="003503D1">
          <w:rPr>
            <w:lang w:val="en-US"/>
          </w:rPr>
          <w:delText>(2), 317–329. https://doi.org/10.1111/1365-2656.13332</w:delText>
        </w:r>
      </w:del>
    </w:p>
    <w:p w14:paraId="1B69C3AC" w14:textId="19B68752" w:rsidR="00D640C1" w:rsidRPr="00F561FB" w:rsidDel="003503D1" w:rsidRDefault="00D640C1" w:rsidP="00B82D59">
      <w:pPr>
        <w:pStyle w:val="Bibliography"/>
        <w:rPr>
          <w:del w:id="1837" w:author="Anne-Marie Cousineau" w:date="2025-07-28T15:07:00Z" w16du:dateUtc="2025-07-28T19:07:00Z"/>
          <w:lang w:val="en-US"/>
        </w:rPr>
      </w:pPr>
      <w:del w:id="1838" w:author="Anne-Marie Cousineau" w:date="2025-07-28T15:07:00Z" w16du:dateUtc="2025-07-28T19:07:00Z">
        <w:r w:rsidRPr="00F561FB" w:rsidDel="003503D1">
          <w:rPr>
            <w:lang w:val="en-US"/>
          </w:rPr>
          <w:delText xml:space="preserve">Leston, L. F. V., &amp; Rodewald, A. D. (2006). Are urban forests ecological traps for understory birds? An examination using Northern cardinals. </w:delText>
        </w:r>
        <w:r w:rsidRPr="00F561FB" w:rsidDel="003503D1">
          <w:rPr>
            <w:i/>
            <w:iCs/>
            <w:lang w:val="en-US"/>
          </w:rPr>
          <w:delText>Biological Conservation</w:delText>
        </w:r>
        <w:r w:rsidRPr="00F561FB" w:rsidDel="003503D1">
          <w:rPr>
            <w:lang w:val="en-US"/>
          </w:rPr>
          <w:delText xml:space="preserve">, </w:delText>
        </w:r>
        <w:r w:rsidRPr="00F561FB" w:rsidDel="003503D1">
          <w:rPr>
            <w:i/>
            <w:iCs/>
            <w:lang w:val="en-US"/>
          </w:rPr>
          <w:delText>131</w:delText>
        </w:r>
        <w:r w:rsidRPr="00F561FB" w:rsidDel="003503D1">
          <w:rPr>
            <w:lang w:val="en-US"/>
          </w:rPr>
          <w:delText>(4), 566–574. https://doi.org/10.1016/j.biocon.2006.03.003</w:delText>
        </w:r>
      </w:del>
    </w:p>
    <w:p w14:paraId="43845CF3" w14:textId="1782C59F" w:rsidR="00D640C1" w:rsidRPr="00F561FB" w:rsidDel="003503D1" w:rsidRDefault="00D640C1" w:rsidP="00B82D59">
      <w:pPr>
        <w:pStyle w:val="Bibliography"/>
        <w:rPr>
          <w:del w:id="1839" w:author="Anne-Marie Cousineau" w:date="2025-07-28T15:07:00Z" w16du:dateUtc="2025-07-28T19:07:00Z"/>
        </w:rPr>
      </w:pPr>
      <w:del w:id="1840" w:author="Anne-Marie Cousineau" w:date="2025-07-28T15:07:00Z" w16du:dateUtc="2025-07-28T19:07:00Z">
        <w:r w:rsidRPr="00F561FB" w:rsidDel="003503D1">
          <w:rPr>
            <w:lang w:val="en-US"/>
          </w:rPr>
          <w:delText xml:space="preserve">Li, G., Fang, C., Li, Y., Wang, Z., Sun, S., He, S., Qi, W., Bao, C., Ma, H., Fan, Y., Feng, Y., &amp; Liu, X. (2022). Global impacts of future urban expansion on terrestrial vertebrate diversity. </w:delText>
        </w:r>
        <w:r w:rsidRPr="00F561FB" w:rsidDel="003503D1">
          <w:rPr>
            <w:i/>
            <w:iCs/>
          </w:rPr>
          <w:delText>Nature Communications</w:delText>
        </w:r>
        <w:r w:rsidRPr="00F561FB" w:rsidDel="003503D1">
          <w:delText xml:space="preserve">, </w:delText>
        </w:r>
        <w:r w:rsidRPr="00F561FB" w:rsidDel="003503D1">
          <w:rPr>
            <w:i/>
            <w:iCs/>
          </w:rPr>
          <w:delText>13</w:delText>
        </w:r>
        <w:r w:rsidRPr="00F561FB" w:rsidDel="003503D1">
          <w:delText>(1), 1628. https://doi.org/10.1038/s41467-022-29324-2</w:delText>
        </w:r>
      </w:del>
    </w:p>
    <w:p w14:paraId="47EEAA59" w14:textId="3CC5B1D3" w:rsidR="00D640C1" w:rsidRPr="00F561FB" w:rsidDel="003503D1" w:rsidRDefault="00D640C1" w:rsidP="00B82D59">
      <w:pPr>
        <w:pStyle w:val="Bibliography"/>
        <w:rPr>
          <w:del w:id="1841" w:author="Anne-Marie Cousineau" w:date="2025-07-28T15:07:00Z" w16du:dateUtc="2025-07-28T19:07:00Z"/>
          <w:lang w:val="en-US"/>
        </w:rPr>
      </w:pPr>
      <w:del w:id="1842" w:author="Anne-Marie Cousineau" w:date="2025-07-28T15:07:00Z" w16du:dateUtc="2025-07-28T19:07:00Z">
        <w:r w:rsidRPr="00F561FB" w:rsidDel="003503D1">
          <w:lastRenderedPageBreak/>
          <w:delText xml:space="preserve">Li, K., Hu, W. H., Chen, X., Zhang, M. Y., Ye, K. M., Zhu, H., &amp; Zhao, H. B. (2025). </w:delText>
        </w:r>
        <w:r w:rsidRPr="00F561FB" w:rsidDel="003503D1">
          <w:rPr>
            <w:lang w:val="en-US"/>
          </w:rPr>
          <w:delText xml:space="preserve">More fruits, more birds? How plant traits attract birds feeding in urban green spaces during winter. </w:delText>
        </w:r>
        <w:r w:rsidRPr="00F561FB" w:rsidDel="003503D1">
          <w:rPr>
            <w:i/>
            <w:iCs/>
            <w:lang w:val="en-US"/>
          </w:rPr>
          <w:delText>Urban Forestry &amp; Urban Greening</w:delText>
        </w:r>
        <w:r w:rsidRPr="00F561FB" w:rsidDel="003503D1">
          <w:rPr>
            <w:lang w:val="en-US"/>
          </w:rPr>
          <w:delText xml:space="preserve">, </w:delText>
        </w:r>
        <w:r w:rsidRPr="00F561FB" w:rsidDel="003503D1">
          <w:rPr>
            <w:i/>
            <w:iCs/>
            <w:lang w:val="en-US"/>
          </w:rPr>
          <w:delText>107</w:delText>
        </w:r>
        <w:r w:rsidRPr="00F561FB" w:rsidDel="003503D1">
          <w:rPr>
            <w:lang w:val="en-US"/>
          </w:rPr>
          <w:delText>. https://doi.org/10.1016/j.ufug.2025.128748</w:delText>
        </w:r>
      </w:del>
    </w:p>
    <w:p w14:paraId="2A09EA88" w14:textId="2F0F4A58" w:rsidR="00D640C1" w:rsidRPr="00F561FB" w:rsidDel="003503D1" w:rsidRDefault="00D640C1" w:rsidP="00B82D59">
      <w:pPr>
        <w:pStyle w:val="Bibliography"/>
        <w:rPr>
          <w:del w:id="1843" w:author="Anne-Marie Cousineau" w:date="2025-07-28T15:07:00Z" w16du:dateUtc="2025-07-28T19:07:00Z"/>
          <w:lang w:val="en-US"/>
        </w:rPr>
      </w:pPr>
      <w:del w:id="1844" w:author="Anne-Marie Cousineau" w:date="2025-07-28T15:07:00Z" w16du:dateUtc="2025-07-28T19:07:00Z">
        <w:r w:rsidRPr="00F561FB" w:rsidDel="003503D1">
          <w:rPr>
            <w:lang w:val="en-US"/>
          </w:rPr>
          <w:delText xml:space="preserve">Liker, A., Papp, Z., Bókony, V., &amp; Lendvai, Á. Z. (2008). Lean birds in the city: Body size and condition of house sparrows along the urbanization gradient. </w:delText>
        </w:r>
        <w:r w:rsidRPr="00F561FB" w:rsidDel="003503D1">
          <w:rPr>
            <w:i/>
            <w:iCs/>
            <w:lang w:val="en-US"/>
          </w:rPr>
          <w:delText>Journal of Animal Ecology</w:delText>
        </w:r>
        <w:r w:rsidRPr="00F561FB" w:rsidDel="003503D1">
          <w:rPr>
            <w:lang w:val="en-US"/>
          </w:rPr>
          <w:delText xml:space="preserve">, </w:delText>
        </w:r>
        <w:r w:rsidRPr="00F561FB" w:rsidDel="003503D1">
          <w:rPr>
            <w:i/>
            <w:iCs/>
            <w:lang w:val="en-US"/>
          </w:rPr>
          <w:delText>77</w:delText>
        </w:r>
        <w:r w:rsidRPr="00F561FB" w:rsidDel="003503D1">
          <w:rPr>
            <w:lang w:val="en-US"/>
          </w:rPr>
          <w:delText>(4), 789–795. https://doi.org/10.1111/j.1365-2656.2008.01402.x</w:delText>
        </w:r>
      </w:del>
    </w:p>
    <w:p w14:paraId="597720D9" w14:textId="211BB4CB" w:rsidR="00D640C1" w:rsidRPr="00F561FB" w:rsidDel="003503D1" w:rsidRDefault="00D640C1" w:rsidP="00B82D59">
      <w:pPr>
        <w:pStyle w:val="Bibliography"/>
        <w:rPr>
          <w:del w:id="1845" w:author="Anne-Marie Cousineau" w:date="2025-07-28T15:07:00Z" w16du:dateUtc="2025-07-28T19:07:00Z"/>
          <w:lang w:val="en-US"/>
        </w:rPr>
      </w:pPr>
      <w:del w:id="1846" w:author="Anne-Marie Cousineau" w:date="2025-07-28T15:07:00Z" w16du:dateUtc="2025-07-28T19:07:00Z">
        <w:r w:rsidRPr="00F561FB" w:rsidDel="003503D1">
          <w:rPr>
            <w:lang w:val="en-US"/>
          </w:rPr>
          <w:delText xml:space="preserve">Linek, N., Volkmer, T., Shipley, J. R., Twining, C. W., Zúñiga, D., Wikelski, M., &amp; Partecke, J. (2021). A songbird adjusts its heart rate and body temperature in response to season and fluctuating daily conditions. </w:delText>
        </w:r>
        <w:r w:rsidRPr="00F561FB" w:rsidDel="003503D1">
          <w:rPr>
            <w:i/>
            <w:iCs/>
            <w:lang w:val="en-US"/>
          </w:rPr>
          <w:delText>Philosophical Transactions of the Royal Society B: Biological Sciences</w:delText>
        </w:r>
        <w:r w:rsidRPr="00F561FB" w:rsidDel="003503D1">
          <w:rPr>
            <w:lang w:val="en-US"/>
          </w:rPr>
          <w:delText xml:space="preserve">, </w:delText>
        </w:r>
        <w:r w:rsidRPr="00F561FB" w:rsidDel="003503D1">
          <w:rPr>
            <w:i/>
            <w:iCs/>
            <w:lang w:val="en-US"/>
          </w:rPr>
          <w:delText>376</w:delText>
        </w:r>
        <w:r w:rsidRPr="00F561FB" w:rsidDel="003503D1">
          <w:rPr>
            <w:lang w:val="en-US"/>
          </w:rPr>
          <w:delText>(1830), 20200213. https://doi.org/10.1098/rstb.2020.0213</w:delText>
        </w:r>
      </w:del>
    </w:p>
    <w:p w14:paraId="4A33FC93" w14:textId="6072181B" w:rsidR="00D640C1" w:rsidRPr="00F561FB" w:rsidDel="003503D1" w:rsidRDefault="00D640C1" w:rsidP="00B82D59">
      <w:pPr>
        <w:pStyle w:val="Bibliography"/>
        <w:rPr>
          <w:del w:id="1847" w:author="Anne-Marie Cousineau" w:date="2025-07-28T15:07:00Z" w16du:dateUtc="2025-07-28T19:07:00Z"/>
        </w:rPr>
      </w:pPr>
      <w:del w:id="1848" w:author="Anne-Marie Cousineau" w:date="2025-07-28T15:07:00Z" w16du:dateUtc="2025-07-28T19:07:00Z">
        <w:r w:rsidRPr="00F561FB" w:rsidDel="003503D1">
          <w:rPr>
            <w:lang w:val="en-US"/>
          </w:rPr>
          <w:delText xml:space="preserve">Linville, S. U., Breitwisch, R., &amp; Schilling, A. J. (1998). Plumage brightness as an indicator of parental care in northern cardinals. </w:delText>
        </w:r>
        <w:r w:rsidRPr="00F561FB" w:rsidDel="003503D1">
          <w:rPr>
            <w:i/>
            <w:iCs/>
          </w:rPr>
          <w:delText>Animal Behaviour</w:delText>
        </w:r>
        <w:r w:rsidRPr="00F561FB" w:rsidDel="003503D1">
          <w:delText xml:space="preserve">, </w:delText>
        </w:r>
        <w:r w:rsidRPr="00F561FB" w:rsidDel="003503D1">
          <w:rPr>
            <w:i/>
            <w:iCs/>
          </w:rPr>
          <w:delText>55</w:delText>
        </w:r>
        <w:r w:rsidRPr="00F561FB" w:rsidDel="003503D1">
          <w:delText>(1), 119–127. https://doi.org/10.1006/anbe.1997.0595</w:delText>
        </w:r>
      </w:del>
    </w:p>
    <w:p w14:paraId="476D61C7" w14:textId="603288C4" w:rsidR="00D640C1" w:rsidRPr="00F561FB" w:rsidDel="003503D1" w:rsidRDefault="00D640C1" w:rsidP="00B82D59">
      <w:pPr>
        <w:pStyle w:val="Bibliography"/>
        <w:rPr>
          <w:del w:id="1849" w:author="Anne-Marie Cousineau" w:date="2025-07-28T15:07:00Z" w16du:dateUtc="2025-07-28T19:07:00Z"/>
          <w:lang w:val="en-US"/>
        </w:rPr>
      </w:pPr>
      <w:del w:id="1850" w:author="Anne-Marie Cousineau" w:date="2025-07-28T15:07:00Z" w16du:dateUtc="2025-07-28T19:07:00Z">
        <w:r w:rsidRPr="00F561FB" w:rsidDel="003503D1">
          <w:delText xml:space="preserve">Lopes, A. C., Rocha, G. O. C., de Oliveira Passos, M. F., Barçante, L., &amp; de Azevedo, C. S. (2024). </w:delText>
        </w:r>
        <w:r w:rsidRPr="00F561FB" w:rsidDel="003503D1">
          <w:rPr>
            <w:lang w:val="en-US"/>
          </w:rPr>
          <w:delText xml:space="preserve">The Influence of Building Surroundings and Glass Cover in Bird Collisions. </w:delText>
        </w:r>
        <w:r w:rsidRPr="00F561FB" w:rsidDel="003503D1">
          <w:rPr>
            <w:i/>
            <w:iCs/>
            <w:lang w:val="en-US"/>
          </w:rPr>
          <w:delText>Birds</w:delText>
        </w:r>
        <w:r w:rsidRPr="00F561FB" w:rsidDel="003503D1">
          <w:rPr>
            <w:lang w:val="en-US"/>
          </w:rPr>
          <w:delText xml:space="preserve">, </w:delText>
        </w:r>
        <w:r w:rsidRPr="00F561FB" w:rsidDel="003503D1">
          <w:rPr>
            <w:i/>
            <w:iCs/>
            <w:lang w:val="en-US"/>
          </w:rPr>
          <w:delText>5</w:delText>
        </w:r>
        <w:r w:rsidRPr="00F561FB" w:rsidDel="003503D1">
          <w:rPr>
            <w:lang w:val="en-US"/>
          </w:rPr>
          <w:delText>(4), Article 4. https://doi.org/10.3390/birds5040048</w:delText>
        </w:r>
      </w:del>
    </w:p>
    <w:p w14:paraId="4A4CE8FB" w14:textId="3647EDE8" w:rsidR="00D640C1" w:rsidRPr="00F561FB" w:rsidDel="003503D1" w:rsidRDefault="00D640C1" w:rsidP="00B82D59">
      <w:pPr>
        <w:pStyle w:val="Bibliography"/>
        <w:rPr>
          <w:del w:id="1851" w:author="Anne-Marie Cousineau" w:date="2025-07-28T15:07:00Z" w16du:dateUtc="2025-07-28T19:07:00Z"/>
          <w:lang w:val="en-US"/>
        </w:rPr>
      </w:pPr>
      <w:del w:id="1852" w:author="Anne-Marie Cousineau" w:date="2025-07-28T15:07:00Z" w16du:dateUtc="2025-07-28T19:07:00Z">
        <w:r w:rsidRPr="00F561FB" w:rsidDel="003503D1">
          <w:rPr>
            <w:lang w:val="en-US"/>
          </w:rPr>
          <w:delText xml:space="preserve">Louzao, M., Gallagher, R., García-Barón, I., Chust, G., Intxausti, I., Albisu, J., Brereton, T., &amp; Fontán, A. (2019). Threshold responses in bird mortality driven by extreme wind events. </w:delText>
        </w:r>
        <w:r w:rsidRPr="00F561FB" w:rsidDel="003503D1">
          <w:rPr>
            <w:i/>
            <w:iCs/>
            <w:lang w:val="en-US"/>
          </w:rPr>
          <w:delText>Ecological Indicators</w:delText>
        </w:r>
        <w:r w:rsidRPr="00F561FB" w:rsidDel="003503D1">
          <w:rPr>
            <w:lang w:val="en-US"/>
          </w:rPr>
          <w:delText xml:space="preserve">, </w:delText>
        </w:r>
        <w:r w:rsidRPr="00F561FB" w:rsidDel="003503D1">
          <w:rPr>
            <w:i/>
            <w:iCs/>
            <w:lang w:val="en-US"/>
          </w:rPr>
          <w:delText>99</w:delText>
        </w:r>
        <w:r w:rsidRPr="00F561FB" w:rsidDel="003503D1">
          <w:rPr>
            <w:lang w:val="en-US"/>
          </w:rPr>
          <w:delText>, 183–192. https://doi.org/10.1016/j.ecolind.2018.12.030</w:delText>
        </w:r>
      </w:del>
    </w:p>
    <w:p w14:paraId="0392CF49" w14:textId="2164D566" w:rsidR="00D640C1" w:rsidRPr="00F561FB" w:rsidDel="003503D1" w:rsidRDefault="00D640C1" w:rsidP="00B82D59">
      <w:pPr>
        <w:pStyle w:val="Bibliography"/>
        <w:rPr>
          <w:del w:id="1853" w:author="Anne-Marie Cousineau" w:date="2025-07-28T15:07:00Z" w16du:dateUtc="2025-07-28T19:07:00Z"/>
          <w:lang w:val="en-US"/>
        </w:rPr>
      </w:pPr>
      <w:del w:id="1854" w:author="Anne-Marie Cousineau" w:date="2025-07-28T15:07:00Z" w16du:dateUtc="2025-07-28T19:07:00Z">
        <w:r w:rsidRPr="00F561FB" w:rsidDel="003503D1">
          <w:rPr>
            <w:lang w:val="en-US"/>
          </w:rPr>
          <w:lastRenderedPageBreak/>
          <w:delText xml:space="preserve">Lowry, H., Lill, A., &amp; Wong, B. B. (2013). Behavioural responses of wildlife to urban environments. </w:delText>
        </w:r>
        <w:r w:rsidRPr="00F561FB" w:rsidDel="003503D1">
          <w:rPr>
            <w:i/>
            <w:iCs/>
            <w:lang w:val="en-US"/>
          </w:rPr>
          <w:delText>Biological Reviews</w:delText>
        </w:r>
        <w:r w:rsidRPr="00F561FB" w:rsidDel="003503D1">
          <w:rPr>
            <w:lang w:val="en-US"/>
          </w:rPr>
          <w:delText xml:space="preserve">, </w:delText>
        </w:r>
        <w:r w:rsidRPr="00F561FB" w:rsidDel="003503D1">
          <w:rPr>
            <w:i/>
            <w:iCs/>
            <w:lang w:val="en-US"/>
          </w:rPr>
          <w:delText>88</w:delText>
        </w:r>
        <w:r w:rsidRPr="00F561FB" w:rsidDel="003503D1">
          <w:rPr>
            <w:lang w:val="en-US"/>
          </w:rPr>
          <w:delText>(3), 537–549.</w:delText>
        </w:r>
      </w:del>
    </w:p>
    <w:p w14:paraId="3226DECA" w14:textId="347250A5" w:rsidR="00D640C1" w:rsidRPr="00F561FB" w:rsidDel="003503D1" w:rsidRDefault="00D640C1" w:rsidP="00B82D59">
      <w:pPr>
        <w:pStyle w:val="Bibliography"/>
        <w:rPr>
          <w:del w:id="1855" w:author="Anne-Marie Cousineau" w:date="2025-07-28T15:07:00Z" w16du:dateUtc="2025-07-28T19:07:00Z"/>
          <w:lang w:val="en-US"/>
        </w:rPr>
      </w:pPr>
      <w:del w:id="1856" w:author="Anne-Marie Cousineau" w:date="2025-07-28T15:07:00Z" w16du:dateUtc="2025-07-28T19:07:00Z">
        <w:r w:rsidRPr="00F561FB" w:rsidDel="003503D1">
          <w:rPr>
            <w:lang w:val="en-US"/>
          </w:rPr>
          <w:delText xml:space="preserve">MacKinnon, M., Pedersen Zari, M., &amp; Brown, D. K. (2023). Improving Urban Habitat Connectivity for Native Birds: Using Least-Cost Path Analyses to Design Urban Green Infrastructure Networks. </w:delText>
        </w:r>
        <w:r w:rsidRPr="00F561FB" w:rsidDel="003503D1">
          <w:rPr>
            <w:i/>
            <w:iCs/>
            <w:lang w:val="en-US"/>
          </w:rPr>
          <w:delText>Land</w:delText>
        </w:r>
        <w:r w:rsidRPr="00F561FB" w:rsidDel="003503D1">
          <w:rPr>
            <w:lang w:val="en-US"/>
          </w:rPr>
          <w:delText xml:space="preserve">, </w:delText>
        </w:r>
        <w:r w:rsidRPr="00F561FB" w:rsidDel="003503D1">
          <w:rPr>
            <w:i/>
            <w:iCs/>
            <w:lang w:val="en-US"/>
          </w:rPr>
          <w:delText>12</w:delText>
        </w:r>
        <w:r w:rsidRPr="00F561FB" w:rsidDel="003503D1">
          <w:rPr>
            <w:lang w:val="en-US"/>
          </w:rPr>
          <w:delText>(7), Article 7. https://doi.org/10.3390/land12071456</w:delText>
        </w:r>
      </w:del>
    </w:p>
    <w:p w14:paraId="183DB8DD" w14:textId="01BB5DAE" w:rsidR="00D640C1" w:rsidRPr="00F561FB" w:rsidDel="003503D1" w:rsidRDefault="00D640C1" w:rsidP="00B82D59">
      <w:pPr>
        <w:pStyle w:val="Bibliography"/>
        <w:rPr>
          <w:del w:id="1857" w:author="Anne-Marie Cousineau" w:date="2025-07-28T15:07:00Z" w16du:dateUtc="2025-07-28T19:07:00Z"/>
          <w:lang w:val="en-US"/>
        </w:rPr>
      </w:pPr>
      <w:del w:id="1858" w:author="Anne-Marie Cousineau" w:date="2025-07-28T15:07:00Z" w16du:dateUtc="2025-07-28T19:07:00Z">
        <w:r w:rsidRPr="00F561FB" w:rsidDel="003503D1">
          <w:rPr>
            <w:lang w:val="en-US"/>
          </w:rPr>
          <w:delText xml:space="preserve">Majchrzak, Y. N., Peers, M. J. L., Studd, E. K., Menzies, A. K., Walker, P. D., Shiratsuru, S., McCaw, L. K., Boonstra, R., Humphries, M., Jung, T. S., Kenney, A. J., Krebs, C. J., Murray, D. L., &amp; Boutin, S. (2022). Balancing food acquisition and predation risk drives demographic changes in snowshoe hare population cycles. </w:delText>
        </w:r>
        <w:r w:rsidRPr="00F561FB" w:rsidDel="003503D1">
          <w:rPr>
            <w:i/>
            <w:iCs/>
            <w:lang w:val="en-US"/>
          </w:rPr>
          <w:delText>Ecology Letters</w:delText>
        </w:r>
        <w:r w:rsidRPr="00F561FB" w:rsidDel="003503D1">
          <w:rPr>
            <w:lang w:val="en-US"/>
          </w:rPr>
          <w:delText xml:space="preserve">, </w:delText>
        </w:r>
        <w:r w:rsidRPr="00F561FB" w:rsidDel="003503D1">
          <w:rPr>
            <w:i/>
            <w:iCs/>
            <w:lang w:val="en-US"/>
          </w:rPr>
          <w:delText>25</w:delText>
        </w:r>
        <w:r w:rsidRPr="00F561FB" w:rsidDel="003503D1">
          <w:rPr>
            <w:lang w:val="en-US"/>
          </w:rPr>
          <w:delText>(4), 981–991. https://doi.org/10.1111/ele.13975</w:delText>
        </w:r>
      </w:del>
    </w:p>
    <w:p w14:paraId="12E9A2B9" w14:textId="6AC77D27" w:rsidR="00D640C1" w:rsidRPr="00F561FB" w:rsidDel="003503D1" w:rsidRDefault="00D640C1" w:rsidP="00B82D59">
      <w:pPr>
        <w:pStyle w:val="Bibliography"/>
        <w:rPr>
          <w:del w:id="1859" w:author="Anne-Marie Cousineau" w:date="2025-07-28T15:07:00Z" w16du:dateUtc="2025-07-28T19:07:00Z"/>
          <w:lang w:val="en-US"/>
        </w:rPr>
      </w:pPr>
      <w:del w:id="1860" w:author="Anne-Marie Cousineau" w:date="2025-07-28T15:07:00Z" w16du:dateUtc="2025-07-28T19:07:00Z">
        <w:r w:rsidRPr="00F561FB" w:rsidDel="003503D1">
          <w:rPr>
            <w:lang w:val="en-US"/>
          </w:rPr>
          <w:delText xml:space="preserve">Marlès Magre, J., Boada Juncà, M., Campanera, J. M., Bach Pagès, A., Ruiz Mallén, I., Maneja Zaragoza, R., Sánchez Mateo, S., Pallarès Barberà, M., &amp; Barriocanal Lozano, C. (2019). How urban green management is influencing passerine birds’ nesting in the Mediterranean: A case study in a Catalan city. </w:delText>
        </w:r>
        <w:r w:rsidRPr="00F561FB" w:rsidDel="003503D1">
          <w:rPr>
            <w:i/>
            <w:iCs/>
            <w:lang w:val="en-US"/>
          </w:rPr>
          <w:delText>Urban Forestry &amp; Urban Greening</w:delText>
        </w:r>
        <w:r w:rsidRPr="00F561FB" w:rsidDel="003503D1">
          <w:rPr>
            <w:lang w:val="en-US"/>
          </w:rPr>
          <w:delText xml:space="preserve">, </w:delText>
        </w:r>
        <w:r w:rsidRPr="00F561FB" w:rsidDel="003503D1">
          <w:rPr>
            <w:i/>
            <w:iCs/>
            <w:lang w:val="en-US"/>
          </w:rPr>
          <w:delText>41</w:delText>
        </w:r>
        <w:r w:rsidRPr="00F561FB" w:rsidDel="003503D1">
          <w:rPr>
            <w:lang w:val="en-US"/>
          </w:rPr>
          <w:delText>, 221–229. https://doi.org/10.1016/j.ufug.2019.03.012</w:delText>
        </w:r>
      </w:del>
    </w:p>
    <w:p w14:paraId="28143BAC" w14:textId="6690A708" w:rsidR="00D640C1" w:rsidRPr="00F561FB" w:rsidDel="003503D1" w:rsidRDefault="00D640C1" w:rsidP="00B82D59">
      <w:pPr>
        <w:pStyle w:val="Bibliography"/>
        <w:rPr>
          <w:del w:id="1861" w:author="Anne-Marie Cousineau" w:date="2025-07-28T15:07:00Z" w16du:dateUtc="2025-07-28T19:07:00Z"/>
          <w:lang w:val="en-US"/>
        </w:rPr>
      </w:pPr>
      <w:del w:id="1862" w:author="Anne-Marie Cousineau" w:date="2025-07-28T15:07:00Z" w16du:dateUtc="2025-07-28T19:07:00Z">
        <w:r w:rsidRPr="00F561FB" w:rsidDel="003503D1">
          <w:rPr>
            <w:lang w:val="en-US"/>
          </w:rPr>
          <w:delText xml:space="preserve">Martin, A. E., &amp; Fahrig, L. (2012). Measuring and selecting scales of effect for landscape predictors in species–habitat models. </w:delText>
        </w:r>
        <w:r w:rsidRPr="00F561FB" w:rsidDel="003503D1">
          <w:rPr>
            <w:i/>
            <w:iCs/>
            <w:lang w:val="en-US"/>
          </w:rPr>
          <w:delText>Ecological Applications</w:delText>
        </w:r>
        <w:r w:rsidRPr="00F561FB" w:rsidDel="003503D1">
          <w:rPr>
            <w:lang w:val="en-US"/>
          </w:rPr>
          <w:delText xml:space="preserve">, </w:delText>
        </w:r>
        <w:r w:rsidRPr="00F561FB" w:rsidDel="003503D1">
          <w:rPr>
            <w:i/>
            <w:iCs/>
            <w:lang w:val="en-US"/>
          </w:rPr>
          <w:delText>22</w:delText>
        </w:r>
        <w:r w:rsidRPr="00F561FB" w:rsidDel="003503D1">
          <w:rPr>
            <w:lang w:val="en-US"/>
          </w:rPr>
          <w:delText>(8), 2277–2292. https://doi.org/10.1890/11-2224.1</w:delText>
        </w:r>
      </w:del>
    </w:p>
    <w:p w14:paraId="2B41EC42" w14:textId="6C5BC66C" w:rsidR="00D640C1" w:rsidRPr="00F561FB" w:rsidDel="003503D1" w:rsidRDefault="00D640C1" w:rsidP="00B82D59">
      <w:pPr>
        <w:pStyle w:val="Bibliography"/>
        <w:rPr>
          <w:del w:id="1863" w:author="Anne-Marie Cousineau" w:date="2025-07-28T15:07:00Z" w16du:dateUtc="2025-07-28T19:07:00Z"/>
          <w:lang w:val="en-US"/>
        </w:rPr>
      </w:pPr>
      <w:del w:id="1864" w:author="Anne-Marie Cousineau" w:date="2025-07-28T15:07:00Z" w16du:dateUtc="2025-07-28T19:07:00Z">
        <w:r w:rsidRPr="00F561FB" w:rsidDel="003503D1">
          <w:rPr>
            <w:lang w:val="en-US"/>
          </w:rPr>
          <w:delText xml:space="preserve">McGill University. (2025). </w:delText>
        </w:r>
        <w:r w:rsidRPr="00F561FB" w:rsidDel="003503D1">
          <w:rPr>
            <w:i/>
            <w:iCs/>
            <w:lang w:val="en-US"/>
          </w:rPr>
          <w:delText>Climate</w:delText>
        </w:r>
        <w:r w:rsidRPr="00F561FB" w:rsidDel="003503D1">
          <w:rPr>
            <w:lang w:val="en-US"/>
          </w:rPr>
          <w:delText>. International Student Services. https://www.mcgill.ca/internationalstudents/once-here/pre-arrival/pre-arrival-information/about-montreal/climate</w:delText>
        </w:r>
      </w:del>
    </w:p>
    <w:p w14:paraId="1B11715A" w14:textId="571681AF" w:rsidR="00D640C1" w:rsidRPr="00F561FB" w:rsidDel="003503D1" w:rsidRDefault="00D640C1" w:rsidP="00B82D59">
      <w:pPr>
        <w:pStyle w:val="Bibliography"/>
        <w:rPr>
          <w:del w:id="1865" w:author="Anne-Marie Cousineau" w:date="2025-07-28T15:07:00Z" w16du:dateUtc="2025-07-28T19:07:00Z"/>
          <w:lang w:val="en-US"/>
        </w:rPr>
      </w:pPr>
      <w:del w:id="1866" w:author="Anne-Marie Cousineau" w:date="2025-07-28T15:07:00Z" w16du:dateUtc="2025-07-28T19:07:00Z">
        <w:r w:rsidRPr="00F561FB" w:rsidDel="003503D1">
          <w:rPr>
            <w:lang w:val="en-US"/>
          </w:rPr>
          <w:lastRenderedPageBreak/>
          <w:delText xml:space="preserve">Mennill, D. J., Doucet, S. M., Ward, K.-A. A., Maynard, D. F., Otis, B., &amp; Burt, J. M. (2012). A novel digital telemetry system for tracking wild animals: A field test for studying mate choice in a lekking tropical bird. </w:delText>
        </w:r>
        <w:r w:rsidRPr="00F561FB" w:rsidDel="003503D1">
          <w:rPr>
            <w:i/>
            <w:iCs/>
            <w:lang w:val="en-US"/>
          </w:rPr>
          <w:delText>Methods in Ecology and Evolution</w:delText>
        </w:r>
        <w:r w:rsidRPr="00F561FB" w:rsidDel="003503D1">
          <w:rPr>
            <w:lang w:val="en-US"/>
          </w:rPr>
          <w:delText xml:space="preserve">, </w:delText>
        </w:r>
        <w:r w:rsidRPr="00F561FB" w:rsidDel="003503D1">
          <w:rPr>
            <w:i/>
            <w:iCs/>
            <w:lang w:val="en-US"/>
          </w:rPr>
          <w:delText>3</w:delText>
        </w:r>
        <w:r w:rsidRPr="00F561FB" w:rsidDel="003503D1">
          <w:rPr>
            <w:lang w:val="en-US"/>
          </w:rPr>
          <w:delText>(4), 663–672. https://doi.org/10.1111/j.2041-210X.2012.00206.x</w:delText>
        </w:r>
      </w:del>
    </w:p>
    <w:p w14:paraId="07364737" w14:textId="7E0EA8B2" w:rsidR="00D640C1" w:rsidRPr="00F561FB" w:rsidDel="003503D1" w:rsidRDefault="00D640C1" w:rsidP="00B82D59">
      <w:pPr>
        <w:pStyle w:val="Bibliography"/>
        <w:rPr>
          <w:del w:id="1867" w:author="Anne-Marie Cousineau" w:date="2025-07-28T15:07:00Z" w16du:dateUtc="2025-07-28T19:07:00Z"/>
          <w:lang w:val="en-US"/>
        </w:rPr>
      </w:pPr>
      <w:del w:id="1868" w:author="Anne-Marie Cousineau" w:date="2025-07-28T15:07:00Z" w16du:dateUtc="2025-07-28T19:07:00Z">
        <w:r w:rsidRPr="00F561FB" w:rsidDel="003503D1">
          <w:rPr>
            <w:lang w:val="en-US"/>
          </w:rPr>
          <w:delText xml:space="preserve">Mitchell, M. G. E., &amp; Devisscher, T. (2022). Strong relationships between urbanization, landscape structure, and ecosystem service multifunctionality in urban forest fragments. </w:delText>
        </w:r>
        <w:r w:rsidRPr="00F561FB" w:rsidDel="003503D1">
          <w:rPr>
            <w:i/>
            <w:iCs/>
            <w:lang w:val="en-US"/>
          </w:rPr>
          <w:delText>Landscape and Urban Planning</w:delText>
        </w:r>
        <w:r w:rsidRPr="00F561FB" w:rsidDel="003503D1">
          <w:rPr>
            <w:lang w:val="en-US"/>
          </w:rPr>
          <w:delText xml:space="preserve">, </w:delText>
        </w:r>
        <w:r w:rsidRPr="00F561FB" w:rsidDel="003503D1">
          <w:rPr>
            <w:i/>
            <w:iCs/>
            <w:lang w:val="en-US"/>
          </w:rPr>
          <w:delText>228</w:delText>
        </w:r>
        <w:r w:rsidRPr="00F561FB" w:rsidDel="003503D1">
          <w:rPr>
            <w:lang w:val="en-US"/>
          </w:rPr>
          <w:delText>, 104548. https://doi.org/10.1016/j.landurbplan.2022.104548</w:delText>
        </w:r>
      </w:del>
    </w:p>
    <w:p w14:paraId="4856C154" w14:textId="0FBD0EE9" w:rsidR="00D640C1" w:rsidRPr="00F561FB" w:rsidDel="003503D1" w:rsidRDefault="00D640C1" w:rsidP="00B82D59">
      <w:pPr>
        <w:pStyle w:val="Bibliography"/>
        <w:rPr>
          <w:del w:id="1869" w:author="Anne-Marie Cousineau" w:date="2025-07-28T15:07:00Z" w16du:dateUtc="2025-07-28T19:07:00Z"/>
          <w:lang w:val="en-US"/>
        </w:rPr>
      </w:pPr>
      <w:del w:id="1870" w:author="Anne-Marie Cousineau" w:date="2025-07-28T15:07:00Z" w16du:dateUtc="2025-07-28T19:07:00Z">
        <w:r w:rsidRPr="00F561FB" w:rsidDel="003503D1">
          <w:rPr>
            <w:lang w:val="en-US"/>
          </w:rPr>
          <w:delText xml:space="preserve">Morbey, Y. E., Beauchamp, A. T., Bonner, S. J., &amp; Mitchell, G. W. (2020). Evening locomotor activity during stopover differs on pre-departure and departure days in free-living songbirds. </w:delText>
        </w:r>
        <w:r w:rsidRPr="00F561FB" w:rsidDel="003503D1">
          <w:rPr>
            <w:i/>
            <w:iCs/>
            <w:lang w:val="en-US"/>
          </w:rPr>
          <w:delText>Journal of Avian Biology</w:delText>
        </w:r>
        <w:r w:rsidRPr="00F561FB" w:rsidDel="003503D1">
          <w:rPr>
            <w:lang w:val="en-US"/>
          </w:rPr>
          <w:delText xml:space="preserve">, </w:delText>
        </w:r>
        <w:r w:rsidRPr="00F561FB" w:rsidDel="003503D1">
          <w:rPr>
            <w:i/>
            <w:iCs/>
            <w:lang w:val="en-US"/>
          </w:rPr>
          <w:delText>51</w:delText>
        </w:r>
        <w:r w:rsidRPr="00F561FB" w:rsidDel="003503D1">
          <w:rPr>
            <w:lang w:val="en-US"/>
          </w:rPr>
          <w:delText>(11). https://doi.org/10.1111/jav.02448</w:delText>
        </w:r>
      </w:del>
    </w:p>
    <w:p w14:paraId="43437DC5" w14:textId="56DF3D17" w:rsidR="00D640C1" w:rsidRPr="00F561FB" w:rsidDel="003503D1" w:rsidRDefault="00D640C1" w:rsidP="00B82D59">
      <w:pPr>
        <w:pStyle w:val="Bibliography"/>
        <w:rPr>
          <w:del w:id="1871" w:author="Anne-Marie Cousineau" w:date="2025-07-28T15:07:00Z" w16du:dateUtc="2025-07-28T19:07:00Z"/>
          <w:lang w:val="en-US"/>
        </w:rPr>
      </w:pPr>
      <w:del w:id="1872" w:author="Anne-Marie Cousineau" w:date="2025-07-28T15:07:00Z" w16du:dateUtc="2025-07-28T19:07:00Z">
        <w:r w:rsidRPr="00F561FB" w:rsidDel="003503D1">
          <w:rPr>
            <w:lang w:val="en-US"/>
          </w:rPr>
          <w:delText xml:space="preserve">Müller, U., &amp; Avolio, C. (2023, July 11). </w:delText>
        </w:r>
        <w:r w:rsidRPr="00F561FB" w:rsidDel="003503D1">
          <w:rPr>
            <w:i/>
            <w:iCs/>
            <w:lang w:val="en-US"/>
          </w:rPr>
          <w:delText>Icarus flies faster, further</w:delText>
        </w:r>
        <w:r w:rsidRPr="00F561FB" w:rsidDel="003503D1">
          <w:rPr>
            <w:lang w:val="en-US"/>
          </w:rPr>
          <w:delText>. Max-Planck-Gesellschaft. https://www.mpg.de/20614880/0711-ornr-icarus-flies-faster-further-987453-x</w:delText>
        </w:r>
      </w:del>
    </w:p>
    <w:p w14:paraId="0F3CC8A2" w14:textId="1F8FED5B" w:rsidR="00D640C1" w:rsidRPr="00F561FB" w:rsidDel="003503D1" w:rsidRDefault="00D640C1" w:rsidP="00B82D59">
      <w:pPr>
        <w:pStyle w:val="Bibliography"/>
        <w:rPr>
          <w:del w:id="1873" w:author="Anne-Marie Cousineau" w:date="2025-07-28T15:07:00Z" w16du:dateUtc="2025-07-28T19:07:00Z"/>
          <w:lang w:val="en-US"/>
        </w:rPr>
      </w:pPr>
      <w:del w:id="1874" w:author="Anne-Marie Cousineau" w:date="2025-07-28T15:07:00Z" w16du:dateUtc="2025-07-28T19:07:00Z">
        <w:r w:rsidRPr="00F561FB" w:rsidDel="003503D1">
          <w:rPr>
            <w:lang w:val="en-US"/>
          </w:rPr>
          <w:delText>Murray, M. H., Sánchez, C. A., Becker, D. J., Byers, K. A., Worsley</w:delText>
        </w:r>
        <w:r w:rsidRPr="00F561FB" w:rsidDel="003503D1">
          <w:rPr>
            <w:rFonts w:ascii="Cambria Math" w:hAnsi="Cambria Math" w:cs="Cambria Math"/>
            <w:lang w:val="en-US"/>
          </w:rPr>
          <w:delText>‐</w:delText>
        </w:r>
        <w:r w:rsidRPr="00F561FB" w:rsidDel="003503D1">
          <w:rPr>
            <w:lang w:val="en-US"/>
          </w:rPr>
          <w:delText>Tonks, K. E., &amp; Craft, M. E. (2019). City sicker? A meta</w:delText>
        </w:r>
        <w:r w:rsidRPr="00F561FB" w:rsidDel="003503D1">
          <w:rPr>
            <w:rFonts w:ascii="Cambria Math" w:hAnsi="Cambria Math" w:cs="Cambria Math"/>
            <w:lang w:val="en-US"/>
          </w:rPr>
          <w:delText>‐</w:delText>
        </w:r>
        <w:r w:rsidRPr="00F561FB" w:rsidDel="003503D1">
          <w:rPr>
            <w:lang w:val="en-US"/>
          </w:rPr>
          <w:delText xml:space="preserve">analysis of wildlife health and urbanization. </w:delText>
        </w:r>
        <w:r w:rsidRPr="00F561FB" w:rsidDel="003503D1">
          <w:rPr>
            <w:i/>
            <w:iCs/>
            <w:lang w:val="en-US"/>
          </w:rPr>
          <w:delText>Frontiers in Ecology and the Environment</w:delText>
        </w:r>
        <w:r w:rsidRPr="00F561FB" w:rsidDel="003503D1">
          <w:rPr>
            <w:lang w:val="en-US"/>
          </w:rPr>
          <w:delText xml:space="preserve">, </w:delText>
        </w:r>
        <w:r w:rsidRPr="00F561FB" w:rsidDel="003503D1">
          <w:rPr>
            <w:i/>
            <w:iCs/>
            <w:lang w:val="en-US"/>
          </w:rPr>
          <w:delText>17</w:delText>
        </w:r>
        <w:r w:rsidRPr="00F561FB" w:rsidDel="003503D1">
          <w:rPr>
            <w:lang w:val="en-US"/>
          </w:rPr>
          <w:delText>(10), 575–583.</w:delText>
        </w:r>
      </w:del>
    </w:p>
    <w:p w14:paraId="29E9AF11" w14:textId="1A475A17" w:rsidR="00D640C1" w:rsidRPr="00F561FB" w:rsidDel="003503D1" w:rsidRDefault="00D640C1" w:rsidP="00B82D59">
      <w:pPr>
        <w:pStyle w:val="Bibliography"/>
        <w:rPr>
          <w:del w:id="1875" w:author="Anne-Marie Cousineau" w:date="2025-07-28T15:07:00Z" w16du:dateUtc="2025-07-28T19:07:00Z"/>
          <w:lang w:val="en-US"/>
        </w:rPr>
      </w:pPr>
      <w:del w:id="1876" w:author="Anne-Marie Cousineau" w:date="2025-07-28T15:07:00Z" w16du:dateUtc="2025-07-28T19:07:00Z">
        <w:r w:rsidRPr="00F561FB" w:rsidDel="003503D1">
          <w:rPr>
            <w:lang w:val="en-US"/>
          </w:rPr>
          <w:delText xml:space="preserve">Naguib, M., Titulaer, M., Waas, J. R., van Oers, K., Sprau, P., &amp; Snijders, L. (2022). Prior territorial responses and home range size predict territory defense in radio-tagged great tits. </w:delText>
        </w:r>
        <w:r w:rsidRPr="00F561FB" w:rsidDel="003503D1">
          <w:rPr>
            <w:i/>
            <w:iCs/>
            <w:lang w:val="en-US"/>
          </w:rPr>
          <w:delText>Behavioral Ecology and Sociobiology</w:delText>
        </w:r>
        <w:r w:rsidRPr="00F561FB" w:rsidDel="003503D1">
          <w:rPr>
            <w:lang w:val="en-US"/>
          </w:rPr>
          <w:delText xml:space="preserve">, </w:delText>
        </w:r>
        <w:r w:rsidRPr="00F561FB" w:rsidDel="003503D1">
          <w:rPr>
            <w:i/>
            <w:iCs/>
            <w:lang w:val="en-US"/>
          </w:rPr>
          <w:delText>76</w:delText>
        </w:r>
        <w:r w:rsidRPr="00F561FB" w:rsidDel="003503D1">
          <w:rPr>
            <w:lang w:val="en-US"/>
          </w:rPr>
          <w:delText>(3), 12. https://doi.org/10.1007/s00265-022-03143-3</w:delText>
        </w:r>
      </w:del>
    </w:p>
    <w:p w14:paraId="04EDEC35" w14:textId="707D9998" w:rsidR="00D640C1" w:rsidRPr="00F561FB" w:rsidDel="003503D1" w:rsidRDefault="00D640C1" w:rsidP="00B82D59">
      <w:pPr>
        <w:pStyle w:val="Bibliography"/>
        <w:rPr>
          <w:del w:id="1877" w:author="Anne-Marie Cousineau" w:date="2025-07-28T15:07:00Z" w16du:dateUtc="2025-07-28T19:07:00Z"/>
          <w:lang w:val="en-US"/>
        </w:rPr>
      </w:pPr>
      <w:del w:id="1878" w:author="Anne-Marie Cousineau" w:date="2025-07-28T15:07:00Z" w16du:dateUtc="2025-07-28T19:07:00Z">
        <w:r w:rsidRPr="00F561FB" w:rsidDel="003503D1">
          <w:rPr>
            <w:lang w:val="en-US"/>
          </w:rPr>
          <w:lastRenderedPageBreak/>
          <w:delText xml:space="preserve">Nazarnia, N., Schwick, C., &amp; Jaeger, J. A. G. (2016). Accelerated urban sprawl in Montreal, Quebec City, and Zurich: Investigating the differences using time series 1951–2011. </w:delText>
        </w:r>
        <w:r w:rsidRPr="00F561FB" w:rsidDel="003503D1">
          <w:rPr>
            <w:i/>
            <w:iCs/>
            <w:lang w:val="en-US"/>
          </w:rPr>
          <w:delText>Ecological Indicators</w:delText>
        </w:r>
        <w:r w:rsidRPr="00F561FB" w:rsidDel="003503D1">
          <w:rPr>
            <w:lang w:val="en-US"/>
          </w:rPr>
          <w:delText xml:space="preserve">, </w:delText>
        </w:r>
        <w:r w:rsidRPr="00F561FB" w:rsidDel="003503D1">
          <w:rPr>
            <w:i/>
            <w:iCs/>
            <w:lang w:val="en-US"/>
          </w:rPr>
          <w:delText>60</w:delText>
        </w:r>
        <w:r w:rsidRPr="00F561FB" w:rsidDel="003503D1">
          <w:rPr>
            <w:lang w:val="en-US"/>
          </w:rPr>
          <w:delText>, 1229–1251. https://doi.org/10.1016/j.ecolind.2015.09.020</w:delText>
        </w:r>
      </w:del>
    </w:p>
    <w:p w14:paraId="368B563E" w14:textId="7BC1BED8" w:rsidR="00D640C1" w:rsidRPr="00F561FB" w:rsidDel="003503D1" w:rsidRDefault="00D640C1" w:rsidP="00B82D59">
      <w:pPr>
        <w:pStyle w:val="Bibliography"/>
        <w:rPr>
          <w:del w:id="1879" w:author="Anne-Marie Cousineau" w:date="2025-07-28T15:07:00Z" w16du:dateUtc="2025-07-28T19:07:00Z"/>
          <w:lang w:val="en-US"/>
        </w:rPr>
      </w:pPr>
      <w:del w:id="1880" w:author="Anne-Marie Cousineau" w:date="2025-07-28T15:07:00Z" w16du:dateUtc="2025-07-28T19:07:00Z">
        <w:r w:rsidRPr="00F561FB" w:rsidDel="003503D1">
          <w:rPr>
            <w:lang w:val="en-US"/>
          </w:rPr>
          <w:delText xml:space="preserve">O’Connell, M. J., Squirrell, F. I., &amp; Greening, M. (2023). A preliminary study of the winter roosting behaviour of four woodland passerines. </w:delText>
        </w:r>
        <w:r w:rsidRPr="00F561FB" w:rsidDel="003503D1">
          <w:rPr>
            <w:i/>
            <w:iCs/>
            <w:lang w:val="en-US"/>
          </w:rPr>
          <w:delText>Bird Study</w:delText>
        </w:r>
        <w:r w:rsidRPr="00F561FB" w:rsidDel="003503D1">
          <w:rPr>
            <w:lang w:val="en-US"/>
          </w:rPr>
          <w:delText xml:space="preserve">, </w:delText>
        </w:r>
        <w:r w:rsidRPr="00F561FB" w:rsidDel="003503D1">
          <w:rPr>
            <w:i/>
            <w:iCs/>
            <w:lang w:val="en-US"/>
          </w:rPr>
          <w:delText>70</w:delText>
        </w:r>
        <w:r w:rsidRPr="00F561FB" w:rsidDel="003503D1">
          <w:rPr>
            <w:lang w:val="en-US"/>
          </w:rPr>
          <w:delText>(4), 243–250. https://doi.org/10.1080/00063657.2023.2269329</w:delText>
        </w:r>
      </w:del>
    </w:p>
    <w:p w14:paraId="1A7849B7" w14:textId="29FF6A3C" w:rsidR="00D640C1" w:rsidRPr="00F561FB" w:rsidDel="003503D1" w:rsidRDefault="00D640C1" w:rsidP="00B82D59">
      <w:pPr>
        <w:pStyle w:val="Bibliography"/>
        <w:rPr>
          <w:del w:id="1881" w:author="Anne-Marie Cousineau" w:date="2025-07-28T15:07:00Z" w16du:dateUtc="2025-07-28T19:07:00Z"/>
          <w:lang w:val="en-US"/>
        </w:rPr>
      </w:pPr>
      <w:del w:id="1882" w:author="Anne-Marie Cousineau" w:date="2025-07-28T15:07:00Z" w16du:dateUtc="2025-07-28T19:07:00Z">
        <w:r w:rsidRPr="00F561FB" w:rsidDel="003503D1">
          <w:rPr>
            <w:lang w:val="en-US"/>
          </w:rPr>
          <w:delText xml:space="preserve">O’Donnell, K., &amp; delBarco-Trillo, J. (2020). Changes in the home range sizes of terrestrial vertebrates in response to urban disturbance: A meta-analysis. </w:delText>
        </w:r>
        <w:r w:rsidRPr="00F561FB" w:rsidDel="003503D1">
          <w:rPr>
            <w:i/>
            <w:iCs/>
            <w:lang w:val="en-US"/>
          </w:rPr>
          <w:delText>Journal of Urban Ecology</w:delText>
        </w:r>
        <w:r w:rsidRPr="00F561FB" w:rsidDel="003503D1">
          <w:rPr>
            <w:lang w:val="en-US"/>
          </w:rPr>
          <w:delText xml:space="preserve">, </w:delText>
        </w:r>
        <w:r w:rsidRPr="00F561FB" w:rsidDel="003503D1">
          <w:rPr>
            <w:i/>
            <w:iCs/>
            <w:lang w:val="en-US"/>
          </w:rPr>
          <w:delText>6</w:delText>
        </w:r>
        <w:r w:rsidRPr="00F561FB" w:rsidDel="003503D1">
          <w:rPr>
            <w:lang w:val="en-US"/>
          </w:rPr>
          <w:delText>(1), juaa014. https://doi.org/10.1093/jue/juaa014</w:delText>
        </w:r>
      </w:del>
    </w:p>
    <w:p w14:paraId="13B0A602" w14:textId="23CC28CE" w:rsidR="00D640C1" w:rsidRPr="00F561FB" w:rsidDel="003503D1" w:rsidRDefault="00D640C1" w:rsidP="00B82D59">
      <w:pPr>
        <w:pStyle w:val="Bibliography"/>
        <w:rPr>
          <w:del w:id="1883" w:author="Anne-Marie Cousineau" w:date="2025-07-28T15:07:00Z" w16du:dateUtc="2025-07-28T19:07:00Z"/>
          <w:lang w:val="en-US"/>
        </w:rPr>
      </w:pPr>
      <w:del w:id="1884" w:author="Anne-Marie Cousineau" w:date="2025-07-28T15:07:00Z" w16du:dateUtc="2025-07-28T19:07:00Z">
        <w:r w:rsidRPr="00F561FB" w:rsidDel="003503D1">
          <w:rPr>
            <w:lang w:val="en-US"/>
          </w:rPr>
          <w:delText xml:space="preserve">Ordóñez-Delgado, L., Iñiguez-Armijos, C., Díaz, M., Escudero, A., Gosselin, E., Waits, L. P., &amp; Espinosa, C. I. (2022). The good, the bad, and the ugly of urbanization: Response of a bird community in the neotropical Andes. </w:delText>
        </w:r>
        <w:r w:rsidRPr="00F561FB" w:rsidDel="003503D1">
          <w:rPr>
            <w:i/>
            <w:iCs/>
            <w:lang w:val="en-US"/>
          </w:rPr>
          <w:delText>Frontiers in Ecology and Evolution</w:delText>
        </w:r>
        <w:r w:rsidRPr="00F561FB" w:rsidDel="003503D1">
          <w:rPr>
            <w:lang w:val="en-US"/>
          </w:rPr>
          <w:delText xml:space="preserve">, </w:delText>
        </w:r>
        <w:r w:rsidRPr="00F561FB" w:rsidDel="003503D1">
          <w:rPr>
            <w:i/>
            <w:iCs/>
            <w:lang w:val="en-US"/>
          </w:rPr>
          <w:delText>10</w:delText>
        </w:r>
        <w:r w:rsidRPr="00F561FB" w:rsidDel="003503D1">
          <w:rPr>
            <w:lang w:val="en-US"/>
          </w:rPr>
          <w:delText>, 844944.</w:delText>
        </w:r>
      </w:del>
    </w:p>
    <w:p w14:paraId="7ADD5ADD" w14:textId="44E3387A" w:rsidR="00D640C1" w:rsidRPr="00F561FB" w:rsidDel="003503D1" w:rsidRDefault="00D640C1" w:rsidP="00B82D59">
      <w:pPr>
        <w:pStyle w:val="Bibliography"/>
        <w:rPr>
          <w:del w:id="1885" w:author="Anne-Marie Cousineau" w:date="2025-07-28T15:07:00Z" w16du:dateUtc="2025-07-28T19:07:00Z"/>
          <w:lang w:val="en-US"/>
        </w:rPr>
      </w:pPr>
      <w:del w:id="1886" w:author="Anne-Marie Cousineau" w:date="2025-07-28T15:07:00Z" w16du:dateUtc="2025-07-28T19:07:00Z">
        <w:r w:rsidRPr="00F561FB" w:rsidDel="003503D1">
          <w:rPr>
            <w:lang w:val="en-US"/>
          </w:rPr>
          <w:delText xml:space="preserve">Palacio, F. X., Ibañez, L. M., Maragliano, R. E., &amp; Montalti, D. (2018). Urbanization as a driver of taxonomic, functional, and phylogenetic diversity losses in bird communities. </w:delText>
        </w:r>
        <w:r w:rsidRPr="00F561FB" w:rsidDel="003503D1">
          <w:rPr>
            <w:i/>
            <w:iCs/>
            <w:lang w:val="en-US"/>
          </w:rPr>
          <w:delText>Canadian Journal of Zoology</w:delText>
        </w:r>
        <w:r w:rsidRPr="00F561FB" w:rsidDel="003503D1">
          <w:rPr>
            <w:lang w:val="en-US"/>
          </w:rPr>
          <w:delText xml:space="preserve">, </w:delText>
        </w:r>
        <w:r w:rsidRPr="00F561FB" w:rsidDel="003503D1">
          <w:rPr>
            <w:i/>
            <w:iCs/>
            <w:lang w:val="en-US"/>
          </w:rPr>
          <w:delText>96</w:delText>
        </w:r>
        <w:r w:rsidRPr="00F561FB" w:rsidDel="003503D1">
          <w:rPr>
            <w:lang w:val="en-US"/>
          </w:rPr>
          <w:delText>(10), 1114–1121.</w:delText>
        </w:r>
      </w:del>
    </w:p>
    <w:p w14:paraId="18F3BCB6" w14:textId="20FC727F" w:rsidR="00D640C1" w:rsidRPr="00F561FB" w:rsidDel="003503D1" w:rsidRDefault="00D640C1" w:rsidP="00B82D59">
      <w:pPr>
        <w:pStyle w:val="Bibliography"/>
        <w:rPr>
          <w:del w:id="1887" w:author="Anne-Marie Cousineau" w:date="2025-07-28T15:07:00Z" w16du:dateUtc="2025-07-28T19:07:00Z"/>
          <w:lang w:val="en-US"/>
        </w:rPr>
      </w:pPr>
      <w:del w:id="1888" w:author="Anne-Marie Cousineau" w:date="2025-07-28T15:07:00Z" w16du:dateUtc="2025-07-28T19:07:00Z">
        <w:r w:rsidRPr="00F561FB" w:rsidDel="003503D1">
          <w:rPr>
            <w:lang w:val="en-US"/>
          </w:rPr>
          <w:delText xml:space="preserve">Palacio, F. X., Ibañez, L. M., Maragliano, R. E., &amp; Montalti, D. (2024). (PDF) Urbanization as a driver of taxonomic, functional, and phylogenetic diversity losses in bird communities. </w:delText>
        </w:r>
        <w:r w:rsidRPr="00F561FB" w:rsidDel="003503D1">
          <w:rPr>
            <w:i/>
            <w:iCs/>
            <w:lang w:val="en-US"/>
          </w:rPr>
          <w:delText>ResearchGate</w:delText>
        </w:r>
        <w:r w:rsidRPr="00F561FB" w:rsidDel="003503D1">
          <w:rPr>
            <w:lang w:val="en-US"/>
          </w:rPr>
          <w:delText>. https://doi.org/10.1139/cjz-2018-0008</w:delText>
        </w:r>
      </w:del>
    </w:p>
    <w:p w14:paraId="599B3F4C" w14:textId="7562A533" w:rsidR="00D640C1" w:rsidRPr="00F561FB" w:rsidDel="003503D1" w:rsidRDefault="00D640C1" w:rsidP="00B82D59">
      <w:pPr>
        <w:pStyle w:val="Bibliography"/>
        <w:rPr>
          <w:del w:id="1889" w:author="Anne-Marie Cousineau" w:date="2025-07-28T15:07:00Z" w16du:dateUtc="2025-07-28T19:07:00Z"/>
          <w:lang w:val="en-US"/>
        </w:rPr>
      </w:pPr>
      <w:del w:id="1890" w:author="Anne-Marie Cousineau" w:date="2025-07-28T15:07:00Z" w16du:dateUtc="2025-07-28T19:07:00Z">
        <w:r w:rsidRPr="00F561FB" w:rsidDel="003503D1">
          <w:rPr>
            <w:lang w:val="en-US"/>
          </w:rPr>
          <w:delText xml:space="preserve">Panchana, K., Herrera, I., Vargas, A., Mella-Méndez, I., &amp; Flores-Peredo, R. (2025). Whiskers in the city: Domestic cat predation in Ecuadorian coastal cities and associated </w:delText>
        </w:r>
        <w:r w:rsidRPr="00F561FB" w:rsidDel="003503D1">
          <w:rPr>
            <w:lang w:val="en-US"/>
          </w:rPr>
          <w:lastRenderedPageBreak/>
          <w:delText xml:space="preserve">factors. </w:delText>
        </w:r>
        <w:r w:rsidRPr="00F561FB" w:rsidDel="003503D1">
          <w:rPr>
            <w:i/>
            <w:iCs/>
            <w:lang w:val="en-US"/>
          </w:rPr>
          <w:delText>Urban Ecosystems</w:delText>
        </w:r>
        <w:r w:rsidRPr="00F561FB" w:rsidDel="003503D1">
          <w:rPr>
            <w:lang w:val="en-US"/>
          </w:rPr>
          <w:delText xml:space="preserve">, </w:delText>
        </w:r>
        <w:r w:rsidRPr="00F561FB" w:rsidDel="003503D1">
          <w:rPr>
            <w:i/>
            <w:iCs/>
            <w:lang w:val="en-US"/>
          </w:rPr>
          <w:delText>28</w:delText>
        </w:r>
        <w:r w:rsidRPr="00F561FB" w:rsidDel="003503D1">
          <w:rPr>
            <w:lang w:val="en-US"/>
          </w:rPr>
          <w:delText>(1), 1–18. https://doi.org/10.1007/s11252-024-01628-9</w:delText>
        </w:r>
      </w:del>
    </w:p>
    <w:p w14:paraId="33D834C1" w14:textId="46390CDA" w:rsidR="00D640C1" w:rsidRPr="00F561FB" w:rsidDel="003503D1" w:rsidRDefault="00D640C1" w:rsidP="00B82D59">
      <w:pPr>
        <w:pStyle w:val="Bibliography"/>
        <w:rPr>
          <w:del w:id="1891" w:author="Anne-Marie Cousineau" w:date="2025-07-28T15:07:00Z" w16du:dateUtc="2025-07-28T19:07:00Z"/>
          <w:lang w:val="en-US"/>
        </w:rPr>
      </w:pPr>
      <w:del w:id="1892" w:author="Anne-Marie Cousineau" w:date="2025-07-28T15:07:00Z" w16du:dateUtc="2025-07-28T19:07:00Z">
        <w:r w:rsidRPr="00F561FB" w:rsidDel="003503D1">
          <w:rPr>
            <w:lang w:val="en-US"/>
          </w:rPr>
          <w:delText xml:space="preserve">Petit, M., Clavijo-Baquet, S., &amp; Vézina, F. (2017). Increasing Winter Maximal Metabolic Rate Improves Intrawinter Survival in Small Birds. </w:delText>
        </w:r>
        <w:r w:rsidRPr="00F561FB" w:rsidDel="003503D1">
          <w:rPr>
            <w:i/>
            <w:iCs/>
            <w:lang w:val="en-US"/>
          </w:rPr>
          <w:delText>Physiological and Biochemical Zoology</w:delText>
        </w:r>
        <w:r w:rsidRPr="00F561FB" w:rsidDel="003503D1">
          <w:rPr>
            <w:lang w:val="en-US"/>
          </w:rPr>
          <w:delText xml:space="preserve">, </w:delText>
        </w:r>
        <w:r w:rsidRPr="00F561FB" w:rsidDel="003503D1">
          <w:rPr>
            <w:i/>
            <w:iCs/>
            <w:lang w:val="en-US"/>
          </w:rPr>
          <w:delText>90</w:delText>
        </w:r>
        <w:r w:rsidRPr="00F561FB" w:rsidDel="003503D1">
          <w:rPr>
            <w:lang w:val="en-US"/>
          </w:rPr>
          <w:delText>(2), 166–177. https://doi.org/10.1086/689274</w:delText>
        </w:r>
      </w:del>
    </w:p>
    <w:p w14:paraId="086CAA68" w14:textId="0CAA867C" w:rsidR="00D640C1" w:rsidRPr="00F561FB" w:rsidDel="003503D1" w:rsidRDefault="00D640C1" w:rsidP="00B82D59">
      <w:pPr>
        <w:pStyle w:val="Bibliography"/>
        <w:rPr>
          <w:del w:id="1893" w:author="Anne-Marie Cousineau" w:date="2025-07-28T15:07:00Z" w16du:dateUtc="2025-07-28T19:07:00Z"/>
          <w:lang w:val="en-US"/>
        </w:rPr>
      </w:pPr>
      <w:del w:id="1894" w:author="Anne-Marie Cousineau" w:date="2025-07-28T15:07:00Z" w16du:dateUtc="2025-07-28T19:07:00Z">
        <w:r w:rsidRPr="00F561FB" w:rsidDel="003503D1">
          <w:rPr>
            <w:lang w:val="en-US"/>
          </w:rPr>
          <w:delText xml:space="preserve">Poirier, V., Elliott, K. H., &amp; Frei, B. (2024). Peri-urban forest margins are important stopover sites for moult-migrating songbirds. </w:delText>
        </w:r>
        <w:r w:rsidRPr="00F561FB" w:rsidDel="003503D1">
          <w:rPr>
            <w:i/>
            <w:iCs/>
            <w:lang w:val="en-US"/>
          </w:rPr>
          <w:delText>Journal for Nature Conservation</w:delText>
        </w:r>
        <w:r w:rsidRPr="00F561FB" w:rsidDel="003503D1">
          <w:rPr>
            <w:lang w:val="en-US"/>
          </w:rPr>
          <w:delText xml:space="preserve">, </w:delText>
        </w:r>
        <w:r w:rsidRPr="00F561FB" w:rsidDel="003503D1">
          <w:rPr>
            <w:i/>
            <w:iCs/>
            <w:lang w:val="en-US"/>
          </w:rPr>
          <w:delText>77</w:delText>
        </w:r>
        <w:r w:rsidRPr="00F561FB" w:rsidDel="003503D1">
          <w:rPr>
            <w:lang w:val="en-US"/>
          </w:rPr>
          <w:delText>, 126539. https://doi.org/10.1016/j.jnc.2023.126539</w:delText>
        </w:r>
      </w:del>
    </w:p>
    <w:p w14:paraId="4BD20689" w14:textId="490C3C34" w:rsidR="00D640C1" w:rsidRPr="00F561FB" w:rsidDel="003503D1" w:rsidRDefault="00D640C1" w:rsidP="00B82D59">
      <w:pPr>
        <w:pStyle w:val="Bibliography"/>
        <w:rPr>
          <w:del w:id="1895" w:author="Anne-Marie Cousineau" w:date="2025-07-28T15:07:00Z" w16du:dateUtc="2025-07-28T19:07:00Z"/>
          <w:lang w:val="en-US"/>
        </w:rPr>
      </w:pPr>
      <w:del w:id="1896" w:author="Anne-Marie Cousineau" w:date="2025-07-28T15:07:00Z" w16du:dateUtc="2025-07-28T19:07:00Z">
        <w:r w:rsidRPr="00F561FB" w:rsidDel="003503D1">
          <w:rPr>
            <w:lang w:val="en-US"/>
          </w:rPr>
          <w:delText xml:space="preserve">Portugal, S. J., &amp; White, C. R. (2022). Externally attached biologgers cause compensatory body mass loss in birds. </w:delText>
        </w:r>
        <w:r w:rsidRPr="00F561FB" w:rsidDel="003503D1">
          <w:rPr>
            <w:i/>
            <w:iCs/>
            <w:lang w:val="en-US"/>
          </w:rPr>
          <w:delText>Methods in Ecology and Evolution</w:delText>
        </w:r>
        <w:r w:rsidRPr="00F561FB" w:rsidDel="003503D1">
          <w:rPr>
            <w:lang w:val="en-US"/>
          </w:rPr>
          <w:delText xml:space="preserve">, </w:delText>
        </w:r>
        <w:r w:rsidRPr="00F561FB" w:rsidDel="003503D1">
          <w:rPr>
            <w:i/>
            <w:iCs/>
            <w:lang w:val="en-US"/>
          </w:rPr>
          <w:delText>13</w:delText>
        </w:r>
        <w:r w:rsidRPr="00F561FB" w:rsidDel="003503D1">
          <w:rPr>
            <w:lang w:val="en-US"/>
          </w:rPr>
          <w:delText>(2), 294–302. https://doi.org/10.1111/2041-210X.13754</w:delText>
        </w:r>
      </w:del>
    </w:p>
    <w:p w14:paraId="53519CCC" w14:textId="2ECCD135" w:rsidR="00D640C1" w:rsidRPr="00F561FB" w:rsidDel="003503D1" w:rsidRDefault="00D640C1" w:rsidP="00B82D59">
      <w:pPr>
        <w:pStyle w:val="Bibliography"/>
        <w:rPr>
          <w:del w:id="1897" w:author="Anne-Marie Cousineau" w:date="2025-07-28T15:07:00Z" w16du:dateUtc="2025-07-28T19:07:00Z"/>
          <w:lang w:val="en-US"/>
        </w:rPr>
      </w:pPr>
      <w:del w:id="1898" w:author="Anne-Marie Cousineau" w:date="2025-07-28T15:07:00Z" w16du:dateUtc="2025-07-28T19:07:00Z">
        <w:r w:rsidRPr="00F561FB" w:rsidDel="003503D1">
          <w:rPr>
            <w:lang w:val="en-US"/>
          </w:rPr>
          <w:delText xml:space="preserve">R Core Team. (2024a). </w:delText>
        </w:r>
        <w:r w:rsidRPr="00F561FB" w:rsidDel="003503D1">
          <w:rPr>
            <w:i/>
            <w:iCs/>
            <w:lang w:val="en-US"/>
          </w:rPr>
          <w:delText>R: A Language and Environment for Statistical Computing</w:delText>
        </w:r>
        <w:r w:rsidRPr="00F561FB" w:rsidDel="003503D1">
          <w:rPr>
            <w:lang w:val="en-US"/>
          </w:rPr>
          <w:delText xml:space="preserve"> [Computer software]. R Foundation for Statistical Computing. https://www.R-project.org/</w:delText>
        </w:r>
      </w:del>
    </w:p>
    <w:p w14:paraId="7CF90E94" w14:textId="553C2B09" w:rsidR="00D640C1" w:rsidRPr="00F561FB" w:rsidDel="003503D1" w:rsidRDefault="00D640C1" w:rsidP="00B82D59">
      <w:pPr>
        <w:pStyle w:val="Bibliography"/>
        <w:rPr>
          <w:del w:id="1899" w:author="Anne-Marie Cousineau" w:date="2025-07-28T15:07:00Z" w16du:dateUtc="2025-07-28T19:07:00Z"/>
          <w:lang w:val="en-US"/>
        </w:rPr>
      </w:pPr>
      <w:del w:id="1900" w:author="Anne-Marie Cousineau" w:date="2025-07-28T15:07:00Z" w16du:dateUtc="2025-07-28T19:07:00Z">
        <w:r w:rsidRPr="00F561FB" w:rsidDel="003503D1">
          <w:rPr>
            <w:lang w:val="en-US"/>
          </w:rPr>
          <w:delText xml:space="preserve">R Core Team. (2024b). </w:delText>
        </w:r>
        <w:r w:rsidRPr="00F561FB" w:rsidDel="003503D1">
          <w:rPr>
            <w:i/>
            <w:iCs/>
            <w:lang w:val="en-US"/>
          </w:rPr>
          <w:delText>R: A Language and Environment for Statistical Computing</w:delText>
        </w:r>
        <w:r w:rsidRPr="00F561FB" w:rsidDel="003503D1">
          <w:rPr>
            <w:lang w:val="en-US"/>
          </w:rPr>
          <w:delText xml:space="preserve"> (Version 4.4.2) [Computer software]. R Foundation for   Statistical Computing. https://www.R-project.org/</w:delText>
        </w:r>
      </w:del>
    </w:p>
    <w:p w14:paraId="79B1471D" w14:textId="05521FB6" w:rsidR="00D640C1" w:rsidRPr="00F561FB" w:rsidDel="003503D1" w:rsidRDefault="00D640C1" w:rsidP="00B82D59">
      <w:pPr>
        <w:pStyle w:val="Bibliography"/>
        <w:rPr>
          <w:del w:id="1901" w:author="Anne-Marie Cousineau" w:date="2025-07-28T15:07:00Z" w16du:dateUtc="2025-07-28T19:07:00Z"/>
          <w:lang w:val="en-US"/>
        </w:rPr>
      </w:pPr>
      <w:del w:id="1902" w:author="Anne-Marie Cousineau" w:date="2025-07-28T15:07:00Z" w16du:dateUtc="2025-07-28T19:07:00Z">
        <w:r w:rsidRPr="00F561FB" w:rsidDel="003503D1">
          <w:rPr>
            <w:lang w:val="en-US"/>
          </w:rPr>
          <w:delText xml:space="preserve">Radvan, M., Rendall, A. R., &amp; Weston, M. A. (2023). The habitat connectivity hypothesis of escape in urban woodland birds. </w:delText>
        </w:r>
        <w:r w:rsidRPr="00F561FB" w:rsidDel="003503D1">
          <w:rPr>
            <w:i/>
            <w:iCs/>
            <w:lang w:val="en-US"/>
          </w:rPr>
          <w:delText>Behavioral Ecology</w:delText>
        </w:r>
        <w:r w:rsidRPr="00F561FB" w:rsidDel="003503D1">
          <w:rPr>
            <w:lang w:val="en-US"/>
          </w:rPr>
          <w:delText xml:space="preserve">, </w:delText>
        </w:r>
        <w:r w:rsidRPr="00F561FB" w:rsidDel="003503D1">
          <w:rPr>
            <w:i/>
            <w:iCs/>
            <w:lang w:val="en-US"/>
          </w:rPr>
          <w:delText>34</w:delText>
        </w:r>
        <w:r w:rsidRPr="00F561FB" w:rsidDel="003503D1">
          <w:rPr>
            <w:lang w:val="en-US"/>
          </w:rPr>
          <w:delText>(2), 297–305. https://doi.org/10.1093/beheco/arac127</w:delText>
        </w:r>
      </w:del>
    </w:p>
    <w:p w14:paraId="21020D69" w14:textId="7A18DBE8" w:rsidR="00D640C1" w:rsidRPr="00F561FB" w:rsidDel="003503D1" w:rsidRDefault="00D640C1" w:rsidP="00B82D59">
      <w:pPr>
        <w:pStyle w:val="Bibliography"/>
        <w:rPr>
          <w:del w:id="1903" w:author="Anne-Marie Cousineau" w:date="2025-07-28T15:07:00Z" w16du:dateUtc="2025-07-28T19:07:00Z"/>
          <w:lang w:val="en-US"/>
        </w:rPr>
      </w:pPr>
      <w:del w:id="1904" w:author="Anne-Marie Cousineau" w:date="2025-07-28T15:07:00Z" w16du:dateUtc="2025-07-28T19:07:00Z">
        <w:r w:rsidRPr="00F561FB" w:rsidDel="003503D1">
          <w:rPr>
            <w:lang w:val="en-US"/>
          </w:rPr>
          <w:delText xml:space="preserve">Robert, M., Hachey, M.-H., Lepage, D., &amp; Couturier, A. (2019). </w:delText>
        </w:r>
        <w:r w:rsidRPr="00F561FB" w:rsidDel="003503D1">
          <w:rPr>
            <w:i/>
            <w:iCs/>
            <w:lang w:val="en-US"/>
          </w:rPr>
          <w:delText>Second Atlas of the Breeding Birds of Southern Québec</w:delText>
        </w:r>
        <w:r w:rsidRPr="00F561FB" w:rsidDel="003503D1">
          <w:rPr>
            <w:lang w:val="en-US"/>
          </w:rPr>
          <w:delText>.</w:delText>
        </w:r>
      </w:del>
    </w:p>
    <w:p w14:paraId="66C941F2" w14:textId="0E39D921" w:rsidR="00D640C1" w:rsidRPr="00F561FB" w:rsidDel="003503D1" w:rsidRDefault="00D640C1" w:rsidP="00B82D59">
      <w:pPr>
        <w:pStyle w:val="Bibliography"/>
        <w:rPr>
          <w:del w:id="1905" w:author="Anne-Marie Cousineau" w:date="2025-07-28T15:07:00Z" w16du:dateUtc="2025-07-28T19:07:00Z"/>
          <w:lang w:val="en-US"/>
        </w:rPr>
      </w:pPr>
      <w:del w:id="1906" w:author="Anne-Marie Cousineau" w:date="2025-07-28T15:07:00Z" w16du:dateUtc="2025-07-28T19:07:00Z">
        <w:r w:rsidRPr="00F561FB" w:rsidDel="003503D1">
          <w:rPr>
            <w:lang w:val="en-US"/>
          </w:rPr>
          <w:lastRenderedPageBreak/>
          <w:delText xml:space="preserve">Rodgers, A. R. (2001). Chapter 4—Recent Telemetry Technology. In J. J. Millspaugh &amp; J. M. Marzluff (Eds.), </w:delText>
        </w:r>
        <w:r w:rsidRPr="00F561FB" w:rsidDel="003503D1">
          <w:rPr>
            <w:i/>
            <w:iCs/>
            <w:lang w:val="en-US"/>
          </w:rPr>
          <w:delText>Radio Tracking and Animal Populations</w:delText>
        </w:r>
        <w:r w:rsidRPr="00F561FB" w:rsidDel="003503D1">
          <w:rPr>
            <w:lang w:val="en-US"/>
          </w:rPr>
          <w:delText xml:space="preserve"> (pp. 79–121). Academic Press.</w:delText>
        </w:r>
      </w:del>
    </w:p>
    <w:p w14:paraId="51F3C1B8" w14:textId="49E29099" w:rsidR="00D640C1" w:rsidRPr="00F561FB" w:rsidDel="003503D1" w:rsidRDefault="00D640C1" w:rsidP="00B82D59">
      <w:pPr>
        <w:pStyle w:val="Bibliography"/>
        <w:rPr>
          <w:del w:id="1907" w:author="Anne-Marie Cousineau" w:date="2025-07-28T15:07:00Z" w16du:dateUtc="2025-07-28T19:07:00Z"/>
        </w:rPr>
      </w:pPr>
      <w:del w:id="1908" w:author="Anne-Marie Cousineau" w:date="2025-07-28T15:07:00Z" w16du:dateUtc="2025-07-28T19:07:00Z">
        <w:r w:rsidRPr="00F561FB" w:rsidDel="003503D1">
          <w:rPr>
            <w:lang w:val="en-US"/>
          </w:rPr>
          <w:delText xml:space="preserve">Rodrigues, A. G., Borges-Martins, M., &amp; Zilio, F. (2018). Bird diversity in an urban ecosystem: The role of local habitats in understanding the effects of urbanization. </w:delText>
        </w:r>
        <w:r w:rsidRPr="00F561FB" w:rsidDel="003503D1">
          <w:rPr>
            <w:i/>
            <w:iCs/>
          </w:rPr>
          <w:delText>Iheringia. Série Zoologia</w:delText>
        </w:r>
        <w:r w:rsidRPr="00F561FB" w:rsidDel="003503D1">
          <w:delText xml:space="preserve">, </w:delText>
        </w:r>
        <w:r w:rsidRPr="00F561FB" w:rsidDel="003503D1">
          <w:rPr>
            <w:i/>
            <w:iCs/>
          </w:rPr>
          <w:delText>108</w:delText>
        </w:r>
        <w:r w:rsidRPr="00F561FB" w:rsidDel="003503D1">
          <w:delText>, e2018017.</w:delText>
        </w:r>
      </w:del>
    </w:p>
    <w:p w14:paraId="0F5BA3C3" w14:textId="175E7DCD" w:rsidR="00D640C1" w:rsidRPr="00F561FB" w:rsidDel="003503D1" w:rsidRDefault="00D640C1" w:rsidP="00B82D59">
      <w:pPr>
        <w:pStyle w:val="Bibliography"/>
        <w:rPr>
          <w:del w:id="1909" w:author="Anne-Marie Cousineau" w:date="2025-07-28T15:07:00Z" w16du:dateUtc="2025-07-28T19:07:00Z"/>
          <w:lang w:val="en-US"/>
        </w:rPr>
      </w:pPr>
      <w:del w:id="1910" w:author="Anne-Marie Cousineau" w:date="2025-07-28T15:07:00Z" w16du:dateUtc="2025-07-28T19:07:00Z">
        <w:r w:rsidRPr="00F561FB" w:rsidDel="003503D1">
          <w:delText xml:space="preserve">Rousseau, J. S., Savard, J.-P. L., &amp; Titman, R. (2015). </w:delText>
        </w:r>
        <w:r w:rsidRPr="00F561FB" w:rsidDel="003503D1">
          <w:rPr>
            <w:lang w:val="en-US"/>
          </w:rPr>
          <w:delText xml:space="preserve">Shrub-nesting birds in urban habitats: Their abundance and association with vegetation. </w:delText>
        </w:r>
        <w:r w:rsidRPr="00F561FB" w:rsidDel="003503D1">
          <w:rPr>
            <w:i/>
            <w:iCs/>
            <w:lang w:val="en-US"/>
          </w:rPr>
          <w:delText>Urban Ecosystems</w:delText>
        </w:r>
        <w:r w:rsidRPr="00F561FB" w:rsidDel="003503D1">
          <w:rPr>
            <w:lang w:val="en-US"/>
          </w:rPr>
          <w:delText xml:space="preserve">, </w:delText>
        </w:r>
        <w:r w:rsidRPr="00F561FB" w:rsidDel="003503D1">
          <w:rPr>
            <w:i/>
            <w:iCs/>
            <w:lang w:val="en-US"/>
          </w:rPr>
          <w:delText>18</w:delText>
        </w:r>
        <w:r w:rsidRPr="00F561FB" w:rsidDel="003503D1">
          <w:rPr>
            <w:lang w:val="en-US"/>
          </w:rPr>
          <w:delText>(3), 871–884. https://doi.org/10.1007/s11252-014-0434-4</w:delText>
        </w:r>
      </w:del>
    </w:p>
    <w:p w14:paraId="49A6233E" w14:textId="07F1F0AD" w:rsidR="00D640C1" w:rsidRPr="00F561FB" w:rsidDel="003503D1" w:rsidRDefault="00D640C1" w:rsidP="00B82D59">
      <w:pPr>
        <w:pStyle w:val="Bibliography"/>
        <w:rPr>
          <w:del w:id="1911" w:author="Anne-Marie Cousineau" w:date="2025-07-28T15:07:00Z" w16du:dateUtc="2025-07-28T19:07:00Z"/>
          <w:lang w:val="en-US"/>
        </w:rPr>
      </w:pPr>
      <w:del w:id="1912" w:author="Anne-Marie Cousineau" w:date="2025-07-28T15:07:00Z" w16du:dateUtc="2025-07-28T19:07:00Z">
        <w:r w:rsidRPr="00F561FB" w:rsidDel="003503D1">
          <w:rPr>
            <w:lang w:val="en-US"/>
          </w:rPr>
          <w:delText xml:space="preserve">Šálek, M., Bažant, M., Vrána, J., Grill, S., &amp; Václav, R. (2024). Urban refuges in winter: The role of habitat characteristics and supplementary feeding in shaping bird occupancy and abundance. </w:delText>
        </w:r>
        <w:r w:rsidRPr="00F561FB" w:rsidDel="003503D1">
          <w:rPr>
            <w:i/>
            <w:iCs/>
            <w:lang w:val="en-US"/>
          </w:rPr>
          <w:delText>Urban Ecosystems</w:delText>
        </w:r>
        <w:r w:rsidRPr="00F561FB" w:rsidDel="003503D1">
          <w:rPr>
            <w:lang w:val="en-US"/>
          </w:rPr>
          <w:delText xml:space="preserve">, </w:delText>
        </w:r>
        <w:r w:rsidRPr="00F561FB" w:rsidDel="003503D1">
          <w:rPr>
            <w:i/>
            <w:iCs/>
            <w:lang w:val="en-US"/>
          </w:rPr>
          <w:delText>28</w:delText>
        </w:r>
        <w:r w:rsidRPr="00F561FB" w:rsidDel="003503D1">
          <w:rPr>
            <w:lang w:val="en-US"/>
          </w:rPr>
          <w:delText>(1), 67. https://doi.org/10.1007/s11252-024-01632-z</w:delText>
        </w:r>
      </w:del>
    </w:p>
    <w:p w14:paraId="05A2CC3B" w14:textId="514CBA38" w:rsidR="00D640C1" w:rsidRPr="00F561FB" w:rsidDel="003503D1" w:rsidRDefault="00D640C1" w:rsidP="00B82D59">
      <w:pPr>
        <w:pStyle w:val="Bibliography"/>
        <w:rPr>
          <w:del w:id="1913" w:author="Anne-Marie Cousineau" w:date="2025-07-28T15:07:00Z" w16du:dateUtc="2025-07-28T19:07:00Z"/>
          <w:lang w:val="en-US"/>
        </w:rPr>
      </w:pPr>
      <w:del w:id="1914" w:author="Anne-Marie Cousineau" w:date="2025-07-28T15:07:00Z" w16du:dateUtc="2025-07-28T19:07:00Z">
        <w:r w:rsidRPr="00F561FB" w:rsidDel="003503D1">
          <w:rPr>
            <w:lang w:val="en-US"/>
          </w:rPr>
          <w:delText xml:space="preserve">Schaeffer, P., Komer, M. C., &amp; Corder, K. (2015). Energy savings due to the use of shallow body temperature reduction in overwintering Northern Cardinals. </w:delText>
        </w:r>
        <w:r w:rsidRPr="00F561FB" w:rsidDel="003503D1">
          <w:rPr>
            <w:i/>
            <w:iCs/>
            <w:lang w:val="en-US"/>
          </w:rPr>
          <w:delText>ResearchGate</w:delText>
        </w:r>
        <w:r w:rsidRPr="00F561FB" w:rsidDel="003503D1">
          <w:rPr>
            <w:lang w:val="en-US"/>
          </w:rPr>
          <w:delText xml:space="preserve">, </w:delText>
        </w:r>
        <w:r w:rsidRPr="00F561FB" w:rsidDel="003503D1">
          <w:rPr>
            <w:i/>
            <w:iCs/>
            <w:lang w:val="en-US"/>
          </w:rPr>
          <w:delText>3</w:delText>
        </w:r>
        <w:r w:rsidRPr="00F561FB" w:rsidDel="003503D1">
          <w:rPr>
            <w:lang w:val="en-US"/>
          </w:rPr>
          <w:delText>(1). https://doi.org/10.1186/s40317-015-0078-z</w:delText>
        </w:r>
      </w:del>
    </w:p>
    <w:p w14:paraId="5181AA94" w14:textId="73DBA313" w:rsidR="00D640C1" w:rsidRPr="00F561FB" w:rsidDel="003503D1" w:rsidRDefault="00D640C1" w:rsidP="00B82D59">
      <w:pPr>
        <w:pStyle w:val="Bibliography"/>
        <w:rPr>
          <w:del w:id="1915" w:author="Anne-Marie Cousineau" w:date="2025-07-28T15:07:00Z" w16du:dateUtc="2025-07-28T19:07:00Z"/>
          <w:lang w:val="en-US"/>
        </w:rPr>
      </w:pPr>
      <w:del w:id="1916" w:author="Anne-Marie Cousineau" w:date="2025-07-28T15:07:00Z" w16du:dateUtc="2025-07-28T19:07:00Z">
        <w:r w:rsidRPr="00F561FB" w:rsidDel="003503D1">
          <w:rPr>
            <w:lang w:val="en-US"/>
          </w:rPr>
          <w:delText xml:space="preserve">Scott, D. M., Lemon, R. E., &amp; Darley, J. A. (1987). Relaying Interval After Nest Failure in Gray Catbirds and Northern Cardinals. </w:delText>
        </w:r>
        <w:r w:rsidRPr="00F561FB" w:rsidDel="003503D1">
          <w:rPr>
            <w:i/>
            <w:iCs/>
            <w:lang w:val="en-US"/>
          </w:rPr>
          <w:delText>Wilson Bulletin</w:delText>
        </w:r>
        <w:r w:rsidRPr="00F561FB" w:rsidDel="003503D1">
          <w:rPr>
            <w:lang w:val="en-US"/>
          </w:rPr>
          <w:delText xml:space="preserve">, </w:delText>
        </w:r>
        <w:r w:rsidRPr="00F561FB" w:rsidDel="003503D1">
          <w:rPr>
            <w:i/>
            <w:iCs/>
            <w:lang w:val="en-US"/>
          </w:rPr>
          <w:delText>99</w:delText>
        </w:r>
        <w:r w:rsidRPr="00F561FB" w:rsidDel="003503D1">
          <w:rPr>
            <w:lang w:val="en-US"/>
          </w:rPr>
          <w:delText>.</w:delText>
        </w:r>
      </w:del>
    </w:p>
    <w:p w14:paraId="7679E3FA" w14:textId="1DF6E69D" w:rsidR="00D640C1" w:rsidRPr="00F561FB" w:rsidDel="003503D1" w:rsidRDefault="00D640C1" w:rsidP="00B82D59">
      <w:pPr>
        <w:pStyle w:val="Bibliography"/>
        <w:rPr>
          <w:del w:id="1917" w:author="Anne-Marie Cousineau" w:date="2025-07-28T15:07:00Z" w16du:dateUtc="2025-07-28T19:07:00Z"/>
          <w:lang w:val="en-US"/>
        </w:rPr>
      </w:pPr>
      <w:del w:id="1918" w:author="Anne-Marie Cousineau" w:date="2025-07-28T15:07:00Z" w16du:dateUtc="2025-07-28T19:07:00Z">
        <w:r w:rsidRPr="00F561FB" w:rsidDel="003503D1">
          <w:rPr>
            <w:lang w:val="en-US"/>
          </w:rPr>
          <w:delText xml:space="preserve">Seress, G., &amp; Liker, A. (2015). Habitat urbanization and its effects on birds. </w:delText>
        </w:r>
        <w:r w:rsidRPr="00F561FB" w:rsidDel="003503D1">
          <w:rPr>
            <w:i/>
            <w:iCs/>
            <w:lang w:val="en-US"/>
          </w:rPr>
          <w:delText>Acta Zoologica Academiae Scientiarum Hungaricae</w:delText>
        </w:r>
        <w:r w:rsidRPr="00F561FB" w:rsidDel="003503D1">
          <w:rPr>
            <w:lang w:val="en-US"/>
          </w:rPr>
          <w:delText xml:space="preserve">, </w:delText>
        </w:r>
        <w:r w:rsidRPr="00F561FB" w:rsidDel="003503D1">
          <w:rPr>
            <w:i/>
            <w:iCs/>
            <w:lang w:val="en-US"/>
          </w:rPr>
          <w:delText>61</w:delText>
        </w:r>
        <w:r w:rsidRPr="00F561FB" w:rsidDel="003503D1">
          <w:rPr>
            <w:lang w:val="en-US"/>
          </w:rPr>
          <w:delText>(4), 373–408.</w:delText>
        </w:r>
      </w:del>
    </w:p>
    <w:p w14:paraId="3D2BE375" w14:textId="6CEB077E" w:rsidR="00D640C1" w:rsidRPr="00F561FB" w:rsidDel="003503D1" w:rsidRDefault="00D640C1" w:rsidP="00B82D59">
      <w:pPr>
        <w:pStyle w:val="Bibliography"/>
        <w:rPr>
          <w:del w:id="1919" w:author="Anne-Marie Cousineau" w:date="2025-07-28T15:07:00Z" w16du:dateUtc="2025-07-28T19:07:00Z"/>
          <w:lang w:val="en-US"/>
        </w:rPr>
      </w:pPr>
      <w:del w:id="1920" w:author="Anne-Marie Cousineau" w:date="2025-07-28T15:07:00Z" w16du:dateUtc="2025-07-28T19:07:00Z">
        <w:r w:rsidRPr="00F561FB" w:rsidDel="003503D1">
          <w:rPr>
            <w:lang w:val="en-US"/>
          </w:rPr>
          <w:lastRenderedPageBreak/>
          <w:delText xml:space="preserve">Shanahan, D. F., Miller, C., Possingham, H. P., &amp; Fuller, R. A. (2011). The influence of patch area and connectivity on avian communities in urban revegetation. </w:delText>
        </w:r>
        <w:r w:rsidRPr="00F561FB" w:rsidDel="003503D1">
          <w:rPr>
            <w:i/>
            <w:iCs/>
            <w:lang w:val="en-US"/>
          </w:rPr>
          <w:delText>Biological Conservation</w:delText>
        </w:r>
        <w:r w:rsidRPr="00F561FB" w:rsidDel="003503D1">
          <w:rPr>
            <w:lang w:val="en-US"/>
          </w:rPr>
          <w:delText xml:space="preserve">, </w:delText>
        </w:r>
        <w:r w:rsidRPr="00F561FB" w:rsidDel="003503D1">
          <w:rPr>
            <w:i/>
            <w:iCs/>
            <w:lang w:val="en-US"/>
          </w:rPr>
          <w:delText>144</w:delText>
        </w:r>
        <w:r w:rsidRPr="00F561FB" w:rsidDel="003503D1">
          <w:rPr>
            <w:lang w:val="en-US"/>
          </w:rPr>
          <w:delText>(2), 722–729. https://doi.org/10.1016/j.biocon.2010.10.014</w:delText>
        </w:r>
      </w:del>
    </w:p>
    <w:p w14:paraId="57C1E016" w14:textId="4E2BAB63" w:rsidR="00D640C1" w:rsidRPr="00F561FB" w:rsidDel="003503D1" w:rsidRDefault="00D640C1" w:rsidP="00B82D59">
      <w:pPr>
        <w:pStyle w:val="Bibliography"/>
        <w:rPr>
          <w:del w:id="1921" w:author="Anne-Marie Cousineau" w:date="2025-07-28T15:07:00Z" w16du:dateUtc="2025-07-28T19:07:00Z"/>
          <w:lang w:val="en-US"/>
        </w:rPr>
      </w:pPr>
      <w:del w:id="1922" w:author="Anne-Marie Cousineau" w:date="2025-07-28T15:07:00Z" w16du:dateUtc="2025-07-28T19:07:00Z">
        <w:r w:rsidRPr="00F561FB" w:rsidDel="003503D1">
          <w:rPr>
            <w:lang w:val="en-US"/>
          </w:rPr>
          <w:delText xml:space="preserve">Shanahan, D. F., Strohbach, M. W., Warren, P. S., &amp; Fuller, R. A. (2014). The challenges of urban living. </w:delText>
        </w:r>
        <w:r w:rsidRPr="00F561FB" w:rsidDel="003503D1">
          <w:rPr>
            <w:i/>
            <w:iCs/>
            <w:lang w:val="en-US"/>
          </w:rPr>
          <w:delText>Avian Urban Ecology</w:delText>
        </w:r>
        <w:r w:rsidRPr="00F561FB" w:rsidDel="003503D1">
          <w:rPr>
            <w:lang w:val="en-US"/>
          </w:rPr>
          <w:delText>, 3–20.</w:delText>
        </w:r>
      </w:del>
    </w:p>
    <w:p w14:paraId="43BE8B00" w14:textId="001DB03F" w:rsidR="00D640C1" w:rsidRPr="00F561FB" w:rsidDel="003503D1" w:rsidRDefault="00D640C1" w:rsidP="00B82D59">
      <w:pPr>
        <w:pStyle w:val="Bibliography"/>
        <w:rPr>
          <w:del w:id="1923" w:author="Anne-Marie Cousineau" w:date="2025-07-28T15:07:00Z" w16du:dateUtc="2025-07-28T19:07:00Z"/>
          <w:lang w:val="en-US"/>
        </w:rPr>
      </w:pPr>
      <w:del w:id="1924" w:author="Anne-Marie Cousineau" w:date="2025-07-28T15:07:00Z" w16du:dateUtc="2025-07-28T19:07:00Z">
        <w:r w:rsidRPr="00F561FB" w:rsidDel="003503D1">
          <w:rPr>
            <w:lang w:val="en-US"/>
          </w:rPr>
          <w:delText xml:space="preserve">Shustack, D. P. (2008). </w:delText>
        </w:r>
        <w:r w:rsidRPr="00F561FB" w:rsidDel="003503D1">
          <w:rPr>
            <w:i/>
            <w:iCs/>
            <w:lang w:val="en-US"/>
          </w:rPr>
          <w:delText>Reproductive Timing of Passerines in Urbanizing Landscapes</w:delText>
        </w:r>
        <w:r w:rsidRPr="00F561FB" w:rsidDel="003503D1">
          <w:rPr>
            <w:lang w:val="en-US"/>
          </w:rPr>
          <w:delText xml:space="preserve"> [The Ohio State University]. http://rave.ohiolink.edu/etdc/view?acc_num=osu1217601092</w:delText>
        </w:r>
      </w:del>
    </w:p>
    <w:p w14:paraId="7FE76520" w14:textId="2508E5EE" w:rsidR="00D640C1" w:rsidRPr="00F561FB" w:rsidDel="003503D1" w:rsidRDefault="00D640C1" w:rsidP="00B82D59">
      <w:pPr>
        <w:pStyle w:val="Bibliography"/>
        <w:rPr>
          <w:del w:id="1925" w:author="Anne-Marie Cousineau" w:date="2025-07-28T15:07:00Z" w16du:dateUtc="2025-07-28T19:07:00Z"/>
          <w:lang w:val="en-US"/>
        </w:rPr>
      </w:pPr>
      <w:del w:id="1926" w:author="Anne-Marie Cousineau" w:date="2025-07-28T15:07:00Z" w16du:dateUtc="2025-07-28T19:07:00Z">
        <w:r w:rsidRPr="00F561FB" w:rsidDel="003503D1">
          <w:delText xml:space="preserve">Silva, A. D., Diez-Méndez, D., &amp; Kempenaers, B. (2017). </w:delText>
        </w:r>
        <w:r w:rsidRPr="00F561FB" w:rsidDel="003503D1">
          <w:rPr>
            <w:lang w:val="en-US"/>
          </w:rPr>
          <w:delText xml:space="preserve">Effects of experimental night lighting on the daily timing of winter foraging in common European songbirds. </w:delText>
        </w:r>
        <w:r w:rsidRPr="00F561FB" w:rsidDel="003503D1">
          <w:rPr>
            <w:i/>
            <w:iCs/>
            <w:lang w:val="en-US"/>
          </w:rPr>
          <w:delText>Journal of Avian Biology</w:delText>
        </w:r>
        <w:r w:rsidRPr="00F561FB" w:rsidDel="003503D1">
          <w:rPr>
            <w:lang w:val="en-US"/>
          </w:rPr>
          <w:delText xml:space="preserve">, </w:delText>
        </w:r>
        <w:r w:rsidRPr="00F561FB" w:rsidDel="003503D1">
          <w:rPr>
            <w:i/>
            <w:iCs/>
            <w:lang w:val="en-US"/>
          </w:rPr>
          <w:delText>48</w:delText>
        </w:r>
        <w:r w:rsidRPr="00F561FB" w:rsidDel="003503D1">
          <w:rPr>
            <w:lang w:val="en-US"/>
          </w:rPr>
          <w:delText>(6), 862–871. https://doi.org/10.1111/jav.01232</w:delText>
        </w:r>
      </w:del>
    </w:p>
    <w:p w14:paraId="6B1F6C91" w14:textId="79E784F1" w:rsidR="00D640C1" w:rsidRPr="00F561FB" w:rsidDel="003503D1" w:rsidRDefault="00D640C1" w:rsidP="00B82D59">
      <w:pPr>
        <w:pStyle w:val="Bibliography"/>
        <w:rPr>
          <w:del w:id="1927" w:author="Anne-Marie Cousineau" w:date="2025-07-28T15:07:00Z" w16du:dateUtc="2025-07-28T19:07:00Z"/>
          <w:lang w:val="en-US"/>
        </w:rPr>
      </w:pPr>
      <w:del w:id="1928" w:author="Anne-Marie Cousineau" w:date="2025-07-28T15:07:00Z" w16du:dateUtc="2025-07-28T19:07:00Z">
        <w:r w:rsidRPr="00F561FB" w:rsidDel="003503D1">
          <w:rPr>
            <w:lang w:val="en-US"/>
          </w:rPr>
          <w:delText xml:space="preserve">Simberloff, R. A., Phillips, J. N., Derryberry, G. E., Mahoney, M. C., &amp; Derryberry, E. P. (2023). Communication distance predicts territory size: Implications for an urban songbird. </w:delText>
        </w:r>
        <w:r w:rsidRPr="00F561FB" w:rsidDel="003503D1">
          <w:rPr>
            <w:i/>
            <w:iCs/>
            <w:lang w:val="en-US"/>
          </w:rPr>
          <w:delText>Animal Behaviour</w:delText>
        </w:r>
        <w:r w:rsidRPr="00F561FB" w:rsidDel="003503D1">
          <w:rPr>
            <w:lang w:val="en-US"/>
          </w:rPr>
          <w:delText xml:space="preserve">, </w:delText>
        </w:r>
        <w:r w:rsidRPr="00F561FB" w:rsidDel="003503D1">
          <w:rPr>
            <w:i/>
            <w:iCs/>
            <w:lang w:val="en-US"/>
          </w:rPr>
          <w:delText>203</w:delText>
        </w:r>
        <w:r w:rsidRPr="00F561FB" w:rsidDel="003503D1">
          <w:rPr>
            <w:lang w:val="en-US"/>
          </w:rPr>
          <w:delText>, 89–99. https://doi.org/10.1016/j.anbehav.2023.05.016</w:delText>
        </w:r>
      </w:del>
    </w:p>
    <w:p w14:paraId="2F94DEC1" w14:textId="045CF543" w:rsidR="00D640C1" w:rsidRPr="00F561FB" w:rsidDel="003503D1" w:rsidRDefault="00D640C1" w:rsidP="00B82D59">
      <w:pPr>
        <w:pStyle w:val="Bibliography"/>
        <w:rPr>
          <w:del w:id="1929" w:author="Anne-Marie Cousineau" w:date="2025-07-28T15:07:00Z" w16du:dateUtc="2025-07-28T19:07:00Z"/>
          <w:lang w:val="en-US"/>
        </w:rPr>
      </w:pPr>
      <w:del w:id="1930" w:author="Anne-Marie Cousineau" w:date="2025-07-28T15:07:00Z" w16du:dateUtc="2025-07-28T19:07:00Z">
        <w:r w:rsidRPr="00F561FB" w:rsidDel="003503D1">
          <w:rPr>
            <w:lang w:val="en-US"/>
          </w:rPr>
          <w:delText xml:space="preserve">Simkin, R. D., Seto, K. C., McDonald, R. I., &amp; Jetz, W. (2022). Biodiversity impacts and conservation implications of urban land expansion projected to 2050. </w:delText>
        </w:r>
        <w:r w:rsidRPr="00F561FB" w:rsidDel="003503D1">
          <w:rPr>
            <w:i/>
            <w:iCs/>
            <w:lang w:val="en-US"/>
          </w:rPr>
          <w:delText>Proceedings of the National Academy of Sciences</w:delText>
        </w:r>
        <w:r w:rsidRPr="00F561FB" w:rsidDel="003503D1">
          <w:rPr>
            <w:lang w:val="en-US"/>
          </w:rPr>
          <w:delText xml:space="preserve">, </w:delText>
        </w:r>
        <w:r w:rsidRPr="00F561FB" w:rsidDel="003503D1">
          <w:rPr>
            <w:i/>
            <w:iCs/>
            <w:lang w:val="en-US"/>
          </w:rPr>
          <w:delText>119</w:delText>
        </w:r>
        <w:r w:rsidRPr="00F561FB" w:rsidDel="003503D1">
          <w:rPr>
            <w:lang w:val="en-US"/>
          </w:rPr>
          <w:delText>(12), e2117297119. https://doi.org/doi:10.1073/pnas.2117297119</w:delText>
        </w:r>
      </w:del>
    </w:p>
    <w:p w14:paraId="7D325120" w14:textId="1109FCD4" w:rsidR="00D640C1" w:rsidRPr="00F561FB" w:rsidDel="003503D1" w:rsidRDefault="00D640C1" w:rsidP="00B82D59">
      <w:pPr>
        <w:pStyle w:val="Bibliography"/>
        <w:rPr>
          <w:del w:id="1931" w:author="Anne-Marie Cousineau" w:date="2025-07-28T15:07:00Z" w16du:dateUtc="2025-07-28T19:07:00Z"/>
          <w:lang w:val="en-US"/>
        </w:rPr>
      </w:pPr>
      <w:del w:id="1932" w:author="Anne-Marie Cousineau" w:date="2025-07-28T15:07:00Z" w16du:dateUtc="2025-07-28T19:07:00Z">
        <w:r w:rsidRPr="00F561FB" w:rsidDel="003503D1">
          <w:rPr>
            <w:lang w:val="en-US"/>
          </w:rPr>
          <w:delText xml:space="preserve">Skarbit, N., Unger, J., &amp; Gál, T. (2024). Evaluating the Impact of Heat Mitigation Strategies Using Added Urban Green Spaces during a Heatwave in a Medium-Sized City. </w:delText>
        </w:r>
        <w:r w:rsidRPr="00F561FB" w:rsidDel="003503D1">
          <w:rPr>
            <w:i/>
            <w:iCs/>
            <w:lang w:val="en-US"/>
          </w:rPr>
          <w:delText>Sustainability</w:delText>
        </w:r>
        <w:r w:rsidRPr="00F561FB" w:rsidDel="003503D1">
          <w:rPr>
            <w:lang w:val="en-US"/>
          </w:rPr>
          <w:delText xml:space="preserve">, </w:delText>
        </w:r>
        <w:r w:rsidRPr="00F561FB" w:rsidDel="003503D1">
          <w:rPr>
            <w:i/>
            <w:iCs/>
            <w:lang w:val="en-US"/>
          </w:rPr>
          <w:delText>16</w:delText>
        </w:r>
        <w:r w:rsidRPr="00F561FB" w:rsidDel="003503D1">
          <w:rPr>
            <w:lang w:val="en-US"/>
          </w:rPr>
          <w:delText>(8), 17. https://doi.org/10.3390/su16083296</w:delText>
        </w:r>
      </w:del>
    </w:p>
    <w:p w14:paraId="0E5F2F9D" w14:textId="4995D14F" w:rsidR="00D640C1" w:rsidRPr="00F561FB" w:rsidDel="003503D1" w:rsidRDefault="00D640C1" w:rsidP="00B82D59">
      <w:pPr>
        <w:pStyle w:val="Bibliography"/>
        <w:rPr>
          <w:del w:id="1933" w:author="Anne-Marie Cousineau" w:date="2025-07-28T15:07:00Z" w16du:dateUtc="2025-07-28T19:07:00Z"/>
          <w:lang w:val="en-US"/>
        </w:rPr>
      </w:pPr>
      <w:del w:id="1934" w:author="Anne-Marie Cousineau" w:date="2025-07-28T15:07:00Z" w16du:dateUtc="2025-07-28T19:07:00Z">
        <w:r w:rsidRPr="00F561FB" w:rsidDel="003503D1">
          <w:rPr>
            <w:lang w:val="en-US"/>
          </w:rPr>
          <w:lastRenderedPageBreak/>
          <w:delText xml:space="preserve">Smith, P. G. (2007). Characteristics of Urban Natural Areas Influencing Winter Bird Use in Southern Ontario, Canada. </w:delText>
        </w:r>
        <w:r w:rsidRPr="00F561FB" w:rsidDel="003503D1">
          <w:rPr>
            <w:i/>
            <w:iCs/>
            <w:lang w:val="en-US"/>
          </w:rPr>
          <w:delText>Environmental Management</w:delText>
        </w:r>
        <w:r w:rsidRPr="00F561FB" w:rsidDel="003503D1">
          <w:rPr>
            <w:lang w:val="en-US"/>
          </w:rPr>
          <w:delText xml:space="preserve">, </w:delText>
        </w:r>
        <w:r w:rsidRPr="00F561FB" w:rsidDel="003503D1">
          <w:rPr>
            <w:i/>
            <w:iCs/>
            <w:lang w:val="en-US"/>
          </w:rPr>
          <w:delText>39</w:delText>
        </w:r>
        <w:r w:rsidRPr="00F561FB" w:rsidDel="003503D1">
          <w:rPr>
            <w:lang w:val="en-US"/>
          </w:rPr>
          <w:delText>(3), 338–352. https://doi.org/10.1007/s00267-005-0028-2</w:delText>
        </w:r>
      </w:del>
    </w:p>
    <w:p w14:paraId="74B25E97" w14:textId="32BEFA58" w:rsidR="00D640C1" w:rsidRPr="00F561FB" w:rsidDel="003503D1" w:rsidRDefault="00D640C1" w:rsidP="00B82D59">
      <w:pPr>
        <w:pStyle w:val="Bibliography"/>
        <w:rPr>
          <w:del w:id="1935" w:author="Anne-Marie Cousineau" w:date="2025-07-28T15:07:00Z" w16du:dateUtc="2025-07-28T19:07:00Z"/>
          <w:lang w:val="en-US"/>
        </w:rPr>
      </w:pPr>
      <w:del w:id="1936" w:author="Anne-Marie Cousineau" w:date="2025-07-28T15:07:00Z" w16du:dateUtc="2025-07-28T19:07:00Z">
        <w:r w:rsidRPr="00F561FB" w:rsidDel="003503D1">
          <w:rPr>
            <w:lang w:val="en-US"/>
          </w:rPr>
          <w:delText xml:space="preserve">Stephens, T. (2023). The Kunming–Montreal Global Biodiversity Framework. </w:delText>
        </w:r>
        <w:r w:rsidRPr="00F561FB" w:rsidDel="003503D1">
          <w:rPr>
            <w:i/>
            <w:iCs/>
            <w:lang w:val="en-US"/>
          </w:rPr>
          <w:delText>International Legal Materials</w:delText>
        </w:r>
        <w:r w:rsidRPr="00F561FB" w:rsidDel="003503D1">
          <w:rPr>
            <w:lang w:val="en-US"/>
          </w:rPr>
          <w:delText xml:space="preserve">, </w:delText>
        </w:r>
        <w:r w:rsidRPr="00F561FB" w:rsidDel="003503D1">
          <w:rPr>
            <w:i/>
            <w:iCs/>
            <w:lang w:val="en-US"/>
          </w:rPr>
          <w:delText>62</w:delText>
        </w:r>
        <w:r w:rsidRPr="00F561FB" w:rsidDel="003503D1">
          <w:rPr>
            <w:lang w:val="en-US"/>
          </w:rPr>
          <w:delText>(5), 868–887. https://doi.org/10.1017/ilm.2023.16</w:delText>
        </w:r>
      </w:del>
    </w:p>
    <w:p w14:paraId="79E3CEC6" w14:textId="195A3B9A" w:rsidR="00D640C1" w:rsidRPr="00F561FB" w:rsidDel="003503D1" w:rsidRDefault="00D640C1" w:rsidP="00B82D59">
      <w:pPr>
        <w:pStyle w:val="Bibliography"/>
        <w:rPr>
          <w:del w:id="1937" w:author="Anne-Marie Cousineau" w:date="2025-07-28T15:07:00Z" w16du:dateUtc="2025-07-28T19:07:00Z"/>
          <w:lang w:val="en-US"/>
        </w:rPr>
      </w:pPr>
      <w:del w:id="1938" w:author="Anne-Marie Cousineau" w:date="2025-07-28T15:07:00Z" w16du:dateUtc="2025-07-28T19:07:00Z">
        <w:r w:rsidRPr="00F561FB" w:rsidDel="003503D1">
          <w:rPr>
            <w:lang w:val="en-US"/>
          </w:rPr>
          <w:delText xml:space="preserve">Studd, E. K., Bates, A. E., Bramburger, A. J., Hayden, B., Henry, H. A. L., Humphries, M. M., Martin, R., McMeans, B., Moise, E., O’Sullivan, A., Sharma, S., Sinclair, B., Sutton, A. O., Templer, P. H., &amp; Cooke, S. J. (2021). Nine maxims for winter ecology. </w:delText>
        </w:r>
        <w:r w:rsidRPr="00F561FB" w:rsidDel="003503D1">
          <w:rPr>
            <w:i/>
            <w:iCs/>
            <w:lang w:val="en-US"/>
          </w:rPr>
          <w:delText>BioScience</w:delText>
        </w:r>
        <w:r w:rsidRPr="00F561FB" w:rsidDel="003503D1">
          <w:rPr>
            <w:lang w:val="en-US"/>
          </w:rPr>
          <w:delText xml:space="preserve">, </w:delText>
        </w:r>
        <w:r w:rsidRPr="00F561FB" w:rsidDel="003503D1">
          <w:rPr>
            <w:i/>
            <w:iCs/>
            <w:lang w:val="en-US"/>
          </w:rPr>
          <w:delText>71</w:delText>
        </w:r>
        <w:r w:rsidRPr="00F561FB" w:rsidDel="003503D1">
          <w:rPr>
            <w:lang w:val="en-US"/>
          </w:rPr>
          <w:delText>(8), 820–830. https://doi.org/10.1093/biosci/biab032</w:delText>
        </w:r>
      </w:del>
    </w:p>
    <w:p w14:paraId="33806ECD" w14:textId="2EEACCF3" w:rsidR="00D640C1" w:rsidRPr="00F561FB" w:rsidDel="003503D1" w:rsidRDefault="00D640C1" w:rsidP="00B82D59">
      <w:pPr>
        <w:pStyle w:val="Bibliography"/>
        <w:rPr>
          <w:del w:id="1939" w:author="Anne-Marie Cousineau" w:date="2025-07-28T15:07:00Z" w16du:dateUtc="2025-07-28T19:07:00Z"/>
          <w:lang w:val="en-US"/>
        </w:rPr>
      </w:pPr>
      <w:del w:id="1940" w:author="Anne-Marie Cousineau" w:date="2025-07-28T15:07:00Z" w16du:dateUtc="2025-07-28T19:07:00Z">
        <w:r w:rsidRPr="00F561FB" w:rsidDel="003503D1">
          <w:rPr>
            <w:lang w:val="en-US"/>
          </w:rPr>
          <w:delText xml:space="preserve">Sumasgutner, P., Cunningham, S. J., Hegemann, A., Amar, A., Watson, H., Nilsson, J. F., Andersson, M. N., &amp; Isaksson, C. (2023). Interactive effects of rising temperatures and urbanisation on birds across different climate zones: A mechanistic perspective. </w:delText>
        </w:r>
        <w:r w:rsidRPr="00F561FB" w:rsidDel="003503D1">
          <w:rPr>
            <w:i/>
            <w:iCs/>
            <w:lang w:val="en-US"/>
          </w:rPr>
          <w:delText>Global Change Biology</w:delText>
        </w:r>
        <w:r w:rsidRPr="00F561FB" w:rsidDel="003503D1">
          <w:rPr>
            <w:lang w:val="en-US"/>
          </w:rPr>
          <w:delText xml:space="preserve">, </w:delText>
        </w:r>
        <w:r w:rsidRPr="00F561FB" w:rsidDel="003503D1">
          <w:rPr>
            <w:i/>
            <w:iCs/>
            <w:lang w:val="en-US"/>
          </w:rPr>
          <w:delText>29</w:delText>
        </w:r>
        <w:r w:rsidRPr="00F561FB" w:rsidDel="003503D1">
          <w:rPr>
            <w:lang w:val="en-US"/>
          </w:rPr>
          <w:delText>(9), 2399–2420. https://doi.org/10.1111/gcb.16645</w:delText>
        </w:r>
      </w:del>
    </w:p>
    <w:p w14:paraId="61278576" w14:textId="0D99CD4D" w:rsidR="00D640C1" w:rsidRPr="00F561FB" w:rsidDel="003503D1" w:rsidRDefault="00D640C1" w:rsidP="00B82D59">
      <w:pPr>
        <w:pStyle w:val="Bibliography"/>
        <w:rPr>
          <w:del w:id="1941" w:author="Anne-Marie Cousineau" w:date="2025-07-28T15:07:00Z" w16du:dateUtc="2025-07-28T19:07:00Z"/>
          <w:lang w:val="en-US"/>
        </w:rPr>
      </w:pPr>
      <w:del w:id="1942" w:author="Anne-Marie Cousineau" w:date="2025-07-28T15:07:00Z" w16du:dateUtc="2025-07-28T19:07:00Z">
        <w:r w:rsidRPr="00F561FB" w:rsidDel="003503D1">
          <w:rPr>
            <w:lang w:val="en-US"/>
          </w:rPr>
          <w:delText xml:space="preserve">Sutton, A. O., Studd, E. K., Fernandes, T., Bates, A. E., Bramburger, A. J., Cooke, S. J., Hayden, B., Henry, H. A. L., Humphries, M. M., Martin, R., McMeans, B., Moise, E., O’Sullivan, A. M., Sharma, S., &amp; Templer, P. H. (2021). Frozen out: Unanswered questions about winter biology. </w:delText>
        </w:r>
        <w:r w:rsidRPr="00F561FB" w:rsidDel="003503D1">
          <w:rPr>
            <w:i/>
            <w:iCs/>
            <w:lang w:val="en-US"/>
          </w:rPr>
          <w:delText>Environmental Reviews</w:delText>
        </w:r>
        <w:r w:rsidRPr="00F561FB" w:rsidDel="003503D1">
          <w:rPr>
            <w:lang w:val="en-US"/>
          </w:rPr>
          <w:delText xml:space="preserve">, </w:delText>
        </w:r>
        <w:r w:rsidRPr="00F561FB" w:rsidDel="003503D1">
          <w:rPr>
            <w:i/>
            <w:iCs/>
            <w:lang w:val="en-US"/>
          </w:rPr>
          <w:delText>29</w:delText>
        </w:r>
        <w:r w:rsidRPr="00F561FB" w:rsidDel="003503D1">
          <w:rPr>
            <w:lang w:val="en-US"/>
          </w:rPr>
          <w:delText>(4), 431–442. https://doi.org/10.1139/er-2020-0127</w:delText>
        </w:r>
      </w:del>
    </w:p>
    <w:p w14:paraId="4437FBA6" w14:textId="0B84FA99" w:rsidR="00D640C1" w:rsidRPr="00F561FB" w:rsidDel="003503D1" w:rsidRDefault="00D640C1" w:rsidP="00B82D59">
      <w:pPr>
        <w:pStyle w:val="Bibliography"/>
        <w:rPr>
          <w:del w:id="1943" w:author="Anne-Marie Cousineau" w:date="2025-07-28T15:07:00Z" w16du:dateUtc="2025-07-28T19:07:00Z"/>
          <w:lang w:val="en-US"/>
        </w:rPr>
      </w:pPr>
      <w:del w:id="1944" w:author="Anne-Marie Cousineau" w:date="2025-07-28T15:07:00Z" w16du:dateUtc="2025-07-28T19:07:00Z">
        <w:r w:rsidRPr="00F561FB" w:rsidDel="003503D1">
          <w:delText xml:space="preserve">Swanson, D. L., &amp; Vézina, F. (2015). </w:delText>
        </w:r>
        <w:r w:rsidRPr="00F561FB" w:rsidDel="003503D1">
          <w:rPr>
            <w:lang w:val="en-US"/>
          </w:rPr>
          <w:delText xml:space="preserve">Environmental, ecological and mechanistic drivers of avian seasonal metabolic flexibility in response to cold winters. </w:delText>
        </w:r>
        <w:r w:rsidRPr="00F561FB" w:rsidDel="003503D1">
          <w:rPr>
            <w:i/>
            <w:iCs/>
            <w:lang w:val="en-US"/>
          </w:rPr>
          <w:delText>Journal of Ornithology</w:delText>
        </w:r>
        <w:r w:rsidRPr="00F561FB" w:rsidDel="003503D1">
          <w:rPr>
            <w:lang w:val="en-US"/>
          </w:rPr>
          <w:delText xml:space="preserve">, </w:delText>
        </w:r>
        <w:r w:rsidRPr="00F561FB" w:rsidDel="003503D1">
          <w:rPr>
            <w:i/>
            <w:iCs/>
            <w:lang w:val="en-US"/>
          </w:rPr>
          <w:delText>156</w:delText>
        </w:r>
        <w:r w:rsidRPr="00F561FB" w:rsidDel="003503D1">
          <w:rPr>
            <w:lang w:val="en-US"/>
          </w:rPr>
          <w:delText>(1), 377–388. https://doi.org/10.1007/s10336-015-1192-7</w:delText>
        </w:r>
      </w:del>
    </w:p>
    <w:p w14:paraId="32BDEBD8" w14:textId="57075C46" w:rsidR="00D640C1" w:rsidRPr="00F561FB" w:rsidDel="003503D1" w:rsidRDefault="00D640C1" w:rsidP="00B82D59">
      <w:pPr>
        <w:pStyle w:val="Bibliography"/>
        <w:rPr>
          <w:del w:id="1945" w:author="Anne-Marie Cousineau" w:date="2025-07-28T15:07:00Z" w16du:dateUtc="2025-07-28T19:07:00Z"/>
          <w:lang w:val="en-US"/>
        </w:rPr>
      </w:pPr>
      <w:del w:id="1946" w:author="Anne-Marie Cousineau" w:date="2025-07-28T15:07:00Z" w16du:dateUtc="2025-07-28T19:07:00Z">
        <w:r w:rsidRPr="00F561FB" w:rsidDel="003503D1">
          <w:rPr>
            <w:lang w:val="en-US"/>
          </w:rPr>
          <w:lastRenderedPageBreak/>
          <w:delText xml:space="preserve">Ta, D. T., Wang, H., &amp; Furuya, K. (2025). The Concept of Informal Green Space in Academic Research: A Comprehensive Literature Review on the Terminology Used. </w:delText>
        </w:r>
        <w:r w:rsidRPr="00F561FB" w:rsidDel="003503D1">
          <w:rPr>
            <w:i/>
            <w:iCs/>
            <w:lang w:val="en-US"/>
          </w:rPr>
          <w:delText>Land</w:delText>
        </w:r>
        <w:r w:rsidRPr="00F561FB" w:rsidDel="003503D1">
          <w:rPr>
            <w:lang w:val="en-US"/>
          </w:rPr>
          <w:delText xml:space="preserve">, </w:delText>
        </w:r>
        <w:r w:rsidRPr="00F561FB" w:rsidDel="003503D1">
          <w:rPr>
            <w:i/>
            <w:iCs/>
            <w:lang w:val="en-US"/>
          </w:rPr>
          <w:delText>14</w:delText>
        </w:r>
        <w:r w:rsidRPr="00F561FB" w:rsidDel="003503D1">
          <w:rPr>
            <w:lang w:val="en-US"/>
          </w:rPr>
          <w:delText>(1), Article 1. https://doi.org/10.3390/land14010043</w:delText>
        </w:r>
      </w:del>
    </w:p>
    <w:p w14:paraId="3B0D7D75" w14:textId="67E7F577" w:rsidR="00D640C1" w:rsidRPr="00F561FB" w:rsidDel="003503D1" w:rsidRDefault="00D640C1" w:rsidP="00B82D59">
      <w:pPr>
        <w:pStyle w:val="Bibliography"/>
        <w:rPr>
          <w:del w:id="1947" w:author="Anne-Marie Cousineau" w:date="2025-07-28T15:07:00Z" w16du:dateUtc="2025-07-28T19:07:00Z"/>
          <w:lang w:val="en-US"/>
        </w:rPr>
      </w:pPr>
      <w:del w:id="1948" w:author="Anne-Marie Cousineau" w:date="2025-07-28T15:07:00Z" w16du:dateUtc="2025-07-28T19:07:00Z">
        <w:r w:rsidRPr="00F561FB" w:rsidDel="003503D1">
          <w:rPr>
            <w:i/>
            <w:iCs/>
            <w:lang w:val="en-US"/>
          </w:rPr>
          <w:delText>The State of Canada’s Birds Report</w:delText>
        </w:r>
        <w:r w:rsidRPr="00F561FB" w:rsidDel="003503D1">
          <w:rPr>
            <w:lang w:val="en-US"/>
          </w:rPr>
          <w:delText>. (2024).</w:delText>
        </w:r>
      </w:del>
    </w:p>
    <w:p w14:paraId="0F92CFFE" w14:textId="7E9C5E16" w:rsidR="00D640C1" w:rsidRPr="00F561FB" w:rsidDel="003503D1" w:rsidRDefault="00D640C1" w:rsidP="00B82D59">
      <w:pPr>
        <w:pStyle w:val="Bibliography"/>
        <w:rPr>
          <w:del w:id="1949" w:author="Anne-Marie Cousineau" w:date="2025-07-28T15:07:00Z" w16du:dateUtc="2025-07-28T19:07:00Z"/>
          <w:lang w:val="en-US"/>
        </w:rPr>
      </w:pPr>
      <w:del w:id="1950" w:author="Anne-Marie Cousineau" w:date="2025-07-28T15:07:00Z" w16du:dateUtc="2025-07-28T19:07:00Z">
        <w:r w:rsidRPr="00F561FB" w:rsidDel="003503D1">
          <w:rPr>
            <w:lang w:val="en-US"/>
          </w:rPr>
          <w:delText xml:space="preserve">Thieurmel, B., &amp; Elmarhraoui, A. (2022). </w:delText>
        </w:r>
        <w:r w:rsidRPr="00F561FB" w:rsidDel="003503D1">
          <w:rPr>
            <w:i/>
            <w:iCs/>
            <w:lang w:val="en-US"/>
          </w:rPr>
          <w:delText>suncalc: Compute Sun Position, Sunlight Phases, Moon Position and   Lunar Phase</w:delText>
        </w:r>
        <w:r w:rsidRPr="00F561FB" w:rsidDel="003503D1">
          <w:rPr>
            <w:lang w:val="en-US"/>
          </w:rPr>
          <w:delText xml:space="preserve"> (Version 0.5.1) [R packag]. https://CRAN.R-project.org/package=suncalc</w:delText>
        </w:r>
      </w:del>
    </w:p>
    <w:p w14:paraId="0E41F8A0" w14:textId="0AFD858F" w:rsidR="00D640C1" w:rsidRPr="00F561FB" w:rsidDel="003503D1" w:rsidRDefault="00D640C1" w:rsidP="00B82D59">
      <w:pPr>
        <w:pStyle w:val="Bibliography"/>
        <w:rPr>
          <w:del w:id="1951" w:author="Anne-Marie Cousineau" w:date="2025-07-28T15:07:00Z" w16du:dateUtc="2025-07-28T19:07:00Z"/>
          <w:lang w:val="en-US"/>
        </w:rPr>
      </w:pPr>
      <w:del w:id="1952" w:author="Anne-Marie Cousineau" w:date="2025-07-28T15:07:00Z" w16du:dateUtc="2025-07-28T19:07:00Z">
        <w:r w:rsidRPr="00F561FB" w:rsidDel="003503D1">
          <w:rPr>
            <w:lang w:val="en-US"/>
          </w:rPr>
          <w:delText xml:space="preserve">Thohari, M. (1989). </w:delText>
        </w:r>
        <w:r w:rsidRPr="00F561FB" w:rsidDel="003503D1">
          <w:rPr>
            <w:i/>
            <w:iCs/>
            <w:lang w:val="en-US"/>
          </w:rPr>
          <w:delText>Wildlife Tracking by Telemetry</w:delText>
        </w:r>
        <w:r w:rsidRPr="00F561FB" w:rsidDel="003503D1">
          <w:rPr>
            <w:lang w:val="en-US"/>
          </w:rPr>
          <w:delText>.</w:delText>
        </w:r>
      </w:del>
    </w:p>
    <w:p w14:paraId="13EBD231" w14:textId="74FBBE54" w:rsidR="00D640C1" w:rsidRPr="00F561FB" w:rsidDel="003503D1" w:rsidRDefault="00D640C1" w:rsidP="00B82D59">
      <w:pPr>
        <w:pStyle w:val="Bibliography"/>
        <w:rPr>
          <w:del w:id="1953" w:author="Anne-Marie Cousineau" w:date="2025-07-28T15:07:00Z" w16du:dateUtc="2025-07-28T19:07:00Z"/>
          <w:lang w:val="en-US"/>
        </w:rPr>
      </w:pPr>
      <w:del w:id="1954" w:author="Anne-Marie Cousineau" w:date="2025-07-28T15:07:00Z" w16du:dateUtc="2025-07-28T19:07:00Z">
        <w:r w:rsidRPr="00F561FB" w:rsidDel="003503D1">
          <w:rPr>
            <w:lang w:val="en-US"/>
          </w:rPr>
          <w:delText xml:space="preserve">Tian, Y., Tsendbazar, N.-E., van Leeuwen, E., Fensholt, R., &amp; Herold, M. (2022). A global analysis of multifaceted urbanization patterns using Earth Observation data from 1975 to 2015. </w:delText>
        </w:r>
        <w:r w:rsidRPr="00F561FB" w:rsidDel="003503D1">
          <w:rPr>
            <w:i/>
            <w:iCs/>
            <w:lang w:val="en-US"/>
          </w:rPr>
          <w:delText>Landscape and Urban Planning</w:delText>
        </w:r>
        <w:r w:rsidRPr="00F561FB" w:rsidDel="003503D1">
          <w:rPr>
            <w:lang w:val="en-US"/>
          </w:rPr>
          <w:delText xml:space="preserve">, </w:delText>
        </w:r>
        <w:r w:rsidRPr="00F561FB" w:rsidDel="003503D1">
          <w:rPr>
            <w:i/>
            <w:iCs/>
            <w:lang w:val="en-US"/>
          </w:rPr>
          <w:delText>219</w:delText>
        </w:r>
        <w:r w:rsidRPr="00F561FB" w:rsidDel="003503D1">
          <w:rPr>
            <w:lang w:val="en-US"/>
          </w:rPr>
          <w:delText>, 104316. https://doi.org/10.1016/j.landurbplan.2021.104316</w:delText>
        </w:r>
      </w:del>
    </w:p>
    <w:p w14:paraId="58EB60E4" w14:textId="745FEF10" w:rsidR="00D640C1" w:rsidRPr="00F561FB" w:rsidDel="003503D1" w:rsidRDefault="00D640C1" w:rsidP="00B82D59">
      <w:pPr>
        <w:pStyle w:val="Bibliography"/>
        <w:rPr>
          <w:del w:id="1955" w:author="Anne-Marie Cousineau" w:date="2025-07-28T15:07:00Z" w16du:dateUtc="2025-07-28T19:07:00Z"/>
          <w:lang w:val="en-US"/>
        </w:rPr>
      </w:pPr>
      <w:del w:id="1956" w:author="Anne-Marie Cousineau" w:date="2025-07-28T15:07:00Z" w16du:dateUtc="2025-07-28T19:07:00Z">
        <w:r w:rsidRPr="00F561FB" w:rsidDel="003503D1">
          <w:rPr>
            <w:lang w:val="en-US"/>
          </w:rPr>
          <w:delText xml:space="preserve">Tree Canada. (2024). 01. Definition of Urban Forests. </w:delText>
        </w:r>
        <w:r w:rsidRPr="00F561FB" w:rsidDel="003503D1">
          <w:rPr>
            <w:i/>
            <w:iCs/>
            <w:lang w:val="en-US"/>
          </w:rPr>
          <w:delText>Tree Canada</w:delText>
        </w:r>
        <w:r w:rsidRPr="00F561FB" w:rsidDel="003503D1">
          <w:rPr>
            <w:lang w:val="en-US"/>
          </w:rPr>
          <w:delText>. https://treecanada.ca/resources/canadian-urban-forest-compendium/1-definition-of-urban-forests/</w:delText>
        </w:r>
      </w:del>
    </w:p>
    <w:p w14:paraId="58F0E26B" w14:textId="43FD4BA6" w:rsidR="00D640C1" w:rsidRPr="00F561FB" w:rsidDel="003503D1" w:rsidRDefault="00D640C1" w:rsidP="00B82D59">
      <w:pPr>
        <w:pStyle w:val="Bibliography"/>
        <w:rPr>
          <w:del w:id="1957" w:author="Anne-Marie Cousineau" w:date="2025-07-28T15:07:00Z" w16du:dateUtc="2025-07-28T19:07:00Z"/>
          <w:lang w:val="en-US"/>
        </w:rPr>
      </w:pPr>
      <w:del w:id="1958" w:author="Anne-Marie Cousineau" w:date="2025-07-28T15:07:00Z" w16du:dateUtc="2025-07-28T19:07:00Z">
        <w:r w:rsidRPr="00F561FB" w:rsidDel="003503D1">
          <w:rPr>
            <w:lang w:val="en-US"/>
          </w:rPr>
          <w:delText xml:space="preserve">Tryjanowski, P., Mikula, P., &amp; Morelli, F. (2024). Dynamic interactions at birdfeeders: Attracting both prey and predators across urban and rural habitats. </w:delText>
        </w:r>
        <w:r w:rsidRPr="00F561FB" w:rsidDel="003503D1">
          <w:rPr>
            <w:i/>
            <w:iCs/>
            <w:lang w:val="en-US"/>
          </w:rPr>
          <w:delText>Basic and Applied Ecology</w:delText>
        </w:r>
        <w:r w:rsidRPr="00F561FB" w:rsidDel="003503D1">
          <w:rPr>
            <w:lang w:val="en-US"/>
          </w:rPr>
          <w:delText xml:space="preserve">, </w:delText>
        </w:r>
        <w:r w:rsidRPr="00F561FB" w:rsidDel="003503D1">
          <w:rPr>
            <w:i/>
            <w:iCs/>
            <w:lang w:val="en-US"/>
          </w:rPr>
          <w:delText>79</w:delText>
        </w:r>
        <w:r w:rsidRPr="00F561FB" w:rsidDel="003503D1">
          <w:rPr>
            <w:lang w:val="en-US"/>
          </w:rPr>
          <w:delText>, 84–89. https://doi.org/10.1016/j.baae.2024.06.005</w:delText>
        </w:r>
      </w:del>
    </w:p>
    <w:p w14:paraId="2C2B09AD" w14:textId="10AE1FB4" w:rsidR="00D640C1" w:rsidRPr="00F561FB" w:rsidDel="003503D1" w:rsidRDefault="00D640C1" w:rsidP="00B82D59">
      <w:pPr>
        <w:pStyle w:val="Bibliography"/>
        <w:rPr>
          <w:del w:id="1959" w:author="Anne-Marie Cousineau" w:date="2025-07-28T15:07:00Z" w16du:dateUtc="2025-07-28T19:07:00Z"/>
          <w:lang w:val="en-US"/>
        </w:rPr>
      </w:pPr>
      <w:del w:id="1960" w:author="Anne-Marie Cousineau" w:date="2025-07-28T15:07:00Z" w16du:dateUtc="2025-07-28T19:07:00Z">
        <w:r w:rsidRPr="00F561FB" w:rsidDel="003503D1">
          <w:rPr>
            <w:lang w:val="en-US"/>
          </w:rPr>
          <w:delText xml:space="preserve">Vaz, S., Manes, S., Khattar, G., Mendes, M., Silveira, L., Mendes, E., de Morais Rodrigues, E., Gama-Maia, D., Lorini, M. L., Macedo, M., &amp; Paiva, P. C. (2023). Global meta-analysis of urbanization stressors on insect abundance, richness, and traits. </w:delText>
        </w:r>
        <w:r w:rsidRPr="00F561FB" w:rsidDel="003503D1">
          <w:rPr>
            <w:i/>
            <w:iCs/>
            <w:lang w:val="en-US"/>
          </w:rPr>
          <w:lastRenderedPageBreak/>
          <w:delText>Science of The Total Environment</w:delText>
        </w:r>
        <w:r w:rsidRPr="00F561FB" w:rsidDel="003503D1">
          <w:rPr>
            <w:lang w:val="en-US"/>
          </w:rPr>
          <w:delText xml:space="preserve">, </w:delText>
        </w:r>
        <w:r w:rsidRPr="00F561FB" w:rsidDel="003503D1">
          <w:rPr>
            <w:i/>
            <w:iCs/>
            <w:lang w:val="en-US"/>
          </w:rPr>
          <w:delText>903</w:delText>
        </w:r>
        <w:r w:rsidRPr="00F561FB" w:rsidDel="003503D1">
          <w:rPr>
            <w:lang w:val="en-US"/>
          </w:rPr>
          <w:delText>, 165967. https://doi.org/10.1016/j.scitotenv.2023.165967</w:delText>
        </w:r>
      </w:del>
    </w:p>
    <w:p w14:paraId="0A1EED6B" w14:textId="7BDD0BED" w:rsidR="00D640C1" w:rsidRPr="00F561FB" w:rsidDel="003503D1" w:rsidRDefault="00D640C1" w:rsidP="00B82D59">
      <w:pPr>
        <w:pStyle w:val="Bibliography"/>
        <w:rPr>
          <w:del w:id="1961" w:author="Anne-Marie Cousineau" w:date="2025-07-28T15:07:00Z" w16du:dateUtc="2025-07-28T19:07:00Z"/>
        </w:rPr>
      </w:pPr>
      <w:del w:id="1962" w:author="Anne-Marie Cousineau" w:date="2025-07-28T15:07:00Z" w16du:dateUtc="2025-07-28T19:07:00Z">
        <w:r w:rsidRPr="00F561FB" w:rsidDel="003503D1">
          <w:delText xml:space="preserve">VILLE DE MONTRÉAL. (2018). </w:delText>
        </w:r>
        <w:r w:rsidRPr="00F561FB" w:rsidDel="003503D1">
          <w:rPr>
            <w:i/>
            <w:iCs/>
          </w:rPr>
          <w:delText>Chaussée agrégée et intersection (Base de données des actifs de voirie)</w:delText>
        </w:r>
        <w:r w:rsidRPr="00F561FB" w:rsidDel="003503D1">
          <w:delText xml:space="preserve"> (Jeu de données Nos. a2810949-7335-49e2-84af-1c5da4ff6342). Données Québec. https://www.donneesquebec.ca/recherche/dataset/vmtl-voirie-chaussee-intersection</w:delText>
        </w:r>
      </w:del>
    </w:p>
    <w:p w14:paraId="5F86E4DB" w14:textId="31742376" w:rsidR="00D640C1" w:rsidRPr="00F561FB" w:rsidDel="003503D1" w:rsidRDefault="00D640C1" w:rsidP="00B82D59">
      <w:pPr>
        <w:pStyle w:val="Bibliography"/>
        <w:rPr>
          <w:del w:id="1963" w:author="Anne-Marie Cousineau" w:date="2025-07-28T15:07:00Z" w16du:dateUtc="2025-07-28T19:07:00Z"/>
          <w:lang w:val="en-US"/>
        </w:rPr>
      </w:pPr>
      <w:del w:id="1964" w:author="Anne-Marie Cousineau" w:date="2025-07-28T15:07:00Z" w16du:dateUtc="2025-07-28T19:07:00Z">
        <w:r w:rsidRPr="00F561FB" w:rsidDel="003503D1">
          <w:rPr>
            <w:lang w:val="en-US"/>
          </w:rPr>
          <w:delText xml:space="preserve">Visscher, D. R., Unger, A., Grobbelaar, H., &amp; DeWitt, P. D. (2018). Bird foraging is influenced by both risk and connectivity in urban parks. </w:delText>
        </w:r>
        <w:r w:rsidRPr="00F561FB" w:rsidDel="003503D1">
          <w:rPr>
            <w:i/>
            <w:iCs/>
            <w:lang w:val="en-US"/>
          </w:rPr>
          <w:delText>Journal of Urban Ecology</w:delText>
        </w:r>
        <w:r w:rsidRPr="00F561FB" w:rsidDel="003503D1">
          <w:rPr>
            <w:lang w:val="en-US"/>
          </w:rPr>
          <w:delText xml:space="preserve">, </w:delText>
        </w:r>
        <w:r w:rsidRPr="00F561FB" w:rsidDel="003503D1">
          <w:rPr>
            <w:i/>
            <w:iCs/>
            <w:lang w:val="en-US"/>
          </w:rPr>
          <w:delText>4</w:delText>
        </w:r>
        <w:r w:rsidRPr="00F561FB" w:rsidDel="003503D1">
          <w:rPr>
            <w:lang w:val="en-US"/>
          </w:rPr>
          <w:delText>(1), juy020. https://doi.org/10.1093/jue/juy020</w:delText>
        </w:r>
      </w:del>
    </w:p>
    <w:p w14:paraId="55068E3C" w14:textId="323377FB" w:rsidR="00D640C1" w:rsidRPr="00F561FB" w:rsidDel="003503D1" w:rsidRDefault="00D640C1" w:rsidP="00B82D59">
      <w:pPr>
        <w:pStyle w:val="Bibliography"/>
        <w:rPr>
          <w:del w:id="1965" w:author="Anne-Marie Cousineau" w:date="2025-07-28T15:07:00Z" w16du:dateUtc="2025-07-28T19:07:00Z"/>
          <w:lang w:val="en-US"/>
        </w:rPr>
      </w:pPr>
      <w:del w:id="1966" w:author="Anne-Marie Cousineau" w:date="2025-07-28T15:07:00Z" w16du:dateUtc="2025-07-28T19:07:00Z">
        <w:r w:rsidRPr="00F561FB" w:rsidDel="003503D1">
          <w:rPr>
            <w:lang w:val="en-US"/>
          </w:rPr>
          <w:delText xml:space="preserve">vonBergmann, J., &amp; Jacobs, A. (n.d.). </w:delText>
        </w:r>
        <w:r w:rsidRPr="00F561FB" w:rsidDel="003503D1">
          <w:rPr>
            <w:i/>
            <w:iCs/>
            <w:lang w:val="en-US"/>
          </w:rPr>
          <w:delText>cancensus: Access, Retrieve, and Work with Canadian Census Data and Geography</w:delText>
        </w:r>
        <w:r w:rsidRPr="00F561FB" w:rsidDel="003503D1">
          <w:rPr>
            <w:lang w:val="en-US"/>
          </w:rPr>
          <w:delText xml:space="preserve"> (Version 0.5.3) [Computer software]. Retrieved May 5, 2025, from https://CRAN.R-project.org/package=cancensus</w:delText>
        </w:r>
      </w:del>
    </w:p>
    <w:p w14:paraId="778B641E" w14:textId="011F2EEF" w:rsidR="00D640C1" w:rsidRPr="00F561FB" w:rsidDel="003503D1" w:rsidRDefault="00D640C1" w:rsidP="00B82D59">
      <w:pPr>
        <w:pStyle w:val="Bibliography"/>
        <w:rPr>
          <w:del w:id="1967" w:author="Anne-Marie Cousineau" w:date="2025-07-28T15:07:00Z" w16du:dateUtc="2025-07-28T19:07:00Z"/>
          <w:lang w:val="en-US"/>
        </w:rPr>
      </w:pPr>
      <w:del w:id="1968" w:author="Anne-Marie Cousineau" w:date="2025-07-28T15:07:00Z" w16du:dateUtc="2025-07-28T19:07:00Z">
        <w:r w:rsidRPr="00F561FB" w:rsidDel="003503D1">
          <w:rPr>
            <w:lang w:val="en-US"/>
          </w:rPr>
          <w:delText xml:space="preserve">Wang, H., He, Q., Liu, X., Zhuang, Y., &amp; Hong, S. (2012). Global urbanization research from 1991 to 2009: A systematic research review. </w:delText>
        </w:r>
        <w:r w:rsidRPr="00F561FB" w:rsidDel="003503D1">
          <w:rPr>
            <w:i/>
            <w:iCs/>
            <w:lang w:val="en-US"/>
          </w:rPr>
          <w:delText>Landscape and Urban Planning</w:delText>
        </w:r>
        <w:r w:rsidRPr="00F561FB" w:rsidDel="003503D1">
          <w:rPr>
            <w:lang w:val="en-US"/>
          </w:rPr>
          <w:delText xml:space="preserve">, </w:delText>
        </w:r>
        <w:r w:rsidRPr="00F561FB" w:rsidDel="003503D1">
          <w:rPr>
            <w:i/>
            <w:iCs/>
            <w:lang w:val="en-US"/>
          </w:rPr>
          <w:delText>104</w:delText>
        </w:r>
        <w:r w:rsidRPr="00F561FB" w:rsidDel="003503D1">
          <w:rPr>
            <w:lang w:val="en-US"/>
          </w:rPr>
          <w:delText>(3–4), 299–309.</w:delText>
        </w:r>
      </w:del>
    </w:p>
    <w:p w14:paraId="398CC850" w14:textId="33CC066B" w:rsidR="00D640C1" w:rsidRPr="00F561FB" w:rsidDel="003503D1" w:rsidRDefault="00D640C1" w:rsidP="00B82D59">
      <w:pPr>
        <w:pStyle w:val="Bibliography"/>
        <w:rPr>
          <w:del w:id="1969" w:author="Anne-Marie Cousineau" w:date="2025-07-28T15:07:00Z" w16du:dateUtc="2025-07-28T19:07:00Z"/>
          <w:lang w:val="en-US"/>
        </w:rPr>
      </w:pPr>
      <w:del w:id="1970" w:author="Anne-Marie Cousineau" w:date="2025-07-28T15:07:00Z" w16du:dateUtc="2025-07-28T19:07:00Z">
        <w:r w:rsidRPr="00F561FB" w:rsidDel="003503D1">
          <w:rPr>
            <w:lang w:val="en-US"/>
          </w:rPr>
          <w:delText xml:space="preserve">Wolch, J. R., Byrne, J., &amp; Newell, J. P. (2014). Urban green space, public health, and environmental justice: The challenge of making cities ‘just green enough.’ </w:delText>
        </w:r>
        <w:r w:rsidRPr="00F561FB" w:rsidDel="003503D1">
          <w:rPr>
            <w:i/>
            <w:iCs/>
            <w:lang w:val="en-US"/>
          </w:rPr>
          <w:delText>Landscape and Urban Planning</w:delText>
        </w:r>
        <w:r w:rsidRPr="00F561FB" w:rsidDel="003503D1">
          <w:rPr>
            <w:lang w:val="en-US"/>
          </w:rPr>
          <w:delText xml:space="preserve">, </w:delText>
        </w:r>
        <w:r w:rsidRPr="00F561FB" w:rsidDel="003503D1">
          <w:rPr>
            <w:i/>
            <w:iCs/>
            <w:lang w:val="en-US"/>
          </w:rPr>
          <w:delText>125</w:delText>
        </w:r>
        <w:r w:rsidRPr="00F561FB" w:rsidDel="003503D1">
          <w:rPr>
            <w:lang w:val="en-US"/>
          </w:rPr>
          <w:delText>, 234–244. https://doi.org/10.1016/j.landurbplan.2014.01.017</w:delText>
        </w:r>
      </w:del>
    </w:p>
    <w:p w14:paraId="68ED70D0" w14:textId="4B545B8D" w:rsidR="00D640C1" w:rsidRPr="00F561FB" w:rsidDel="003503D1" w:rsidRDefault="00D640C1" w:rsidP="00B82D59">
      <w:pPr>
        <w:pStyle w:val="Bibliography"/>
        <w:rPr>
          <w:del w:id="1971" w:author="Anne-Marie Cousineau" w:date="2025-07-28T15:07:00Z" w16du:dateUtc="2025-07-28T19:07:00Z"/>
          <w:lang w:val="en-US"/>
        </w:rPr>
      </w:pPr>
      <w:del w:id="1972" w:author="Anne-Marie Cousineau" w:date="2025-07-28T15:07:00Z" w16du:dateUtc="2025-07-28T19:07:00Z">
        <w:r w:rsidRPr="00F561FB" w:rsidDel="003503D1">
          <w:rPr>
            <w:lang w:val="en-US"/>
          </w:rPr>
          <w:delText xml:space="preserve">Wood, E., Harsant, A., Dallimer, M., Cronin de Chavez, A., McEachan, R. R. C., &amp; Hassall, C. (2018). Not All Green Space Is Created Equal: Biodiversity Predicts Psychological </w:delText>
        </w:r>
        <w:r w:rsidRPr="00F561FB" w:rsidDel="003503D1">
          <w:rPr>
            <w:lang w:val="en-US"/>
          </w:rPr>
          <w:lastRenderedPageBreak/>
          <w:delText xml:space="preserve">Restorative Benefits From Urban Green Space. </w:delText>
        </w:r>
        <w:r w:rsidRPr="00F561FB" w:rsidDel="003503D1">
          <w:rPr>
            <w:i/>
            <w:iCs/>
            <w:lang w:val="en-US"/>
          </w:rPr>
          <w:delText>Frontiers in Psychology</w:delText>
        </w:r>
        <w:r w:rsidRPr="00F561FB" w:rsidDel="003503D1">
          <w:rPr>
            <w:lang w:val="en-US"/>
          </w:rPr>
          <w:delText xml:space="preserve">, </w:delText>
        </w:r>
        <w:r w:rsidRPr="00F561FB" w:rsidDel="003503D1">
          <w:rPr>
            <w:i/>
            <w:iCs/>
            <w:lang w:val="en-US"/>
          </w:rPr>
          <w:delText>9</w:delText>
        </w:r>
        <w:r w:rsidRPr="00F561FB" w:rsidDel="003503D1">
          <w:rPr>
            <w:lang w:val="en-US"/>
          </w:rPr>
          <w:delText>. https://doi.org/10.3389/fpsyg.2018.02320</w:delText>
        </w:r>
      </w:del>
    </w:p>
    <w:p w14:paraId="0746A6F0" w14:textId="780DCDE6" w:rsidR="002F6ED3" w:rsidRPr="007254CE" w:rsidRDefault="00B15A0D" w:rsidP="00D640C1">
      <w:pPr>
        <w:pStyle w:val="Bibliography"/>
        <w:rPr>
          <w:rFonts w:ascii="Times New Roman" w:hAnsi="Times New Roman" w:cs="Times New Roman"/>
          <w:lang w:val="en-CA"/>
        </w:rPr>
      </w:pPr>
      <w:r>
        <w:rPr>
          <w:rFonts w:ascii="Times New Roman" w:hAnsi="Times New Roman" w:cs="Times New Roman"/>
          <w:lang w:val="en-CA"/>
        </w:rPr>
        <w:fldChar w:fldCharType="end"/>
      </w:r>
    </w:p>
    <w:sectPr w:rsidR="002F6ED3" w:rsidRPr="007254CE" w:rsidSect="00DF2FD4">
      <w:footerReference w:type="even" r:id="rId21"/>
      <w:footerReference w:type="default" r:id="rId22"/>
      <w:pgSz w:w="12240" w:h="15840"/>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Kyle Elliott, Dr" w:date="2025-07-25T15:14:00Z" w:initials="KE">
    <w:p w14:paraId="25B19F1B" w14:textId="77777777" w:rsidR="006F4625" w:rsidRDefault="006F4625" w:rsidP="006F4625">
      <w:pPr>
        <w:pStyle w:val="CommentText"/>
      </w:pPr>
      <w:r>
        <w:rPr>
          <w:rStyle w:val="CommentReference"/>
        </w:rPr>
        <w:annotationRef/>
      </w:r>
      <w:r>
        <w:t>I don’t think a preface is needed, except as a contributions to authors part. Check mcgill website. But if so, delete this (or just transpose it to elsewhere in the thesis). No need to say the same thing three times over!</w:t>
      </w:r>
    </w:p>
  </w:comment>
  <w:comment w:id="4" w:author="Kyle Elliott, Dr" w:date="2025-06-17T18:37:00Z" w:initials="KE">
    <w:p w14:paraId="5EC425C5" w14:textId="5015B893" w:rsidR="00165202" w:rsidRDefault="00165202" w:rsidP="00165202">
      <w:pPr>
        <w:pStyle w:val="CommentText"/>
      </w:pPr>
      <w:r>
        <w:rPr>
          <w:rStyle w:val="CommentReference"/>
        </w:rPr>
        <w:annotationRef/>
      </w:r>
      <w:r>
        <w:t xml:space="preserve">Perhaps something about cardinals. “Northern cardinals are iconic species in cities in North America, often one of few native songbirds visible for ubanites.” or I’m sure you could do better, but something that links it to cities? </w:t>
      </w:r>
    </w:p>
  </w:comment>
  <w:comment w:id="5" w:author="Frei,Barbara (elle | she, her) (ECCC)" w:date="2025-06-25T14:56:00Z" w:initials="BF">
    <w:p w14:paraId="787A873A" w14:textId="77777777" w:rsidR="00525A42" w:rsidRDefault="00525A42" w:rsidP="00525A42">
      <w:pPr>
        <w:pStyle w:val="CommentText"/>
      </w:pPr>
      <w:r>
        <w:rPr>
          <w:rStyle w:val="CommentReference"/>
        </w:rPr>
        <w:annotationRef/>
      </w:r>
      <w:r>
        <w:t>Agreed - also in the Canadian context there are more NOCA than before due to climate change and they seem to be settling in her densities in human modified landscapes as they move north</w:t>
      </w:r>
    </w:p>
  </w:comment>
  <w:comment w:id="6" w:author="Kyle Elliott, Dr" w:date="2025-07-25T15:13:00Z" w:initials="KE">
    <w:p w14:paraId="0DED1CA7" w14:textId="77777777" w:rsidR="006F4625" w:rsidRDefault="006F4625" w:rsidP="006F4625">
      <w:pPr>
        <w:pStyle w:val="CommentText"/>
      </w:pPr>
      <w:r>
        <w:rPr>
          <w:rStyle w:val="CommentReference"/>
        </w:rPr>
        <w:annotationRef/>
      </w:r>
      <w:r>
        <w:t>Add Latin name at first use.</w:t>
      </w:r>
    </w:p>
  </w:comment>
  <w:comment w:id="7" w:author="Kyle Elliott, Dr" w:date="2025-07-25T15:12:00Z" w:initials="KE">
    <w:p w14:paraId="2BF06801" w14:textId="336E3345" w:rsidR="006F4625" w:rsidRDefault="006F4625" w:rsidP="006F4625">
      <w:pPr>
        <w:pStyle w:val="CommentText"/>
      </w:pPr>
      <w:r>
        <w:rPr>
          <w:rStyle w:val="CommentReference"/>
        </w:rPr>
        <w:annotationRef/>
      </w:r>
      <w:r>
        <w:t>Missing...</w:t>
      </w:r>
    </w:p>
  </w:comment>
  <w:comment w:id="13" w:author="Kyle Elliott, Dr" w:date="2025-07-25T15:15:00Z" w:initials="KE">
    <w:p w14:paraId="1F671EB0" w14:textId="77777777" w:rsidR="006F4625" w:rsidRDefault="006F4625" w:rsidP="006F4625">
      <w:pPr>
        <w:pStyle w:val="CommentText"/>
      </w:pPr>
      <w:r>
        <w:rPr>
          <w:rStyle w:val="CommentReference"/>
        </w:rPr>
        <w:annotationRef/>
      </w:r>
      <w:r>
        <w:t>Perhaps emphasize more the amount of work. One more sentence on the field work, how long, where, what was involved.</w:t>
      </w:r>
    </w:p>
  </w:comment>
  <w:comment w:id="14" w:author="Kyle Elliott, Dr" w:date="2025-07-25T15:16:00Z" w:initials="KE">
    <w:p w14:paraId="5E0A1C6A" w14:textId="77777777" w:rsidR="006F4625" w:rsidRDefault="006F4625" w:rsidP="006F4625">
      <w:pPr>
        <w:pStyle w:val="CommentText"/>
      </w:pPr>
      <w:r>
        <w:rPr>
          <w:rStyle w:val="CommentReference"/>
        </w:rPr>
        <w:annotationRef/>
      </w:r>
      <w:r>
        <w:t>And say that the technicians were under your supervision.</w:t>
      </w:r>
    </w:p>
  </w:comment>
  <w:comment w:id="15" w:author="Frei,Barbara (elle | she, her) (ECCC)" w:date="2025-06-25T14:57:00Z" w:initials="BF">
    <w:p w14:paraId="1A297191" w14:textId="2EC6C152" w:rsidR="00525A42" w:rsidRDefault="00525A42" w:rsidP="00525A42">
      <w:pPr>
        <w:pStyle w:val="CommentText"/>
      </w:pPr>
      <w:r>
        <w:rPr>
          <w:rStyle w:val="CommentReference"/>
        </w:rPr>
        <w:annotationRef/>
      </w:r>
      <w:r>
        <w:t>Just a note that I think Andrew has his PhD as well</w:t>
      </w:r>
    </w:p>
  </w:comment>
  <w:comment w:id="22" w:author="Kyle Elliott, Dr" w:date="2025-07-25T15:16:00Z" w:initials="KE">
    <w:p w14:paraId="7554714E" w14:textId="77777777" w:rsidR="006F4625" w:rsidRDefault="006F4625" w:rsidP="006F4625">
      <w:pPr>
        <w:pStyle w:val="CommentText"/>
      </w:pPr>
      <w:r>
        <w:rPr>
          <w:rStyle w:val="CommentReference"/>
        </w:rPr>
        <w:annotationRef/>
      </w:r>
      <w:r>
        <w:t>Lefvert I think?</w:t>
      </w:r>
    </w:p>
  </w:comment>
  <w:comment w:id="23" w:author="Kyle Elliott, Dr" w:date="2025-07-25T15:16:00Z" w:initials="KE">
    <w:p w14:paraId="518E3AB4" w14:textId="77777777" w:rsidR="006F4625" w:rsidRDefault="006F4625" w:rsidP="006F4625">
      <w:pPr>
        <w:pStyle w:val="CommentText"/>
      </w:pPr>
      <w:r>
        <w:rPr>
          <w:rStyle w:val="CommentReference"/>
        </w:rPr>
        <w:annotationRef/>
      </w:r>
      <w:r>
        <w:t xml:space="preserve">☺️. </w:t>
      </w:r>
    </w:p>
  </w:comment>
  <w:comment w:id="28" w:author="Kyle Elliott, Dr" w:date="2025-07-25T15:17:00Z" w:initials="KE">
    <w:p w14:paraId="26314D27" w14:textId="77777777" w:rsidR="006F4625" w:rsidRDefault="006F4625" w:rsidP="006F4625">
      <w:pPr>
        <w:pStyle w:val="CommentText"/>
      </w:pPr>
      <w:r>
        <w:rPr>
          <w:rStyle w:val="CommentReference"/>
        </w:rPr>
        <w:annotationRef/>
      </w:r>
      <w:r>
        <w:t>I haven’t commented much up to here, and will not comment anymore on those sections. Really, they’re up to you!</w:t>
      </w:r>
    </w:p>
  </w:comment>
  <w:comment w:id="31" w:author="Kyle Elliott, Dr" w:date="2025-07-25T15:18:00Z" w:initials="KE">
    <w:p w14:paraId="1DE399FC" w14:textId="77777777" w:rsidR="006F4625" w:rsidRDefault="006F4625" w:rsidP="006F4625">
      <w:pPr>
        <w:pStyle w:val="CommentText"/>
      </w:pPr>
      <w:r>
        <w:rPr>
          <w:rStyle w:val="CommentReference"/>
        </w:rPr>
        <w:annotationRef/>
      </w:r>
      <w:r>
        <w:t>Isn’t night also a photoperiod and therefore longer in winter? Why not just say “short days”, easier to understand.</w:t>
      </w:r>
    </w:p>
  </w:comment>
  <w:comment w:id="42" w:author="Kyle Elliott, Dr" w:date="2025-07-25T15:23:00Z" w:initials="KE">
    <w:p w14:paraId="606D3832" w14:textId="77777777" w:rsidR="00291572" w:rsidRDefault="00291572" w:rsidP="00291572">
      <w:pPr>
        <w:pStyle w:val="CommentText"/>
      </w:pPr>
      <w:r>
        <w:rPr>
          <w:rStyle w:val="CommentReference"/>
        </w:rPr>
        <w:annotationRef/>
      </w:r>
      <w:r>
        <w:t>Aren’t roosting strategies and nighttime fasting examples of behavioural flexibility? I rewrote.</w:t>
      </w:r>
    </w:p>
  </w:comment>
  <w:comment w:id="48" w:author="Kyle Elliott, Dr" w:date="2025-07-25T15:25:00Z" w:initials="KE">
    <w:p w14:paraId="3BCFD500" w14:textId="77777777" w:rsidR="00291572" w:rsidRDefault="00291572" w:rsidP="00291572">
      <w:pPr>
        <w:pStyle w:val="CommentText"/>
      </w:pPr>
      <w:r>
        <w:rPr>
          <w:rStyle w:val="CommentReference"/>
        </w:rPr>
        <w:annotationRef/>
      </w:r>
      <w:r>
        <w:t>The “While” sets this up as a contrast, yet I think you are just saying they have the same issues. I tweaked a bit.</w:t>
      </w:r>
    </w:p>
  </w:comment>
  <w:comment w:id="74" w:author="Kyle Elliott, Dr" w:date="2025-07-25T15:19:00Z" w:initials="KE">
    <w:p w14:paraId="2792CB24" w14:textId="0BE9E66B" w:rsidR="006F4625" w:rsidRDefault="006F4625" w:rsidP="006F4625">
      <w:pPr>
        <w:pStyle w:val="CommentText"/>
      </w:pPr>
      <w:r>
        <w:rPr>
          <w:rStyle w:val="CommentReference"/>
        </w:rPr>
        <w:annotationRef/>
      </w:r>
      <w:r>
        <w:t>This is a little colloquial for an academic work. I suggest telling us what is “more” or just deleting “and more”. Sure, there’s always more!</w:t>
      </w:r>
    </w:p>
  </w:comment>
  <w:comment w:id="78" w:author="Kyle Elliott, Dr" w:date="2025-07-25T15:29:00Z" w:initials="KE">
    <w:p w14:paraId="2D8756A4" w14:textId="77777777" w:rsidR="00291572" w:rsidRDefault="00291572" w:rsidP="00291572">
      <w:pPr>
        <w:pStyle w:val="CommentText"/>
      </w:pPr>
      <w:r>
        <w:rPr>
          <w:rStyle w:val="CommentReference"/>
        </w:rPr>
        <w:annotationRef/>
      </w:r>
      <w:r>
        <w:t>You don’t look at among-species differences, so I deleted to keep it focussed.</w:t>
      </w:r>
    </w:p>
  </w:comment>
  <w:comment w:id="94" w:author="Kyle Elliott, Dr" w:date="2025-07-25T15:33:00Z" w:initials="KE">
    <w:p w14:paraId="5C936D71" w14:textId="77777777" w:rsidR="006861AD" w:rsidRDefault="006861AD" w:rsidP="006861AD">
      <w:pPr>
        <w:pStyle w:val="CommentText"/>
      </w:pPr>
      <w:r>
        <w:rPr>
          <w:rStyle w:val="CommentReference"/>
        </w:rPr>
        <w:annotationRef/>
      </w:r>
      <w:r>
        <w:t>You can almost always deleted “We found that…”</w:t>
      </w:r>
    </w:p>
  </w:comment>
  <w:comment w:id="107" w:author="Kyle Elliott, Dr" w:date="2025-07-25T15:42:00Z" w:initials="KE">
    <w:p w14:paraId="0B0DB3AB" w14:textId="77777777" w:rsidR="006861AD" w:rsidRDefault="006861AD" w:rsidP="006861AD">
      <w:pPr>
        <w:pStyle w:val="CommentText"/>
      </w:pPr>
      <w:r>
        <w:rPr>
          <w:rStyle w:val="CommentReference"/>
        </w:rPr>
        <w:annotationRef/>
      </w:r>
      <w:r>
        <w:t>What features? That could be important.</w:t>
      </w:r>
    </w:p>
  </w:comment>
  <w:comment w:id="132" w:author="Kyle Elliott, Dr" w:date="2025-07-25T15:52:00Z" w:initials="KE">
    <w:p w14:paraId="257569E8" w14:textId="77777777" w:rsidR="00D26413" w:rsidRDefault="00D26413" w:rsidP="00D26413">
      <w:pPr>
        <w:pStyle w:val="CommentText"/>
      </w:pPr>
      <w:r>
        <w:rPr>
          <w:rStyle w:val="CommentReference"/>
        </w:rPr>
        <w:annotationRef/>
      </w:r>
      <w:r>
        <w:t>“pulling data from” is a bit colloquial. I rewrote.</w:t>
      </w:r>
    </w:p>
  </w:comment>
  <w:comment w:id="133" w:author="Kyle Elliott, Dr" w:date="2025-07-25T15:52:00Z" w:initials="KE">
    <w:p w14:paraId="03DFEABA" w14:textId="77777777" w:rsidR="00D26413" w:rsidRDefault="00D26413" w:rsidP="00D26413">
      <w:pPr>
        <w:pStyle w:val="CommentText"/>
      </w:pPr>
      <w:r>
        <w:rPr>
          <w:rStyle w:val="CommentReference"/>
        </w:rPr>
        <w:annotationRef/>
      </w:r>
      <w:r>
        <w:t>Always be precise!</w:t>
      </w:r>
    </w:p>
  </w:comment>
  <w:comment w:id="181" w:author="Kyle Elliott, Dr" w:date="2025-07-25T15:56:00Z" w:initials="KE">
    <w:p w14:paraId="26D77A91" w14:textId="77777777" w:rsidR="00310FB7" w:rsidRDefault="00310FB7" w:rsidP="00310FB7">
      <w:pPr>
        <w:pStyle w:val="CommentText"/>
      </w:pPr>
      <w:r>
        <w:rPr>
          <w:rStyle w:val="CommentReference"/>
        </w:rPr>
        <w:annotationRef/>
      </w:r>
      <w:r>
        <w:t>I’m not sure I have this right, but a sentence like this would be helpful for the reader to interpret what the results mean.</w:t>
      </w:r>
    </w:p>
  </w:comment>
  <w:comment w:id="200" w:author="Kyle Elliott, Dr" w:date="2025-07-25T15:57:00Z" w:initials="KE">
    <w:p w14:paraId="06C2D4BE" w14:textId="77777777" w:rsidR="00310FB7" w:rsidRDefault="00310FB7" w:rsidP="00310FB7">
      <w:pPr>
        <w:pStyle w:val="CommentText"/>
      </w:pPr>
      <w:r>
        <w:rPr>
          <w:rStyle w:val="CommentReference"/>
        </w:rPr>
        <w:annotationRef/>
      </w:r>
      <w:r>
        <w:t>I will let you edit this, I’m sure you’re better than me. ☺️.</w:t>
      </w:r>
    </w:p>
  </w:comment>
  <w:comment w:id="215" w:author="Anne-Marie Cousineau" w:date="2025-07-14T14:11:00Z" w:initials="AMC">
    <w:p w14:paraId="4E64362B" w14:textId="21248443" w:rsidR="00720952" w:rsidRDefault="00720952" w:rsidP="00720952">
      <w:r>
        <w:rPr>
          <w:rStyle w:val="CommentReference"/>
        </w:rPr>
        <w:annotationRef/>
      </w:r>
      <w:r>
        <w:rPr>
          <w:sz w:val="20"/>
          <w:szCs w:val="20"/>
        </w:rPr>
        <w:t xml:space="preserve">I think you can mention that currently there is a wave of funding/support for urban greening under ‘Nature-based Solutions’ with an interest in understanding the linkages between greening for social AND ecological benefits. </w:t>
      </w:r>
    </w:p>
  </w:comment>
  <w:comment w:id="216" w:author="Anne-Marie Cousineau" w:date="2025-07-21T11:03:00Z" w:initials="AMC">
    <w:p w14:paraId="6D670EA2" w14:textId="77777777" w:rsidR="00564212" w:rsidRDefault="00564212" w:rsidP="00564212">
      <w:r>
        <w:rPr>
          <w:rStyle w:val="CommentReference"/>
        </w:rPr>
        <w:annotationRef/>
      </w:r>
      <w:r>
        <w:rPr>
          <w:sz w:val="20"/>
          <w:szCs w:val="20"/>
        </w:rPr>
        <w:t>Link up introduction.</w:t>
      </w:r>
    </w:p>
  </w:comment>
  <w:comment w:id="224" w:author="Kyle Elliott, Dr" w:date="2025-07-25T15:59:00Z" w:initials="KE">
    <w:p w14:paraId="3F8FF5EB" w14:textId="77777777" w:rsidR="00310FB7" w:rsidRDefault="00310FB7" w:rsidP="00310FB7">
      <w:pPr>
        <w:pStyle w:val="CommentText"/>
      </w:pPr>
      <w:r>
        <w:rPr>
          <w:rStyle w:val="CommentReference"/>
        </w:rPr>
        <w:annotationRef/>
      </w:r>
      <w:r>
        <w:t>Provide some references here, even if they’re just the ones in the next sentences.</w:t>
      </w:r>
    </w:p>
  </w:comment>
  <w:comment w:id="226" w:author="Kyle Elliott, Dr" w:date="2025-07-25T16:00:00Z" w:initials="KE">
    <w:p w14:paraId="35EC0B99" w14:textId="77777777" w:rsidR="00310FB7" w:rsidRDefault="00310FB7" w:rsidP="00310FB7">
      <w:pPr>
        <w:pStyle w:val="CommentText"/>
      </w:pPr>
      <w:r>
        <w:rPr>
          <w:rStyle w:val="CommentReference"/>
        </w:rPr>
        <w:annotationRef/>
      </w:r>
      <w:r>
        <w:t>Be specific. Not “it” or “they”. Tell us what you are referring to.</w:t>
      </w:r>
    </w:p>
  </w:comment>
  <w:comment w:id="236" w:author="Kyle Elliott, Dr" w:date="2025-07-25T16:04:00Z" w:initials="KE">
    <w:p w14:paraId="194A82BB" w14:textId="77777777" w:rsidR="0092764C" w:rsidRDefault="0092764C" w:rsidP="0092764C">
      <w:pPr>
        <w:pStyle w:val="CommentText"/>
      </w:pPr>
      <w:r>
        <w:rPr>
          <w:rStyle w:val="CommentReference"/>
        </w:rPr>
        <w:annotationRef/>
      </w:r>
      <w:r>
        <w:t>The biggest complaints I hear about urban green spaces are: allergies, pests (rats) and insecurity (unlit areas). Maybe you could briefly mention some downsides or at least acknowledge that some people view UGS as negative?</w:t>
      </w:r>
    </w:p>
  </w:comment>
  <w:comment w:id="237" w:author="Frei,Barbara (elle | she, her) (ECCC)" w:date="2025-06-26T06:04:00Z" w:initials="BF">
    <w:p w14:paraId="181AD897" w14:textId="743CB766" w:rsidR="00CB55D3" w:rsidRDefault="00CB55D3" w:rsidP="00CB55D3">
      <w:pPr>
        <w:pStyle w:val="CommentText"/>
      </w:pPr>
      <w:r>
        <w:rPr>
          <w:rStyle w:val="CommentReference"/>
        </w:rPr>
        <w:annotationRef/>
      </w:r>
      <w:r>
        <w:t xml:space="preserve">I would also say that in Canada our areas with the most human modification (urban and agricultural) are occurring in our most biodiverse areas, in those ecosystems that are the rarest, and along major migratory pathways. </w:t>
      </w:r>
      <w:hyperlink r:id="rId1" w:history="1">
        <w:r w:rsidRPr="0099787C">
          <w:rPr>
            <w:rStyle w:val="Hyperlink"/>
          </w:rPr>
          <w:t>https://link.springer.com/article/10.1007/s10531-020-02038-x</w:t>
        </w:r>
      </w:hyperlink>
    </w:p>
  </w:comment>
  <w:comment w:id="238" w:author="Frei,Barbara (elle | she, her) (ECCC)" w:date="2025-06-26T06:07:00Z" w:initials="BF">
    <w:p w14:paraId="58F3D446" w14:textId="77777777" w:rsidR="00CB55D3" w:rsidRDefault="00CB55D3" w:rsidP="00CB55D3">
      <w:pPr>
        <w:pStyle w:val="CommentText"/>
      </w:pPr>
      <w:r>
        <w:rPr>
          <w:rStyle w:val="CommentReference"/>
        </w:rPr>
        <w:annotationRef/>
      </w:r>
      <w:hyperlink r:id="rId2" w:history="1">
        <w:r w:rsidRPr="005B4234">
          <w:rPr>
            <w:rStyle w:val="Hyperlink"/>
          </w:rPr>
          <w:t>https://conbio.onlinelibrary.wiley.com/doi/full/10.1111/j.1523-1739.2005.00274.x</w:t>
        </w:r>
      </w:hyperlink>
    </w:p>
  </w:comment>
  <w:comment w:id="273" w:author="Kyle Elliott, Dr" w:date="2025-07-25T16:15:00Z" w:initials="KE">
    <w:p w14:paraId="6EB9AFE1" w14:textId="77777777" w:rsidR="004A72CD" w:rsidRDefault="004A72CD" w:rsidP="004A72CD">
      <w:pPr>
        <w:pStyle w:val="CommentText"/>
      </w:pPr>
      <w:r>
        <w:rPr>
          <w:rStyle w:val="CommentReference"/>
        </w:rPr>
        <w:annotationRef/>
      </w:r>
      <w:r>
        <w:t>Not to worry about here, but I do wonder about these numbers. Trees die so sometimes when 180,000 are planted, 200,000 die so it’s not actually a benefit.</w:t>
      </w:r>
    </w:p>
  </w:comment>
  <w:comment w:id="286" w:author="Kyle Elliott, Dr" w:date="2025-07-25T16:17:00Z" w:initials="KE">
    <w:p w14:paraId="51D8FC3E" w14:textId="77777777" w:rsidR="004A72CD" w:rsidRDefault="004A72CD" w:rsidP="004A72CD">
      <w:pPr>
        <w:pStyle w:val="CommentText"/>
      </w:pPr>
      <w:r>
        <w:rPr>
          <w:rStyle w:val="CommentReference"/>
        </w:rPr>
        <w:annotationRef/>
      </w:r>
      <w:r>
        <w:t>Please add a paragraph that give us an overview of the Lit Rev: what will be covered, how it is broken up, the big picture.</w:t>
      </w:r>
    </w:p>
  </w:comment>
  <w:comment w:id="288" w:author="Kyle Elliott, Dr" w:date="2025-06-17T18:38:00Z" w:initials="KE">
    <w:p w14:paraId="3B921A78" w14:textId="49AB89E9" w:rsidR="00165202" w:rsidRDefault="00165202" w:rsidP="00165202">
      <w:pPr>
        <w:pStyle w:val="CommentText"/>
      </w:pPr>
      <w:r>
        <w:rPr>
          <w:rStyle w:val="CommentReference"/>
        </w:rPr>
        <w:annotationRef/>
      </w:r>
      <w:r>
        <w:t xml:space="preserve">Try to be precise. What changes? I changed to “urban development”. </w:t>
      </w:r>
    </w:p>
  </w:comment>
  <w:comment w:id="302" w:author="Kyle Elliott, Dr" w:date="2025-06-17T18:40:00Z" w:initials="KE">
    <w:p w14:paraId="79C15DCE" w14:textId="14F93097" w:rsidR="00165202" w:rsidRDefault="00165202" w:rsidP="00165202">
      <w:pPr>
        <w:pStyle w:val="CommentText"/>
      </w:pPr>
      <w:r>
        <w:rPr>
          <w:rStyle w:val="CommentReference"/>
        </w:rPr>
        <w:annotationRef/>
      </w:r>
      <w:r>
        <w:t xml:space="preserve">I can imagine counter-examples. Perhaps tell us where this happens. </w:t>
      </w:r>
    </w:p>
  </w:comment>
  <w:comment w:id="303" w:author="Kyle Elliott, Dr" w:date="2025-06-17T18:42:00Z" w:initials="KE">
    <w:p w14:paraId="7681D7D6" w14:textId="77777777" w:rsidR="000C3FBA" w:rsidRDefault="000C3FBA" w:rsidP="000C3FBA">
      <w:pPr>
        <w:pStyle w:val="CommentText"/>
      </w:pPr>
      <w:r>
        <w:rPr>
          <w:rStyle w:val="CommentReference"/>
        </w:rPr>
        <w:annotationRef/>
      </w:r>
      <w:r>
        <w:t xml:space="preserve">(You treat this as a generality, when it is a result from one place and time). </w:t>
      </w:r>
    </w:p>
  </w:comment>
  <w:comment w:id="306" w:author="Frei,Barbara (elle | she, her) (ECCC)" w:date="2025-06-25T15:04:00Z" w:initials="BF">
    <w:p w14:paraId="021D87C8" w14:textId="77777777" w:rsidR="00525A42" w:rsidRDefault="00525A42" w:rsidP="00525A42">
      <w:pPr>
        <w:pStyle w:val="CommentText"/>
      </w:pPr>
      <w:r>
        <w:rPr>
          <w:rStyle w:val="CommentReference"/>
        </w:rPr>
        <w:annotationRef/>
      </w:r>
      <w:r>
        <w:t xml:space="preserve">How so? </w:t>
      </w:r>
    </w:p>
  </w:comment>
  <w:comment w:id="309" w:author="Kyle Elliott, Dr" w:date="2025-06-17T18:43:00Z" w:initials="KE">
    <w:p w14:paraId="15DB74F0" w14:textId="67F678DE" w:rsidR="000C3FBA" w:rsidRDefault="000C3FBA" w:rsidP="000C3FBA">
      <w:pPr>
        <w:pStyle w:val="CommentText"/>
      </w:pPr>
      <w:r>
        <w:rPr>
          <w:rStyle w:val="CommentReference"/>
        </w:rPr>
        <w:annotationRef/>
      </w:r>
      <w:r>
        <w:t>Again you might give us a bit of context of what these studies are about. (where, etc.)</w:t>
      </w:r>
    </w:p>
  </w:comment>
  <w:comment w:id="324" w:author="Kyle Elliott, Dr" w:date="2025-07-25T16:25:00Z" w:initials="KE">
    <w:p w14:paraId="7ED5AE50" w14:textId="77777777" w:rsidR="009616A1" w:rsidRDefault="009616A1" w:rsidP="009616A1">
      <w:pPr>
        <w:pStyle w:val="CommentText"/>
      </w:pPr>
      <w:r>
        <w:rPr>
          <w:rStyle w:val="CommentReference"/>
        </w:rPr>
        <w:annotationRef/>
      </w:r>
      <w:r>
        <w:t>Just adding this here to so the reader can expect to have both types of pollution covered.</w:t>
      </w:r>
    </w:p>
  </w:comment>
  <w:comment w:id="327" w:author="Kyle Elliott, Dr" w:date="2025-06-17T18:46:00Z" w:initials="KE">
    <w:p w14:paraId="32E8D86F" w14:textId="4FDABC58" w:rsidR="000C3FBA" w:rsidRDefault="000C3FBA" w:rsidP="000C3FBA">
      <w:pPr>
        <w:pStyle w:val="CommentText"/>
      </w:pPr>
      <w:r>
        <w:rPr>
          <w:rStyle w:val="CommentReference"/>
        </w:rPr>
        <w:annotationRef/>
      </w:r>
      <w:r>
        <w:t>Many organics are in higher levels in agricultural areas due to being used as pesticides. Perhaps be more specific. I think brominated flame retardants might be one example?</w:t>
      </w:r>
    </w:p>
  </w:comment>
  <w:comment w:id="328" w:author="Kyle Elliott, Dr" w:date="2025-06-17T18:44:00Z" w:initials="KE">
    <w:p w14:paraId="27F2E1A2" w14:textId="055CF455" w:rsidR="000C3FBA" w:rsidRDefault="000C3FBA" w:rsidP="000C3FBA">
      <w:pPr>
        <w:pStyle w:val="CommentText"/>
      </w:pPr>
      <w:r>
        <w:rPr>
          <w:rStyle w:val="CommentReference"/>
        </w:rPr>
        <w:annotationRef/>
      </w:r>
      <w:r>
        <w:t>A cooper’s hawk feeding in suburban Vancouver held the record highest brominated flame retardant levels:</w:t>
      </w:r>
    </w:p>
    <w:p w14:paraId="2BC6B994" w14:textId="77777777" w:rsidR="000C3FBA" w:rsidRDefault="000C3FBA" w:rsidP="000C3FBA">
      <w:pPr>
        <w:pStyle w:val="CommentText"/>
      </w:pPr>
    </w:p>
    <w:p w14:paraId="27C0FFA6" w14:textId="77777777" w:rsidR="000C3FBA" w:rsidRDefault="000C3FBA" w:rsidP="000C3FBA">
      <w:pPr>
        <w:pStyle w:val="CommentText"/>
      </w:pPr>
      <w:r>
        <w:rPr>
          <w:color w:val="222222"/>
          <w:highlight w:val="white"/>
        </w:rPr>
        <w:t>Elliott, J.E., Brogan, J., Lee, S.L., Drouillard, K.G. and Elliott, K.H., 2015. PBDEs and other POPs in urban birds of prey partly explained by trophic level and carbon source. </w:t>
      </w:r>
      <w:r>
        <w:rPr>
          <w:i/>
          <w:iCs/>
          <w:color w:val="222222"/>
          <w:highlight w:val="white"/>
        </w:rPr>
        <w:t>Science of the Total Environment</w:t>
      </w:r>
      <w:r>
        <w:rPr>
          <w:color w:val="222222"/>
          <w:highlight w:val="white"/>
        </w:rPr>
        <w:t>, </w:t>
      </w:r>
      <w:r>
        <w:rPr>
          <w:i/>
          <w:iCs/>
          <w:color w:val="222222"/>
          <w:highlight w:val="white"/>
        </w:rPr>
        <w:t>524</w:t>
      </w:r>
      <w:r>
        <w:rPr>
          <w:color w:val="222222"/>
          <w:highlight w:val="white"/>
        </w:rPr>
        <w:t>, pp.157-165.</w:t>
      </w:r>
      <w:r>
        <w:t xml:space="preserve"> </w:t>
      </w:r>
    </w:p>
  </w:comment>
  <w:comment w:id="331" w:author="Kyle Elliott, Dr" w:date="2025-07-25T16:23:00Z" w:initials="KE">
    <w:p w14:paraId="7A3D63CF" w14:textId="77777777" w:rsidR="009616A1" w:rsidRDefault="009616A1" w:rsidP="009616A1">
      <w:pPr>
        <w:pStyle w:val="CommentText"/>
      </w:pPr>
      <w:r>
        <w:rPr>
          <w:rStyle w:val="CommentReference"/>
        </w:rPr>
        <w:annotationRef/>
      </w:r>
      <w:r>
        <w:t xml:space="preserve">Melanie wrote a review on this: </w:t>
      </w:r>
      <w:r>
        <w:rPr>
          <w:color w:val="222222"/>
          <w:highlight w:val="white"/>
        </w:rPr>
        <w:t>Guigueno, M.F. and Fernie, K.J., 2017. Birds and flame retardants: A review of the toxic effects on birds of historical and novel flame retardants. </w:t>
      </w:r>
      <w:r>
        <w:rPr>
          <w:i/>
          <w:iCs/>
          <w:color w:val="222222"/>
          <w:highlight w:val="white"/>
        </w:rPr>
        <w:t>Environmental research</w:t>
      </w:r>
      <w:r>
        <w:rPr>
          <w:color w:val="222222"/>
          <w:highlight w:val="white"/>
        </w:rPr>
        <w:t>, </w:t>
      </w:r>
      <w:r>
        <w:rPr>
          <w:i/>
          <w:iCs/>
          <w:color w:val="222222"/>
          <w:highlight w:val="white"/>
        </w:rPr>
        <w:t>154</w:t>
      </w:r>
      <w:r>
        <w:rPr>
          <w:color w:val="222222"/>
          <w:highlight w:val="white"/>
        </w:rPr>
        <w:t>, pp.398-424.</w:t>
      </w:r>
      <w:r>
        <w:t xml:space="preserve"> </w:t>
      </w:r>
    </w:p>
  </w:comment>
  <w:comment w:id="343" w:author="Kyle Elliott, Dr" w:date="2025-06-17T18:47:00Z" w:initials="KE">
    <w:p w14:paraId="756B82FE" w14:textId="398A0112" w:rsidR="000C3FBA" w:rsidRDefault="000C3FBA" w:rsidP="000C3FBA">
      <w:pPr>
        <w:pStyle w:val="CommentText"/>
      </w:pPr>
      <w:r>
        <w:rPr>
          <w:rStyle w:val="CommentReference"/>
        </w:rPr>
        <w:annotationRef/>
      </w:r>
      <w:r>
        <w:t>Rather than saying “Einstein et al. found this…” I suggest stating the discovery and then putting the reference in parentheses at the end. It’s less wordy.</w:t>
      </w:r>
    </w:p>
  </w:comment>
  <w:comment w:id="347" w:author="Kyle Elliott, Dr" w:date="2025-06-17T18:47:00Z" w:initials="KE">
    <w:p w14:paraId="170DB402" w14:textId="77777777" w:rsidR="000C3FBA" w:rsidRDefault="000C3FBA" w:rsidP="000C3FBA">
      <w:pPr>
        <w:pStyle w:val="CommentText"/>
      </w:pPr>
      <w:r>
        <w:rPr>
          <w:rStyle w:val="CommentReference"/>
        </w:rPr>
        <w:annotationRef/>
      </w:r>
      <w:r>
        <w:t>One page is long for a paragraph. Break it up.</w:t>
      </w:r>
    </w:p>
  </w:comment>
  <w:comment w:id="352" w:author="Kyle Elliott, Dr" w:date="2025-06-17T18:49:00Z" w:initials="KE">
    <w:p w14:paraId="666A147F" w14:textId="77777777" w:rsidR="000C3FBA" w:rsidRDefault="000C3FBA" w:rsidP="000C3FBA">
      <w:pPr>
        <w:pStyle w:val="CommentText"/>
      </w:pPr>
      <w:r>
        <w:rPr>
          <w:rStyle w:val="CommentReference"/>
        </w:rPr>
        <w:annotationRef/>
      </w:r>
      <w:r>
        <w:t>Either use common or latin names consistently.</w:t>
      </w:r>
    </w:p>
  </w:comment>
  <w:comment w:id="351" w:author="Frei,Barbara (elle | she, her) (ECCC)" w:date="2025-06-25T15:06:00Z" w:initials="BF">
    <w:p w14:paraId="1E6172F0" w14:textId="77777777" w:rsidR="00525A42" w:rsidRDefault="00525A42" w:rsidP="00525A42">
      <w:pPr>
        <w:pStyle w:val="CommentText"/>
      </w:pPr>
      <w:r>
        <w:rPr>
          <w:rStyle w:val="CommentReference"/>
        </w:rPr>
        <w:annotationRef/>
      </w:r>
      <w:r>
        <w:t xml:space="preserve">Why? Did the authors hypothesize why this was? More disturbance, more predation, etc.? </w:t>
      </w:r>
    </w:p>
  </w:comment>
  <w:comment w:id="364" w:author="Frei,Barbara (elle | she, her) (ECCC)" w:date="2025-06-25T15:07:00Z" w:initials="BF">
    <w:p w14:paraId="2D87C0D9" w14:textId="77777777" w:rsidR="007D754B" w:rsidRDefault="007D754B" w:rsidP="007D754B">
      <w:pPr>
        <w:pStyle w:val="CommentText"/>
      </w:pPr>
      <w:r>
        <w:rPr>
          <w:rStyle w:val="CommentReference"/>
        </w:rPr>
        <w:annotationRef/>
      </w:r>
      <w:r>
        <w:t>Why did they speculate this would happen? I assume it was related towards movement? Can you give an example of the type of habitat they described as ‘low-intensity’</w:t>
      </w:r>
    </w:p>
  </w:comment>
  <w:comment w:id="375" w:author="Kyle Elliott, Dr" w:date="2025-06-17T18:49:00Z" w:initials="KE">
    <w:p w14:paraId="60C99AD3" w14:textId="1E91BCEE" w:rsidR="000C3FBA" w:rsidRDefault="000C3FBA" w:rsidP="000C3FBA">
      <w:pPr>
        <w:pStyle w:val="CommentText"/>
      </w:pPr>
      <w:r>
        <w:rPr>
          <w:rStyle w:val="CommentReference"/>
        </w:rPr>
        <w:annotationRef/>
      </w:r>
      <w:r>
        <w:t xml:space="preserve">Either capitalize both names “Song Sparrow” or neither “song sparrow”. </w:t>
      </w:r>
    </w:p>
    <w:p w14:paraId="31458445" w14:textId="77777777" w:rsidR="000C3FBA" w:rsidRDefault="000C3FBA" w:rsidP="000C3FBA">
      <w:pPr>
        <w:pStyle w:val="CommentText"/>
      </w:pPr>
    </w:p>
    <w:p w14:paraId="4A6FBE0B" w14:textId="77777777" w:rsidR="000C3FBA" w:rsidRDefault="000C3FBA" w:rsidP="000C3FBA">
      <w:pPr>
        <w:pStyle w:val="CommentText"/>
      </w:pPr>
      <w:r>
        <w:t>Add Latin name.</w:t>
      </w:r>
    </w:p>
  </w:comment>
  <w:comment w:id="376" w:author="Frei,Barbara (elle | she, her) (ECCC)" w:date="2025-06-25T15:08:00Z" w:initials="BF">
    <w:p w14:paraId="5F2C0841" w14:textId="77777777" w:rsidR="007D754B" w:rsidRDefault="007D754B" w:rsidP="007D754B">
      <w:pPr>
        <w:pStyle w:val="CommentText"/>
      </w:pPr>
      <w:r>
        <w:rPr>
          <w:rStyle w:val="CommentReference"/>
        </w:rPr>
        <w:annotationRef/>
      </w:r>
      <w:r>
        <w:t>This! Fix throughout the paper</w:t>
      </w:r>
    </w:p>
  </w:comment>
  <w:comment w:id="388" w:author="Kyle Elliott, Dr" w:date="2025-06-17T18:51:00Z" w:initials="KE">
    <w:p w14:paraId="5DC876CA" w14:textId="280A6FB8" w:rsidR="00876481" w:rsidRDefault="00876481" w:rsidP="00876481">
      <w:pPr>
        <w:pStyle w:val="CommentText"/>
      </w:pPr>
      <w:r>
        <w:rPr>
          <w:rStyle w:val="CommentReference"/>
        </w:rPr>
        <w:annotationRef/>
      </w:r>
      <w:r>
        <w:t xml:space="preserve">A decade ago, there was a lot of work on land sparing vs. land sharing which I think is an interesting lens for urban development decisions. (Originally used for agriculture where maybe it’s less useful). </w:t>
      </w:r>
    </w:p>
    <w:p w14:paraId="6E82157F" w14:textId="77777777" w:rsidR="00876481" w:rsidRDefault="00876481" w:rsidP="00876481">
      <w:pPr>
        <w:pStyle w:val="CommentText"/>
      </w:pPr>
    </w:p>
    <w:p w14:paraId="6FE91DBE" w14:textId="77777777" w:rsidR="00876481" w:rsidRDefault="00876481" w:rsidP="00876481">
      <w:pPr>
        <w:pStyle w:val="CommentText"/>
      </w:pPr>
      <w:r>
        <w:rPr>
          <w:color w:val="222222"/>
          <w:highlight w:val="white"/>
        </w:rPr>
        <w:t>Ibáñez-Álamo, J.D., Morelli, F., Benedetti, Y., Rubio, E., Jokimäki, J., Pérez-Contreras, T., Sprau, P., Suhonen, J., Tryjanowski, P., Kaisanlahti-Jokimäki, M.L. and Møller, A.P., 2020. Biodiversity within the city: Effects of land sharing and land sparing urban development on avian diversity. </w:t>
      </w:r>
      <w:r>
        <w:rPr>
          <w:i/>
          <w:iCs/>
          <w:color w:val="222222"/>
          <w:highlight w:val="white"/>
        </w:rPr>
        <w:t>Science of the Total Environment</w:t>
      </w:r>
      <w:r>
        <w:rPr>
          <w:color w:val="222222"/>
          <w:highlight w:val="white"/>
        </w:rPr>
        <w:t>, </w:t>
      </w:r>
      <w:r>
        <w:rPr>
          <w:i/>
          <w:iCs/>
          <w:color w:val="222222"/>
          <w:highlight w:val="white"/>
        </w:rPr>
        <w:t>707</w:t>
      </w:r>
      <w:r>
        <w:rPr>
          <w:color w:val="222222"/>
          <w:highlight w:val="white"/>
        </w:rPr>
        <w:t>, p.135477.</w:t>
      </w:r>
      <w:r>
        <w:t xml:space="preserve"> </w:t>
      </w:r>
    </w:p>
  </w:comment>
  <w:comment w:id="389" w:author="Frei,Barbara (elle | she, her) (ECCC)" w:date="2025-06-25T15:12:00Z" w:initials="BF">
    <w:p w14:paraId="726326F6" w14:textId="77777777" w:rsidR="007D754B" w:rsidRDefault="007D754B" w:rsidP="007D754B">
      <w:pPr>
        <w:pStyle w:val="CommentText"/>
      </w:pPr>
      <w:r>
        <w:rPr>
          <w:rStyle w:val="CommentReference"/>
        </w:rPr>
        <w:annotationRef/>
      </w:r>
      <w:r>
        <w:t xml:space="preserve">Yup I love this suggestion. Also LSP vs LSH also has important green equity implications that goes along well with the idea that NOCA are a charismatic and important spp for people to connect with. </w:t>
      </w:r>
    </w:p>
  </w:comment>
  <w:comment w:id="390" w:author="Kyle Elliott, Dr" w:date="2025-06-17T18:53:00Z" w:initials="KE">
    <w:p w14:paraId="647681B2" w14:textId="448E5877" w:rsidR="00876481" w:rsidRDefault="00876481" w:rsidP="00876481">
      <w:pPr>
        <w:pStyle w:val="CommentText"/>
      </w:pPr>
      <w:r>
        <w:rPr>
          <w:rStyle w:val="CommentReference"/>
        </w:rPr>
        <w:annotationRef/>
      </w:r>
      <w:r>
        <w:t xml:space="preserve">I think a picture’s worth 1000 words. What about an image of Montreal where you highlight key parks and urban areas. Not specific to cardinals or your project, just a broader context of how birds might respond to urbanization in the Montreal area? </w:t>
      </w:r>
    </w:p>
    <w:p w14:paraId="315A7B1B" w14:textId="77777777" w:rsidR="00876481" w:rsidRDefault="00876481" w:rsidP="00876481">
      <w:pPr>
        <w:pStyle w:val="CommentText"/>
      </w:pPr>
    </w:p>
    <w:p w14:paraId="35A993CD" w14:textId="77777777" w:rsidR="00876481" w:rsidRDefault="00876481" w:rsidP="00876481">
      <w:pPr>
        <w:pStyle w:val="CommentText"/>
      </w:pPr>
      <w:r>
        <w:t>Or change over time?</w:t>
      </w:r>
    </w:p>
  </w:comment>
  <w:comment w:id="391" w:author="Kyle Elliott, Dr" w:date="2025-06-17T18:54:00Z" w:initials="KE">
    <w:p w14:paraId="195FF216" w14:textId="77777777" w:rsidR="00876481" w:rsidRDefault="00876481" w:rsidP="00876481">
      <w:pPr>
        <w:pStyle w:val="CommentText"/>
      </w:pPr>
      <w:r>
        <w:rPr>
          <w:rStyle w:val="CommentReference"/>
        </w:rPr>
        <w:annotationRef/>
      </w:r>
      <w:r>
        <w:t xml:space="preserve">Somehting like Fig 4 here? Maybe you could find something similar online, or just modify it, reference it, and include it? </w:t>
      </w:r>
    </w:p>
    <w:p w14:paraId="10D6EF51" w14:textId="77777777" w:rsidR="00876481" w:rsidRDefault="00876481" w:rsidP="00876481">
      <w:pPr>
        <w:pStyle w:val="CommentText"/>
      </w:pPr>
    </w:p>
    <w:p w14:paraId="2146C89E" w14:textId="77777777" w:rsidR="00876481" w:rsidRDefault="00876481" w:rsidP="00876481">
      <w:pPr>
        <w:pStyle w:val="CommentText"/>
      </w:pPr>
      <w:r>
        <w:t>chrome-extension://efaidnbmnnnibpcajpcglclefindmkaj/https://ocpm.qc.ca/sites/default/files/pdf/P85/5.8.3_2015_accelerated_urban_sprawl_in_montreal_quebec_city_and_zurich_1951-2011.pdf</w:t>
      </w:r>
    </w:p>
  </w:comment>
  <w:comment w:id="392" w:author="Kyle Elliott, Dr" w:date="2025-06-17T18:56:00Z" w:initials="KE">
    <w:p w14:paraId="54A3B883" w14:textId="77777777" w:rsidR="00876481" w:rsidRDefault="00876481" w:rsidP="00876481">
      <w:pPr>
        <w:pStyle w:val="CommentText"/>
      </w:pPr>
      <w:r>
        <w:rPr>
          <w:rStyle w:val="CommentReference"/>
        </w:rPr>
        <w:annotationRef/>
      </w:r>
      <w:r>
        <w:t>(I often see that approach in theses, here’s what the Internet says): A 2012 Supreme Court ruling in Canada (Alberta v. Access Copyright) expanded fair dealing for educational use, including in theses. You’d need to:</w:t>
      </w:r>
    </w:p>
    <w:p w14:paraId="27EA4BF0" w14:textId="77777777" w:rsidR="00876481" w:rsidRDefault="00876481" w:rsidP="00876481">
      <w:pPr>
        <w:pStyle w:val="CommentText"/>
        <w:numPr>
          <w:ilvl w:val="0"/>
          <w:numId w:val="7"/>
        </w:numPr>
      </w:pPr>
      <w:r>
        <w:t>Use only what is necessary (e.g., a single figure),</w:t>
      </w:r>
    </w:p>
    <w:p w14:paraId="62700190" w14:textId="77777777" w:rsidR="00876481" w:rsidRDefault="00876481" w:rsidP="00876481">
      <w:pPr>
        <w:pStyle w:val="CommentText"/>
        <w:numPr>
          <w:ilvl w:val="0"/>
          <w:numId w:val="7"/>
        </w:numPr>
      </w:pPr>
      <w:r>
        <w:t>Provide full credit,</w:t>
      </w:r>
    </w:p>
    <w:p w14:paraId="2DBAFA4F" w14:textId="77777777" w:rsidR="00876481" w:rsidRDefault="00876481" w:rsidP="00876481">
      <w:pPr>
        <w:pStyle w:val="CommentText"/>
        <w:numPr>
          <w:ilvl w:val="0"/>
          <w:numId w:val="7"/>
        </w:numPr>
        <w:ind w:left="360"/>
      </w:pPr>
      <w:r>
        <w:t xml:space="preserve">Ideally, include a caption like: </w:t>
      </w:r>
      <w:r>
        <w:rPr>
          <w:i/>
          <w:iCs/>
        </w:rPr>
        <w:t>“Reproduced under fair dealing for the purpose of research and education.”</w:t>
      </w:r>
    </w:p>
  </w:comment>
  <w:comment w:id="406" w:author="Kyle Elliott, Dr" w:date="2025-07-25T16:31:00Z" w:initials="KE">
    <w:p w14:paraId="6517E2A3" w14:textId="77777777" w:rsidR="009616A1" w:rsidRDefault="009616A1" w:rsidP="009616A1">
      <w:pPr>
        <w:pStyle w:val="CommentText"/>
      </w:pPr>
      <w:r>
        <w:rPr>
          <w:rStyle w:val="CommentReference"/>
        </w:rPr>
        <w:annotationRef/>
      </w:r>
      <w:r>
        <w:t>Don’t start a paragraph with “However”. Each paragraph should have a topic sentence, not connected to the previous.</w:t>
      </w:r>
    </w:p>
  </w:comment>
  <w:comment w:id="385" w:author="Frei,Barbara (elle | she, her) (ECCC)" w:date="2025-06-25T15:11:00Z" w:initials="BF">
    <w:p w14:paraId="387F40A8" w14:textId="74D6D159" w:rsidR="007D754B" w:rsidRDefault="007D754B" w:rsidP="007D754B">
      <w:pPr>
        <w:pStyle w:val="CommentText"/>
      </w:pPr>
      <w:r>
        <w:rPr>
          <w:rStyle w:val="CommentReference"/>
        </w:rPr>
        <w:annotationRef/>
      </w:r>
      <w:r>
        <w:t>How so? You tend to make vague statement which are likely very clear and obvisous in your mind but the reader needs a bit more information. What do you mean by this? By understanding how birds move through cities, the spaces they need, and which aspects of greening might help improve their survival/movement. Do we need just more green overall? Do we need larger patches of green? Important corridors between natural areas? Give more details, more examples</w:t>
      </w:r>
    </w:p>
  </w:comment>
  <w:comment w:id="460" w:author="Kyle Elliott, Dr" w:date="2025-06-17T18:57:00Z" w:initials="KE">
    <w:p w14:paraId="6737B908" w14:textId="7AD11AE5" w:rsidR="00876481" w:rsidRDefault="00876481" w:rsidP="00876481">
      <w:pPr>
        <w:pStyle w:val="CommentText"/>
      </w:pPr>
      <w:r>
        <w:rPr>
          <w:rStyle w:val="CommentReference"/>
        </w:rPr>
        <w:annotationRef/>
      </w:r>
      <w:r>
        <w:t>Latin names at first use.</w:t>
      </w:r>
    </w:p>
  </w:comment>
  <w:comment w:id="461" w:author="Kyle Elliott, Dr" w:date="2025-06-17T18:57:00Z" w:initials="KE">
    <w:p w14:paraId="4502008F" w14:textId="77777777" w:rsidR="00876481" w:rsidRDefault="00876481" w:rsidP="00876481">
      <w:pPr>
        <w:pStyle w:val="CommentText"/>
      </w:pPr>
      <w:r>
        <w:rPr>
          <w:rStyle w:val="CommentReference"/>
        </w:rPr>
        <w:annotationRef/>
      </w:r>
      <w:r>
        <w:t>And don’t acapitalize unless a proper noun!</w:t>
      </w:r>
    </w:p>
  </w:comment>
  <w:comment w:id="484" w:author="Kyle Elliott, Dr" w:date="2025-07-25T16:52:00Z" w:initials="KE">
    <w:p w14:paraId="4C113EAD" w14:textId="77777777" w:rsidR="00104C5E" w:rsidRDefault="00104C5E" w:rsidP="00104C5E">
      <w:pPr>
        <w:pStyle w:val="CommentText"/>
      </w:pPr>
      <w:r>
        <w:rPr>
          <w:rStyle w:val="CommentReference"/>
        </w:rPr>
        <w:annotationRef/>
      </w:r>
      <w:r>
        <w:t>Please add Latin name at first use for all birds!</w:t>
      </w:r>
    </w:p>
  </w:comment>
  <w:comment w:id="495" w:author="Kyle Elliott, Dr" w:date="2025-07-25T16:54:00Z" w:initials="KE">
    <w:p w14:paraId="65586D08" w14:textId="77777777" w:rsidR="000743BD" w:rsidRDefault="000743BD" w:rsidP="000743BD">
      <w:pPr>
        <w:pStyle w:val="CommentText"/>
      </w:pPr>
      <w:r>
        <w:rPr>
          <w:rStyle w:val="CommentReference"/>
        </w:rPr>
        <w:annotationRef/>
      </w:r>
      <w:r>
        <w:t>Wouldn’t that do the opposite? Higher heart rate -&gt; more energy use? It seems like elevated heart rate might produce more heat?</w:t>
      </w:r>
    </w:p>
  </w:comment>
  <w:comment w:id="496" w:author="Kyle Elliott, Dr" w:date="2025-06-17T18:58:00Z" w:initials="KE">
    <w:p w14:paraId="4181103F" w14:textId="26B3C391" w:rsidR="00876481" w:rsidRDefault="00876481" w:rsidP="00876481">
      <w:pPr>
        <w:pStyle w:val="CommentText"/>
      </w:pPr>
      <w:r>
        <w:rPr>
          <w:rStyle w:val="CommentReference"/>
        </w:rPr>
        <w:annotationRef/>
      </w:r>
      <w:r>
        <w:t xml:space="preserve">I really liked this section. But divide into several easily readable paragraphs. </w:t>
      </w:r>
    </w:p>
  </w:comment>
  <w:comment w:id="497" w:author="Frei,Barbara (elle | she, her) (ECCC)" w:date="2025-06-25T16:01:00Z" w:initials="BF">
    <w:p w14:paraId="72081A69" w14:textId="77777777" w:rsidR="005D5923" w:rsidRDefault="005D5923" w:rsidP="005D5923">
      <w:pPr>
        <w:pStyle w:val="CommentText"/>
      </w:pPr>
      <w:r>
        <w:rPr>
          <w:rStyle w:val="CommentReference"/>
        </w:rPr>
        <w:annotationRef/>
      </w:r>
      <w:r>
        <w:t>I broke it down into 3</w:t>
      </w:r>
    </w:p>
  </w:comment>
  <w:comment w:id="507" w:author="Kyle Elliott, Dr" w:date="2025-06-17T19:02:00Z" w:initials="KE">
    <w:p w14:paraId="46CD35FD" w14:textId="07DB0497" w:rsidR="00876481" w:rsidRDefault="00876481" w:rsidP="00876481">
      <w:pPr>
        <w:pStyle w:val="CommentText"/>
      </w:pPr>
      <w:r>
        <w:rPr>
          <w:rStyle w:val="CommentReference"/>
        </w:rPr>
        <w:annotationRef/>
      </w:r>
      <w:r>
        <w:t>I think GPS is where it’s at rather than satellite telemetry… ICARUS kinda fell apart when the Russians attacked Ukraine.</w:t>
      </w:r>
    </w:p>
  </w:comment>
  <w:comment w:id="520" w:author="Kyle Elliott, Dr" w:date="2025-06-17T19:01:00Z" w:initials="KE">
    <w:p w14:paraId="20B5D36F" w14:textId="2B74DC9B" w:rsidR="00876481" w:rsidRDefault="00876481" w:rsidP="00876481">
      <w:pPr>
        <w:pStyle w:val="CommentText"/>
      </w:pPr>
      <w:r>
        <w:rPr>
          <w:rStyle w:val="CommentReference"/>
        </w:rPr>
        <w:annotationRef/>
      </w:r>
      <w:r>
        <w:t xml:space="preserve">I would argue that it’s grams rather than tons of applications? ☺️ changed to “many”. </w:t>
      </w:r>
    </w:p>
  </w:comment>
  <w:comment w:id="526" w:author="Kyle Elliott, Dr" w:date="2025-07-25T17:16:00Z" w:initials="KE">
    <w:p w14:paraId="422B4E82" w14:textId="77777777" w:rsidR="00D16C98" w:rsidRDefault="00D16C98" w:rsidP="00D16C98">
      <w:pPr>
        <w:pStyle w:val="CommentText"/>
      </w:pPr>
      <w:r>
        <w:rPr>
          <w:rStyle w:val="CommentReference"/>
        </w:rPr>
        <w:annotationRef/>
      </w:r>
      <w:r>
        <w:t>I might briefly mention banding as the classic “tracking” system for birds.</w:t>
      </w:r>
    </w:p>
  </w:comment>
  <w:comment w:id="532" w:author="Kyle Elliott, Dr" w:date="2025-07-25T17:01:00Z" w:initials="KE">
    <w:p w14:paraId="44BCB7EE" w14:textId="13BAE638" w:rsidR="000743BD" w:rsidRDefault="000743BD" w:rsidP="000743BD">
      <w:pPr>
        <w:pStyle w:val="CommentText"/>
      </w:pPr>
      <w:r>
        <w:rPr>
          <w:rStyle w:val="CommentReference"/>
        </w:rPr>
        <w:annotationRef/>
      </w:r>
      <w:r>
        <w:t>Reference?</w:t>
      </w:r>
    </w:p>
  </w:comment>
  <w:comment w:id="535" w:author="Kyle Elliott, Dr" w:date="2025-07-25T17:01:00Z" w:initials="KE">
    <w:p w14:paraId="7A7D14EE" w14:textId="77777777" w:rsidR="000743BD" w:rsidRDefault="000743BD" w:rsidP="000743BD">
      <w:pPr>
        <w:pStyle w:val="CommentText"/>
      </w:pPr>
      <w:r>
        <w:rPr>
          <w:rStyle w:val="CommentReference"/>
        </w:rPr>
        <w:annotationRef/>
      </w:r>
      <w:r>
        <w:t>Reference?</w:t>
      </w:r>
    </w:p>
  </w:comment>
  <w:comment w:id="536" w:author="Kyle Elliott, Dr" w:date="2025-06-17T19:03:00Z" w:initials="KE">
    <w:p w14:paraId="0187B285" w14:textId="384B20B3" w:rsidR="00BA1C39" w:rsidRDefault="00BA1C39" w:rsidP="00BA1C39">
      <w:pPr>
        <w:pStyle w:val="CommentText"/>
      </w:pPr>
      <w:r>
        <w:rPr>
          <w:rStyle w:val="CommentReference"/>
        </w:rPr>
        <w:annotationRef/>
      </w:r>
      <w:r>
        <w:t>I think VHF radios really took off in the 1970s and 1980s. The 1990s were when sat telemetry took off.</w:t>
      </w:r>
    </w:p>
  </w:comment>
  <w:comment w:id="576" w:author="Frei,Barbara (elle | she, her) (ECCC)" w:date="2025-06-25T16:05:00Z" w:initials="BF">
    <w:p w14:paraId="266AD865" w14:textId="3326B3A8" w:rsidR="005D5923" w:rsidRDefault="005D5923" w:rsidP="005D5923">
      <w:pPr>
        <w:pStyle w:val="CommentText"/>
      </w:pPr>
      <w:r>
        <w:rPr>
          <w:rStyle w:val="CommentReference"/>
        </w:rPr>
        <w:annotationRef/>
      </w:r>
      <w:r>
        <w:t>I wouldn’t use the word historically for papers from 2022/2023, maybe ‘recently’?</w:t>
      </w:r>
    </w:p>
  </w:comment>
  <w:comment w:id="596" w:author="Kyle Elliott, Dr" w:date="2025-06-17T19:04:00Z" w:initials="KE">
    <w:p w14:paraId="74E21395" w14:textId="2D5F3710" w:rsidR="00BA1C39" w:rsidRDefault="00BA1C39" w:rsidP="00BA1C39">
      <w:pPr>
        <w:pStyle w:val="CommentText"/>
      </w:pPr>
      <w:r>
        <w:rPr>
          <w:rStyle w:val="CommentReference"/>
        </w:rPr>
        <w:annotationRef/>
      </w:r>
      <w:r>
        <w:t xml:space="preserve">I don’t think I can let a thesis come out of my lab on biologging that doesn’t have a paragraph on the downsides--i.e. tag effects. There was just a lab paper on the subject…. ☺️. </w:t>
      </w:r>
    </w:p>
  </w:comment>
  <w:comment w:id="597" w:author="Frei,Barbara (elle | she, her) (ECCC)" w:date="2025-06-25T16:05:00Z" w:initials="BF">
    <w:p w14:paraId="3C8B9C8F" w14:textId="77777777" w:rsidR="005D5923" w:rsidRDefault="005D5923" w:rsidP="005D5923">
      <w:pPr>
        <w:pStyle w:val="CommentText"/>
      </w:pPr>
      <w:r>
        <w:rPr>
          <w:rStyle w:val="CommentReference"/>
        </w:rPr>
        <w:annotationRef/>
      </w:r>
      <w:r>
        <w:t xml:space="preserve">Maybe also a brief word that this was the first study to use these tags for NOCA? </w:t>
      </w:r>
    </w:p>
  </w:comment>
  <w:comment w:id="598" w:author="Anne-Marie Cousineau" w:date="2025-07-18T20:12:00Z" w:initials="AMC">
    <w:p w14:paraId="32B6878E" w14:textId="77777777" w:rsidR="00FD4F1C" w:rsidRDefault="00FD4F1C" w:rsidP="00FD4F1C">
      <w:r>
        <w:rPr>
          <w:rStyle w:val="CommentReference"/>
        </w:rPr>
        <w:annotationRef/>
      </w:r>
      <w:r>
        <w:rPr>
          <w:sz w:val="20"/>
          <w:szCs w:val="20"/>
        </w:rPr>
        <w:t>Would gladly add the lab paper, but I think it hasn't been published yeat (last time I talked to Marianne she said it was still under review). Can I still cite it? If so I'll as her to send me the latest version.</w:t>
      </w:r>
    </w:p>
  </w:comment>
  <w:comment w:id="601" w:author="Kyle Elliott, Dr" w:date="2025-07-25T17:20:00Z" w:initials="KE">
    <w:p w14:paraId="252EE390" w14:textId="77777777" w:rsidR="00D16C98" w:rsidRDefault="00D16C98" w:rsidP="00D16C98">
      <w:pPr>
        <w:pStyle w:val="CommentText"/>
      </w:pPr>
      <w:r>
        <w:rPr>
          <w:rStyle w:val="CommentReference"/>
        </w:rPr>
        <w:annotationRef/>
      </w:r>
      <w:r>
        <w:t>Earlier you use the term “telemetry”. Here “biologging”. Be consistent.</w:t>
      </w:r>
    </w:p>
  </w:comment>
  <w:comment w:id="640" w:author="Kyle Elliott, Dr" w:date="2025-07-25T17:24:00Z" w:initials="KE">
    <w:p w14:paraId="15FB3E2A" w14:textId="77777777" w:rsidR="00D16C98" w:rsidRDefault="00D16C98" w:rsidP="00D16C98">
      <w:pPr>
        <w:pStyle w:val="CommentText"/>
      </w:pPr>
      <w:r>
        <w:rPr>
          <w:rStyle w:val="CommentReference"/>
        </w:rPr>
        <w:annotationRef/>
      </w:r>
      <w:r>
        <w:t>Can you provide photos? Readers love photos!</w:t>
      </w:r>
    </w:p>
  </w:comment>
  <w:comment w:id="647" w:author="Kyle Elliott, Dr" w:date="2025-06-17T19:06:00Z" w:initials="KE">
    <w:p w14:paraId="64367357" w14:textId="0A1BE9F8" w:rsidR="00BA1C39" w:rsidRDefault="00BA1C39" w:rsidP="00BA1C39">
      <w:pPr>
        <w:pStyle w:val="CommentText"/>
      </w:pPr>
      <w:r>
        <w:rPr>
          <w:rStyle w:val="CommentReference"/>
        </w:rPr>
        <w:annotationRef/>
      </w:r>
      <w:r>
        <w:t>Doesn’t occur in southern CA (Panama/CR)</w:t>
      </w:r>
    </w:p>
  </w:comment>
  <w:comment w:id="650" w:author="Kyle Elliott, Dr" w:date="2025-06-17T19:06:00Z" w:initials="KE">
    <w:p w14:paraId="12DAB9AE" w14:textId="77777777" w:rsidR="00BA1C39" w:rsidRDefault="00BA1C39" w:rsidP="00BA1C39">
      <w:pPr>
        <w:pStyle w:val="CommentText"/>
      </w:pPr>
      <w:r>
        <w:rPr>
          <w:rStyle w:val="CommentReference"/>
        </w:rPr>
        <w:annotationRef/>
      </w:r>
      <w:r>
        <w:t xml:space="preserve">When was first report in Quebec? </w:t>
      </w:r>
    </w:p>
  </w:comment>
  <w:comment w:id="667" w:author="Anne-Marie Cousineau" w:date="2025-06-18T17:55:00Z" w:initials="AMC">
    <w:p w14:paraId="1AC98DD4" w14:textId="77777777" w:rsidR="00715ED0" w:rsidRDefault="00715ED0" w:rsidP="00715ED0">
      <w:r>
        <w:rPr>
          <w:rStyle w:val="CommentReference"/>
        </w:rPr>
        <w:annotationRef/>
      </w:r>
      <w:r>
        <w:rPr>
          <w:color w:val="000000"/>
          <w:sz w:val="20"/>
          <w:szCs w:val="20"/>
        </w:rPr>
        <w:t>Add context, where?</w:t>
      </w:r>
    </w:p>
  </w:comment>
  <w:comment w:id="670" w:author="Anne-Marie Cousineau" w:date="2025-06-18T17:55:00Z" w:initials="AMC">
    <w:p w14:paraId="3DD75B63" w14:textId="77777777" w:rsidR="002943E1" w:rsidRDefault="002943E1" w:rsidP="002943E1">
      <w:r>
        <w:rPr>
          <w:rStyle w:val="CommentReference"/>
        </w:rPr>
        <w:annotationRef/>
      </w:r>
      <w:r>
        <w:rPr>
          <w:color w:val="000000"/>
          <w:sz w:val="20"/>
          <w:szCs w:val="20"/>
        </w:rPr>
        <w:t>Where?</w:t>
      </w:r>
    </w:p>
  </w:comment>
  <w:comment w:id="677" w:author="Kyle Elliott, Dr" w:date="2025-06-17T19:07:00Z" w:initials="KE">
    <w:p w14:paraId="73B5C2BF" w14:textId="77777777" w:rsidR="00BA1C39" w:rsidRDefault="00BA1C39" w:rsidP="00BA1C39">
      <w:pPr>
        <w:pStyle w:val="CommentText"/>
      </w:pPr>
      <w:r>
        <w:rPr>
          <w:rStyle w:val="CommentReference"/>
        </w:rPr>
        <w:annotationRef/>
      </w:r>
      <w:r>
        <w:t xml:space="preserve">Where? Cities? Rural? </w:t>
      </w:r>
    </w:p>
  </w:comment>
  <w:comment w:id="678" w:author="Frei,Barbara (elle | she, her) (ECCC)" w:date="2025-06-25T16:09:00Z" w:initials="BF">
    <w:p w14:paraId="6C3B6325" w14:textId="77777777" w:rsidR="00D95F04" w:rsidRDefault="00D95F04" w:rsidP="00D95F04">
      <w:pPr>
        <w:pStyle w:val="CommentText"/>
      </w:pPr>
      <w:r>
        <w:rPr>
          <w:rStyle w:val="CommentReference"/>
        </w:rPr>
        <w:annotationRef/>
      </w:r>
      <w:r>
        <w:t xml:space="preserve">Could also cite a recently Mtl based paper that looks at NOCA breeding success </w:t>
      </w:r>
      <w:hyperlink r:id="rId3" w:history="1">
        <w:r w:rsidRPr="009D0304">
          <w:rPr>
            <w:rStyle w:val="Hyperlink"/>
          </w:rPr>
          <w:t>https://link.springer.com/article/10.1007/s11252-024-01669-0</w:t>
        </w:r>
      </w:hyperlink>
    </w:p>
  </w:comment>
  <w:comment w:id="683" w:author="Kyle Elliott, Dr" w:date="2025-06-17T19:09:00Z" w:initials="KE">
    <w:p w14:paraId="0F985F83" w14:textId="711AA529" w:rsidR="00BA1C39" w:rsidRDefault="00BA1C39" w:rsidP="00BA1C39">
      <w:pPr>
        <w:pStyle w:val="CommentText"/>
      </w:pPr>
      <w:r>
        <w:rPr>
          <w:rStyle w:val="CommentReference"/>
        </w:rPr>
        <w:annotationRef/>
      </w:r>
      <w:r>
        <w:t>The original motivation of the study was to find out why NOCAs have a pulse at MBO in the late Fall. Might be worth mentioning? We went well beyond that, but it was the original thought.</w:t>
      </w:r>
    </w:p>
  </w:comment>
  <w:comment w:id="684" w:author="Frei,Barbara (elle | she, her) (ECCC)" w:date="2025-06-25T16:12:00Z" w:initials="BF">
    <w:p w14:paraId="03FFD32C" w14:textId="77777777" w:rsidR="00D95F04" w:rsidRDefault="00D95F04" w:rsidP="00D95F04">
      <w:pPr>
        <w:pStyle w:val="CommentText"/>
      </w:pPr>
      <w:r>
        <w:rPr>
          <w:rStyle w:val="CommentReference"/>
        </w:rPr>
        <w:annotationRef/>
      </w:r>
      <w:r>
        <w:t>Is there evidence that NOCA double brood at the northern edge of their range here? They certainly start early enough for it but just wondering if there is evidence that they do it</w:t>
      </w:r>
    </w:p>
  </w:comment>
  <w:comment w:id="685" w:author="Frei,Barbara (elle | she, her) (ECCC)" w:date="2025-06-25T16:13:00Z" w:initials="BF">
    <w:p w14:paraId="28BAC7AE" w14:textId="77777777" w:rsidR="00D95F04" w:rsidRDefault="00D95F04" w:rsidP="00D95F04">
      <w:pPr>
        <w:pStyle w:val="CommentText"/>
      </w:pPr>
      <w:r>
        <w:rPr>
          <w:rStyle w:val="CommentReference"/>
        </w:rPr>
        <w:annotationRef/>
      </w:r>
      <w:r>
        <w:t xml:space="preserve">And yes, that pulse indicates that while birds are ‘residents’ they do still move around and how/where is still not well understood. </w:t>
      </w:r>
    </w:p>
  </w:comment>
  <w:comment w:id="699" w:author="Kyle Elliott, Dr" w:date="2025-06-17T19:09:00Z" w:initials="KE">
    <w:p w14:paraId="5F883479" w14:textId="1C7F9624" w:rsidR="00BA1C39" w:rsidRDefault="00BA1C39" w:rsidP="00BA1C39">
      <w:pPr>
        <w:pStyle w:val="CommentText"/>
      </w:pPr>
      <w:r>
        <w:rPr>
          <w:rStyle w:val="CommentReference"/>
        </w:rPr>
        <w:annotationRef/>
      </w:r>
      <w:r>
        <w:t xml:space="preserve">The study was originally funded by the EDF grant. Maybe explain a bit about that? (1 sentence)? </w:t>
      </w:r>
    </w:p>
  </w:comment>
  <w:comment w:id="701" w:author="Frei,Barbara (elle | she, her) (ECCC)" w:date="2025-06-25T16:15:00Z" w:initials="BF">
    <w:p w14:paraId="4023F7C3" w14:textId="77777777" w:rsidR="00D95F04" w:rsidRDefault="00D95F04" w:rsidP="00D95F04">
      <w:pPr>
        <w:pStyle w:val="CommentText"/>
      </w:pPr>
      <w:r>
        <w:rPr>
          <w:rStyle w:val="CommentReference"/>
        </w:rPr>
        <w:annotationRef/>
      </w:r>
      <w:r>
        <w:t>Why? Not that I disagree but this is a vague statement that needs some more context to convince the readers</w:t>
      </w:r>
    </w:p>
  </w:comment>
  <w:comment w:id="705" w:author="Frei,Barbara (elle | she, her) (ECCC)" w:date="2025-06-25T16:17:00Z" w:initials="BF">
    <w:p w14:paraId="3BF120DF" w14:textId="77777777" w:rsidR="00D95F04" w:rsidRDefault="00D95F04" w:rsidP="00D95F04">
      <w:pPr>
        <w:pStyle w:val="CommentText"/>
      </w:pPr>
      <w:r>
        <w:rPr>
          <w:rStyle w:val="CommentReference"/>
        </w:rPr>
        <w:annotationRef/>
      </w:r>
      <w:r>
        <w:t>Generally I think (1) there isn’t enough information about fine scale movement during the non-breeding period for most passerines, (2) if we want to build greener cities for birds &amp; people, NOCAs can serve as a interesting species to explore this question</w:t>
      </w:r>
    </w:p>
  </w:comment>
  <w:comment w:id="725" w:author="Kyle Elliott, Dr" w:date="2025-06-17T19:13:00Z" w:initials="KE">
    <w:p w14:paraId="12B8132C" w14:textId="598215E5" w:rsidR="000636F7" w:rsidRDefault="000636F7" w:rsidP="000636F7">
      <w:pPr>
        <w:pStyle w:val="CommentText"/>
      </w:pPr>
      <w:r>
        <w:rPr>
          <w:rStyle w:val="CommentReference"/>
        </w:rPr>
        <w:annotationRef/>
      </w:r>
      <w:r>
        <w:t>I tried to limit my comments on this section as I believe it should really come from you. It’s the one part of the thesis where you can express yourself 100%, so limiting myself here.</w:t>
      </w:r>
    </w:p>
    <w:p w14:paraId="3AC42FFD" w14:textId="77777777" w:rsidR="000636F7" w:rsidRDefault="000636F7" w:rsidP="000636F7">
      <w:pPr>
        <w:pStyle w:val="CommentText"/>
      </w:pPr>
    </w:p>
    <w:p w14:paraId="5E065313" w14:textId="77777777" w:rsidR="000636F7" w:rsidRDefault="000636F7" w:rsidP="000636F7">
      <w:pPr>
        <w:pStyle w:val="CommentText"/>
      </w:pPr>
      <w:r>
        <w:t>That being said, I miss a little bit the social connection to cardinals. I live in an area where the only birds are introduced + cardinals (cooper’s hawk? Rbgu? A few others maybe). But I think cardinals are really an important part of nature in downtown Mtl.</w:t>
      </w:r>
    </w:p>
  </w:comment>
  <w:comment w:id="726" w:author="Kyle Elliott, Dr" w:date="2025-07-26T07:59:00Z" w:initials="KE">
    <w:p w14:paraId="1E1DD3E7" w14:textId="77777777" w:rsidR="00C342C1" w:rsidRDefault="00C342C1" w:rsidP="00C342C1">
      <w:pPr>
        <w:pStyle w:val="CommentText"/>
      </w:pPr>
      <w:r>
        <w:rPr>
          <w:rStyle w:val="CommentReference"/>
        </w:rPr>
        <w:annotationRef/>
      </w:r>
      <w:r>
        <w:t>You have some beautiful images of cardinals that would be helpful to put into the thesis.</w:t>
      </w:r>
    </w:p>
  </w:comment>
  <w:comment w:id="728" w:author="Anne-Marie Cousineau" w:date="2025-06-01T10:17:00Z" w:initials="AMC">
    <w:p w14:paraId="1E43C14D" w14:textId="1257D960" w:rsidR="00B8412E" w:rsidRDefault="00B8412E" w:rsidP="00B8412E">
      <w:r>
        <w:rPr>
          <w:rStyle w:val="CommentReference"/>
        </w:rPr>
        <w:annotationRef/>
      </w:r>
      <w:r>
        <w:rPr>
          <w:color w:val="000000"/>
          <w:sz w:val="20"/>
          <w:szCs w:val="20"/>
        </w:rPr>
        <w:t>Change phrasing to include “we” sentences.</w:t>
      </w:r>
    </w:p>
  </w:comment>
  <w:comment w:id="729" w:author="Kyle Elliott, Dr" w:date="2025-06-17T19:16:00Z" w:initials="KE">
    <w:p w14:paraId="794BDB85" w14:textId="77777777" w:rsidR="000636F7" w:rsidRDefault="000636F7" w:rsidP="000636F7">
      <w:pPr>
        <w:pStyle w:val="CommentText"/>
      </w:pPr>
      <w:r>
        <w:rPr>
          <w:rStyle w:val="CommentReference"/>
        </w:rPr>
        <w:annotationRef/>
      </w:r>
      <w:r>
        <w:t>Titles are best if they tell you the main result.</w:t>
      </w:r>
    </w:p>
  </w:comment>
  <w:comment w:id="762" w:author="Anne-Marie Cousineau" w:date="2025-06-16T12:22:00Z" w:initials="AMC">
    <w:p w14:paraId="139A8EDF" w14:textId="77777777" w:rsidR="00A375BC" w:rsidRDefault="00A375BC" w:rsidP="00A375BC">
      <w:r>
        <w:rPr>
          <w:rStyle w:val="CommentReference"/>
        </w:rPr>
        <w:annotationRef/>
      </w:r>
      <w:r>
        <w:rPr>
          <w:color w:val="000000"/>
          <w:sz w:val="20"/>
          <w:szCs w:val="20"/>
        </w:rPr>
        <w:t>Not sure I want to use this term…</w:t>
      </w:r>
    </w:p>
  </w:comment>
  <w:comment w:id="767" w:author="Kyle Elliott, Dr" w:date="2025-07-26T10:11:00Z" w:initials="KE">
    <w:p w14:paraId="0A8A533D" w14:textId="77777777" w:rsidR="00585117" w:rsidRDefault="00585117" w:rsidP="00585117">
      <w:pPr>
        <w:pStyle w:val="CommentText"/>
      </w:pPr>
      <w:r>
        <w:rPr>
          <w:rStyle w:val="CommentReference"/>
        </w:rPr>
        <w:annotationRef/>
      </w:r>
      <w:r>
        <w:t>Ignore my comments on this section. I didn’t realize it was deleted!</w:t>
      </w:r>
    </w:p>
  </w:comment>
  <w:comment w:id="774" w:author="Kyle Elliott, Dr" w:date="2025-07-26T09:45:00Z" w:initials="KE">
    <w:p w14:paraId="519EDA79" w14:textId="07B9DE7A" w:rsidR="00363623" w:rsidRDefault="00363623" w:rsidP="00363623">
      <w:pPr>
        <w:pStyle w:val="CommentText"/>
      </w:pPr>
      <w:r>
        <w:rPr>
          <w:rStyle w:val="CommentReference"/>
        </w:rPr>
        <w:annotationRef/>
      </w:r>
      <w:r>
        <w:t>I suggest avoiding hyperbole.</w:t>
      </w:r>
    </w:p>
  </w:comment>
  <w:comment w:id="804" w:author="Frei,Barbara (elle | she, her) (ECCC)" w:date="2025-06-25T16:22:00Z" w:initials="BF">
    <w:p w14:paraId="6AB8E72E" w14:textId="19F6CF67" w:rsidR="00E63BFF" w:rsidRDefault="00E63BFF" w:rsidP="00E63BFF">
      <w:pPr>
        <w:pStyle w:val="CommentText"/>
      </w:pPr>
      <w:r>
        <w:rPr>
          <w:rStyle w:val="CommentReference"/>
        </w:rPr>
        <w:annotationRef/>
      </w:r>
      <w:r>
        <w:t>Sorry this is a BIG bias of mine - there are no such thing as ‘urban’ birds - as compared to birds found in urban spaces. ¼ of our sites have Wood Thrush but they are not considered an ‘urban’ bird. We don’t call maples ‘urban trees’, we just call them trees in urban areas.</w:t>
      </w:r>
    </w:p>
  </w:comment>
  <w:comment w:id="803" w:author="Frei,Barbara (elle | she, her) (ECCC)" w:date="2025-06-25T16:24:00Z" w:initials="BF">
    <w:p w14:paraId="063AB3CC" w14:textId="05A08ABE" w:rsidR="00E63BFF" w:rsidRDefault="00E63BFF" w:rsidP="00E63BFF">
      <w:pPr>
        <w:pStyle w:val="CommentText"/>
      </w:pPr>
      <w:r>
        <w:rPr>
          <w:rStyle w:val="CommentReference"/>
        </w:rPr>
        <w:annotationRef/>
      </w:r>
      <w:r>
        <w:t>I also have a problem with size thresholds but that can be a conversation for another time 😉</w:t>
      </w:r>
    </w:p>
  </w:comment>
  <w:comment w:id="808" w:author="Frei,Barbara (elle | she, her) (ECCC)" w:date="2025-06-25T16:24:00Z" w:initials="BF">
    <w:p w14:paraId="7789E40F" w14:textId="77777777" w:rsidR="00E63BFF" w:rsidRDefault="00E63BFF" w:rsidP="00E63BFF">
      <w:pPr>
        <w:pStyle w:val="CommentText"/>
      </w:pPr>
      <w:r>
        <w:rPr>
          <w:rStyle w:val="CommentReference"/>
        </w:rPr>
        <w:annotationRef/>
      </w:r>
      <w:r>
        <w:t xml:space="preserve">Just a note that its not just parks - typically more than 50% of urban green spaces is privately owned (e.g., backyards) - they could also use more greening! </w:t>
      </w:r>
    </w:p>
  </w:comment>
  <w:comment w:id="809" w:author="Kyle Elliott, Dr" w:date="2025-07-26T09:49:00Z" w:initials="KE">
    <w:p w14:paraId="65C5050E" w14:textId="77777777" w:rsidR="00363623" w:rsidRDefault="00363623" w:rsidP="00363623">
      <w:pPr>
        <w:pStyle w:val="CommentText"/>
      </w:pPr>
      <w:r>
        <w:rPr>
          <w:rStyle w:val="CommentReference"/>
        </w:rPr>
        <w:annotationRef/>
      </w:r>
      <w:r>
        <w:t>I think you should condense the first two paragraphs into one. All interesting and relevant stuff, but I think the first paragraph should tell us the paper is about urban wildlife movement.</w:t>
      </w:r>
    </w:p>
    <w:p w14:paraId="525FD05D" w14:textId="77777777" w:rsidR="00363623" w:rsidRDefault="00363623" w:rsidP="00363623">
      <w:pPr>
        <w:pStyle w:val="CommentText"/>
      </w:pPr>
    </w:p>
    <w:p w14:paraId="77C25F3D" w14:textId="77777777" w:rsidR="00363623" w:rsidRDefault="00363623" w:rsidP="00363623">
      <w:pPr>
        <w:pStyle w:val="CommentText"/>
      </w:pPr>
      <w:r>
        <w:t>What of those paragraphs is relevant to building your hypotheses? If it’s not relevant, then you don’t need to have it.</w:t>
      </w:r>
    </w:p>
  </w:comment>
  <w:comment w:id="858" w:author="Frei,Barbara (elle | she, her) (ECCC)" w:date="2025-06-26T06:12:00Z" w:initials="BF">
    <w:p w14:paraId="32BC3A37" w14:textId="072704CF" w:rsidR="00CD0701" w:rsidRDefault="00CD0701" w:rsidP="00CD0701">
      <w:pPr>
        <w:pStyle w:val="CommentText"/>
      </w:pPr>
      <w:r>
        <w:rPr>
          <w:rStyle w:val="CommentReference"/>
        </w:rPr>
        <w:annotationRef/>
      </w:r>
      <w:r>
        <w:t>I think you need a bit more background information before you get to theses objectives so its clear why you wanted to look at these. You focused on movement, food, and winter being harsh (so maybe survival?)</w:t>
      </w:r>
    </w:p>
  </w:comment>
  <w:comment w:id="866" w:author="Frei,Barbara (elle | she, her) (ECCC)" w:date="2025-06-26T06:20:00Z" w:initials="BF">
    <w:p w14:paraId="66F585D5" w14:textId="77777777" w:rsidR="00DC5367" w:rsidRDefault="00DC5367" w:rsidP="00DC5367">
      <w:pPr>
        <w:pStyle w:val="CommentText"/>
      </w:pPr>
      <w:r>
        <w:rPr>
          <w:rStyle w:val="CommentReference"/>
        </w:rPr>
        <w:annotationRef/>
      </w:r>
      <w:r>
        <w:t xml:space="preserve">I think you need a bit more background on what other papers have found - for example the Hahs et al 2023 paper suggested that birds associated with urban areas would be central place foragers with reduced mobility. They also found that the overall forest % was a much stronger predictor of trait response for birds than the aggregation index of forest (configuration). So basically, birds in cities should move less and be more affected by the overall amount of green rather than the configuration of green. How does that fit into your predictions/findings? </w:t>
      </w:r>
      <w:hyperlink r:id="rId4" w:history="1">
        <w:r w:rsidRPr="00C87202">
          <w:rPr>
            <w:rStyle w:val="Hyperlink"/>
          </w:rPr>
          <w:t>https://www.nature.com/articles/s41467-023-39746-1</w:t>
        </w:r>
      </w:hyperlink>
    </w:p>
  </w:comment>
  <w:comment w:id="862" w:author="Frei,Barbara (elle | she, her) (ECCC)" w:date="2025-06-26T06:13:00Z" w:initials="BF">
    <w:p w14:paraId="07713E2D" w14:textId="475D66BC" w:rsidR="00CD0701" w:rsidRDefault="00CD0701" w:rsidP="00CD0701">
      <w:pPr>
        <w:pStyle w:val="CommentText"/>
      </w:pPr>
      <w:r>
        <w:rPr>
          <w:rStyle w:val="CommentReference"/>
        </w:rPr>
        <w:annotationRef/>
      </w:r>
      <w:r>
        <w:t xml:space="preserve">I feel like the spatial scale of habitat use and the size of the home range are too different things and need to be explained a bit more. One is the spatial scale at which their presence is associated with landscape factors, the other is how much they are moving around to gather resources. </w:t>
      </w:r>
    </w:p>
  </w:comment>
  <w:comment w:id="870" w:author="Kyle Elliott, Dr" w:date="2025-06-17T19:30:00Z" w:initials="KE">
    <w:p w14:paraId="2A01BE15" w14:textId="6FE03AFB" w:rsidR="0085434E" w:rsidRDefault="0085434E" w:rsidP="0085434E">
      <w:pPr>
        <w:pStyle w:val="CommentText"/>
      </w:pPr>
      <w:r>
        <w:rPr>
          <w:rStyle w:val="CommentReference"/>
        </w:rPr>
        <w:annotationRef/>
      </w:r>
      <w:r>
        <w:t>The research hypothesis is a good thing to think about, but probably the methods part is not necessary in this context. You could just explain that.</w:t>
      </w:r>
    </w:p>
    <w:p w14:paraId="1FE5FC67" w14:textId="77777777" w:rsidR="0085434E" w:rsidRDefault="0085434E" w:rsidP="0085434E">
      <w:pPr>
        <w:pStyle w:val="CommentText"/>
      </w:pPr>
    </w:p>
    <w:p w14:paraId="515CE9D1" w14:textId="77777777" w:rsidR="0085434E" w:rsidRDefault="0085434E" w:rsidP="0085434E">
      <w:pPr>
        <w:pStyle w:val="CommentText"/>
      </w:pPr>
      <w:r>
        <w:t>Also, some of the hypotheses sound liked “If cardinals move more then they will have a larger home range.” Well, yes, of course! So I changed the hypothesis to be more mechanistic.</w:t>
      </w:r>
    </w:p>
  </w:comment>
  <w:comment w:id="871" w:author="Frei,Barbara (elle | she, her) (ECCC)" w:date="2025-06-26T06:29:00Z" w:initials="BF">
    <w:p w14:paraId="63CD99F3" w14:textId="77777777" w:rsidR="006D1B25" w:rsidRDefault="006D1B25" w:rsidP="006D1B25">
      <w:pPr>
        <w:pStyle w:val="CommentText"/>
      </w:pPr>
      <w:r>
        <w:rPr>
          <w:rStyle w:val="CommentReference"/>
        </w:rPr>
        <w:annotationRef/>
      </w:r>
      <w:r>
        <w:t>It would also be good to have citations pointing to the science as to why you are making your predictions/hypothesis</w:t>
      </w:r>
    </w:p>
  </w:comment>
  <w:comment w:id="872" w:author="Kyle Elliott, Dr" w:date="2025-06-17T19:32:00Z" w:initials="KE">
    <w:p w14:paraId="414B1C8D" w14:textId="0ADA3474" w:rsidR="0085434E" w:rsidRDefault="0085434E" w:rsidP="0085434E">
      <w:pPr>
        <w:pStyle w:val="CommentText"/>
      </w:pPr>
      <w:r>
        <w:rPr>
          <w:rStyle w:val="CommentReference"/>
        </w:rPr>
        <w:annotationRef/>
      </w:r>
      <w:r>
        <w:t>To me, a key result is that the cardinals are moving from green spaces to breed to feeders in winter. Could you frame something about that?</w:t>
      </w:r>
    </w:p>
  </w:comment>
  <w:comment w:id="873" w:author="Kyle Elliott, Dr" w:date="2025-07-26T10:00:00Z" w:initials="KE">
    <w:p w14:paraId="6A736C9D" w14:textId="77777777" w:rsidR="0006143D" w:rsidRDefault="0006143D" w:rsidP="0006143D">
      <w:pPr>
        <w:pStyle w:val="CommentText"/>
      </w:pPr>
      <w:r>
        <w:rPr>
          <w:rStyle w:val="CommentReference"/>
        </w:rPr>
        <w:annotationRef/>
      </w:r>
      <w:r>
        <w:t xml:space="preserve">I agree with Barbara that the main issue with the introduction is that you start very broad (urbanization, declining birds) and then pop in your hypotheses, but you don’t give us anything in between. The bulk of the introduction should be about that—why you have your predictions. This would mean bringing in and summarizing other studies of winter resident birds and their home ranges and habitat preferences. </w:t>
      </w:r>
    </w:p>
  </w:comment>
  <w:comment w:id="768" w:author="Anne-Marie Cousineau" w:date="2025-07-21T21:52:00Z" w:initials="AMC">
    <w:p w14:paraId="796E6345" w14:textId="07001F3F" w:rsidR="00E27BA7" w:rsidRDefault="00E27BA7" w:rsidP="00E27BA7">
      <w:r>
        <w:rPr>
          <w:rStyle w:val="CommentReference"/>
        </w:rPr>
        <w:annotationRef/>
      </w:r>
      <w:r>
        <w:rPr>
          <w:sz w:val="20"/>
          <w:szCs w:val="20"/>
        </w:rPr>
        <w:t>Wrote a new intro just below, taking in account your comments. I thought it was too chaotic to play with the old material so I started fresh, but if there are things from the initial intro that I should leave in let me know and I'll make a note of it before deleting the old version.</w:t>
      </w:r>
    </w:p>
  </w:comment>
  <w:comment w:id="963" w:author="Kyle Elliott, Dr" w:date="2025-07-26T10:36:00Z" w:initials="KE">
    <w:p w14:paraId="1F8B71AF" w14:textId="77777777" w:rsidR="004531A1" w:rsidRDefault="004531A1" w:rsidP="004531A1">
      <w:pPr>
        <w:pStyle w:val="CommentText"/>
      </w:pPr>
      <w:r>
        <w:rPr>
          <w:rStyle w:val="CommentReference"/>
        </w:rPr>
        <w:annotationRef/>
      </w:r>
      <w:r>
        <w:t>I’d like to see a paragraph on home range size and habitat preferences of birds in cities, expanding on what you have above.</w:t>
      </w:r>
    </w:p>
  </w:comment>
  <w:comment w:id="984" w:author="Anne-Marie Cousineau" w:date="2025-07-21T21:30:00Z" w:initials="AMC">
    <w:p w14:paraId="2DFD46AB" w14:textId="575BA070" w:rsidR="00CF2B4F" w:rsidRDefault="00CF2B4F" w:rsidP="00CF2B4F">
      <w:r>
        <w:rPr>
          <w:rStyle w:val="CommentReference"/>
        </w:rPr>
        <w:annotationRef/>
      </w:r>
      <w:r>
        <w:rPr>
          <w:sz w:val="20"/>
          <w:szCs w:val="20"/>
        </w:rPr>
        <w:t>Really struggling to find other papers looking into scale of association to habitat...</w:t>
      </w:r>
    </w:p>
  </w:comment>
  <w:comment w:id="985" w:author="Kyle Elliott, Dr" w:date="2025-07-26T10:10:00Z" w:initials="KE">
    <w:p w14:paraId="49EB33D9" w14:textId="77777777" w:rsidR="00585117" w:rsidRDefault="00585117" w:rsidP="00585117">
      <w:pPr>
        <w:pStyle w:val="CommentText"/>
      </w:pPr>
      <w:r>
        <w:rPr>
          <w:rStyle w:val="CommentReference"/>
        </w:rPr>
        <w:annotationRef/>
      </w:r>
      <w:r>
        <w:t>There’s a large literature on order of habitat selection. Indeed, I encourage you to add a paragraph to your Lit Review about “order of habitat selection”, including an image with different orders (Quebec, MBO, a cardinal home range, a bird feeder) with a cardinal at each one and argue that at first order cardinals select concrete buildings but at the 3</w:t>
      </w:r>
      <w:r>
        <w:rPr>
          <w:vertAlign w:val="superscript"/>
        </w:rPr>
        <w:t>rd</w:t>
      </w:r>
      <w:r>
        <w:t xml:space="preserve"> or 4</w:t>
      </w:r>
      <w:r>
        <w:rPr>
          <w:vertAlign w:val="superscript"/>
        </w:rPr>
        <w:t>th</w:t>
      </w:r>
      <w:r>
        <w:t xml:space="preserve"> order they likely do not. Mostly, I just want you to understand that concept. But it would also provide the thesis perhaps some academic “rigour”. </w:t>
      </w:r>
    </w:p>
    <w:p w14:paraId="5F30DA35" w14:textId="77777777" w:rsidR="00585117" w:rsidRDefault="00585117" w:rsidP="00585117">
      <w:pPr>
        <w:pStyle w:val="CommentText"/>
      </w:pPr>
    </w:p>
    <w:p w14:paraId="702FFCF1" w14:textId="77777777" w:rsidR="00585117" w:rsidRDefault="00585117" w:rsidP="00585117">
      <w:pPr>
        <w:pStyle w:val="CommentText"/>
      </w:pPr>
      <w:r>
        <w:t>Then, mention order of selection here in one sentence or two in this paper. What you are doing in the paper is a “resource selection function” and this has been the topic of dozens of books and thousands of papers. A line or two on RSFs and order of selection in the introduction, and how it would be relevant for urban habitats, I think would be quite germane.</w:t>
      </w:r>
    </w:p>
    <w:p w14:paraId="7C0793A5" w14:textId="77777777" w:rsidR="00585117" w:rsidRDefault="00585117" w:rsidP="00585117">
      <w:pPr>
        <w:pStyle w:val="CommentText"/>
      </w:pPr>
    </w:p>
    <w:p w14:paraId="49B828F0" w14:textId="77777777" w:rsidR="00585117" w:rsidRDefault="00585117" w:rsidP="00585117">
      <w:pPr>
        <w:pStyle w:val="CommentText"/>
      </w:pPr>
      <w:r>
        <w:t>If you look at the references to the Wikipedia page here on order of selection, and put those into Google Scholar, you will find hundreds of papers studying this.</w:t>
      </w:r>
    </w:p>
    <w:p w14:paraId="39074CBD" w14:textId="77777777" w:rsidR="00585117" w:rsidRDefault="00585117" w:rsidP="00585117">
      <w:pPr>
        <w:pStyle w:val="CommentText"/>
      </w:pPr>
    </w:p>
    <w:p w14:paraId="6817C86C" w14:textId="77777777" w:rsidR="00585117" w:rsidRDefault="00585117" w:rsidP="00585117">
      <w:pPr>
        <w:pStyle w:val="CommentText"/>
      </w:pPr>
      <w:hyperlink r:id="rId5" w:history="1">
        <w:r w:rsidRPr="00F55FC8">
          <w:rPr>
            <w:rStyle w:val="Hyperlink"/>
          </w:rPr>
          <w:t>https://en.wikipedia.org/wiki/Resource_selection_function</w:t>
        </w:r>
      </w:hyperlink>
    </w:p>
    <w:p w14:paraId="7370C84C" w14:textId="77777777" w:rsidR="00585117" w:rsidRDefault="00585117" w:rsidP="00585117">
      <w:pPr>
        <w:pStyle w:val="CommentText"/>
      </w:pPr>
    </w:p>
    <w:p w14:paraId="48C10F7C" w14:textId="77777777" w:rsidR="00585117" w:rsidRDefault="00585117" w:rsidP="00585117">
      <w:pPr>
        <w:pStyle w:val="CommentText"/>
      </w:pPr>
      <w:r>
        <w:t xml:space="preserve">Jade’s MSc thesis (where she was looking at both selection across all of Quebec with Bat Watch and selection across a home range with Motus) dealt with this well, if I recall. You might take a look at how she dealt with it. </w:t>
      </w:r>
    </w:p>
    <w:p w14:paraId="317BD5E6" w14:textId="77777777" w:rsidR="00585117" w:rsidRDefault="00585117" w:rsidP="00585117">
      <w:pPr>
        <w:pStyle w:val="CommentText"/>
      </w:pPr>
    </w:p>
    <w:p w14:paraId="76C9A7D3" w14:textId="77777777" w:rsidR="00585117" w:rsidRDefault="00585117" w:rsidP="00585117">
      <w:pPr>
        <w:pStyle w:val="CommentText"/>
      </w:pPr>
      <w:r>
        <w:t>Kristen also did something similar (Table 2 and Table 3):</w:t>
      </w:r>
    </w:p>
    <w:p w14:paraId="31385099" w14:textId="77777777" w:rsidR="00585117" w:rsidRDefault="00585117" w:rsidP="00585117">
      <w:pPr>
        <w:pStyle w:val="CommentText"/>
      </w:pPr>
    </w:p>
    <w:p w14:paraId="5878DCAA" w14:textId="77777777" w:rsidR="00585117" w:rsidRDefault="00585117" w:rsidP="00585117">
      <w:pPr>
        <w:pStyle w:val="CommentText"/>
      </w:pPr>
      <w:hyperlink r:id="rId6" w:history="1">
        <w:r w:rsidRPr="00F55FC8">
          <w:rPr>
            <w:rStyle w:val="Hyperlink"/>
          </w:rPr>
          <w:t>https://link.springer.com/content/pdf/10.1186/s40462-022-00337-2.pdf</w:t>
        </w:r>
      </w:hyperlink>
    </w:p>
    <w:p w14:paraId="2FB652DB" w14:textId="77777777" w:rsidR="00585117" w:rsidRDefault="00585117" w:rsidP="00585117">
      <w:pPr>
        <w:pStyle w:val="CommentText"/>
      </w:pPr>
    </w:p>
    <w:p w14:paraId="1EB1C1C6" w14:textId="77777777" w:rsidR="00585117" w:rsidRDefault="00585117" w:rsidP="00585117">
      <w:pPr>
        <w:pStyle w:val="CommentText"/>
      </w:pPr>
      <w:r>
        <w:t>Likewise, Vanessa tried “</w:t>
      </w:r>
      <w:r>
        <w:rPr>
          <w:color w:val="1F1F1F"/>
        </w:rPr>
        <w:t>50 m, 100 m, and 200 m-radius buffers</w:t>
      </w:r>
      <w:r>
        <w:t>” in her paper, so I bet she has something to say about it.</w:t>
      </w:r>
    </w:p>
  </w:comment>
  <w:comment w:id="999" w:author="Frei,Barbara (elle | she, her) (ECCC)" w:date="2025-06-26T06:33:00Z" w:initials="BF">
    <w:p w14:paraId="1B1A4B03" w14:textId="7DB7BEE6" w:rsidR="006D1B25" w:rsidRDefault="006D1B25" w:rsidP="006D1B25">
      <w:pPr>
        <w:pStyle w:val="CommentText"/>
      </w:pPr>
      <w:r>
        <w:rPr>
          <w:rStyle w:val="CommentReference"/>
        </w:rPr>
        <w:annotationRef/>
      </w:r>
      <w:r>
        <w:t>First describe Mtl and then the three study sites - and make it a bit less wordy</w:t>
      </w:r>
    </w:p>
  </w:comment>
  <w:comment w:id="1009" w:author="Kyle Elliott, Dr" w:date="2025-06-17T19:42:00Z" w:initials="KE">
    <w:p w14:paraId="1EFF6E83" w14:textId="77777777" w:rsidR="008222AD" w:rsidRDefault="008222AD" w:rsidP="008222AD">
      <w:pPr>
        <w:pStyle w:val="CommentText"/>
      </w:pPr>
      <w:r>
        <w:rPr>
          <w:rStyle w:val="CommentReference"/>
        </w:rPr>
        <w:annotationRef/>
      </w:r>
      <w:r>
        <w:t>This should be in the Methods.</w:t>
      </w:r>
    </w:p>
  </w:comment>
  <w:comment w:id="1011" w:author="Kyle Elliott, Dr" w:date="2025-07-26T10:50:00Z" w:initials="KE">
    <w:p w14:paraId="1E9D49D7" w14:textId="77777777" w:rsidR="004227F0" w:rsidRDefault="004227F0" w:rsidP="004227F0">
      <w:pPr>
        <w:pStyle w:val="CommentText"/>
      </w:pPr>
      <w:r>
        <w:rPr>
          <w:rStyle w:val="CommentReference"/>
        </w:rPr>
        <w:annotationRef/>
      </w:r>
      <w:r>
        <w:t>Could you just put those numbers of the figures and delete those sentences?</w:t>
      </w:r>
    </w:p>
  </w:comment>
  <w:comment w:id="1017" w:author="Kyle Elliott, Dr" w:date="2025-06-17T19:42:00Z" w:initials="KE">
    <w:p w14:paraId="483F4E4A" w14:textId="03995053" w:rsidR="008222AD" w:rsidRDefault="008222AD" w:rsidP="008222AD">
      <w:pPr>
        <w:pStyle w:val="CommentText"/>
      </w:pPr>
      <w:r>
        <w:rPr>
          <w:rStyle w:val="CommentReference"/>
        </w:rPr>
        <w:annotationRef/>
      </w:r>
      <w:r>
        <w:t>I think this whole section should go in the Methods, under study site.</w:t>
      </w:r>
    </w:p>
  </w:comment>
  <w:comment w:id="1024" w:author="Frei,Barbara (elle | she, her) (ECCC)" w:date="2025-06-26T12:11:00Z" w:initials="BF">
    <w:p w14:paraId="3D52C08D" w14:textId="77777777" w:rsidR="009E6C47" w:rsidRDefault="009E6C47" w:rsidP="009E6C47">
      <w:pPr>
        <w:pStyle w:val="CommentText"/>
      </w:pPr>
      <w:r>
        <w:rPr>
          <w:rStyle w:val="CommentReference"/>
        </w:rPr>
        <w:annotationRef/>
      </w:r>
      <w:r>
        <w:t xml:space="preserve">This is fine for now but just a note that this should be much for concise for publication. For example: </w:t>
      </w:r>
    </w:p>
    <w:p w14:paraId="2AB1AF99" w14:textId="77777777" w:rsidR="009E6C47" w:rsidRDefault="009E6C47" w:rsidP="009E6C47">
      <w:pPr>
        <w:pStyle w:val="CommentText"/>
      </w:pPr>
      <w:r>
        <w:rPr>
          <w:color w:val="000000"/>
        </w:rPr>
        <w:t>“Using a 3-element Yagi and a receiver (Lotek SRX 800 or Lotek SRX 1200) tagged birds were at minimum once per week and their locations were recorded as a GPS point when the signal was at least 130 dB (Lotek SRX 800) or 200 dB (Lotek SRX 1200) at a gain (precision) between 9 and 40 dB.”</w:t>
      </w:r>
    </w:p>
    <w:p w14:paraId="6FE38AD2" w14:textId="77777777" w:rsidR="009E6C47" w:rsidRDefault="009E6C47" w:rsidP="009E6C47">
      <w:pPr>
        <w:pStyle w:val="CommentText"/>
      </w:pPr>
      <w:r>
        <w:br/>
      </w:r>
    </w:p>
  </w:comment>
  <w:comment w:id="1025" w:author="Kyle Elliott, Dr" w:date="2025-06-17T19:43:00Z" w:initials="KE">
    <w:p w14:paraId="0F40336F" w14:textId="77777777" w:rsidR="00847D84" w:rsidRDefault="00847D84" w:rsidP="00847D84">
      <w:pPr>
        <w:pStyle w:val="CommentText"/>
      </w:pPr>
      <w:r>
        <w:rPr>
          <w:rStyle w:val="CommentReference"/>
        </w:rPr>
        <w:annotationRef/>
      </w:r>
      <w:r>
        <w:t>This belongs in Methods.</w:t>
      </w:r>
    </w:p>
  </w:comment>
  <w:comment w:id="1028" w:author="Frei,Barbara (elle | she, her) (ECCC)" w:date="2025-06-27T11:06:00Z" w:initials="BF">
    <w:p w14:paraId="6540EAEC" w14:textId="77777777" w:rsidR="00200EC4" w:rsidRDefault="00200EC4" w:rsidP="00200EC4">
      <w:pPr>
        <w:pStyle w:val="CommentText"/>
      </w:pPr>
      <w:r>
        <w:rPr>
          <w:rStyle w:val="CommentReference"/>
        </w:rPr>
        <w:annotationRef/>
      </w:r>
      <w:r>
        <w:t>Was it total road length of road density? I think it should be road density in order to be able to be comparable at different scales</w:t>
      </w:r>
    </w:p>
  </w:comment>
  <w:comment w:id="1029" w:author="Anne-Marie Cousineau" w:date="2025-07-11T22:09:00Z" w:initials="AMC">
    <w:p w14:paraId="0681426B" w14:textId="77777777" w:rsidR="00200EC4" w:rsidRDefault="00200EC4" w:rsidP="00200EC4">
      <w:r>
        <w:rPr>
          <w:rStyle w:val="CommentReference"/>
        </w:rPr>
        <w:annotationRef/>
      </w:r>
      <w:r>
        <w:rPr>
          <w:sz w:val="20"/>
          <w:szCs w:val="20"/>
        </w:rPr>
        <w:t>It was mean road length because the only file that I was able to get is a shp file, that needed to be converted to single lines to have a distance.</w:t>
      </w:r>
    </w:p>
  </w:comment>
  <w:comment w:id="1031" w:author="Anne-Marie Cousineau" w:date="2025-04-24T10:54:00Z" w:initials="CA">
    <w:p w14:paraId="0EE070FF" w14:textId="4BC2BFC9" w:rsidR="00E606DE" w:rsidRDefault="00E606DE" w:rsidP="00E606DE">
      <w:r>
        <w:rPr>
          <w:rStyle w:val="CommentReference"/>
        </w:rPr>
        <w:annotationRef/>
      </w:r>
      <w:r>
        <w:rPr>
          <w:color w:val="000000"/>
          <w:sz w:val="20"/>
          <w:szCs w:val="20"/>
        </w:rPr>
        <w:t>Include the fact that when running the models with the points on the streets, vs in the yards doesn’t change much meaning it’s robust.</w:t>
      </w:r>
    </w:p>
  </w:comment>
  <w:comment w:id="1032" w:author="Frei,Barbara (elle | she, her) (ECCC)" w:date="2025-06-28T06:37:00Z" w:initials="BF">
    <w:p w14:paraId="2D83DD4A" w14:textId="77777777" w:rsidR="001E2574" w:rsidRDefault="001E2574" w:rsidP="001E2574">
      <w:pPr>
        <w:pStyle w:val="CommentText"/>
      </w:pPr>
      <w:r>
        <w:rPr>
          <w:rStyle w:val="CommentReference"/>
        </w:rPr>
        <w:annotationRef/>
      </w:r>
      <w:r>
        <w:t>Can you start with a short first paragraph that provides descriptively the number of birds released at each sites in each year (perhaps referring to a table in the supplement) and the number that were successfully tracked in the first month post capture, and then 3 months post-capture, as well as the number found dead at each sites and likely sources of mortality. I think this is interesting information and you could derive apparent survival as well.</w:t>
      </w:r>
    </w:p>
  </w:comment>
  <w:comment w:id="1033" w:author="Frei,Barbara (elle | she, her) (ECCC)" w:date="2025-06-28T06:37:00Z" w:initials="BF">
    <w:p w14:paraId="0EB501E0" w14:textId="77777777" w:rsidR="001E2574" w:rsidRDefault="001E2574" w:rsidP="001E2574">
      <w:pPr>
        <w:pStyle w:val="CommentText"/>
      </w:pPr>
      <w:r>
        <w:rPr>
          <w:rStyle w:val="CommentReference"/>
        </w:rPr>
        <w:annotationRef/>
      </w:r>
      <w:r>
        <w:t>Also give the number of days of tracking and total resights for each site. I think its valuable to show the reader just how much effort this data collection took!</w:t>
      </w:r>
    </w:p>
  </w:comment>
  <w:comment w:id="1034" w:author="Frei,Barbara (elle | she, her) (ECCC)" w:date="2025-06-28T06:38:00Z" w:initials="BF">
    <w:p w14:paraId="2AF54E3A" w14:textId="77777777" w:rsidR="001E2574" w:rsidRDefault="001E2574" w:rsidP="001E2574">
      <w:pPr>
        <w:pStyle w:val="CommentText"/>
      </w:pPr>
      <w:r>
        <w:rPr>
          <w:rStyle w:val="CommentReference"/>
        </w:rPr>
        <w:annotationRef/>
      </w:r>
      <w:r>
        <w:t>And a description of the effort to cover each site especially if birds were not seen to fully communicate that it wasn’t due to lack of effort, that birds were truly not present anymore</w:t>
      </w:r>
    </w:p>
  </w:comment>
  <w:comment w:id="1042" w:author="Kyle Elliott, Dr" w:date="2025-07-26T11:02:00Z" w:initials="KE">
    <w:p w14:paraId="5B84EBD4" w14:textId="77777777" w:rsidR="008C72B7" w:rsidRDefault="008C72B7" w:rsidP="008C72B7">
      <w:pPr>
        <w:pStyle w:val="CommentText"/>
      </w:pPr>
      <w:r>
        <w:rPr>
          <w:rStyle w:val="CommentReference"/>
        </w:rPr>
        <w:annotationRef/>
      </w:r>
      <w:r>
        <w:t xml:space="preserve">Upper figure: summer ebird, lower figure winter ebird. </w:t>
      </w:r>
    </w:p>
    <w:p w14:paraId="15580041" w14:textId="77777777" w:rsidR="008C72B7" w:rsidRDefault="008C72B7" w:rsidP="008C72B7">
      <w:pPr>
        <w:pStyle w:val="CommentText"/>
      </w:pPr>
    </w:p>
    <w:p w14:paraId="66D544FB" w14:textId="77777777" w:rsidR="008C72B7" w:rsidRDefault="008C72B7" w:rsidP="008C72B7">
      <w:pPr>
        <w:pStyle w:val="CommentText"/>
      </w:pPr>
      <w:r>
        <w:t>If not in the paper itself, could you at least put in Intro or Discussion of thesis a figure like this with urban areas overlaid that shows that cardinals hang out primarily in cities and especially in winter.</w:t>
      </w:r>
    </w:p>
  </w:comment>
  <w:comment w:id="1043" w:author="Kyle Elliott, Dr" w:date="2025-07-26T10:56:00Z" w:initials="KE">
    <w:p w14:paraId="56DB769D" w14:textId="0487C954" w:rsidR="004227F0" w:rsidRDefault="004227F0" w:rsidP="004227F0">
      <w:pPr>
        <w:pStyle w:val="CommentText"/>
      </w:pPr>
      <w:r>
        <w:rPr>
          <w:rStyle w:val="CommentReference"/>
        </w:rPr>
        <w:annotationRef/>
      </w:r>
      <w:r>
        <w:t>Is this described in your Intro and Methods? You need to motivate and explain everything that occurs in Results.</w:t>
      </w:r>
    </w:p>
  </w:comment>
  <w:comment w:id="1044" w:author="Anne-Marie Cousineau" w:date="2025-04-22T11:20:00Z" w:initials="CA">
    <w:p w14:paraId="37E77DA3" w14:textId="1FE293C1" w:rsidR="00CC25DF" w:rsidRDefault="00CC25DF" w:rsidP="00CC25DF">
      <w:r>
        <w:rPr>
          <w:rStyle w:val="CommentReference"/>
        </w:rPr>
        <w:annotationRef/>
      </w:r>
      <w:r>
        <w:rPr>
          <w:color w:val="000000"/>
          <w:sz w:val="20"/>
          <w:szCs w:val="20"/>
        </w:rPr>
        <w:t>Include figure with cardinal numbers increasing over the years from Elliana’s report.</w:t>
      </w:r>
    </w:p>
  </w:comment>
  <w:comment w:id="1045" w:author="Kyle Elliott, Dr" w:date="2025-06-17T19:37:00Z" w:initials="KE">
    <w:p w14:paraId="46CBA87C" w14:textId="77777777" w:rsidR="00CC25DF" w:rsidRDefault="00CC25DF" w:rsidP="00CC25DF">
      <w:pPr>
        <w:pStyle w:val="CommentText"/>
      </w:pPr>
      <w:r>
        <w:rPr>
          <w:rStyle w:val="CommentReference"/>
        </w:rPr>
        <w:annotationRef/>
      </w:r>
      <w:r>
        <w:t>Are you saying that the average observer reports 400 NOCAs per count?? It’s unclear to me how this is being added together. I suggest having a Methods section on this, and then including in the Results.</w:t>
      </w:r>
    </w:p>
    <w:p w14:paraId="0E0B87D3" w14:textId="77777777" w:rsidR="00CC25DF" w:rsidRDefault="00CC25DF" w:rsidP="00CC25DF">
      <w:pPr>
        <w:pStyle w:val="CommentText"/>
      </w:pPr>
    </w:p>
    <w:p w14:paraId="6B6656E8" w14:textId="77777777" w:rsidR="00CC25DF" w:rsidRDefault="00CC25DF" w:rsidP="00CC25DF">
      <w:pPr>
        <w:pStyle w:val="CommentText"/>
      </w:pPr>
      <w:r>
        <w:t xml:space="preserve">I think what you want is a graph for each state/province of the total number of cardinals / total number of observers. </w:t>
      </w:r>
    </w:p>
    <w:p w14:paraId="5020F765" w14:textId="77777777" w:rsidR="00CC25DF" w:rsidRDefault="00CC25DF" w:rsidP="00CC25DF">
      <w:pPr>
        <w:pStyle w:val="CommentText"/>
      </w:pPr>
    </w:p>
    <w:p w14:paraId="1BBFB3F0" w14:textId="77777777" w:rsidR="00CC25DF" w:rsidRDefault="00CC25DF" w:rsidP="00CC25DF">
      <w:pPr>
        <w:pStyle w:val="CommentText"/>
      </w:pPr>
      <w:r>
        <w:t>I’d also be interested to know what’s happening at the southern edge, where they are apparently decreasing.</w:t>
      </w:r>
    </w:p>
    <w:p w14:paraId="2466B44A" w14:textId="77777777" w:rsidR="00CC25DF" w:rsidRDefault="00CC25DF" w:rsidP="00CC25DF">
      <w:pPr>
        <w:pStyle w:val="CommentText"/>
      </w:pPr>
    </w:p>
    <w:p w14:paraId="131F33E8" w14:textId="77777777" w:rsidR="00CC25DF" w:rsidRDefault="00CC25DF" w:rsidP="00CC25DF">
      <w:pPr>
        <w:pStyle w:val="CommentText"/>
      </w:pPr>
      <w:r>
        <w:t>Some larger areas (ON, PA, NY) might be worth subdividing into regions. I imagine what is happening with NOCAs in Windsor is quite different than Ottawa.</w:t>
      </w:r>
    </w:p>
    <w:p w14:paraId="2F170786" w14:textId="77777777" w:rsidR="00CC25DF" w:rsidRDefault="00CC25DF" w:rsidP="00CC25DF">
      <w:pPr>
        <w:pStyle w:val="CommentText"/>
      </w:pPr>
    </w:p>
    <w:p w14:paraId="21887B05" w14:textId="77777777" w:rsidR="00CC25DF" w:rsidRDefault="00CC25DF" w:rsidP="00CC25DF">
      <w:pPr>
        <w:pStyle w:val="CommentText"/>
      </w:pPr>
      <w:r>
        <w:t>Maybe send me the data and I could take a look?</w:t>
      </w:r>
    </w:p>
  </w:comment>
  <w:comment w:id="1046" w:author="Frei,Barbara (elle | she, her) (ECCC)" w:date="2025-06-26T06:32:00Z" w:initials="BF">
    <w:p w14:paraId="0BE43268" w14:textId="77777777" w:rsidR="00CC25DF" w:rsidRDefault="00CC25DF" w:rsidP="00CC25DF">
      <w:pPr>
        <w:pStyle w:val="CommentText"/>
      </w:pPr>
      <w:r>
        <w:rPr>
          <w:rStyle w:val="CommentReference"/>
        </w:rPr>
        <w:annotationRef/>
      </w:r>
      <w:r>
        <w:t xml:space="preserve">Yeah something weird is happening here. And I would also prefer to have it broken down per geographic areas. </w:t>
      </w:r>
    </w:p>
  </w:comment>
  <w:comment w:id="1047" w:author="Kyle Elliott, Dr" w:date="2025-07-26T11:11:00Z" w:initials="KE">
    <w:p w14:paraId="0BA066CE" w14:textId="77777777" w:rsidR="002F6485" w:rsidRDefault="002F6485" w:rsidP="002F6485">
      <w:pPr>
        <w:pStyle w:val="CommentText"/>
      </w:pPr>
      <w:r>
        <w:rPr>
          <w:rStyle w:val="CommentReference"/>
        </w:rPr>
        <w:annotationRef/>
      </w:r>
      <w:r>
        <w:t xml:space="preserve"> you look at distance moved per day from radio tracking, with a number per week, does that value also increase in the spring? And be relatively constant over the winter?</w:t>
      </w:r>
    </w:p>
  </w:comment>
  <w:comment w:id="1051" w:author="Kyle Elliott, Dr" w:date="2025-07-26T09:20:00Z" w:initials="KE">
    <w:p w14:paraId="15496142" w14:textId="1F5527F3" w:rsidR="00342019" w:rsidRDefault="00342019" w:rsidP="00342019">
      <w:pPr>
        <w:pStyle w:val="CommentText"/>
      </w:pPr>
      <w:r>
        <w:rPr>
          <w:rStyle w:val="CommentReference"/>
        </w:rPr>
        <w:annotationRef/>
      </w:r>
      <w:r>
        <w:t>Would it be very easy to change this to weekly average rather than monthly average?</w:t>
      </w:r>
    </w:p>
  </w:comment>
  <w:comment w:id="1053" w:author="Kyle Elliott, Dr" w:date="2025-06-17T19:43:00Z" w:initials="KE">
    <w:p w14:paraId="05BBF0D6" w14:textId="5478CD98" w:rsidR="003A4710" w:rsidRDefault="003A4710" w:rsidP="003A4710">
      <w:pPr>
        <w:pStyle w:val="CommentText"/>
      </w:pPr>
      <w:r>
        <w:rPr>
          <w:rStyle w:val="CommentReference"/>
        </w:rPr>
        <w:annotationRef/>
      </w:r>
      <w:r>
        <w:t>I suggest a short section with Elianna’s graphs. I’d also like to see a short section showing the capture rate of NOCAs over time at MBO (i.e. throughout the year), showing the pulse for ads and juvs in late Fall, suggesting they are mobile then. Perhaps from MAPS data you could show they are not local breeders?</w:t>
      </w:r>
    </w:p>
  </w:comment>
  <w:comment w:id="1054" w:author="Kyle Elliott, Dr" w:date="2025-06-17T19:44:00Z" w:initials="KE">
    <w:p w14:paraId="0600E482" w14:textId="77777777" w:rsidR="003A4710" w:rsidRDefault="003A4710" w:rsidP="003A4710">
      <w:pPr>
        <w:pStyle w:val="CommentText"/>
      </w:pPr>
      <w:r>
        <w:rPr>
          <w:rStyle w:val="CommentReference"/>
        </w:rPr>
        <w:annotationRef/>
      </w:r>
      <w:r>
        <w:t xml:space="preserve">(I would have thought that would take MAX half a day if you had the data from MBO)? </w:t>
      </w:r>
    </w:p>
  </w:comment>
  <w:comment w:id="1055" w:author="Frei,Barbara (elle | she, her) (ECCC)" w:date="2025-06-27T12:19:00Z" w:initials="BF">
    <w:p w14:paraId="74DD4EBE" w14:textId="77777777" w:rsidR="00040186" w:rsidRDefault="00040186" w:rsidP="00040186">
      <w:pPr>
        <w:pStyle w:val="CommentText"/>
      </w:pPr>
      <w:r>
        <w:rPr>
          <w:rStyle w:val="CommentReference"/>
        </w:rPr>
        <w:annotationRef/>
      </w:r>
      <w:r>
        <w:t>Give the sample size of the birds for each site that were used for this analysis</w:t>
      </w:r>
    </w:p>
  </w:comment>
  <w:comment w:id="1056" w:author="Frei,Barbara (elle | she, her) (ECCC)" w:date="2025-06-28T06:33:00Z" w:initials="BF">
    <w:p w14:paraId="4F5ADF4E" w14:textId="77777777" w:rsidR="00505E13" w:rsidRDefault="00505E13" w:rsidP="00505E13">
      <w:pPr>
        <w:pStyle w:val="CommentText"/>
      </w:pPr>
      <w:r>
        <w:rPr>
          <w:rStyle w:val="CommentReference"/>
        </w:rPr>
        <w:annotationRef/>
      </w:r>
      <w:r>
        <w:t xml:space="preserve">Can you run a Kruskal-Wallis on the home range sizes across the sites and report the statistics? </w:t>
      </w:r>
    </w:p>
  </w:comment>
  <w:comment w:id="1058" w:author="Kyle Elliott, Dr" w:date="2025-06-17T19:47:00Z" w:initials="KE">
    <w:p w14:paraId="6DC05C10" w14:textId="49469EBE" w:rsidR="003A4710" w:rsidRDefault="003A4710" w:rsidP="003A4710">
      <w:pPr>
        <w:pStyle w:val="CommentText"/>
      </w:pPr>
      <w:r>
        <w:rPr>
          <w:rStyle w:val="CommentReference"/>
        </w:rPr>
        <w:annotationRef/>
      </w:r>
      <w:r>
        <w:t>Don’t mix methods with Results.</w:t>
      </w:r>
    </w:p>
  </w:comment>
  <w:comment w:id="1059" w:author="Anne-Marie Cousineau" w:date="2025-07-19T23:25:00Z" w:initials="AMC">
    <w:p w14:paraId="4361CE8A" w14:textId="77777777" w:rsidR="006A1EEB" w:rsidRDefault="006A1EEB" w:rsidP="006A1EEB">
      <w:r>
        <w:rPr>
          <w:rStyle w:val="CommentReference"/>
        </w:rPr>
        <w:annotationRef/>
      </w:r>
      <w:r>
        <w:rPr>
          <w:sz w:val="20"/>
          <w:szCs w:val="20"/>
        </w:rPr>
        <w:t>Should I move this section into the methods because it's describing the way we selected the best model for the scale of association to habitat, or should I leave this information here but rephrase to have it be more of a result presentation (am I making sense)?</w:t>
      </w:r>
    </w:p>
  </w:comment>
  <w:comment w:id="1060" w:author="Kyle Elliott, Dr" w:date="2025-06-17T19:49:00Z" w:initials="KE">
    <w:p w14:paraId="3C8788DC" w14:textId="6C729E13" w:rsidR="003A4710" w:rsidRDefault="003A4710" w:rsidP="003A4710">
      <w:pPr>
        <w:pStyle w:val="CommentText"/>
      </w:pPr>
      <w:r>
        <w:rPr>
          <w:rStyle w:val="CommentReference"/>
        </w:rPr>
        <w:annotationRef/>
      </w:r>
      <w:r>
        <w:t xml:space="preserve">I’ve stopped commenting here because you need to update with current data. I suggest having the table as a Word table rather than an image. </w:t>
      </w:r>
    </w:p>
  </w:comment>
  <w:comment w:id="1061" w:author="Frei,Barbara (elle | she, her) (ECCC)" w:date="2025-06-27T12:19:00Z" w:initials="BF">
    <w:p w14:paraId="0C5FA029" w14:textId="77777777" w:rsidR="00040186" w:rsidRDefault="00040186" w:rsidP="00040186">
      <w:pPr>
        <w:pStyle w:val="CommentText"/>
      </w:pPr>
      <w:r>
        <w:rPr>
          <w:rStyle w:val="CommentReference"/>
        </w:rPr>
        <w:annotationRef/>
      </w:r>
      <w:r>
        <w:t>Agreed the screen capture is fuzzy so not the best quality</w:t>
      </w:r>
    </w:p>
  </w:comment>
  <w:comment w:id="1063" w:author="Frei,Barbara (elle | she, her) (ECCC)" w:date="2025-06-27T12:40:00Z" w:initials="BF">
    <w:p w14:paraId="1B79F723" w14:textId="77777777" w:rsidR="0086329A" w:rsidRDefault="0086329A" w:rsidP="0086329A">
      <w:pPr>
        <w:pStyle w:val="CommentText"/>
      </w:pPr>
      <w:r>
        <w:rPr>
          <w:rStyle w:val="CommentReference"/>
        </w:rPr>
        <w:annotationRef/>
      </w:r>
      <w:r>
        <w:t>Did you scale and center the data before putting it in the model? Just would need to make a note of that before interpreting the values of the parameter estimates</w:t>
      </w:r>
    </w:p>
  </w:comment>
  <w:comment w:id="1064" w:author="Kyle Elliott, Dr" w:date="2025-06-17T22:33:00Z" w:initials="KE">
    <w:p w14:paraId="1ECD1A44" w14:textId="77777777" w:rsidR="008679D9" w:rsidRDefault="008679D9" w:rsidP="008679D9">
      <w:pPr>
        <w:pStyle w:val="CommentText"/>
      </w:pPr>
      <w:r>
        <w:rPr>
          <w:rStyle w:val="CommentReference"/>
        </w:rPr>
        <w:annotationRef/>
      </w:r>
      <w:r>
        <w:t>This should be referenced in Results.</w:t>
      </w:r>
    </w:p>
  </w:comment>
  <w:comment w:id="1065" w:author="Frei,Barbara (elle | she, her) (ECCC)" w:date="2025-06-30T15:16:00Z" w:initials="BF">
    <w:p w14:paraId="3D7558E0" w14:textId="77777777" w:rsidR="008679D9" w:rsidRDefault="008679D9" w:rsidP="008679D9">
      <w:pPr>
        <w:pStyle w:val="CommentText"/>
      </w:pPr>
      <w:r>
        <w:rPr>
          <w:rStyle w:val="CommentReference"/>
        </w:rPr>
        <w:annotationRef/>
      </w:r>
      <w:r>
        <w:t>Rather than just the site names (which people will forget) I would always use the term - ‘most urban’, ‘moderate urban’, ‘least urban’ or something like that</w:t>
      </w:r>
    </w:p>
  </w:comment>
  <w:comment w:id="1067" w:author="Kyle Elliott, Dr" w:date="2025-06-17T22:37:00Z" w:initials="KE">
    <w:p w14:paraId="5E650B2D" w14:textId="2D3E5719" w:rsidR="00530616" w:rsidRDefault="00530616" w:rsidP="00530616">
      <w:pPr>
        <w:pStyle w:val="CommentText"/>
      </w:pPr>
      <w:r>
        <w:rPr>
          <w:rStyle w:val="CommentReference"/>
        </w:rPr>
        <w:annotationRef/>
      </w:r>
      <w:r>
        <w:t>Much of the “Discussion” should actually be in “Results”. Please move it there!</w:t>
      </w:r>
    </w:p>
  </w:comment>
  <w:comment w:id="1068" w:author="Kyle Elliott, Dr" w:date="2025-07-26T11:21:00Z" w:initials="KE">
    <w:p w14:paraId="62E85644" w14:textId="77777777" w:rsidR="007D4A83" w:rsidRDefault="007D4A83" w:rsidP="007D4A83">
      <w:pPr>
        <w:pStyle w:val="CommentText"/>
      </w:pPr>
      <w:r>
        <w:rPr>
          <w:rStyle w:val="CommentReference"/>
        </w:rPr>
        <w:annotationRef/>
      </w:r>
      <w:r>
        <w:t>Looks like this needs a bit of work, so I stopped here.</w:t>
      </w:r>
    </w:p>
  </w:comment>
  <w:comment w:id="1069" w:author="Frei,Barbara (elle | she, her) (ECCC)" w:date="2025-06-28T06:28:00Z" w:initials="BF">
    <w:p w14:paraId="431179DC" w14:textId="3FD673B7" w:rsidR="00505E13" w:rsidRDefault="00505E13" w:rsidP="00505E13">
      <w:pPr>
        <w:pStyle w:val="CommentText"/>
      </w:pPr>
      <w:r>
        <w:rPr>
          <w:rStyle w:val="CommentReference"/>
        </w:rPr>
        <w:annotationRef/>
      </w:r>
      <w:r>
        <w:t>So this is the ‘recipe’ I suggest using when writing a discussion:</w:t>
      </w:r>
    </w:p>
    <w:p w14:paraId="107CD680" w14:textId="77777777" w:rsidR="00505E13" w:rsidRDefault="00505E13" w:rsidP="00505E13">
      <w:pPr>
        <w:pStyle w:val="CommentText"/>
        <w:numPr>
          <w:ilvl w:val="0"/>
          <w:numId w:val="8"/>
        </w:numPr>
      </w:pPr>
      <w:r>
        <w:t xml:space="preserve">Your first paragraph should be an overview of your most important findings (3-4 of them). Make this really concise, clear and catchy! You don’t need to dive into the literature at this point, jut focus on your findings. </w:t>
      </w:r>
    </w:p>
    <w:p w14:paraId="203D9D5B" w14:textId="77777777" w:rsidR="00505E13" w:rsidRDefault="00505E13" w:rsidP="00505E13">
      <w:pPr>
        <w:pStyle w:val="CommentText"/>
        <w:numPr>
          <w:ilvl w:val="0"/>
          <w:numId w:val="8"/>
        </w:numPr>
      </w:pPr>
      <w:r>
        <w:t>Follow this up by diving into your findings one by one and putting them in context of your hypotheses and the current state of knowledge. Start with a really clear topic sentence and go in the same order that you presented the work in the methods and results. Stick to 1-2 paragraph per topic. Use meaningful subheadings</w:t>
      </w:r>
    </w:p>
    <w:p w14:paraId="2C0F4B37" w14:textId="77777777" w:rsidR="00505E13" w:rsidRDefault="00505E13" w:rsidP="00505E13">
      <w:pPr>
        <w:pStyle w:val="CommentText"/>
        <w:numPr>
          <w:ilvl w:val="0"/>
          <w:numId w:val="8"/>
        </w:numPr>
      </w:pPr>
      <w:r>
        <w:t>End with 1-2 paragraphs of caveats, next steps, management/conservation implications as your conclusion</w:t>
      </w:r>
    </w:p>
  </w:comment>
  <w:comment w:id="1090" w:author="Frei,Barbara (elle | she, her) (ECCC)" w:date="2025-06-30T15:10:00Z" w:initials="BF">
    <w:p w14:paraId="56349AE0" w14:textId="77777777" w:rsidR="000A2037" w:rsidRDefault="000A2037" w:rsidP="000A2037">
      <w:pPr>
        <w:pStyle w:val="CommentText"/>
      </w:pPr>
      <w:r>
        <w:rPr>
          <w:rStyle w:val="CommentReference"/>
        </w:rPr>
        <w:annotationRef/>
      </w:r>
      <w:r>
        <w:t xml:space="preserve">I’m curious what these references are since those I saw actually suggest that animals in urban area have smaller home ranges or that urban sites ‘select’ for animals with lower movement </w:t>
      </w:r>
      <w:hyperlink r:id="rId7" w:history="1">
        <w:r w:rsidRPr="00692D01">
          <w:rPr>
            <w:rStyle w:val="Hyperlink"/>
          </w:rPr>
          <w:t>https://academic.oup.com/jue/article/6/1/juaa014/5867359?login=true</w:t>
        </w:r>
      </w:hyperlink>
    </w:p>
  </w:comment>
  <w:comment w:id="1093" w:author="Frei,Barbara (elle | she, her) (ECCC)" w:date="2025-06-30T15:25:00Z" w:initials="BF">
    <w:p w14:paraId="5BDFA559" w14:textId="77777777" w:rsidR="001A78D6" w:rsidRDefault="001A78D6" w:rsidP="001A78D6">
      <w:pPr>
        <w:pStyle w:val="CommentText"/>
      </w:pPr>
      <w:r>
        <w:rPr>
          <w:rStyle w:val="CommentReference"/>
        </w:rPr>
        <w:annotationRef/>
      </w:r>
      <w:r>
        <w:t xml:space="preserve">This reads more like a result section -  in that it really just states what the data shows and talks only about your study findings. The discussion needs to state what you find (clearly, concisely and its more about the big picture than repeating the data point by point) AND then put it into the contact of what other literature shows. Here you should be talking about what other NOCA or or bird habitat use across and urban gradient has found. Talk about effects of fragmentation and urbanization on movement, feeding, survival, etc. You should be citing several papers in each paragraph. Happy to meet this week to brainstorm this a bit more. </w:t>
      </w:r>
    </w:p>
  </w:comment>
  <w:comment w:id="1102" w:author="Kyle Elliott, Dr" w:date="2025-07-26T08:34:00Z" w:initials="KE">
    <w:p w14:paraId="3080C68C" w14:textId="77777777" w:rsidR="00463386" w:rsidRDefault="00463386" w:rsidP="00463386">
      <w:pPr>
        <w:pStyle w:val="CommentText"/>
      </w:pPr>
      <w:r>
        <w:rPr>
          <w:rStyle w:val="CommentReference"/>
        </w:rPr>
        <w:annotationRef/>
      </w:r>
      <w:r>
        <w:t>This is the topic sentence, so I expect a paragraph on activity budgets and fitness. Why wake up and down budgets might be linked to fitness or other ways in which activity is linked to fitness. Instead, it wanders over to how cities impact activity budgets.</w:t>
      </w:r>
    </w:p>
    <w:p w14:paraId="574DC8D7" w14:textId="77777777" w:rsidR="00463386" w:rsidRDefault="00463386" w:rsidP="00463386">
      <w:pPr>
        <w:pStyle w:val="CommentText"/>
      </w:pPr>
    </w:p>
    <w:p w14:paraId="5E8AF309" w14:textId="77777777" w:rsidR="00463386" w:rsidRDefault="00463386" w:rsidP="00463386">
      <w:pPr>
        <w:pStyle w:val="CommentText"/>
      </w:pPr>
      <w:r>
        <w:t>I suggest (always!) picking a topic sentence for each paragraph that encapsulates the paragraph.</w:t>
      </w:r>
    </w:p>
  </w:comment>
  <w:comment w:id="1124" w:author="Kyle Elliott, Dr" w:date="2025-07-26T08:35:00Z" w:initials="KE">
    <w:p w14:paraId="416F117C" w14:textId="77777777" w:rsidR="00463386" w:rsidRDefault="00463386" w:rsidP="00463386">
      <w:pPr>
        <w:pStyle w:val="CommentText"/>
      </w:pPr>
      <w:r>
        <w:rPr>
          <w:rStyle w:val="CommentReference"/>
        </w:rPr>
        <w:annotationRef/>
      </w:r>
      <w:r>
        <w:t>Now you are discussing climate change. Keep the paragraphs focussed. Keep this paragraph about cities and urbanization and how it impacts behaviour. Climate change and behaviour is another paragraph.</w:t>
      </w:r>
    </w:p>
  </w:comment>
  <w:comment w:id="1127" w:author="Kyle Elliott, Dr" w:date="2025-07-26T08:37:00Z" w:initials="KE">
    <w:p w14:paraId="5688D7FB" w14:textId="77777777" w:rsidR="00463386" w:rsidRDefault="00463386" w:rsidP="00463386">
      <w:pPr>
        <w:pStyle w:val="CommentText"/>
      </w:pPr>
      <w:r>
        <w:rPr>
          <w:rStyle w:val="CommentReference"/>
        </w:rPr>
        <w:annotationRef/>
      </w:r>
      <w:r>
        <w:t>I wouldn’t say it’s very fine-scale to say “active” or “non-active”</w:t>
      </w:r>
    </w:p>
  </w:comment>
  <w:comment w:id="1131" w:author="Kyle Elliott, Dr" w:date="2025-07-26T08:36:00Z" w:initials="KE">
    <w:p w14:paraId="4D122B0E" w14:textId="5F4D46F8" w:rsidR="00463386" w:rsidRDefault="00463386" w:rsidP="00463386">
      <w:pPr>
        <w:pStyle w:val="CommentText"/>
      </w:pPr>
      <w:r>
        <w:rPr>
          <w:rStyle w:val="CommentReference"/>
        </w:rPr>
        <w:annotationRef/>
      </w:r>
      <w:r>
        <w:t xml:space="preserve">I suggest referencing one of the Motus papers. (journal article). </w:t>
      </w:r>
    </w:p>
  </w:comment>
  <w:comment w:id="1170" w:author="Kyle Elliott, Dr" w:date="2025-07-26T08:46:00Z" w:initials="KE">
    <w:p w14:paraId="006D1FBA" w14:textId="77777777" w:rsidR="007F49A2" w:rsidRDefault="007F49A2" w:rsidP="007F49A2">
      <w:pPr>
        <w:pStyle w:val="CommentText"/>
      </w:pPr>
      <w:r>
        <w:rPr>
          <w:rStyle w:val="CommentReference"/>
        </w:rPr>
        <w:annotationRef/>
      </w:r>
      <w:r>
        <w:t>This will be a separate paper, so you need to describe this as if the reader doesn’t know Chapter 1.</w:t>
      </w:r>
    </w:p>
  </w:comment>
  <w:comment w:id="1181" w:author="Kyle Elliott, Dr" w:date="2025-07-26T08:49:00Z" w:initials="KE">
    <w:p w14:paraId="284A07E8" w14:textId="77777777" w:rsidR="007F49A2" w:rsidRDefault="007F49A2" w:rsidP="007F49A2">
      <w:pPr>
        <w:pStyle w:val="CommentText"/>
      </w:pPr>
      <w:r>
        <w:rPr>
          <w:rStyle w:val="CommentReference"/>
        </w:rPr>
        <w:annotationRef/>
      </w:r>
      <w:r>
        <w:t>The introduction lacks context for these predictions, yet it’s the main thing it should do. You’ve told us about urbanization and Motus, but you’ve never told us what other studies tell us about how activity should vary with weather. Why do you have these predictions? They should be built up through the Introduction and be the main point of the Intro.</w:t>
      </w:r>
    </w:p>
  </w:comment>
  <w:comment w:id="1188" w:author="Anne-Marie Cousineau" w:date="2025-06-16T11:27:00Z" w:initials="AMC">
    <w:p w14:paraId="4F85CE24" w14:textId="0F5FBFDF" w:rsidR="003B71FD" w:rsidRDefault="003B71FD" w:rsidP="003B71FD">
      <w:r>
        <w:rPr>
          <w:rStyle w:val="CommentReference"/>
        </w:rPr>
        <w:annotationRef/>
      </w:r>
      <w:r>
        <w:rPr>
          <w:color w:val="000000"/>
          <w:sz w:val="20"/>
          <w:szCs w:val="20"/>
        </w:rPr>
        <w:t>Andrew’s method section. The only change that I did is to put the citations at the end of sentences and link them to my Zotero.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B19F1B" w15:done="1"/>
  <w15:commentEx w15:paraId="5EC425C5" w15:done="1"/>
  <w15:commentEx w15:paraId="787A873A" w15:paraIdParent="5EC425C5" w15:done="1"/>
  <w15:commentEx w15:paraId="0DED1CA7" w15:done="1"/>
  <w15:commentEx w15:paraId="2BF06801" w15:done="1"/>
  <w15:commentEx w15:paraId="1F671EB0" w15:done="1"/>
  <w15:commentEx w15:paraId="5E0A1C6A" w15:paraIdParent="1F671EB0" w15:done="1"/>
  <w15:commentEx w15:paraId="1A297191" w15:done="1"/>
  <w15:commentEx w15:paraId="7554714E" w15:done="1"/>
  <w15:commentEx w15:paraId="518E3AB4" w15:done="1"/>
  <w15:commentEx w15:paraId="26314D27" w15:done="1"/>
  <w15:commentEx w15:paraId="1DE399FC" w15:done="1"/>
  <w15:commentEx w15:paraId="606D3832" w15:done="1"/>
  <w15:commentEx w15:paraId="3BCFD500" w15:done="1"/>
  <w15:commentEx w15:paraId="2792CB24" w15:done="1"/>
  <w15:commentEx w15:paraId="2D8756A4" w15:done="1"/>
  <w15:commentEx w15:paraId="5C936D71" w15:done="1"/>
  <w15:commentEx w15:paraId="0B0DB3AB" w15:done="1"/>
  <w15:commentEx w15:paraId="257569E8" w15:done="1"/>
  <w15:commentEx w15:paraId="03DFEABA" w15:paraIdParent="257569E8" w15:done="1"/>
  <w15:commentEx w15:paraId="26D77A91" w15:done="1"/>
  <w15:commentEx w15:paraId="06C2D4BE" w15:done="1"/>
  <w15:commentEx w15:paraId="4E64362B" w15:done="0"/>
  <w15:commentEx w15:paraId="6D670EA2" w15:paraIdParent="4E64362B" w15:done="0"/>
  <w15:commentEx w15:paraId="3F8FF5EB" w15:done="1"/>
  <w15:commentEx w15:paraId="35EC0B99" w15:done="1"/>
  <w15:commentEx w15:paraId="194A82BB" w15:done="1"/>
  <w15:commentEx w15:paraId="181AD897" w15:done="1"/>
  <w15:commentEx w15:paraId="58F3D446" w15:paraIdParent="181AD897" w15:done="1"/>
  <w15:commentEx w15:paraId="6EB9AFE1" w15:done="1"/>
  <w15:commentEx w15:paraId="51D8FC3E" w15:done="1"/>
  <w15:commentEx w15:paraId="3B921A78" w15:done="1"/>
  <w15:commentEx w15:paraId="79C15DCE" w15:done="1"/>
  <w15:commentEx w15:paraId="7681D7D6" w15:paraIdParent="79C15DCE" w15:done="1"/>
  <w15:commentEx w15:paraId="021D87C8" w15:done="1"/>
  <w15:commentEx w15:paraId="15DB74F0" w15:done="1"/>
  <w15:commentEx w15:paraId="7ED5AE50" w15:done="1"/>
  <w15:commentEx w15:paraId="32E8D86F" w15:done="1"/>
  <w15:commentEx w15:paraId="27C0FFA6" w15:done="1"/>
  <w15:commentEx w15:paraId="7A3D63CF" w15:done="1"/>
  <w15:commentEx w15:paraId="756B82FE" w15:done="1"/>
  <w15:commentEx w15:paraId="170DB402" w15:done="1"/>
  <w15:commentEx w15:paraId="666A147F" w15:done="1"/>
  <w15:commentEx w15:paraId="1E6172F0" w15:done="1"/>
  <w15:commentEx w15:paraId="2D87C0D9" w15:done="1"/>
  <w15:commentEx w15:paraId="4A6FBE0B" w15:done="1"/>
  <w15:commentEx w15:paraId="5F2C0841" w15:paraIdParent="4A6FBE0B" w15:done="1"/>
  <w15:commentEx w15:paraId="6FE91DBE" w15:done="1"/>
  <w15:commentEx w15:paraId="726326F6" w15:paraIdParent="6FE91DBE" w15:done="1"/>
  <w15:commentEx w15:paraId="35A993CD" w15:done="1"/>
  <w15:commentEx w15:paraId="2146C89E" w15:paraIdParent="35A993CD" w15:done="1"/>
  <w15:commentEx w15:paraId="2DBAFA4F" w15:paraIdParent="35A993CD" w15:done="1"/>
  <w15:commentEx w15:paraId="6517E2A3" w15:done="1"/>
  <w15:commentEx w15:paraId="387F40A8" w15:done="1"/>
  <w15:commentEx w15:paraId="6737B908" w15:done="1"/>
  <w15:commentEx w15:paraId="4502008F" w15:paraIdParent="6737B908" w15:done="1"/>
  <w15:commentEx w15:paraId="4C113EAD" w15:done="1"/>
  <w15:commentEx w15:paraId="65586D08" w15:done="1"/>
  <w15:commentEx w15:paraId="4181103F" w15:done="1"/>
  <w15:commentEx w15:paraId="72081A69" w15:paraIdParent="4181103F" w15:done="1"/>
  <w15:commentEx w15:paraId="46CD35FD" w15:done="1"/>
  <w15:commentEx w15:paraId="20B5D36F" w15:done="1"/>
  <w15:commentEx w15:paraId="422B4E82" w15:done="1"/>
  <w15:commentEx w15:paraId="44BCB7EE" w15:done="1"/>
  <w15:commentEx w15:paraId="7A7D14EE" w15:done="1"/>
  <w15:commentEx w15:paraId="0187B285" w15:done="1"/>
  <w15:commentEx w15:paraId="266AD865" w15:done="1"/>
  <w15:commentEx w15:paraId="74E21395" w15:done="0"/>
  <w15:commentEx w15:paraId="3C8B9C8F" w15:paraIdParent="74E21395" w15:done="0"/>
  <w15:commentEx w15:paraId="32B6878E" w15:paraIdParent="74E21395" w15:done="0"/>
  <w15:commentEx w15:paraId="252EE390" w15:done="1"/>
  <w15:commentEx w15:paraId="15FB3E2A" w15:done="1"/>
  <w15:commentEx w15:paraId="64367357" w15:done="1"/>
  <w15:commentEx w15:paraId="12DAB9AE" w15:done="1"/>
  <w15:commentEx w15:paraId="1AC98DD4" w15:done="1"/>
  <w15:commentEx w15:paraId="3DD75B63" w15:done="1"/>
  <w15:commentEx w15:paraId="73B5C2BF" w15:done="1"/>
  <w15:commentEx w15:paraId="6C3B6325" w15:paraIdParent="73B5C2BF" w15:done="1"/>
  <w15:commentEx w15:paraId="0F985F83" w15:done="1"/>
  <w15:commentEx w15:paraId="03FFD32C" w15:paraIdParent="0F985F83" w15:done="1"/>
  <w15:commentEx w15:paraId="28BAC7AE" w15:paraIdParent="0F985F83" w15:done="1"/>
  <w15:commentEx w15:paraId="5F883479" w15:done="1"/>
  <w15:commentEx w15:paraId="4023F7C3" w15:done="0"/>
  <w15:commentEx w15:paraId="3BF120DF" w15:done="1"/>
  <w15:commentEx w15:paraId="5E065313" w15:done="1"/>
  <w15:commentEx w15:paraId="1E1DD3E7" w15:done="1"/>
  <w15:commentEx w15:paraId="1E43C14D" w15:done="1"/>
  <w15:commentEx w15:paraId="794BDB85" w15:paraIdParent="1E43C14D" w15:done="1"/>
  <w15:commentEx w15:paraId="139A8EDF" w15:done="1"/>
  <w15:commentEx w15:paraId="0A8A533D" w15:done="1"/>
  <w15:commentEx w15:paraId="519EDA79" w15:done="1"/>
  <w15:commentEx w15:paraId="6AB8E72E" w15:done="1"/>
  <w15:commentEx w15:paraId="063AB3CC" w15:done="1"/>
  <w15:commentEx w15:paraId="7789E40F" w15:done="1"/>
  <w15:commentEx w15:paraId="77C25F3D" w15:done="1"/>
  <w15:commentEx w15:paraId="32BC3A37" w15:done="0"/>
  <w15:commentEx w15:paraId="66F585D5" w15:done="0"/>
  <w15:commentEx w15:paraId="07713E2D" w15:done="0"/>
  <w15:commentEx w15:paraId="515CE9D1" w15:done="0"/>
  <w15:commentEx w15:paraId="63CD99F3" w15:paraIdParent="515CE9D1" w15:done="0"/>
  <w15:commentEx w15:paraId="414B1C8D" w15:done="0"/>
  <w15:commentEx w15:paraId="6A736C9D" w15:done="0"/>
  <w15:commentEx w15:paraId="796E6345" w15:done="0"/>
  <w15:commentEx w15:paraId="1F8B71AF" w15:done="1"/>
  <w15:commentEx w15:paraId="2DFD46AB" w15:done="1"/>
  <w15:commentEx w15:paraId="1EB1C1C6" w15:paraIdParent="2DFD46AB" w15:done="1"/>
  <w15:commentEx w15:paraId="1B1A4B03" w15:done="1"/>
  <w15:commentEx w15:paraId="1EFF6E83" w15:done="1"/>
  <w15:commentEx w15:paraId="1E9D49D7" w15:done="1"/>
  <w15:commentEx w15:paraId="483F4E4A" w15:done="1"/>
  <w15:commentEx w15:paraId="6FE38AD2" w15:done="1"/>
  <w15:commentEx w15:paraId="0F40336F" w15:done="1"/>
  <w15:commentEx w15:paraId="6540EAEC" w15:done="0"/>
  <w15:commentEx w15:paraId="0681426B" w15:paraIdParent="6540EAEC" w15:done="0"/>
  <w15:commentEx w15:paraId="0EE070FF" w15:done="1"/>
  <w15:commentEx w15:paraId="2D83DD4A" w15:done="1"/>
  <w15:commentEx w15:paraId="0EB501E0" w15:paraIdParent="2D83DD4A" w15:done="1"/>
  <w15:commentEx w15:paraId="2AF54E3A" w15:paraIdParent="2D83DD4A" w15:done="1"/>
  <w15:commentEx w15:paraId="66D544FB" w15:done="1"/>
  <w15:commentEx w15:paraId="56DB769D" w15:done="1"/>
  <w15:commentEx w15:paraId="37E77DA3" w15:done="1"/>
  <w15:commentEx w15:paraId="21887B05" w15:done="1"/>
  <w15:commentEx w15:paraId="0BE43268" w15:paraIdParent="21887B05" w15:done="1"/>
  <w15:commentEx w15:paraId="0BA066CE" w15:done="1"/>
  <w15:commentEx w15:paraId="15496142" w15:done="1"/>
  <w15:commentEx w15:paraId="05BBF0D6" w15:done="1"/>
  <w15:commentEx w15:paraId="0600E482" w15:paraIdParent="05BBF0D6" w15:done="1"/>
  <w15:commentEx w15:paraId="74DD4EBE" w15:done="1"/>
  <w15:commentEx w15:paraId="4F5ADF4E" w15:done="1"/>
  <w15:commentEx w15:paraId="6DC05C10" w15:done="0"/>
  <w15:commentEx w15:paraId="4361CE8A" w15:paraIdParent="6DC05C10" w15:done="0"/>
  <w15:commentEx w15:paraId="3C8788DC" w15:done="1"/>
  <w15:commentEx w15:paraId="0C5FA029" w15:paraIdParent="3C8788DC" w15:done="1"/>
  <w15:commentEx w15:paraId="1B79F723" w15:done="1"/>
  <w15:commentEx w15:paraId="1ECD1A44" w15:done="1"/>
  <w15:commentEx w15:paraId="3D7558E0" w15:paraIdParent="1ECD1A44" w15:done="1"/>
  <w15:commentEx w15:paraId="5E650B2D" w15:done="0"/>
  <w15:commentEx w15:paraId="62E85644" w15:done="0"/>
  <w15:commentEx w15:paraId="2C0F4B37" w15:done="0"/>
  <w15:commentEx w15:paraId="56349AE0" w15:done="0"/>
  <w15:commentEx w15:paraId="5BDFA559" w15:done="0"/>
  <w15:commentEx w15:paraId="5E8AF309" w15:done="0"/>
  <w15:commentEx w15:paraId="416F117C" w15:done="0"/>
  <w15:commentEx w15:paraId="5688D7FB" w15:done="1"/>
  <w15:commentEx w15:paraId="4D122B0E" w15:done="0"/>
  <w15:commentEx w15:paraId="006D1FBA" w15:done="0"/>
  <w15:commentEx w15:paraId="284A07E8" w15:done="0"/>
  <w15:commentEx w15:paraId="4F85CE2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2374E40" w16cex:dateUtc="2025-07-25T19:14:00Z"/>
  <w16cex:commentExtensible w16cex:durableId="58B007D6" w16cex:dateUtc="2025-06-17T22:37:00Z"/>
  <w16cex:commentExtensible w16cex:durableId="30E7740A" w16cex:dateUtc="2025-06-25T18:56:00Z"/>
  <w16cex:commentExtensible w16cex:durableId="47DCB730" w16cex:dateUtc="2025-07-25T19:13:00Z"/>
  <w16cex:commentExtensible w16cex:durableId="4CFA73C6" w16cex:dateUtc="2025-07-25T19:12:00Z"/>
  <w16cex:commentExtensible w16cex:durableId="099DE619" w16cex:dateUtc="2025-07-25T19:15:00Z"/>
  <w16cex:commentExtensible w16cex:durableId="6E191648" w16cex:dateUtc="2025-07-25T19:16:00Z"/>
  <w16cex:commentExtensible w16cex:durableId="0E9904B1" w16cex:dateUtc="2025-06-25T18:57:00Z"/>
  <w16cex:commentExtensible w16cex:durableId="1868E813" w16cex:dateUtc="2025-07-25T19:16:00Z"/>
  <w16cex:commentExtensible w16cex:durableId="79FFFADD" w16cex:dateUtc="2025-07-25T19:16:00Z"/>
  <w16cex:commentExtensible w16cex:durableId="5138FA73" w16cex:dateUtc="2025-07-25T19:17:00Z"/>
  <w16cex:commentExtensible w16cex:durableId="72D89051" w16cex:dateUtc="2025-07-25T19:18:00Z"/>
  <w16cex:commentExtensible w16cex:durableId="2B4CF2B4" w16cex:dateUtc="2025-07-25T19:23:00Z"/>
  <w16cex:commentExtensible w16cex:durableId="1BCF3473" w16cex:dateUtc="2025-07-25T19:25:00Z"/>
  <w16cex:commentExtensible w16cex:durableId="7EFBC263" w16cex:dateUtc="2025-07-25T19:19:00Z"/>
  <w16cex:commentExtensible w16cex:durableId="4697A312" w16cex:dateUtc="2025-07-25T19:29:00Z"/>
  <w16cex:commentExtensible w16cex:durableId="1478B64C" w16cex:dateUtc="2025-07-25T19:33:00Z"/>
  <w16cex:commentExtensible w16cex:durableId="19F04CCD" w16cex:dateUtc="2025-07-25T19:42:00Z"/>
  <w16cex:commentExtensible w16cex:durableId="0E1F1877" w16cex:dateUtc="2025-07-25T19:52:00Z"/>
  <w16cex:commentExtensible w16cex:durableId="2AD75A91" w16cex:dateUtc="2025-07-25T19:52:00Z"/>
  <w16cex:commentExtensible w16cex:durableId="139CF465" w16cex:dateUtc="2025-07-25T19:56:00Z"/>
  <w16cex:commentExtensible w16cex:durableId="278DA306" w16cex:dateUtc="2025-07-25T19:57:00Z"/>
  <w16cex:commentExtensible w16cex:durableId="0CCFC52C" w16cex:dateUtc="2025-07-14T18:11:00Z"/>
  <w16cex:commentExtensible w16cex:durableId="55764ED3" w16cex:dateUtc="2025-07-21T15:03:00Z"/>
  <w16cex:commentExtensible w16cex:durableId="68144AF6" w16cex:dateUtc="2025-07-25T19:59:00Z"/>
  <w16cex:commentExtensible w16cex:durableId="7B7EBCED" w16cex:dateUtc="2025-07-25T20:00:00Z"/>
  <w16cex:commentExtensible w16cex:durableId="41A14B5B" w16cex:dateUtc="2025-07-25T20:04:00Z"/>
  <w16cex:commentExtensible w16cex:durableId="2F680B89" w16cex:dateUtc="2025-06-26T10:04:00Z"/>
  <w16cex:commentExtensible w16cex:durableId="29CDE36F" w16cex:dateUtc="2025-06-26T10:07:00Z"/>
  <w16cex:commentExtensible w16cex:durableId="4C15C0FB" w16cex:dateUtc="2025-07-25T20:15:00Z"/>
  <w16cex:commentExtensible w16cex:durableId="54CF3889" w16cex:dateUtc="2025-07-25T20:17:00Z"/>
  <w16cex:commentExtensible w16cex:durableId="0F8F4CE7" w16cex:dateUtc="2025-06-17T22:38:00Z"/>
  <w16cex:commentExtensible w16cex:durableId="7F80C722" w16cex:dateUtc="2025-06-17T22:40:00Z"/>
  <w16cex:commentExtensible w16cex:durableId="7DA81438" w16cex:dateUtc="2025-06-17T22:42:00Z"/>
  <w16cex:commentExtensible w16cex:durableId="5029AB19" w16cex:dateUtc="2025-06-25T19:04:00Z"/>
  <w16cex:commentExtensible w16cex:durableId="46EA7B9E" w16cex:dateUtc="2025-06-17T22:43:00Z"/>
  <w16cex:commentExtensible w16cex:durableId="022FD66A" w16cex:dateUtc="2025-07-25T20:25:00Z"/>
  <w16cex:commentExtensible w16cex:durableId="100F67FA" w16cex:dateUtc="2025-06-17T22:46:00Z"/>
  <w16cex:commentExtensible w16cex:durableId="030601CF" w16cex:dateUtc="2025-06-17T22:44:00Z"/>
  <w16cex:commentExtensible w16cex:durableId="3BD99AA7" w16cex:dateUtc="2025-07-25T20:23:00Z"/>
  <w16cex:commentExtensible w16cex:durableId="165184F9" w16cex:dateUtc="2025-06-17T22:47:00Z"/>
  <w16cex:commentExtensible w16cex:durableId="0686446A" w16cex:dateUtc="2025-06-17T22:47:00Z"/>
  <w16cex:commentExtensible w16cex:durableId="5094A31D" w16cex:dateUtc="2025-06-17T22:49:00Z"/>
  <w16cex:commentExtensible w16cex:durableId="5C2CF516" w16cex:dateUtc="2025-06-25T19:06:00Z"/>
  <w16cex:commentExtensible w16cex:durableId="49F699C9" w16cex:dateUtc="2025-06-25T19:07:00Z"/>
  <w16cex:commentExtensible w16cex:durableId="1C554F93" w16cex:dateUtc="2025-06-17T22:49:00Z"/>
  <w16cex:commentExtensible w16cex:durableId="37A85439" w16cex:dateUtc="2025-06-25T19:08:00Z"/>
  <w16cex:commentExtensible w16cex:durableId="19C57073" w16cex:dateUtc="2025-06-17T22:51:00Z">
    <w16cex:extLst>
      <w16:ext w16:uri="{CE6994B0-6A32-4C9F-8C6B-6E91EDA988CE}">
        <cr:reactions xmlns:cr="http://schemas.microsoft.com/office/comments/2020/reactions">
          <cr:reaction reactionType="1">
            <cr:reactionInfo dateUtc="2025-06-25T19:08:57Z">
              <cr:user userId="S::barbara.frei@ec.gc.ca::e1ad6eed-0917-4e71-a514-b6026a231c63" userProvider="AD" userName="Frei,Barbara (elle | she, her) (ECCC)"/>
            </cr:reactionInfo>
          </cr:reaction>
        </cr:reactions>
      </w16:ext>
    </w16cex:extLst>
  </w16cex:commentExtensible>
  <w16cex:commentExtensible w16cex:durableId="432BB046" w16cex:dateUtc="2025-06-25T19:12:00Z"/>
  <w16cex:commentExtensible w16cex:durableId="4D14BAC0" w16cex:dateUtc="2025-06-17T22:53:00Z"/>
  <w16cex:commentExtensible w16cex:durableId="3E6FCE7A" w16cex:dateUtc="2025-06-17T22:54:00Z"/>
  <w16cex:commentExtensible w16cex:durableId="2106732A" w16cex:dateUtc="2025-06-17T22:56:00Z"/>
  <w16cex:commentExtensible w16cex:durableId="022D3B4B" w16cex:dateUtc="2025-07-25T20:31:00Z"/>
  <w16cex:commentExtensible w16cex:durableId="2245BF6B" w16cex:dateUtc="2025-06-25T19:11:00Z"/>
  <w16cex:commentExtensible w16cex:durableId="0E1C7045" w16cex:dateUtc="2025-06-17T22:57:00Z">
    <w16cex:extLst>
      <w16:ext w16:uri="{CE6994B0-6A32-4C9F-8C6B-6E91EDA988CE}">
        <cr:reactions xmlns:cr="http://schemas.microsoft.com/office/comments/2020/reactions">
          <cr:reaction reactionType="1">
            <cr:reactionInfo dateUtc="2025-06-25T19:59:24Z">
              <cr:user userId="S::barbara.frei@ec.gc.ca::e1ad6eed-0917-4e71-a514-b6026a231c63" userProvider="AD" userName="Frei,Barbara (elle | she, her) (ECCC)"/>
            </cr:reactionInfo>
          </cr:reaction>
        </cr:reactions>
      </w16:ext>
    </w16cex:extLst>
  </w16cex:commentExtensible>
  <w16cex:commentExtensible w16cex:durableId="3A12A0C0" w16cex:dateUtc="2025-06-17T22:57:00Z"/>
  <w16cex:commentExtensible w16cex:durableId="4B83EEE4" w16cex:dateUtc="2025-07-25T20:52:00Z"/>
  <w16cex:commentExtensible w16cex:durableId="6ACB8551" w16cex:dateUtc="2025-07-25T20:54:00Z"/>
  <w16cex:commentExtensible w16cex:durableId="2BE91A9A" w16cex:dateUtc="2025-06-17T22:58:00Z"/>
  <w16cex:commentExtensible w16cex:durableId="22E8CB49" w16cex:dateUtc="2025-06-25T20:01:00Z"/>
  <w16cex:commentExtensible w16cex:durableId="7FF1ACF3" w16cex:dateUtc="2025-06-17T23:02:00Z"/>
  <w16cex:commentExtensible w16cex:durableId="3930A1D4" w16cex:dateUtc="2025-06-17T23:01:00Z"/>
  <w16cex:commentExtensible w16cex:durableId="64D6919D" w16cex:dateUtc="2025-07-25T21:16:00Z"/>
  <w16cex:commentExtensible w16cex:durableId="40DAE2C9" w16cex:dateUtc="2025-07-25T21:01:00Z"/>
  <w16cex:commentExtensible w16cex:durableId="7D5F09EB" w16cex:dateUtc="2025-07-25T21:01:00Z"/>
  <w16cex:commentExtensible w16cex:durableId="0CA9A5ED" w16cex:dateUtc="2025-06-17T23:03:00Z"/>
  <w16cex:commentExtensible w16cex:durableId="5E42083D" w16cex:dateUtc="2025-06-25T20:05:00Z"/>
  <w16cex:commentExtensible w16cex:durableId="353D1444" w16cex:dateUtc="2025-06-17T23:04:00Z">
    <w16cex:extLst>
      <w16:ext w16:uri="{CE6994B0-6A32-4C9F-8C6B-6E91EDA988CE}">
        <cr:reactions xmlns:cr="http://schemas.microsoft.com/office/comments/2020/reactions">
          <cr:reaction reactionType="1">
            <cr:reactionInfo dateUtc="2025-06-25T20:05:16Z">
              <cr:user userId="S::barbara.frei@ec.gc.ca::e1ad6eed-0917-4e71-a514-b6026a231c63" userProvider="AD" userName="Frei,Barbara (elle | she, her) (ECCC)"/>
            </cr:reactionInfo>
          </cr:reaction>
        </cr:reactions>
      </w16:ext>
    </w16cex:extLst>
  </w16cex:commentExtensible>
  <w16cex:commentExtensible w16cex:durableId="0A88CECD" w16cex:dateUtc="2025-06-25T20:05:00Z"/>
  <w16cex:commentExtensible w16cex:durableId="51452979" w16cex:dateUtc="2025-07-19T00:12:00Z"/>
  <w16cex:commentExtensible w16cex:durableId="194DE0E9" w16cex:dateUtc="2025-07-25T21:20:00Z"/>
  <w16cex:commentExtensible w16cex:durableId="50763455" w16cex:dateUtc="2025-07-25T21:24:00Z"/>
  <w16cex:commentExtensible w16cex:durableId="73DC9BF1" w16cex:dateUtc="2025-06-17T23:06:00Z"/>
  <w16cex:commentExtensible w16cex:durableId="61221321" w16cex:dateUtc="2025-06-17T23:06:00Z"/>
  <w16cex:commentExtensible w16cex:durableId="4122373C" w16cex:dateUtc="2025-06-18T21:55:00Z"/>
  <w16cex:commentExtensible w16cex:durableId="701A958E" w16cex:dateUtc="2025-06-18T21:55:00Z"/>
  <w16cex:commentExtensible w16cex:durableId="7787CC25" w16cex:dateUtc="2025-06-17T23:07:00Z"/>
  <w16cex:commentExtensible w16cex:durableId="3F005F56" w16cex:dateUtc="2025-06-25T20:09:00Z"/>
  <w16cex:commentExtensible w16cex:durableId="785D4AA3" w16cex:dateUtc="2025-06-17T23:09:00Z"/>
  <w16cex:commentExtensible w16cex:durableId="1568E4B4" w16cex:dateUtc="2025-06-25T20:12:00Z"/>
  <w16cex:commentExtensible w16cex:durableId="456E62DD" w16cex:dateUtc="2025-06-25T20:13:00Z"/>
  <w16cex:commentExtensible w16cex:durableId="4E8C3B03" w16cex:dateUtc="2025-06-17T23:09:00Z"/>
  <w16cex:commentExtensible w16cex:durableId="1C08EA90" w16cex:dateUtc="2025-06-25T20:15:00Z"/>
  <w16cex:commentExtensible w16cex:durableId="1A3A73F4" w16cex:dateUtc="2025-06-25T20:17:00Z"/>
  <w16cex:commentExtensible w16cex:durableId="2E575D7B" w16cex:dateUtc="2025-06-17T23:13:00Z">
    <w16cex:extLst>
      <w16:ext w16:uri="{CE6994B0-6A32-4C9F-8C6B-6E91EDA988CE}">
        <cr:reactions xmlns:cr="http://schemas.microsoft.com/office/comments/2020/reactions">
          <cr:reaction reactionType="1">
            <cr:reactionInfo dateUtc="2025-06-25T20:18:14Z">
              <cr:user userId="S::barbara.frei@ec.gc.ca::e1ad6eed-0917-4e71-a514-b6026a231c63" userProvider="AD" userName="Frei,Barbara (elle | she, her) (ECCC)"/>
            </cr:reactionInfo>
          </cr:reaction>
        </cr:reactions>
      </w16:ext>
    </w16cex:extLst>
  </w16cex:commentExtensible>
  <w16cex:commentExtensible w16cex:durableId="5D3239FB" w16cex:dateUtc="2025-07-26T11:59:00Z"/>
  <w16cex:commentExtensible w16cex:durableId="6E7B03EC" w16cex:dateUtc="2025-06-01T14:17:00Z"/>
  <w16cex:commentExtensible w16cex:durableId="4374436C" w16cex:dateUtc="2025-06-17T23:16:00Z"/>
  <w16cex:commentExtensible w16cex:durableId="135648E7" w16cex:dateUtc="2025-06-16T16:22:00Z"/>
  <w16cex:commentExtensible w16cex:durableId="0D8C7B41" w16cex:dateUtc="2025-07-26T14:11:00Z"/>
  <w16cex:commentExtensible w16cex:durableId="25C0BF6F" w16cex:dateUtc="2025-07-26T13:45:00Z"/>
  <w16cex:commentExtensible w16cex:durableId="76D4ABA3" w16cex:dateUtc="2025-06-25T20:22:00Z"/>
  <w16cex:commentExtensible w16cex:durableId="6C810B69" w16cex:dateUtc="2025-06-25T20:24:00Z"/>
  <w16cex:commentExtensible w16cex:durableId="630A345F" w16cex:dateUtc="2025-06-25T20:24:00Z"/>
  <w16cex:commentExtensible w16cex:durableId="7E360F1C" w16cex:dateUtc="2025-07-26T13:49:00Z"/>
  <w16cex:commentExtensible w16cex:durableId="3C259AB8" w16cex:dateUtc="2025-06-26T10:12:00Z"/>
  <w16cex:commentExtensible w16cex:durableId="22AFE633" w16cex:dateUtc="2025-06-26T10:20:00Z"/>
  <w16cex:commentExtensible w16cex:durableId="33B841F1" w16cex:dateUtc="2025-06-26T10:13:00Z"/>
  <w16cex:commentExtensible w16cex:durableId="115C7A19" w16cex:dateUtc="2025-06-17T23:30:00Z"/>
  <w16cex:commentExtensible w16cex:durableId="6FD7D5D0" w16cex:dateUtc="2025-06-26T10:29:00Z"/>
  <w16cex:commentExtensible w16cex:durableId="20FFAC79" w16cex:dateUtc="2025-06-17T23:32:00Z"/>
  <w16cex:commentExtensible w16cex:durableId="34F22F0D" w16cex:dateUtc="2025-07-26T14:00:00Z"/>
  <w16cex:commentExtensible w16cex:durableId="3D4ECFC8" w16cex:dateUtc="2025-07-22T01:52:00Z"/>
  <w16cex:commentExtensible w16cex:durableId="0E915EEA" w16cex:dateUtc="2025-07-26T14:36:00Z"/>
  <w16cex:commentExtensible w16cex:durableId="0E67B18B" w16cex:dateUtc="2025-07-22T01:30:00Z"/>
  <w16cex:commentExtensible w16cex:durableId="2C45EEE1" w16cex:dateUtc="2025-07-26T14:10:00Z"/>
  <w16cex:commentExtensible w16cex:durableId="1F32C01B" w16cex:dateUtc="2025-06-26T10:33:00Z"/>
  <w16cex:commentExtensible w16cex:durableId="2866C2A5" w16cex:dateUtc="2025-06-17T23:42:00Z">
    <w16cex:extLst>
      <w16:ext w16:uri="{CE6994B0-6A32-4C9F-8C6B-6E91EDA988CE}">
        <cr:reactions xmlns:cr="http://schemas.microsoft.com/office/comments/2020/reactions">
          <cr:reaction reactionType="1">
            <cr:reactionInfo dateUtc="2025-06-27T15:12:25Z">
              <cr:user userId="S::barbara.frei@ec.gc.ca::e1ad6eed-0917-4e71-a514-b6026a231c63" userProvider="AD" userName="Frei,Barbara (elle | she, her) (ECCC)"/>
            </cr:reactionInfo>
          </cr:reaction>
        </cr:reactions>
      </w16:ext>
    </w16cex:extLst>
  </w16cex:commentExtensible>
  <w16cex:commentExtensible w16cex:durableId="537D4D5E" w16cex:dateUtc="2025-07-26T14:50:00Z"/>
  <w16cex:commentExtensible w16cex:durableId="0414A94D" w16cex:dateUtc="2025-06-17T23:42:00Z">
    <w16cex:extLst>
      <w16:ext w16:uri="{CE6994B0-6A32-4C9F-8C6B-6E91EDA988CE}">
        <cr:reactions xmlns:cr="http://schemas.microsoft.com/office/comments/2020/reactions">
          <cr:reaction reactionType="1">
            <cr:reactionInfo dateUtc="2025-06-27T15:11:29Z">
              <cr:user userId="S::barbara.frei@ec.gc.ca::e1ad6eed-0917-4e71-a514-b6026a231c63" userProvider="AD" userName="Frei,Barbara (elle | she, her) (ECCC)"/>
            </cr:reactionInfo>
          </cr:reaction>
        </cr:reactions>
      </w16:ext>
    </w16cex:extLst>
  </w16cex:commentExtensible>
  <w16cex:commentExtensible w16cex:durableId="5F1EAE03" w16cex:dateUtc="2025-06-26T16:11:00Z"/>
  <w16cex:commentExtensible w16cex:durableId="4F3A9123" w16cex:dateUtc="2025-06-17T23:43:00Z"/>
  <w16cex:commentExtensible w16cex:durableId="688BCBF3" w16cex:dateUtc="2025-06-27T15:06:00Z"/>
  <w16cex:commentExtensible w16cex:durableId="6BAB8894" w16cex:dateUtc="2025-07-12T02:09:00Z"/>
  <w16cex:commentExtensible w16cex:durableId="19EAC89B" w16cex:dateUtc="2025-04-24T14:54:00Z"/>
  <w16cex:commentExtensible w16cex:durableId="1D4A6956" w16cex:dateUtc="2025-06-28T10:37:00Z"/>
  <w16cex:commentExtensible w16cex:durableId="2D7C4522" w16cex:dateUtc="2025-06-28T10:37:00Z"/>
  <w16cex:commentExtensible w16cex:durableId="3254F820" w16cex:dateUtc="2025-06-28T10:38:00Z"/>
  <w16cex:commentExtensible w16cex:durableId="507A2E35" w16cex:dateUtc="2025-07-26T15:02:00Z"/>
  <w16cex:commentExtensible w16cex:durableId="5BE354CA" w16cex:dateUtc="2025-07-26T14:56:00Z"/>
  <w16cex:commentExtensible w16cex:durableId="7E1D5D02" w16cex:dateUtc="2025-04-22T15:20:00Z"/>
  <w16cex:commentExtensible w16cex:durableId="64A869B2" w16cex:dateUtc="2025-06-17T23:37:00Z">
    <w16cex:extLst>
      <w16:ext w16:uri="{CE6994B0-6A32-4C9F-8C6B-6E91EDA988CE}">
        <cr:reactions xmlns:cr="http://schemas.microsoft.com/office/comments/2020/reactions">
          <cr:reaction reactionType="1">
            <cr:reactionInfo dateUtc="2025-06-26T10:31:46Z">
              <cr:user userId="S::barbara.frei@ec.gc.ca::e1ad6eed-0917-4e71-a514-b6026a231c63" userProvider="AD" userName="Frei,Barbara (elle | she, her) (ECCC)"/>
            </cr:reactionInfo>
          </cr:reaction>
        </cr:reactions>
      </w16:ext>
    </w16cex:extLst>
  </w16cex:commentExtensible>
  <w16cex:commentExtensible w16cex:durableId="75F4BAEC" w16cex:dateUtc="2025-06-26T10:32:00Z"/>
  <w16cex:commentExtensible w16cex:durableId="500EC734" w16cex:dateUtc="2025-07-26T15:11:00Z"/>
  <w16cex:commentExtensible w16cex:durableId="0C106EFB" w16cex:dateUtc="2025-07-26T13:20:00Z"/>
  <w16cex:commentExtensible w16cex:durableId="313AE34A" w16cex:dateUtc="2025-06-17T23:43:00Z"/>
  <w16cex:commentExtensible w16cex:durableId="4EB66461" w16cex:dateUtc="2025-06-17T23:44:00Z"/>
  <w16cex:commentExtensible w16cex:durableId="3B6F4B99" w16cex:dateUtc="2025-06-27T16:19:00Z"/>
  <w16cex:commentExtensible w16cex:durableId="47358BD4" w16cex:dateUtc="2025-06-28T10:33:00Z"/>
  <w16cex:commentExtensible w16cex:durableId="53D99EC0" w16cex:dateUtc="2025-06-17T23:47:00Z"/>
  <w16cex:commentExtensible w16cex:durableId="104316F5" w16cex:dateUtc="2025-07-20T03:25:00Z"/>
  <w16cex:commentExtensible w16cex:durableId="4AC1F9F6" w16cex:dateUtc="2025-06-17T23:49:00Z"/>
  <w16cex:commentExtensible w16cex:durableId="7893881F" w16cex:dateUtc="2025-06-27T16:19:00Z"/>
  <w16cex:commentExtensible w16cex:durableId="389285E0" w16cex:dateUtc="2025-06-27T16:40:00Z"/>
  <w16cex:commentExtensible w16cex:durableId="5009B218" w16cex:dateUtc="2025-06-18T02:33:00Z"/>
  <w16cex:commentExtensible w16cex:durableId="5679FD57" w16cex:dateUtc="2025-06-30T19:16:00Z"/>
  <w16cex:commentExtensible w16cex:durableId="351F94A4" w16cex:dateUtc="2025-06-18T02:37:00Z"/>
  <w16cex:commentExtensible w16cex:durableId="54362262" w16cex:dateUtc="2025-07-26T15:21:00Z"/>
  <w16cex:commentExtensible w16cex:durableId="5952F73B" w16cex:dateUtc="2025-06-28T10:28:00Z"/>
  <w16cex:commentExtensible w16cex:durableId="056B0D58" w16cex:dateUtc="2025-06-30T19:10:00Z"/>
  <w16cex:commentExtensible w16cex:durableId="6CD48003" w16cex:dateUtc="2025-06-30T19:25:00Z"/>
  <w16cex:commentExtensible w16cex:durableId="46D00094" w16cex:dateUtc="2025-07-26T12:34:00Z"/>
  <w16cex:commentExtensible w16cex:durableId="6ADBAD8E" w16cex:dateUtc="2025-07-26T12:35:00Z"/>
  <w16cex:commentExtensible w16cex:durableId="78984D53" w16cex:dateUtc="2025-07-26T12:37:00Z"/>
  <w16cex:commentExtensible w16cex:durableId="16ADC460" w16cex:dateUtc="2025-07-26T12:36:00Z"/>
  <w16cex:commentExtensible w16cex:durableId="198D7634" w16cex:dateUtc="2025-07-26T12:46:00Z"/>
  <w16cex:commentExtensible w16cex:durableId="3ADE0F86" w16cex:dateUtc="2025-07-26T12:49:00Z"/>
  <w16cex:commentExtensible w16cex:durableId="4FA531F9" w16cex:dateUtc="2025-06-16T15:2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B19F1B" w16cid:durableId="12374E40"/>
  <w16cid:commentId w16cid:paraId="5EC425C5" w16cid:durableId="58B007D6"/>
  <w16cid:commentId w16cid:paraId="787A873A" w16cid:durableId="30E7740A"/>
  <w16cid:commentId w16cid:paraId="0DED1CA7" w16cid:durableId="47DCB730"/>
  <w16cid:commentId w16cid:paraId="2BF06801" w16cid:durableId="4CFA73C6"/>
  <w16cid:commentId w16cid:paraId="1F671EB0" w16cid:durableId="099DE619"/>
  <w16cid:commentId w16cid:paraId="5E0A1C6A" w16cid:durableId="6E191648"/>
  <w16cid:commentId w16cid:paraId="1A297191" w16cid:durableId="0E9904B1"/>
  <w16cid:commentId w16cid:paraId="7554714E" w16cid:durableId="1868E813"/>
  <w16cid:commentId w16cid:paraId="518E3AB4" w16cid:durableId="79FFFADD"/>
  <w16cid:commentId w16cid:paraId="26314D27" w16cid:durableId="5138FA73"/>
  <w16cid:commentId w16cid:paraId="1DE399FC" w16cid:durableId="72D89051"/>
  <w16cid:commentId w16cid:paraId="606D3832" w16cid:durableId="2B4CF2B4"/>
  <w16cid:commentId w16cid:paraId="3BCFD500" w16cid:durableId="1BCF3473"/>
  <w16cid:commentId w16cid:paraId="2792CB24" w16cid:durableId="7EFBC263"/>
  <w16cid:commentId w16cid:paraId="2D8756A4" w16cid:durableId="4697A312"/>
  <w16cid:commentId w16cid:paraId="5C936D71" w16cid:durableId="1478B64C"/>
  <w16cid:commentId w16cid:paraId="0B0DB3AB" w16cid:durableId="19F04CCD"/>
  <w16cid:commentId w16cid:paraId="257569E8" w16cid:durableId="0E1F1877"/>
  <w16cid:commentId w16cid:paraId="03DFEABA" w16cid:durableId="2AD75A91"/>
  <w16cid:commentId w16cid:paraId="26D77A91" w16cid:durableId="139CF465"/>
  <w16cid:commentId w16cid:paraId="06C2D4BE" w16cid:durableId="278DA306"/>
  <w16cid:commentId w16cid:paraId="4E64362B" w16cid:durableId="0CCFC52C"/>
  <w16cid:commentId w16cid:paraId="6D670EA2" w16cid:durableId="55764ED3"/>
  <w16cid:commentId w16cid:paraId="3F8FF5EB" w16cid:durableId="68144AF6"/>
  <w16cid:commentId w16cid:paraId="35EC0B99" w16cid:durableId="7B7EBCED"/>
  <w16cid:commentId w16cid:paraId="194A82BB" w16cid:durableId="41A14B5B"/>
  <w16cid:commentId w16cid:paraId="181AD897" w16cid:durableId="2F680B89"/>
  <w16cid:commentId w16cid:paraId="58F3D446" w16cid:durableId="29CDE36F"/>
  <w16cid:commentId w16cid:paraId="6EB9AFE1" w16cid:durableId="4C15C0FB"/>
  <w16cid:commentId w16cid:paraId="51D8FC3E" w16cid:durableId="54CF3889"/>
  <w16cid:commentId w16cid:paraId="3B921A78" w16cid:durableId="0F8F4CE7"/>
  <w16cid:commentId w16cid:paraId="79C15DCE" w16cid:durableId="7F80C722"/>
  <w16cid:commentId w16cid:paraId="7681D7D6" w16cid:durableId="7DA81438"/>
  <w16cid:commentId w16cid:paraId="021D87C8" w16cid:durableId="5029AB19"/>
  <w16cid:commentId w16cid:paraId="15DB74F0" w16cid:durableId="46EA7B9E"/>
  <w16cid:commentId w16cid:paraId="7ED5AE50" w16cid:durableId="022FD66A"/>
  <w16cid:commentId w16cid:paraId="32E8D86F" w16cid:durableId="100F67FA"/>
  <w16cid:commentId w16cid:paraId="27C0FFA6" w16cid:durableId="030601CF"/>
  <w16cid:commentId w16cid:paraId="7A3D63CF" w16cid:durableId="3BD99AA7"/>
  <w16cid:commentId w16cid:paraId="756B82FE" w16cid:durableId="165184F9"/>
  <w16cid:commentId w16cid:paraId="170DB402" w16cid:durableId="0686446A"/>
  <w16cid:commentId w16cid:paraId="666A147F" w16cid:durableId="5094A31D"/>
  <w16cid:commentId w16cid:paraId="1E6172F0" w16cid:durableId="5C2CF516"/>
  <w16cid:commentId w16cid:paraId="2D87C0D9" w16cid:durableId="49F699C9"/>
  <w16cid:commentId w16cid:paraId="4A6FBE0B" w16cid:durableId="1C554F93"/>
  <w16cid:commentId w16cid:paraId="5F2C0841" w16cid:durableId="37A85439"/>
  <w16cid:commentId w16cid:paraId="6FE91DBE" w16cid:durableId="19C57073"/>
  <w16cid:commentId w16cid:paraId="726326F6" w16cid:durableId="432BB046"/>
  <w16cid:commentId w16cid:paraId="35A993CD" w16cid:durableId="4D14BAC0"/>
  <w16cid:commentId w16cid:paraId="2146C89E" w16cid:durableId="3E6FCE7A"/>
  <w16cid:commentId w16cid:paraId="2DBAFA4F" w16cid:durableId="2106732A"/>
  <w16cid:commentId w16cid:paraId="6517E2A3" w16cid:durableId="022D3B4B"/>
  <w16cid:commentId w16cid:paraId="387F40A8" w16cid:durableId="2245BF6B"/>
  <w16cid:commentId w16cid:paraId="6737B908" w16cid:durableId="0E1C7045"/>
  <w16cid:commentId w16cid:paraId="4502008F" w16cid:durableId="3A12A0C0"/>
  <w16cid:commentId w16cid:paraId="4C113EAD" w16cid:durableId="4B83EEE4"/>
  <w16cid:commentId w16cid:paraId="65586D08" w16cid:durableId="6ACB8551"/>
  <w16cid:commentId w16cid:paraId="4181103F" w16cid:durableId="2BE91A9A"/>
  <w16cid:commentId w16cid:paraId="72081A69" w16cid:durableId="22E8CB49"/>
  <w16cid:commentId w16cid:paraId="46CD35FD" w16cid:durableId="7FF1ACF3"/>
  <w16cid:commentId w16cid:paraId="20B5D36F" w16cid:durableId="3930A1D4"/>
  <w16cid:commentId w16cid:paraId="422B4E82" w16cid:durableId="64D6919D"/>
  <w16cid:commentId w16cid:paraId="44BCB7EE" w16cid:durableId="40DAE2C9"/>
  <w16cid:commentId w16cid:paraId="7A7D14EE" w16cid:durableId="7D5F09EB"/>
  <w16cid:commentId w16cid:paraId="0187B285" w16cid:durableId="0CA9A5ED"/>
  <w16cid:commentId w16cid:paraId="266AD865" w16cid:durableId="5E42083D"/>
  <w16cid:commentId w16cid:paraId="74E21395" w16cid:durableId="353D1444"/>
  <w16cid:commentId w16cid:paraId="3C8B9C8F" w16cid:durableId="0A88CECD"/>
  <w16cid:commentId w16cid:paraId="32B6878E" w16cid:durableId="51452979"/>
  <w16cid:commentId w16cid:paraId="252EE390" w16cid:durableId="194DE0E9"/>
  <w16cid:commentId w16cid:paraId="15FB3E2A" w16cid:durableId="50763455"/>
  <w16cid:commentId w16cid:paraId="64367357" w16cid:durableId="73DC9BF1"/>
  <w16cid:commentId w16cid:paraId="12DAB9AE" w16cid:durableId="61221321"/>
  <w16cid:commentId w16cid:paraId="1AC98DD4" w16cid:durableId="4122373C"/>
  <w16cid:commentId w16cid:paraId="3DD75B63" w16cid:durableId="701A958E"/>
  <w16cid:commentId w16cid:paraId="73B5C2BF" w16cid:durableId="7787CC25"/>
  <w16cid:commentId w16cid:paraId="6C3B6325" w16cid:durableId="3F005F56"/>
  <w16cid:commentId w16cid:paraId="0F985F83" w16cid:durableId="785D4AA3"/>
  <w16cid:commentId w16cid:paraId="03FFD32C" w16cid:durableId="1568E4B4"/>
  <w16cid:commentId w16cid:paraId="28BAC7AE" w16cid:durableId="456E62DD"/>
  <w16cid:commentId w16cid:paraId="5F883479" w16cid:durableId="4E8C3B03"/>
  <w16cid:commentId w16cid:paraId="4023F7C3" w16cid:durableId="1C08EA90"/>
  <w16cid:commentId w16cid:paraId="3BF120DF" w16cid:durableId="1A3A73F4"/>
  <w16cid:commentId w16cid:paraId="5E065313" w16cid:durableId="2E575D7B"/>
  <w16cid:commentId w16cid:paraId="1E1DD3E7" w16cid:durableId="5D3239FB"/>
  <w16cid:commentId w16cid:paraId="1E43C14D" w16cid:durableId="6E7B03EC"/>
  <w16cid:commentId w16cid:paraId="794BDB85" w16cid:durableId="4374436C"/>
  <w16cid:commentId w16cid:paraId="139A8EDF" w16cid:durableId="135648E7"/>
  <w16cid:commentId w16cid:paraId="0A8A533D" w16cid:durableId="0D8C7B41"/>
  <w16cid:commentId w16cid:paraId="519EDA79" w16cid:durableId="25C0BF6F"/>
  <w16cid:commentId w16cid:paraId="6AB8E72E" w16cid:durableId="76D4ABA3"/>
  <w16cid:commentId w16cid:paraId="063AB3CC" w16cid:durableId="6C810B69"/>
  <w16cid:commentId w16cid:paraId="7789E40F" w16cid:durableId="630A345F"/>
  <w16cid:commentId w16cid:paraId="77C25F3D" w16cid:durableId="7E360F1C"/>
  <w16cid:commentId w16cid:paraId="32BC3A37" w16cid:durableId="3C259AB8"/>
  <w16cid:commentId w16cid:paraId="66F585D5" w16cid:durableId="22AFE633"/>
  <w16cid:commentId w16cid:paraId="07713E2D" w16cid:durableId="33B841F1"/>
  <w16cid:commentId w16cid:paraId="515CE9D1" w16cid:durableId="115C7A19"/>
  <w16cid:commentId w16cid:paraId="63CD99F3" w16cid:durableId="6FD7D5D0"/>
  <w16cid:commentId w16cid:paraId="414B1C8D" w16cid:durableId="20FFAC79"/>
  <w16cid:commentId w16cid:paraId="6A736C9D" w16cid:durableId="34F22F0D"/>
  <w16cid:commentId w16cid:paraId="796E6345" w16cid:durableId="3D4ECFC8"/>
  <w16cid:commentId w16cid:paraId="1F8B71AF" w16cid:durableId="0E915EEA"/>
  <w16cid:commentId w16cid:paraId="2DFD46AB" w16cid:durableId="0E67B18B"/>
  <w16cid:commentId w16cid:paraId="1EB1C1C6" w16cid:durableId="2C45EEE1"/>
  <w16cid:commentId w16cid:paraId="1B1A4B03" w16cid:durableId="1F32C01B"/>
  <w16cid:commentId w16cid:paraId="1EFF6E83" w16cid:durableId="2866C2A5"/>
  <w16cid:commentId w16cid:paraId="1E9D49D7" w16cid:durableId="537D4D5E"/>
  <w16cid:commentId w16cid:paraId="483F4E4A" w16cid:durableId="0414A94D"/>
  <w16cid:commentId w16cid:paraId="6FE38AD2" w16cid:durableId="5F1EAE03"/>
  <w16cid:commentId w16cid:paraId="0F40336F" w16cid:durableId="4F3A9123"/>
  <w16cid:commentId w16cid:paraId="6540EAEC" w16cid:durableId="688BCBF3"/>
  <w16cid:commentId w16cid:paraId="0681426B" w16cid:durableId="6BAB8894"/>
  <w16cid:commentId w16cid:paraId="0EE070FF" w16cid:durableId="19EAC89B"/>
  <w16cid:commentId w16cid:paraId="2D83DD4A" w16cid:durableId="1D4A6956"/>
  <w16cid:commentId w16cid:paraId="0EB501E0" w16cid:durableId="2D7C4522"/>
  <w16cid:commentId w16cid:paraId="2AF54E3A" w16cid:durableId="3254F820"/>
  <w16cid:commentId w16cid:paraId="66D544FB" w16cid:durableId="507A2E35"/>
  <w16cid:commentId w16cid:paraId="56DB769D" w16cid:durableId="5BE354CA"/>
  <w16cid:commentId w16cid:paraId="37E77DA3" w16cid:durableId="7E1D5D02"/>
  <w16cid:commentId w16cid:paraId="21887B05" w16cid:durableId="64A869B2"/>
  <w16cid:commentId w16cid:paraId="0BE43268" w16cid:durableId="75F4BAEC"/>
  <w16cid:commentId w16cid:paraId="0BA066CE" w16cid:durableId="500EC734"/>
  <w16cid:commentId w16cid:paraId="15496142" w16cid:durableId="0C106EFB"/>
  <w16cid:commentId w16cid:paraId="05BBF0D6" w16cid:durableId="313AE34A"/>
  <w16cid:commentId w16cid:paraId="0600E482" w16cid:durableId="4EB66461"/>
  <w16cid:commentId w16cid:paraId="74DD4EBE" w16cid:durableId="3B6F4B99"/>
  <w16cid:commentId w16cid:paraId="4F5ADF4E" w16cid:durableId="47358BD4"/>
  <w16cid:commentId w16cid:paraId="6DC05C10" w16cid:durableId="53D99EC0"/>
  <w16cid:commentId w16cid:paraId="4361CE8A" w16cid:durableId="104316F5"/>
  <w16cid:commentId w16cid:paraId="3C8788DC" w16cid:durableId="4AC1F9F6"/>
  <w16cid:commentId w16cid:paraId="0C5FA029" w16cid:durableId="7893881F"/>
  <w16cid:commentId w16cid:paraId="1B79F723" w16cid:durableId="389285E0"/>
  <w16cid:commentId w16cid:paraId="1ECD1A44" w16cid:durableId="5009B218"/>
  <w16cid:commentId w16cid:paraId="3D7558E0" w16cid:durableId="5679FD57"/>
  <w16cid:commentId w16cid:paraId="5E650B2D" w16cid:durableId="351F94A4"/>
  <w16cid:commentId w16cid:paraId="62E85644" w16cid:durableId="54362262"/>
  <w16cid:commentId w16cid:paraId="2C0F4B37" w16cid:durableId="5952F73B"/>
  <w16cid:commentId w16cid:paraId="56349AE0" w16cid:durableId="056B0D58"/>
  <w16cid:commentId w16cid:paraId="5BDFA559" w16cid:durableId="6CD48003"/>
  <w16cid:commentId w16cid:paraId="5E8AF309" w16cid:durableId="46D00094"/>
  <w16cid:commentId w16cid:paraId="416F117C" w16cid:durableId="6ADBAD8E"/>
  <w16cid:commentId w16cid:paraId="5688D7FB" w16cid:durableId="78984D53"/>
  <w16cid:commentId w16cid:paraId="4D122B0E" w16cid:durableId="16ADC460"/>
  <w16cid:commentId w16cid:paraId="006D1FBA" w16cid:durableId="198D7634"/>
  <w16cid:commentId w16cid:paraId="284A07E8" w16cid:durableId="3ADE0F86"/>
  <w16cid:commentId w16cid:paraId="4F85CE24" w16cid:durableId="4FA531F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D3D713" w14:textId="77777777" w:rsidR="001A7936" w:rsidRDefault="001A7936" w:rsidP="00FD4557">
      <w:r>
        <w:separator/>
      </w:r>
    </w:p>
  </w:endnote>
  <w:endnote w:type="continuationSeparator" w:id="0">
    <w:p w14:paraId="5685ED23" w14:textId="77777777" w:rsidR="001A7936" w:rsidRDefault="001A7936" w:rsidP="00FD45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1759235"/>
      <w:docPartObj>
        <w:docPartGallery w:val="Page Numbers (Bottom of Page)"/>
        <w:docPartUnique/>
      </w:docPartObj>
    </w:sdtPr>
    <w:sdtContent>
      <w:p w14:paraId="5D09BB27" w14:textId="77474349" w:rsidR="00226AB0" w:rsidRDefault="00226AB0" w:rsidP="00DF2FD4">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4B2DE60" w14:textId="77777777" w:rsidR="00226AB0" w:rsidRDefault="00226AB0" w:rsidP="00226A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5506969"/>
      <w:docPartObj>
        <w:docPartGallery w:val="Page Numbers (Bottom of Page)"/>
        <w:docPartUnique/>
      </w:docPartObj>
    </w:sdtPr>
    <w:sdtEndPr>
      <w:rPr>
        <w:rStyle w:val="PageNumber"/>
        <w:rFonts w:ascii="Times New Roman" w:hAnsi="Times New Roman" w:cs="Times New Roman"/>
      </w:rPr>
    </w:sdtEndPr>
    <w:sdtContent>
      <w:p w14:paraId="62E19818" w14:textId="07D73C4D" w:rsidR="00226AB0" w:rsidRPr="00226AB0" w:rsidRDefault="00226AB0" w:rsidP="00DF2FD4">
        <w:pPr>
          <w:pStyle w:val="Footer"/>
          <w:framePr w:wrap="none" w:vAnchor="text" w:hAnchor="margin" w:xAlign="right" w:y="1"/>
          <w:rPr>
            <w:rStyle w:val="PageNumber"/>
            <w:rFonts w:ascii="Times New Roman" w:hAnsi="Times New Roman" w:cs="Times New Roman"/>
          </w:rPr>
        </w:pPr>
        <w:r w:rsidRPr="00226AB0">
          <w:rPr>
            <w:rStyle w:val="PageNumber"/>
            <w:rFonts w:ascii="Times New Roman" w:hAnsi="Times New Roman" w:cs="Times New Roman"/>
          </w:rPr>
          <w:fldChar w:fldCharType="begin"/>
        </w:r>
        <w:r w:rsidRPr="00226AB0">
          <w:rPr>
            <w:rStyle w:val="PageNumber"/>
            <w:rFonts w:ascii="Times New Roman" w:hAnsi="Times New Roman" w:cs="Times New Roman"/>
          </w:rPr>
          <w:instrText xml:space="preserve"> PAGE </w:instrText>
        </w:r>
        <w:r w:rsidRPr="00226AB0">
          <w:rPr>
            <w:rStyle w:val="PageNumber"/>
            <w:rFonts w:ascii="Times New Roman" w:hAnsi="Times New Roman" w:cs="Times New Roman"/>
          </w:rPr>
          <w:fldChar w:fldCharType="separate"/>
        </w:r>
        <w:r w:rsidRPr="00226AB0">
          <w:rPr>
            <w:rStyle w:val="PageNumber"/>
            <w:rFonts w:ascii="Times New Roman" w:hAnsi="Times New Roman" w:cs="Times New Roman"/>
            <w:noProof/>
          </w:rPr>
          <w:t>1</w:t>
        </w:r>
        <w:r w:rsidRPr="00226AB0">
          <w:rPr>
            <w:rStyle w:val="PageNumber"/>
            <w:rFonts w:ascii="Times New Roman" w:hAnsi="Times New Roman" w:cs="Times New Roman"/>
          </w:rPr>
          <w:fldChar w:fldCharType="end"/>
        </w:r>
      </w:p>
    </w:sdtContent>
  </w:sdt>
  <w:p w14:paraId="0C458A91" w14:textId="77777777" w:rsidR="00226AB0" w:rsidRPr="00226AB0" w:rsidRDefault="00226AB0" w:rsidP="00226AB0">
    <w:pPr>
      <w:pStyle w:val="Footer"/>
      <w:ind w:right="36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68CD3" w14:textId="77777777" w:rsidR="001A7936" w:rsidRDefault="001A7936" w:rsidP="00FD4557">
      <w:r>
        <w:separator/>
      </w:r>
    </w:p>
  </w:footnote>
  <w:footnote w:type="continuationSeparator" w:id="0">
    <w:p w14:paraId="63116726" w14:textId="77777777" w:rsidR="001A7936" w:rsidRDefault="001A7936" w:rsidP="00FD45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2EF48D9"/>
    <w:multiLevelType w:val="hybridMultilevel"/>
    <w:tmpl w:val="DA6E28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E644F93"/>
    <w:multiLevelType w:val="hybridMultilevel"/>
    <w:tmpl w:val="DF5C64CE"/>
    <w:lvl w:ilvl="0" w:tplc="846CA46A">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585F86"/>
    <w:multiLevelType w:val="hybridMultilevel"/>
    <w:tmpl w:val="6B9CC616"/>
    <w:lvl w:ilvl="0" w:tplc="883CDF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F3629C"/>
    <w:multiLevelType w:val="hybridMultilevel"/>
    <w:tmpl w:val="F7168D3A"/>
    <w:lvl w:ilvl="0" w:tplc="59FA505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1BC6D45"/>
    <w:multiLevelType w:val="hybridMultilevel"/>
    <w:tmpl w:val="327409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8D18A3"/>
    <w:multiLevelType w:val="hybridMultilevel"/>
    <w:tmpl w:val="CD6AE61E"/>
    <w:lvl w:ilvl="0" w:tplc="BB320858">
      <w:start w:val="1"/>
      <w:numFmt w:val="bullet"/>
      <w:lvlText w:val=""/>
      <w:lvlJc w:val="left"/>
      <w:pPr>
        <w:ind w:left="1080" w:hanging="360"/>
      </w:pPr>
      <w:rPr>
        <w:rFonts w:ascii="Symbol" w:hAnsi="Symbol"/>
      </w:rPr>
    </w:lvl>
    <w:lvl w:ilvl="1" w:tplc="9CD4ED34">
      <w:start w:val="1"/>
      <w:numFmt w:val="bullet"/>
      <w:lvlText w:val=""/>
      <w:lvlJc w:val="left"/>
      <w:pPr>
        <w:ind w:left="1080" w:hanging="360"/>
      </w:pPr>
      <w:rPr>
        <w:rFonts w:ascii="Symbol" w:hAnsi="Symbol"/>
      </w:rPr>
    </w:lvl>
    <w:lvl w:ilvl="2" w:tplc="ABEE59C6">
      <w:start w:val="1"/>
      <w:numFmt w:val="bullet"/>
      <w:lvlText w:val=""/>
      <w:lvlJc w:val="left"/>
      <w:pPr>
        <w:ind w:left="1080" w:hanging="360"/>
      </w:pPr>
      <w:rPr>
        <w:rFonts w:ascii="Symbol" w:hAnsi="Symbol"/>
      </w:rPr>
    </w:lvl>
    <w:lvl w:ilvl="3" w:tplc="531CAEFA">
      <w:start w:val="1"/>
      <w:numFmt w:val="bullet"/>
      <w:lvlText w:val=""/>
      <w:lvlJc w:val="left"/>
      <w:pPr>
        <w:ind w:left="1080" w:hanging="360"/>
      </w:pPr>
      <w:rPr>
        <w:rFonts w:ascii="Symbol" w:hAnsi="Symbol"/>
      </w:rPr>
    </w:lvl>
    <w:lvl w:ilvl="4" w:tplc="201ADA0A">
      <w:start w:val="1"/>
      <w:numFmt w:val="bullet"/>
      <w:lvlText w:val=""/>
      <w:lvlJc w:val="left"/>
      <w:pPr>
        <w:ind w:left="1080" w:hanging="360"/>
      </w:pPr>
      <w:rPr>
        <w:rFonts w:ascii="Symbol" w:hAnsi="Symbol"/>
      </w:rPr>
    </w:lvl>
    <w:lvl w:ilvl="5" w:tplc="5D4ECEC2">
      <w:start w:val="1"/>
      <w:numFmt w:val="bullet"/>
      <w:lvlText w:val=""/>
      <w:lvlJc w:val="left"/>
      <w:pPr>
        <w:ind w:left="1080" w:hanging="360"/>
      </w:pPr>
      <w:rPr>
        <w:rFonts w:ascii="Symbol" w:hAnsi="Symbol"/>
      </w:rPr>
    </w:lvl>
    <w:lvl w:ilvl="6" w:tplc="6D9EBB5E">
      <w:start w:val="1"/>
      <w:numFmt w:val="bullet"/>
      <w:lvlText w:val=""/>
      <w:lvlJc w:val="left"/>
      <w:pPr>
        <w:ind w:left="1080" w:hanging="360"/>
      </w:pPr>
      <w:rPr>
        <w:rFonts w:ascii="Symbol" w:hAnsi="Symbol"/>
      </w:rPr>
    </w:lvl>
    <w:lvl w:ilvl="7" w:tplc="A8DEE770">
      <w:start w:val="1"/>
      <w:numFmt w:val="bullet"/>
      <w:lvlText w:val=""/>
      <w:lvlJc w:val="left"/>
      <w:pPr>
        <w:ind w:left="1080" w:hanging="360"/>
      </w:pPr>
      <w:rPr>
        <w:rFonts w:ascii="Symbol" w:hAnsi="Symbol"/>
      </w:rPr>
    </w:lvl>
    <w:lvl w:ilvl="8" w:tplc="72884740">
      <w:start w:val="1"/>
      <w:numFmt w:val="bullet"/>
      <w:lvlText w:val=""/>
      <w:lvlJc w:val="left"/>
      <w:pPr>
        <w:ind w:left="1080" w:hanging="360"/>
      </w:pPr>
      <w:rPr>
        <w:rFonts w:ascii="Symbol" w:hAnsi="Symbol"/>
      </w:rPr>
    </w:lvl>
  </w:abstractNum>
  <w:abstractNum w:abstractNumId="8" w15:restartNumberingAfterBreak="0">
    <w:nsid w:val="7E792E5D"/>
    <w:multiLevelType w:val="hybridMultilevel"/>
    <w:tmpl w:val="D77A1500"/>
    <w:lvl w:ilvl="0" w:tplc="FBA23B92">
      <w:start w:val="1"/>
      <w:numFmt w:val="decimal"/>
      <w:lvlText w:val="%1."/>
      <w:lvlJc w:val="left"/>
      <w:pPr>
        <w:ind w:left="1020" w:hanging="360"/>
      </w:pPr>
    </w:lvl>
    <w:lvl w:ilvl="1" w:tplc="B650ABE6">
      <w:start w:val="1"/>
      <w:numFmt w:val="decimal"/>
      <w:lvlText w:val="%2."/>
      <w:lvlJc w:val="left"/>
      <w:pPr>
        <w:ind w:left="1020" w:hanging="360"/>
      </w:pPr>
    </w:lvl>
    <w:lvl w:ilvl="2" w:tplc="46381EF8">
      <w:start w:val="1"/>
      <w:numFmt w:val="decimal"/>
      <w:lvlText w:val="%3."/>
      <w:lvlJc w:val="left"/>
      <w:pPr>
        <w:ind w:left="1020" w:hanging="360"/>
      </w:pPr>
    </w:lvl>
    <w:lvl w:ilvl="3" w:tplc="88DCDE6A">
      <w:start w:val="1"/>
      <w:numFmt w:val="decimal"/>
      <w:lvlText w:val="%4."/>
      <w:lvlJc w:val="left"/>
      <w:pPr>
        <w:ind w:left="1020" w:hanging="360"/>
      </w:pPr>
    </w:lvl>
    <w:lvl w:ilvl="4" w:tplc="106A018A">
      <w:start w:val="1"/>
      <w:numFmt w:val="decimal"/>
      <w:lvlText w:val="%5."/>
      <w:lvlJc w:val="left"/>
      <w:pPr>
        <w:ind w:left="1020" w:hanging="360"/>
      </w:pPr>
    </w:lvl>
    <w:lvl w:ilvl="5" w:tplc="86B075DA">
      <w:start w:val="1"/>
      <w:numFmt w:val="decimal"/>
      <w:lvlText w:val="%6."/>
      <w:lvlJc w:val="left"/>
      <w:pPr>
        <w:ind w:left="1020" w:hanging="360"/>
      </w:pPr>
    </w:lvl>
    <w:lvl w:ilvl="6" w:tplc="C3A2C8B2">
      <w:start w:val="1"/>
      <w:numFmt w:val="decimal"/>
      <w:lvlText w:val="%7."/>
      <w:lvlJc w:val="left"/>
      <w:pPr>
        <w:ind w:left="1020" w:hanging="360"/>
      </w:pPr>
    </w:lvl>
    <w:lvl w:ilvl="7" w:tplc="EF54337E">
      <w:start w:val="1"/>
      <w:numFmt w:val="decimal"/>
      <w:lvlText w:val="%8."/>
      <w:lvlJc w:val="left"/>
      <w:pPr>
        <w:ind w:left="1020" w:hanging="360"/>
      </w:pPr>
    </w:lvl>
    <w:lvl w:ilvl="8" w:tplc="C71E485C">
      <w:start w:val="1"/>
      <w:numFmt w:val="decimal"/>
      <w:lvlText w:val="%9."/>
      <w:lvlJc w:val="left"/>
      <w:pPr>
        <w:ind w:left="1020" w:hanging="360"/>
      </w:pPr>
    </w:lvl>
  </w:abstractNum>
  <w:num w:numId="1" w16cid:durableId="2022856594">
    <w:abstractNumId w:val="3"/>
  </w:num>
  <w:num w:numId="2" w16cid:durableId="1794053725">
    <w:abstractNumId w:val="6"/>
  </w:num>
  <w:num w:numId="3" w16cid:durableId="1801878074">
    <w:abstractNumId w:val="0"/>
  </w:num>
  <w:num w:numId="4" w16cid:durableId="1344553890">
    <w:abstractNumId w:val="1"/>
  </w:num>
  <w:num w:numId="5" w16cid:durableId="1404716027">
    <w:abstractNumId w:val="4"/>
  </w:num>
  <w:num w:numId="6" w16cid:durableId="1360158006">
    <w:abstractNumId w:val="5"/>
  </w:num>
  <w:num w:numId="7" w16cid:durableId="1647081892">
    <w:abstractNumId w:val="7"/>
  </w:num>
  <w:num w:numId="8" w16cid:durableId="578171792">
    <w:abstractNumId w:val="8"/>
  </w:num>
  <w:num w:numId="9" w16cid:durableId="24368232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yle Elliott, Dr">
    <w15:presenceInfo w15:providerId="AD" w15:userId="S::kyle.elliott@mcgill.ca::b3b0d205-0e12-4fc3-a9b3-d4a2ff50f6ea"/>
  </w15:person>
  <w15:person w15:author="Frei,Barbara (elle | she, her) (ECCC)">
    <w15:presenceInfo w15:providerId="AD" w15:userId="S::barbara.frei@ec.gc.ca::e1ad6eed-0917-4e71-a514-b6026a231c63"/>
  </w15:person>
  <w15:person w15:author="Anne-Marie Cousineau">
    <w15:presenceInfo w15:providerId="AD" w15:userId="S::anne-marie.cousineau@mail.mcgill.ca::ef19705e-62fd-4e9f-8953-556deac7e95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754C"/>
    <w:rsid w:val="0000354C"/>
    <w:rsid w:val="00004D03"/>
    <w:rsid w:val="0000687E"/>
    <w:rsid w:val="00007705"/>
    <w:rsid w:val="000105DE"/>
    <w:rsid w:val="00014E7A"/>
    <w:rsid w:val="000159BC"/>
    <w:rsid w:val="0001632D"/>
    <w:rsid w:val="00020397"/>
    <w:rsid w:val="00021C5E"/>
    <w:rsid w:val="00021C7E"/>
    <w:rsid w:val="00021F0C"/>
    <w:rsid w:val="00022408"/>
    <w:rsid w:val="00023173"/>
    <w:rsid w:val="00023991"/>
    <w:rsid w:val="00023F29"/>
    <w:rsid w:val="00025DD9"/>
    <w:rsid w:val="00027763"/>
    <w:rsid w:val="000277B4"/>
    <w:rsid w:val="00030108"/>
    <w:rsid w:val="000304CE"/>
    <w:rsid w:val="000313E8"/>
    <w:rsid w:val="000320BA"/>
    <w:rsid w:val="000369B9"/>
    <w:rsid w:val="00036E4C"/>
    <w:rsid w:val="000370FB"/>
    <w:rsid w:val="00040088"/>
    <w:rsid w:val="00040186"/>
    <w:rsid w:val="00041C67"/>
    <w:rsid w:val="00042219"/>
    <w:rsid w:val="0004317D"/>
    <w:rsid w:val="00045D3F"/>
    <w:rsid w:val="00046F0F"/>
    <w:rsid w:val="00047350"/>
    <w:rsid w:val="000502E6"/>
    <w:rsid w:val="00052795"/>
    <w:rsid w:val="000535B3"/>
    <w:rsid w:val="00053BF6"/>
    <w:rsid w:val="00054096"/>
    <w:rsid w:val="00056899"/>
    <w:rsid w:val="00057210"/>
    <w:rsid w:val="00057647"/>
    <w:rsid w:val="00057840"/>
    <w:rsid w:val="00057CF8"/>
    <w:rsid w:val="0006013B"/>
    <w:rsid w:val="000610D5"/>
    <w:rsid w:val="000612FD"/>
    <w:rsid w:val="0006143D"/>
    <w:rsid w:val="00061801"/>
    <w:rsid w:val="00062613"/>
    <w:rsid w:val="00062654"/>
    <w:rsid w:val="000627F6"/>
    <w:rsid w:val="000636F7"/>
    <w:rsid w:val="000650D8"/>
    <w:rsid w:val="0006549A"/>
    <w:rsid w:val="00066486"/>
    <w:rsid w:val="000670BE"/>
    <w:rsid w:val="000670EA"/>
    <w:rsid w:val="0006730E"/>
    <w:rsid w:val="0007130E"/>
    <w:rsid w:val="00071A6E"/>
    <w:rsid w:val="00072AAE"/>
    <w:rsid w:val="00073638"/>
    <w:rsid w:val="000743BD"/>
    <w:rsid w:val="00074624"/>
    <w:rsid w:val="00075F99"/>
    <w:rsid w:val="000766F8"/>
    <w:rsid w:val="0007746F"/>
    <w:rsid w:val="00077D7C"/>
    <w:rsid w:val="00077F0D"/>
    <w:rsid w:val="000801C6"/>
    <w:rsid w:val="00080993"/>
    <w:rsid w:val="0008192D"/>
    <w:rsid w:val="00081CDE"/>
    <w:rsid w:val="0008449C"/>
    <w:rsid w:val="000846E4"/>
    <w:rsid w:val="00084B57"/>
    <w:rsid w:val="00085710"/>
    <w:rsid w:val="00085F11"/>
    <w:rsid w:val="000866E3"/>
    <w:rsid w:val="00086D12"/>
    <w:rsid w:val="00087B57"/>
    <w:rsid w:val="00087C39"/>
    <w:rsid w:val="00090440"/>
    <w:rsid w:val="0009078D"/>
    <w:rsid w:val="00091D76"/>
    <w:rsid w:val="000929A2"/>
    <w:rsid w:val="00092D70"/>
    <w:rsid w:val="00093A31"/>
    <w:rsid w:val="00094B09"/>
    <w:rsid w:val="00095296"/>
    <w:rsid w:val="0009569C"/>
    <w:rsid w:val="00095794"/>
    <w:rsid w:val="00095CFB"/>
    <w:rsid w:val="0009608E"/>
    <w:rsid w:val="00096886"/>
    <w:rsid w:val="000968C8"/>
    <w:rsid w:val="00097F65"/>
    <w:rsid w:val="000A0D30"/>
    <w:rsid w:val="000A0DF2"/>
    <w:rsid w:val="000A101A"/>
    <w:rsid w:val="000A13BC"/>
    <w:rsid w:val="000A197E"/>
    <w:rsid w:val="000A2037"/>
    <w:rsid w:val="000A31FB"/>
    <w:rsid w:val="000A354F"/>
    <w:rsid w:val="000A3B63"/>
    <w:rsid w:val="000A4E58"/>
    <w:rsid w:val="000A5251"/>
    <w:rsid w:val="000A52C7"/>
    <w:rsid w:val="000A6500"/>
    <w:rsid w:val="000B15D3"/>
    <w:rsid w:val="000B3280"/>
    <w:rsid w:val="000B36B8"/>
    <w:rsid w:val="000B4702"/>
    <w:rsid w:val="000B6B8C"/>
    <w:rsid w:val="000B7290"/>
    <w:rsid w:val="000C0213"/>
    <w:rsid w:val="000C06C6"/>
    <w:rsid w:val="000C093B"/>
    <w:rsid w:val="000C0D45"/>
    <w:rsid w:val="000C0E37"/>
    <w:rsid w:val="000C15C9"/>
    <w:rsid w:val="000C1BA0"/>
    <w:rsid w:val="000C21F4"/>
    <w:rsid w:val="000C3FBA"/>
    <w:rsid w:val="000C4741"/>
    <w:rsid w:val="000C5737"/>
    <w:rsid w:val="000C596E"/>
    <w:rsid w:val="000C5EB8"/>
    <w:rsid w:val="000C6B57"/>
    <w:rsid w:val="000C7990"/>
    <w:rsid w:val="000C7EFD"/>
    <w:rsid w:val="000D1756"/>
    <w:rsid w:val="000D2FDA"/>
    <w:rsid w:val="000D4ABD"/>
    <w:rsid w:val="000D4E08"/>
    <w:rsid w:val="000D5248"/>
    <w:rsid w:val="000D5518"/>
    <w:rsid w:val="000D7D77"/>
    <w:rsid w:val="000E110F"/>
    <w:rsid w:val="000E13DE"/>
    <w:rsid w:val="000E2E98"/>
    <w:rsid w:val="000E360B"/>
    <w:rsid w:val="000E6246"/>
    <w:rsid w:val="000E779C"/>
    <w:rsid w:val="000F03AB"/>
    <w:rsid w:val="000F03D2"/>
    <w:rsid w:val="000F06D7"/>
    <w:rsid w:val="000F07F9"/>
    <w:rsid w:val="000F0EFD"/>
    <w:rsid w:val="000F11D6"/>
    <w:rsid w:val="000F280F"/>
    <w:rsid w:val="000F2EB3"/>
    <w:rsid w:val="000F3083"/>
    <w:rsid w:val="000F324E"/>
    <w:rsid w:val="000F54A7"/>
    <w:rsid w:val="000F6785"/>
    <w:rsid w:val="000F72D6"/>
    <w:rsid w:val="000F754F"/>
    <w:rsid w:val="000F7584"/>
    <w:rsid w:val="00101840"/>
    <w:rsid w:val="00101981"/>
    <w:rsid w:val="00101B77"/>
    <w:rsid w:val="00102DB6"/>
    <w:rsid w:val="00104A66"/>
    <w:rsid w:val="00104C5E"/>
    <w:rsid w:val="00107B54"/>
    <w:rsid w:val="0011021B"/>
    <w:rsid w:val="00110ED4"/>
    <w:rsid w:val="00111A72"/>
    <w:rsid w:val="00111A85"/>
    <w:rsid w:val="00112537"/>
    <w:rsid w:val="001128AE"/>
    <w:rsid w:val="00114229"/>
    <w:rsid w:val="001144D1"/>
    <w:rsid w:val="001145F6"/>
    <w:rsid w:val="001151E9"/>
    <w:rsid w:val="0011542E"/>
    <w:rsid w:val="00116AD0"/>
    <w:rsid w:val="001174A1"/>
    <w:rsid w:val="00120990"/>
    <w:rsid w:val="00121849"/>
    <w:rsid w:val="001233FF"/>
    <w:rsid w:val="001247C6"/>
    <w:rsid w:val="001254DE"/>
    <w:rsid w:val="00125CAF"/>
    <w:rsid w:val="0012602D"/>
    <w:rsid w:val="00126580"/>
    <w:rsid w:val="00126FD3"/>
    <w:rsid w:val="001303BA"/>
    <w:rsid w:val="00130B69"/>
    <w:rsid w:val="001334D9"/>
    <w:rsid w:val="00133BF0"/>
    <w:rsid w:val="00134BF0"/>
    <w:rsid w:val="00135F04"/>
    <w:rsid w:val="0013639E"/>
    <w:rsid w:val="00136C32"/>
    <w:rsid w:val="00137309"/>
    <w:rsid w:val="00137ADF"/>
    <w:rsid w:val="00137BEA"/>
    <w:rsid w:val="00137C46"/>
    <w:rsid w:val="0014004D"/>
    <w:rsid w:val="00140F83"/>
    <w:rsid w:val="00141F83"/>
    <w:rsid w:val="00142E7C"/>
    <w:rsid w:val="00143046"/>
    <w:rsid w:val="0014390C"/>
    <w:rsid w:val="00144A18"/>
    <w:rsid w:val="00144FAE"/>
    <w:rsid w:val="00145CA0"/>
    <w:rsid w:val="00146730"/>
    <w:rsid w:val="00146BEE"/>
    <w:rsid w:val="00146E52"/>
    <w:rsid w:val="001470A0"/>
    <w:rsid w:val="00147210"/>
    <w:rsid w:val="001474FC"/>
    <w:rsid w:val="00150250"/>
    <w:rsid w:val="00150A40"/>
    <w:rsid w:val="00151574"/>
    <w:rsid w:val="00152696"/>
    <w:rsid w:val="00152921"/>
    <w:rsid w:val="00153339"/>
    <w:rsid w:val="00154D6B"/>
    <w:rsid w:val="001555C6"/>
    <w:rsid w:val="00155932"/>
    <w:rsid w:val="001564AB"/>
    <w:rsid w:val="00157009"/>
    <w:rsid w:val="00157554"/>
    <w:rsid w:val="00157CF8"/>
    <w:rsid w:val="00160747"/>
    <w:rsid w:val="00160B62"/>
    <w:rsid w:val="00160C41"/>
    <w:rsid w:val="00160FAB"/>
    <w:rsid w:val="001625E6"/>
    <w:rsid w:val="001631CA"/>
    <w:rsid w:val="00163788"/>
    <w:rsid w:val="00165202"/>
    <w:rsid w:val="00165306"/>
    <w:rsid w:val="00165AAC"/>
    <w:rsid w:val="001673DB"/>
    <w:rsid w:val="001676BD"/>
    <w:rsid w:val="00167F31"/>
    <w:rsid w:val="00170209"/>
    <w:rsid w:val="00170623"/>
    <w:rsid w:val="00171549"/>
    <w:rsid w:val="0017239B"/>
    <w:rsid w:val="00172617"/>
    <w:rsid w:val="00172CA7"/>
    <w:rsid w:val="00172FEE"/>
    <w:rsid w:val="001763CD"/>
    <w:rsid w:val="00176936"/>
    <w:rsid w:val="001807B9"/>
    <w:rsid w:val="00181087"/>
    <w:rsid w:val="0018113D"/>
    <w:rsid w:val="00181D51"/>
    <w:rsid w:val="0018300F"/>
    <w:rsid w:val="00184E43"/>
    <w:rsid w:val="00185405"/>
    <w:rsid w:val="00185410"/>
    <w:rsid w:val="001856F0"/>
    <w:rsid w:val="0018688E"/>
    <w:rsid w:val="001902C0"/>
    <w:rsid w:val="001903E3"/>
    <w:rsid w:val="001903E5"/>
    <w:rsid w:val="001908EA"/>
    <w:rsid w:val="00190ACD"/>
    <w:rsid w:val="0019225A"/>
    <w:rsid w:val="00192A8D"/>
    <w:rsid w:val="00192E76"/>
    <w:rsid w:val="001937FC"/>
    <w:rsid w:val="001951DD"/>
    <w:rsid w:val="00195AC8"/>
    <w:rsid w:val="001960FA"/>
    <w:rsid w:val="00196C2A"/>
    <w:rsid w:val="00196E4E"/>
    <w:rsid w:val="00197EE5"/>
    <w:rsid w:val="001A1B30"/>
    <w:rsid w:val="001A2262"/>
    <w:rsid w:val="001A2293"/>
    <w:rsid w:val="001A2665"/>
    <w:rsid w:val="001A3AEB"/>
    <w:rsid w:val="001A6117"/>
    <w:rsid w:val="001A6FA9"/>
    <w:rsid w:val="001A7035"/>
    <w:rsid w:val="001A78D6"/>
    <w:rsid w:val="001A7936"/>
    <w:rsid w:val="001A7996"/>
    <w:rsid w:val="001A7B55"/>
    <w:rsid w:val="001B19C3"/>
    <w:rsid w:val="001B2E58"/>
    <w:rsid w:val="001B2F71"/>
    <w:rsid w:val="001B4B34"/>
    <w:rsid w:val="001B597C"/>
    <w:rsid w:val="001B5B4E"/>
    <w:rsid w:val="001B62EC"/>
    <w:rsid w:val="001B6702"/>
    <w:rsid w:val="001B6F03"/>
    <w:rsid w:val="001C23AB"/>
    <w:rsid w:val="001C259C"/>
    <w:rsid w:val="001C268C"/>
    <w:rsid w:val="001C2984"/>
    <w:rsid w:val="001C2CC7"/>
    <w:rsid w:val="001C2D11"/>
    <w:rsid w:val="001C52BA"/>
    <w:rsid w:val="001C52CC"/>
    <w:rsid w:val="001C6D9A"/>
    <w:rsid w:val="001C6F83"/>
    <w:rsid w:val="001C7388"/>
    <w:rsid w:val="001D08CE"/>
    <w:rsid w:val="001D0F87"/>
    <w:rsid w:val="001D1B21"/>
    <w:rsid w:val="001D2390"/>
    <w:rsid w:val="001D2F56"/>
    <w:rsid w:val="001D391E"/>
    <w:rsid w:val="001D3AA4"/>
    <w:rsid w:val="001D4962"/>
    <w:rsid w:val="001D54E0"/>
    <w:rsid w:val="001D62AE"/>
    <w:rsid w:val="001D6369"/>
    <w:rsid w:val="001D798E"/>
    <w:rsid w:val="001E0023"/>
    <w:rsid w:val="001E0F53"/>
    <w:rsid w:val="001E1195"/>
    <w:rsid w:val="001E163B"/>
    <w:rsid w:val="001E174A"/>
    <w:rsid w:val="001E1EAF"/>
    <w:rsid w:val="001E21F8"/>
    <w:rsid w:val="001E2574"/>
    <w:rsid w:val="001E3BA3"/>
    <w:rsid w:val="001E4C0F"/>
    <w:rsid w:val="001E64A5"/>
    <w:rsid w:val="001E66DE"/>
    <w:rsid w:val="001E787C"/>
    <w:rsid w:val="001F05F8"/>
    <w:rsid w:val="001F060E"/>
    <w:rsid w:val="001F0C9F"/>
    <w:rsid w:val="001F0CEE"/>
    <w:rsid w:val="001F2EB3"/>
    <w:rsid w:val="001F31A8"/>
    <w:rsid w:val="001F3C76"/>
    <w:rsid w:val="001F551D"/>
    <w:rsid w:val="001F6206"/>
    <w:rsid w:val="001F7572"/>
    <w:rsid w:val="001F7D71"/>
    <w:rsid w:val="00200EC4"/>
    <w:rsid w:val="002029B3"/>
    <w:rsid w:val="00202A24"/>
    <w:rsid w:val="00205590"/>
    <w:rsid w:val="002067E6"/>
    <w:rsid w:val="0020697A"/>
    <w:rsid w:val="00207D2B"/>
    <w:rsid w:val="00210D77"/>
    <w:rsid w:val="002117F2"/>
    <w:rsid w:val="002131C5"/>
    <w:rsid w:val="002133C9"/>
    <w:rsid w:val="00214591"/>
    <w:rsid w:val="00214998"/>
    <w:rsid w:val="00214BEA"/>
    <w:rsid w:val="00214C9D"/>
    <w:rsid w:val="002162D2"/>
    <w:rsid w:val="00216C46"/>
    <w:rsid w:val="00220627"/>
    <w:rsid w:val="00221237"/>
    <w:rsid w:val="002213BA"/>
    <w:rsid w:val="00221DA9"/>
    <w:rsid w:val="00222062"/>
    <w:rsid w:val="002229E0"/>
    <w:rsid w:val="0022350A"/>
    <w:rsid w:val="002237FD"/>
    <w:rsid w:val="00226AB0"/>
    <w:rsid w:val="00227EBF"/>
    <w:rsid w:val="00230930"/>
    <w:rsid w:val="00231D02"/>
    <w:rsid w:val="00233EB0"/>
    <w:rsid w:val="00234F2D"/>
    <w:rsid w:val="002361F2"/>
    <w:rsid w:val="00236EB2"/>
    <w:rsid w:val="00237D43"/>
    <w:rsid w:val="00237F97"/>
    <w:rsid w:val="002401BE"/>
    <w:rsid w:val="00246D10"/>
    <w:rsid w:val="00250EFE"/>
    <w:rsid w:val="002511E1"/>
    <w:rsid w:val="0025133F"/>
    <w:rsid w:val="00251612"/>
    <w:rsid w:val="002523F0"/>
    <w:rsid w:val="002531E8"/>
    <w:rsid w:val="00255368"/>
    <w:rsid w:val="002553B6"/>
    <w:rsid w:val="002561B5"/>
    <w:rsid w:val="00256BE7"/>
    <w:rsid w:val="00256D0A"/>
    <w:rsid w:val="00256FB8"/>
    <w:rsid w:val="00257721"/>
    <w:rsid w:val="002601A0"/>
    <w:rsid w:val="00261740"/>
    <w:rsid w:val="00261A15"/>
    <w:rsid w:val="00261E7A"/>
    <w:rsid w:val="002636ED"/>
    <w:rsid w:val="00263EB3"/>
    <w:rsid w:val="00263ED4"/>
    <w:rsid w:val="002641A3"/>
    <w:rsid w:val="002646E4"/>
    <w:rsid w:val="00264729"/>
    <w:rsid w:val="00264969"/>
    <w:rsid w:val="00264BAD"/>
    <w:rsid w:val="00265B54"/>
    <w:rsid w:val="002666D1"/>
    <w:rsid w:val="002703B5"/>
    <w:rsid w:val="00270F71"/>
    <w:rsid w:val="0027129A"/>
    <w:rsid w:val="0027154F"/>
    <w:rsid w:val="002717F1"/>
    <w:rsid w:val="002724B2"/>
    <w:rsid w:val="00272FDE"/>
    <w:rsid w:val="00273753"/>
    <w:rsid w:val="00274038"/>
    <w:rsid w:val="002743EB"/>
    <w:rsid w:val="00275522"/>
    <w:rsid w:val="002760B6"/>
    <w:rsid w:val="002764E7"/>
    <w:rsid w:val="00276AEA"/>
    <w:rsid w:val="00276D63"/>
    <w:rsid w:val="002810E1"/>
    <w:rsid w:val="002815C1"/>
    <w:rsid w:val="00281BC8"/>
    <w:rsid w:val="002829A3"/>
    <w:rsid w:val="0028319E"/>
    <w:rsid w:val="002833D9"/>
    <w:rsid w:val="00286A07"/>
    <w:rsid w:val="00286A6F"/>
    <w:rsid w:val="00291572"/>
    <w:rsid w:val="00291B0B"/>
    <w:rsid w:val="00293EF2"/>
    <w:rsid w:val="00293F84"/>
    <w:rsid w:val="002943E1"/>
    <w:rsid w:val="00294547"/>
    <w:rsid w:val="002971A0"/>
    <w:rsid w:val="0029749D"/>
    <w:rsid w:val="00297CEE"/>
    <w:rsid w:val="002A1B3A"/>
    <w:rsid w:val="002A1E46"/>
    <w:rsid w:val="002A2657"/>
    <w:rsid w:val="002A2F6F"/>
    <w:rsid w:val="002A4668"/>
    <w:rsid w:val="002A4B59"/>
    <w:rsid w:val="002A4CE1"/>
    <w:rsid w:val="002A5C9C"/>
    <w:rsid w:val="002A605E"/>
    <w:rsid w:val="002A730B"/>
    <w:rsid w:val="002A77EA"/>
    <w:rsid w:val="002A799E"/>
    <w:rsid w:val="002A7FEC"/>
    <w:rsid w:val="002B0028"/>
    <w:rsid w:val="002B0F1A"/>
    <w:rsid w:val="002B1050"/>
    <w:rsid w:val="002B1A08"/>
    <w:rsid w:val="002B1D30"/>
    <w:rsid w:val="002B2114"/>
    <w:rsid w:val="002B2491"/>
    <w:rsid w:val="002B28FF"/>
    <w:rsid w:val="002B3050"/>
    <w:rsid w:val="002B40E8"/>
    <w:rsid w:val="002B542F"/>
    <w:rsid w:val="002B5506"/>
    <w:rsid w:val="002B60B6"/>
    <w:rsid w:val="002B69E0"/>
    <w:rsid w:val="002B7038"/>
    <w:rsid w:val="002B7289"/>
    <w:rsid w:val="002B7389"/>
    <w:rsid w:val="002C0F90"/>
    <w:rsid w:val="002C1D41"/>
    <w:rsid w:val="002C2908"/>
    <w:rsid w:val="002C3543"/>
    <w:rsid w:val="002C561E"/>
    <w:rsid w:val="002C5C66"/>
    <w:rsid w:val="002C7B9B"/>
    <w:rsid w:val="002D262C"/>
    <w:rsid w:val="002D34CB"/>
    <w:rsid w:val="002D3BD6"/>
    <w:rsid w:val="002D411E"/>
    <w:rsid w:val="002D4FE5"/>
    <w:rsid w:val="002D57B8"/>
    <w:rsid w:val="002D5F49"/>
    <w:rsid w:val="002D6A1F"/>
    <w:rsid w:val="002D6E6A"/>
    <w:rsid w:val="002D7178"/>
    <w:rsid w:val="002E04FB"/>
    <w:rsid w:val="002E2201"/>
    <w:rsid w:val="002E2AF0"/>
    <w:rsid w:val="002E38D3"/>
    <w:rsid w:val="002E432C"/>
    <w:rsid w:val="002E450E"/>
    <w:rsid w:val="002E4910"/>
    <w:rsid w:val="002E6141"/>
    <w:rsid w:val="002E6656"/>
    <w:rsid w:val="002E6DCB"/>
    <w:rsid w:val="002F05F9"/>
    <w:rsid w:val="002F0CFC"/>
    <w:rsid w:val="002F1630"/>
    <w:rsid w:val="002F16E8"/>
    <w:rsid w:val="002F1A7B"/>
    <w:rsid w:val="002F1C2E"/>
    <w:rsid w:val="002F1C83"/>
    <w:rsid w:val="002F1C9B"/>
    <w:rsid w:val="002F2222"/>
    <w:rsid w:val="002F2845"/>
    <w:rsid w:val="002F2ED7"/>
    <w:rsid w:val="002F3826"/>
    <w:rsid w:val="002F4859"/>
    <w:rsid w:val="002F5289"/>
    <w:rsid w:val="002F533E"/>
    <w:rsid w:val="002F5FBD"/>
    <w:rsid w:val="002F6485"/>
    <w:rsid w:val="002F6ED3"/>
    <w:rsid w:val="00301518"/>
    <w:rsid w:val="00302DAD"/>
    <w:rsid w:val="0030418B"/>
    <w:rsid w:val="00304940"/>
    <w:rsid w:val="00304B87"/>
    <w:rsid w:val="00304C19"/>
    <w:rsid w:val="00304D71"/>
    <w:rsid w:val="00304F4F"/>
    <w:rsid w:val="00305C9F"/>
    <w:rsid w:val="003076B9"/>
    <w:rsid w:val="00307BD4"/>
    <w:rsid w:val="0031071A"/>
    <w:rsid w:val="00310B4B"/>
    <w:rsid w:val="00310CF4"/>
    <w:rsid w:val="00310FB7"/>
    <w:rsid w:val="00311459"/>
    <w:rsid w:val="003116EC"/>
    <w:rsid w:val="00312219"/>
    <w:rsid w:val="00313AD1"/>
    <w:rsid w:val="00313F0F"/>
    <w:rsid w:val="00314F96"/>
    <w:rsid w:val="00315161"/>
    <w:rsid w:val="0031693F"/>
    <w:rsid w:val="003175D4"/>
    <w:rsid w:val="00317A22"/>
    <w:rsid w:val="00320073"/>
    <w:rsid w:val="0032178D"/>
    <w:rsid w:val="003218C2"/>
    <w:rsid w:val="003226CF"/>
    <w:rsid w:val="003229C0"/>
    <w:rsid w:val="003239E7"/>
    <w:rsid w:val="003241A7"/>
    <w:rsid w:val="003247E8"/>
    <w:rsid w:val="00325979"/>
    <w:rsid w:val="00326F7D"/>
    <w:rsid w:val="003274F8"/>
    <w:rsid w:val="003316EB"/>
    <w:rsid w:val="003323DE"/>
    <w:rsid w:val="003326F7"/>
    <w:rsid w:val="00332DF3"/>
    <w:rsid w:val="0033306A"/>
    <w:rsid w:val="00334C2D"/>
    <w:rsid w:val="003366E1"/>
    <w:rsid w:val="003366EC"/>
    <w:rsid w:val="00336DDD"/>
    <w:rsid w:val="00337EE5"/>
    <w:rsid w:val="00341BDF"/>
    <w:rsid w:val="00342019"/>
    <w:rsid w:val="00344346"/>
    <w:rsid w:val="003445D9"/>
    <w:rsid w:val="0034601F"/>
    <w:rsid w:val="00346314"/>
    <w:rsid w:val="003500C7"/>
    <w:rsid w:val="003503D1"/>
    <w:rsid w:val="00350C19"/>
    <w:rsid w:val="00351C53"/>
    <w:rsid w:val="0035499F"/>
    <w:rsid w:val="003555BA"/>
    <w:rsid w:val="00356062"/>
    <w:rsid w:val="00360C60"/>
    <w:rsid w:val="00361342"/>
    <w:rsid w:val="0036188F"/>
    <w:rsid w:val="00362013"/>
    <w:rsid w:val="00362103"/>
    <w:rsid w:val="00362AD9"/>
    <w:rsid w:val="00363623"/>
    <w:rsid w:val="00363650"/>
    <w:rsid w:val="00364367"/>
    <w:rsid w:val="0036787F"/>
    <w:rsid w:val="00370B64"/>
    <w:rsid w:val="00371B40"/>
    <w:rsid w:val="00373603"/>
    <w:rsid w:val="00374ED5"/>
    <w:rsid w:val="00375166"/>
    <w:rsid w:val="00375A66"/>
    <w:rsid w:val="00380E72"/>
    <w:rsid w:val="0038223C"/>
    <w:rsid w:val="0038266F"/>
    <w:rsid w:val="00384BF8"/>
    <w:rsid w:val="00384D84"/>
    <w:rsid w:val="003900A2"/>
    <w:rsid w:val="00390439"/>
    <w:rsid w:val="00392A19"/>
    <w:rsid w:val="00392AE6"/>
    <w:rsid w:val="00392BEB"/>
    <w:rsid w:val="003938B3"/>
    <w:rsid w:val="0039482E"/>
    <w:rsid w:val="00394E48"/>
    <w:rsid w:val="00395B13"/>
    <w:rsid w:val="00395F4C"/>
    <w:rsid w:val="003A0B61"/>
    <w:rsid w:val="003A0C96"/>
    <w:rsid w:val="003A0F9C"/>
    <w:rsid w:val="003A2ED5"/>
    <w:rsid w:val="003A4710"/>
    <w:rsid w:val="003A6348"/>
    <w:rsid w:val="003A6559"/>
    <w:rsid w:val="003A716C"/>
    <w:rsid w:val="003A7A8E"/>
    <w:rsid w:val="003B0604"/>
    <w:rsid w:val="003B2019"/>
    <w:rsid w:val="003B3355"/>
    <w:rsid w:val="003B4AAA"/>
    <w:rsid w:val="003B66F0"/>
    <w:rsid w:val="003B71FD"/>
    <w:rsid w:val="003B782C"/>
    <w:rsid w:val="003C0311"/>
    <w:rsid w:val="003C0FEC"/>
    <w:rsid w:val="003C3E14"/>
    <w:rsid w:val="003C4E1E"/>
    <w:rsid w:val="003C69A8"/>
    <w:rsid w:val="003C6BB1"/>
    <w:rsid w:val="003C71D8"/>
    <w:rsid w:val="003D0457"/>
    <w:rsid w:val="003D1C61"/>
    <w:rsid w:val="003D431C"/>
    <w:rsid w:val="003D58B5"/>
    <w:rsid w:val="003D6543"/>
    <w:rsid w:val="003D7611"/>
    <w:rsid w:val="003D7D13"/>
    <w:rsid w:val="003E04A0"/>
    <w:rsid w:val="003E0DDF"/>
    <w:rsid w:val="003E118F"/>
    <w:rsid w:val="003E12C0"/>
    <w:rsid w:val="003E2989"/>
    <w:rsid w:val="003E4DB7"/>
    <w:rsid w:val="003E7F2B"/>
    <w:rsid w:val="003F1007"/>
    <w:rsid w:val="003F1AF9"/>
    <w:rsid w:val="003F2453"/>
    <w:rsid w:val="003F3314"/>
    <w:rsid w:val="003F5927"/>
    <w:rsid w:val="003F65FC"/>
    <w:rsid w:val="003F6C9F"/>
    <w:rsid w:val="003F73B8"/>
    <w:rsid w:val="003F7675"/>
    <w:rsid w:val="003F7C82"/>
    <w:rsid w:val="003F7D40"/>
    <w:rsid w:val="00400023"/>
    <w:rsid w:val="00400ADC"/>
    <w:rsid w:val="00401910"/>
    <w:rsid w:val="00401979"/>
    <w:rsid w:val="00402114"/>
    <w:rsid w:val="00403123"/>
    <w:rsid w:val="004035D8"/>
    <w:rsid w:val="0040668E"/>
    <w:rsid w:val="00406733"/>
    <w:rsid w:val="004106C0"/>
    <w:rsid w:val="0041111C"/>
    <w:rsid w:val="0041141F"/>
    <w:rsid w:val="00411A1D"/>
    <w:rsid w:val="00411DB2"/>
    <w:rsid w:val="0041314D"/>
    <w:rsid w:val="00413E49"/>
    <w:rsid w:val="004153E5"/>
    <w:rsid w:val="004157FC"/>
    <w:rsid w:val="00415E09"/>
    <w:rsid w:val="0041704A"/>
    <w:rsid w:val="00417A77"/>
    <w:rsid w:val="00417CF2"/>
    <w:rsid w:val="00417D73"/>
    <w:rsid w:val="00420980"/>
    <w:rsid w:val="00421295"/>
    <w:rsid w:val="00421A1E"/>
    <w:rsid w:val="00421FFE"/>
    <w:rsid w:val="004227F0"/>
    <w:rsid w:val="00424524"/>
    <w:rsid w:val="00424E49"/>
    <w:rsid w:val="0042518B"/>
    <w:rsid w:val="00425C30"/>
    <w:rsid w:val="00425F43"/>
    <w:rsid w:val="00426A1E"/>
    <w:rsid w:val="004279EA"/>
    <w:rsid w:val="0043203C"/>
    <w:rsid w:val="0043252D"/>
    <w:rsid w:val="004329A6"/>
    <w:rsid w:val="004333DB"/>
    <w:rsid w:val="00434BA9"/>
    <w:rsid w:val="004354AB"/>
    <w:rsid w:val="00436DDC"/>
    <w:rsid w:val="00437341"/>
    <w:rsid w:val="00437D20"/>
    <w:rsid w:val="004400EB"/>
    <w:rsid w:val="00440F33"/>
    <w:rsid w:val="00441752"/>
    <w:rsid w:val="00441FF4"/>
    <w:rsid w:val="0044282A"/>
    <w:rsid w:val="00442E8E"/>
    <w:rsid w:val="0044323D"/>
    <w:rsid w:val="0044393A"/>
    <w:rsid w:val="0044422F"/>
    <w:rsid w:val="00444249"/>
    <w:rsid w:val="004446D5"/>
    <w:rsid w:val="004453B1"/>
    <w:rsid w:val="00445B8C"/>
    <w:rsid w:val="0044663F"/>
    <w:rsid w:val="00447BFD"/>
    <w:rsid w:val="0045023D"/>
    <w:rsid w:val="0045097E"/>
    <w:rsid w:val="00450F80"/>
    <w:rsid w:val="00451076"/>
    <w:rsid w:val="00451FE6"/>
    <w:rsid w:val="00452A3C"/>
    <w:rsid w:val="00453166"/>
    <w:rsid w:val="004531A1"/>
    <w:rsid w:val="004531A3"/>
    <w:rsid w:val="00453716"/>
    <w:rsid w:val="00453E66"/>
    <w:rsid w:val="00454263"/>
    <w:rsid w:val="00454D39"/>
    <w:rsid w:val="00456123"/>
    <w:rsid w:val="004565F2"/>
    <w:rsid w:val="004576F5"/>
    <w:rsid w:val="00457D2D"/>
    <w:rsid w:val="004608CE"/>
    <w:rsid w:val="00461150"/>
    <w:rsid w:val="004616BD"/>
    <w:rsid w:val="004624D1"/>
    <w:rsid w:val="00463386"/>
    <w:rsid w:val="00463B84"/>
    <w:rsid w:val="00464651"/>
    <w:rsid w:val="004701C5"/>
    <w:rsid w:val="004703DB"/>
    <w:rsid w:val="00471873"/>
    <w:rsid w:val="00472784"/>
    <w:rsid w:val="004728B9"/>
    <w:rsid w:val="00473385"/>
    <w:rsid w:val="00473811"/>
    <w:rsid w:val="00473A26"/>
    <w:rsid w:val="00473B3F"/>
    <w:rsid w:val="00474EE3"/>
    <w:rsid w:val="004751AC"/>
    <w:rsid w:val="00475948"/>
    <w:rsid w:val="0047594A"/>
    <w:rsid w:val="00475A1C"/>
    <w:rsid w:val="00475B6D"/>
    <w:rsid w:val="00475BA5"/>
    <w:rsid w:val="00476B7F"/>
    <w:rsid w:val="00476E4C"/>
    <w:rsid w:val="00477EEF"/>
    <w:rsid w:val="004826D6"/>
    <w:rsid w:val="00482FB4"/>
    <w:rsid w:val="0048318D"/>
    <w:rsid w:val="004841F3"/>
    <w:rsid w:val="00484DC3"/>
    <w:rsid w:val="00486928"/>
    <w:rsid w:val="00486ED6"/>
    <w:rsid w:val="0048712B"/>
    <w:rsid w:val="00487A10"/>
    <w:rsid w:val="00492477"/>
    <w:rsid w:val="00492810"/>
    <w:rsid w:val="004938C4"/>
    <w:rsid w:val="00493FA3"/>
    <w:rsid w:val="00494727"/>
    <w:rsid w:val="004A06AD"/>
    <w:rsid w:val="004A11E0"/>
    <w:rsid w:val="004A1762"/>
    <w:rsid w:val="004A2470"/>
    <w:rsid w:val="004A3403"/>
    <w:rsid w:val="004A530A"/>
    <w:rsid w:val="004A5845"/>
    <w:rsid w:val="004A5B53"/>
    <w:rsid w:val="004A5E32"/>
    <w:rsid w:val="004A5EAC"/>
    <w:rsid w:val="004A7071"/>
    <w:rsid w:val="004A72CD"/>
    <w:rsid w:val="004B12FA"/>
    <w:rsid w:val="004B134B"/>
    <w:rsid w:val="004B1611"/>
    <w:rsid w:val="004B2BB6"/>
    <w:rsid w:val="004B2BDB"/>
    <w:rsid w:val="004B2D04"/>
    <w:rsid w:val="004B5058"/>
    <w:rsid w:val="004B5B12"/>
    <w:rsid w:val="004B62C0"/>
    <w:rsid w:val="004B7CF4"/>
    <w:rsid w:val="004C011A"/>
    <w:rsid w:val="004C0A02"/>
    <w:rsid w:val="004C14A2"/>
    <w:rsid w:val="004C2CB0"/>
    <w:rsid w:val="004C2EA8"/>
    <w:rsid w:val="004C3141"/>
    <w:rsid w:val="004C59A6"/>
    <w:rsid w:val="004C637E"/>
    <w:rsid w:val="004D0AA3"/>
    <w:rsid w:val="004D13C4"/>
    <w:rsid w:val="004D41BB"/>
    <w:rsid w:val="004D4656"/>
    <w:rsid w:val="004D58BB"/>
    <w:rsid w:val="004D5CC3"/>
    <w:rsid w:val="004D6B2D"/>
    <w:rsid w:val="004D7678"/>
    <w:rsid w:val="004E004B"/>
    <w:rsid w:val="004E024A"/>
    <w:rsid w:val="004E05BA"/>
    <w:rsid w:val="004E0A39"/>
    <w:rsid w:val="004E1593"/>
    <w:rsid w:val="004E233A"/>
    <w:rsid w:val="004E34DB"/>
    <w:rsid w:val="004E385E"/>
    <w:rsid w:val="004E395C"/>
    <w:rsid w:val="004E39D3"/>
    <w:rsid w:val="004E3BF6"/>
    <w:rsid w:val="004E41FC"/>
    <w:rsid w:val="004E4309"/>
    <w:rsid w:val="004E4568"/>
    <w:rsid w:val="004E4BFB"/>
    <w:rsid w:val="004E516F"/>
    <w:rsid w:val="004E54C9"/>
    <w:rsid w:val="004E560E"/>
    <w:rsid w:val="004E7591"/>
    <w:rsid w:val="004F045B"/>
    <w:rsid w:val="004F1306"/>
    <w:rsid w:val="004F149F"/>
    <w:rsid w:val="004F29E0"/>
    <w:rsid w:val="004F38C4"/>
    <w:rsid w:val="004F6B8B"/>
    <w:rsid w:val="004F77D7"/>
    <w:rsid w:val="005016F6"/>
    <w:rsid w:val="005031C9"/>
    <w:rsid w:val="00503348"/>
    <w:rsid w:val="00503928"/>
    <w:rsid w:val="005040B5"/>
    <w:rsid w:val="0050465A"/>
    <w:rsid w:val="00505E13"/>
    <w:rsid w:val="00510386"/>
    <w:rsid w:val="0051081C"/>
    <w:rsid w:val="00511436"/>
    <w:rsid w:val="005120F7"/>
    <w:rsid w:val="00512A58"/>
    <w:rsid w:val="00512B63"/>
    <w:rsid w:val="005131E4"/>
    <w:rsid w:val="005136F7"/>
    <w:rsid w:val="005139E5"/>
    <w:rsid w:val="00513E3F"/>
    <w:rsid w:val="00514A47"/>
    <w:rsid w:val="00515E98"/>
    <w:rsid w:val="00516566"/>
    <w:rsid w:val="00520480"/>
    <w:rsid w:val="00520C50"/>
    <w:rsid w:val="00520CC0"/>
    <w:rsid w:val="0052129D"/>
    <w:rsid w:val="00521E72"/>
    <w:rsid w:val="00521F40"/>
    <w:rsid w:val="00522126"/>
    <w:rsid w:val="00524409"/>
    <w:rsid w:val="005249E1"/>
    <w:rsid w:val="00524B16"/>
    <w:rsid w:val="00524B37"/>
    <w:rsid w:val="00524D92"/>
    <w:rsid w:val="00525A42"/>
    <w:rsid w:val="00527515"/>
    <w:rsid w:val="00527E98"/>
    <w:rsid w:val="00530616"/>
    <w:rsid w:val="0053134D"/>
    <w:rsid w:val="0053171C"/>
    <w:rsid w:val="00531CA9"/>
    <w:rsid w:val="0053257C"/>
    <w:rsid w:val="005326C0"/>
    <w:rsid w:val="0053475B"/>
    <w:rsid w:val="00534B22"/>
    <w:rsid w:val="0053536F"/>
    <w:rsid w:val="00535503"/>
    <w:rsid w:val="005358A3"/>
    <w:rsid w:val="005408E8"/>
    <w:rsid w:val="005416D2"/>
    <w:rsid w:val="005419C4"/>
    <w:rsid w:val="005424CA"/>
    <w:rsid w:val="00542F6D"/>
    <w:rsid w:val="00543362"/>
    <w:rsid w:val="00543F8A"/>
    <w:rsid w:val="00544761"/>
    <w:rsid w:val="00544835"/>
    <w:rsid w:val="00544D04"/>
    <w:rsid w:val="005458B9"/>
    <w:rsid w:val="00545FF2"/>
    <w:rsid w:val="00546062"/>
    <w:rsid w:val="00546B23"/>
    <w:rsid w:val="00546DDB"/>
    <w:rsid w:val="00547671"/>
    <w:rsid w:val="00550050"/>
    <w:rsid w:val="005501F4"/>
    <w:rsid w:val="00550E78"/>
    <w:rsid w:val="005510C8"/>
    <w:rsid w:val="00551444"/>
    <w:rsid w:val="00551641"/>
    <w:rsid w:val="00551DCE"/>
    <w:rsid w:val="00552C62"/>
    <w:rsid w:val="005536EA"/>
    <w:rsid w:val="00553831"/>
    <w:rsid w:val="005545A1"/>
    <w:rsid w:val="0055691A"/>
    <w:rsid w:val="00556935"/>
    <w:rsid w:val="0055706D"/>
    <w:rsid w:val="00557873"/>
    <w:rsid w:val="00557AE8"/>
    <w:rsid w:val="00561161"/>
    <w:rsid w:val="00561BEB"/>
    <w:rsid w:val="00561F29"/>
    <w:rsid w:val="005634D6"/>
    <w:rsid w:val="00564212"/>
    <w:rsid w:val="0056430D"/>
    <w:rsid w:val="0056683C"/>
    <w:rsid w:val="00567DEE"/>
    <w:rsid w:val="00567E8B"/>
    <w:rsid w:val="0057310F"/>
    <w:rsid w:val="00573384"/>
    <w:rsid w:val="00574FB2"/>
    <w:rsid w:val="005768E8"/>
    <w:rsid w:val="00576FE0"/>
    <w:rsid w:val="00580820"/>
    <w:rsid w:val="00580F7F"/>
    <w:rsid w:val="0058123C"/>
    <w:rsid w:val="005816D4"/>
    <w:rsid w:val="00582273"/>
    <w:rsid w:val="005828C0"/>
    <w:rsid w:val="00583833"/>
    <w:rsid w:val="00584702"/>
    <w:rsid w:val="00584FF3"/>
    <w:rsid w:val="00585117"/>
    <w:rsid w:val="005857FF"/>
    <w:rsid w:val="00586CB7"/>
    <w:rsid w:val="00586D01"/>
    <w:rsid w:val="00587D1C"/>
    <w:rsid w:val="00590F52"/>
    <w:rsid w:val="0059106C"/>
    <w:rsid w:val="00592A0A"/>
    <w:rsid w:val="00593F82"/>
    <w:rsid w:val="00594215"/>
    <w:rsid w:val="00594465"/>
    <w:rsid w:val="005944BA"/>
    <w:rsid w:val="005946FF"/>
    <w:rsid w:val="0059477A"/>
    <w:rsid w:val="0059495E"/>
    <w:rsid w:val="00595018"/>
    <w:rsid w:val="00595F33"/>
    <w:rsid w:val="00595F8A"/>
    <w:rsid w:val="00597849"/>
    <w:rsid w:val="00597A1C"/>
    <w:rsid w:val="005A02EA"/>
    <w:rsid w:val="005A0675"/>
    <w:rsid w:val="005A1EB0"/>
    <w:rsid w:val="005A1EC2"/>
    <w:rsid w:val="005A2F68"/>
    <w:rsid w:val="005A3219"/>
    <w:rsid w:val="005A3967"/>
    <w:rsid w:val="005A56FF"/>
    <w:rsid w:val="005A6385"/>
    <w:rsid w:val="005A6925"/>
    <w:rsid w:val="005A727D"/>
    <w:rsid w:val="005A7A7A"/>
    <w:rsid w:val="005B0032"/>
    <w:rsid w:val="005B04DD"/>
    <w:rsid w:val="005B223F"/>
    <w:rsid w:val="005B3C9F"/>
    <w:rsid w:val="005B4FD6"/>
    <w:rsid w:val="005B50F9"/>
    <w:rsid w:val="005B5A58"/>
    <w:rsid w:val="005B5FED"/>
    <w:rsid w:val="005B6417"/>
    <w:rsid w:val="005B7FE4"/>
    <w:rsid w:val="005C135D"/>
    <w:rsid w:val="005C1FEE"/>
    <w:rsid w:val="005C318A"/>
    <w:rsid w:val="005C399B"/>
    <w:rsid w:val="005C3ECE"/>
    <w:rsid w:val="005C4B95"/>
    <w:rsid w:val="005C66AB"/>
    <w:rsid w:val="005C7327"/>
    <w:rsid w:val="005D1063"/>
    <w:rsid w:val="005D1665"/>
    <w:rsid w:val="005D1DA3"/>
    <w:rsid w:val="005D2D9F"/>
    <w:rsid w:val="005D2F25"/>
    <w:rsid w:val="005D3B09"/>
    <w:rsid w:val="005D4D8A"/>
    <w:rsid w:val="005D5923"/>
    <w:rsid w:val="005D5E07"/>
    <w:rsid w:val="005E0729"/>
    <w:rsid w:val="005E1317"/>
    <w:rsid w:val="005E20A2"/>
    <w:rsid w:val="005E2618"/>
    <w:rsid w:val="005E324F"/>
    <w:rsid w:val="005E4539"/>
    <w:rsid w:val="005E5BA0"/>
    <w:rsid w:val="005E6380"/>
    <w:rsid w:val="005E721F"/>
    <w:rsid w:val="005E744F"/>
    <w:rsid w:val="005E7ADF"/>
    <w:rsid w:val="005F009A"/>
    <w:rsid w:val="005F4160"/>
    <w:rsid w:val="005F5AFE"/>
    <w:rsid w:val="005F5CA8"/>
    <w:rsid w:val="005F5D38"/>
    <w:rsid w:val="005F72C8"/>
    <w:rsid w:val="006006DA"/>
    <w:rsid w:val="00600D5A"/>
    <w:rsid w:val="006012EF"/>
    <w:rsid w:val="00602EF2"/>
    <w:rsid w:val="00603925"/>
    <w:rsid w:val="00605FD1"/>
    <w:rsid w:val="006063B8"/>
    <w:rsid w:val="006064F3"/>
    <w:rsid w:val="006067C2"/>
    <w:rsid w:val="0061120F"/>
    <w:rsid w:val="00611747"/>
    <w:rsid w:val="0061186A"/>
    <w:rsid w:val="00611F33"/>
    <w:rsid w:val="006122C9"/>
    <w:rsid w:val="00613828"/>
    <w:rsid w:val="0061388B"/>
    <w:rsid w:val="006145E8"/>
    <w:rsid w:val="00614991"/>
    <w:rsid w:val="00614A92"/>
    <w:rsid w:val="00616366"/>
    <w:rsid w:val="00616C5E"/>
    <w:rsid w:val="00617CC9"/>
    <w:rsid w:val="00620998"/>
    <w:rsid w:val="00621EDC"/>
    <w:rsid w:val="00622AD0"/>
    <w:rsid w:val="00622C41"/>
    <w:rsid w:val="00623AA3"/>
    <w:rsid w:val="00624467"/>
    <w:rsid w:val="00625954"/>
    <w:rsid w:val="00625D19"/>
    <w:rsid w:val="0062787D"/>
    <w:rsid w:val="00627C27"/>
    <w:rsid w:val="006304C3"/>
    <w:rsid w:val="006306ED"/>
    <w:rsid w:val="00631748"/>
    <w:rsid w:val="00632484"/>
    <w:rsid w:val="006325B6"/>
    <w:rsid w:val="00632731"/>
    <w:rsid w:val="006330A6"/>
    <w:rsid w:val="00633B80"/>
    <w:rsid w:val="0063458E"/>
    <w:rsid w:val="00634598"/>
    <w:rsid w:val="00634681"/>
    <w:rsid w:val="006349F2"/>
    <w:rsid w:val="00634CE0"/>
    <w:rsid w:val="00635C1C"/>
    <w:rsid w:val="00637F12"/>
    <w:rsid w:val="00637F44"/>
    <w:rsid w:val="00637F7F"/>
    <w:rsid w:val="006403B6"/>
    <w:rsid w:val="00641437"/>
    <w:rsid w:val="00643898"/>
    <w:rsid w:val="006438A8"/>
    <w:rsid w:val="006471A5"/>
    <w:rsid w:val="00647841"/>
    <w:rsid w:val="00650C40"/>
    <w:rsid w:val="006536EA"/>
    <w:rsid w:val="00653822"/>
    <w:rsid w:val="00653A9C"/>
    <w:rsid w:val="006545D4"/>
    <w:rsid w:val="006554F8"/>
    <w:rsid w:val="00656241"/>
    <w:rsid w:val="0065702A"/>
    <w:rsid w:val="00657831"/>
    <w:rsid w:val="00657C86"/>
    <w:rsid w:val="0066100A"/>
    <w:rsid w:val="0066101E"/>
    <w:rsid w:val="00661179"/>
    <w:rsid w:val="00661C88"/>
    <w:rsid w:val="00663721"/>
    <w:rsid w:val="00663905"/>
    <w:rsid w:val="00663BCA"/>
    <w:rsid w:val="00663C9C"/>
    <w:rsid w:val="00663E30"/>
    <w:rsid w:val="006647C2"/>
    <w:rsid w:val="00664C4A"/>
    <w:rsid w:val="00665319"/>
    <w:rsid w:val="00665932"/>
    <w:rsid w:val="00666364"/>
    <w:rsid w:val="006671CA"/>
    <w:rsid w:val="00667A2D"/>
    <w:rsid w:val="00667FF1"/>
    <w:rsid w:val="006739EE"/>
    <w:rsid w:val="0067510D"/>
    <w:rsid w:val="006755D4"/>
    <w:rsid w:val="00675FA1"/>
    <w:rsid w:val="00677B2A"/>
    <w:rsid w:val="00681F49"/>
    <w:rsid w:val="0068238C"/>
    <w:rsid w:val="00682B3B"/>
    <w:rsid w:val="00683297"/>
    <w:rsid w:val="00684CDA"/>
    <w:rsid w:val="006850E7"/>
    <w:rsid w:val="006861AD"/>
    <w:rsid w:val="006863A8"/>
    <w:rsid w:val="00686809"/>
    <w:rsid w:val="006869FD"/>
    <w:rsid w:val="00687455"/>
    <w:rsid w:val="006916DF"/>
    <w:rsid w:val="00692926"/>
    <w:rsid w:val="006951F6"/>
    <w:rsid w:val="0069542A"/>
    <w:rsid w:val="00696B7D"/>
    <w:rsid w:val="00697C83"/>
    <w:rsid w:val="006A0735"/>
    <w:rsid w:val="006A1698"/>
    <w:rsid w:val="006A1E6C"/>
    <w:rsid w:val="006A1EEB"/>
    <w:rsid w:val="006A2514"/>
    <w:rsid w:val="006A31AB"/>
    <w:rsid w:val="006A3A1B"/>
    <w:rsid w:val="006A3B0F"/>
    <w:rsid w:val="006A4B4A"/>
    <w:rsid w:val="006A4C76"/>
    <w:rsid w:val="006A5B89"/>
    <w:rsid w:val="006A5D90"/>
    <w:rsid w:val="006A644D"/>
    <w:rsid w:val="006A660B"/>
    <w:rsid w:val="006B1151"/>
    <w:rsid w:val="006B2035"/>
    <w:rsid w:val="006B2706"/>
    <w:rsid w:val="006B29F2"/>
    <w:rsid w:val="006B2E8F"/>
    <w:rsid w:val="006B3799"/>
    <w:rsid w:val="006B475A"/>
    <w:rsid w:val="006B51AF"/>
    <w:rsid w:val="006B67DC"/>
    <w:rsid w:val="006C00ED"/>
    <w:rsid w:val="006C0664"/>
    <w:rsid w:val="006C1A0E"/>
    <w:rsid w:val="006C2096"/>
    <w:rsid w:val="006C24C7"/>
    <w:rsid w:val="006C3A23"/>
    <w:rsid w:val="006C3D6F"/>
    <w:rsid w:val="006C3F7A"/>
    <w:rsid w:val="006C5D9F"/>
    <w:rsid w:val="006C65E6"/>
    <w:rsid w:val="006C6B5E"/>
    <w:rsid w:val="006C7361"/>
    <w:rsid w:val="006C76B2"/>
    <w:rsid w:val="006C7A62"/>
    <w:rsid w:val="006D0728"/>
    <w:rsid w:val="006D0A4B"/>
    <w:rsid w:val="006D0E0B"/>
    <w:rsid w:val="006D17D3"/>
    <w:rsid w:val="006D1B25"/>
    <w:rsid w:val="006D20DD"/>
    <w:rsid w:val="006D226D"/>
    <w:rsid w:val="006D3C96"/>
    <w:rsid w:val="006D4404"/>
    <w:rsid w:val="006D4792"/>
    <w:rsid w:val="006D6443"/>
    <w:rsid w:val="006D6446"/>
    <w:rsid w:val="006E0CAC"/>
    <w:rsid w:val="006E1BD9"/>
    <w:rsid w:val="006E2DB2"/>
    <w:rsid w:val="006E3407"/>
    <w:rsid w:val="006E3DFD"/>
    <w:rsid w:val="006E4A33"/>
    <w:rsid w:val="006E5A8C"/>
    <w:rsid w:val="006E7F88"/>
    <w:rsid w:val="006F0A0B"/>
    <w:rsid w:val="006F0AE9"/>
    <w:rsid w:val="006F13BB"/>
    <w:rsid w:val="006F16CE"/>
    <w:rsid w:val="006F1C6F"/>
    <w:rsid w:val="006F2B32"/>
    <w:rsid w:val="006F2ECE"/>
    <w:rsid w:val="006F3506"/>
    <w:rsid w:val="006F35AC"/>
    <w:rsid w:val="006F3A5C"/>
    <w:rsid w:val="006F4625"/>
    <w:rsid w:val="006F5252"/>
    <w:rsid w:val="006F54C6"/>
    <w:rsid w:val="006F55E8"/>
    <w:rsid w:val="006F5638"/>
    <w:rsid w:val="00701118"/>
    <w:rsid w:val="0070369D"/>
    <w:rsid w:val="007039BB"/>
    <w:rsid w:val="00704851"/>
    <w:rsid w:val="00704FB0"/>
    <w:rsid w:val="00705D11"/>
    <w:rsid w:val="00707B42"/>
    <w:rsid w:val="00712122"/>
    <w:rsid w:val="007121AD"/>
    <w:rsid w:val="0071392C"/>
    <w:rsid w:val="00713CD3"/>
    <w:rsid w:val="0071423A"/>
    <w:rsid w:val="00714550"/>
    <w:rsid w:val="007147DA"/>
    <w:rsid w:val="00715ED0"/>
    <w:rsid w:val="007173BD"/>
    <w:rsid w:val="00720952"/>
    <w:rsid w:val="00722070"/>
    <w:rsid w:val="00722C79"/>
    <w:rsid w:val="00722DF6"/>
    <w:rsid w:val="00722F85"/>
    <w:rsid w:val="007234E4"/>
    <w:rsid w:val="00723DB1"/>
    <w:rsid w:val="007254CE"/>
    <w:rsid w:val="0072650C"/>
    <w:rsid w:val="0072686E"/>
    <w:rsid w:val="007276BD"/>
    <w:rsid w:val="00727B3F"/>
    <w:rsid w:val="00730DF6"/>
    <w:rsid w:val="00730F9D"/>
    <w:rsid w:val="00732A91"/>
    <w:rsid w:val="00732C97"/>
    <w:rsid w:val="00734044"/>
    <w:rsid w:val="00734123"/>
    <w:rsid w:val="00736A45"/>
    <w:rsid w:val="00736EF2"/>
    <w:rsid w:val="0073711B"/>
    <w:rsid w:val="00740C86"/>
    <w:rsid w:val="00742E9D"/>
    <w:rsid w:val="007433AF"/>
    <w:rsid w:val="0074451E"/>
    <w:rsid w:val="00744E6D"/>
    <w:rsid w:val="007454E7"/>
    <w:rsid w:val="0074724D"/>
    <w:rsid w:val="00747B9F"/>
    <w:rsid w:val="00751A7E"/>
    <w:rsid w:val="007526D3"/>
    <w:rsid w:val="00753797"/>
    <w:rsid w:val="007538FE"/>
    <w:rsid w:val="00753A2A"/>
    <w:rsid w:val="00754925"/>
    <w:rsid w:val="00754C09"/>
    <w:rsid w:val="007550F2"/>
    <w:rsid w:val="007567B2"/>
    <w:rsid w:val="007571D7"/>
    <w:rsid w:val="007601B9"/>
    <w:rsid w:val="00760D3A"/>
    <w:rsid w:val="00761B38"/>
    <w:rsid w:val="00762463"/>
    <w:rsid w:val="00762A68"/>
    <w:rsid w:val="00764A7C"/>
    <w:rsid w:val="007673B0"/>
    <w:rsid w:val="007677D8"/>
    <w:rsid w:val="00770172"/>
    <w:rsid w:val="007701F6"/>
    <w:rsid w:val="00770F76"/>
    <w:rsid w:val="007712D2"/>
    <w:rsid w:val="007717A8"/>
    <w:rsid w:val="00772114"/>
    <w:rsid w:val="0077331F"/>
    <w:rsid w:val="00775107"/>
    <w:rsid w:val="007754DD"/>
    <w:rsid w:val="00776653"/>
    <w:rsid w:val="00777F01"/>
    <w:rsid w:val="00780BD0"/>
    <w:rsid w:val="00781697"/>
    <w:rsid w:val="0078197F"/>
    <w:rsid w:val="00782410"/>
    <w:rsid w:val="00782884"/>
    <w:rsid w:val="007831E3"/>
    <w:rsid w:val="00783487"/>
    <w:rsid w:val="00784F55"/>
    <w:rsid w:val="00785487"/>
    <w:rsid w:val="00785573"/>
    <w:rsid w:val="00786E27"/>
    <w:rsid w:val="007872BF"/>
    <w:rsid w:val="00790773"/>
    <w:rsid w:val="00790AE0"/>
    <w:rsid w:val="00790E2F"/>
    <w:rsid w:val="007915B5"/>
    <w:rsid w:val="007920C1"/>
    <w:rsid w:val="00793BE1"/>
    <w:rsid w:val="00794E9F"/>
    <w:rsid w:val="00795958"/>
    <w:rsid w:val="007A0064"/>
    <w:rsid w:val="007A0A13"/>
    <w:rsid w:val="007A1B89"/>
    <w:rsid w:val="007A1CC8"/>
    <w:rsid w:val="007A22A5"/>
    <w:rsid w:val="007A2D96"/>
    <w:rsid w:val="007A322C"/>
    <w:rsid w:val="007A39E1"/>
    <w:rsid w:val="007A3A42"/>
    <w:rsid w:val="007A42C1"/>
    <w:rsid w:val="007A58D9"/>
    <w:rsid w:val="007B242C"/>
    <w:rsid w:val="007B315A"/>
    <w:rsid w:val="007B3B4F"/>
    <w:rsid w:val="007B4BD9"/>
    <w:rsid w:val="007B5BAD"/>
    <w:rsid w:val="007B6F46"/>
    <w:rsid w:val="007B6F82"/>
    <w:rsid w:val="007B7D59"/>
    <w:rsid w:val="007C0409"/>
    <w:rsid w:val="007C2046"/>
    <w:rsid w:val="007C2138"/>
    <w:rsid w:val="007C22F4"/>
    <w:rsid w:val="007C3033"/>
    <w:rsid w:val="007C4800"/>
    <w:rsid w:val="007C5016"/>
    <w:rsid w:val="007C5B38"/>
    <w:rsid w:val="007C7910"/>
    <w:rsid w:val="007D0135"/>
    <w:rsid w:val="007D1A62"/>
    <w:rsid w:val="007D1E51"/>
    <w:rsid w:val="007D4A83"/>
    <w:rsid w:val="007D5566"/>
    <w:rsid w:val="007D71F5"/>
    <w:rsid w:val="007D754B"/>
    <w:rsid w:val="007D7B31"/>
    <w:rsid w:val="007D7CDD"/>
    <w:rsid w:val="007E0A56"/>
    <w:rsid w:val="007E1080"/>
    <w:rsid w:val="007E1C00"/>
    <w:rsid w:val="007E2A85"/>
    <w:rsid w:val="007E2C8E"/>
    <w:rsid w:val="007E3326"/>
    <w:rsid w:val="007E3752"/>
    <w:rsid w:val="007E4224"/>
    <w:rsid w:val="007E544B"/>
    <w:rsid w:val="007F04D7"/>
    <w:rsid w:val="007F0B87"/>
    <w:rsid w:val="007F3761"/>
    <w:rsid w:val="007F3E16"/>
    <w:rsid w:val="007F49A2"/>
    <w:rsid w:val="007F5167"/>
    <w:rsid w:val="007F5600"/>
    <w:rsid w:val="007F56E9"/>
    <w:rsid w:val="00800404"/>
    <w:rsid w:val="0080217F"/>
    <w:rsid w:val="00803B5B"/>
    <w:rsid w:val="00803DEC"/>
    <w:rsid w:val="0080456B"/>
    <w:rsid w:val="008046C2"/>
    <w:rsid w:val="00804BFD"/>
    <w:rsid w:val="00804CB4"/>
    <w:rsid w:val="00805E84"/>
    <w:rsid w:val="0080628C"/>
    <w:rsid w:val="0080646C"/>
    <w:rsid w:val="00806869"/>
    <w:rsid w:val="0080743B"/>
    <w:rsid w:val="008107FB"/>
    <w:rsid w:val="00810D41"/>
    <w:rsid w:val="0081153E"/>
    <w:rsid w:val="008122A6"/>
    <w:rsid w:val="00812C08"/>
    <w:rsid w:val="0081375F"/>
    <w:rsid w:val="00813912"/>
    <w:rsid w:val="00814328"/>
    <w:rsid w:val="00815332"/>
    <w:rsid w:val="00816560"/>
    <w:rsid w:val="008171EB"/>
    <w:rsid w:val="0081790E"/>
    <w:rsid w:val="00817DB7"/>
    <w:rsid w:val="00820FC9"/>
    <w:rsid w:val="00821470"/>
    <w:rsid w:val="00821EE8"/>
    <w:rsid w:val="008222AD"/>
    <w:rsid w:val="008236A8"/>
    <w:rsid w:val="00823DD3"/>
    <w:rsid w:val="00825283"/>
    <w:rsid w:val="00825730"/>
    <w:rsid w:val="00825C32"/>
    <w:rsid w:val="00826390"/>
    <w:rsid w:val="0082677E"/>
    <w:rsid w:val="00826BD9"/>
    <w:rsid w:val="00826E22"/>
    <w:rsid w:val="00826E2E"/>
    <w:rsid w:val="008318F5"/>
    <w:rsid w:val="00833820"/>
    <w:rsid w:val="0083437F"/>
    <w:rsid w:val="008345ED"/>
    <w:rsid w:val="008353DB"/>
    <w:rsid w:val="008365D6"/>
    <w:rsid w:val="00836AFC"/>
    <w:rsid w:val="00837384"/>
    <w:rsid w:val="008375A7"/>
    <w:rsid w:val="00837EE0"/>
    <w:rsid w:val="00840DA7"/>
    <w:rsid w:val="00842205"/>
    <w:rsid w:val="00844499"/>
    <w:rsid w:val="00844712"/>
    <w:rsid w:val="00846139"/>
    <w:rsid w:val="008465ED"/>
    <w:rsid w:val="00847B0E"/>
    <w:rsid w:val="00847C92"/>
    <w:rsid w:val="00847D6E"/>
    <w:rsid w:val="00847D84"/>
    <w:rsid w:val="008503AC"/>
    <w:rsid w:val="00850DE8"/>
    <w:rsid w:val="008511DF"/>
    <w:rsid w:val="00853739"/>
    <w:rsid w:val="0085434E"/>
    <w:rsid w:val="00855AD4"/>
    <w:rsid w:val="0085620B"/>
    <w:rsid w:val="00856479"/>
    <w:rsid w:val="00856757"/>
    <w:rsid w:val="00860098"/>
    <w:rsid w:val="00860638"/>
    <w:rsid w:val="00860D95"/>
    <w:rsid w:val="00860DC2"/>
    <w:rsid w:val="00860F00"/>
    <w:rsid w:val="0086329A"/>
    <w:rsid w:val="008632E2"/>
    <w:rsid w:val="00863B17"/>
    <w:rsid w:val="00864876"/>
    <w:rsid w:val="00864D63"/>
    <w:rsid w:val="00865720"/>
    <w:rsid w:val="0086630A"/>
    <w:rsid w:val="0086655E"/>
    <w:rsid w:val="008665F2"/>
    <w:rsid w:val="008679D9"/>
    <w:rsid w:val="00870523"/>
    <w:rsid w:val="00870910"/>
    <w:rsid w:val="00872249"/>
    <w:rsid w:val="0087235B"/>
    <w:rsid w:val="00872F93"/>
    <w:rsid w:val="00873055"/>
    <w:rsid w:val="00874265"/>
    <w:rsid w:val="00874B10"/>
    <w:rsid w:val="00875285"/>
    <w:rsid w:val="00875311"/>
    <w:rsid w:val="00875619"/>
    <w:rsid w:val="00875A80"/>
    <w:rsid w:val="00876481"/>
    <w:rsid w:val="00876B65"/>
    <w:rsid w:val="008772CD"/>
    <w:rsid w:val="00877AAF"/>
    <w:rsid w:val="008810E1"/>
    <w:rsid w:val="0088191D"/>
    <w:rsid w:val="00882349"/>
    <w:rsid w:val="00882B92"/>
    <w:rsid w:val="00883D0C"/>
    <w:rsid w:val="00883E02"/>
    <w:rsid w:val="00883FA5"/>
    <w:rsid w:val="00884E37"/>
    <w:rsid w:val="00885C1E"/>
    <w:rsid w:val="008869CE"/>
    <w:rsid w:val="00886FB1"/>
    <w:rsid w:val="00887228"/>
    <w:rsid w:val="00890688"/>
    <w:rsid w:val="00890D2C"/>
    <w:rsid w:val="0089142D"/>
    <w:rsid w:val="00891A24"/>
    <w:rsid w:val="00891E74"/>
    <w:rsid w:val="008927DA"/>
    <w:rsid w:val="008933F6"/>
    <w:rsid w:val="008934E5"/>
    <w:rsid w:val="00896746"/>
    <w:rsid w:val="008973E1"/>
    <w:rsid w:val="008A0BA6"/>
    <w:rsid w:val="008A37C1"/>
    <w:rsid w:val="008A3DCC"/>
    <w:rsid w:val="008A4305"/>
    <w:rsid w:val="008A4799"/>
    <w:rsid w:val="008A551D"/>
    <w:rsid w:val="008A594A"/>
    <w:rsid w:val="008A64E0"/>
    <w:rsid w:val="008B0139"/>
    <w:rsid w:val="008B02A9"/>
    <w:rsid w:val="008B23C9"/>
    <w:rsid w:val="008B2D90"/>
    <w:rsid w:val="008B37BF"/>
    <w:rsid w:val="008B4CBA"/>
    <w:rsid w:val="008B512A"/>
    <w:rsid w:val="008B5C4F"/>
    <w:rsid w:val="008B63B7"/>
    <w:rsid w:val="008B711E"/>
    <w:rsid w:val="008B742F"/>
    <w:rsid w:val="008B7CC3"/>
    <w:rsid w:val="008C08A1"/>
    <w:rsid w:val="008C0A79"/>
    <w:rsid w:val="008C1CF8"/>
    <w:rsid w:val="008C21CA"/>
    <w:rsid w:val="008C2955"/>
    <w:rsid w:val="008C5191"/>
    <w:rsid w:val="008C65FB"/>
    <w:rsid w:val="008C6C33"/>
    <w:rsid w:val="008C7236"/>
    <w:rsid w:val="008C72B7"/>
    <w:rsid w:val="008C7951"/>
    <w:rsid w:val="008C7C22"/>
    <w:rsid w:val="008C7F27"/>
    <w:rsid w:val="008D04C6"/>
    <w:rsid w:val="008D116C"/>
    <w:rsid w:val="008D1D1D"/>
    <w:rsid w:val="008D286F"/>
    <w:rsid w:val="008D28A7"/>
    <w:rsid w:val="008D49E9"/>
    <w:rsid w:val="008D661A"/>
    <w:rsid w:val="008D6DA7"/>
    <w:rsid w:val="008D7762"/>
    <w:rsid w:val="008D7C49"/>
    <w:rsid w:val="008E3640"/>
    <w:rsid w:val="008E4DA3"/>
    <w:rsid w:val="008E535B"/>
    <w:rsid w:val="008E5BF0"/>
    <w:rsid w:val="008E5C77"/>
    <w:rsid w:val="008E6ED1"/>
    <w:rsid w:val="008E7FCC"/>
    <w:rsid w:val="008F0D20"/>
    <w:rsid w:val="008F1507"/>
    <w:rsid w:val="008F1546"/>
    <w:rsid w:val="008F173F"/>
    <w:rsid w:val="008F30AE"/>
    <w:rsid w:val="008F3174"/>
    <w:rsid w:val="008F33F7"/>
    <w:rsid w:val="008F3F1A"/>
    <w:rsid w:val="00900215"/>
    <w:rsid w:val="009013AF"/>
    <w:rsid w:val="0090169C"/>
    <w:rsid w:val="009019A5"/>
    <w:rsid w:val="00901AC9"/>
    <w:rsid w:val="00903037"/>
    <w:rsid w:val="00904166"/>
    <w:rsid w:val="00904D6B"/>
    <w:rsid w:val="00905CD1"/>
    <w:rsid w:val="00905CDF"/>
    <w:rsid w:val="00906158"/>
    <w:rsid w:val="009071A8"/>
    <w:rsid w:val="00911BF6"/>
    <w:rsid w:val="00913215"/>
    <w:rsid w:val="009135B5"/>
    <w:rsid w:val="009152E3"/>
    <w:rsid w:val="0091532F"/>
    <w:rsid w:val="0091616C"/>
    <w:rsid w:val="009168BA"/>
    <w:rsid w:val="00917651"/>
    <w:rsid w:val="00920780"/>
    <w:rsid w:val="00920AE2"/>
    <w:rsid w:val="00921B31"/>
    <w:rsid w:val="00921DC5"/>
    <w:rsid w:val="00921E4A"/>
    <w:rsid w:val="00922CC3"/>
    <w:rsid w:val="00922D16"/>
    <w:rsid w:val="00922EA3"/>
    <w:rsid w:val="00923C33"/>
    <w:rsid w:val="00925601"/>
    <w:rsid w:val="009261C5"/>
    <w:rsid w:val="009267E1"/>
    <w:rsid w:val="0092715E"/>
    <w:rsid w:val="0092764C"/>
    <w:rsid w:val="00931F41"/>
    <w:rsid w:val="00935AF0"/>
    <w:rsid w:val="00935CDB"/>
    <w:rsid w:val="0093653C"/>
    <w:rsid w:val="00936703"/>
    <w:rsid w:val="00940212"/>
    <w:rsid w:val="00940953"/>
    <w:rsid w:val="00941965"/>
    <w:rsid w:val="00942C97"/>
    <w:rsid w:val="0094315E"/>
    <w:rsid w:val="009448C0"/>
    <w:rsid w:val="00944953"/>
    <w:rsid w:val="00946330"/>
    <w:rsid w:val="0094673A"/>
    <w:rsid w:val="00947BE2"/>
    <w:rsid w:val="009508E3"/>
    <w:rsid w:val="00954BE1"/>
    <w:rsid w:val="00954F4E"/>
    <w:rsid w:val="0095551E"/>
    <w:rsid w:val="009557D9"/>
    <w:rsid w:val="0095684E"/>
    <w:rsid w:val="0095769F"/>
    <w:rsid w:val="009577B4"/>
    <w:rsid w:val="00957913"/>
    <w:rsid w:val="00960903"/>
    <w:rsid w:val="009616A1"/>
    <w:rsid w:val="00961E87"/>
    <w:rsid w:val="00962BD5"/>
    <w:rsid w:val="009633BE"/>
    <w:rsid w:val="00964F71"/>
    <w:rsid w:val="009652B5"/>
    <w:rsid w:val="009659A6"/>
    <w:rsid w:val="00965EA0"/>
    <w:rsid w:val="0096605E"/>
    <w:rsid w:val="009662AF"/>
    <w:rsid w:val="009662F5"/>
    <w:rsid w:val="00967225"/>
    <w:rsid w:val="00967909"/>
    <w:rsid w:val="009705DB"/>
    <w:rsid w:val="009734C8"/>
    <w:rsid w:val="00973B25"/>
    <w:rsid w:val="009742F5"/>
    <w:rsid w:val="009749D8"/>
    <w:rsid w:val="00974B60"/>
    <w:rsid w:val="009751C5"/>
    <w:rsid w:val="00975B35"/>
    <w:rsid w:val="00977A35"/>
    <w:rsid w:val="00980875"/>
    <w:rsid w:val="00982A68"/>
    <w:rsid w:val="009856EC"/>
    <w:rsid w:val="009875DC"/>
    <w:rsid w:val="0098772D"/>
    <w:rsid w:val="00990A9B"/>
    <w:rsid w:val="00991672"/>
    <w:rsid w:val="00992AAC"/>
    <w:rsid w:val="00994AA6"/>
    <w:rsid w:val="00994C18"/>
    <w:rsid w:val="0099526F"/>
    <w:rsid w:val="00995581"/>
    <w:rsid w:val="00995822"/>
    <w:rsid w:val="00995F27"/>
    <w:rsid w:val="0099659E"/>
    <w:rsid w:val="00997310"/>
    <w:rsid w:val="009A2773"/>
    <w:rsid w:val="009A45E7"/>
    <w:rsid w:val="009A655D"/>
    <w:rsid w:val="009A74AF"/>
    <w:rsid w:val="009A7B42"/>
    <w:rsid w:val="009B03D7"/>
    <w:rsid w:val="009B0C4A"/>
    <w:rsid w:val="009B15D8"/>
    <w:rsid w:val="009B2A0E"/>
    <w:rsid w:val="009B2E82"/>
    <w:rsid w:val="009B4AE3"/>
    <w:rsid w:val="009B5391"/>
    <w:rsid w:val="009B6BCF"/>
    <w:rsid w:val="009B7517"/>
    <w:rsid w:val="009B778C"/>
    <w:rsid w:val="009B79ED"/>
    <w:rsid w:val="009B7A05"/>
    <w:rsid w:val="009B7B5A"/>
    <w:rsid w:val="009B7CF5"/>
    <w:rsid w:val="009C0C04"/>
    <w:rsid w:val="009C1A0E"/>
    <w:rsid w:val="009C3270"/>
    <w:rsid w:val="009C3629"/>
    <w:rsid w:val="009C3A20"/>
    <w:rsid w:val="009C3B71"/>
    <w:rsid w:val="009C4B16"/>
    <w:rsid w:val="009C5C88"/>
    <w:rsid w:val="009C5CBF"/>
    <w:rsid w:val="009C5DEA"/>
    <w:rsid w:val="009C5E85"/>
    <w:rsid w:val="009C6AAE"/>
    <w:rsid w:val="009C6D68"/>
    <w:rsid w:val="009C773E"/>
    <w:rsid w:val="009C7AAB"/>
    <w:rsid w:val="009D083B"/>
    <w:rsid w:val="009D088E"/>
    <w:rsid w:val="009D268C"/>
    <w:rsid w:val="009D2871"/>
    <w:rsid w:val="009D2998"/>
    <w:rsid w:val="009D2B2A"/>
    <w:rsid w:val="009D31EC"/>
    <w:rsid w:val="009D3237"/>
    <w:rsid w:val="009D3954"/>
    <w:rsid w:val="009D434C"/>
    <w:rsid w:val="009D58AB"/>
    <w:rsid w:val="009D61FE"/>
    <w:rsid w:val="009D7C67"/>
    <w:rsid w:val="009E151B"/>
    <w:rsid w:val="009E1994"/>
    <w:rsid w:val="009E1A88"/>
    <w:rsid w:val="009E38C7"/>
    <w:rsid w:val="009E4377"/>
    <w:rsid w:val="009E5623"/>
    <w:rsid w:val="009E628F"/>
    <w:rsid w:val="009E6C47"/>
    <w:rsid w:val="009E7E88"/>
    <w:rsid w:val="009F13EE"/>
    <w:rsid w:val="009F6245"/>
    <w:rsid w:val="009F7CCE"/>
    <w:rsid w:val="00A000DC"/>
    <w:rsid w:val="00A00686"/>
    <w:rsid w:val="00A015B1"/>
    <w:rsid w:val="00A02CB6"/>
    <w:rsid w:val="00A065D6"/>
    <w:rsid w:val="00A0696E"/>
    <w:rsid w:val="00A0707C"/>
    <w:rsid w:val="00A07C33"/>
    <w:rsid w:val="00A10C02"/>
    <w:rsid w:val="00A12733"/>
    <w:rsid w:val="00A12BA4"/>
    <w:rsid w:val="00A13104"/>
    <w:rsid w:val="00A136C6"/>
    <w:rsid w:val="00A14200"/>
    <w:rsid w:val="00A14F16"/>
    <w:rsid w:val="00A14F47"/>
    <w:rsid w:val="00A16AA2"/>
    <w:rsid w:val="00A17004"/>
    <w:rsid w:val="00A17025"/>
    <w:rsid w:val="00A17E3D"/>
    <w:rsid w:val="00A223B2"/>
    <w:rsid w:val="00A22434"/>
    <w:rsid w:val="00A22850"/>
    <w:rsid w:val="00A23787"/>
    <w:rsid w:val="00A239AB"/>
    <w:rsid w:val="00A24379"/>
    <w:rsid w:val="00A25DE3"/>
    <w:rsid w:val="00A26280"/>
    <w:rsid w:val="00A2656A"/>
    <w:rsid w:val="00A2662C"/>
    <w:rsid w:val="00A26680"/>
    <w:rsid w:val="00A268D9"/>
    <w:rsid w:val="00A26920"/>
    <w:rsid w:val="00A278A0"/>
    <w:rsid w:val="00A31370"/>
    <w:rsid w:val="00A33CF2"/>
    <w:rsid w:val="00A34066"/>
    <w:rsid w:val="00A34130"/>
    <w:rsid w:val="00A354C5"/>
    <w:rsid w:val="00A35F16"/>
    <w:rsid w:val="00A36128"/>
    <w:rsid w:val="00A36511"/>
    <w:rsid w:val="00A375BC"/>
    <w:rsid w:val="00A37B61"/>
    <w:rsid w:val="00A438EC"/>
    <w:rsid w:val="00A4542E"/>
    <w:rsid w:val="00A455A7"/>
    <w:rsid w:val="00A46690"/>
    <w:rsid w:val="00A501AA"/>
    <w:rsid w:val="00A50671"/>
    <w:rsid w:val="00A50CB9"/>
    <w:rsid w:val="00A518B4"/>
    <w:rsid w:val="00A51C07"/>
    <w:rsid w:val="00A521B3"/>
    <w:rsid w:val="00A527D9"/>
    <w:rsid w:val="00A52973"/>
    <w:rsid w:val="00A52CF2"/>
    <w:rsid w:val="00A53084"/>
    <w:rsid w:val="00A5342C"/>
    <w:rsid w:val="00A544E9"/>
    <w:rsid w:val="00A54588"/>
    <w:rsid w:val="00A55747"/>
    <w:rsid w:val="00A5630B"/>
    <w:rsid w:val="00A56B33"/>
    <w:rsid w:val="00A61ACA"/>
    <w:rsid w:val="00A6214F"/>
    <w:rsid w:val="00A62CE6"/>
    <w:rsid w:val="00A646E9"/>
    <w:rsid w:val="00A6488C"/>
    <w:rsid w:val="00A66CA6"/>
    <w:rsid w:val="00A66FE1"/>
    <w:rsid w:val="00A70F01"/>
    <w:rsid w:val="00A711F7"/>
    <w:rsid w:val="00A715C8"/>
    <w:rsid w:val="00A7372F"/>
    <w:rsid w:val="00A73F75"/>
    <w:rsid w:val="00A7418B"/>
    <w:rsid w:val="00A749FA"/>
    <w:rsid w:val="00A777A0"/>
    <w:rsid w:val="00A817D1"/>
    <w:rsid w:val="00A82207"/>
    <w:rsid w:val="00A83014"/>
    <w:rsid w:val="00A86E7B"/>
    <w:rsid w:val="00A87FF6"/>
    <w:rsid w:val="00A906AC"/>
    <w:rsid w:val="00A92422"/>
    <w:rsid w:val="00A93FBB"/>
    <w:rsid w:val="00A9455C"/>
    <w:rsid w:val="00A94947"/>
    <w:rsid w:val="00A95602"/>
    <w:rsid w:val="00A95F9F"/>
    <w:rsid w:val="00A965FE"/>
    <w:rsid w:val="00AA10AE"/>
    <w:rsid w:val="00AA1704"/>
    <w:rsid w:val="00AA267E"/>
    <w:rsid w:val="00AA3EC4"/>
    <w:rsid w:val="00AA515E"/>
    <w:rsid w:val="00AA5C75"/>
    <w:rsid w:val="00AA6B6C"/>
    <w:rsid w:val="00AA756B"/>
    <w:rsid w:val="00AA771B"/>
    <w:rsid w:val="00AB02CB"/>
    <w:rsid w:val="00AB1E8F"/>
    <w:rsid w:val="00AB28FA"/>
    <w:rsid w:val="00AB4127"/>
    <w:rsid w:val="00AB46F8"/>
    <w:rsid w:val="00AB4F3B"/>
    <w:rsid w:val="00AB5875"/>
    <w:rsid w:val="00AB5B86"/>
    <w:rsid w:val="00AB613C"/>
    <w:rsid w:val="00AB6288"/>
    <w:rsid w:val="00AB62AE"/>
    <w:rsid w:val="00AB6555"/>
    <w:rsid w:val="00AB6778"/>
    <w:rsid w:val="00AB7436"/>
    <w:rsid w:val="00AC0565"/>
    <w:rsid w:val="00AC0FFF"/>
    <w:rsid w:val="00AC1BA2"/>
    <w:rsid w:val="00AC28BE"/>
    <w:rsid w:val="00AC2B79"/>
    <w:rsid w:val="00AC2D89"/>
    <w:rsid w:val="00AC45A7"/>
    <w:rsid w:val="00AC48EB"/>
    <w:rsid w:val="00AC4D7D"/>
    <w:rsid w:val="00AC4F60"/>
    <w:rsid w:val="00AC61F3"/>
    <w:rsid w:val="00AD0102"/>
    <w:rsid w:val="00AD11B0"/>
    <w:rsid w:val="00AD1BEF"/>
    <w:rsid w:val="00AD3100"/>
    <w:rsid w:val="00AD33D3"/>
    <w:rsid w:val="00AD3D68"/>
    <w:rsid w:val="00AD41DB"/>
    <w:rsid w:val="00AD4602"/>
    <w:rsid w:val="00AD5637"/>
    <w:rsid w:val="00AD59CB"/>
    <w:rsid w:val="00AD5C94"/>
    <w:rsid w:val="00AD646E"/>
    <w:rsid w:val="00AD7257"/>
    <w:rsid w:val="00AD743A"/>
    <w:rsid w:val="00AD7572"/>
    <w:rsid w:val="00AD7619"/>
    <w:rsid w:val="00AD7EE4"/>
    <w:rsid w:val="00AE107F"/>
    <w:rsid w:val="00AE1379"/>
    <w:rsid w:val="00AE1521"/>
    <w:rsid w:val="00AE200A"/>
    <w:rsid w:val="00AE2495"/>
    <w:rsid w:val="00AE2914"/>
    <w:rsid w:val="00AE327B"/>
    <w:rsid w:val="00AE4E76"/>
    <w:rsid w:val="00AE7404"/>
    <w:rsid w:val="00AE7C33"/>
    <w:rsid w:val="00AE7ECB"/>
    <w:rsid w:val="00AF1F89"/>
    <w:rsid w:val="00AF2F53"/>
    <w:rsid w:val="00AF422F"/>
    <w:rsid w:val="00AF496C"/>
    <w:rsid w:val="00AF52F9"/>
    <w:rsid w:val="00AF6820"/>
    <w:rsid w:val="00AF6AC7"/>
    <w:rsid w:val="00AF727A"/>
    <w:rsid w:val="00AF731E"/>
    <w:rsid w:val="00AF7771"/>
    <w:rsid w:val="00B00B5B"/>
    <w:rsid w:val="00B011CF"/>
    <w:rsid w:val="00B02052"/>
    <w:rsid w:val="00B02169"/>
    <w:rsid w:val="00B02E71"/>
    <w:rsid w:val="00B02FAD"/>
    <w:rsid w:val="00B0343D"/>
    <w:rsid w:val="00B03873"/>
    <w:rsid w:val="00B03D68"/>
    <w:rsid w:val="00B03F04"/>
    <w:rsid w:val="00B0532C"/>
    <w:rsid w:val="00B05B43"/>
    <w:rsid w:val="00B06033"/>
    <w:rsid w:val="00B068EF"/>
    <w:rsid w:val="00B06A97"/>
    <w:rsid w:val="00B07D2D"/>
    <w:rsid w:val="00B102E0"/>
    <w:rsid w:val="00B10C4E"/>
    <w:rsid w:val="00B123C9"/>
    <w:rsid w:val="00B123D1"/>
    <w:rsid w:val="00B13010"/>
    <w:rsid w:val="00B13216"/>
    <w:rsid w:val="00B14601"/>
    <w:rsid w:val="00B15A0D"/>
    <w:rsid w:val="00B17CFC"/>
    <w:rsid w:val="00B17F84"/>
    <w:rsid w:val="00B2060C"/>
    <w:rsid w:val="00B20CA4"/>
    <w:rsid w:val="00B21C68"/>
    <w:rsid w:val="00B21CBE"/>
    <w:rsid w:val="00B2252F"/>
    <w:rsid w:val="00B229AF"/>
    <w:rsid w:val="00B23631"/>
    <w:rsid w:val="00B2654A"/>
    <w:rsid w:val="00B26C35"/>
    <w:rsid w:val="00B27371"/>
    <w:rsid w:val="00B27DE9"/>
    <w:rsid w:val="00B30743"/>
    <w:rsid w:val="00B30A92"/>
    <w:rsid w:val="00B34825"/>
    <w:rsid w:val="00B34CA0"/>
    <w:rsid w:val="00B35BE7"/>
    <w:rsid w:val="00B37E89"/>
    <w:rsid w:val="00B4060B"/>
    <w:rsid w:val="00B41840"/>
    <w:rsid w:val="00B41D34"/>
    <w:rsid w:val="00B434A2"/>
    <w:rsid w:val="00B45254"/>
    <w:rsid w:val="00B4615A"/>
    <w:rsid w:val="00B461A0"/>
    <w:rsid w:val="00B46958"/>
    <w:rsid w:val="00B47117"/>
    <w:rsid w:val="00B4728F"/>
    <w:rsid w:val="00B4780D"/>
    <w:rsid w:val="00B47966"/>
    <w:rsid w:val="00B47D53"/>
    <w:rsid w:val="00B47DB9"/>
    <w:rsid w:val="00B50D45"/>
    <w:rsid w:val="00B52172"/>
    <w:rsid w:val="00B522F8"/>
    <w:rsid w:val="00B52DDD"/>
    <w:rsid w:val="00B53907"/>
    <w:rsid w:val="00B54617"/>
    <w:rsid w:val="00B56009"/>
    <w:rsid w:val="00B561FF"/>
    <w:rsid w:val="00B56AE7"/>
    <w:rsid w:val="00B60484"/>
    <w:rsid w:val="00B607F9"/>
    <w:rsid w:val="00B60EFA"/>
    <w:rsid w:val="00B61349"/>
    <w:rsid w:val="00B61996"/>
    <w:rsid w:val="00B638FA"/>
    <w:rsid w:val="00B64B22"/>
    <w:rsid w:val="00B657A2"/>
    <w:rsid w:val="00B66179"/>
    <w:rsid w:val="00B663FA"/>
    <w:rsid w:val="00B667E9"/>
    <w:rsid w:val="00B66F6D"/>
    <w:rsid w:val="00B671DE"/>
    <w:rsid w:val="00B67388"/>
    <w:rsid w:val="00B70215"/>
    <w:rsid w:val="00B728EA"/>
    <w:rsid w:val="00B731FF"/>
    <w:rsid w:val="00B73E6F"/>
    <w:rsid w:val="00B749D1"/>
    <w:rsid w:val="00B75F3C"/>
    <w:rsid w:val="00B77222"/>
    <w:rsid w:val="00B77A6F"/>
    <w:rsid w:val="00B77F80"/>
    <w:rsid w:val="00B803B5"/>
    <w:rsid w:val="00B810FB"/>
    <w:rsid w:val="00B81E85"/>
    <w:rsid w:val="00B82D59"/>
    <w:rsid w:val="00B83429"/>
    <w:rsid w:val="00B8412E"/>
    <w:rsid w:val="00B84BBC"/>
    <w:rsid w:val="00B8569A"/>
    <w:rsid w:val="00B90816"/>
    <w:rsid w:val="00B912D5"/>
    <w:rsid w:val="00B95176"/>
    <w:rsid w:val="00B958E0"/>
    <w:rsid w:val="00B975A9"/>
    <w:rsid w:val="00BA1C39"/>
    <w:rsid w:val="00BA28D6"/>
    <w:rsid w:val="00BA3303"/>
    <w:rsid w:val="00BA38D5"/>
    <w:rsid w:val="00BA5E38"/>
    <w:rsid w:val="00BA6FD0"/>
    <w:rsid w:val="00BA7D00"/>
    <w:rsid w:val="00BB005A"/>
    <w:rsid w:val="00BB0829"/>
    <w:rsid w:val="00BB45A8"/>
    <w:rsid w:val="00BB4970"/>
    <w:rsid w:val="00BB583F"/>
    <w:rsid w:val="00BB5D90"/>
    <w:rsid w:val="00BB6075"/>
    <w:rsid w:val="00BB663F"/>
    <w:rsid w:val="00BB6E87"/>
    <w:rsid w:val="00BB6F98"/>
    <w:rsid w:val="00BB787B"/>
    <w:rsid w:val="00BB7ADE"/>
    <w:rsid w:val="00BC2255"/>
    <w:rsid w:val="00BC3A29"/>
    <w:rsid w:val="00BC43D3"/>
    <w:rsid w:val="00BC43D7"/>
    <w:rsid w:val="00BC4711"/>
    <w:rsid w:val="00BC4AC5"/>
    <w:rsid w:val="00BC5411"/>
    <w:rsid w:val="00BC6304"/>
    <w:rsid w:val="00BD0590"/>
    <w:rsid w:val="00BD067F"/>
    <w:rsid w:val="00BD3762"/>
    <w:rsid w:val="00BD4ED7"/>
    <w:rsid w:val="00BD5681"/>
    <w:rsid w:val="00BD6189"/>
    <w:rsid w:val="00BD6230"/>
    <w:rsid w:val="00BD6686"/>
    <w:rsid w:val="00BD6906"/>
    <w:rsid w:val="00BD710C"/>
    <w:rsid w:val="00BE02E4"/>
    <w:rsid w:val="00BE07AC"/>
    <w:rsid w:val="00BE15D1"/>
    <w:rsid w:val="00BE3228"/>
    <w:rsid w:val="00BE40D9"/>
    <w:rsid w:val="00BE453B"/>
    <w:rsid w:val="00BE5DE3"/>
    <w:rsid w:val="00BE5EB1"/>
    <w:rsid w:val="00BE7C47"/>
    <w:rsid w:val="00BF107E"/>
    <w:rsid w:val="00BF1D12"/>
    <w:rsid w:val="00BF6AFB"/>
    <w:rsid w:val="00BF6EF0"/>
    <w:rsid w:val="00BF7181"/>
    <w:rsid w:val="00BF7EB3"/>
    <w:rsid w:val="00C00E03"/>
    <w:rsid w:val="00C018B8"/>
    <w:rsid w:val="00C018E6"/>
    <w:rsid w:val="00C030FA"/>
    <w:rsid w:val="00C05F39"/>
    <w:rsid w:val="00C0670D"/>
    <w:rsid w:val="00C06935"/>
    <w:rsid w:val="00C07270"/>
    <w:rsid w:val="00C0756A"/>
    <w:rsid w:val="00C078DF"/>
    <w:rsid w:val="00C079D5"/>
    <w:rsid w:val="00C100FB"/>
    <w:rsid w:val="00C103A7"/>
    <w:rsid w:val="00C109DA"/>
    <w:rsid w:val="00C112F9"/>
    <w:rsid w:val="00C130E1"/>
    <w:rsid w:val="00C134AB"/>
    <w:rsid w:val="00C137E1"/>
    <w:rsid w:val="00C13BA2"/>
    <w:rsid w:val="00C14A5D"/>
    <w:rsid w:val="00C15C7F"/>
    <w:rsid w:val="00C15D39"/>
    <w:rsid w:val="00C1682F"/>
    <w:rsid w:val="00C17131"/>
    <w:rsid w:val="00C21134"/>
    <w:rsid w:val="00C21856"/>
    <w:rsid w:val="00C22AC5"/>
    <w:rsid w:val="00C23EC3"/>
    <w:rsid w:val="00C245C3"/>
    <w:rsid w:val="00C250F2"/>
    <w:rsid w:val="00C2543D"/>
    <w:rsid w:val="00C25A45"/>
    <w:rsid w:val="00C25B5A"/>
    <w:rsid w:val="00C27936"/>
    <w:rsid w:val="00C30365"/>
    <w:rsid w:val="00C309A0"/>
    <w:rsid w:val="00C30FC8"/>
    <w:rsid w:val="00C31465"/>
    <w:rsid w:val="00C321E9"/>
    <w:rsid w:val="00C32830"/>
    <w:rsid w:val="00C32D3C"/>
    <w:rsid w:val="00C33948"/>
    <w:rsid w:val="00C3410F"/>
    <w:rsid w:val="00C342C1"/>
    <w:rsid w:val="00C349A3"/>
    <w:rsid w:val="00C34BEC"/>
    <w:rsid w:val="00C34D40"/>
    <w:rsid w:val="00C362A9"/>
    <w:rsid w:val="00C36A54"/>
    <w:rsid w:val="00C3746E"/>
    <w:rsid w:val="00C4044C"/>
    <w:rsid w:val="00C408BC"/>
    <w:rsid w:val="00C412BA"/>
    <w:rsid w:val="00C41733"/>
    <w:rsid w:val="00C41E15"/>
    <w:rsid w:val="00C425F2"/>
    <w:rsid w:val="00C42FFC"/>
    <w:rsid w:val="00C440B2"/>
    <w:rsid w:val="00C44A65"/>
    <w:rsid w:val="00C44D4B"/>
    <w:rsid w:val="00C457A3"/>
    <w:rsid w:val="00C45EE0"/>
    <w:rsid w:val="00C45FED"/>
    <w:rsid w:val="00C46192"/>
    <w:rsid w:val="00C461AF"/>
    <w:rsid w:val="00C467F0"/>
    <w:rsid w:val="00C46890"/>
    <w:rsid w:val="00C46F21"/>
    <w:rsid w:val="00C477B7"/>
    <w:rsid w:val="00C51D0F"/>
    <w:rsid w:val="00C522F0"/>
    <w:rsid w:val="00C525AA"/>
    <w:rsid w:val="00C529CA"/>
    <w:rsid w:val="00C52D4F"/>
    <w:rsid w:val="00C536D1"/>
    <w:rsid w:val="00C542A7"/>
    <w:rsid w:val="00C54944"/>
    <w:rsid w:val="00C55062"/>
    <w:rsid w:val="00C55AB1"/>
    <w:rsid w:val="00C568ED"/>
    <w:rsid w:val="00C56D5D"/>
    <w:rsid w:val="00C56E6A"/>
    <w:rsid w:val="00C57A51"/>
    <w:rsid w:val="00C60306"/>
    <w:rsid w:val="00C606CB"/>
    <w:rsid w:val="00C6159A"/>
    <w:rsid w:val="00C61AE6"/>
    <w:rsid w:val="00C62839"/>
    <w:rsid w:val="00C6325C"/>
    <w:rsid w:val="00C64B90"/>
    <w:rsid w:val="00C65984"/>
    <w:rsid w:val="00C6653D"/>
    <w:rsid w:val="00C665FB"/>
    <w:rsid w:val="00C66B7D"/>
    <w:rsid w:val="00C66EA8"/>
    <w:rsid w:val="00C727CA"/>
    <w:rsid w:val="00C743D9"/>
    <w:rsid w:val="00C745C0"/>
    <w:rsid w:val="00C74C0C"/>
    <w:rsid w:val="00C750FB"/>
    <w:rsid w:val="00C75ECB"/>
    <w:rsid w:val="00C75F3B"/>
    <w:rsid w:val="00C77084"/>
    <w:rsid w:val="00C806CF"/>
    <w:rsid w:val="00C80850"/>
    <w:rsid w:val="00C80DA7"/>
    <w:rsid w:val="00C81093"/>
    <w:rsid w:val="00C83963"/>
    <w:rsid w:val="00C84453"/>
    <w:rsid w:val="00C845D8"/>
    <w:rsid w:val="00C847E1"/>
    <w:rsid w:val="00C84C7C"/>
    <w:rsid w:val="00C879E8"/>
    <w:rsid w:val="00C87A46"/>
    <w:rsid w:val="00C90A7A"/>
    <w:rsid w:val="00C913B0"/>
    <w:rsid w:val="00C91C73"/>
    <w:rsid w:val="00C9721C"/>
    <w:rsid w:val="00C97672"/>
    <w:rsid w:val="00CA0556"/>
    <w:rsid w:val="00CA0CBF"/>
    <w:rsid w:val="00CA107E"/>
    <w:rsid w:val="00CA198A"/>
    <w:rsid w:val="00CA38E3"/>
    <w:rsid w:val="00CA42BF"/>
    <w:rsid w:val="00CA4F5B"/>
    <w:rsid w:val="00CA591E"/>
    <w:rsid w:val="00CA7EA4"/>
    <w:rsid w:val="00CB075F"/>
    <w:rsid w:val="00CB0794"/>
    <w:rsid w:val="00CB2D16"/>
    <w:rsid w:val="00CB484B"/>
    <w:rsid w:val="00CB4C6F"/>
    <w:rsid w:val="00CB4D0D"/>
    <w:rsid w:val="00CB55D3"/>
    <w:rsid w:val="00CB6EC8"/>
    <w:rsid w:val="00CB720E"/>
    <w:rsid w:val="00CB75C6"/>
    <w:rsid w:val="00CB76C1"/>
    <w:rsid w:val="00CB7B87"/>
    <w:rsid w:val="00CC25DF"/>
    <w:rsid w:val="00CC2FBF"/>
    <w:rsid w:val="00CC344C"/>
    <w:rsid w:val="00CC372A"/>
    <w:rsid w:val="00CC48F2"/>
    <w:rsid w:val="00CC5943"/>
    <w:rsid w:val="00CC6FA0"/>
    <w:rsid w:val="00CD05C2"/>
    <w:rsid w:val="00CD0664"/>
    <w:rsid w:val="00CD0701"/>
    <w:rsid w:val="00CD1C8C"/>
    <w:rsid w:val="00CD1E17"/>
    <w:rsid w:val="00CD2078"/>
    <w:rsid w:val="00CD2CD3"/>
    <w:rsid w:val="00CD3192"/>
    <w:rsid w:val="00CD3567"/>
    <w:rsid w:val="00CD360F"/>
    <w:rsid w:val="00CD400E"/>
    <w:rsid w:val="00CD4156"/>
    <w:rsid w:val="00CD4400"/>
    <w:rsid w:val="00CD46A9"/>
    <w:rsid w:val="00CD4CC8"/>
    <w:rsid w:val="00CD5358"/>
    <w:rsid w:val="00CD5B54"/>
    <w:rsid w:val="00CD68ED"/>
    <w:rsid w:val="00CD6F86"/>
    <w:rsid w:val="00CE02F0"/>
    <w:rsid w:val="00CE034E"/>
    <w:rsid w:val="00CE0A7F"/>
    <w:rsid w:val="00CE149E"/>
    <w:rsid w:val="00CE1C59"/>
    <w:rsid w:val="00CE3001"/>
    <w:rsid w:val="00CE41C7"/>
    <w:rsid w:val="00CE487E"/>
    <w:rsid w:val="00CE5492"/>
    <w:rsid w:val="00CE5DEE"/>
    <w:rsid w:val="00CE6194"/>
    <w:rsid w:val="00CE6628"/>
    <w:rsid w:val="00CE6705"/>
    <w:rsid w:val="00CE78D5"/>
    <w:rsid w:val="00CF0546"/>
    <w:rsid w:val="00CF2B4F"/>
    <w:rsid w:val="00CF37C7"/>
    <w:rsid w:val="00CF677F"/>
    <w:rsid w:val="00CF7F98"/>
    <w:rsid w:val="00D00A0F"/>
    <w:rsid w:val="00D00BDC"/>
    <w:rsid w:val="00D01800"/>
    <w:rsid w:val="00D020BF"/>
    <w:rsid w:val="00D02DE1"/>
    <w:rsid w:val="00D03752"/>
    <w:rsid w:val="00D03892"/>
    <w:rsid w:val="00D04155"/>
    <w:rsid w:val="00D0463B"/>
    <w:rsid w:val="00D049C9"/>
    <w:rsid w:val="00D050F6"/>
    <w:rsid w:val="00D05321"/>
    <w:rsid w:val="00D071D1"/>
    <w:rsid w:val="00D073E7"/>
    <w:rsid w:val="00D07A92"/>
    <w:rsid w:val="00D1041D"/>
    <w:rsid w:val="00D10F36"/>
    <w:rsid w:val="00D115A3"/>
    <w:rsid w:val="00D122B4"/>
    <w:rsid w:val="00D12C24"/>
    <w:rsid w:val="00D158EC"/>
    <w:rsid w:val="00D1656B"/>
    <w:rsid w:val="00D1689D"/>
    <w:rsid w:val="00D16C98"/>
    <w:rsid w:val="00D20014"/>
    <w:rsid w:val="00D20071"/>
    <w:rsid w:val="00D21120"/>
    <w:rsid w:val="00D231E0"/>
    <w:rsid w:val="00D23FD8"/>
    <w:rsid w:val="00D241F8"/>
    <w:rsid w:val="00D24FBE"/>
    <w:rsid w:val="00D25416"/>
    <w:rsid w:val="00D25E6A"/>
    <w:rsid w:val="00D26413"/>
    <w:rsid w:val="00D274BC"/>
    <w:rsid w:val="00D2775B"/>
    <w:rsid w:val="00D27BCF"/>
    <w:rsid w:val="00D27C2D"/>
    <w:rsid w:val="00D27F30"/>
    <w:rsid w:val="00D30FF6"/>
    <w:rsid w:val="00D3179F"/>
    <w:rsid w:val="00D32A54"/>
    <w:rsid w:val="00D32B58"/>
    <w:rsid w:val="00D3322A"/>
    <w:rsid w:val="00D343A5"/>
    <w:rsid w:val="00D34969"/>
    <w:rsid w:val="00D34A1E"/>
    <w:rsid w:val="00D34FB2"/>
    <w:rsid w:val="00D35F63"/>
    <w:rsid w:val="00D3632A"/>
    <w:rsid w:val="00D36588"/>
    <w:rsid w:val="00D36A52"/>
    <w:rsid w:val="00D36B28"/>
    <w:rsid w:val="00D371C2"/>
    <w:rsid w:val="00D372CC"/>
    <w:rsid w:val="00D37471"/>
    <w:rsid w:val="00D4133A"/>
    <w:rsid w:val="00D42452"/>
    <w:rsid w:val="00D4342C"/>
    <w:rsid w:val="00D43F47"/>
    <w:rsid w:val="00D447B1"/>
    <w:rsid w:val="00D47624"/>
    <w:rsid w:val="00D5010D"/>
    <w:rsid w:val="00D5034E"/>
    <w:rsid w:val="00D5092B"/>
    <w:rsid w:val="00D509CB"/>
    <w:rsid w:val="00D52B7E"/>
    <w:rsid w:val="00D53907"/>
    <w:rsid w:val="00D5468C"/>
    <w:rsid w:val="00D54AAC"/>
    <w:rsid w:val="00D55B95"/>
    <w:rsid w:val="00D55C96"/>
    <w:rsid w:val="00D57E67"/>
    <w:rsid w:val="00D60431"/>
    <w:rsid w:val="00D60473"/>
    <w:rsid w:val="00D60B85"/>
    <w:rsid w:val="00D62B23"/>
    <w:rsid w:val="00D64086"/>
    <w:rsid w:val="00D640C1"/>
    <w:rsid w:val="00D6427E"/>
    <w:rsid w:val="00D646E3"/>
    <w:rsid w:val="00D65BBD"/>
    <w:rsid w:val="00D65E8E"/>
    <w:rsid w:val="00D660C0"/>
    <w:rsid w:val="00D668EE"/>
    <w:rsid w:val="00D67E65"/>
    <w:rsid w:val="00D71982"/>
    <w:rsid w:val="00D73C62"/>
    <w:rsid w:val="00D74E34"/>
    <w:rsid w:val="00D75453"/>
    <w:rsid w:val="00D76F4F"/>
    <w:rsid w:val="00D77E3F"/>
    <w:rsid w:val="00D8081D"/>
    <w:rsid w:val="00D8142B"/>
    <w:rsid w:val="00D83607"/>
    <w:rsid w:val="00D83941"/>
    <w:rsid w:val="00D846EB"/>
    <w:rsid w:val="00D847D3"/>
    <w:rsid w:val="00D84A56"/>
    <w:rsid w:val="00D85506"/>
    <w:rsid w:val="00D85679"/>
    <w:rsid w:val="00D861DD"/>
    <w:rsid w:val="00D868DD"/>
    <w:rsid w:val="00D91313"/>
    <w:rsid w:val="00D9140F"/>
    <w:rsid w:val="00D9363A"/>
    <w:rsid w:val="00D93AE7"/>
    <w:rsid w:val="00D94FB3"/>
    <w:rsid w:val="00D950E3"/>
    <w:rsid w:val="00D95F04"/>
    <w:rsid w:val="00D967E2"/>
    <w:rsid w:val="00D97F9D"/>
    <w:rsid w:val="00DA13CE"/>
    <w:rsid w:val="00DA1B27"/>
    <w:rsid w:val="00DA338F"/>
    <w:rsid w:val="00DA51AB"/>
    <w:rsid w:val="00DA5205"/>
    <w:rsid w:val="00DA67D3"/>
    <w:rsid w:val="00DA7268"/>
    <w:rsid w:val="00DA75C4"/>
    <w:rsid w:val="00DA7B08"/>
    <w:rsid w:val="00DB0524"/>
    <w:rsid w:val="00DB066B"/>
    <w:rsid w:val="00DB0E3F"/>
    <w:rsid w:val="00DB1A51"/>
    <w:rsid w:val="00DB40BC"/>
    <w:rsid w:val="00DB4676"/>
    <w:rsid w:val="00DB4DE2"/>
    <w:rsid w:val="00DB552C"/>
    <w:rsid w:val="00DB5A54"/>
    <w:rsid w:val="00DB63E2"/>
    <w:rsid w:val="00DB6F7C"/>
    <w:rsid w:val="00DB7545"/>
    <w:rsid w:val="00DB78D1"/>
    <w:rsid w:val="00DC0009"/>
    <w:rsid w:val="00DC4BA0"/>
    <w:rsid w:val="00DC4C21"/>
    <w:rsid w:val="00DC4C8F"/>
    <w:rsid w:val="00DC5155"/>
    <w:rsid w:val="00DC5186"/>
    <w:rsid w:val="00DC5367"/>
    <w:rsid w:val="00DC5C7E"/>
    <w:rsid w:val="00DC6674"/>
    <w:rsid w:val="00DD02E7"/>
    <w:rsid w:val="00DD11CB"/>
    <w:rsid w:val="00DD18F9"/>
    <w:rsid w:val="00DD196E"/>
    <w:rsid w:val="00DD1AA8"/>
    <w:rsid w:val="00DD1FB8"/>
    <w:rsid w:val="00DD29E8"/>
    <w:rsid w:val="00DD4090"/>
    <w:rsid w:val="00DD48A2"/>
    <w:rsid w:val="00DD630E"/>
    <w:rsid w:val="00DD66D4"/>
    <w:rsid w:val="00DE0A1C"/>
    <w:rsid w:val="00DE0ED1"/>
    <w:rsid w:val="00DE1849"/>
    <w:rsid w:val="00DE21B2"/>
    <w:rsid w:val="00DE24D6"/>
    <w:rsid w:val="00DE35F9"/>
    <w:rsid w:val="00DE54C6"/>
    <w:rsid w:val="00DE5BBE"/>
    <w:rsid w:val="00DF093A"/>
    <w:rsid w:val="00DF2474"/>
    <w:rsid w:val="00DF2ABE"/>
    <w:rsid w:val="00DF2EEE"/>
    <w:rsid w:val="00DF2FD4"/>
    <w:rsid w:val="00DF4111"/>
    <w:rsid w:val="00DF4F5D"/>
    <w:rsid w:val="00DF6DB7"/>
    <w:rsid w:val="00DF7977"/>
    <w:rsid w:val="00E01488"/>
    <w:rsid w:val="00E019EB"/>
    <w:rsid w:val="00E02936"/>
    <w:rsid w:val="00E037AE"/>
    <w:rsid w:val="00E03CB1"/>
    <w:rsid w:val="00E04EC9"/>
    <w:rsid w:val="00E04F88"/>
    <w:rsid w:val="00E05AD0"/>
    <w:rsid w:val="00E0725A"/>
    <w:rsid w:val="00E104F9"/>
    <w:rsid w:val="00E1071E"/>
    <w:rsid w:val="00E12A04"/>
    <w:rsid w:val="00E14959"/>
    <w:rsid w:val="00E15174"/>
    <w:rsid w:val="00E153D2"/>
    <w:rsid w:val="00E2112F"/>
    <w:rsid w:val="00E22119"/>
    <w:rsid w:val="00E22529"/>
    <w:rsid w:val="00E235D7"/>
    <w:rsid w:val="00E243D6"/>
    <w:rsid w:val="00E25944"/>
    <w:rsid w:val="00E25BC6"/>
    <w:rsid w:val="00E271B9"/>
    <w:rsid w:val="00E276BB"/>
    <w:rsid w:val="00E27BA7"/>
    <w:rsid w:val="00E30A88"/>
    <w:rsid w:val="00E30DE2"/>
    <w:rsid w:val="00E3222B"/>
    <w:rsid w:val="00E329BA"/>
    <w:rsid w:val="00E33171"/>
    <w:rsid w:val="00E3324C"/>
    <w:rsid w:val="00E34DBD"/>
    <w:rsid w:val="00E3706A"/>
    <w:rsid w:val="00E37F9D"/>
    <w:rsid w:val="00E40ED9"/>
    <w:rsid w:val="00E418C4"/>
    <w:rsid w:val="00E41C87"/>
    <w:rsid w:val="00E41F52"/>
    <w:rsid w:val="00E4242E"/>
    <w:rsid w:val="00E42772"/>
    <w:rsid w:val="00E4298A"/>
    <w:rsid w:val="00E43465"/>
    <w:rsid w:val="00E46659"/>
    <w:rsid w:val="00E46A9D"/>
    <w:rsid w:val="00E46F75"/>
    <w:rsid w:val="00E4768E"/>
    <w:rsid w:val="00E47801"/>
    <w:rsid w:val="00E47890"/>
    <w:rsid w:val="00E501C5"/>
    <w:rsid w:val="00E50E23"/>
    <w:rsid w:val="00E51E0C"/>
    <w:rsid w:val="00E52F2A"/>
    <w:rsid w:val="00E52FC5"/>
    <w:rsid w:val="00E53E84"/>
    <w:rsid w:val="00E55485"/>
    <w:rsid w:val="00E56766"/>
    <w:rsid w:val="00E602F4"/>
    <w:rsid w:val="00E606DE"/>
    <w:rsid w:val="00E61C77"/>
    <w:rsid w:val="00E63BFF"/>
    <w:rsid w:val="00E63CE8"/>
    <w:rsid w:val="00E63F59"/>
    <w:rsid w:val="00E65468"/>
    <w:rsid w:val="00E67877"/>
    <w:rsid w:val="00E67AAD"/>
    <w:rsid w:val="00E70E39"/>
    <w:rsid w:val="00E718CA"/>
    <w:rsid w:val="00E71976"/>
    <w:rsid w:val="00E7263C"/>
    <w:rsid w:val="00E7319B"/>
    <w:rsid w:val="00E73272"/>
    <w:rsid w:val="00E74429"/>
    <w:rsid w:val="00E744DC"/>
    <w:rsid w:val="00E74B15"/>
    <w:rsid w:val="00E74D53"/>
    <w:rsid w:val="00E758F9"/>
    <w:rsid w:val="00E762F4"/>
    <w:rsid w:val="00E76540"/>
    <w:rsid w:val="00E76C62"/>
    <w:rsid w:val="00E77F65"/>
    <w:rsid w:val="00E80F9A"/>
    <w:rsid w:val="00E828EA"/>
    <w:rsid w:val="00E829A2"/>
    <w:rsid w:val="00E83307"/>
    <w:rsid w:val="00E86A9C"/>
    <w:rsid w:val="00E9285F"/>
    <w:rsid w:val="00E92FF7"/>
    <w:rsid w:val="00E9397D"/>
    <w:rsid w:val="00E94B4C"/>
    <w:rsid w:val="00E96DE7"/>
    <w:rsid w:val="00E97028"/>
    <w:rsid w:val="00E97DB3"/>
    <w:rsid w:val="00E97E2B"/>
    <w:rsid w:val="00EA020E"/>
    <w:rsid w:val="00EA176D"/>
    <w:rsid w:val="00EA1C38"/>
    <w:rsid w:val="00EA21D9"/>
    <w:rsid w:val="00EA462F"/>
    <w:rsid w:val="00EA5FC4"/>
    <w:rsid w:val="00EA6448"/>
    <w:rsid w:val="00EA6982"/>
    <w:rsid w:val="00EA6EDF"/>
    <w:rsid w:val="00EA7A00"/>
    <w:rsid w:val="00EA7B92"/>
    <w:rsid w:val="00EB0265"/>
    <w:rsid w:val="00EB1178"/>
    <w:rsid w:val="00EB33EB"/>
    <w:rsid w:val="00EB3875"/>
    <w:rsid w:val="00EB3AD1"/>
    <w:rsid w:val="00EB5346"/>
    <w:rsid w:val="00EB5DA5"/>
    <w:rsid w:val="00EB718D"/>
    <w:rsid w:val="00EB790E"/>
    <w:rsid w:val="00EC16DB"/>
    <w:rsid w:val="00EC1C23"/>
    <w:rsid w:val="00EC2889"/>
    <w:rsid w:val="00EC2D4B"/>
    <w:rsid w:val="00EC48DB"/>
    <w:rsid w:val="00EC5045"/>
    <w:rsid w:val="00EC61CA"/>
    <w:rsid w:val="00EC6498"/>
    <w:rsid w:val="00EC669B"/>
    <w:rsid w:val="00EC7BA1"/>
    <w:rsid w:val="00EC7EAB"/>
    <w:rsid w:val="00ED0C3E"/>
    <w:rsid w:val="00ED158E"/>
    <w:rsid w:val="00ED1A3A"/>
    <w:rsid w:val="00ED37B8"/>
    <w:rsid w:val="00ED76C0"/>
    <w:rsid w:val="00EE2348"/>
    <w:rsid w:val="00EE3B63"/>
    <w:rsid w:val="00EE3E14"/>
    <w:rsid w:val="00EE4F19"/>
    <w:rsid w:val="00EE578A"/>
    <w:rsid w:val="00EE5A13"/>
    <w:rsid w:val="00EE638D"/>
    <w:rsid w:val="00EE6A8B"/>
    <w:rsid w:val="00EE765A"/>
    <w:rsid w:val="00EF0D90"/>
    <w:rsid w:val="00EF18E4"/>
    <w:rsid w:val="00EF2298"/>
    <w:rsid w:val="00EF2F64"/>
    <w:rsid w:val="00EF33B3"/>
    <w:rsid w:val="00EF59C6"/>
    <w:rsid w:val="00EF75A1"/>
    <w:rsid w:val="00EF7A21"/>
    <w:rsid w:val="00F00277"/>
    <w:rsid w:val="00F00DAF"/>
    <w:rsid w:val="00F01A1C"/>
    <w:rsid w:val="00F02C9B"/>
    <w:rsid w:val="00F03001"/>
    <w:rsid w:val="00F040D0"/>
    <w:rsid w:val="00F05B8B"/>
    <w:rsid w:val="00F06E75"/>
    <w:rsid w:val="00F07321"/>
    <w:rsid w:val="00F117D0"/>
    <w:rsid w:val="00F118B4"/>
    <w:rsid w:val="00F11F72"/>
    <w:rsid w:val="00F14351"/>
    <w:rsid w:val="00F16E8A"/>
    <w:rsid w:val="00F202FF"/>
    <w:rsid w:val="00F20C60"/>
    <w:rsid w:val="00F23A0F"/>
    <w:rsid w:val="00F23A56"/>
    <w:rsid w:val="00F24660"/>
    <w:rsid w:val="00F25844"/>
    <w:rsid w:val="00F268F3"/>
    <w:rsid w:val="00F2715F"/>
    <w:rsid w:val="00F31CA8"/>
    <w:rsid w:val="00F32432"/>
    <w:rsid w:val="00F335F1"/>
    <w:rsid w:val="00F336D8"/>
    <w:rsid w:val="00F34241"/>
    <w:rsid w:val="00F34674"/>
    <w:rsid w:val="00F34F51"/>
    <w:rsid w:val="00F3514C"/>
    <w:rsid w:val="00F352D1"/>
    <w:rsid w:val="00F359AE"/>
    <w:rsid w:val="00F3746C"/>
    <w:rsid w:val="00F37907"/>
    <w:rsid w:val="00F403DE"/>
    <w:rsid w:val="00F40A4D"/>
    <w:rsid w:val="00F41908"/>
    <w:rsid w:val="00F42054"/>
    <w:rsid w:val="00F422DC"/>
    <w:rsid w:val="00F42FFC"/>
    <w:rsid w:val="00F4345F"/>
    <w:rsid w:val="00F46B1C"/>
    <w:rsid w:val="00F50196"/>
    <w:rsid w:val="00F5078E"/>
    <w:rsid w:val="00F516F7"/>
    <w:rsid w:val="00F5173D"/>
    <w:rsid w:val="00F51EA0"/>
    <w:rsid w:val="00F53051"/>
    <w:rsid w:val="00F54A66"/>
    <w:rsid w:val="00F54C9B"/>
    <w:rsid w:val="00F55A40"/>
    <w:rsid w:val="00F55DD8"/>
    <w:rsid w:val="00F561FB"/>
    <w:rsid w:val="00F5647F"/>
    <w:rsid w:val="00F56535"/>
    <w:rsid w:val="00F574E1"/>
    <w:rsid w:val="00F64596"/>
    <w:rsid w:val="00F64C9D"/>
    <w:rsid w:val="00F6514B"/>
    <w:rsid w:val="00F6558A"/>
    <w:rsid w:val="00F65E38"/>
    <w:rsid w:val="00F66724"/>
    <w:rsid w:val="00F67779"/>
    <w:rsid w:val="00F67F6B"/>
    <w:rsid w:val="00F70698"/>
    <w:rsid w:val="00F724FC"/>
    <w:rsid w:val="00F729F2"/>
    <w:rsid w:val="00F72FBF"/>
    <w:rsid w:val="00F7411A"/>
    <w:rsid w:val="00F74512"/>
    <w:rsid w:val="00F75972"/>
    <w:rsid w:val="00F759AA"/>
    <w:rsid w:val="00F76D44"/>
    <w:rsid w:val="00F7756F"/>
    <w:rsid w:val="00F779B3"/>
    <w:rsid w:val="00F77DB7"/>
    <w:rsid w:val="00F80227"/>
    <w:rsid w:val="00F80964"/>
    <w:rsid w:val="00F80B5C"/>
    <w:rsid w:val="00F80B73"/>
    <w:rsid w:val="00F80F9A"/>
    <w:rsid w:val="00F81782"/>
    <w:rsid w:val="00F82122"/>
    <w:rsid w:val="00F84F95"/>
    <w:rsid w:val="00F86B87"/>
    <w:rsid w:val="00F87B20"/>
    <w:rsid w:val="00F90724"/>
    <w:rsid w:val="00F91216"/>
    <w:rsid w:val="00F9135B"/>
    <w:rsid w:val="00F943AF"/>
    <w:rsid w:val="00F96B3C"/>
    <w:rsid w:val="00FA0326"/>
    <w:rsid w:val="00FA17B9"/>
    <w:rsid w:val="00FA1EA2"/>
    <w:rsid w:val="00FA2AE9"/>
    <w:rsid w:val="00FA3E66"/>
    <w:rsid w:val="00FA5917"/>
    <w:rsid w:val="00FA689E"/>
    <w:rsid w:val="00FA7CE1"/>
    <w:rsid w:val="00FB0C5B"/>
    <w:rsid w:val="00FB1E94"/>
    <w:rsid w:val="00FB299A"/>
    <w:rsid w:val="00FB3026"/>
    <w:rsid w:val="00FB3132"/>
    <w:rsid w:val="00FB47A8"/>
    <w:rsid w:val="00FB54B0"/>
    <w:rsid w:val="00FB59A9"/>
    <w:rsid w:val="00FB5A7E"/>
    <w:rsid w:val="00FB616B"/>
    <w:rsid w:val="00FB7493"/>
    <w:rsid w:val="00FC0EF9"/>
    <w:rsid w:val="00FC17AA"/>
    <w:rsid w:val="00FC1D09"/>
    <w:rsid w:val="00FC26EE"/>
    <w:rsid w:val="00FC2960"/>
    <w:rsid w:val="00FC306D"/>
    <w:rsid w:val="00FC453A"/>
    <w:rsid w:val="00FC4E4B"/>
    <w:rsid w:val="00FC54B3"/>
    <w:rsid w:val="00FC553F"/>
    <w:rsid w:val="00FC5696"/>
    <w:rsid w:val="00FC5B4B"/>
    <w:rsid w:val="00FC675F"/>
    <w:rsid w:val="00FD056E"/>
    <w:rsid w:val="00FD06AF"/>
    <w:rsid w:val="00FD0974"/>
    <w:rsid w:val="00FD0A80"/>
    <w:rsid w:val="00FD1753"/>
    <w:rsid w:val="00FD2D54"/>
    <w:rsid w:val="00FD3A53"/>
    <w:rsid w:val="00FD4557"/>
    <w:rsid w:val="00FD4F1C"/>
    <w:rsid w:val="00FD4FA7"/>
    <w:rsid w:val="00FD5969"/>
    <w:rsid w:val="00FD596A"/>
    <w:rsid w:val="00FD5E34"/>
    <w:rsid w:val="00FD61D8"/>
    <w:rsid w:val="00FD63CB"/>
    <w:rsid w:val="00FD6437"/>
    <w:rsid w:val="00FD76CA"/>
    <w:rsid w:val="00FE15BD"/>
    <w:rsid w:val="00FE183E"/>
    <w:rsid w:val="00FE2830"/>
    <w:rsid w:val="00FE289B"/>
    <w:rsid w:val="00FE3281"/>
    <w:rsid w:val="00FE5A41"/>
    <w:rsid w:val="00FE6BD7"/>
    <w:rsid w:val="00FE754C"/>
    <w:rsid w:val="00FE7D79"/>
    <w:rsid w:val="00FE7FE1"/>
    <w:rsid w:val="00FF1927"/>
    <w:rsid w:val="00FF1F7B"/>
    <w:rsid w:val="00FF204C"/>
    <w:rsid w:val="00FF31DA"/>
    <w:rsid w:val="00FF3849"/>
    <w:rsid w:val="00FF40E0"/>
    <w:rsid w:val="00FF5584"/>
    <w:rsid w:val="00FF5C9C"/>
    <w:rsid w:val="00FF5E1B"/>
    <w:rsid w:val="00FF63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5430D"/>
  <w15:chartTrackingRefBased/>
  <w15:docId w15:val="{581390DB-7D5A-0246-9AA1-3C58E6819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1D9"/>
    <w:rPr>
      <w:lang w:val="fr-CA"/>
    </w:rPr>
  </w:style>
  <w:style w:type="paragraph" w:styleId="Heading1">
    <w:name w:val="heading 1"/>
    <w:basedOn w:val="Normal"/>
    <w:next w:val="Normal"/>
    <w:link w:val="Heading1Char"/>
    <w:uiPriority w:val="9"/>
    <w:qFormat/>
    <w:rsid w:val="00FE75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E75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E75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E75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E75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E754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E754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E754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E754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754C"/>
    <w:rPr>
      <w:rFonts w:asciiTheme="majorHAnsi" w:eastAsiaTheme="majorEastAsia" w:hAnsiTheme="majorHAnsi" w:cstheme="majorBidi"/>
      <w:color w:val="0F4761" w:themeColor="accent1" w:themeShade="BF"/>
      <w:sz w:val="40"/>
      <w:szCs w:val="40"/>
      <w:lang w:val="fr-CA"/>
    </w:rPr>
  </w:style>
  <w:style w:type="character" w:customStyle="1" w:styleId="Heading2Char">
    <w:name w:val="Heading 2 Char"/>
    <w:basedOn w:val="DefaultParagraphFont"/>
    <w:link w:val="Heading2"/>
    <w:uiPriority w:val="9"/>
    <w:rsid w:val="00FE754C"/>
    <w:rPr>
      <w:rFonts w:asciiTheme="majorHAnsi" w:eastAsiaTheme="majorEastAsia" w:hAnsiTheme="majorHAnsi" w:cstheme="majorBidi"/>
      <w:color w:val="0F4761" w:themeColor="accent1" w:themeShade="BF"/>
      <w:sz w:val="32"/>
      <w:szCs w:val="32"/>
      <w:lang w:val="fr-CA"/>
    </w:rPr>
  </w:style>
  <w:style w:type="character" w:customStyle="1" w:styleId="Heading3Char">
    <w:name w:val="Heading 3 Char"/>
    <w:basedOn w:val="DefaultParagraphFont"/>
    <w:link w:val="Heading3"/>
    <w:uiPriority w:val="9"/>
    <w:rsid w:val="00FE754C"/>
    <w:rPr>
      <w:rFonts w:eastAsiaTheme="majorEastAsia" w:cstheme="majorBidi"/>
      <w:color w:val="0F4761" w:themeColor="accent1" w:themeShade="BF"/>
      <w:sz w:val="28"/>
      <w:szCs w:val="28"/>
      <w:lang w:val="fr-CA"/>
    </w:rPr>
  </w:style>
  <w:style w:type="character" w:customStyle="1" w:styleId="Heading4Char">
    <w:name w:val="Heading 4 Char"/>
    <w:basedOn w:val="DefaultParagraphFont"/>
    <w:link w:val="Heading4"/>
    <w:uiPriority w:val="9"/>
    <w:semiHidden/>
    <w:rsid w:val="00FE754C"/>
    <w:rPr>
      <w:rFonts w:eastAsiaTheme="majorEastAsia" w:cstheme="majorBidi"/>
      <w:i/>
      <w:iCs/>
      <w:color w:val="0F4761" w:themeColor="accent1" w:themeShade="BF"/>
      <w:lang w:val="fr-CA"/>
    </w:rPr>
  </w:style>
  <w:style w:type="character" w:customStyle="1" w:styleId="Heading5Char">
    <w:name w:val="Heading 5 Char"/>
    <w:basedOn w:val="DefaultParagraphFont"/>
    <w:link w:val="Heading5"/>
    <w:uiPriority w:val="9"/>
    <w:semiHidden/>
    <w:rsid w:val="00FE754C"/>
    <w:rPr>
      <w:rFonts w:eastAsiaTheme="majorEastAsia" w:cstheme="majorBidi"/>
      <w:color w:val="0F4761" w:themeColor="accent1" w:themeShade="BF"/>
      <w:lang w:val="fr-CA"/>
    </w:rPr>
  </w:style>
  <w:style w:type="character" w:customStyle="1" w:styleId="Heading6Char">
    <w:name w:val="Heading 6 Char"/>
    <w:basedOn w:val="DefaultParagraphFont"/>
    <w:link w:val="Heading6"/>
    <w:uiPriority w:val="9"/>
    <w:semiHidden/>
    <w:rsid w:val="00FE754C"/>
    <w:rPr>
      <w:rFonts w:eastAsiaTheme="majorEastAsia" w:cstheme="majorBidi"/>
      <w:i/>
      <w:iCs/>
      <w:color w:val="595959" w:themeColor="text1" w:themeTint="A6"/>
      <w:lang w:val="fr-CA"/>
    </w:rPr>
  </w:style>
  <w:style w:type="character" w:customStyle="1" w:styleId="Heading7Char">
    <w:name w:val="Heading 7 Char"/>
    <w:basedOn w:val="DefaultParagraphFont"/>
    <w:link w:val="Heading7"/>
    <w:uiPriority w:val="9"/>
    <w:semiHidden/>
    <w:rsid w:val="00FE754C"/>
    <w:rPr>
      <w:rFonts w:eastAsiaTheme="majorEastAsia" w:cstheme="majorBidi"/>
      <w:color w:val="595959" w:themeColor="text1" w:themeTint="A6"/>
      <w:lang w:val="fr-CA"/>
    </w:rPr>
  </w:style>
  <w:style w:type="character" w:customStyle="1" w:styleId="Heading8Char">
    <w:name w:val="Heading 8 Char"/>
    <w:basedOn w:val="DefaultParagraphFont"/>
    <w:link w:val="Heading8"/>
    <w:uiPriority w:val="9"/>
    <w:semiHidden/>
    <w:rsid w:val="00FE754C"/>
    <w:rPr>
      <w:rFonts w:eastAsiaTheme="majorEastAsia" w:cstheme="majorBidi"/>
      <w:i/>
      <w:iCs/>
      <w:color w:val="272727" w:themeColor="text1" w:themeTint="D8"/>
      <w:lang w:val="fr-CA"/>
    </w:rPr>
  </w:style>
  <w:style w:type="character" w:customStyle="1" w:styleId="Heading9Char">
    <w:name w:val="Heading 9 Char"/>
    <w:basedOn w:val="DefaultParagraphFont"/>
    <w:link w:val="Heading9"/>
    <w:uiPriority w:val="9"/>
    <w:semiHidden/>
    <w:rsid w:val="00FE754C"/>
    <w:rPr>
      <w:rFonts w:eastAsiaTheme="majorEastAsia" w:cstheme="majorBidi"/>
      <w:color w:val="272727" w:themeColor="text1" w:themeTint="D8"/>
      <w:lang w:val="fr-CA"/>
    </w:rPr>
  </w:style>
  <w:style w:type="paragraph" w:styleId="Title">
    <w:name w:val="Title"/>
    <w:basedOn w:val="Normal"/>
    <w:next w:val="Normal"/>
    <w:link w:val="TitleChar"/>
    <w:uiPriority w:val="10"/>
    <w:qFormat/>
    <w:rsid w:val="00FE754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E754C"/>
    <w:rPr>
      <w:rFonts w:asciiTheme="majorHAnsi" w:eastAsiaTheme="majorEastAsia" w:hAnsiTheme="majorHAnsi" w:cstheme="majorBidi"/>
      <w:spacing w:val="-10"/>
      <w:kern w:val="28"/>
      <w:sz w:val="56"/>
      <w:szCs w:val="56"/>
      <w:lang w:val="fr-CA"/>
    </w:rPr>
  </w:style>
  <w:style w:type="paragraph" w:styleId="Subtitle">
    <w:name w:val="Subtitle"/>
    <w:basedOn w:val="Normal"/>
    <w:next w:val="Normal"/>
    <w:link w:val="SubtitleChar"/>
    <w:uiPriority w:val="11"/>
    <w:qFormat/>
    <w:rsid w:val="00FE754C"/>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E754C"/>
    <w:rPr>
      <w:rFonts w:eastAsiaTheme="majorEastAsia" w:cstheme="majorBidi"/>
      <w:color w:val="595959" w:themeColor="text1" w:themeTint="A6"/>
      <w:spacing w:val="15"/>
      <w:sz w:val="28"/>
      <w:szCs w:val="28"/>
      <w:lang w:val="fr-CA"/>
    </w:rPr>
  </w:style>
  <w:style w:type="paragraph" w:styleId="Quote">
    <w:name w:val="Quote"/>
    <w:basedOn w:val="Normal"/>
    <w:next w:val="Normal"/>
    <w:link w:val="QuoteChar"/>
    <w:uiPriority w:val="29"/>
    <w:qFormat/>
    <w:rsid w:val="00FE75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E754C"/>
    <w:rPr>
      <w:i/>
      <w:iCs/>
      <w:color w:val="404040" w:themeColor="text1" w:themeTint="BF"/>
      <w:lang w:val="fr-CA"/>
    </w:rPr>
  </w:style>
  <w:style w:type="paragraph" w:styleId="ListParagraph">
    <w:name w:val="List Paragraph"/>
    <w:basedOn w:val="Normal"/>
    <w:uiPriority w:val="34"/>
    <w:qFormat/>
    <w:rsid w:val="00FE754C"/>
    <w:pPr>
      <w:ind w:left="720"/>
      <w:contextualSpacing/>
    </w:pPr>
  </w:style>
  <w:style w:type="character" w:styleId="IntenseEmphasis">
    <w:name w:val="Intense Emphasis"/>
    <w:basedOn w:val="DefaultParagraphFont"/>
    <w:uiPriority w:val="21"/>
    <w:qFormat/>
    <w:rsid w:val="00FE754C"/>
    <w:rPr>
      <w:i/>
      <w:iCs/>
      <w:color w:val="0F4761" w:themeColor="accent1" w:themeShade="BF"/>
    </w:rPr>
  </w:style>
  <w:style w:type="paragraph" w:styleId="IntenseQuote">
    <w:name w:val="Intense Quote"/>
    <w:basedOn w:val="Normal"/>
    <w:next w:val="Normal"/>
    <w:link w:val="IntenseQuoteChar"/>
    <w:uiPriority w:val="30"/>
    <w:qFormat/>
    <w:rsid w:val="00FE75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E754C"/>
    <w:rPr>
      <w:i/>
      <w:iCs/>
      <w:color w:val="0F4761" w:themeColor="accent1" w:themeShade="BF"/>
      <w:lang w:val="fr-CA"/>
    </w:rPr>
  </w:style>
  <w:style w:type="character" w:styleId="IntenseReference">
    <w:name w:val="Intense Reference"/>
    <w:basedOn w:val="DefaultParagraphFont"/>
    <w:uiPriority w:val="32"/>
    <w:qFormat/>
    <w:rsid w:val="00FE754C"/>
    <w:rPr>
      <w:b/>
      <w:bCs/>
      <w:smallCaps/>
      <w:color w:val="0F4761" w:themeColor="accent1" w:themeShade="BF"/>
      <w:spacing w:val="5"/>
    </w:rPr>
  </w:style>
  <w:style w:type="paragraph" w:styleId="Bibliography">
    <w:name w:val="Bibliography"/>
    <w:basedOn w:val="Normal"/>
    <w:next w:val="Normal"/>
    <w:uiPriority w:val="37"/>
    <w:unhideWhenUsed/>
    <w:rsid w:val="002F6ED3"/>
    <w:pPr>
      <w:spacing w:line="480" w:lineRule="auto"/>
      <w:ind w:left="720" w:hanging="720"/>
    </w:pPr>
  </w:style>
  <w:style w:type="character" w:styleId="Hyperlink">
    <w:name w:val="Hyperlink"/>
    <w:basedOn w:val="DefaultParagraphFont"/>
    <w:uiPriority w:val="99"/>
    <w:unhideWhenUsed/>
    <w:rsid w:val="002F6ED3"/>
    <w:rPr>
      <w:color w:val="467886" w:themeColor="hyperlink"/>
      <w:u w:val="single"/>
    </w:rPr>
  </w:style>
  <w:style w:type="paragraph" w:styleId="TOC1">
    <w:name w:val="toc 1"/>
    <w:basedOn w:val="Normal"/>
    <w:next w:val="Normal"/>
    <w:autoRedefine/>
    <w:uiPriority w:val="39"/>
    <w:unhideWhenUsed/>
    <w:rsid w:val="00FD4557"/>
    <w:pPr>
      <w:spacing w:before="360"/>
    </w:pPr>
    <w:rPr>
      <w:rFonts w:asciiTheme="majorHAnsi" w:hAnsiTheme="majorHAnsi"/>
      <w:b/>
      <w:bCs/>
      <w:caps/>
    </w:rPr>
  </w:style>
  <w:style w:type="paragraph" w:styleId="TOC2">
    <w:name w:val="toc 2"/>
    <w:basedOn w:val="Normal"/>
    <w:next w:val="Normal"/>
    <w:autoRedefine/>
    <w:uiPriority w:val="39"/>
    <w:unhideWhenUsed/>
    <w:rsid w:val="00CE5492"/>
    <w:pPr>
      <w:spacing w:before="240"/>
    </w:pPr>
    <w:rPr>
      <w:b/>
      <w:bCs/>
      <w:sz w:val="20"/>
      <w:szCs w:val="20"/>
    </w:rPr>
  </w:style>
  <w:style w:type="paragraph" w:styleId="TOC3">
    <w:name w:val="toc 3"/>
    <w:basedOn w:val="Normal"/>
    <w:next w:val="Normal"/>
    <w:autoRedefine/>
    <w:uiPriority w:val="39"/>
    <w:unhideWhenUsed/>
    <w:rsid w:val="00CE5492"/>
    <w:pPr>
      <w:ind w:left="240"/>
    </w:pPr>
    <w:rPr>
      <w:sz w:val="20"/>
      <w:szCs w:val="20"/>
    </w:rPr>
  </w:style>
  <w:style w:type="paragraph" w:styleId="TOC4">
    <w:name w:val="toc 4"/>
    <w:basedOn w:val="Normal"/>
    <w:next w:val="Normal"/>
    <w:autoRedefine/>
    <w:uiPriority w:val="39"/>
    <w:unhideWhenUsed/>
    <w:rsid w:val="00CE5492"/>
    <w:pPr>
      <w:ind w:left="480"/>
    </w:pPr>
    <w:rPr>
      <w:sz w:val="20"/>
      <w:szCs w:val="20"/>
    </w:rPr>
  </w:style>
  <w:style w:type="paragraph" w:styleId="TOC5">
    <w:name w:val="toc 5"/>
    <w:basedOn w:val="Normal"/>
    <w:next w:val="Normal"/>
    <w:autoRedefine/>
    <w:uiPriority w:val="39"/>
    <w:unhideWhenUsed/>
    <w:rsid w:val="00CE5492"/>
    <w:pPr>
      <w:ind w:left="720"/>
    </w:pPr>
    <w:rPr>
      <w:sz w:val="20"/>
      <w:szCs w:val="20"/>
    </w:rPr>
  </w:style>
  <w:style w:type="paragraph" w:styleId="TOC6">
    <w:name w:val="toc 6"/>
    <w:basedOn w:val="Normal"/>
    <w:next w:val="Normal"/>
    <w:autoRedefine/>
    <w:uiPriority w:val="39"/>
    <w:unhideWhenUsed/>
    <w:rsid w:val="00CE5492"/>
    <w:pPr>
      <w:ind w:left="960"/>
    </w:pPr>
    <w:rPr>
      <w:sz w:val="20"/>
      <w:szCs w:val="20"/>
    </w:rPr>
  </w:style>
  <w:style w:type="paragraph" w:styleId="TOC7">
    <w:name w:val="toc 7"/>
    <w:basedOn w:val="Normal"/>
    <w:next w:val="Normal"/>
    <w:autoRedefine/>
    <w:uiPriority w:val="39"/>
    <w:unhideWhenUsed/>
    <w:rsid w:val="00CE5492"/>
    <w:pPr>
      <w:ind w:left="1200"/>
    </w:pPr>
    <w:rPr>
      <w:sz w:val="20"/>
      <w:szCs w:val="20"/>
    </w:rPr>
  </w:style>
  <w:style w:type="paragraph" w:styleId="TOC8">
    <w:name w:val="toc 8"/>
    <w:basedOn w:val="Normal"/>
    <w:next w:val="Normal"/>
    <w:autoRedefine/>
    <w:uiPriority w:val="39"/>
    <w:unhideWhenUsed/>
    <w:rsid w:val="00CE5492"/>
    <w:pPr>
      <w:ind w:left="1440"/>
    </w:pPr>
    <w:rPr>
      <w:sz w:val="20"/>
      <w:szCs w:val="20"/>
    </w:rPr>
  </w:style>
  <w:style w:type="paragraph" w:styleId="TOC9">
    <w:name w:val="toc 9"/>
    <w:basedOn w:val="Normal"/>
    <w:next w:val="Normal"/>
    <w:autoRedefine/>
    <w:uiPriority w:val="39"/>
    <w:unhideWhenUsed/>
    <w:rsid w:val="00CE5492"/>
    <w:pPr>
      <w:ind w:left="1680"/>
    </w:pPr>
    <w:rPr>
      <w:sz w:val="20"/>
      <w:szCs w:val="20"/>
    </w:rPr>
  </w:style>
  <w:style w:type="paragraph" w:styleId="Header">
    <w:name w:val="header"/>
    <w:basedOn w:val="Normal"/>
    <w:link w:val="HeaderChar"/>
    <w:uiPriority w:val="99"/>
    <w:unhideWhenUsed/>
    <w:rsid w:val="00FD4557"/>
    <w:pPr>
      <w:tabs>
        <w:tab w:val="center" w:pos="4680"/>
        <w:tab w:val="right" w:pos="9360"/>
      </w:tabs>
    </w:pPr>
  </w:style>
  <w:style w:type="character" w:customStyle="1" w:styleId="HeaderChar">
    <w:name w:val="Header Char"/>
    <w:basedOn w:val="DefaultParagraphFont"/>
    <w:link w:val="Header"/>
    <w:uiPriority w:val="99"/>
    <w:rsid w:val="00FD4557"/>
    <w:rPr>
      <w:lang w:val="fr-CA"/>
    </w:rPr>
  </w:style>
  <w:style w:type="paragraph" w:styleId="Footer">
    <w:name w:val="footer"/>
    <w:basedOn w:val="Normal"/>
    <w:link w:val="FooterChar"/>
    <w:uiPriority w:val="99"/>
    <w:unhideWhenUsed/>
    <w:rsid w:val="00FD4557"/>
    <w:pPr>
      <w:tabs>
        <w:tab w:val="center" w:pos="4680"/>
        <w:tab w:val="right" w:pos="9360"/>
      </w:tabs>
    </w:pPr>
  </w:style>
  <w:style w:type="character" w:customStyle="1" w:styleId="FooterChar">
    <w:name w:val="Footer Char"/>
    <w:basedOn w:val="DefaultParagraphFont"/>
    <w:link w:val="Footer"/>
    <w:uiPriority w:val="99"/>
    <w:rsid w:val="00FD4557"/>
    <w:rPr>
      <w:lang w:val="fr-CA"/>
    </w:rPr>
  </w:style>
  <w:style w:type="character" w:styleId="PageNumber">
    <w:name w:val="page number"/>
    <w:basedOn w:val="DefaultParagraphFont"/>
    <w:uiPriority w:val="99"/>
    <w:semiHidden/>
    <w:unhideWhenUsed/>
    <w:rsid w:val="00226AB0"/>
  </w:style>
  <w:style w:type="paragraph" w:styleId="TOCHeading">
    <w:name w:val="TOC Heading"/>
    <w:basedOn w:val="Heading1"/>
    <w:next w:val="Normal"/>
    <w:uiPriority w:val="39"/>
    <w:unhideWhenUsed/>
    <w:qFormat/>
    <w:rsid w:val="005D2F25"/>
    <w:pPr>
      <w:spacing w:before="480" w:after="0" w:line="276" w:lineRule="auto"/>
      <w:outlineLvl w:val="9"/>
    </w:pPr>
    <w:rPr>
      <w:b/>
      <w:bCs/>
      <w:kern w:val="0"/>
      <w:sz w:val="28"/>
      <w:szCs w:val="28"/>
      <w:lang w:val="en-US"/>
      <w14:ligatures w14:val="none"/>
    </w:rPr>
  </w:style>
  <w:style w:type="character" w:styleId="PlaceholderText">
    <w:name w:val="Placeholder Text"/>
    <w:basedOn w:val="DefaultParagraphFont"/>
    <w:uiPriority w:val="99"/>
    <w:semiHidden/>
    <w:rsid w:val="00883D0C"/>
    <w:rPr>
      <w:color w:val="666666"/>
    </w:rPr>
  </w:style>
  <w:style w:type="character" w:styleId="CommentReference">
    <w:name w:val="annotation reference"/>
    <w:basedOn w:val="DefaultParagraphFont"/>
    <w:uiPriority w:val="99"/>
    <w:semiHidden/>
    <w:unhideWhenUsed/>
    <w:rsid w:val="000369B9"/>
    <w:rPr>
      <w:sz w:val="16"/>
      <w:szCs w:val="16"/>
    </w:rPr>
  </w:style>
  <w:style w:type="paragraph" w:styleId="CommentText">
    <w:name w:val="annotation text"/>
    <w:basedOn w:val="Normal"/>
    <w:link w:val="CommentTextChar"/>
    <w:uiPriority w:val="99"/>
    <w:unhideWhenUsed/>
    <w:rsid w:val="000369B9"/>
    <w:rPr>
      <w:sz w:val="20"/>
      <w:szCs w:val="20"/>
    </w:rPr>
  </w:style>
  <w:style w:type="character" w:customStyle="1" w:styleId="CommentTextChar">
    <w:name w:val="Comment Text Char"/>
    <w:basedOn w:val="DefaultParagraphFont"/>
    <w:link w:val="CommentText"/>
    <w:uiPriority w:val="99"/>
    <w:rsid w:val="000369B9"/>
    <w:rPr>
      <w:sz w:val="20"/>
      <w:szCs w:val="20"/>
      <w:lang w:val="fr-CA"/>
    </w:rPr>
  </w:style>
  <w:style w:type="paragraph" w:styleId="CommentSubject">
    <w:name w:val="annotation subject"/>
    <w:basedOn w:val="CommentText"/>
    <w:next w:val="CommentText"/>
    <w:link w:val="CommentSubjectChar"/>
    <w:uiPriority w:val="99"/>
    <w:semiHidden/>
    <w:unhideWhenUsed/>
    <w:rsid w:val="000369B9"/>
    <w:rPr>
      <w:b/>
      <w:bCs/>
    </w:rPr>
  </w:style>
  <w:style w:type="character" w:customStyle="1" w:styleId="CommentSubjectChar">
    <w:name w:val="Comment Subject Char"/>
    <w:basedOn w:val="CommentTextChar"/>
    <w:link w:val="CommentSubject"/>
    <w:uiPriority w:val="99"/>
    <w:semiHidden/>
    <w:rsid w:val="000369B9"/>
    <w:rPr>
      <w:b/>
      <w:bCs/>
      <w:sz w:val="20"/>
      <w:szCs w:val="20"/>
      <w:lang w:val="fr-CA"/>
    </w:rPr>
  </w:style>
  <w:style w:type="table" w:styleId="TableGrid">
    <w:name w:val="Table Grid"/>
    <w:basedOn w:val="TableNormal"/>
    <w:uiPriority w:val="39"/>
    <w:rsid w:val="00E67A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Normal"/>
    <w:rsid w:val="00157554"/>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s1">
    <w:name w:val="s1"/>
    <w:basedOn w:val="DefaultParagraphFont"/>
    <w:rsid w:val="00AD646E"/>
  </w:style>
  <w:style w:type="paragraph" w:customStyle="1" w:styleId="p2">
    <w:name w:val="p2"/>
    <w:basedOn w:val="Normal"/>
    <w:rsid w:val="00AD646E"/>
    <w:pPr>
      <w:spacing w:before="100" w:beforeAutospacing="1" w:after="100" w:afterAutospacing="1"/>
    </w:pPr>
    <w:rPr>
      <w:rFonts w:ascii="Times New Roman" w:eastAsia="Times New Roman" w:hAnsi="Times New Roman" w:cs="Times New Roman"/>
      <w:kern w:val="0"/>
      <w:lang w:val="en-CA"/>
      <w14:ligatures w14:val="none"/>
    </w:rPr>
  </w:style>
  <w:style w:type="paragraph" w:customStyle="1" w:styleId="p3">
    <w:name w:val="p3"/>
    <w:basedOn w:val="Normal"/>
    <w:rsid w:val="00AD646E"/>
    <w:pPr>
      <w:spacing w:before="100" w:beforeAutospacing="1" w:after="100" w:afterAutospacing="1"/>
    </w:pPr>
    <w:rPr>
      <w:rFonts w:ascii="Times New Roman" w:eastAsia="Times New Roman" w:hAnsi="Times New Roman" w:cs="Times New Roman"/>
      <w:kern w:val="0"/>
      <w:lang w:val="en-CA"/>
      <w14:ligatures w14:val="none"/>
    </w:rPr>
  </w:style>
  <w:style w:type="character" w:customStyle="1" w:styleId="apple-tab-span">
    <w:name w:val="apple-tab-span"/>
    <w:basedOn w:val="DefaultParagraphFont"/>
    <w:rsid w:val="00AD646E"/>
  </w:style>
  <w:style w:type="paragraph" w:styleId="Revision">
    <w:name w:val="Revision"/>
    <w:hidden/>
    <w:uiPriority w:val="99"/>
    <w:semiHidden/>
    <w:rsid w:val="00165202"/>
    <w:rPr>
      <w:lang w:val="fr-CA"/>
    </w:rPr>
  </w:style>
  <w:style w:type="character" w:styleId="UnresolvedMention">
    <w:name w:val="Unresolved Mention"/>
    <w:basedOn w:val="DefaultParagraphFont"/>
    <w:uiPriority w:val="99"/>
    <w:semiHidden/>
    <w:unhideWhenUsed/>
    <w:rsid w:val="00D95F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88148">
      <w:bodyDiv w:val="1"/>
      <w:marLeft w:val="0"/>
      <w:marRight w:val="0"/>
      <w:marTop w:val="0"/>
      <w:marBottom w:val="0"/>
      <w:divBdr>
        <w:top w:val="none" w:sz="0" w:space="0" w:color="auto"/>
        <w:left w:val="none" w:sz="0" w:space="0" w:color="auto"/>
        <w:bottom w:val="none" w:sz="0" w:space="0" w:color="auto"/>
        <w:right w:val="none" w:sz="0" w:space="0" w:color="auto"/>
      </w:divBdr>
    </w:div>
    <w:div w:id="111557562">
      <w:bodyDiv w:val="1"/>
      <w:marLeft w:val="0"/>
      <w:marRight w:val="0"/>
      <w:marTop w:val="0"/>
      <w:marBottom w:val="0"/>
      <w:divBdr>
        <w:top w:val="none" w:sz="0" w:space="0" w:color="auto"/>
        <w:left w:val="none" w:sz="0" w:space="0" w:color="auto"/>
        <w:bottom w:val="none" w:sz="0" w:space="0" w:color="auto"/>
        <w:right w:val="none" w:sz="0" w:space="0" w:color="auto"/>
      </w:divBdr>
    </w:div>
    <w:div w:id="206993397">
      <w:bodyDiv w:val="1"/>
      <w:marLeft w:val="0"/>
      <w:marRight w:val="0"/>
      <w:marTop w:val="0"/>
      <w:marBottom w:val="0"/>
      <w:divBdr>
        <w:top w:val="none" w:sz="0" w:space="0" w:color="auto"/>
        <w:left w:val="none" w:sz="0" w:space="0" w:color="auto"/>
        <w:bottom w:val="none" w:sz="0" w:space="0" w:color="auto"/>
        <w:right w:val="none" w:sz="0" w:space="0" w:color="auto"/>
      </w:divBdr>
    </w:div>
    <w:div w:id="300504602">
      <w:bodyDiv w:val="1"/>
      <w:marLeft w:val="0"/>
      <w:marRight w:val="0"/>
      <w:marTop w:val="0"/>
      <w:marBottom w:val="0"/>
      <w:divBdr>
        <w:top w:val="none" w:sz="0" w:space="0" w:color="auto"/>
        <w:left w:val="none" w:sz="0" w:space="0" w:color="auto"/>
        <w:bottom w:val="none" w:sz="0" w:space="0" w:color="auto"/>
        <w:right w:val="none" w:sz="0" w:space="0" w:color="auto"/>
      </w:divBdr>
    </w:div>
    <w:div w:id="444886293">
      <w:bodyDiv w:val="1"/>
      <w:marLeft w:val="0"/>
      <w:marRight w:val="0"/>
      <w:marTop w:val="0"/>
      <w:marBottom w:val="0"/>
      <w:divBdr>
        <w:top w:val="none" w:sz="0" w:space="0" w:color="auto"/>
        <w:left w:val="none" w:sz="0" w:space="0" w:color="auto"/>
        <w:bottom w:val="none" w:sz="0" w:space="0" w:color="auto"/>
        <w:right w:val="none" w:sz="0" w:space="0" w:color="auto"/>
      </w:divBdr>
    </w:div>
    <w:div w:id="829715938">
      <w:bodyDiv w:val="1"/>
      <w:marLeft w:val="0"/>
      <w:marRight w:val="0"/>
      <w:marTop w:val="0"/>
      <w:marBottom w:val="0"/>
      <w:divBdr>
        <w:top w:val="none" w:sz="0" w:space="0" w:color="auto"/>
        <w:left w:val="none" w:sz="0" w:space="0" w:color="auto"/>
        <w:bottom w:val="none" w:sz="0" w:space="0" w:color="auto"/>
        <w:right w:val="none" w:sz="0" w:space="0" w:color="auto"/>
      </w:divBdr>
    </w:div>
    <w:div w:id="1046835816">
      <w:bodyDiv w:val="1"/>
      <w:marLeft w:val="0"/>
      <w:marRight w:val="0"/>
      <w:marTop w:val="0"/>
      <w:marBottom w:val="0"/>
      <w:divBdr>
        <w:top w:val="none" w:sz="0" w:space="0" w:color="auto"/>
        <w:left w:val="none" w:sz="0" w:space="0" w:color="auto"/>
        <w:bottom w:val="none" w:sz="0" w:space="0" w:color="auto"/>
        <w:right w:val="none" w:sz="0" w:space="0" w:color="auto"/>
      </w:divBdr>
    </w:div>
    <w:div w:id="20087451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link.springer.com/article/10.1007/s11252-024-01669-0" TargetMode="External"/><Relationship Id="rId7" Type="http://schemas.openxmlformats.org/officeDocument/2006/relationships/hyperlink" Target="https://academic.oup.com/jue/article/6/1/juaa014/5867359?login=true" TargetMode="External"/><Relationship Id="rId2" Type="http://schemas.openxmlformats.org/officeDocument/2006/relationships/hyperlink" Target="https://conbio.onlinelibrary.wiley.com/doi/full/10.1111/j.1523-1739.2005.00274.x" TargetMode="External"/><Relationship Id="rId1" Type="http://schemas.openxmlformats.org/officeDocument/2006/relationships/hyperlink" Target="https://link.springer.com/article/10.1007/s10531-020-02038-x" TargetMode="External"/><Relationship Id="rId6" Type="http://schemas.openxmlformats.org/officeDocument/2006/relationships/hyperlink" Target="https://link.springer.com/content/pdf/10.1186/s40462-022-00337-2.pdf" TargetMode="External"/><Relationship Id="rId5" Type="http://schemas.openxmlformats.org/officeDocument/2006/relationships/hyperlink" Target="https://en.wikipedia.org/wiki/Resource_selection_function" TargetMode="External"/><Relationship Id="rId4" Type="http://schemas.openxmlformats.org/officeDocument/2006/relationships/hyperlink" Target="https://www.nature.com/articles/s41467-023-39746-1"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microsoft.com/office/2016/09/relationships/commentsIds" Target="commentsIds.xml"/><Relationship Id="rId19" Type="http://schemas.openxmlformats.org/officeDocument/2006/relationships/image" Target="media/image8.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47A9AF-1920-9A46-B856-9FA702056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9204</TotalTime>
  <Pages>108</Pages>
  <Words>97454</Words>
  <Characters>555492</Characters>
  <Application>Microsoft Office Word</Application>
  <DocSecurity>0</DocSecurity>
  <Lines>4629</Lines>
  <Paragraphs>1303</Paragraphs>
  <ScaleCrop>false</ScaleCrop>
  <HeadingPairs>
    <vt:vector size="2" baseType="variant">
      <vt:variant>
        <vt:lpstr>Title</vt:lpstr>
      </vt:variant>
      <vt:variant>
        <vt:i4>1</vt:i4>
      </vt:variant>
    </vt:vector>
  </HeadingPairs>
  <TitlesOfParts>
    <vt:vector size="1" baseType="lpstr">
      <vt:lpstr/>
    </vt:vector>
  </TitlesOfParts>
  <Company>Université de Montréal</Company>
  <LinksUpToDate>false</LinksUpToDate>
  <CharactersWithSpaces>651643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Anne-Marie Cousineau</dc:creator>
  <cp:keywords/>
  <dc:description/>
  <cp:lastModifiedBy>Anne-Marie Cousineau</cp:lastModifiedBy>
  <cp:revision>996</cp:revision>
  <cp:lastPrinted>2025-07-14T16:25:00Z</cp:lastPrinted>
  <dcterms:created xsi:type="dcterms:W3CDTF">2025-06-25T19:06:00Z</dcterms:created>
  <dcterms:modified xsi:type="dcterms:W3CDTF">2025-07-28T21:57:00Z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zotero-version="7.0.22"&gt;&lt;session id="uaj5Gv9l"/&gt;&lt;style id="http://www.zotero.org/styles/apa" locale="en-CA"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