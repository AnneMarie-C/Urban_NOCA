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039BB" w:rsidR="00C42FFC" w:rsidP="00FE754C" w:rsidRDefault="00FE754C" w14:paraId="032A5601" w14:textId="35BC4BA7">
      <w:pPr>
        <w:spacing w:line="276" w:lineRule="auto"/>
        <w:jc w:val="center"/>
        <w:rPr>
          <w:rFonts w:ascii="Times New Roman" w:hAnsi="Times New Roman" w:cs="Times New Roman"/>
          <w:b/>
          <w:bCs/>
          <w:sz w:val="32"/>
          <w:szCs w:val="32"/>
          <w:lang w:val="en-CA"/>
        </w:rPr>
      </w:pPr>
      <w:r w:rsidRPr="007039BB">
        <w:rPr>
          <w:rFonts w:ascii="Times New Roman" w:hAnsi="Times New Roman" w:cs="Times New Roman"/>
          <w:b/>
          <w:bCs/>
          <w:sz w:val="32"/>
          <w:szCs w:val="32"/>
          <w:lang w:val="en-CA"/>
        </w:rPr>
        <w:t xml:space="preserve">Winter survival and urban green space use of the </w:t>
      </w:r>
      <w:r w:rsidR="00363650">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rsidRPr="007039BB" w:rsidR="00FE754C" w:rsidP="00FE754C" w:rsidRDefault="00FE754C" w14:paraId="061136D6" w14:textId="77777777">
      <w:pPr>
        <w:spacing w:line="276" w:lineRule="auto"/>
        <w:jc w:val="center"/>
        <w:rPr>
          <w:rFonts w:ascii="Times New Roman" w:hAnsi="Times New Roman" w:cs="Times New Roman"/>
          <w:b/>
          <w:bCs/>
          <w:lang w:val="en-CA"/>
        </w:rPr>
      </w:pPr>
    </w:p>
    <w:p w:rsidRPr="007039BB" w:rsidR="00FE754C" w:rsidP="00FE754C" w:rsidRDefault="00FE754C" w14:paraId="60A21C67" w14:textId="77777777">
      <w:pPr>
        <w:spacing w:line="276" w:lineRule="auto"/>
        <w:jc w:val="center"/>
        <w:rPr>
          <w:rFonts w:ascii="Times New Roman" w:hAnsi="Times New Roman" w:cs="Times New Roman"/>
          <w:b/>
          <w:bCs/>
          <w:lang w:val="en-CA"/>
        </w:rPr>
      </w:pPr>
    </w:p>
    <w:p w:rsidRPr="007039BB" w:rsidR="00FE754C" w:rsidP="00FE754C" w:rsidRDefault="00FE754C" w14:paraId="1D96A391" w14:textId="77777777">
      <w:pPr>
        <w:spacing w:line="276" w:lineRule="auto"/>
        <w:jc w:val="center"/>
        <w:rPr>
          <w:rFonts w:ascii="Times New Roman" w:hAnsi="Times New Roman" w:cs="Times New Roman"/>
          <w:b/>
          <w:bCs/>
          <w:lang w:val="en-CA"/>
        </w:rPr>
      </w:pPr>
    </w:p>
    <w:p w:rsidRPr="007039BB" w:rsidR="00FE754C" w:rsidP="00FE754C" w:rsidRDefault="00FE754C" w14:paraId="24B8D5FC" w14:textId="77777777">
      <w:pPr>
        <w:spacing w:line="276" w:lineRule="auto"/>
        <w:jc w:val="center"/>
        <w:rPr>
          <w:rFonts w:ascii="Times New Roman" w:hAnsi="Times New Roman" w:cs="Times New Roman"/>
          <w:b/>
          <w:bCs/>
          <w:lang w:val="en-CA"/>
        </w:rPr>
      </w:pPr>
    </w:p>
    <w:p w:rsidRPr="007039BB" w:rsidR="00FE754C" w:rsidP="00FE754C" w:rsidRDefault="00FE754C" w14:paraId="31923727" w14:textId="77777777">
      <w:pPr>
        <w:spacing w:line="276" w:lineRule="auto"/>
        <w:jc w:val="center"/>
        <w:rPr>
          <w:rFonts w:ascii="Times New Roman" w:hAnsi="Times New Roman" w:cs="Times New Roman"/>
          <w:b/>
          <w:bCs/>
          <w:lang w:val="en-CA"/>
        </w:rPr>
      </w:pPr>
    </w:p>
    <w:p w:rsidRPr="007039BB" w:rsidR="00FE754C" w:rsidP="00FE754C" w:rsidRDefault="00FE754C" w14:paraId="76F945B0" w14:textId="77777777">
      <w:pPr>
        <w:spacing w:line="276" w:lineRule="auto"/>
        <w:jc w:val="center"/>
        <w:rPr>
          <w:rFonts w:ascii="Times New Roman" w:hAnsi="Times New Roman" w:cs="Times New Roman"/>
          <w:b/>
          <w:bCs/>
          <w:lang w:val="en-CA"/>
        </w:rPr>
      </w:pPr>
    </w:p>
    <w:p w:rsidRPr="00B15A0D" w:rsidR="00FE754C" w:rsidP="00FE754C" w:rsidRDefault="00FE754C" w14:paraId="3A76C436" w14:textId="0072D196">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rsidRPr="00B15A0D" w:rsidR="00FE754C" w:rsidP="00FE754C" w:rsidRDefault="00FE754C" w14:paraId="3A1250AF" w14:textId="77777777">
      <w:pPr>
        <w:spacing w:line="276" w:lineRule="auto"/>
        <w:jc w:val="center"/>
        <w:rPr>
          <w:rFonts w:ascii="Times New Roman" w:hAnsi="Times New Roman" w:cs="Times New Roman"/>
        </w:rPr>
      </w:pPr>
    </w:p>
    <w:p w:rsidRPr="00B15A0D" w:rsidR="00FE754C" w:rsidP="00FE754C" w:rsidRDefault="00FE754C" w14:paraId="100A4AC2" w14:textId="77777777">
      <w:pPr>
        <w:spacing w:line="276" w:lineRule="auto"/>
        <w:jc w:val="center"/>
        <w:rPr>
          <w:rFonts w:ascii="Times New Roman" w:hAnsi="Times New Roman" w:cs="Times New Roman"/>
        </w:rPr>
      </w:pPr>
    </w:p>
    <w:p w:rsidRPr="00B15A0D" w:rsidR="00FE754C" w:rsidP="00FE754C" w:rsidRDefault="00FE754C" w14:paraId="1271D767" w14:textId="77777777">
      <w:pPr>
        <w:spacing w:line="276" w:lineRule="auto"/>
        <w:jc w:val="center"/>
        <w:rPr>
          <w:rFonts w:ascii="Times New Roman" w:hAnsi="Times New Roman" w:cs="Times New Roman"/>
        </w:rPr>
      </w:pPr>
    </w:p>
    <w:p w:rsidRPr="00B15A0D" w:rsidR="00FE754C" w:rsidP="00FE754C" w:rsidRDefault="00FE754C" w14:paraId="13ACB38E" w14:textId="77777777">
      <w:pPr>
        <w:spacing w:line="276" w:lineRule="auto"/>
        <w:jc w:val="center"/>
        <w:rPr>
          <w:rFonts w:ascii="Times New Roman" w:hAnsi="Times New Roman" w:cs="Times New Roman"/>
        </w:rPr>
      </w:pPr>
    </w:p>
    <w:p w:rsidRPr="00B15A0D" w:rsidR="00FE754C" w:rsidP="00FE754C" w:rsidRDefault="00FE754C" w14:paraId="00383F32" w14:textId="77777777">
      <w:pPr>
        <w:spacing w:line="276" w:lineRule="auto"/>
        <w:jc w:val="center"/>
        <w:rPr>
          <w:rFonts w:ascii="Times New Roman" w:hAnsi="Times New Roman" w:cs="Times New Roman"/>
        </w:rPr>
      </w:pPr>
    </w:p>
    <w:p w:rsidRPr="00B15A0D" w:rsidR="00FE754C" w:rsidP="00FE754C" w:rsidRDefault="00FE754C" w14:paraId="2695906C" w14:textId="77777777">
      <w:pPr>
        <w:spacing w:line="276" w:lineRule="auto"/>
        <w:jc w:val="center"/>
        <w:rPr>
          <w:rFonts w:ascii="Times New Roman" w:hAnsi="Times New Roman" w:cs="Times New Roman"/>
        </w:rPr>
      </w:pPr>
    </w:p>
    <w:p w:rsidRPr="00B15A0D" w:rsidR="00FE754C" w:rsidP="00FE754C" w:rsidRDefault="00FE754C" w14:paraId="692E74ED" w14:textId="2D19AD2F">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rsidRPr="007039BB" w:rsidR="00FE754C" w:rsidP="00FE754C" w:rsidRDefault="00FE754C" w14:paraId="56432A42" w14:textId="3F5F485A">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rsidRPr="007039BB" w:rsidR="00FE754C" w:rsidP="00FE754C" w:rsidRDefault="00FE754C" w14:paraId="30AFE573" w14:textId="68A116A6">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rsidRPr="007039BB" w:rsidR="00FE754C" w:rsidP="00FE754C" w:rsidRDefault="00FE754C" w14:paraId="116B5A7A" w14:textId="77777777">
      <w:pPr>
        <w:spacing w:line="276" w:lineRule="auto"/>
        <w:jc w:val="center"/>
        <w:rPr>
          <w:rFonts w:ascii="Times New Roman" w:hAnsi="Times New Roman" w:cs="Times New Roman"/>
          <w:lang w:val="en-CA"/>
        </w:rPr>
      </w:pPr>
    </w:p>
    <w:p w:rsidRPr="007039BB" w:rsidR="00FE754C" w:rsidP="00FE754C" w:rsidRDefault="00FE754C" w14:paraId="229B4618" w14:textId="77777777">
      <w:pPr>
        <w:spacing w:line="276" w:lineRule="auto"/>
        <w:jc w:val="center"/>
        <w:rPr>
          <w:rFonts w:ascii="Times New Roman" w:hAnsi="Times New Roman" w:cs="Times New Roman"/>
          <w:lang w:val="en-CA"/>
        </w:rPr>
      </w:pPr>
    </w:p>
    <w:p w:rsidRPr="00E33171" w:rsidR="00FE754C" w:rsidP="00FE754C" w:rsidRDefault="00FE754C" w14:paraId="680771FC" w14:textId="77777777">
      <w:pPr>
        <w:spacing w:line="276" w:lineRule="auto"/>
        <w:jc w:val="center"/>
        <w:rPr>
          <w:rFonts w:ascii="Times New Roman" w:hAnsi="Times New Roman" w:cs="Times New Roman"/>
          <w:lang w:val="en-CA"/>
        </w:rPr>
      </w:pPr>
    </w:p>
    <w:p w:rsidRPr="007039BB" w:rsidR="00FE754C" w:rsidP="00FE754C" w:rsidRDefault="00FE754C" w14:paraId="7C75D999" w14:textId="77777777">
      <w:pPr>
        <w:spacing w:line="276" w:lineRule="auto"/>
        <w:jc w:val="center"/>
        <w:rPr>
          <w:rFonts w:ascii="Times New Roman" w:hAnsi="Times New Roman" w:cs="Times New Roman"/>
          <w:lang w:val="en-CA"/>
        </w:rPr>
      </w:pPr>
    </w:p>
    <w:p w:rsidRPr="007039BB" w:rsidR="00FE754C" w:rsidP="00FE754C" w:rsidRDefault="00FE754C" w14:paraId="6B39CC23" w14:textId="77777777">
      <w:pPr>
        <w:spacing w:line="276" w:lineRule="auto"/>
        <w:jc w:val="center"/>
        <w:rPr>
          <w:rFonts w:ascii="Times New Roman" w:hAnsi="Times New Roman" w:cs="Times New Roman"/>
          <w:lang w:val="en-CA"/>
        </w:rPr>
      </w:pPr>
    </w:p>
    <w:p w:rsidRPr="007039BB" w:rsidR="00FE754C" w:rsidP="00FE754C" w:rsidRDefault="00FE754C" w14:paraId="363E1854" w14:textId="0BF948B8">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rsidRPr="007039BB" w:rsidR="00FE754C" w:rsidP="00FE754C" w:rsidRDefault="00FE754C" w14:paraId="1A7EE2CB" w14:textId="77777777">
      <w:pPr>
        <w:spacing w:line="276" w:lineRule="auto"/>
        <w:jc w:val="center"/>
        <w:rPr>
          <w:rFonts w:ascii="Times New Roman" w:hAnsi="Times New Roman" w:cs="Times New Roman"/>
          <w:lang w:val="en-CA"/>
        </w:rPr>
      </w:pPr>
    </w:p>
    <w:p w:rsidRPr="007039BB" w:rsidR="00FE754C" w:rsidP="00FE754C" w:rsidRDefault="00FE754C" w14:paraId="7B067807" w14:textId="77777777">
      <w:pPr>
        <w:spacing w:line="276" w:lineRule="auto"/>
        <w:jc w:val="center"/>
        <w:rPr>
          <w:rFonts w:ascii="Times New Roman" w:hAnsi="Times New Roman" w:cs="Times New Roman"/>
          <w:lang w:val="en-CA"/>
        </w:rPr>
      </w:pPr>
    </w:p>
    <w:p w:rsidRPr="007039BB" w:rsidR="00FE754C" w:rsidP="00FE754C" w:rsidRDefault="00FE754C" w14:paraId="6B564987" w14:textId="77777777">
      <w:pPr>
        <w:spacing w:line="276" w:lineRule="auto"/>
        <w:jc w:val="center"/>
        <w:rPr>
          <w:rFonts w:ascii="Times New Roman" w:hAnsi="Times New Roman" w:cs="Times New Roman"/>
          <w:lang w:val="en-CA"/>
        </w:rPr>
      </w:pPr>
    </w:p>
    <w:p w:rsidRPr="007039BB" w:rsidR="00FE754C" w:rsidP="00FE754C" w:rsidRDefault="00FE754C" w14:paraId="55896E54" w14:textId="77777777">
      <w:pPr>
        <w:spacing w:line="276" w:lineRule="auto"/>
        <w:jc w:val="center"/>
        <w:rPr>
          <w:rFonts w:ascii="Times New Roman" w:hAnsi="Times New Roman" w:cs="Times New Roman"/>
          <w:lang w:val="en-CA"/>
        </w:rPr>
      </w:pPr>
    </w:p>
    <w:p w:rsidRPr="007039BB" w:rsidR="00FE754C" w:rsidP="00FE754C" w:rsidRDefault="00FE754C" w14:paraId="69B9B260" w14:textId="6A7FC96B">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rsidRPr="007039BB" w:rsidR="00FE754C" w:rsidP="00FE754C" w:rsidRDefault="00FE754C" w14:paraId="2F7B0E49" w14:textId="77777777">
      <w:pPr>
        <w:spacing w:line="276" w:lineRule="auto"/>
        <w:jc w:val="center"/>
        <w:rPr>
          <w:rFonts w:ascii="Times New Roman" w:hAnsi="Times New Roman" w:cs="Times New Roman"/>
          <w:lang w:val="en-CA"/>
        </w:rPr>
      </w:pPr>
    </w:p>
    <w:p w:rsidRPr="007039BB" w:rsidR="00FE754C" w:rsidP="00FE754C" w:rsidRDefault="00FE754C" w14:paraId="0A17247B" w14:textId="77777777">
      <w:pPr>
        <w:spacing w:line="276" w:lineRule="auto"/>
        <w:jc w:val="center"/>
        <w:rPr>
          <w:rFonts w:ascii="Times New Roman" w:hAnsi="Times New Roman" w:cs="Times New Roman"/>
          <w:lang w:val="en-CA"/>
        </w:rPr>
      </w:pPr>
    </w:p>
    <w:p w:rsidRPr="007039BB" w:rsidR="00FE754C" w:rsidP="00FE754C" w:rsidRDefault="00FE754C" w14:paraId="74443C82" w14:textId="77777777">
      <w:pPr>
        <w:spacing w:line="276" w:lineRule="auto"/>
        <w:jc w:val="center"/>
        <w:rPr>
          <w:rFonts w:ascii="Times New Roman" w:hAnsi="Times New Roman" w:cs="Times New Roman"/>
          <w:lang w:val="en-CA"/>
        </w:rPr>
      </w:pPr>
    </w:p>
    <w:p w:rsidRPr="007039BB" w:rsidR="00FE754C" w:rsidP="00FE754C" w:rsidRDefault="00FE754C" w14:paraId="36169831" w14:textId="77777777">
      <w:pPr>
        <w:spacing w:line="276" w:lineRule="auto"/>
        <w:jc w:val="center"/>
        <w:rPr>
          <w:rFonts w:ascii="Times New Roman" w:hAnsi="Times New Roman" w:cs="Times New Roman"/>
          <w:lang w:val="en-CA"/>
        </w:rPr>
      </w:pPr>
    </w:p>
    <w:p w:rsidRPr="007039BB" w:rsidR="00FE754C" w:rsidP="00FE754C" w:rsidRDefault="00FE754C" w14:paraId="7D3B1B51" w14:textId="77777777">
      <w:pPr>
        <w:spacing w:line="276" w:lineRule="auto"/>
        <w:jc w:val="center"/>
        <w:rPr>
          <w:rFonts w:ascii="Times New Roman" w:hAnsi="Times New Roman" w:cs="Times New Roman"/>
          <w:lang w:val="en-CA"/>
        </w:rPr>
      </w:pPr>
    </w:p>
    <w:p w:rsidRPr="007039BB" w:rsidR="00FE754C" w:rsidP="00FE754C" w:rsidRDefault="00FE754C" w14:paraId="4AC7111D" w14:textId="77777777">
      <w:pPr>
        <w:spacing w:line="276" w:lineRule="auto"/>
        <w:jc w:val="center"/>
        <w:rPr>
          <w:rFonts w:ascii="Times New Roman" w:hAnsi="Times New Roman" w:cs="Times New Roman"/>
          <w:lang w:val="en-CA"/>
        </w:rPr>
      </w:pPr>
    </w:p>
    <w:p w:rsidRPr="007039BB" w:rsidR="00FE754C" w:rsidP="00FE754C" w:rsidRDefault="00FE754C" w14:paraId="5A3B1C12" w14:textId="77777777">
      <w:pPr>
        <w:spacing w:line="276" w:lineRule="auto"/>
        <w:jc w:val="center"/>
        <w:rPr>
          <w:rFonts w:ascii="Times New Roman" w:hAnsi="Times New Roman" w:cs="Times New Roman"/>
          <w:lang w:val="en-CA"/>
        </w:rPr>
      </w:pPr>
    </w:p>
    <w:p w:rsidR="00FE754C" w:rsidP="00FE754C" w:rsidRDefault="00FE754C" w14:paraId="24CB9B28" w14:textId="2B1DFBC7">
      <w:pPr>
        <w:spacing w:line="276" w:lineRule="auto"/>
        <w:jc w:val="center"/>
        <w:rPr>
          <w:rFonts w:ascii="Times New Roman" w:hAnsi="Times New Roman" w:cs="Times New Roman"/>
        </w:rPr>
      </w:pPr>
      <w:r w:rsidRPr="007039BB">
        <w:rPr>
          <w:rFonts w:ascii="Symbol" w:hAnsi="Symbol" w:eastAsia="Symbol" w:cs="Symbol"/>
          <w:lang w:val="en-CA"/>
        </w:rPr>
        <w:t>Ó</w:t>
      </w:r>
      <w:r w:rsidRPr="007039BB">
        <w:rPr>
          <w:rFonts w:ascii="Times New Roman" w:hAnsi="Times New Roman" w:cs="Times New Roman"/>
        </w:rPr>
        <w:t xml:space="preserve"> Anne-Marie Cousineau, </w:t>
      </w:r>
      <w:proofErr w:type="spellStart"/>
      <w:r w:rsidRPr="007039BB">
        <w:rPr>
          <w:rFonts w:ascii="Times New Roman" w:hAnsi="Times New Roman" w:cs="Times New Roman"/>
        </w:rPr>
        <w:t>Montreal</w:t>
      </w:r>
      <w:proofErr w:type="spellEnd"/>
      <w:r w:rsidRPr="007039BB">
        <w:rPr>
          <w:rFonts w:ascii="Times New Roman" w:hAnsi="Times New Roman" w:cs="Times New Roman"/>
        </w:rPr>
        <w:t>, Canada, 2025</w:t>
      </w:r>
    </w:p>
    <w:p w:rsidR="00A3735F" w:rsidP="00FE754C" w:rsidRDefault="00A3735F" w14:paraId="186F38CF" w14:textId="77777777">
      <w:pPr>
        <w:spacing w:line="276" w:lineRule="auto"/>
        <w:jc w:val="center"/>
        <w:rPr>
          <w:rFonts w:ascii="Times New Roman" w:hAnsi="Times New Roman" w:cs="Times New Roman"/>
        </w:rPr>
      </w:pPr>
    </w:p>
    <w:p w:rsidR="00A3735F" w:rsidP="00FE754C" w:rsidRDefault="00A3735F" w14:paraId="22FB221A" w14:textId="77777777">
      <w:pPr>
        <w:spacing w:line="276" w:lineRule="auto"/>
        <w:jc w:val="center"/>
        <w:rPr>
          <w:rFonts w:ascii="Times New Roman" w:hAnsi="Times New Roman" w:cs="Times New Roman"/>
        </w:rPr>
      </w:pPr>
    </w:p>
    <w:p w:rsidR="00A3735F" w:rsidP="00A3735F" w:rsidRDefault="00A3735F" w14:paraId="050A3940" w14:textId="77777777">
      <w:pPr>
        <w:spacing w:line="276" w:lineRule="auto"/>
        <w:jc w:val="both"/>
        <w:rPr>
          <w:rFonts w:ascii="Times New Roman" w:hAnsi="Times New Roman" w:cs="Times New Roman"/>
        </w:rPr>
      </w:pPr>
    </w:p>
    <w:p w:rsidR="00A3735F" w:rsidP="00A3735F" w:rsidRDefault="00A3735F" w14:paraId="7442F04A" w14:textId="77777777">
      <w:pPr>
        <w:spacing w:line="276" w:lineRule="auto"/>
        <w:jc w:val="both"/>
        <w:rPr>
          <w:rFonts w:ascii="Times New Roman" w:hAnsi="Times New Roman" w:cs="Times New Roman"/>
        </w:rPr>
      </w:pPr>
    </w:p>
    <w:p w:rsidR="00A3735F" w:rsidP="00A3735F" w:rsidRDefault="00A3735F" w14:paraId="47092EE2" w14:textId="77777777">
      <w:pPr>
        <w:spacing w:line="276" w:lineRule="auto"/>
        <w:jc w:val="both"/>
        <w:rPr>
          <w:rFonts w:ascii="Times New Roman" w:hAnsi="Times New Roman" w:cs="Times New Roman"/>
        </w:rPr>
      </w:pPr>
    </w:p>
    <w:p w:rsidR="00A3735F" w:rsidP="00A3735F" w:rsidRDefault="00A3735F" w14:paraId="46587270" w14:textId="77777777">
      <w:pPr>
        <w:spacing w:line="276" w:lineRule="auto"/>
        <w:jc w:val="both"/>
        <w:rPr>
          <w:rFonts w:ascii="Times New Roman" w:hAnsi="Times New Roman" w:cs="Times New Roman"/>
        </w:rPr>
      </w:pPr>
    </w:p>
    <w:p w:rsidR="00A3735F" w:rsidP="00A3735F" w:rsidRDefault="00A3735F" w14:paraId="4A2B0076" w14:textId="77777777">
      <w:pPr>
        <w:spacing w:line="276" w:lineRule="auto"/>
        <w:jc w:val="both"/>
        <w:rPr>
          <w:rFonts w:ascii="Times New Roman" w:hAnsi="Times New Roman" w:cs="Times New Roman"/>
        </w:rPr>
      </w:pPr>
    </w:p>
    <w:p w:rsidR="00A3735F" w:rsidP="00A3735F" w:rsidRDefault="00A3735F" w14:paraId="6EBD9D89" w14:textId="77777777">
      <w:pPr>
        <w:spacing w:line="276" w:lineRule="auto"/>
        <w:jc w:val="both"/>
        <w:rPr>
          <w:rFonts w:ascii="Times New Roman" w:hAnsi="Times New Roman" w:cs="Times New Roman"/>
        </w:rPr>
      </w:pPr>
    </w:p>
    <w:p w:rsidRPr="00C40122" w:rsidR="00A3735F" w:rsidP="00A3735F" w:rsidRDefault="00A3735F" w14:paraId="7B517578" w14:textId="77777777">
      <w:pPr>
        <w:spacing w:line="276" w:lineRule="auto"/>
        <w:jc w:val="both"/>
        <w:rPr>
          <w:rFonts w:ascii="Times New Roman" w:hAnsi="Times New Roman" w:cs="Times New Roman"/>
          <w:lang w:val="en-CA"/>
        </w:rPr>
      </w:pPr>
      <w:r w:rsidRPr="00C40122">
        <w:rPr>
          <w:rFonts w:ascii="Times New Roman" w:hAnsi="Times New Roman" w:cs="Times New Roman"/>
          <w:lang w:val="en-CA"/>
        </w:rPr>
        <w:t>DRAWING</w:t>
      </w:r>
    </w:p>
    <w:p w:rsidRPr="00C40122" w:rsidR="00A3735F" w:rsidP="00A3735F" w:rsidRDefault="00A3735F" w14:paraId="7F148197" w14:textId="77777777">
      <w:pPr>
        <w:spacing w:line="276" w:lineRule="auto"/>
        <w:jc w:val="both"/>
        <w:rPr>
          <w:rFonts w:ascii="Times New Roman" w:hAnsi="Times New Roman" w:cs="Times New Roman"/>
          <w:lang w:val="en-CA"/>
        </w:rPr>
      </w:pPr>
    </w:p>
    <w:p w:rsidRPr="00C40122" w:rsidR="00A3735F" w:rsidP="00A3735F" w:rsidRDefault="00A3735F" w14:paraId="50BC6794" w14:textId="77777777">
      <w:pPr>
        <w:spacing w:line="276" w:lineRule="auto"/>
        <w:jc w:val="both"/>
        <w:rPr>
          <w:rFonts w:ascii="Times New Roman" w:hAnsi="Times New Roman" w:cs="Times New Roman"/>
          <w:lang w:val="en-CA"/>
        </w:rPr>
      </w:pPr>
    </w:p>
    <w:p w:rsidRPr="00C40122" w:rsidR="00A3735F" w:rsidP="00A3735F" w:rsidRDefault="00A3735F" w14:paraId="66DE7DFE" w14:textId="77777777">
      <w:pPr>
        <w:spacing w:line="276" w:lineRule="auto"/>
        <w:jc w:val="both"/>
        <w:rPr>
          <w:rFonts w:ascii="Times New Roman" w:hAnsi="Times New Roman" w:cs="Times New Roman"/>
          <w:lang w:val="en-CA"/>
        </w:rPr>
      </w:pPr>
    </w:p>
    <w:p w:rsidRPr="00C40122" w:rsidR="00A3735F" w:rsidP="00A3735F" w:rsidRDefault="00A3735F" w14:paraId="00946254" w14:textId="77777777">
      <w:pPr>
        <w:spacing w:line="276" w:lineRule="auto"/>
        <w:jc w:val="both"/>
        <w:rPr>
          <w:rFonts w:ascii="Times New Roman" w:hAnsi="Times New Roman" w:cs="Times New Roman"/>
          <w:lang w:val="en-CA"/>
        </w:rPr>
      </w:pPr>
    </w:p>
    <w:p w:rsidRPr="00C40122" w:rsidR="00A3735F" w:rsidP="00A3735F" w:rsidRDefault="00A3735F" w14:paraId="578CD6F4" w14:textId="77777777">
      <w:pPr>
        <w:spacing w:line="276" w:lineRule="auto"/>
        <w:jc w:val="both"/>
        <w:rPr>
          <w:rFonts w:ascii="Times New Roman" w:hAnsi="Times New Roman" w:cs="Times New Roman"/>
          <w:lang w:val="en-CA"/>
        </w:rPr>
      </w:pPr>
    </w:p>
    <w:p w:rsidRPr="00C40122" w:rsidR="00A3735F" w:rsidP="00A3735F" w:rsidRDefault="00A3735F" w14:paraId="511F2F73" w14:textId="77777777">
      <w:pPr>
        <w:spacing w:line="276" w:lineRule="auto"/>
        <w:jc w:val="both"/>
        <w:rPr>
          <w:rFonts w:ascii="Times New Roman" w:hAnsi="Times New Roman" w:cs="Times New Roman"/>
          <w:lang w:val="en-CA"/>
        </w:rPr>
      </w:pPr>
    </w:p>
    <w:p w:rsidRPr="00C40122" w:rsidR="00A3735F" w:rsidP="00A3735F" w:rsidRDefault="00A3735F" w14:paraId="346C27CB" w14:textId="77777777">
      <w:pPr>
        <w:spacing w:line="276" w:lineRule="auto"/>
        <w:jc w:val="both"/>
        <w:rPr>
          <w:rFonts w:ascii="Times New Roman" w:hAnsi="Times New Roman" w:cs="Times New Roman"/>
          <w:lang w:val="en-CA"/>
        </w:rPr>
      </w:pPr>
    </w:p>
    <w:p w:rsidRPr="00C40122" w:rsidR="00A3735F" w:rsidP="00A3735F" w:rsidRDefault="00A3735F" w14:paraId="343F687E" w14:textId="77777777">
      <w:pPr>
        <w:spacing w:line="276" w:lineRule="auto"/>
        <w:jc w:val="both"/>
        <w:rPr>
          <w:rFonts w:ascii="Times New Roman" w:hAnsi="Times New Roman" w:cs="Times New Roman"/>
          <w:lang w:val="en-CA"/>
        </w:rPr>
      </w:pPr>
    </w:p>
    <w:p w:rsidRPr="00C40122" w:rsidR="00A3735F" w:rsidP="00A3735F" w:rsidRDefault="00A3735F" w14:paraId="7F988A21" w14:textId="77777777">
      <w:pPr>
        <w:spacing w:line="276" w:lineRule="auto"/>
        <w:jc w:val="both"/>
        <w:rPr>
          <w:rFonts w:ascii="Times New Roman" w:hAnsi="Times New Roman" w:cs="Times New Roman"/>
          <w:lang w:val="en-CA"/>
        </w:rPr>
      </w:pPr>
    </w:p>
    <w:p w:rsidRPr="00C40122" w:rsidR="00A3735F" w:rsidP="00A3735F" w:rsidRDefault="00A3735F" w14:paraId="19F80475" w14:textId="77777777">
      <w:pPr>
        <w:spacing w:line="276" w:lineRule="auto"/>
        <w:jc w:val="both"/>
        <w:rPr>
          <w:rFonts w:ascii="Times New Roman" w:hAnsi="Times New Roman" w:cs="Times New Roman"/>
          <w:lang w:val="en-CA"/>
        </w:rPr>
      </w:pPr>
    </w:p>
    <w:p w:rsidRPr="00C40122" w:rsidR="00A3735F" w:rsidP="00A3735F" w:rsidRDefault="00A3735F" w14:paraId="5ACFC8B4" w14:textId="77777777">
      <w:pPr>
        <w:spacing w:line="276" w:lineRule="auto"/>
        <w:jc w:val="both"/>
        <w:rPr>
          <w:rFonts w:ascii="Times New Roman" w:hAnsi="Times New Roman" w:cs="Times New Roman"/>
          <w:lang w:val="en-CA"/>
        </w:rPr>
      </w:pPr>
    </w:p>
    <w:p w:rsidRPr="00C40122" w:rsidR="00A3735F" w:rsidP="00A3735F" w:rsidRDefault="00A3735F" w14:paraId="7053972D" w14:textId="77777777">
      <w:pPr>
        <w:spacing w:line="276" w:lineRule="auto"/>
        <w:jc w:val="both"/>
        <w:rPr>
          <w:rFonts w:ascii="Times New Roman" w:hAnsi="Times New Roman" w:cs="Times New Roman"/>
          <w:lang w:val="en-CA"/>
        </w:rPr>
      </w:pPr>
    </w:p>
    <w:p w:rsidRPr="00C40122" w:rsidR="00A3735F" w:rsidP="00A3735F" w:rsidRDefault="00A3735F" w14:paraId="51DB87DE" w14:textId="77777777">
      <w:pPr>
        <w:spacing w:line="276" w:lineRule="auto"/>
        <w:jc w:val="both"/>
        <w:rPr>
          <w:rFonts w:ascii="Times New Roman" w:hAnsi="Times New Roman" w:cs="Times New Roman"/>
          <w:lang w:val="en-CA"/>
        </w:rPr>
      </w:pPr>
    </w:p>
    <w:p w:rsidRPr="00C40122" w:rsidR="00A3735F" w:rsidP="00A3735F" w:rsidRDefault="00A3735F" w14:paraId="6DF8267D" w14:textId="77777777">
      <w:pPr>
        <w:spacing w:line="276" w:lineRule="auto"/>
        <w:jc w:val="both"/>
        <w:rPr>
          <w:rFonts w:ascii="Times New Roman" w:hAnsi="Times New Roman" w:cs="Times New Roman"/>
          <w:lang w:val="en-CA"/>
        </w:rPr>
      </w:pPr>
    </w:p>
    <w:p w:rsidRPr="00C40122" w:rsidR="00A3735F" w:rsidP="00A3735F" w:rsidRDefault="00A3735F" w14:paraId="63E97741" w14:textId="77777777">
      <w:pPr>
        <w:spacing w:line="276" w:lineRule="auto"/>
        <w:jc w:val="both"/>
        <w:rPr>
          <w:rFonts w:ascii="Times New Roman" w:hAnsi="Times New Roman" w:cs="Times New Roman"/>
          <w:lang w:val="en-CA"/>
        </w:rPr>
      </w:pPr>
    </w:p>
    <w:p w:rsidRPr="00C40122" w:rsidR="00A3735F" w:rsidP="00A3735F" w:rsidRDefault="00A3735F" w14:paraId="0E90DD65" w14:textId="77777777">
      <w:pPr>
        <w:spacing w:line="276" w:lineRule="auto"/>
        <w:jc w:val="both"/>
        <w:rPr>
          <w:rFonts w:ascii="Times New Roman" w:hAnsi="Times New Roman" w:cs="Times New Roman"/>
          <w:lang w:val="en-CA"/>
        </w:rPr>
      </w:pPr>
    </w:p>
    <w:p w:rsidRPr="00C40122" w:rsidR="00A3735F" w:rsidP="00A3735F" w:rsidRDefault="00A3735F" w14:paraId="668A2AEE" w14:textId="77777777">
      <w:pPr>
        <w:spacing w:line="276" w:lineRule="auto"/>
        <w:jc w:val="both"/>
        <w:rPr>
          <w:rFonts w:ascii="Times New Roman" w:hAnsi="Times New Roman" w:cs="Times New Roman"/>
          <w:lang w:val="en-CA"/>
        </w:rPr>
      </w:pPr>
    </w:p>
    <w:p w:rsidRPr="00C40122" w:rsidR="00A3735F" w:rsidP="00A3735F" w:rsidRDefault="00A3735F" w14:paraId="5D9DD1FD" w14:textId="77777777">
      <w:pPr>
        <w:spacing w:line="276" w:lineRule="auto"/>
        <w:jc w:val="both"/>
        <w:rPr>
          <w:rFonts w:ascii="Times New Roman" w:hAnsi="Times New Roman" w:cs="Times New Roman"/>
          <w:lang w:val="en-CA"/>
        </w:rPr>
      </w:pPr>
    </w:p>
    <w:p w:rsidRPr="00C40122" w:rsidR="00A3735F" w:rsidP="00A3735F" w:rsidRDefault="00A3735F" w14:paraId="0A8DB579" w14:textId="77777777">
      <w:pPr>
        <w:spacing w:line="276" w:lineRule="auto"/>
        <w:jc w:val="both"/>
        <w:rPr>
          <w:rFonts w:ascii="Times New Roman" w:hAnsi="Times New Roman" w:cs="Times New Roman"/>
          <w:lang w:val="en-CA"/>
        </w:rPr>
      </w:pPr>
    </w:p>
    <w:p w:rsidRPr="00C40122" w:rsidR="00A3735F" w:rsidP="00A3735F" w:rsidRDefault="00A3735F" w14:paraId="79779F45" w14:textId="77777777">
      <w:pPr>
        <w:spacing w:line="276" w:lineRule="auto"/>
        <w:jc w:val="both"/>
        <w:rPr>
          <w:rFonts w:ascii="Times New Roman" w:hAnsi="Times New Roman" w:cs="Times New Roman"/>
          <w:lang w:val="en-CA"/>
        </w:rPr>
      </w:pPr>
    </w:p>
    <w:p w:rsidRPr="00C40122" w:rsidR="00A3735F" w:rsidP="00A3735F" w:rsidRDefault="00A3735F" w14:paraId="7D2622BB" w14:textId="77777777">
      <w:pPr>
        <w:spacing w:line="276" w:lineRule="auto"/>
        <w:jc w:val="both"/>
        <w:rPr>
          <w:rFonts w:ascii="Times New Roman" w:hAnsi="Times New Roman" w:cs="Times New Roman"/>
          <w:lang w:val="en-CA"/>
        </w:rPr>
      </w:pPr>
    </w:p>
    <w:p w:rsidRPr="00C40122" w:rsidR="00A3735F" w:rsidP="00A3735F" w:rsidRDefault="00A3735F" w14:paraId="3B0F6C20" w14:textId="77777777">
      <w:pPr>
        <w:spacing w:line="276" w:lineRule="auto"/>
        <w:jc w:val="both"/>
        <w:rPr>
          <w:rFonts w:ascii="Times New Roman" w:hAnsi="Times New Roman" w:cs="Times New Roman"/>
          <w:lang w:val="en-CA"/>
        </w:rPr>
      </w:pPr>
    </w:p>
    <w:p w:rsidRPr="00C40122" w:rsidR="00A3735F" w:rsidP="00A3735F" w:rsidRDefault="00A3735F" w14:paraId="59B3DBC5" w14:textId="77777777">
      <w:pPr>
        <w:spacing w:line="276" w:lineRule="auto"/>
        <w:jc w:val="both"/>
        <w:rPr>
          <w:rFonts w:ascii="Times New Roman" w:hAnsi="Times New Roman" w:cs="Times New Roman"/>
          <w:lang w:val="en-CA"/>
        </w:rPr>
      </w:pPr>
    </w:p>
    <w:p w:rsidRPr="00C40122" w:rsidR="00A3735F" w:rsidP="00A3735F" w:rsidRDefault="00A3735F" w14:paraId="6402EDBB" w14:textId="77777777">
      <w:pPr>
        <w:spacing w:line="276" w:lineRule="auto"/>
        <w:jc w:val="both"/>
        <w:rPr>
          <w:rFonts w:ascii="Times New Roman" w:hAnsi="Times New Roman" w:cs="Times New Roman"/>
          <w:lang w:val="en-CA"/>
        </w:rPr>
      </w:pPr>
    </w:p>
    <w:p w:rsidRPr="00C40122" w:rsidR="00A3735F" w:rsidP="00A3735F" w:rsidRDefault="00A3735F" w14:paraId="5F66FE9E" w14:textId="77777777">
      <w:pPr>
        <w:spacing w:line="276" w:lineRule="auto"/>
        <w:jc w:val="both"/>
        <w:rPr>
          <w:rFonts w:ascii="Times New Roman" w:hAnsi="Times New Roman" w:cs="Times New Roman"/>
          <w:lang w:val="en-CA"/>
        </w:rPr>
      </w:pPr>
    </w:p>
    <w:p w:rsidRPr="00C40122" w:rsidR="00A3735F" w:rsidP="00A3735F" w:rsidRDefault="00A3735F" w14:paraId="0D42CB84" w14:textId="77777777">
      <w:pPr>
        <w:spacing w:line="276" w:lineRule="auto"/>
        <w:jc w:val="both"/>
        <w:rPr>
          <w:rFonts w:ascii="Times New Roman" w:hAnsi="Times New Roman" w:cs="Times New Roman"/>
          <w:lang w:val="en-CA"/>
        </w:rPr>
      </w:pPr>
    </w:p>
    <w:p w:rsidRPr="00C40122" w:rsidR="00A3735F" w:rsidP="00A3735F" w:rsidRDefault="00A3735F" w14:paraId="568651CE" w14:textId="77777777">
      <w:pPr>
        <w:spacing w:line="276" w:lineRule="auto"/>
        <w:jc w:val="both"/>
        <w:rPr>
          <w:rFonts w:ascii="Times New Roman" w:hAnsi="Times New Roman" w:cs="Times New Roman"/>
          <w:lang w:val="en-CA"/>
        </w:rPr>
      </w:pPr>
    </w:p>
    <w:p w:rsidRPr="00C40122" w:rsidR="003A3219" w:rsidP="00A3735F" w:rsidRDefault="003A3219" w14:paraId="78475E76" w14:textId="77777777">
      <w:pPr>
        <w:spacing w:line="276" w:lineRule="auto"/>
        <w:jc w:val="both"/>
        <w:rPr>
          <w:rFonts w:ascii="Times New Roman" w:hAnsi="Times New Roman" w:cs="Times New Roman"/>
          <w:lang w:val="en-CA"/>
        </w:rPr>
      </w:pPr>
    </w:p>
    <w:p w:rsidRPr="00C40122" w:rsidR="003A3219" w:rsidP="00A3735F" w:rsidRDefault="003A3219" w14:paraId="41FA8F30" w14:textId="77777777">
      <w:pPr>
        <w:spacing w:line="276" w:lineRule="auto"/>
        <w:jc w:val="both"/>
        <w:rPr>
          <w:rFonts w:ascii="Times New Roman" w:hAnsi="Times New Roman" w:cs="Times New Roman"/>
          <w:lang w:val="en-CA"/>
        </w:rPr>
      </w:pPr>
    </w:p>
    <w:p w:rsidRPr="00C40122" w:rsidR="003A3219" w:rsidP="00A3735F" w:rsidRDefault="003A3219" w14:paraId="65295D25" w14:textId="77777777">
      <w:pPr>
        <w:spacing w:line="276" w:lineRule="auto"/>
        <w:jc w:val="both"/>
        <w:rPr>
          <w:rFonts w:ascii="Times New Roman" w:hAnsi="Times New Roman" w:cs="Times New Roman"/>
          <w:lang w:val="en-CA"/>
        </w:rPr>
      </w:pPr>
    </w:p>
    <w:p w:rsidRPr="00C40122" w:rsidR="00FE754C" w:rsidP="00125D39" w:rsidRDefault="00FE754C" w14:paraId="0E5A408A" w14:textId="77777777">
      <w:pPr>
        <w:spacing w:line="276" w:lineRule="auto"/>
        <w:rPr>
          <w:rFonts w:ascii="Times New Roman" w:hAnsi="Times New Roman" w:cs="Times New Roman"/>
          <w:lang w:val="en-CA"/>
        </w:rPr>
      </w:pPr>
    </w:p>
    <w:p w:rsidR="00144E7C" w:rsidP="00DF200C" w:rsidRDefault="00144E7C" w14:paraId="23D9A1E9" w14:textId="77777777">
      <w:pPr>
        <w:spacing w:line="480" w:lineRule="auto"/>
        <w:jc w:val="both"/>
        <w:rPr>
          <w:rFonts w:ascii="Times New Roman" w:hAnsi="Times New Roman" w:cs="Times New Roman"/>
          <w:lang w:val="en-CA"/>
        </w:rPr>
      </w:pPr>
    </w:p>
    <w:p w:rsidRPr="00C40122" w:rsidR="00125D39" w:rsidP="00125D39" w:rsidRDefault="00125D39" w14:paraId="28CF2D0D" w14:textId="77777777">
      <w:pPr>
        <w:spacing w:line="276" w:lineRule="auto"/>
        <w:rPr>
          <w:rFonts w:ascii="Times New Roman" w:hAnsi="Times New Roman" w:cs="Times New Roman"/>
          <w:lang w:val="en-CA"/>
        </w:rPr>
      </w:pPr>
    </w:p>
    <w:p w:rsidR="003A3219" w:rsidP="003A3219" w:rsidRDefault="003A3219" w14:paraId="045ACD65" w14:textId="77777777">
      <w:pPr>
        <w:pStyle w:val="Heading1"/>
        <w:jc w:val="center"/>
        <w:rPr>
          <w:rFonts w:ascii="Times New Roman" w:hAnsi="Times New Roman" w:cs="Times New Roman"/>
          <w:i/>
          <w:iCs/>
          <w:color w:val="000000" w:themeColor="text1"/>
          <w:lang w:val="en-CA"/>
        </w:rPr>
      </w:pPr>
      <w:bookmarkStart w:name="_Toc195699767" w:id="0"/>
      <w:bookmarkStart w:name="_Toc195699790" w:id="1"/>
      <w:bookmarkStart w:name="_Toc204638449" w:id="2"/>
      <w:r w:rsidRPr="004446D5">
        <w:rPr>
          <w:rFonts w:ascii="Times New Roman" w:hAnsi="Times New Roman" w:cs="Times New Roman"/>
          <w:i/>
          <w:iCs/>
          <w:color w:val="000000" w:themeColor="text1"/>
          <w:lang w:val="en-CA"/>
        </w:rPr>
        <w:t>Contribution of coauthors</w:t>
      </w:r>
      <w:bookmarkEnd w:id="0"/>
      <w:bookmarkEnd w:id="1"/>
      <w:bookmarkEnd w:id="2"/>
    </w:p>
    <w:p w:rsidR="003A3219" w:rsidP="003A3219" w:rsidRDefault="003A3219" w14:paraId="2A864607" w14:textId="77777777">
      <w:pPr>
        <w:spacing w:line="480" w:lineRule="auto"/>
        <w:jc w:val="both"/>
        <w:rPr>
          <w:lang w:val="en-CA"/>
        </w:rPr>
      </w:pPr>
    </w:p>
    <w:p w:rsidR="003A3219" w:rsidP="003A3219" w:rsidRDefault="003A3219" w14:paraId="7C394611" w14:textId="51190141">
      <w:pPr>
        <w:spacing w:line="480" w:lineRule="auto"/>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lang w:val="en-CA"/>
        </w:rPr>
        <w:t xml:space="preserve">I designed, conducted and analyzed all experiments of this thesis with the help of Dr. Kyle Elliott and </w:t>
      </w:r>
      <w:r w:rsidR="005E2223">
        <w:rPr>
          <w:rFonts w:ascii="Times New Roman" w:hAnsi="Times New Roman" w:cs="Times New Roman"/>
          <w:lang w:val="en-CA"/>
        </w:rPr>
        <w:t>Dr.</w:t>
      </w:r>
      <w:r>
        <w:rPr>
          <w:rFonts w:ascii="Times New Roman" w:hAnsi="Times New Roman" w:cs="Times New Roman"/>
          <w:lang w:val="en-CA"/>
        </w:rPr>
        <w:t xml:space="preserve"> Barbara Frei, except for the initial design and collection of northern cardinal tracking data by co-author Barbara Frei during the winter of 2022 and 2023, which served as a pilot project for the first chapter. Field technicians</w:t>
      </w:r>
      <w:r w:rsidR="00E65CC8">
        <w:rPr>
          <w:rFonts w:ascii="Times New Roman" w:hAnsi="Times New Roman" w:cs="Times New Roman"/>
          <w:lang w:val="en-CA"/>
        </w:rPr>
        <w:t xml:space="preserve"> under my supervision</w:t>
      </w:r>
      <w:r>
        <w:rPr>
          <w:rFonts w:ascii="Times New Roman" w:hAnsi="Times New Roman" w:cs="Times New Roman"/>
          <w:lang w:val="en-CA"/>
        </w:rPr>
        <w:t xml:space="preserve"> and I collected all the GPS locations and tracking data for the northern cardinals between 2023 and 2025.</w:t>
      </w:r>
      <w:r w:rsidR="0068013D">
        <w:rPr>
          <w:rFonts w:ascii="Times New Roman" w:hAnsi="Times New Roman" w:cs="Times New Roman"/>
          <w:lang w:val="en-CA"/>
        </w:rPr>
        <w:t xml:space="preserve"> We manually tracked cardinals using telemetry between October and May</w:t>
      </w:r>
      <w:r w:rsidR="006522FB">
        <w:rPr>
          <w:rFonts w:ascii="Times New Roman" w:hAnsi="Times New Roman" w:cs="Times New Roman"/>
          <w:lang w:val="en-CA"/>
        </w:rPr>
        <w:t xml:space="preserve">, approximately 3 to 4 times per week. </w:t>
      </w:r>
      <w:proofErr w:type="gramStart"/>
      <w:r w:rsidR="006522FB">
        <w:rPr>
          <w:rFonts w:ascii="Times New Roman" w:hAnsi="Times New Roman" w:cs="Times New Roman"/>
          <w:lang w:val="en-CA"/>
        </w:rPr>
        <w:t>All of</w:t>
      </w:r>
      <w:proofErr w:type="gramEnd"/>
      <w:r w:rsidR="006522FB">
        <w:rPr>
          <w:rFonts w:ascii="Times New Roman" w:hAnsi="Times New Roman" w:cs="Times New Roman"/>
          <w:lang w:val="en-CA"/>
        </w:rPr>
        <w:t xml:space="preserve"> the data collection occurred on the island of Montreal</w:t>
      </w:r>
      <w:r w:rsidR="00A518A7">
        <w:rPr>
          <w:rFonts w:ascii="Times New Roman" w:hAnsi="Times New Roman" w:cs="Times New Roman"/>
          <w:lang w:val="en-CA"/>
        </w:rPr>
        <w:t>, more specifically on the west island and in the Notre-Dame-de-Grâce neighbourhood.</w:t>
      </w:r>
    </w:p>
    <w:p w:rsidR="003A3219" w:rsidP="003A3219" w:rsidRDefault="003A3219" w14:paraId="3C41FDFA" w14:textId="77777777">
      <w:pPr>
        <w:spacing w:line="480" w:lineRule="auto"/>
        <w:jc w:val="both"/>
        <w:rPr>
          <w:rFonts w:ascii="Times New Roman" w:hAnsi="Times New Roman" w:cs="Times New Roman"/>
          <w:lang w:val="en-CA"/>
        </w:rPr>
      </w:pPr>
    </w:p>
    <w:p w:rsidRPr="005C318A" w:rsidR="003A3219" w:rsidP="003A3219" w:rsidRDefault="003A3219" w14:paraId="4AB926C7" w14:textId="67A9D2CC">
      <w:pPr>
        <w:spacing w:line="480" w:lineRule="auto"/>
        <w:jc w:val="both"/>
        <w:rPr>
          <w:rFonts w:ascii="Times New Roman" w:hAnsi="Times New Roman" w:cs="Times New Roman"/>
          <w:lang w:val="en-CA"/>
        </w:rPr>
      </w:pPr>
      <w:r>
        <w:rPr>
          <w:rFonts w:ascii="Times New Roman" w:hAnsi="Times New Roman" w:cs="Times New Roman"/>
          <w:lang w:val="en-CA"/>
        </w:rPr>
        <w:tab/>
      </w:r>
      <w:r>
        <w:rPr>
          <w:rFonts w:ascii="Times New Roman" w:hAnsi="Times New Roman" w:cs="Times New Roman"/>
          <w:lang w:val="en-CA"/>
        </w:rPr>
        <w:t xml:space="preserve">The coauthor of chapter two (Dr. </w:t>
      </w:r>
      <w:commentRangeStart w:id="3"/>
      <w:r>
        <w:rPr>
          <w:rFonts w:ascii="Times New Roman" w:hAnsi="Times New Roman" w:cs="Times New Roman"/>
          <w:lang w:val="en-CA"/>
        </w:rPr>
        <w:t xml:space="preserve">Andrew Beauchamp </w:t>
      </w:r>
      <w:commentRangeEnd w:id="3"/>
      <w:r>
        <w:rPr>
          <w:rStyle w:val="CommentReference"/>
        </w:rPr>
        <w:commentReference w:id="3"/>
      </w:r>
      <w:r>
        <w:rPr>
          <w:rFonts w:ascii="Times New Roman" w:hAnsi="Times New Roman" w:cs="Times New Roman"/>
          <w:lang w:val="en-CA"/>
        </w:rPr>
        <w:t xml:space="preserve">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 Kyle Elliott and </w:t>
      </w:r>
      <w:r w:rsidR="00A518A7">
        <w:rPr>
          <w:rFonts w:ascii="Times New Roman" w:hAnsi="Times New Roman" w:cs="Times New Roman"/>
          <w:lang w:val="en-CA"/>
        </w:rPr>
        <w:t xml:space="preserve">Dr. </w:t>
      </w:r>
      <w:r>
        <w:rPr>
          <w:rFonts w:ascii="Times New Roman" w:hAnsi="Times New Roman" w:cs="Times New Roman"/>
          <w:lang w:val="en-CA"/>
        </w:rPr>
        <w:t>Barbara Frei.</w:t>
      </w:r>
    </w:p>
    <w:p w:rsidRPr="00C40122" w:rsidR="003A3219" w:rsidP="00125D39" w:rsidRDefault="003A3219" w14:paraId="081D985B" w14:textId="77777777">
      <w:pPr>
        <w:spacing w:line="276" w:lineRule="auto"/>
        <w:rPr>
          <w:rFonts w:ascii="Times New Roman" w:hAnsi="Times New Roman" w:cs="Times New Roman"/>
          <w:lang w:val="en-CA"/>
        </w:rPr>
      </w:pPr>
    </w:p>
    <w:p w:rsidRPr="00C40122" w:rsidR="003A3219" w:rsidP="00125D39" w:rsidRDefault="003A3219" w14:paraId="7BEDFAD2" w14:textId="77777777">
      <w:pPr>
        <w:spacing w:line="276" w:lineRule="auto"/>
        <w:rPr>
          <w:rFonts w:ascii="Times New Roman" w:hAnsi="Times New Roman" w:cs="Times New Roman"/>
          <w:lang w:val="en-CA"/>
        </w:rPr>
      </w:pPr>
    </w:p>
    <w:p w:rsidRPr="00C40122" w:rsidR="003A3219" w:rsidP="00125D39" w:rsidRDefault="003A3219" w14:paraId="164C7A83" w14:textId="77777777">
      <w:pPr>
        <w:spacing w:line="276" w:lineRule="auto"/>
        <w:rPr>
          <w:rFonts w:ascii="Times New Roman" w:hAnsi="Times New Roman" w:cs="Times New Roman"/>
          <w:lang w:val="en-CA"/>
        </w:rPr>
      </w:pPr>
    </w:p>
    <w:p w:rsidRPr="00C40122" w:rsidR="003A3219" w:rsidP="00125D39" w:rsidRDefault="003A3219" w14:paraId="3FEECFD5" w14:textId="77777777">
      <w:pPr>
        <w:spacing w:line="276" w:lineRule="auto"/>
        <w:rPr>
          <w:rFonts w:ascii="Times New Roman" w:hAnsi="Times New Roman" w:cs="Times New Roman"/>
          <w:lang w:val="en-CA"/>
        </w:rPr>
      </w:pPr>
    </w:p>
    <w:p w:rsidRPr="00C40122" w:rsidR="003A3219" w:rsidP="00125D39" w:rsidRDefault="003A3219" w14:paraId="10B3DBFC" w14:textId="77777777">
      <w:pPr>
        <w:spacing w:line="276" w:lineRule="auto"/>
        <w:rPr>
          <w:rFonts w:ascii="Times New Roman" w:hAnsi="Times New Roman" w:cs="Times New Roman"/>
          <w:lang w:val="en-CA"/>
        </w:rPr>
      </w:pPr>
    </w:p>
    <w:p w:rsidRPr="00C40122" w:rsidR="003A3219" w:rsidP="00125D39" w:rsidRDefault="003A3219" w14:paraId="4856FECC" w14:textId="77777777">
      <w:pPr>
        <w:spacing w:line="276" w:lineRule="auto"/>
        <w:rPr>
          <w:rFonts w:ascii="Times New Roman" w:hAnsi="Times New Roman" w:cs="Times New Roman"/>
          <w:lang w:val="en-CA"/>
        </w:rPr>
      </w:pPr>
    </w:p>
    <w:p w:rsidRPr="00C40122" w:rsidR="003A3219" w:rsidP="00125D39" w:rsidRDefault="003A3219" w14:paraId="7111A6F3" w14:textId="77777777">
      <w:pPr>
        <w:spacing w:line="276" w:lineRule="auto"/>
        <w:rPr>
          <w:rFonts w:ascii="Times New Roman" w:hAnsi="Times New Roman" w:cs="Times New Roman"/>
          <w:lang w:val="en-CA"/>
        </w:rPr>
      </w:pPr>
    </w:p>
    <w:p w:rsidRPr="00C40122" w:rsidR="003A3219" w:rsidP="00125D39" w:rsidRDefault="003A3219" w14:paraId="79B3DE60" w14:textId="77777777">
      <w:pPr>
        <w:spacing w:line="276" w:lineRule="auto"/>
        <w:rPr>
          <w:rFonts w:ascii="Times New Roman" w:hAnsi="Times New Roman" w:cs="Times New Roman"/>
          <w:lang w:val="en-CA"/>
        </w:rPr>
      </w:pPr>
    </w:p>
    <w:p w:rsidRPr="00C40122" w:rsidR="003A3219" w:rsidP="00125D39" w:rsidRDefault="003A3219" w14:paraId="0077EE92" w14:textId="77777777">
      <w:pPr>
        <w:spacing w:line="276" w:lineRule="auto"/>
        <w:rPr>
          <w:rFonts w:ascii="Times New Roman" w:hAnsi="Times New Roman" w:cs="Times New Roman"/>
          <w:lang w:val="en-CA"/>
        </w:rPr>
      </w:pPr>
    </w:p>
    <w:p w:rsidRPr="00C40122" w:rsidR="003A3219" w:rsidP="00125D39" w:rsidRDefault="003A3219" w14:paraId="12C1E48D" w14:textId="77777777">
      <w:pPr>
        <w:spacing w:line="276" w:lineRule="auto"/>
        <w:rPr>
          <w:rFonts w:ascii="Times New Roman" w:hAnsi="Times New Roman" w:cs="Times New Roman"/>
          <w:lang w:val="en-CA"/>
        </w:rPr>
      </w:pPr>
    </w:p>
    <w:p w:rsidRPr="00C40122" w:rsidR="00144E7C" w:rsidP="00125D39" w:rsidRDefault="00144E7C" w14:paraId="50A65CC5" w14:textId="77777777">
      <w:pPr>
        <w:spacing w:line="276" w:lineRule="auto"/>
        <w:rPr>
          <w:rFonts w:ascii="Times New Roman" w:hAnsi="Times New Roman" w:cs="Times New Roman"/>
          <w:lang w:val="en-CA"/>
        </w:rPr>
      </w:pPr>
    </w:p>
    <w:p w:rsidRPr="00C40122" w:rsidR="00144E7C" w:rsidP="00125D39" w:rsidRDefault="00144E7C" w14:paraId="53A240E2" w14:textId="77777777">
      <w:pPr>
        <w:spacing w:line="276" w:lineRule="auto"/>
        <w:rPr>
          <w:rFonts w:ascii="Times New Roman" w:hAnsi="Times New Roman" w:cs="Times New Roman"/>
          <w:lang w:val="en-CA"/>
        </w:rPr>
      </w:pPr>
    </w:p>
    <w:p w:rsidRPr="00C40122" w:rsidR="003A3219" w:rsidP="00125D39" w:rsidRDefault="003A3219" w14:paraId="30F0AFD4" w14:textId="77777777">
      <w:pPr>
        <w:spacing w:line="276" w:lineRule="auto"/>
        <w:rPr>
          <w:rFonts w:ascii="Times New Roman" w:hAnsi="Times New Roman" w:cs="Times New Roman"/>
          <w:lang w:val="en-CA"/>
        </w:rPr>
      </w:pPr>
    </w:p>
    <w:p w:rsidRPr="00D24FBE" w:rsidR="00144E7C" w:rsidP="00144E7C" w:rsidRDefault="00144E7C" w14:paraId="665A23D5" w14:textId="77777777">
      <w:pPr>
        <w:pStyle w:val="Heading1"/>
        <w:jc w:val="center"/>
        <w:rPr>
          <w:rFonts w:ascii="Times New Roman" w:hAnsi="Times New Roman" w:cs="Times New Roman"/>
          <w:b/>
          <w:bCs/>
          <w:color w:val="000000" w:themeColor="text1"/>
          <w:lang w:val="en-CA"/>
        </w:rPr>
      </w:pPr>
      <w:bookmarkStart w:name="_Toc195699768" w:id="4"/>
      <w:bookmarkStart w:name="_Toc195699791" w:id="5"/>
      <w:bookmarkStart w:name="_Toc204638450" w:id="6"/>
      <w:r w:rsidRPr="00D24FBE">
        <w:rPr>
          <w:rFonts w:ascii="Times New Roman" w:hAnsi="Times New Roman" w:cs="Times New Roman"/>
          <w:b/>
          <w:bCs/>
          <w:color w:val="000000" w:themeColor="text1"/>
          <w:lang w:val="en-CA"/>
        </w:rPr>
        <w:t>Acknowledgements</w:t>
      </w:r>
      <w:bookmarkEnd w:id="4"/>
      <w:bookmarkEnd w:id="5"/>
      <w:bookmarkEnd w:id="6"/>
    </w:p>
    <w:p w:rsidRPr="00D24FBE" w:rsidR="00144E7C" w:rsidP="00144E7C" w:rsidRDefault="00144E7C" w14:paraId="2B1D824A" w14:textId="77777777">
      <w:pPr>
        <w:rPr>
          <w:lang w:val="en-CA"/>
        </w:rPr>
      </w:pPr>
    </w:p>
    <w:p w:rsidR="00144E7C" w:rsidP="00144E7C" w:rsidRDefault="00144E7C" w14:paraId="261C178B" w14:textId="77777777">
      <w:pPr>
        <w:pStyle w:val="p1"/>
        <w:spacing w:line="480" w:lineRule="auto"/>
        <w:jc w:val="both"/>
      </w:pPr>
      <w:r>
        <w:t>First, I would like to thank my incredible supervisors, Kyle Elliott and Barbara Frei, for this opportunity. I am grateful for your unwavering support, encouragement, and guidance through this project. Having you as mentors allowed me to develop valuable skills for my future as a biologist.</w:t>
      </w:r>
    </w:p>
    <w:p w:rsidR="00144E7C" w:rsidP="00144E7C" w:rsidRDefault="00144E7C" w14:paraId="1EBFEDFD" w14:textId="0CF4E90D">
      <w:pPr>
        <w:pStyle w:val="p1"/>
        <w:spacing w:line="480" w:lineRule="auto"/>
        <w:jc w:val="both"/>
      </w:pPr>
      <w:r>
        <w:t xml:space="preserve">I also want to thank the dedicated staff and volunteers at the McGill Bird Observatory, especially Shawna Sevigny, Ana Morales, and Barbara Frei, for banding the northern cardinals,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t>Piché</w:t>
      </w:r>
      <w:proofErr w:type="spellEnd"/>
      <w:r>
        <w:t xml:space="preserve">-Lebel, Laurianne </w:t>
      </w:r>
      <w:proofErr w:type="spellStart"/>
      <w:r>
        <w:t>Fallu</w:t>
      </w:r>
      <w:proofErr w:type="spellEnd"/>
      <w:r>
        <w:t xml:space="preserve">, Elliana Tomasso, and Mathilde </w:t>
      </w:r>
      <w:proofErr w:type="spellStart"/>
      <w:r>
        <w:t>Lefvert</w:t>
      </w:r>
      <w:proofErr w:type="spellEnd"/>
      <w:r>
        <w:t xml:space="preserve"> for your essential help in the field. Thanks to Jean and Richard Gregson for hosting a Motus tower in their backyard.</w:t>
      </w:r>
    </w:p>
    <w:p w:rsidR="00144E7C" w:rsidP="00144E7C" w:rsidRDefault="00144E7C" w14:paraId="4419C91E" w14:textId="77777777">
      <w:pPr>
        <w:pStyle w:val="p1"/>
        <w:spacing w:line="480" w:lineRule="auto"/>
        <w:jc w:val="both"/>
      </w:pPr>
      <w:r>
        <w:t xml:space="preserve">Thank you to Concordia University for partnering on the Loyola campus tower installation, and to my committee members, Christina Davy, Carly Ziter, and Marcel </w:t>
      </w:r>
      <w:proofErr w:type="spellStart"/>
      <w:r>
        <w:t>Gahbauer</w:t>
      </w:r>
      <w:proofErr w:type="spellEnd"/>
      <w:r>
        <w:t>,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rsidR="00144E7C" w:rsidP="00144E7C" w:rsidRDefault="00144E7C" w14:paraId="2C45654F" w14:textId="77777777">
      <w:pPr>
        <w:pStyle w:val="p1"/>
        <w:spacing w:line="480" w:lineRule="auto"/>
        <w:jc w:val="both"/>
      </w:pPr>
      <w:r>
        <w:t xml:space="preserve">Finally, thank you to my family—Patricia, Gilbert, and Xi Chen—for your encouragements and patience with all my cardinal adventures. </w:t>
      </w:r>
    </w:p>
    <w:p w:rsidRPr="007039BB" w:rsidR="003A3219" w:rsidP="00605F0A" w:rsidRDefault="00144E7C" w14:paraId="45155D7F" w14:textId="30CC6066">
      <w:pPr>
        <w:pStyle w:val="p1"/>
        <w:spacing w:line="480" w:lineRule="auto"/>
        <w:jc w:val="both"/>
      </w:pPr>
      <w:r>
        <w:t>And of course, thanks to the northern cardinals for being the best (and most feisty) work companions; these bright red birds will always have a special place in my heart</w:t>
      </w:r>
      <w:r w:rsidR="00605F0A">
        <w:t>.</w:t>
      </w:r>
    </w:p>
    <w:sdt>
      <w:sdtPr>
        <w:id w:val="1029066206"/>
        <w:docPartObj>
          <w:docPartGallery w:val="Table of Contents"/>
          <w:docPartUnique/>
        </w:docPartObj>
        <w:rPr>
          <w:rFonts w:ascii="Aptos" w:hAnsi="Aptos" w:eastAsia="Aptos" w:cs="" w:asciiTheme="minorAscii" w:hAnsiTheme="minorAscii" w:eastAsiaTheme="minorAscii" w:cstheme="minorBidi"/>
          <w:b w:val="0"/>
          <w:bCs w:val="0"/>
          <w:color w:val="auto"/>
          <w:kern w:val="2"/>
          <w:sz w:val="24"/>
          <w:szCs w:val="24"/>
          <w:lang w:val="fr-CA"/>
          <w14:ligatures w14:val="standardContextual"/>
        </w:rPr>
      </w:sdtPr>
      <w:sdtEndPr>
        <w:rPr>
          <w:rFonts w:ascii="Aptos" w:hAnsi="Aptos" w:eastAsia="Aptos" w:cs="" w:asciiTheme="minorAscii" w:hAnsiTheme="minorAscii" w:eastAsiaTheme="minorAscii" w:cstheme="minorBidi"/>
          <w:b w:val="0"/>
          <w:bCs w:val="0"/>
          <w:noProof/>
          <w:color w:val="auto"/>
          <w:sz w:val="24"/>
          <w:szCs w:val="24"/>
          <w:lang w:val="fr-CA"/>
        </w:rPr>
      </w:sdtEndPr>
      <w:sdtContent>
        <w:p w:rsidRPr="00CE1C59" w:rsidR="00CE1C59" w:rsidRDefault="00CE1C59" w14:paraId="7818EA82" w14:textId="60510149">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rsidR="001202C8" w:rsidRDefault="00CE1C59" w14:paraId="53AFE046" w14:textId="666BCF52">
          <w:pPr>
            <w:pStyle w:val="TOC1"/>
            <w:tabs>
              <w:tab w:val="right" w:leader="dot" w:pos="9350"/>
            </w:tabs>
            <w:rPr>
              <w:rFonts w:asciiTheme="minorHAnsi" w:hAnsiTheme="minorHAnsi" w:eastAsiaTheme="minorEastAsia"/>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history="1" w:anchor="_Toc204638449">
            <w:r w:rsidRPr="00A60AD8" w:rsidR="001202C8">
              <w:rPr>
                <w:rStyle w:val="Hyperlink"/>
                <w:rFonts w:ascii="Times New Roman" w:hAnsi="Times New Roman" w:cs="Times New Roman"/>
                <w:i/>
                <w:iCs/>
                <w:noProof/>
                <w:lang w:val="en-CA"/>
              </w:rPr>
              <w:t>Contribution of coauthors</w:t>
            </w:r>
            <w:r w:rsidR="001202C8">
              <w:rPr>
                <w:noProof/>
                <w:webHidden/>
              </w:rPr>
              <w:tab/>
            </w:r>
            <w:r w:rsidR="001202C8">
              <w:rPr>
                <w:noProof/>
                <w:webHidden/>
              </w:rPr>
              <w:fldChar w:fldCharType="begin"/>
            </w:r>
            <w:r w:rsidR="001202C8">
              <w:rPr>
                <w:noProof/>
                <w:webHidden/>
              </w:rPr>
              <w:instrText xml:space="preserve"> PAGEREF _Toc204638449 \h </w:instrText>
            </w:r>
            <w:r w:rsidR="001202C8">
              <w:rPr>
                <w:noProof/>
                <w:webHidden/>
              </w:rPr>
            </w:r>
            <w:r w:rsidR="001202C8">
              <w:rPr>
                <w:noProof/>
                <w:webHidden/>
              </w:rPr>
              <w:fldChar w:fldCharType="separate"/>
            </w:r>
            <w:r w:rsidR="001202C8">
              <w:rPr>
                <w:noProof/>
                <w:webHidden/>
              </w:rPr>
              <w:t>3</w:t>
            </w:r>
            <w:r w:rsidR="001202C8">
              <w:rPr>
                <w:noProof/>
                <w:webHidden/>
              </w:rPr>
              <w:fldChar w:fldCharType="end"/>
            </w:r>
          </w:hyperlink>
        </w:p>
        <w:p w:rsidR="001202C8" w:rsidRDefault="001202C8" w14:paraId="1D3BCAF9" w14:textId="27B0EDF2">
          <w:pPr>
            <w:pStyle w:val="TOC1"/>
            <w:tabs>
              <w:tab w:val="right" w:leader="dot" w:pos="9350"/>
            </w:tabs>
            <w:rPr>
              <w:rFonts w:asciiTheme="minorHAnsi" w:hAnsiTheme="minorHAnsi" w:eastAsiaTheme="minorEastAsia"/>
              <w:b w:val="0"/>
              <w:bCs w:val="0"/>
              <w:caps w:val="0"/>
              <w:noProof/>
              <w:lang w:val="en-CA"/>
            </w:rPr>
          </w:pPr>
          <w:hyperlink w:history="1" w:anchor="_Toc204638450">
            <w:r w:rsidRPr="00A60AD8">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_Toc204638450 \h </w:instrText>
            </w:r>
            <w:r>
              <w:rPr>
                <w:noProof/>
                <w:webHidden/>
              </w:rPr>
            </w:r>
            <w:r>
              <w:rPr>
                <w:noProof/>
                <w:webHidden/>
              </w:rPr>
              <w:fldChar w:fldCharType="separate"/>
            </w:r>
            <w:r>
              <w:rPr>
                <w:noProof/>
                <w:webHidden/>
              </w:rPr>
              <w:t>4</w:t>
            </w:r>
            <w:r>
              <w:rPr>
                <w:noProof/>
                <w:webHidden/>
              </w:rPr>
              <w:fldChar w:fldCharType="end"/>
            </w:r>
          </w:hyperlink>
        </w:p>
        <w:p w:rsidR="001202C8" w:rsidRDefault="001202C8" w14:paraId="19E673B9" w14:textId="62211C8F">
          <w:pPr>
            <w:pStyle w:val="TOC1"/>
            <w:tabs>
              <w:tab w:val="right" w:leader="dot" w:pos="9350"/>
            </w:tabs>
            <w:rPr>
              <w:rFonts w:asciiTheme="minorHAnsi" w:hAnsiTheme="minorHAnsi" w:eastAsiaTheme="minorEastAsia"/>
              <w:b w:val="0"/>
              <w:bCs w:val="0"/>
              <w:caps w:val="0"/>
              <w:noProof/>
              <w:lang w:val="en-CA"/>
            </w:rPr>
          </w:pPr>
          <w:hyperlink w:history="1" w:anchor="_Toc204638451">
            <w:r w:rsidRPr="00A60AD8">
              <w:rPr>
                <w:rStyle w:val="Hyperlink"/>
                <w:rFonts w:ascii="Times New Roman" w:hAnsi="Times New Roman" w:cs="Times New Roman"/>
                <w:noProof/>
                <w:lang w:val="en-CA"/>
              </w:rPr>
              <w:t>Abstract</w:t>
            </w:r>
            <w:r>
              <w:rPr>
                <w:noProof/>
                <w:webHidden/>
              </w:rPr>
              <w:tab/>
            </w:r>
            <w:r>
              <w:rPr>
                <w:noProof/>
                <w:webHidden/>
              </w:rPr>
              <w:fldChar w:fldCharType="begin"/>
            </w:r>
            <w:r>
              <w:rPr>
                <w:noProof/>
                <w:webHidden/>
              </w:rPr>
              <w:instrText xml:space="preserve"> PAGEREF _Toc204638451 \h </w:instrText>
            </w:r>
            <w:r>
              <w:rPr>
                <w:noProof/>
                <w:webHidden/>
              </w:rPr>
            </w:r>
            <w:r>
              <w:rPr>
                <w:noProof/>
                <w:webHidden/>
              </w:rPr>
              <w:fldChar w:fldCharType="separate"/>
            </w:r>
            <w:r>
              <w:rPr>
                <w:noProof/>
                <w:webHidden/>
              </w:rPr>
              <w:t>7</w:t>
            </w:r>
            <w:r>
              <w:rPr>
                <w:noProof/>
                <w:webHidden/>
              </w:rPr>
              <w:fldChar w:fldCharType="end"/>
            </w:r>
          </w:hyperlink>
        </w:p>
        <w:p w:rsidR="001202C8" w:rsidRDefault="001202C8" w14:paraId="38F23BB3" w14:textId="72773426">
          <w:pPr>
            <w:pStyle w:val="TOC1"/>
            <w:tabs>
              <w:tab w:val="right" w:leader="dot" w:pos="9350"/>
            </w:tabs>
            <w:rPr>
              <w:rFonts w:asciiTheme="minorHAnsi" w:hAnsiTheme="minorHAnsi" w:eastAsiaTheme="minorEastAsia"/>
              <w:b w:val="0"/>
              <w:bCs w:val="0"/>
              <w:caps w:val="0"/>
              <w:noProof/>
              <w:lang w:val="en-CA"/>
            </w:rPr>
          </w:pPr>
          <w:hyperlink w:history="1" w:anchor="_Toc204638452">
            <w:r w:rsidRPr="00A60AD8">
              <w:rPr>
                <w:rStyle w:val="Hyperlink"/>
                <w:rFonts w:ascii="Times New Roman" w:hAnsi="Times New Roman" w:cs="Times New Roman"/>
                <w:noProof/>
              </w:rPr>
              <w:t>Résumé</w:t>
            </w:r>
            <w:r>
              <w:rPr>
                <w:noProof/>
                <w:webHidden/>
              </w:rPr>
              <w:tab/>
            </w:r>
            <w:r>
              <w:rPr>
                <w:noProof/>
                <w:webHidden/>
              </w:rPr>
              <w:fldChar w:fldCharType="begin"/>
            </w:r>
            <w:r>
              <w:rPr>
                <w:noProof/>
                <w:webHidden/>
              </w:rPr>
              <w:instrText xml:space="preserve"> PAGEREF _Toc204638452 \h </w:instrText>
            </w:r>
            <w:r>
              <w:rPr>
                <w:noProof/>
                <w:webHidden/>
              </w:rPr>
            </w:r>
            <w:r>
              <w:rPr>
                <w:noProof/>
                <w:webHidden/>
              </w:rPr>
              <w:fldChar w:fldCharType="separate"/>
            </w:r>
            <w:r>
              <w:rPr>
                <w:noProof/>
                <w:webHidden/>
              </w:rPr>
              <w:t>9</w:t>
            </w:r>
            <w:r>
              <w:rPr>
                <w:noProof/>
                <w:webHidden/>
              </w:rPr>
              <w:fldChar w:fldCharType="end"/>
            </w:r>
          </w:hyperlink>
        </w:p>
        <w:p w:rsidR="001202C8" w:rsidRDefault="001202C8" w14:paraId="3FE92469" w14:textId="654DD051">
          <w:pPr>
            <w:pStyle w:val="TOC1"/>
            <w:tabs>
              <w:tab w:val="right" w:leader="dot" w:pos="9350"/>
            </w:tabs>
            <w:rPr>
              <w:rFonts w:asciiTheme="minorHAnsi" w:hAnsiTheme="minorHAnsi" w:eastAsiaTheme="minorEastAsia"/>
              <w:b w:val="0"/>
              <w:bCs w:val="0"/>
              <w:caps w:val="0"/>
              <w:noProof/>
              <w:lang w:val="en-CA"/>
            </w:rPr>
          </w:pPr>
          <w:hyperlink w:history="1" w:anchor="_Toc204638453">
            <w:r w:rsidRPr="00A60AD8">
              <w:rPr>
                <w:rStyle w:val="Hyperlink"/>
                <w:rFonts w:ascii="Times New Roman" w:hAnsi="Times New Roman" w:cs="Times New Roman"/>
                <w:noProof/>
                <w:lang w:val="en-CA"/>
              </w:rPr>
              <w:t>List of tables</w:t>
            </w:r>
            <w:r>
              <w:rPr>
                <w:noProof/>
                <w:webHidden/>
              </w:rPr>
              <w:tab/>
            </w:r>
            <w:r>
              <w:rPr>
                <w:noProof/>
                <w:webHidden/>
              </w:rPr>
              <w:fldChar w:fldCharType="begin"/>
            </w:r>
            <w:r>
              <w:rPr>
                <w:noProof/>
                <w:webHidden/>
              </w:rPr>
              <w:instrText xml:space="preserve"> PAGEREF _Toc204638453 \h </w:instrText>
            </w:r>
            <w:r>
              <w:rPr>
                <w:noProof/>
                <w:webHidden/>
              </w:rPr>
            </w:r>
            <w:r>
              <w:rPr>
                <w:noProof/>
                <w:webHidden/>
              </w:rPr>
              <w:fldChar w:fldCharType="separate"/>
            </w:r>
            <w:r>
              <w:rPr>
                <w:noProof/>
                <w:webHidden/>
              </w:rPr>
              <w:t>11</w:t>
            </w:r>
            <w:r>
              <w:rPr>
                <w:noProof/>
                <w:webHidden/>
              </w:rPr>
              <w:fldChar w:fldCharType="end"/>
            </w:r>
          </w:hyperlink>
        </w:p>
        <w:p w:rsidR="001202C8" w:rsidRDefault="001202C8" w14:paraId="6E269693" w14:textId="55CB9697">
          <w:pPr>
            <w:pStyle w:val="TOC1"/>
            <w:tabs>
              <w:tab w:val="right" w:leader="dot" w:pos="9350"/>
            </w:tabs>
            <w:rPr>
              <w:rFonts w:asciiTheme="minorHAnsi" w:hAnsiTheme="minorHAnsi" w:eastAsiaTheme="minorEastAsia"/>
              <w:b w:val="0"/>
              <w:bCs w:val="0"/>
              <w:caps w:val="0"/>
              <w:noProof/>
              <w:lang w:val="en-CA"/>
            </w:rPr>
          </w:pPr>
          <w:hyperlink w:history="1" w:anchor="_Toc204638454">
            <w:r w:rsidRPr="00A60AD8">
              <w:rPr>
                <w:rStyle w:val="Hyperlink"/>
                <w:rFonts w:ascii="Times New Roman" w:hAnsi="Times New Roman" w:cs="Times New Roman"/>
                <w:noProof/>
                <w:lang w:val="en-CA"/>
              </w:rPr>
              <w:t>List of figures</w:t>
            </w:r>
            <w:r>
              <w:rPr>
                <w:noProof/>
                <w:webHidden/>
              </w:rPr>
              <w:tab/>
            </w:r>
            <w:r>
              <w:rPr>
                <w:noProof/>
                <w:webHidden/>
              </w:rPr>
              <w:fldChar w:fldCharType="begin"/>
            </w:r>
            <w:r>
              <w:rPr>
                <w:noProof/>
                <w:webHidden/>
              </w:rPr>
              <w:instrText xml:space="preserve"> PAGEREF _Toc204638454 \h </w:instrText>
            </w:r>
            <w:r>
              <w:rPr>
                <w:noProof/>
                <w:webHidden/>
              </w:rPr>
            </w:r>
            <w:r>
              <w:rPr>
                <w:noProof/>
                <w:webHidden/>
              </w:rPr>
              <w:fldChar w:fldCharType="separate"/>
            </w:r>
            <w:r>
              <w:rPr>
                <w:noProof/>
                <w:webHidden/>
              </w:rPr>
              <w:t>12</w:t>
            </w:r>
            <w:r>
              <w:rPr>
                <w:noProof/>
                <w:webHidden/>
              </w:rPr>
              <w:fldChar w:fldCharType="end"/>
            </w:r>
          </w:hyperlink>
        </w:p>
        <w:p w:rsidR="001202C8" w:rsidRDefault="001202C8" w14:paraId="596B7BB7" w14:textId="4FD4954D">
          <w:pPr>
            <w:pStyle w:val="TOC1"/>
            <w:tabs>
              <w:tab w:val="right" w:leader="dot" w:pos="9350"/>
            </w:tabs>
            <w:rPr>
              <w:rFonts w:asciiTheme="minorHAnsi" w:hAnsiTheme="minorHAnsi" w:eastAsiaTheme="minorEastAsia"/>
              <w:b w:val="0"/>
              <w:bCs w:val="0"/>
              <w:caps w:val="0"/>
              <w:noProof/>
              <w:lang w:val="en-CA"/>
            </w:rPr>
          </w:pPr>
          <w:hyperlink w:history="1" w:anchor="_Toc204638455">
            <w:r w:rsidRPr="00A60AD8">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_Toc204638455 \h </w:instrText>
            </w:r>
            <w:r>
              <w:rPr>
                <w:noProof/>
                <w:webHidden/>
              </w:rPr>
            </w:r>
            <w:r>
              <w:rPr>
                <w:noProof/>
                <w:webHidden/>
              </w:rPr>
              <w:fldChar w:fldCharType="separate"/>
            </w:r>
            <w:r>
              <w:rPr>
                <w:noProof/>
                <w:webHidden/>
              </w:rPr>
              <w:t>13</w:t>
            </w:r>
            <w:r>
              <w:rPr>
                <w:noProof/>
                <w:webHidden/>
              </w:rPr>
              <w:fldChar w:fldCharType="end"/>
            </w:r>
          </w:hyperlink>
        </w:p>
        <w:p w:rsidR="001202C8" w:rsidRDefault="001202C8" w14:paraId="0B75EE21" w14:textId="5D61A8B3">
          <w:pPr>
            <w:pStyle w:val="TOC1"/>
            <w:tabs>
              <w:tab w:val="right" w:leader="dot" w:pos="9350"/>
            </w:tabs>
            <w:rPr>
              <w:rFonts w:asciiTheme="minorHAnsi" w:hAnsiTheme="minorHAnsi" w:eastAsiaTheme="minorEastAsia"/>
              <w:b w:val="0"/>
              <w:bCs w:val="0"/>
              <w:caps w:val="0"/>
              <w:noProof/>
              <w:lang w:val="en-CA"/>
            </w:rPr>
          </w:pPr>
          <w:hyperlink w:history="1" w:anchor="_Toc204638456">
            <w:r w:rsidRPr="00A60AD8">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_Toc204638456 \h </w:instrText>
            </w:r>
            <w:r>
              <w:rPr>
                <w:noProof/>
                <w:webHidden/>
              </w:rPr>
            </w:r>
            <w:r>
              <w:rPr>
                <w:noProof/>
                <w:webHidden/>
              </w:rPr>
              <w:fldChar w:fldCharType="separate"/>
            </w:r>
            <w:r>
              <w:rPr>
                <w:noProof/>
                <w:webHidden/>
              </w:rPr>
              <w:t>15</w:t>
            </w:r>
            <w:r>
              <w:rPr>
                <w:noProof/>
                <w:webHidden/>
              </w:rPr>
              <w:fldChar w:fldCharType="end"/>
            </w:r>
          </w:hyperlink>
        </w:p>
        <w:p w:rsidR="001202C8" w:rsidRDefault="001202C8" w14:paraId="463D28E0" w14:textId="1E3F010C">
          <w:pPr>
            <w:pStyle w:val="TOC3"/>
            <w:tabs>
              <w:tab w:val="right" w:leader="dot" w:pos="9350"/>
            </w:tabs>
            <w:rPr>
              <w:rFonts w:eastAsiaTheme="minorEastAsia"/>
              <w:noProof/>
              <w:sz w:val="24"/>
              <w:szCs w:val="24"/>
              <w:lang w:val="en-CA"/>
            </w:rPr>
          </w:pPr>
          <w:hyperlink w:history="1" w:anchor="_Toc204638457">
            <w:r w:rsidRPr="00A60AD8">
              <w:rPr>
                <w:rStyle w:val="Hyperlink"/>
                <w:rFonts w:ascii="Times New Roman" w:hAnsi="Times New Roman" w:eastAsia="Times New Roman" w:cs="Times New Roman"/>
                <w:b/>
                <w:bCs/>
                <w:noProof/>
                <w:lang w:val="en-CA"/>
              </w:rPr>
              <w:t>Urbanization and its effects on birds</w:t>
            </w:r>
            <w:r>
              <w:rPr>
                <w:noProof/>
                <w:webHidden/>
              </w:rPr>
              <w:tab/>
            </w:r>
            <w:r>
              <w:rPr>
                <w:noProof/>
                <w:webHidden/>
              </w:rPr>
              <w:fldChar w:fldCharType="begin"/>
            </w:r>
            <w:r>
              <w:rPr>
                <w:noProof/>
                <w:webHidden/>
              </w:rPr>
              <w:instrText xml:space="preserve"> PAGEREF _Toc204638457 \h </w:instrText>
            </w:r>
            <w:r>
              <w:rPr>
                <w:noProof/>
                <w:webHidden/>
              </w:rPr>
            </w:r>
            <w:r>
              <w:rPr>
                <w:noProof/>
                <w:webHidden/>
              </w:rPr>
              <w:fldChar w:fldCharType="separate"/>
            </w:r>
            <w:r>
              <w:rPr>
                <w:noProof/>
                <w:webHidden/>
              </w:rPr>
              <w:t>15</w:t>
            </w:r>
            <w:r>
              <w:rPr>
                <w:noProof/>
                <w:webHidden/>
              </w:rPr>
              <w:fldChar w:fldCharType="end"/>
            </w:r>
          </w:hyperlink>
        </w:p>
        <w:p w:rsidR="001202C8" w:rsidRDefault="001202C8" w14:paraId="3355FEC1" w14:textId="1BCCE965">
          <w:pPr>
            <w:pStyle w:val="TOC3"/>
            <w:tabs>
              <w:tab w:val="right" w:leader="dot" w:pos="9350"/>
            </w:tabs>
            <w:rPr>
              <w:rFonts w:eastAsiaTheme="minorEastAsia"/>
              <w:noProof/>
              <w:sz w:val="24"/>
              <w:szCs w:val="24"/>
              <w:lang w:val="en-CA"/>
            </w:rPr>
          </w:pPr>
          <w:hyperlink w:history="1" w:anchor="_Toc204638458">
            <w:r w:rsidRPr="00A60AD8">
              <w:rPr>
                <w:rStyle w:val="Hyperlink"/>
                <w:rFonts w:ascii="Times New Roman" w:hAnsi="Times New Roman" w:cs="Times New Roman"/>
                <w:b/>
                <w:bCs/>
                <w:noProof/>
                <w:lang w:val="en-CA"/>
              </w:rPr>
              <w:t>Habitat association and survival of songbirds in urban areas</w:t>
            </w:r>
            <w:r>
              <w:rPr>
                <w:noProof/>
                <w:webHidden/>
              </w:rPr>
              <w:tab/>
            </w:r>
            <w:r>
              <w:rPr>
                <w:noProof/>
                <w:webHidden/>
              </w:rPr>
              <w:fldChar w:fldCharType="begin"/>
            </w:r>
            <w:r>
              <w:rPr>
                <w:noProof/>
                <w:webHidden/>
              </w:rPr>
              <w:instrText xml:space="preserve"> PAGEREF _Toc204638458 \h </w:instrText>
            </w:r>
            <w:r>
              <w:rPr>
                <w:noProof/>
                <w:webHidden/>
              </w:rPr>
            </w:r>
            <w:r>
              <w:rPr>
                <w:noProof/>
                <w:webHidden/>
              </w:rPr>
              <w:fldChar w:fldCharType="separate"/>
            </w:r>
            <w:r>
              <w:rPr>
                <w:noProof/>
                <w:webHidden/>
              </w:rPr>
              <w:t>18</w:t>
            </w:r>
            <w:r>
              <w:rPr>
                <w:noProof/>
                <w:webHidden/>
              </w:rPr>
              <w:fldChar w:fldCharType="end"/>
            </w:r>
          </w:hyperlink>
        </w:p>
        <w:p w:rsidR="001202C8" w:rsidRDefault="001202C8" w14:paraId="051B02BD" w14:textId="0B31D766">
          <w:pPr>
            <w:pStyle w:val="TOC3"/>
            <w:tabs>
              <w:tab w:val="right" w:leader="dot" w:pos="9350"/>
            </w:tabs>
            <w:rPr>
              <w:rFonts w:eastAsiaTheme="minorEastAsia"/>
              <w:noProof/>
              <w:sz w:val="24"/>
              <w:szCs w:val="24"/>
              <w:lang w:val="en-CA"/>
            </w:rPr>
          </w:pPr>
          <w:hyperlink w:history="1" w:anchor="_Toc204638459">
            <w:r w:rsidRPr="00A60AD8">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_Toc204638459 \h </w:instrText>
            </w:r>
            <w:r>
              <w:rPr>
                <w:noProof/>
                <w:webHidden/>
              </w:rPr>
            </w:r>
            <w:r>
              <w:rPr>
                <w:noProof/>
                <w:webHidden/>
              </w:rPr>
              <w:fldChar w:fldCharType="separate"/>
            </w:r>
            <w:r>
              <w:rPr>
                <w:noProof/>
                <w:webHidden/>
              </w:rPr>
              <w:t>20</w:t>
            </w:r>
            <w:r>
              <w:rPr>
                <w:noProof/>
                <w:webHidden/>
              </w:rPr>
              <w:fldChar w:fldCharType="end"/>
            </w:r>
          </w:hyperlink>
        </w:p>
        <w:p w:rsidR="001202C8" w:rsidRDefault="001202C8" w14:paraId="7844D137" w14:textId="1885659E">
          <w:pPr>
            <w:pStyle w:val="TOC3"/>
            <w:tabs>
              <w:tab w:val="right" w:leader="dot" w:pos="9350"/>
            </w:tabs>
            <w:rPr>
              <w:rFonts w:eastAsiaTheme="minorEastAsia"/>
              <w:noProof/>
              <w:sz w:val="24"/>
              <w:szCs w:val="24"/>
              <w:lang w:val="en-CA"/>
            </w:rPr>
          </w:pPr>
          <w:hyperlink w:history="1" w:anchor="_Toc204638460">
            <w:r w:rsidRPr="00A60AD8">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_Toc204638460 \h </w:instrText>
            </w:r>
            <w:r>
              <w:rPr>
                <w:noProof/>
                <w:webHidden/>
              </w:rPr>
            </w:r>
            <w:r>
              <w:rPr>
                <w:noProof/>
                <w:webHidden/>
              </w:rPr>
              <w:fldChar w:fldCharType="separate"/>
            </w:r>
            <w:r>
              <w:rPr>
                <w:noProof/>
                <w:webHidden/>
              </w:rPr>
              <w:t>24</w:t>
            </w:r>
            <w:r>
              <w:rPr>
                <w:noProof/>
                <w:webHidden/>
              </w:rPr>
              <w:fldChar w:fldCharType="end"/>
            </w:r>
          </w:hyperlink>
        </w:p>
        <w:p w:rsidR="001202C8" w:rsidRDefault="001202C8" w14:paraId="031B32E8" w14:textId="780BEC5A">
          <w:pPr>
            <w:pStyle w:val="TOC3"/>
            <w:tabs>
              <w:tab w:val="right" w:leader="dot" w:pos="9350"/>
            </w:tabs>
            <w:rPr>
              <w:rFonts w:eastAsiaTheme="minorEastAsia"/>
              <w:noProof/>
              <w:sz w:val="24"/>
              <w:szCs w:val="24"/>
              <w:lang w:val="en-CA"/>
            </w:rPr>
          </w:pPr>
          <w:hyperlink w:history="1" w:anchor="_Toc204638461">
            <w:r w:rsidRPr="00A60AD8">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_Toc204638461 \h </w:instrText>
            </w:r>
            <w:r>
              <w:rPr>
                <w:noProof/>
                <w:webHidden/>
              </w:rPr>
            </w:r>
            <w:r>
              <w:rPr>
                <w:noProof/>
                <w:webHidden/>
              </w:rPr>
              <w:fldChar w:fldCharType="separate"/>
            </w:r>
            <w:r>
              <w:rPr>
                <w:noProof/>
                <w:webHidden/>
              </w:rPr>
              <w:t>27</w:t>
            </w:r>
            <w:r>
              <w:rPr>
                <w:noProof/>
                <w:webHidden/>
              </w:rPr>
              <w:fldChar w:fldCharType="end"/>
            </w:r>
          </w:hyperlink>
        </w:p>
        <w:p w:rsidR="001202C8" w:rsidRDefault="001202C8" w14:paraId="457C8E6D" w14:textId="01030D05">
          <w:pPr>
            <w:pStyle w:val="TOC1"/>
            <w:tabs>
              <w:tab w:val="right" w:leader="dot" w:pos="9350"/>
            </w:tabs>
            <w:rPr>
              <w:rFonts w:asciiTheme="minorHAnsi" w:hAnsiTheme="minorHAnsi" w:eastAsiaTheme="minorEastAsia"/>
              <w:b w:val="0"/>
              <w:bCs w:val="0"/>
              <w:caps w:val="0"/>
              <w:noProof/>
              <w:lang w:val="en-CA"/>
            </w:rPr>
          </w:pPr>
          <w:hyperlink w:history="1" w:anchor="_Toc204638462">
            <w:r w:rsidRPr="00A60AD8">
              <w:rPr>
                <w:rStyle w:val="Hyperlink"/>
                <w:rFonts w:ascii="Times New Roman" w:hAnsi="Times New Roman" w:cs="Times New Roman"/>
                <w:noProof/>
                <w:lang w:val="en-CA"/>
              </w:rPr>
              <w:t>Chapter 1: Larger winter home ranges in urban than peri-urban sites for a very short distance migrant, the northern cardinal (</w:t>
            </w:r>
            <w:r w:rsidRPr="00A60AD8">
              <w:rPr>
                <w:rStyle w:val="Hyperlink"/>
                <w:rFonts w:ascii="Times New Roman" w:hAnsi="Times New Roman" w:cs="Times New Roman"/>
                <w:i/>
                <w:iCs/>
                <w:noProof/>
                <w:lang w:val="en-CA"/>
              </w:rPr>
              <w:t>Cardinalis cardinalis</w:t>
            </w:r>
            <w:r w:rsidRPr="00A60AD8">
              <w:rPr>
                <w:rStyle w:val="Hyperlink"/>
                <w:rFonts w:ascii="Times New Roman" w:hAnsi="Times New Roman" w:cs="Times New Roman"/>
                <w:noProof/>
                <w:lang w:val="en-CA"/>
              </w:rPr>
              <w:t xml:space="preserve">) </w:t>
            </w:r>
            <w:r>
              <w:rPr>
                <w:noProof/>
                <w:webHidden/>
              </w:rPr>
              <w:tab/>
            </w:r>
            <w:r>
              <w:rPr>
                <w:noProof/>
                <w:webHidden/>
              </w:rPr>
              <w:fldChar w:fldCharType="begin"/>
            </w:r>
            <w:r>
              <w:rPr>
                <w:noProof/>
                <w:webHidden/>
              </w:rPr>
              <w:instrText xml:space="preserve"> PAGEREF _Toc204638462 \h </w:instrText>
            </w:r>
            <w:r>
              <w:rPr>
                <w:noProof/>
                <w:webHidden/>
              </w:rPr>
            </w:r>
            <w:r>
              <w:rPr>
                <w:noProof/>
                <w:webHidden/>
              </w:rPr>
              <w:fldChar w:fldCharType="separate"/>
            </w:r>
            <w:r>
              <w:rPr>
                <w:noProof/>
                <w:webHidden/>
              </w:rPr>
              <w:t>29</w:t>
            </w:r>
            <w:r>
              <w:rPr>
                <w:noProof/>
                <w:webHidden/>
              </w:rPr>
              <w:fldChar w:fldCharType="end"/>
            </w:r>
          </w:hyperlink>
        </w:p>
        <w:p w:rsidR="001202C8" w:rsidRDefault="001202C8" w14:paraId="5670C284" w14:textId="2A0E6D52">
          <w:pPr>
            <w:pStyle w:val="TOC3"/>
            <w:tabs>
              <w:tab w:val="right" w:leader="dot" w:pos="9350"/>
            </w:tabs>
            <w:rPr>
              <w:rFonts w:eastAsiaTheme="minorEastAsia"/>
              <w:noProof/>
              <w:sz w:val="24"/>
              <w:szCs w:val="24"/>
              <w:lang w:val="en-CA"/>
            </w:rPr>
          </w:pPr>
          <w:hyperlink w:history="1" w:anchor="_Toc204638463">
            <w:r w:rsidRPr="00A60AD8">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_Toc204638463 \h </w:instrText>
            </w:r>
            <w:r>
              <w:rPr>
                <w:noProof/>
                <w:webHidden/>
              </w:rPr>
            </w:r>
            <w:r>
              <w:rPr>
                <w:noProof/>
                <w:webHidden/>
              </w:rPr>
              <w:fldChar w:fldCharType="separate"/>
            </w:r>
            <w:r>
              <w:rPr>
                <w:noProof/>
                <w:webHidden/>
              </w:rPr>
              <w:t>29</w:t>
            </w:r>
            <w:r>
              <w:rPr>
                <w:noProof/>
                <w:webHidden/>
              </w:rPr>
              <w:fldChar w:fldCharType="end"/>
            </w:r>
          </w:hyperlink>
        </w:p>
        <w:p w:rsidR="001202C8" w:rsidRDefault="001202C8" w14:paraId="3EE32768" w14:textId="2C7C0737">
          <w:pPr>
            <w:pStyle w:val="TOC3"/>
            <w:tabs>
              <w:tab w:val="right" w:leader="dot" w:pos="9350"/>
            </w:tabs>
            <w:rPr>
              <w:rFonts w:eastAsiaTheme="minorEastAsia"/>
              <w:noProof/>
              <w:sz w:val="24"/>
              <w:szCs w:val="24"/>
              <w:lang w:val="en-CA"/>
            </w:rPr>
          </w:pPr>
          <w:hyperlink w:history="1" w:anchor="_Toc204638464">
            <w:r w:rsidRPr="00A60AD8">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_Toc204638464 \h </w:instrText>
            </w:r>
            <w:r>
              <w:rPr>
                <w:noProof/>
                <w:webHidden/>
              </w:rPr>
            </w:r>
            <w:r>
              <w:rPr>
                <w:noProof/>
                <w:webHidden/>
              </w:rPr>
              <w:fldChar w:fldCharType="separate"/>
            </w:r>
            <w:r>
              <w:rPr>
                <w:noProof/>
                <w:webHidden/>
              </w:rPr>
              <w:t>30</w:t>
            </w:r>
            <w:r>
              <w:rPr>
                <w:noProof/>
                <w:webHidden/>
              </w:rPr>
              <w:fldChar w:fldCharType="end"/>
            </w:r>
          </w:hyperlink>
        </w:p>
        <w:p w:rsidR="001202C8" w:rsidRDefault="001202C8" w14:paraId="2B6B9860" w14:textId="47F7C48D">
          <w:pPr>
            <w:pStyle w:val="TOC3"/>
            <w:tabs>
              <w:tab w:val="right" w:leader="dot" w:pos="9350"/>
            </w:tabs>
            <w:rPr>
              <w:rFonts w:eastAsiaTheme="minorEastAsia"/>
              <w:noProof/>
              <w:sz w:val="24"/>
              <w:szCs w:val="24"/>
              <w:lang w:val="en-CA"/>
            </w:rPr>
          </w:pPr>
          <w:hyperlink w:history="1" w:anchor="_Toc204638465">
            <w:r w:rsidRPr="00A60AD8">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_Toc204638465 \h </w:instrText>
            </w:r>
            <w:r>
              <w:rPr>
                <w:noProof/>
                <w:webHidden/>
              </w:rPr>
            </w:r>
            <w:r>
              <w:rPr>
                <w:noProof/>
                <w:webHidden/>
              </w:rPr>
              <w:fldChar w:fldCharType="separate"/>
            </w:r>
            <w:r>
              <w:rPr>
                <w:noProof/>
                <w:webHidden/>
              </w:rPr>
              <w:t>33</w:t>
            </w:r>
            <w:r>
              <w:rPr>
                <w:noProof/>
                <w:webHidden/>
              </w:rPr>
              <w:fldChar w:fldCharType="end"/>
            </w:r>
          </w:hyperlink>
        </w:p>
        <w:p w:rsidR="001202C8" w:rsidRDefault="001202C8" w14:paraId="59C15B50" w14:textId="2B3C869B">
          <w:pPr>
            <w:pStyle w:val="TOC3"/>
            <w:tabs>
              <w:tab w:val="right" w:leader="dot" w:pos="9350"/>
            </w:tabs>
            <w:rPr>
              <w:rFonts w:eastAsiaTheme="minorEastAsia"/>
              <w:noProof/>
              <w:sz w:val="24"/>
              <w:szCs w:val="24"/>
              <w:lang w:val="en-CA"/>
            </w:rPr>
          </w:pPr>
          <w:hyperlink w:history="1" w:anchor="_Toc204638466">
            <w:r w:rsidRPr="00A60AD8">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_Toc204638466 \h </w:instrText>
            </w:r>
            <w:r>
              <w:rPr>
                <w:noProof/>
                <w:webHidden/>
              </w:rPr>
            </w:r>
            <w:r>
              <w:rPr>
                <w:noProof/>
                <w:webHidden/>
              </w:rPr>
              <w:fldChar w:fldCharType="separate"/>
            </w:r>
            <w:r>
              <w:rPr>
                <w:noProof/>
                <w:webHidden/>
              </w:rPr>
              <w:t>33</w:t>
            </w:r>
            <w:r>
              <w:rPr>
                <w:noProof/>
                <w:webHidden/>
              </w:rPr>
              <w:fldChar w:fldCharType="end"/>
            </w:r>
          </w:hyperlink>
        </w:p>
        <w:p w:rsidR="001202C8" w:rsidRDefault="001202C8" w14:paraId="69D8EDFE" w14:textId="6C400CFE">
          <w:pPr>
            <w:pStyle w:val="TOC3"/>
            <w:tabs>
              <w:tab w:val="right" w:leader="dot" w:pos="9350"/>
            </w:tabs>
            <w:rPr>
              <w:rFonts w:eastAsiaTheme="minorEastAsia"/>
              <w:noProof/>
              <w:sz w:val="24"/>
              <w:szCs w:val="24"/>
              <w:lang w:val="en-CA"/>
            </w:rPr>
          </w:pPr>
          <w:hyperlink w:history="1" w:anchor="_Toc204638467">
            <w:r w:rsidRPr="00A60AD8">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_Toc204638467 \h </w:instrText>
            </w:r>
            <w:r>
              <w:rPr>
                <w:noProof/>
                <w:webHidden/>
              </w:rPr>
            </w:r>
            <w:r>
              <w:rPr>
                <w:noProof/>
                <w:webHidden/>
              </w:rPr>
              <w:fldChar w:fldCharType="separate"/>
            </w:r>
            <w:r>
              <w:rPr>
                <w:noProof/>
                <w:webHidden/>
              </w:rPr>
              <w:t>35</w:t>
            </w:r>
            <w:r>
              <w:rPr>
                <w:noProof/>
                <w:webHidden/>
              </w:rPr>
              <w:fldChar w:fldCharType="end"/>
            </w:r>
          </w:hyperlink>
        </w:p>
        <w:p w:rsidR="001202C8" w:rsidRDefault="001202C8" w14:paraId="422F129F" w14:textId="4B7F1E16">
          <w:pPr>
            <w:pStyle w:val="TOC3"/>
            <w:tabs>
              <w:tab w:val="right" w:leader="dot" w:pos="9350"/>
            </w:tabs>
            <w:rPr>
              <w:rFonts w:eastAsiaTheme="minorEastAsia"/>
              <w:noProof/>
              <w:sz w:val="24"/>
              <w:szCs w:val="24"/>
              <w:lang w:val="en-CA"/>
            </w:rPr>
          </w:pPr>
          <w:hyperlink w:history="1" w:anchor="_Toc204638468">
            <w:r w:rsidRPr="00A60AD8">
              <w:rPr>
                <w:rStyle w:val="Hyperlink"/>
                <w:rFonts w:ascii="Times New Roman" w:hAnsi="Times New Roman" w:cs="Times New Roman"/>
                <w:noProof/>
                <w:lang w:val="en-CA"/>
              </w:rPr>
              <w:t>Non-breeding season tracking and home range estimations</w:t>
            </w:r>
            <w:r>
              <w:rPr>
                <w:noProof/>
                <w:webHidden/>
              </w:rPr>
              <w:tab/>
            </w:r>
            <w:r>
              <w:rPr>
                <w:noProof/>
                <w:webHidden/>
              </w:rPr>
              <w:fldChar w:fldCharType="begin"/>
            </w:r>
            <w:r>
              <w:rPr>
                <w:noProof/>
                <w:webHidden/>
              </w:rPr>
              <w:instrText xml:space="preserve"> PAGEREF _Toc204638468 \h </w:instrText>
            </w:r>
            <w:r>
              <w:rPr>
                <w:noProof/>
                <w:webHidden/>
              </w:rPr>
            </w:r>
            <w:r>
              <w:rPr>
                <w:noProof/>
                <w:webHidden/>
              </w:rPr>
              <w:fldChar w:fldCharType="separate"/>
            </w:r>
            <w:r>
              <w:rPr>
                <w:noProof/>
                <w:webHidden/>
              </w:rPr>
              <w:t>36</w:t>
            </w:r>
            <w:r>
              <w:rPr>
                <w:noProof/>
                <w:webHidden/>
              </w:rPr>
              <w:fldChar w:fldCharType="end"/>
            </w:r>
          </w:hyperlink>
        </w:p>
        <w:p w:rsidR="001202C8" w:rsidRDefault="001202C8" w14:paraId="22EA4670" w14:textId="5685872C">
          <w:pPr>
            <w:pStyle w:val="TOC3"/>
            <w:tabs>
              <w:tab w:val="right" w:leader="dot" w:pos="9350"/>
            </w:tabs>
            <w:rPr>
              <w:rFonts w:eastAsiaTheme="minorEastAsia"/>
              <w:noProof/>
              <w:sz w:val="24"/>
              <w:szCs w:val="24"/>
              <w:lang w:val="en-CA"/>
            </w:rPr>
          </w:pPr>
          <w:hyperlink w:history="1" w:anchor="_Toc204638469">
            <w:r w:rsidRPr="00A60AD8">
              <w:rPr>
                <w:rStyle w:val="Hyperlink"/>
                <w:rFonts w:ascii="Times New Roman" w:hAnsi="Times New Roman" w:cs="Times New Roman"/>
                <w:noProof/>
                <w:lang w:val="en-CA"/>
              </w:rPr>
              <w:t>Scale of effect</w:t>
            </w:r>
            <w:r>
              <w:rPr>
                <w:noProof/>
                <w:webHidden/>
              </w:rPr>
              <w:tab/>
            </w:r>
            <w:r>
              <w:rPr>
                <w:noProof/>
                <w:webHidden/>
              </w:rPr>
              <w:fldChar w:fldCharType="begin"/>
            </w:r>
            <w:r>
              <w:rPr>
                <w:noProof/>
                <w:webHidden/>
              </w:rPr>
              <w:instrText xml:space="preserve"> PAGEREF _Toc204638469 \h </w:instrText>
            </w:r>
            <w:r>
              <w:rPr>
                <w:noProof/>
                <w:webHidden/>
              </w:rPr>
            </w:r>
            <w:r>
              <w:rPr>
                <w:noProof/>
                <w:webHidden/>
              </w:rPr>
              <w:fldChar w:fldCharType="separate"/>
            </w:r>
            <w:r>
              <w:rPr>
                <w:noProof/>
                <w:webHidden/>
              </w:rPr>
              <w:t>38</w:t>
            </w:r>
            <w:r>
              <w:rPr>
                <w:noProof/>
                <w:webHidden/>
              </w:rPr>
              <w:fldChar w:fldCharType="end"/>
            </w:r>
          </w:hyperlink>
        </w:p>
        <w:p w:rsidR="001202C8" w:rsidRDefault="001202C8" w14:paraId="109D0704" w14:textId="11D1ED53">
          <w:pPr>
            <w:pStyle w:val="TOC3"/>
            <w:tabs>
              <w:tab w:val="right" w:leader="dot" w:pos="9350"/>
            </w:tabs>
            <w:rPr>
              <w:rFonts w:eastAsiaTheme="minorEastAsia"/>
              <w:noProof/>
              <w:sz w:val="24"/>
              <w:szCs w:val="24"/>
              <w:lang w:val="en-CA"/>
            </w:rPr>
          </w:pPr>
          <w:hyperlink w:history="1" w:anchor="_Toc204638470">
            <w:r w:rsidRPr="00A60AD8">
              <w:rPr>
                <w:rStyle w:val="Hyperlink"/>
                <w:rFonts w:ascii="Times New Roman" w:hAnsi="Times New Roman" w:cs="Times New Roman"/>
                <w:noProof/>
                <w:lang w:val="en-CA"/>
              </w:rPr>
              <w:t>Use-availability analysis</w:t>
            </w:r>
            <w:r>
              <w:rPr>
                <w:noProof/>
                <w:webHidden/>
              </w:rPr>
              <w:tab/>
            </w:r>
            <w:r>
              <w:rPr>
                <w:noProof/>
                <w:webHidden/>
              </w:rPr>
              <w:fldChar w:fldCharType="begin"/>
            </w:r>
            <w:r>
              <w:rPr>
                <w:noProof/>
                <w:webHidden/>
              </w:rPr>
              <w:instrText xml:space="preserve"> PAGEREF _Toc204638470 \h </w:instrText>
            </w:r>
            <w:r>
              <w:rPr>
                <w:noProof/>
                <w:webHidden/>
              </w:rPr>
            </w:r>
            <w:r>
              <w:rPr>
                <w:noProof/>
                <w:webHidden/>
              </w:rPr>
              <w:fldChar w:fldCharType="separate"/>
            </w:r>
            <w:r>
              <w:rPr>
                <w:noProof/>
                <w:webHidden/>
              </w:rPr>
              <w:t>38</w:t>
            </w:r>
            <w:r>
              <w:rPr>
                <w:noProof/>
                <w:webHidden/>
              </w:rPr>
              <w:fldChar w:fldCharType="end"/>
            </w:r>
          </w:hyperlink>
        </w:p>
        <w:p w:rsidR="001202C8" w:rsidRDefault="001202C8" w14:paraId="7322CD23" w14:textId="7E4CDB3D">
          <w:pPr>
            <w:pStyle w:val="TOC3"/>
            <w:tabs>
              <w:tab w:val="right" w:leader="dot" w:pos="9350"/>
            </w:tabs>
            <w:rPr>
              <w:rFonts w:eastAsiaTheme="minorEastAsia"/>
              <w:noProof/>
              <w:sz w:val="24"/>
              <w:szCs w:val="24"/>
              <w:lang w:val="en-CA"/>
            </w:rPr>
          </w:pPr>
          <w:hyperlink w:history="1" w:anchor="_Toc204638471">
            <w:r w:rsidRPr="00A60AD8">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_Toc204638471 \h </w:instrText>
            </w:r>
            <w:r>
              <w:rPr>
                <w:noProof/>
                <w:webHidden/>
              </w:rPr>
            </w:r>
            <w:r>
              <w:rPr>
                <w:noProof/>
                <w:webHidden/>
              </w:rPr>
              <w:fldChar w:fldCharType="separate"/>
            </w:r>
            <w:r>
              <w:rPr>
                <w:noProof/>
                <w:webHidden/>
              </w:rPr>
              <w:t>39</w:t>
            </w:r>
            <w:r>
              <w:rPr>
                <w:noProof/>
                <w:webHidden/>
              </w:rPr>
              <w:fldChar w:fldCharType="end"/>
            </w:r>
          </w:hyperlink>
        </w:p>
        <w:p w:rsidR="001202C8" w:rsidRDefault="001202C8" w14:paraId="1924A9C2" w14:textId="086DC992">
          <w:pPr>
            <w:pStyle w:val="TOC3"/>
            <w:tabs>
              <w:tab w:val="right" w:leader="dot" w:pos="9350"/>
            </w:tabs>
            <w:rPr>
              <w:rFonts w:eastAsiaTheme="minorEastAsia"/>
              <w:noProof/>
              <w:sz w:val="24"/>
              <w:szCs w:val="24"/>
              <w:lang w:val="en-CA"/>
            </w:rPr>
          </w:pPr>
          <w:hyperlink w:history="1" w:anchor="_Toc204638472">
            <w:r w:rsidRPr="00A60AD8">
              <w:rPr>
                <w:rStyle w:val="Hyperlink"/>
                <w:rFonts w:ascii="Times New Roman" w:hAnsi="Times New Roman" w:cs="Times New Roman"/>
                <w:noProof/>
                <w:lang w:val="en-CA"/>
              </w:rPr>
              <w:t>Core areas and home ranges</w:t>
            </w:r>
            <w:r>
              <w:rPr>
                <w:noProof/>
                <w:webHidden/>
              </w:rPr>
              <w:tab/>
            </w:r>
            <w:r>
              <w:rPr>
                <w:noProof/>
                <w:webHidden/>
              </w:rPr>
              <w:fldChar w:fldCharType="begin"/>
            </w:r>
            <w:r>
              <w:rPr>
                <w:noProof/>
                <w:webHidden/>
              </w:rPr>
              <w:instrText xml:space="preserve"> PAGEREF _Toc204638472 \h </w:instrText>
            </w:r>
            <w:r>
              <w:rPr>
                <w:noProof/>
                <w:webHidden/>
              </w:rPr>
            </w:r>
            <w:r>
              <w:rPr>
                <w:noProof/>
                <w:webHidden/>
              </w:rPr>
              <w:fldChar w:fldCharType="separate"/>
            </w:r>
            <w:r>
              <w:rPr>
                <w:noProof/>
                <w:webHidden/>
              </w:rPr>
              <w:t>43</w:t>
            </w:r>
            <w:r>
              <w:rPr>
                <w:noProof/>
                <w:webHidden/>
              </w:rPr>
              <w:fldChar w:fldCharType="end"/>
            </w:r>
          </w:hyperlink>
        </w:p>
        <w:p w:rsidR="001202C8" w:rsidRDefault="001202C8" w14:paraId="2E913C7D" w14:textId="3B6B4CB0">
          <w:pPr>
            <w:pStyle w:val="TOC3"/>
            <w:tabs>
              <w:tab w:val="right" w:leader="dot" w:pos="9350"/>
            </w:tabs>
            <w:rPr>
              <w:rFonts w:eastAsiaTheme="minorEastAsia"/>
              <w:noProof/>
              <w:sz w:val="24"/>
              <w:szCs w:val="24"/>
              <w:lang w:val="en-CA"/>
            </w:rPr>
          </w:pPr>
          <w:hyperlink w:history="1" w:anchor="_Toc204638473">
            <w:r w:rsidRPr="00A60AD8">
              <w:rPr>
                <w:rStyle w:val="Hyperlink"/>
                <w:rFonts w:ascii="Times New Roman" w:hAnsi="Times New Roman" w:cs="Times New Roman"/>
                <w:noProof/>
                <w:lang w:val="en-CA"/>
              </w:rPr>
              <w:t>Scale of association to habitat</w:t>
            </w:r>
            <w:r>
              <w:rPr>
                <w:noProof/>
                <w:webHidden/>
              </w:rPr>
              <w:tab/>
            </w:r>
            <w:r>
              <w:rPr>
                <w:noProof/>
                <w:webHidden/>
              </w:rPr>
              <w:fldChar w:fldCharType="begin"/>
            </w:r>
            <w:r>
              <w:rPr>
                <w:noProof/>
                <w:webHidden/>
              </w:rPr>
              <w:instrText xml:space="preserve"> PAGEREF _Toc204638473 \h </w:instrText>
            </w:r>
            <w:r>
              <w:rPr>
                <w:noProof/>
                <w:webHidden/>
              </w:rPr>
            </w:r>
            <w:r>
              <w:rPr>
                <w:noProof/>
                <w:webHidden/>
              </w:rPr>
              <w:fldChar w:fldCharType="separate"/>
            </w:r>
            <w:r>
              <w:rPr>
                <w:noProof/>
                <w:webHidden/>
              </w:rPr>
              <w:t>44</w:t>
            </w:r>
            <w:r>
              <w:rPr>
                <w:noProof/>
                <w:webHidden/>
              </w:rPr>
              <w:fldChar w:fldCharType="end"/>
            </w:r>
          </w:hyperlink>
        </w:p>
        <w:p w:rsidR="001202C8" w:rsidRDefault="001202C8" w14:paraId="14CA460E" w14:textId="59A8EE17">
          <w:pPr>
            <w:pStyle w:val="TOC3"/>
            <w:tabs>
              <w:tab w:val="right" w:leader="dot" w:pos="9350"/>
            </w:tabs>
            <w:rPr>
              <w:rFonts w:eastAsiaTheme="minorEastAsia"/>
              <w:noProof/>
              <w:sz w:val="24"/>
              <w:szCs w:val="24"/>
              <w:lang w:val="en-CA"/>
            </w:rPr>
          </w:pPr>
          <w:hyperlink w:history="1" w:anchor="_Toc204638474">
            <w:r w:rsidRPr="00A60AD8">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_Toc204638474 \h </w:instrText>
            </w:r>
            <w:r>
              <w:rPr>
                <w:noProof/>
                <w:webHidden/>
              </w:rPr>
            </w:r>
            <w:r>
              <w:rPr>
                <w:noProof/>
                <w:webHidden/>
              </w:rPr>
              <w:fldChar w:fldCharType="separate"/>
            </w:r>
            <w:r>
              <w:rPr>
                <w:noProof/>
                <w:webHidden/>
              </w:rPr>
              <w:t>45</w:t>
            </w:r>
            <w:r>
              <w:rPr>
                <w:noProof/>
                <w:webHidden/>
              </w:rPr>
              <w:fldChar w:fldCharType="end"/>
            </w:r>
          </w:hyperlink>
        </w:p>
        <w:p w:rsidR="001202C8" w:rsidRDefault="001202C8" w14:paraId="2EEE34DE" w14:textId="0B7B4003">
          <w:pPr>
            <w:pStyle w:val="TOC3"/>
            <w:tabs>
              <w:tab w:val="right" w:leader="dot" w:pos="9350"/>
            </w:tabs>
            <w:rPr>
              <w:rFonts w:eastAsiaTheme="minorEastAsia"/>
              <w:noProof/>
              <w:sz w:val="24"/>
              <w:szCs w:val="24"/>
              <w:lang w:val="en-CA"/>
            </w:rPr>
          </w:pPr>
          <w:hyperlink w:history="1" w:anchor="_Toc204638475">
            <w:r w:rsidRPr="00A60AD8">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_Toc204638475 \h </w:instrText>
            </w:r>
            <w:r>
              <w:rPr>
                <w:noProof/>
                <w:webHidden/>
              </w:rPr>
            </w:r>
            <w:r>
              <w:rPr>
                <w:noProof/>
                <w:webHidden/>
              </w:rPr>
              <w:fldChar w:fldCharType="separate"/>
            </w:r>
            <w:r>
              <w:rPr>
                <w:noProof/>
                <w:webHidden/>
              </w:rPr>
              <w:t>49</w:t>
            </w:r>
            <w:r>
              <w:rPr>
                <w:noProof/>
                <w:webHidden/>
              </w:rPr>
              <w:fldChar w:fldCharType="end"/>
            </w:r>
          </w:hyperlink>
        </w:p>
        <w:p w:rsidR="001202C8" w:rsidRDefault="001202C8" w14:paraId="036F01D1" w14:textId="238FE5FD">
          <w:pPr>
            <w:pStyle w:val="TOC3"/>
            <w:tabs>
              <w:tab w:val="right" w:leader="dot" w:pos="9350"/>
            </w:tabs>
            <w:rPr>
              <w:rFonts w:eastAsiaTheme="minorEastAsia"/>
              <w:noProof/>
              <w:sz w:val="24"/>
              <w:szCs w:val="24"/>
              <w:lang w:val="en-CA"/>
            </w:rPr>
          </w:pPr>
          <w:hyperlink w:history="1" w:anchor="_Toc204638476">
            <w:r w:rsidRPr="00A60AD8">
              <w:rPr>
                <w:rStyle w:val="Hyperlink"/>
                <w:rFonts w:ascii="Times New Roman" w:hAnsi="Times New Roman" w:cs="Times New Roman"/>
                <w:noProof/>
                <w:lang w:val="en-CA"/>
              </w:rPr>
              <w:t>Larger home ranges and supplemental feeding</w:t>
            </w:r>
            <w:r>
              <w:rPr>
                <w:noProof/>
                <w:webHidden/>
              </w:rPr>
              <w:tab/>
            </w:r>
            <w:r>
              <w:rPr>
                <w:noProof/>
                <w:webHidden/>
              </w:rPr>
              <w:fldChar w:fldCharType="begin"/>
            </w:r>
            <w:r>
              <w:rPr>
                <w:noProof/>
                <w:webHidden/>
              </w:rPr>
              <w:instrText xml:space="preserve"> PAGEREF _Toc204638476 \h </w:instrText>
            </w:r>
            <w:r>
              <w:rPr>
                <w:noProof/>
                <w:webHidden/>
              </w:rPr>
            </w:r>
            <w:r>
              <w:rPr>
                <w:noProof/>
                <w:webHidden/>
              </w:rPr>
              <w:fldChar w:fldCharType="separate"/>
            </w:r>
            <w:r>
              <w:rPr>
                <w:noProof/>
                <w:webHidden/>
              </w:rPr>
              <w:t>51</w:t>
            </w:r>
            <w:r>
              <w:rPr>
                <w:noProof/>
                <w:webHidden/>
              </w:rPr>
              <w:fldChar w:fldCharType="end"/>
            </w:r>
          </w:hyperlink>
        </w:p>
        <w:p w:rsidR="001202C8" w:rsidRDefault="001202C8" w14:paraId="54A5683F" w14:textId="069E5230">
          <w:pPr>
            <w:pStyle w:val="TOC3"/>
            <w:tabs>
              <w:tab w:val="right" w:leader="dot" w:pos="9350"/>
            </w:tabs>
            <w:rPr>
              <w:rFonts w:eastAsiaTheme="minorEastAsia"/>
              <w:noProof/>
              <w:sz w:val="24"/>
              <w:szCs w:val="24"/>
              <w:lang w:val="en-CA"/>
            </w:rPr>
          </w:pPr>
          <w:hyperlink w:history="1" w:anchor="_Toc204638477">
            <w:r w:rsidRPr="00A60AD8">
              <w:rPr>
                <w:rStyle w:val="Hyperlink"/>
                <w:rFonts w:ascii="Times New Roman" w:hAnsi="Times New Roman" w:cs="Times New Roman"/>
                <w:noProof/>
                <w:lang w:val="en-CA"/>
              </w:rPr>
              <w:t>Small scale of association to habitat regardless of urbanization level</w:t>
            </w:r>
            <w:r>
              <w:rPr>
                <w:noProof/>
                <w:webHidden/>
              </w:rPr>
              <w:tab/>
            </w:r>
            <w:r>
              <w:rPr>
                <w:noProof/>
                <w:webHidden/>
              </w:rPr>
              <w:fldChar w:fldCharType="begin"/>
            </w:r>
            <w:r>
              <w:rPr>
                <w:noProof/>
                <w:webHidden/>
              </w:rPr>
              <w:instrText xml:space="preserve"> PAGEREF _Toc204638477 \h </w:instrText>
            </w:r>
            <w:r>
              <w:rPr>
                <w:noProof/>
                <w:webHidden/>
              </w:rPr>
            </w:r>
            <w:r>
              <w:rPr>
                <w:noProof/>
                <w:webHidden/>
              </w:rPr>
              <w:fldChar w:fldCharType="separate"/>
            </w:r>
            <w:r>
              <w:rPr>
                <w:noProof/>
                <w:webHidden/>
              </w:rPr>
              <w:t>52</w:t>
            </w:r>
            <w:r>
              <w:rPr>
                <w:noProof/>
                <w:webHidden/>
              </w:rPr>
              <w:fldChar w:fldCharType="end"/>
            </w:r>
          </w:hyperlink>
        </w:p>
        <w:p w:rsidR="001202C8" w:rsidRDefault="001202C8" w14:paraId="689D1100" w14:textId="277EDFAA">
          <w:pPr>
            <w:pStyle w:val="TOC3"/>
            <w:tabs>
              <w:tab w:val="right" w:leader="dot" w:pos="9350"/>
            </w:tabs>
            <w:rPr>
              <w:rFonts w:eastAsiaTheme="minorEastAsia"/>
              <w:noProof/>
              <w:sz w:val="24"/>
              <w:szCs w:val="24"/>
              <w:lang w:val="en-CA"/>
            </w:rPr>
          </w:pPr>
          <w:hyperlink w:history="1" w:anchor="_Toc204638478">
            <w:r w:rsidRPr="00A60AD8">
              <w:rPr>
                <w:rStyle w:val="Hyperlink"/>
                <w:rFonts w:ascii="Times New Roman" w:hAnsi="Times New Roman" w:cs="Times New Roman"/>
                <w:noProof/>
                <w:lang w:val="en-CA"/>
              </w:rPr>
              <w:t>Variation of preferred habitat factors across an urbanization gradient</w:t>
            </w:r>
            <w:r>
              <w:rPr>
                <w:noProof/>
                <w:webHidden/>
              </w:rPr>
              <w:tab/>
            </w:r>
            <w:r>
              <w:rPr>
                <w:noProof/>
                <w:webHidden/>
              </w:rPr>
              <w:fldChar w:fldCharType="begin"/>
            </w:r>
            <w:r>
              <w:rPr>
                <w:noProof/>
                <w:webHidden/>
              </w:rPr>
              <w:instrText xml:space="preserve"> PAGEREF _Toc204638478 \h </w:instrText>
            </w:r>
            <w:r>
              <w:rPr>
                <w:noProof/>
                <w:webHidden/>
              </w:rPr>
            </w:r>
            <w:r>
              <w:rPr>
                <w:noProof/>
                <w:webHidden/>
              </w:rPr>
              <w:fldChar w:fldCharType="separate"/>
            </w:r>
            <w:r>
              <w:rPr>
                <w:noProof/>
                <w:webHidden/>
              </w:rPr>
              <w:t>53</w:t>
            </w:r>
            <w:r>
              <w:rPr>
                <w:noProof/>
                <w:webHidden/>
              </w:rPr>
              <w:fldChar w:fldCharType="end"/>
            </w:r>
          </w:hyperlink>
        </w:p>
        <w:p w:rsidR="001202C8" w:rsidRDefault="001202C8" w14:paraId="6CA21E37" w14:textId="356BA23A">
          <w:pPr>
            <w:pStyle w:val="TOC1"/>
            <w:tabs>
              <w:tab w:val="right" w:leader="dot" w:pos="9350"/>
            </w:tabs>
            <w:rPr>
              <w:rFonts w:asciiTheme="minorHAnsi" w:hAnsiTheme="minorHAnsi" w:eastAsiaTheme="minorEastAsia"/>
              <w:b w:val="0"/>
              <w:bCs w:val="0"/>
              <w:caps w:val="0"/>
              <w:noProof/>
              <w:lang w:val="en-CA"/>
            </w:rPr>
          </w:pPr>
          <w:hyperlink w:history="1" w:anchor="_Toc204638479">
            <w:r w:rsidRPr="00A60AD8">
              <w:rPr>
                <w:rStyle w:val="Hyperlink"/>
                <w:rFonts w:ascii="Times New Roman" w:hAnsi="Times New Roman" w:cs="Times New Roman"/>
                <w:noProof/>
                <w:lang w:val="en-CA"/>
              </w:rPr>
              <w:t>Chapter 2: Northern cardinals (</w:t>
            </w:r>
            <w:r w:rsidRPr="00A60AD8">
              <w:rPr>
                <w:rStyle w:val="Hyperlink"/>
                <w:rFonts w:ascii="Times New Roman" w:hAnsi="Times New Roman" w:cs="Times New Roman"/>
                <w:i/>
                <w:iCs/>
                <w:noProof/>
                <w:lang w:val="en-CA"/>
              </w:rPr>
              <w:t>Cardinalis cardinalis</w:t>
            </w:r>
            <w:r w:rsidRPr="00A60AD8">
              <w:rPr>
                <w:rStyle w:val="Hyperlink"/>
                <w:rFonts w:ascii="Times New Roman" w:hAnsi="Times New Roman" w:cs="Times New Roman"/>
                <w:noProof/>
                <w:lang w:val="en-CA"/>
              </w:rPr>
              <w:t>) exhibit seasonal changes of onset and end of daily activities in urban areas</w:t>
            </w:r>
            <w:r>
              <w:rPr>
                <w:noProof/>
                <w:webHidden/>
              </w:rPr>
              <w:tab/>
            </w:r>
            <w:r>
              <w:rPr>
                <w:noProof/>
                <w:webHidden/>
              </w:rPr>
              <w:fldChar w:fldCharType="begin"/>
            </w:r>
            <w:r>
              <w:rPr>
                <w:noProof/>
                <w:webHidden/>
              </w:rPr>
              <w:instrText xml:space="preserve"> PAGEREF _Toc204638479 \h </w:instrText>
            </w:r>
            <w:r>
              <w:rPr>
                <w:noProof/>
                <w:webHidden/>
              </w:rPr>
            </w:r>
            <w:r>
              <w:rPr>
                <w:noProof/>
                <w:webHidden/>
              </w:rPr>
              <w:fldChar w:fldCharType="separate"/>
            </w:r>
            <w:r>
              <w:rPr>
                <w:noProof/>
                <w:webHidden/>
              </w:rPr>
              <w:t>55</w:t>
            </w:r>
            <w:r>
              <w:rPr>
                <w:noProof/>
                <w:webHidden/>
              </w:rPr>
              <w:fldChar w:fldCharType="end"/>
            </w:r>
          </w:hyperlink>
        </w:p>
        <w:p w:rsidR="001202C8" w:rsidRDefault="001202C8" w14:paraId="226E0F6E" w14:textId="66E39B1F">
          <w:pPr>
            <w:pStyle w:val="TOC3"/>
            <w:tabs>
              <w:tab w:val="right" w:leader="dot" w:pos="9350"/>
            </w:tabs>
            <w:rPr>
              <w:rFonts w:eastAsiaTheme="minorEastAsia"/>
              <w:noProof/>
              <w:sz w:val="24"/>
              <w:szCs w:val="24"/>
              <w:lang w:val="en-CA"/>
            </w:rPr>
          </w:pPr>
          <w:hyperlink w:history="1" w:anchor="_Toc204638480">
            <w:r w:rsidRPr="00A60AD8">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_Toc204638480 \h </w:instrText>
            </w:r>
            <w:r>
              <w:rPr>
                <w:noProof/>
                <w:webHidden/>
              </w:rPr>
            </w:r>
            <w:r>
              <w:rPr>
                <w:noProof/>
                <w:webHidden/>
              </w:rPr>
              <w:fldChar w:fldCharType="separate"/>
            </w:r>
            <w:r>
              <w:rPr>
                <w:noProof/>
                <w:webHidden/>
              </w:rPr>
              <w:t>55</w:t>
            </w:r>
            <w:r>
              <w:rPr>
                <w:noProof/>
                <w:webHidden/>
              </w:rPr>
              <w:fldChar w:fldCharType="end"/>
            </w:r>
          </w:hyperlink>
        </w:p>
        <w:p w:rsidR="001202C8" w:rsidRDefault="001202C8" w14:paraId="7352B491" w14:textId="038E68E9">
          <w:pPr>
            <w:pStyle w:val="TOC3"/>
            <w:tabs>
              <w:tab w:val="right" w:leader="dot" w:pos="9350"/>
            </w:tabs>
            <w:rPr>
              <w:rFonts w:eastAsiaTheme="minorEastAsia"/>
              <w:noProof/>
              <w:sz w:val="24"/>
              <w:szCs w:val="24"/>
              <w:lang w:val="en-CA"/>
            </w:rPr>
          </w:pPr>
          <w:hyperlink w:history="1" w:anchor="_Toc204638481">
            <w:r w:rsidRPr="00A60AD8">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_Toc204638481 \h </w:instrText>
            </w:r>
            <w:r>
              <w:rPr>
                <w:noProof/>
                <w:webHidden/>
              </w:rPr>
            </w:r>
            <w:r>
              <w:rPr>
                <w:noProof/>
                <w:webHidden/>
              </w:rPr>
              <w:fldChar w:fldCharType="separate"/>
            </w:r>
            <w:r>
              <w:rPr>
                <w:noProof/>
                <w:webHidden/>
              </w:rPr>
              <w:t>55</w:t>
            </w:r>
            <w:r>
              <w:rPr>
                <w:noProof/>
                <w:webHidden/>
              </w:rPr>
              <w:fldChar w:fldCharType="end"/>
            </w:r>
          </w:hyperlink>
        </w:p>
        <w:p w:rsidR="001202C8" w:rsidRDefault="001202C8" w14:paraId="46E61510" w14:textId="11E54AE3">
          <w:pPr>
            <w:pStyle w:val="TOC3"/>
            <w:tabs>
              <w:tab w:val="right" w:leader="dot" w:pos="9350"/>
            </w:tabs>
            <w:rPr>
              <w:rFonts w:eastAsiaTheme="minorEastAsia"/>
              <w:noProof/>
              <w:sz w:val="24"/>
              <w:szCs w:val="24"/>
              <w:lang w:val="en-CA"/>
            </w:rPr>
          </w:pPr>
          <w:hyperlink w:history="1" w:anchor="_Toc204638482">
            <w:r w:rsidRPr="00A60AD8">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_Toc204638482 \h </w:instrText>
            </w:r>
            <w:r>
              <w:rPr>
                <w:noProof/>
                <w:webHidden/>
              </w:rPr>
            </w:r>
            <w:r>
              <w:rPr>
                <w:noProof/>
                <w:webHidden/>
              </w:rPr>
              <w:fldChar w:fldCharType="separate"/>
            </w:r>
            <w:r>
              <w:rPr>
                <w:noProof/>
                <w:webHidden/>
              </w:rPr>
              <w:t>58</w:t>
            </w:r>
            <w:r>
              <w:rPr>
                <w:noProof/>
                <w:webHidden/>
              </w:rPr>
              <w:fldChar w:fldCharType="end"/>
            </w:r>
          </w:hyperlink>
        </w:p>
        <w:p w:rsidR="001202C8" w:rsidRDefault="001202C8" w14:paraId="03C2E05B" w14:textId="749508E0">
          <w:pPr>
            <w:pStyle w:val="TOC3"/>
            <w:tabs>
              <w:tab w:val="right" w:leader="dot" w:pos="9350"/>
            </w:tabs>
            <w:rPr>
              <w:rFonts w:eastAsiaTheme="minorEastAsia"/>
              <w:noProof/>
              <w:sz w:val="24"/>
              <w:szCs w:val="24"/>
              <w:lang w:val="en-CA"/>
            </w:rPr>
          </w:pPr>
          <w:hyperlink w:history="1" w:anchor="_Toc204638483">
            <w:r w:rsidRPr="00A60AD8">
              <w:rPr>
                <w:rStyle w:val="Hyperlink"/>
                <w:rFonts w:ascii="Times New Roman" w:hAnsi="Times New Roman" w:cs="Times New Roman"/>
                <w:noProof/>
                <w:lang w:val="en-CA"/>
              </w:rPr>
              <w:t>Study site and Motus receiver stations</w:t>
            </w:r>
            <w:r>
              <w:rPr>
                <w:noProof/>
                <w:webHidden/>
              </w:rPr>
              <w:tab/>
            </w:r>
            <w:r>
              <w:rPr>
                <w:noProof/>
                <w:webHidden/>
              </w:rPr>
              <w:fldChar w:fldCharType="begin"/>
            </w:r>
            <w:r>
              <w:rPr>
                <w:noProof/>
                <w:webHidden/>
              </w:rPr>
              <w:instrText xml:space="preserve"> PAGEREF _Toc204638483 \h </w:instrText>
            </w:r>
            <w:r>
              <w:rPr>
                <w:noProof/>
                <w:webHidden/>
              </w:rPr>
            </w:r>
            <w:r>
              <w:rPr>
                <w:noProof/>
                <w:webHidden/>
              </w:rPr>
              <w:fldChar w:fldCharType="separate"/>
            </w:r>
            <w:r>
              <w:rPr>
                <w:noProof/>
                <w:webHidden/>
              </w:rPr>
              <w:t>58</w:t>
            </w:r>
            <w:r>
              <w:rPr>
                <w:noProof/>
                <w:webHidden/>
              </w:rPr>
              <w:fldChar w:fldCharType="end"/>
            </w:r>
          </w:hyperlink>
        </w:p>
        <w:p w:rsidR="001202C8" w:rsidRDefault="001202C8" w14:paraId="6625B8DB" w14:textId="6BAA3E15">
          <w:pPr>
            <w:pStyle w:val="TOC3"/>
            <w:tabs>
              <w:tab w:val="right" w:leader="dot" w:pos="9350"/>
            </w:tabs>
            <w:rPr>
              <w:rFonts w:eastAsiaTheme="minorEastAsia"/>
              <w:noProof/>
              <w:sz w:val="24"/>
              <w:szCs w:val="24"/>
              <w:lang w:val="en-CA"/>
            </w:rPr>
          </w:pPr>
          <w:hyperlink w:history="1" w:anchor="_Toc204638484">
            <w:r w:rsidRPr="00A60AD8">
              <w:rPr>
                <w:rStyle w:val="Hyperlink"/>
                <w:rFonts w:ascii="Times New Roman" w:hAnsi="Times New Roman" w:cs="Times New Roman"/>
                <w:noProof/>
                <w:lang w:val="en-CA"/>
              </w:rPr>
              <w:t>Radio tags deployment and Motus data download</w:t>
            </w:r>
            <w:r>
              <w:rPr>
                <w:noProof/>
                <w:webHidden/>
              </w:rPr>
              <w:tab/>
            </w:r>
            <w:r>
              <w:rPr>
                <w:noProof/>
                <w:webHidden/>
              </w:rPr>
              <w:fldChar w:fldCharType="begin"/>
            </w:r>
            <w:r>
              <w:rPr>
                <w:noProof/>
                <w:webHidden/>
              </w:rPr>
              <w:instrText xml:space="preserve"> PAGEREF _Toc204638484 \h </w:instrText>
            </w:r>
            <w:r>
              <w:rPr>
                <w:noProof/>
                <w:webHidden/>
              </w:rPr>
            </w:r>
            <w:r>
              <w:rPr>
                <w:noProof/>
                <w:webHidden/>
              </w:rPr>
              <w:fldChar w:fldCharType="separate"/>
            </w:r>
            <w:r>
              <w:rPr>
                <w:noProof/>
                <w:webHidden/>
              </w:rPr>
              <w:t>60</w:t>
            </w:r>
            <w:r>
              <w:rPr>
                <w:noProof/>
                <w:webHidden/>
              </w:rPr>
              <w:fldChar w:fldCharType="end"/>
            </w:r>
          </w:hyperlink>
        </w:p>
        <w:p w:rsidR="001202C8" w:rsidRDefault="001202C8" w14:paraId="5031936E" w14:textId="4AE87660">
          <w:pPr>
            <w:pStyle w:val="TOC3"/>
            <w:tabs>
              <w:tab w:val="right" w:leader="dot" w:pos="9350"/>
            </w:tabs>
            <w:rPr>
              <w:rFonts w:eastAsiaTheme="minorEastAsia"/>
              <w:noProof/>
              <w:sz w:val="24"/>
              <w:szCs w:val="24"/>
              <w:lang w:val="en-CA"/>
            </w:rPr>
          </w:pPr>
          <w:hyperlink w:history="1" w:anchor="_Toc204638485">
            <w:r w:rsidRPr="00A60AD8">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_Toc204638485 \h </w:instrText>
            </w:r>
            <w:r>
              <w:rPr>
                <w:noProof/>
                <w:webHidden/>
              </w:rPr>
            </w:r>
            <w:r>
              <w:rPr>
                <w:noProof/>
                <w:webHidden/>
              </w:rPr>
              <w:fldChar w:fldCharType="separate"/>
            </w:r>
            <w:r>
              <w:rPr>
                <w:noProof/>
                <w:webHidden/>
              </w:rPr>
              <w:t>61</w:t>
            </w:r>
            <w:r>
              <w:rPr>
                <w:noProof/>
                <w:webHidden/>
              </w:rPr>
              <w:fldChar w:fldCharType="end"/>
            </w:r>
          </w:hyperlink>
        </w:p>
        <w:p w:rsidR="001202C8" w:rsidRDefault="001202C8" w14:paraId="18F1D60E" w14:textId="7B1B932E">
          <w:pPr>
            <w:pStyle w:val="TOC3"/>
            <w:tabs>
              <w:tab w:val="right" w:leader="dot" w:pos="9350"/>
            </w:tabs>
            <w:rPr>
              <w:rFonts w:eastAsiaTheme="minorEastAsia"/>
              <w:noProof/>
              <w:sz w:val="24"/>
              <w:szCs w:val="24"/>
              <w:lang w:val="en-CA"/>
            </w:rPr>
          </w:pPr>
          <w:hyperlink w:history="1" w:anchor="_Toc204638486">
            <w:r w:rsidRPr="00A60AD8">
              <w:rPr>
                <w:rStyle w:val="Hyperlink"/>
                <w:rFonts w:ascii="Times New Roman" w:hAnsi="Times New Roman" w:cs="Times New Roman"/>
                <w:noProof/>
                <w:lang w:val="en-CA"/>
              </w:rPr>
              <w:t>Cold temperature lag effect</w:t>
            </w:r>
            <w:r>
              <w:rPr>
                <w:noProof/>
                <w:webHidden/>
              </w:rPr>
              <w:tab/>
            </w:r>
            <w:r>
              <w:rPr>
                <w:noProof/>
                <w:webHidden/>
              </w:rPr>
              <w:fldChar w:fldCharType="begin"/>
            </w:r>
            <w:r>
              <w:rPr>
                <w:noProof/>
                <w:webHidden/>
              </w:rPr>
              <w:instrText xml:space="preserve"> PAGEREF _Toc204638486 \h </w:instrText>
            </w:r>
            <w:r>
              <w:rPr>
                <w:noProof/>
                <w:webHidden/>
              </w:rPr>
            </w:r>
            <w:r>
              <w:rPr>
                <w:noProof/>
                <w:webHidden/>
              </w:rPr>
              <w:fldChar w:fldCharType="separate"/>
            </w:r>
            <w:r>
              <w:rPr>
                <w:noProof/>
                <w:webHidden/>
              </w:rPr>
              <w:t>63</w:t>
            </w:r>
            <w:r>
              <w:rPr>
                <w:noProof/>
                <w:webHidden/>
              </w:rPr>
              <w:fldChar w:fldCharType="end"/>
            </w:r>
          </w:hyperlink>
        </w:p>
        <w:p w:rsidR="001202C8" w:rsidRDefault="001202C8" w14:paraId="10AD8A91" w14:textId="1601E6AC">
          <w:pPr>
            <w:pStyle w:val="TOC3"/>
            <w:tabs>
              <w:tab w:val="right" w:leader="dot" w:pos="9350"/>
            </w:tabs>
            <w:rPr>
              <w:rFonts w:eastAsiaTheme="minorEastAsia"/>
              <w:noProof/>
              <w:sz w:val="24"/>
              <w:szCs w:val="24"/>
              <w:lang w:val="en-CA"/>
            </w:rPr>
          </w:pPr>
          <w:hyperlink w:history="1" w:anchor="_Toc204638487">
            <w:r w:rsidRPr="00A60AD8">
              <w:rPr>
                <w:rStyle w:val="Hyperlink"/>
                <w:rFonts w:ascii="Times New Roman" w:hAnsi="Times New Roman" w:cs="Times New Roman"/>
                <w:noProof/>
                <w:lang w:val="en-CA"/>
              </w:rPr>
              <w:t>Cold snaps effect</w:t>
            </w:r>
            <w:r>
              <w:rPr>
                <w:noProof/>
                <w:webHidden/>
              </w:rPr>
              <w:tab/>
            </w:r>
            <w:r>
              <w:rPr>
                <w:noProof/>
                <w:webHidden/>
              </w:rPr>
              <w:fldChar w:fldCharType="begin"/>
            </w:r>
            <w:r>
              <w:rPr>
                <w:noProof/>
                <w:webHidden/>
              </w:rPr>
              <w:instrText xml:space="preserve"> PAGEREF _Toc204638487 \h </w:instrText>
            </w:r>
            <w:r>
              <w:rPr>
                <w:noProof/>
                <w:webHidden/>
              </w:rPr>
            </w:r>
            <w:r>
              <w:rPr>
                <w:noProof/>
                <w:webHidden/>
              </w:rPr>
              <w:fldChar w:fldCharType="separate"/>
            </w:r>
            <w:r>
              <w:rPr>
                <w:noProof/>
                <w:webHidden/>
              </w:rPr>
              <w:t>65</w:t>
            </w:r>
            <w:r>
              <w:rPr>
                <w:noProof/>
                <w:webHidden/>
              </w:rPr>
              <w:fldChar w:fldCharType="end"/>
            </w:r>
          </w:hyperlink>
        </w:p>
        <w:p w:rsidR="001202C8" w:rsidRDefault="001202C8" w14:paraId="6CA987FB" w14:textId="77E2E939">
          <w:pPr>
            <w:pStyle w:val="TOC3"/>
            <w:tabs>
              <w:tab w:val="right" w:leader="dot" w:pos="9350"/>
            </w:tabs>
            <w:rPr>
              <w:rFonts w:eastAsiaTheme="minorEastAsia"/>
              <w:noProof/>
              <w:sz w:val="24"/>
              <w:szCs w:val="24"/>
              <w:lang w:val="en-CA"/>
            </w:rPr>
          </w:pPr>
          <w:hyperlink w:history="1" w:anchor="_Toc204638488">
            <w:r w:rsidRPr="00A60AD8">
              <w:rPr>
                <w:rStyle w:val="Hyperlink"/>
                <w:rFonts w:ascii="Times New Roman" w:hAnsi="Times New Roman" w:cs="Times New Roman"/>
                <w:noProof/>
                <w:lang w:val="en-CA"/>
              </w:rPr>
              <w:t>Effects of combined temperature variables</w:t>
            </w:r>
            <w:r>
              <w:rPr>
                <w:noProof/>
                <w:webHidden/>
              </w:rPr>
              <w:tab/>
            </w:r>
            <w:r>
              <w:rPr>
                <w:noProof/>
                <w:webHidden/>
              </w:rPr>
              <w:fldChar w:fldCharType="begin"/>
            </w:r>
            <w:r>
              <w:rPr>
                <w:noProof/>
                <w:webHidden/>
              </w:rPr>
              <w:instrText xml:space="preserve"> PAGEREF _Toc204638488 \h </w:instrText>
            </w:r>
            <w:r>
              <w:rPr>
                <w:noProof/>
                <w:webHidden/>
              </w:rPr>
            </w:r>
            <w:r>
              <w:rPr>
                <w:noProof/>
                <w:webHidden/>
              </w:rPr>
              <w:fldChar w:fldCharType="separate"/>
            </w:r>
            <w:r>
              <w:rPr>
                <w:noProof/>
                <w:webHidden/>
              </w:rPr>
              <w:t>66</w:t>
            </w:r>
            <w:r>
              <w:rPr>
                <w:noProof/>
                <w:webHidden/>
              </w:rPr>
              <w:fldChar w:fldCharType="end"/>
            </w:r>
          </w:hyperlink>
        </w:p>
        <w:p w:rsidR="001202C8" w:rsidRDefault="001202C8" w14:paraId="3ED2A7F0" w14:textId="22CF4DD7">
          <w:pPr>
            <w:pStyle w:val="TOC3"/>
            <w:tabs>
              <w:tab w:val="right" w:leader="dot" w:pos="9350"/>
            </w:tabs>
            <w:rPr>
              <w:rFonts w:eastAsiaTheme="minorEastAsia"/>
              <w:noProof/>
              <w:sz w:val="24"/>
              <w:szCs w:val="24"/>
              <w:lang w:val="en-CA"/>
            </w:rPr>
          </w:pPr>
          <w:hyperlink w:history="1" w:anchor="_Toc204638489">
            <w:r w:rsidRPr="00A60AD8">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_Toc204638489 \h </w:instrText>
            </w:r>
            <w:r>
              <w:rPr>
                <w:noProof/>
                <w:webHidden/>
              </w:rPr>
            </w:r>
            <w:r>
              <w:rPr>
                <w:noProof/>
                <w:webHidden/>
              </w:rPr>
              <w:fldChar w:fldCharType="separate"/>
            </w:r>
            <w:r>
              <w:rPr>
                <w:noProof/>
                <w:webHidden/>
              </w:rPr>
              <w:t>67</w:t>
            </w:r>
            <w:r>
              <w:rPr>
                <w:noProof/>
                <w:webHidden/>
              </w:rPr>
              <w:fldChar w:fldCharType="end"/>
            </w:r>
          </w:hyperlink>
        </w:p>
        <w:p w:rsidR="001202C8" w:rsidRDefault="001202C8" w14:paraId="3281707D" w14:textId="7E035F79">
          <w:pPr>
            <w:pStyle w:val="TOC3"/>
            <w:tabs>
              <w:tab w:val="right" w:leader="dot" w:pos="9350"/>
            </w:tabs>
            <w:rPr>
              <w:rFonts w:eastAsiaTheme="minorEastAsia"/>
              <w:noProof/>
              <w:sz w:val="24"/>
              <w:szCs w:val="24"/>
              <w:lang w:val="en-CA"/>
            </w:rPr>
          </w:pPr>
          <w:hyperlink w:history="1" w:anchor="_Toc204638490">
            <w:r w:rsidRPr="00A60AD8">
              <w:rPr>
                <w:rStyle w:val="Hyperlink"/>
                <w:rFonts w:ascii="Times New Roman" w:hAnsi="Times New Roman" w:cs="Times New Roman"/>
                <w:noProof/>
                <w:lang w:val="en-CA"/>
              </w:rPr>
              <w:t>Temperature lag and cold snap model selection</w:t>
            </w:r>
            <w:r>
              <w:rPr>
                <w:noProof/>
                <w:webHidden/>
              </w:rPr>
              <w:tab/>
            </w:r>
            <w:r>
              <w:rPr>
                <w:noProof/>
                <w:webHidden/>
              </w:rPr>
              <w:fldChar w:fldCharType="begin"/>
            </w:r>
            <w:r>
              <w:rPr>
                <w:noProof/>
                <w:webHidden/>
              </w:rPr>
              <w:instrText xml:space="preserve"> PAGEREF _Toc204638490 \h </w:instrText>
            </w:r>
            <w:r>
              <w:rPr>
                <w:noProof/>
                <w:webHidden/>
              </w:rPr>
            </w:r>
            <w:r>
              <w:rPr>
                <w:noProof/>
                <w:webHidden/>
              </w:rPr>
              <w:fldChar w:fldCharType="separate"/>
            </w:r>
            <w:r>
              <w:rPr>
                <w:noProof/>
                <w:webHidden/>
              </w:rPr>
              <w:t>67</w:t>
            </w:r>
            <w:r>
              <w:rPr>
                <w:noProof/>
                <w:webHidden/>
              </w:rPr>
              <w:fldChar w:fldCharType="end"/>
            </w:r>
          </w:hyperlink>
        </w:p>
        <w:p w:rsidR="001202C8" w:rsidRDefault="001202C8" w14:paraId="2AC53E22" w14:textId="609365F5">
          <w:pPr>
            <w:pStyle w:val="TOC3"/>
            <w:tabs>
              <w:tab w:val="right" w:leader="dot" w:pos="9350"/>
            </w:tabs>
            <w:rPr>
              <w:rFonts w:eastAsiaTheme="minorEastAsia"/>
              <w:noProof/>
              <w:sz w:val="24"/>
              <w:szCs w:val="24"/>
              <w:lang w:val="en-CA"/>
            </w:rPr>
          </w:pPr>
          <w:hyperlink w:history="1" w:anchor="_Toc204638491">
            <w:r w:rsidRPr="00A60AD8">
              <w:rPr>
                <w:rStyle w:val="Hyperlink"/>
                <w:rFonts w:ascii="Times New Roman" w:hAnsi="Times New Roman" w:cs="Times New Roman"/>
                <w:noProof/>
                <w:lang w:val="en-CA"/>
              </w:rPr>
              <w:t>Effect of temperature lag and cold snap events on activity onset</w:t>
            </w:r>
            <w:r>
              <w:rPr>
                <w:noProof/>
                <w:webHidden/>
              </w:rPr>
              <w:tab/>
            </w:r>
            <w:r>
              <w:rPr>
                <w:noProof/>
                <w:webHidden/>
              </w:rPr>
              <w:fldChar w:fldCharType="begin"/>
            </w:r>
            <w:r>
              <w:rPr>
                <w:noProof/>
                <w:webHidden/>
              </w:rPr>
              <w:instrText xml:space="preserve"> PAGEREF _Toc204638491 \h </w:instrText>
            </w:r>
            <w:r>
              <w:rPr>
                <w:noProof/>
                <w:webHidden/>
              </w:rPr>
            </w:r>
            <w:r>
              <w:rPr>
                <w:noProof/>
                <w:webHidden/>
              </w:rPr>
              <w:fldChar w:fldCharType="separate"/>
            </w:r>
            <w:r>
              <w:rPr>
                <w:noProof/>
                <w:webHidden/>
              </w:rPr>
              <w:t>69</w:t>
            </w:r>
            <w:r>
              <w:rPr>
                <w:noProof/>
                <w:webHidden/>
              </w:rPr>
              <w:fldChar w:fldCharType="end"/>
            </w:r>
          </w:hyperlink>
        </w:p>
        <w:p w:rsidR="001202C8" w:rsidRDefault="001202C8" w14:paraId="6BED6635" w14:textId="592FDDC0">
          <w:pPr>
            <w:pStyle w:val="TOC3"/>
            <w:tabs>
              <w:tab w:val="right" w:leader="dot" w:pos="9350"/>
            </w:tabs>
            <w:rPr>
              <w:rFonts w:eastAsiaTheme="minorEastAsia"/>
              <w:noProof/>
              <w:sz w:val="24"/>
              <w:szCs w:val="24"/>
              <w:lang w:val="en-CA"/>
            </w:rPr>
          </w:pPr>
          <w:hyperlink w:history="1" w:anchor="_Toc204638492">
            <w:r w:rsidRPr="00A60AD8">
              <w:rPr>
                <w:rStyle w:val="Hyperlink"/>
                <w:rFonts w:ascii="Times New Roman" w:hAnsi="Times New Roman" w:cs="Times New Roman"/>
                <w:noProof/>
                <w:lang w:val="en-CA"/>
              </w:rPr>
              <w:t>Effect of temperature lag and cold snap events on activity end</w:t>
            </w:r>
            <w:r>
              <w:rPr>
                <w:noProof/>
                <w:webHidden/>
              </w:rPr>
              <w:tab/>
            </w:r>
            <w:r>
              <w:rPr>
                <w:noProof/>
                <w:webHidden/>
              </w:rPr>
              <w:fldChar w:fldCharType="begin"/>
            </w:r>
            <w:r>
              <w:rPr>
                <w:noProof/>
                <w:webHidden/>
              </w:rPr>
              <w:instrText xml:space="preserve"> PAGEREF _Toc204638492 \h </w:instrText>
            </w:r>
            <w:r>
              <w:rPr>
                <w:noProof/>
                <w:webHidden/>
              </w:rPr>
            </w:r>
            <w:r>
              <w:rPr>
                <w:noProof/>
                <w:webHidden/>
              </w:rPr>
              <w:fldChar w:fldCharType="separate"/>
            </w:r>
            <w:r>
              <w:rPr>
                <w:noProof/>
                <w:webHidden/>
              </w:rPr>
              <w:t>70</w:t>
            </w:r>
            <w:r>
              <w:rPr>
                <w:noProof/>
                <w:webHidden/>
              </w:rPr>
              <w:fldChar w:fldCharType="end"/>
            </w:r>
          </w:hyperlink>
        </w:p>
        <w:p w:rsidR="001202C8" w:rsidRDefault="001202C8" w14:paraId="0D76E084" w14:textId="67C78CF2">
          <w:pPr>
            <w:pStyle w:val="TOC1"/>
            <w:tabs>
              <w:tab w:val="right" w:leader="dot" w:pos="9350"/>
            </w:tabs>
            <w:rPr>
              <w:rFonts w:asciiTheme="minorHAnsi" w:hAnsiTheme="minorHAnsi" w:eastAsiaTheme="minorEastAsia"/>
              <w:b w:val="0"/>
              <w:bCs w:val="0"/>
              <w:caps w:val="0"/>
              <w:noProof/>
              <w:lang w:val="en-CA"/>
            </w:rPr>
          </w:pPr>
          <w:hyperlink w:history="1" w:anchor="_Toc204638493">
            <w:r w:rsidRPr="00A60AD8">
              <w:rPr>
                <w:rStyle w:val="Hyperlink"/>
                <w:rFonts w:ascii="Times New Roman" w:hAnsi="Times New Roman" w:eastAsia="Times New Roman" w:cs="Times New Roman"/>
                <w:noProof/>
                <w:lang w:val="en-CA"/>
              </w:rPr>
              <w:t>Supplemental material</w:t>
            </w:r>
            <w:r>
              <w:rPr>
                <w:noProof/>
                <w:webHidden/>
              </w:rPr>
              <w:tab/>
            </w:r>
            <w:r>
              <w:rPr>
                <w:noProof/>
                <w:webHidden/>
              </w:rPr>
              <w:fldChar w:fldCharType="begin"/>
            </w:r>
            <w:r>
              <w:rPr>
                <w:noProof/>
                <w:webHidden/>
              </w:rPr>
              <w:instrText xml:space="preserve"> PAGEREF _Toc204638493 \h </w:instrText>
            </w:r>
            <w:r>
              <w:rPr>
                <w:noProof/>
                <w:webHidden/>
              </w:rPr>
            </w:r>
            <w:r>
              <w:rPr>
                <w:noProof/>
                <w:webHidden/>
              </w:rPr>
              <w:fldChar w:fldCharType="separate"/>
            </w:r>
            <w:r>
              <w:rPr>
                <w:noProof/>
                <w:webHidden/>
              </w:rPr>
              <w:t>72</w:t>
            </w:r>
            <w:r>
              <w:rPr>
                <w:noProof/>
                <w:webHidden/>
              </w:rPr>
              <w:fldChar w:fldCharType="end"/>
            </w:r>
          </w:hyperlink>
        </w:p>
        <w:p w:rsidR="001202C8" w:rsidRDefault="001202C8" w14:paraId="248FD297" w14:textId="0C6BA3D8">
          <w:pPr>
            <w:pStyle w:val="TOC1"/>
            <w:tabs>
              <w:tab w:val="right" w:leader="dot" w:pos="9350"/>
            </w:tabs>
            <w:rPr>
              <w:rFonts w:asciiTheme="minorHAnsi" w:hAnsiTheme="minorHAnsi" w:eastAsiaTheme="minorEastAsia"/>
              <w:b w:val="0"/>
              <w:bCs w:val="0"/>
              <w:caps w:val="0"/>
              <w:noProof/>
              <w:lang w:val="en-CA"/>
            </w:rPr>
          </w:pPr>
          <w:hyperlink w:history="1" w:anchor="_Toc204638494">
            <w:r w:rsidRPr="00A60AD8">
              <w:rPr>
                <w:rStyle w:val="Hyperlink"/>
                <w:rFonts w:ascii="Times New Roman" w:hAnsi="Times New Roman" w:eastAsia="Times New Roman" w:cs="Times New Roman"/>
                <w:noProof/>
                <w:lang w:val="en-CA"/>
              </w:rPr>
              <w:t>Literature cited</w:t>
            </w:r>
            <w:r>
              <w:rPr>
                <w:noProof/>
                <w:webHidden/>
              </w:rPr>
              <w:tab/>
            </w:r>
            <w:r>
              <w:rPr>
                <w:noProof/>
                <w:webHidden/>
              </w:rPr>
              <w:fldChar w:fldCharType="begin"/>
            </w:r>
            <w:r>
              <w:rPr>
                <w:noProof/>
                <w:webHidden/>
              </w:rPr>
              <w:instrText xml:space="preserve"> PAGEREF _Toc204638494 \h </w:instrText>
            </w:r>
            <w:r>
              <w:rPr>
                <w:noProof/>
                <w:webHidden/>
              </w:rPr>
            </w:r>
            <w:r>
              <w:rPr>
                <w:noProof/>
                <w:webHidden/>
              </w:rPr>
              <w:fldChar w:fldCharType="separate"/>
            </w:r>
            <w:r>
              <w:rPr>
                <w:noProof/>
                <w:webHidden/>
              </w:rPr>
              <w:t>73</w:t>
            </w:r>
            <w:r>
              <w:rPr>
                <w:noProof/>
                <w:webHidden/>
              </w:rPr>
              <w:fldChar w:fldCharType="end"/>
            </w:r>
          </w:hyperlink>
        </w:p>
        <w:p w:rsidR="00CE1C59" w:rsidRDefault="00CE1C59" w14:paraId="6EE9866B" w14:textId="3C8EABE5">
          <w:r>
            <w:rPr>
              <w:rFonts w:asciiTheme="majorHAnsi" w:hAnsiTheme="majorHAnsi"/>
              <w:caps/>
              <w:sz w:val="20"/>
              <w:szCs w:val="20"/>
            </w:rPr>
            <w:fldChar w:fldCharType="end"/>
          </w:r>
        </w:p>
      </w:sdtContent>
    </w:sdt>
    <w:p w:rsidRPr="007039BB" w:rsidR="00FE754C" w:rsidP="004329A6" w:rsidRDefault="00FE754C" w14:paraId="114529A8" w14:textId="77777777">
      <w:pPr>
        <w:spacing w:line="276" w:lineRule="auto"/>
        <w:jc w:val="both"/>
        <w:rPr>
          <w:rFonts w:ascii="Times New Roman" w:hAnsi="Times New Roman" w:cs="Times New Roman"/>
        </w:rPr>
      </w:pPr>
    </w:p>
    <w:p w:rsidRPr="007039BB" w:rsidR="00FE754C" w:rsidP="004329A6" w:rsidRDefault="00FE754C" w14:paraId="4E360C91" w14:textId="77777777">
      <w:pPr>
        <w:spacing w:line="276" w:lineRule="auto"/>
        <w:jc w:val="both"/>
        <w:rPr>
          <w:rFonts w:ascii="Times New Roman" w:hAnsi="Times New Roman" w:cs="Times New Roman"/>
        </w:rPr>
      </w:pPr>
    </w:p>
    <w:p w:rsidRPr="007039BB" w:rsidR="00FE754C" w:rsidP="004329A6" w:rsidRDefault="00FE754C" w14:paraId="5F5DA24F" w14:textId="77777777">
      <w:pPr>
        <w:spacing w:line="276" w:lineRule="auto"/>
        <w:jc w:val="both"/>
        <w:rPr>
          <w:rFonts w:ascii="Times New Roman" w:hAnsi="Times New Roman" w:cs="Times New Roman"/>
        </w:rPr>
      </w:pPr>
    </w:p>
    <w:p w:rsidRPr="007039BB" w:rsidR="00FE754C" w:rsidP="004329A6" w:rsidRDefault="00FE754C" w14:paraId="7E404BD1" w14:textId="77777777">
      <w:pPr>
        <w:spacing w:line="276" w:lineRule="auto"/>
        <w:jc w:val="both"/>
        <w:rPr>
          <w:rFonts w:ascii="Times New Roman" w:hAnsi="Times New Roman" w:cs="Times New Roman"/>
        </w:rPr>
      </w:pPr>
    </w:p>
    <w:p w:rsidR="00FE754C" w:rsidP="004329A6" w:rsidRDefault="00FE754C" w14:paraId="4F0E9B79" w14:textId="77777777">
      <w:pPr>
        <w:spacing w:line="276" w:lineRule="auto"/>
        <w:jc w:val="both"/>
        <w:rPr>
          <w:rFonts w:ascii="Times New Roman" w:hAnsi="Times New Roman" w:cs="Times New Roman"/>
        </w:rPr>
      </w:pPr>
    </w:p>
    <w:p w:rsidR="000369B9" w:rsidP="004329A6" w:rsidRDefault="000369B9" w14:paraId="03EA626B" w14:textId="77777777">
      <w:pPr>
        <w:spacing w:line="276" w:lineRule="auto"/>
        <w:jc w:val="both"/>
        <w:rPr>
          <w:rFonts w:ascii="Times New Roman" w:hAnsi="Times New Roman" w:cs="Times New Roman"/>
        </w:rPr>
      </w:pPr>
    </w:p>
    <w:p w:rsidR="00556935" w:rsidP="004329A6" w:rsidRDefault="00556935" w14:paraId="3365A7CF" w14:textId="77777777">
      <w:pPr>
        <w:spacing w:line="276" w:lineRule="auto"/>
        <w:jc w:val="both"/>
        <w:rPr>
          <w:rFonts w:ascii="Times New Roman" w:hAnsi="Times New Roman" w:cs="Times New Roman"/>
        </w:rPr>
      </w:pPr>
    </w:p>
    <w:p w:rsidR="00556935" w:rsidP="004329A6" w:rsidRDefault="00556935" w14:paraId="3CCC22AA" w14:textId="77777777">
      <w:pPr>
        <w:spacing w:line="276" w:lineRule="auto"/>
        <w:jc w:val="both"/>
        <w:rPr>
          <w:rFonts w:ascii="Times New Roman" w:hAnsi="Times New Roman" w:cs="Times New Roman"/>
        </w:rPr>
      </w:pPr>
    </w:p>
    <w:p w:rsidR="00556935" w:rsidP="004329A6" w:rsidRDefault="00556935" w14:paraId="3B326280" w14:textId="77777777">
      <w:pPr>
        <w:spacing w:line="276" w:lineRule="auto"/>
        <w:jc w:val="both"/>
        <w:rPr>
          <w:rFonts w:ascii="Times New Roman" w:hAnsi="Times New Roman" w:cs="Times New Roman"/>
        </w:rPr>
      </w:pPr>
    </w:p>
    <w:p w:rsidR="00556935" w:rsidP="004329A6" w:rsidRDefault="00556935" w14:paraId="71956A2E" w14:textId="77777777">
      <w:pPr>
        <w:spacing w:line="276" w:lineRule="auto"/>
        <w:jc w:val="both"/>
        <w:rPr>
          <w:rFonts w:ascii="Times New Roman" w:hAnsi="Times New Roman" w:cs="Times New Roman"/>
        </w:rPr>
      </w:pPr>
    </w:p>
    <w:p w:rsidR="00556935" w:rsidP="004329A6" w:rsidRDefault="00556935" w14:paraId="7F6D919A" w14:textId="77777777">
      <w:pPr>
        <w:spacing w:line="276" w:lineRule="auto"/>
        <w:jc w:val="both"/>
        <w:rPr>
          <w:rFonts w:ascii="Times New Roman" w:hAnsi="Times New Roman" w:cs="Times New Roman"/>
        </w:rPr>
      </w:pPr>
    </w:p>
    <w:p w:rsidR="00556935" w:rsidP="004329A6" w:rsidRDefault="00556935" w14:paraId="3D4A8D28" w14:textId="77777777">
      <w:pPr>
        <w:spacing w:line="276" w:lineRule="auto"/>
        <w:jc w:val="both"/>
        <w:rPr>
          <w:rFonts w:ascii="Times New Roman" w:hAnsi="Times New Roman" w:cs="Times New Roman"/>
        </w:rPr>
      </w:pPr>
    </w:p>
    <w:p w:rsidR="00556935" w:rsidP="004329A6" w:rsidRDefault="00556935" w14:paraId="564ABE89" w14:textId="77777777">
      <w:pPr>
        <w:spacing w:line="276" w:lineRule="auto"/>
        <w:jc w:val="both"/>
        <w:rPr>
          <w:rFonts w:ascii="Times New Roman" w:hAnsi="Times New Roman" w:cs="Times New Roman"/>
        </w:rPr>
      </w:pPr>
    </w:p>
    <w:p w:rsidR="00556935" w:rsidP="004329A6" w:rsidRDefault="00556935" w14:paraId="1D28AA84" w14:textId="77777777">
      <w:pPr>
        <w:spacing w:line="276" w:lineRule="auto"/>
        <w:jc w:val="both"/>
        <w:rPr>
          <w:rFonts w:ascii="Times New Roman" w:hAnsi="Times New Roman" w:cs="Times New Roman"/>
        </w:rPr>
      </w:pPr>
    </w:p>
    <w:p w:rsidR="00556935" w:rsidP="004329A6" w:rsidRDefault="00556935" w14:paraId="7E5C4986" w14:textId="77777777">
      <w:pPr>
        <w:spacing w:line="276" w:lineRule="auto"/>
        <w:jc w:val="both"/>
        <w:rPr>
          <w:rFonts w:ascii="Times New Roman" w:hAnsi="Times New Roman" w:cs="Times New Roman"/>
        </w:rPr>
      </w:pPr>
    </w:p>
    <w:p w:rsidR="00556935" w:rsidP="004329A6" w:rsidRDefault="00556935" w14:paraId="30AEC06A" w14:textId="77777777">
      <w:pPr>
        <w:spacing w:line="276" w:lineRule="auto"/>
        <w:jc w:val="both"/>
        <w:rPr>
          <w:rFonts w:ascii="Times New Roman" w:hAnsi="Times New Roman" w:cs="Times New Roman"/>
        </w:rPr>
      </w:pPr>
    </w:p>
    <w:p w:rsidR="00556935" w:rsidP="004329A6" w:rsidRDefault="00556935" w14:paraId="1F8232A8" w14:textId="77777777">
      <w:pPr>
        <w:spacing w:line="276" w:lineRule="auto"/>
        <w:jc w:val="both"/>
        <w:rPr>
          <w:rFonts w:ascii="Times New Roman" w:hAnsi="Times New Roman" w:cs="Times New Roman"/>
        </w:rPr>
      </w:pPr>
    </w:p>
    <w:p w:rsidR="00556935" w:rsidP="004329A6" w:rsidRDefault="00556935" w14:paraId="39FA7AA7" w14:textId="77777777">
      <w:pPr>
        <w:spacing w:line="276" w:lineRule="auto"/>
        <w:jc w:val="both"/>
        <w:rPr>
          <w:rFonts w:ascii="Times New Roman" w:hAnsi="Times New Roman" w:cs="Times New Roman"/>
        </w:rPr>
      </w:pPr>
    </w:p>
    <w:p w:rsidR="00556935" w:rsidP="004329A6" w:rsidRDefault="00556935" w14:paraId="64E480DE" w14:textId="77777777">
      <w:pPr>
        <w:spacing w:line="276" w:lineRule="auto"/>
        <w:jc w:val="both"/>
        <w:rPr>
          <w:rFonts w:ascii="Times New Roman" w:hAnsi="Times New Roman" w:cs="Times New Roman"/>
        </w:rPr>
      </w:pPr>
    </w:p>
    <w:p w:rsidR="00556935" w:rsidP="004329A6" w:rsidRDefault="00556935" w14:paraId="1A5A058A" w14:textId="77777777">
      <w:pPr>
        <w:spacing w:line="276" w:lineRule="auto"/>
        <w:jc w:val="both"/>
        <w:rPr>
          <w:rFonts w:ascii="Times New Roman" w:hAnsi="Times New Roman" w:cs="Times New Roman"/>
        </w:rPr>
      </w:pPr>
    </w:p>
    <w:p w:rsidR="00556935" w:rsidP="004329A6" w:rsidRDefault="00556935" w14:paraId="48504D68" w14:textId="77777777">
      <w:pPr>
        <w:spacing w:line="276" w:lineRule="auto"/>
        <w:jc w:val="both"/>
        <w:rPr>
          <w:rFonts w:ascii="Times New Roman" w:hAnsi="Times New Roman" w:cs="Times New Roman"/>
        </w:rPr>
      </w:pPr>
    </w:p>
    <w:p w:rsidR="00556935" w:rsidP="004329A6" w:rsidRDefault="00556935" w14:paraId="36339867" w14:textId="77777777">
      <w:pPr>
        <w:spacing w:line="276" w:lineRule="auto"/>
        <w:jc w:val="both"/>
        <w:rPr>
          <w:rFonts w:ascii="Times New Roman" w:hAnsi="Times New Roman" w:cs="Times New Roman"/>
        </w:rPr>
      </w:pPr>
    </w:p>
    <w:p w:rsidR="007039BB" w:rsidP="004329A6" w:rsidRDefault="007039BB" w14:paraId="68C0C620" w14:textId="44E5C2D4">
      <w:pPr>
        <w:jc w:val="both"/>
        <w:rPr>
          <w:rFonts w:ascii="Times New Roman" w:hAnsi="Times New Roman" w:cs="Times New Roman"/>
          <w:i/>
          <w:iCs/>
          <w:lang w:val="en-CA"/>
        </w:rPr>
      </w:pPr>
    </w:p>
    <w:p w:rsidR="002F6ED3" w:rsidP="00FD4557" w:rsidRDefault="00D24FBE" w14:paraId="49C4E28F" w14:textId="2392EC05">
      <w:pPr>
        <w:pStyle w:val="Heading1"/>
        <w:spacing w:line="480" w:lineRule="auto"/>
        <w:jc w:val="center"/>
        <w:rPr>
          <w:rFonts w:ascii="Times New Roman" w:hAnsi="Times New Roman" w:cs="Times New Roman"/>
          <w:b/>
          <w:bCs/>
          <w:color w:val="000000" w:themeColor="text1"/>
          <w:lang w:val="en-CA"/>
        </w:rPr>
      </w:pPr>
      <w:bookmarkStart w:name="_Toc195699769" w:id="7"/>
      <w:bookmarkStart w:name="_Toc195699792" w:id="8"/>
      <w:bookmarkStart w:name="_Toc204638451" w:id="9"/>
      <w:r w:rsidRPr="00D24FBE">
        <w:rPr>
          <w:rFonts w:ascii="Times New Roman" w:hAnsi="Times New Roman" w:cs="Times New Roman"/>
          <w:b/>
          <w:bCs/>
          <w:color w:val="000000" w:themeColor="text1"/>
          <w:lang w:val="en-CA"/>
        </w:rPr>
        <w:t>Abstract</w:t>
      </w:r>
      <w:bookmarkEnd w:id="7"/>
      <w:bookmarkEnd w:id="8"/>
      <w:bookmarkEnd w:id="9"/>
    </w:p>
    <w:p w:rsidR="00B4728F" w:rsidP="00B4728F" w:rsidRDefault="00B4728F" w14:paraId="35E38252" w14:textId="22C0C947">
      <w:pPr>
        <w:spacing w:line="480" w:lineRule="auto"/>
        <w:ind w:firstLine="720"/>
        <w:jc w:val="both"/>
        <w:rPr>
          <w:ins w:author="Anne-Marie Cousineau" w:date="2025-07-09T17:41:00Z" w16du:dateUtc="2025-07-09T21:41:00Z" w:id="10"/>
          <w:rFonts w:ascii="Times New Roman" w:hAnsi="Times New Roman" w:cs="Times New Roman"/>
          <w:lang w:val="en-CA"/>
        </w:rPr>
      </w:pPr>
      <w:r>
        <w:rPr>
          <w:rFonts w:ascii="Times New Roman" w:hAnsi="Times New Roman" w:cs="Times New Roman"/>
          <w:lang w:val="en-CA"/>
        </w:rPr>
        <w:t xml:space="preserve">Winter presents a season of challenges for resident bird species in temperate areas. With lower temperatures, reduced food availability and shorter </w:t>
      </w:r>
      <w:r w:rsidR="006C4C59">
        <w:rPr>
          <w:rFonts w:ascii="Times New Roman" w:hAnsi="Times New Roman" w:cs="Times New Roman"/>
          <w:lang w:val="en-CA"/>
        </w:rPr>
        <w:t>days</w:t>
      </w:r>
      <w:r>
        <w:rPr>
          <w:rFonts w:ascii="Times New Roman" w:hAnsi="Times New Roman" w:cs="Times New Roman"/>
          <w:lang w:val="en-CA"/>
        </w:rPr>
        <w:t xml:space="preserve">, non-migratory birds must adjust their behaviour and energy expenditures to survive this harsh season. </w:t>
      </w:r>
      <w:r w:rsidR="00280A8B">
        <w:rPr>
          <w:rFonts w:ascii="Times New Roman" w:hAnsi="Times New Roman" w:cs="Times New Roman"/>
          <w:lang w:val="en-CA"/>
        </w:rPr>
        <w:t>Many</w:t>
      </w:r>
      <w:r>
        <w:rPr>
          <w:rFonts w:ascii="Times New Roman" w:hAnsi="Times New Roman" w:cs="Times New Roman"/>
          <w:lang w:val="en-CA"/>
        </w:rPr>
        <w:t xml:space="preserve"> species </w:t>
      </w:r>
      <w:r w:rsidR="00280A8B">
        <w:rPr>
          <w:rFonts w:ascii="Times New Roman" w:hAnsi="Times New Roman" w:cs="Times New Roman"/>
          <w:lang w:val="en-CA"/>
        </w:rPr>
        <w:t>cope with harsh winter conditions by having flexible behaviour, such as changing</w:t>
      </w:r>
      <w:r>
        <w:rPr>
          <w:rFonts w:ascii="Times New Roman" w:hAnsi="Times New Roman" w:cs="Times New Roman"/>
          <w:lang w:val="en-CA"/>
        </w:rPr>
        <w:t xml:space="preserve"> roosting strategies and nighttime fasting</w:t>
      </w:r>
      <w:r w:rsidR="00D32F19">
        <w:rPr>
          <w:rFonts w:ascii="Times New Roman" w:hAnsi="Times New Roman" w:cs="Times New Roman"/>
          <w:lang w:val="en-CA"/>
        </w:rPr>
        <w:t xml:space="preserve">. In </w:t>
      </w:r>
      <w:r>
        <w:rPr>
          <w:rFonts w:ascii="Times New Roman" w:hAnsi="Times New Roman" w:cs="Times New Roman"/>
          <w:lang w:val="en-CA"/>
        </w:rPr>
        <w:t>urban environments</w:t>
      </w:r>
      <w:r w:rsidR="00D32F19">
        <w:rPr>
          <w:rFonts w:ascii="Times New Roman" w:hAnsi="Times New Roman" w:cs="Times New Roman"/>
          <w:lang w:val="en-CA"/>
        </w:rPr>
        <w:t xml:space="preserve">, birds have </w:t>
      </w:r>
      <w:r>
        <w:rPr>
          <w:rFonts w:ascii="Times New Roman" w:hAnsi="Times New Roman" w:cs="Times New Roman"/>
          <w:lang w:val="en-CA"/>
        </w:rPr>
        <w:t>both novel challenges and opportunities</w:t>
      </w:r>
      <w:r w:rsidR="00E56873">
        <w:rPr>
          <w:rFonts w:ascii="Times New Roman" w:hAnsi="Times New Roman" w:cs="Times New Roman"/>
          <w:lang w:val="en-CA"/>
        </w:rPr>
        <w:t xml:space="preserve"> in winter.</w:t>
      </w:r>
      <w:ins w:author="Anne-Marie Cousineau" w:date="2025-07-09T17:41:00Z" w16du:dateUtc="2025-07-09T21:41:00Z" w:id="11">
        <w:r>
          <w:rPr>
            <w:rFonts w:ascii="Times New Roman" w:hAnsi="Times New Roman" w:cs="Times New Roman"/>
            <w:lang w:val="en-CA"/>
          </w:rPr>
          <w:t xml:space="preserve"> Urban areas provide microclimates </w:t>
        </w:r>
      </w:ins>
      <w:r w:rsidR="00E56873">
        <w:rPr>
          <w:rFonts w:ascii="Times New Roman" w:hAnsi="Times New Roman" w:cs="Times New Roman"/>
          <w:lang w:val="en-CA"/>
        </w:rPr>
        <w:t>that create</w:t>
      </w:r>
      <w:ins w:author="Anne-Marie Cousineau" w:date="2025-07-09T17:41:00Z" w16du:dateUtc="2025-07-09T21:41:00Z" w:id="12">
        <w:r>
          <w:rPr>
            <w:rFonts w:ascii="Times New Roman" w:hAnsi="Times New Roman" w:cs="Times New Roman"/>
            <w:lang w:val="en-CA"/>
          </w:rPr>
          <w:t xml:space="preserve"> refuges</w:t>
        </w:r>
      </w:ins>
      <w:r>
        <w:rPr>
          <w:rFonts w:ascii="Times New Roman" w:hAnsi="Times New Roman" w:cs="Times New Roman"/>
          <w:lang w:val="en-CA"/>
        </w:rPr>
        <w:t xml:space="preserve"> </w:t>
      </w:r>
      <w:r w:rsidR="00E56873">
        <w:rPr>
          <w:rFonts w:ascii="Times New Roman" w:hAnsi="Times New Roman" w:cs="Times New Roman"/>
          <w:lang w:val="en-CA"/>
        </w:rPr>
        <w:t>from harsh weather</w:t>
      </w:r>
      <w:ins w:author="Anne-Marie Cousineau" w:date="2025-07-09T17:41:00Z" w16du:dateUtc="2025-07-09T21:41:00Z" w:id="13">
        <w:r>
          <w:rPr>
            <w:rFonts w:ascii="Times New Roman" w:hAnsi="Times New Roman" w:cs="Times New Roman"/>
            <w:lang w:val="en-CA"/>
          </w:rPr>
          <w:t xml:space="preserve"> and reliable anthropogenic food sources, yet they also bring habitat fragmentation, artificial light</w:t>
        </w:r>
      </w:ins>
      <w:r w:rsidR="003739F8">
        <w:rPr>
          <w:rFonts w:ascii="Times New Roman" w:hAnsi="Times New Roman" w:cs="Times New Roman"/>
          <w:lang w:val="en-CA"/>
        </w:rPr>
        <w:t xml:space="preserve"> pollution</w:t>
      </w:r>
      <w:ins w:author="Anne-Marie Cousineau" w:date="2025-07-09T17:41:00Z" w16du:dateUtc="2025-07-09T21:41:00Z" w:id="14">
        <w:r>
          <w:rPr>
            <w:rFonts w:ascii="Times New Roman" w:hAnsi="Times New Roman" w:cs="Times New Roman"/>
            <w:lang w:val="en-CA"/>
          </w:rPr>
          <w:t xml:space="preserve">, and </w:t>
        </w:r>
        <w:commentRangeStart w:id="15"/>
        <w:r>
          <w:rPr>
            <w:rFonts w:ascii="Times New Roman" w:hAnsi="Times New Roman" w:cs="Times New Roman"/>
            <w:lang w:val="en-CA"/>
          </w:rPr>
          <w:t>more</w:t>
        </w:r>
      </w:ins>
      <w:commentRangeEnd w:id="15"/>
      <w:r w:rsidR="00181622">
        <w:rPr>
          <w:rStyle w:val="CommentReference"/>
        </w:rPr>
        <w:commentReference w:id="15"/>
      </w:r>
      <w:ins w:author="Anne-Marie Cousineau" w:date="2025-07-09T17:41:00Z" w16du:dateUtc="2025-07-09T21:41:00Z" w:id="16">
        <w:r>
          <w:rPr>
            <w:rFonts w:ascii="Times New Roman" w:hAnsi="Times New Roman" w:cs="Times New Roman"/>
            <w:lang w:val="en-CA"/>
          </w:rPr>
          <w:t xml:space="preserve">. </w:t>
        </w:r>
      </w:ins>
      <w:r w:rsidR="00EE0A6B">
        <w:rPr>
          <w:rFonts w:ascii="Times New Roman" w:hAnsi="Times New Roman" w:cs="Times New Roman"/>
          <w:lang w:val="en-CA"/>
        </w:rPr>
        <w:t>Learning</w:t>
      </w:r>
      <w:ins w:author="Anne-Marie Cousineau" w:date="2025-07-09T17:41:00Z" w16du:dateUtc="2025-07-09T21:41:00Z" w:id="17">
        <w:r>
          <w:rPr>
            <w:rFonts w:ascii="Times New Roman" w:hAnsi="Times New Roman" w:cs="Times New Roman"/>
            <w:lang w:val="en-CA"/>
          </w:rPr>
          <w:t xml:space="preserve"> more about the winter ecology of resident</w:t>
        </w:r>
      </w:ins>
      <w:r>
        <w:rPr>
          <w:rFonts w:ascii="Times New Roman" w:hAnsi="Times New Roman" w:cs="Times New Roman"/>
          <w:lang w:val="en-CA"/>
        </w:rPr>
        <w:t xml:space="preserve"> </w:t>
      </w:r>
      <w:r w:rsidR="00EE0A6B">
        <w:rPr>
          <w:rFonts w:ascii="Times New Roman" w:hAnsi="Times New Roman" w:cs="Times New Roman"/>
          <w:lang w:val="en-CA"/>
        </w:rPr>
        <w:t>urban</w:t>
      </w:r>
      <w:ins w:author="Anne-Marie Cousineau" w:date="2025-07-09T17:41:00Z" w16du:dateUtc="2025-07-09T21:41:00Z" w:id="18">
        <w:r>
          <w:rPr>
            <w:rFonts w:ascii="Times New Roman" w:hAnsi="Times New Roman" w:cs="Times New Roman"/>
            <w:lang w:val="en-CA"/>
          </w:rPr>
          <w:t xml:space="preserve"> birds can provide us with valuable knowledge to design and improve urban green spaces in a way that benefits people and birds, year-round. </w:t>
        </w:r>
      </w:ins>
    </w:p>
    <w:p w:rsidR="00B4728F" w:rsidP="00B4728F" w:rsidRDefault="00B4728F" w14:paraId="740B4F64" w14:textId="323EA6EB">
      <w:pPr>
        <w:spacing w:line="480" w:lineRule="auto"/>
        <w:ind w:firstLine="720"/>
        <w:jc w:val="both"/>
        <w:rPr>
          <w:ins w:author="Anne-Marie Cousineau" w:date="2025-07-09T17:41:00Z" w16du:dateUtc="2025-07-09T21:41:00Z" w:id="19"/>
          <w:rFonts w:ascii="Times New Roman" w:hAnsi="Times New Roman" w:cs="Times New Roman"/>
          <w:lang w:val="en-CA"/>
        </w:rPr>
      </w:pPr>
      <w:ins w:author="Anne-Marie Cousineau" w:date="2025-07-09T17:41:00Z" w16du:dateUtc="2025-07-09T21:41:00Z" w:id="20">
        <w:r>
          <w:rPr>
            <w:rFonts w:ascii="Times New Roman" w:hAnsi="Times New Roman" w:cs="Times New Roman"/>
            <w:lang w:val="en-CA"/>
          </w:rPr>
          <w:t xml:space="preserve">In my first thesis chapter, I examined fine-scale space use </w:t>
        </w:r>
      </w:ins>
      <w:r w:rsidR="007114BE">
        <w:rPr>
          <w:rFonts w:ascii="Times New Roman" w:hAnsi="Times New Roman" w:cs="Times New Roman"/>
          <w:lang w:val="en-CA"/>
        </w:rPr>
        <w:t>by</w:t>
      </w:r>
      <w:ins w:author="Anne-Marie Cousineau" w:date="2025-07-09T17:41:00Z" w16du:dateUtc="2025-07-09T21:41:00Z" w:id="21">
        <w:r>
          <w:rPr>
            <w:rFonts w:ascii="Times New Roman" w:hAnsi="Times New Roman" w:cs="Times New Roman"/>
            <w:lang w:val="en-CA"/>
          </w:rPr>
          <w:t xml:space="preserve"> </w:t>
        </w:r>
      </w:ins>
      <w:r w:rsidR="00D02DE1">
        <w:rPr>
          <w:rFonts w:ascii="Times New Roman" w:hAnsi="Times New Roman" w:cs="Times New Roman"/>
          <w:lang w:val="en-CA"/>
        </w:rPr>
        <w:t>northern cardinal</w:t>
      </w:r>
      <w:ins w:author="Anne-Marie Cousineau" w:date="2025-07-09T17:41:00Z" w16du:dateUtc="2025-07-09T21:41:00Z" w:id="22">
        <w:r>
          <w:rPr>
            <w:rFonts w:ascii="Times New Roman" w:hAnsi="Times New Roman" w:cs="Times New Roman"/>
            <w:lang w:val="en-CA"/>
          </w:rPr>
          <w:t>s (</w:t>
        </w:r>
        <w:r>
          <w:rPr>
            <w:rFonts w:ascii="Times New Roman" w:hAnsi="Times New Roman" w:cs="Times New Roman"/>
            <w:i/>
            <w:iCs/>
            <w:lang w:val="en-CA"/>
          </w:rPr>
          <w:t>Cardinalis cardinalis</w:t>
        </w:r>
        <w:r>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My findings show that cardinals select their habitats at a smaller scale (25 m radius) when human presence was more pronounced, compared to a larger scale in our less urbanized location (50 m radius). </w:t>
        </w:r>
      </w:ins>
      <w:r w:rsidR="007114BE">
        <w:rPr>
          <w:rFonts w:ascii="Times New Roman" w:hAnsi="Times New Roman" w:cs="Times New Roman"/>
          <w:lang w:val="en-CA"/>
        </w:rPr>
        <w:t xml:space="preserve">Birds </w:t>
      </w:r>
      <w:ins w:author="Anne-Marie Cousineau" w:date="2025-07-09T17:41:00Z" w16du:dateUtc="2025-07-09T21:41:00Z" w:id="23">
        <w:r>
          <w:rPr>
            <w:rFonts w:ascii="Times New Roman" w:hAnsi="Times New Roman" w:cs="Times New Roman"/>
            <w:lang w:val="en-CA"/>
          </w:rPr>
          <w:t xml:space="preserve">spending winter in our most urban location </w:t>
        </w:r>
      </w:ins>
      <w:r w:rsidR="00470BF0">
        <w:rPr>
          <w:rFonts w:ascii="Times New Roman" w:hAnsi="Times New Roman" w:cs="Times New Roman"/>
          <w:lang w:val="en-CA"/>
        </w:rPr>
        <w:t>had</w:t>
      </w:r>
      <w:r>
        <w:rPr>
          <w:rFonts w:ascii="Times New Roman" w:hAnsi="Times New Roman" w:cs="Times New Roman"/>
          <w:lang w:val="en-CA"/>
        </w:rPr>
        <w:t xml:space="preserve"> on average, home ranges about three times the size of the birds spending winter in less urbanized locations. </w:t>
      </w:r>
      <w:r w:rsidR="00BD76F9">
        <w:rPr>
          <w:rFonts w:ascii="Times New Roman" w:hAnsi="Times New Roman" w:cs="Times New Roman"/>
          <w:lang w:val="en-CA"/>
        </w:rPr>
        <w:t>Finally</w:t>
      </w:r>
      <w:ins w:author="Anne-Marie Cousineau" w:date="2025-07-09T17:41:00Z" w16du:dateUtc="2025-07-09T21:41:00Z" w:id="24">
        <w:r>
          <w:rPr>
            <w:rFonts w:ascii="Times New Roman" w:hAnsi="Times New Roman" w:cs="Times New Roman"/>
            <w:lang w:val="en-CA"/>
          </w:rPr>
          <w:t>, cardinals select</w:t>
        </w:r>
      </w:ins>
      <w:r w:rsidR="00BD76F9">
        <w:rPr>
          <w:rFonts w:ascii="Times New Roman" w:hAnsi="Times New Roman" w:cs="Times New Roman"/>
          <w:lang w:val="en-CA"/>
        </w:rPr>
        <w:t>ed</w:t>
      </w:r>
      <w:ins w:author="Anne-Marie Cousineau" w:date="2025-07-09T17:41:00Z" w16du:dateUtc="2025-07-09T21:41:00Z" w:id="25">
        <w:r>
          <w:rPr>
            <w:rFonts w:ascii="Times New Roman" w:hAnsi="Times New Roman" w:cs="Times New Roman"/>
            <w:lang w:val="en-CA"/>
          </w:rPr>
          <w:t xml:space="preserve"> for different </w:t>
        </w:r>
      </w:ins>
      <w:commentRangeStart w:id="26"/>
      <w:r w:rsidR="00F84EFC">
        <w:rPr>
          <w:rFonts w:ascii="Times New Roman" w:hAnsi="Times New Roman" w:cs="Times New Roman"/>
          <w:lang w:val="en-CA"/>
        </w:rPr>
        <w:t xml:space="preserve">habitat </w:t>
      </w:r>
      <w:r>
        <w:rPr>
          <w:rFonts w:ascii="Times New Roman" w:hAnsi="Times New Roman" w:cs="Times New Roman"/>
          <w:lang w:val="en-CA"/>
        </w:rPr>
        <w:t>features</w:t>
      </w:r>
      <w:commentRangeEnd w:id="26"/>
      <w:r w:rsidR="00876854">
        <w:rPr>
          <w:rStyle w:val="CommentReference"/>
        </w:rPr>
        <w:commentReference w:id="26"/>
      </w:r>
      <w:ins w:author="Anne-Marie Cousineau" w:date="2025-07-09T17:41:00Z" w16du:dateUtc="2025-07-09T21:41:00Z" w:id="27">
        <w:r>
          <w:rPr>
            <w:rFonts w:ascii="Times New Roman" w:hAnsi="Times New Roman" w:cs="Times New Roman"/>
            <w:lang w:val="en-CA"/>
          </w:rPr>
          <w:t xml:space="preserve">, depending on the level of urbanization of the site </w:t>
        </w:r>
      </w:ins>
      <w:r w:rsidR="00715D33">
        <w:rPr>
          <w:rFonts w:ascii="Times New Roman" w:hAnsi="Times New Roman" w:cs="Times New Roman"/>
          <w:lang w:val="en-CA"/>
        </w:rPr>
        <w:t>they wintered at</w:t>
      </w:r>
      <w:ins w:author="Anne-Marie Cousineau" w:date="2025-07-09T17:41:00Z" w16du:dateUtc="2025-07-09T21:41:00Z" w:id="28">
        <w:r>
          <w:rPr>
            <w:rFonts w:ascii="Times New Roman" w:hAnsi="Times New Roman" w:cs="Times New Roman"/>
            <w:lang w:val="en-CA"/>
          </w:rPr>
          <w:t xml:space="preserve">. These results underscore the importance of small-scale urban green space design and winter resource availability for supporting resident bird populations in urban settings. </w:t>
        </w:r>
      </w:ins>
    </w:p>
    <w:p w:rsidRPr="00402E82" w:rsidR="00B4728F" w:rsidP="00B4728F" w:rsidRDefault="00B4728F" w14:paraId="70F193BB" w14:textId="1EF8AD18">
      <w:pPr>
        <w:spacing w:line="480" w:lineRule="auto"/>
        <w:ind w:firstLine="720"/>
        <w:jc w:val="both"/>
        <w:rPr>
          <w:ins w:author="Anne-Marie Cousineau" w:date="2025-07-09T17:41:00Z" w16du:dateUtc="2025-07-09T21:41:00Z" w:id="29"/>
          <w:rFonts w:ascii="Times New Roman" w:hAnsi="Times New Roman" w:cs="Times New Roman"/>
          <w:lang w:val="en-CA"/>
        </w:rPr>
      </w:pPr>
      <w:ins w:author="Anne-Marie Cousineau" w:date="2025-07-09T17:41:00Z" w16du:dateUtc="2025-07-09T21:41:00Z" w:id="30">
        <w:r>
          <w:rPr>
            <w:rFonts w:ascii="Times New Roman" w:hAnsi="Times New Roman" w:cs="Times New Roman"/>
            <w:lang w:val="en-CA"/>
          </w:rPr>
          <w:t xml:space="preserve">In my second chapter, I tracked the daily activity of the same individuals in </w:t>
        </w:r>
      </w:ins>
      <w:r w:rsidR="005A6E42">
        <w:rPr>
          <w:rFonts w:ascii="Times New Roman" w:hAnsi="Times New Roman" w:cs="Times New Roman"/>
          <w:lang w:val="en-CA"/>
        </w:rPr>
        <w:t>C</w:t>
      </w:r>
      <w:ins w:author="Anne-Marie Cousineau" w:date="2025-07-09T17:41:00Z" w16du:dateUtc="2025-07-09T21:41:00Z" w:id="31">
        <w:r>
          <w:rPr>
            <w:rFonts w:ascii="Times New Roman" w:hAnsi="Times New Roman" w:cs="Times New Roman"/>
            <w:lang w:val="en-CA"/>
          </w:rPr>
          <w:t>hapter 1</w:t>
        </w:r>
      </w:ins>
      <w:r w:rsidR="005A6E42">
        <w:rPr>
          <w:rFonts w:ascii="Times New Roman" w:hAnsi="Times New Roman" w:cs="Times New Roman"/>
          <w:lang w:val="en-CA"/>
        </w:rPr>
        <w:t>.</w:t>
      </w:r>
      <w:ins w:author="Anne-Marie Cousineau" w:date="2025-07-09T17:41:00Z" w16du:dateUtc="2025-07-09T21:41:00Z" w:id="32">
        <w:r>
          <w:rPr>
            <w:rFonts w:ascii="Times New Roman" w:hAnsi="Times New Roman" w:cs="Times New Roman"/>
            <w:lang w:val="en-CA"/>
          </w:rPr>
          <w:t xml:space="preserve"> </w:t>
        </w:r>
      </w:ins>
      <w:r w:rsidR="00F838FF">
        <w:rPr>
          <w:rFonts w:ascii="Times New Roman" w:hAnsi="Times New Roman" w:cs="Times New Roman"/>
          <w:lang w:val="en-CA"/>
        </w:rPr>
        <w:t>To quantify activity, we used variability in the radio signal recorded by the</w:t>
      </w:r>
      <w:ins w:author="Anne-Marie Cousineau" w:date="2025-07-09T17:41:00Z" w16du:dateUtc="2025-07-09T21:41:00Z" w:id="33">
        <w:r>
          <w:rPr>
            <w:rFonts w:ascii="Times New Roman" w:hAnsi="Times New Roman" w:cs="Times New Roman"/>
            <w:lang w:val="en-CA"/>
          </w:rPr>
          <w:t xml:space="preserve"> Motus Wildlife Tracking System. All the study locations had receiver towers continuously recording the signal strength of the VHF tags we deployed for </w:t>
        </w:r>
      </w:ins>
      <w:r w:rsidR="00041F78">
        <w:rPr>
          <w:rFonts w:ascii="Times New Roman" w:hAnsi="Times New Roman" w:cs="Times New Roman"/>
          <w:lang w:val="en-CA"/>
        </w:rPr>
        <w:t>C</w:t>
      </w:r>
      <w:ins w:author="Anne-Marie Cousineau" w:date="2025-07-09T17:41:00Z" w16du:dateUtc="2025-07-09T21:41:00Z" w:id="34">
        <w:r>
          <w:rPr>
            <w:rFonts w:ascii="Times New Roman" w:hAnsi="Times New Roman" w:cs="Times New Roman"/>
            <w:lang w:val="en-CA"/>
          </w:rPr>
          <w:t xml:space="preserve">hapter 1. A </w:t>
        </w:r>
      </w:ins>
      <w:r w:rsidR="00041F78">
        <w:rPr>
          <w:rFonts w:ascii="Times New Roman" w:hAnsi="Times New Roman" w:cs="Times New Roman"/>
          <w:lang w:val="en-CA"/>
        </w:rPr>
        <w:t>c</w:t>
      </w:r>
      <w:ins w:author="Anne-Marie Cousineau" w:date="2025-07-09T17:41:00Z" w16du:dateUtc="2025-07-09T21:41:00Z" w:id="35">
        <w:r>
          <w:rPr>
            <w:rFonts w:ascii="Times New Roman" w:hAnsi="Times New Roman" w:cs="Times New Roman"/>
            <w:lang w:val="en-CA"/>
          </w:rPr>
          <w:t xml:space="preserve">hange point analysis was performed to precisely identify the </w:t>
        </w:r>
      </w:ins>
      <w:r w:rsidR="00041F78">
        <w:rPr>
          <w:rFonts w:ascii="Times New Roman" w:hAnsi="Times New Roman" w:cs="Times New Roman"/>
          <w:lang w:val="en-CA"/>
        </w:rPr>
        <w:t>time</w:t>
      </w:r>
      <w:ins w:author="Anne-Marie Cousineau" w:date="2025-07-09T17:41:00Z" w16du:dateUtc="2025-07-09T21:41:00Z" w:id="36">
        <w:r>
          <w:rPr>
            <w:rFonts w:ascii="Times New Roman" w:hAnsi="Times New Roman" w:cs="Times New Roman"/>
            <w:lang w:val="en-CA"/>
          </w:rPr>
          <w:t xml:space="preserve"> birds </w:t>
        </w:r>
      </w:ins>
      <w:r w:rsidR="00041F78">
        <w:rPr>
          <w:rFonts w:ascii="Times New Roman" w:hAnsi="Times New Roman" w:cs="Times New Roman"/>
          <w:lang w:val="en-CA"/>
        </w:rPr>
        <w:t>began</w:t>
      </w:r>
      <w:ins w:author="Anne-Marie Cousineau" w:date="2025-07-09T17:41:00Z" w16du:dateUtc="2025-07-09T21:41:00Z" w:id="37">
        <w:r>
          <w:rPr>
            <w:rFonts w:ascii="Times New Roman" w:hAnsi="Times New Roman" w:cs="Times New Roman"/>
            <w:lang w:val="en-CA"/>
          </w:rPr>
          <w:t xml:space="preserve"> their daily activities, along with the time they </w:t>
        </w:r>
      </w:ins>
      <w:r w:rsidR="00572395">
        <w:rPr>
          <w:rFonts w:ascii="Times New Roman" w:hAnsi="Times New Roman" w:cs="Times New Roman"/>
          <w:lang w:val="en-CA"/>
        </w:rPr>
        <w:t>ended</w:t>
      </w:r>
      <w:ins w:author="Anne-Marie Cousineau" w:date="2025-07-09T17:41:00Z" w16du:dateUtc="2025-07-09T21:41:00Z" w:id="38">
        <w:r>
          <w:rPr>
            <w:rFonts w:ascii="Times New Roman" w:hAnsi="Times New Roman" w:cs="Times New Roman"/>
            <w:lang w:val="en-CA"/>
          </w:rPr>
          <w:t xml:space="preserve"> </w:t>
        </w:r>
      </w:ins>
      <w:r w:rsidR="00572395">
        <w:rPr>
          <w:rFonts w:ascii="Times New Roman" w:hAnsi="Times New Roman" w:cs="Times New Roman"/>
          <w:lang w:val="en-CA"/>
        </w:rPr>
        <w:t>their daily</w:t>
      </w:r>
      <w:ins w:author="Anne-Marie Cousineau" w:date="2025-07-09T17:41:00Z" w16du:dateUtc="2025-07-09T21:41:00Z" w:id="39">
        <w:r>
          <w:rPr>
            <w:rFonts w:ascii="Times New Roman" w:hAnsi="Times New Roman" w:cs="Times New Roman"/>
            <w:lang w:val="en-CA"/>
          </w:rPr>
          <w:t xml:space="preserve"> activity. We used meteorological data to investigate how the cardinals adjust their winter foraging behaviour to temperature, snow on the ground, precipitation and consecutive days of cold weather. </w:t>
        </w:r>
      </w:ins>
      <w:r w:rsidR="00572395">
        <w:rPr>
          <w:rFonts w:ascii="Times New Roman" w:hAnsi="Times New Roman" w:cs="Times New Roman"/>
          <w:lang w:val="en-CA"/>
        </w:rPr>
        <w:t>Across</w:t>
      </w:r>
      <w:ins w:author="Anne-Marie Cousineau" w:date="2025-07-09T17:41:00Z" w16du:dateUtc="2025-07-09T21:41:00Z" w:id="40">
        <w:r>
          <w:rPr>
            <w:rFonts w:ascii="Times New Roman" w:hAnsi="Times New Roman" w:cs="Times New Roman"/>
            <w:lang w:val="en-CA"/>
          </w:rPr>
          <w:t xml:space="preserve"> three year</w:t>
        </w:r>
      </w:ins>
      <w:r>
        <w:rPr>
          <w:rFonts w:ascii="Times New Roman" w:hAnsi="Times New Roman" w:cs="Times New Roman"/>
          <w:lang w:val="en-CA"/>
        </w:rPr>
        <w:t>s</w:t>
      </w:r>
      <w:ins w:author="Anne-Marie Cousineau" w:date="2025-07-09T17:41:00Z" w16du:dateUtc="2025-07-09T21:41:00Z" w:id="41">
        <w:r>
          <w:rPr>
            <w:rFonts w:ascii="Times New Roman" w:hAnsi="Times New Roman" w:cs="Times New Roman"/>
            <w:lang w:val="en-CA"/>
          </w:rPr>
          <w:t xml:space="preserve">, cumulative effects of weather </w:t>
        </w:r>
      </w:ins>
      <w:r w:rsidR="00A662A5">
        <w:rPr>
          <w:rFonts w:ascii="Times New Roman" w:hAnsi="Times New Roman" w:cs="Times New Roman"/>
          <w:lang w:val="en-CA"/>
        </w:rPr>
        <w:t>had</w:t>
      </w:r>
      <w:ins w:author="Anne-Marie Cousineau" w:date="2025-07-09T17:41:00Z" w16du:dateUtc="2025-07-09T21:41:00Z" w:id="42">
        <w:r>
          <w:rPr>
            <w:rFonts w:ascii="Times New Roman" w:hAnsi="Times New Roman" w:cs="Times New Roman"/>
            <w:lang w:val="en-CA"/>
          </w:rPr>
          <w:t xml:space="preserve"> a stronger explanatory power compared to same-day conditions. </w:t>
        </w:r>
      </w:ins>
      <w:r w:rsidR="00A662A5">
        <w:rPr>
          <w:rFonts w:ascii="Times New Roman" w:hAnsi="Times New Roman" w:cs="Times New Roman"/>
          <w:lang w:val="en-CA"/>
        </w:rPr>
        <w:t>Precipitations</w:t>
      </w:r>
      <w:ins w:author="Anne-Marie Cousineau" w:date="2025-07-09T17:41:00Z" w16du:dateUtc="2025-07-09T21:41:00Z" w:id="43">
        <w:r>
          <w:rPr>
            <w:rFonts w:ascii="Times New Roman" w:hAnsi="Times New Roman" w:cs="Times New Roman"/>
            <w:lang w:val="en-CA"/>
          </w:rPr>
          <w:t xml:space="preserve"> </w:t>
        </w:r>
      </w:ins>
      <w:r w:rsidR="00A662A5">
        <w:rPr>
          <w:rFonts w:ascii="Times New Roman" w:hAnsi="Times New Roman" w:cs="Times New Roman"/>
          <w:lang w:val="en-CA"/>
        </w:rPr>
        <w:t>had</w:t>
      </w:r>
      <w:ins w:author="Anne-Marie Cousineau" w:date="2025-07-09T17:41:00Z" w16du:dateUtc="2025-07-09T21:41:00Z" w:id="44">
        <w:r>
          <w:rPr>
            <w:rFonts w:ascii="Times New Roman" w:hAnsi="Times New Roman" w:cs="Times New Roman"/>
            <w:lang w:val="en-CA"/>
          </w:rPr>
          <w:t xml:space="preserve"> an important, non-linear effect on both the onset and end of the birds’ activities</w:t>
        </w:r>
      </w:ins>
      <w:r w:rsidR="00C42ED0">
        <w:rPr>
          <w:rFonts w:ascii="Times New Roman" w:hAnsi="Times New Roman" w:cs="Times New Roman"/>
          <w:lang w:val="en-CA"/>
        </w:rPr>
        <w:t>.</w:t>
      </w:r>
      <w:ins w:author="Anne-Marie Cousineau" w:date="2025-07-09T17:41:00Z" w16du:dateUtc="2025-07-09T21:41:00Z" w:id="45">
        <w:r>
          <w:rPr>
            <w:rFonts w:ascii="Times New Roman" w:hAnsi="Times New Roman" w:cs="Times New Roman"/>
            <w:lang w:val="en-CA"/>
          </w:rPr>
          <w:t xml:space="preserve"> </w:t>
        </w:r>
      </w:ins>
      <w:r w:rsidR="00C42ED0">
        <w:rPr>
          <w:rFonts w:ascii="Times New Roman" w:hAnsi="Times New Roman" w:cs="Times New Roman"/>
          <w:lang w:val="en-CA"/>
        </w:rPr>
        <w:t>T</w:t>
      </w:r>
      <w:ins w:author="Anne-Marie Cousineau" w:date="2025-07-09T17:41:00Z" w16du:dateUtc="2025-07-09T21:41:00Z" w:id="46">
        <w:r>
          <w:rPr>
            <w:rFonts w:ascii="Times New Roman" w:hAnsi="Times New Roman" w:cs="Times New Roman"/>
            <w:lang w:val="en-CA"/>
          </w:rPr>
          <w:t xml:space="preserve">he amount of snow on the ground </w:t>
        </w:r>
      </w:ins>
      <w:r w:rsidR="00C42ED0">
        <w:rPr>
          <w:rFonts w:ascii="Times New Roman" w:hAnsi="Times New Roman" w:cs="Times New Roman"/>
          <w:lang w:val="en-CA"/>
        </w:rPr>
        <w:t>had</w:t>
      </w:r>
      <w:ins w:author="Anne-Marie Cousineau" w:date="2025-07-09T17:41:00Z" w16du:dateUtc="2025-07-09T21:41:00Z" w:id="47">
        <w:r>
          <w:rPr>
            <w:rFonts w:ascii="Times New Roman" w:hAnsi="Times New Roman" w:cs="Times New Roman"/>
            <w:lang w:val="en-CA"/>
          </w:rPr>
          <w:t xml:space="preserve"> a strong and linear effect for the end of the bird’s activity period, with the birds ending their active period earlier as the amount of snow on the ground increases.</w:t>
        </w:r>
      </w:ins>
      <w:r>
        <w:rPr>
          <w:rFonts w:ascii="Times New Roman" w:hAnsi="Times New Roman" w:cs="Times New Roman"/>
          <w:lang w:val="en-CA"/>
        </w:rPr>
        <w:t xml:space="preserve"> </w:t>
      </w:r>
      <w:r w:rsidR="00C42ED0">
        <w:rPr>
          <w:rFonts w:ascii="Times New Roman" w:hAnsi="Times New Roman" w:cs="Times New Roman"/>
          <w:lang w:val="en-CA"/>
        </w:rPr>
        <w:t>Thus, several days of heavy snow reduced cardinal activity, perhaps because they were conserving energy during harsh conditions.</w:t>
      </w:r>
      <w:ins w:author="Anne-Marie Cousineau" w:date="2025-07-09T17:41:00Z" w16du:dateUtc="2025-07-09T21:41:00Z" w:id="48">
        <w:r>
          <w:rPr>
            <w:rFonts w:ascii="Times New Roman" w:hAnsi="Times New Roman" w:cs="Times New Roman"/>
            <w:lang w:val="en-CA"/>
          </w:rPr>
          <w:t xml:space="preserve"> These findings highlight the behavioural flexibility of </w:t>
        </w:r>
      </w:ins>
      <w:r w:rsidR="00D02DE1">
        <w:rPr>
          <w:rFonts w:ascii="Times New Roman" w:hAnsi="Times New Roman" w:cs="Times New Roman"/>
          <w:lang w:val="en-CA"/>
        </w:rPr>
        <w:t>northern cardinal</w:t>
      </w:r>
      <w:ins w:author="Anne-Marie Cousineau" w:date="2025-07-09T17:41:00Z" w16du:dateUtc="2025-07-09T21:41:00Z" w:id="49">
        <w:r>
          <w:rPr>
            <w:rFonts w:ascii="Times New Roman" w:hAnsi="Times New Roman" w:cs="Times New Roman"/>
            <w:lang w:val="en-CA"/>
          </w:rPr>
          <w:t xml:space="preserve">s towards </w:t>
        </w:r>
      </w:ins>
      <w:r w:rsidR="00C42ED0">
        <w:rPr>
          <w:rFonts w:ascii="Times New Roman" w:hAnsi="Times New Roman" w:cs="Times New Roman"/>
          <w:lang w:val="en-CA"/>
        </w:rPr>
        <w:t>harsh</w:t>
      </w:r>
      <w:r>
        <w:rPr>
          <w:rFonts w:ascii="Times New Roman" w:hAnsi="Times New Roman" w:cs="Times New Roman"/>
          <w:lang w:val="en-CA"/>
        </w:rPr>
        <w:t xml:space="preserve"> climatic conditions in winter, which may play a crucial role in its winter survival and thriving in urban areas. In summary, my thesis contributes to a growing understanding of how winter resident birds navigate the complex interactions between the urban landscape and the extreme seasonal variations </w:t>
      </w:r>
      <w:r w:rsidR="00C42ED0">
        <w:rPr>
          <w:rFonts w:ascii="Times New Roman" w:hAnsi="Times New Roman" w:cs="Times New Roman"/>
          <w:lang w:val="en-CA"/>
        </w:rPr>
        <w:t>in</w:t>
      </w:r>
      <w:r>
        <w:rPr>
          <w:rFonts w:ascii="Times New Roman" w:hAnsi="Times New Roman" w:cs="Times New Roman"/>
          <w:lang w:val="en-CA"/>
        </w:rPr>
        <w:t xml:space="preserve"> </w:t>
      </w:r>
      <w:ins w:author="Anne-Marie Cousineau" w:date="2025-07-09T17:41:00Z" w16du:dateUtc="2025-07-09T21:41:00Z" w:id="50">
        <w:r>
          <w:rPr>
            <w:rFonts w:ascii="Times New Roman" w:hAnsi="Times New Roman" w:cs="Times New Roman"/>
            <w:lang w:val="en-CA"/>
          </w:rPr>
          <w:t>climate.</w:t>
        </w:r>
      </w:ins>
    </w:p>
    <w:p w:rsidRPr="00B4728F" w:rsidR="00B4728F" w:rsidRDefault="00B4728F" w14:paraId="06A511B4" w14:textId="77777777">
      <w:pPr>
        <w:rPr>
          <w:lang w:val="en-CA"/>
          <w:rPrChange w:author="Anne-Marie Cousineau" w:date="2025-07-09T17:41:00Z" w16du:dateUtc="2025-07-09T21:41:00Z" w:id="51">
            <w:rPr>
              <w:rFonts w:ascii="Times New Roman" w:hAnsi="Times New Roman" w:cs="Times New Roman"/>
              <w:b/>
              <w:bCs/>
              <w:color w:val="000000" w:themeColor="text1"/>
              <w:lang w:val="en-CA"/>
            </w:rPr>
          </w:rPrChange>
        </w:rPr>
        <w:pPrChange w:author="Anne-Marie Cousineau" w:date="2025-07-09T17:41:00Z" w16du:dateUtc="2025-07-09T21:41:00Z" w:id="52">
          <w:pPr>
            <w:pStyle w:val="Heading1"/>
            <w:spacing w:line="480" w:lineRule="auto"/>
            <w:jc w:val="center"/>
          </w:pPr>
        </w:pPrChange>
      </w:pPr>
    </w:p>
    <w:p w:rsidR="00D24FBE" w:rsidP="00CE5492" w:rsidRDefault="00D24FBE" w14:paraId="54BE3844" w14:textId="77777777">
      <w:pPr>
        <w:spacing w:line="480" w:lineRule="auto"/>
        <w:rPr>
          <w:lang w:val="en-CA"/>
        </w:rPr>
      </w:pPr>
    </w:p>
    <w:p w:rsidR="00D24FBE" w:rsidP="00CE5492" w:rsidRDefault="00D24FBE" w14:paraId="1F6ED781" w14:textId="77777777">
      <w:pPr>
        <w:spacing w:line="480" w:lineRule="auto"/>
        <w:rPr>
          <w:lang w:val="en-CA"/>
        </w:rPr>
      </w:pPr>
    </w:p>
    <w:p w:rsidRPr="002760B6" w:rsidR="00D24FBE" w:rsidP="00FD4557" w:rsidRDefault="00D24FBE" w14:paraId="273ABDE7" w14:textId="6210A5E4">
      <w:pPr>
        <w:pStyle w:val="Heading1"/>
        <w:spacing w:line="480" w:lineRule="auto"/>
        <w:jc w:val="center"/>
        <w:rPr>
          <w:ins w:author="Anne-Marie Cousineau" w:date="2025-07-09T17:41:00Z" w16du:dateUtc="2025-07-09T21:41:00Z" w:id="53"/>
          <w:rFonts w:ascii="Times New Roman" w:hAnsi="Times New Roman" w:cs="Times New Roman"/>
          <w:b/>
          <w:bCs/>
          <w:color w:val="000000" w:themeColor="text1"/>
          <w:rPrChange w:author="Anne-Marie Cousineau" w:date="2025-07-09T17:47:00Z" w16du:dateUtc="2025-07-09T21:47:00Z" w:id="54">
            <w:rPr>
              <w:ins w:author="Anne-Marie Cousineau" w:date="2025-07-09T17:41:00Z" w16du:dateUtc="2025-07-09T21:41:00Z" w:id="55"/>
              <w:rFonts w:ascii="Times New Roman" w:hAnsi="Times New Roman" w:cs="Times New Roman"/>
              <w:b/>
              <w:bCs/>
              <w:color w:val="000000" w:themeColor="text1"/>
              <w:lang w:val="en-CA"/>
            </w:rPr>
          </w:rPrChange>
        </w:rPr>
      </w:pPr>
      <w:bookmarkStart w:name="_Toc195699770" w:id="56"/>
      <w:bookmarkStart w:name="_Toc195699793" w:id="57"/>
      <w:bookmarkStart w:name="_Toc204638452" w:id="58"/>
      <w:commentRangeStart w:id="59"/>
      <w:r w:rsidRPr="002760B6">
        <w:rPr>
          <w:rFonts w:ascii="Times New Roman" w:hAnsi="Times New Roman" w:cs="Times New Roman"/>
          <w:b/>
          <w:bCs/>
          <w:color w:val="000000" w:themeColor="text1"/>
          <w:rPrChange w:author="Anne-Marie Cousineau" w:date="2025-07-09T17:47:00Z" w16du:dateUtc="2025-07-09T21:47:00Z" w:id="60">
            <w:rPr>
              <w:rFonts w:ascii="Times New Roman" w:hAnsi="Times New Roman" w:cs="Times New Roman"/>
              <w:b/>
              <w:bCs/>
              <w:color w:val="000000" w:themeColor="text1"/>
              <w:lang w:val="en-CA"/>
            </w:rPr>
          </w:rPrChange>
        </w:rPr>
        <w:t>Résumé</w:t>
      </w:r>
      <w:bookmarkEnd w:id="56"/>
      <w:bookmarkEnd w:id="57"/>
      <w:commentRangeEnd w:id="59"/>
      <w:r w:rsidR="004F2E41">
        <w:rPr>
          <w:rStyle w:val="CommentReference"/>
          <w:rFonts w:asciiTheme="minorHAnsi" w:hAnsiTheme="minorHAnsi" w:eastAsiaTheme="minorHAnsi" w:cstheme="minorBidi"/>
          <w:color w:val="auto"/>
        </w:rPr>
        <w:commentReference w:id="59"/>
      </w:r>
      <w:bookmarkEnd w:id="58"/>
    </w:p>
    <w:p w:rsidR="00B4728F" w:rsidP="00B4728F" w:rsidRDefault="00B4728F" w14:paraId="1D1DE4AA" w14:textId="77777777">
      <w:pPr>
        <w:pStyle w:val="p1"/>
        <w:spacing w:line="480" w:lineRule="auto"/>
        <w:ind w:firstLine="720"/>
        <w:jc w:val="both"/>
        <w:rPr>
          <w:ins w:author="Anne-Marie Cousineau" w:date="2025-07-09T17:41:00Z" w16du:dateUtc="2025-07-09T21:41:00Z" w:id="61"/>
          <w:lang w:val="fr-CA"/>
        </w:rPr>
      </w:pPr>
      <w:ins w:author="Anne-Marie Cousineau" w:date="2025-07-09T17:41:00Z" w16du:dateUtc="2025-07-09T21:41:00Z" w:id="62">
        <w:r w:rsidRPr="009D4EB2">
          <w:rPr>
            <w:lang w:val="fr-CA"/>
          </w:rPr>
          <w:t xml:space="preserve">L’hiver représente une saison de défis pour les espèces d’oiseaux résidents des régions tempérées. Avec des températures sous zéro, une disponibilité réduite de nourriture et une photopériode raccourcie, les oiseaux qui ne migrent pas doivent adapter leur comportement et dépenses énergétiques pour survivre à cette saison rigoureuse. Si plusieurs espèces comptent sur des stratégies d’agrégation, sur la flexibilité comportementale ou sur le jeûne nocturne, celles vivant en milieu urbain sont confrontées à la fois à de nouveaux défis et à certains avantages. Les milieux urbains offrent des microclimats plus cléments, pouvant servir de refuges et de source d’alimentation stable (via les humains), mais ils exposent aussi les oiseaux à la fragmentation d’habitat, à la pollution, à l’éclairage artificiel, etc. Certaines espèces s’en sortent mieux que d’autres, particulièrement en ville, et mieux comprendre leur écologie hivernale peut nous fournir des connaissances utiles pour concevoir et améliorer les espaces verts urbains afin de favoriser le bien-être des oiseaux, et celui des humains, toute l’année. </w:t>
        </w:r>
      </w:ins>
    </w:p>
    <w:p w:rsidR="00B4728F" w:rsidP="00B4728F" w:rsidRDefault="00B4728F" w14:paraId="1EDA1850" w14:textId="77777777">
      <w:pPr>
        <w:pStyle w:val="p1"/>
        <w:spacing w:line="480" w:lineRule="auto"/>
        <w:ind w:firstLine="720"/>
        <w:jc w:val="both"/>
        <w:rPr>
          <w:ins w:author="Anne-Marie Cousineau" w:date="2025-07-09T17:41:00Z" w16du:dateUtc="2025-07-09T21:41:00Z" w:id="63"/>
          <w:lang w:val="fr-CA"/>
        </w:rPr>
      </w:pPr>
      <w:ins w:author="Anne-Marie Cousineau" w:date="2025-07-09T17:41:00Z" w16du:dateUtc="2025-07-09T21:41:00Z" w:id="64">
        <w:r w:rsidRPr="009D4EB2">
          <w:rPr>
            <w:lang w:val="fr-CA"/>
          </w:rPr>
          <w:t>Dans le premier chapitre de ma thèse, j’ai examiné l’utilisation de l’espace à fine échelle par le cardinal rouge (</w:t>
        </w:r>
        <w:proofErr w:type="spellStart"/>
        <w:r w:rsidRPr="00AA515E">
          <w:rPr>
            <w:i/>
            <w:iCs/>
            <w:lang w:val="fr-CA"/>
          </w:rPr>
          <w:t>Cardinalis</w:t>
        </w:r>
        <w:proofErr w:type="spellEnd"/>
        <w:r w:rsidRPr="00AA515E">
          <w:rPr>
            <w:i/>
            <w:iCs/>
            <w:lang w:val="fr-CA"/>
          </w:rPr>
          <w:t xml:space="preserve"> </w:t>
        </w:r>
        <w:proofErr w:type="spellStart"/>
        <w:r w:rsidRPr="00AA515E">
          <w:rPr>
            <w:i/>
            <w:iCs/>
            <w:lang w:val="fr-CA"/>
          </w:rPr>
          <w:t>cardinalis</w:t>
        </w:r>
        <w:proofErr w:type="spellEnd"/>
        <w:r w:rsidRPr="009D4EB2">
          <w:rPr>
            <w:lang w:val="fr-CA"/>
          </w:rPr>
          <w:t xml:space="preserve">) dans trois sites aux niveaux d’urbanisation différents à Montréal. À l’aide de la télémétrie VHF, j’ai suivi plusieurs individus pour évaluer comment la structure du paysage et les conditions environnementales — telles que la densité routière, l’accès aux mangeoires et la structure verticale de la végétation — influencent leurs déplacements et l’utilisation de l’habitat. Mes résultats montrent que le cardinal sélectionne son habitat à une plus petite échelle spatiale (rayon de 25 m) dans les milieux plus urbanisés, comparativement à une échelle plus large (rayon de 50 m) dans les sites moins urbanisés. De plus, les oiseaux hivernant dans le site le plus urbanisé présentaient, en moyenne, des domaines vitaux trois fois plus grands </w:t>
        </w:r>
        <w:r w:rsidRPr="009D4EB2">
          <w:rPr>
            <w:lang w:val="fr-CA"/>
          </w:rPr>
          <w:t xml:space="preserve">que ceux des oiseaux en milieux moins urbanisés. Enfin, j’ai démontré que le cardinal sélectionne différentes composantes de son habitat selon le degré d’urbanisation. Ces résultats soulignent l’importance de la conception à petite échelle des espaces verts urbains et de la disponibilité des ressources hivernales pour soutenir les populations d’oiseaux urbains. </w:t>
        </w:r>
      </w:ins>
    </w:p>
    <w:p w:rsidR="00B4728F" w:rsidP="00B4728F" w:rsidRDefault="00B4728F" w14:paraId="2FE384A3" w14:textId="77777777">
      <w:pPr>
        <w:pStyle w:val="p1"/>
        <w:spacing w:line="480" w:lineRule="auto"/>
        <w:ind w:firstLine="720"/>
        <w:jc w:val="both"/>
        <w:rPr>
          <w:lang w:val="fr-CA"/>
        </w:rPr>
      </w:pPr>
      <w:ins w:author="Anne-Marie Cousineau" w:date="2025-07-09T17:41:00Z" w16du:dateUtc="2025-07-09T21:41:00Z" w:id="65">
        <w:r w:rsidRPr="009D4EB2">
          <w:rPr>
            <w:lang w:val="fr-CA"/>
          </w:rPr>
          <w:t xml:space="preserve">Dans le second chapitre, je me suis intéressée aux patrons d’activité journalière du cardinal rouge dans trois sites urbains de Montréal. J’ai suivi l’activité journalière des mêmes individus que dans le chapitre précédent, cette fois à l’aide du système automatisé Motus </w:t>
        </w:r>
        <w:proofErr w:type="spellStart"/>
        <w:r w:rsidRPr="009D4EB2">
          <w:rPr>
            <w:lang w:val="fr-CA"/>
          </w:rPr>
          <w:t>Wildlife</w:t>
        </w:r>
        <w:proofErr w:type="spellEnd"/>
        <w:r w:rsidRPr="009D4EB2">
          <w:rPr>
            <w:lang w:val="fr-CA"/>
          </w:rPr>
          <w:t xml:space="preserve"> </w:t>
        </w:r>
        <w:proofErr w:type="spellStart"/>
        <w:r w:rsidRPr="009D4EB2">
          <w:rPr>
            <w:lang w:val="fr-CA"/>
          </w:rPr>
          <w:t>Tracking</w:t>
        </w:r>
        <w:proofErr w:type="spellEnd"/>
        <w:r w:rsidRPr="009D4EB2">
          <w:rPr>
            <w:lang w:val="fr-CA"/>
          </w:rPr>
          <w:t xml:space="preserve"> System. Tous les sites étaient équipés de tours réceptrices enregistrant en continu la force du signal des émetteurs VHF installés au chapitre 1. Une analyse des points de changement a permis d’identifier les moments où les oiseaux débutaient et terminaient leurs activités quotidiennes. Des données météorologiques publiques ont été utilisées pour examiner comment le cardinal ajuste son comportement d’alimentation en hiver selon la température, la neige au sol, les précipitations et les jours consécutifs de froid. Nous avons constaté que les précipitations ont un effet important, mais non linéaire sur le début et la fin des activités, tandis que la neige influence de manière linéaire la fin de journée : les oiseaux terminent plus tôt quand la neige est abondante. Ces résultats mettent en valeur la flexibilité comportementale du cardinal face aux conditions climatiques hivernales, une adaptation qui pourrait jouer un rôle clé dans leur succès en milieu urbain. En résumé, ma thèse contribue à mieux comprendre les stratégies utilisées par les oiseaux résidents pour composer avec les interactions complexes entre le paysage urbain et les variations saisonnières du climat tempéré.</w:t>
        </w:r>
      </w:ins>
    </w:p>
    <w:p w:rsidR="00CC12E8" w:rsidP="00CC12E8" w:rsidRDefault="00CC12E8" w14:paraId="5D45565A" w14:textId="77777777">
      <w:pPr>
        <w:pStyle w:val="p1"/>
        <w:spacing w:line="480" w:lineRule="auto"/>
        <w:jc w:val="both"/>
        <w:rPr>
          <w:lang w:val="fr-CA"/>
        </w:rPr>
      </w:pPr>
    </w:p>
    <w:p w:rsidR="00CC12E8" w:rsidP="00CC12E8" w:rsidRDefault="00CC12E8" w14:paraId="5E071F1B" w14:textId="77777777">
      <w:pPr>
        <w:pStyle w:val="p1"/>
        <w:spacing w:line="480" w:lineRule="auto"/>
        <w:jc w:val="both"/>
        <w:rPr>
          <w:lang w:val="fr-CA"/>
        </w:rPr>
      </w:pPr>
    </w:p>
    <w:p w:rsidRPr="00034874" w:rsidR="00CC12E8" w:rsidP="00CC12E8" w:rsidRDefault="00CC12E8" w14:paraId="2B4DBC9F" w14:textId="76352D8C">
      <w:pPr>
        <w:pStyle w:val="Heading1"/>
        <w:rPr>
          <w:ins w:author="Anne-Marie Cousineau" w:date="2025-07-09T17:41:00Z" w16du:dateUtc="2025-07-09T21:41:00Z" w:id="66"/>
          <w:rFonts w:ascii="Times New Roman" w:hAnsi="Times New Roman" w:cs="Times New Roman"/>
          <w:b/>
          <w:bCs/>
          <w:color w:val="000000" w:themeColor="text1"/>
          <w:lang w:val="en-CA"/>
        </w:rPr>
      </w:pPr>
      <w:bookmarkStart w:name="_Toc204638453" w:id="67"/>
      <w:r w:rsidRPr="00034874">
        <w:rPr>
          <w:rFonts w:ascii="Times New Roman" w:hAnsi="Times New Roman" w:cs="Times New Roman"/>
          <w:b/>
          <w:bCs/>
          <w:color w:val="000000" w:themeColor="text1"/>
          <w:lang w:val="en-CA"/>
        </w:rPr>
        <w:t>List of tables</w:t>
      </w:r>
      <w:bookmarkEnd w:id="67"/>
    </w:p>
    <w:p w:rsidRPr="00034874" w:rsidR="00B4728F" w:rsidP="00B20EAB" w:rsidRDefault="00B4728F" w14:paraId="3CBE160E" w14:textId="77777777">
      <w:pPr>
        <w:spacing w:line="480" w:lineRule="auto"/>
        <w:jc w:val="both"/>
        <w:rPr>
          <w:rFonts w:ascii="Times New Roman" w:hAnsi="Times New Roman" w:cs="Times New Roman"/>
          <w:lang w:val="en-CA"/>
        </w:rPr>
      </w:pPr>
    </w:p>
    <w:p w:rsidRPr="00034874" w:rsidR="00B20EAB" w:rsidP="00B20EAB" w:rsidRDefault="00B20EAB" w14:paraId="6978D4EC" w14:textId="1922F16D">
      <w:pPr>
        <w:spacing w:line="480" w:lineRule="auto"/>
        <w:jc w:val="both"/>
        <w:rPr>
          <w:rFonts w:ascii="Times New Roman" w:hAnsi="Times New Roman" w:cs="Times New Roman"/>
          <w:lang w:val="en-CA"/>
        </w:rPr>
      </w:pPr>
      <w:r w:rsidRPr="00034874">
        <w:rPr>
          <w:rFonts w:ascii="Times New Roman" w:hAnsi="Times New Roman" w:cs="Times New Roman"/>
          <w:lang w:val="en-CA"/>
        </w:rPr>
        <w:t>Table 1.1.</w:t>
      </w:r>
    </w:p>
    <w:p w:rsidRPr="00034874" w:rsidR="00F7062B" w:rsidP="00F7062B" w:rsidRDefault="00F7062B" w14:paraId="16A5ACCE" w14:textId="474AB64F">
      <w:pPr>
        <w:spacing w:line="480" w:lineRule="auto"/>
        <w:jc w:val="both"/>
        <w:rPr>
          <w:rFonts w:ascii="Times New Roman" w:hAnsi="Times New Roman" w:cs="Times New Roman"/>
          <w:lang w:val="en-CA"/>
        </w:rPr>
      </w:pPr>
      <w:r w:rsidRPr="00034874">
        <w:rPr>
          <w:rFonts w:ascii="Times New Roman" w:hAnsi="Times New Roman" w:cs="Times New Roman"/>
          <w:lang w:val="en-CA"/>
        </w:rPr>
        <w:t>Table 1.2.</w:t>
      </w:r>
    </w:p>
    <w:p w:rsidRPr="00034874" w:rsidR="00F7062B" w:rsidP="00F7062B" w:rsidRDefault="00F7062B" w14:paraId="062BD013" w14:textId="0C2EF57C">
      <w:pPr>
        <w:spacing w:line="480" w:lineRule="auto"/>
        <w:jc w:val="both"/>
        <w:rPr>
          <w:rFonts w:ascii="Times New Roman" w:hAnsi="Times New Roman" w:cs="Times New Roman"/>
          <w:lang w:val="en-CA"/>
        </w:rPr>
      </w:pPr>
      <w:r w:rsidRPr="00034874">
        <w:rPr>
          <w:rFonts w:ascii="Times New Roman" w:hAnsi="Times New Roman" w:cs="Times New Roman"/>
          <w:lang w:val="en-CA"/>
        </w:rPr>
        <w:t>Table 1.3.</w:t>
      </w:r>
    </w:p>
    <w:p w:rsidRPr="00034874" w:rsidR="00F7062B" w:rsidP="00F7062B" w:rsidRDefault="00F7062B" w14:paraId="07774A5F" w14:textId="3D91F268">
      <w:pPr>
        <w:spacing w:line="480" w:lineRule="auto"/>
        <w:jc w:val="both"/>
        <w:rPr>
          <w:rFonts w:ascii="Times New Roman" w:hAnsi="Times New Roman" w:cs="Times New Roman"/>
          <w:lang w:val="en-CA"/>
        </w:rPr>
      </w:pPr>
      <w:r w:rsidRPr="00034874">
        <w:rPr>
          <w:rFonts w:ascii="Times New Roman" w:hAnsi="Times New Roman" w:cs="Times New Roman"/>
          <w:lang w:val="en-CA"/>
        </w:rPr>
        <w:t>Table 2.1</w:t>
      </w:r>
    </w:p>
    <w:p w:rsidRPr="00034874" w:rsidR="00F7062B" w:rsidP="00F7062B" w:rsidRDefault="00F7062B" w14:paraId="53D7A78D" w14:textId="23E29CD2">
      <w:pPr>
        <w:spacing w:line="480" w:lineRule="auto"/>
        <w:jc w:val="both"/>
        <w:rPr>
          <w:rFonts w:ascii="Times New Roman" w:hAnsi="Times New Roman" w:cs="Times New Roman"/>
          <w:lang w:val="en-CA"/>
        </w:rPr>
      </w:pPr>
      <w:r w:rsidRPr="00034874">
        <w:rPr>
          <w:rFonts w:ascii="Times New Roman" w:hAnsi="Times New Roman" w:cs="Times New Roman"/>
          <w:lang w:val="en-CA"/>
        </w:rPr>
        <w:t>Table 2.2</w:t>
      </w:r>
    </w:p>
    <w:p w:rsidRPr="00034874" w:rsidR="00F7062B" w:rsidP="00F7062B" w:rsidRDefault="00F7062B" w14:paraId="229C97F4" w14:textId="66C06834">
      <w:pPr>
        <w:spacing w:line="480" w:lineRule="auto"/>
        <w:jc w:val="both"/>
        <w:rPr>
          <w:rFonts w:ascii="Times New Roman" w:hAnsi="Times New Roman" w:cs="Times New Roman"/>
          <w:lang w:val="en-CA"/>
        </w:rPr>
      </w:pPr>
      <w:r w:rsidRPr="00034874">
        <w:rPr>
          <w:rFonts w:ascii="Times New Roman" w:hAnsi="Times New Roman" w:cs="Times New Roman"/>
          <w:lang w:val="en-CA"/>
        </w:rPr>
        <w:t>Table 2.3.</w:t>
      </w:r>
    </w:p>
    <w:p w:rsidRPr="00034874" w:rsidR="00F7062B" w:rsidP="00F7062B" w:rsidRDefault="00F7062B" w14:paraId="5899FCE6" w14:textId="77777777">
      <w:pPr>
        <w:spacing w:line="480" w:lineRule="auto"/>
        <w:jc w:val="both"/>
        <w:rPr>
          <w:rFonts w:ascii="Times New Roman" w:hAnsi="Times New Roman" w:cs="Times New Roman"/>
          <w:lang w:val="en-CA"/>
        </w:rPr>
      </w:pPr>
    </w:p>
    <w:p w:rsidRPr="00034874" w:rsidR="00D8018D" w:rsidP="00F7062B" w:rsidRDefault="00D8018D" w14:paraId="24F631B8" w14:textId="77777777">
      <w:pPr>
        <w:spacing w:line="480" w:lineRule="auto"/>
        <w:jc w:val="both"/>
        <w:rPr>
          <w:rFonts w:ascii="Times New Roman" w:hAnsi="Times New Roman" w:cs="Times New Roman"/>
          <w:lang w:val="en-CA"/>
        </w:rPr>
      </w:pPr>
    </w:p>
    <w:p w:rsidRPr="00034874" w:rsidR="00D8018D" w:rsidP="00F7062B" w:rsidRDefault="00D8018D" w14:paraId="4DA893A5" w14:textId="77777777">
      <w:pPr>
        <w:spacing w:line="480" w:lineRule="auto"/>
        <w:jc w:val="both"/>
        <w:rPr>
          <w:rFonts w:ascii="Times New Roman" w:hAnsi="Times New Roman" w:cs="Times New Roman"/>
          <w:lang w:val="en-CA"/>
        </w:rPr>
      </w:pPr>
    </w:p>
    <w:p w:rsidRPr="00034874" w:rsidR="00D8018D" w:rsidP="00F7062B" w:rsidRDefault="00D8018D" w14:paraId="271B159B" w14:textId="77777777">
      <w:pPr>
        <w:spacing w:line="480" w:lineRule="auto"/>
        <w:jc w:val="both"/>
        <w:rPr>
          <w:rFonts w:ascii="Times New Roman" w:hAnsi="Times New Roman" w:cs="Times New Roman"/>
          <w:lang w:val="en-CA"/>
        </w:rPr>
      </w:pPr>
    </w:p>
    <w:p w:rsidRPr="00034874" w:rsidR="00D8018D" w:rsidP="00F7062B" w:rsidRDefault="00D8018D" w14:paraId="2C7AAC0D" w14:textId="77777777">
      <w:pPr>
        <w:spacing w:line="480" w:lineRule="auto"/>
        <w:jc w:val="both"/>
        <w:rPr>
          <w:rFonts w:ascii="Times New Roman" w:hAnsi="Times New Roman" w:cs="Times New Roman"/>
          <w:lang w:val="en-CA"/>
        </w:rPr>
      </w:pPr>
    </w:p>
    <w:p w:rsidRPr="00034874" w:rsidR="00D8018D" w:rsidP="00F7062B" w:rsidRDefault="00D8018D" w14:paraId="7248974B" w14:textId="77777777">
      <w:pPr>
        <w:spacing w:line="480" w:lineRule="auto"/>
        <w:jc w:val="both"/>
        <w:rPr>
          <w:rFonts w:ascii="Times New Roman" w:hAnsi="Times New Roman" w:cs="Times New Roman"/>
          <w:lang w:val="en-CA"/>
        </w:rPr>
      </w:pPr>
    </w:p>
    <w:p w:rsidRPr="00034874" w:rsidR="00D8018D" w:rsidP="00F7062B" w:rsidRDefault="00D8018D" w14:paraId="05DB97E4" w14:textId="77777777">
      <w:pPr>
        <w:spacing w:line="480" w:lineRule="auto"/>
        <w:jc w:val="both"/>
        <w:rPr>
          <w:rFonts w:ascii="Times New Roman" w:hAnsi="Times New Roman" w:cs="Times New Roman"/>
          <w:lang w:val="en-CA"/>
        </w:rPr>
      </w:pPr>
    </w:p>
    <w:p w:rsidRPr="00034874" w:rsidR="00D8018D" w:rsidP="00F7062B" w:rsidRDefault="00D8018D" w14:paraId="53677AF1" w14:textId="77777777">
      <w:pPr>
        <w:spacing w:line="480" w:lineRule="auto"/>
        <w:jc w:val="both"/>
        <w:rPr>
          <w:rFonts w:ascii="Times New Roman" w:hAnsi="Times New Roman" w:cs="Times New Roman"/>
          <w:lang w:val="en-CA"/>
        </w:rPr>
      </w:pPr>
    </w:p>
    <w:p w:rsidRPr="00034874" w:rsidR="00D8018D" w:rsidP="00F7062B" w:rsidRDefault="00D8018D" w14:paraId="2BC5C620" w14:textId="77777777">
      <w:pPr>
        <w:spacing w:line="480" w:lineRule="auto"/>
        <w:jc w:val="both"/>
        <w:rPr>
          <w:rFonts w:ascii="Times New Roman" w:hAnsi="Times New Roman" w:cs="Times New Roman"/>
          <w:lang w:val="en-CA"/>
        </w:rPr>
      </w:pPr>
    </w:p>
    <w:p w:rsidRPr="00034874" w:rsidR="00D8018D" w:rsidP="00F7062B" w:rsidRDefault="00D8018D" w14:paraId="28D580EA" w14:textId="77777777">
      <w:pPr>
        <w:spacing w:line="480" w:lineRule="auto"/>
        <w:jc w:val="both"/>
        <w:rPr>
          <w:rFonts w:ascii="Times New Roman" w:hAnsi="Times New Roman" w:cs="Times New Roman"/>
          <w:lang w:val="en-CA"/>
        </w:rPr>
      </w:pPr>
    </w:p>
    <w:p w:rsidRPr="00034874" w:rsidR="00D8018D" w:rsidP="00F7062B" w:rsidRDefault="00D8018D" w14:paraId="462E071E" w14:textId="77777777">
      <w:pPr>
        <w:spacing w:line="480" w:lineRule="auto"/>
        <w:jc w:val="both"/>
        <w:rPr>
          <w:rFonts w:ascii="Times New Roman" w:hAnsi="Times New Roman" w:cs="Times New Roman"/>
          <w:lang w:val="en-CA"/>
        </w:rPr>
      </w:pPr>
    </w:p>
    <w:p w:rsidRPr="00034874" w:rsidR="00F7062B" w:rsidP="00F7062B" w:rsidRDefault="00F7062B" w14:paraId="6A1A248F" w14:textId="77777777">
      <w:pPr>
        <w:spacing w:line="480" w:lineRule="auto"/>
        <w:jc w:val="both"/>
        <w:rPr>
          <w:rFonts w:ascii="Times New Roman" w:hAnsi="Times New Roman" w:cs="Times New Roman"/>
          <w:lang w:val="en-CA"/>
          <w:rPrChange w:author="Anne-Marie Cousineau" w:date="2025-07-09T17:41:00Z" w16du:dateUtc="2025-07-09T21:41:00Z" w:id="68">
            <w:rPr>
              <w:rFonts w:ascii="Times New Roman" w:hAnsi="Times New Roman" w:cs="Times New Roman"/>
              <w:b/>
              <w:bCs/>
              <w:color w:val="000000" w:themeColor="text1"/>
              <w:lang w:val="en-CA"/>
            </w:rPr>
          </w:rPrChange>
        </w:rPr>
      </w:pPr>
    </w:p>
    <w:p w:rsidRPr="00034874" w:rsidR="002F6ED3" w:rsidP="00CE5492" w:rsidRDefault="002F6ED3" w14:paraId="3B03066C" w14:textId="77777777">
      <w:pPr>
        <w:spacing w:line="480" w:lineRule="auto"/>
        <w:jc w:val="both"/>
        <w:rPr>
          <w:rFonts w:ascii="Times New Roman" w:hAnsi="Times New Roman" w:cs="Times New Roman"/>
          <w:lang w:val="en-CA"/>
        </w:rPr>
      </w:pPr>
    </w:p>
    <w:p w:rsidRPr="00034874" w:rsidR="00D8018D" w:rsidP="00CE5492" w:rsidRDefault="00D8018D" w14:paraId="528F72ED" w14:textId="77777777">
      <w:pPr>
        <w:spacing w:line="480" w:lineRule="auto"/>
        <w:jc w:val="both"/>
        <w:rPr>
          <w:rFonts w:ascii="Times New Roman" w:hAnsi="Times New Roman" w:cs="Times New Roman"/>
          <w:lang w:val="en-CA"/>
        </w:rPr>
      </w:pPr>
    </w:p>
    <w:p w:rsidRPr="00034874" w:rsidR="00D8018D" w:rsidP="00CE5492" w:rsidRDefault="00D8018D" w14:paraId="71669357" w14:textId="77777777">
      <w:pPr>
        <w:spacing w:line="480" w:lineRule="auto"/>
        <w:jc w:val="both"/>
        <w:rPr>
          <w:rFonts w:ascii="Times New Roman" w:hAnsi="Times New Roman" w:cs="Times New Roman"/>
          <w:lang w:val="en-CA"/>
        </w:rPr>
      </w:pPr>
    </w:p>
    <w:p w:rsidRPr="00034874" w:rsidR="00D8018D" w:rsidP="00CE5492" w:rsidRDefault="00D8018D" w14:paraId="332B2F28" w14:textId="77777777">
      <w:pPr>
        <w:spacing w:line="480" w:lineRule="auto"/>
        <w:jc w:val="both"/>
        <w:rPr>
          <w:rFonts w:ascii="Times New Roman" w:hAnsi="Times New Roman" w:cs="Times New Roman"/>
          <w:lang w:val="en-CA"/>
        </w:rPr>
      </w:pPr>
    </w:p>
    <w:p w:rsidRPr="00D8018D" w:rsidR="00D8018D" w:rsidP="00D8018D" w:rsidRDefault="00D8018D" w14:paraId="5808D194" w14:textId="18DD100D">
      <w:pPr>
        <w:pStyle w:val="Heading1"/>
        <w:rPr>
          <w:ins w:author="Anne-Marie Cousineau" w:date="2025-07-09T17:41:00Z" w16du:dateUtc="2025-07-09T21:41:00Z" w:id="69"/>
          <w:rFonts w:ascii="Times New Roman" w:hAnsi="Times New Roman" w:cs="Times New Roman"/>
          <w:b/>
          <w:bCs/>
          <w:color w:val="000000" w:themeColor="text1"/>
          <w:lang w:val="en-CA"/>
        </w:rPr>
      </w:pPr>
      <w:bookmarkStart w:name="_Toc204638454" w:id="70"/>
      <w:r w:rsidRPr="00D8018D">
        <w:rPr>
          <w:rFonts w:ascii="Times New Roman" w:hAnsi="Times New Roman" w:cs="Times New Roman"/>
          <w:b/>
          <w:bCs/>
          <w:color w:val="000000" w:themeColor="text1"/>
          <w:lang w:val="en-CA"/>
        </w:rPr>
        <w:t xml:space="preserve">List of </w:t>
      </w:r>
      <w:r>
        <w:rPr>
          <w:rFonts w:ascii="Times New Roman" w:hAnsi="Times New Roman" w:cs="Times New Roman"/>
          <w:b/>
          <w:bCs/>
          <w:color w:val="000000" w:themeColor="text1"/>
          <w:lang w:val="en-CA"/>
        </w:rPr>
        <w:t>figures</w:t>
      </w:r>
      <w:bookmarkEnd w:id="70"/>
    </w:p>
    <w:p w:rsidRPr="00D8018D" w:rsidR="00D8018D" w:rsidP="00D8018D" w:rsidRDefault="00D8018D" w14:paraId="655CFEF1" w14:textId="77777777">
      <w:pPr>
        <w:spacing w:line="480" w:lineRule="auto"/>
        <w:jc w:val="both"/>
        <w:rPr>
          <w:rFonts w:ascii="Times New Roman" w:hAnsi="Times New Roman" w:cs="Times New Roman"/>
          <w:lang w:val="en-CA"/>
        </w:rPr>
      </w:pPr>
    </w:p>
    <w:p w:rsidRPr="00034874" w:rsidR="00D8018D" w:rsidP="00D8018D" w:rsidRDefault="00D8018D" w14:paraId="0A5B70B3" w14:textId="524FDA00">
      <w:pPr>
        <w:spacing w:line="480" w:lineRule="auto"/>
        <w:jc w:val="both"/>
        <w:rPr>
          <w:rFonts w:ascii="Times New Roman" w:hAnsi="Times New Roman" w:cs="Times New Roman"/>
        </w:rPr>
      </w:pPr>
      <w:r w:rsidRPr="00034874">
        <w:rPr>
          <w:rFonts w:ascii="Times New Roman" w:hAnsi="Times New Roman" w:cs="Times New Roman"/>
        </w:rPr>
        <w:t>Figure 1.1.</w:t>
      </w:r>
    </w:p>
    <w:p w:rsidRPr="00034874" w:rsidR="00D8018D" w:rsidP="00D8018D" w:rsidRDefault="00D8018D" w14:paraId="12A93DA9" w14:textId="4F75AA38">
      <w:pPr>
        <w:spacing w:line="480" w:lineRule="auto"/>
        <w:jc w:val="both"/>
        <w:rPr>
          <w:rFonts w:ascii="Times New Roman" w:hAnsi="Times New Roman" w:cs="Times New Roman"/>
        </w:rPr>
      </w:pPr>
      <w:r w:rsidRPr="00034874">
        <w:rPr>
          <w:rFonts w:ascii="Times New Roman" w:hAnsi="Times New Roman" w:cs="Times New Roman"/>
        </w:rPr>
        <w:t>Figure 1.2.</w:t>
      </w:r>
    </w:p>
    <w:p w:rsidRPr="00034874" w:rsidR="00D8018D" w:rsidP="00D8018D" w:rsidRDefault="00D8018D" w14:paraId="3000C6F7" w14:textId="5AC63212">
      <w:pPr>
        <w:spacing w:line="480" w:lineRule="auto"/>
        <w:jc w:val="both"/>
        <w:rPr>
          <w:rFonts w:ascii="Times New Roman" w:hAnsi="Times New Roman" w:cs="Times New Roman"/>
        </w:rPr>
      </w:pPr>
      <w:r w:rsidRPr="00034874">
        <w:rPr>
          <w:rFonts w:ascii="Times New Roman" w:hAnsi="Times New Roman" w:cs="Times New Roman"/>
        </w:rPr>
        <w:t>Figure 1.3.</w:t>
      </w:r>
    </w:p>
    <w:p w:rsidRPr="00034874" w:rsidR="00D8018D" w:rsidP="00D8018D" w:rsidRDefault="00D8018D" w14:paraId="2991250D" w14:textId="3F3E237F">
      <w:pPr>
        <w:spacing w:line="480" w:lineRule="auto"/>
        <w:jc w:val="both"/>
        <w:rPr>
          <w:rFonts w:ascii="Times New Roman" w:hAnsi="Times New Roman" w:cs="Times New Roman"/>
        </w:rPr>
      </w:pPr>
      <w:r w:rsidRPr="00034874">
        <w:rPr>
          <w:rFonts w:ascii="Times New Roman" w:hAnsi="Times New Roman" w:cs="Times New Roman"/>
        </w:rPr>
        <w:t>Figure 1.4.</w:t>
      </w:r>
    </w:p>
    <w:p w:rsidRPr="00034874" w:rsidR="00D8018D" w:rsidP="00D8018D" w:rsidRDefault="00D8018D" w14:paraId="573D6FF0" w14:textId="0C4842CF">
      <w:pPr>
        <w:spacing w:line="480" w:lineRule="auto"/>
        <w:jc w:val="both"/>
        <w:rPr>
          <w:rFonts w:ascii="Times New Roman" w:hAnsi="Times New Roman" w:cs="Times New Roman"/>
        </w:rPr>
      </w:pPr>
      <w:r w:rsidRPr="00034874">
        <w:rPr>
          <w:rFonts w:ascii="Times New Roman" w:hAnsi="Times New Roman" w:cs="Times New Roman"/>
        </w:rPr>
        <w:t>Figure 1.5.</w:t>
      </w:r>
    </w:p>
    <w:p w:rsidR="00D8018D" w:rsidP="00D8018D" w:rsidRDefault="00D8018D" w14:paraId="31A655D7" w14:textId="52ECE0A1">
      <w:pPr>
        <w:spacing w:line="480" w:lineRule="auto"/>
        <w:jc w:val="both"/>
        <w:rPr>
          <w:rFonts w:ascii="Times New Roman" w:hAnsi="Times New Roman" w:cs="Times New Roman"/>
          <w:lang w:val="en-CA"/>
        </w:rPr>
      </w:pPr>
      <w:r>
        <w:rPr>
          <w:rFonts w:ascii="Times New Roman" w:hAnsi="Times New Roman" w:cs="Times New Roman"/>
          <w:lang w:val="en-CA"/>
        </w:rPr>
        <w:t>Figure 1.6.</w:t>
      </w:r>
    </w:p>
    <w:p w:rsidR="00D8018D" w:rsidP="00D8018D" w:rsidRDefault="00D8018D" w14:paraId="125EF5EC" w14:textId="56E0F161">
      <w:pPr>
        <w:spacing w:line="480" w:lineRule="auto"/>
        <w:jc w:val="both"/>
        <w:rPr>
          <w:rFonts w:ascii="Times New Roman" w:hAnsi="Times New Roman" w:cs="Times New Roman"/>
          <w:lang w:val="en-CA"/>
        </w:rPr>
      </w:pPr>
      <w:r>
        <w:rPr>
          <w:rFonts w:ascii="Times New Roman" w:hAnsi="Times New Roman" w:cs="Times New Roman"/>
          <w:lang w:val="en-CA"/>
        </w:rPr>
        <w:t>Figure 2.1.</w:t>
      </w:r>
    </w:p>
    <w:p w:rsidR="00D8018D" w:rsidP="00D8018D" w:rsidRDefault="00D8018D" w14:paraId="1C8F7D52" w14:textId="58D7E90A">
      <w:pPr>
        <w:spacing w:line="480" w:lineRule="auto"/>
        <w:jc w:val="both"/>
        <w:rPr>
          <w:rFonts w:ascii="Times New Roman" w:hAnsi="Times New Roman" w:cs="Times New Roman"/>
          <w:lang w:val="en-CA"/>
        </w:rPr>
      </w:pPr>
      <w:r>
        <w:rPr>
          <w:rFonts w:ascii="Times New Roman" w:hAnsi="Times New Roman" w:cs="Times New Roman"/>
          <w:lang w:val="en-CA"/>
        </w:rPr>
        <w:t>Figure 2.2.</w:t>
      </w:r>
    </w:p>
    <w:p w:rsidR="00D8018D" w:rsidP="00D8018D" w:rsidRDefault="00D8018D" w14:paraId="107DB4FA" w14:textId="60430750">
      <w:pPr>
        <w:spacing w:line="480" w:lineRule="auto"/>
        <w:jc w:val="both"/>
        <w:rPr>
          <w:rFonts w:ascii="Times New Roman" w:hAnsi="Times New Roman" w:cs="Times New Roman"/>
          <w:lang w:val="en-CA"/>
        </w:rPr>
      </w:pPr>
      <w:r>
        <w:rPr>
          <w:rFonts w:ascii="Times New Roman" w:hAnsi="Times New Roman" w:cs="Times New Roman"/>
          <w:lang w:val="en-CA"/>
        </w:rPr>
        <w:t>Figure 2.3.</w:t>
      </w:r>
    </w:p>
    <w:p w:rsidRPr="00034874" w:rsidR="00D8018D" w:rsidP="00D8018D" w:rsidRDefault="00D8018D" w14:paraId="6C743035" w14:textId="77777777">
      <w:pPr>
        <w:spacing w:line="480" w:lineRule="auto"/>
        <w:jc w:val="both"/>
        <w:rPr>
          <w:rFonts w:ascii="Times New Roman" w:hAnsi="Times New Roman" w:cs="Times New Roman"/>
          <w:lang w:val="en-CA"/>
        </w:rPr>
      </w:pPr>
    </w:p>
    <w:p w:rsidRPr="00034874" w:rsidR="00D8018D" w:rsidP="00D8018D" w:rsidRDefault="00D8018D" w14:paraId="4C23D782" w14:textId="77777777">
      <w:pPr>
        <w:spacing w:line="480" w:lineRule="auto"/>
        <w:jc w:val="both"/>
        <w:rPr>
          <w:rFonts w:ascii="Times New Roman" w:hAnsi="Times New Roman" w:cs="Times New Roman"/>
          <w:lang w:val="en-CA"/>
        </w:rPr>
      </w:pPr>
    </w:p>
    <w:p w:rsidRPr="00034874" w:rsidR="00D8018D" w:rsidP="00D8018D" w:rsidRDefault="00D8018D" w14:paraId="6B81545E" w14:textId="77777777">
      <w:pPr>
        <w:spacing w:line="480" w:lineRule="auto"/>
        <w:jc w:val="both"/>
        <w:rPr>
          <w:rFonts w:ascii="Times New Roman" w:hAnsi="Times New Roman" w:cs="Times New Roman"/>
          <w:lang w:val="en-CA"/>
        </w:rPr>
      </w:pPr>
    </w:p>
    <w:p w:rsidRPr="00034874" w:rsidR="00D8018D" w:rsidP="00D8018D" w:rsidRDefault="00D8018D" w14:paraId="07C46BE2" w14:textId="77777777">
      <w:pPr>
        <w:spacing w:line="480" w:lineRule="auto"/>
        <w:jc w:val="both"/>
        <w:rPr>
          <w:rFonts w:ascii="Times New Roman" w:hAnsi="Times New Roman" w:cs="Times New Roman"/>
          <w:lang w:val="en-CA"/>
        </w:rPr>
      </w:pPr>
    </w:p>
    <w:p w:rsidRPr="00034874" w:rsidR="00D8018D" w:rsidP="00D8018D" w:rsidRDefault="00D8018D" w14:paraId="5332AD50" w14:textId="77777777">
      <w:pPr>
        <w:spacing w:line="480" w:lineRule="auto"/>
        <w:jc w:val="both"/>
        <w:rPr>
          <w:rFonts w:ascii="Times New Roman" w:hAnsi="Times New Roman" w:cs="Times New Roman"/>
          <w:lang w:val="en-CA"/>
        </w:rPr>
      </w:pPr>
    </w:p>
    <w:p w:rsidRPr="00034874" w:rsidR="00D8018D" w:rsidP="00D8018D" w:rsidRDefault="00D8018D" w14:paraId="7159AFA6" w14:textId="77777777">
      <w:pPr>
        <w:spacing w:line="480" w:lineRule="auto"/>
        <w:jc w:val="both"/>
        <w:rPr>
          <w:rFonts w:ascii="Times New Roman" w:hAnsi="Times New Roman" w:cs="Times New Roman"/>
          <w:lang w:val="en-CA"/>
        </w:rPr>
      </w:pPr>
    </w:p>
    <w:p w:rsidRPr="00034874" w:rsidR="00D8018D" w:rsidP="00D8018D" w:rsidRDefault="00D8018D" w14:paraId="5CD17EA2" w14:textId="77777777">
      <w:pPr>
        <w:spacing w:line="480" w:lineRule="auto"/>
        <w:jc w:val="both"/>
        <w:rPr>
          <w:rFonts w:ascii="Times New Roman" w:hAnsi="Times New Roman" w:cs="Times New Roman"/>
          <w:lang w:val="en-CA"/>
        </w:rPr>
      </w:pPr>
    </w:p>
    <w:p w:rsidRPr="00034874" w:rsidR="00D8018D" w:rsidP="00D8018D" w:rsidRDefault="00D8018D" w14:paraId="06590C50" w14:textId="77777777">
      <w:pPr>
        <w:spacing w:line="480" w:lineRule="auto"/>
        <w:jc w:val="both"/>
        <w:rPr>
          <w:rFonts w:ascii="Times New Roman" w:hAnsi="Times New Roman" w:cs="Times New Roman"/>
          <w:lang w:val="en-CA"/>
        </w:rPr>
      </w:pPr>
    </w:p>
    <w:p w:rsidRPr="00056C99" w:rsidR="00D8018D" w:rsidP="00CE5492" w:rsidRDefault="00D8018D" w14:paraId="2D2F9D93" w14:textId="77777777">
      <w:pPr>
        <w:spacing w:line="480" w:lineRule="auto"/>
        <w:jc w:val="both"/>
        <w:rPr>
          <w:rFonts w:ascii="Times New Roman" w:hAnsi="Times New Roman" w:cs="Times New Roman"/>
          <w:lang w:val="en-CA"/>
        </w:rPr>
      </w:pPr>
    </w:p>
    <w:p w:rsidRPr="00B15A0D" w:rsidR="002F6ED3" w:rsidP="00CE5492" w:rsidRDefault="002F6ED3" w14:paraId="3C7EFDE9" w14:textId="77777777">
      <w:pPr>
        <w:pStyle w:val="Heading1"/>
        <w:spacing w:line="480" w:lineRule="auto"/>
        <w:jc w:val="center"/>
        <w:rPr>
          <w:rFonts w:ascii="Times New Roman" w:hAnsi="Times New Roman" w:cs="Times New Roman"/>
          <w:b/>
          <w:bCs/>
          <w:color w:val="000000" w:themeColor="text1"/>
          <w:lang w:val="en-CA"/>
        </w:rPr>
      </w:pPr>
      <w:bookmarkStart w:name="_Toc195617958" w:id="71"/>
      <w:bookmarkStart w:name="_Toc195699771" w:id="72"/>
      <w:bookmarkStart w:name="_Toc195699794" w:id="73"/>
      <w:bookmarkStart w:name="_Toc204638455" w:id="74"/>
      <w:commentRangeStart w:id="75"/>
      <w:commentRangeStart w:id="76"/>
      <w:r w:rsidRPr="00B15A0D">
        <w:rPr>
          <w:rFonts w:ascii="Times New Roman" w:hAnsi="Times New Roman" w:cs="Times New Roman"/>
          <w:b/>
          <w:bCs/>
          <w:color w:val="000000" w:themeColor="text1"/>
          <w:lang w:val="en-CA"/>
        </w:rPr>
        <w:t>Introduction</w:t>
      </w:r>
      <w:bookmarkEnd w:id="71"/>
      <w:bookmarkEnd w:id="72"/>
      <w:bookmarkEnd w:id="73"/>
      <w:commentRangeEnd w:id="75"/>
      <w:r w:rsidR="00720952">
        <w:rPr>
          <w:rStyle w:val="CommentReference"/>
          <w:rFonts w:asciiTheme="minorHAnsi" w:hAnsiTheme="minorHAnsi" w:eastAsiaTheme="minorHAnsi" w:cstheme="minorBidi"/>
          <w:color w:val="auto"/>
        </w:rPr>
        <w:commentReference w:id="75"/>
      </w:r>
      <w:commentRangeEnd w:id="76"/>
      <w:r w:rsidR="00564212">
        <w:rPr>
          <w:rStyle w:val="CommentReference"/>
          <w:rFonts w:asciiTheme="minorHAnsi" w:hAnsiTheme="minorHAnsi" w:eastAsiaTheme="minorHAnsi" w:cstheme="minorBidi"/>
          <w:color w:val="auto"/>
        </w:rPr>
        <w:commentReference w:id="76"/>
      </w:r>
      <w:bookmarkEnd w:id="74"/>
    </w:p>
    <w:p w:rsidRPr="0014004D" w:rsidR="00D24FBE" w:rsidP="0014004D" w:rsidRDefault="00123DE4" w14:paraId="7A3CCE07" w14:textId="2BF28E0D">
      <w:pPr>
        <w:spacing w:line="480" w:lineRule="auto"/>
        <w:ind w:firstLine="720"/>
        <w:jc w:val="both"/>
        <w:rPr>
          <w:rFonts w:ascii="Times New Roman" w:hAnsi="Times New Roman" w:cs="Times New Roman"/>
          <w:lang w:val="en-CA"/>
        </w:rPr>
      </w:pPr>
      <w:r>
        <w:rPr>
          <w:rFonts w:ascii="Times New Roman" w:hAnsi="Times New Roman" w:cs="Times New Roman"/>
          <w:color w:val="000000"/>
          <w:lang w:val="en-CA"/>
        </w:rPr>
        <w:t>Humans</w:t>
      </w:r>
      <w:r w:rsidRPr="0014004D" w:rsidR="001F0CEE">
        <w:rPr>
          <w:rFonts w:ascii="Times New Roman" w:hAnsi="Times New Roman" w:cs="Times New Roman"/>
          <w:color w:val="000000"/>
          <w:lang w:val="en-CA"/>
        </w:rPr>
        <w:t xml:space="preserve"> living in urbanized areas </w:t>
      </w:r>
      <w:r>
        <w:rPr>
          <w:rFonts w:ascii="Times New Roman" w:hAnsi="Times New Roman" w:cs="Times New Roman"/>
          <w:color w:val="000000"/>
          <w:lang w:val="en-CA"/>
        </w:rPr>
        <w:t xml:space="preserve">derive many benefits </w:t>
      </w:r>
      <w:r w:rsidR="00621A03">
        <w:rPr>
          <w:rFonts w:ascii="Times New Roman" w:hAnsi="Times New Roman" w:cs="Times New Roman"/>
          <w:color w:val="000000"/>
          <w:lang w:val="en-CA"/>
        </w:rPr>
        <w:t xml:space="preserve">from </w:t>
      </w:r>
      <w:r w:rsidRPr="0014004D" w:rsidR="00621A03">
        <w:rPr>
          <w:rFonts w:ascii="Times New Roman" w:hAnsi="Times New Roman" w:cs="Times New Roman"/>
          <w:color w:val="000000"/>
          <w:lang w:val="en-CA"/>
        </w:rPr>
        <w:t>urban</w:t>
      </w:r>
      <w:r>
        <w:rPr>
          <w:rFonts w:ascii="Times New Roman" w:hAnsi="Times New Roman" w:cs="Times New Roman"/>
          <w:color w:val="000000"/>
          <w:lang w:val="en-CA"/>
        </w:rPr>
        <w:t xml:space="preserve"> green spaces </w:t>
      </w:r>
      <w:commentRangeStart w:id="77"/>
      <w:r>
        <w:rPr>
          <w:rFonts w:ascii="Times New Roman" w:hAnsi="Times New Roman" w:cs="Times New Roman"/>
          <w:color w:val="000000"/>
          <w:lang w:val="en-CA"/>
        </w:rPr>
        <w:t>(UGS)</w:t>
      </w:r>
      <w:r w:rsidRPr="0014004D" w:rsidR="001F0CEE">
        <w:rPr>
          <w:rFonts w:ascii="Times New Roman" w:hAnsi="Times New Roman" w:cs="Times New Roman"/>
          <w:color w:val="000000"/>
          <w:lang w:val="en-CA"/>
        </w:rPr>
        <w:t xml:space="preserve">. </w:t>
      </w:r>
      <w:commentRangeEnd w:id="77"/>
      <w:r w:rsidR="00621A03">
        <w:rPr>
          <w:rStyle w:val="CommentReference"/>
        </w:rPr>
        <w:commentReference w:id="77"/>
      </w:r>
      <w:r w:rsidR="00621A03">
        <w:rPr>
          <w:rFonts w:ascii="Times New Roman" w:hAnsi="Times New Roman" w:cs="Times New Roman"/>
          <w:color w:val="000000"/>
          <w:lang w:val="en-CA"/>
        </w:rPr>
        <w:t>Benefits</w:t>
      </w:r>
      <w:commentRangeStart w:id="78"/>
      <w:commentRangeStart w:id="79"/>
      <w:r w:rsidRPr="0014004D" w:rsidR="001F0CEE">
        <w:rPr>
          <w:rFonts w:ascii="Times New Roman" w:hAnsi="Times New Roman" w:cs="Times New Roman"/>
          <w:color w:val="000000"/>
          <w:lang w:val="en-CA"/>
        </w:rPr>
        <w:t xml:space="preserve"> include improved mental health, access to clean air from pollution removal by trees</w:t>
      </w:r>
      <w:r w:rsidR="00A00A9E">
        <w:rPr>
          <w:rFonts w:ascii="Times New Roman" w:hAnsi="Times New Roman" w:cs="Times New Roman"/>
          <w:color w:val="000000"/>
          <w:lang w:val="en-CA"/>
        </w:rPr>
        <w:t xml:space="preserve"> and</w:t>
      </w:r>
      <w:r w:rsidRPr="0014004D" w:rsidR="001F0CEE">
        <w:rPr>
          <w:rFonts w:ascii="Times New Roman" w:hAnsi="Times New Roman" w:cs="Times New Roman"/>
          <w:color w:val="000000"/>
          <w:lang w:val="en-CA"/>
        </w:rPr>
        <w:t xml:space="preserve"> cooling effects during heatwaves </w:t>
      </w:r>
      <w:r w:rsidRPr="0014004D" w:rsidR="001F0CEE">
        <w:rPr>
          <w:rFonts w:ascii="Times New Roman" w:hAnsi="Times New Roman" w:cs="Times New Roman"/>
          <w:color w:val="000000"/>
        </w:rPr>
        <w:fldChar w:fldCharType="begin"/>
      </w:r>
      <w:r w:rsidR="000941DA">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2024)","noteIndex":0},"citationItems":[{"id":"mxBzkJG8/Sc2alX7m","uris":["http://zotero.org/users/16770306/items/J7CSMTH3"],"itemData":{"id":213,"type":"article-journal","abstract":"Cities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R."}],"issued":{"date-parts":[["2024",6,11]]}}},{"id":"mxBzkJG8/C3GNbLfJ","uris":["http://zotero.org/users/16770306/items/8Q83LZ8M"],"itemData":{"id":102,"type":"article-journal","abstract":"Experiences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J."}],"issued":{"date-parts":[["2017"]]}}},{"id":"mxBzkJG8/lJe98ibw","uris":["http://zotero.org/users/16770306/items/5YINS6IP"],"itemData":{"id":62,"type":"article-journal","abstract":"In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Y."}],"issued":{"date-parts":[["2008",9,1]]}}},{"id":"mxBzkJG8/SstBkAuz","uris":["http://zotero.org/users/16770306/items/GUV5XVUY"],"itemData":{"id":233,"type":"article-journal","abstract":"Recognizing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Pr="00623CA0" w:rsidR="000941DA">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14004D" w:rsidR="001F0CEE">
        <w:rPr>
          <w:rFonts w:ascii="Times New Roman" w:hAnsi="Times New Roman" w:cs="Times New Roman"/>
          <w:color w:val="000000"/>
        </w:rPr>
        <w:fldChar w:fldCharType="separate"/>
      </w:r>
      <w:r w:rsidRPr="0014004D" w:rsidR="001F0CEE">
        <w:rPr>
          <w:rFonts w:ascii="Times New Roman" w:hAnsi="Times New Roman" w:cs="Times New Roman"/>
          <w:noProof/>
          <w:color w:val="000000"/>
        </w:rPr>
        <w:t>(Buxton et al., 2024; Cox et al., 2017; Jim &amp; Chen, 2008; Skarbit et al., 2024)</w:t>
      </w:r>
      <w:r w:rsidRPr="0014004D" w:rsidR="001F0CEE">
        <w:rPr>
          <w:rFonts w:ascii="Times New Roman" w:hAnsi="Times New Roman" w:cs="Times New Roman"/>
          <w:color w:val="000000"/>
        </w:rPr>
        <w:fldChar w:fldCharType="end"/>
      </w:r>
      <w:r w:rsidRPr="0014004D" w:rsidR="001F0CEE">
        <w:rPr>
          <w:rFonts w:ascii="Times New Roman" w:hAnsi="Times New Roman" w:cs="Times New Roman"/>
          <w:color w:val="000000"/>
        </w:rPr>
        <w:t xml:space="preserve">. </w:t>
      </w:r>
      <w:r w:rsidRPr="0014004D" w:rsidR="001F0CEE">
        <w:rPr>
          <w:rFonts w:ascii="Times New Roman" w:hAnsi="Times New Roman" w:cs="Times New Roman"/>
          <w:color w:val="000000"/>
          <w:lang w:val="en-CA"/>
        </w:rPr>
        <w:t>Access to UGS of high biodiversity brings greater restorative benefits for people</w:t>
      </w:r>
      <w:r w:rsidR="00A00A9E">
        <w:rPr>
          <w:rFonts w:ascii="Times New Roman" w:hAnsi="Times New Roman" w:cs="Times New Roman"/>
          <w:color w:val="000000"/>
          <w:lang w:val="en-CA"/>
        </w:rPr>
        <w:t xml:space="preserve"> than low biodiversity sites</w:t>
      </w:r>
      <w:r w:rsidRPr="0014004D" w:rsidR="001F0CEE">
        <w:rPr>
          <w:rFonts w:ascii="Times New Roman" w:hAnsi="Times New Roman" w:cs="Times New Roman"/>
          <w:color w:val="000000"/>
          <w:lang w:val="en-CA"/>
        </w:rPr>
        <w:t xml:space="preserve">, regardless of socio-economic variables like age or ethnic background </w:t>
      </w:r>
      <w:r w:rsidRPr="0014004D" w:rsidR="001F0CEE">
        <w:rPr>
          <w:rFonts w:ascii="Times New Roman" w:hAnsi="Times New Roman" w:cs="Times New Roman"/>
          <w:color w:val="000000"/>
          <w:lang w:val="en-CA"/>
        </w:rPr>
        <w:fldChar w:fldCharType="begin"/>
      </w:r>
      <w:r w:rsidRPr="0014004D" w:rsidR="001F0CEE">
        <w:rPr>
          <w:rFonts w:ascii="Times New Roman" w:hAnsi="Times New Roman" w:cs="Times New Roman"/>
          <w:color w:val="000000"/>
          <w:lang w:val="en-CA"/>
        </w:rPr>
        <w:instrText xml:space="preserve"> ADDIN ZOTERO_ITEM CSL_CITATION {"citationID":"0zMnQEGg","properties":{"formattedCitation":"(Wood et al., 2018)","plainCitation":"(Wood et al., 2018)","noteIndex":0},"citationItems":[{"id":829,"uris":["http://zotero.org/users/16770306/items/GXBJBKJB"],"itemData":{"id":829,"type":"article-journal","abstract":"Contemporary epidemiological methods testing the associations between green space and psychological well-being treat all vegetation cover as equal. However, there is very good reason to expect that variations in ecological “quality” (number of species, integrity of ecological processes) may influence the link between access to green space and benefits to human health and well-being. We test the relationship between green space quality and restorative benefit in an inner city urban population in Bradford, United Kingdom. We selected 12 urban parks for study where we carried out botanical and faunal surveys to quantify biodiversity and assessed the site facilities of the green space (cleanliness, provision of amenities). We also conducted 128 surveys with park users to quantify psychological restoration based on four self-reported measure of general restoration, attention-grabbing distractions, being away from everyday life, and site preference. We present three key results. First, there is a positive association between site facilities and biodiversity. Second, restorative benefit is predicted by biodiversity, which explained 43% of the variance in restorative benefit across the parks, with minimal input from other variables. Third, the benefits accrued through access to green space were unrelated to age, gender, and ethnic background. The results add to a small but growing body of evidence that emphasize the role of nature in contributing to the well-being of urban populations and, hence, the need to consider biodiversity in the design of landscapes that enhance multiple ecosystem services.","container-title":"Frontiers in Psychology","DOI":"10.3389/fpsyg.2018.02320","ISSN":"1664-1078","journalAbbreviation":"Front. Psychol.","language":"English","note":"publisher: Frontiers","source":"Frontiers","title":"Not All Green Space Is Created Equal: Biodiversity Predicts Psychological Restorative Benefits From Urban Green Space","title-short":"Not All Green Space Is Created Equal","URL":"https://www.frontiersin.orghttps://www.frontiersin.org/journals/psychology/articles/10.3389/fpsyg.2018.02320/full","volume":"9","author":[{"family":"Wood","given":"Emma"},{"family":"Harsant","given":"Alice"},{"family":"Dallimer","given":"Martin"},{"family":"Cronin de Chavez","given":"Anna"},{"family":"McEachan","given":"Rosemary R. C."},{"family":"Hassall","given":"Christopher"}],"accessed":{"date-parts":[["2025",5,6]]},"issued":{"date-parts":[["2018",11,27]]}}}],"schema":"https://github.com/citation-style-language/schema/raw/master/csl-citation.json"} </w:instrText>
      </w:r>
      <w:r w:rsidRPr="0014004D" w:rsidR="001F0CEE">
        <w:rPr>
          <w:rFonts w:ascii="Times New Roman" w:hAnsi="Times New Roman" w:cs="Times New Roman"/>
          <w:color w:val="000000"/>
          <w:lang w:val="en-CA"/>
        </w:rPr>
        <w:fldChar w:fldCharType="separate"/>
      </w:r>
      <w:r w:rsidRPr="0014004D" w:rsidR="001F0CEE">
        <w:rPr>
          <w:rFonts w:ascii="Times New Roman" w:hAnsi="Times New Roman" w:cs="Times New Roman"/>
          <w:noProof/>
          <w:color w:val="000000"/>
          <w:lang w:val="en-CA"/>
        </w:rPr>
        <w:t>(Wood et al., 2018)</w:t>
      </w:r>
      <w:r w:rsidRPr="0014004D" w:rsidR="001F0CEE">
        <w:rPr>
          <w:rFonts w:ascii="Times New Roman" w:hAnsi="Times New Roman" w:cs="Times New Roman"/>
          <w:color w:val="000000"/>
          <w:lang w:val="en-CA"/>
        </w:rPr>
        <w:fldChar w:fldCharType="end"/>
      </w:r>
      <w:r w:rsidRPr="0014004D" w:rsidR="001F0CEE">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As efforts are deployed to increase access to urban green space to address health and environmental issues, neighbourhoods become healthier, more aesthetically pleasing, increasing property values and housing costs </w:t>
      </w:r>
      <w:r w:rsidRPr="0014004D" w:rsidR="001F0CEE">
        <w:rPr>
          <w:rFonts w:ascii="Times New Roman" w:hAnsi="Times New Roman" w:cs="Times New Roman"/>
          <w:color w:val="000000"/>
          <w:lang w:val="en-CA"/>
        </w:rPr>
        <w:fldChar w:fldCharType="begin"/>
      </w:r>
      <w:r w:rsidRPr="0014004D" w:rsidR="001F0CEE">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Pr="0014004D" w:rsidR="001F0CEE">
        <w:rPr>
          <w:rFonts w:ascii="Times New Roman" w:hAnsi="Times New Roman" w:cs="Times New Roman"/>
          <w:color w:val="000000"/>
          <w:lang w:val="en-CA"/>
        </w:rPr>
        <w:fldChar w:fldCharType="separate"/>
      </w:r>
      <w:r w:rsidRPr="0014004D" w:rsidR="001F0CEE">
        <w:rPr>
          <w:rFonts w:ascii="Times New Roman" w:hAnsi="Times New Roman" w:cs="Times New Roman"/>
          <w:noProof/>
          <w:color w:val="000000"/>
          <w:lang w:val="en-CA"/>
        </w:rPr>
        <w:t>(Wolch et al., 2014)</w:t>
      </w:r>
      <w:r w:rsidRPr="0014004D" w:rsidR="001F0CEE">
        <w:rPr>
          <w:rFonts w:ascii="Times New Roman" w:hAnsi="Times New Roman" w:cs="Times New Roman"/>
          <w:color w:val="000000"/>
          <w:lang w:val="en-CA"/>
        </w:rPr>
        <w:fldChar w:fldCharType="end"/>
      </w:r>
      <w:r w:rsidRPr="0014004D" w:rsidR="001F0CEE">
        <w:rPr>
          <w:rFonts w:ascii="Times New Roman" w:hAnsi="Times New Roman" w:cs="Times New Roman"/>
          <w:color w:val="000000"/>
          <w:lang w:val="en-CA"/>
        </w:rPr>
        <w:t>. Urban greening is complex and involves trade-offs – including issues of gentrification, cost and ecological impact – but advancing knowledge in this area remains essential to move towards biodiversity-friendly green spaces that also support human well-</w:t>
      </w:r>
      <w:commentRangeStart w:id="80"/>
      <w:r w:rsidRPr="0014004D" w:rsidR="001F0CEE">
        <w:rPr>
          <w:rFonts w:ascii="Times New Roman" w:hAnsi="Times New Roman" w:cs="Times New Roman"/>
          <w:color w:val="000000"/>
          <w:lang w:val="en-CA"/>
        </w:rPr>
        <w:t>being</w:t>
      </w:r>
      <w:commentRangeEnd w:id="80"/>
      <w:r w:rsidR="000C101B">
        <w:rPr>
          <w:rStyle w:val="CommentReference"/>
        </w:rPr>
        <w:commentReference w:id="80"/>
      </w:r>
      <w:r w:rsidRPr="0014004D" w:rsidR="001F0CEE">
        <w:rPr>
          <w:rFonts w:ascii="Times New Roman" w:hAnsi="Times New Roman" w:cs="Times New Roman"/>
          <w:color w:val="000000"/>
          <w:lang w:val="en-CA"/>
        </w:rPr>
        <w:t>.</w:t>
      </w:r>
      <w:commentRangeEnd w:id="78"/>
      <w:r w:rsidRPr="0014004D" w:rsidR="001F0CEE">
        <w:rPr>
          <w:rStyle w:val="CommentReference"/>
          <w:rFonts w:ascii="Times New Roman" w:hAnsi="Times New Roman" w:cs="Times New Roman"/>
          <w:sz w:val="24"/>
          <w:szCs w:val="24"/>
        </w:rPr>
        <w:commentReference w:id="78"/>
      </w:r>
      <w:commentRangeEnd w:id="79"/>
      <w:r w:rsidRPr="0014004D" w:rsidR="001F0CEE">
        <w:rPr>
          <w:rStyle w:val="CommentReference"/>
          <w:rFonts w:ascii="Times New Roman" w:hAnsi="Times New Roman" w:cs="Times New Roman"/>
          <w:sz w:val="24"/>
          <w:szCs w:val="24"/>
        </w:rPr>
        <w:commentReference w:id="79"/>
      </w:r>
    </w:p>
    <w:p w:rsidR="00CB55D3" w:rsidP="00CB55D3" w:rsidRDefault="00CB55D3" w14:paraId="7B3E1790" w14:textId="5DABE6F9">
      <w:pPr>
        <w:autoSpaceDE w:val="0"/>
        <w:autoSpaceDN w:val="0"/>
        <w:adjustRightInd w:val="0"/>
        <w:spacing w:line="480" w:lineRule="auto"/>
        <w:ind w:firstLine="720"/>
        <w:jc w:val="both"/>
        <w:rPr>
          <w:rFonts w:ascii="Times New Roman" w:hAnsi="Times New Roman" w:cs="Times New Roman"/>
          <w:color w:val="000000"/>
          <w:lang w:val="en-CA"/>
        </w:rPr>
      </w:pPr>
      <w:commentRangeStart w:id="81"/>
      <w:commentRangeStart w:id="82"/>
      <w:r w:rsidRPr="00D57E67">
        <w:rPr>
          <w:rFonts w:ascii="Times New Roman" w:hAnsi="Times New Roman" w:cs="Times New Roman"/>
          <w:color w:val="000000"/>
          <w:lang w:val="en-CA"/>
        </w:rPr>
        <w:t xml:space="preserve">In Canada specifically, urban sprawl </w:t>
      </w:r>
      <w:r>
        <w:rPr>
          <w:rFonts w:ascii="Times New Roman" w:hAnsi="Times New Roman" w:cs="Times New Roman"/>
          <w:color w:val="000000"/>
          <w:lang w:val="en-CA"/>
        </w:rPr>
        <w:t xml:space="preserve">in major cities such as Montreal, Toronto and Vancouver </w:t>
      </w:r>
      <w:r w:rsidR="00D93BE5">
        <w:rPr>
          <w:rFonts w:ascii="Times New Roman" w:hAnsi="Times New Roman" w:cs="Times New Roman"/>
          <w:color w:val="000000"/>
          <w:lang w:val="en-CA"/>
        </w:rPr>
        <w:t>expanded greatly</w:t>
      </w:r>
      <w:r>
        <w:rPr>
          <w:rFonts w:ascii="Times New Roman" w:hAnsi="Times New Roman" w:cs="Times New Roman"/>
          <w:color w:val="000000"/>
          <w:lang w:val="en-CA"/>
        </w:rPr>
        <w:t xml:space="preserve"> in </w:t>
      </w:r>
      <w:r w:rsidR="00D93BE5">
        <w:rPr>
          <w:rFonts w:ascii="Times New Roman" w:hAnsi="Times New Roman" w:cs="Times New Roman"/>
          <w:color w:val="000000"/>
          <w:lang w:val="en-CA"/>
        </w:rPr>
        <w:t>the past 100 years</w:t>
      </w:r>
      <w:r>
        <w:rPr>
          <w:rFonts w:ascii="Times New Roman" w:hAnsi="Times New Roman" w:cs="Times New Roman"/>
          <w:color w:val="000000"/>
          <w:lang w:val="en-CA"/>
        </w:rPr>
        <w:t xml:space="preserv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(Dupras &amp; Alam, 2015; Filion et al., 2010; Furberg &amp; Ban, 2008)</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commentRangeEnd w:id="81"/>
      <w:r>
        <w:rPr>
          <w:rStyle w:val="CommentReference"/>
        </w:rPr>
        <w:commentReference w:id="81"/>
      </w:r>
      <w:commentRangeEnd w:id="82"/>
      <w:r>
        <w:rPr>
          <w:rStyle w:val="CommentReference"/>
        </w:rPr>
        <w:commentReference w:id="82"/>
      </w:r>
      <w:r>
        <w:rPr>
          <w:rFonts w:ascii="Times New Roman" w:hAnsi="Times New Roman" w:cs="Times New Roman"/>
          <w:color w:val="000000"/>
          <w:lang w:val="en-CA"/>
        </w:rPr>
        <w:t xml:space="preserve">Forest patch size tends to decrease as urbanization increases, leading to a reduction of the ecosystem services associated with those green spaces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(Mitchell &amp; Devisscher, 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For birds, this </w:t>
      </w:r>
      <w:r w:rsidR="00A20EB9">
        <w:rPr>
          <w:rFonts w:ascii="Times New Roman" w:hAnsi="Times New Roman" w:cs="Times New Roman"/>
          <w:color w:val="000000"/>
          <w:lang w:val="en-CA"/>
        </w:rPr>
        <w:t>can increase</w:t>
      </w:r>
      <w:r>
        <w:rPr>
          <w:rFonts w:ascii="Times New Roman" w:hAnsi="Times New Roman" w:cs="Times New Roman"/>
          <w:color w:val="000000"/>
          <w:lang w:val="en-CA"/>
        </w:rPr>
        <w:t xml:space="preserve"> cost to travel between patches, lower resource availability and </w:t>
      </w:r>
      <w:r w:rsidR="00A20EB9">
        <w:rPr>
          <w:rFonts w:ascii="Times New Roman" w:hAnsi="Times New Roman" w:cs="Times New Roman"/>
          <w:color w:val="000000"/>
          <w:lang w:val="en-CA"/>
        </w:rPr>
        <w:t>reduce</w:t>
      </w:r>
      <w:r>
        <w:rPr>
          <w:rFonts w:ascii="Times New Roman" w:hAnsi="Times New Roman" w:cs="Times New Roman"/>
          <w:color w:val="000000"/>
          <w:lang w:val="en-CA"/>
        </w:rPr>
        <w:t xml:space="preserve"> sheltering opportunities. In Canada, the areas with the most human modifications (urban and agricultural) are also occurring in our most biodiverse areas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{"citationID":"7N0DILhi","properties":{"formattedCitation":"(Deguise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(Deguise &amp; Kerr, 2006; 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These areas of high human influence also overlap with the four major North American bird migration flyways, further solidifying their ecological relevance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{"citationID":"io6ZdV36","properties":{"formattedCitation":"(Fritts, 2022)","plainCitation":"(Fritts, 2022)","noteIndex":0},"citationItems":[{"id":984,"uris":["http://zotero.org/users/16770306/items/PNJ3VGXT"],"itemData":{"id":984,"type":"post-weblog","abstract":"Birds navigate along four more or less regular routes in North America. Learn where these routes are, which birds use each, and much more.","container-title":"American Bird Conservancy","language":"en","title":"Avian Superhighways: The Four Flyways of North America","title-short":"Avian Superhighways","URL":"https://abcbirds.org/blog/north-american-bird-flyways/","author":[{"family":"Fritts","given":"Rachel"}],"accessed":{"date-parts":[["2025",7,14]]},"issued":{"date-parts":[["2022",5,16]]}}}],"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(Fritts, 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w:t>
      </w:r>
      <w:r w:rsidR="00CF2855">
        <w:rPr>
          <w:rFonts w:ascii="Times New Roman" w:hAnsi="Times New Roman" w:cs="Times New Roman"/>
          <w:color w:val="000000"/>
          <w:lang w:val="en-CA"/>
        </w:rPr>
        <w:t>island of</w:t>
      </w:r>
      <w:r>
        <w:rPr>
          <w:rFonts w:ascii="Times New Roman" w:hAnsi="Times New Roman" w:cs="Times New Roman"/>
          <w:color w:val="000000"/>
          <w:lang w:val="en-CA"/>
        </w:rPr>
        <w:t xml:space="preserve"> Montreal is located within the ecoregion of the St. Lawrence Lowlands, identified as </w:t>
      </w:r>
      <w:r w:rsidR="00CF2855">
        <w:rPr>
          <w:rFonts w:ascii="Times New Roman" w:hAnsi="Times New Roman" w:cs="Times New Roman"/>
          <w:color w:val="000000"/>
          <w:lang w:val="en-CA"/>
        </w:rPr>
        <w:t xml:space="preserve">a </w:t>
      </w:r>
      <w:r>
        <w:rPr>
          <w:rFonts w:ascii="Times New Roman" w:hAnsi="Times New Roman" w:cs="Times New Roman"/>
          <w:color w:val="000000"/>
          <w:lang w:val="en-CA"/>
        </w:rPr>
        <w:t>high biodiversity</w:t>
      </w:r>
      <w:r w:rsidR="00CF2855">
        <w:rPr>
          <w:rFonts w:ascii="Times New Roman" w:hAnsi="Times New Roman" w:cs="Times New Roman"/>
          <w:color w:val="000000"/>
          <w:lang w:val="en-CA"/>
        </w:rPr>
        <w:t xml:space="preserve"> ecoregion with </w:t>
      </w:r>
      <w:r>
        <w:rPr>
          <w:rFonts w:ascii="Times New Roman" w:hAnsi="Times New Roman" w:cs="Times New Roman"/>
          <w:color w:val="000000"/>
          <w:lang w:val="en-CA"/>
        </w:rPr>
        <w:t xml:space="preserve">high threat, </w:t>
      </w:r>
      <w:r w:rsidR="00CF2855">
        <w:rPr>
          <w:rFonts w:ascii="Times New Roman" w:hAnsi="Times New Roman" w:cs="Times New Roman"/>
          <w:color w:val="000000"/>
          <w:lang w:val="en-CA"/>
        </w:rPr>
        <w:t>as</w:t>
      </w:r>
      <w:r>
        <w:rPr>
          <w:rFonts w:ascii="Times New Roman" w:hAnsi="Times New Roman" w:cs="Times New Roman"/>
          <w:color w:val="000000"/>
          <w:lang w:val="en-CA"/>
        </w:rPr>
        <w:t xml:space="preserve"> less than 5% of </w:t>
      </w:r>
      <w:r w:rsidR="00CF2855">
        <w:rPr>
          <w:rFonts w:ascii="Times New Roman" w:hAnsi="Times New Roman" w:cs="Times New Roman"/>
          <w:color w:val="000000"/>
          <w:lang w:val="en-CA"/>
        </w:rPr>
        <w:t>the</w:t>
      </w:r>
      <w:r>
        <w:rPr>
          <w:rFonts w:ascii="Times New Roman" w:hAnsi="Times New Roman" w:cs="Times New Roman"/>
          <w:color w:val="000000"/>
          <w:lang w:val="en-CA"/>
        </w:rPr>
        <w:t xml:space="preserve"> ecoregion</w:t>
      </w:r>
      <w:r w:rsidR="00CF2855">
        <w:rPr>
          <w:rFonts w:ascii="Times New Roman" w:hAnsi="Times New Roman" w:cs="Times New Roman"/>
          <w:color w:val="000000"/>
          <w:lang w:val="en-CA"/>
        </w:rPr>
        <w:t xml:space="preserve"> is</w:t>
      </w:r>
      <w:r>
        <w:rPr>
          <w:rFonts w:ascii="Times New Roman" w:hAnsi="Times New Roman" w:cs="Times New Roman"/>
          <w:color w:val="000000"/>
          <w:lang w:val="en-CA"/>
        </w:rPr>
        <w:t xml:space="preserve"> protected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{"citationID":"E4XjHVJq","properties":{"formattedCitation":"(Kraus &amp; Hebb, 2020)","plainCitation":"(Kraus &amp; Hebb, 2020)","noteIndex":0},"citationItems":[{"id":980,"uris":["http://zotero.org/users/16770306/items/JC55GP3B"],"itemData":{"id":980,"type":"article-journal","abstract":"Identifying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In addition, </w:t>
      </w:r>
      <w:r w:rsidR="001E7B1C">
        <w:rPr>
          <w:rFonts w:ascii="Times New Roman" w:hAnsi="Times New Roman" w:cs="Times New Roman"/>
          <w:color w:val="000000"/>
          <w:lang w:val="en-CA"/>
        </w:rPr>
        <w:t>resident birds</w:t>
      </w:r>
      <w:r>
        <w:rPr>
          <w:rFonts w:ascii="Times New Roman" w:hAnsi="Times New Roman" w:cs="Times New Roman"/>
          <w:color w:val="000000"/>
          <w:lang w:val="en-CA"/>
        </w:rPr>
        <w:t xml:space="preserve"> in Canada </w:t>
      </w:r>
      <w:r w:rsidR="001E7B1C">
        <w:rPr>
          <w:rFonts w:ascii="Times New Roman" w:hAnsi="Times New Roman" w:cs="Times New Roman"/>
          <w:color w:val="000000"/>
          <w:lang w:val="en-CA"/>
        </w:rPr>
        <w:t>experience</w:t>
      </w:r>
      <w:r>
        <w:rPr>
          <w:rFonts w:ascii="Times New Roman" w:hAnsi="Times New Roman" w:cs="Times New Roman"/>
          <w:color w:val="000000"/>
          <w:lang w:val="en-CA"/>
        </w:rPr>
        <w:t xml:space="preserve"> prolonged cold weather </w:t>
      </w:r>
      <w:r w:rsidR="001E7B1C">
        <w:rPr>
          <w:rFonts w:ascii="Times New Roman" w:hAnsi="Times New Roman" w:cs="Times New Roman"/>
          <w:color w:val="000000"/>
          <w:lang w:val="en-CA"/>
        </w:rPr>
        <w:t>in winter</w:t>
      </w:r>
      <w:r>
        <w:rPr>
          <w:rFonts w:ascii="Times New Roman" w:hAnsi="Times New Roman" w:cs="Times New Roman"/>
          <w:color w:val="000000"/>
          <w:lang w:val="en-CA"/>
        </w:rPr>
        <w:t xml:space="preserve">, adding significant energetic stress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Pr>
          <w:rFonts w:ascii="Times New Roman" w:hAnsi="Times New Roman" w:cs="Times New Roman"/>
          <w:color w:val="000000"/>
          <w:lang w:val="en-CA"/>
        </w:rPr>
        <w:fldChar w:fldCharType="separate"/>
      </w:r>
      <w:r w:rsidRPr="00510386">
        <w:rPr>
          <w:rFonts w:ascii="Times New Roman" w:hAnsi="Times New Roman" w:cs="Times New Roman"/>
          <w:color w:val="000000"/>
          <w:kern w:val="0"/>
          <w:lang w:val="en-US"/>
        </w:rPr>
        <w:t xml:space="preserve">(Dawson et al., 1983; Swanson &amp; </w:t>
      </w:r>
      <w:proofErr w:type="spellStart"/>
      <w:r w:rsidRPr="00510386">
        <w:rPr>
          <w:rFonts w:ascii="Times New Roman" w:hAnsi="Times New Roman" w:cs="Times New Roman"/>
          <w:color w:val="000000"/>
          <w:kern w:val="0"/>
          <w:lang w:val="en-US"/>
        </w:rPr>
        <w:t>Vézina</w:t>
      </w:r>
      <w:proofErr w:type="spellEnd"/>
      <w:r w:rsidRPr="00510386">
        <w:rPr>
          <w:rFonts w:ascii="Times New Roman" w:hAnsi="Times New Roman" w:cs="Times New Roman"/>
          <w:color w:val="000000"/>
          <w:kern w:val="0"/>
          <w:lang w:val="en-US"/>
        </w:rPr>
        <w:t>, 2015)</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importance of greening initiatives in heavily urbanized areas is not only crucial for the community experiencing the benefits of </w:t>
      </w:r>
      <w:r w:rsidR="009752F4">
        <w:rPr>
          <w:rFonts w:ascii="Times New Roman" w:hAnsi="Times New Roman" w:cs="Times New Roman"/>
          <w:color w:val="000000"/>
          <w:lang w:val="en-CA"/>
        </w:rPr>
        <w:t>UGS</w:t>
      </w:r>
      <w:r>
        <w:rPr>
          <w:rFonts w:ascii="Times New Roman" w:hAnsi="Times New Roman" w:cs="Times New Roman"/>
          <w:color w:val="000000"/>
          <w:lang w:val="en-CA"/>
        </w:rPr>
        <w:t xml:space="preserve">, but also for the birds and the wildlife that depend on </w:t>
      </w:r>
      <w:r w:rsidR="009752F4">
        <w:rPr>
          <w:rFonts w:ascii="Times New Roman" w:hAnsi="Times New Roman" w:cs="Times New Roman"/>
          <w:color w:val="000000"/>
          <w:lang w:val="en-CA"/>
        </w:rPr>
        <w:t>UGS</w:t>
      </w:r>
      <w:r>
        <w:rPr>
          <w:rFonts w:ascii="Times New Roman" w:hAnsi="Times New Roman" w:cs="Times New Roman"/>
          <w:color w:val="000000"/>
          <w:lang w:val="en-CA"/>
        </w:rPr>
        <w:t xml:space="preserve"> to survive even the harsh winters of southern Canada. In the last few years, the city of Montreal has been a leader in its efforts towards urban greening initiatives. The city adopted its Climate Plan 2020-2030 </w:t>
      </w:r>
      <w:r w:rsidR="009752F4">
        <w:rPr>
          <w:rFonts w:ascii="Times New Roman" w:hAnsi="Times New Roman" w:cs="Times New Roman"/>
          <w:color w:val="000000"/>
          <w:lang w:val="en-CA"/>
        </w:rPr>
        <w:t>which commits the city</w:t>
      </w:r>
      <w:r>
        <w:rPr>
          <w:rFonts w:ascii="Times New Roman" w:hAnsi="Times New Roman" w:cs="Times New Roman"/>
          <w:color w:val="000000"/>
          <w:lang w:val="en-CA"/>
        </w:rPr>
        <w:t xml:space="preserve"> to plant, maintain and protect 500,000 trees, create new parks, green corridors and wetlands, restore shorelines and increase the size of protected areas so they cover 10% of the land within the city limits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{"citationID":"LUyKWPdp","properties":{"formattedCitation":"(City of Montreal, 2020)","plainCitation":"(City of Montreal, 2020)","noteIndex":0},"citationItems":[{"id":909,"uris":["http://zotero.org/users/16770306/items/RV5A736Y"],"itemData":{"id":909,"type":"document","language":"English","publisher":"City of Montreal","title":"Climate Plan 2020-2030","URL":"https://montreal.ca/en/articles/montreal-climate-plan-objective-carbon-neutral-2050-7613","author":[{"family":"City of Montreal","given":""}],"issued":{"date-parts":[["2020"]]}}}],"schema":"https://github.com/citation-style-language/schema/raw/master/csl-citation.json"}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(City of Montreal,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r w:rsidR="009752F4">
        <w:rPr>
          <w:rFonts w:ascii="Times New Roman" w:hAnsi="Times New Roman" w:cs="Times New Roman"/>
          <w:color w:val="000000"/>
          <w:lang w:val="en-CA"/>
        </w:rPr>
        <w:t>As</w:t>
      </w:r>
      <w:r>
        <w:rPr>
          <w:rFonts w:ascii="Times New Roman" w:hAnsi="Times New Roman" w:cs="Times New Roman"/>
          <w:color w:val="000000"/>
          <w:lang w:val="en-CA"/>
        </w:rPr>
        <w:t xml:space="preserve"> of 2023, approximately 180,000 trees were planted, and 7.6% of the land is categorized as protected and contributing to preserving biodiversity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{"citationID":"fn8wypyZ","properties":{"formattedCitation":"(City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(City of Montreal, 2024)</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r w:rsidR="00CC0D58">
        <w:rPr>
          <w:rFonts w:ascii="Times New Roman" w:hAnsi="Times New Roman" w:cs="Times New Roman"/>
          <w:color w:val="000000"/>
          <w:lang w:val="en-CA"/>
        </w:rPr>
        <w:t>While</w:t>
      </w:r>
      <w:r>
        <w:rPr>
          <w:rFonts w:ascii="Times New Roman" w:hAnsi="Times New Roman" w:cs="Times New Roman"/>
          <w:color w:val="000000"/>
          <w:lang w:val="en-CA"/>
        </w:rPr>
        <w:t xml:space="preserve"> progress is being made, greening efforts need to ramp up in the next few years for the city to reach its goals, </w:t>
      </w:r>
      <w:r w:rsidR="00EC6454">
        <w:rPr>
          <w:rFonts w:ascii="Times New Roman" w:hAnsi="Times New Roman" w:cs="Times New Roman"/>
          <w:color w:val="000000"/>
          <w:lang w:val="en-CA"/>
        </w:rPr>
        <w:t>and</w:t>
      </w:r>
      <w:r>
        <w:rPr>
          <w:rFonts w:ascii="Times New Roman" w:hAnsi="Times New Roman" w:cs="Times New Roman"/>
          <w:color w:val="000000"/>
          <w:lang w:val="en-CA"/>
        </w:rPr>
        <w:t xml:space="preserve"> there’s a need to build knowledge on efficient ways to create and restore </w:t>
      </w:r>
      <w:r w:rsidR="00EC6454">
        <w:rPr>
          <w:rFonts w:ascii="Times New Roman" w:hAnsi="Times New Roman" w:cs="Times New Roman"/>
          <w:color w:val="000000"/>
          <w:lang w:val="en-CA"/>
        </w:rPr>
        <w:t>UGS</w:t>
      </w:r>
      <w:r>
        <w:rPr>
          <w:rFonts w:ascii="Times New Roman" w:hAnsi="Times New Roman" w:cs="Times New Roman"/>
          <w:color w:val="000000"/>
          <w:lang w:val="en-CA"/>
        </w:rPr>
        <w:t xml:space="preserve"> in way</w:t>
      </w:r>
      <w:r w:rsidR="00EC6454">
        <w:rPr>
          <w:rFonts w:ascii="Times New Roman" w:hAnsi="Times New Roman" w:cs="Times New Roman"/>
          <w:color w:val="000000"/>
          <w:lang w:val="en-CA"/>
        </w:rPr>
        <w:t>s</w:t>
      </w:r>
      <w:r>
        <w:rPr>
          <w:rFonts w:ascii="Times New Roman" w:hAnsi="Times New Roman" w:cs="Times New Roman"/>
          <w:color w:val="000000"/>
          <w:lang w:val="en-CA"/>
        </w:rPr>
        <w:t xml:space="preserve"> that promote biodiversity in the </w:t>
      </w:r>
      <w:commentRangeStart w:id="83"/>
      <w:commentRangeStart w:id="84"/>
      <w:commentRangeStart w:id="85"/>
      <w:r>
        <w:rPr>
          <w:rFonts w:ascii="Times New Roman" w:hAnsi="Times New Roman" w:cs="Times New Roman"/>
          <w:color w:val="000000"/>
          <w:lang w:val="en-CA"/>
        </w:rPr>
        <w:t>city</w:t>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r>
        <w:rPr>
          <w:rFonts w:ascii="Times New Roman" w:hAnsi="Times New Roman" w:cs="Times New Roman"/>
          <w:color w:val="000000"/>
          <w:lang w:val="en-CA"/>
        </w:rPr>
        <w:t>.</w:t>
      </w:r>
    </w:p>
    <w:p w:rsidRPr="00B15A0D" w:rsidR="00D24FBE" w:rsidP="005D2F25" w:rsidRDefault="00D24FBE" w14:paraId="11D1AE50" w14:textId="77777777">
      <w:pPr>
        <w:rPr>
          <w:lang w:val="en-CA"/>
        </w:rPr>
      </w:pPr>
    </w:p>
    <w:p w:rsidRPr="00B15A0D" w:rsidR="00FD4557" w:rsidP="005D2F25" w:rsidRDefault="00FD4557" w14:paraId="0A8B6593" w14:textId="77777777">
      <w:pPr>
        <w:rPr>
          <w:lang w:val="en-CA"/>
        </w:rPr>
      </w:pPr>
    </w:p>
    <w:p w:rsidRPr="00B15A0D" w:rsidR="00FD4557" w:rsidP="005D2F25" w:rsidRDefault="00FD4557" w14:paraId="2C3193FA" w14:textId="77777777">
      <w:pPr>
        <w:rPr>
          <w:lang w:val="en-CA"/>
        </w:rPr>
      </w:pPr>
    </w:p>
    <w:p w:rsidRPr="00B15A0D" w:rsidR="00FD4557" w:rsidP="005D2F25" w:rsidRDefault="00FD4557" w14:paraId="62CA999A" w14:textId="77777777">
      <w:pPr>
        <w:rPr>
          <w:lang w:val="en-CA"/>
        </w:rPr>
      </w:pPr>
    </w:p>
    <w:p w:rsidR="00825730" w:rsidP="005D2F25" w:rsidRDefault="00825730" w14:paraId="22587710" w14:textId="77777777">
      <w:pPr>
        <w:rPr>
          <w:lang w:val="en-CA"/>
        </w:rPr>
      </w:pPr>
    </w:p>
    <w:p w:rsidR="0025133F" w:rsidP="005D2F25" w:rsidRDefault="0025133F" w14:paraId="7BE8EAFB" w14:textId="77777777">
      <w:pPr>
        <w:rPr>
          <w:lang w:val="en-CA"/>
        </w:rPr>
      </w:pPr>
    </w:p>
    <w:p w:rsidR="0025133F" w:rsidP="005D2F25" w:rsidRDefault="0025133F" w14:paraId="54CA6692" w14:textId="77777777">
      <w:pPr>
        <w:rPr>
          <w:lang w:val="en-CA"/>
        </w:rPr>
      </w:pPr>
    </w:p>
    <w:p w:rsidR="0025133F" w:rsidP="005D2F25" w:rsidRDefault="0025133F" w14:paraId="3CD620EA" w14:textId="77777777">
      <w:pPr>
        <w:rPr>
          <w:lang w:val="en-CA"/>
        </w:rPr>
      </w:pPr>
    </w:p>
    <w:p w:rsidR="0025133F" w:rsidP="005D2F25" w:rsidRDefault="0025133F" w14:paraId="50614BE7" w14:textId="77777777">
      <w:pPr>
        <w:rPr>
          <w:lang w:val="en-CA"/>
        </w:rPr>
      </w:pPr>
    </w:p>
    <w:p w:rsidR="0025133F" w:rsidP="005D2F25" w:rsidRDefault="0025133F" w14:paraId="6D6A7B6C" w14:textId="77777777">
      <w:pPr>
        <w:rPr>
          <w:lang w:val="en-CA"/>
        </w:rPr>
      </w:pPr>
    </w:p>
    <w:p w:rsidR="0025133F" w:rsidP="005D2F25" w:rsidRDefault="0025133F" w14:paraId="10ABA803" w14:textId="77777777">
      <w:pPr>
        <w:rPr>
          <w:lang w:val="en-CA"/>
        </w:rPr>
      </w:pPr>
    </w:p>
    <w:p w:rsidR="000369B9" w:rsidP="005D2F25" w:rsidRDefault="000369B9" w14:paraId="04D7297A" w14:textId="77777777">
      <w:pPr>
        <w:rPr>
          <w:lang w:val="en-CA"/>
        </w:rPr>
      </w:pPr>
    </w:p>
    <w:p w:rsidRPr="00FD4557" w:rsidR="00D24FBE" w:rsidP="000369B9" w:rsidRDefault="00D24FBE" w14:paraId="1C3494D6" w14:textId="3AE38428">
      <w:pPr>
        <w:pStyle w:val="Heading1"/>
        <w:spacing w:line="480" w:lineRule="auto"/>
        <w:jc w:val="center"/>
        <w:rPr>
          <w:rFonts w:ascii="Times New Roman" w:hAnsi="Times New Roman" w:cs="Times New Roman"/>
          <w:b/>
          <w:bCs/>
          <w:color w:val="000000" w:themeColor="text1"/>
          <w:lang w:val="en-CA"/>
        </w:rPr>
      </w:pPr>
      <w:bookmarkStart w:name="_Toc195699772" w:id="86"/>
      <w:bookmarkStart w:name="_Toc195699795" w:id="87"/>
      <w:bookmarkStart w:name="_Toc204638456" w:id="88"/>
      <w:r w:rsidRPr="00D24FBE">
        <w:rPr>
          <w:rFonts w:ascii="Times New Roman" w:hAnsi="Times New Roman" w:cs="Times New Roman"/>
          <w:b/>
          <w:bCs/>
          <w:color w:val="000000" w:themeColor="text1"/>
          <w:lang w:val="en-CA"/>
        </w:rPr>
        <w:t>Literature review</w:t>
      </w:r>
      <w:bookmarkEnd w:id="86"/>
      <w:bookmarkEnd w:id="87"/>
      <w:bookmarkEnd w:id="88"/>
    </w:p>
    <w:p w:rsidRPr="00310D64" w:rsidR="00310D64" w:rsidP="00310D64" w:rsidRDefault="003A2D58" w14:paraId="73E5F52E" w14:textId="5D111335">
      <w:pPr>
        <w:spacing w:line="480" w:lineRule="auto"/>
        <w:jc w:val="both"/>
        <w:rPr>
          <w:rFonts w:ascii="Times New Roman" w:hAnsi="Times New Roman" w:cs="Times New Roman"/>
          <w:lang w:val="en-CA"/>
        </w:rPr>
      </w:pPr>
      <w:r>
        <w:rPr>
          <w:rFonts w:ascii="Times New Roman" w:hAnsi="Times New Roman" w:cs="Times New Roman"/>
          <w:lang w:val="en-CA"/>
        </w:rPr>
        <w:t>STRUCTURE OF THE LIT REVIEW.</w:t>
      </w:r>
    </w:p>
    <w:p w:rsidRPr="00CE5492" w:rsidR="001247C6" w:rsidP="001247C6" w:rsidRDefault="00525A42" w14:paraId="1BECCEC4" w14:textId="579E6DC5">
      <w:pPr>
        <w:pStyle w:val="Heading3"/>
        <w:spacing w:line="480" w:lineRule="auto"/>
        <w:rPr>
          <w:rFonts w:ascii="Times New Roman" w:hAnsi="Times New Roman" w:eastAsia="Times New Roman" w:cs="Times New Roman"/>
          <w:b/>
          <w:bCs/>
          <w:color w:val="000000" w:themeColor="text1"/>
          <w:lang w:val="en-CA"/>
        </w:rPr>
      </w:pPr>
      <w:bookmarkStart w:name="_Toc204638457" w:id="89"/>
      <w:r>
        <w:rPr>
          <w:rFonts w:ascii="Times New Roman" w:hAnsi="Times New Roman" w:eastAsia="Times New Roman" w:cs="Times New Roman"/>
          <w:b/>
          <w:bCs/>
          <w:color w:val="000000" w:themeColor="text1"/>
          <w:lang w:val="en-CA"/>
        </w:rPr>
        <w:t>Urbanization and its effects on birds</w:t>
      </w:r>
      <w:bookmarkEnd w:id="89"/>
    </w:p>
    <w:p w:rsidR="00727B3F" w:rsidP="003323DE" w:rsidRDefault="001247C6" w14:paraId="5DEFC7BC" w14:textId="41DD2CE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Urbanization significantly alters the landscape and its composition. Songbirds can be particularly vulnerable to </w:t>
      </w:r>
      <w:r w:rsidR="00165202">
        <w:rPr>
          <w:rFonts w:ascii="Times New Roman" w:hAnsi="Times New Roman" w:cs="Times New Roman"/>
          <w:color w:val="000000" w:themeColor="text1"/>
          <w:lang w:val="en-CA"/>
        </w:rPr>
        <w:t xml:space="preserve">urban </w:t>
      </w:r>
      <w:commentRangeStart w:id="90"/>
      <w:r w:rsidR="00165202">
        <w:rPr>
          <w:rFonts w:ascii="Times New Roman" w:hAnsi="Times New Roman" w:cs="Times New Roman"/>
          <w:color w:val="000000" w:themeColor="text1"/>
          <w:lang w:val="en-CA"/>
        </w:rPr>
        <w:t>development</w:t>
      </w:r>
      <w:commentRangeEnd w:id="90"/>
      <w:r w:rsidR="00165202">
        <w:rPr>
          <w:rStyle w:val="CommentReference"/>
        </w:rPr>
        <w:commentReference w:id="90"/>
      </w:r>
      <w:r w:rsidR="00107BD5">
        <w:rPr>
          <w:rFonts w:ascii="Times New Roman" w:hAnsi="Times New Roman" w:cs="Times New Roman"/>
          <w:color w:val="000000" w:themeColor="text1"/>
          <w:lang w:val="en-CA"/>
        </w:rPr>
        <w:t>, as urban development</w:t>
      </w:r>
      <w:r w:rsidRPr="002F6ED3">
        <w:rPr>
          <w:rFonts w:ascii="Times New Roman" w:hAnsi="Times New Roman" w:cs="Times New Roman"/>
          <w:color w:val="000000" w:themeColor="text1"/>
          <w:lang w:val="en-CA"/>
        </w:rPr>
        <w:t xml:space="preserve"> often reduce</w:t>
      </w:r>
      <w:r w:rsidR="00107BD5">
        <w:rPr>
          <w:rFonts w:ascii="Times New Roman" w:hAnsi="Times New Roman" w:cs="Times New Roman"/>
          <w:color w:val="000000" w:themeColor="text1"/>
          <w:lang w:val="en-CA"/>
        </w:rPr>
        <w:t>s</w:t>
      </w:r>
      <w:r w:rsidRPr="002F6ED3">
        <w:rPr>
          <w:rFonts w:ascii="Times New Roman" w:hAnsi="Times New Roman" w:cs="Times New Roman"/>
          <w:color w:val="000000" w:themeColor="text1"/>
          <w:lang w:val="en-CA"/>
        </w:rPr>
        <w:t xml:space="preserve"> species richness while increasing the density of a few successful species </w:t>
      </w:r>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2015)","noteIndex":0},"citationItems":[{"id":"mxBzkJG8/kBft6dp8","uris":["http://zotero.org/users/16770306/items/38GH6Z5Y"],"itemData":{"id":93,"type":"article-journal","container-title":"Acta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(Seress &amp; Liker, 2015)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165202">
        <w:rPr>
          <w:rFonts w:ascii="Times New Roman" w:hAnsi="Times New Roman" w:cs="Times New Roman"/>
          <w:color w:val="000000" w:themeColor="text1"/>
          <w:lang w:val="en-CA"/>
        </w:rPr>
        <w:t>Nonetheless, cities</w:t>
      </w:r>
      <w:r w:rsidRPr="002F6ED3">
        <w:rPr>
          <w:rFonts w:ascii="Times New Roman" w:hAnsi="Times New Roman" w:cs="Times New Roman"/>
          <w:color w:val="000000" w:themeColor="text1"/>
          <w:lang w:val="en-CA"/>
        </w:rPr>
        <w:t xml:space="preserve"> can present both opportunities and challenges to avifauna </w:t>
      </w:r>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2018)","noteIndex":0},"citationItems":[{"id":"mxBzkJG8/sWYZjNvG","uris":["http://zotero.org/users/16770306/items/9TZEPHW9"],"itemData":{"id":121,"type":"article-journal","container-title":"Bird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(Isaksson, 2018)</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473A26">
        <w:rPr>
          <w:rFonts w:ascii="Times New Roman" w:hAnsi="Times New Roman" w:cs="Times New Roman"/>
          <w:color w:val="000000" w:themeColor="text1"/>
          <w:lang w:val="en-CA"/>
        </w:rPr>
        <w:t>Urban locations</w:t>
      </w:r>
      <w:r w:rsidRPr="002F6ED3">
        <w:rPr>
          <w:rFonts w:ascii="Times New Roman" w:hAnsi="Times New Roman" w:cs="Times New Roman"/>
          <w:color w:val="000000" w:themeColor="text1"/>
          <w:lang w:val="en-CA"/>
        </w:rPr>
        <w:t xml:space="preserve"> can provide year-round food through bird feeders and </w:t>
      </w:r>
      <w:r w:rsidR="00165202">
        <w:rPr>
          <w:rFonts w:ascii="Times New Roman" w:hAnsi="Times New Roman" w:cs="Times New Roman"/>
          <w:color w:val="000000" w:themeColor="text1"/>
          <w:lang w:val="en-CA"/>
        </w:rPr>
        <w:t>human waste</w:t>
      </w:r>
      <w:r w:rsidRPr="002F6ED3">
        <w:rPr>
          <w:rFonts w:ascii="Times New Roman" w:hAnsi="Times New Roman" w:cs="Times New Roman"/>
          <w:color w:val="000000" w:themeColor="text1"/>
          <w:lang w:val="en-CA"/>
        </w:rPr>
        <w:t xml:space="preserve"> while simultaneously providing shelter against some predators that may not be as tolerant to human presence </w:t>
      </w:r>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2008)","noteIndex":0},"citationItems":[{"id":"mxBzkJG8/lyvNpAkD","uris":["http://zotero.org/users/16770306/items/8VP3X76Z"],"itemData":{"id":115,"type":"article-journal","abstract":"Urbanization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L."}],"issued":{"date-parts":[["2018",12,1]]}}},{"id":"mxBzkJG8/DHQx2qLr","uris":["http://zotero.org/users/16770306/items/JXTT4D8I"],"itemData":{"id":64,"type":"article-journal","abstract":"Summary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(Eötvös et al., 2018; Liker et al., 2008)</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Urbanization positively impacted some bird guilds, such as the granivorous and terrestrial species, </w:t>
      </w:r>
      <w:r w:rsidR="00165202">
        <w:rPr>
          <w:rFonts w:ascii="Times New Roman" w:hAnsi="Times New Roman" w:cs="Times New Roman"/>
          <w:color w:val="000000" w:themeColor="text1"/>
          <w:lang w:val="en-CA"/>
        </w:rPr>
        <w:t>whose</w:t>
      </w:r>
      <w:r w:rsidRPr="002F6ED3">
        <w:rPr>
          <w:rFonts w:ascii="Times New Roman" w:hAnsi="Times New Roman" w:cs="Times New Roman"/>
          <w:color w:val="000000" w:themeColor="text1"/>
          <w:lang w:val="en-CA"/>
        </w:rPr>
        <w:t xml:space="preserve"> richness increase</w:t>
      </w:r>
      <w:r w:rsidR="000C3FBA">
        <w:rPr>
          <w:rFonts w:ascii="Times New Roman" w:hAnsi="Times New Roman" w:cs="Times New Roman"/>
          <w:color w:val="000000" w:themeColor="text1"/>
          <w:lang w:val="en-CA"/>
        </w:rPr>
        <w:t>d</w:t>
      </w:r>
      <w:r w:rsidRPr="002F6ED3">
        <w:rPr>
          <w:rFonts w:ascii="Times New Roman" w:hAnsi="Times New Roman" w:cs="Times New Roman"/>
          <w:color w:val="000000" w:themeColor="text1"/>
          <w:lang w:val="en-CA"/>
        </w:rPr>
        <w:t xml:space="preserve"> in human-impacted </w:t>
      </w:r>
      <w:commentRangeStart w:id="91"/>
      <w:commentRangeStart w:id="92"/>
      <w:r w:rsidRPr="002F6ED3">
        <w:rPr>
          <w:rFonts w:ascii="Times New Roman" w:hAnsi="Times New Roman" w:cs="Times New Roman"/>
          <w:color w:val="000000" w:themeColor="text1"/>
          <w:lang w:val="en-CA"/>
        </w:rPr>
        <w:t>habitats</w:t>
      </w:r>
      <w:commentRangeEnd w:id="91"/>
      <w:r w:rsidR="00165202">
        <w:rPr>
          <w:rStyle w:val="CommentReference"/>
        </w:rPr>
        <w:commentReference w:id="91"/>
      </w:r>
      <w:commentRangeEnd w:id="92"/>
      <w:r w:rsidR="000C3FBA">
        <w:rPr>
          <w:rStyle w:val="CommentReference"/>
        </w:rPr>
        <w:commentReference w:id="92"/>
      </w:r>
      <w:r w:rsidR="000C3FBA">
        <w:rPr>
          <w:rFonts w:ascii="Times New Roman" w:hAnsi="Times New Roman" w:cs="Times New Roman"/>
          <w:color w:val="000000" w:themeColor="text1"/>
          <w:lang w:val="en-CA"/>
        </w:rPr>
        <w:t xml:space="preserve"> of Loja, Ecuador</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2022)","noteIndex":0},"citationItems":[{"id":"mxBzkJG8/7WMiVvYW","uris":["http://zotero.org/users/16770306/items/TDNXUI45"],"itemData":{"id":174,"type":"article-journal","container-title":"Frontiers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(Ordóñez-Delgado et al., 2022)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0C3FBA">
        <w:rPr>
          <w:rFonts w:ascii="Times New Roman" w:hAnsi="Times New Roman" w:cs="Times New Roman"/>
          <w:color w:val="000000" w:themeColor="text1"/>
          <w:lang w:val="en-CA"/>
        </w:rPr>
        <w:t>On the other hand</w:t>
      </w:r>
      <w:r w:rsidRPr="002F6ED3">
        <w:rPr>
          <w:rFonts w:ascii="Times New Roman" w:hAnsi="Times New Roman" w:cs="Times New Roman"/>
          <w:color w:val="000000" w:themeColor="text1"/>
          <w:lang w:val="en-CA"/>
        </w:rPr>
        <w:t xml:space="preserve">, significant challenges also arise for bird communities </w:t>
      </w:r>
      <w:r w:rsidRPr="002F6ED3" w:rsidR="000C3FBA">
        <w:rPr>
          <w:rFonts w:ascii="Times New Roman" w:hAnsi="Times New Roman" w:cs="Times New Roman"/>
          <w:color w:val="000000" w:themeColor="text1"/>
          <w:lang w:val="en-CA"/>
        </w:rPr>
        <w:t>u</w:t>
      </w:r>
      <w:r w:rsidR="000C3FBA">
        <w:rPr>
          <w:rFonts w:ascii="Times New Roman" w:hAnsi="Times New Roman" w:cs="Times New Roman"/>
          <w:color w:val="000000" w:themeColor="text1"/>
          <w:lang w:val="en-CA"/>
        </w:rPr>
        <w:t>s</w:t>
      </w:r>
      <w:r w:rsidRPr="002F6ED3" w:rsidR="000C3FBA">
        <w:rPr>
          <w:rFonts w:ascii="Times New Roman" w:hAnsi="Times New Roman" w:cs="Times New Roman"/>
          <w:color w:val="000000" w:themeColor="text1"/>
          <w:lang w:val="en-CA"/>
        </w:rPr>
        <w:t xml:space="preserve">ing </w:t>
      </w:r>
      <w:r w:rsidRPr="002F6ED3">
        <w:rPr>
          <w:rFonts w:ascii="Times New Roman" w:hAnsi="Times New Roman" w:cs="Times New Roman"/>
          <w:color w:val="000000" w:themeColor="text1"/>
          <w:lang w:val="en-CA"/>
        </w:rPr>
        <w:t xml:space="preserve">urban areas. Habitat loss and fragmentation can negatively </w:t>
      </w:r>
      <w:commentRangeStart w:id="93"/>
      <w:r w:rsidRPr="002F6ED3">
        <w:rPr>
          <w:rFonts w:ascii="Times New Roman" w:hAnsi="Times New Roman" w:cs="Times New Roman"/>
          <w:color w:val="000000" w:themeColor="text1"/>
          <w:lang w:val="en-CA"/>
        </w:rPr>
        <w:t xml:space="preserve">affect </w:t>
      </w:r>
      <w:r w:rsidR="00021FF7">
        <w:rPr>
          <w:rFonts w:ascii="Times New Roman" w:hAnsi="Times New Roman" w:cs="Times New Roman"/>
          <w:color w:val="000000" w:themeColor="text1"/>
          <w:lang w:val="en-CA"/>
        </w:rPr>
        <w:t>avian</w:t>
      </w:r>
      <w:r w:rsidRPr="002F6ED3">
        <w:rPr>
          <w:rFonts w:ascii="Times New Roman" w:hAnsi="Times New Roman" w:cs="Times New Roman"/>
          <w:color w:val="000000" w:themeColor="text1"/>
          <w:lang w:val="en-CA"/>
        </w:rPr>
        <w:t xml:space="preserve"> communities and genetic diversity </w:t>
      </w:r>
      <w:commentRangeEnd w:id="93"/>
      <w:r w:rsidR="00525A42">
        <w:rPr>
          <w:rStyle w:val="CommentReference"/>
        </w:rPr>
        <w:commentReference w:id="93"/>
      </w:r>
      <w:commentRangeStart w:id="94"/>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2014)","noteIndex":0},"citationItems":[{"id":"mxBzkJG8/SJp9jBl3","uris":["http://zotero.org/users/16770306/items/EYK3VZ8T"],"itemData":{"id":122,"type":"article-journal","container-title":"Canadian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E."},{"family":"Montalti","given":"Diego"}],"issued":{"date-parts":[["2018"]]}}},{"id":"mxBzkJG8/pkTUXb0d","uris":["http://zotero.org/users/16770306/items/R9LPYUDY"],"itemData":{"id":123,"type":"article-journal","container-title":"Iheringia.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mxBzkJG8/FF1Yi0Uh","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(Palacio et al., 2018; Rodrigues et al., 2018; Shanahan et al., 2014)</w:t>
      </w:r>
      <w:r w:rsidRPr="002F6ED3">
        <w:rPr>
          <w:rFonts w:ascii="Times New Roman" w:hAnsi="Times New Roman" w:cs="Times New Roman"/>
          <w:color w:val="000000" w:themeColor="text1"/>
        </w:rPr>
        <w:fldChar w:fldCharType="end"/>
      </w:r>
      <w:commentRangeEnd w:id="94"/>
      <w:r w:rsidR="000C3FBA">
        <w:rPr>
          <w:rStyle w:val="CommentReference"/>
        </w:rPr>
        <w:commentReference w:id="94"/>
      </w:r>
      <w:r w:rsidRPr="00B15A0D">
        <w:rPr>
          <w:rFonts w:ascii="Times New Roman" w:hAnsi="Times New Roman" w:cs="Times New Roman"/>
          <w:color w:val="000000" w:themeColor="text1"/>
          <w:lang w:val="en-CA"/>
        </w:rPr>
        <w:t xml:space="preserve">. </w:t>
      </w:r>
      <w:r w:rsidR="00021FF7">
        <w:rPr>
          <w:rFonts w:ascii="Times New Roman" w:hAnsi="Times New Roman" w:cs="Times New Roman"/>
          <w:color w:val="000000" w:themeColor="text1"/>
          <w:lang w:val="en-CA"/>
        </w:rPr>
        <w:t>In</w:t>
      </w:r>
      <w:r w:rsidR="002760B6">
        <w:rPr>
          <w:rFonts w:ascii="Times New Roman" w:hAnsi="Times New Roman" w:cs="Times New Roman"/>
          <w:color w:val="000000" w:themeColor="text1"/>
          <w:lang w:val="en-CA"/>
        </w:rPr>
        <w:t xml:space="preserve"> South America</w:t>
      </w:r>
      <w:r w:rsidR="00021FF7">
        <w:rPr>
          <w:rFonts w:ascii="Times New Roman" w:hAnsi="Times New Roman" w:cs="Times New Roman"/>
          <w:color w:val="000000" w:themeColor="text1"/>
          <w:lang w:val="en-CA"/>
        </w:rPr>
        <w:t>,</w:t>
      </w:r>
      <w:r w:rsidR="002760B6">
        <w:rPr>
          <w:rFonts w:ascii="Times New Roman" w:hAnsi="Times New Roman" w:cs="Times New Roman"/>
          <w:color w:val="000000" w:themeColor="text1"/>
          <w:lang w:val="en-CA"/>
        </w:rPr>
        <w:t xml:space="preserve"> urbanization can act as a filter, favoring certain bird species with specific traits, leading to changes in both the birds community composition, but also in the genetic diversity within a single species </w:t>
      </w:r>
      <w:r w:rsidR="002760B6">
        <w:rPr>
          <w:rFonts w:ascii="Times New Roman" w:hAnsi="Times New Roman" w:cs="Times New Roman"/>
          <w:color w:val="000000" w:themeColor="text1"/>
          <w:lang w:val="en-CA"/>
        </w:rPr>
        <w:fldChar w:fldCharType="begin"/>
      </w:r>
      <w:r w:rsidR="000941DA">
        <w:rPr>
          <w:rFonts w:ascii="Times New Roman" w:hAnsi="Times New Roman" w:cs="Times New Roman"/>
          <w:color w:val="000000" w:themeColor="text1"/>
          <w:lang w:val="en-CA"/>
        </w:rPr>
        <w: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mxBzkJG8/pkTUXb0d","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r w:rsidR="002760B6">
        <w:rPr>
          <w:rFonts w:ascii="Times New Roman" w:hAnsi="Times New Roman" w:cs="Times New Roman"/>
          <w:color w:val="000000" w:themeColor="text1"/>
          <w:lang w:val="en-CA"/>
        </w:rPr>
        <w:fldChar w:fldCharType="separate"/>
      </w:r>
      <w:r w:rsidR="002760B6">
        <w:rPr>
          <w:rFonts w:ascii="Times New Roman" w:hAnsi="Times New Roman" w:cs="Times New Roman"/>
          <w:noProof/>
          <w:color w:val="000000" w:themeColor="text1"/>
          <w:lang w:val="en-CA"/>
        </w:rPr>
        <w:t>(Palacio et al., 2024; Rodrigues et al., 2018)</w:t>
      </w:r>
      <w:r w:rsidR="002760B6">
        <w:rPr>
          <w:rFonts w:ascii="Times New Roman" w:hAnsi="Times New Roman" w:cs="Times New Roman"/>
          <w:color w:val="000000" w:themeColor="text1"/>
          <w:lang w:val="en-CA"/>
        </w:rPr>
        <w:fldChar w:fldCharType="end"/>
      </w:r>
      <w:r w:rsidR="002760B6">
        <w:rPr>
          <w:rFonts w:ascii="Times New Roman" w:hAnsi="Times New Roman" w:cs="Times New Roman"/>
          <w:color w:val="000000" w:themeColor="text1"/>
          <w:lang w:val="en-CA"/>
        </w:rPr>
        <w:t>.</w:t>
      </w:r>
    </w:p>
    <w:p w:rsidRPr="002F6ED3" w:rsidR="001247C6" w:rsidP="003323DE" w:rsidRDefault="000C3FBA" w14:paraId="66C4ED19" w14:textId="12CC91CB">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P</w:t>
      </w:r>
      <w:r w:rsidRPr="002F6ED3" w:rsidR="001247C6">
        <w:rPr>
          <w:rFonts w:ascii="Times New Roman" w:hAnsi="Times New Roman" w:cs="Times New Roman"/>
          <w:color w:val="000000" w:themeColor="text1"/>
          <w:lang w:val="en-CA"/>
        </w:rPr>
        <w:t>ollution in various forms in heavily urbanized areas</w:t>
      </w:r>
      <w:r w:rsidR="00E15B83">
        <w:rPr>
          <w:rFonts w:ascii="Times New Roman" w:hAnsi="Times New Roman" w:cs="Times New Roman"/>
          <w:color w:val="000000" w:themeColor="text1"/>
          <w:lang w:val="en-CA"/>
        </w:rPr>
        <w:t>, including chemical, light and noise pollution,</w:t>
      </w:r>
      <w:r w:rsidRPr="002F6ED3" w:rsidR="001247C6">
        <w:rPr>
          <w:rFonts w:ascii="Times New Roman" w:hAnsi="Times New Roman" w:cs="Times New Roman"/>
          <w:color w:val="000000" w:themeColor="text1"/>
          <w:lang w:val="en-CA"/>
        </w:rPr>
        <w:t xml:space="preserve"> can also affect </w:t>
      </w:r>
      <w:r>
        <w:rPr>
          <w:rFonts w:ascii="Times New Roman" w:hAnsi="Times New Roman" w:cs="Times New Roman"/>
          <w:color w:val="000000" w:themeColor="text1"/>
          <w:lang w:val="en-CA"/>
        </w:rPr>
        <w:t>avian health</w:t>
      </w:r>
      <w:r w:rsidRPr="002F6ED3" w:rsidR="001247C6">
        <w:rPr>
          <w:rFonts w:ascii="Times New Roman" w:hAnsi="Times New Roman" w:cs="Times New Roman"/>
          <w:color w:val="000000" w:themeColor="text1"/>
          <w:lang w:val="en-CA"/>
        </w:rPr>
        <w:t xml:space="preserve">. Organic </w:t>
      </w:r>
      <w:commentRangeStart w:id="95"/>
      <w:r w:rsidRPr="002F6ED3" w:rsidR="001247C6">
        <w:rPr>
          <w:rFonts w:ascii="Times New Roman" w:hAnsi="Times New Roman" w:cs="Times New Roman"/>
          <w:color w:val="000000" w:themeColor="text1"/>
          <w:lang w:val="en-CA"/>
        </w:rPr>
        <w:t>compounds</w:t>
      </w:r>
      <w:commentRangeEnd w:id="95"/>
      <w:r>
        <w:rPr>
          <w:rStyle w:val="CommentReference"/>
        </w:rPr>
        <w:commentReference w:id="95"/>
      </w:r>
      <w:r w:rsidRPr="002F6ED3"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can occur in high concentrations</w:t>
      </w:r>
      <w:r w:rsidRPr="002F6ED3" w:rsidR="001247C6">
        <w:rPr>
          <w:rFonts w:ascii="Times New Roman" w:hAnsi="Times New Roman" w:cs="Times New Roman"/>
          <w:color w:val="000000" w:themeColor="text1"/>
          <w:lang w:val="en-CA"/>
        </w:rPr>
        <w:t xml:space="preserve"> due to their use in housing, industrial processes and during the production of a wide range of goods </w:t>
      </w:r>
      <w:commentRangeStart w:id="96"/>
      <w:commentRangeStart w:id="97"/>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{"citationID":"KTjwuNXt","properties":{"formattedCitation":"(Kekkonen, 2017)","plainCitation":"(Kekkonen, 2017)","noteIndex":0},"citationItems":[{"id":"mxBzkJG8/N2GmcRB5","uris":["http://zotero.org/users/16770306/items/MCYQ53LH"],"itemData":{"id":104,"type":"article-journal","container-title":"Ecology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2F6ED3" w:rsidR="001247C6">
        <w:rPr>
          <w:rFonts w:ascii="Times New Roman" w:hAnsi="Times New Roman" w:cs="Times New Roman"/>
          <w:noProof/>
          <w:color w:val="000000" w:themeColor="text1"/>
          <w:lang w:val="en-CA"/>
        </w:rPr>
        <w:t>(Kekkonen, 2017)</w:t>
      </w:r>
      <w:r w:rsidRPr="002F6ED3" w:rsidR="001247C6">
        <w:rPr>
          <w:rFonts w:ascii="Times New Roman" w:hAnsi="Times New Roman" w:cs="Times New Roman"/>
          <w:color w:val="000000" w:themeColor="text1"/>
        </w:rPr>
        <w:fldChar w:fldCharType="end"/>
      </w:r>
      <w:commentRangeEnd w:id="96"/>
      <w:r w:rsidR="007654DD">
        <w:rPr>
          <w:rStyle w:val="CommentReference"/>
        </w:rPr>
        <w:commentReference w:id="96"/>
      </w:r>
      <w:commentRangeEnd w:id="97"/>
      <w:r>
        <w:rPr>
          <w:rStyle w:val="CommentReference"/>
        </w:rPr>
        <w:commentReference w:id="97"/>
      </w:r>
      <w:r w:rsidRPr="002F6ED3"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Such compounds</w:t>
      </w:r>
      <w:r w:rsidRPr="002F6ED3">
        <w:rPr>
          <w:rFonts w:ascii="Times New Roman" w:hAnsi="Times New Roman" w:cs="Times New Roman"/>
          <w:color w:val="000000" w:themeColor="text1"/>
          <w:lang w:val="en-CA"/>
        </w:rPr>
        <w:t xml:space="preserve"> </w:t>
      </w:r>
      <w:r w:rsidRPr="002F6ED3" w:rsidR="001247C6">
        <w:rPr>
          <w:rFonts w:ascii="Times New Roman" w:hAnsi="Times New Roman" w:cs="Times New Roman"/>
          <w:color w:val="000000" w:themeColor="text1"/>
          <w:lang w:val="en-CA"/>
        </w:rPr>
        <w:t>affect a multitude of organisms, including birds, which can suffer from reduced clutch sizes, hormonal disturbances, reduced active parenting behavio</w:t>
      </w:r>
      <w:r w:rsidR="00594465">
        <w:rPr>
          <w:rFonts w:ascii="Times New Roman" w:hAnsi="Times New Roman" w:cs="Times New Roman"/>
          <w:color w:val="000000" w:themeColor="text1"/>
          <w:lang w:val="en-CA"/>
        </w:rPr>
        <w:t>u</w:t>
      </w:r>
      <w:r w:rsidRPr="002F6ED3" w:rsidR="001247C6">
        <w:rPr>
          <w:rFonts w:ascii="Times New Roman" w:hAnsi="Times New Roman" w:cs="Times New Roman"/>
          <w:color w:val="000000" w:themeColor="text1"/>
          <w:lang w:val="en-CA"/>
        </w:rPr>
        <w:t xml:space="preserve">rs and </w:t>
      </w:r>
      <w:r w:rsidRPr="002F6ED3" w:rsidR="001247C6">
        <w:rPr>
          <w:rFonts w:ascii="Times New Roman" w:hAnsi="Times New Roman" w:cs="Times New Roman"/>
          <w:color w:val="000000" w:themeColor="text1"/>
          <w:lang w:val="en-CA"/>
        </w:rPr>
        <w:t xml:space="preserve">more </w:t>
      </w:r>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{"citationID":"SxtMtcik","properties":{"formattedCitation":"(Kekkonen, 2017)","plainCitation":"(Kekkonen, 2017)","noteIndex":0},"citationItems":[{"id":"mxBzkJG8/N2GmcRB5","uris":["http://zotero.org/users/16770306/items/MCYQ53LH"],"itemData":{"id":104,"type":"article-journal","container-title":"Ecology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2F6ED3" w:rsidR="001247C6">
        <w:rPr>
          <w:rFonts w:ascii="Times New Roman" w:hAnsi="Times New Roman" w:cs="Times New Roman"/>
          <w:noProof/>
          <w:color w:val="000000" w:themeColor="text1"/>
          <w:lang w:val="en-CA"/>
        </w:rPr>
        <w:t>(Kekkonen, 2017)</w:t>
      </w:r>
      <w:r w:rsidRPr="002F6ED3" w:rsidR="001247C6">
        <w:rPr>
          <w:rFonts w:ascii="Times New Roman" w:hAnsi="Times New Roman" w:cs="Times New Roman"/>
          <w:color w:val="000000" w:themeColor="text1"/>
        </w:rPr>
        <w:fldChar w:fldCharType="end"/>
      </w:r>
      <w:r w:rsidRPr="002F6ED3" w:rsidR="001247C6">
        <w:rPr>
          <w:rFonts w:ascii="Times New Roman" w:hAnsi="Times New Roman" w:cs="Times New Roman"/>
          <w:color w:val="000000" w:themeColor="text1"/>
          <w:lang w:val="en-CA"/>
        </w:rPr>
        <w:t>.</w:t>
      </w:r>
      <w:ins w:author="Anne-Marie Cousineau" w:date="2025-07-09T17:49:00Z" w16du:dateUtc="2025-07-09T21:49:00Z" w:id="98">
        <w:r w:rsidR="002760B6">
          <w:rPr>
            <w:rFonts w:ascii="Times New Roman" w:hAnsi="Times New Roman" w:cs="Times New Roman"/>
            <w:color w:val="000000" w:themeColor="text1"/>
            <w:lang w:val="en-CA"/>
          </w:rPr>
          <w:t xml:space="preserve"> One example is polybrominated diphenyl ethers (PBDEs), a brominated flame retardant widely used in many countries to reduce the flammability of consumer products </w:t>
        </w:r>
      </w:ins>
      <w:r w:rsidR="002760B6">
        <w:rPr>
          <w:rFonts w:ascii="Times New Roman" w:hAnsi="Times New Roman" w:cs="Times New Roman"/>
          <w:color w:val="000000" w:themeColor="text1"/>
          <w:lang w:val="en-CA"/>
        </w:rPr>
        <w:fldChar w:fldCharType="begin"/>
      </w:r>
      <w:r w:rsidR="002760B6">
        <w:rPr>
          <w:rFonts w:ascii="Times New Roman" w:hAnsi="Times New Roman" w:cs="Times New Roman"/>
          <w:color w:val="000000" w:themeColor="text1"/>
          <w:lang w:val="en-CA"/>
        </w:rPr>
        <w:instrText xml:space="preserve"> ADDIN ZOTERO_ITEM CSL_CITATION {"citationID":"yd87TwtM","properties":{"formattedCitation":"(Chen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002760B6">
        <w:rPr>
          <w:rFonts w:ascii="Times New Roman" w:hAnsi="Times New Roman" w:cs="Times New Roman"/>
          <w:color w:val="000000" w:themeColor="text1"/>
          <w:lang w:val="en-CA"/>
        </w:rPr>
        <w:fldChar w:fldCharType="separate"/>
      </w:r>
      <w:r w:rsidR="002760B6">
        <w:rPr>
          <w:rFonts w:ascii="Times New Roman" w:hAnsi="Times New Roman" w:cs="Times New Roman"/>
          <w:noProof/>
          <w:color w:val="000000" w:themeColor="text1"/>
          <w:lang w:val="en-CA"/>
        </w:rPr>
        <w:t>(Chen &amp; Hale, 2010)</w:t>
      </w:r>
      <w:r w:rsidR="002760B6">
        <w:rPr>
          <w:rFonts w:ascii="Times New Roman" w:hAnsi="Times New Roman" w:cs="Times New Roman"/>
          <w:color w:val="000000" w:themeColor="text1"/>
          <w:lang w:val="en-CA"/>
        </w:rPr>
        <w:fldChar w:fldCharType="end"/>
      </w:r>
      <w:ins w:author="Anne-Marie Cousineau" w:date="2025-07-09T17:49:00Z" w16du:dateUtc="2025-07-09T21:49:00Z" w:id="99">
        <w:r w:rsidR="002760B6">
          <w:rPr>
            <w:rFonts w:ascii="Times New Roman" w:hAnsi="Times New Roman" w:cs="Times New Roman"/>
            <w:color w:val="000000" w:themeColor="text1"/>
            <w:lang w:val="en-CA"/>
          </w:rPr>
          <w:t>.</w:t>
        </w:r>
      </w:ins>
      <w:r w:rsidRPr="002F6ED3" w:rsidR="001247C6">
        <w:rPr>
          <w:rFonts w:ascii="Times New Roman" w:hAnsi="Times New Roman" w:cs="Times New Roman"/>
          <w:color w:val="000000" w:themeColor="text1"/>
          <w:lang w:val="en-CA"/>
        </w:rPr>
        <w:t xml:space="preserve"> </w:t>
      </w:r>
      <w:ins w:author="Anne-Marie Cousineau" w:date="2025-07-09T17:49:00Z" w16du:dateUtc="2025-07-09T21:49:00Z" w:id="100">
        <w:r w:rsidR="002760B6">
          <w:rPr>
            <w:rFonts w:ascii="Times New Roman" w:hAnsi="Times New Roman" w:cs="Times New Roman"/>
            <w:color w:val="000000" w:themeColor="text1"/>
            <w:lang w:val="en-CA"/>
          </w:rPr>
          <w:t>Because the use of PBDE is highly related to human goods, birds living in or around urbanized areas are often found to be highly contaminated with PBDEs</w:t>
        </w:r>
        <w:r w:rsidRPr="002F6ED3" w:rsidR="002760B6">
          <w:rPr>
            <w:rFonts w:ascii="Times New Roman" w:hAnsi="Times New Roman" w:cs="Times New Roman"/>
            <w:color w:val="000000" w:themeColor="text1"/>
            <w:lang w:val="en-CA"/>
          </w:rPr>
          <w:t xml:space="preserve"> </w:t>
        </w:r>
      </w:ins>
      <w:r w:rsidR="00D63648">
        <w:rPr>
          <w:rFonts w:ascii="Times New Roman" w:hAnsi="Times New Roman" w:cs="Times New Roman"/>
          <w:color w:val="000000" w:themeColor="text1"/>
          <w:lang w:val="en-CA"/>
        </w:rPr>
        <w:fldChar w:fldCharType="begin"/>
      </w:r>
      <w:r w:rsidR="009B149E">
        <w:rPr>
          <w:rFonts w:ascii="Times New Roman" w:hAnsi="Times New Roman" w:cs="Times New Roman"/>
          <w:color w:val="000000" w:themeColor="text1"/>
          <w:lang w:val="en-CA"/>
        </w:rPr>
        <w:instrText xml:space="preserve"> ADDIN ZOTERO_ITEM CSL_CITATION {"citationID":"41H7OGG3","properties":{"formattedCitation":"(Elliott et al., 2005, 2015)","plainCitation":"(Elliott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source","volume":"524-525","author":[{"family":"Elliott","given":"John"},{"family":"Brogan","given":"Jason"},{"family":"Lee","given":"Sandi L."},{"family":"Drouillard","given":"Ken G."},{"family":"Elliott","given":"Kyle H."}],"issued":{"date-parts":[["2015",8,15]]}}}],"schema":"https://github.com/citation-style-language/schema/raw/master/csl-citation.json"} </w:instrText>
      </w:r>
      <w:r w:rsidR="00D63648">
        <w:rPr>
          <w:rFonts w:ascii="Times New Roman" w:hAnsi="Times New Roman" w:cs="Times New Roman"/>
          <w:color w:val="000000" w:themeColor="text1"/>
          <w:lang w:val="en-CA"/>
        </w:rPr>
        <w:fldChar w:fldCharType="separate"/>
      </w:r>
      <w:r w:rsidR="009B149E">
        <w:rPr>
          <w:rFonts w:ascii="Times New Roman" w:hAnsi="Times New Roman" w:cs="Times New Roman"/>
          <w:noProof/>
          <w:color w:val="000000" w:themeColor="text1"/>
          <w:lang w:val="en-CA"/>
        </w:rPr>
        <w:t>(Elliott et al., 2005, 2015)</w:t>
      </w:r>
      <w:r w:rsidR="00D63648">
        <w:rPr>
          <w:rFonts w:ascii="Times New Roman" w:hAnsi="Times New Roman" w:cs="Times New Roman"/>
          <w:color w:val="000000" w:themeColor="text1"/>
          <w:lang w:val="en-CA"/>
        </w:rPr>
        <w:fldChar w:fldCharType="end"/>
      </w:r>
      <w:r w:rsidR="00D63648">
        <w:rPr>
          <w:rFonts w:ascii="Times New Roman" w:hAnsi="Times New Roman" w:cs="Times New Roman"/>
          <w:color w:val="000000" w:themeColor="text1"/>
          <w:lang w:val="en-CA"/>
        </w:rPr>
        <w:t>.</w:t>
      </w:r>
      <w:r w:rsidR="00623CA0">
        <w:rPr>
          <w:rFonts w:ascii="Times New Roman" w:hAnsi="Times New Roman" w:cs="Times New Roman"/>
          <w:color w:val="000000" w:themeColor="text1"/>
          <w:lang w:val="en-CA"/>
        </w:rPr>
        <w:t xml:space="preserve"> </w:t>
      </w:r>
      <w:r w:rsidRPr="002F6ED3" w:rsidR="001247C6">
        <w:rPr>
          <w:rFonts w:ascii="Times New Roman" w:hAnsi="Times New Roman" w:cs="Times New Roman"/>
          <w:color w:val="000000" w:themeColor="text1"/>
          <w:lang w:val="en-CA"/>
        </w:rPr>
        <w:t>Light pollution emanating from large urban centers affect</w:t>
      </w:r>
      <w:r>
        <w:rPr>
          <w:rFonts w:ascii="Times New Roman" w:hAnsi="Times New Roman" w:cs="Times New Roman"/>
          <w:color w:val="000000" w:themeColor="text1"/>
          <w:lang w:val="en-CA"/>
        </w:rPr>
        <w:t>s</w:t>
      </w:r>
      <w:r w:rsidRPr="002F6ED3" w:rsidR="001247C6">
        <w:rPr>
          <w:rFonts w:ascii="Times New Roman" w:hAnsi="Times New Roman" w:cs="Times New Roman"/>
          <w:color w:val="000000" w:themeColor="text1"/>
          <w:lang w:val="en-CA"/>
        </w:rPr>
        <w:t xml:space="preserve"> migratory and resident bird species. </w:t>
      </w:r>
      <w:ins w:author="Anne-Marie Cousineau" w:date="2025-07-09T17:50:00Z" w16du:dateUtc="2025-07-09T21:50:00Z" w:id="101">
        <w:r w:rsidR="00126FD3">
          <w:rPr>
            <w:rFonts w:ascii="Times New Roman" w:hAnsi="Times New Roman" w:cs="Times New Roman"/>
            <w:color w:val="000000" w:themeColor="text1"/>
            <w:lang w:val="en-CA"/>
          </w:rPr>
          <w:t>R</w:t>
        </w:r>
        <w:r w:rsidRPr="002F6ED3" w:rsidR="00126FD3">
          <w:rPr>
            <w:rFonts w:ascii="Times New Roman" w:hAnsi="Times New Roman" w:cs="Times New Roman"/>
            <w:color w:val="000000" w:themeColor="text1"/>
            <w:lang w:val="en-CA"/>
          </w:rPr>
          <w:t xml:space="preserve">esident bird species residing in urban-core areas had smaller eyes than their urban-edge counterparts, most likely due to the intense brightness from urban centers </w:t>
        </w:r>
      </w:ins>
      <w:commentRangeStart w:id="102"/>
      <w:del w:author="Anne-Marie Cousineau" w:date="2025-07-09T17:50:00Z" w16du:dateUtc="2025-07-09T21:50:00Z" w:id="103">
        <w:r w:rsidRPr="002F6ED3" w:rsidDel="00126FD3" w:rsidR="001247C6">
          <w:rPr>
            <w:rFonts w:ascii="Times New Roman" w:hAnsi="Times New Roman" w:cs="Times New Roman"/>
            <w:color w:val="000000" w:themeColor="text1"/>
            <w:lang w:val="en-CA"/>
          </w:rPr>
          <w:delText>Recent work from Jones, Llamas and Phillips (2023) revealed that resident</w:delText>
        </w:r>
        <w:commentRangeEnd w:id="102"/>
        <w:r w:rsidDel="00126FD3">
          <w:rPr>
            <w:rStyle w:val="CommentReference"/>
          </w:rPr>
          <w:commentReference w:id="102"/>
        </w:r>
        <w:r w:rsidRPr="002F6ED3" w:rsidDel="00126FD3" w:rsidR="001247C6">
          <w:rPr>
            <w:rFonts w:ascii="Times New Roman" w:hAnsi="Times New Roman" w:cs="Times New Roman"/>
            <w:color w:val="000000" w:themeColor="text1"/>
            <w:lang w:val="en-CA"/>
          </w:rPr>
          <w:delText xml:space="preserve"> bird species residing in urban-core areas had smaller eyes than their urban-edge counterparts, most likely due to the intense brightness from urban centers </w:delText>
        </w:r>
      </w:del>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{"citationID":"UXxrQiY6","properties":{"formattedCitation":"(Jones et al., 2023)","plainCitation":"(Jones et al., 2023)","noteIndex":0},"citationItems":[{"id":"mxBzkJG8/gcfSg9Pb","uris":["http://zotero.org/users/16770306/items/6LF6GS4H"],"itemData":{"id":197,"type":"article-journal","container-title":"Global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2F6ED3" w:rsidR="001247C6">
        <w:rPr>
          <w:rFonts w:ascii="Times New Roman" w:hAnsi="Times New Roman" w:cs="Times New Roman"/>
          <w:noProof/>
          <w:color w:val="000000" w:themeColor="text1"/>
          <w:lang w:val="en-CA"/>
        </w:rPr>
        <w:t>(Jones et al., 2023)</w:t>
      </w:r>
      <w:r w:rsidRPr="002F6ED3" w:rsidR="001247C6">
        <w:rPr>
          <w:rFonts w:ascii="Times New Roman" w:hAnsi="Times New Roman" w:cs="Times New Roman"/>
          <w:color w:val="000000" w:themeColor="text1"/>
        </w:rPr>
        <w:fldChar w:fldCharType="end"/>
      </w:r>
      <w:r w:rsidRPr="002F6ED3" w:rsidR="001247C6">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commentRangeStart w:id="104"/>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{"citationID":"WXe8qHTM","properties":{"formattedCitation":"(Cabrera-Cruz et al., 2018)","plainCitation":"(Cabrera-Cruz et al., 2018)","noteIndex":0},"citationItems":[{"id":"mxBzkJG8/ApFLlAym","uris":["http://zotero.org/users/16770306/items/YVR6HARZ"],"itemData":{"id":114,"type":"article-journal","container-title":"Scientific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2F6ED3" w:rsidR="001247C6">
        <w:rPr>
          <w:rFonts w:ascii="Times New Roman" w:hAnsi="Times New Roman" w:cs="Times New Roman"/>
          <w:noProof/>
          <w:color w:val="000000" w:themeColor="text1"/>
          <w:lang w:val="en-CA"/>
        </w:rPr>
        <w:t>(Cabrera-Cruz et al., 2018)</w:t>
      </w:r>
      <w:r w:rsidRPr="002F6ED3" w:rsidR="001247C6">
        <w:rPr>
          <w:rFonts w:ascii="Times New Roman" w:hAnsi="Times New Roman" w:cs="Times New Roman"/>
          <w:color w:val="000000" w:themeColor="text1"/>
        </w:rPr>
        <w:fldChar w:fldCharType="end"/>
      </w:r>
      <w:commentRangeEnd w:id="104"/>
      <w:r>
        <w:rPr>
          <w:rStyle w:val="CommentReference"/>
        </w:rPr>
        <w:commentReference w:id="104"/>
      </w:r>
      <w:r w:rsidRPr="002F6ED3" w:rsidR="001247C6">
        <w:rPr>
          <w:rFonts w:ascii="Times New Roman" w:hAnsi="Times New Roman" w:cs="Times New Roman"/>
          <w:color w:val="000000" w:themeColor="text1"/>
          <w:lang w:val="en-CA"/>
        </w:rPr>
        <w:t xml:space="preserve">. </w:t>
      </w:r>
    </w:p>
    <w:p w:rsidR="003D0457" w:rsidP="0014004D" w:rsidRDefault="001247C6" w14:paraId="2BC447B4" w14:textId="064C8C50">
      <w:pPr>
        <w:spacing w:line="480" w:lineRule="auto"/>
        <w:ind w:firstLine="720"/>
        <w:jc w:val="both"/>
        <w:rPr>
          <w:rFonts w:ascii="Times New Roman" w:hAnsi="Times New Roman" w:cs="Times New Roman"/>
          <w:lang w:val="en-CA"/>
        </w:rPr>
      </w:pPr>
      <w:r w:rsidRPr="002F6ED3">
        <w:rPr>
          <w:rFonts w:ascii="Times New Roman" w:hAnsi="Times New Roman" w:cs="Times New Roman"/>
          <w:lang w:val="en-CA"/>
        </w:rPr>
        <w:t xml:space="preserve">When environmental conditions are changing (including via rapid human-induced changes), behavioural traits are often one of the first responses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w:t>
      </w:r>
      <w:r w:rsidR="000C3FBA">
        <w:rPr>
          <w:rFonts w:ascii="Times New Roman" w:hAnsi="Times New Roman" w:cs="Times New Roman"/>
          <w:lang w:val="en-CA"/>
        </w:rPr>
        <w:t>For example,</w:t>
      </w:r>
      <w:r w:rsidRPr="002F6ED3">
        <w:rPr>
          <w:rFonts w:ascii="Times New Roman" w:hAnsi="Times New Roman" w:cs="Times New Roman"/>
          <w:lang w:val="en-CA"/>
        </w:rPr>
        <w:t xml:space="preserve"> males of several songbird species </w:t>
      </w:r>
      <w:r w:rsidR="00525A42">
        <w:rPr>
          <w:rFonts w:ascii="Times New Roman" w:hAnsi="Times New Roman" w:cs="Times New Roman"/>
          <w:lang w:val="en-CA"/>
        </w:rPr>
        <w:t xml:space="preserve">were found to be more </w:t>
      </w:r>
      <w:r w:rsidR="00AC0565">
        <w:rPr>
          <w:rFonts w:ascii="Times New Roman" w:hAnsi="Times New Roman" w:cs="Times New Roman"/>
          <w:lang w:val="en-CA"/>
        </w:rPr>
        <w:t xml:space="preserve">aggressive </w:t>
      </w:r>
      <w:r w:rsidRPr="002F6ED3">
        <w:rPr>
          <w:rFonts w:ascii="Times New Roman" w:hAnsi="Times New Roman" w:cs="Times New Roman"/>
          <w:lang w:val="en-CA"/>
        </w:rPr>
        <w:t xml:space="preserve">in urban habitats compared to their rural counterparts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w:instrText>
      </w:r>
      <w:r w:rsidRPr="00F67F6B">
        <w:rPr>
          <w:rFonts w:ascii="Times New Roman" w:hAnsi="Times New Roman" w:cs="Times New Roman"/>
          <w:lang w:val="en-CA"/>
        </w:rPr>
        <w:instrText>a uniparenta</w:instrText>
      </w:r>
      <w:r w:rsidRPr="002F6ED3">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B15A0D">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 Lane et al., 2023)</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Start w:id="105"/>
      <w:r w:rsidRPr="002F6ED3">
        <w:rPr>
          <w:rFonts w:ascii="Times New Roman" w:hAnsi="Times New Roman" w:cs="Times New Roman"/>
          <w:lang w:val="en-CA"/>
        </w:rPr>
        <w:t>Urban</w:t>
      </w:r>
      <w:r w:rsidR="000C3FBA">
        <w:rPr>
          <w:rFonts w:ascii="Times New Roman" w:hAnsi="Times New Roman" w:cs="Times New Roman"/>
          <w:lang w:val="en-CA"/>
        </w:rPr>
        <w:t xml:space="preserve"> great tits</w:t>
      </w:r>
      <w:r w:rsidRPr="002F6ED3">
        <w:rPr>
          <w:rFonts w:ascii="Times New Roman" w:hAnsi="Times New Roman" w:cs="Times New Roman"/>
          <w:lang w:val="en-CA"/>
        </w:rPr>
        <w:t xml:space="preserve"> </w:t>
      </w:r>
      <w:r w:rsidR="000C3FBA">
        <w:rPr>
          <w:rFonts w:ascii="Times New Roman" w:hAnsi="Times New Roman" w:cs="Times New Roman"/>
          <w:lang w:val="en-CA"/>
        </w:rPr>
        <w:t>(</w:t>
      </w:r>
      <w:r w:rsidRPr="002F6ED3">
        <w:rPr>
          <w:rFonts w:ascii="Times New Roman" w:hAnsi="Times New Roman" w:cs="Times New Roman"/>
          <w:i/>
          <w:iCs/>
          <w:lang w:val="en-CA"/>
        </w:rPr>
        <w:t xml:space="preserve">Parus </w:t>
      </w:r>
      <w:commentRangeStart w:id="106"/>
      <w:r w:rsidRPr="002F6ED3">
        <w:rPr>
          <w:rFonts w:ascii="Times New Roman" w:hAnsi="Times New Roman" w:cs="Times New Roman"/>
          <w:i/>
          <w:iCs/>
          <w:lang w:val="en-CA"/>
        </w:rPr>
        <w:t>major</w:t>
      </w:r>
      <w:commentRangeEnd w:id="106"/>
      <w:r w:rsidR="000C3FBA">
        <w:rPr>
          <w:rStyle w:val="CommentReference"/>
        </w:rPr>
        <w:commentReference w:id="106"/>
      </w:r>
      <w:del w:author="Kyle Elliott, Dr" w:date="2025-06-17T18:49:00Z" w16du:dateUtc="2025-06-17T22:49:00Z" w:id="107">
        <w:r w:rsidRPr="002F6ED3" w:rsidDel="000C3FBA">
          <w:rPr>
            <w:rFonts w:ascii="Times New Roman" w:hAnsi="Times New Roman" w:cs="Times New Roman"/>
            <w:lang w:val="en-CA"/>
          </w:rPr>
          <w:delText xml:space="preserve"> </w:delText>
        </w:r>
      </w:del>
      <w:r w:rsidR="000C3FBA">
        <w:rPr>
          <w:rFonts w:ascii="Times New Roman" w:hAnsi="Times New Roman" w:cs="Times New Roman"/>
          <w:lang w:val="en-CA"/>
        </w:rPr>
        <w:t xml:space="preserve">) </w:t>
      </w:r>
      <w:r w:rsidRPr="002F6ED3">
        <w:rPr>
          <w:rFonts w:ascii="Times New Roman" w:hAnsi="Times New Roman" w:cs="Times New Roman"/>
          <w:lang w:val="en-CA"/>
        </w:rPr>
        <w:t xml:space="preserve">spent more time incubating, took shorter off-bouts and ended their last nest outing later during the day, compared to the females incubating in the forest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2F6ED3">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B15A0D">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End w:id="105"/>
      <w:r w:rsidR="00525A42">
        <w:rPr>
          <w:rStyle w:val="CommentReference"/>
        </w:rPr>
        <w:commentReference w:id="105"/>
      </w:r>
      <w:r w:rsidR="00256BE7">
        <w:rPr>
          <w:rFonts w:ascii="Times New Roman" w:hAnsi="Times New Roman" w:cs="Times New Roman"/>
          <w:lang w:val="en-CA"/>
        </w:rPr>
        <w:t xml:space="preserve"> </w:t>
      </w:r>
      <w:r w:rsidR="00BD1634">
        <w:rPr>
          <w:rFonts w:ascii="Times New Roman" w:hAnsi="Times New Roman" w:cs="Times New Roman"/>
          <w:lang w:val="en-CA"/>
        </w:rPr>
        <w:t>These</w:t>
      </w:r>
      <w:r w:rsidR="00256BE7">
        <w:rPr>
          <w:rFonts w:ascii="Times New Roman" w:hAnsi="Times New Roman" w:cs="Times New Roman"/>
          <w:lang w:val="en-CA"/>
        </w:rPr>
        <w:t xml:space="preserve"> differences in incubation time and off-bouts </w:t>
      </w:r>
      <w:r w:rsidR="00C018E6">
        <w:rPr>
          <w:rFonts w:ascii="Times New Roman" w:hAnsi="Times New Roman" w:cs="Times New Roman"/>
          <w:lang w:val="en-CA"/>
        </w:rPr>
        <w:t xml:space="preserve">might be </w:t>
      </w:r>
      <w:r w:rsidR="00BD1634">
        <w:rPr>
          <w:rFonts w:ascii="Times New Roman" w:hAnsi="Times New Roman" w:cs="Times New Roman"/>
          <w:lang w:val="en-CA"/>
        </w:rPr>
        <w:t>due to</w:t>
      </w:r>
      <w:r w:rsidR="00C018E6">
        <w:rPr>
          <w:rFonts w:ascii="Times New Roman" w:hAnsi="Times New Roman" w:cs="Times New Roman"/>
          <w:lang w:val="en-CA"/>
        </w:rPr>
        <w:t xml:space="preserve"> the easier access to specific food items in the city (i.e. seeds</w:t>
      </w:r>
      <w:r w:rsidR="002B28FF">
        <w:rPr>
          <w:rFonts w:ascii="Times New Roman" w:hAnsi="Times New Roman" w:cs="Times New Roman"/>
          <w:lang w:val="en-CA"/>
        </w:rPr>
        <w:t xml:space="preserve"> or food scraps)</w:t>
      </w:r>
      <w:r w:rsidR="00F72FBF">
        <w:rPr>
          <w:rFonts w:ascii="Times New Roman" w:hAnsi="Times New Roman" w:cs="Times New Roman"/>
          <w:lang w:val="en-CA"/>
        </w:rPr>
        <w:t xml:space="preserve"> or due to territories </w:t>
      </w:r>
      <w:r w:rsidR="00C962B6">
        <w:rPr>
          <w:rFonts w:ascii="Times New Roman" w:hAnsi="Times New Roman" w:cs="Times New Roman"/>
          <w:lang w:val="en-CA"/>
        </w:rPr>
        <w:t>being</w:t>
      </w:r>
      <w:r w:rsidR="00F72FBF">
        <w:rPr>
          <w:rFonts w:ascii="Times New Roman" w:hAnsi="Times New Roman" w:cs="Times New Roman"/>
          <w:lang w:val="en-CA"/>
        </w:rPr>
        <w:t xml:space="preserve"> smaller in urban areas, hence the short amount of time spent away from the nest </w:t>
      </w:r>
      <w:r w:rsidR="00F72FBF">
        <w:rPr>
          <w:rFonts w:ascii="Times New Roman" w:hAnsi="Times New Roman" w:cs="Times New Roman"/>
          <w:lang w:val="en-CA"/>
        </w:rPr>
        <w:fldChar w:fldCharType="begin"/>
      </w:r>
      <w:r w:rsidR="00F72FBF">
        <w:rPr>
          <w:rFonts w:ascii="Times New Roman" w:hAnsi="Times New Roman" w:cs="Times New Roman"/>
          <w:lang w:val="en-CA"/>
        </w:rPr>
        <w:instrText xml:space="preserve"> ADDIN ZOTERO_ITEM CSL_CITATION {"citationID":"GKo6FYZJ","properties":{"formattedCitation":"(Hope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00F72FBF">
        <w:rPr>
          <w:rFonts w:ascii="Times New Roman" w:hAnsi="Times New Roman" w:cs="Times New Roman"/>
          <w:lang w:val="en-CA"/>
        </w:rPr>
        <w:fldChar w:fldCharType="separate"/>
      </w:r>
      <w:r w:rsidR="00F72FBF">
        <w:rPr>
          <w:rFonts w:ascii="Times New Roman" w:hAnsi="Times New Roman" w:cs="Times New Roman"/>
          <w:noProof/>
          <w:lang w:val="en-CA"/>
        </w:rPr>
        <w:t>(Hope et al., 2022)</w:t>
      </w:r>
      <w:r w:rsidR="00F72FBF">
        <w:rPr>
          <w:rFonts w:ascii="Times New Roman" w:hAnsi="Times New Roman" w:cs="Times New Roman"/>
          <w:lang w:val="en-CA"/>
        </w:rPr>
        <w:fldChar w:fldCharType="end"/>
      </w:r>
      <w:r w:rsidR="002B28FF">
        <w:rPr>
          <w:rFonts w:ascii="Times New Roman" w:hAnsi="Times New Roman" w:cs="Times New Roman"/>
          <w:lang w:val="en-CA"/>
        </w:rPr>
        <w:t xml:space="preserve">. </w:t>
      </w:r>
      <w:r w:rsidRPr="002F6ED3">
        <w:rPr>
          <w:rFonts w:ascii="Times New Roman" w:hAnsi="Times New Roman" w:cs="Times New Roman"/>
          <w:lang w:val="en-CA"/>
        </w:rPr>
        <w:t>Population dynamics and gene flow can also be affected by urbanization, as habitat fragmentation is a major side effect of human</w:t>
      </w:r>
      <w:r w:rsidR="00736EF2">
        <w:rPr>
          <w:rFonts w:ascii="Times New Roman" w:hAnsi="Times New Roman" w:cs="Times New Roman"/>
          <w:lang w:val="en-CA"/>
        </w:rPr>
        <w:t>s’</w:t>
      </w:r>
      <w:r w:rsidRPr="002F6ED3">
        <w:rPr>
          <w:rFonts w:ascii="Times New Roman" w:hAnsi="Times New Roman" w:cs="Times New Roman"/>
          <w:lang w:val="en-CA"/>
        </w:rPr>
        <w:t xml:space="preserve"> increasing needs for land and resources </w:t>
      </w:r>
      <w:r w:rsidRPr="002F6ED3">
        <w:rPr>
          <w:rFonts w:ascii="Times New Roman" w:hAnsi="Times New Roman" w:cs="Times New Roman"/>
        </w:rPr>
        <w:fldChar w:fldCharType="begin"/>
      </w:r>
      <w:r w:rsidR="000941DA">
        <w:rPr>
          <w:rFonts w:ascii="Times New Roman" w:hAnsi="Times New Roman" w:cs="Times New Roman"/>
          <w:lang w:val="en-CA"/>
        </w:rPr>
        <w:instrText xml:space="preserve"> ADDIN ZOTERO_ITEM CSL_CITATION {"citationID":"pibH8MKj","properties":{"formattedCitation":"(Brewer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000941DA">
        <w:rPr>
          <w:rFonts w:ascii="Times New Roman" w:hAnsi="Times New Roman" w:cs="Times New Roman"/>
          <w:noProof/>
          <w:lang w:val="en-CA"/>
        </w:rPr>
        <w:t>(Brewer et al., 2020)</w:t>
      </w:r>
      <w:r w:rsidRPr="002F6ED3">
        <w:rPr>
          <w:rFonts w:ascii="Times New Roman" w:hAnsi="Times New Roman" w:cs="Times New Roman"/>
        </w:rPr>
        <w:fldChar w:fldCharType="end"/>
      </w:r>
      <w:r w:rsidRPr="002F6ED3">
        <w:rPr>
          <w:rFonts w:ascii="Times New Roman" w:hAnsi="Times New Roman" w:cs="Times New Roman"/>
          <w:lang w:val="en-CA"/>
        </w:rPr>
        <w:t xml:space="preserve">. Although these effects can negatively </w:t>
      </w:r>
      <w:commentRangeStart w:id="108"/>
      <w:r w:rsidRPr="002F6ED3">
        <w:rPr>
          <w:rFonts w:ascii="Times New Roman" w:hAnsi="Times New Roman" w:cs="Times New Roman"/>
          <w:lang w:val="en-CA"/>
        </w:rPr>
        <w:t xml:space="preserve">impact gene </w:t>
      </w:r>
      <w:r w:rsidRPr="002F6ED3">
        <w:rPr>
          <w:rFonts w:ascii="Times New Roman" w:hAnsi="Times New Roman" w:cs="Times New Roman"/>
          <w:lang w:val="en-CA"/>
        </w:rPr>
        <w:t>diversity in songbird populations</w:t>
      </w:r>
      <w:commentRangeEnd w:id="108"/>
      <w:r w:rsidR="007D754B">
        <w:rPr>
          <w:rStyle w:val="CommentReference"/>
        </w:rPr>
        <w:commentReference w:id="108"/>
      </w:r>
      <w:r w:rsidR="00CA7EA4">
        <w:rPr>
          <w:rFonts w:ascii="Times New Roman" w:hAnsi="Times New Roman" w:cs="Times New Roman"/>
          <w:lang w:val="en-CA"/>
        </w:rPr>
        <w:t xml:space="preserve"> (</w:t>
      </w:r>
      <w:r w:rsidR="009F4079">
        <w:rPr>
          <w:rFonts w:ascii="Times New Roman" w:hAnsi="Times New Roman" w:cs="Times New Roman"/>
          <w:lang w:val="en-CA"/>
        </w:rPr>
        <w:t>as</w:t>
      </w:r>
      <w:r w:rsidR="004616BD">
        <w:rPr>
          <w:rFonts w:ascii="Times New Roman" w:hAnsi="Times New Roman" w:cs="Times New Roman"/>
          <w:lang w:val="en-CA"/>
        </w:rPr>
        <w:t xml:space="preserve"> movements </w:t>
      </w:r>
      <w:r w:rsidR="00E6209D">
        <w:rPr>
          <w:rFonts w:ascii="Times New Roman" w:hAnsi="Times New Roman" w:cs="Times New Roman"/>
          <w:lang w:val="en-CA"/>
        </w:rPr>
        <w:t>are impeded by</w:t>
      </w:r>
      <w:r w:rsidR="004616BD">
        <w:rPr>
          <w:rFonts w:ascii="Times New Roman" w:hAnsi="Times New Roman" w:cs="Times New Roman"/>
          <w:lang w:val="en-CA"/>
        </w:rPr>
        <w:t xml:space="preserve"> anthropogenic habitat changes)</w:t>
      </w:r>
      <w:r w:rsidRPr="002F6ED3">
        <w:rPr>
          <w:rFonts w:ascii="Times New Roman" w:hAnsi="Times New Roman" w:cs="Times New Roman"/>
          <w:lang w:val="en-CA"/>
        </w:rPr>
        <w:t xml:space="preserve">, </w:t>
      </w:r>
      <w:r w:rsidR="00293FC6">
        <w:rPr>
          <w:rFonts w:ascii="Times New Roman" w:hAnsi="Times New Roman" w:cs="Times New Roman"/>
          <w:lang w:val="en-CA"/>
        </w:rPr>
        <w:t>a</w:t>
      </w:r>
      <w:r w:rsidRPr="002F6ED3">
        <w:rPr>
          <w:rFonts w:ascii="Times New Roman" w:hAnsi="Times New Roman" w:cs="Times New Roman"/>
          <w:lang w:val="en-CA"/>
        </w:rPr>
        <w:t xml:space="preserve"> threshold</w:t>
      </w:r>
      <w:r w:rsidR="00736EF2">
        <w:rPr>
          <w:rFonts w:ascii="Times New Roman" w:hAnsi="Times New Roman" w:cs="Times New Roman"/>
          <w:lang w:val="en-CA"/>
        </w:rPr>
        <w:t>,</w:t>
      </w:r>
      <w:r w:rsidRPr="002F6ED3">
        <w:rPr>
          <w:rFonts w:ascii="Times New Roman" w:hAnsi="Times New Roman" w:cs="Times New Roman"/>
          <w:lang w:val="en-CA"/>
        </w:rPr>
        <w:t xml:space="preserve"> as low-intensity urbanization</w:t>
      </w:r>
      <w:r w:rsidR="0044663F">
        <w:rPr>
          <w:rFonts w:ascii="Times New Roman" w:hAnsi="Times New Roman" w:cs="Times New Roman"/>
          <w:lang w:val="en-CA"/>
        </w:rPr>
        <w:t xml:space="preserve"> (</w:t>
      </w:r>
      <w:r w:rsidR="00417CF2">
        <w:rPr>
          <w:rFonts w:ascii="Times New Roman" w:hAnsi="Times New Roman" w:cs="Times New Roman"/>
          <w:lang w:val="en-CA"/>
        </w:rPr>
        <w:t>determined by using</w:t>
      </w:r>
      <w:r w:rsidRPr="002F6ED3">
        <w:rPr>
          <w:rFonts w:ascii="Times New Roman" w:hAnsi="Times New Roman" w:cs="Times New Roman"/>
          <w:lang w:val="en-CA"/>
        </w:rPr>
        <w:t xml:space="preserve"> an </w:t>
      </w:r>
      <w:r w:rsidR="00417CF2">
        <w:rPr>
          <w:rFonts w:ascii="Times New Roman" w:hAnsi="Times New Roman" w:cs="Times New Roman"/>
          <w:lang w:val="en-CA"/>
        </w:rPr>
        <w:t>urbanization index described in</w:t>
      </w:r>
      <w:r w:rsidR="00663BCA">
        <w:rPr>
          <w:rFonts w:ascii="Times New Roman" w:hAnsi="Times New Roman" w:cs="Times New Roman"/>
          <w:lang w:val="en-CA"/>
        </w:rPr>
        <w:t xml:space="preserve"> Davis et al. </w:t>
      </w:r>
      <w:r w:rsidR="00663BCA">
        <w:rPr>
          <w:rFonts w:ascii="Times New Roman" w:hAnsi="Times New Roman" w:cs="Times New Roman"/>
          <w:lang w:val="en-CA"/>
        </w:rPr>
        <w:fldChar w:fldCharType="begin"/>
      </w:r>
      <w:r w:rsidR="00663BCA">
        <w:rPr>
          <w:rFonts w:ascii="Times New Roman" w:hAnsi="Times New Roman" w:cs="Times New Roman"/>
          <w:lang w:val="en-CA"/>
        </w:rPr>
        <w:instrText xml:space="preserve"> ADDIN ZOTERO_ITEM CSL_CITATION {"citationID":"jd9220J4","properties":{"formattedCitation":"(2018)","plainCitation":"(2018)","noteIndex":0},"citationItems":[{"id":978,"uris":["http://zotero.org/users/16770306/items/INEMUWAC"],"itemData":{"id":978,"type":"article-journal","abstract":"Urban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B."}],"issued":{"date-parts":[["2018",2,1]]}},"suppress-author":true}],"schema":"https://github.com/citation-style-language/schema/raw/master/csl-citation.json"} </w:instrText>
      </w:r>
      <w:r w:rsidR="00663BCA">
        <w:rPr>
          <w:rFonts w:ascii="Times New Roman" w:hAnsi="Times New Roman" w:cs="Times New Roman"/>
          <w:lang w:val="en-CA"/>
        </w:rPr>
        <w:fldChar w:fldCharType="separate"/>
      </w:r>
      <w:r w:rsidR="00663BCA">
        <w:rPr>
          <w:rFonts w:ascii="Times New Roman" w:hAnsi="Times New Roman" w:cs="Times New Roman"/>
          <w:noProof/>
          <w:lang w:val="en-CA"/>
        </w:rPr>
        <w:t>(2018)</w:t>
      </w:r>
      <w:r w:rsidR="00663BCA">
        <w:rPr>
          <w:rFonts w:ascii="Times New Roman" w:hAnsi="Times New Roman" w:cs="Times New Roman"/>
          <w:lang w:val="en-CA"/>
        </w:rPr>
        <w:fldChar w:fldCharType="end"/>
      </w:r>
      <w:r w:rsidR="00DF2EEE">
        <w:rPr>
          <w:rFonts w:ascii="Times New Roman" w:hAnsi="Times New Roman" w:cs="Times New Roman"/>
          <w:lang w:val="en-CA"/>
        </w:rPr>
        <w:t>)</w:t>
      </w:r>
      <w:r w:rsidRPr="002F6ED3">
        <w:rPr>
          <w:rFonts w:ascii="Times New Roman" w:hAnsi="Times New Roman" w:cs="Times New Roman"/>
          <w:lang w:val="en-CA"/>
        </w:rPr>
        <w:t xml:space="preserve"> </w:t>
      </w:r>
      <w:r w:rsidR="007233CA">
        <w:rPr>
          <w:rFonts w:ascii="Times New Roman" w:hAnsi="Times New Roman" w:cs="Times New Roman"/>
          <w:lang w:val="en-CA"/>
        </w:rPr>
        <w:t>does not</w:t>
      </w:r>
      <w:r w:rsidRPr="002F6ED3">
        <w:rPr>
          <w:rFonts w:ascii="Times New Roman" w:hAnsi="Times New Roman" w:cs="Times New Roman"/>
          <w:lang w:val="en-CA"/>
        </w:rPr>
        <w:t xml:space="preserve"> have as strong an impact on </w:t>
      </w:r>
      <w:r>
        <w:rPr>
          <w:rFonts w:ascii="Times New Roman" w:hAnsi="Times New Roman" w:cs="Times New Roman"/>
          <w:lang w:val="en-CA"/>
        </w:rPr>
        <w:t xml:space="preserve">the </w:t>
      </w:r>
      <w:r w:rsidRPr="002F6ED3">
        <w:rPr>
          <w:rFonts w:ascii="Times New Roman" w:hAnsi="Times New Roman" w:cs="Times New Roman"/>
          <w:lang w:val="en-CA"/>
        </w:rPr>
        <w:t xml:space="preserve">genetic diversity of </w:t>
      </w:r>
      <w:r w:rsidR="000C3FBA">
        <w:rPr>
          <w:rFonts w:ascii="Times New Roman" w:hAnsi="Times New Roman" w:cs="Times New Roman"/>
          <w:lang w:val="en-CA"/>
        </w:rPr>
        <w:t>s</w:t>
      </w:r>
      <w:r w:rsidRPr="002F6ED3" w:rsidR="000C3FBA">
        <w:rPr>
          <w:rFonts w:ascii="Times New Roman" w:hAnsi="Times New Roman" w:cs="Times New Roman"/>
          <w:lang w:val="en-CA"/>
        </w:rPr>
        <w:t xml:space="preserve">ong </w:t>
      </w:r>
      <w:commentRangeStart w:id="109"/>
      <w:commentRangeStart w:id="110"/>
      <w:r w:rsidRPr="002F6ED3">
        <w:rPr>
          <w:rFonts w:ascii="Times New Roman" w:hAnsi="Times New Roman" w:cs="Times New Roman"/>
          <w:lang w:val="en-CA"/>
        </w:rPr>
        <w:t>sparrows</w:t>
      </w:r>
      <w:commentRangeEnd w:id="109"/>
      <w:r w:rsidR="000C3FBA">
        <w:rPr>
          <w:rStyle w:val="CommentReference"/>
        </w:rPr>
        <w:commentReference w:id="109"/>
      </w:r>
      <w:commentRangeEnd w:id="110"/>
      <w:r w:rsidR="007D754B">
        <w:rPr>
          <w:rStyle w:val="CommentReference"/>
        </w:rPr>
        <w:commentReference w:id="110"/>
      </w:r>
      <w:r w:rsidRPr="007233CA" w:rsidR="007233CA">
        <w:rPr>
          <w:rFonts w:ascii="Times New Roman" w:hAnsi="Times New Roman" w:cs="Times New Roman"/>
          <w:lang w:val="en-CA"/>
        </w:rPr>
        <w:t xml:space="preserve"> </w:t>
      </w:r>
      <w:r w:rsidR="007233CA">
        <w:rPr>
          <w:rFonts w:ascii="Times New Roman" w:hAnsi="Times New Roman" w:cs="Times New Roman"/>
          <w:lang w:val="en-CA"/>
        </w:rPr>
        <w:t>(</w:t>
      </w:r>
      <w:proofErr w:type="spellStart"/>
      <w:r w:rsidR="007233CA">
        <w:rPr>
          <w:rFonts w:ascii="Times New Roman" w:hAnsi="Times New Roman" w:cs="Times New Roman"/>
          <w:i/>
          <w:iCs/>
          <w:lang w:val="en-CA"/>
        </w:rPr>
        <w:t>Melospiza</w:t>
      </w:r>
      <w:proofErr w:type="spellEnd"/>
      <w:r w:rsidR="007233CA">
        <w:rPr>
          <w:rFonts w:ascii="Times New Roman" w:hAnsi="Times New Roman" w:cs="Times New Roman"/>
          <w:i/>
          <w:iCs/>
          <w:lang w:val="en-CA"/>
        </w:rPr>
        <w:t xml:space="preserve"> </w:t>
      </w:r>
      <w:proofErr w:type="spellStart"/>
      <w:r w:rsidR="007233CA">
        <w:rPr>
          <w:rFonts w:ascii="Times New Roman" w:hAnsi="Times New Roman" w:cs="Times New Roman"/>
          <w:i/>
          <w:iCs/>
          <w:lang w:val="en-CA"/>
        </w:rPr>
        <w:t>melodia</w:t>
      </w:r>
      <w:proofErr w:type="spellEnd"/>
      <w:r w:rsidR="007233CA">
        <w:rPr>
          <w:rFonts w:ascii="Times New Roman" w:hAnsi="Times New Roman" w:cs="Times New Roman"/>
          <w:lang w:val="en-CA"/>
        </w:rPr>
        <w:t>)</w:t>
      </w:r>
      <w:r w:rsidRPr="002F6ED3">
        <w:rPr>
          <w:rFonts w:ascii="Times New Roman" w:hAnsi="Times New Roman" w:cs="Times New Roman"/>
          <w:lang w:val="en-CA"/>
        </w:rPr>
        <w:t xml:space="preserve"> as initially anticipated</w:t>
      </w:r>
      <w:r w:rsidR="000B591D">
        <w:rPr>
          <w:rFonts w:ascii="Times New Roman" w:hAnsi="Times New Roman" w:cs="Times New Roman"/>
          <w:lang w:val="en-CA"/>
        </w:rPr>
        <w:t xml:space="preserve"> </w:t>
      </w:r>
      <w:r w:rsidR="000941DA">
        <w:rPr>
          <w:rFonts w:ascii="Times New Roman" w:hAnsi="Times New Roman" w:cs="Times New Roman"/>
          <w:lang w:val="en-CA"/>
        </w:rPr>
        <w:fldChar w:fldCharType="begin"/>
      </w:r>
      <w:r w:rsidR="000941DA">
        <w:rPr>
          <w:rFonts w:ascii="Times New Roman" w:hAnsi="Times New Roman" w:cs="Times New Roman"/>
          <w:lang w:val="en-CA"/>
        </w:rPr>
        <w:instrText xml:space="preserve"> ADDIN ZOTERO_ITEM CSL_CITATION {"citationID":"kCsd3X28","properties":{"formattedCitation":"(Brewer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000941DA">
        <w:rPr>
          <w:rFonts w:ascii="Times New Roman" w:hAnsi="Times New Roman" w:cs="Times New Roman"/>
          <w:lang w:val="en-CA"/>
        </w:rPr>
        <w:fldChar w:fldCharType="separate"/>
      </w:r>
      <w:r w:rsidR="000941DA">
        <w:rPr>
          <w:rFonts w:ascii="Times New Roman" w:hAnsi="Times New Roman" w:cs="Times New Roman"/>
          <w:noProof/>
          <w:lang w:val="en-CA"/>
        </w:rPr>
        <w:t>(Brewer et al., 2020)</w:t>
      </w:r>
      <w:r w:rsidR="000941DA">
        <w:rPr>
          <w:rFonts w:ascii="Times New Roman" w:hAnsi="Times New Roman" w:cs="Times New Roman"/>
          <w:lang w:val="en-CA"/>
        </w:rPr>
        <w:fldChar w:fldCharType="end"/>
      </w:r>
      <w:r w:rsidRPr="00B15A0D">
        <w:rPr>
          <w:rFonts w:ascii="Times New Roman" w:hAnsi="Times New Roman" w:cs="Times New Roman"/>
          <w:lang w:val="en-CA"/>
        </w:rPr>
        <w:t xml:space="preserve">. </w:t>
      </w:r>
      <w:commentRangeStart w:id="111"/>
      <w:r w:rsidRPr="002F6ED3">
        <w:rPr>
          <w:rFonts w:ascii="Times New Roman" w:hAnsi="Times New Roman" w:cs="Times New Roman"/>
          <w:lang w:val="en-CA"/>
        </w:rPr>
        <w:t xml:space="preserve">These findings highlight the importance of greening in urban areas to counteract the effects of habitat fragmentation on </w:t>
      </w:r>
      <w:r w:rsidR="007E5185">
        <w:rPr>
          <w:rFonts w:ascii="Times New Roman" w:hAnsi="Times New Roman" w:cs="Times New Roman"/>
          <w:lang w:val="en-CA"/>
        </w:rPr>
        <w:t>avian</w:t>
      </w:r>
      <w:r w:rsidRPr="002F6ED3">
        <w:rPr>
          <w:rFonts w:ascii="Times New Roman" w:hAnsi="Times New Roman" w:cs="Times New Roman"/>
          <w:lang w:val="en-CA"/>
        </w:rPr>
        <w:t xml:space="preserve"> genetic </w:t>
      </w:r>
      <w:commentRangeStart w:id="112"/>
      <w:commentRangeStart w:id="113"/>
      <w:commentRangeStart w:id="114"/>
      <w:commentRangeStart w:id="115"/>
      <w:commentRangeStart w:id="116"/>
      <w:r w:rsidRPr="002F6ED3">
        <w:rPr>
          <w:rFonts w:ascii="Times New Roman" w:hAnsi="Times New Roman" w:cs="Times New Roman"/>
          <w:lang w:val="en-CA"/>
        </w:rPr>
        <w:t>diversity</w:t>
      </w:r>
      <w:commentRangeEnd w:id="112"/>
      <w:r w:rsidR="00876481">
        <w:rPr>
          <w:rStyle w:val="CommentReference"/>
        </w:rPr>
        <w:commentReference w:id="112"/>
      </w:r>
      <w:commentRangeEnd w:id="113"/>
      <w:r w:rsidR="007D754B">
        <w:rPr>
          <w:rStyle w:val="CommentReference"/>
        </w:rPr>
        <w:commentReference w:id="113"/>
      </w:r>
      <w:commentRangeEnd w:id="114"/>
      <w:r w:rsidR="00876481">
        <w:rPr>
          <w:rStyle w:val="CommentReference"/>
        </w:rPr>
        <w:commentReference w:id="114"/>
      </w:r>
      <w:commentRangeEnd w:id="115"/>
      <w:r w:rsidR="00876481">
        <w:rPr>
          <w:rStyle w:val="CommentReference"/>
        </w:rPr>
        <w:commentReference w:id="115"/>
      </w:r>
      <w:commentRangeEnd w:id="116"/>
      <w:r w:rsidR="00876481">
        <w:rPr>
          <w:rStyle w:val="CommentReference"/>
        </w:rPr>
        <w:commentReference w:id="116"/>
      </w:r>
      <w:r w:rsidRPr="002F6ED3">
        <w:rPr>
          <w:rFonts w:ascii="Times New Roman" w:hAnsi="Times New Roman" w:cs="Times New Roman"/>
          <w:lang w:val="en-CA"/>
        </w:rPr>
        <w:t>.</w:t>
      </w:r>
      <w:r w:rsidR="00961E87">
        <w:rPr>
          <w:rFonts w:ascii="Times New Roman" w:hAnsi="Times New Roman" w:cs="Times New Roman"/>
          <w:lang w:val="en-CA"/>
        </w:rPr>
        <w:t xml:space="preserve"> </w:t>
      </w:r>
      <w:r w:rsidR="00B30A78">
        <w:rPr>
          <w:rFonts w:ascii="Times New Roman" w:hAnsi="Times New Roman" w:cs="Times New Roman"/>
          <w:lang w:val="en-CA"/>
        </w:rPr>
        <w:t>In</w:t>
      </w:r>
      <w:r w:rsidR="00B02169">
        <w:rPr>
          <w:rFonts w:ascii="Times New Roman" w:hAnsi="Times New Roman" w:cs="Times New Roman"/>
          <w:lang w:val="en-CA"/>
        </w:rPr>
        <w:t xml:space="preserve"> Melbourne </w:t>
      </w:r>
      <w:r w:rsidR="00B30A78">
        <w:rPr>
          <w:rFonts w:ascii="Times New Roman" w:hAnsi="Times New Roman" w:cs="Times New Roman"/>
          <w:lang w:val="en-CA"/>
        </w:rPr>
        <w:t xml:space="preserve">, Australia, habitat </w:t>
      </w:r>
      <w:r w:rsidR="00B17CFC">
        <w:rPr>
          <w:rFonts w:ascii="Times New Roman" w:hAnsi="Times New Roman" w:cs="Times New Roman"/>
          <w:lang w:val="en-CA"/>
        </w:rPr>
        <w:t>connectivity (</w:t>
      </w:r>
      <w:r w:rsidR="002A7FEC">
        <w:rPr>
          <w:rFonts w:ascii="Times New Roman" w:hAnsi="Times New Roman" w:cs="Times New Roman"/>
          <w:lang w:val="en-CA"/>
        </w:rPr>
        <w:t xml:space="preserve">here defined as </w:t>
      </w:r>
      <w:r w:rsidR="00B17CFC">
        <w:rPr>
          <w:rFonts w:ascii="Times New Roman" w:hAnsi="Times New Roman" w:cs="Times New Roman"/>
          <w:lang w:val="en-CA"/>
        </w:rPr>
        <w:t xml:space="preserve">areas with escape routes, </w:t>
      </w:r>
      <w:r w:rsidR="004C59A6">
        <w:rPr>
          <w:rFonts w:ascii="Times New Roman" w:hAnsi="Times New Roman" w:cs="Times New Roman"/>
          <w:lang w:val="en-CA"/>
        </w:rPr>
        <w:t>protective cover, shrubs/trees/</w:t>
      </w:r>
      <w:proofErr w:type="spellStart"/>
      <w:r w:rsidR="004C59A6">
        <w:rPr>
          <w:rFonts w:ascii="Times New Roman" w:hAnsi="Times New Roman" w:cs="Times New Roman"/>
          <w:lang w:val="en-CA"/>
        </w:rPr>
        <w:t>perchable</w:t>
      </w:r>
      <w:proofErr w:type="spellEnd"/>
      <w:r w:rsidR="004C59A6">
        <w:rPr>
          <w:rFonts w:ascii="Times New Roman" w:hAnsi="Times New Roman" w:cs="Times New Roman"/>
          <w:lang w:val="en-CA"/>
        </w:rPr>
        <w:t xml:space="preserve"> infrastructures</w:t>
      </w:r>
      <w:r w:rsidR="00875285">
        <w:rPr>
          <w:rFonts w:ascii="Times New Roman" w:hAnsi="Times New Roman" w:cs="Times New Roman"/>
          <w:lang w:val="en-CA"/>
        </w:rPr>
        <w:t xml:space="preserve">) is crucial for birds in urban parks trying to avoid humans and predators </w:t>
      </w:r>
      <w:r w:rsidR="00DC4C8F">
        <w:rPr>
          <w:rFonts w:ascii="Times New Roman" w:hAnsi="Times New Roman" w:cs="Times New Roman"/>
          <w:lang w:val="en-CA"/>
        </w:rPr>
        <w:fldChar w:fldCharType="begin"/>
      </w:r>
      <w:r w:rsidR="00DC4C8F">
        <w:rPr>
          <w:rFonts w:ascii="Times New Roman" w:hAnsi="Times New Roman" w:cs="Times New Roman"/>
          <w:lang w:val="en-CA"/>
        </w:rPr>
        <w:instrText xml:space="preserve"> ADDIN ZOTERO_ITEM CSL_CITATION {"citationID":"IwE9GdCZ","properties":{"formattedCitation":"(Radvan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DC4C8F">
        <w:rPr>
          <w:rFonts w:ascii="Times New Roman" w:hAnsi="Times New Roman" w:cs="Times New Roman"/>
          <w:lang w:val="en-CA"/>
        </w:rPr>
        <w:fldChar w:fldCharType="separate"/>
      </w:r>
      <w:r w:rsidR="00DC4C8F">
        <w:rPr>
          <w:rFonts w:ascii="Times New Roman" w:hAnsi="Times New Roman" w:cs="Times New Roman"/>
          <w:noProof/>
          <w:lang w:val="en-CA"/>
        </w:rPr>
        <w:t>(Radvan et al., 2023)</w:t>
      </w:r>
      <w:r w:rsidR="00DC4C8F">
        <w:rPr>
          <w:rFonts w:ascii="Times New Roman" w:hAnsi="Times New Roman" w:cs="Times New Roman"/>
          <w:lang w:val="en-CA"/>
        </w:rPr>
        <w:fldChar w:fldCharType="end"/>
      </w:r>
      <w:r w:rsidR="00875285">
        <w:rPr>
          <w:rFonts w:ascii="Times New Roman" w:hAnsi="Times New Roman" w:cs="Times New Roman"/>
          <w:lang w:val="en-CA"/>
        </w:rPr>
        <w:t>.</w:t>
      </w:r>
      <w:r w:rsidR="00DC4C8F">
        <w:rPr>
          <w:rFonts w:ascii="Times New Roman" w:hAnsi="Times New Roman" w:cs="Times New Roman"/>
          <w:lang w:val="en-CA"/>
        </w:rPr>
        <w:t xml:space="preserve"> </w:t>
      </w:r>
      <w:r w:rsidR="00B30A78">
        <w:rPr>
          <w:rFonts w:ascii="Times New Roman" w:hAnsi="Times New Roman" w:cs="Times New Roman"/>
          <w:lang w:val="en-CA"/>
        </w:rPr>
        <w:t>Birds</w:t>
      </w:r>
      <w:r w:rsidR="00DC4C8F">
        <w:rPr>
          <w:rFonts w:ascii="Times New Roman" w:hAnsi="Times New Roman" w:cs="Times New Roman"/>
          <w:lang w:val="en-CA"/>
        </w:rPr>
        <w:t xml:space="preserve"> flew </w:t>
      </w:r>
      <w:r w:rsidR="00B30A78">
        <w:rPr>
          <w:rFonts w:ascii="Times New Roman" w:hAnsi="Times New Roman" w:cs="Times New Roman"/>
          <w:lang w:val="en-CA"/>
        </w:rPr>
        <w:t>farther</w:t>
      </w:r>
      <w:r w:rsidR="00DC4C8F">
        <w:rPr>
          <w:rFonts w:ascii="Times New Roman" w:hAnsi="Times New Roman" w:cs="Times New Roman"/>
          <w:lang w:val="en-CA"/>
        </w:rPr>
        <w:t xml:space="preserve"> when disturbed in areas where fewer trees occurred, suggesting that </w:t>
      </w:r>
      <w:r w:rsidR="006145E8">
        <w:rPr>
          <w:rFonts w:ascii="Times New Roman" w:hAnsi="Times New Roman" w:cs="Times New Roman"/>
          <w:lang w:val="en-CA"/>
        </w:rPr>
        <w:t xml:space="preserve">planting in urban parks may influence how well birds and people coexist in cities </w:t>
      </w:r>
      <w:r w:rsidR="006145E8">
        <w:rPr>
          <w:rFonts w:ascii="Times New Roman" w:hAnsi="Times New Roman" w:cs="Times New Roman"/>
          <w:lang w:val="en-CA"/>
        </w:rPr>
        <w:fldChar w:fldCharType="begin"/>
      </w:r>
      <w:r w:rsidR="006145E8">
        <w:rPr>
          <w:rFonts w:ascii="Times New Roman" w:hAnsi="Times New Roman" w:cs="Times New Roman"/>
          <w:lang w:val="en-CA"/>
        </w:rPr>
        <w:instrText xml:space="preserve"> ADDIN ZOTERO_ITEM CSL_CITATION {"citationID":"gLlyw5GX","properties":{"formattedCitation":"(Radvan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6145E8">
        <w:rPr>
          <w:rFonts w:ascii="Times New Roman" w:hAnsi="Times New Roman" w:cs="Times New Roman"/>
          <w:lang w:val="en-CA"/>
        </w:rPr>
        <w:fldChar w:fldCharType="separate"/>
      </w:r>
      <w:r w:rsidR="006145E8">
        <w:rPr>
          <w:rFonts w:ascii="Times New Roman" w:hAnsi="Times New Roman" w:cs="Times New Roman"/>
          <w:noProof/>
          <w:lang w:val="en-CA"/>
        </w:rPr>
        <w:t>(Radvan et al., 2023)</w:t>
      </w:r>
      <w:r w:rsidR="006145E8">
        <w:rPr>
          <w:rFonts w:ascii="Times New Roman" w:hAnsi="Times New Roman" w:cs="Times New Roman"/>
          <w:lang w:val="en-CA"/>
        </w:rPr>
        <w:fldChar w:fldCharType="end"/>
      </w:r>
      <w:r w:rsidR="006145E8">
        <w:rPr>
          <w:rFonts w:ascii="Times New Roman" w:hAnsi="Times New Roman" w:cs="Times New Roman"/>
          <w:lang w:val="en-CA"/>
        </w:rPr>
        <w:t>.</w:t>
      </w:r>
      <w:r w:rsidR="00E602F4">
        <w:rPr>
          <w:rFonts w:ascii="Times New Roman" w:hAnsi="Times New Roman" w:cs="Times New Roman"/>
          <w:lang w:val="en-CA"/>
        </w:rPr>
        <w:t xml:space="preserve"> </w:t>
      </w:r>
      <w:r w:rsidR="00B30A78">
        <w:rPr>
          <w:rFonts w:ascii="Times New Roman" w:hAnsi="Times New Roman" w:cs="Times New Roman"/>
          <w:lang w:val="en-CA"/>
        </w:rPr>
        <w:t>In</w:t>
      </w:r>
      <w:r w:rsidR="00E602F4">
        <w:rPr>
          <w:rFonts w:ascii="Times New Roman" w:hAnsi="Times New Roman" w:cs="Times New Roman"/>
          <w:lang w:val="en-CA"/>
        </w:rPr>
        <w:t xml:space="preserve"> Brisbane</w:t>
      </w:r>
      <w:r w:rsidR="00B30A78">
        <w:rPr>
          <w:rFonts w:ascii="Times New Roman" w:hAnsi="Times New Roman" w:cs="Times New Roman"/>
          <w:lang w:val="en-CA"/>
        </w:rPr>
        <w:t>, Australia,</w:t>
      </w:r>
      <w:r w:rsidR="00E602F4">
        <w:rPr>
          <w:rFonts w:ascii="Times New Roman" w:hAnsi="Times New Roman" w:cs="Times New Roman"/>
          <w:lang w:val="en-CA"/>
        </w:rPr>
        <w:t xml:space="preserve"> </w:t>
      </w:r>
      <w:r w:rsidR="004E0A39">
        <w:rPr>
          <w:rFonts w:ascii="Times New Roman" w:hAnsi="Times New Roman" w:cs="Times New Roman"/>
          <w:lang w:val="en-CA"/>
        </w:rPr>
        <w:t xml:space="preserve">connectivity can enhance the corridors that colonist species use to arrive in the city (thus increasing species richness), while </w:t>
      </w:r>
      <w:r w:rsidR="00E243D6">
        <w:rPr>
          <w:rFonts w:ascii="Times New Roman" w:hAnsi="Times New Roman" w:cs="Times New Roman"/>
          <w:lang w:val="en-CA"/>
        </w:rPr>
        <w:t>have larger patch area allows for an increased abundance of birds by expanding the habitat available for the species that are already there</w:t>
      </w:r>
      <w:r w:rsidR="00256FB8">
        <w:rPr>
          <w:rFonts w:ascii="Times New Roman" w:hAnsi="Times New Roman" w:cs="Times New Roman"/>
          <w:lang w:val="en-CA"/>
        </w:rPr>
        <w:t xml:space="preserve"> </w:t>
      </w:r>
      <w:r w:rsidR="00E74429">
        <w:rPr>
          <w:rFonts w:ascii="Times New Roman" w:hAnsi="Times New Roman" w:cs="Times New Roman"/>
          <w:lang w:val="en-CA"/>
        </w:rPr>
        <w:fldChar w:fldCharType="begin"/>
      </w:r>
      <w:r w:rsidR="00E74429">
        <w:rPr>
          <w:rFonts w:ascii="Times New Roman" w:hAnsi="Times New Roman" w:cs="Times New Roman"/>
          <w:lang w:val="en-CA"/>
        </w:rPr>
        <w:instrText xml:space="preserve"> ADDIN ZOTERO_ITEM CSL_CITATION {"citationID":"MtkTSbV3","properties":{"formattedCitation":"(Shanahan et al., 2011)","plainCitation":"(Shanahan et al., 2011)","noteIndex":0},"citationItems":[{"id":1024,"uris":["http://zotero.org/users/16770306/items/5QNWK36I"],"itemData":{"id":1024,"type":"article-journal","abstract":"Landscape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00E74429">
        <w:rPr>
          <w:rFonts w:ascii="Times New Roman" w:hAnsi="Times New Roman" w:cs="Times New Roman"/>
          <w:lang w:val="en-CA"/>
        </w:rPr>
        <w:fldChar w:fldCharType="separate"/>
      </w:r>
      <w:r w:rsidR="00E74429">
        <w:rPr>
          <w:rFonts w:ascii="Times New Roman" w:hAnsi="Times New Roman" w:cs="Times New Roman"/>
          <w:noProof/>
          <w:lang w:val="en-CA"/>
        </w:rPr>
        <w:t>(Shanahan et al., 2011)</w:t>
      </w:r>
      <w:r w:rsidR="00E74429">
        <w:rPr>
          <w:rFonts w:ascii="Times New Roman" w:hAnsi="Times New Roman" w:cs="Times New Roman"/>
          <w:lang w:val="en-CA"/>
        </w:rPr>
        <w:fldChar w:fldCharType="end"/>
      </w:r>
      <w:r w:rsidR="001E0F53">
        <w:rPr>
          <w:rFonts w:ascii="Times New Roman" w:hAnsi="Times New Roman" w:cs="Times New Roman"/>
          <w:lang w:val="en-CA"/>
        </w:rPr>
        <w:t>.</w:t>
      </w:r>
    </w:p>
    <w:p w:rsidRPr="00F14351" w:rsidR="00E80F9A" w:rsidP="0014004D" w:rsidRDefault="00DB235C" w14:paraId="53F11D30" w14:textId="39BADF94">
      <w:pPr>
        <w:spacing w:line="480" w:lineRule="auto"/>
        <w:ind w:firstLine="720"/>
        <w:jc w:val="both"/>
        <w:rPr>
          <w:rFonts w:ascii="Times New Roman" w:hAnsi="Times New Roman" w:cs="Times New Roman"/>
          <w:lang w:val="en-CA"/>
        </w:rPr>
      </w:pPr>
      <w:r>
        <w:rPr>
          <w:rFonts w:ascii="Times New Roman" w:hAnsi="Times New Roman" w:cs="Times New Roman"/>
          <w:lang w:val="en-CA"/>
        </w:rPr>
        <w:t>Access</w:t>
      </w:r>
      <w:r w:rsidR="00165AAC">
        <w:rPr>
          <w:rFonts w:ascii="Times New Roman" w:hAnsi="Times New Roman" w:cs="Times New Roman"/>
          <w:lang w:val="en-CA"/>
        </w:rPr>
        <w:t xml:space="preserve"> to urban green spaces</w:t>
      </w:r>
      <w:r w:rsidR="000A31FB">
        <w:rPr>
          <w:rFonts w:ascii="Times New Roman" w:hAnsi="Times New Roman" w:cs="Times New Roman"/>
          <w:lang w:val="en-CA"/>
        </w:rPr>
        <w:t xml:space="preserve"> is often unevenly distributed in large cities, </w:t>
      </w:r>
      <w:r w:rsidR="00837384">
        <w:rPr>
          <w:rFonts w:ascii="Times New Roman" w:hAnsi="Times New Roman" w:cs="Times New Roman"/>
          <w:lang w:val="en-CA"/>
        </w:rPr>
        <w:t xml:space="preserve">and being able to visit biodiverse spaces remains difficult for </w:t>
      </w:r>
      <w:r>
        <w:rPr>
          <w:rFonts w:ascii="Times New Roman" w:hAnsi="Times New Roman" w:cs="Times New Roman"/>
          <w:lang w:val="en-CA"/>
        </w:rPr>
        <w:t>many</w:t>
      </w:r>
      <w:r w:rsidR="00837384">
        <w:rPr>
          <w:rFonts w:ascii="Times New Roman" w:hAnsi="Times New Roman" w:cs="Times New Roman"/>
          <w:lang w:val="en-CA"/>
        </w:rPr>
        <w:t xml:space="preserve"> urbanites. </w:t>
      </w:r>
      <w:r>
        <w:rPr>
          <w:rFonts w:ascii="Times New Roman" w:hAnsi="Times New Roman" w:cs="Times New Roman"/>
          <w:lang w:val="en-CA"/>
        </w:rPr>
        <w:t>City structure</w:t>
      </w:r>
      <w:r w:rsidR="00A239AB">
        <w:rPr>
          <w:rFonts w:ascii="Times New Roman" w:hAnsi="Times New Roman" w:cs="Times New Roman"/>
          <w:lang w:val="en-CA"/>
        </w:rPr>
        <w:t xml:space="preserve"> can have an impact on both humans and birds</w:t>
      </w:r>
      <w:r w:rsidR="00C743D9">
        <w:rPr>
          <w:rFonts w:ascii="Times New Roman" w:hAnsi="Times New Roman" w:cs="Times New Roman"/>
          <w:lang w:val="en-CA"/>
        </w:rPr>
        <w:t xml:space="preserve">, as urbanized areas where green spaces are more </w:t>
      </w:r>
      <w:r w:rsidR="00144A18">
        <w:rPr>
          <w:rFonts w:ascii="Times New Roman" w:hAnsi="Times New Roman" w:cs="Times New Roman"/>
          <w:lang w:val="en-CA"/>
        </w:rPr>
        <w:t>dispersed (defined as “land sharing”)</w:t>
      </w:r>
      <w:r w:rsidR="00136C32">
        <w:rPr>
          <w:rFonts w:ascii="Times New Roman" w:hAnsi="Times New Roman" w:cs="Times New Roman"/>
          <w:lang w:val="en-CA"/>
        </w:rPr>
        <w:t xml:space="preserve"> often have greater avian diversity (especially in winter), compared to more isolated green patches (defined as “land sparing</w:t>
      </w:r>
      <w:r w:rsidR="00BC3A29">
        <w:rPr>
          <w:rFonts w:ascii="Times New Roman" w:hAnsi="Times New Roman" w:cs="Times New Roman"/>
          <w:lang w:val="en-CA"/>
        </w:rPr>
        <w:t xml:space="preserve">”) </w:t>
      </w:r>
      <w:r w:rsidR="00BC3A29">
        <w:rPr>
          <w:rFonts w:ascii="Times New Roman" w:hAnsi="Times New Roman" w:cs="Times New Roman"/>
          <w:lang w:val="en-CA"/>
        </w:rPr>
        <w:fldChar w:fldCharType="begin"/>
      </w:r>
      <w:r w:rsidR="00BC3A29">
        <w:rPr>
          <w:rFonts w:ascii="Times New Roman" w:hAnsi="Times New Roman" w:cs="Times New Roman"/>
          <w:lang w:val="en-CA"/>
        </w:rPr>
        <w:instrText xml:space="preserve"> ADDIN ZOTERO_ITEM CSL_CITATION {"citationID":"VRv9wvH7","properties":{"formattedCitation":"(Ib\\uc0\\u225{}\\uc0\\u241{}ez-\\uc0\\u193{}lamo et al., 2020)","plainCitation":"(Ibáñez-Álamo et al., 2020)","noteIndex":0},"citationItems":[{"id":1026,"uris":["http://zotero.org/users/16770306/items/UJ6FT5S2"],"itemData":{"id":1026,"type":"article-journal","abstract":"Urbanization,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Pape"},{"family":"Díaz","given":"Mario"}],"issued":{"date-parts":[["2020",3,10]]}}}],"schema":"https://github.com/citation-style-language/schema/raw/master/csl-citation.json"} </w:instrText>
      </w:r>
      <w:r w:rsidR="00BC3A29">
        <w:rPr>
          <w:rFonts w:ascii="Times New Roman" w:hAnsi="Times New Roman" w:cs="Times New Roman"/>
          <w:lang w:val="en-CA"/>
        </w:rPr>
        <w:fldChar w:fldCharType="separate"/>
      </w:r>
      <w:r w:rsidRPr="00BC3A29" w:rsidR="00BC3A29">
        <w:rPr>
          <w:rFonts w:ascii="Times New Roman" w:hAnsi="Times New Roman" w:cs="Times New Roman"/>
          <w:kern w:val="0"/>
          <w:lang w:val="en-US"/>
        </w:rPr>
        <w:t>(Ibáñez-</w:t>
      </w:r>
      <w:proofErr w:type="spellStart"/>
      <w:r w:rsidRPr="00BC3A29" w:rsidR="00BC3A29">
        <w:rPr>
          <w:rFonts w:ascii="Times New Roman" w:hAnsi="Times New Roman" w:cs="Times New Roman"/>
          <w:kern w:val="0"/>
          <w:lang w:val="en-US"/>
        </w:rPr>
        <w:t>Álamo</w:t>
      </w:r>
      <w:proofErr w:type="spellEnd"/>
      <w:r w:rsidRPr="00BC3A29" w:rsidR="00BC3A29">
        <w:rPr>
          <w:rFonts w:ascii="Times New Roman" w:hAnsi="Times New Roman" w:cs="Times New Roman"/>
          <w:kern w:val="0"/>
          <w:lang w:val="en-US"/>
        </w:rPr>
        <w:t xml:space="preserve"> et al., 2020)</w:t>
      </w:r>
      <w:r w:rsidR="00BC3A29">
        <w:rPr>
          <w:rFonts w:ascii="Times New Roman" w:hAnsi="Times New Roman" w:cs="Times New Roman"/>
          <w:lang w:val="en-CA"/>
        </w:rPr>
        <w:fldChar w:fldCharType="end"/>
      </w:r>
      <w:r w:rsidR="00BC3A29">
        <w:rPr>
          <w:rFonts w:ascii="Times New Roman" w:hAnsi="Times New Roman" w:cs="Times New Roman"/>
          <w:lang w:val="en-CA"/>
        </w:rPr>
        <w:t>.</w:t>
      </w:r>
      <w:r w:rsidR="00F202FF">
        <w:rPr>
          <w:rFonts w:ascii="Times New Roman" w:hAnsi="Times New Roman" w:cs="Times New Roman"/>
          <w:lang w:val="en-CA"/>
        </w:rPr>
        <w:t xml:space="preserve"> </w:t>
      </w:r>
      <w:r w:rsidR="002053D7">
        <w:rPr>
          <w:rFonts w:ascii="Times New Roman" w:hAnsi="Times New Roman" w:cs="Times New Roman"/>
          <w:lang w:val="en-CA"/>
        </w:rPr>
        <w:t>Thus, whereas land-sparing (high density urban regions interspersed with large parks) usually increases overall biodiversity</w:t>
      </w:r>
      <w:r w:rsidR="002634B7">
        <w:rPr>
          <w:rFonts w:ascii="Times New Roman" w:hAnsi="Times New Roman" w:cs="Times New Roman"/>
          <w:lang w:val="en-CA"/>
        </w:rPr>
        <w:t xml:space="preserve"> as even those species that need “pristine greenspaces are present, land-sharing (lower density regions with leafy streets, gold courses or small urban parks) can bring nature into backyards and closer to individual people for longer periods. </w:t>
      </w:r>
      <w:r w:rsidR="00F202FF">
        <w:rPr>
          <w:rFonts w:ascii="Times New Roman" w:hAnsi="Times New Roman" w:cs="Times New Roman"/>
          <w:lang w:val="en-CA"/>
        </w:rPr>
        <w:t xml:space="preserve">In </w:t>
      </w:r>
      <w:r w:rsidR="00F14351">
        <w:rPr>
          <w:rFonts w:ascii="Times New Roman" w:hAnsi="Times New Roman" w:cs="Times New Roman"/>
          <w:lang w:val="en-CA"/>
        </w:rPr>
        <w:t xml:space="preserve">eastern </w:t>
      </w:r>
      <w:r w:rsidR="00F202FF">
        <w:rPr>
          <w:rFonts w:ascii="Times New Roman" w:hAnsi="Times New Roman" w:cs="Times New Roman"/>
          <w:lang w:val="en-CA"/>
        </w:rPr>
        <w:t xml:space="preserve">North American cities, </w:t>
      </w:r>
      <w:r w:rsidR="00F14351">
        <w:rPr>
          <w:rFonts w:ascii="Times New Roman" w:hAnsi="Times New Roman" w:cs="Times New Roman"/>
          <w:lang w:val="en-CA"/>
        </w:rPr>
        <w:t>the charismatic and easily identifiable species that is the northern cardinal (</w:t>
      </w:r>
      <w:r w:rsidR="00F14351">
        <w:rPr>
          <w:rFonts w:ascii="Times New Roman" w:hAnsi="Times New Roman" w:cs="Times New Roman"/>
          <w:i/>
          <w:iCs/>
          <w:lang w:val="en-CA"/>
        </w:rPr>
        <w:t>Cardinalis cardinalis</w:t>
      </w:r>
      <w:r w:rsidR="00F14351">
        <w:rPr>
          <w:rFonts w:ascii="Times New Roman" w:hAnsi="Times New Roman" w:cs="Times New Roman"/>
          <w:lang w:val="en-CA"/>
        </w:rPr>
        <w:t>)</w:t>
      </w:r>
      <w:r w:rsidR="001128AE">
        <w:rPr>
          <w:rFonts w:ascii="Times New Roman" w:hAnsi="Times New Roman" w:cs="Times New Roman"/>
          <w:lang w:val="en-CA"/>
        </w:rPr>
        <w:t xml:space="preserve"> can play an important role </w:t>
      </w:r>
      <w:r w:rsidR="001128AE">
        <w:rPr>
          <w:rFonts w:ascii="Times New Roman" w:hAnsi="Times New Roman" w:cs="Times New Roman"/>
          <w:lang w:val="en-CA"/>
        </w:rPr>
        <w:t xml:space="preserve">in this type of dynamic where the bird’s presence </w:t>
      </w:r>
      <w:r w:rsidR="001960FA">
        <w:rPr>
          <w:rFonts w:ascii="Times New Roman" w:hAnsi="Times New Roman" w:cs="Times New Roman"/>
          <w:lang w:val="en-CA"/>
        </w:rPr>
        <w:t xml:space="preserve">in </w:t>
      </w:r>
      <w:r w:rsidR="00E503A6">
        <w:rPr>
          <w:rFonts w:ascii="Times New Roman" w:hAnsi="Times New Roman" w:cs="Times New Roman"/>
          <w:lang w:val="en-CA"/>
        </w:rPr>
        <w:t xml:space="preserve">even </w:t>
      </w:r>
      <w:r w:rsidR="001960FA">
        <w:rPr>
          <w:rFonts w:ascii="Times New Roman" w:hAnsi="Times New Roman" w:cs="Times New Roman"/>
          <w:lang w:val="en-CA"/>
        </w:rPr>
        <w:t xml:space="preserve">modest greenspaces can reflect the accessibility and quality </w:t>
      </w:r>
      <w:r w:rsidR="00512B63">
        <w:rPr>
          <w:rFonts w:ascii="Times New Roman" w:hAnsi="Times New Roman" w:cs="Times New Roman"/>
          <w:lang w:val="en-CA"/>
        </w:rPr>
        <w:t>of the connection between urban residents and nature.</w:t>
      </w:r>
    </w:p>
    <w:p w:rsidR="00126FD3" w:rsidP="0014004D" w:rsidRDefault="007D754B" w14:paraId="0985BFAA" w14:textId="04542962">
      <w:pPr>
        <w:spacing w:line="480" w:lineRule="auto"/>
        <w:ind w:firstLine="720"/>
        <w:jc w:val="both"/>
        <w:rPr>
          <w:rFonts w:ascii="Times New Roman" w:hAnsi="Times New Roman" w:cs="Times New Roman"/>
          <w:lang w:val="en-CA"/>
        </w:rPr>
      </w:pPr>
      <w:commentRangeEnd w:id="111"/>
      <w:r>
        <w:rPr>
          <w:rStyle w:val="CommentReference"/>
        </w:rPr>
        <w:commentReference w:id="111"/>
      </w:r>
      <w:ins w:author="Anne-Marie Cousineau" w:date="2025-07-09T17:51:00Z" w16du:dateUtc="2025-07-09T21:51:00Z" w:id="117">
        <w:r w:rsidR="00126FD3">
          <w:rPr>
            <w:rFonts w:ascii="Times New Roman" w:hAnsi="Times New Roman" w:cs="Times New Roman"/>
            <w:noProof/>
            <w:lang w:val="en-CA"/>
          </w:rPr>
          <w:drawing>
            <wp:inline distT="0" distB="0" distL="0" distR="0" wp14:anchorId="3DD10231" wp14:editId="3E770624">
              <wp:extent cx="4336791" cy="4459111"/>
              <wp:effectExtent l="0" t="0" r="0" b="0"/>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7177" cy="4490354"/>
                      </a:xfrm>
                      <a:prstGeom prst="rect">
                        <a:avLst/>
                      </a:prstGeom>
                    </pic:spPr>
                  </pic:pic>
                </a:graphicData>
              </a:graphic>
            </wp:inline>
          </w:drawing>
        </w:r>
      </w:ins>
    </w:p>
    <w:p w:rsidR="00126FD3" w:rsidP="00E74429" w:rsidRDefault="00126FD3" w14:paraId="7C4F713D" w14:textId="55359584">
      <w:pPr>
        <w:spacing w:line="480" w:lineRule="auto"/>
        <w:jc w:val="both"/>
        <w:rPr>
          <w:rFonts w:ascii="Times New Roman" w:hAnsi="Times New Roman" w:cs="Times New Roman"/>
          <w:lang w:val="en-CA"/>
        </w:rPr>
      </w:pPr>
      <w:ins w:author="Anne-Marie Cousineau" w:date="2025-07-09T17:51:00Z" w16du:dateUtc="2025-07-09T21:51:00Z" w:id="118">
        <w:r>
          <w:rPr>
            <w:rFonts w:ascii="Times New Roman" w:hAnsi="Times New Roman" w:cs="Times New Roman"/>
            <w:b/>
            <w:bCs/>
            <w:lang w:val="en-CA"/>
          </w:rPr>
          <w:t xml:space="preserve">Figure 1. </w:t>
        </w:r>
      </w:ins>
      <w:r w:rsidR="00913F80">
        <w:rPr>
          <w:rFonts w:ascii="Times New Roman" w:hAnsi="Times New Roman" w:cs="Times New Roman"/>
          <w:lang w:val="en-CA"/>
        </w:rPr>
        <w:t>Built</w:t>
      </w:r>
      <w:ins w:author="Anne-Marie Cousineau" w:date="2025-07-09T17:51:00Z" w16du:dateUtc="2025-07-09T21:51:00Z" w:id="119">
        <w:r>
          <w:rPr>
            <w:rFonts w:ascii="Times New Roman" w:hAnsi="Times New Roman" w:cs="Times New Roman"/>
            <w:lang w:val="en-CA"/>
          </w:rPr>
          <w:t xml:space="preserve">-up areas in the Montreal CMA (Census Metropolitan Area), in 1951, 1986 and 2011 </w:t>
        </w:r>
      </w:ins>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{"citationID":"WObQtkGF","properties":{"formattedCitation":"(Nazarnia et al., 2016)","plainCitation":"(Nazarnia et al., 2016)","noteIndex":0},"citationItems":[{"id":945,"uris":["http://zotero.org/users/16770306/items/BRIDQI54"],"itemData":{"id":945,"type":"article-journal","abstract":"Increasing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(Nazarnia et al., 2016)</w:t>
      </w:r>
      <w:r>
        <w:rPr>
          <w:rFonts w:ascii="Times New Roman" w:hAnsi="Times New Roman" w:cs="Times New Roman"/>
          <w:lang w:val="en-CA"/>
        </w:rPr>
        <w:fldChar w:fldCharType="end"/>
      </w:r>
      <w:ins w:author="Anne-Marie Cousineau" w:date="2025-07-09T17:51:00Z" w16du:dateUtc="2025-07-09T21:51:00Z" w:id="120">
        <w:r>
          <w:rPr>
            <w:rFonts w:ascii="Times New Roman" w:hAnsi="Times New Roman" w:cs="Times New Roman"/>
            <w:lang w:val="en-CA"/>
          </w:rPr>
          <w:t xml:space="preserve">. </w:t>
        </w:r>
      </w:ins>
      <w:r w:rsidR="007935E4">
        <w:rPr>
          <w:rFonts w:ascii="Times New Roman" w:hAnsi="Times New Roman" w:cs="Times New Roman"/>
          <w:lang w:val="en-CA"/>
        </w:rPr>
        <w:t>In</w:t>
      </w:r>
      <w:ins w:author="Anne-Marie Cousineau" w:date="2025-07-09T17:51:00Z" w16du:dateUtc="2025-07-09T21:51:00Z" w:id="121">
        <w:r>
          <w:rPr>
            <w:rFonts w:ascii="Times New Roman" w:hAnsi="Times New Roman" w:cs="Times New Roman"/>
            <w:lang w:val="en-CA"/>
          </w:rPr>
          <w:t xml:space="preserve"> green are the few </w:t>
        </w:r>
      </w:ins>
      <w:r w:rsidR="000D7D77">
        <w:rPr>
          <w:rFonts w:ascii="Times New Roman" w:hAnsi="Times New Roman" w:cs="Times New Roman"/>
          <w:lang w:val="en-CA"/>
        </w:rPr>
        <w:t xml:space="preserve">remaining </w:t>
      </w:r>
      <w:ins w:author="Anne-Marie Cousineau" w:date="2025-07-09T17:51:00Z" w16du:dateUtc="2025-07-09T21:51:00Z" w:id="122">
        <w:r>
          <w:rPr>
            <w:rFonts w:ascii="Times New Roman" w:hAnsi="Times New Roman" w:cs="Times New Roman"/>
            <w:lang w:val="en-CA"/>
          </w:rPr>
          <w:t>large urban green spaces on the island of Montreal.</w:t>
        </w:r>
      </w:ins>
      <w:r w:rsidRPr="007935E4" w:rsidR="007935E4">
        <w:rPr>
          <w:rFonts w:ascii="Times New Roman" w:hAnsi="Times New Roman" w:cs="Times New Roman"/>
          <w:lang w:val="en-CA"/>
        </w:rPr>
        <w:t xml:space="preserve"> </w:t>
      </w:r>
      <w:ins w:author="Anne-Marie Cousineau" w:date="2025-07-09T17:51:00Z" w16du:dateUtc="2025-07-09T21:51:00Z" w:id="123">
        <w:r w:rsidR="007935E4">
          <w:rPr>
            <w:rFonts w:ascii="Times New Roman" w:hAnsi="Times New Roman" w:cs="Times New Roman"/>
            <w:lang w:val="en-CA"/>
          </w:rPr>
          <w:t xml:space="preserve">This map was adapted from </w:t>
        </w:r>
        <w:proofErr w:type="spellStart"/>
        <w:r w:rsidR="007935E4">
          <w:rPr>
            <w:rFonts w:ascii="Times New Roman" w:hAnsi="Times New Roman" w:cs="Times New Roman"/>
            <w:lang w:val="en-CA"/>
          </w:rPr>
          <w:t>Nazarnia</w:t>
        </w:r>
        <w:proofErr w:type="spellEnd"/>
        <w:r w:rsidR="007935E4">
          <w:rPr>
            <w:rFonts w:ascii="Times New Roman" w:hAnsi="Times New Roman" w:cs="Times New Roman"/>
            <w:lang w:val="en-CA"/>
          </w:rPr>
          <w:t xml:space="preserve"> et al.</w:t>
        </w:r>
      </w:ins>
      <w:r w:rsidR="007935E4">
        <w:rPr>
          <w:rFonts w:ascii="Times New Roman" w:hAnsi="Times New Roman" w:cs="Times New Roman"/>
          <w:lang w:val="en-CA"/>
        </w:rPr>
        <w:t xml:space="preserve"> </w:t>
      </w:r>
      <w:r w:rsidR="007935E4">
        <w:rPr>
          <w:rFonts w:ascii="Times New Roman" w:hAnsi="Times New Roman" w:cs="Times New Roman"/>
          <w:lang w:val="en-CA"/>
        </w:rPr>
        <w:fldChar w:fldCharType="begin"/>
      </w:r>
      <w:r w:rsidR="005367B4">
        <w:rPr>
          <w:rFonts w:ascii="Times New Roman" w:hAnsi="Times New Roman" w:cs="Times New Roman"/>
          <w:lang w:val="en-CA"/>
        </w:rPr>
        <w:instrText xml:space="preserve"> ADDIN ZOTERO_ITEM CSL_CITATION {"citationID":"NHWiwby4","properties":{"formattedCitation":"(2016)","plainCitation":"(2016)","dontUpdate":true,"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A.G."}],"issued":{"date-parts":[["2016",1]]}},"suppress-author":true}],"schema":"https://github.com/citation-style-language/schema/raw/master/csl-citation.json"} </w:instrText>
      </w:r>
      <w:r w:rsidR="007935E4">
        <w:rPr>
          <w:rFonts w:ascii="Times New Roman" w:hAnsi="Times New Roman" w:cs="Times New Roman"/>
          <w:lang w:val="en-CA"/>
        </w:rPr>
        <w:fldChar w:fldCharType="separate"/>
      </w:r>
      <w:r w:rsidR="007935E4">
        <w:rPr>
          <w:rFonts w:ascii="Times New Roman" w:hAnsi="Times New Roman" w:cs="Times New Roman"/>
          <w:noProof/>
          <w:lang w:val="en-CA"/>
        </w:rPr>
        <w:t>(2016; Fig. 4)</w:t>
      </w:r>
      <w:r w:rsidR="007935E4">
        <w:rPr>
          <w:rFonts w:ascii="Times New Roman" w:hAnsi="Times New Roman" w:cs="Times New Roman"/>
          <w:lang w:val="en-CA"/>
        </w:rPr>
        <w:fldChar w:fldCharType="end"/>
      </w:r>
      <w:ins w:author="Anne-Marie Cousineau" w:date="2025-07-09T17:51:00Z" w16du:dateUtc="2025-07-09T21:51:00Z" w:id="124">
        <w:r w:rsidR="007935E4">
          <w:rPr>
            <w:rFonts w:ascii="Times New Roman" w:hAnsi="Times New Roman" w:cs="Times New Roman"/>
            <w:lang w:val="en-CA"/>
          </w:rPr>
          <w:t>.</w:t>
        </w:r>
      </w:ins>
    </w:p>
    <w:p w:rsidRPr="00E74429" w:rsidR="00E74429" w:rsidP="00E74429" w:rsidRDefault="00E74429" w14:paraId="3C366DA5" w14:textId="77777777">
      <w:pPr>
        <w:spacing w:line="480" w:lineRule="auto"/>
        <w:jc w:val="both"/>
        <w:rPr>
          <w:ins w:author="Anne-Marie Cousineau" w:date="2025-07-09T17:51:00Z" w16du:dateUtc="2025-07-09T21:51:00Z" w:id="125"/>
          <w:rFonts w:ascii="Times New Roman" w:hAnsi="Times New Roman" w:cs="Times New Roman"/>
          <w:lang w:val="en-CA"/>
        </w:rPr>
      </w:pPr>
    </w:p>
    <w:p w:rsidR="00736EF2" w:rsidP="009A2773" w:rsidRDefault="00736EF2" w14:paraId="27DFE842" w14:textId="1C771EC3">
      <w:pPr>
        <w:pStyle w:val="Heading3"/>
        <w:spacing w:line="480" w:lineRule="auto"/>
        <w:jc w:val="both"/>
        <w:rPr>
          <w:rFonts w:ascii="Times New Roman" w:hAnsi="Times New Roman" w:cs="Times New Roman"/>
          <w:b/>
          <w:bCs/>
          <w:color w:val="000000" w:themeColor="text1"/>
          <w:lang w:val="en-CA"/>
        </w:rPr>
      </w:pPr>
      <w:bookmarkStart w:name="_Toc204638458" w:id="126"/>
      <w:r>
        <w:rPr>
          <w:rFonts w:ascii="Times New Roman" w:hAnsi="Times New Roman" w:cs="Times New Roman"/>
          <w:b/>
          <w:bCs/>
          <w:color w:val="000000" w:themeColor="text1"/>
          <w:lang w:val="en-CA"/>
        </w:rPr>
        <w:t xml:space="preserve">Habitat </w:t>
      </w:r>
      <w:r w:rsidR="0065702A">
        <w:rPr>
          <w:rFonts w:ascii="Times New Roman" w:hAnsi="Times New Roman" w:cs="Times New Roman"/>
          <w:b/>
          <w:bCs/>
          <w:color w:val="000000" w:themeColor="text1"/>
          <w:lang w:val="en-CA"/>
        </w:rPr>
        <w:t xml:space="preserve">association </w:t>
      </w:r>
      <w:r>
        <w:rPr>
          <w:rFonts w:ascii="Times New Roman" w:hAnsi="Times New Roman" w:cs="Times New Roman"/>
          <w:b/>
          <w:bCs/>
          <w:color w:val="000000" w:themeColor="text1"/>
          <w:lang w:val="en-CA"/>
        </w:rPr>
        <w:t xml:space="preserve">and survival of songbirds </w:t>
      </w:r>
      <w:r w:rsidR="009D2871">
        <w:rPr>
          <w:rFonts w:ascii="Times New Roman" w:hAnsi="Times New Roman" w:cs="Times New Roman"/>
          <w:b/>
          <w:bCs/>
          <w:color w:val="000000" w:themeColor="text1"/>
          <w:lang w:val="en-CA"/>
        </w:rPr>
        <w:t>in urban areas</w:t>
      </w:r>
      <w:bookmarkEnd w:id="126"/>
    </w:p>
    <w:p w:rsidR="005D5923" w:rsidP="00236EB2" w:rsidRDefault="00CC372A" w14:paraId="4D73806E" w14:textId="6D5E3893">
      <w:pPr>
        <w:spacing w:line="480" w:lineRule="auto"/>
        <w:jc w:val="both"/>
        <w:rPr>
          <w:ins w:author="Frei,Barbara (elle | she, her) (ECCC)" w:date="2025-06-25T16:00:00Z" w16du:dateUtc="2025-06-25T20:00:00Z" w:id="127"/>
          <w:rFonts w:ascii="Times New Roman" w:hAnsi="Times New Roman" w:cs="Times New Roman"/>
          <w:lang w:val="en-CA"/>
        </w:rPr>
      </w:pPr>
      <w:r>
        <w:rPr>
          <w:rFonts w:ascii="Times New Roman" w:hAnsi="Times New Roman" w:cs="Times New Roman"/>
          <w:lang w:val="en-CA"/>
        </w:rPr>
        <w:t>Habitat selection by songbirds in urban environments is influenced by a complex network of ecological and anthropogenic factors</w:t>
      </w:r>
      <w:r w:rsidR="00EE2348">
        <w:rPr>
          <w:rFonts w:ascii="Times New Roman" w:hAnsi="Times New Roman" w:cs="Times New Roman"/>
          <w:lang w:val="en-CA"/>
        </w:rPr>
        <w:t xml:space="preserve">. Patch size and </w:t>
      </w:r>
      <w:r>
        <w:rPr>
          <w:rFonts w:ascii="Times New Roman" w:hAnsi="Times New Roman" w:cs="Times New Roman"/>
          <w:lang w:val="en-CA"/>
        </w:rPr>
        <w:t>habitat fragmentation, which directly affect the availability and quality of resources for birds, are among the most widely studied variables</w:t>
      </w:r>
      <w:r w:rsidR="00EE2348">
        <w:rPr>
          <w:rFonts w:ascii="Times New Roman" w:hAnsi="Times New Roman" w:cs="Times New Roman"/>
          <w:lang w:val="en-CA"/>
        </w:rPr>
        <w:t xml:space="preserve">. </w:t>
      </w:r>
      <w:r>
        <w:rPr>
          <w:rFonts w:ascii="Times New Roman" w:hAnsi="Times New Roman" w:cs="Times New Roman"/>
          <w:lang w:val="en-CA"/>
        </w:rPr>
        <w:t>Vegetation composition</w:t>
      </w:r>
      <w:r w:rsidR="00C0756A">
        <w:rPr>
          <w:rFonts w:ascii="Times New Roman" w:hAnsi="Times New Roman" w:cs="Times New Roman"/>
          <w:lang w:val="en-CA"/>
        </w:rPr>
        <w:t>—including</w:t>
      </w:r>
      <w:r>
        <w:rPr>
          <w:rFonts w:ascii="Times New Roman" w:hAnsi="Times New Roman" w:cs="Times New Roman"/>
          <w:lang w:val="en-CA"/>
        </w:rPr>
        <w:t xml:space="preserve"> </w:t>
      </w:r>
      <w:r w:rsidR="00C0756A">
        <w:rPr>
          <w:rFonts w:ascii="Times New Roman" w:hAnsi="Times New Roman" w:cs="Times New Roman"/>
          <w:lang w:val="en-CA"/>
        </w:rPr>
        <w:t>plant species diversity and the physical vertical structure—also plays a significant role in determining habitat suitability, particularly for foraging, shelter and nesting</w:t>
      </w:r>
      <w:r w:rsidR="009A2773">
        <w:rPr>
          <w:rFonts w:ascii="Times New Roman" w:hAnsi="Times New Roman" w:cs="Times New Roman"/>
          <w:lang w:val="en-CA"/>
        </w:rPr>
        <w:t xml:space="preserve">. When creating and managing urban green spaces, stakeholders have to </w:t>
      </w:r>
      <w:r w:rsidR="00521E72">
        <w:rPr>
          <w:rFonts w:ascii="Times New Roman" w:hAnsi="Times New Roman" w:cs="Times New Roman"/>
          <w:lang w:val="en-CA"/>
        </w:rPr>
        <w:t>consider</w:t>
      </w:r>
      <w:r w:rsidR="009A2773">
        <w:rPr>
          <w:rFonts w:ascii="Times New Roman" w:hAnsi="Times New Roman" w:cs="Times New Roman"/>
          <w:lang w:val="en-CA"/>
        </w:rPr>
        <w:t xml:space="preserve"> the area-heterogeneity trade-off </w:t>
      </w:r>
      <w:r w:rsidR="009A2773">
        <w:rPr>
          <w:rFonts w:ascii="Times New Roman" w:hAnsi="Times New Roman" w:cs="Times New Roman"/>
          <w:lang w:val="en-CA"/>
        </w:rPr>
        <w:fldChar w:fldCharType="begin"/>
      </w:r>
      <w:r w:rsidR="009A2773">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9A2773">
        <w:rPr>
          <w:rFonts w:ascii="Times New Roman" w:hAnsi="Times New Roman" w:cs="Times New Roman"/>
          <w:lang w:val="en-CA"/>
        </w:rPr>
        <w:fldChar w:fldCharType="separate"/>
      </w:r>
      <w:r w:rsidR="009A2773">
        <w:rPr>
          <w:rFonts w:ascii="Times New Roman" w:hAnsi="Times New Roman" w:cs="Times New Roman"/>
          <w:noProof/>
          <w:lang w:val="en-CA"/>
        </w:rPr>
        <w:t>(Chiron et al., 2024)</w:t>
      </w:r>
      <w:r w:rsidR="009A2773">
        <w:rPr>
          <w:rFonts w:ascii="Times New Roman" w:hAnsi="Times New Roman" w:cs="Times New Roman"/>
          <w:lang w:val="en-CA"/>
        </w:rPr>
        <w:fldChar w:fldCharType="end"/>
      </w:r>
      <w:r w:rsidR="009A2773">
        <w:rPr>
          <w:rFonts w:ascii="Times New Roman" w:hAnsi="Times New Roman" w:cs="Times New Roman"/>
          <w:lang w:val="en-CA"/>
        </w:rPr>
        <w:t xml:space="preserve">. </w:t>
      </w:r>
      <w:r w:rsidR="001334D9">
        <w:rPr>
          <w:rFonts w:ascii="Times New Roman" w:hAnsi="Times New Roman" w:cs="Times New Roman"/>
          <w:lang w:val="en-CA"/>
        </w:rPr>
        <w:t>This trade-off</w:t>
      </w:r>
      <w:r w:rsidR="00C30365">
        <w:rPr>
          <w:rFonts w:ascii="Times New Roman" w:hAnsi="Times New Roman" w:cs="Times New Roman"/>
          <w:lang w:val="en-CA"/>
        </w:rPr>
        <w:t xml:space="preserve"> stems from </w:t>
      </w:r>
      <w:r w:rsidR="00521E72">
        <w:rPr>
          <w:rFonts w:ascii="Times New Roman" w:hAnsi="Times New Roman" w:cs="Times New Roman"/>
          <w:lang w:val="en-CA"/>
        </w:rPr>
        <w:t xml:space="preserve">increasing landscape heterogeneity inadvertently </w:t>
      </w:r>
      <w:r w:rsidR="00A43C3E">
        <w:rPr>
          <w:rFonts w:ascii="Times New Roman" w:hAnsi="Times New Roman" w:cs="Times New Roman"/>
          <w:lang w:val="en-CA"/>
        </w:rPr>
        <w:t>reducing</w:t>
      </w:r>
      <w:r w:rsidR="00521E72">
        <w:rPr>
          <w:rFonts w:ascii="Times New Roman" w:hAnsi="Times New Roman" w:cs="Times New Roman"/>
          <w:lang w:val="en-CA"/>
        </w:rPr>
        <w:t xml:space="preserve"> patch sizes for individual habitat types, potentially disadvantaging specialist species</w:t>
      </w:r>
      <w:r w:rsidR="00C30365">
        <w:rPr>
          <w:rFonts w:ascii="Times New Roman" w:hAnsi="Times New Roman" w:cs="Times New Roman"/>
          <w:lang w:val="en-CA"/>
        </w:rPr>
        <w:t xml:space="preserve"> </w:t>
      </w:r>
      <w:r w:rsidR="00C30365">
        <w:rPr>
          <w:rFonts w:ascii="Times New Roman" w:hAnsi="Times New Roman" w:cs="Times New Roman"/>
          <w:lang w:val="en-CA"/>
        </w:rPr>
        <w:fldChar w:fldCharType="begin"/>
      </w:r>
      <w:r w:rsidR="00C30365">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C30365">
        <w:rPr>
          <w:rFonts w:ascii="Times New Roman" w:hAnsi="Times New Roman" w:cs="Times New Roman"/>
          <w:lang w:val="en-CA"/>
        </w:rPr>
        <w:fldChar w:fldCharType="separate"/>
      </w:r>
      <w:r w:rsidR="00C30365">
        <w:rPr>
          <w:rFonts w:ascii="Times New Roman" w:hAnsi="Times New Roman" w:cs="Times New Roman"/>
          <w:noProof/>
          <w:lang w:val="en-CA"/>
        </w:rPr>
        <w:t>(Chiron et al., 2024)</w:t>
      </w:r>
      <w:r w:rsidR="00C30365">
        <w:rPr>
          <w:rFonts w:ascii="Times New Roman" w:hAnsi="Times New Roman" w:cs="Times New Roman"/>
          <w:lang w:val="en-CA"/>
        </w:rPr>
        <w:fldChar w:fldCharType="end"/>
      </w:r>
      <w:r w:rsidR="00C30365">
        <w:rPr>
          <w:rFonts w:ascii="Times New Roman" w:hAnsi="Times New Roman" w:cs="Times New Roman"/>
          <w:lang w:val="en-CA"/>
        </w:rPr>
        <w:t xml:space="preserve">. </w:t>
      </w:r>
      <w:r w:rsidR="00521E72">
        <w:rPr>
          <w:rFonts w:ascii="Times New Roman" w:hAnsi="Times New Roman" w:cs="Times New Roman"/>
          <w:lang w:val="en-CA"/>
        </w:rPr>
        <w:t xml:space="preserve">Evidence from </w:t>
      </w:r>
      <w:r w:rsidR="00DD4090">
        <w:rPr>
          <w:rFonts w:ascii="Times New Roman" w:hAnsi="Times New Roman" w:cs="Times New Roman"/>
          <w:lang w:val="en-CA"/>
        </w:rPr>
        <w:t xml:space="preserve">southern Ontario, Canada, confirmed that </w:t>
      </w:r>
      <w:r w:rsidR="00764A7C">
        <w:rPr>
          <w:rFonts w:ascii="Times New Roman" w:hAnsi="Times New Roman" w:cs="Times New Roman"/>
          <w:lang w:val="en-CA"/>
        </w:rPr>
        <w:t>area (size) and natural vegetation (</w:t>
      </w:r>
      <w:r w:rsidR="007F7E9F">
        <w:rPr>
          <w:rFonts w:ascii="Times New Roman" w:hAnsi="Times New Roman" w:cs="Times New Roman"/>
          <w:lang w:val="en-CA"/>
        </w:rPr>
        <w:t>as opposed</w:t>
      </w:r>
      <w:r w:rsidR="00764A7C">
        <w:rPr>
          <w:rFonts w:ascii="Times New Roman" w:hAnsi="Times New Roman" w:cs="Times New Roman"/>
          <w:lang w:val="en-CA"/>
        </w:rPr>
        <w:t xml:space="preserve"> to horticulturally managed parks) within the urban landscape </w:t>
      </w:r>
      <w:r w:rsidR="001334D9">
        <w:rPr>
          <w:rFonts w:ascii="Times New Roman" w:hAnsi="Times New Roman" w:cs="Times New Roman"/>
          <w:lang w:val="en-CA"/>
        </w:rPr>
        <w:t>are</w:t>
      </w:r>
      <w:r w:rsidR="00764A7C">
        <w:rPr>
          <w:rFonts w:ascii="Times New Roman" w:hAnsi="Times New Roman" w:cs="Times New Roman"/>
          <w:lang w:val="en-CA"/>
        </w:rPr>
        <w:t xml:space="preserve"> of great importance </w:t>
      </w:r>
      <w:ins w:author="Anne-Marie Cousineau" w:date="2025-07-09T17:53:00Z" w16du:dateUtc="2025-07-09T21:53:00Z" w:id="128">
        <w:r w:rsidR="00126FD3">
          <w:rPr>
            <w:rFonts w:ascii="Times New Roman" w:hAnsi="Times New Roman" w:cs="Times New Roman"/>
            <w:lang w:val="en-CA"/>
          </w:rPr>
          <w:t xml:space="preserve">to winter birds such as the </w:t>
        </w:r>
      </w:ins>
      <w:r w:rsidR="00D02DE1">
        <w:rPr>
          <w:rFonts w:ascii="Times New Roman" w:hAnsi="Times New Roman" w:cs="Times New Roman"/>
          <w:lang w:val="en-CA"/>
        </w:rPr>
        <w:t>northern cardinal</w:t>
      </w:r>
      <w:ins w:author="Anne-Marie Cousineau" w:date="2025-07-09T17:53:00Z" w16du:dateUtc="2025-07-09T21:53:00Z" w:id="129">
        <w:r w:rsidR="00126FD3">
          <w:rPr>
            <w:rFonts w:ascii="Times New Roman" w:hAnsi="Times New Roman" w:cs="Times New Roman"/>
            <w:lang w:val="en-CA"/>
          </w:rPr>
          <w:t xml:space="preserve"> (</w:t>
        </w:r>
        <w:r w:rsidR="00126FD3">
          <w:rPr>
            <w:rFonts w:ascii="Times New Roman" w:hAnsi="Times New Roman" w:cs="Times New Roman"/>
            <w:i/>
            <w:iCs/>
            <w:lang w:val="en-CA"/>
          </w:rPr>
          <w:t>Cardinalis cardinalis</w:t>
        </w:r>
        <w:r w:rsidR="00126FD3">
          <w:rPr>
            <w:rFonts w:ascii="Times New Roman" w:hAnsi="Times New Roman" w:cs="Times New Roman"/>
            <w:lang w:val="en-CA"/>
          </w:rPr>
          <w:t>), downy woodpecker (</w:t>
        </w:r>
        <w:proofErr w:type="spellStart"/>
        <w:r w:rsidR="00126FD3">
          <w:rPr>
            <w:rFonts w:ascii="Times New Roman" w:hAnsi="Times New Roman" w:cs="Times New Roman"/>
            <w:i/>
            <w:iCs/>
            <w:lang w:val="en-CA"/>
          </w:rPr>
          <w:t>Dryobates</w:t>
        </w:r>
        <w:proofErr w:type="spellEnd"/>
        <w:r w:rsidR="00126FD3">
          <w:rPr>
            <w:rFonts w:ascii="Times New Roman" w:hAnsi="Times New Roman" w:cs="Times New Roman"/>
            <w:i/>
            <w:iCs/>
            <w:lang w:val="en-CA"/>
          </w:rPr>
          <w:t xml:space="preserve"> pubescens</w:t>
        </w:r>
        <w:r w:rsidR="00126FD3">
          <w:rPr>
            <w:rFonts w:ascii="Times New Roman" w:hAnsi="Times New Roman" w:cs="Times New Roman"/>
            <w:lang w:val="en-CA"/>
          </w:rPr>
          <w:t>), black-capped chickadee (</w:t>
        </w:r>
        <w:proofErr w:type="spellStart"/>
        <w:r w:rsidR="00126FD3">
          <w:rPr>
            <w:rFonts w:ascii="Times New Roman" w:hAnsi="Times New Roman" w:cs="Times New Roman"/>
            <w:i/>
            <w:iCs/>
            <w:lang w:val="en-CA"/>
          </w:rPr>
          <w:t>Poecile</w:t>
        </w:r>
        <w:proofErr w:type="spellEnd"/>
        <w:r w:rsidR="00126FD3">
          <w:rPr>
            <w:rFonts w:ascii="Times New Roman" w:hAnsi="Times New Roman" w:cs="Times New Roman"/>
            <w:i/>
            <w:iCs/>
            <w:lang w:val="en-CA"/>
          </w:rPr>
          <w:t xml:space="preserve"> atricapillus</w:t>
        </w:r>
        <w:r w:rsidR="00126FD3">
          <w:rPr>
            <w:rFonts w:ascii="Times New Roman" w:hAnsi="Times New Roman" w:cs="Times New Roman"/>
            <w:lang w:val="en-CA"/>
          </w:rPr>
          <w:t>) and white-breasted nuthatch (</w:t>
        </w:r>
        <w:r w:rsidR="00126FD3">
          <w:rPr>
            <w:rFonts w:ascii="Times New Roman" w:hAnsi="Times New Roman" w:cs="Times New Roman"/>
            <w:i/>
            <w:iCs/>
            <w:lang w:val="en-CA"/>
          </w:rPr>
          <w:t>Sitta carolinensis</w:t>
        </w:r>
        <w:r w:rsidR="00126FD3">
          <w:rPr>
            <w:rFonts w:ascii="Times New Roman" w:hAnsi="Times New Roman" w:cs="Times New Roman"/>
            <w:lang w:val="en-CA"/>
          </w:rPr>
          <w:t xml:space="preserve">) </w:t>
        </w:r>
      </w:ins>
      <w:del w:author="Anne-Marie Cousineau" w:date="2025-07-09T17:53:00Z" w16du:dateUtc="2025-07-09T21:53:00Z" w:id="130">
        <w:r w:rsidDel="00126FD3" w:rsidR="00764A7C">
          <w:rPr>
            <w:rFonts w:ascii="Times New Roman" w:hAnsi="Times New Roman" w:cs="Times New Roman"/>
            <w:lang w:val="en-CA"/>
          </w:rPr>
          <w:delText xml:space="preserve">for winter birds (i.e. </w:delText>
        </w:r>
      </w:del>
      <w:r w:rsidR="00363650">
        <w:rPr>
          <w:rFonts w:ascii="Times New Roman" w:hAnsi="Times New Roman" w:cs="Times New Roman"/>
          <w:lang w:val="en-CA"/>
        </w:rPr>
        <w:t>northern cardinal</w:t>
      </w:r>
      <w:del w:author="Anne-Marie Cousineau" w:date="2025-07-09T17:53:00Z" w16du:dateUtc="2025-07-09T21:53:00Z" w:id="131">
        <w:r w:rsidDel="00126FD3" w:rsidR="00764A7C">
          <w:rPr>
            <w:rFonts w:ascii="Times New Roman" w:hAnsi="Times New Roman" w:cs="Times New Roman"/>
            <w:lang w:val="en-CA"/>
          </w:rPr>
          <w:delText xml:space="preserve">, Downy woodpecker, Black-capped chickadee, White-breasted nuthatch, </w:delText>
        </w:r>
        <w:commentRangeStart w:id="132"/>
        <w:commentRangeStart w:id="133"/>
        <w:r w:rsidDel="00126FD3" w:rsidR="00764A7C">
          <w:rPr>
            <w:rFonts w:ascii="Times New Roman" w:hAnsi="Times New Roman" w:cs="Times New Roman"/>
            <w:lang w:val="en-CA"/>
          </w:rPr>
          <w:delText>etc</w:delText>
        </w:r>
        <w:commentRangeEnd w:id="132"/>
        <w:r w:rsidDel="00126FD3" w:rsidR="00876481">
          <w:rPr>
            <w:rStyle w:val="CommentReference"/>
          </w:rPr>
          <w:commentReference w:id="132"/>
        </w:r>
        <w:commentRangeEnd w:id="133"/>
        <w:r w:rsidDel="00126FD3" w:rsidR="00876481">
          <w:rPr>
            <w:rStyle w:val="CommentReference"/>
          </w:rPr>
          <w:commentReference w:id="133"/>
        </w:r>
        <w:r w:rsidDel="00126FD3" w:rsidR="00764A7C">
          <w:rPr>
            <w:rFonts w:ascii="Times New Roman" w:hAnsi="Times New Roman" w:cs="Times New Roman"/>
            <w:lang w:val="en-CA"/>
          </w:rPr>
          <w:delText xml:space="preserve">.) </w:delText>
        </w:r>
      </w:del>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{"citationID":"nDxPHVZw","properties":{"formattedCitation":"(Smith, 2007)","plainCitation":"(Smith,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(Smith, 2007)</w:t>
      </w:r>
      <w:r w:rsidR="00152921">
        <w:rPr>
          <w:rFonts w:ascii="Times New Roman" w:hAnsi="Times New Roman" w:cs="Times New Roman"/>
          <w:lang w:val="en-CA"/>
        </w:rPr>
        <w:fldChar w:fldCharType="end"/>
      </w:r>
      <w:r w:rsidR="00764A7C">
        <w:rPr>
          <w:rFonts w:ascii="Times New Roman" w:hAnsi="Times New Roman" w:cs="Times New Roman"/>
          <w:lang w:val="en-CA"/>
        </w:rPr>
        <w:t>.</w:t>
      </w:r>
      <w:r w:rsidR="0044282A">
        <w:rPr>
          <w:rFonts w:ascii="Times New Roman" w:hAnsi="Times New Roman" w:cs="Times New Roman"/>
          <w:lang w:val="en-CA"/>
        </w:rPr>
        <w:t xml:space="preserve"> While it can be challenging to try and create new green corridors through a city, a New Zealand</w:t>
      </w:r>
      <w:r w:rsidR="00C57F44">
        <w:rPr>
          <w:rFonts w:ascii="Times New Roman" w:hAnsi="Times New Roman" w:cs="Times New Roman"/>
          <w:lang w:val="en-CA"/>
        </w:rPr>
        <w:t>/Aotearoa</w:t>
      </w:r>
      <w:r w:rsidR="0044282A">
        <w:rPr>
          <w:rFonts w:ascii="Times New Roman" w:hAnsi="Times New Roman" w:cs="Times New Roman"/>
          <w:lang w:val="en-CA"/>
        </w:rPr>
        <w:t xml:space="preserve"> study </w:t>
      </w:r>
      <w:r w:rsidR="00C076C7">
        <w:rPr>
          <w:rFonts w:ascii="Times New Roman" w:hAnsi="Times New Roman" w:cs="Times New Roman"/>
          <w:lang w:val="en-CA"/>
        </w:rPr>
        <w:t>used a</w:t>
      </w:r>
      <w:r w:rsidR="00D01800">
        <w:rPr>
          <w:rFonts w:ascii="Times New Roman" w:hAnsi="Times New Roman" w:cs="Times New Roman"/>
          <w:lang w:val="en-CA"/>
        </w:rPr>
        <w:t xml:space="preserve"> least-cost path analyses </w:t>
      </w:r>
      <w:r w:rsidR="006A660B">
        <w:rPr>
          <w:rFonts w:ascii="Times New Roman" w:hAnsi="Times New Roman" w:cs="Times New Roman"/>
          <w:lang w:val="en-CA"/>
        </w:rPr>
        <w:t>to integrate infrastructures</w:t>
      </w:r>
      <w:r w:rsidR="00C076C7">
        <w:rPr>
          <w:rFonts w:ascii="Times New Roman" w:hAnsi="Times New Roman" w:cs="Times New Roman"/>
          <w:lang w:val="en-CA"/>
        </w:rPr>
        <w:t>,</w:t>
      </w:r>
      <w:r w:rsidR="006A660B">
        <w:rPr>
          <w:rFonts w:ascii="Times New Roman" w:hAnsi="Times New Roman" w:cs="Times New Roman"/>
          <w:lang w:val="en-CA"/>
        </w:rPr>
        <w:t xml:space="preserve"> such as green roofs or walls</w:t>
      </w:r>
      <w:r w:rsidR="00C076C7">
        <w:rPr>
          <w:rFonts w:ascii="Times New Roman" w:hAnsi="Times New Roman" w:cs="Times New Roman"/>
          <w:lang w:val="en-CA"/>
        </w:rPr>
        <w:t>,</w:t>
      </w:r>
      <w:r w:rsidR="006A660B">
        <w:rPr>
          <w:rFonts w:ascii="Times New Roman" w:hAnsi="Times New Roman" w:cs="Times New Roman"/>
          <w:lang w:val="en-CA"/>
        </w:rPr>
        <w:t xml:space="preserve"> </w:t>
      </w:r>
      <w:r w:rsidR="00C076C7">
        <w:rPr>
          <w:rFonts w:ascii="Times New Roman" w:hAnsi="Times New Roman" w:cs="Times New Roman"/>
          <w:lang w:val="en-CA"/>
        </w:rPr>
        <w:t>to show that increased</w:t>
      </w:r>
      <w:r w:rsidR="006A660B">
        <w:rPr>
          <w:rFonts w:ascii="Times New Roman" w:hAnsi="Times New Roman" w:cs="Times New Roman"/>
          <w:lang w:val="en-CA"/>
        </w:rPr>
        <w:t xml:space="preserve"> </w:t>
      </w:r>
      <w:r w:rsidR="00C076C7">
        <w:rPr>
          <w:rFonts w:ascii="Times New Roman" w:hAnsi="Times New Roman" w:cs="Times New Roman"/>
          <w:lang w:val="en-CA"/>
        </w:rPr>
        <w:t>connectivity</w:t>
      </w:r>
      <w:r w:rsidR="006A660B">
        <w:rPr>
          <w:rFonts w:ascii="Times New Roman" w:hAnsi="Times New Roman" w:cs="Times New Roman"/>
          <w:lang w:val="en-CA"/>
        </w:rPr>
        <w:t xml:space="preserve"> between forest habitats </w:t>
      </w:r>
      <w:r w:rsidR="00C076C7">
        <w:rPr>
          <w:rFonts w:ascii="Times New Roman" w:hAnsi="Times New Roman" w:cs="Times New Roman"/>
          <w:lang w:val="en-CA"/>
        </w:rPr>
        <w:t>can</w:t>
      </w:r>
      <w:r w:rsidR="006A660B">
        <w:rPr>
          <w:rFonts w:ascii="Times New Roman" w:hAnsi="Times New Roman" w:cs="Times New Roman"/>
          <w:lang w:val="en-CA"/>
        </w:rPr>
        <w:t xml:space="preserve"> ease birds’ dispersal</w:t>
      </w:r>
      <w:r w:rsidR="00AB46F8">
        <w:rPr>
          <w:rFonts w:ascii="Times New Roman" w:hAnsi="Times New Roman" w:cs="Times New Roman"/>
          <w:lang w:val="en-CA"/>
        </w:rPr>
        <w:t xml:space="preserve"> without resorting to major changes of the urban landscape</w:t>
      </w:r>
      <w:r w:rsidR="006A660B">
        <w:rPr>
          <w:rFonts w:ascii="Times New Roman" w:hAnsi="Times New Roman" w:cs="Times New Roman"/>
          <w:lang w:val="en-CA"/>
        </w:rPr>
        <w:t xml:space="preserve"> </w:t>
      </w:r>
      <w:r w:rsidR="0044282A">
        <w:rPr>
          <w:rFonts w:ascii="Times New Roman" w:hAnsi="Times New Roman" w:cs="Times New Roman"/>
          <w:lang w:val="en-CA"/>
        </w:rPr>
        <w:fldChar w:fldCharType="begin"/>
      </w:r>
      <w:r w:rsidR="00E40ED9">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0044282A">
        <w:rPr>
          <w:rFonts w:ascii="Times New Roman" w:hAnsi="Times New Roman" w:cs="Times New Roman"/>
          <w:lang w:val="en-CA"/>
        </w:rPr>
        <w:fldChar w:fldCharType="separate"/>
      </w:r>
      <w:r w:rsidR="00E40ED9">
        <w:rPr>
          <w:rFonts w:ascii="Times New Roman" w:hAnsi="Times New Roman" w:cs="Times New Roman"/>
          <w:noProof/>
          <w:lang w:val="en-CA"/>
        </w:rPr>
        <w:t>(MacKinnon et al., 2023)</w:t>
      </w:r>
      <w:r w:rsidR="0044282A">
        <w:rPr>
          <w:rFonts w:ascii="Times New Roman" w:hAnsi="Times New Roman" w:cs="Times New Roman"/>
          <w:lang w:val="en-CA"/>
        </w:rPr>
        <w:fldChar w:fldCharType="end"/>
      </w:r>
      <w:r w:rsidR="0044282A">
        <w:rPr>
          <w:rFonts w:ascii="Times New Roman" w:hAnsi="Times New Roman" w:cs="Times New Roman"/>
          <w:lang w:val="en-CA"/>
        </w:rPr>
        <w:t>.</w:t>
      </w:r>
    </w:p>
    <w:p w:rsidR="005D5923" w:rsidP="005D5923" w:rsidRDefault="00527E98" w14:paraId="6CF14605" w14:textId="1C48F472">
      <w:pPr>
        <w:spacing w:line="480" w:lineRule="auto"/>
        <w:ind w:firstLine="720"/>
        <w:jc w:val="both"/>
        <w:rPr>
          <w:ins w:author="Frei,Barbara (elle | she, her) (ECCC)" w:date="2025-06-25T16:01:00Z" w16du:dateUtc="2025-06-25T20:01:00Z" w:id="134"/>
          <w:rFonts w:ascii="Times New Roman" w:hAnsi="Times New Roman" w:cs="Times New Roman"/>
          <w:lang w:val="en-CA"/>
        </w:rPr>
      </w:pPr>
      <w:r>
        <w:rPr>
          <w:rFonts w:ascii="Times New Roman" w:hAnsi="Times New Roman" w:cs="Times New Roman"/>
          <w:lang w:val="en-CA"/>
        </w:rPr>
        <w:t xml:space="preserve"> </w:t>
      </w:r>
      <w:r w:rsidR="009C5DEA">
        <w:rPr>
          <w:rFonts w:ascii="Times New Roman" w:hAnsi="Times New Roman" w:cs="Times New Roman"/>
          <w:lang w:val="en-CA"/>
        </w:rPr>
        <w:t xml:space="preserve">In addition to landscape structure, </w:t>
      </w:r>
      <w:r w:rsidR="005D5923">
        <w:rPr>
          <w:rFonts w:ascii="Times New Roman" w:hAnsi="Times New Roman" w:cs="Times New Roman"/>
          <w:lang w:val="en-CA"/>
        </w:rPr>
        <w:t xml:space="preserve">both </w:t>
      </w:r>
      <w:r w:rsidR="009C5DEA">
        <w:rPr>
          <w:rFonts w:ascii="Times New Roman" w:hAnsi="Times New Roman" w:cs="Times New Roman"/>
          <w:lang w:val="en-CA"/>
        </w:rPr>
        <w:t>resource availability</w:t>
      </w:r>
      <w:del w:author="Frei,Barbara (elle | she, her) (ECCC)" w:date="2025-06-25T16:00:00Z" w16du:dateUtc="2025-06-25T20:00:00Z" w:id="135">
        <w:r w:rsidDel="005D5923" w:rsidR="009C5DEA">
          <w:rPr>
            <w:rFonts w:ascii="Times New Roman" w:hAnsi="Times New Roman" w:cs="Times New Roman"/>
            <w:lang w:val="en-CA"/>
          </w:rPr>
          <w:delText>,</w:delText>
        </w:r>
      </w:del>
      <w:r w:rsidR="009C5DEA">
        <w:rPr>
          <w:rFonts w:ascii="Times New Roman" w:hAnsi="Times New Roman" w:cs="Times New Roman"/>
          <w:lang w:val="en-CA"/>
        </w:rPr>
        <w:t xml:space="preserve"> and </w:t>
      </w:r>
      <w:r w:rsidR="00FA3EAD">
        <w:rPr>
          <w:rFonts w:ascii="Times New Roman" w:hAnsi="Times New Roman" w:cs="Times New Roman"/>
          <w:lang w:val="en-CA"/>
        </w:rPr>
        <w:t>climate</w:t>
      </w:r>
      <w:r w:rsidR="009C5DEA">
        <w:rPr>
          <w:rFonts w:ascii="Times New Roman" w:hAnsi="Times New Roman" w:cs="Times New Roman"/>
          <w:lang w:val="en-CA"/>
        </w:rPr>
        <w:t xml:space="preserve"> can significantly influence winter survival and habitat occupancy. </w:t>
      </w:r>
      <w:r w:rsidR="005D5923">
        <w:rPr>
          <w:rFonts w:ascii="Times New Roman" w:hAnsi="Times New Roman" w:cs="Times New Roman"/>
          <w:lang w:val="en-CA"/>
        </w:rPr>
        <w:t>S</w:t>
      </w:r>
      <w:r w:rsidR="009C5DEA">
        <w:rPr>
          <w:rFonts w:ascii="Times New Roman" w:hAnsi="Times New Roman" w:cs="Times New Roman"/>
          <w:lang w:val="en-CA"/>
        </w:rPr>
        <w:t xml:space="preserve">upplementary feeding in urban environments has been linked to non-adaptive behavioural strategies and reduced apparent survival in </w:t>
      </w:r>
      <w:r w:rsidR="00491243">
        <w:rPr>
          <w:rFonts w:ascii="Times New Roman" w:hAnsi="Times New Roman" w:cs="Times New Roman"/>
          <w:lang w:val="en-CA"/>
        </w:rPr>
        <w:t>g</w:t>
      </w:r>
      <w:r w:rsidR="009C5DEA">
        <w:rPr>
          <w:rFonts w:ascii="Times New Roman" w:hAnsi="Times New Roman" w:cs="Times New Roman"/>
          <w:lang w:val="en-CA"/>
        </w:rPr>
        <w:t>reat tits</w:t>
      </w:r>
      <w:r w:rsidR="00491243">
        <w:rPr>
          <w:rFonts w:ascii="Times New Roman" w:hAnsi="Times New Roman" w:cs="Times New Roman"/>
          <w:lang w:val="en-CA"/>
        </w:rPr>
        <w:t xml:space="preserve"> (</w:t>
      </w:r>
      <w:r w:rsidR="00491243">
        <w:rPr>
          <w:rFonts w:ascii="Times New Roman" w:hAnsi="Times New Roman" w:cs="Times New Roman"/>
          <w:i/>
          <w:iCs/>
          <w:lang w:val="en-CA"/>
        </w:rPr>
        <w:t>Parus major</w:t>
      </w:r>
      <w:r w:rsidR="00491243">
        <w:rPr>
          <w:rFonts w:ascii="Times New Roman" w:hAnsi="Times New Roman" w:cs="Times New Roman"/>
          <w:lang w:val="en-CA"/>
        </w:rPr>
        <w:t>)</w:t>
      </w:r>
      <w:r w:rsidR="009C5DEA">
        <w:rPr>
          <w:rFonts w:ascii="Times New Roman" w:hAnsi="Times New Roman" w:cs="Times New Roman"/>
          <w:lang w:val="en-CA"/>
        </w:rPr>
        <w:t xml:space="preserve">, highlighting the potential trade-offs of human-provided resources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(Krama et al., 2023)</w:t>
      </w:r>
      <w:r w:rsidR="00152921">
        <w:rPr>
          <w:rFonts w:ascii="Times New Roman" w:hAnsi="Times New Roman" w:cs="Times New Roman"/>
          <w:lang w:val="en-CA"/>
        </w:rPr>
        <w:fldChar w:fldCharType="end"/>
      </w:r>
      <w:r w:rsidR="00152921">
        <w:rPr>
          <w:rFonts w:ascii="Times New Roman" w:hAnsi="Times New Roman" w:cs="Times New Roman"/>
          <w:lang w:val="en-CA"/>
        </w:rPr>
        <w:t>.</w:t>
      </w:r>
      <w:r w:rsidR="003218C2">
        <w:rPr>
          <w:rFonts w:ascii="Times New Roman" w:hAnsi="Times New Roman" w:cs="Times New Roman"/>
          <w:lang w:val="en-CA"/>
        </w:rPr>
        <w:t xml:space="preserve"> </w:t>
      </w:r>
      <w:r w:rsidR="009C5DEA">
        <w:rPr>
          <w:rFonts w:ascii="Times New Roman" w:hAnsi="Times New Roman" w:cs="Times New Roman"/>
          <w:lang w:val="en-CA"/>
        </w:rPr>
        <w:t xml:space="preserve">Moreover, temperature dynamics are likely to affect winter distributions: </w:t>
      </w:r>
      <w:r w:rsidR="00363650">
        <w:rPr>
          <w:rFonts w:ascii="Times New Roman" w:hAnsi="Times New Roman" w:cs="Times New Roman"/>
          <w:lang w:val="en-CA"/>
        </w:rPr>
        <w:t>northern cardinal</w:t>
      </w:r>
      <w:r w:rsidR="009C5DEA">
        <w:rPr>
          <w:rFonts w:ascii="Times New Roman" w:hAnsi="Times New Roman" w:cs="Times New Roman"/>
          <w:lang w:val="en-CA"/>
        </w:rPr>
        <w:t>s were more likely to colonize sites that were warmer relative to the previous year, especially in forested areas</w:t>
      </w:r>
      <w:r w:rsidR="003218C2">
        <w:rPr>
          <w:rFonts w:ascii="Times New Roman" w:hAnsi="Times New Roman" w:cs="Times New Roman"/>
          <w:lang w:val="en-CA"/>
        </w:rPr>
        <w:t xml:space="preserve"> </w:t>
      </w:r>
      <w:r w:rsidR="003218C2">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3218C2">
        <w:rPr>
          <w:rFonts w:ascii="Times New Roman" w:hAnsi="Times New Roman" w:cs="Times New Roman"/>
          <w:lang w:val="en-CA"/>
        </w:rPr>
        <w:fldChar w:fldCharType="separate"/>
      </w:r>
      <w:r w:rsidR="003218C2">
        <w:rPr>
          <w:rFonts w:ascii="Times New Roman" w:hAnsi="Times New Roman" w:cs="Times New Roman"/>
          <w:noProof/>
          <w:lang w:val="en-CA"/>
        </w:rPr>
        <w:t>(Latimer &amp; Zuckerberg, 2021)</w:t>
      </w:r>
      <w:r w:rsidR="003218C2">
        <w:rPr>
          <w:rFonts w:ascii="Times New Roman" w:hAnsi="Times New Roman" w:cs="Times New Roman"/>
          <w:lang w:val="en-CA"/>
        </w:rPr>
        <w:fldChar w:fldCharType="end"/>
      </w:r>
      <w:r w:rsidR="003218C2">
        <w:rPr>
          <w:rFonts w:ascii="Times New Roman" w:hAnsi="Times New Roman" w:cs="Times New Roman"/>
          <w:lang w:val="en-CA"/>
        </w:rPr>
        <w:t>.</w:t>
      </w:r>
      <w:r w:rsidR="00EF75A1">
        <w:rPr>
          <w:rFonts w:ascii="Times New Roman" w:hAnsi="Times New Roman" w:cs="Times New Roman"/>
          <w:lang w:val="en-CA"/>
        </w:rPr>
        <w:t xml:space="preserve"> </w:t>
      </w:r>
      <w:r w:rsidR="009C5DEA">
        <w:rPr>
          <w:rFonts w:ascii="Times New Roman" w:hAnsi="Times New Roman" w:cs="Times New Roman"/>
          <w:lang w:val="en-CA"/>
        </w:rPr>
        <w:t xml:space="preserve">Interestingly, while some other common urban species like the </w:t>
      </w:r>
      <w:r w:rsidR="009232C7">
        <w:rPr>
          <w:rFonts w:ascii="Times New Roman" w:hAnsi="Times New Roman" w:cs="Times New Roman"/>
          <w:lang w:val="en-CA"/>
        </w:rPr>
        <w:t>h</w:t>
      </w:r>
      <w:r w:rsidR="009C5DEA">
        <w:rPr>
          <w:rFonts w:ascii="Times New Roman" w:hAnsi="Times New Roman" w:cs="Times New Roman"/>
          <w:lang w:val="en-CA"/>
        </w:rPr>
        <w:t xml:space="preserve">ouse </w:t>
      </w:r>
      <w:r w:rsidR="009232C7">
        <w:rPr>
          <w:rFonts w:ascii="Times New Roman" w:hAnsi="Times New Roman" w:cs="Times New Roman"/>
          <w:lang w:val="en-CA"/>
        </w:rPr>
        <w:t>s</w:t>
      </w:r>
      <w:r w:rsidR="009C5DEA">
        <w:rPr>
          <w:rFonts w:ascii="Times New Roman" w:hAnsi="Times New Roman" w:cs="Times New Roman"/>
          <w:lang w:val="en-CA"/>
        </w:rPr>
        <w:t>parrow</w:t>
      </w:r>
      <w:r w:rsidR="00D74E21">
        <w:rPr>
          <w:rFonts w:ascii="Times New Roman" w:hAnsi="Times New Roman" w:cs="Times New Roman"/>
          <w:lang w:val="en-CA"/>
        </w:rPr>
        <w:t xml:space="preserve"> (</w:t>
      </w:r>
      <w:r w:rsidR="00D74E21">
        <w:rPr>
          <w:rFonts w:ascii="Times New Roman" w:hAnsi="Times New Roman" w:cs="Times New Roman"/>
          <w:i/>
          <w:iCs/>
          <w:lang w:val="en-CA"/>
        </w:rPr>
        <w:t xml:space="preserve">Passer </w:t>
      </w:r>
      <w:proofErr w:type="spellStart"/>
      <w:r w:rsidR="00D74E21">
        <w:rPr>
          <w:rFonts w:ascii="Times New Roman" w:hAnsi="Times New Roman" w:cs="Times New Roman"/>
          <w:i/>
          <w:iCs/>
          <w:lang w:val="en-CA"/>
        </w:rPr>
        <w:t>domesticus</w:t>
      </w:r>
      <w:proofErr w:type="spellEnd"/>
      <w:r w:rsidR="00D74E21">
        <w:rPr>
          <w:rFonts w:ascii="Times New Roman" w:hAnsi="Times New Roman" w:cs="Times New Roman"/>
          <w:lang w:val="en-CA"/>
        </w:rPr>
        <w:t>)</w:t>
      </w:r>
      <w:r w:rsidR="009C5DEA">
        <w:rPr>
          <w:rFonts w:ascii="Times New Roman" w:hAnsi="Times New Roman" w:cs="Times New Roman"/>
          <w:lang w:val="en-CA"/>
        </w:rPr>
        <w:t xml:space="preserve"> and the </w:t>
      </w:r>
      <w:r w:rsidR="00D74E21">
        <w:rPr>
          <w:rFonts w:ascii="Times New Roman" w:hAnsi="Times New Roman" w:cs="Times New Roman"/>
          <w:lang w:val="en-CA"/>
        </w:rPr>
        <w:t>American</w:t>
      </w:r>
      <w:r w:rsidR="009C5DEA">
        <w:rPr>
          <w:rFonts w:ascii="Times New Roman" w:hAnsi="Times New Roman" w:cs="Times New Roman"/>
          <w:lang w:val="en-CA"/>
        </w:rPr>
        <w:t xml:space="preserve"> </w:t>
      </w:r>
      <w:r w:rsidR="009232C7">
        <w:rPr>
          <w:rFonts w:ascii="Times New Roman" w:hAnsi="Times New Roman" w:cs="Times New Roman"/>
          <w:lang w:val="en-CA"/>
        </w:rPr>
        <w:t>g</w:t>
      </w:r>
      <w:r w:rsidR="009C5DEA">
        <w:rPr>
          <w:rFonts w:ascii="Times New Roman" w:hAnsi="Times New Roman" w:cs="Times New Roman"/>
          <w:lang w:val="en-CA"/>
        </w:rPr>
        <w:t>oldfinch</w:t>
      </w:r>
      <w:r w:rsidR="00D74E21">
        <w:rPr>
          <w:rFonts w:ascii="Times New Roman" w:hAnsi="Times New Roman" w:cs="Times New Roman"/>
          <w:lang w:val="en-CA"/>
        </w:rPr>
        <w:t xml:space="preserve"> (</w:t>
      </w:r>
      <w:r w:rsidR="00971ABF">
        <w:rPr>
          <w:rFonts w:ascii="Times New Roman" w:hAnsi="Times New Roman" w:cs="Times New Roman"/>
          <w:i/>
          <w:iCs/>
          <w:lang w:val="en-CA"/>
        </w:rPr>
        <w:t>Spinus tristis</w:t>
      </w:r>
      <w:r w:rsidR="00971ABF">
        <w:rPr>
          <w:rFonts w:ascii="Times New Roman" w:hAnsi="Times New Roman" w:cs="Times New Roman"/>
          <w:lang w:val="en-CA"/>
        </w:rPr>
        <w:t>)</w:t>
      </w:r>
      <w:r w:rsidR="009C5DEA">
        <w:rPr>
          <w:rFonts w:ascii="Times New Roman" w:hAnsi="Times New Roman" w:cs="Times New Roman"/>
          <w:lang w:val="en-CA"/>
        </w:rPr>
        <w:t xml:space="preserve"> show resilience to urban cold, others like the </w:t>
      </w:r>
      <w:r w:rsidR="00363650">
        <w:rPr>
          <w:rFonts w:ascii="Times New Roman" w:hAnsi="Times New Roman" w:cs="Times New Roman"/>
          <w:lang w:val="en-CA"/>
        </w:rPr>
        <w:t>northern cardinal</w:t>
      </w:r>
      <w:r w:rsidR="009C5DEA">
        <w:rPr>
          <w:rFonts w:ascii="Times New Roman" w:hAnsi="Times New Roman" w:cs="Times New Roman"/>
          <w:lang w:val="en-CA"/>
        </w:rPr>
        <w:t xml:space="preserve"> and the American tree sparrow </w:t>
      </w:r>
      <w:r w:rsidR="009C5DEA">
        <w:rPr>
          <w:rFonts w:ascii="Times New Roman" w:hAnsi="Times New Roman" w:cs="Times New Roman"/>
          <w:lang w:val="en-CA"/>
        </w:rPr>
        <w:t xml:space="preserve">demonstrate cold-driven colonization, </w:t>
      </w:r>
      <w:r w:rsidR="00971ABF">
        <w:rPr>
          <w:rFonts w:ascii="Times New Roman" w:hAnsi="Times New Roman" w:cs="Times New Roman"/>
          <w:lang w:val="en-CA"/>
        </w:rPr>
        <w:t xml:space="preserve">colonizing cities rather than rural sites, </w:t>
      </w:r>
      <w:r w:rsidR="009C5DEA">
        <w:rPr>
          <w:rFonts w:ascii="Times New Roman" w:hAnsi="Times New Roman" w:cs="Times New Roman"/>
          <w:lang w:val="en-CA"/>
        </w:rPr>
        <w:t>suggesting species-specific thermal strategies</w:t>
      </w:r>
      <w:r w:rsidR="00EF75A1">
        <w:rPr>
          <w:rFonts w:ascii="Times New Roman" w:hAnsi="Times New Roman" w:cs="Times New Roman"/>
          <w:lang w:val="en-CA"/>
        </w:rPr>
        <w:t xml:space="preserve"> </w:t>
      </w:r>
      <w:r w:rsidR="00EF75A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F75A1">
        <w:rPr>
          <w:rFonts w:ascii="Times New Roman" w:hAnsi="Times New Roman" w:cs="Times New Roman"/>
          <w:lang w:val="en-CA"/>
        </w:rPr>
        <w:fldChar w:fldCharType="separate"/>
      </w:r>
      <w:r w:rsidR="00EF75A1">
        <w:rPr>
          <w:rFonts w:ascii="Times New Roman" w:hAnsi="Times New Roman" w:cs="Times New Roman"/>
          <w:noProof/>
          <w:lang w:val="en-CA"/>
        </w:rPr>
        <w:t>(Latimer &amp; Zuckerberg, 2021)</w:t>
      </w:r>
      <w:r w:rsidR="00EF75A1">
        <w:rPr>
          <w:rFonts w:ascii="Times New Roman" w:hAnsi="Times New Roman" w:cs="Times New Roman"/>
          <w:lang w:val="en-CA"/>
        </w:rPr>
        <w:fldChar w:fldCharType="end"/>
      </w:r>
      <w:r w:rsidR="00EF75A1">
        <w:rPr>
          <w:rFonts w:ascii="Times New Roman" w:hAnsi="Times New Roman" w:cs="Times New Roman"/>
          <w:lang w:val="en-CA"/>
        </w:rPr>
        <w:t>.</w:t>
      </w:r>
    </w:p>
    <w:p w:rsidRPr="00236EB2" w:rsidR="00736EF2" w:rsidRDefault="00473811" w14:paraId="264EE8B8" w14:textId="6FEDB1CA">
      <w:pPr>
        <w:spacing w:line="480" w:lineRule="auto"/>
        <w:ind w:firstLine="720"/>
        <w:jc w:val="both"/>
        <w:rPr>
          <w:rFonts w:ascii="Times New Roman" w:hAnsi="Times New Roman" w:cs="Times New Roman"/>
          <w:lang w:val="en-CA"/>
        </w:rPr>
        <w:pPrChange w:author="Frei,Barbara (elle | she, her) (ECCC)" w:date="2025-06-25T16:00:00Z" w16du:dateUtc="2025-06-25T20:00:00Z" w:id="136">
          <w:pPr>
            <w:spacing w:line="480" w:lineRule="auto"/>
            <w:jc w:val="both"/>
          </w:pPr>
        </w:pPrChange>
      </w:pPr>
      <w:r>
        <w:rPr>
          <w:rFonts w:ascii="Times New Roman" w:hAnsi="Times New Roman" w:cs="Times New Roman"/>
          <w:lang w:val="en-CA"/>
        </w:rPr>
        <w:t xml:space="preserve"> </w:t>
      </w:r>
      <w:r w:rsidR="000B4702">
        <w:rPr>
          <w:rFonts w:ascii="Times New Roman" w:hAnsi="Times New Roman" w:cs="Times New Roman"/>
          <w:lang w:val="en-CA"/>
        </w:rPr>
        <w:t>Winter represents a period of acute and chronic energetic stress for small passerines, particularly in northern latitudes</w:t>
      </w:r>
      <w:r w:rsidR="00971ABF">
        <w:rPr>
          <w:rFonts w:ascii="Times New Roman" w:hAnsi="Times New Roman" w:cs="Times New Roman"/>
          <w:lang w:val="en-CA"/>
        </w:rPr>
        <w:t>, where during extreme cold periods birds must maintain a temperature difference from over 40</w:t>
      </w:r>
      <w:r w:rsidR="00C24DEA">
        <w:rPr>
          <w:rFonts w:ascii="Times New Roman" w:hAnsi="Times New Roman" w:cs="Times New Roman"/>
          <w:lang w:val="en-CA"/>
        </w:rPr>
        <w:t>˚C within the bird to under -40˚C outside the bird, with only one or two centimeters of insulation (feathers) to maintain that gradient</w:t>
      </w:r>
      <w:r w:rsidR="000B4702">
        <w:rPr>
          <w:rFonts w:ascii="Times New Roman" w:hAnsi="Times New Roman" w:cs="Times New Roman"/>
          <w:lang w:val="en-CA"/>
        </w:rPr>
        <w:t>. Birds must balance reduced food availability and shorter foraging windows, along with an increased thermoregulatory demand during longer, colder nights</w:t>
      </w:r>
      <w:r w:rsidR="009D088E">
        <w:rPr>
          <w:rFonts w:ascii="Times New Roman" w:hAnsi="Times New Roman" w:cs="Times New Roman"/>
          <w:lang w:val="en-CA"/>
        </w:rPr>
        <w:t xml:space="preserve"> </w:t>
      </w:r>
      <w:r w:rsidR="009D088E">
        <w:rPr>
          <w:rFonts w:ascii="Times New Roman" w:hAnsi="Times New Roman" w:cs="Times New Roman"/>
          <w:lang w:val="en-CA"/>
        </w:rPr>
        <w:fldChar w:fldCharType="begin"/>
      </w:r>
      <w:r w:rsidR="009D088E">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9D088E">
        <w:rPr>
          <w:rFonts w:ascii="Times New Roman" w:hAnsi="Times New Roman" w:cs="Times New Roman"/>
          <w:lang w:val="en-CA"/>
        </w:rPr>
        <w:fldChar w:fldCharType="separate"/>
      </w:r>
      <w:r w:rsidR="009D088E">
        <w:rPr>
          <w:rFonts w:ascii="Times New Roman" w:hAnsi="Times New Roman" w:cs="Times New Roman"/>
          <w:noProof/>
          <w:lang w:val="en-CA"/>
        </w:rPr>
        <w:t>(Petit et al., 2017)</w:t>
      </w:r>
      <w:r w:rsidR="009D088E">
        <w:rPr>
          <w:rFonts w:ascii="Times New Roman" w:hAnsi="Times New Roman" w:cs="Times New Roman"/>
          <w:lang w:val="en-CA"/>
        </w:rPr>
        <w:fldChar w:fldCharType="end"/>
      </w:r>
      <w:r w:rsidR="009D088E">
        <w:rPr>
          <w:rFonts w:ascii="Times New Roman" w:hAnsi="Times New Roman" w:cs="Times New Roman"/>
          <w:lang w:val="en-CA"/>
        </w:rPr>
        <w:t xml:space="preserve">. </w:t>
      </w:r>
      <w:r w:rsidR="000B4702">
        <w:rPr>
          <w:rFonts w:ascii="Times New Roman" w:hAnsi="Times New Roman" w:cs="Times New Roman"/>
          <w:lang w:val="en-CA"/>
        </w:rPr>
        <w:t>Physiological adaptations</w:t>
      </w:r>
      <w:r w:rsidR="00452A3C">
        <w:rPr>
          <w:rFonts w:ascii="Times New Roman" w:hAnsi="Times New Roman" w:cs="Times New Roman"/>
          <w:lang w:val="en-CA"/>
        </w:rPr>
        <w:t>,</w:t>
      </w:r>
      <w:r w:rsidR="000B4702">
        <w:rPr>
          <w:rFonts w:ascii="Times New Roman" w:hAnsi="Times New Roman" w:cs="Times New Roman"/>
          <w:lang w:val="en-CA"/>
        </w:rPr>
        <w:t xml:space="preserve"> such as the elevated heart rate observed in Eurasian blackbirds</w:t>
      </w:r>
      <w:r w:rsidR="00A8602C">
        <w:rPr>
          <w:rFonts w:ascii="Times New Roman" w:hAnsi="Times New Roman" w:cs="Times New Roman"/>
          <w:lang w:val="en-CA"/>
        </w:rPr>
        <w:t xml:space="preserve"> (</w:t>
      </w:r>
      <w:r w:rsidR="00A8602C">
        <w:rPr>
          <w:rFonts w:ascii="Times New Roman" w:hAnsi="Times New Roman" w:cs="Times New Roman"/>
          <w:i/>
          <w:iCs/>
          <w:lang w:val="en-CA"/>
        </w:rPr>
        <w:t>Turdus merula</w:t>
      </w:r>
      <w:r w:rsidR="00A36D8F">
        <w:rPr>
          <w:rFonts w:ascii="Times New Roman" w:hAnsi="Times New Roman" w:cs="Times New Roman"/>
          <w:lang w:val="en-CA"/>
        </w:rPr>
        <w:t>)</w:t>
      </w:r>
      <w:r w:rsidR="000B4702">
        <w:rPr>
          <w:rFonts w:ascii="Times New Roman" w:hAnsi="Times New Roman" w:cs="Times New Roman"/>
          <w:lang w:val="en-CA"/>
        </w:rPr>
        <w:t xml:space="preserve"> during colder temperatures could help preserve </w:t>
      </w:r>
      <w:r w:rsidR="00A36D8F">
        <w:rPr>
          <w:rFonts w:ascii="Times New Roman" w:hAnsi="Times New Roman" w:cs="Times New Roman"/>
          <w:lang w:val="en-CA"/>
        </w:rPr>
        <w:t>heat by burning more energy</w:t>
      </w:r>
      <w:r w:rsidR="000B4702">
        <w:rPr>
          <w:rFonts w:ascii="Times New Roman" w:hAnsi="Times New Roman" w:cs="Times New Roman"/>
          <w:lang w:val="en-CA"/>
        </w:rPr>
        <w:t xml:space="preserve"> </w:t>
      </w:r>
      <w:r w:rsidR="000B4702">
        <w:rPr>
          <w:rFonts w:ascii="Times New Roman" w:hAnsi="Times New Roman" w:cs="Times New Roman"/>
          <w:lang w:val="en-CA"/>
        </w:rPr>
        <w:fldChar w:fldCharType="begin"/>
      </w:r>
      <w:r w:rsidR="000B4702">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000B4702">
        <w:rPr>
          <w:rFonts w:ascii="Times New Roman" w:hAnsi="Times New Roman" w:cs="Times New Roman"/>
          <w:lang w:val="en-CA"/>
        </w:rPr>
        <w:fldChar w:fldCharType="separate"/>
      </w:r>
      <w:r w:rsidR="000B4702">
        <w:rPr>
          <w:rFonts w:ascii="Times New Roman" w:hAnsi="Times New Roman" w:cs="Times New Roman"/>
          <w:noProof/>
          <w:lang w:val="en-CA"/>
        </w:rPr>
        <w:t>(Linek et al., 2021)</w:t>
      </w:r>
      <w:r w:rsidR="000B4702">
        <w:rPr>
          <w:rFonts w:ascii="Times New Roman" w:hAnsi="Times New Roman" w:cs="Times New Roman"/>
          <w:lang w:val="en-CA"/>
        </w:rPr>
        <w:fldChar w:fldCharType="end"/>
      </w:r>
      <w:r w:rsidR="000B4702">
        <w:rPr>
          <w:rFonts w:ascii="Times New Roman" w:hAnsi="Times New Roman" w:cs="Times New Roman"/>
          <w:lang w:val="en-CA"/>
        </w:rPr>
        <w:t xml:space="preserve">. </w:t>
      </w:r>
      <w:r w:rsidR="008D04C6">
        <w:rPr>
          <w:rFonts w:ascii="Times New Roman" w:hAnsi="Times New Roman" w:cs="Times New Roman"/>
          <w:lang w:val="en-CA"/>
        </w:rPr>
        <w:t>Small passerine b</w:t>
      </w:r>
      <w:r w:rsidR="009D088E">
        <w:rPr>
          <w:rFonts w:ascii="Times New Roman" w:hAnsi="Times New Roman" w:cs="Times New Roman"/>
          <w:lang w:val="en-CA"/>
        </w:rPr>
        <w:t xml:space="preserve">irds </w:t>
      </w:r>
      <w:r w:rsidR="008D04C6">
        <w:rPr>
          <w:rFonts w:ascii="Times New Roman" w:hAnsi="Times New Roman" w:cs="Times New Roman"/>
          <w:lang w:val="en-CA"/>
        </w:rPr>
        <w:t>spending</w:t>
      </w:r>
      <w:r w:rsidR="009D088E">
        <w:rPr>
          <w:rFonts w:ascii="Times New Roman" w:hAnsi="Times New Roman" w:cs="Times New Roman"/>
          <w:lang w:val="en-CA"/>
        </w:rPr>
        <w:t xml:space="preserve"> winter </w:t>
      </w:r>
      <w:r w:rsidR="000B4702">
        <w:rPr>
          <w:rFonts w:ascii="Times New Roman" w:hAnsi="Times New Roman" w:cs="Times New Roman"/>
          <w:lang w:val="en-CA"/>
        </w:rPr>
        <w:t>at</w:t>
      </w:r>
      <w:r w:rsidR="009D088E">
        <w:rPr>
          <w:rFonts w:ascii="Times New Roman" w:hAnsi="Times New Roman" w:cs="Times New Roman"/>
          <w:lang w:val="en-CA"/>
        </w:rPr>
        <w:t xml:space="preserve"> higher latitudes </w:t>
      </w:r>
      <w:r w:rsidR="000B4702">
        <w:rPr>
          <w:rFonts w:ascii="Times New Roman" w:hAnsi="Times New Roman" w:cs="Times New Roman"/>
          <w:lang w:val="en-CA"/>
        </w:rPr>
        <w:t>are required to</w:t>
      </w:r>
      <w:r w:rsidR="008D04C6">
        <w:rPr>
          <w:rFonts w:ascii="Times New Roman" w:hAnsi="Times New Roman" w:cs="Times New Roman"/>
          <w:lang w:val="en-CA"/>
        </w:rPr>
        <w:t xml:space="preserve"> </w:t>
      </w:r>
      <w:r w:rsidR="005946FF">
        <w:rPr>
          <w:rFonts w:ascii="Times New Roman" w:hAnsi="Times New Roman" w:cs="Times New Roman"/>
          <w:lang w:val="en-CA"/>
        </w:rPr>
        <w:t xml:space="preserve">display optimal energy management in a multifaceted way to survive through the harsh conditions </w:t>
      </w:r>
      <w:r w:rsidR="005946FF">
        <w:rPr>
          <w:rFonts w:ascii="Times New Roman" w:hAnsi="Times New Roman" w:cs="Times New Roman"/>
          <w:lang w:val="en-CA"/>
        </w:rPr>
        <w:fldChar w:fldCharType="begin"/>
      </w:r>
      <w:r w:rsidR="005946FF">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5946FF">
        <w:rPr>
          <w:rFonts w:ascii="Times New Roman" w:hAnsi="Times New Roman" w:cs="Times New Roman"/>
          <w:lang w:val="en-CA"/>
        </w:rPr>
        <w:fldChar w:fldCharType="separate"/>
      </w:r>
      <w:r w:rsidR="005946FF">
        <w:rPr>
          <w:rFonts w:ascii="Times New Roman" w:hAnsi="Times New Roman" w:cs="Times New Roman"/>
          <w:noProof/>
          <w:lang w:val="en-CA"/>
        </w:rPr>
        <w:t>(Andreev, 1999; Brodin, 2007; Petit et al., 2017)</w:t>
      </w:r>
      <w:r w:rsidR="005946FF">
        <w:rPr>
          <w:rFonts w:ascii="Times New Roman" w:hAnsi="Times New Roman" w:cs="Times New Roman"/>
          <w:lang w:val="en-CA"/>
        </w:rPr>
        <w:fldChar w:fldCharType="end"/>
      </w:r>
      <w:r w:rsidR="005946FF">
        <w:rPr>
          <w:rFonts w:ascii="Times New Roman" w:hAnsi="Times New Roman" w:cs="Times New Roman"/>
          <w:lang w:val="en-CA"/>
        </w:rPr>
        <w:t>.</w:t>
      </w:r>
      <w:r w:rsidR="00FC1D09">
        <w:rPr>
          <w:rFonts w:ascii="Times New Roman" w:hAnsi="Times New Roman" w:cs="Times New Roman"/>
          <w:lang w:val="en-CA"/>
        </w:rPr>
        <w:t xml:space="preserve"> </w:t>
      </w:r>
      <w:r w:rsidR="000B4702">
        <w:rPr>
          <w:rFonts w:ascii="Times New Roman" w:hAnsi="Times New Roman" w:cs="Times New Roman"/>
          <w:lang w:val="en-CA"/>
        </w:rPr>
        <w:t>In addition, weather severity, including extreme wind events, has been linked to increased mortality in wintering seabirds</w:t>
      </w:r>
      <w:r w:rsidR="006C3D6F">
        <w:rPr>
          <w:rFonts w:ascii="Times New Roman" w:hAnsi="Times New Roman" w:cs="Times New Roman"/>
          <w:lang w:val="en-CA"/>
        </w:rPr>
        <w:t xml:space="preserve"> </w:t>
      </w:r>
      <w:r w:rsidR="006C3D6F">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{"citationID":"ZZArQpNe","properties":{"formattedCitation":"(Louzao et al., 2019)","plainCitation":"(Louzao et al., 2019)","noteIndex":0},"citationItems":[{"id":882,"uris":["http://zotero.org/users/16770306/items/8QF99HTI","http://zotero.org/users/16770306/items/Q6LSKKRV"],"itemData":{"id":882,"type":"article-journal","abstract":"Changing environmental conditions can have non-linear effects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different ways, we employed a multi threshold wind speed approach to assess which criteria yielded the strongest predictions. By focusing on a highly vulnerable species, the common guillemot Uria aalge, we hypothesized that bird mortality would be related to a cumulative effect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identified a threshold response of bird mortality in relation to extreme wind events above which birds experienced consistent increased mortality, which was especially evident in the heavier winter (e.g. 2013/2014). Our methodological approach provides insights on the definition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Indicators","page":"183-192","source":"ScienceDirect","title":"Threshold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4,1]]}}}],"schema":"https://github.com/citation-style-language/schema/raw/master/csl-citation.json"} </w:instrText>
      </w:r>
      <w:r w:rsidR="006C3D6F">
        <w:rPr>
          <w:rFonts w:ascii="Times New Roman" w:hAnsi="Times New Roman" w:cs="Times New Roman"/>
          <w:lang w:val="en-CA"/>
        </w:rPr>
        <w:fldChar w:fldCharType="separate"/>
      </w:r>
      <w:r w:rsidR="006C3D6F">
        <w:rPr>
          <w:rFonts w:ascii="Times New Roman" w:hAnsi="Times New Roman" w:cs="Times New Roman"/>
          <w:noProof/>
          <w:lang w:val="en-CA"/>
        </w:rPr>
        <w:t>(Louzao et al., 2019)</w:t>
      </w:r>
      <w:r w:rsidR="006C3D6F">
        <w:rPr>
          <w:rFonts w:ascii="Times New Roman" w:hAnsi="Times New Roman" w:cs="Times New Roman"/>
          <w:lang w:val="en-CA"/>
        </w:rPr>
        <w:fldChar w:fldCharType="end"/>
      </w:r>
      <w:r w:rsidR="006C3D6F">
        <w:rPr>
          <w:rFonts w:ascii="Times New Roman" w:hAnsi="Times New Roman" w:cs="Times New Roman"/>
          <w:lang w:val="en-CA"/>
        </w:rPr>
        <w:t xml:space="preserve">. </w:t>
      </w:r>
      <w:r w:rsidR="00FB3132">
        <w:rPr>
          <w:rFonts w:ascii="Times New Roman" w:hAnsi="Times New Roman" w:cs="Times New Roman"/>
          <w:lang w:val="en-CA"/>
        </w:rPr>
        <w:t xml:space="preserve">This may also be especially relevant in urban settings, where wind tunnel effects created by buildings can amplify exposure to harsh microclimates </w:t>
      </w:r>
      <w:commentRangeStart w:id="137"/>
      <w:commentRangeStart w:id="138"/>
      <w:r w:rsidR="00FE183E">
        <w:rPr>
          <w:rFonts w:ascii="Times New Roman" w:hAnsi="Times New Roman" w:cs="Times New Roman"/>
          <w:lang w:val="en-CA"/>
        </w:rPr>
        <w:fldChar w:fldCharType="begin"/>
      </w:r>
      <w:r w:rsidR="00FE183E">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00FE183E">
        <w:rPr>
          <w:rFonts w:ascii="Times New Roman" w:hAnsi="Times New Roman" w:cs="Times New Roman"/>
          <w:lang w:val="en-CA"/>
        </w:rPr>
        <w:fldChar w:fldCharType="separate"/>
      </w:r>
      <w:r w:rsidR="00FE183E">
        <w:rPr>
          <w:rFonts w:ascii="Times New Roman" w:hAnsi="Times New Roman" w:cs="Times New Roman"/>
          <w:noProof/>
          <w:lang w:val="en-CA"/>
        </w:rPr>
        <w:t>(Kamei &amp; Maruta, 1979)</w:t>
      </w:r>
      <w:r w:rsidR="00FE183E">
        <w:rPr>
          <w:rFonts w:ascii="Times New Roman" w:hAnsi="Times New Roman" w:cs="Times New Roman"/>
          <w:lang w:val="en-CA"/>
        </w:rPr>
        <w:fldChar w:fldCharType="end"/>
      </w:r>
      <w:commentRangeEnd w:id="137"/>
      <w:r w:rsidR="00876481">
        <w:rPr>
          <w:rStyle w:val="CommentReference"/>
        </w:rPr>
        <w:commentReference w:id="137"/>
      </w:r>
      <w:commentRangeEnd w:id="138"/>
      <w:r w:rsidR="005D5923">
        <w:rPr>
          <w:rStyle w:val="CommentReference"/>
        </w:rPr>
        <w:commentReference w:id="138"/>
      </w:r>
      <w:r w:rsidR="00FE183E">
        <w:rPr>
          <w:rFonts w:ascii="Times New Roman" w:hAnsi="Times New Roman" w:cs="Times New Roman"/>
          <w:lang w:val="en-CA"/>
        </w:rPr>
        <w:t>.</w:t>
      </w:r>
      <w:r w:rsidRPr="009261C5" w:rsidR="00736EF2">
        <w:rPr>
          <w:lang w:val="en-CA"/>
        </w:rPr>
        <w:tab/>
      </w:r>
      <w:r w:rsidRPr="009261C5" w:rsidR="00736EF2">
        <w:rPr>
          <w:lang w:val="en-CA"/>
        </w:rPr>
        <w:tab/>
      </w:r>
    </w:p>
    <w:p w:rsidRPr="009261C5" w:rsidR="00736EF2" w:rsidP="00736EF2" w:rsidRDefault="00736EF2" w14:paraId="2DD119E7" w14:textId="77777777">
      <w:pPr>
        <w:rPr>
          <w:lang w:val="en-CA"/>
        </w:rPr>
      </w:pPr>
    </w:p>
    <w:p w:rsidRPr="00226AB0" w:rsidR="00D24FBE" w:rsidP="00CE5492" w:rsidRDefault="00736EF2" w14:paraId="31F032CE" w14:textId="60DA81EC">
      <w:pPr>
        <w:pStyle w:val="Heading3"/>
        <w:spacing w:line="480" w:lineRule="auto"/>
        <w:rPr>
          <w:rFonts w:ascii="Times New Roman" w:hAnsi="Times New Roman" w:cs="Times New Roman"/>
          <w:b/>
          <w:bCs/>
          <w:color w:val="000000" w:themeColor="text1"/>
          <w:lang w:val="en-CA"/>
        </w:rPr>
      </w:pPr>
      <w:bookmarkStart w:name="_Toc204638459" w:id="139"/>
      <w:r>
        <w:rPr>
          <w:rFonts w:ascii="Times New Roman" w:hAnsi="Times New Roman" w:cs="Times New Roman"/>
          <w:b/>
          <w:bCs/>
          <w:color w:val="000000" w:themeColor="text1"/>
          <w:lang w:val="en-CA"/>
        </w:rPr>
        <w:t>Use of very high frequency (VHF) telemetry in bird research</w:t>
      </w:r>
      <w:bookmarkEnd w:id="139"/>
    </w:p>
    <w:p w:rsidRPr="002F6ED3" w:rsidR="002F6ED3" w:rsidP="00CE5492" w:rsidRDefault="002F6ED3" w14:paraId="09E8D531" w14:textId="25920ECA">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Telemetry in wildlife research </w:t>
      </w:r>
      <w:r w:rsidR="00306D97">
        <w:rPr>
          <w:rFonts w:ascii="Times New Roman" w:hAnsi="Times New Roman" w:cs="Times New Roman"/>
          <w:color w:val="000000" w:themeColor="text1"/>
          <w:lang w:val="en-CA"/>
        </w:rPr>
        <w:t>is</w:t>
      </w:r>
      <w:r w:rsidRPr="002F6ED3">
        <w:rPr>
          <w:rFonts w:ascii="Times New Roman" w:hAnsi="Times New Roman" w:cs="Times New Roman"/>
          <w:color w:val="000000" w:themeColor="text1"/>
          <w:lang w:val="en-CA"/>
        </w:rPr>
        <w:t xml:space="preserve"> defined as a group of techniques used to remotely acquire information (geographical, physiological, environmental, etc.) on animals equipped with various data-collecting devices  </w:t>
      </w:r>
      <w:r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1989)","noteIndex":0},"citationItems":[{"id":"mxBzkJG8/CONBuEl2","uris":["http://zotero.org/users/16770306/items/5JH4VN9P"],"itemData":{"id":290,"type":"chapter","abstract":"Publisher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(Rodgers, 2001; Thohari, 1989)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w:t>
      </w:r>
      <w:r w:rsidRPr="002F6ED3">
        <w:rPr>
          <w:rFonts w:ascii="Times New Roman" w:hAnsi="Times New Roman" w:cs="Times New Roman"/>
          <w:color w:val="000000" w:themeColor="text1"/>
          <w:lang w:val="en-CA"/>
        </w:rPr>
        <w:t xml:space="preserve">among others. </w:t>
      </w:r>
      <w:r w:rsidR="00421A1E">
        <w:rPr>
          <w:rFonts w:ascii="Times New Roman" w:hAnsi="Times New Roman" w:cs="Times New Roman"/>
          <w:color w:val="000000" w:themeColor="text1"/>
          <w:lang w:val="en-CA"/>
        </w:rPr>
        <w:t>At the present time, GPS-based tracking remain</w:t>
      </w:r>
      <w:r w:rsidR="00C847E1">
        <w:rPr>
          <w:rFonts w:ascii="Times New Roman" w:hAnsi="Times New Roman" w:cs="Times New Roman"/>
          <w:color w:val="000000" w:themeColor="text1"/>
          <w:lang w:val="en-CA"/>
        </w:rPr>
        <w:t xml:space="preserve">s one of the most </w:t>
      </w:r>
      <w:r w:rsidR="0091616C">
        <w:rPr>
          <w:rFonts w:ascii="Times New Roman" w:hAnsi="Times New Roman" w:cs="Times New Roman"/>
          <w:color w:val="000000" w:themeColor="text1"/>
          <w:lang w:val="en-CA"/>
        </w:rPr>
        <w:t xml:space="preserve">reliable and </w:t>
      </w:r>
      <w:r w:rsidR="00C847E1">
        <w:rPr>
          <w:rFonts w:ascii="Times New Roman" w:hAnsi="Times New Roman" w:cs="Times New Roman"/>
          <w:color w:val="000000" w:themeColor="text1"/>
          <w:lang w:val="en-CA"/>
        </w:rPr>
        <w:t xml:space="preserve">widely used method for monitoring animal movements, especially since the </w:t>
      </w:r>
      <w:r w:rsidR="0091616C">
        <w:rPr>
          <w:rFonts w:ascii="Times New Roman" w:hAnsi="Times New Roman" w:cs="Times New Roman"/>
          <w:color w:val="000000" w:themeColor="text1"/>
          <w:lang w:val="en-CA"/>
        </w:rPr>
        <w:t>degradation of large-scale monitoring initiatives such as ICARUS (</w:t>
      </w:r>
      <w:r w:rsidR="00D158EC">
        <w:rPr>
          <w:rFonts w:ascii="Times New Roman" w:hAnsi="Times New Roman" w:cs="Times New Roman"/>
          <w:color w:val="000000" w:themeColor="text1"/>
          <w:lang w:val="en-CA"/>
        </w:rPr>
        <w:t>which was initially relying on the International Space Station’s partnership with the Russian Space Agency)</w:t>
      </w:r>
      <w:r w:rsidR="00E02936">
        <w:rPr>
          <w:rFonts w:ascii="Times New Roman" w:hAnsi="Times New Roman" w:cs="Times New Roman"/>
          <w:color w:val="000000" w:themeColor="text1"/>
          <w:lang w:val="en-CA"/>
        </w:rPr>
        <w:t xml:space="preserve"> </w:t>
      </w:r>
      <w:r w:rsidR="00E02936">
        <w:rPr>
          <w:rFonts w:ascii="Times New Roman" w:hAnsi="Times New Roman" w:cs="Times New Roman"/>
          <w:color w:val="000000" w:themeColor="text1"/>
          <w:lang w:val="en-CA"/>
        </w:rPr>
        <w:fldChar w:fldCharType="begin"/>
      </w:r>
      <w:r w:rsidR="00EA6982">
        <w:rPr>
          <w:rFonts w:ascii="Times New Roman" w:hAnsi="Times New Roman" w:cs="Times New Roman"/>
          <w:color w:val="000000" w:themeColor="text1"/>
          <w:lang w:val="en-CA"/>
        </w:rPr>
        <w:instrText xml:space="preserve"> ADDIN ZOTERO_ITEM CSL_CITATION {"citationID":"AMAVJVts","properties":{"formattedCitation":"(M\\uc0\\u252{}ller &amp; Avolio, 2023)","plainCitation":"(Müller &amp; Avolio, 2023)","noteIndex":0},"citationItems":[{"id":1040,"uris":["http://zotero.org/users/16770306/items/KL27ATR9"],"itemData":{"id":1040,"type":"webpage","abstract":"ICARUS has begun testing its new satellite receiver that will continue uninterrupted tracking of animals from space","container-title":"Max-Planck-Gesellschaft","language":"en","title":"Icarus flies faster, further","URL":"https://www.mpg.de/20614880/0711-ornr-icarus-flies-faster-further-987453-x","author":[{"family":"Müller","given":"Uschi"},{"family":"Avolio","given":"Carla"}],"accessed":{"date-parts":[["2025",7,18]]},"issued":{"date-parts":[["2023",7,11]]}}}],"schema":"https://github.com/citation-style-language/schema/raw/master/csl-citation.json"} </w:instrText>
      </w:r>
      <w:r w:rsidR="00E02936">
        <w:rPr>
          <w:rFonts w:ascii="Times New Roman" w:hAnsi="Times New Roman" w:cs="Times New Roman"/>
          <w:color w:val="000000" w:themeColor="text1"/>
          <w:lang w:val="en-CA"/>
        </w:rPr>
        <w:fldChar w:fldCharType="separate"/>
      </w:r>
      <w:r w:rsidRPr="00EA6982" w:rsidR="00EA6982">
        <w:rPr>
          <w:rFonts w:ascii="Times New Roman" w:hAnsi="Times New Roman" w:cs="Times New Roman"/>
          <w:color w:val="000000"/>
          <w:kern w:val="0"/>
          <w:lang w:val="en-US"/>
        </w:rPr>
        <w:t>(Müller &amp; Avolio, 2023)</w:t>
      </w:r>
      <w:r w:rsidR="00E02936">
        <w:rPr>
          <w:rFonts w:ascii="Times New Roman" w:hAnsi="Times New Roman" w:cs="Times New Roman"/>
          <w:color w:val="000000" w:themeColor="text1"/>
          <w:lang w:val="en-CA"/>
        </w:rPr>
        <w:fldChar w:fldCharType="end"/>
      </w:r>
      <w:r w:rsidR="00D158EC">
        <w:rPr>
          <w:rFonts w:ascii="Times New Roman" w:hAnsi="Times New Roman" w:cs="Times New Roman"/>
          <w:color w:val="000000" w:themeColor="text1"/>
          <w:lang w:val="en-CA"/>
        </w:rPr>
        <w:t xml:space="preserve">. </w:t>
      </w:r>
      <w:r w:rsidR="00306D97">
        <w:rPr>
          <w:rFonts w:ascii="Times New Roman" w:hAnsi="Times New Roman" w:cs="Times New Roman"/>
          <w:color w:val="000000" w:themeColor="text1"/>
          <w:lang w:val="en-CA"/>
        </w:rPr>
        <w:t>Telemetry</w:t>
      </w:r>
      <w:r w:rsidRPr="002F6ED3">
        <w:rPr>
          <w:rFonts w:ascii="Times New Roman" w:hAnsi="Times New Roman" w:cs="Times New Roman"/>
          <w:color w:val="000000" w:themeColor="text1"/>
          <w:lang w:val="en-CA"/>
        </w:rPr>
        <w:t xml:space="preserve"> technologies have significantly improved recently, with high</w:t>
      </w:r>
      <w:r w:rsidR="00985769">
        <w:rPr>
          <w:rFonts w:ascii="Times New Roman" w:hAnsi="Times New Roman" w:cs="Times New Roman"/>
          <w:color w:val="000000" w:themeColor="text1"/>
          <w:lang w:val="en-CA"/>
        </w:rPr>
        <w:t>er</w:t>
      </w:r>
      <w:r w:rsidRPr="002F6ED3">
        <w:rPr>
          <w:rFonts w:ascii="Times New Roman" w:hAnsi="Times New Roman" w:cs="Times New Roman"/>
          <w:color w:val="000000" w:themeColor="text1"/>
          <w:lang w:val="en-CA"/>
        </w:rPr>
        <w:t xml:space="preserve"> success rates</w:t>
      </w:r>
      <w:r w:rsidR="00985769">
        <w:rPr>
          <w:rFonts w:ascii="Times New Roman" w:hAnsi="Times New Roman" w:cs="Times New Roman"/>
          <w:color w:val="000000" w:themeColor="text1"/>
          <w:lang w:val="en-CA"/>
        </w:rPr>
        <w:t xml:space="preserve"> for satellite fixes</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w:instrText>
      </w:r>
      <w:r w:rsidRPr="00985769">
        <w:rPr>
          <w:rFonts w:ascii="Times New Roman" w:hAnsi="Times New Roman" w:cs="Times New Roman"/>
          <w:color w:val="000000" w:themeColor="text1"/>
          <w:lang w:val="en-CA"/>
        </w:rPr>
        <w:instrText xml:space="preserve"> of performance. However, 48% of the unit deployments ended premature</w:instrText>
      </w:r>
      <w:r w:rsidRPr="002F6ED3">
        <w:rPr>
          <w:rFonts w:ascii="Times New Roman" w:hAnsi="Times New Roman" w:cs="Times New Roman"/>
          <w:color w:val="000000" w:themeColor="text1"/>
        </w:rPr>
        <w:instrText>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Moreover, the size and weight of these devices </w:t>
      </w:r>
      <w:r w:rsidR="007F4873">
        <w:rPr>
          <w:rFonts w:ascii="Times New Roman" w:hAnsi="Times New Roman" w:cs="Times New Roman"/>
          <w:color w:val="000000" w:themeColor="text1"/>
          <w:lang w:val="en-CA"/>
        </w:rPr>
        <w:t xml:space="preserve">has decreased </w:t>
      </w:r>
      <w:proofErr w:type="spellStart"/>
      <w:r w:rsidR="007F4873">
        <w:rPr>
          <w:rFonts w:ascii="Times New Roman" w:hAnsi="Times New Roman" w:cs="Times New Roman"/>
          <w:color w:val="000000" w:themeColor="text1"/>
          <w:lang w:val="en-CA"/>
        </w:rPr>
        <w:t>substrantially</w:t>
      </w:r>
      <w:proofErr w:type="spellEnd"/>
      <w:r w:rsidR="007F4873">
        <w:rPr>
          <w:rFonts w:ascii="Times New Roman" w:hAnsi="Times New Roman" w:cs="Times New Roman"/>
          <w:color w:val="000000" w:themeColor="text1"/>
          <w:lang w:val="en-CA"/>
        </w:rPr>
        <w:t xml:space="preserve"> over the past 40 years,</w:t>
      </w:r>
      <w:r w:rsidRPr="002F6ED3">
        <w:rPr>
          <w:rFonts w:ascii="Times New Roman" w:hAnsi="Times New Roman" w:cs="Times New Roman"/>
          <w:color w:val="000000" w:themeColor="text1"/>
          <w:lang w:val="en-CA"/>
        </w:rPr>
        <w:t xml:space="preserve"> as the technology around them improves (smaller batteries with longer runtime, increased memory storage, increased use of microcomputers, etc.), </w:t>
      </w:r>
      <w:r w:rsidR="007F4873">
        <w:rPr>
          <w:rFonts w:ascii="Times New Roman" w:hAnsi="Times New Roman" w:cs="Times New Roman"/>
          <w:color w:val="000000" w:themeColor="text1"/>
          <w:lang w:val="en-CA"/>
        </w:rPr>
        <w:t xml:space="preserve">increasing the number of species that can be tracked, </w:t>
      </w:r>
      <w:r w:rsidRPr="002F6ED3">
        <w:rPr>
          <w:rFonts w:ascii="Times New Roman" w:hAnsi="Times New Roman" w:cs="Times New Roman"/>
          <w:color w:val="000000" w:themeColor="text1"/>
          <w:lang w:val="en-CA"/>
        </w:rPr>
        <w:t xml:space="preserve">generating </w:t>
      </w:r>
      <w:commentRangeStart w:id="140"/>
      <w:r w:rsidR="00876481">
        <w:rPr>
          <w:rFonts w:ascii="Times New Roman" w:hAnsi="Times New Roman" w:cs="Times New Roman"/>
          <w:color w:val="000000" w:themeColor="text1"/>
          <w:lang w:val="en-CA"/>
        </w:rPr>
        <w:t>many</w:t>
      </w:r>
      <w:commentRangeEnd w:id="140"/>
      <w:r w:rsidR="00876481">
        <w:rPr>
          <w:rStyle w:val="CommentReference"/>
        </w:rPr>
        <w:commentReference w:id="140"/>
      </w:r>
      <w:r w:rsidRPr="002F6ED3">
        <w:rPr>
          <w:rFonts w:ascii="Times New Roman" w:hAnsi="Times New Roman" w:cs="Times New Roman"/>
          <w:color w:val="000000" w:themeColor="text1"/>
          <w:lang w:val="en-CA"/>
        </w:rPr>
        <w:t xml:space="preserve"> possible applications in the field of wildlife conservation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876481">
        <w:rPr>
          <w:rFonts w:ascii="Times New Roman" w:hAnsi="Times New Roman" w:cs="Times New Roman"/>
          <w:color w:val="000000" w:themeColor="text1"/>
          <w:lang w:val="en-CA"/>
          <w:rPrChange w:author="Kyle Elliott, Dr" w:date="2025-06-17T19:01:00Z" w16du:dateUtc="2025-06-17T23:01:00Z" w:id="141">
            <w:rPr>
              <w:rFonts w:ascii="Times New Roman" w:hAnsi="Times New Roman" w:cs="Times New Roman"/>
              <w:color w:val="000000" w:themeColor="text1"/>
            </w:rPr>
          </w:rPrChange>
        </w:rPr>
        <w:instrText xml:space="preserve">re high and were generally better predicted by species and unit characteristics, while environmental characteristics influenced the variability of performance. However, 48% of the unit deployments ended prematurely, </w:instrText>
      </w:r>
      <w:r w:rsidRPr="00255368">
        <w:rPr>
          <w:rFonts w:ascii="Times New Roman" w:hAnsi="Times New Roman" w:cs="Times New Roman"/>
          <w:color w:val="000000" w:themeColor="text1"/>
          <w:lang w:val="en-CA"/>
        </w:rPr>
        <w:instrText>half</w:instrText>
      </w:r>
      <w:r w:rsidRPr="002F6ED3">
        <w:rPr>
          <w:rFonts w:ascii="Times New Roman" w:hAnsi="Times New Roman" w:cs="Times New Roman"/>
          <w:color w:val="000000" w:themeColor="text1"/>
        </w:rPr>
        <w:instrText xml:space="preserve">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rsidR="00CE5492" w:rsidP="00CE5492" w:rsidRDefault="00756A76" w14:paraId="1498C094" w14:textId="77368D7E">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The</w:t>
      </w:r>
      <w:r w:rsidRPr="002F6ED3" w:rsidR="002F6ED3">
        <w:rPr>
          <w:rFonts w:ascii="Times New Roman" w:hAnsi="Times New Roman" w:cs="Times New Roman"/>
          <w:color w:val="000000" w:themeColor="text1"/>
          <w:lang w:val="en-CA"/>
        </w:rPr>
        <w:t xml:space="preserve"> use of tracking devices to study birds can be traced back to </w:t>
      </w:r>
      <w:r>
        <w:rPr>
          <w:rFonts w:ascii="Times New Roman" w:hAnsi="Times New Roman" w:cs="Times New Roman"/>
          <w:color w:val="000000" w:themeColor="text1"/>
          <w:lang w:val="en-CA"/>
        </w:rPr>
        <w:t xml:space="preserve">at least </w:t>
      </w:r>
      <w:r w:rsidRPr="002F6ED3" w:rsidR="002F6ED3">
        <w:rPr>
          <w:rFonts w:ascii="Times New Roman" w:hAnsi="Times New Roman" w:cs="Times New Roman"/>
          <w:color w:val="000000" w:themeColor="text1"/>
          <w:lang w:val="en-CA"/>
        </w:rPr>
        <w:t>the 1960s</w:t>
      </w:r>
      <w:r w:rsidR="001A396F">
        <w:rPr>
          <w:rFonts w:ascii="Times New Roman" w:hAnsi="Times New Roman" w:cs="Times New Roman"/>
          <w:color w:val="000000" w:themeColor="text1"/>
          <w:lang w:val="en-CA"/>
        </w:rPr>
        <w:t xml:space="preserve"> (</w:t>
      </w:r>
      <w:r w:rsidRPr="001A396F" w:rsidR="001A396F">
        <w:rPr>
          <w:rFonts w:ascii="Times New Roman" w:hAnsi="Times New Roman" w:cs="Times New Roman"/>
          <w:color w:val="000000" w:themeColor="text1"/>
          <w:highlight w:val="yellow"/>
          <w:lang w:val="en-CA"/>
        </w:rPr>
        <w:t>REFERENCE</w:t>
      </w:r>
      <w:r w:rsidR="001A396F">
        <w:rPr>
          <w:rFonts w:ascii="Times New Roman" w:hAnsi="Times New Roman" w:cs="Times New Roman"/>
          <w:color w:val="000000" w:themeColor="text1"/>
          <w:lang w:val="en-CA"/>
        </w:rPr>
        <w:t>)</w:t>
      </w:r>
      <w:r w:rsidRPr="002F6ED3" w:rsidR="002F6ED3">
        <w:rPr>
          <w:rFonts w:ascii="Times New Roman" w:hAnsi="Times New Roman" w:cs="Times New Roman"/>
          <w:color w:val="000000" w:themeColor="text1"/>
          <w:lang w:val="en-CA"/>
        </w:rPr>
        <w:t xml:space="preserve">. </w:t>
      </w:r>
      <w:r w:rsidRPr="001A396F" w:rsidR="001A396F">
        <w:rPr>
          <w:rFonts w:ascii="Times New Roman" w:hAnsi="Times New Roman" w:cs="Times New Roman"/>
          <w:color w:val="000000" w:themeColor="text1"/>
          <w:highlight w:val="yellow"/>
          <w:lang w:val="en-CA"/>
        </w:rPr>
        <w:t>BANDING</w:t>
      </w:r>
      <w:r w:rsidR="001A396F">
        <w:rPr>
          <w:rFonts w:ascii="Times New Roman" w:hAnsi="Times New Roman" w:cs="Times New Roman"/>
          <w:color w:val="000000" w:themeColor="text1"/>
          <w:lang w:val="en-CA"/>
        </w:rPr>
        <w:t xml:space="preserve">? </w:t>
      </w:r>
      <w:r w:rsidR="00EC2D4B">
        <w:rPr>
          <w:rFonts w:ascii="Times New Roman" w:hAnsi="Times New Roman" w:cs="Times New Roman"/>
          <w:color w:val="000000" w:themeColor="text1"/>
          <w:lang w:val="en-CA"/>
        </w:rPr>
        <w:t>During</w:t>
      </w:r>
      <w:r w:rsidRPr="002F6ED3" w:rsidR="002F6ED3">
        <w:rPr>
          <w:rFonts w:ascii="Times New Roman" w:hAnsi="Times New Roman" w:cs="Times New Roman"/>
          <w:color w:val="000000" w:themeColor="text1"/>
          <w:lang w:val="en-CA"/>
        </w:rPr>
        <w:t xml:space="preserve"> the </w:t>
      </w:r>
      <w:r w:rsidR="004E395C">
        <w:rPr>
          <w:rFonts w:ascii="Times New Roman" w:hAnsi="Times New Roman" w:cs="Times New Roman"/>
          <w:color w:val="000000" w:themeColor="text1"/>
          <w:lang w:val="en-CA"/>
        </w:rPr>
        <w:t xml:space="preserve">1970s and 1980s, </w:t>
      </w:r>
      <w:r>
        <w:rPr>
          <w:rFonts w:ascii="Times New Roman" w:hAnsi="Times New Roman" w:cs="Times New Roman"/>
          <w:color w:val="000000" w:themeColor="text1"/>
          <w:lang w:val="en-CA"/>
        </w:rPr>
        <w:t xml:space="preserve">VHF radio </w:t>
      </w:r>
      <w:r w:rsidRPr="002F6ED3" w:rsidR="002F6ED3">
        <w:rPr>
          <w:rFonts w:ascii="Times New Roman" w:hAnsi="Times New Roman" w:cs="Times New Roman"/>
          <w:color w:val="000000" w:themeColor="text1"/>
          <w:lang w:val="en-CA"/>
        </w:rPr>
        <w:t xml:space="preserve">telemetry gained a strong interest from </w:t>
      </w:r>
      <w:commentRangeStart w:id="142"/>
      <w:r w:rsidRPr="002F6ED3" w:rsidR="002F6ED3">
        <w:rPr>
          <w:rFonts w:ascii="Times New Roman" w:hAnsi="Times New Roman" w:cs="Times New Roman"/>
          <w:color w:val="000000" w:themeColor="text1"/>
          <w:lang w:val="en-CA"/>
        </w:rPr>
        <w:t>ornithologists</w:t>
      </w:r>
      <w:commentRangeEnd w:id="142"/>
      <w:r w:rsidR="00BA1C39">
        <w:rPr>
          <w:rStyle w:val="CommentReference"/>
        </w:rPr>
        <w:commentReference w:id="142"/>
      </w:r>
      <w:r w:rsidR="001A396F">
        <w:rPr>
          <w:rFonts w:ascii="Times New Roman" w:hAnsi="Times New Roman" w:cs="Times New Roman"/>
          <w:color w:val="000000" w:themeColor="text1"/>
          <w:lang w:val="en-CA"/>
        </w:rPr>
        <w:t xml:space="preserve"> (</w:t>
      </w:r>
      <w:r w:rsidRPr="001A396F" w:rsidR="001A396F">
        <w:rPr>
          <w:rFonts w:ascii="Times New Roman" w:hAnsi="Times New Roman" w:cs="Times New Roman"/>
          <w:color w:val="000000" w:themeColor="text1"/>
          <w:highlight w:val="yellow"/>
          <w:lang w:val="en-CA"/>
        </w:rPr>
        <w:t>REFERENCE</w:t>
      </w:r>
      <w:r w:rsidR="001A396F">
        <w:rPr>
          <w:rFonts w:ascii="Times New Roman" w:hAnsi="Times New Roman" w:cs="Times New Roman"/>
          <w:color w:val="000000" w:themeColor="text1"/>
          <w:lang w:val="en-CA"/>
        </w:rPr>
        <w:t>)</w:t>
      </w:r>
      <w:r w:rsidRPr="002F6ED3" w:rsid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Radio telemetry</w:t>
      </w:r>
      <w:r w:rsidRPr="002F6ED3" w:rsidR="002F6ED3">
        <w:rPr>
          <w:rFonts w:ascii="Times New Roman" w:hAnsi="Times New Roman" w:cs="Times New Roman"/>
          <w:color w:val="000000" w:themeColor="text1"/>
          <w:lang w:val="en-CA"/>
        </w:rPr>
        <w:t xml:space="preserve"> allowed researchers to acquire valuable information on birds’ movements, behaviours and physiology without the need to restrain the individuals </w:t>
      </w:r>
      <w:r w:rsidRPr="002F6ED3" w:rsidR="002F6ED3">
        <w:rPr>
          <w:rFonts w:ascii="Times New Roman" w:hAnsi="Times New Roman" w:cs="Times New Roman"/>
          <w:color w:val="000000" w:themeColor="text1"/>
        </w:rPr>
        <w:fldChar w:fldCharType="begin"/>
      </w:r>
      <w:r w:rsidRPr="002F6ED3" w:rsidR="002F6ED3">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2F6ED3" w:rsidR="002F6ED3">
        <w:rPr>
          <w:rFonts w:ascii="Times New Roman" w:hAnsi="Times New Roman" w:cs="Times New Roman"/>
          <w:color w:val="000000" w:themeColor="text1"/>
        </w:rPr>
        <w:fldChar w:fldCharType="separate"/>
      </w:r>
      <w:r w:rsidRPr="002F6ED3" w:rsidR="002F6ED3">
        <w:rPr>
          <w:rFonts w:ascii="Times New Roman" w:hAnsi="Times New Roman" w:cs="Times New Roman"/>
          <w:noProof/>
          <w:color w:val="000000" w:themeColor="text1"/>
          <w:lang w:val="en-CA"/>
        </w:rPr>
        <w:t>(Harris &amp; Fish, 1990)</w:t>
      </w:r>
      <w:r w:rsidRPr="002F6ED3" w:rsidR="002F6ED3">
        <w:rPr>
          <w:rFonts w:ascii="Times New Roman" w:hAnsi="Times New Roman" w:cs="Times New Roman"/>
          <w:color w:val="000000" w:themeColor="text1"/>
        </w:rPr>
        <w:fldChar w:fldCharType="end"/>
      </w:r>
      <w:r w:rsidRPr="002F6ED3" w:rsidR="002F6ED3">
        <w:rPr>
          <w:rFonts w:ascii="Times New Roman" w:hAnsi="Times New Roman" w:cs="Times New Roman"/>
          <w:color w:val="000000" w:themeColor="text1"/>
          <w:lang w:val="en-CA"/>
        </w:rPr>
        <w:t xml:space="preserve">. Radio </w:t>
      </w:r>
      <w:r w:rsidRPr="002F6ED3" w:rsidR="00BA1C39">
        <w:rPr>
          <w:rFonts w:ascii="Times New Roman" w:hAnsi="Times New Roman" w:cs="Times New Roman"/>
          <w:color w:val="000000" w:themeColor="text1"/>
          <w:lang w:val="en-CA"/>
        </w:rPr>
        <w:t>t</w:t>
      </w:r>
      <w:r w:rsidR="00BA1C39">
        <w:rPr>
          <w:rFonts w:ascii="Times New Roman" w:hAnsi="Times New Roman" w:cs="Times New Roman"/>
          <w:color w:val="000000" w:themeColor="text1"/>
          <w:lang w:val="en-CA"/>
        </w:rPr>
        <w:t>elemetry</w:t>
      </w:r>
      <w:r w:rsidRPr="002F6ED3" w:rsid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is a useful tool to</w:t>
      </w:r>
      <w:r w:rsidRPr="002F6ED3" w:rsid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study</w:t>
      </w:r>
      <w:r w:rsidRPr="002F6ED3" w:rsidR="002F6ED3">
        <w:rPr>
          <w:rFonts w:ascii="Times New Roman" w:hAnsi="Times New Roman" w:cs="Times New Roman"/>
          <w:color w:val="000000" w:themeColor="text1"/>
          <w:lang w:val="en-CA"/>
        </w:rPr>
        <w:t xml:space="preserve"> birds’ migratory movements, stopover sites, breeding and non-breeding grounds, and local movements </w:t>
      </w:r>
      <w:r w:rsidRPr="002F6ED3" w:rsidR="002F6ED3">
        <w:rPr>
          <w:rFonts w:ascii="Times New Roman" w:hAnsi="Times New Roman" w:cs="Times New Roman"/>
          <w:color w:val="000000" w:themeColor="text1"/>
        </w:rPr>
        <w:fldChar w:fldCharType="begin"/>
      </w:r>
      <w:r w:rsidRPr="002F6ED3" w:rsidR="002F6ED3">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sidR="002F6ED3">
        <w:rPr>
          <w:rFonts w:ascii="Times New Roman" w:hAnsi="Times New Roman" w:cs="Times New Roman"/>
          <w:color w:val="000000" w:themeColor="text1"/>
        </w:rPr>
        <w:fldChar w:fldCharType="separate"/>
      </w:r>
      <w:r w:rsidRPr="002F6ED3" w:rsidR="002F6ED3">
        <w:rPr>
          <w:rFonts w:ascii="Times New Roman" w:hAnsi="Times New Roman" w:cs="Times New Roman"/>
          <w:noProof/>
          <w:color w:val="000000" w:themeColor="text1"/>
          <w:lang w:val="en-CA"/>
        </w:rPr>
        <w:t>(Fuller et al., 2005)</w:t>
      </w:r>
      <w:r w:rsidRPr="002F6ED3" w:rsidR="002F6ED3">
        <w:rPr>
          <w:rFonts w:ascii="Times New Roman" w:hAnsi="Times New Roman" w:cs="Times New Roman"/>
          <w:color w:val="000000" w:themeColor="text1"/>
        </w:rPr>
        <w:fldChar w:fldCharType="end"/>
      </w:r>
      <w:r w:rsidRPr="002F6ED3" w:rsid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Those</w:t>
      </w:r>
      <w:r w:rsidRPr="002F6ED3" w:rsidR="002F6ED3">
        <w:rPr>
          <w:rFonts w:ascii="Times New Roman" w:hAnsi="Times New Roman" w:cs="Times New Roman"/>
          <w:color w:val="000000" w:themeColor="text1"/>
          <w:lang w:val="en-CA"/>
        </w:rPr>
        <w:t xml:space="preserve"> data can be extremely valuable when dealing with cases of avian disease affecting migratory birds and livestock </w:t>
      </w:r>
      <w:r w:rsidRPr="002F6ED3" w:rsidR="002F6ED3">
        <w:rPr>
          <w:rFonts w:ascii="Times New Roman" w:hAnsi="Times New Roman" w:cs="Times New Roman"/>
          <w:color w:val="000000" w:themeColor="text1"/>
        </w:rPr>
        <w:fldChar w:fldCharType="begin"/>
      </w:r>
      <w:r w:rsidRPr="002F6ED3" w:rsidR="002F6ED3">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sidR="002F6ED3">
        <w:rPr>
          <w:rFonts w:ascii="Times New Roman" w:hAnsi="Times New Roman" w:cs="Times New Roman"/>
          <w:color w:val="000000" w:themeColor="text1"/>
        </w:rPr>
        <w:fldChar w:fldCharType="separate"/>
      </w:r>
      <w:r w:rsidRPr="002F6ED3" w:rsidR="002F6ED3">
        <w:rPr>
          <w:rFonts w:ascii="Times New Roman" w:hAnsi="Times New Roman" w:cs="Times New Roman"/>
          <w:noProof/>
          <w:color w:val="000000" w:themeColor="text1"/>
          <w:lang w:val="en-CA"/>
        </w:rPr>
        <w:t>(Fuller et al., 2005)</w:t>
      </w:r>
      <w:r w:rsidRPr="002F6ED3" w:rsidR="002F6ED3">
        <w:rPr>
          <w:rFonts w:ascii="Times New Roman" w:hAnsi="Times New Roman" w:cs="Times New Roman"/>
          <w:color w:val="000000" w:themeColor="text1"/>
        </w:rPr>
        <w:fldChar w:fldCharType="end"/>
      </w:r>
      <w:r w:rsidRPr="002F6ED3" w:rsidR="002F6ED3">
        <w:rPr>
          <w:rFonts w:ascii="Times New Roman" w:hAnsi="Times New Roman" w:cs="Times New Roman"/>
          <w:color w:val="000000" w:themeColor="text1"/>
          <w:lang w:val="en-CA"/>
        </w:rPr>
        <w:t xml:space="preserve">. Digital </w:t>
      </w:r>
      <w:r w:rsidR="00AB4AE7">
        <w:rPr>
          <w:rFonts w:ascii="Times New Roman" w:hAnsi="Times New Roman" w:cs="Times New Roman"/>
          <w:color w:val="000000" w:themeColor="text1"/>
          <w:lang w:val="en-CA"/>
        </w:rPr>
        <w:t>RFID</w:t>
      </w:r>
      <w:r w:rsidRPr="002F6ED3" w:rsidR="002F6ED3">
        <w:rPr>
          <w:rFonts w:ascii="Times New Roman" w:hAnsi="Times New Roman" w:cs="Times New Roman"/>
          <w:color w:val="000000" w:themeColor="text1"/>
          <w:lang w:val="en-CA"/>
        </w:rPr>
        <w:t xml:space="preserve"> systems such as </w:t>
      </w:r>
      <w:proofErr w:type="spellStart"/>
      <w:r w:rsidRPr="002F6ED3" w:rsidR="002F6ED3">
        <w:rPr>
          <w:rFonts w:ascii="Times New Roman" w:hAnsi="Times New Roman" w:cs="Times New Roman"/>
          <w:color w:val="000000" w:themeColor="text1"/>
          <w:lang w:val="en-CA"/>
        </w:rPr>
        <w:t>Encounternet</w:t>
      </w:r>
      <w:proofErr w:type="spellEnd"/>
      <w:r w:rsidRPr="002F6ED3" w:rsidR="002F6ED3">
        <w:rPr>
          <w:rFonts w:ascii="Times New Roman" w:hAnsi="Times New Roman" w:cs="Times New Roman"/>
          <w:color w:val="000000" w:themeColor="text1"/>
          <w:lang w:val="en-CA"/>
        </w:rPr>
        <w:t xml:space="preserve"> can also provide more detailed information that can be used to study birds’ behaviour </w:t>
      </w:r>
      <w:r w:rsidRPr="002F6ED3" w:rsidR="002F6ED3">
        <w:rPr>
          <w:rFonts w:ascii="Times New Roman" w:hAnsi="Times New Roman" w:cs="Times New Roman"/>
          <w:color w:val="000000" w:themeColor="text1"/>
        </w:rPr>
        <w:fldChar w:fldCharType="begin"/>
      </w:r>
      <w:r w:rsidRPr="002F6ED3" w:rsidR="002F6ED3">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w:instrText>
      </w:r>
      <w:r w:rsidRPr="00AB4AE7" w:rsidR="002F6ED3">
        <w:rPr>
          <w:rFonts w:ascii="Times New Roman" w:hAnsi="Times New Roman" w:cs="Times New Roman"/>
          <w:color w:val="000000" w:themeColor="text1"/>
          <w:lang w:val="en-CA"/>
        </w:rPr>
        <w:instrText>the dis</w:instrText>
      </w:r>
      <w:r w:rsidRPr="002F6ED3" w:rsidR="002F6ED3">
        <w:rPr>
          <w:rFonts w:ascii="Times New Roman" w:hAnsi="Times New Roman" w:cs="Times New Roman"/>
          <w:color w:val="000000" w:themeColor="text1"/>
        </w:rPr>
        <w:instrText>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B15A0D" w:rsid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sidR="002F6ED3">
        <w:rPr>
          <w:rFonts w:ascii="Times New Roman" w:hAnsi="Times New Roman" w:cs="Times New Roman"/>
          <w:color w:val="000000" w:themeColor="text1"/>
        </w:rPr>
        <w:fldChar w:fldCharType="separate"/>
      </w:r>
      <w:r w:rsidRPr="00B15A0D" w:rsidR="002F6ED3">
        <w:rPr>
          <w:rFonts w:ascii="Times New Roman" w:hAnsi="Times New Roman" w:cs="Times New Roman"/>
          <w:noProof/>
          <w:color w:val="000000" w:themeColor="text1"/>
          <w:lang w:val="en-CA"/>
        </w:rPr>
        <w:t>(Mennill et al., 2012)</w:t>
      </w:r>
      <w:r w:rsidRPr="002F6ED3" w:rsidR="002F6ED3">
        <w:rPr>
          <w:rFonts w:ascii="Times New Roman" w:hAnsi="Times New Roman" w:cs="Times New Roman"/>
          <w:color w:val="000000" w:themeColor="text1"/>
        </w:rPr>
        <w:fldChar w:fldCharType="end"/>
      </w:r>
      <w:r w:rsidRPr="00B15A0D" w:rsidR="002F6ED3">
        <w:rPr>
          <w:rFonts w:ascii="Times New Roman" w:hAnsi="Times New Roman" w:cs="Times New Roman"/>
          <w:color w:val="000000" w:themeColor="text1"/>
          <w:lang w:val="en-CA"/>
        </w:rPr>
        <w:t xml:space="preserve">. </w:t>
      </w:r>
      <w:r w:rsidRPr="002F6ED3" w:rsidR="002F6ED3">
        <w:rPr>
          <w:rFonts w:ascii="Times New Roman" w:hAnsi="Times New Roman" w:cs="Times New Roman"/>
          <w:color w:val="000000" w:themeColor="text1"/>
          <w:lang w:val="en-CA"/>
        </w:rPr>
        <w:t xml:space="preserve">The long-term use of portable receiver stations and </w:t>
      </w:r>
      <w:r w:rsidR="006D2E54">
        <w:rPr>
          <w:rFonts w:ascii="Times New Roman" w:hAnsi="Times New Roman" w:cs="Times New Roman"/>
          <w:color w:val="000000" w:themeColor="text1"/>
          <w:lang w:val="en-CA"/>
        </w:rPr>
        <w:t>RFID</w:t>
      </w:r>
      <w:r w:rsidRPr="002F6ED3" w:rsidR="002F6ED3">
        <w:rPr>
          <w:rFonts w:ascii="Times New Roman" w:hAnsi="Times New Roman" w:cs="Times New Roman"/>
          <w:color w:val="000000" w:themeColor="text1"/>
          <w:lang w:val="en-CA"/>
        </w:rPr>
        <w:t xml:space="preserve"> tags </w:t>
      </w:r>
      <w:r w:rsidR="006D2E54">
        <w:rPr>
          <w:rFonts w:ascii="Times New Roman" w:hAnsi="Times New Roman" w:cs="Times New Roman"/>
          <w:color w:val="000000" w:themeColor="text1"/>
          <w:lang w:val="en-CA"/>
        </w:rPr>
        <w:t xml:space="preserve">in systems such as </w:t>
      </w:r>
      <w:proofErr w:type="spellStart"/>
      <w:r w:rsidR="006D2E54">
        <w:rPr>
          <w:rFonts w:ascii="Times New Roman" w:hAnsi="Times New Roman" w:cs="Times New Roman"/>
          <w:color w:val="000000" w:themeColor="text1"/>
          <w:lang w:val="en-CA"/>
        </w:rPr>
        <w:t>Encounternet</w:t>
      </w:r>
      <w:proofErr w:type="spellEnd"/>
      <w:r w:rsidR="006D2E54">
        <w:rPr>
          <w:rFonts w:ascii="Times New Roman" w:hAnsi="Times New Roman" w:cs="Times New Roman"/>
          <w:color w:val="000000" w:themeColor="text1"/>
          <w:lang w:val="en-CA"/>
        </w:rPr>
        <w:t xml:space="preserve"> </w:t>
      </w:r>
      <w:r w:rsidRPr="002F6ED3" w:rsidR="002F6ED3">
        <w:rPr>
          <w:rFonts w:ascii="Times New Roman" w:hAnsi="Times New Roman" w:cs="Times New Roman"/>
          <w:color w:val="000000" w:themeColor="text1"/>
          <w:lang w:val="en-CA"/>
        </w:rPr>
        <w:t xml:space="preserve">allows researchers to investigate birds’ social behaviours (such as social networks) and reproductive behaviours (such as </w:t>
      </w:r>
      <w:r w:rsidR="006D2E54">
        <w:rPr>
          <w:rFonts w:ascii="Times New Roman" w:hAnsi="Times New Roman" w:cs="Times New Roman"/>
          <w:color w:val="000000" w:themeColor="text1"/>
          <w:lang w:val="en-CA"/>
        </w:rPr>
        <w:t>l</w:t>
      </w:r>
      <w:r w:rsidRPr="002F6ED3" w:rsidR="002F6ED3">
        <w:rPr>
          <w:rFonts w:ascii="Times New Roman" w:hAnsi="Times New Roman" w:cs="Times New Roman"/>
          <w:color w:val="000000" w:themeColor="text1"/>
          <w:lang w:val="en-CA"/>
        </w:rPr>
        <w:t xml:space="preserve">ekking and parental care) </w:t>
      </w:r>
      <w:r w:rsidRPr="002F6ED3" w:rsidR="002F6ED3">
        <w:rPr>
          <w:rFonts w:ascii="Times New Roman" w:hAnsi="Times New Roman" w:cs="Times New Roman"/>
          <w:color w:val="000000" w:themeColor="text1"/>
        </w:rPr>
        <w:fldChar w:fldCharType="begin"/>
      </w:r>
      <w:r w:rsidRPr="002F6ED3" w:rsidR="002F6ED3">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instrText>
      </w:r>
      <w:r w:rsidRPr="006D2E54" w:rsidR="002F6ED3">
        <w:rPr>
          <w:rFonts w:ascii="Times New Roman" w:hAnsi="Times New Roman" w:cs="Times New Roman"/>
          <w:color w:val="000000" w:themeColor="text1"/>
          <w:lang w:val="en-CA"/>
        </w:rPr>
        <w:instrText xml:space="preserve">wo </w:instrText>
      </w:r>
      <w:r w:rsidRPr="002F6ED3" w:rsidR="002F6ED3">
        <w:rPr>
          <w:rFonts w:ascii="Times New Roman" w:hAnsi="Times New Roman" w:cs="Times New Roman"/>
          <w:color w:val="000000" w:themeColor="text1"/>
        </w:rPr>
        <w:instrText>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2F6ED3" w:rsid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sidR="002F6ED3">
        <w:rPr>
          <w:rFonts w:ascii="Times New Roman" w:hAnsi="Times New Roman" w:cs="Times New Roman"/>
          <w:color w:val="000000" w:themeColor="text1"/>
        </w:rPr>
        <w:fldChar w:fldCharType="separate"/>
      </w:r>
      <w:r w:rsidRPr="002F6ED3" w:rsidR="002F6ED3">
        <w:rPr>
          <w:rFonts w:ascii="Times New Roman" w:hAnsi="Times New Roman" w:cs="Times New Roman"/>
          <w:noProof/>
          <w:color w:val="000000" w:themeColor="text1"/>
          <w:lang w:val="en-CA"/>
        </w:rPr>
        <w:t>(Mennill et al., 2012)</w:t>
      </w:r>
      <w:r w:rsidRPr="002F6ED3" w:rsidR="002F6ED3">
        <w:rPr>
          <w:rFonts w:ascii="Times New Roman" w:hAnsi="Times New Roman" w:cs="Times New Roman"/>
          <w:color w:val="000000" w:themeColor="text1"/>
        </w:rPr>
        <w:fldChar w:fldCharType="end"/>
      </w:r>
      <w:r w:rsidRPr="002F6ED3" w:rsidR="002F6ED3">
        <w:rPr>
          <w:rFonts w:ascii="Times New Roman" w:hAnsi="Times New Roman" w:cs="Times New Roman"/>
          <w:color w:val="000000" w:themeColor="text1"/>
          <w:lang w:val="en-CA"/>
        </w:rPr>
        <w:t>.</w:t>
      </w:r>
    </w:p>
    <w:p w:rsidR="00B61349" w:rsidP="000369B9" w:rsidRDefault="002427BA" w14:paraId="046CC3ED" w14:textId="020D30F1">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For my</w:t>
      </w:r>
      <w:r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Master’s thesis, I</w:t>
      </w:r>
      <w:r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relied</w:t>
      </w:r>
      <w:r w:rsidR="001247C6">
        <w:rPr>
          <w:rFonts w:ascii="Times New Roman" w:hAnsi="Times New Roman" w:cs="Times New Roman"/>
          <w:color w:val="000000" w:themeColor="text1"/>
          <w:lang w:val="en-CA"/>
        </w:rPr>
        <w:t xml:space="preserve"> on VHF radio-tracking devices for data collection. </w:t>
      </w:r>
      <w:r w:rsidRPr="002F6ED3" w:rsidR="001247C6">
        <w:rPr>
          <w:rFonts w:ascii="Times New Roman" w:hAnsi="Times New Roman" w:cs="Times New Roman"/>
          <w:color w:val="000000" w:themeColor="text1"/>
          <w:lang w:val="en-CA"/>
        </w:rPr>
        <w:t>VHF radio-tracking tags are a particular type of logger that does not record any location data. As the name suggests, they emit a very high-frequency</w:t>
      </w:r>
      <w:r>
        <w:rPr>
          <w:rFonts w:ascii="Times New Roman" w:hAnsi="Times New Roman" w:cs="Times New Roman"/>
          <w:color w:val="000000" w:themeColor="text1"/>
          <w:lang w:val="en-CA"/>
        </w:rPr>
        <w:t xml:space="preserve"> (VHF)</w:t>
      </w:r>
      <w:r w:rsidRPr="002F6ED3" w:rsidR="001247C6">
        <w:rPr>
          <w:rFonts w:ascii="Times New Roman" w:hAnsi="Times New Roman" w:cs="Times New Roman"/>
          <w:color w:val="000000" w:themeColor="text1"/>
          <w:lang w:val="en-CA"/>
        </w:rPr>
        <w:t xml:space="preserve"> radio signal that can be picked up by receiver stations or hand-held receiver devices. Researchers need to use an antenna and a receiver to get as close to the bird as possible before using a hand-held GPS device to record the location. </w:t>
      </w:r>
      <w:r>
        <w:rPr>
          <w:rFonts w:ascii="Times New Roman" w:hAnsi="Times New Roman" w:cs="Times New Roman"/>
          <w:color w:val="000000" w:themeColor="text1"/>
          <w:lang w:val="en-CA"/>
        </w:rPr>
        <w:t>A</w:t>
      </w:r>
      <w:r w:rsidRPr="002F6ED3" w:rsidR="001247C6">
        <w:rPr>
          <w:rFonts w:ascii="Times New Roman" w:hAnsi="Times New Roman" w:cs="Times New Roman"/>
          <w:color w:val="000000" w:themeColor="text1"/>
          <w:lang w:val="en-CA"/>
        </w:rPr>
        <w:t xml:space="preserve"> main disadvantage of using VHF radio tags</w:t>
      </w:r>
      <w:r>
        <w:rPr>
          <w:rFonts w:ascii="Times New Roman" w:hAnsi="Times New Roman" w:cs="Times New Roman"/>
          <w:color w:val="000000" w:themeColor="text1"/>
          <w:lang w:val="en-CA"/>
        </w:rPr>
        <w:t xml:space="preserve"> is being</w:t>
      </w:r>
      <w:r w:rsidRPr="002F6ED3" w:rsidR="001247C6">
        <w:rPr>
          <w:rFonts w:ascii="Times New Roman" w:hAnsi="Times New Roman" w:cs="Times New Roman"/>
          <w:color w:val="000000" w:themeColor="text1"/>
          <w:lang w:val="en-CA"/>
        </w:rPr>
        <w:t xml:space="preserve"> labour-intensive as it requires the researchers to be within a certain range of the tagged bird to get a precise location </w:t>
      </w:r>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2023)","noteIndex":0},"citationItems":[{"id":"mxBzkJG8/I3vvzGuR","uris":["http://zotero.org/users/16770306/items/FB6DCTFW"],"itemData":{"id":"HZkicGO3/CnjFds2h","type":"article-journal","container-title":"Ornithological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2F6ED3" w:rsidR="001247C6">
        <w:rPr>
          <w:rFonts w:ascii="Times New Roman" w:hAnsi="Times New Roman" w:cs="Times New Roman"/>
          <w:noProof/>
          <w:color w:val="000000" w:themeColor="text1"/>
          <w:lang w:val="en-CA"/>
        </w:rPr>
        <w:t>(Iverson et al., 2023)</w:t>
      </w:r>
      <w:r w:rsidRPr="002F6ED3" w:rsidR="001247C6">
        <w:rPr>
          <w:rFonts w:ascii="Times New Roman" w:hAnsi="Times New Roman" w:cs="Times New Roman"/>
          <w:color w:val="000000" w:themeColor="text1"/>
        </w:rPr>
        <w:fldChar w:fldCharType="end"/>
      </w:r>
      <w:r w:rsidRPr="002F6ED3" w:rsidR="001247C6">
        <w:rPr>
          <w:rFonts w:ascii="Times New Roman" w:hAnsi="Times New Roman" w:cs="Times New Roman"/>
          <w:color w:val="000000" w:themeColor="text1"/>
          <w:lang w:val="en-CA"/>
        </w:rPr>
        <w:t xml:space="preserve">. Because </w:t>
      </w:r>
      <w:r w:rsidR="002B6216">
        <w:rPr>
          <w:rFonts w:ascii="Times New Roman" w:hAnsi="Times New Roman" w:cs="Times New Roman"/>
          <w:color w:val="000000" w:themeColor="text1"/>
          <w:lang w:val="en-CA"/>
        </w:rPr>
        <w:t>these</w:t>
      </w:r>
      <w:r w:rsidRPr="002F6ED3" w:rsidR="001247C6">
        <w:rPr>
          <w:rFonts w:ascii="Times New Roman" w:hAnsi="Times New Roman" w:cs="Times New Roman"/>
          <w:color w:val="000000" w:themeColor="text1"/>
          <w:lang w:val="en-CA"/>
        </w:rPr>
        <w:t xml:space="preserve"> </w:t>
      </w:r>
      <w:r w:rsidR="002B6216">
        <w:rPr>
          <w:rFonts w:ascii="Times New Roman" w:hAnsi="Times New Roman" w:cs="Times New Roman"/>
          <w:color w:val="000000" w:themeColor="text1"/>
          <w:lang w:val="en-CA"/>
        </w:rPr>
        <w:t>VHF receivers don’t</w:t>
      </w:r>
      <w:r w:rsidRPr="002F6ED3" w:rsidR="001247C6">
        <w:rPr>
          <w:rFonts w:ascii="Times New Roman" w:hAnsi="Times New Roman" w:cs="Times New Roman"/>
          <w:color w:val="000000" w:themeColor="text1"/>
          <w:lang w:val="en-CA"/>
        </w:rPr>
        <w:t xml:space="preserve"> include solar panels or </w:t>
      </w:r>
      <w:r w:rsidR="00DC4966">
        <w:rPr>
          <w:rFonts w:ascii="Times New Roman" w:hAnsi="Times New Roman" w:cs="Times New Roman"/>
          <w:color w:val="000000" w:themeColor="text1"/>
          <w:lang w:val="en-CA"/>
        </w:rPr>
        <w:t>need to connect with satellites (such as GPS loggers) or cell phone stations</w:t>
      </w:r>
      <w:r w:rsidRPr="002F6ED3" w:rsidR="001247C6">
        <w:rPr>
          <w:rFonts w:ascii="Times New Roman" w:hAnsi="Times New Roman" w:cs="Times New Roman"/>
          <w:color w:val="000000" w:themeColor="text1"/>
          <w:lang w:val="en-CA"/>
        </w:rPr>
        <w:t xml:space="preserve">, </w:t>
      </w:r>
      <w:r w:rsidR="00DC4966">
        <w:rPr>
          <w:rFonts w:ascii="Times New Roman" w:hAnsi="Times New Roman" w:cs="Times New Roman"/>
          <w:color w:val="000000" w:themeColor="text1"/>
          <w:lang w:val="en-CA"/>
        </w:rPr>
        <w:t>transmitters</w:t>
      </w:r>
      <w:r w:rsidRPr="002F6ED3" w:rsidR="001247C6">
        <w:rPr>
          <w:rFonts w:ascii="Times New Roman" w:hAnsi="Times New Roman" w:cs="Times New Roman"/>
          <w:color w:val="000000" w:themeColor="text1"/>
          <w:lang w:val="en-CA"/>
        </w:rPr>
        <w:t xml:space="preserve"> can be extremely small. For example, Lotek’s Nanotags for birds and bats NTQB2-1 weighs only 0.28 grams with a maximum life expectancy of approximately 103 days (</w:t>
      </w:r>
      <w:r w:rsidR="001247C6">
        <w:fldChar w:fldCharType="begin"/>
      </w:r>
      <w:r w:rsidRPr="00165202" w:rsidR="001247C6">
        <w:rPr>
          <w:lang w:val="en-CA"/>
          <w:rPrChange w:author="Kyle Elliott, Dr" w:date="2025-06-17T18:31:00Z" w16du:dateUtc="2025-06-17T22:31:00Z" w:id="143">
            <w:rPr/>
          </w:rPrChange>
        </w:rPr>
        <w:instrText>HYPERLINK "http://www.lotek.com"</w:instrText>
      </w:r>
      <w:r w:rsidR="001247C6">
        <w:fldChar w:fldCharType="separate"/>
      </w:r>
      <w:r w:rsidRPr="002F6ED3" w:rsidR="001247C6">
        <w:rPr>
          <w:rStyle w:val="Hyperlink"/>
          <w:rFonts w:ascii="Times New Roman" w:hAnsi="Times New Roman" w:cs="Times New Roman"/>
          <w:lang w:val="en-CA"/>
        </w:rPr>
        <w:t>www.lotek.com</w:t>
      </w:r>
      <w:r w:rsidR="001247C6">
        <w:fldChar w:fldCharType="end"/>
      </w:r>
      <w:r w:rsidRPr="002F6ED3" w:rsidR="001247C6">
        <w:rPr>
          <w:rFonts w:ascii="Times New Roman" w:hAnsi="Times New Roman" w:cs="Times New Roman"/>
          <w:color w:val="000000" w:themeColor="text1"/>
          <w:lang w:val="en-CA"/>
        </w:rPr>
        <w:t>). VHF radio tags are also generally less expensive than other loggers</w:t>
      </w:r>
      <w:r w:rsidR="004F6D37">
        <w:rPr>
          <w:rFonts w:ascii="Times New Roman" w:hAnsi="Times New Roman" w:cs="Times New Roman"/>
          <w:color w:val="000000" w:themeColor="text1"/>
          <w:lang w:val="en-CA"/>
        </w:rPr>
        <w:t xml:space="preserve"> (~$200 CAD for the NTQB2-1)</w:t>
      </w:r>
      <w:r w:rsidRPr="002F6ED3" w:rsidR="001247C6">
        <w:rPr>
          <w:rFonts w:ascii="Times New Roman" w:hAnsi="Times New Roman" w:cs="Times New Roman"/>
          <w:color w:val="000000" w:themeColor="text1"/>
          <w:lang w:val="en-CA"/>
        </w:rPr>
        <w:t xml:space="preserve">, meaning researchers can have a greater sample size for the same budget. VHF </w:t>
      </w:r>
      <w:r w:rsidR="00C86E06">
        <w:rPr>
          <w:rFonts w:ascii="Times New Roman" w:hAnsi="Times New Roman" w:cs="Times New Roman"/>
          <w:color w:val="000000" w:themeColor="text1"/>
          <w:lang w:val="en-CA"/>
        </w:rPr>
        <w:t>telemetry has been used to</w:t>
      </w:r>
      <w:r w:rsidRPr="002F6ED3" w:rsidR="001247C6">
        <w:rPr>
          <w:rFonts w:ascii="Times New Roman" w:hAnsi="Times New Roman" w:cs="Times New Roman"/>
          <w:color w:val="000000" w:themeColor="text1"/>
          <w:lang w:val="en-CA"/>
        </w:rPr>
        <w:t xml:space="preserve"> </w:t>
      </w:r>
      <w:r w:rsidR="00C86E06">
        <w:rPr>
          <w:rFonts w:ascii="Times New Roman" w:hAnsi="Times New Roman" w:cs="Times New Roman"/>
          <w:color w:val="000000" w:themeColor="text1"/>
          <w:lang w:val="en-CA"/>
        </w:rPr>
        <w:t>reveal</w:t>
      </w:r>
      <w:r w:rsidRPr="002F6ED3" w:rsidR="001247C6">
        <w:rPr>
          <w:rFonts w:ascii="Times New Roman" w:hAnsi="Times New Roman" w:cs="Times New Roman"/>
          <w:color w:val="000000" w:themeColor="text1"/>
          <w:lang w:val="en-CA"/>
        </w:rPr>
        <w:t xml:space="preserve"> fine-scale movements of birds, such as habitat use and home range sizes </w:t>
      </w:r>
      <w:r w:rsidRPr="002F6ED3" w:rsidR="001247C6">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{"citationID":"5Z8TgLXo","properties":{"formattedCitation":"(Brewer et al., 2023; Naguib et al., 2022; O\\uc0\\u8217{}Connell et al., 2023)","plainCitation":"(Brewer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Pr="002F6ED3" w:rsidR="001247C6">
        <w:rPr>
          <w:rFonts w:ascii="Times New Roman" w:hAnsi="Times New Roman" w:cs="Times New Roman"/>
          <w:color w:val="000000" w:themeColor="text1"/>
        </w:rPr>
        <w:fldChar w:fldCharType="separate"/>
      </w:r>
      <w:r w:rsidRPr="000941DA" w:rsidR="000941DA">
        <w:rPr>
          <w:rFonts w:ascii="Times New Roman" w:hAnsi="Times New Roman" w:cs="Times New Roman"/>
          <w:color w:val="000000"/>
          <w:kern w:val="0"/>
          <w:lang w:val="en-US"/>
        </w:rPr>
        <w:t>(Brewer et al., 2023; Naguib et al., 2022; O’Connell et al., 2023)</w:t>
      </w:r>
      <w:r w:rsidRPr="002F6ED3" w:rsidR="001247C6">
        <w:rPr>
          <w:rFonts w:ascii="Times New Roman" w:hAnsi="Times New Roman" w:cs="Times New Roman"/>
          <w:color w:val="000000" w:themeColor="text1"/>
        </w:rPr>
        <w:fldChar w:fldCharType="end"/>
      </w:r>
      <w:r w:rsidRPr="00D63648" w:rsidR="001247C6">
        <w:rPr>
          <w:rFonts w:ascii="Times New Roman" w:hAnsi="Times New Roman" w:cs="Times New Roman"/>
          <w:color w:val="000000" w:themeColor="text1"/>
          <w:lang w:val="en-CA"/>
        </w:rPr>
        <w:t xml:space="preserve">. </w:t>
      </w:r>
      <w:r w:rsidRPr="002F6ED3" w:rsidR="001247C6">
        <w:rPr>
          <w:rFonts w:ascii="Times New Roman" w:hAnsi="Times New Roman" w:cs="Times New Roman"/>
          <w:color w:val="000000" w:themeColor="text1"/>
          <w:lang w:val="en-CA"/>
        </w:rPr>
        <w:t xml:space="preserve">It is important to note that the success of using VHF radio </w:t>
      </w:r>
      <w:r w:rsidR="00C86E06">
        <w:rPr>
          <w:rFonts w:ascii="Times New Roman" w:hAnsi="Times New Roman" w:cs="Times New Roman"/>
          <w:color w:val="000000" w:themeColor="text1"/>
          <w:lang w:val="en-CA"/>
        </w:rPr>
        <w:t>telemetry</w:t>
      </w:r>
      <w:r w:rsidRPr="002F6ED3" w:rsidR="001247C6">
        <w:rPr>
          <w:rFonts w:ascii="Times New Roman" w:hAnsi="Times New Roman" w:cs="Times New Roman"/>
          <w:color w:val="000000" w:themeColor="text1"/>
          <w:lang w:val="en-CA"/>
        </w:rPr>
        <w:t xml:space="preserve"> at a </w:t>
      </w:r>
      <w:r w:rsidR="00C86E06">
        <w:rPr>
          <w:rFonts w:ascii="Times New Roman" w:hAnsi="Times New Roman" w:cs="Times New Roman"/>
          <w:color w:val="000000" w:themeColor="text1"/>
          <w:lang w:val="en-CA"/>
        </w:rPr>
        <w:t>fine</w:t>
      </w:r>
      <w:r w:rsidRPr="002F6ED3" w:rsidR="001247C6">
        <w:rPr>
          <w:rFonts w:ascii="Times New Roman" w:hAnsi="Times New Roman" w:cs="Times New Roman"/>
          <w:color w:val="000000" w:themeColor="text1"/>
          <w:lang w:val="en-CA"/>
        </w:rPr>
        <w:t xml:space="preserve"> scale is dependent on the presence of receiver within the vicinity of the marked individuals, </w:t>
      </w:r>
      <w:r w:rsidR="00C15B46">
        <w:rPr>
          <w:rFonts w:ascii="Times New Roman" w:hAnsi="Times New Roman" w:cs="Times New Roman"/>
          <w:color w:val="000000" w:themeColor="text1"/>
          <w:lang w:val="en-CA"/>
        </w:rPr>
        <w:t>and thus</w:t>
      </w:r>
      <w:r w:rsidRPr="002F6ED3" w:rsidR="001247C6">
        <w:rPr>
          <w:rFonts w:ascii="Times New Roman" w:hAnsi="Times New Roman" w:cs="Times New Roman"/>
          <w:color w:val="000000" w:themeColor="text1"/>
          <w:lang w:val="en-CA"/>
        </w:rPr>
        <w:t xml:space="preserve"> the researchers </w:t>
      </w:r>
      <w:r w:rsidR="00FF5E1B">
        <w:rPr>
          <w:rFonts w:ascii="Times New Roman" w:hAnsi="Times New Roman" w:cs="Times New Roman"/>
          <w:color w:val="000000" w:themeColor="text1"/>
          <w:lang w:val="en-CA"/>
        </w:rPr>
        <w:t xml:space="preserve">' capacity </w:t>
      </w:r>
      <w:r w:rsidRPr="002F6ED3" w:rsidR="001247C6">
        <w:rPr>
          <w:rFonts w:ascii="Times New Roman" w:hAnsi="Times New Roman" w:cs="Times New Roman"/>
          <w:color w:val="000000" w:themeColor="text1"/>
          <w:lang w:val="en-CA"/>
        </w:rPr>
        <w:t xml:space="preserve">to have access to the individuals </w:t>
      </w:r>
      <w:r w:rsidR="00FF5E1B">
        <w:rPr>
          <w:rFonts w:ascii="Times New Roman" w:hAnsi="Times New Roman" w:cs="Times New Roman"/>
          <w:color w:val="000000" w:themeColor="text1"/>
          <w:lang w:val="en-CA"/>
        </w:rPr>
        <w:t>i</w:t>
      </w:r>
      <w:r w:rsidRPr="002F6ED3" w:rsidR="001247C6">
        <w:rPr>
          <w:rFonts w:ascii="Times New Roman" w:hAnsi="Times New Roman" w:cs="Times New Roman"/>
          <w:color w:val="000000" w:themeColor="text1"/>
          <w:lang w:val="en-CA"/>
        </w:rPr>
        <w:t>n the field. Getting valuable fine-scale data on tracked birds is possible but highly labo</w:t>
      </w:r>
      <w:r w:rsidR="001247C6">
        <w:rPr>
          <w:rFonts w:ascii="Times New Roman" w:hAnsi="Times New Roman" w:cs="Times New Roman"/>
          <w:color w:val="000000" w:themeColor="text1"/>
          <w:lang w:val="en-CA"/>
        </w:rPr>
        <w:t>u</w:t>
      </w:r>
      <w:r w:rsidRPr="002F6ED3" w:rsidR="001247C6">
        <w:rPr>
          <w:rFonts w:ascii="Times New Roman" w:hAnsi="Times New Roman" w:cs="Times New Roman"/>
          <w:color w:val="000000" w:themeColor="text1"/>
          <w:lang w:val="en-CA"/>
        </w:rPr>
        <w:t>r</w:t>
      </w:r>
      <w:r w:rsidR="001247C6">
        <w:rPr>
          <w:rFonts w:ascii="Times New Roman" w:hAnsi="Times New Roman" w:cs="Times New Roman"/>
          <w:color w:val="000000" w:themeColor="text1"/>
          <w:lang w:val="en-CA"/>
        </w:rPr>
        <w:t>-</w:t>
      </w:r>
      <w:r w:rsidRPr="002F6ED3" w:rsidR="001247C6">
        <w:rPr>
          <w:rFonts w:ascii="Times New Roman" w:hAnsi="Times New Roman" w:cs="Times New Roman"/>
          <w:color w:val="000000" w:themeColor="text1"/>
          <w:lang w:val="en-CA"/>
        </w:rPr>
        <w:t>intensive as the researcher needs to get close enough to the bird to be able to pick up its signal. On the o</w:t>
      </w:r>
      <w:r w:rsidR="00FF5E1B">
        <w:rPr>
          <w:rFonts w:ascii="Times New Roman" w:hAnsi="Times New Roman" w:cs="Times New Roman"/>
          <w:color w:val="000000" w:themeColor="text1"/>
          <w:lang w:val="en-CA"/>
        </w:rPr>
        <w:t>ther hand</w:t>
      </w:r>
      <w:r w:rsidRPr="002F6ED3" w:rsidR="001247C6">
        <w:rPr>
          <w:rFonts w:ascii="Times New Roman" w:hAnsi="Times New Roman" w:cs="Times New Roman"/>
          <w:color w:val="000000" w:themeColor="text1"/>
          <w:lang w:val="en-CA"/>
        </w:rPr>
        <w:t xml:space="preserve">, in areas where there’s an extensive network of receiver towers (such as the Motus Wildlife Tracking network in North America), the use of VHF radio </w:t>
      </w:r>
      <w:r w:rsidR="00C15B46">
        <w:rPr>
          <w:rFonts w:ascii="Times New Roman" w:hAnsi="Times New Roman" w:cs="Times New Roman"/>
          <w:color w:val="000000" w:themeColor="text1"/>
          <w:lang w:val="en-CA"/>
        </w:rPr>
        <w:t>telemetry</w:t>
      </w:r>
      <w:r w:rsidRPr="002F6ED3" w:rsidR="001247C6">
        <w:rPr>
          <w:rFonts w:ascii="Times New Roman" w:hAnsi="Times New Roman" w:cs="Times New Roman"/>
          <w:color w:val="000000" w:themeColor="text1"/>
          <w:lang w:val="en-CA"/>
        </w:rPr>
        <w:t xml:space="preserve"> can provide valuable information for long-distance monitoring, such as migration routes and stopover </w:t>
      </w:r>
      <w:commentRangeStart w:id="144"/>
      <w:commentRangeStart w:id="145"/>
      <w:commentRangeStart w:id="146"/>
      <w:r w:rsidRPr="002F6ED3" w:rsidR="001247C6">
        <w:rPr>
          <w:rFonts w:ascii="Times New Roman" w:hAnsi="Times New Roman" w:cs="Times New Roman"/>
          <w:color w:val="000000" w:themeColor="text1"/>
          <w:lang w:val="en-CA"/>
        </w:rPr>
        <w:t>sites</w:t>
      </w:r>
      <w:commentRangeEnd w:id="144"/>
      <w:r w:rsidR="00BA1C39">
        <w:rPr>
          <w:rStyle w:val="CommentReference"/>
        </w:rPr>
        <w:commentReference w:id="144"/>
      </w:r>
      <w:commentRangeEnd w:id="145"/>
      <w:r w:rsidR="005D5923">
        <w:rPr>
          <w:rStyle w:val="CommentReference"/>
        </w:rPr>
        <w:commentReference w:id="145"/>
      </w:r>
      <w:commentRangeEnd w:id="146"/>
      <w:r w:rsidR="00FD4F1C">
        <w:rPr>
          <w:rStyle w:val="CommentReference"/>
        </w:rPr>
        <w:commentReference w:id="146"/>
      </w:r>
      <w:r w:rsidRPr="002F6ED3" w:rsidR="001247C6">
        <w:rPr>
          <w:rFonts w:ascii="Times New Roman" w:hAnsi="Times New Roman" w:cs="Times New Roman"/>
          <w:color w:val="000000" w:themeColor="text1"/>
          <w:lang w:val="en-CA"/>
        </w:rPr>
        <w:t>.</w:t>
      </w:r>
      <w:r w:rsidR="00CD462C">
        <w:rPr>
          <w:rFonts w:ascii="Times New Roman" w:hAnsi="Times New Roman" w:cs="Times New Roman"/>
          <w:color w:val="000000" w:themeColor="text1"/>
          <w:lang w:val="en-CA"/>
        </w:rPr>
        <w:t xml:space="preserve"> Systems such as Motus can </w:t>
      </w:r>
      <w:r w:rsidR="00CD462C">
        <w:rPr>
          <w:rFonts w:ascii="Times New Roman" w:hAnsi="Times New Roman" w:cs="Times New Roman"/>
          <w:color w:val="000000" w:themeColor="text1"/>
          <w:lang w:val="en-CA"/>
        </w:rPr>
        <w:t>track birds across continents, and is, to some degree, replacing banding as a method for monitoring individual wildlife migration as Motus tags have a much higher detection rate than bands.</w:t>
      </w:r>
    </w:p>
    <w:p w:rsidR="00D71982" w:rsidP="000369B9" w:rsidRDefault="00D71982" w14:paraId="3F1665F1" w14:textId="2EF80EFA">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Although the use of </w:t>
      </w:r>
      <w:r w:rsidR="003F2943">
        <w:rPr>
          <w:rFonts w:ascii="Times New Roman" w:hAnsi="Times New Roman" w:cs="Times New Roman"/>
          <w:color w:val="000000" w:themeColor="text1"/>
          <w:lang w:val="en-CA"/>
        </w:rPr>
        <w:t>telemetry</w:t>
      </w:r>
      <w:r>
        <w:rPr>
          <w:rFonts w:ascii="Times New Roman" w:hAnsi="Times New Roman" w:cs="Times New Roman"/>
          <w:color w:val="000000" w:themeColor="text1"/>
          <w:lang w:val="en-CA"/>
        </w:rPr>
        <w:t xml:space="preserve"> devices </w:t>
      </w:r>
      <w:r w:rsidR="00875619">
        <w:rPr>
          <w:rFonts w:ascii="Times New Roman" w:hAnsi="Times New Roman" w:cs="Times New Roman"/>
          <w:color w:val="000000" w:themeColor="text1"/>
          <w:lang w:val="en-CA"/>
        </w:rPr>
        <w:t xml:space="preserve">can provide valuable physiological and ecological data </w:t>
      </w:r>
      <w:r w:rsidR="00A749FA">
        <w:rPr>
          <w:rFonts w:ascii="Times New Roman" w:hAnsi="Times New Roman" w:cs="Times New Roman"/>
          <w:color w:val="000000" w:themeColor="text1"/>
          <w:lang w:val="en-CA"/>
        </w:rPr>
        <w:t xml:space="preserve">on birds, </w:t>
      </w:r>
      <w:r w:rsidR="003F2943">
        <w:rPr>
          <w:rFonts w:ascii="Times New Roman" w:hAnsi="Times New Roman" w:cs="Times New Roman"/>
          <w:color w:val="000000" w:themeColor="text1"/>
          <w:lang w:val="en-CA"/>
        </w:rPr>
        <w:t>telemetry devices can have</w:t>
      </w:r>
      <w:r w:rsidR="00A749FA">
        <w:rPr>
          <w:rFonts w:ascii="Times New Roman" w:hAnsi="Times New Roman" w:cs="Times New Roman"/>
          <w:color w:val="000000" w:themeColor="text1"/>
          <w:lang w:val="en-CA"/>
        </w:rPr>
        <w:t xml:space="preserve"> negative impacts </w:t>
      </w:r>
      <w:r w:rsidR="0005482E">
        <w:rPr>
          <w:rFonts w:ascii="Times New Roman" w:hAnsi="Times New Roman" w:cs="Times New Roman"/>
          <w:color w:val="000000" w:themeColor="text1"/>
          <w:lang w:val="en-CA"/>
        </w:rPr>
        <w:t>on</w:t>
      </w:r>
      <w:r w:rsidR="00A749FA">
        <w:rPr>
          <w:rFonts w:ascii="Times New Roman" w:hAnsi="Times New Roman" w:cs="Times New Roman"/>
          <w:color w:val="000000" w:themeColor="text1"/>
          <w:lang w:val="en-CA"/>
        </w:rPr>
        <w:t xml:space="preserve"> organisms.</w:t>
      </w:r>
      <w:r w:rsidR="00AB1E8F">
        <w:rPr>
          <w:rFonts w:ascii="Times New Roman" w:hAnsi="Times New Roman" w:cs="Times New Roman"/>
          <w:color w:val="000000" w:themeColor="text1"/>
          <w:lang w:val="en-CA"/>
        </w:rPr>
        <w:t xml:space="preserve"> </w:t>
      </w:r>
      <w:r w:rsidR="0005482E">
        <w:rPr>
          <w:rFonts w:ascii="Times New Roman" w:hAnsi="Times New Roman" w:cs="Times New Roman"/>
          <w:color w:val="000000" w:themeColor="text1"/>
          <w:lang w:val="en-CA"/>
        </w:rPr>
        <w:t>Return</w:t>
      </w:r>
      <w:r w:rsidR="00CB2D16">
        <w:rPr>
          <w:rFonts w:ascii="Times New Roman" w:hAnsi="Times New Roman" w:cs="Times New Roman"/>
          <w:color w:val="000000" w:themeColor="text1"/>
          <w:lang w:val="en-CA"/>
        </w:rPr>
        <w:t xml:space="preserve"> rate of Swainson’s warblers (</w:t>
      </w:r>
      <w:proofErr w:type="spellStart"/>
      <w:r w:rsidR="00B47117">
        <w:rPr>
          <w:rFonts w:ascii="Times New Roman" w:hAnsi="Times New Roman" w:cs="Times New Roman"/>
          <w:i/>
          <w:iCs/>
          <w:color w:val="000000" w:themeColor="text1"/>
          <w:lang w:val="en-CA"/>
        </w:rPr>
        <w:t>Limnothlypis</w:t>
      </w:r>
      <w:proofErr w:type="spellEnd"/>
      <w:r w:rsidR="00B47117">
        <w:rPr>
          <w:rFonts w:ascii="Times New Roman" w:hAnsi="Times New Roman" w:cs="Times New Roman"/>
          <w:i/>
          <w:iCs/>
          <w:color w:val="000000" w:themeColor="text1"/>
          <w:lang w:val="en-CA"/>
        </w:rPr>
        <w:t xml:space="preserve"> </w:t>
      </w:r>
      <w:proofErr w:type="spellStart"/>
      <w:r w:rsidR="00B47117">
        <w:rPr>
          <w:rFonts w:ascii="Times New Roman" w:hAnsi="Times New Roman" w:cs="Times New Roman"/>
          <w:i/>
          <w:iCs/>
          <w:color w:val="000000" w:themeColor="text1"/>
          <w:lang w:val="en-CA"/>
        </w:rPr>
        <w:t>swainsonii</w:t>
      </w:r>
      <w:proofErr w:type="spellEnd"/>
      <w:r w:rsidR="00B47117">
        <w:rPr>
          <w:rFonts w:ascii="Times New Roman" w:hAnsi="Times New Roman" w:cs="Times New Roman"/>
          <w:color w:val="000000" w:themeColor="text1"/>
          <w:lang w:val="en-CA"/>
        </w:rPr>
        <w:t>)</w:t>
      </w:r>
      <w:r w:rsidR="008353DB">
        <w:rPr>
          <w:rFonts w:ascii="Times New Roman" w:hAnsi="Times New Roman" w:cs="Times New Roman"/>
          <w:color w:val="000000" w:themeColor="text1"/>
          <w:lang w:val="en-CA"/>
        </w:rPr>
        <w:t xml:space="preserve"> </w:t>
      </w:r>
      <w:r w:rsidR="0005482E">
        <w:rPr>
          <w:rFonts w:ascii="Times New Roman" w:hAnsi="Times New Roman" w:cs="Times New Roman"/>
          <w:color w:val="000000" w:themeColor="text1"/>
          <w:lang w:val="en-CA"/>
        </w:rPr>
        <w:t>with</w:t>
      </w:r>
      <w:r w:rsidR="008353DB">
        <w:rPr>
          <w:rFonts w:ascii="Times New Roman" w:hAnsi="Times New Roman" w:cs="Times New Roman"/>
          <w:color w:val="000000" w:themeColor="text1"/>
          <w:lang w:val="en-CA"/>
        </w:rPr>
        <w:t xml:space="preserve"> radio tags </w:t>
      </w:r>
      <w:r w:rsidR="0005482E">
        <w:rPr>
          <w:rFonts w:ascii="Times New Roman" w:hAnsi="Times New Roman" w:cs="Times New Roman"/>
          <w:color w:val="000000" w:themeColor="text1"/>
          <w:lang w:val="en-CA"/>
        </w:rPr>
        <w:t xml:space="preserve">was not significantly different than </w:t>
      </w:r>
      <w:r w:rsidR="008353DB">
        <w:rPr>
          <w:rFonts w:ascii="Times New Roman" w:hAnsi="Times New Roman" w:cs="Times New Roman"/>
          <w:color w:val="000000" w:themeColor="text1"/>
          <w:lang w:val="en-CA"/>
        </w:rPr>
        <w:t xml:space="preserve">return rates of the birds </w:t>
      </w:r>
      <w:r w:rsidR="00390F92">
        <w:rPr>
          <w:rFonts w:ascii="Times New Roman" w:hAnsi="Times New Roman" w:cs="Times New Roman"/>
          <w:color w:val="000000" w:themeColor="text1"/>
          <w:lang w:val="en-CA"/>
        </w:rPr>
        <w:t>with only colour bands</w:t>
      </w:r>
      <w:r w:rsidR="004701C5">
        <w:rPr>
          <w:rFonts w:ascii="Times New Roman" w:hAnsi="Times New Roman" w:cs="Times New Roman"/>
          <w:color w:val="000000" w:themeColor="text1"/>
          <w:lang w:val="en-CA"/>
        </w:rPr>
        <w:t xml:space="preserve"> </w:t>
      </w:r>
      <w:r w:rsidR="004701C5">
        <w:rPr>
          <w:rFonts w:ascii="Times New Roman" w:hAnsi="Times New Roman" w:cs="Times New Roman"/>
          <w:color w:val="000000" w:themeColor="text1"/>
          <w:lang w:val="en-CA"/>
        </w:rPr>
        <w:fldChar w:fldCharType="begin"/>
      </w:r>
      <w:r w:rsidR="004701C5">
        <w:rPr>
          <w:rFonts w:ascii="Times New Roman" w:hAnsi="Times New Roman" w:cs="Times New Roman"/>
          <w:color w:val="000000" w:themeColor="text1"/>
          <w:lang w:val="en-CA"/>
        </w:rPr>
        <w:instrText xml:space="preserve"> ADDIN ZOTERO_ITEM CSL_CITATION {"citationID":"Yu7JSTE2","properties":{"formattedCitation":"(Anich et al., 2009)","plainCitation":"(Anich et al., 2009)","noteIndex":0},"citationItems":[{"id":1032,"uris":["http://zotero.org/users/16770306/items/45QP47M2"],"itemData":{"id":1032,"type":"article-journal","abstract":"Although radio telemetry can provide useful information, the possible negative effects of transmitters, including biased results and detrimental effects on the birds, must also be considered. Several investigators have examined the effects of transmitters on larger birds, but few have examined their possible long-term effects, as assessed by return rates, on small passerines. We examined the possible negative effects of transmitters on a small (15.5 g) passerine. We used glue to attach radio transmitters to 40 male Swainson’s Warblers (Limnothlypis swainsonii) at two study sites in Arkansas in 2005 and 2006. To assess possible effects of transmitters on survival, we compared the following-year return rates of radio-tagged birds to birds that were captured and color banded, but did not receive transmitters. Least squared mean return rates for all birds ranged between 0.46 and 0.57. We found no signiﬁcant difference in the following-year return rate of radio-tagged and nonradio-tagged birds. In addition, we found no signiﬁcant differences in return rates between study sites or years, and no signiﬁcant interactions between any combination of radio transmitter (radio tagged or not), site, and year. Our results indicate that attachment of transmitters did not affect return rates of male Swainson’s Warblers and that the glue-on technique is a good option for short-term studies of small passerines.","container-title":"Journal of Field Ornithology","DOI":"10.1111/j.1557-9263.2009.00210.x","ISSN":"0273-8570, 1557-9263","issue":"2","language":"en","license":"http://doi.wiley.com/10.1002/tdm_license_1.1","note":"publisher: Resilience Alliance, Inc.","page":"206-211","source":"Crossref","title":"Effect of radio transmitters on return rates of Swainson's Warblers","volume":"80","author":[{"family":"Anich","given":"Nicholas M."},{"family":"Benson","given":"Thomas J."},{"family":"Bednarz","given":"James C."}],"issued":{"date-parts":[["2009",6]]}}}],"schema":"https://github.com/citation-style-language/schema/raw/master/csl-citation.json"} </w:instrText>
      </w:r>
      <w:r w:rsidR="004701C5">
        <w:rPr>
          <w:rFonts w:ascii="Times New Roman" w:hAnsi="Times New Roman" w:cs="Times New Roman"/>
          <w:color w:val="000000" w:themeColor="text1"/>
          <w:lang w:val="en-CA"/>
        </w:rPr>
        <w:fldChar w:fldCharType="separate"/>
      </w:r>
      <w:r w:rsidR="004701C5">
        <w:rPr>
          <w:rFonts w:ascii="Times New Roman" w:hAnsi="Times New Roman" w:cs="Times New Roman"/>
          <w:noProof/>
          <w:color w:val="000000" w:themeColor="text1"/>
          <w:lang w:val="en-CA"/>
        </w:rPr>
        <w:t>(Anich et al., 2009)</w:t>
      </w:r>
      <w:r w:rsidR="004701C5">
        <w:rPr>
          <w:rFonts w:ascii="Times New Roman" w:hAnsi="Times New Roman" w:cs="Times New Roman"/>
          <w:color w:val="000000" w:themeColor="text1"/>
          <w:lang w:val="en-CA"/>
        </w:rPr>
        <w:fldChar w:fldCharType="end"/>
      </w:r>
      <w:r w:rsidR="004701C5">
        <w:rPr>
          <w:rFonts w:ascii="Times New Roman" w:hAnsi="Times New Roman" w:cs="Times New Roman"/>
          <w:color w:val="000000" w:themeColor="text1"/>
          <w:lang w:val="en-CA"/>
        </w:rPr>
        <w:t>.</w:t>
      </w:r>
      <w:r w:rsidR="00947BE2">
        <w:rPr>
          <w:rFonts w:ascii="Times New Roman" w:hAnsi="Times New Roman" w:cs="Times New Roman"/>
          <w:color w:val="000000" w:themeColor="text1"/>
          <w:lang w:val="en-CA"/>
        </w:rPr>
        <w:t xml:space="preserve"> However, </w:t>
      </w:r>
      <w:r w:rsidR="00390F92">
        <w:rPr>
          <w:rFonts w:ascii="Times New Roman" w:hAnsi="Times New Roman" w:cs="Times New Roman"/>
          <w:color w:val="000000" w:themeColor="text1"/>
          <w:lang w:val="en-CA"/>
        </w:rPr>
        <w:t>although</w:t>
      </w:r>
      <w:r w:rsidR="00947BE2">
        <w:rPr>
          <w:rFonts w:ascii="Times New Roman" w:hAnsi="Times New Roman" w:cs="Times New Roman"/>
          <w:color w:val="000000" w:themeColor="text1"/>
          <w:lang w:val="en-CA"/>
        </w:rPr>
        <w:t xml:space="preserve"> backpack-style tags on tree swallows (</w:t>
      </w:r>
      <w:proofErr w:type="spellStart"/>
      <w:r w:rsidR="001856F0">
        <w:rPr>
          <w:rFonts w:ascii="Times New Roman" w:hAnsi="Times New Roman" w:cs="Times New Roman"/>
          <w:i/>
          <w:iCs/>
          <w:color w:val="000000" w:themeColor="text1"/>
          <w:lang w:val="en-CA"/>
        </w:rPr>
        <w:t>Tachycineta</w:t>
      </w:r>
      <w:proofErr w:type="spellEnd"/>
      <w:r w:rsidR="001856F0">
        <w:rPr>
          <w:rFonts w:ascii="Times New Roman" w:hAnsi="Times New Roman" w:cs="Times New Roman"/>
          <w:i/>
          <w:iCs/>
          <w:color w:val="000000" w:themeColor="text1"/>
          <w:lang w:val="en-CA"/>
        </w:rPr>
        <w:t xml:space="preserve"> bicolor</w:t>
      </w:r>
      <w:r w:rsidR="001856F0">
        <w:rPr>
          <w:rFonts w:ascii="Times New Roman" w:hAnsi="Times New Roman" w:cs="Times New Roman"/>
          <w:color w:val="000000" w:themeColor="text1"/>
          <w:lang w:val="en-CA"/>
        </w:rPr>
        <w:t xml:space="preserve">) </w:t>
      </w:r>
      <w:r w:rsidR="008F4376">
        <w:rPr>
          <w:rFonts w:ascii="Times New Roman" w:hAnsi="Times New Roman" w:cs="Times New Roman"/>
          <w:color w:val="000000" w:themeColor="text1"/>
          <w:lang w:val="en-CA"/>
        </w:rPr>
        <w:t>had</w:t>
      </w:r>
      <w:r w:rsidR="001856F0">
        <w:rPr>
          <w:rFonts w:ascii="Times New Roman" w:hAnsi="Times New Roman" w:cs="Times New Roman"/>
          <w:color w:val="000000" w:themeColor="text1"/>
          <w:lang w:val="en-CA"/>
        </w:rPr>
        <w:t xml:space="preserve"> no short-term effects</w:t>
      </w:r>
      <w:r w:rsidR="008F4376">
        <w:rPr>
          <w:rFonts w:ascii="Times New Roman" w:hAnsi="Times New Roman" w:cs="Times New Roman"/>
          <w:color w:val="000000" w:themeColor="text1"/>
          <w:lang w:val="en-CA"/>
        </w:rPr>
        <w:t xml:space="preserve">, </w:t>
      </w:r>
      <w:r w:rsidR="001856F0">
        <w:rPr>
          <w:rFonts w:ascii="Times New Roman" w:hAnsi="Times New Roman" w:cs="Times New Roman"/>
          <w:color w:val="000000" w:themeColor="text1"/>
          <w:lang w:val="en-CA"/>
        </w:rPr>
        <w:t xml:space="preserve">the return rate of the tagged individuals </w:t>
      </w:r>
      <w:r w:rsidR="008F4376">
        <w:rPr>
          <w:rFonts w:ascii="Times New Roman" w:hAnsi="Times New Roman" w:cs="Times New Roman"/>
          <w:color w:val="000000" w:themeColor="text1"/>
          <w:lang w:val="en-CA"/>
        </w:rPr>
        <w:t>was</w:t>
      </w:r>
      <w:r w:rsidR="005828C0">
        <w:rPr>
          <w:rFonts w:ascii="Times New Roman" w:hAnsi="Times New Roman" w:cs="Times New Roman"/>
          <w:color w:val="000000" w:themeColor="text1"/>
          <w:lang w:val="en-CA"/>
        </w:rPr>
        <w:t xml:space="preserve"> significantly lower compared to the individuals without tags</w:t>
      </w:r>
      <w:r w:rsidR="008F4376">
        <w:rPr>
          <w:rFonts w:ascii="Times New Roman" w:hAnsi="Times New Roman" w:cs="Times New Roman"/>
          <w:color w:val="000000" w:themeColor="text1"/>
          <w:lang w:val="en-CA"/>
        </w:rPr>
        <w:t>, raising concerns about long-term effects</w:t>
      </w:r>
      <w:r w:rsidR="005828C0">
        <w:rPr>
          <w:rFonts w:ascii="Times New Roman" w:hAnsi="Times New Roman" w:cs="Times New Roman"/>
          <w:color w:val="000000" w:themeColor="text1"/>
          <w:lang w:val="en-CA"/>
        </w:rPr>
        <w:t xml:space="preserve"> </w:t>
      </w:r>
      <w:r w:rsidR="005828C0">
        <w:rPr>
          <w:rFonts w:ascii="Times New Roman" w:hAnsi="Times New Roman" w:cs="Times New Roman"/>
          <w:color w:val="000000" w:themeColor="text1"/>
          <w:lang w:val="en-CA"/>
        </w:rPr>
        <w:fldChar w:fldCharType="begin"/>
      </w:r>
      <w:r w:rsidR="008C0A79">
        <w:rPr>
          <w:rFonts w:ascii="Times New Roman" w:hAnsi="Times New Roman" w:cs="Times New Roman"/>
          <w:color w:val="000000" w:themeColor="text1"/>
          <w:lang w:val="en-CA"/>
        </w:rPr>
        <w:instrText xml:space="preserve"> ADDIN ZOTERO_ITEM CSL_CITATION {"citationID":"sfAOrrTc","properties":{"formattedCitation":"(G\\uc0\\u243{}mez et al., 2014)","plainCitation":"(Gómez et al., 2014)","noteIndex":0},"citationItems":[{"id":1038,"uris":["http://zotero.org/users/16770306/items/ILU6A4X2"],"itemData":{"id":1038,"type":"article-journal","abstract":"Our understanding of the annual life-cycle movements of small migratory birds has advanced rapidly with the advent of light-weight geographical positioning devices (i.e., geolocators), yet the effects of geolocators on reproduction and survival have not been adequately quantified. We tested for impacts of attaching a 1-g geolocator (using a harness around the legs and back, anterior to the tail) to adult Tree Swallows (Tachycineta bicolor) on parental feeding behavior, nestling growth and size, fledging success, and return rates between 2011 and 2012. At one breeding site, we compared feeding visits, nestling growth, and nestling size between paired nest boxes where one parent was marked at the ‘geolocator’ box with a ‘control’ nest box where neither parent was marked. We detected no differences between geolocator and control nests in either the frequency of feeding visits to nestlings or the amount of time spent at nests. Birds marked with geolocators fed nestlings as frequently as their unmarked mates. Likewise, nestlings raised at geolocator nests grew at similar rates to those at control nests, and had similar structural size and body mass at fledging. At three widely-separated sites across the Tree Swallow breeding range in Canada, we also found that fledging success was similar for geolocator and control nests. Although we found no evidence for short-term negative impacts of geolocators, the return rates of geolocator-marked Tree Swallows tended to be significantly lower than those of unmarked control birds. Thus, we found little evidence for short-term impacts of geolocators on reproduction but our study does suggest that long-term impacts of geolocators could be manifested in terms of lower survival, higher emigration rates, or lower breeding propensity.","container-title":"Journal of Ornithology","DOI":"10.1007/s10336-013-0984-x","ISSN":"2193-7206","issue":"1","journalAbbreviation":"J Ornithol","language":"en","page":"37-44","source":"Springer Link","title":"Effects of geolocators on reproductive performance and annual return rates of a migratory songbird","volume":"155","author":[{"family":"Gómez","given":"Jesús"},{"family":"Michelson","given":"Chantel I."},{"family":"Bradley","given":"David W."},{"family":"Ryan Norris","given":"D."},{"family":"Berzins","given":"Lisha L."},{"family":"Dawson","given":"Russell D."},{"family":"Clark","given":"Robert G."}],"issued":{"date-parts":[["2014",1,1]]}}}],"schema":"https://github.com/citation-style-language/schema/raw/master/csl-citation.json"} </w:instrText>
      </w:r>
      <w:r w:rsidR="005828C0">
        <w:rPr>
          <w:rFonts w:ascii="Times New Roman" w:hAnsi="Times New Roman" w:cs="Times New Roman"/>
          <w:color w:val="000000" w:themeColor="text1"/>
          <w:lang w:val="en-CA"/>
        </w:rPr>
        <w:fldChar w:fldCharType="separate"/>
      </w:r>
      <w:r w:rsidRPr="008C0A79" w:rsidR="008C0A79">
        <w:rPr>
          <w:rFonts w:ascii="Times New Roman" w:hAnsi="Times New Roman" w:cs="Times New Roman"/>
          <w:color w:val="000000"/>
          <w:kern w:val="0"/>
          <w:lang w:val="en-US"/>
        </w:rPr>
        <w:t>(Gómez et al., 2014)</w:t>
      </w:r>
      <w:r w:rsidR="005828C0">
        <w:rPr>
          <w:rFonts w:ascii="Times New Roman" w:hAnsi="Times New Roman" w:cs="Times New Roman"/>
          <w:color w:val="000000" w:themeColor="text1"/>
          <w:lang w:val="en-CA"/>
        </w:rPr>
        <w:fldChar w:fldCharType="end"/>
      </w:r>
      <w:r w:rsidR="005828C0">
        <w:rPr>
          <w:rFonts w:ascii="Times New Roman" w:hAnsi="Times New Roman" w:cs="Times New Roman"/>
          <w:color w:val="000000" w:themeColor="text1"/>
          <w:lang w:val="en-CA"/>
        </w:rPr>
        <w:t>.</w:t>
      </w:r>
      <w:r w:rsidR="008C0A79">
        <w:rPr>
          <w:rFonts w:ascii="Times New Roman" w:hAnsi="Times New Roman" w:cs="Times New Roman"/>
          <w:color w:val="000000" w:themeColor="text1"/>
          <w:lang w:val="en-CA"/>
        </w:rPr>
        <w:t xml:space="preserve"> </w:t>
      </w:r>
      <w:r w:rsidR="000D26DA">
        <w:rPr>
          <w:rFonts w:ascii="Times New Roman" w:hAnsi="Times New Roman" w:cs="Times New Roman"/>
          <w:color w:val="000000" w:themeColor="text1"/>
          <w:lang w:val="en-CA"/>
        </w:rPr>
        <w:t>An experimental study on homing pigeons (</w:t>
      </w:r>
      <w:r w:rsidR="000D26DA">
        <w:rPr>
          <w:rFonts w:ascii="Times New Roman" w:hAnsi="Times New Roman" w:cs="Times New Roman"/>
          <w:i/>
          <w:iCs/>
          <w:color w:val="000000" w:themeColor="text1"/>
          <w:lang w:val="en-CA"/>
        </w:rPr>
        <w:t xml:space="preserve">Columba </w:t>
      </w:r>
      <w:proofErr w:type="spellStart"/>
      <w:r w:rsidR="000D26DA">
        <w:rPr>
          <w:rFonts w:ascii="Times New Roman" w:hAnsi="Times New Roman" w:cs="Times New Roman"/>
          <w:i/>
          <w:iCs/>
          <w:color w:val="000000" w:themeColor="text1"/>
          <w:lang w:val="en-CA"/>
        </w:rPr>
        <w:t>livia</w:t>
      </w:r>
      <w:proofErr w:type="spellEnd"/>
      <w:r w:rsidR="000D26DA">
        <w:rPr>
          <w:rFonts w:ascii="Times New Roman" w:hAnsi="Times New Roman" w:cs="Times New Roman"/>
          <w:color w:val="000000" w:themeColor="text1"/>
          <w:lang w:val="en-CA"/>
        </w:rPr>
        <w:t xml:space="preserve">) has also demonstrated that the birds equipped with a mass corresponding to 5% of their body weight (to simulate tag attachment) lost the corresponding amount of body mass over a 25-days period </w:t>
      </w:r>
      <w:r w:rsidR="000D26DA">
        <w:rPr>
          <w:rFonts w:ascii="Times New Roman" w:hAnsi="Times New Roman" w:cs="Times New Roman"/>
          <w:color w:val="000000" w:themeColor="text1"/>
          <w:lang w:val="en-CA"/>
        </w:rPr>
        <w:fldChar w:fldCharType="begin"/>
      </w:r>
      <w:r w:rsidR="000D26DA">
        <w:rPr>
          <w:rFonts w:ascii="Times New Roman" w:hAnsi="Times New Roman" w:cs="Times New Roman"/>
          <w:color w:val="000000" w:themeColor="text1"/>
          <w:lang w:val="en-CA"/>
        </w:rPr>
        <w: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0D26DA">
        <w:rPr>
          <w:rFonts w:ascii="Times New Roman" w:hAnsi="Times New Roman" w:cs="Times New Roman"/>
          <w:color w:val="000000" w:themeColor="text1"/>
          <w:lang w:val="en-CA"/>
        </w:rPr>
        <w:fldChar w:fldCharType="separate"/>
      </w:r>
      <w:r w:rsidR="000D26DA">
        <w:rPr>
          <w:rFonts w:ascii="Times New Roman" w:hAnsi="Times New Roman" w:cs="Times New Roman"/>
          <w:noProof/>
          <w:color w:val="000000" w:themeColor="text1"/>
          <w:lang w:val="en-CA"/>
        </w:rPr>
        <w:t>(Portugal &amp; White, 2022)</w:t>
      </w:r>
      <w:r w:rsidR="000D26DA">
        <w:rPr>
          <w:rFonts w:ascii="Times New Roman" w:hAnsi="Times New Roman" w:cs="Times New Roman"/>
          <w:color w:val="000000" w:themeColor="text1"/>
          <w:lang w:val="en-CA"/>
        </w:rPr>
        <w:fldChar w:fldCharType="end"/>
      </w:r>
      <w:r w:rsidR="000D26DA">
        <w:rPr>
          <w:rFonts w:ascii="Times New Roman" w:hAnsi="Times New Roman" w:cs="Times New Roman"/>
          <w:color w:val="000000" w:themeColor="text1"/>
          <w:lang w:val="en-CA"/>
        </w:rPr>
        <w:t xml:space="preserve">. The authors emphasized that this loss of body mass equates to a loss of 1,140 kJ of energy, corresponding to approximately 32% of their daily energy budget </w:t>
      </w:r>
      <w:r w:rsidR="000D26DA">
        <w:rPr>
          <w:rFonts w:ascii="Times New Roman" w:hAnsi="Times New Roman" w:cs="Times New Roman"/>
          <w:color w:val="000000" w:themeColor="text1"/>
          <w:lang w:val="en-CA"/>
        </w:rPr>
        <w:fldChar w:fldCharType="begin"/>
      </w:r>
      <w:r w:rsidR="000D26DA">
        <w:rPr>
          <w:rFonts w:ascii="Times New Roman" w:hAnsi="Times New Roman" w:cs="Times New Roman"/>
          <w:color w:val="000000" w:themeColor="text1"/>
          <w:lang w:val="en-CA"/>
        </w:rPr>
        <w: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0D26DA">
        <w:rPr>
          <w:rFonts w:ascii="Times New Roman" w:hAnsi="Times New Roman" w:cs="Times New Roman"/>
          <w:color w:val="000000" w:themeColor="text1"/>
          <w:lang w:val="en-CA"/>
        </w:rPr>
        <w:fldChar w:fldCharType="separate"/>
      </w:r>
      <w:r w:rsidR="000D26DA">
        <w:rPr>
          <w:rFonts w:ascii="Times New Roman" w:hAnsi="Times New Roman" w:cs="Times New Roman"/>
          <w:noProof/>
          <w:color w:val="000000" w:themeColor="text1"/>
          <w:lang w:val="en-CA"/>
        </w:rPr>
        <w:t>(Portugal &amp; White, 2022)</w:t>
      </w:r>
      <w:r w:rsidR="000D26DA">
        <w:rPr>
          <w:rFonts w:ascii="Times New Roman" w:hAnsi="Times New Roman" w:cs="Times New Roman"/>
          <w:color w:val="000000" w:themeColor="text1"/>
          <w:lang w:val="en-CA"/>
        </w:rPr>
        <w:fldChar w:fldCharType="end"/>
      </w:r>
      <w:r w:rsidR="000D26DA">
        <w:rPr>
          <w:rFonts w:ascii="Times New Roman" w:hAnsi="Times New Roman" w:cs="Times New Roman"/>
          <w:color w:val="000000" w:themeColor="text1"/>
          <w:lang w:val="en-CA"/>
        </w:rPr>
        <w:t>.</w:t>
      </w:r>
      <w:r w:rsidR="008C0A79">
        <w:rPr>
          <w:rFonts w:ascii="Times New Roman" w:hAnsi="Times New Roman" w:cs="Times New Roman"/>
          <w:color w:val="000000" w:themeColor="text1"/>
          <w:lang w:val="en-CA"/>
        </w:rPr>
        <w:t xml:space="preserve">While the effect of tagging on </w:t>
      </w:r>
      <w:r w:rsidR="00790E2F">
        <w:rPr>
          <w:rFonts w:ascii="Times New Roman" w:hAnsi="Times New Roman" w:cs="Times New Roman"/>
          <w:color w:val="000000" w:themeColor="text1"/>
          <w:lang w:val="en-CA"/>
        </w:rPr>
        <w:t xml:space="preserve">the return rate seems to vary greatly, a meta-analysis </w:t>
      </w:r>
      <w:r w:rsidR="008046C2">
        <w:rPr>
          <w:rFonts w:ascii="Times New Roman" w:hAnsi="Times New Roman" w:cs="Times New Roman"/>
          <w:color w:val="000000" w:themeColor="text1"/>
          <w:lang w:val="en-CA"/>
        </w:rPr>
        <w:t xml:space="preserve">on the impact of biologging devices across multiple taxa stressed that there was a small, but significant negative impact of tagging on survival, parental care and reproduction of birds </w:t>
      </w:r>
      <w:r w:rsidR="008046C2">
        <w:rPr>
          <w:rFonts w:ascii="Times New Roman" w:hAnsi="Times New Roman" w:cs="Times New Roman"/>
          <w:color w:val="000000" w:themeColor="text1"/>
          <w:lang w:val="en-CA"/>
        </w:rPr>
        <w:fldChar w:fldCharType="begin"/>
      </w:r>
      <w:r w:rsidR="00FD4F1C">
        <w:rPr>
          <w:rFonts w:ascii="Times New Roman" w:hAnsi="Times New Roman" w:cs="Times New Roman"/>
          <w:color w:val="000000" w:themeColor="text1"/>
          <w:lang w:val="en-CA"/>
        </w:rPr>
        <w:instrText xml:space="preserve"> ADDIN ZOTERO_ITEM CSL_CITATION {"citationID":"vHbWx51f","properties":{"formattedCitation":"(Bodey et al., 2018)","plainCitation":"(Bodey et al., 2018)","noteIndex":0},"citationItems":[{"id":1035,"uris":["http://zotero.org/users/16770306/items/T76XM7TB"],"itemData":{"id":1035,"type":"article-journal","abstract":"The use of biologging devices continues to increase with technological advances yielding remarkable ecological insights and generating new research questions. However, as devices develop and are deployed more widely, there is a need to update our knowledge of the potential ethical impacts to allow scientists to balance these against the knowledge gained. We employed a suite of phylogenetically controlled meta-analyses on a dataset comprising more than 450 published effect sizes across 214 different studies to examine the effects of biologger tagging on five key traits in birds. Overall, we found small but significant negative effects of tagging on survival, reproduction, parental care. In addition, tagging was positively associated with foraging trip duration, but had no effect on body mass. Meta-regressions revealed that flying style, migration distance and proportional tag mass were significant influences producing these deleterious effects, with attachment type and position additionally important covariates influencing survival- and reproduction-based effect sizes. There was a positive correlation between the effects of tagging on survival and reproduction, highlighting that effects may be cumulative, with the full effects of tagging not necessarily apparent in studies focused on single traits. We discuss the tradeoff between these negative effects and the advances gained through the use of biologgers. Finally, given the number of studies from our initial literature search that lacked sufficient data for inclusion in analyses, we provide recommendations on the essential information that all biologging studies should report in order to facilitate future assessments of impacts on animals.","container-title":"Methods in Ecology and Evolution","DOI":"10.1111/2041-210X.12934","ISSN":"2041-210X","issue":"4","language":"en","license":"© 2017 The Authors. Methods in Ecology and Evolution © 2017 British Ecological Society","note":"_eprint: https://besjournals.onlinelibrary.wiley.com/doi/pdf/10.1111/2041-210X.12934","page":"946-955","source":"Wiley Online Library","title":"A phylogenetically controlled meta-analysis of biologging device effects on birds: Deleterious effects and a call for more standardized reporting of study data","title-short":"A phylogenetically controlled meta-analysis of biologging device effects on birds","volume":"9","author":[{"family":"Bodey","given":"Thomas W."},{"family":"Cleasby","given":"Ian R."},{"family":"Bell","given":"Fraser"},{"family":"Parr","given":"Nicole"},{"family":"Schultz","given":"Anthony"},{"family":"Votier","given":"Stephen C."},{"family":"Bearhop","given":"Stuart"}],"issued":{"date-parts":[["2018"]]}}}],"schema":"https://github.com/citation-style-language/schema/raw/master/csl-citation.json"} </w:instrText>
      </w:r>
      <w:r w:rsidR="008046C2">
        <w:rPr>
          <w:rFonts w:ascii="Times New Roman" w:hAnsi="Times New Roman" w:cs="Times New Roman"/>
          <w:color w:val="000000" w:themeColor="text1"/>
          <w:lang w:val="en-CA"/>
        </w:rPr>
        <w:fldChar w:fldCharType="separate"/>
      </w:r>
      <w:r w:rsidR="00FD4F1C">
        <w:rPr>
          <w:rFonts w:ascii="Times New Roman" w:hAnsi="Times New Roman" w:cs="Times New Roman"/>
          <w:noProof/>
          <w:color w:val="000000" w:themeColor="text1"/>
          <w:lang w:val="en-CA"/>
        </w:rPr>
        <w:t>(Bodey et al., 2018)</w:t>
      </w:r>
      <w:r w:rsidR="008046C2">
        <w:rPr>
          <w:rFonts w:ascii="Times New Roman" w:hAnsi="Times New Roman" w:cs="Times New Roman"/>
          <w:color w:val="000000" w:themeColor="text1"/>
          <w:lang w:val="en-CA"/>
        </w:rPr>
        <w:fldChar w:fldCharType="end"/>
      </w:r>
      <w:r w:rsidR="008046C2">
        <w:rPr>
          <w:rFonts w:ascii="Times New Roman" w:hAnsi="Times New Roman" w:cs="Times New Roman"/>
          <w:color w:val="000000" w:themeColor="text1"/>
          <w:lang w:val="en-CA"/>
        </w:rPr>
        <w:t xml:space="preserve">. </w:t>
      </w:r>
      <w:r w:rsidR="00B8569A">
        <w:rPr>
          <w:rFonts w:ascii="Times New Roman" w:hAnsi="Times New Roman" w:cs="Times New Roman"/>
          <w:color w:val="000000" w:themeColor="text1"/>
          <w:lang w:val="en-CA"/>
        </w:rPr>
        <w:t>More recently</w:t>
      </w:r>
      <w:r w:rsidR="00D4133A">
        <w:rPr>
          <w:rFonts w:ascii="Times New Roman" w:hAnsi="Times New Roman" w:cs="Times New Roman"/>
          <w:color w:val="000000" w:themeColor="text1"/>
          <w:lang w:val="en-CA"/>
        </w:rPr>
        <w:t xml:space="preserve"> Jones et al.</w:t>
      </w:r>
      <w:r w:rsidR="00B8569A">
        <w:rPr>
          <w:rFonts w:ascii="Times New Roman" w:hAnsi="Times New Roman" w:cs="Times New Roman"/>
          <w:color w:val="000000" w:themeColor="text1"/>
          <w:lang w:val="en-CA"/>
        </w:rPr>
        <w:t xml:space="preserve"> </w:t>
      </w:r>
      <w:r w:rsidR="00846139">
        <w:rPr>
          <w:rFonts w:ascii="Times New Roman" w:hAnsi="Times New Roman" w:cs="Times New Roman"/>
          <w:color w:val="000000" w:themeColor="text1"/>
          <w:lang w:val="en-CA"/>
        </w:rPr>
        <w:fldChar w:fldCharType="begin"/>
      </w:r>
      <w:r w:rsidR="00846139">
        <w:rPr>
          <w:rFonts w:ascii="Times New Roman" w:hAnsi="Times New Roman" w:cs="Times New Roman"/>
          <w:color w:val="000000" w:themeColor="text1"/>
          <w:lang w:val="en-CA"/>
        </w:rPr>
        <w:instrText xml:space="preserve"> ADDIN ZOTERO_ITEM CSL_CITATION {"citationID":"QYDePv6X","properties":{"formattedCitation":"(2024)","plainCitation":"(2024)","noteIndex":0},"citationItems":[{"id":1033,"uris":["http://zotero.org/users/16770306/items/S745CIHP"],"itemData":{"id":1033,"type":"article-journal","abstract":"Researchers studying avian space use, dispersal, survival, and migration select tracking tags that optimize tag size (dimensions) and mass relative to the focal species to minimize risk to birds as they move and fly. Here we argue that antenna length and transmitter color are also critical tag design parameters that must be considered. Based on a review of the songbird tracking literature and unpublished cases, we found most cases of entanglement, which can result in bird injuries and death, occurred with longer antennas (&gt;13 cm). However, such cases cannot infer rates of mortality or survival, nor may they be representative of entanglements across antenna lengths and studies using radio tags. Additionally, white or brightly colored transmitters that contrast with plumage, particularly of cryptically colored females and juveniles, may increase visibility to predators and result in higher mortality, or alternatively, cause a female to eject a nestling by mistaking the tag for a fecal sac or foreign object. Consequently, we call on researchers to report and publish cases of antenna entanglement, and for journal editors to encourage and applaud such reports, such that data can be compiled to inform guidelines on tag antenna lengths for different species. Future research is also needed to examine the impacts of tag color on parental behavior and survival of tagged birds. Meanwhile, researchers should strive to ensure that their tag color does not contrast markedly with avian plumages, while also taking care not to alter (i.e., do not color over) areas required for harness attachment, activating and deactivating tags. We hope such efforts will enable researchers and manufacturers to make more informed decisions about tracking tag design, particularly with respect to balancing the benefits of longer antennas, which provide greater power and detection distance, with risks of bird entanglement and mortality.","container-title":"Journal of Field Ornithology","DOI":"10.5751/JFO-00426-950107","ISSN":"1557-9263","issue":"1","language":"en","license":"© 2024 by the author(s)","note":"publisher: The Resilience Alliance","source":"journal.afonet.org","title":"Considerations for radio-transmitter specifications on songbirds: color and antenna length matter too","title-short":"Considerations for radio-transmitter specifications on songbirds","URL":"https://journal.afonet.org/vol95/iss1/art7/","volume":"95","author":[{"family":"Jones","given":"Todd M."},{"family":"Cooper","given":"Nathan W."},{"family":"Haradon","given":"Haley A."},{"family":"Brunner","given":"Alicia R."},{"family":"Dossman","given":"Bryant C."},{"family":"Ward","given":"Michael P."},{"family":"Sillett","given":"T. Scott"},{"family":"Kaiser","given":"Sara A."}],"accessed":{"date-parts":[["2025",7,18]]},"issued":{"date-parts":[["2024",2,31]]}},"suppress-author":true}],"schema":"https://github.com/citation-style-language/schema/raw/master/csl-citation.json"} </w:instrText>
      </w:r>
      <w:r w:rsidR="00846139">
        <w:rPr>
          <w:rFonts w:ascii="Times New Roman" w:hAnsi="Times New Roman" w:cs="Times New Roman"/>
          <w:color w:val="000000" w:themeColor="text1"/>
          <w:lang w:val="en-CA"/>
        </w:rPr>
        <w:fldChar w:fldCharType="separate"/>
      </w:r>
      <w:r w:rsidR="00846139">
        <w:rPr>
          <w:rFonts w:ascii="Times New Roman" w:hAnsi="Times New Roman" w:cs="Times New Roman"/>
          <w:noProof/>
          <w:color w:val="000000" w:themeColor="text1"/>
          <w:lang w:val="en-CA"/>
        </w:rPr>
        <w:t>(2024)</w:t>
      </w:r>
      <w:r w:rsidR="00846139">
        <w:rPr>
          <w:rFonts w:ascii="Times New Roman" w:hAnsi="Times New Roman" w:cs="Times New Roman"/>
          <w:color w:val="000000" w:themeColor="text1"/>
          <w:lang w:val="en-CA"/>
        </w:rPr>
        <w:fldChar w:fldCharType="end"/>
      </w:r>
      <w:r w:rsidR="00D4133A">
        <w:rPr>
          <w:rFonts w:ascii="Times New Roman" w:hAnsi="Times New Roman" w:cs="Times New Roman"/>
          <w:color w:val="000000" w:themeColor="text1"/>
          <w:lang w:val="en-CA"/>
        </w:rPr>
        <w:t xml:space="preserve"> called for radio-transmitters specifications to take in account colour and antenna length</w:t>
      </w:r>
      <w:r w:rsidR="0036121A">
        <w:rPr>
          <w:rFonts w:ascii="Times New Roman" w:hAnsi="Times New Roman" w:cs="Times New Roman"/>
          <w:color w:val="000000" w:themeColor="text1"/>
          <w:lang w:val="en-CA"/>
        </w:rPr>
        <w:t>, and</w:t>
      </w:r>
      <w:r w:rsidR="00940212">
        <w:rPr>
          <w:rFonts w:ascii="Times New Roman" w:hAnsi="Times New Roman" w:cs="Times New Roman"/>
          <w:color w:val="000000" w:themeColor="text1"/>
          <w:lang w:val="en-CA"/>
        </w:rPr>
        <w:t xml:space="preserve"> to avoid females and juveniles (which tend to </w:t>
      </w:r>
      <w:r w:rsidR="00F943AF">
        <w:rPr>
          <w:rFonts w:ascii="Times New Roman" w:hAnsi="Times New Roman" w:cs="Times New Roman"/>
          <w:color w:val="000000" w:themeColor="text1"/>
          <w:lang w:val="en-CA"/>
        </w:rPr>
        <w:t xml:space="preserve">have more </w:t>
      </w:r>
      <w:r w:rsidR="0036121A">
        <w:rPr>
          <w:rFonts w:ascii="Times New Roman" w:hAnsi="Times New Roman" w:cs="Times New Roman"/>
          <w:color w:val="000000" w:themeColor="text1"/>
          <w:lang w:val="en-CA"/>
        </w:rPr>
        <w:t>in</w:t>
      </w:r>
      <w:r w:rsidR="00F943AF">
        <w:rPr>
          <w:rFonts w:ascii="Times New Roman" w:hAnsi="Times New Roman" w:cs="Times New Roman"/>
          <w:color w:val="000000" w:themeColor="text1"/>
          <w:lang w:val="en-CA"/>
        </w:rPr>
        <w:t>conspicuous plumages) being detected</w:t>
      </w:r>
      <w:r w:rsidR="007D71F5">
        <w:rPr>
          <w:rFonts w:ascii="Times New Roman" w:hAnsi="Times New Roman" w:cs="Times New Roman"/>
          <w:color w:val="000000" w:themeColor="text1"/>
          <w:lang w:val="en-CA"/>
        </w:rPr>
        <w:t>, and to reduce entanglement risks.</w:t>
      </w:r>
    </w:p>
    <w:p w:rsidRPr="00812C08" w:rsidR="00CA107E" w:rsidP="000369B9" w:rsidRDefault="00CA107E" w14:paraId="232050C5" w14:textId="3B87D7D8">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To our knowledge, this project </w:t>
      </w:r>
      <w:r w:rsidR="00944953">
        <w:rPr>
          <w:rFonts w:ascii="Times New Roman" w:hAnsi="Times New Roman" w:cs="Times New Roman"/>
          <w:color w:val="000000" w:themeColor="text1"/>
          <w:lang w:val="en-CA"/>
        </w:rPr>
        <w:t>is</w:t>
      </w:r>
      <w:r>
        <w:rPr>
          <w:rFonts w:ascii="Times New Roman" w:hAnsi="Times New Roman" w:cs="Times New Roman"/>
          <w:color w:val="000000" w:themeColor="text1"/>
          <w:lang w:val="en-CA"/>
        </w:rPr>
        <w:t xml:space="preserve"> the first to install Motus radio tags on northern cardinals</w:t>
      </w:r>
      <w:r w:rsidR="00944953">
        <w:rPr>
          <w:rFonts w:ascii="Times New Roman" w:hAnsi="Times New Roman" w:cs="Times New Roman"/>
          <w:color w:val="000000" w:themeColor="text1"/>
          <w:lang w:val="en-CA"/>
        </w:rPr>
        <w:t xml:space="preserve">. We </w:t>
      </w:r>
      <w:r w:rsidR="0036121A">
        <w:rPr>
          <w:rFonts w:ascii="Times New Roman" w:hAnsi="Times New Roman" w:cs="Times New Roman"/>
          <w:color w:val="000000" w:themeColor="text1"/>
          <w:lang w:val="en-CA"/>
        </w:rPr>
        <w:t>used</w:t>
      </w:r>
      <w:r w:rsidR="00944953">
        <w:rPr>
          <w:rFonts w:ascii="Times New Roman" w:hAnsi="Times New Roman" w:cs="Times New Roman"/>
          <w:color w:val="000000" w:themeColor="text1"/>
          <w:lang w:val="en-CA"/>
        </w:rPr>
        <w:t xml:space="preserve"> a combination of tags and harnesses that </w:t>
      </w:r>
      <w:r w:rsidR="00C370F1">
        <w:rPr>
          <w:rFonts w:ascii="Times New Roman" w:hAnsi="Times New Roman" w:cs="Times New Roman"/>
          <w:color w:val="000000" w:themeColor="text1"/>
          <w:lang w:val="en-CA"/>
        </w:rPr>
        <w:t>were</w:t>
      </w:r>
      <w:r w:rsidR="0080743B">
        <w:rPr>
          <w:rFonts w:ascii="Times New Roman" w:hAnsi="Times New Roman" w:cs="Times New Roman"/>
          <w:color w:val="000000" w:themeColor="text1"/>
          <w:lang w:val="en-CA"/>
        </w:rPr>
        <w:t xml:space="preserve"> less than 3% of the average cardinal’s body mass to minimize the effects of the weight of the device on the birds’ energy budgets (especially </w:t>
      </w:r>
      <w:r w:rsidR="0080743B">
        <w:rPr>
          <w:rFonts w:ascii="Times New Roman" w:hAnsi="Times New Roman" w:cs="Times New Roman"/>
          <w:color w:val="000000" w:themeColor="text1"/>
          <w:lang w:val="en-CA"/>
        </w:rPr>
        <w:t xml:space="preserve">since </w:t>
      </w:r>
      <w:r w:rsidR="002D6E6A">
        <w:rPr>
          <w:rFonts w:ascii="Times New Roman" w:hAnsi="Times New Roman" w:cs="Times New Roman"/>
          <w:color w:val="000000" w:themeColor="text1"/>
          <w:lang w:val="en-CA"/>
        </w:rPr>
        <w:t xml:space="preserve">this research </w:t>
      </w:r>
      <w:r w:rsidR="0092715E">
        <w:rPr>
          <w:rFonts w:ascii="Times New Roman" w:hAnsi="Times New Roman" w:cs="Times New Roman"/>
          <w:color w:val="000000" w:themeColor="text1"/>
          <w:lang w:val="en-CA"/>
        </w:rPr>
        <w:t>is happening</w:t>
      </w:r>
      <w:r w:rsidR="002D6E6A">
        <w:rPr>
          <w:rFonts w:ascii="Times New Roman" w:hAnsi="Times New Roman" w:cs="Times New Roman"/>
          <w:color w:val="000000" w:themeColor="text1"/>
          <w:lang w:val="en-CA"/>
        </w:rPr>
        <w:t xml:space="preserve"> in winter)</w:t>
      </w:r>
      <w:r w:rsidR="0092715E">
        <w:rPr>
          <w:rFonts w:ascii="Times New Roman" w:hAnsi="Times New Roman" w:cs="Times New Roman"/>
          <w:color w:val="000000" w:themeColor="text1"/>
          <w:lang w:val="en-CA"/>
        </w:rPr>
        <w:t>. During the first two years of experimentations, the radio tags used had a white</w:t>
      </w:r>
      <w:r w:rsidR="00087C39">
        <w:rPr>
          <w:rFonts w:ascii="Times New Roman" w:hAnsi="Times New Roman" w:cs="Times New Roman"/>
          <w:color w:val="000000" w:themeColor="text1"/>
          <w:lang w:val="en-CA"/>
        </w:rPr>
        <w:t xml:space="preserve"> “body” and a silver antenna which was quite </w:t>
      </w:r>
      <w:r w:rsidR="00274038">
        <w:rPr>
          <w:rFonts w:ascii="Times New Roman" w:hAnsi="Times New Roman" w:cs="Times New Roman"/>
          <w:color w:val="000000" w:themeColor="text1"/>
          <w:lang w:val="en-CA"/>
        </w:rPr>
        <w:t>visible through both males and females’ plumage</w:t>
      </w:r>
      <w:r w:rsidR="00FA3E66">
        <w:rPr>
          <w:rFonts w:ascii="Times New Roman" w:hAnsi="Times New Roman" w:cs="Times New Roman"/>
          <w:color w:val="000000" w:themeColor="text1"/>
          <w:lang w:val="en-CA"/>
        </w:rPr>
        <w:t xml:space="preserve">. For the last year of experiment, we </w:t>
      </w:r>
      <w:r w:rsidR="00C370F1">
        <w:rPr>
          <w:rFonts w:ascii="Times New Roman" w:hAnsi="Times New Roman" w:cs="Times New Roman"/>
          <w:color w:val="000000" w:themeColor="text1"/>
          <w:lang w:val="en-CA"/>
        </w:rPr>
        <w:t xml:space="preserve">used </w:t>
      </w:r>
      <w:r w:rsidR="00FA3E66">
        <w:rPr>
          <w:rFonts w:ascii="Times New Roman" w:hAnsi="Times New Roman" w:cs="Times New Roman"/>
          <w:color w:val="000000" w:themeColor="text1"/>
          <w:lang w:val="en-CA"/>
        </w:rPr>
        <w:t>all black radio tags (increased coating resistance)</w:t>
      </w:r>
      <w:r w:rsidR="00D75453">
        <w:rPr>
          <w:rFonts w:ascii="Times New Roman" w:hAnsi="Times New Roman" w:cs="Times New Roman"/>
          <w:color w:val="000000" w:themeColor="text1"/>
          <w:lang w:val="en-CA"/>
        </w:rPr>
        <w:t xml:space="preserve"> that were still below the 3% </w:t>
      </w:r>
      <w:r w:rsidR="00BC43D3">
        <w:rPr>
          <w:rFonts w:ascii="Times New Roman" w:hAnsi="Times New Roman" w:cs="Times New Roman"/>
          <w:color w:val="000000" w:themeColor="text1"/>
          <w:lang w:val="en-CA"/>
        </w:rPr>
        <w:t>threshold but</w:t>
      </w:r>
      <w:r w:rsidR="00D75453">
        <w:rPr>
          <w:rFonts w:ascii="Times New Roman" w:hAnsi="Times New Roman" w:cs="Times New Roman"/>
          <w:color w:val="000000" w:themeColor="text1"/>
          <w:lang w:val="en-CA"/>
        </w:rPr>
        <w:t xml:space="preserve"> </w:t>
      </w:r>
      <w:r w:rsidR="002561B5">
        <w:rPr>
          <w:rFonts w:ascii="Times New Roman" w:hAnsi="Times New Roman" w:cs="Times New Roman"/>
          <w:color w:val="000000" w:themeColor="text1"/>
          <w:lang w:val="en-CA"/>
        </w:rPr>
        <w:t xml:space="preserve">blended better through the cardinals’ </w:t>
      </w:r>
      <w:commentRangeStart w:id="147"/>
      <w:r w:rsidR="002561B5">
        <w:rPr>
          <w:rFonts w:ascii="Times New Roman" w:hAnsi="Times New Roman" w:cs="Times New Roman"/>
          <w:color w:val="000000" w:themeColor="text1"/>
          <w:lang w:val="en-CA"/>
        </w:rPr>
        <w:t>plumage.</w:t>
      </w:r>
      <w:commentRangeEnd w:id="147"/>
      <w:r w:rsidR="00A826AC">
        <w:rPr>
          <w:rStyle w:val="CommentReference"/>
        </w:rPr>
        <w:commentReference w:id="147"/>
      </w:r>
    </w:p>
    <w:p w:rsidR="00B61349" w:rsidP="00516566" w:rsidRDefault="00B61349" w14:paraId="7BAF44AE" w14:textId="76FF7189">
      <w:pPr>
        <w:pStyle w:val="Heading3"/>
        <w:spacing w:line="480" w:lineRule="auto"/>
        <w:rPr>
          <w:rFonts w:ascii="Times New Roman" w:hAnsi="Times New Roman" w:cs="Times New Roman"/>
          <w:b/>
          <w:bCs/>
          <w:color w:val="000000" w:themeColor="text1"/>
          <w:lang w:val="en-CA"/>
        </w:rPr>
      </w:pPr>
      <w:bookmarkStart w:name="_Toc195699775" w:id="148"/>
      <w:bookmarkStart w:name="_Toc195699798" w:id="149"/>
      <w:bookmarkStart w:name="_Toc204638460" w:id="150"/>
      <w:r w:rsidRPr="00B61349">
        <w:rPr>
          <w:rFonts w:ascii="Times New Roman" w:hAnsi="Times New Roman" w:cs="Times New Roman"/>
          <w:b/>
          <w:bCs/>
          <w:color w:val="000000" w:themeColor="text1"/>
          <w:lang w:val="en-CA"/>
        </w:rPr>
        <w:t xml:space="preserve">Study species and </w:t>
      </w:r>
      <w:bookmarkEnd w:id="148"/>
      <w:bookmarkEnd w:id="149"/>
      <w:r w:rsidR="00736EF2">
        <w:rPr>
          <w:rFonts w:ascii="Times New Roman" w:hAnsi="Times New Roman" w:cs="Times New Roman"/>
          <w:b/>
          <w:bCs/>
          <w:color w:val="000000" w:themeColor="text1"/>
          <w:lang w:val="en-CA"/>
        </w:rPr>
        <w:t>study sites</w:t>
      </w:r>
      <w:bookmarkEnd w:id="150"/>
    </w:p>
    <w:p w:rsidR="00EF6779" w:rsidP="00E47890" w:rsidRDefault="00A521B3" w14:paraId="4EDAA31D" w14:textId="77777777">
      <w:pPr>
        <w:spacing w:line="480" w:lineRule="auto"/>
        <w:ind w:firstLine="720"/>
        <w:jc w:val="both"/>
        <w:rPr>
          <w:rFonts w:ascii="Times New Roman" w:hAnsi="Times New Roman" w:cs="Times New Roman" w:eastAsiaTheme="minorEastAsia"/>
          <w:iCs/>
          <w:lang w:val="en-CA"/>
        </w:rPr>
      </w:pPr>
      <w:r>
        <w:rPr>
          <w:rFonts w:ascii="Times New Roman" w:hAnsi="Times New Roman" w:cs="Times New Roman"/>
          <w:lang w:val="en-CA"/>
        </w:rPr>
        <w:t xml:space="preserve">The </w:t>
      </w:r>
      <w:r w:rsidR="00363650">
        <w:rPr>
          <w:rFonts w:ascii="Times New Roman" w:hAnsi="Times New Roman" w:cs="Times New Roman"/>
          <w:lang w:val="en-CA"/>
        </w:rPr>
        <w:t>northern cardinal</w:t>
      </w:r>
      <w:r>
        <w:rPr>
          <w:rFonts w:ascii="Times New Roman" w:hAnsi="Times New Roman" w:cs="Times New Roman"/>
          <w:lang w:val="en-CA"/>
        </w:rPr>
        <w:t xml:space="preserve"> (</w:t>
      </w:r>
      <w:r>
        <w:rPr>
          <w:rFonts w:ascii="Times New Roman" w:hAnsi="Times New Roman" w:cs="Times New Roman"/>
          <w:i/>
          <w:lang w:val="en-CA"/>
        </w:rPr>
        <w:t>Cardinalis cardinalis</w:t>
      </w:r>
      <w:r>
        <w:rPr>
          <w:rFonts w:ascii="Times New Roman" w:hAnsi="Times New Roman" w:cs="Times New Roman"/>
          <w:iCs/>
          <w:lang w:val="en-CA"/>
        </w:rPr>
        <w:t>)</w:t>
      </w:r>
      <w:r w:rsidR="00516566">
        <w:rPr>
          <w:rFonts w:ascii="Times New Roman" w:hAnsi="Times New Roman" w:cs="Times New Roman"/>
          <w:iCs/>
          <w:lang w:val="en-CA"/>
        </w:rPr>
        <w:t xml:space="preserve"> is a resident bird species </w:t>
      </w:r>
      <w:r w:rsidR="00A0696E">
        <w:rPr>
          <w:rFonts w:ascii="Times New Roman" w:hAnsi="Times New Roman" w:cs="Times New Roman"/>
          <w:iCs/>
          <w:lang w:val="en-CA"/>
        </w:rPr>
        <w:t xml:space="preserve">that is </w:t>
      </w:r>
      <w:r w:rsidR="00516566">
        <w:rPr>
          <w:rFonts w:ascii="Times New Roman" w:hAnsi="Times New Roman" w:cs="Times New Roman"/>
          <w:iCs/>
          <w:lang w:val="en-CA"/>
        </w:rPr>
        <w:t>abundant in</w:t>
      </w:r>
      <w:r w:rsidR="00BA1C39">
        <w:rPr>
          <w:rFonts w:ascii="Times New Roman" w:hAnsi="Times New Roman" w:cs="Times New Roman"/>
          <w:iCs/>
          <w:lang w:val="en-CA"/>
        </w:rPr>
        <w:t xml:space="preserve"> many areas of eastern</w:t>
      </w:r>
      <w:r w:rsidR="00516566">
        <w:rPr>
          <w:rFonts w:ascii="Times New Roman" w:hAnsi="Times New Roman" w:cs="Times New Roman"/>
          <w:iCs/>
          <w:lang w:val="en-CA"/>
        </w:rPr>
        <w:t xml:space="preserve"> North America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 xml:space="preserve">. </w:t>
      </w:r>
      <w:r w:rsidR="000641B7">
        <w:rPr>
          <w:rFonts w:ascii="Times New Roman" w:hAnsi="Times New Roman" w:cs="Times New Roman"/>
          <w:iCs/>
          <w:lang w:val="en-CA"/>
        </w:rPr>
        <w:t>Cardinals</w:t>
      </w:r>
      <w:r w:rsidR="00516566">
        <w:rPr>
          <w:rFonts w:ascii="Times New Roman" w:hAnsi="Times New Roman" w:cs="Times New Roman"/>
          <w:iCs/>
          <w:lang w:val="en-CA"/>
        </w:rPr>
        <w:t xml:space="preserve"> be found year-round </w:t>
      </w:r>
      <w:r w:rsidR="005D5923">
        <w:rPr>
          <w:rFonts w:ascii="Times New Roman" w:hAnsi="Times New Roman" w:cs="Times New Roman"/>
          <w:iCs/>
          <w:lang w:val="en-CA"/>
        </w:rPr>
        <w:t xml:space="preserve">from </w:t>
      </w:r>
      <w:r w:rsidR="00516566">
        <w:rPr>
          <w:rFonts w:ascii="Times New Roman" w:hAnsi="Times New Roman" w:cs="Times New Roman"/>
          <w:iCs/>
          <w:lang w:val="en-CA"/>
        </w:rPr>
        <w:t xml:space="preserve">southern Canada all the way to southern </w:t>
      </w:r>
      <w:commentRangeStart w:id="151"/>
      <w:r w:rsidR="00BA1C39">
        <w:rPr>
          <w:rFonts w:ascii="Times New Roman" w:hAnsi="Times New Roman" w:cs="Times New Roman"/>
          <w:iCs/>
          <w:lang w:val="en-CA"/>
        </w:rPr>
        <w:t>Mexico</w:t>
      </w:r>
      <w:commentRangeEnd w:id="151"/>
      <w:r w:rsidR="00BA1C39">
        <w:rPr>
          <w:rStyle w:val="CommentReference"/>
        </w:rPr>
        <w:commentReference w:id="151"/>
      </w:r>
      <w:r w:rsidR="00516566">
        <w:rPr>
          <w:rFonts w:ascii="Times New Roman" w:hAnsi="Times New Roman" w:cs="Times New Roman"/>
          <w:iCs/>
          <w:lang w:val="en-CA"/>
        </w:rPr>
        <w:t xml:space="preserve">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w:t>
      </w:r>
      <w:r w:rsidR="00544D04">
        <w:rPr>
          <w:rFonts w:ascii="Times New Roman" w:hAnsi="Times New Roman" w:cs="Times New Roman"/>
          <w:iCs/>
          <w:lang w:val="en-CA"/>
        </w:rPr>
        <w:t xml:space="preserve"> </w:t>
      </w:r>
      <w:r w:rsidR="000641B7">
        <w:rPr>
          <w:rFonts w:ascii="Times New Roman" w:hAnsi="Times New Roman" w:cs="Times New Roman"/>
          <w:iCs/>
          <w:lang w:val="en-CA"/>
        </w:rPr>
        <w:t>N</w:t>
      </w:r>
      <w:r w:rsidR="00363650">
        <w:rPr>
          <w:rFonts w:ascii="Times New Roman" w:hAnsi="Times New Roman" w:cs="Times New Roman"/>
          <w:iCs/>
          <w:lang w:val="en-CA"/>
        </w:rPr>
        <w:t>orthern cardinal</w:t>
      </w:r>
      <w:r w:rsidR="00B95176">
        <w:rPr>
          <w:rFonts w:ascii="Times New Roman" w:hAnsi="Times New Roman" w:cs="Times New Roman"/>
          <w:iCs/>
          <w:lang w:val="en-CA"/>
        </w:rPr>
        <w:t>s have been expanding their range northward since the 1800s, and they can be characterized as urban-tolerant birds that thrive in inhabited areas</w:t>
      </w:r>
      <w:r w:rsidR="00544D04">
        <w:rPr>
          <w:rFonts w:ascii="Times New Roman" w:hAnsi="Times New Roman" w:cs="Times New Roman"/>
          <w:iCs/>
          <w:lang w:val="en-CA"/>
        </w:rPr>
        <w:t xml:space="preserve"> </w:t>
      </w:r>
      <w:commentRangeStart w:id="152"/>
      <w:r w:rsidR="00544D04">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544D04">
        <w:rPr>
          <w:rFonts w:ascii="Times New Roman" w:hAnsi="Times New Roman" w:cs="Times New Roman"/>
          <w:iCs/>
          <w:lang w:val="en-CA"/>
        </w:rPr>
        <w:fldChar w:fldCharType="separate"/>
      </w:r>
      <w:r w:rsidR="006E4A33">
        <w:rPr>
          <w:rFonts w:ascii="Times New Roman" w:hAnsi="Times New Roman" w:cs="Times New Roman"/>
          <w:iCs/>
          <w:noProof/>
          <w:lang w:val="en-CA"/>
        </w:rPr>
        <w:t>(Halkin et al., 2021; Robert et al., 2019)</w:t>
      </w:r>
      <w:r w:rsidR="00544D04">
        <w:rPr>
          <w:rFonts w:ascii="Times New Roman" w:hAnsi="Times New Roman" w:cs="Times New Roman"/>
          <w:iCs/>
          <w:lang w:val="en-CA"/>
        </w:rPr>
        <w:fldChar w:fldCharType="end"/>
      </w:r>
      <w:commentRangeEnd w:id="152"/>
      <w:r w:rsidR="00BA1C39">
        <w:rPr>
          <w:rStyle w:val="CommentReference"/>
        </w:rPr>
        <w:commentReference w:id="152"/>
      </w:r>
      <w:r w:rsidR="00B95176">
        <w:rPr>
          <w:rFonts w:ascii="Times New Roman" w:hAnsi="Times New Roman" w:cs="Times New Roman"/>
          <w:iCs/>
          <w:lang w:val="en-CA"/>
        </w:rPr>
        <w:t>.</w:t>
      </w:r>
      <w:r w:rsidR="00B60484">
        <w:rPr>
          <w:rFonts w:ascii="Times New Roman" w:hAnsi="Times New Roman" w:cs="Times New Roman"/>
          <w:iCs/>
          <w:lang w:val="en-CA"/>
        </w:rPr>
        <w:t xml:space="preserve"> </w:t>
      </w:r>
      <w:r w:rsidR="007C0409">
        <w:rPr>
          <w:rFonts w:ascii="Times New Roman" w:hAnsi="Times New Roman" w:cs="Times New Roman"/>
          <w:iCs/>
          <w:lang w:val="en-CA"/>
        </w:rPr>
        <w:t xml:space="preserve">The first reported sightings of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s in Quebec ca be traced back to 1862, when a bird was reportedly captured in Montreal </w:t>
      </w:r>
      <w:r w:rsidR="007C0409">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{"citationID":"nkauNGlq","properties":{"formattedCitation":"(Robert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C0409">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C0409">
        <w:rPr>
          <w:rFonts w:ascii="Times New Roman" w:hAnsi="Times New Roman" w:cs="Times New Roman"/>
          <w:iCs/>
          <w:lang w:val="en-CA"/>
        </w:rPr>
        <w:fldChar w:fldCharType="end"/>
      </w:r>
      <w:r w:rsidR="007C0409">
        <w:rPr>
          <w:rFonts w:ascii="Times New Roman" w:hAnsi="Times New Roman" w:cs="Times New Roman"/>
          <w:iCs/>
          <w:lang w:val="en-CA"/>
        </w:rPr>
        <w:t>. A few years later, in 1</w:t>
      </w:r>
      <w:r w:rsidR="002727AC">
        <w:rPr>
          <w:rFonts w:ascii="Times New Roman" w:hAnsi="Times New Roman" w:cs="Times New Roman"/>
          <w:iCs/>
          <w:lang w:val="en-CA"/>
        </w:rPr>
        <w:t>8</w:t>
      </w:r>
      <w:r w:rsidR="007C0409">
        <w:rPr>
          <w:rFonts w:ascii="Times New Roman" w:hAnsi="Times New Roman" w:cs="Times New Roman"/>
          <w:iCs/>
          <w:lang w:val="en-CA"/>
        </w:rPr>
        <w:t>69, another specimen was caught in Quebec city</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{"citationID":"8v8UlEnc","properties":{"formattedCitation":"(Robert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After that, it </w:t>
      </w:r>
      <w:r w:rsidR="002727AC">
        <w:rPr>
          <w:rFonts w:ascii="Times New Roman" w:hAnsi="Times New Roman" w:cs="Times New Roman"/>
          <w:iCs/>
          <w:lang w:val="en-CA"/>
        </w:rPr>
        <w:t>was</w:t>
      </w:r>
      <w:r w:rsidR="007C0409">
        <w:rPr>
          <w:rFonts w:ascii="Times New Roman" w:hAnsi="Times New Roman" w:cs="Times New Roman"/>
          <w:iCs/>
          <w:lang w:val="en-CA"/>
        </w:rPr>
        <w:t xml:space="preserve"> 73 years </w:t>
      </w:r>
      <w:r w:rsidR="002727AC">
        <w:rPr>
          <w:rFonts w:ascii="Times New Roman" w:hAnsi="Times New Roman" w:cs="Times New Roman"/>
          <w:iCs/>
          <w:lang w:val="en-CA"/>
        </w:rPr>
        <w:t>before</w:t>
      </w:r>
      <w:r w:rsidR="007C0409">
        <w:rPr>
          <w:rFonts w:ascii="Times New Roman" w:hAnsi="Times New Roman" w:cs="Times New Roman"/>
          <w:iCs/>
          <w:lang w:val="en-CA"/>
        </w:rPr>
        <w:t xml:space="preserve"> another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 </w:t>
      </w:r>
      <w:r w:rsidR="005A24C1">
        <w:rPr>
          <w:rFonts w:ascii="Times New Roman" w:hAnsi="Times New Roman" w:cs="Times New Roman"/>
          <w:iCs/>
          <w:lang w:val="en-CA"/>
        </w:rPr>
        <w:t>was</w:t>
      </w:r>
      <w:r w:rsidR="007C0409">
        <w:rPr>
          <w:rFonts w:ascii="Times New Roman" w:hAnsi="Times New Roman" w:cs="Times New Roman"/>
          <w:iCs/>
          <w:lang w:val="en-CA"/>
        </w:rPr>
        <w:t xml:space="preserve"> recorded in the region (in 1942) and another 14 years for two male cardinals to be spotted in Montreal again</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{"citationID":"I95RkcFK","properties":{"formattedCitation":"(Robert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Finally, 1956 will mark the official beginning of the establishment of the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s in Quebec, as </w:t>
      </w:r>
      <w:r w:rsidR="005A24C1">
        <w:rPr>
          <w:rFonts w:ascii="Times New Roman" w:hAnsi="Times New Roman" w:cs="Times New Roman"/>
          <w:iCs/>
          <w:lang w:val="en-CA"/>
        </w:rPr>
        <w:t>they were</w:t>
      </w:r>
      <w:r w:rsidR="007C0409">
        <w:rPr>
          <w:rFonts w:ascii="Times New Roman" w:hAnsi="Times New Roman" w:cs="Times New Roman"/>
          <w:iCs/>
          <w:lang w:val="en-CA"/>
        </w:rPr>
        <w:t xml:space="preserve"> observed every year from </w:t>
      </w:r>
      <w:r w:rsidR="005A24C1">
        <w:rPr>
          <w:rFonts w:ascii="Times New Roman" w:hAnsi="Times New Roman" w:cs="Times New Roman"/>
          <w:iCs/>
          <w:lang w:val="en-CA"/>
        </w:rPr>
        <w:t>then</w:t>
      </w:r>
      <w:r w:rsidR="007C0409">
        <w:rPr>
          <w:rFonts w:ascii="Times New Roman" w:hAnsi="Times New Roman" w:cs="Times New Roman"/>
          <w:iCs/>
          <w:lang w:val="en-CA"/>
        </w:rPr>
        <w:t xml:space="preserve"> in the Montreal area</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{"citationID":"jwHKMaVf","properties":{"formattedCitation":"(Robert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7C0409">
        <w:rPr>
          <w:rFonts w:ascii="Times New Roman" w:hAnsi="Times New Roman" w:cs="Times New Roman"/>
          <w:iCs/>
          <w:lang w:val="en-CA"/>
        </w:rPr>
        <w:t xml:space="preserve">. </w:t>
      </w:r>
      <w:r w:rsidR="00B60484">
        <w:rPr>
          <w:rFonts w:ascii="Times New Roman" w:hAnsi="Times New Roman" w:cs="Times New Roman"/>
          <w:iCs/>
          <w:lang w:val="en-CA"/>
        </w:rPr>
        <w:t>In southern Quebec, the cardinals are strongly associated with urban and agricultural areas, along with mature deciduous forests, while being rarely found at elevations above 200 meters</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{"citationID":"PPdidpL9","properties":{"formattedCitation":"(Robert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B60484">
        <w:rPr>
          <w:rFonts w:ascii="Times New Roman" w:hAnsi="Times New Roman" w:cs="Times New Roman"/>
          <w:iCs/>
          <w:lang w:val="en-CA"/>
        </w:rPr>
        <w:t>.</w:t>
      </w:r>
      <w:r w:rsidR="00AF6AC7">
        <w:rPr>
          <w:rFonts w:ascii="Times New Roman" w:hAnsi="Times New Roman" w:cs="Times New Roman"/>
          <w:iCs/>
          <w:lang w:val="en-CA"/>
        </w:rPr>
        <w:t xml:space="preserve"> Cardinals </w:t>
      </w:r>
      <w:r w:rsidR="00BA1C39">
        <w:rPr>
          <w:rFonts w:ascii="Times New Roman" w:hAnsi="Times New Roman" w:cs="Times New Roman"/>
          <w:iCs/>
          <w:lang w:val="en-CA"/>
        </w:rPr>
        <w:t>are</w:t>
      </w:r>
      <w:r w:rsidR="00AF6AC7">
        <w:rPr>
          <w:rFonts w:ascii="Times New Roman" w:hAnsi="Times New Roman" w:cs="Times New Roman"/>
          <w:iCs/>
          <w:lang w:val="en-CA"/>
        </w:rPr>
        <w:t xml:space="preserve"> 1.7 to 4 times more abundant in urban forests compared to rural ones </w:t>
      </w:r>
      <w:r w:rsidR="00AF6AC7">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2006)","noteIndex":0},"citationItems":[{"id":795,"uris":["http://zotero.org/users/16770306/items/22DZP6BC","http://zotero.org/users/16770306/items/I654FPCX"],"itemData":{"id":795,"type":"article-journal","abstract":"Many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(n=6) and urban (n=6) landscapes in Ohio USA during breeding and non-breeding seasons 2003–2005. Cues used by cardinals to select habitats were identified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fledged over the breeding season, and apparent annual survival rates. Thus, these findings do not support for the idea that urban forests in central Ohio represent ecological traps for synanthropic understory birds.","container-title":"Biological Conservation","DOI":"10.1016/j.biocon.2006.03.003","ISSN":"0006-3207","issue":"4","journalAbbreviation":"Biological Conservation","page":"566-574","source":"ScienceDirect","title":"Are urban forests ecological traps for understory birds? An examination using Northern cardinals","title-short":"Are urban forests ecological traps for understory birds?","volume":"131","author":[{"family":"Leston","given":"Lionel F. V."},{"family":"Rodewald","given":"Amanda D."}],"issued":{"date-parts":[["2006",9,1]]}}}],"schema":"https://github.com/citation-style-language/schema/raw/master/csl-citation.json"} </w:instrText>
      </w:r>
      <w:r w:rsidR="00AF6AC7">
        <w:rPr>
          <w:rFonts w:ascii="Times New Roman" w:hAnsi="Times New Roman" w:cs="Times New Roman"/>
          <w:iCs/>
          <w:lang w:val="en-CA"/>
        </w:rPr>
        <w:fldChar w:fldCharType="separate"/>
      </w:r>
      <w:r w:rsidR="00AF6AC7">
        <w:rPr>
          <w:rFonts w:ascii="Times New Roman" w:hAnsi="Times New Roman" w:cs="Times New Roman"/>
          <w:iCs/>
          <w:noProof/>
          <w:lang w:val="en-CA"/>
        </w:rPr>
        <w:t>(Leston &amp; Rodewald, 2006)</w:t>
      </w:r>
      <w:r w:rsidR="00AF6AC7">
        <w:rPr>
          <w:rFonts w:ascii="Times New Roman" w:hAnsi="Times New Roman" w:cs="Times New Roman"/>
          <w:iCs/>
          <w:lang w:val="en-CA"/>
        </w:rPr>
        <w:fldChar w:fldCharType="end"/>
      </w:r>
      <w:r w:rsidR="00AF6AC7">
        <w:rPr>
          <w:rFonts w:ascii="Times New Roman" w:hAnsi="Times New Roman" w:cs="Times New Roman"/>
          <w:iCs/>
          <w:lang w:val="en-CA"/>
        </w:rPr>
        <w:t xml:space="preserve">. </w:t>
      </w:r>
      <w:r w:rsidR="00715ED0">
        <w:rPr>
          <w:rFonts w:ascii="Times New Roman" w:hAnsi="Times New Roman" w:cs="Times New Roman"/>
          <w:iCs/>
          <w:lang w:val="en-CA"/>
        </w:rPr>
        <w:t>In Ohio, the researcher found that t</w:t>
      </w:r>
      <w:commentRangeStart w:id="153"/>
      <w:r w:rsidR="00715ED0">
        <w:rPr>
          <w:rFonts w:ascii="Times New Roman" w:hAnsi="Times New Roman" w:cs="Times New Roman"/>
          <w:iCs/>
          <w:lang w:val="en-CA"/>
        </w:rPr>
        <w:t xml:space="preserve">he apparent annual survival rate </w:t>
      </w:r>
      <w:commentRangeEnd w:id="153"/>
      <w:r w:rsidR="00715ED0">
        <w:rPr>
          <w:rStyle w:val="CommentReference"/>
        </w:rPr>
        <w:commentReference w:id="153"/>
      </w:r>
      <w:r w:rsidR="00715ED0">
        <w:rPr>
          <w:rFonts w:ascii="Times New Roman" w:hAnsi="Times New Roman" w:cs="Times New Roman"/>
          <w:iCs/>
          <w:lang w:val="en-CA"/>
        </w:rPr>
        <w:t xml:space="preserve">of adult </w:t>
      </w:r>
      <w:r w:rsidR="00D02DE1">
        <w:rPr>
          <w:rFonts w:ascii="Times New Roman" w:hAnsi="Times New Roman" w:cs="Times New Roman"/>
          <w:iCs/>
          <w:lang w:val="en-CA"/>
        </w:rPr>
        <w:t>northern cardinal</w:t>
      </w:r>
      <w:r w:rsidR="00715ED0">
        <w:rPr>
          <w:rFonts w:ascii="Times New Roman" w:hAnsi="Times New Roman" w:cs="Times New Roman"/>
          <w:iCs/>
          <w:lang w:val="en-CA"/>
        </w:rPr>
        <w:t xml:space="preserve">s </w:t>
      </w:r>
      <w:r w:rsidR="00803F16">
        <w:rPr>
          <w:rFonts w:ascii="Times New Roman" w:hAnsi="Times New Roman" w:cs="Times New Roman"/>
          <w:iCs/>
          <w:lang w:val="en-CA"/>
        </w:rPr>
        <w:t>ranges</w:t>
      </w:r>
      <w:r w:rsidR="00715ED0">
        <w:rPr>
          <w:rFonts w:ascii="Times New Roman" w:hAnsi="Times New Roman" w:cs="Times New Roman"/>
          <w:iCs/>
          <w:lang w:val="en-CA"/>
        </w:rPr>
        <w:t xml:space="preserve"> from 50.5% </w:t>
      </w:r>
      <m:oMath>
        <m:r>
          <w:rPr>
            <w:rFonts w:ascii="Cambria Math" w:hAnsi="Cambria Math" w:cs="Times New Roman"/>
            <w:lang w:val="en-CA"/>
          </w:rPr>
          <m:t>±</m:t>
        </m:r>
      </m:oMath>
      <w:r w:rsidR="00715ED0">
        <w:rPr>
          <w:rFonts w:ascii="Times New Roman" w:hAnsi="Times New Roman" w:cs="Times New Roman" w:eastAsiaTheme="minorEastAsia"/>
          <w:iCs/>
          <w:lang w:val="en-CA"/>
        </w:rPr>
        <w:t xml:space="preserve"> 10.3 SE to 78.3% </w:t>
      </w:r>
      <m:oMath>
        <m:r>
          <w:rPr>
            <w:rFonts w:ascii="Cambria Math" w:hAnsi="Cambria Math" w:cs="Times New Roman"/>
            <w:lang w:val="en-CA"/>
          </w:rPr>
          <m:t>±</m:t>
        </m:r>
      </m:oMath>
      <w:r w:rsidR="00715ED0">
        <w:rPr>
          <w:rFonts w:ascii="Times New Roman" w:hAnsi="Times New Roman" w:cs="Times New Roman" w:eastAsiaTheme="minorEastAsia"/>
          <w:iCs/>
          <w:lang w:val="en-CA"/>
        </w:rPr>
        <w:t xml:space="preserve"> 7.6 SE </w:t>
      </w:r>
      <w:r w:rsidR="00883D0C">
        <w:rPr>
          <w:rFonts w:ascii="Times New Roman" w:hAnsi="Times New Roman" w:cs="Times New Roman" w:eastAsiaTheme="minorEastAsia"/>
          <w:iCs/>
          <w:lang w:val="en-CA"/>
        </w:rPr>
        <w:fldChar w:fldCharType="begin"/>
      </w:r>
      <w:r w:rsidR="00883D0C">
        <w:rPr>
          <w:rFonts w:ascii="Times New Roman" w:hAnsi="Times New Roman" w:cs="Times New Roman" w:eastAsiaTheme="minorEastAsia"/>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883D0C">
        <w:rPr>
          <w:rFonts w:ascii="Times New Roman" w:hAnsi="Times New Roman" w:cs="Times New Roman" w:eastAsiaTheme="minorEastAsia"/>
          <w:iCs/>
          <w:lang w:val="en-CA"/>
        </w:rPr>
        <w:fldChar w:fldCharType="separate"/>
      </w:r>
      <w:r w:rsidR="00883D0C">
        <w:rPr>
          <w:rFonts w:ascii="Times New Roman" w:hAnsi="Times New Roman" w:cs="Times New Roman" w:eastAsiaTheme="minorEastAsia"/>
          <w:iCs/>
          <w:noProof/>
          <w:lang w:val="en-CA"/>
        </w:rPr>
        <w:t>(Shustack, 2008)</w:t>
      </w:r>
      <w:r w:rsidR="00883D0C">
        <w:rPr>
          <w:rFonts w:ascii="Times New Roman" w:hAnsi="Times New Roman" w:cs="Times New Roman" w:eastAsiaTheme="minorEastAsia"/>
          <w:iCs/>
          <w:lang w:val="en-CA"/>
        </w:rPr>
        <w:fldChar w:fldCharType="end"/>
      </w:r>
      <w:r w:rsidR="00883D0C">
        <w:rPr>
          <w:rFonts w:ascii="Times New Roman" w:hAnsi="Times New Roman" w:cs="Times New Roman" w:eastAsiaTheme="minorEastAsia"/>
          <w:iCs/>
          <w:lang w:val="en-CA"/>
        </w:rPr>
        <w:t>.</w:t>
      </w:r>
      <w:r w:rsidR="00AD7EE4">
        <w:rPr>
          <w:rFonts w:ascii="Times New Roman" w:hAnsi="Times New Roman" w:cs="Times New Roman" w:eastAsiaTheme="minorEastAsia"/>
          <w:iCs/>
          <w:lang w:val="en-CA"/>
        </w:rPr>
        <w:t xml:space="preserve"> The principal causes of mortality for the cardinals </w:t>
      </w:r>
      <w:r w:rsidR="00CC6FA0">
        <w:rPr>
          <w:rFonts w:ascii="Times New Roman" w:hAnsi="Times New Roman" w:cs="Times New Roman" w:eastAsiaTheme="minorEastAsia"/>
          <w:iCs/>
          <w:lang w:val="en-CA"/>
        </w:rPr>
        <w:t>are</w:t>
      </w:r>
      <w:r w:rsidR="00AD7EE4">
        <w:rPr>
          <w:rFonts w:ascii="Times New Roman" w:hAnsi="Times New Roman" w:cs="Times New Roman" w:eastAsiaTheme="minorEastAsia"/>
          <w:iCs/>
          <w:lang w:val="en-CA"/>
        </w:rPr>
        <w:t xml:space="preserve"> not well </w:t>
      </w:r>
      <w:r w:rsidR="00AD7EE4">
        <w:rPr>
          <w:rFonts w:ascii="Times New Roman" w:hAnsi="Times New Roman" w:cs="Times New Roman" w:eastAsiaTheme="minorEastAsia"/>
          <w:iCs/>
          <w:lang w:val="en-CA"/>
        </w:rPr>
        <w:t xml:space="preserve">documented, with information on exposure to contaminants, disease and parasites, interspecific and intraspecific competition still fairly unknown </w:t>
      </w:r>
      <w:r w:rsidR="00AD7EE4">
        <w:rPr>
          <w:rFonts w:ascii="Times New Roman" w:hAnsi="Times New Roman" w:cs="Times New Roman" w:eastAsiaTheme="minorEastAsia"/>
          <w:iCs/>
          <w:lang w:val="en-CA"/>
        </w:rPr>
        <w:fldChar w:fldCharType="begin"/>
      </w:r>
      <w:r w:rsidR="00AD7EE4">
        <w:rPr>
          <w:rFonts w:ascii="Times New Roman" w:hAnsi="Times New Roman" w:cs="Times New Roman" w:eastAsiaTheme="minorEastAsia"/>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AD7EE4">
        <w:rPr>
          <w:rFonts w:ascii="Times New Roman" w:hAnsi="Times New Roman" w:cs="Times New Roman" w:eastAsiaTheme="minorEastAsia"/>
          <w:iCs/>
          <w:lang w:val="en-CA"/>
        </w:rPr>
        <w:fldChar w:fldCharType="separate"/>
      </w:r>
      <w:r w:rsidR="00AD7EE4">
        <w:rPr>
          <w:rFonts w:ascii="Times New Roman" w:hAnsi="Times New Roman" w:cs="Times New Roman" w:eastAsiaTheme="minorEastAsia"/>
          <w:iCs/>
          <w:noProof/>
          <w:lang w:val="en-CA"/>
        </w:rPr>
        <w:t>(Halkin et al., 2021)</w:t>
      </w:r>
      <w:r w:rsidR="00AD7EE4">
        <w:rPr>
          <w:rFonts w:ascii="Times New Roman" w:hAnsi="Times New Roman" w:cs="Times New Roman" w:eastAsiaTheme="minorEastAsia"/>
          <w:iCs/>
          <w:lang w:val="en-CA"/>
        </w:rPr>
        <w:fldChar w:fldCharType="end"/>
      </w:r>
      <w:r w:rsidR="00AD7EE4">
        <w:rPr>
          <w:rFonts w:ascii="Times New Roman" w:hAnsi="Times New Roman" w:cs="Times New Roman" w:eastAsiaTheme="minorEastAsia"/>
          <w:iCs/>
          <w:lang w:val="en-CA"/>
        </w:rPr>
        <w:t>.</w:t>
      </w:r>
      <w:r w:rsidR="00D6427E">
        <w:rPr>
          <w:rFonts w:ascii="Times New Roman" w:hAnsi="Times New Roman" w:cs="Times New Roman" w:eastAsiaTheme="minorEastAsia"/>
          <w:iCs/>
          <w:lang w:val="en-CA"/>
        </w:rPr>
        <w:t xml:space="preserve"> Despite this lack of information, it’s possible to assume that predation by raptors, domestic cats and window collisions play an important role in the survival of the </w:t>
      </w:r>
      <w:r w:rsidR="00363650">
        <w:rPr>
          <w:rFonts w:ascii="Times New Roman" w:hAnsi="Times New Roman" w:cs="Times New Roman" w:eastAsiaTheme="minorEastAsia"/>
          <w:iCs/>
          <w:lang w:val="en-CA"/>
        </w:rPr>
        <w:t>northern cardinal</w:t>
      </w:r>
      <w:r w:rsidR="00D6427E">
        <w:rPr>
          <w:rFonts w:ascii="Times New Roman" w:hAnsi="Times New Roman" w:cs="Times New Roman" w:eastAsiaTheme="minorEastAsia"/>
          <w:iCs/>
          <w:lang w:val="en-CA"/>
        </w:rPr>
        <w:t xml:space="preserve"> </w:t>
      </w:r>
      <w:r w:rsidR="00D25E6A">
        <w:rPr>
          <w:rFonts w:ascii="Times New Roman" w:hAnsi="Times New Roman" w:cs="Times New Roman" w:eastAsiaTheme="minorEastAsia"/>
          <w:iCs/>
          <w:lang w:val="en-CA"/>
        </w:rPr>
        <w:fldChar w:fldCharType="begin"/>
      </w:r>
      <w:r w:rsidR="00D25E6A">
        <w:rPr>
          <w:rFonts w:ascii="Times New Roman" w:hAnsi="Times New Roman" w:cs="Times New Roman" w:eastAsiaTheme="minorEastAsia"/>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00D25E6A">
        <w:rPr>
          <w:rFonts w:ascii="Times New Roman" w:hAnsi="Times New Roman" w:cs="Times New Roman" w:eastAsiaTheme="minorEastAsia"/>
          <w:iCs/>
          <w:lang w:val="en-CA"/>
        </w:rPr>
        <w:fldChar w:fldCharType="separate"/>
      </w:r>
      <w:r w:rsidR="00D25E6A">
        <w:rPr>
          <w:rFonts w:ascii="Times New Roman" w:hAnsi="Times New Roman" w:cs="Times New Roman" w:eastAsiaTheme="minorEastAsia"/>
          <w:iCs/>
          <w:noProof/>
          <w:lang w:val="en-CA"/>
        </w:rPr>
        <w:t>(Lopes et al., 2024; Panchana et al., 2025; Tryjanowski et al., 2024)</w:t>
      </w:r>
      <w:r w:rsidR="00D25E6A">
        <w:rPr>
          <w:rFonts w:ascii="Times New Roman" w:hAnsi="Times New Roman" w:cs="Times New Roman" w:eastAsiaTheme="minorEastAsia"/>
          <w:iCs/>
          <w:lang w:val="en-CA"/>
        </w:rPr>
        <w:fldChar w:fldCharType="end"/>
      </w:r>
      <w:r w:rsidR="00D6427E">
        <w:rPr>
          <w:rFonts w:ascii="Times New Roman" w:hAnsi="Times New Roman" w:cs="Times New Roman" w:eastAsiaTheme="minorEastAsia"/>
          <w:iCs/>
          <w:lang w:val="en-CA"/>
        </w:rPr>
        <w:t>.</w:t>
      </w:r>
      <w:r w:rsidR="00D25E6A">
        <w:rPr>
          <w:rFonts w:ascii="Times New Roman" w:hAnsi="Times New Roman" w:cs="Times New Roman" w:eastAsiaTheme="minorEastAsia"/>
          <w:iCs/>
          <w:lang w:val="en-CA"/>
        </w:rPr>
        <w:t xml:space="preserve"> </w:t>
      </w:r>
      <w:r w:rsidR="002943E1">
        <w:rPr>
          <w:rFonts w:ascii="Times New Roman" w:hAnsi="Times New Roman" w:cs="Times New Roman" w:eastAsiaTheme="minorEastAsia"/>
          <w:iCs/>
          <w:lang w:val="en-CA"/>
        </w:rPr>
        <w:t xml:space="preserve">In Tennessee and Iowa, breeding of cardinals can begin as early as </w:t>
      </w:r>
      <w:commentRangeStart w:id="154"/>
      <w:r w:rsidR="002943E1">
        <w:rPr>
          <w:rFonts w:ascii="Times New Roman" w:hAnsi="Times New Roman" w:cs="Times New Roman" w:eastAsiaTheme="minorEastAsia"/>
          <w:iCs/>
          <w:lang w:val="en-CA"/>
        </w:rPr>
        <w:t>April</w:t>
      </w:r>
      <w:commentRangeEnd w:id="154"/>
      <w:r w:rsidR="002943E1">
        <w:rPr>
          <w:rStyle w:val="CommentReference"/>
        </w:rPr>
        <w:commentReference w:id="154"/>
      </w:r>
      <w:r w:rsidR="002943E1">
        <w:rPr>
          <w:rFonts w:ascii="Times New Roman" w:hAnsi="Times New Roman" w:cs="Times New Roman" w:eastAsiaTheme="minorEastAsia"/>
          <w:iCs/>
          <w:lang w:val="en-CA"/>
        </w:rPr>
        <w:t xml:space="preserve"> (and in some cases even if there is still snow on the ground), </w:t>
      </w:r>
      <w:r w:rsidR="00D25E6A">
        <w:rPr>
          <w:rFonts w:ascii="Times New Roman" w:hAnsi="Times New Roman" w:cs="Times New Roman" w:eastAsiaTheme="minorEastAsia"/>
          <w:iCs/>
          <w:lang w:val="en-CA"/>
        </w:rPr>
        <w:t xml:space="preserve">with nest building lasting approximately 2 to 3 weeks and first eggs laid at the end of April or beginning of May </w:t>
      </w:r>
      <w:r w:rsidR="00D25E6A">
        <w:rPr>
          <w:rFonts w:ascii="Times New Roman" w:hAnsi="Times New Roman" w:cs="Times New Roman" w:eastAsiaTheme="minorEastAsia"/>
          <w:iCs/>
          <w:lang w:val="en-CA"/>
        </w:rPr>
        <w:fldChar w:fldCharType="begin"/>
      </w:r>
      <w:r w:rsidR="006E4A33">
        <w:rPr>
          <w:rFonts w:ascii="Times New Roman" w:hAnsi="Times New Roman" w:cs="Times New Roman" w:eastAsiaTheme="minorEastAsia"/>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D25E6A">
        <w:rPr>
          <w:rFonts w:ascii="Times New Roman" w:hAnsi="Times New Roman" w:cs="Times New Roman" w:eastAsiaTheme="minorEastAsia"/>
          <w:iCs/>
          <w:lang w:val="en-CA"/>
        </w:rPr>
        <w:fldChar w:fldCharType="separate"/>
      </w:r>
      <w:r w:rsidR="006E4A33">
        <w:rPr>
          <w:rFonts w:ascii="Times New Roman" w:hAnsi="Times New Roman" w:cs="Times New Roman" w:eastAsiaTheme="minorEastAsia"/>
          <w:iCs/>
          <w:noProof/>
          <w:lang w:val="en-CA"/>
        </w:rPr>
        <w:t>(Halkin et al., 2021; Robert et al., 2019)</w:t>
      </w:r>
      <w:r w:rsidR="00D25E6A">
        <w:rPr>
          <w:rFonts w:ascii="Times New Roman" w:hAnsi="Times New Roman" w:cs="Times New Roman" w:eastAsiaTheme="minorEastAsia"/>
          <w:iCs/>
          <w:lang w:val="en-CA"/>
        </w:rPr>
        <w:fldChar w:fldCharType="end"/>
      </w:r>
      <w:r w:rsidR="00D25E6A">
        <w:rPr>
          <w:rFonts w:ascii="Times New Roman" w:hAnsi="Times New Roman" w:cs="Times New Roman" w:eastAsiaTheme="minorEastAsia"/>
          <w:iCs/>
          <w:lang w:val="en-CA"/>
        </w:rPr>
        <w:t xml:space="preserve">. </w:t>
      </w:r>
      <w:r w:rsidR="00803F16">
        <w:rPr>
          <w:rFonts w:ascii="Times New Roman" w:hAnsi="Times New Roman" w:cs="Times New Roman" w:eastAsiaTheme="minorEastAsia"/>
          <w:iCs/>
          <w:lang w:val="en-CA"/>
        </w:rPr>
        <w:t>At</w:t>
      </w:r>
      <w:r w:rsidR="008345ED">
        <w:rPr>
          <w:rFonts w:ascii="Times New Roman" w:hAnsi="Times New Roman" w:cs="Times New Roman" w:eastAsiaTheme="minorEastAsia"/>
          <w:iCs/>
          <w:lang w:val="en-CA"/>
        </w:rPr>
        <w:t xml:space="preserve"> </w:t>
      </w:r>
      <w:r w:rsidR="008B512A">
        <w:rPr>
          <w:rFonts w:ascii="Times New Roman" w:hAnsi="Times New Roman" w:cs="Times New Roman" w:eastAsiaTheme="minorEastAsia"/>
          <w:iCs/>
          <w:lang w:val="en-CA"/>
        </w:rPr>
        <w:t>the</w:t>
      </w:r>
      <w:r w:rsidR="002B3050">
        <w:rPr>
          <w:rFonts w:ascii="Times New Roman" w:hAnsi="Times New Roman" w:cs="Times New Roman" w:eastAsiaTheme="minorEastAsia"/>
          <w:iCs/>
          <w:lang w:val="en-CA"/>
        </w:rPr>
        <w:t xml:space="preserve"> Lake Thoreau Environmental Center of the University of Southern Mississippi</w:t>
      </w:r>
      <w:r w:rsidR="00803F16">
        <w:rPr>
          <w:rFonts w:ascii="Times New Roman" w:hAnsi="Times New Roman" w:cs="Times New Roman" w:eastAsiaTheme="minorEastAsia"/>
          <w:iCs/>
          <w:lang w:val="en-CA"/>
        </w:rPr>
        <w:t>,</w:t>
      </w:r>
      <w:r w:rsidR="00666364">
        <w:rPr>
          <w:rFonts w:ascii="Times New Roman" w:hAnsi="Times New Roman" w:cs="Times New Roman" w:eastAsiaTheme="minorEastAsia"/>
          <w:iCs/>
          <w:lang w:val="en-CA"/>
        </w:rPr>
        <w:t xml:space="preserve"> n</w:t>
      </w:r>
      <w:r w:rsidR="0083437F">
        <w:rPr>
          <w:rFonts w:ascii="Times New Roman" w:hAnsi="Times New Roman" w:cs="Times New Roman" w:eastAsiaTheme="minorEastAsia"/>
          <w:iCs/>
          <w:lang w:val="en-CA"/>
        </w:rPr>
        <w:t xml:space="preserve">est predation for the </w:t>
      </w:r>
      <w:r w:rsidR="00363650">
        <w:rPr>
          <w:rFonts w:ascii="Times New Roman" w:hAnsi="Times New Roman" w:cs="Times New Roman" w:eastAsiaTheme="minorEastAsia"/>
          <w:iCs/>
          <w:lang w:val="en-CA"/>
        </w:rPr>
        <w:t>northern cardinal</w:t>
      </w:r>
      <w:r w:rsidR="0083437F">
        <w:rPr>
          <w:rFonts w:ascii="Times New Roman" w:hAnsi="Times New Roman" w:cs="Times New Roman" w:eastAsiaTheme="minorEastAsia"/>
          <w:iCs/>
          <w:lang w:val="en-CA"/>
        </w:rPr>
        <w:t xml:space="preserve">s </w:t>
      </w:r>
      <w:r w:rsidR="00803F16">
        <w:rPr>
          <w:rFonts w:ascii="Times New Roman" w:hAnsi="Times New Roman" w:cs="Times New Roman" w:eastAsiaTheme="minorEastAsia"/>
          <w:iCs/>
          <w:lang w:val="en-CA"/>
        </w:rPr>
        <w:t>is</w:t>
      </w:r>
      <w:r w:rsidR="0083437F">
        <w:rPr>
          <w:rFonts w:ascii="Times New Roman" w:hAnsi="Times New Roman" w:cs="Times New Roman" w:eastAsiaTheme="minorEastAsia"/>
          <w:iCs/>
          <w:lang w:val="en-CA"/>
        </w:rPr>
        <w:t xml:space="preserve"> </w:t>
      </w:r>
      <w:commentRangeStart w:id="155"/>
      <w:commentRangeStart w:id="156"/>
      <w:r w:rsidR="0083437F">
        <w:rPr>
          <w:rFonts w:ascii="Times New Roman" w:hAnsi="Times New Roman" w:cs="Times New Roman" w:eastAsiaTheme="minorEastAsia"/>
          <w:iCs/>
          <w:lang w:val="en-CA"/>
        </w:rPr>
        <w:t>high</w:t>
      </w:r>
      <w:commentRangeEnd w:id="155"/>
      <w:r w:rsidR="00BA1C39">
        <w:rPr>
          <w:rStyle w:val="CommentReference"/>
        </w:rPr>
        <w:commentReference w:id="155"/>
      </w:r>
      <w:commentRangeEnd w:id="156"/>
      <w:r w:rsidR="00D95F04">
        <w:rPr>
          <w:rStyle w:val="CommentReference"/>
        </w:rPr>
        <w:commentReference w:id="156"/>
      </w:r>
      <w:r w:rsidR="003116EC">
        <w:rPr>
          <w:rFonts w:ascii="Times New Roman" w:hAnsi="Times New Roman" w:cs="Times New Roman" w:eastAsiaTheme="minorEastAsia"/>
          <w:iCs/>
          <w:lang w:val="en-CA"/>
        </w:rPr>
        <w:t xml:space="preserve"> in rural/forested areas</w:t>
      </w:r>
      <w:r w:rsidR="0083437F">
        <w:rPr>
          <w:rFonts w:ascii="Times New Roman" w:hAnsi="Times New Roman" w:cs="Times New Roman" w:eastAsiaTheme="minorEastAsia"/>
          <w:iCs/>
          <w:lang w:val="en-CA"/>
        </w:rPr>
        <w:t>, averaging 70% in the early season</w:t>
      </w:r>
      <w:r w:rsidR="00882B92">
        <w:rPr>
          <w:rFonts w:ascii="Times New Roman" w:hAnsi="Times New Roman" w:cs="Times New Roman" w:eastAsiaTheme="minorEastAsia"/>
          <w:iCs/>
          <w:lang w:val="en-CA"/>
        </w:rPr>
        <w:t xml:space="preserve">, with improving success as the breeding season progresses </w:t>
      </w:r>
      <w:r w:rsidR="00882B92">
        <w:rPr>
          <w:rFonts w:ascii="Times New Roman" w:hAnsi="Times New Roman" w:cs="Times New Roman" w:eastAsiaTheme="minorEastAsia"/>
          <w:iCs/>
          <w:lang w:val="en-CA"/>
        </w:rPr>
        <w:fldChar w:fldCharType="begin"/>
      </w:r>
      <w:r w:rsidR="00882B92">
        <w:rPr>
          <w:rFonts w:ascii="Times New Roman" w:hAnsi="Times New Roman" w:cs="Times New Roman" w:eastAsiaTheme="minorEastAsia"/>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00882B92">
        <w:rPr>
          <w:rFonts w:ascii="Times New Roman" w:hAnsi="Times New Roman" w:cs="Times New Roman" w:eastAsiaTheme="minorEastAsia"/>
          <w:iCs/>
          <w:lang w:val="en-CA"/>
        </w:rPr>
        <w:fldChar w:fldCharType="separate"/>
      </w:r>
      <w:r w:rsidR="00882B92">
        <w:rPr>
          <w:rFonts w:ascii="Times New Roman" w:hAnsi="Times New Roman" w:cs="Times New Roman" w:eastAsiaTheme="minorEastAsia"/>
          <w:iCs/>
          <w:noProof/>
          <w:lang w:val="en-CA"/>
        </w:rPr>
        <w:t>(DeVries &amp; Jawor, 2013; Filliater et al., 1994; Linville et al., 1998)</w:t>
      </w:r>
      <w:r w:rsidR="00882B92">
        <w:rPr>
          <w:rFonts w:ascii="Times New Roman" w:hAnsi="Times New Roman" w:cs="Times New Roman" w:eastAsiaTheme="minorEastAsia"/>
          <w:iCs/>
          <w:lang w:val="en-CA"/>
        </w:rPr>
        <w:fldChar w:fldCharType="end"/>
      </w:r>
      <w:r w:rsidR="0083437F">
        <w:rPr>
          <w:rFonts w:ascii="Times New Roman" w:hAnsi="Times New Roman" w:cs="Times New Roman" w:eastAsiaTheme="minorEastAsia"/>
          <w:iCs/>
          <w:lang w:val="en-CA"/>
        </w:rPr>
        <w:t>.</w:t>
      </w:r>
      <w:r w:rsidR="00FA7CE1">
        <w:rPr>
          <w:rFonts w:ascii="Times New Roman" w:hAnsi="Times New Roman" w:cs="Times New Roman" w:eastAsiaTheme="minorEastAsia"/>
          <w:iCs/>
          <w:lang w:val="en-CA"/>
        </w:rPr>
        <w:t xml:space="preserve"> </w:t>
      </w:r>
      <w:r w:rsidR="00803F16">
        <w:rPr>
          <w:rFonts w:ascii="Times New Roman" w:hAnsi="Times New Roman" w:cs="Times New Roman" w:eastAsiaTheme="minorEastAsia"/>
          <w:iCs/>
          <w:lang w:val="en-CA"/>
        </w:rPr>
        <w:t xml:space="preserve">In </w:t>
      </w:r>
      <w:r w:rsidR="00FA7CE1">
        <w:rPr>
          <w:rFonts w:ascii="Times New Roman" w:hAnsi="Times New Roman" w:cs="Times New Roman" w:eastAsiaTheme="minorEastAsia"/>
          <w:iCs/>
          <w:lang w:val="en-CA"/>
        </w:rPr>
        <w:t xml:space="preserve">Montreal cardinals had one of the lowest modelled </w:t>
      </w:r>
      <w:r w:rsidR="004E4BFB">
        <w:rPr>
          <w:rFonts w:ascii="Times New Roman" w:hAnsi="Times New Roman" w:cs="Times New Roman" w:eastAsiaTheme="minorEastAsia"/>
          <w:iCs/>
          <w:lang w:val="en-CA"/>
        </w:rPr>
        <w:t>nest survival</w:t>
      </w:r>
      <w:r w:rsidR="00860638">
        <w:rPr>
          <w:rFonts w:ascii="Times New Roman" w:hAnsi="Times New Roman" w:cs="Times New Roman" w:eastAsiaTheme="minorEastAsia"/>
          <w:iCs/>
          <w:lang w:val="en-CA"/>
        </w:rPr>
        <w:t xml:space="preserve"> estimates</w:t>
      </w:r>
      <w:r w:rsidR="00B102E0">
        <w:rPr>
          <w:rFonts w:ascii="Times New Roman" w:hAnsi="Times New Roman" w:cs="Times New Roman" w:eastAsiaTheme="minorEastAsia"/>
          <w:iCs/>
          <w:lang w:val="en-CA"/>
        </w:rPr>
        <w:t xml:space="preserve"> </w:t>
      </w:r>
      <w:r w:rsidR="00B102E0">
        <w:rPr>
          <w:rFonts w:ascii="Times New Roman" w:hAnsi="Times New Roman" w:cs="Times New Roman" w:eastAsiaTheme="minorEastAsia"/>
          <w:iCs/>
          <w:lang w:val="en-CA"/>
        </w:rPr>
        <w:fldChar w:fldCharType="begin"/>
      </w:r>
      <w:r w:rsidR="002C2908">
        <w:rPr>
          <w:rFonts w:ascii="Times New Roman" w:hAnsi="Times New Roman" w:cs="Times New Roman" w:eastAsiaTheme="minorEastAsia"/>
          <w:iCs/>
          <w:lang w:val="en-CA"/>
        </w:rPr>
        <w:instrText xml:space="preserve"> ADDIN ZOTERO_ITEM CSL_CITATION {"citationID":"0lDLa2Q4","properties":{"formattedCitation":"(Cull et al., 2025)","plainCitation":"(Cull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D."}],"issued":{"date-parts":[["2025",1,30]]}}}],"schema":"https://github.com/citation-style-language/schema/raw/master/csl-citation.json"} </w:instrText>
      </w:r>
      <w:r w:rsidR="00B102E0">
        <w:rPr>
          <w:rFonts w:ascii="Times New Roman" w:hAnsi="Times New Roman" w:cs="Times New Roman" w:eastAsiaTheme="minorEastAsia"/>
          <w:iCs/>
          <w:lang w:val="en-CA"/>
        </w:rPr>
        <w:fldChar w:fldCharType="separate"/>
      </w:r>
      <w:r w:rsidR="002C2908">
        <w:rPr>
          <w:rFonts w:ascii="Times New Roman" w:hAnsi="Times New Roman" w:cs="Times New Roman" w:eastAsiaTheme="minorEastAsia"/>
          <w:iCs/>
          <w:noProof/>
          <w:lang w:val="en-CA"/>
        </w:rPr>
        <w:t>(Cull et al., 2025)</w:t>
      </w:r>
      <w:r w:rsidR="00B102E0">
        <w:rPr>
          <w:rFonts w:ascii="Times New Roman" w:hAnsi="Times New Roman" w:cs="Times New Roman" w:eastAsiaTheme="minorEastAsia"/>
          <w:iCs/>
          <w:lang w:val="en-CA"/>
        </w:rPr>
        <w:fldChar w:fldCharType="end"/>
      </w:r>
      <w:r w:rsidR="00B102E0">
        <w:rPr>
          <w:rFonts w:ascii="Times New Roman" w:hAnsi="Times New Roman" w:cs="Times New Roman" w:eastAsiaTheme="minorEastAsia"/>
          <w:iCs/>
          <w:lang w:val="en-CA"/>
        </w:rPr>
        <w:t>.</w:t>
      </w:r>
      <w:r w:rsidR="0083437F">
        <w:rPr>
          <w:rFonts w:ascii="Times New Roman" w:hAnsi="Times New Roman" w:cs="Times New Roman" w:eastAsiaTheme="minorEastAsia"/>
          <w:iCs/>
          <w:lang w:val="en-CA"/>
        </w:rPr>
        <w:t xml:space="preserve"> For this reason, cardinals </w:t>
      </w:r>
      <w:r w:rsidR="00BA1C39">
        <w:rPr>
          <w:rFonts w:ascii="Times New Roman" w:hAnsi="Times New Roman" w:cs="Times New Roman" w:eastAsiaTheme="minorEastAsia"/>
          <w:iCs/>
          <w:lang w:val="en-CA"/>
        </w:rPr>
        <w:t xml:space="preserve">often </w:t>
      </w:r>
      <w:r w:rsidR="0083437F">
        <w:rPr>
          <w:rFonts w:ascii="Times New Roman" w:hAnsi="Times New Roman" w:cs="Times New Roman" w:eastAsiaTheme="minorEastAsia"/>
          <w:iCs/>
          <w:lang w:val="en-CA"/>
        </w:rPr>
        <w:t xml:space="preserve">have a second nest and brood later in the season, with reports of recently fledged young as late as </w:t>
      </w:r>
      <w:r w:rsidR="00882B92">
        <w:rPr>
          <w:rFonts w:ascii="Times New Roman" w:hAnsi="Times New Roman" w:cs="Times New Roman" w:eastAsiaTheme="minorEastAsia"/>
          <w:iCs/>
          <w:lang w:val="en-CA"/>
        </w:rPr>
        <w:t xml:space="preserve">August and September </w:t>
      </w:r>
      <w:commentRangeStart w:id="157"/>
      <w:commentRangeStart w:id="158"/>
      <w:commentRangeStart w:id="159"/>
      <w:r w:rsidR="00882B92">
        <w:rPr>
          <w:rFonts w:ascii="Times New Roman" w:hAnsi="Times New Roman" w:cs="Times New Roman" w:eastAsiaTheme="minorEastAsia"/>
          <w:iCs/>
          <w:lang w:val="en-CA"/>
        </w:rPr>
        <w:fldChar w:fldCharType="begin"/>
      </w:r>
      <w:r w:rsidR="00882B92">
        <w:rPr>
          <w:rFonts w:ascii="Times New Roman" w:hAnsi="Times New Roman" w:cs="Times New Roman" w:eastAsiaTheme="minorEastAsia"/>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00882B92">
        <w:rPr>
          <w:rFonts w:ascii="Times New Roman" w:hAnsi="Times New Roman" w:cs="Times New Roman" w:eastAsiaTheme="minorEastAsia"/>
          <w:iCs/>
          <w:lang w:val="en-CA"/>
        </w:rPr>
        <w:fldChar w:fldCharType="separate"/>
      </w:r>
      <w:r w:rsidR="00882B92">
        <w:rPr>
          <w:rFonts w:ascii="Times New Roman" w:hAnsi="Times New Roman" w:cs="Times New Roman" w:eastAsiaTheme="minorEastAsia"/>
          <w:iCs/>
          <w:noProof/>
          <w:lang w:val="en-CA"/>
        </w:rPr>
        <w:t>(Laskey, 1944)</w:t>
      </w:r>
      <w:r w:rsidR="00882B92">
        <w:rPr>
          <w:rFonts w:ascii="Times New Roman" w:hAnsi="Times New Roman" w:cs="Times New Roman" w:eastAsiaTheme="minorEastAsia"/>
          <w:iCs/>
          <w:lang w:val="en-CA"/>
        </w:rPr>
        <w:fldChar w:fldCharType="end"/>
      </w:r>
      <w:commentRangeEnd w:id="157"/>
      <w:r w:rsidR="00BA1C39">
        <w:rPr>
          <w:rStyle w:val="CommentReference"/>
        </w:rPr>
        <w:commentReference w:id="157"/>
      </w:r>
      <w:commentRangeEnd w:id="158"/>
      <w:r w:rsidR="00D95F04">
        <w:rPr>
          <w:rStyle w:val="CommentReference"/>
        </w:rPr>
        <w:commentReference w:id="158"/>
      </w:r>
      <w:commentRangeEnd w:id="159"/>
      <w:r w:rsidR="00D95F04">
        <w:rPr>
          <w:rStyle w:val="CommentReference"/>
        </w:rPr>
        <w:commentReference w:id="159"/>
      </w:r>
      <w:r w:rsidR="0083437F">
        <w:rPr>
          <w:rFonts w:ascii="Times New Roman" w:hAnsi="Times New Roman" w:cs="Times New Roman" w:eastAsiaTheme="minorEastAsia"/>
          <w:iCs/>
          <w:lang w:val="en-CA"/>
        </w:rPr>
        <w:t>.</w:t>
      </w:r>
      <w:r w:rsidR="00411A1D">
        <w:rPr>
          <w:rFonts w:ascii="Times New Roman" w:hAnsi="Times New Roman" w:cs="Times New Roman" w:eastAsiaTheme="minorEastAsia"/>
          <w:iCs/>
          <w:lang w:val="en-CA"/>
        </w:rPr>
        <w:t xml:space="preserve"> Cardinals in </w:t>
      </w:r>
      <w:r w:rsidR="002C561E">
        <w:rPr>
          <w:rFonts w:ascii="Times New Roman" w:hAnsi="Times New Roman" w:cs="Times New Roman" w:eastAsiaTheme="minorEastAsia"/>
          <w:iCs/>
          <w:lang w:val="en-CA"/>
        </w:rPr>
        <w:t>London, Ontario</w:t>
      </w:r>
      <w:r w:rsidR="00214998">
        <w:rPr>
          <w:rFonts w:ascii="Times New Roman" w:hAnsi="Times New Roman" w:cs="Times New Roman" w:eastAsiaTheme="minorEastAsia"/>
          <w:iCs/>
          <w:lang w:val="en-CA"/>
        </w:rPr>
        <w:t xml:space="preserve"> that exhibited nest failures, </w:t>
      </w:r>
      <w:r w:rsidR="005B04DD">
        <w:rPr>
          <w:rFonts w:ascii="Times New Roman" w:hAnsi="Times New Roman" w:cs="Times New Roman" w:eastAsiaTheme="minorEastAsia"/>
          <w:iCs/>
          <w:lang w:val="en-CA"/>
        </w:rPr>
        <w:t>took on average 6 days to lay eggs in a new nest</w:t>
      </w:r>
      <w:r w:rsidR="00374ED5">
        <w:rPr>
          <w:rFonts w:ascii="Times New Roman" w:hAnsi="Times New Roman" w:cs="Times New Roman" w:eastAsiaTheme="minorEastAsia"/>
          <w:iCs/>
          <w:lang w:val="en-CA"/>
        </w:rPr>
        <w:t xml:space="preserve"> (</w:t>
      </w:r>
      <w:r w:rsidR="00EF6779">
        <w:rPr>
          <w:rFonts w:ascii="Times New Roman" w:hAnsi="Times New Roman" w:cs="Times New Roman" w:eastAsiaTheme="minorEastAsia"/>
          <w:iCs/>
          <w:lang w:val="en-CA"/>
        </w:rPr>
        <w:t>with</w:t>
      </w:r>
      <w:r w:rsidR="00374ED5">
        <w:rPr>
          <w:rFonts w:ascii="Times New Roman" w:hAnsi="Times New Roman" w:cs="Times New Roman" w:eastAsiaTheme="minorEastAsia"/>
          <w:iCs/>
          <w:lang w:val="en-CA"/>
        </w:rPr>
        <w:t xml:space="preserve"> considerable individual variation in the time it takes the birds to renest after failure)</w:t>
      </w:r>
      <w:r w:rsidR="00F70698">
        <w:rPr>
          <w:rFonts w:ascii="Times New Roman" w:hAnsi="Times New Roman" w:cs="Times New Roman" w:eastAsiaTheme="minorEastAsia"/>
          <w:iCs/>
          <w:lang w:val="en-CA"/>
        </w:rPr>
        <w:t xml:space="preserve"> </w:t>
      </w:r>
      <w:r w:rsidR="00F70698">
        <w:rPr>
          <w:rFonts w:ascii="Times New Roman" w:hAnsi="Times New Roman" w:cs="Times New Roman" w:eastAsiaTheme="minorEastAsia"/>
          <w:iCs/>
          <w:lang w:val="en-CA"/>
        </w:rPr>
        <w:fldChar w:fldCharType="begin"/>
      </w:r>
      <w:r w:rsidR="00F70698">
        <w:rPr>
          <w:rFonts w:ascii="Times New Roman" w:hAnsi="Times New Roman" w:cs="Times New Roman" w:eastAsiaTheme="minorEastAsia"/>
          <w:iCs/>
          <w:lang w:val="en-CA"/>
        </w:rPr>
        <w:instrText xml:space="preserve"> ADDIN ZOTERO_ITEM CSL_CITATION {"citationID":"yfNQr44E","properties":{"formattedCitation":"(Scott et al., 1987)","plainCitation":"(Scott et al., 1987)","noteIndex":0},"citationItems":[{"id":963,"uris":["http://zotero.org/users/16770306/items/WX7K7UZB"],"itemData":{"id":963,"type":"article-journal","container-title":"Wilson Bulletin","language":"en","source":"Zotero","title":"Relaying Interval After Nest Failure in Gray Catbirds and Northern Cardinals","volume":"99","author":[{"family":"Scott","given":"David M"},{"family":"Lemon","given":"Robert E"},{"family":"Darley","given":"James A"}],"issued":{"date-parts":[["1987"]]}}}],"schema":"https://github.com/citation-style-language/schema/raw/master/csl-citation.json"} </w:instrText>
      </w:r>
      <w:r w:rsidR="00F70698">
        <w:rPr>
          <w:rFonts w:ascii="Times New Roman" w:hAnsi="Times New Roman" w:cs="Times New Roman" w:eastAsiaTheme="minorEastAsia"/>
          <w:iCs/>
          <w:lang w:val="en-CA"/>
        </w:rPr>
        <w:fldChar w:fldCharType="separate"/>
      </w:r>
      <w:r w:rsidR="00F70698">
        <w:rPr>
          <w:rFonts w:ascii="Times New Roman" w:hAnsi="Times New Roman" w:cs="Times New Roman" w:eastAsiaTheme="minorEastAsia"/>
          <w:iCs/>
          <w:noProof/>
          <w:lang w:val="en-CA"/>
        </w:rPr>
        <w:t>(Scott et al., 1987)</w:t>
      </w:r>
      <w:r w:rsidR="00F70698">
        <w:rPr>
          <w:rFonts w:ascii="Times New Roman" w:hAnsi="Times New Roman" w:cs="Times New Roman" w:eastAsiaTheme="minorEastAsia"/>
          <w:iCs/>
          <w:lang w:val="en-CA"/>
        </w:rPr>
        <w:fldChar w:fldCharType="end"/>
      </w:r>
      <w:r w:rsidR="00374ED5">
        <w:rPr>
          <w:rFonts w:ascii="Times New Roman" w:hAnsi="Times New Roman" w:cs="Times New Roman" w:eastAsiaTheme="minorEastAsia"/>
          <w:iCs/>
          <w:lang w:val="en-CA"/>
        </w:rPr>
        <w:t>.</w:t>
      </w:r>
      <w:r w:rsidR="000C21F4">
        <w:rPr>
          <w:rFonts w:ascii="Times New Roman" w:hAnsi="Times New Roman" w:cs="Times New Roman" w:eastAsiaTheme="minorEastAsia"/>
          <w:iCs/>
          <w:lang w:val="en-CA"/>
        </w:rPr>
        <w:t xml:space="preserve"> </w:t>
      </w:r>
    </w:p>
    <w:p w:rsidR="00B06A97" w:rsidP="00E47890" w:rsidRDefault="00900215" w14:paraId="781B45C1" w14:textId="75594132">
      <w:pPr>
        <w:spacing w:line="480" w:lineRule="auto"/>
        <w:ind w:firstLine="720"/>
        <w:jc w:val="both"/>
        <w:rPr>
          <w:rFonts w:ascii="Times New Roman" w:hAnsi="Times New Roman" w:cs="Times New Roman" w:eastAsiaTheme="minorEastAsia"/>
          <w:iCs/>
          <w:lang w:val="en-CA"/>
        </w:rPr>
      </w:pPr>
      <w:r>
        <w:rPr>
          <w:rFonts w:ascii="Times New Roman" w:hAnsi="Times New Roman" w:cs="Times New Roman" w:eastAsiaTheme="minorEastAsia"/>
          <w:iCs/>
          <w:lang w:val="en-CA"/>
        </w:rPr>
        <w:t xml:space="preserve">The initial </w:t>
      </w:r>
      <w:r w:rsidR="009751C5">
        <w:rPr>
          <w:rFonts w:ascii="Times New Roman" w:hAnsi="Times New Roman" w:cs="Times New Roman" w:eastAsiaTheme="minorEastAsia"/>
          <w:iCs/>
          <w:lang w:val="en-CA"/>
        </w:rPr>
        <w:t xml:space="preserve">observation that sparked the development of </w:t>
      </w:r>
      <w:r w:rsidR="00EF6779">
        <w:rPr>
          <w:rFonts w:ascii="Times New Roman" w:hAnsi="Times New Roman" w:cs="Times New Roman" w:eastAsiaTheme="minorEastAsia"/>
          <w:iCs/>
          <w:lang w:val="en-CA"/>
        </w:rPr>
        <w:t>my MSc thesis</w:t>
      </w:r>
      <w:r w:rsidR="009751C5">
        <w:rPr>
          <w:rFonts w:ascii="Times New Roman" w:hAnsi="Times New Roman" w:cs="Times New Roman" w:eastAsiaTheme="minorEastAsia"/>
          <w:iCs/>
          <w:lang w:val="en-CA"/>
        </w:rPr>
        <w:t xml:space="preserve"> project, </w:t>
      </w:r>
      <w:r w:rsidR="00F74512">
        <w:rPr>
          <w:rFonts w:ascii="Times New Roman" w:hAnsi="Times New Roman" w:cs="Times New Roman" w:eastAsiaTheme="minorEastAsia"/>
          <w:iCs/>
          <w:lang w:val="en-CA"/>
        </w:rPr>
        <w:t xml:space="preserve">was the noticeable “pulse” of </w:t>
      </w:r>
      <w:r w:rsidR="00D02DE1">
        <w:rPr>
          <w:rFonts w:ascii="Times New Roman" w:hAnsi="Times New Roman" w:cs="Times New Roman" w:eastAsiaTheme="minorEastAsia"/>
          <w:iCs/>
          <w:lang w:val="en-CA"/>
        </w:rPr>
        <w:t>northern cardinal</w:t>
      </w:r>
      <w:r w:rsidR="00A00686">
        <w:rPr>
          <w:rFonts w:ascii="Times New Roman" w:hAnsi="Times New Roman" w:cs="Times New Roman" w:eastAsiaTheme="minorEastAsia"/>
          <w:iCs/>
          <w:lang w:val="en-CA"/>
        </w:rPr>
        <w:t>s</w:t>
      </w:r>
      <w:r w:rsidR="00614991">
        <w:rPr>
          <w:rFonts w:ascii="Times New Roman" w:hAnsi="Times New Roman" w:cs="Times New Roman" w:eastAsiaTheme="minorEastAsia"/>
          <w:iCs/>
          <w:lang w:val="en-CA"/>
        </w:rPr>
        <w:t xml:space="preserve"> </w:t>
      </w:r>
      <w:r w:rsidR="00C06935">
        <w:rPr>
          <w:rFonts w:ascii="Times New Roman" w:hAnsi="Times New Roman" w:cs="Times New Roman" w:eastAsiaTheme="minorEastAsia"/>
          <w:iCs/>
          <w:lang w:val="en-CA"/>
        </w:rPr>
        <w:t>banded</w:t>
      </w:r>
      <w:r w:rsidR="00614991">
        <w:rPr>
          <w:rFonts w:ascii="Times New Roman" w:hAnsi="Times New Roman" w:cs="Times New Roman" w:eastAsiaTheme="minorEastAsia"/>
          <w:iCs/>
          <w:lang w:val="en-CA"/>
        </w:rPr>
        <w:t xml:space="preserve"> in late fall at the McGill Bird Observatory</w:t>
      </w:r>
      <w:r w:rsidR="00B731FF">
        <w:rPr>
          <w:rFonts w:ascii="Times New Roman" w:hAnsi="Times New Roman" w:cs="Times New Roman" w:eastAsiaTheme="minorEastAsia"/>
          <w:iCs/>
          <w:lang w:val="en-CA"/>
        </w:rPr>
        <w:t xml:space="preserve">, that is curiously not observed during the spring banding operations. This seemed to indicate that while the cardinals are </w:t>
      </w:r>
      <w:r w:rsidR="004841F3">
        <w:rPr>
          <w:rFonts w:ascii="Times New Roman" w:hAnsi="Times New Roman" w:cs="Times New Roman" w:eastAsiaTheme="minorEastAsia"/>
          <w:iCs/>
          <w:lang w:val="en-CA"/>
        </w:rPr>
        <w:t xml:space="preserve">considered “resident”, they still </w:t>
      </w:r>
      <w:r w:rsidR="00A00686">
        <w:rPr>
          <w:rFonts w:ascii="Times New Roman" w:hAnsi="Times New Roman" w:cs="Times New Roman" w:eastAsiaTheme="minorEastAsia"/>
          <w:iCs/>
          <w:lang w:val="en-CA"/>
        </w:rPr>
        <w:t>exhibit seasonal movement</w:t>
      </w:r>
      <w:r w:rsidR="002A2F6F">
        <w:rPr>
          <w:rFonts w:ascii="Times New Roman" w:hAnsi="Times New Roman" w:cs="Times New Roman" w:eastAsiaTheme="minorEastAsia"/>
          <w:iCs/>
          <w:lang w:val="en-CA"/>
        </w:rPr>
        <w:t>, yet where and how they move around is still not well understood.</w:t>
      </w:r>
    </w:p>
    <w:p w:rsidR="00421FFE" w:rsidP="00421FFE" w:rsidRDefault="00BA1C39" w14:paraId="1FF26F94" w14:textId="567967B0">
      <w:pPr>
        <w:spacing w:line="480" w:lineRule="auto"/>
        <w:ind w:firstLine="720"/>
        <w:jc w:val="both"/>
        <w:rPr>
          <w:rFonts w:ascii="Times New Roman" w:hAnsi="Times New Roman" w:cs="Times New Roman" w:eastAsiaTheme="minorEastAsia"/>
          <w:iCs/>
          <w:lang w:val="en-CA"/>
        </w:rPr>
      </w:pPr>
      <w:r>
        <w:rPr>
          <w:rFonts w:ascii="Times New Roman" w:hAnsi="Times New Roman" w:cs="Times New Roman" w:eastAsiaTheme="minorEastAsia"/>
          <w:iCs/>
          <w:lang w:val="en-CA"/>
        </w:rPr>
        <w:t>T</w:t>
      </w:r>
      <w:r w:rsidR="00D42452">
        <w:rPr>
          <w:rFonts w:ascii="Times New Roman" w:hAnsi="Times New Roman" w:cs="Times New Roman" w:eastAsiaTheme="minorEastAsia"/>
          <w:iCs/>
          <w:lang w:val="en-CA"/>
        </w:rPr>
        <w:t>h</w:t>
      </w:r>
      <w:r>
        <w:rPr>
          <w:rFonts w:ascii="Times New Roman" w:hAnsi="Times New Roman" w:cs="Times New Roman" w:eastAsiaTheme="minorEastAsia"/>
          <w:iCs/>
          <w:lang w:val="en-CA"/>
        </w:rPr>
        <w:t>e th</w:t>
      </w:r>
      <w:r w:rsidR="00D42452">
        <w:rPr>
          <w:rFonts w:ascii="Times New Roman" w:hAnsi="Times New Roman" w:cs="Times New Roman" w:eastAsiaTheme="minorEastAsia"/>
          <w:iCs/>
          <w:lang w:val="en-CA"/>
        </w:rPr>
        <w:t xml:space="preserve">ree study </w:t>
      </w:r>
      <w:r w:rsidR="00D95F04">
        <w:rPr>
          <w:rFonts w:ascii="Times New Roman" w:hAnsi="Times New Roman" w:cs="Times New Roman" w:eastAsiaTheme="minorEastAsia"/>
          <w:iCs/>
          <w:lang w:val="en-CA"/>
        </w:rPr>
        <w:t xml:space="preserve">sites </w:t>
      </w:r>
      <w:r w:rsidR="00D94FB3">
        <w:rPr>
          <w:rFonts w:ascii="Times New Roman" w:hAnsi="Times New Roman" w:cs="Times New Roman" w:eastAsiaTheme="minorEastAsia"/>
          <w:iCs/>
          <w:lang w:val="en-CA"/>
        </w:rPr>
        <w:t xml:space="preserve">in this </w:t>
      </w:r>
      <w:r w:rsidR="00D95F04">
        <w:rPr>
          <w:rFonts w:ascii="Times New Roman" w:hAnsi="Times New Roman" w:cs="Times New Roman" w:eastAsiaTheme="minorEastAsia"/>
          <w:iCs/>
          <w:lang w:val="en-CA"/>
        </w:rPr>
        <w:t xml:space="preserve">project </w:t>
      </w:r>
      <w:r w:rsidR="00D94FB3">
        <w:rPr>
          <w:rFonts w:ascii="Times New Roman" w:hAnsi="Times New Roman" w:cs="Times New Roman" w:eastAsiaTheme="minorEastAsia"/>
          <w:iCs/>
          <w:lang w:val="en-CA"/>
        </w:rPr>
        <w:t xml:space="preserve">are </w:t>
      </w:r>
      <w:r w:rsidR="00D95F04">
        <w:rPr>
          <w:rFonts w:ascii="Times New Roman" w:hAnsi="Times New Roman" w:cs="Times New Roman" w:eastAsiaTheme="minorEastAsia"/>
          <w:iCs/>
          <w:lang w:val="en-CA"/>
        </w:rPr>
        <w:t xml:space="preserve">located on </w:t>
      </w:r>
      <w:r w:rsidR="00D94FB3">
        <w:rPr>
          <w:rFonts w:ascii="Times New Roman" w:hAnsi="Times New Roman" w:cs="Times New Roman" w:eastAsiaTheme="minorEastAsia"/>
          <w:iCs/>
          <w:lang w:val="en-CA"/>
        </w:rPr>
        <w:t xml:space="preserve">the island of Montreal, the second largest city in Canada </w:t>
      </w:r>
      <w:r w:rsidR="00D94FB3">
        <w:rPr>
          <w:rFonts w:ascii="Times New Roman" w:hAnsi="Times New Roman" w:cs="Times New Roman" w:eastAsiaTheme="minorEastAsia"/>
          <w:iCs/>
          <w:lang w:val="en-CA"/>
        </w:rPr>
        <w:fldChar w:fldCharType="begin"/>
      </w:r>
      <w:r w:rsidR="00753797">
        <w:rPr>
          <w:rFonts w:ascii="Times New Roman" w:hAnsi="Times New Roman" w:cs="Times New Roman" w:eastAsiaTheme="minorEastAsia"/>
          <w:iCs/>
          <w:lang w:val="en-CA"/>
        </w:rPr>
        <w:instrText xml:space="preserve"> ADDIN ZOTERO_ITEM CSL_CITATION {"citationID":"5vl3947e","properties":{"formattedCitation":"(Government of Canada, 2022a)","plainCitation":"(Government of Canada, 2022a)","noteIndex":0},"citationItems":[{"id":863,"uris":["http://zotero.org/users/16770306/items/XAHVI5W7"],"itemData":{"id":863,"type":"webpage","abstract":"This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00D94FB3">
        <w:rPr>
          <w:rFonts w:ascii="Times New Roman" w:hAnsi="Times New Roman" w:cs="Times New Roman" w:eastAsiaTheme="minorEastAsia"/>
          <w:iCs/>
          <w:lang w:val="en-CA"/>
        </w:rPr>
        <w:fldChar w:fldCharType="separate"/>
      </w:r>
      <w:r w:rsidR="00753797">
        <w:rPr>
          <w:rFonts w:ascii="Times New Roman" w:hAnsi="Times New Roman" w:cs="Times New Roman" w:eastAsiaTheme="minorEastAsia"/>
          <w:iCs/>
          <w:noProof/>
          <w:lang w:val="en-CA"/>
        </w:rPr>
        <w:t>(Government of Canada, 2022a)</w:t>
      </w:r>
      <w:r w:rsidR="00D94FB3">
        <w:rPr>
          <w:rFonts w:ascii="Times New Roman" w:hAnsi="Times New Roman" w:cs="Times New Roman" w:eastAsiaTheme="minorEastAsia"/>
          <w:iCs/>
          <w:lang w:val="en-CA"/>
        </w:rPr>
        <w:fldChar w:fldCharType="end"/>
      </w:r>
      <w:r w:rsidR="00D94FB3">
        <w:rPr>
          <w:rFonts w:ascii="Times New Roman" w:hAnsi="Times New Roman" w:cs="Times New Roman" w:eastAsiaTheme="minorEastAsia"/>
          <w:iCs/>
          <w:lang w:val="en-CA"/>
        </w:rPr>
        <w:t>. The first study site is the McGill Bird Observatory</w:t>
      </w:r>
      <w:r>
        <w:rPr>
          <w:rFonts w:ascii="Times New Roman" w:hAnsi="Times New Roman" w:cs="Times New Roman" w:eastAsiaTheme="minorEastAsia"/>
          <w:iCs/>
          <w:lang w:val="en-CA"/>
        </w:rPr>
        <w:t xml:space="preserve"> </w:t>
      </w:r>
      <w:r>
        <w:rPr>
          <w:rFonts w:ascii="Times New Roman" w:hAnsi="Times New Roman" w:cs="Times New Roman" w:eastAsiaTheme="minorEastAsia"/>
          <w:iCs/>
          <w:lang w:val="en-CA"/>
        </w:rPr>
        <w:t>(MBO)</w:t>
      </w:r>
      <w:r w:rsidR="00D94FB3">
        <w:rPr>
          <w:rFonts w:ascii="Times New Roman" w:hAnsi="Times New Roman" w:cs="Times New Roman" w:eastAsiaTheme="minorEastAsia"/>
          <w:iCs/>
          <w:lang w:val="en-CA"/>
        </w:rPr>
        <w:t>, a migration monitoring banding station based in Sainte-Anne-de-Bellevue on the western tip of the island</w:t>
      </w:r>
      <w:r w:rsidR="000C4741">
        <w:rPr>
          <w:rFonts w:ascii="Times New Roman" w:hAnsi="Times New Roman" w:cs="Times New Roman" w:eastAsiaTheme="minorEastAsia"/>
          <w:iCs/>
          <w:lang w:val="en-CA"/>
        </w:rPr>
        <w:t xml:space="preserve"> (</w:t>
      </w:r>
      <w:r w:rsidR="005419C4">
        <w:rPr>
          <w:rFonts w:ascii="Times New Roman" w:hAnsi="Times New Roman" w:cs="Times New Roman" w:eastAsiaTheme="minorEastAsia"/>
          <w:iCs/>
          <w:lang w:val="en-CA"/>
        </w:rPr>
        <w:t>45.43˚N, 73.94˚W)</w:t>
      </w:r>
      <w:r w:rsidR="000A7EE6">
        <w:rPr>
          <w:rFonts w:ascii="Times New Roman" w:hAnsi="Times New Roman" w:cs="Times New Roman" w:eastAsiaTheme="minorEastAsia"/>
          <w:iCs/>
          <w:lang w:val="en-CA"/>
        </w:rPr>
        <w:t>.</w:t>
      </w:r>
      <w:r w:rsidR="00D94FB3">
        <w:rPr>
          <w:rFonts w:ascii="Times New Roman" w:hAnsi="Times New Roman" w:cs="Times New Roman" w:eastAsiaTheme="minorEastAsia"/>
          <w:iCs/>
          <w:lang w:val="en-CA"/>
        </w:rPr>
        <w:t xml:space="preserve"> </w:t>
      </w:r>
      <w:r w:rsidR="000A7EE6">
        <w:rPr>
          <w:rFonts w:ascii="Times New Roman" w:hAnsi="Times New Roman" w:cs="Times New Roman" w:eastAsiaTheme="minorEastAsia"/>
          <w:iCs/>
          <w:lang w:val="en-CA"/>
        </w:rPr>
        <w:t>MBO occurs</w:t>
      </w:r>
      <w:r w:rsidR="00D94FB3">
        <w:rPr>
          <w:rFonts w:ascii="Times New Roman" w:hAnsi="Times New Roman" w:cs="Times New Roman" w:eastAsiaTheme="minorEastAsia"/>
          <w:iCs/>
          <w:lang w:val="en-CA"/>
        </w:rPr>
        <w:t xml:space="preserve"> in the </w:t>
      </w:r>
      <w:proofErr w:type="spellStart"/>
      <w:r w:rsidR="00D94FB3">
        <w:rPr>
          <w:rFonts w:ascii="Times New Roman" w:hAnsi="Times New Roman" w:cs="Times New Roman" w:eastAsiaTheme="minorEastAsia"/>
          <w:iCs/>
          <w:lang w:val="en-CA"/>
        </w:rPr>
        <w:t>Stoneycroft</w:t>
      </w:r>
      <w:proofErr w:type="spellEnd"/>
      <w:r w:rsidR="00634598">
        <w:rPr>
          <w:rFonts w:ascii="Times New Roman" w:hAnsi="Times New Roman" w:cs="Times New Roman" w:eastAsiaTheme="minorEastAsia"/>
          <w:iCs/>
          <w:lang w:val="en-CA"/>
        </w:rPr>
        <w:t xml:space="preserve"> Wildlife Area, part of the Mac</w:t>
      </w:r>
      <w:r w:rsidR="000A7EE6">
        <w:rPr>
          <w:rFonts w:ascii="Times New Roman" w:hAnsi="Times New Roman" w:cs="Times New Roman" w:eastAsiaTheme="minorEastAsia"/>
          <w:iCs/>
          <w:lang w:val="en-CA"/>
        </w:rPr>
        <w:t>d</w:t>
      </w:r>
      <w:r w:rsidR="00634598">
        <w:rPr>
          <w:rFonts w:ascii="Times New Roman" w:hAnsi="Times New Roman" w:cs="Times New Roman" w:eastAsiaTheme="minorEastAsia"/>
          <w:iCs/>
          <w:lang w:val="en-CA"/>
        </w:rPr>
        <w:t xml:space="preserve">onald campus at McGill University </w:t>
      </w:r>
      <w:r w:rsidR="00634598">
        <w:rPr>
          <w:rFonts w:ascii="Times New Roman" w:hAnsi="Times New Roman" w:cs="Times New Roman" w:eastAsiaTheme="minorEastAsia"/>
          <w:iCs/>
          <w:lang w:val="en-CA"/>
        </w:rPr>
        <w:fldChar w:fldCharType="begin"/>
      </w:r>
      <w:r w:rsidR="00634598">
        <w:rPr>
          <w:rFonts w:ascii="Times New Roman" w:hAnsi="Times New Roman" w:cs="Times New Roman" w:eastAsiaTheme="minorEastAsia"/>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634598">
        <w:rPr>
          <w:rFonts w:ascii="Times New Roman" w:hAnsi="Times New Roman" w:cs="Times New Roman" w:eastAsiaTheme="minorEastAsia"/>
          <w:iCs/>
          <w:lang w:val="en-CA"/>
        </w:rPr>
        <w:fldChar w:fldCharType="separate"/>
      </w:r>
      <w:r w:rsidR="00634598">
        <w:rPr>
          <w:rFonts w:ascii="Times New Roman" w:hAnsi="Times New Roman" w:cs="Times New Roman" w:eastAsiaTheme="minorEastAsia"/>
          <w:iCs/>
          <w:noProof/>
          <w:lang w:val="en-CA"/>
        </w:rPr>
        <w:t>(Gahbauer et al., 2015)</w:t>
      </w:r>
      <w:r w:rsidR="00634598">
        <w:rPr>
          <w:rFonts w:ascii="Times New Roman" w:hAnsi="Times New Roman" w:cs="Times New Roman" w:eastAsiaTheme="minorEastAsia"/>
          <w:iCs/>
          <w:lang w:val="en-CA"/>
        </w:rPr>
        <w:fldChar w:fldCharType="end"/>
      </w:r>
      <w:r w:rsidR="00634598">
        <w:rPr>
          <w:rFonts w:ascii="Times New Roman" w:hAnsi="Times New Roman" w:cs="Times New Roman" w:eastAsiaTheme="minorEastAsia"/>
          <w:iCs/>
          <w:lang w:val="en-CA"/>
        </w:rPr>
        <w:t>.</w:t>
      </w:r>
      <w:r w:rsidR="005419C4">
        <w:rPr>
          <w:rFonts w:ascii="Times New Roman" w:hAnsi="Times New Roman" w:cs="Times New Roman" w:eastAsiaTheme="minorEastAsia"/>
          <w:iCs/>
          <w:lang w:val="en-CA"/>
        </w:rPr>
        <w:t xml:space="preserve"> </w:t>
      </w:r>
      <w:r>
        <w:rPr>
          <w:rFonts w:ascii="Times New Roman" w:hAnsi="Times New Roman" w:cs="Times New Roman" w:eastAsiaTheme="minorEastAsia"/>
          <w:iCs/>
          <w:lang w:val="en-CA"/>
        </w:rPr>
        <w:t xml:space="preserve">MBO </w:t>
      </w:r>
      <w:r w:rsidR="005419C4">
        <w:rPr>
          <w:rFonts w:ascii="Times New Roman" w:hAnsi="Times New Roman" w:cs="Times New Roman" w:eastAsiaTheme="minorEastAsia"/>
          <w:iCs/>
          <w:lang w:val="en-CA"/>
        </w:rPr>
        <w:t xml:space="preserve">was founded in 2004 by graduate students at McGill University and is now operated by the Migration Research Foundation (MRF) </w:t>
      </w:r>
      <w:r w:rsidR="005419C4">
        <w:rPr>
          <w:rFonts w:ascii="Times New Roman" w:hAnsi="Times New Roman" w:cs="Times New Roman" w:eastAsiaTheme="minorEastAsia"/>
          <w:iCs/>
          <w:lang w:val="en-CA"/>
        </w:rPr>
        <w:fldChar w:fldCharType="begin"/>
      </w:r>
      <w:r w:rsidR="005419C4">
        <w:rPr>
          <w:rFonts w:ascii="Times New Roman" w:hAnsi="Times New Roman" w:cs="Times New Roman" w:eastAsiaTheme="minorEastAsia"/>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5419C4">
        <w:rPr>
          <w:rFonts w:ascii="Times New Roman" w:hAnsi="Times New Roman" w:cs="Times New Roman" w:eastAsiaTheme="minorEastAsia"/>
          <w:iCs/>
          <w:lang w:val="en-CA"/>
        </w:rPr>
        <w:fldChar w:fldCharType="separate"/>
      </w:r>
      <w:r w:rsidR="005419C4">
        <w:rPr>
          <w:rFonts w:ascii="Times New Roman" w:hAnsi="Times New Roman" w:cs="Times New Roman" w:eastAsiaTheme="minorEastAsia"/>
          <w:iCs/>
          <w:noProof/>
          <w:lang w:val="en-CA"/>
        </w:rPr>
        <w:t>(Gahbauer et al., 2015)</w:t>
      </w:r>
      <w:r w:rsidR="005419C4">
        <w:rPr>
          <w:rFonts w:ascii="Times New Roman" w:hAnsi="Times New Roman" w:cs="Times New Roman" w:eastAsiaTheme="minorEastAsia"/>
          <w:iCs/>
          <w:lang w:val="en-CA"/>
        </w:rPr>
        <w:fldChar w:fldCharType="end"/>
      </w:r>
      <w:r w:rsidR="006C3A23">
        <w:rPr>
          <w:rFonts w:ascii="Times New Roman" w:hAnsi="Times New Roman" w:cs="Times New Roman" w:eastAsiaTheme="minorEastAsia"/>
          <w:iCs/>
          <w:lang w:val="en-CA"/>
        </w:rPr>
        <w:t xml:space="preserve">. This banding station is the only one </w:t>
      </w:r>
      <w:r w:rsidR="00D00BDC">
        <w:rPr>
          <w:rFonts w:ascii="Times New Roman" w:hAnsi="Times New Roman" w:cs="Times New Roman" w:eastAsiaTheme="minorEastAsia"/>
          <w:iCs/>
          <w:lang w:val="en-CA"/>
        </w:rPr>
        <w:t xml:space="preserve">active in southwestern Quebec and also serves </w:t>
      </w:r>
      <w:r w:rsidR="00870910">
        <w:rPr>
          <w:rFonts w:ascii="Times New Roman" w:hAnsi="Times New Roman" w:cs="Times New Roman" w:eastAsiaTheme="minorEastAsia"/>
          <w:iCs/>
          <w:lang w:val="en-CA"/>
        </w:rPr>
        <w:t xml:space="preserve">as </w:t>
      </w:r>
      <w:r w:rsidR="00D00BDC">
        <w:rPr>
          <w:rFonts w:ascii="Times New Roman" w:hAnsi="Times New Roman" w:cs="Times New Roman" w:eastAsiaTheme="minorEastAsia"/>
          <w:iCs/>
          <w:lang w:val="en-CA"/>
        </w:rPr>
        <w:t>a training facility for students who wish to enhance their skills in field ornithology</w:t>
      </w:r>
      <w:r w:rsidR="001C6D9A">
        <w:rPr>
          <w:rFonts w:ascii="Times New Roman" w:hAnsi="Times New Roman" w:cs="Times New Roman" w:eastAsiaTheme="minorEastAsia"/>
          <w:iCs/>
          <w:lang w:val="en-CA"/>
        </w:rPr>
        <w:t xml:space="preserve"> </w:t>
      </w:r>
      <w:r w:rsidR="001C6D9A">
        <w:rPr>
          <w:rFonts w:ascii="Times New Roman" w:hAnsi="Times New Roman" w:cs="Times New Roman" w:eastAsiaTheme="minorEastAsia"/>
          <w:iCs/>
          <w:lang w:val="en-CA"/>
        </w:rPr>
        <w:fldChar w:fldCharType="begin"/>
      </w:r>
      <w:r w:rsidR="001C6D9A">
        <w:rPr>
          <w:rFonts w:ascii="Times New Roman" w:hAnsi="Times New Roman" w:cs="Times New Roman" w:eastAsiaTheme="minorEastAsia"/>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1C6D9A">
        <w:rPr>
          <w:rFonts w:ascii="Times New Roman" w:hAnsi="Times New Roman" w:cs="Times New Roman" w:eastAsiaTheme="minorEastAsia"/>
          <w:iCs/>
          <w:lang w:val="en-CA"/>
        </w:rPr>
        <w:fldChar w:fldCharType="separate"/>
      </w:r>
      <w:r w:rsidR="001C6D9A">
        <w:rPr>
          <w:rFonts w:ascii="Times New Roman" w:hAnsi="Times New Roman" w:cs="Times New Roman" w:eastAsiaTheme="minorEastAsia"/>
          <w:iCs/>
          <w:noProof/>
          <w:lang w:val="en-CA"/>
        </w:rPr>
        <w:t>(Gahbauer et al., 2015)</w:t>
      </w:r>
      <w:r w:rsidR="001C6D9A">
        <w:rPr>
          <w:rFonts w:ascii="Times New Roman" w:hAnsi="Times New Roman" w:cs="Times New Roman" w:eastAsiaTheme="minorEastAsia"/>
          <w:iCs/>
          <w:lang w:val="en-CA"/>
        </w:rPr>
        <w:fldChar w:fldCharType="end"/>
      </w:r>
      <w:r w:rsidR="001C6D9A">
        <w:rPr>
          <w:rFonts w:ascii="Times New Roman" w:hAnsi="Times New Roman" w:cs="Times New Roman" w:eastAsiaTheme="minorEastAsia"/>
          <w:iCs/>
          <w:lang w:val="en-CA"/>
        </w:rPr>
        <w:t>.</w:t>
      </w:r>
      <w:r w:rsidR="00870910">
        <w:rPr>
          <w:rFonts w:ascii="Times New Roman" w:hAnsi="Times New Roman" w:cs="Times New Roman" w:eastAsiaTheme="minorEastAsia"/>
          <w:iCs/>
          <w:lang w:val="en-CA"/>
        </w:rPr>
        <w:t xml:space="preserve"> The area covered by MBO is mainly composed of mature and immature forest, wetlands and agricultural fields </w:t>
      </w:r>
      <w:r w:rsidR="00870910">
        <w:rPr>
          <w:rFonts w:ascii="Times New Roman" w:hAnsi="Times New Roman" w:cs="Times New Roman" w:eastAsiaTheme="minorEastAsia"/>
          <w:iCs/>
          <w:lang w:val="en-CA"/>
        </w:rPr>
        <w:fldChar w:fldCharType="begin"/>
      </w:r>
      <w:r w:rsidR="00870910">
        <w:rPr>
          <w:rFonts w:ascii="Times New Roman" w:hAnsi="Times New Roman" w:cs="Times New Roman" w:eastAsiaTheme="minorEastAsia"/>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870910">
        <w:rPr>
          <w:rFonts w:ascii="Cambria Math" w:hAnsi="Cambria Math" w:cs="Cambria Math" w:eastAsiaTheme="minorEastAsia"/>
          <w:iCs/>
          <w:lang w:val="en-CA"/>
        </w:rPr>
        <w:instrText>∼</w:instrText>
      </w:r>
      <w:r w:rsidR="00870910">
        <w:rPr>
          <w:rFonts w:ascii="Times New Roman" w:hAnsi="Times New Roman" w:cs="Times New Roman" w:eastAsiaTheme="minorEastAsia"/>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870910">
        <w:rPr>
          <w:rFonts w:ascii="Times New Roman" w:hAnsi="Times New Roman" w:cs="Times New Roman" w:eastAsiaTheme="minorEastAsia"/>
          <w:iCs/>
          <w:lang w:val="en-CA"/>
        </w:rPr>
        <w:fldChar w:fldCharType="separate"/>
      </w:r>
      <w:r w:rsidR="00870910">
        <w:rPr>
          <w:rFonts w:ascii="Times New Roman" w:hAnsi="Times New Roman" w:cs="Times New Roman" w:eastAsiaTheme="minorEastAsia"/>
          <w:iCs/>
          <w:noProof/>
          <w:lang w:val="en-CA"/>
        </w:rPr>
        <w:t>(Poirier et al., 2024)</w:t>
      </w:r>
      <w:r w:rsidR="00870910">
        <w:rPr>
          <w:rFonts w:ascii="Times New Roman" w:hAnsi="Times New Roman" w:cs="Times New Roman" w:eastAsiaTheme="minorEastAsia"/>
          <w:iCs/>
          <w:lang w:val="en-CA"/>
        </w:rPr>
        <w:fldChar w:fldCharType="end"/>
      </w:r>
      <w:r w:rsidR="00870910">
        <w:rPr>
          <w:rFonts w:ascii="Times New Roman" w:hAnsi="Times New Roman" w:cs="Times New Roman" w:eastAsiaTheme="minorEastAsia"/>
          <w:iCs/>
          <w:lang w:val="en-CA"/>
        </w:rPr>
        <w:t xml:space="preserve">. This study site serves as </w:t>
      </w:r>
      <w:r w:rsidR="00864876">
        <w:rPr>
          <w:rFonts w:ascii="Times New Roman" w:hAnsi="Times New Roman" w:cs="Times New Roman" w:eastAsiaTheme="minorEastAsia"/>
          <w:iCs/>
          <w:lang w:val="en-CA"/>
        </w:rPr>
        <w:t xml:space="preserve">a control location with minimal human presence. The second location used in this research is the Baie </w:t>
      </w:r>
      <w:proofErr w:type="spellStart"/>
      <w:r w:rsidR="00864876">
        <w:rPr>
          <w:rFonts w:ascii="Times New Roman" w:hAnsi="Times New Roman" w:cs="Times New Roman" w:eastAsiaTheme="minorEastAsia"/>
          <w:iCs/>
          <w:lang w:val="en-CA"/>
        </w:rPr>
        <w:t>d’Urfé</w:t>
      </w:r>
      <w:proofErr w:type="spellEnd"/>
      <w:r w:rsidR="00864876">
        <w:rPr>
          <w:rFonts w:ascii="Times New Roman" w:hAnsi="Times New Roman" w:cs="Times New Roman" w:eastAsiaTheme="minorEastAsia"/>
          <w:iCs/>
          <w:lang w:val="en-CA"/>
        </w:rPr>
        <w:t xml:space="preserve"> residential area, next to the Mac</w:t>
      </w:r>
      <w:r w:rsidR="000A7EE6">
        <w:rPr>
          <w:rFonts w:ascii="Times New Roman" w:hAnsi="Times New Roman" w:cs="Times New Roman" w:eastAsiaTheme="minorEastAsia"/>
          <w:iCs/>
          <w:lang w:val="en-CA"/>
        </w:rPr>
        <w:t>d</w:t>
      </w:r>
      <w:r w:rsidR="00864876">
        <w:rPr>
          <w:rFonts w:ascii="Times New Roman" w:hAnsi="Times New Roman" w:cs="Times New Roman" w:eastAsiaTheme="minorEastAsia"/>
          <w:iCs/>
          <w:lang w:val="en-CA"/>
        </w:rPr>
        <w:t>onald campus of McGill University. It’s located south of MBO near the Saint-Lawrence River (45.41˚N, 73.92˚W).</w:t>
      </w:r>
      <w:r w:rsidR="00D76F4F">
        <w:rPr>
          <w:rFonts w:ascii="Times New Roman" w:hAnsi="Times New Roman" w:cs="Times New Roman" w:eastAsiaTheme="minorEastAsia"/>
          <w:iCs/>
          <w:lang w:val="en-CA"/>
        </w:rPr>
        <w:t xml:space="preserve"> This area was selected as an intermediate urbanized location, as human presence is more pronounced compared to MBO, while remaining one of the </w:t>
      </w:r>
      <w:r w:rsidR="000A7EE6">
        <w:rPr>
          <w:rFonts w:ascii="Times New Roman" w:hAnsi="Times New Roman" w:cs="Times New Roman" w:eastAsiaTheme="minorEastAsia"/>
          <w:iCs/>
          <w:lang w:val="en-CA"/>
        </w:rPr>
        <w:t>“</w:t>
      </w:r>
      <w:r w:rsidR="00D76F4F">
        <w:rPr>
          <w:rFonts w:ascii="Times New Roman" w:hAnsi="Times New Roman" w:cs="Times New Roman" w:eastAsiaTheme="minorEastAsia"/>
          <w:iCs/>
          <w:lang w:val="en-CA"/>
        </w:rPr>
        <w:t>greenest</w:t>
      </w:r>
      <w:r w:rsidR="000A7EE6">
        <w:rPr>
          <w:rFonts w:ascii="Times New Roman" w:hAnsi="Times New Roman" w:cs="Times New Roman" w:eastAsiaTheme="minorEastAsia"/>
          <w:iCs/>
          <w:lang w:val="en-CA"/>
        </w:rPr>
        <w:t>”</w:t>
      </w:r>
      <w:r w:rsidR="00D76F4F">
        <w:rPr>
          <w:rFonts w:ascii="Times New Roman" w:hAnsi="Times New Roman" w:cs="Times New Roman" w:eastAsiaTheme="minorEastAsia"/>
          <w:iCs/>
          <w:lang w:val="en-CA"/>
        </w:rPr>
        <w:t xml:space="preserve"> neighbourhoods of Montreal.</w:t>
      </w:r>
      <w:r w:rsidR="00E276BB">
        <w:rPr>
          <w:rFonts w:ascii="Times New Roman" w:hAnsi="Times New Roman" w:cs="Times New Roman" w:eastAsiaTheme="minorEastAsia"/>
          <w:iCs/>
          <w:lang w:val="en-CA"/>
        </w:rPr>
        <w:t xml:space="preserve"> The final study site selected for this project is situated in Notre-Dame-de-Grâce, close to the Concordia University Loyola campus (45.46˚N, 73.64˚W). This site serves as the most urbanized location out of the three sites selected, with a higher average population </w:t>
      </w:r>
      <w:commentRangeStart w:id="160"/>
      <w:r w:rsidR="00E276BB">
        <w:rPr>
          <w:rFonts w:ascii="Times New Roman" w:hAnsi="Times New Roman" w:cs="Times New Roman" w:eastAsiaTheme="minorEastAsia"/>
          <w:iCs/>
          <w:lang w:val="en-CA"/>
        </w:rPr>
        <w:t>density</w:t>
      </w:r>
      <w:commentRangeEnd w:id="160"/>
      <w:r>
        <w:rPr>
          <w:rStyle w:val="CommentReference"/>
        </w:rPr>
        <w:commentReference w:id="160"/>
      </w:r>
      <w:r w:rsidR="00E276BB">
        <w:rPr>
          <w:rFonts w:ascii="Times New Roman" w:hAnsi="Times New Roman" w:cs="Times New Roman" w:eastAsiaTheme="minorEastAsia"/>
          <w:iCs/>
          <w:lang w:val="en-CA"/>
        </w:rPr>
        <w:t xml:space="preserve">. </w:t>
      </w:r>
      <w:r w:rsidR="007D7CDD">
        <w:rPr>
          <w:rFonts w:ascii="Times New Roman" w:hAnsi="Times New Roman" w:cs="Times New Roman" w:eastAsiaTheme="minorEastAsia"/>
          <w:iCs/>
          <w:lang w:val="en-CA"/>
        </w:rPr>
        <w:t>This study was in part funded by the Environmental Damages Fund (EDF), which</w:t>
      </w:r>
      <w:r w:rsidR="00313F0F">
        <w:rPr>
          <w:rFonts w:ascii="Times New Roman" w:hAnsi="Times New Roman" w:cs="Times New Roman" w:eastAsiaTheme="minorEastAsia"/>
          <w:iCs/>
          <w:lang w:val="en-CA"/>
        </w:rPr>
        <w:t xml:space="preserve"> is a Government of Canada program</w:t>
      </w:r>
      <w:r w:rsidR="00B21CBE">
        <w:rPr>
          <w:rFonts w:ascii="Times New Roman" w:hAnsi="Times New Roman" w:cs="Times New Roman" w:eastAsiaTheme="minorEastAsia"/>
          <w:iCs/>
          <w:lang w:val="en-CA"/>
        </w:rPr>
        <w:t xml:space="preserve"> </w:t>
      </w:r>
      <w:r w:rsidR="00B21CBE">
        <w:rPr>
          <w:rFonts w:ascii="Times New Roman" w:hAnsi="Times New Roman" w:cs="Times New Roman" w:eastAsiaTheme="minorEastAsia"/>
          <w:iCs/>
          <w:lang w:val="en-CA"/>
        </w:rPr>
        <w:fldChar w:fldCharType="begin"/>
      </w:r>
      <w:r w:rsidR="0034601F">
        <w:rPr>
          <w:rFonts w:ascii="Times New Roman" w:hAnsi="Times New Roman" w:cs="Times New Roman" w:eastAsiaTheme="minorEastAsia"/>
          <w:iCs/>
          <w:lang w:val="en-CA"/>
        </w:rPr>
        <w:instrText xml:space="preserve"> ADDIN ZOTERO_ITEM CSL_CITATION {"citationID":"FZh6J1sJ","properties":{"formattedCitation":"(Government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hAnsi="Times New Roman" w:cs="Times New Roman" w:eastAsiaTheme="minorEastAsia"/>
          <w:iCs/>
          <w:lang w:val="en-CA"/>
        </w:rPr>
        <w:fldChar w:fldCharType="separate"/>
      </w:r>
      <w:r w:rsidR="0034601F">
        <w:rPr>
          <w:rFonts w:ascii="Times New Roman" w:hAnsi="Times New Roman" w:cs="Times New Roman" w:eastAsiaTheme="minorEastAsia"/>
          <w:iCs/>
          <w:noProof/>
          <w:lang w:val="en-CA"/>
        </w:rPr>
        <w:t>(Government of Canada, 2018)</w:t>
      </w:r>
      <w:r w:rsidR="00B21CBE">
        <w:rPr>
          <w:rFonts w:ascii="Times New Roman" w:hAnsi="Times New Roman" w:cs="Times New Roman" w:eastAsiaTheme="minorEastAsia"/>
          <w:iCs/>
          <w:lang w:val="en-CA"/>
        </w:rPr>
        <w:fldChar w:fldCharType="end"/>
      </w:r>
      <w:r w:rsidR="00313F0F">
        <w:rPr>
          <w:rFonts w:ascii="Times New Roman" w:hAnsi="Times New Roman" w:cs="Times New Roman" w:eastAsiaTheme="minorEastAsia"/>
          <w:iCs/>
          <w:lang w:val="en-CA"/>
        </w:rPr>
        <w:t>. The EDF receives money from fines, penalties and court orders for environmental violations, and the goal is to use this money to support projects (such as this one)</w:t>
      </w:r>
      <w:r w:rsidR="00B21CBE">
        <w:rPr>
          <w:rFonts w:ascii="Times New Roman" w:hAnsi="Times New Roman" w:cs="Times New Roman" w:eastAsiaTheme="minorEastAsia"/>
          <w:iCs/>
          <w:lang w:val="en-CA"/>
        </w:rPr>
        <w:t xml:space="preserve"> that benefit Canada’s natural environment </w:t>
      </w:r>
      <w:r w:rsidR="00B21CBE">
        <w:rPr>
          <w:rFonts w:ascii="Times New Roman" w:hAnsi="Times New Roman" w:cs="Times New Roman" w:eastAsiaTheme="minorEastAsia"/>
          <w:iCs/>
          <w:lang w:val="en-CA"/>
        </w:rPr>
        <w:fldChar w:fldCharType="begin"/>
      </w:r>
      <w:r w:rsidR="0034601F">
        <w:rPr>
          <w:rFonts w:ascii="Times New Roman" w:hAnsi="Times New Roman" w:cs="Times New Roman" w:eastAsiaTheme="minorEastAsia"/>
          <w:iCs/>
          <w:lang w:val="en-CA"/>
        </w:rPr>
        <w:instrText xml:space="preserve"> ADDIN ZOTERO_ITEM CSL_CITATION {"citationID":"2K0wBo2g","properties":{"formattedCitation":"(Government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hAnsi="Times New Roman" w:cs="Times New Roman" w:eastAsiaTheme="minorEastAsia"/>
          <w:iCs/>
          <w:lang w:val="en-CA"/>
        </w:rPr>
        <w:fldChar w:fldCharType="separate"/>
      </w:r>
      <w:r w:rsidR="0034601F">
        <w:rPr>
          <w:rFonts w:ascii="Times New Roman" w:hAnsi="Times New Roman" w:cs="Times New Roman" w:eastAsiaTheme="minorEastAsia"/>
          <w:iCs/>
          <w:noProof/>
          <w:lang w:val="en-CA"/>
        </w:rPr>
        <w:t>(Government of Canada, 2018)</w:t>
      </w:r>
      <w:r w:rsidR="00B21CBE">
        <w:rPr>
          <w:rFonts w:ascii="Times New Roman" w:hAnsi="Times New Roman" w:cs="Times New Roman" w:eastAsiaTheme="minorEastAsia"/>
          <w:iCs/>
          <w:lang w:val="en-CA"/>
        </w:rPr>
        <w:fldChar w:fldCharType="end"/>
      </w:r>
      <w:r w:rsidR="00B21CBE">
        <w:rPr>
          <w:rFonts w:ascii="Times New Roman" w:hAnsi="Times New Roman" w:cs="Times New Roman" w:eastAsiaTheme="minorEastAsia"/>
          <w:iCs/>
          <w:lang w:val="en-CA"/>
        </w:rPr>
        <w:t>.</w:t>
      </w:r>
    </w:p>
    <w:p w:rsidR="00D42452" w:rsidP="00421FFE" w:rsidRDefault="00E276BB" w14:paraId="5BEC215B" w14:textId="30DA2D6A">
      <w:pPr>
        <w:spacing w:line="480" w:lineRule="auto"/>
        <w:ind w:firstLine="720"/>
        <w:jc w:val="both"/>
        <w:rPr>
          <w:rFonts w:ascii="Times New Roman" w:hAnsi="Times New Roman" w:cs="Times New Roman" w:eastAsiaTheme="minorEastAsia"/>
          <w:iCs/>
          <w:lang w:val="en-CA"/>
        </w:rPr>
      </w:pPr>
      <w:r>
        <w:rPr>
          <w:rFonts w:ascii="Times New Roman" w:hAnsi="Times New Roman" w:cs="Times New Roman" w:eastAsiaTheme="minorEastAsia"/>
          <w:iCs/>
          <w:lang w:val="en-CA"/>
        </w:rPr>
        <w:t xml:space="preserve">These three study sites reflect different types of environments a bird may encounter in a large city. It has been shown that fragmentation, heat island effect, noise pollution and loss of habitats can constitute significant challenges for </w:t>
      </w:r>
      <w:r w:rsidR="00421FFE">
        <w:rPr>
          <w:rFonts w:ascii="Times New Roman" w:hAnsi="Times New Roman" w:cs="Times New Roman" w:eastAsiaTheme="minorEastAsia"/>
          <w:iCs/>
          <w:lang w:val="en-CA"/>
        </w:rPr>
        <w:t xml:space="preserve">birds, and these may be even more challenging </w:t>
      </w:r>
      <w:r w:rsidR="00D95F04">
        <w:rPr>
          <w:rFonts w:ascii="Times New Roman" w:hAnsi="Times New Roman" w:cs="Times New Roman" w:eastAsiaTheme="minorEastAsia"/>
          <w:iCs/>
          <w:lang w:val="en-CA"/>
        </w:rPr>
        <w:t>during the cold winter period.</w:t>
      </w:r>
      <w:r w:rsidR="00421FFE">
        <w:rPr>
          <w:rFonts w:ascii="Times New Roman" w:hAnsi="Times New Roman" w:cs="Times New Roman" w:eastAsiaTheme="minorEastAsia"/>
          <w:iCs/>
          <w:lang w:val="en-CA"/>
        </w:rPr>
        <w:t xml:space="preserve"> Understanding how a resident bird species can use, move</w:t>
      </w:r>
      <w:ins w:author="Frei,Barbara (elle | she, her) (ECCC)" w:date="2025-06-25T16:15:00Z" w16du:dateUtc="2025-06-25T20:15:00Z" w:id="161">
        <w:r w:rsidR="00D95F04">
          <w:rPr>
            <w:rFonts w:ascii="Times New Roman" w:hAnsi="Times New Roman" w:cs="Times New Roman" w:eastAsiaTheme="minorEastAsia"/>
            <w:iCs/>
            <w:lang w:val="en-CA"/>
          </w:rPr>
          <w:t>,</w:t>
        </w:r>
      </w:ins>
      <w:r w:rsidR="00421FFE">
        <w:rPr>
          <w:rFonts w:ascii="Times New Roman" w:hAnsi="Times New Roman" w:cs="Times New Roman" w:eastAsiaTheme="minorEastAsia"/>
          <w:iCs/>
          <w:lang w:val="en-CA"/>
        </w:rPr>
        <w:t xml:space="preserve"> and survive across </w:t>
      </w:r>
      <w:r w:rsidR="00D95F04">
        <w:rPr>
          <w:rFonts w:ascii="Times New Roman" w:hAnsi="Times New Roman" w:cs="Times New Roman" w:eastAsiaTheme="minorEastAsia"/>
          <w:iCs/>
          <w:lang w:val="en-CA"/>
        </w:rPr>
        <w:t>an urban gradient</w:t>
      </w:r>
      <w:r w:rsidR="00421FFE">
        <w:rPr>
          <w:rFonts w:ascii="Times New Roman" w:hAnsi="Times New Roman" w:cs="Times New Roman" w:eastAsiaTheme="minorEastAsia"/>
          <w:iCs/>
          <w:lang w:val="en-CA"/>
        </w:rPr>
        <w:t xml:space="preserve"> </w:t>
      </w:r>
      <w:commentRangeStart w:id="162"/>
      <w:r w:rsidR="00421FFE">
        <w:rPr>
          <w:rFonts w:ascii="Times New Roman" w:hAnsi="Times New Roman" w:cs="Times New Roman" w:eastAsiaTheme="minorEastAsia"/>
          <w:iCs/>
          <w:lang w:val="en-CA"/>
        </w:rPr>
        <w:t>is crucial to</w:t>
      </w:r>
      <w:r w:rsidR="00EA2E83">
        <w:rPr>
          <w:rFonts w:ascii="Times New Roman" w:hAnsi="Times New Roman" w:cs="Times New Roman" w:eastAsiaTheme="minorEastAsia"/>
          <w:iCs/>
          <w:lang w:val="en-CA"/>
        </w:rPr>
        <w:t xml:space="preserve"> inform</w:t>
      </w:r>
      <w:r w:rsidR="00421FFE">
        <w:rPr>
          <w:rFonts w:ascii="Times New Roman" w:hAnsi="Times New Roman" w:cs="Times New Roman" w:eastAsiaTheme="minorEastAsia"/>
          <w:iCs/>
          <w:lang w:val="en-CA"/>
        </w:rPr>
        <w:t xml:space="preserve"> greening efforts that are biodiversity-friendly.</w:t>
      </w:r>
      <w:commentRangeEnd w:id="162"/>
      <w:r w:rsidR="00D95F04">
        <w:rPr>
          <w:rStyle w:val="CommentReference"/>
        </w:rPr>
        <w:commentReference w:id="162"/>
      </w:r>
    </w:p>
    <w:p w:rsidR="00AD646E" w:rsidP="00AD646E" w:rsidRDefault="00AD646E" w14:paraId="3842EC6B" w14:textId="30BAA1A1">
      <w:pPr>
        <w:pStyle w:val="Heading3"/>
        <w:spacing w:line="480" w:lineRule="auto"/>
        <w:rPr>
          <w:rFonts w:ascii="Times New Roman" w:hAnsi="Times New Roman" w:cs="Times New Roman"/>
          <w:b/>
          <w:bCs/>
          <w:color w:val="000000" w:themeColor="text1"/>
          <w:lang w:val="en-CA"/>
        </w:rPr>
      </w:pPr>
      <w:bookmarkStart w:name="_Toc204638461" w:id="163"/>
      <w:r>
        <w:rPr>
          <w:rFonts w:ascii="Times New Roman" w:hAnsi="Times New Roman" w:cs="Times New Roman"/>
          <w:b/>
          <w:bCs/>
          <w:color w:val="000000" w:themeColor="text1"/>
          <w:lang w:val="en-CA"/>
        </w:rPr>
        <w:t>Knowledge gaps and research objectives</w:t>
      </w:r>
      <w:bookmarkEnd w:id="163"/>
    </w:p>
    <w:p w:rsidR="00AD646E" w:rsidP="003B782C" w:rsidRDefault="00AD646E" w14:paraId="25328022" w14:textId="6B3B6196">
      <w:pPr>
        <w:spacing w:line="480" w:lineRule="auto"/>
        <w:ind w:firstLine="720"/>
        <w:jc w:val="both"/>
        <w:rPr>
          <w:rFonts w:ascii="Times New Roman" w:hAnsi="Times New Roman" w:cs="Times New Roman"/>
          <w:lang w:val="en-CA"/>
        </w:rPr>
      </w:pPr>
      <w:r>
        <w:rPr>
          <w:rFonts w:ascii="Times New Roman" w:hAnsi="Times New Roman" w:cs="Times New Roman"/>
          <w:lang w:val="en-CA"/>
        </w:rPr>
        <w:t>Although a considerable body of research has explored the effects of urbanization on bird communities, significant knowledge gaps remain regarding fin</w:t>
      </w:r>
      <w:r w:rsidR="00CB075F">
        <w:rPr>
          <w:rFonts w:ascii="Times New Roman" w:hAnsi="Times New Roman" w:cs="Times New Roman"/>
          <w:lang w:val="en-CA"/>
        </w:rPr>
        <w:t>e-</w:t>
      </w:r>
      <w:commentRangeStart w:id="164"/>
      <w:r w:rsidR="00CB075F">
        <w:rPr>
          <w:rFonts w:ascii="Times New Roman" w:hAnsi="Times New Roman" w:cs="Times New Roman"/>
          <w:lang w:val="en-CA"/>
        </w:rPr>
        <w:t xml:space="preserve">scale, winter-specific movement </w:t>
      </w:r>
      <w:commentRangeEnd w:id="164"/>
      <w:r w:rsidR="00D95F04">
        <w:rPr>
          <w:rStyle w:val="CommentReference"/>
        </w:rPr>
        <w:commentReference w:id="164"/>
      </w:r>
      <w:r w:rsidR="00CB075F">
        <w:rPr>
          <w:rFonts w:ascii="Times New Roman" w:hAnsi="Times New Roman" w:cs="Times New Roman"/>
          <w:lang w:val="en-CA"/>
        </w:rPr>
        <w:t xml:space="preserve">behaviours of urban-tolerant passerines like the </w:t>
      </w:r>
      <w:r w:rsidR="00363650">
        <w:rPr>
          <w:rFonts w:ascii="Times New Roman" w:hAnsi="Times New Roman" w:cs="Times New Roman"/>
          <w:lang w:val="en-CA"/>
        </w:rPr>
        <w:t>northern cardinal</w:t>
      </w:r>
      <w:r w:rsidR="00CB075F">
        <w:rPr>
          <w:rFonts w:ascii="Times New Roman" w:hAnsi="Times New Roman" w:cs="Times New Roman"/>
          <w:lang w:val="en-CA"/>
        </w:rPr>
        <w:t>. While urbanization has been linked to changes in behaviour, habitat selection, survival and gene flow</w:t>
      </w:r>
      <w:r w:rsidR="003B782C">
        <w:rPr>
          <w:rFonts w:ascii="Times New Roman" w:hAnsi="Times New Roman" w:cs="Times New Roman"/>
          <w:lang w:val="en-CA"/>
        </w:rPr>
        <w:t xml:space="preserve">, </w:t>
      </w:r>
      <w:r w:rsidR="004B42C5">
        <w:rPr>
          <w:rFonts w:ascii="Times New Roman" w:hAnsi="Times New Roman" w:cs="Times New Roman"/>
          <w:lang w:val="en-CA"/>
        </w:rPr>
        <w:t>few</w:t>
      </w:r>
      <w:r w:rsidR="003B782C">
        <w:rPr>
          <w:rFonts w:ascii="Times New Roman" w:hAnsi="Times New Roman" w:cs="Times New Roman"/>
          <w:lang w:val="en-CA"/>
        </w:rPr>
        <w:t xml:space="preserve"> studies </w:t>
      </w:r>
      <w:r w:rsidR="004B42C5">
        <w:rPr>
          <w:rFonts w:ascii="Times New Roman" w:hAnsi="Times New Roman" w:cs="Times New Roman"/>
          <w:lang w:val="en-CA"/>
        </w:rPr>
        <w:t>examine</w:t>
      </w:r>
      <w:r w:rsidR="003B782C">
        <w:rPr>
          <w:rFonts w:ascii="Times New Roman" w:hAnsi="Times New Roman" w:cs="Times New Roman"/>
          <w:lang w:val="en-CA"/>
        </w:rPr>
        <w:t xml:space="preserve"> how individual birds use urban green spaces during the whole non-breeding season at a fine spatial and temporal scale.</w:t>
      </w:r>
      <w:r w:rsidR="0027154F">
        <w:rPr>
          <w:rFonts w:ascii="Times New Roman" w:hAnsi="Times New Roman" w:cs="Times New Roman"/>
          <w:lang w:val="en-CA"/>
        </w:rPr>
        <w:t xml:space="preserve"> </w:t>
      </w:r>
      <w:r w:rsidR="004B42C5">
        <w:rPr>
          <w:rFonts w:ascii="Times New Roman" w:hAnsi="Times New Roman" w:cs="Times New Roman"/>
          <w:lang w:val="en-CA"/>
        </w:rPr>
        <w:t>Like most passerines, cardinals are</w:t>
      </w:r>
      <w:r w:rsidR="001631CA">
        <w:rPr>
          <w:rFonts w:ascii="Times New Roman" w:hAnsi="Times New Roman" w:cs="Times New Roman"/>
          <w:lang w:val="en-CA"/>
        </w:rPr>
        <w:t xml:space="preserve"> studied more extensively during the breeding season or the migratory period.</w:t>
      </w:r>
      <w:r w:rsidR="003B782C">
        <w:rPr>
          <w:rFonts w:ascii="Times New Roman" w:hAnsi="Times New Roman" w:cs="Times New Roman"/>
          <w:lang w:val="en-CA"/>
        </w:rPr>
        <w:t xml:space="preserve"> Most previous work has relied on </w:t>
      </w:r>
      <w:proofErr w:type="gramStart"/>
      <w:r w:rsidR="003B782C">
        <w:rPr>
          <w:rFonts w:ascii="Times New Roman" w:hAnsi="Times New Roman" w:cs="Times New Roman"/>
          <w:lang w:val="en-CA"/>
        </w:rPr>
        <w:t>coarse</w:t>
      </w:r>
      <w:proofErr w:type="gramEnd"/>
      <w:r w:rsidR="003B782C">
        <w:rPr>
          <w:rFonts w:ascii="Times New Roman" w:hAnsi="Times New Roman" w:cs="Times New Roman"/>
          <w:lang w:val="en-CA"/>
        </w:rPr>
        <w:t>-resolution data or presence-absence metrics, limiting our understanding of how resident birds interact with habitats or anthropogenic features during periods of heightened energetic stress, such as winter.</w:t>
      </w:r>
      <w:r w:rsidR="00146E52">
        <w:rPr>
          <w:rFonts w:ascii="Times New Roman" w:hAnsi="Times New Roman" w:cs="Times New Roman"/>
          <w:lang w:val="en-CA"/>
        </w:rPr>
        <w:t xml:space="preserve"> </w:t>
      </w:r>
      <w:r w:rsidR="00A0785C">
        <w:rPr>
          <w:rFonts w:ascii="Times New Roman" w:hAnsi="Times New Roman" w:cs="Times New Roman"/>
          <w:lang w:val="en-CA"/>
        </w:rPr>
        <w:t xml:space="preserve">As iconic species in eastern North American cities, </w:t>
      </w:r>
      <w:r w:rsidR="00363650">
        <w:rPr>
          <w:rFonts w:ascii="Times New Roman" w:hAnsi="Times New Roman" w:cs="Times New Roman"/>
          <w:lang w:val="en-CA"/>
        </w:rPr>
        <w:t>northern cardinal</w:t>
      </w:r>
      <w:r w:rsidR="00146E52">
        <w:rPr>
          <w:rFonts w:ascii="Times New Roman" w:hAnsi="Times New Roman" w:cs="Times New Roman"/>
          <w:lang w:val="en-CA"/>
        </w:rPr>
        <w:t xml:space="preserve">s </w:t>
      </w:r>
      <w:r w:rsidR="00A0785C">
        <w:rPr>
          <w:rFonts w:ascii="Times New Roman" w:hAnsi="Times New Roman" w:cs="Times New Roman"/>
          <w:lang w:val="en-CA"/>
        </w:rPr>
        <w:t>are</w:t>
      </w:r>
      <w:r w:rsidR="00077F0D">
        <w:rPr>
          <w:rFonts w:ascii="Times New Roman" w:hAnsi="Times New Roman" w:cs="Times New Roman"/>
          <w:lang w:val="en-CA"/>
        </w:rPr>
        <w:t xml:space="preserve"> great proxies to explore the </w:t>
      </w:r>
      <w:r w:rsidR="00CE02F0">
        <w:rPr>
          <w:rFonts w:ascii="Times New Roman" w:hAnsi="Times New Roman" w:cs="Times New Roman"/>
          <w:lang w:val="en-CA"/>
        </w:rPr>
        <w:t>questions surrounding year-round, biodiversity friendly greening efforts.</w:t>
      </w:r>
      <w:r w:rsidRPr="000C093B" w:rsidR="000C093B">
        <w:rPr>
          <w:rFonts w:ascii="Times New Roman" w:hAnsi="Times New Roman" w:cs="Times New Roman"/>
          <w:lang w:val="en-CA"/>
        </w:rPr>
        <w:t xml:space="preserve"> </w:t>
      </w:r>
      <w:r w:rsidR="00CB509F">
        <w:rPr>
          <w:rFonts w:ascii="Times New Roman" w:hAnsi="Times New Roman" w:cs="Times New Roman"/>
          <w:lang w:val="en-CA"/>
        </w:rPr>
        <w:t>As one of the only</w:t>
      </w:r>
      <w:r w:rsidR="000C093B">
        <w:rPr>
          <w:rFonts w:ascii="Times New Roman" w:hAnsi="Times New Roman" w:cs="Times New Roman"/>
          <w:lang w:val="en-CA"/>
        </w:rPr>
        <w:t xml:space="preserve"> highly colourful birds to spend the winter in Montreal </w:t>
      </w:r>
      <w:r w:rsidR="00CB509F">
        <w:rPr>
          <w:rFonts w:ascii="Times New Roman" w:hAnsi="Times New Roman" w:cs="Times New Roman"/>
          <w:lang w:val="en-CA"/>
        </w:rPr>
        <w:t>they are</w:t>
      </w:r>
      <w:r w:rsidR="000C093B">
        <w:rPr>
          <w:rFonts w:ascii="Times New Roman" w:hAnsi="Times New Roman" w:cs="Times New Roman"/>
          <w:lang w:val="en-CA"/>
        </w:rPr>
        <w:t xml:space="preserve"> an important part of the nature people encounter in and around downtown. Countless times through fieldwork, I encountered residents sharing their love for the species and noticed houses or parks that would decorate their entrances with cardinal-themed ornaments.</w:t>
      </w:r>
    </w:p>
    <w:p w:rsidR="003B782C" w:rsidP="003B782C" w:rsidRDefault="003B782C" w14:paraId="62C7E6DC" w14:textId="61C082F9">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In addition, while VHF telemetry has been widely used to monitor birds’ movements, its application has mostly focused on breeding or migratory periods. Studies investigating how resident passerines navigate through fragmented landscapes in winter using manual, ground-based VHF telemetry remain scarce, particularly in northern urban centers where winter conditions and urban microclimates can be quite harsh for the birds. Understanding these dynamics is crucial, </w:t>
      </w:r>
      <w:r>
        <w:rPr>
          <w:rFonts w:ascii="Times New Roman" w:hAnsi="Times New Roman" w:cs="Times New Roman"/>
          <w:lang w:val="en-CA"/>
        </w:rPr>
        <w:t xml:space="preserve">especially as climate change and urban expansion continue to reshape winter conditions and resource availability in cities. Thus, the objective of this study is to </w:t>
      </w:r>
      <w:r w:rsidR="00BE02E4">
        <w:rPr>
          <w:rFonts w:ascii="Times New Roman" w:hAnsi="Times New Roman" w:cs="Times New Roman"/>
          <w:lang w:val="en-CA"/>
        </w:rPr>
        <w:t xml:space="preserve">use fine-scale VHF telemetry data to characterize the space use patterns and habitat preferences of the </w:t>
      </w:r>
      <w:r w:rsidR="00363650">
        <w:rPr>
          <w:rFonts w:ascii="Times New Roman" w:hAnsi="Times New Roman" w:cs="Times New Roman"/>
          <w:lang w:val="en-CA"/>
        </w:rPr>
        <w:t>northern cardinal</w:t>
      </w:r>
      <w:r w:rsidR="00BE02E4">
        <w:rPr>
          <w:rFonts w:ascii="Times New Roman" w:hAnsi="Times New Roman" w:cs="Times New Roman"/>
          <w:lang w:val="en-CA"/>
        </w:rPr>
        <w:t xml:space="preserve"> across three urban locations with varying levels of urbanization on the island of Montreal. By comparing movements with habitat use and proximity to anthropogenic features, this research aims to:</w:t>
      </w:r>
    </w:p>
    <w:p w:rsidR="00BE02E4" w:rsidP="00BE02E4" w:rsidRDefault="00BE02E4" w14:paraId="2DC077BB" w14:textId="3295EF55">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Quantify winter home range sizes in relation to </w:t>
      </w:r>
      <w:r w:rsidR="00CB509F">
        <w:rPr>
          <w:rFonts w:ascii="Times New Roman" w:hAnsi="Times New Roman" w:cs="Times New Roman"/>
          <w:lang w:val="en-CA"/>
        </w:rPr>
        <w:t xml:space="preserve">an </w:t>
      </w:r>
      <w:r>
        <w:rPr>
          <w:rFonts w:ascii="Times New Roman" w:hAnsi="Times New Roman" w:cs="Times New Roman"/>
          <w:lang w:val="en-CA"/>
        </w:rPr>
        <w:t xml:space="preserve">urban </w:t>
      </w:r>
      <w:proofErr w:type="gramStart"/>
      <w:r>
        <w:rPr>
          <w:rFonts w:ascii="Times New Roman" w:hAnsi="Times New Roman" w:cs="Times New Roman"/>
          <w:lang w:val="en-CA"/>
        </w:rPr>
        <w:t>gradient;</w:t>
      </w:r>
      <w:proofErr w:type="gramEnd"/>
    </w:p>
    <w:p w:rsidR="00BE02E4" w:rsidP="00BE02E4" w:rsidRDefault="00BE02E4" w14:paraId="467C330E" w14:textId="6CCEB8C3">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the influence of specific urban features (e.g., bird feeders, </w:t>
      </w:r>
      <w:r w:rsidR="00CB509F">
        <w:rPr>
          <w:rFonts w:ascii="Times New Roman" w:hAnsi="Times New Roman" w:cs="Times New Roman"/>
          <w:lang w:val="en-CA"/>
        </w:rPr>
        <w:t xml:space="preserve">human </w:t>
      </w:r>
      <w:r>
        <w:rPr>
          <w:rFonts w:ascii="Times New Roman" w:hAnsi="Times New Roman" w:cs="Times New Roman"/>
          <w:lang w:val="en-CA"/>
        </w:rPr>
        <w:t xml:space="preserve">population density, etc.) on habitat </w:t>
      </w:r>
      <w:proofErr w:type="gramStart"/>
      <w:r>
        <w:rPr>
          <w:rFonts w:ascii="Times New Roman" w:hAnsi="Times New Roman" w:cs="Times New Roman"/>
          <w:lang w:val="en-CA"/>
        </w:rPr>
        <w:t>use;</w:t>
      </w:r>
      <w:proofErr w:type="gramEnd"/>
    </w:p>
    <w:p w:rsidR="00BE02E4" w:rsidP="00BE02E4" w:rsidRDefault="00BE02E4" w14:paraId="0DB79691" w14:textId="1B214D33">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Examine potential differences in movement behaviour and space use across </w:t>
      </w:r>
      <w:proofErr w:type="gramStart"/>
      <w:r>
        <w:rPr>
          <w:rFonts w:ascii="Times New Roman" w:hAnsi="Times New Roman" w:cs="Times New Roman"/>
          <w:lang w:val="en-CA"/>
        </w:rPr>
        <w:t>sites;</w:t>
      </w:r>
      <w:proofErr w:type="gramEnd"/>
    </w:p>
    <w:p w:rsidR="00BE02E4" w:rsidP="00BE02E4" w:rsidRDefault="00BE02E4" w14:paraId="10649B03" w14:textId="755D70E6">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winter energy expenditure variations </w:t>
      </w:r>
      <w:r w:rsidR="005016F6">
        <w:rPr>
          <w:rFonts w:ascii="Times New Roman" w:hAnsi="Times New Roman" w:cs="Times New Roman"/>
          <w:lang w:val="en-CA"/>
        </w:rPr>
        <w:t xml:space="preserve">according to local </w:t>
      </w:r>
      <w:proofErr w:type="gramStart"/>
      <w:r w:rsidR="005016F6">
        <w:rPr>
          <w:rFonts w:ascii="Times New Roman" w:hAnsi="Times New Roman" w:cs="Times New Roman"/>
          <w:lang w:val="en-CA"/>
        </w:rPr>
        <w:t>climate;</w:t>
      </w:r>
      <w:proofErr w:type="gramEnd"/>
    </w:p>
    <w:p w:rsidR="00BE02E4" w:rsidP="00AD646E" w:rsidRDefault="00BE02E4" w14:paraId="05C9F4CB" w14:textId="50854D3E">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Inform future conservation planning for urban-tolerant resident birds.</w:t>
      </w:r>
    </w:p>
    <w:p w:rsidR="003D0457" w:rsidP="000C4741" w:rsidRDefault="005016F6" w14:paraId="69E4DD8E" w14:textId="5E4E2C03">
      <w:pPr>
        <w:spacing w:line="480" w:lineRule="auto"/>
        <w:jc w:val="both"/>
        <w:rPr>
          <w:rFonts w:ascii="Times New Roman" w:hAnsi="Times New Roman" w:cs="Times New Roman"/>
          <w:lang w:val="en-CA"/>
        </w:rPr>
      </w:pPr>
      <w:r>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w:t>
      </w:r>
      <w:proofErr w:type="gramStart"/>
      <w:r w:rsidR="00CB509F">
        <w:rPr>
          <w:rFonts w:ascii="Times New Roman" w:hAnsi="Times New Roman" w:cs="Times New Roman"/>
          <w:lang w:val="en-CA"/>
        </w:rPr>
        <w:t>so as to</w:t>
      </w:r>
      <w:proofErr w:type="gramEnd"/>
      <w:r>
        <w:rPr>
          <w:rFonts w:ascii="Times New Roman" w:hAnsi="Times New Roman" w:cs="Times New Roman"/>
          <w:lang w:val="en-CA"/>
        </w:rPr>
        <w:t xml:space="preserve"> support wintering bird </w:t>
      </w:r>
      <w:commentRangeStart w:id="165"/>
      <w:r>
        <w:rPr>
          <w:rFonts w:ascii="Times New Roman" w:hAnsi="Times New Roman" w:cs="Times New Roman"/>
          <w:lang w:val="en-CA"/>
        </w:rPr>
        <w:t>populations</w:t>
      </w:r>
      <w:commentRangeEnd w:id="165"/>
      <w:r w:rsidR="000636F7">
        <w:rPr>
          <w:rStyle w:val="CommentReference"/>
        </w:rPr>
        <w:commentReference w:id="165"/>
      </w:r>
      <w:r>
        <w:rPr>
          <w:rFonts w:ascii="Times New Roman" w:hAnsi="Times New Roman" w:cs="Times New Roman"/>
          <w:lang w:val="en-CA"/>
        </w:rPr>
        <w:t xml:space="preserve">. </w:t>
      </w:r>
      <w:r w:rsidR="00D03752">
        <w:rPr>
          <w:rFonts w:ascii="Times New Roman" w:hAnsi="Times New Roman" w:cs="Times New Roman"/>
          <w:lang w:val="en-CA"/>
        </w:rPr>
        <w:t xml:space="preserve">The </w:t>
      </w:r>
      <w:r w:rsidR="00D02DE1">
        <w:rPr>
          <w:rFonts w:ascii="Times New Roman" w:hAnsi="Times New Roman" w:cs="Times New Roman"/>
          <w:lang w:val="en-CA"/>
        </w:rPr>
        <w:t>northern cardinal</w:t>
      </w:r>
      <w:r w:rsidR="00D03752">
        <w:rPr>
          <w:rFonts w:ascii="Times New Roman" w:hAnsi="Times New Roman" w:cs="Times New Roman"/>
          <w:lang w:val="en-CA"/>
        </w:rPr>
        <w:t xml:space="preserve"> is the ideal study species for this type of research as </w:t>
      </w:r>
      <w:r w:rsidR="003F1007">
        <w:rPr>
          <w:rFonts w:ascii="Times New Roman" w:hAnsi="Times New Roman" w:cs="Times New Roman"/>
          <w:lang w:val="en-CA"/>
        </w:rPr>
        <w:t xml:space="preserve">urbanites in Montreal have </w:t>
      </w:r>
      <w:r w:rsidR="00A26920">
        <w:rPr>
          <w:rFonts w:ascii="Times New Roman" w:hAnsi="Times New Roman" w:cs="Times New Roman"/>
          <w:lang w:val="en-CA"/>
        </w:rPr>
        <w:t>a</w:t>
      </w:r>
      <w:r w:rsidR="003F1007">
        <w:rPr>
          <w:rFonts w:ascii="Times New Roman" w:hAnsi="Times New Roman" w:cs="Times New Roman"/>
          <w:lang w:val="en-CA"/>
        </w:rPr>
        <w:t xml:space="preserve"> strong connection to these birds. </w:t>
      </w:r>
    </w:p>
    <w:p w:rsidR="00CB509F" w:rsidP="000C4741" w:rsidRDefault="00CB509F" w14:paraId="009F27D1" w14:textId="2E67B264">
      <w:pPr>
        <w:spacing w:line="480" w:lineRule="auto"/>
        <w:jc w:val="both"/>
        <w:rPr>
          <w:rFonts w:ascii="Times New Roman" w:hAnsi="Times New Roman" w:cs="Times New Roman"/>
          <w:lang w:val="en-CA"/>
        </w:rPr>
      </w:pPr>
      <w:commentRangeStart w:id="166"/>
      <w:r w:rsidRPr="00CB509F">
        <w:rPr>
          <w:rFonts w:ascii="Times New Roman" w:hAnsi="Times New Roman" w:cs="Times New Roman"/>
          <w:highlight w:val="yellow"/>
          <w:lang w:val="en-CA"/>
        </w:rPr>
        <w:t>CARDINAL PHOTOS</w:t>
      </w:r>
      <w:commentRangeEnd w:id="166"/>
      <w:r w:rsidR="00AC11AD">
        <w:rPr>
          <w:rStyle w:val="CommentReference"/>
        </w:rPr>
        <w:commentReference w:id="166"/>
      </w:r>
    </w:p>
    <w:p w:rsidR="00CB509F" w:rsidP="000C4741" w:rsidRDefault="00CB509F" w14:paraId="61C5E36C" w14:textId="77777777">
      <w:pPr>
        <w:spacing w:line="480" w:lineRule="auto"/>
        <w:jc w:val="both"/>
        <w:rPr>
          <w:rFonts w:ascii="Times New Roman" w:hAnsi="Times New Roman" w:cs="Times New Roman"/>
          <w:lang w:val="en-CA"/>
        </w:rPr>
      </w:pPr>
    </w:p>
    <w:p w:rsidR="00CB509F" w:rsidP="000C4741" w:rsidRDefault="00CB509F" w14:paraId="7E75043C" w14:textId="77777777">
      <w:pPr>
        <w:spacing w:line="480" w:lineRule="auto"/>
        <w:jc w:val="both"/>
        <w:rPr>
          <w:rFonts w:ascii="Times New Roman" w:hAnsi="Times New Roman" w:cs="Times New Roman"/>
          <w:lang w:val="en-CA"/>
        </w:rPr>
      </w:pPr>
    </w:p>
    <w:p w:rsidRPr="00BC43D3" w:rsidR="00CB509F" w:rsidP="000C4741" w:rsidRDefault="00CB509F" w14:paraId="2AA1BF79" w14:textId="77777777">
      <w:pPr>
        <w:spacing w:line="480" w:lineRule="auto"/>
        <w:jc w:val="both"/>
        <w:rPr>
          <w:rFonts w:ascii="Times New Roman" w:hAnsi="Times New Roman" w:cs="Times New Roman"/>
          <w:lang w:val="en-CA"/>
        </w:rPr>
      </w:pPr>
    </w:p>
    <w:p w:rsidR="00B61349" w:rsidP="00453166" w:rsidRDefault="00453166" w14:paraId="4210F1AA" w14:textId="4E375790">
      <w:pPr>
        <w:pStyle w:val="Heading1"/>
        <w:jc w:val="center"/>
        <w:rPr>
          <w:rFonts w:ascii="Times New Roman" w:hAnsi="Times New Roman" w:cs="Times New Roman"/>
          <w:b/>
          <w:bCs/>
          <w:color w:val="000000" w:themeColor="text1"/>
          <w:lang w:val="en-CA"/>
        </w:rPr>
      </w:pPr>
      <w:bookmarkStart w:name="_Toc204638462" w:id="167"/>
      <w:commentRangeStart w:id="168"/>
      <w:commentRangeStart w:id="169"/>
      <w:r w:rsidRPr="00453166">
        <w:rPr>
          <w:rFonts w:ascii="Times New Roman" w:hAnsi="Times New Roman" w:cs="Times New Roman"/>
          <w:b/>
          <w:bCs/>
          <w:color w:val="000000" w:themeColor="text1"/>
          <w:lang w:val="en-CA"/>
        </w:rPr>
        <w:t xml:space="preserve">Chapter 1: </w:t>
      </w:r>
      <w:r w:rsidR="000636F7">
        <w:rPr>
          <w:rFonts w:ascii="Times New Roman" w:hAnsi="Times New Roman" w:cs="Times New Roman"/>
          <w:b/>
          <w:bCs/>
          <w:color w:val="000000" w:themeColor="text1"/>
          <w:lang w:val="en-CA"/>
        </w:rPr>
        <w:t>Larger winter home ranges in urban than peri-urban sites for a very short distance migrant, the</w:t>
      </w:r>
      <w:r w:rsidRPr="00453166">
        <w:rPr>
          <w:rFonts w:ascii="Times New Roman" w:hAnsi="Times New Roman" w:cs="Times New Roman"/>
          <w:b/>
          <w:bCs/>
          <w:color w:val="000000" w:themeColor="text1"/>
          <w:lang w:val="en-CA"/>
        </w:rPr>
        <w:t xml:space="preserve"> </w:t>
      </w:r>
      <w:r w:rsidR="00363650">
        <w:rPr>
          <w:rFonts w:ascii="Times New Roman" w:hAnsi="Times New Roman" w:cs="Times New Roman"/>
          <w:b/>
          <w:bCs/>
          <w:color w:val="000000" w:themeColor="text1"/>
          <w:lang w:val="en-CA"/>
        </w:rPr>
        <w:t>northern cardinal</w:t>
      </w:r>
      <w:r w:rsidRPr="00453166">
        <w:rPr>
          <w:rFonts w:ascii="Times New Roman" w:hAnsi="Times New Roman" w:cs="Times New Roman"/>
          <w:b/>
          <w:bCs/>
          <w:color w:val="000000" w:themeColor="text1"/>
          <w:lang w:val="en-CA"/>
        </w:rPr>
        <w:t xml:space="preserve"> (</w:t>
      </w:r>
      <w:r w:rsidRPr="00453166">
        <w:rPr>
          <w:rFonts w:ascii="Times New Roman" w:hAnsi="Times New Roman" w:cs="Times New Roman"/>
          <w:b/>
          <w:bCs/>
          <w:i/>
          <w:iCs/>
          <w:color w:val="000000" w:themeColor="text1"/>
          <w:lang w:val="en-CA"/>
        </w:rPr>
        <w:t>Cardinalis cardinalis</w:t>
      </w:r>
      <w:r w:rsidRPr="00453166">
        <w:rPr>
          <w:rFonts w:ascii="Times New Roman" w:hAnsi="Times New Roman" w:cs="Times New Roman"/>
          <w:b/>
          <w:bCs/>
          <w:color w:val="000000" w:themeColor="text1"/>
          <w:lang w:val="en-CA"/>
        </w:rPr>
        <w:t>)</w:t>
      </w:r>
      <w:ins w:author="Kyle Elliott, Dr" w:date="2025-06-17T19:16:00Z" w16du:dateUtc="2025-06-17T23:16:00Z" w:id="170">
        <w:r w:rsidRPr="00453166" w:rsidDel="000636F7" w:rsidR="000636F7">
          <w:rPr>
            <w:rFonts w:ascii="Times New Roman" w:hAnsi="Times New Roman" w:cs="Times New Roman"/>
            <w:b/>
            <w:bCs/>
            <w:color w:val="000000" w:themeColor="text1"/>
            <w:lang w:val="en-CA"/>
          </w:rPr>
          <w:t xml:space="preserve"> </w:t>
        </w:r>
      </w:ins>
      <w:bookmarkStart w:name="_Toc195617975" w:id="171"/>
      <w:commentRangeEnd w:id="168"/>
      <w:r w:rsidR="00B8412E">
        <w:rPr>
          <w:rStyle w:val="CommentReference"/>
          <w:rFonts w:asciiTheme="minorHAnsi" w:hAnsiTheme="minorHAnsi" w:eastAsiaTheme="minorHAnsi" w:cstheme="minorBidi"/>
          <w:color w:val="auto"/>
        </w:rPr>
        <w:commentReference w:id="168"/>
      </w:r>
      <w:commentRangeEnd w:id="169"/>
      <w:r w:rsidR="000636F7">
        <w:rPr>
          <w:rStyle w:val="CommentReference"/>
          <w:rFonts w:asciiTheme="minorHAnsi" w:hAnsiTheme="minorHAnsi" w:eastAsiaTheme="minorHAnsi" w:cstheme="minorBidi"/>
          <w:color w:val="auto"/>
        </w:rPr>
        <w:commentReference w:id="169"/>
      </w:r>
      <w:bookmarkEnd w:id="167"/>
    </w:p>
    <w:p w:rsidR="00453166" w:rsidP="00453166" w:rsidRDefault="00453166" w14:paraId="659FBE9F" w14:textId="77777777">
      <w:pPr>
        <w:jc w:val="both"/>
        <w:rPr>
          <w:rFonts w:ascii="Times New Roman" w:hAnsi="Times New Roman" w:cs="Times New Roman"/>
          <w:lang w:val="en-CA"/>
        </w:rPr>
      </w:pPr>
    </w:p>
    <w:p w:rsidR="00453166" w:rsidP="00453166" w:rsidRDefault="00453166" w14:paraId="0A73FABD" w14:textId="62ECC625">
      <w:pPr>
        <w:pStyle w:val="Heading3"/>
        <w:spacing w:line="480" w:lineRule="auto"/>
        <w:rPr>
          <w:rFonts w:ascii="Times New Roman" w:hAnsi="Times New Roman" w:cs="Times New Roman"/>
          <w:b/>
          <w:bCs/>
          <w:color w:val="000000" w:themeColor="text1"/>
          <w:lang w:val="en-CA"/>
        </w:rPr>
      </w:pPr>
      <w:bookmarkStart w:name="_Toc204638463" w:id="172"/>
      <w:r>
        <w:rPr>
          <w:rFonts w:ascii="Times New Roman" w:hAnsi="Times New Roman" w:cs="Times New Roman"/>
          <w:b/>
          <w:bCs/>
          <w:color w:val="000000" w:themeColor="text1"/>
          <w:lang w:val="en-CA"/>
        </w:rPr>
        <w:t>Abstract</w:t>
      </w:r>
      <w:bookmarkEnd w:id="172"/>
    </w:p>
    <w:p w:rsidRPr="00453166" w:rsidR="00453166" w:rsidP="001F0CEE" w:rsidRDefault="00A375BC" w14:paraId="3182283B" w14:textId="6FEFBBCA">
      <w:pPr>
        <w:pStyle w:val="p1"/>
        <w:spacing w:line="480" w:lineRule="auto"/>
        <w:ind w:firstLine="720"/>
        <w:jc w:val="both"/>
      </w:pPr>
      <w:r>
        <w:t xml:space="preserve">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w:t>
      </w:r>
      <w:r w:rsidR="00D02DE1">
        <w:t>northern cardinal</w:t>
      </w:r>
      <w:r>
        <w:t>s (</w:t>
      </w:r>
      <w:r>
        <w:rPr>
          <w:i/>
          <w:iCs/>
        </w:rPr>
        <w:t>Cardinalis cardinalis</w:t>
      </w:r>
      <w:r>
        <w:t>) across three locations in Montreal</w:t>
      </w:r>
      <w:r w:rsidR="0017094D">
        <w:t>, Canada,</w:t>
      </w:r>
      <w:r>
        <w:t xml:space="preserve"> with varying degrees of urbanization. Using </w:t>
      </w:r>
      <w:r w:rsidR="001A5A69">
        <w:t xml:space="preserve">manual </w:t>
      </w:r>
      <w:r>
        <w:t>VHF telemetry, we quantified home range sizes, habitat selection scale and assessed habitat preferences across gradients of vegetation structure, road density, human population density, and proximity to bird feeders.</w:t>
      </w:r>
      <w:r w:rsidR="00503C68">
        <w:t xml:space="preserve"> Based on Christmas Bird Count data, cardinals arrived in Quebec in the 1960s</w:t>
      </w:r>
      <w:r w:rsidR="008E004E">
        <w:t xml:space="preserve"> and have increased continuously since then, mirroring changes in neighbouring American states and reflecting the rise in use of bird feeders. Although cardinals are considered year-round residents, there was a pulse in captures at a migration monitoring station during spring and fall showing that </w:t>
      </w:r>
      <w:r w:rsidR="007B1612">
        <w:t>cardinals migrated from breeding sites in peri-urban green spaces to wintering sites at bird feeders each year.</w:t>
      </w:r>
      <w:r>
        <w:t xml:space="preserve"> </w:t>
      </w:r>
      <w:r w:rsidR="00AD196B">
        <w:t>Cardinals</w:t>
      </w:r>
      <w:r>
        <w:t xml:space="preserve"> in the most urbanized location </w:t>
      </w:r>
      <w:r w:rsidR="00657BBB">
        <w:t>had</w:t>
      </w:r>
      <w:r>
        <w:t xml:space="preserve"> larger home ranges. Habitat selection </w:t>
      </w:r>
      <w:r w:rsidR="00511710">
        <w:t xml:space="preserve">occurred at very small scales (25-50 m) across </w:t>
      </w:r>
      <w:r w:rsidR="00430850">
        <w:t xml:space="preserve">all </w:t>
      </w:r>
      <w:r w:rsidR="00511710">
        <w:t xml:space="preserve">sites, but </w:t>
      </w:r>
      <w:r>
        <w:t>patterns varied across sites</w:t>
      </w:r>
      <w:r w:rsidR="008567D2">
        <w:t xml:space="preserve"> except that proximity to feeders was always an important variable.</w:t>
      </w:r>
      <w:r>
        <w:t xml:space="preserve"> </w:t>
      </w:r>
      <w:r w:rsidR="008567D2">
        <w:t>I</w:t>
      </w:r>
      <w:r>
        <w:t>n less urbanized areas, birds selected for vertically complex vegetatio</w:t>
      </w:r>
      <w:r w:rsidR="00A75EE8">
        <w:t>n</w:t>
      </w:r>
      <w:r>
        <w:t xml:space="preserve"> while in more urbanized areas, </w:t>
      </w:r>
      <w:r w:rsidR="00A75EE8">
        <w:t>birds select road length (a proxy for human density)</w:t>
      </w:r>
      <w:r w:rsidR="007707B9">
        <w:t>.</w:t>
      </w:r>
      <w:r>
        <w:t xml:space="preserve"> </w:t>
      </w:r>
      <w:r w:rsidR="007707B9">
        <w:t>Northern</w:t>
      </w:r>
      <w:r w:rsidR="00D02DE1">
        <w:t xml:space="preserve"> cardinal</w:t>
      </w:r>
      <w:r>
        <w:t xml:space="preserve">s </w:t>
      </w:r>
      <w:r w:rsidR="007707B9">
        <w:t>displayed</w:t>
      </w:r>
      <w:r>
        <w:t xml:space="preserve"> </w:t>
      </w:r>
      <w:commentRangeStart w:id="173"/>
      <w:r>
        <w:t xml:space="preserve">behavioral plasticity </w:t>
      </w:r>
      <w:commentRangeEnd w:id="173"/>
      <w:r>
        <w:rPr>
          <w:rStyle w:val="CommentReference"/>
          <w:rFonts w:asciiTheme="minorHAnsi" w:hAnsiTheme="minorHAnsi" w:eastAsiaTheme="minorHAnsi" w:cstheme="minorBidi"/>
          <w:kern w:val="2"/>
          <w:lang w:val="fr-CA"/>
          <w14:ligatures w14:val="standardContextual"/>
        </w:rPr>
        <w:commentReference w:id="173"/>
      </w:r>
      <w:r>
        <w:t xml:space="preserve">in response to </w:t>
      </w:r>
      <w:r w:rsidR="007707B9">
        <w:t>urbanization</w:t>
      </w:r>
      <w:r>
        <w:t xml:space="preserve"> and </w:t>
      </w:r>
      <w:r>
        <w:t>highlight the importance of adapting conservation strategies to local urban contexts. As cities expand, understanding these fine-scale ecological responses will be key to designing biodiversity-friendly UGS that support both wildlife and human well-being throughout the year.</w:t>
      </w:r>
    </w:p>
    <w:p w:rsidR="00453166" w:rsidP="00453166" w:rsidRDefault="00453166" w14:paraId="75578DDF" w14:textId="3AB41F3C">
      <w:pPr>
        <w:pStyle w:val="Heading3"/>
        <w:spacing w:line="480" w:lineRule="auto"/>
        <w:rPr>
          <w:rFonts w:ascii="Times New Roman" w:hAnsi="Times New Roman" w:cs="Times New Roman"/>
          <w:b/>
          <w:bCs/>
          <w:color w:val="000000" w:themeColor="text1"/>
          <w:lang w:val="en-CA"/>
        </w:rPr>
      </w:pPr>
      <w:bookmarkStart w:name="_Toc204638464" w:id="174"/>
      <w:r>
        <w:rPr>
          <w:rFonts w:ascii="Times New Roman" w:hAnsi="Times New Roman" w:cs="Times New Roman"/>
          <w:b/>
          <w:bCs/>
          <w:color w:val="000000" w:themeColor="text1"/>
          <w:lang w:val="en-CA"/>
        </w:rPr>
        <w:t>Introduction</w:t>
      </w:r>
      <w:bookmarkEnd w:id="174"/>
    </w:p>
    <w:p w:rsidR="00F4345F" w:rsidP="00F4345F" w:rsidRDefault="00BB7ADE" w14:paraId="033FD3DC" w14:textId="1EFCC1CB">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Pr="00453166" w:rsidR="00F4345F">
        <w:rPr>
          <w:rFonts w:ascii="Times New Roman" w:hAnsi="Times New Roman" w:cs="Times New Roman"/>
          <w:color w:val="000000"/>
          <w:lang w:val="en-CA"/>
        </w:rPr>
        <w:t xml:space="preserve">Urbanization is </w:t>
      </w:r>
      <w:r w:rsidR="006740DA">
        <w:rPr>
          <w:rFonts w:ascii="Times New Roman" w:hAnsi="Times New Roman" w:cs="Times New Roman"/>
          <w:color w:val="000000"/>
          <w:lang w:val="en-CA"/>
        </w:rPr>
        <w:t>accelerating worldwide</w:t>
      </w:r>
      <w:r w:rsidRPr="00453166" w:rsidR="00F4345F">
        <w:rPr>
          <w:rFonts w:ascii="Times New Roman" w:hAnsi="Times New Roman" w:cs="Times New Roman"/>
          <w:color w:val="000000"/>
          <w:lang w:val="en-CA"/>
        </w:rPr>
        <w:t xml:space="preserve"> </w:t>
      </w:r>
      <w:r w:rsidRPr="00453166" w:rsidR="00F4345F">
        <w:rPr>
          <w:rFonts w:ascii="Times New Roman" w:hAnsi="Times New Roman" w:cs="Times New Roman"/>
          <w:color w:val="000000"/>
        </w:rPr>
        <w:fldChar w:fldCharType="begin"/>
      </w:r>
      <w:r w:rsidR="000941DA">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2012)","noteIndex":0},"citationItems":[{"id":"mxBzkJG8/UmTTwSpH","uris":["http://zotero.org/users/16770306/items/63HH2VLG"],"itemData":{"id":78,"type":"book","ISBN":"3-319-16104-0","publisher":"Springer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C."}],"issued":{"date-parts":[["2013"]]}}},{"id":"mxBzkJG8/B1xKkQI3","uris":["http://zotero.org/users/16770306/items/Y5W4YPFT"],"itemData":{"id":178,"type":"article-journal","abstract":"Understanding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I."},{"family":"Jetz","given":"Walter"}],"issued":{"date-parts":[["2022"]]}}},{"id":"mxBzkJG8/H1pGWSzG","uris":["http://zotero.org/users/16770306/items/SWXQGFGR"],"itemData":{"id":77,"type":"article-journal","container-title":"Landscape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53166" w:rsidR="00F4345F">
        <w:rPr>
          <w:rFonts w:ascii="Times New Roman" w:hAnsi="Times New Roman" w:cs="Times New Roman"/>
          <w:color w:val="000000"/>
        </w:rPr>
        <w:fldChar w:fldCharType="separate"/>
      </w:r>
      <w:r w:rsidRPr="00453166" w:rsidR="00F4345F">
        <w:rPr>
          <w:rFonts w:ascii="Times New Roman" w:hAnsi="Times New Roman" w:cs="Times New Roman"/>
          <w:noProof/>
          <w:color w:val="000000"/>
          <w:lang w:val="en-CA"/>
        </w:rPr>
        <w:t>(Elmqvist et al., 2013; Simkin et al., 2022; Wang et al., 2012)</w:t>
      </w:r>
      <w:r w:rsidRPr="00453166" w:rsidR="00F4345F">
        <w:rPr>
          <w:rFonts w:ascii="Times New Roman" w:hAnsi="Times New Roman" w:cs="Times New Roman"/>
          <w:color w:val="000000"/>
        </w:rPr>
        <w:fldChar w:fldCharType="end"/>
      </w:r>
      <w:r w:rsidR="00F4345F">
        <w:rPr>
          <w:rFonts w:ascii="Times New Roman" w:hAnsi="Times New Roman" w:cs="Times New Roman"/>
          <w:color w:val="000000"/>
          <w:lang w:val="en-CA"/>
        </w:rPr>
        <w:t>,</w:t>
      </w:r>
      <w:r w:rsidRPr="00453166" w:rsidR="00F4345F">
        <w:rPr>
          <w:rFonts w:ascii="Times New Roman" w:hAnsi="Times New Roman" w:cs="Times New Roman"/>
          <w:color w:val="000000"/>
          <w:lang w:val="en-CA"/>
        </w:rPr>
        <w:t xml:space="preserve"> alter</w:t>
      </w:r>
      <w:r w:rsidR="00F4345F">
        <w:rPr>
          <w:rFonts w:ascii="Times New Roman" w:hAnsi="Times New Roman" w:cs="Times New Roman"/>
          <w:color w:val="000000"/>
          <w:lang w:val="en-CA"/>
        </w:rPr>
        <w:t>ing</w:t>
      </w:r>
      <w:r w:rsidRPr="00453166" w:rsidR="00F4345F">
        <w:rPr>
          <w:rFonts w:ascii="Times New Roman" w:hAnsi="Times New Roman" w:cs="Times New Roman"/>
          <w:color w:val="000000"/>
          <w:lang w:val="en-CA"/>
        </w:rPr>
        <w:t xml:space="preserve"> landscape</w:t>
      </w:r>
      <w:r w:rsidR="00F4345F">
        <w:rPr>
          <w:rFonts w:ascii="Times New Roman" w:hAnsi="Times New Roman" w:cs="Times New Roman"/>
          <w:color w:val="000000"/>
          <w:lang w:val="en-CA"/>
        </w:rPr>
        <w:t>s and</w:t>
      </w:r>
      <w:r w:rsidRPr="00453166" w:rsidR="00F4345F">
        <w:rPr>
          <w:rFonts w:ascii="Times New Roman" w:hAnsi="Times New Roman" w:cs="Times New Roman"/>
          <w:color w:val="000000"/>
          <w:lang w:val="en-CA"/>
        </w:rPr>
        <w:t xml:space="preserve"> bringing novel challenges to wildlife </w:t>
      </w:r>
      <w:r w:rsidRPr="003559AE" w:rsidR="003559AE">
        <w:rPr>
          <w:rFonts w:ascii="Times New Roman" w:hAnsi="Times New Roman" w:cs="Times New Roman"/>
          <w:color w:val="000000"/>
          <w:lang w:val="en-CA"/>
        </w:rPr>
        <w:t>including</w:t>
      </w:r>
      <w:r w:rsidRPr="00453166" w:rsidR="00F4345F">
        <w:rPr>
          <w:rFonts w:ascii="Times New Roman" w:hAnsi="Times New Roman" w:cs="Times New Roman"/>
          <w:color w:val="000000"/>
          <w:lang w:val="en-CA"/>
        </w:rPr>
        <w:t xml:space="preserve"> habitat fragmentation, habitat loss</w:t>
      </w:r>
      <w:r w:rsidR="00C72630">
        <w:rPr>
          <w:rFonts w:ascii="Times New Roman" w:hAnsi="Times New Roman" w:cs="Times New Roman"/>
          <w:color w:val="000000"/>
          <w:lang w:val="en-CA"/>
        </w:rPr>
        <w:t xml:space="preserve"> and</w:t>
      </w:r>
      <w:r w:rsidR="001F2D9A">
        <w:rPr>
          <w:rFonts w:ascii="Times New Roman" w:hAnsi="Times New Roman" w:cs="Times New Roman"/>
          <w:color w:val="000000"/>
          <w:lang w:val="en-CA"/>
        </w:rPr>
        <w:t xml:space="preserve"> </w:t>
      </w:r>
      <w:r w:rsidRPr="00453166" w:rsidR="00F4345F">
        <w:rPr>
          <w:rFonts w:ascii="Times New Roman" w:hAnsi="Times New Roman" w:cs="Times New Roman"/>
          <w:color w:val="000000"/>
          <w:lang w:val="en-CA"/>
        </w:rPr>
        <w:t xml:space="preserve">chronic </w:t>
      </w:r>
      <w:r w:rsidR="00F4345F">
        <w:rPr>
          <w:rFonts w:ascii="Times New Roman" w:hAnsi="Times New Roman" w:cs="Times New Roman"/>
          <w:color w:val="000000"/>
          <w:lang w:val="en-CA"/>
        </w:rPr>
        <w:t>pollution</w:t>
      </w:r>
      <w:r w:rsidRPr="00453166" w:rsidR="00F4345F">
        <w:rPr>
          <w:rFonts w:ascii="Times New Roman" w:hAnsi="Times New Roman" w:cs="Times New Roman"/>
          <w:color w:val="000000"/>
          <w:lang w:val="en-CA"/>
        </w:rPr>
        <w:t xml:space="preserve"> </w:t>
      </w:r>
      <w:r w:rsidR="003B3A7A">
        <w:rPr>
          <w:rFonts w:ascii="Times New Roman" w:hAnsi="Times New Roman" w:cs="Times New Roman"/>
          <w:color w:val="000000"/>
          <w:lang w:val="en-CA"/>
        </w:rPr>
        <w:fldChar w:fldCharType="begin"/>
      </w:r>
      <w:r w:rsidR="00415159">
        <w:rPr>
          <w:rFonts w:ascii="Times New Roman" w:hAnsi="Times New Roman" w:cs="Times New Roman"/>
          <w:color w:val="000000"/>
          <w:lang w:val="en-CA"/>
        </w:rPr>
        <w:instrText xml:space="preserve"> ADDIN ZOTERO_ITEM CSL_CITATION {"citationID":"mBEwpBe1","properties":{"formattedCitation":"(Lowry et al., 2013; Murray et al., 2019; Seress &amp; Liker, 2015; Vaz et al., 2023)","plainCitation":"(Lowry et al., 2013; Murray et al., 2019; Seress &amp; Liker, 2015;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E"}],"issued":{"date-parts":[["2019",12]]}}},{"id":"mxBzkJG8/kBft6dp8","uris":["http://zotero.org/users/16770306/items/38GH6Z5Y"],"itemData":{"id":"mxBzkJG8/kBft6dp8","type":"article-journal","container-title":"Acta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003B3A7A">
        <w:rPr>
          <w:rFonts w:ascii="Times New Roman" w:hAnsi="Times New Roman" w:cs="Times New Roman"/>
          <w:color w:val="000000"/>
          <w:lang w:val="en-CA"/>
        </w:rPr>
        <w:fldChar w:fldCharType="separate"/>
      </w:r>
      <w:r w:rsidR="00415159">
        <w:rPr>
          <w:rFonts w:ascii="Times New Roman" w:hAnsi="Times New Roman" w:cs="Times New Roman"/>
          <w:noProof/>
          <w:color w:val="000000"/>
          <w:lang w:val="en-CA"/>
        </w:rPr>
        <w:t>(Lowry et al., 2013; Murray et al., 2019; Seress &amp; Liker, 2015; Vaz et al., 2023)</w:t>
      </w:r>
      <w:r w:rsidR="003B3A7A">
        <w:rPr>
          <w:rFonts w:ascii="Times New Roman" w:hAnsi="Times New Roman" w:cs="Times New Roman"/>
          <w:color w:val="000000"/>
          <w:lang w:val="en-CA"/>
        </w:rPr>
        <w:fldChar w:fldCharType="end"/>
      </w:r>
      <w:r w:rsidR="003559AE">
        <w:rPr>
          <w:rFonts w:ascii="Times New Roman" w:hAnsi="Times New Roman" w:cs="Times New Roman"/>
          <w:color w:val="000000"/>
          <w:lang w:val="en-CA"/>
        </w:rPr>
        <w:t xml:space="preserve">. </w:t>
      </w:r>
      <w:r w:rsidR="00F4345F">
        <w:rPr>
          <w:rFonts w:ascii="Times New Roman" w:hAnsi="Times New Roman" w:cs="Times New Roman"/>
          <w:color w:val="000000"/>
          <w:lang w:val="en-CA"/>
        </w:rPr>
        <w:t>F</w:t>
      </w:r>
      <w:r w:rsidRPr="00453166" w:rsidR="00F4345F">
        <w:rPr>
          <w:rFonts w:ascii="Times New Roman" w:hAnsi="Times New Roman" w:cs="Times New Roman"/>
          <w:color w:val="000000"/>
          <w:lang w:val="en-CA"/>
        </w:rPr>
        <w:t>uture global urban expansion could lead to</w:t>
      </w:r>
      <w:r w:rsidR="00F4345F">
        <w:rPr>
          <w:rFonts w:ascii="Times New Roman" w:hAnsi="Times New Roman" w:cs="Times New Roman"/>
          <w:color w:val="000000"/>
          <w:lang w:val="en-CA"/>
        </w:rPr>
        <w:t xml:space="preserve"> an additional</w:t>
      </w:r>
      <w:r w:rsidRPr="00453166" w:rsidR="00F4345F">
        <w:rPr>
          <w:rFonts w:ascii="Times New Roman" w:hAnsi="Times New Roman" w:cs="Times New Roman"/>
          <w:color w:val="000000"/>
          <w:lang w:val="en-CA"/>
        </w:rPr>
        <w:t xml:space="preserve"> 11</w:t>
      </w:r>
      <w:r w:rsidR="00F4345F">
        <w:rPr>
          <w:rFonts w:ascii="Times New Roman" w:hAnsi="Times New Roman" w:cs="Times New Roman"/>
          <w:color w:val="000000"/>
          <w:lang w:val="en-CA"/>
        </w:rPr>
        <w:t>-</w:t>
      </w:r>
      <w:r w:rsidRPr="00453166" w:rsidR="00F4345F">
        <w:rPr>
          <w:rFonts w:ascii="Times New Roman" w:hAnsi="Times New Roman" w:cs="Times New Roman"/>
          <w:color w:val="000000"/>
          <w:lang w:val="en-CA"/>
        </w:rPr>
        <w:t xml:space="preserve">33 million hectares of habitat loss by 2100, </w:t>
      </w:r>
      <w:r w:rsidR="00834B06">
        <w:rPr>
          <w:rFonts w:ascii="Times New Roman" w:hAnsi="Times New Roman" w:cs="Times New Roman"/>
          <w:color w:val="000000"/>
          <w:lang w:val="en-CA"/>
        </w:rPr>
        <w:t>with</w:t>
      </w:r>
      <w:r w:rsidRPr="00453166" w:rsidR="00F4345F">
        <w:rPr>
          <w:rFonts w:ascii="Times New Roman" w:hAnsi="Times New Roman" w:cs="Times New Roman"/>
          <w:color w:val="000000"/>
          <w:lang w:val="en-CA"/>
        </w:rPr>
        <w:t xml:space="preserve"> a disproportionately large increase in habitat fragmentation </w:t>
      </w:r>
      <w:r w:rsidRPr="00453166" w:rsidR="00F4345F">
        <w:rPr>
          <w:rFonts w:ascii="Times New Roman" w:hAnsi="Times New Roman" w:cs="Times New Roman"/>
          <w:color w:val="000000"/>
        </w:rPr>
        <w:fldChar w:fldCharType="begin"/>
      </w:r>
      <w:r w:rsidR="00415159">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2022)","noteIndex":0},"citationItems":[{"id":"mxBzkJG8/bvEKVRlr","uris":["http://zotero.org/users/16770306/items/F5CQ2Q3X"],"itemData":{"id":170,"type":"article-journal","abstract":"Rapid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53166" w:rsidR="00F4345F">
        <w:rPr>
          <w:rFonts w:ascii="Times New Roman" w:hAnsi="Times New Roman" w:cs="Times New Roman"/>
          <w:color w:val="000000"/>
        </w:rPr>
        <w:fldChar w:fldCharType="separate"/>
      </w:r>
      <w:r w:rsidR="00415159">
        <w:rPr>
          <w:rFonts w:ascii="Times New Roman" w:hAnsi="Times New Roman" w:cs="Times New Roman"/>
          <w:noProof/>
          <w:color w:val="000000"/>
          <w:lang w:val="en-CA"/>
        </w:rPr>
        <w:t>(Li et al., 2022)</w:t>
      </w:r>
      <w:r w:rsidRPr="00453166" w:rsidR="00F4345F">
        <w:rPr>
          <w:rFonts w:ascii="Times New Roman" w:hAnsi="Times New Roman" w:cs="Times New Roman"/>
          <w:color w:val="000000"/>
        </w:rPr>
        <w:fldChar w:fldCharType="end"/>
      </w:r>
      <w:r w:rsidRPr="00453166" w:rsidR="00F4345F">
        <w:rPr>
          <w:rFonts w:ascii="Times New Roman" w:hAnsi="Times New Roman" w:cs="Times New Roman"/>
          <w:color w:val="000000"/>
          <w:lang w:val="en-CA"/>
        </w:rPr>
        <w:t>.</w:t>
      </w:r>
      <w:r w:rsidR="005634D6">
        <w:rPr>
          <w:rFonts w:ascii="Times New Roman" w:hAnsi="Times New Roman" w:cs="Times New Roman"/>
          <w:color w:val="000000"/>
          <w:lang w:val="en-CA"/>
        </w:rPr>
        <w:t xml:space="preserve"> This </w:t>
      </w:r>
      <w:r w:rsidR="009C3A20">
        <w:rPr>
          <w:rFonts w:ascii="Times New Roman" w:hAnsi="Times New Roman" w:cs="Times New Roman"/>
          <w:color w:val="000000"/>
          <w:lang w:val="en-CA"/>
        </w:rPr>
        <w:t>human-altered landscape can affect birds but also their habitat</w:t>
      </w:r>
      <w:r w:rsidR="00107B54">
        <w:rPr>
          <w:rFonts w:ascii="Times New Roman" w:hAnsi="Times New Roman" w:cs="Times New Roman"/>
          <w:color w:val="000000"/>
          <w:lang w:val="en-CA"/>
        </w:rPr>
        <w:t xml:space="preserve"> </w:t>
      </w:r>
      <w:r w:rsidR="009C3A20">
        <w:rPr>
          <w:rFonts w:ascii="Times New Roman" w:hAnsi="Times New Roman" w:cs="Times New Roman"/>
          <w:color w:val="000000"/>
          <w:lang w:val="en-CA"/>
        </w:rPr>
        <w:t>needs</w:t>
      </w:r>
      <w:r w:rsidR="00A53084">
        <w:rPr>
          <w:rFonts w:ascii="Times New Roman" w:hAnsi="Times New Roman" w:cs="Times New Roman"/>
          <w:color w:val="000000"/>
          <w:lang w:val="en-CA"/>
        </w:rPr>
        <w:t xml:space="preserve"> to survive</w:t>
      </w:r>
      <w:r w:rsidR="004F0B93">
        <w:rPr>
          <w:rFonts w:ascii="Times New Roman" w:hAnsi="Times New Roman" w:cs="Times New Roman"/>
          <w:color w:val="000000"/>
          <w:lang w:val="en-CA"/>
        </w:rPr>
        <w:t>, including home range and movement patterns</w:t>
      </w:r>
      <w:r w:rsidR="00A53084">
        <w:rPr>
          <w:rFonts w:ascii="Times New Roman" w:hAnsi="Times New Roman" w:cs="Times New Roman"/>
          <w:color w:val="000000"/>
          <w:lang w:val="en-CA"/>
        </w:rPr>
        <w:t xml:space="preserve">. </w:t>
      </w:r>
      <w:r w:rsidR="00F54A66">
        <w:rPr>
          <w:rFonts w:ascii="Times New Roman" w:hAnsi="Times New Roman" w:cs="Times New Roman"/>
          <w:color w:val="000000"/>
          <w:lang w:val="en-CA"/>
        </w:rPr>
        <w:t xml:space="preserve">A meta-analysis </w:t>
      </w:r>
      <w:r w:rsidR="004F0B93">
        <w:rPr>
          <w:rFonts w:ascii="Times New Roman" w:hAnsi="Times New Roman" w:cs="Times New Roman"/>
          <w:color w:val="000000"/>
          <w:lang w:val="en-CA"/>
        </w:rPr>
        <w:t>showed</w:t>
      </w:r>
      <w:r w:rsidR="00F54A66">
        <w:rPr>
          <w:rFonts w:ascii="Times New Roman" w:hAnsi="Times New Roman" w:cs="Times New Roman"/>
          <w:color w:val="000000"/>
          <w:lang w:val="en-CA"/>
        </w:rPr>
        <w:t xml:space="preserve"> that animals had generally smaller home ranges in urban areas (the same trend was observed for both birds and mammals when </w:t>
      </w:r>
      <w:r w:rsidR="00384D84">
        <w:rPr>
          <w:rFonts w:ascii="Times New Roman" w:hAnsi="Times New Roman" w:cs="Times New Roman"/>
          <w:color w:val="000000"/>
          <w:lang w:val="en-CA"/>
        </w:rPr>
        <w:t xml:space="preserve">analyzed separately) and </w:t>
      </w:r>
      <w:r w:rsidR="00682E97">
        <w:rPr>
          <w:rFonts w:ascii="Times New Roman" w:hAnsi="Times New Roman" w:cs="Times New Roman"/>
          <w:color w:val="000000"/>
          <w:lang w:val="en-CA"/>
        </w:rPr>
        <w:t>that</w:t>
      </w:r>
      <w:r w:rsidR="004C2EA8">
        <w:rPr>
          <w:rFonts w:ascii="Times New Roman" w:hAnsi="Times New Roman" w:cs="Times New Roman"/>
          <w:color w:val="000000"/>
          <w:lang w:val="en-CA"/>
        </w:rPr>
        <w:t xml:space="preserve"> urbanization restrict</w:t>
      </w:r>
      <w:r w:rsidR="00682E97">
        <w:rPr>
          <w:rFonts w:ascii="Times New Roman" w:hAnsi="Times New Roman" w:cs="Times New Roman"/>
          <w:color w:val="000000"/>
          <w:lang w:val="en-CA"/>
        </w:rPr>
        <w:t>s</w:t>
      </w:r>
      <w:r w:rsidR="004C2EA8">
        <w:rPr>
          <w:rFonts w:ascii="Times New Roman" w:hAnsi="Times New Roman" w:cs="Times New Roman"/>
          <w:color w:val="000000"/>
          <w:lang w:val="en-CA"/>
        </w:rPr>
        <w:t xml:space="preserve"> spatial movements for most animals </w:t>
      </w:r>
      <w:r w:rsidR="0000354C">
        <w:rPr>
          <w:rFonts w:ascii="Times New Roman" w:hAnsi="Times New Roman" w:cs="Times New Roman"/>
          <w:color w:val="000000"/>
          <w:lang w:val="en-CA"/>
        </w:rPr>
        <w:fldChar w:fldCharType="begin"/>
      </w:r>
      <w:r w:rsidR="0000354C">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00354C">
        <w:rPr>
          <w:rFonts w:ascii="Times New Roman" w:hAnsi="Times New Roman" w:cs="Times New Roman"/>
          <w:color w:val="000000"/>
          <w:lang w:val="en-CA"/>
        </w:rPr>
        <w:fldChar w:fldCharType="separate"/>
      </w:r>
      <w:r w:rsidRPr="0000354C" w:rsidR="0000354C">
        <w:rPr>
          <w:rFonts w:ascii="Times New Roman" w:hAnsi="Times New Roman" w:cs="Times New Roman"/>
          <w:color w:val="000000"/>
          <w:kern w:val="0"/>
          <w:lang w:val="en-US"/>
        </w:rPr>
        <w:t xml:space="preserve">(O’Donnell &amp; </w:t>
      </w:r>
      <w:proofErr w:type="spellStart"/>
      <w:r w:rsidRPr="0000354C" w:rsidR="0000354C">
        <w:rPr>
          <w:rFonts w:ascii="Times New Roman" w:hAnsi="Times New Roman" w:cs="Times New Roman"/>
          <w:color w:val="000000"/>
          <w:kern w:val="0"/>
          <w:lang w:val="en-US"/>
        </w:rPr>
        <w:t>delBarco</w:t>
      </w:r>
      <w:proofErr w:type="spellEnd"/>
      <w:r w:rsidRPr="0000354C" w:rsidR="0000354C">
        <w:rPr>
          <w:rFonts w:ascii="Times New Roman" w:hAnsi="Times New Roman" w:cs="Times New Roman"/>
          <w:color w:val="000000"/>
          <w:kern w:val="0"/>
          <w:lang w:val="en-US"/>
        </w:rPr>
        <w:t>-Trillo, 2020)</w:t>
      </w:r>
      <w:r w:rsidR="0000354C">
        <w:rPr>
          <w:rFonts w:ascii="Times New Roman" w:hAnsi="Times New Roman" w:cs="Times New Roman"/>
          <w:color w:val="000000"/>
          <w:lang w:val="en-CA"/>
        </w:rPr>
        <w:fldChar w:fldCharType="end"/>
      </w:r>
      <w:r w:rsidR="004C2EA8">
        <w:rPr>
          <w:rFonts w:ascii="Times New Roman" w:hAnsi="Times New Roman" w:cs="Times New Roman"/>
          <w:color w:val="000000"/>
          <w:lang w:val="en-CA"/>
        </w:rPr>
        <w:t>.</w:t>
      </w:r>
      <w:r w:rsidR="0000354C">
        <w:rPr>
          <w:rFonts w:ascii="Times New Roman" w:hAnsi="Times New Roman" w:cs="Times New Roman"/>
          <w:color w:val="000000"/>
          <w:lang w:val="en-CA"/>
        </w:rPr>
        <w:t xml:space="preserve"> </w:t>
      </w:r>
      <w:r w:rsidR="00004D03">
        <w:rPr>
          <w:rFonts w:ascii="Times New Roman" w:hAnsi="Times New Roman" w:cs="Times New Roman"/>
          <w:color w:val="000000"/>
          <w:lang w:val="en-CA"/>
        </w:rPr>
        <w:t xml:space="preserve">During the breeding period, </w:t>
      </w:r>
      <w:r w:rsidR="009A7B7D">
        <w:rPr>
          <w:rFonts w:ascii="Times New Roman" w:hAnsi="Times New Roman" w:cs="Times New Roman"/>
          <w:color w:val="000000"/>
          <w:lang w:val="en-CA"/>
        </w:rPr>
        <w:t>the communication distance of</w:t>
      </w:r>
      <w:r w:rsidR="00004D03">
        <w:rPr>
          <w:rFonts w:ascii="Times New Roman" w:hAnsi="Times New Roman" w:cs="Times New Roman"/>
          <w:color w:val="000000"/>
          <w:lang w:val="en-CA"/>
        </w:rPr>
        <w:t xml:space="preserve"> white-crowned sparrow</w:t>
      </w:r>
      <w:r w:rsidR="000C3D4D">
        <w:rPr>
          <w:rFonts w:ascii="Times New Roman" w:hAnsi="Times New Roman" w:cs="Times New Roman"/>
          <w:color w:val="000000"/>
          <w:lang w:val="en-CA"/>
        </w:rPr>
        <w:t>s (</w:t>
      </w:r>
      <w:proofErr w:type="spellStart"/>
      <w:r w:rsidR="00C83465">
        <w:rPr>
          <w:rFonts w:ascii="Times New Roman" w:hAnsi="Times New Roman" w:cs="Times New Roman"/>
          <w:i/>
          <w:iCs/>
          <w:color w:val="000000"/>
          <w:lang w:val="en-CA"/>
        </w:rPr>
        <w:t>Zonotri</w:t>
      </w:r>
      <w:r w:rsidR="008C63D3">
        <w:rPr>
          <w:rFonts w:ascii="Times New Roman" w:hAnsi="Times New Roman" w:cs="Times New Roman"/>
          <w:i/>
          <w:iCs/>
          <w:color w:val="000000"/>
          <w:lang w:val="en-CA"/>
        </w:rPr>
        <w:t>chia</w:t>
      </w:r>
      <w:proofErr w:type="spellEnd"/>
      <w:r w:rsidR="008C63D3">
        <w:rPr>
          <w:rFonts w:ascii="Times New Roman" w:hAnsi="Times New Roman" w:cs="Times New Roman"/>
          <w:i/>
          <w:iCs/>
          <w:color w:val="000000"/>
          <w:lang w:val="en-CA"/>
        </w:rPr>
        <w:t xml:space="preserve"> </w:t>
      </w:r>
      <w:proofErr w:type="spellStart"/>
      <w:r w:rsidR="008C63D3">
        <w:rPr>
          <w:rFonts w:ascii="Times New Roman" w:hAnsi="Times New Roman" w:cs="Times New Roman"/>
          <w:i/>
          <w:iCs/>
          <w:color w:val="000000"/>
          <w:lang w:val="en-CA"/>
        </w:rPr>
        <w:t>leucophrys</w:t>
      </w:r>
      <w:proofErr w:type="spellEnd"/>
      <w:r w:rsidR="008C63D3">
        <w:rPr>
          <w:rFonts w:ascii="Times New Roman" w:hAnsi="Times New Roman" w:cs="Times New Roman"/>
          <w:color w:val="000000"/>
          <w:lang w:val="en-CA"/>
        </w:rPr>
        <w:t>)</w:t>
      </w:r>
      <w:r w:rsidR="00004D03">
        <w:rPr>
          <w:rFonts w:ascii="Times New Roman" w:hAnsi="Times New Roman" w:cs="Times New Roman"/>
          <w:color w:val="000000"/>
          <w:lang w:val="en-CA"/>
        </w:rPr>
        <w:t xml:space="preserve"> in the San-Francisco Bay was highly predictive of its territory size, highlighting that in the urban landscape, noise pollution may drive songbirds </w:t>
      </w:r>
      <w:r w:rsidR="00B954AF">
        <w:rPr>
          <w:rFonts w:ascii="Times New Roman" w:hAnsi="Times New Roman" w:cs="Times New Roman"/>
          <w:color w:val="000000"/>
          <w:lang w:val="en-CA"/>
        </w:rPr>
        <w:t xml:space="preserve">into </w:t>
      </w:r>
      <w:r w:rsidR="00004D03">
        <w:rPr>
          <w:rFonts w:ascii="Times New Roman" w:hAnsi="Times New Roman" w:cs="Times New Roman"/>
          <w:color w:val="000000"/>
          <w:lang w:val="en-CA"/>
        </w:rPr>
        <w:t xml:space="preserve">smaller home ranges in the breeding season </w:t>
      </w:r>
      <w:r w:rsidR="005A727D">
        <w:rPr>
          <w:rFonts w:ascii="Times New Roman" w:hAnsi="Times New Roman" w:cs="Times New Roman"/>
          <w:color w:val="000000"/>
          <w:lang w:val="en-CA"/>
        </w:rPr>
        <w:fldChar w:fldCharType="begin"/>
      </w:r>
      <w:r w:rsidR="005A727D">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5A727D">
        <w:rPr>
          <w:rFonts w:ascii="Times New Roman" w:hAnsi="Times New Roman" w:cs="Times New Roman"/>
          <w:color w:val="000000"/>
          <w:lang w:val="en-CA"/>
        </w:rPr>
        <w:fldChar w:fldCharType="separate"/>
      </w:r>
      <w:r w:rsidR="005A727D">
        <w:rPr>
          <w:rFonts w:ascii="Times New Roman" w:hAnsi="Times New Roman" w:cs="Times New Roman"/>
          <w:noProof/>
          <w:color w:val="000000"/>
          <w:lang w:val="en-CA"/>
        </w:rPr>
        <w:t>(Simberloff et al., 2023)</w:t>
      </w:r>
      <w:r w:rsidR="005A727D">
        <w:rPr>
          <w:rFonts w:ascii="Times New Roman" w:hAnsi="Times New Roman" w:cs="Times New Roman"/>
          <w:color w:val="000000"/>
          <w:lang w:val="en-CA"/>
        </w:rPr>
        <w:fldChar w:fldCharType="end"/>
      </w:r>
      <w:r w:rsidR="00004D03">
        <w:rPr>
          <w:rFonts w:ascii="Times New Roman" w:hAnsi="Times New Roman" w:cs="Times New Roman"/>
          <w:color w:val="000000"/>
          <w:lang w:val="en-CA"/>
        </w:rPr>
        <w:t xml:space="preserve">. </w:t>
      </w:r>
      <w:r w:rsidR="00B80DDA">
        <w:rPr>
          <w:rFonts w:ascii="Times New Roman" w:hAnsi="Times New Roman" w:cs="Times New Roman"/>
          <w:color w:val="000000"/>
          <w:lang w:val="en-CA"/>
        </w:rPr>
        <w:t>Birds</w:t>
      </w:r>
      <w:r w:rsidR="00A07C33">
        <w:rPr>
          <w:rFonts w:ascii="Times New Roman" w:hAnsi="Times New Roman" w:cs="Times New Roman"/>
          <w:color w:val="000000"/>
          <w:lang w:val="en-CA"/>
        </w:rPr>
        <w:t xml:space="preserve"> in urban environments </w:t>
      </w:r>
      <w:r w:rsidR="00B80DDA">
        <w:rPr>
          <w:rFonts w:ascii="Times New Roman" w:hAnsi="Times New Roman" w:cs="Times New Roman"/>
          <w:color w:val="000000"/>
          <w:lang w:val="en-CA"/>
        </w:rPr>
        <w:t xml:space="preserve">also </w:t>
      </w:r>
      <w:r w:rsidR="00E03CB1">
        <w:rPr>
          <w:rFonts w:ascii="Times New Roman" w:hAnsi="Times New Roman" w:cs="Times New Roman"/>
          <w:color w:val="000000"/>
          <w:lang w:val="en-CA"/>
        </w:rPr>
        <w:t>tend to be central foragers</w:t>
      </w:r>
      <w:r w:rsidR="008F173F">
        <w:rPr>
          <w:rFonts w:ascii="Times New Roman" w:hAnsi="Times New Roman" w:cs="Times New Roman"/>
          <w:color w:val="000000"/>
          <w:lang w:val="en-CA"/>
        </w:rPr>
        <w:t>, associated with a particular location, doing some back-and-forth between this central area and other foraging locations</w:t>
      </w:r>
      <w:r w:rsidR="006E4A33">
        <w:rPr>
          <w:rFonts w:ascii="Times New Roman" w:hAnsi="Times New Roman" w:cs="Times New Roman"/>
          <w:color w:val="000000"/>
          <w:lang w:val="en-CA"/>
        </w:rPr>
        <w:t xml:space="preserve"> </w:t>
      </w:r>
      <w:r w:rsidR="006E4A33">
        <w:rPr>
          <w:rFonts w:ascii="Times New Roman" w:hAnsi="Times New Roman" w:cs="Times New Roman"/>
          <w:color w:val="000000"/>
          <w:lang w:val="en-CA"/>
        </w:rPr>
        <w:fldChar w:fldCharType="begin"/>
      </w:r>
      <w:r w:rsidR="006E4A33">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006E4A33">
        <w:rPr>
          <w:rFonts w:ascii="Times New Roman" w:hAnsi="Times New Roman" w:cs="Times New Roman"/>
          <w:color w:val="000000"/>
          <w:lang w:val="en-CA"/>
        </w:rPr>
        <w:fldChar w:fldCharType="separate"/>
      </w:r>
      <w:r w:rsidR="006E4A33">
        <w:rPr>
          <w:rFonts w:ascii="Times New Roman" w:hAnsi="Times New Roman" w:cs="Times New Roman"/>
          <w:noProof/>
          <w:color w:val="000000"/>
          <w:lang w:val="en-CA"/>
        </w:rPr>
        <w:t>(Hahs et al., 2023)</w:t>
      </w:r>
      <w:r w:rsidR="006E4A33">
        <w:rPr>
          <w:rFonts w:ascii="Times New Roman" w:hAnsi="Times New Roman" w:cs="Times New Roman"/>
          <w:color w:val="000000"/>
          <w:lang w:val="en-CA"/>
        </w:rPr>
        <w:fldChar w:fldCharType="end"/>
      </w:r>
      <w:r w:rsidR="008F173F">
        <w:rPr>
          <w:rFonts w:ascii="Times New Roman" w:hAnsi="Times New Roman" w:cs="Times New Roman"/>
          <w:color w:val="000000"/>
          <w:lang w:val="en-CA"/>
        </w:rPr>
        <w:t>.</w:t>
      </w:r>
      <w:r w:rsidR="00417A77">
        <w:rPr>
          <w:rFonts w:ascii="Times New Roman" w:hAnsi="Times New Roman" w:cs="Times New Roman"/>
          <w:color w:val="000000"/>
          <w:lang w:val="en-CA"/>
        </w:rPr>
        <w:t xml:space="preserve"> </w:t>
      </w:r>
      <w:r w:rsidR="0000354C">
        <w:rPr>
          <w:rFonts w:ascii="Times New Roman" w:hAnsi="Times New Roman" w:cs="Times New Roman"/>
          <w:color w:val="000000"/>
          <w:lang w:val="en-CA"/>
        </w:rPr>
        <w:t xml:space="preserve">However, </w:t>
      </w:r>
      <w:r w:rsidR="00B80DDA">
        <w:rPr>
          <w:rFonts w:ascii="Times New Roman" w:hAnsi="Times New Roman" w:cs="Times New Roman"/>
          <w:color w:val="000000"/>
          <w:lang w:val="en-CA"/>
        </w:rPr>
        <w:t>there are exceptions</w:t>
      </w:r>
      <w:r w:rsidR="002B1C5E">
        <w:rPr>
          <w:rFonts w:ascii="Times New Roman" w:hAnsi="Times New Roman" w:cs="Times New Roman"/>
          <w:color w:val="000000"/>
          <w:lang w:val="en-CA"/>
        </w:rPr>
        <w:t>. House</w:t>
      </w:r>
      <w:r w:rsidR="0000354C">
        <w:rPr>
          <w:rFonts w:ascii="Times New Roman" w:hAnsi="Times New Roman" w:cs="Times New Roman"/>
          <w:color w:val="000000"/>
          <w:lang w:val="en-CA"/>
        </w:rPr>
        <w:t xml:space="preserve"> sparrows in </w:t>
      </w:r>
      <w:r w:rsidR="002B1C5E">
        <w:rPr>
          <w:rFonts w:ascii="Times New Roman" w:hAnsi="Times New Roman" w:cs="Times New Roman"/>
          <w:color w:val="000000"/>
          <w:lang w:val="en-CA"/>
        </w:rPr>
        <w:t xml:space="preserve">urban locations in </w:t>
      </w:r>
      <w:r w:rsidR="00476E4C">
        <w:rPr>
          <w:rFonts w:ascii="Times New Roman" w:hAnsi="Times New Roman" w:cs="Times New Roman"/>
          <w:color w:val="000000"/>
          <w:lang w:val="en-CA"/>
        </w:rPr>
        <w:t xml:space="preserve">South Bohemia, Czech Republic, </w:t>
      </w:r>
      <w:r w:rsidR="003274F8">
        <w:rPr>
          <w:rFonts w:ascii="Times New Roman" w:hAnsi="Times New Roman" w:cs="Times New Roman"/>
          <w:color w:val="000000"/>
          <w:lang w:val="en-CA"/>
        </w:rPr>
        <w:t xml:space="preserve">had larger foraging areas and </w:t>
      </w:r>
      <w:r w:rsidR="00AC34B6">
        <w:rPr>
          <w:rFonts w:ascii="Times New Roman" w:hAnsi="Times New Roman" w:cs="Times New Roman"/>
          <w:color w:val="000000"/>
          <w:lang w:val="en-CA"/>
        </w:rPr>
        <w:t>flew</w:t>
      </w:r>
      <w:r w:rsidR="003274F8">
        <w:rPr>
          <w:rFonts w:ascii="Times New Roman" w:hAnsi="Times New Roman" w:cs="Times New Roman"/>
          <w:color w:val="000000"/>
          <w:lang w:val="en-CA"/>
        </w:rPr>
        <w:t xml:space="preserve"> greater distances to get food </w:t>
      </w:r>
      <w:r w:rsidR="003274F8">
        <w:rPr>
          <w:rFonts w:ascii="Times New Roman" w:hAnsi="Times New Roman" w:cs="Times New Roman"/>
          <w:color w:val="000000"/>
          <w:lang w:val="en-CA"/>
        </w:rPr>
        <w:fldChar w:fldCharType="begin"/>
      </w:r>
      <w:r w:rsidR="003274F8">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3274F8">
        <w:rPr>
          <w:rFonts w:ascii="Times New Roman" w:hAnsi="Times New Roman" w:cs="Times New Roman"/>
          <w:color w:val="000000"/>
          <w:lang w:val="en-CA"/>
        </w:rPr>
        <w:fldChar w:fldCharType="separate"/>
      </w:r>
      <w:r w:rsidRPr="003274F8" w:rsidR="003274F8">
        <w:rPr>
          <w:rFonts w:ascii="Times New Roman" w:hAnsi="Times New Roman" w:cs="Times New Roman"/>
          <w:color w:val="000000"/>
          <w:kern w:val="0"/>
          <w:lang w:val="en-US"/>
        </w:rPr>
        <w:t>(Havlíček et al., 2022)</w:t>
      </w:r>
      <w:r w:rsidR="003274F8">
        <w:rPr>
          <w:rFonts w:ascii="Times New Roman" w:hAnsi="Times New Roman" w:cs="Times New Roman"/>
          <w:color w:val="000000"/>
          <w:lang w:val="en-CA"/>
        </w:rPr>
        <w:fldChar w:fldCharType="end"/>
      </w:r>
      <w:r w:rsidR="003274F8">
        <w:rPr>
          <w:rFonts w:ascii="Times New Roman" w:hAnsi="Times New Roman" w:cs="Times New Roman"/>
          <w:color w:val="000000"/>
          <w:lang w:val="en-CA"/>
        </w:rPr>
        <w:t>.</w:t>
      </w:r>
      <w:r w:rsidR="00923C33">
        <w:rPr>
          <w:rFonts w:ascii="Times New Roman" w:hAnsi="Times New Roman" w:cs="Times New Roman"/>
          <w:color w:val="000000"/>
          <w:lang w:val="en-CA"/>
        </w:rPr>
        <w:t xml:space="preserve"> </w:t>
      </w:r>
      <w:r w:rsidR="00AC34B6">
        <w:rPr>
          <w:rFonts w:ascii="Times New Roman" w:hAnsi="Times New Roman" w:cs="Times New Roman"/>
          <w:color w:val="000000"/>
          <w:lang w:val="en-CA"/>
        </w:rPr>
        <w:t>House</w:t>
      </w:r>
      <w:r w:rsidR="003274F8">
        <w:rPr>
          <w:rFonts w:ascii="Times New Roman" w:hAnsi="Times New Roman" w:cs="Times New Roman"/>
          <w:color w:val="000000"/>
          <w:lang w:val="en-CA"/>
        </w:rPr>
        <w:t xml:space="preserve"> sparrows selected sites such as storage areas or poultry holding, which are both associated with easier food, of poor quality</w:t>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Pr="00402114" w:rsidR="00402114">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 xml:space="preserve">. </w:t>
      </w:r>
      <w:r w:rsidR="006925F0">
        <w:rPr>
          <w:rFonts w:ascii="Times New Roman" w:hAnsi="Times New Roman" w:cs="Times New Roman"/>
          <w:color w:val="000000"/>
          <w:lang w:val="en-CA"/>
        </w:rPr>
        <w:t xml:space="preserve">Thus, </w:t>
      </w:r>
      <w:r w:rsidR="00402114">
        <w:rPr>
          <w:rFonts w:ascii="Times New Roman" w:hAnsi="Times New Roman" w:cs="Times New Roman"/>
          <w:color w:val="000000"/>
          <w:lang w:val="en-CA"/>
        </w:rPr>
        <w:t xml:space="preserve">natural </w:t>
      </w:r>
      <w:r w:rsidR="00402114">
        <w:rPr>
          <w:rFonts w:ascii="Times New Roman" w:hAnsi="Times New Roman" w:cs="Times New Roman"/>
          <w:color w:val="000000"/>
          <w:lang w:val="en-CA"/>
        </w:rPr>
        <w:t>food source</w:t>
      </w:r>
      <w:r w:rsidR="002D1816">
        <w:rPr>
          <w:rFonts w:ascii="Times New Roman" w:hAnsi="Times New Roman" w:cs="Times New Roman"/>
          <w:color w:val="000000"/>
          <w:lang w:val="en-CA"/>
        </w:rPr>
        <w:t xml:space="preserve"> for house sparrows</w:t>
      </w:r>
      <w:r w:rsidR="00402114">
        <w:rPr>
          <w:rFonts w:ascii="Times New Roman" w:hAnsi="Times New Roman" w:cs="Times New Roman"/>
          <w:color w:val="000000"/>
          <w:lang w:val="en-CA"/>
        </w:rPr>
        <w:t xml:space="preserve"> are scarce and scattered in the urban landscape, driving the sparrows to forage in larger </w:t>
      </w:r>
      <w:r w:rsidR="002A4B59">
        <w:rPr>
          <w:rFonts w:ascii="Times New Roman" w:hAnsi="Times New Roman" w:cs="Times New Roman"/>
          <w:color w:val="000000"/>
          <w:lang w:val="en-CA"/>
        </w:rPr>
        <w:t>territories</w:t>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Pr="00402114" w:rsidR="00402114">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w:t>
      </w:r>
    </w:p>
    <w:p w:rsidR="00707B42" w:rsidP="00F4345F" w:rsidRDefault="00707B42" w14:paraId="2B5CD47E" w14:textId="77777777">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rsidR="00707B42" w:rsidP="00F4345F" w:rsidRDefault="00707B42" w14:paraId="67E2C919" w14:textId="0150E3F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0F03AB">
        <w:rPr>
          <w:rFonts w:ascii="Times New Roman" w:hAnsi="Times New Roman" w:cs="Times New Roman"/>
          <w:color w:val="000000"/>
          <w:lang w:val="en-CA"/>
        </w:rPr>
        <w:t xml:space="preserve">The effects of urbanization on birds </w:t>
      </w:r>
      <w:r w:rsidR="00736A45">
        <w:rPr>
          <w:rFonts w:ascii="Times New Roman" w:hAnsi="Times New Roman" w:cs="Times New Roman"/>
          <w:color w:val="000000"/>
          <w:lang w:val="en-CA"/>
        </w:rPr>
        <w:t xml:space="preserve">may be </w:t>
      </w:r>
      <w:r w:rsidR="00DE681A">
        <w:rPr>
          <w:rFonts w:ascii="Times New Roman" w:hAnsi="Times New Roman" w:cs="Times New Roman"/>
          <w:color w:val="000000"/>
          <w:lang w:val="en-CA"/>
        </w:rPr>
        <w:t>reduced</w:t>
      </w:r>
      <w:r w:rsidR="00736A45">
        <w:rPr>
          <w:rFonts w:ascii="Times New Roman" w:hAnsi="Times New Roman" w:cs="Times New Roman"/>
          <w:color w:val="000000"/>
          <w:lang w:val="en-CA"/>
        </w:rPr>
        <w:t xml:space="preserve"> during the winter season, </w:t>
      </w:r>
      <w:r w:rsidR="0005338E">
        <w:rPr>
          <w:rFonts w:ascii="Times New Roman" w:hAnsi="Times New Roman" w:cs="Times New Roman"/>
          <w:color w:val="000000"/>
          <w:lang w:val="en-CA"/>
        </w:rPr>
        <w:t>when</w:t>
      </w:r>
      <w:r w:rsidR="00736A45">
        <w:rPr>
          <w:rFonts w:ascii="Times New Roman" w:hAnsi="Times New Roman" w:cs="Times New Roman"/>
          <w:color w:val="000000"/>
          <w:lang w:val="en-CA"/>
        </w:rPr>
        <w:t xml:space="preserve"> </w:t>
      </w:r>
      <w:r w:rsidR="0005338E">
        <w:rPr>
          <w:rFonts w:ascii="Times New Roman" w:hAnsi="Times New Roman" w:cs="Times New Roman"/>
          <w:color w:val="000000"/>
          <w:lang w:val="en-CA"/>
        </w:rPr>
        <w:t>natural</w:t>
      </w:r>
      <w:r w:rsidR="00736A45">
        <w:rPr>
          <w:rFonts w:ascii="Times New Roman" w:hAnsi="Times New Roman" w:cs="Times New Roman"/>
          <w:color w:val="000000"/>
          <w:lang w:val="en-CA"/>
        </w:rPr>
        <w:t xml:space="preserve"> resource </w:t>
      </w:r>
      <w:r w:rsidR="0005338E">
        <w:rPr>
          <w:rFonts w:ascii="Times New Roman" w:hAnsi="Times New Roman" w:cs="Times New Roman"/>
          <w:color w:val="000000"/>
          <w:lang w:val="en-CA"/>
        </w:rPr>
        <w:t>are less available</w:t>
      </w:r>
      <w:r w:rsidR="00736A45">
        <w:rPr>
          <w:rFonts w:ascii="Times New Roman" w:hAnsi="Times New Roman" w:cs="Times New Roman"/>
          <w:color w:val="000000"/>
          <w:lang w:val="en-CA"/>
        </w:rPr>
        <w:t xml:space="preserve"> and weather </w:t>
      </w:r>
      <w:r w:rsidR="002D0C95">
        <w:rPr>
          <w:rFonts w:ascii="Times New Roman" w:hAnsi="Times New Roman" w:cs="Times New Roman"/>
          <w:color w:val="000000"/>
          <w:lang w:val="en-CA"/>
        </w:rPr>
        <w:t>is harsher</w:t>
      </w:r>
      <w:r w:rsidR="00736A45">
        <w:rPr>
          <w:rFonts w:ascii="Times New Roman" w:hAnsi="Times New Roman" w:cs="Times New Roman"/>
          <w:color w:val="000000"/>
          <w:lang w:val="en-CA"/>
        </w:rPr>
        <w:t xml:space="preserve">. </w:t>
      </w:r>
      <w:r w:rsidR="002D0C95">
        <w:rPr>
          <w:rFonts w:ascii="Times New Roman" w:hAnsi="Times New Roman" w:cs="Times New Roman"/>
          <w:color w:val="000000"/>
          <w:lang w:val="en-CA"/>
        </w:rPr>
        <w:t>Urban</w:t>
      </w:r>
      <w:r w:rsidR="00736A45">
        <w:rPr>
          <w:rFonts w:ascii="Times New Roman" w:hAnsi="Times New Roman" w:cs="Times New Roman"/>
          <w:color w:val="000000"/>
          <w:lang w:val="en-CA"/>
        </w:rPr>
        <w:t xml:space="preserve"> areas can provide a more stable wintering environments for bird species that</w:t>
      </w:r>
      <w:r w:rsidR="00954D30">
        <w:rPr>
          <w:rFonts w:ascii="Times New Roman" w:hAnsi="Times New Roman" w:cs="Times New Roman"/>
          <w:color w:val="000000"/>
          <w:lang w:val="en-CA"/>
        </w:rPr>
        <w:t xml:space="preserve"> use bird feeders or that</w:t>
      </w:r>
      <w:r w:rsidR="00736A45">
        <w:rPr>
          <w:rFonts w:ascii="Times New Roman" w:hAnsi="Times New Roman" w:cs="Times New Roman"/>
          <w:color w:val="000000"/>
          <w:lang w:val="en-CA"/>
        </w:rPr>
        <w:t xml:space="preserve"> are generalists</w:t>
      </w:r>
      <w:r w:rsidR="00161159">
        <w:rPr>
          <w:rFonts w:ascii="Times New Roman" w:hAnsi="Times New Roman" w:cs="Times New Roman"/>
          <w:color w:val="000000"/>
          <w:lang w:val="en-CA"/>
        </w:rPr>
        <w:t xml:space="preserve"> or </w:t>
      </w:r>
      <w:r w:rsidR="00EB5DA5">
        <w:rPr>
          <w:rFonts w:ascii="Times New Roman" w:hAnsi="Times New Roman" w:cs="Times New Roman"/>
          <w:color w:val="000000"/>
          <w:lang w:val="en-CA"/>
        </w:rPr>
        <w:t>omnivores</w:t>
      </w:r>
      <w:r w:rsidR="00736A45">
        <w:rPr>
          <w:rFonts w:ascii="Times New Roman" w:hAnsi="Times New Roman" w:cs="Times New Roman"/>
          <w:color w:val="000000"/>
          <w:lang w:val="en-CA"/>
        </w:rPr>
        <w:t xml:space="preserve"> </w:t>
      </w:r>
      <w:r w:rsidR="00161159">
        <w:rPr>
          <w:rFonts w:ascii="Times New Roman" w:hAnsi="Times New Roman" w:cs="Times New Roman"/>
          <w:color w:val="000000"/>
          <w:lang w:val="en-CA"/>
        </w:rPr>
        <w:t>(i.e. corvids)</w:t>
      </w:r>
      <w:r w:rsidR="00EB5DA5">
        <w:rPr>
          <w:rFonts w:ascii="Times New Roman" w:hAnsi="Times New Roman" w:cs="Times New Roman"/>
          <w:color w:val="000000"/>
          <w:lang w:val="en-CA"/>
        </w:rPr>
        <w:t>, which expl</w:t>
      </w:r>
      <w:r w:rsidR="002A730B">
        <w:rPr>
          <w:rFonts w:ascii="Times New Roman" w:hAnsi="Times New Roman" w:cs="Times New Roman"/>
          <w:color w:val="000000"/>
          <w:lang w:val="en-CA"/>
        </w:rPr>
        <w:t xml:space="preserve">oit anthropogenic resources through the winter </w:t>
      </w:r>
      <w:r w:rsidR="002A730B">
        <w:rPr>
          <w:rFonts w:ascii="Times New Roman" w:hAnsi="Times New Roman" w:cs="Times New Roman"/>
          <w:color w:val="000000"/>
          <w:lang w:val="en-CA"/>
        </w:rPr>
        <w:fldChar w:fldCharType="begin"/>
      </w:r>
      <w:r w:rsidR="002A730B">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002A730B">
        <w:rPr>
          <w:rFonts w:ascii="Times New Roman" w:hAnsi="Times New Roman" w:cs="Times New Roman"/>
          <w:color w:val="000000"/>
          <w:lang w:val="en-CA"/>
        </w:rPr>
        <w:fldChar w:fldCharType="separate"/>
      </w:r>
      <w:r w:rsidRPr="002A730B" w:rsidR="002A730B">
        <w:rPr>
          <w:rFonts w:ascii="Times New Roman" w:hAnsi="Times New Roman" w:cs="Times New Roman"/>
          <w:color w:val="000000"/>
          <w:kern w:val="0"/>
          <w:lang w:val="en-US"/>
        </w:rPr>
        <w:t>(</w:t>
      </w:r>
      <w:proofErr w:type="spellStart"/>
      <w:r w:rsidRPr="002A730B" w:rsidR="002A730B">
        <w:rPr>
          <w:rFonts w:ascii="Times New Roman" w:hAnsi="Times New Roman" w:cs="Times New Roman"/>
          <w:color w:val="000000"/>
          <w:kern w:val="0"/>
          <w:lang w:val="en-US"/>
        </w:rPr>
        <w:t>Jokimäki</w:t>
      </w:r>
      <w:proofErr w:type="spellEnd"/>
      <w:r w:rsidRPr="002A730B" w:rsidR="002A730B">
        <w:rPr>
          <w:rFonts w:ascii="Times New Roman" w:hAnsi="Times New Roman" w:cs="Times New Roman"/>
          <w:color w:val="000000"/>
          <w:kern w:val="0"/>
          <w:lang w:val="en-US"/>
        </w:rPr>
        <w:t xml:space="preserve"> et al., 2022)</w:t>
      </w:r>
      <w:r w:rsidR="002A730B">
        <w:rPr>
          <w:rFonts w:ascii="Times New Roman" w:hAnsi="Times New Roman" w:cs="Times New Roman"/>
          <w:color w:val="000000"/>
          <w:lang w:val="en-CA"/>
        </w:rPr>
        <w:fldChar w:fldCharType="end"/>
      </w:r>
      <w:r w:rsidR="002A730B">
        <w:rPr>
          <w:rFonts w:ascii="Times New Roman" w:hAnsi="Times New Roman" w:cs="Times New Roman"/>
          <w:color w:val="000000"/>
          <w:lang w:val="en-CA"/>
        </w:rPr>
        <w:t>.</w:t>
      </w:r>
      <w:r w:rsidR="00A22850">
        <w:rPr>
          <w:rFonts w:ascii="Times New Roman" w:hAnsi="Times New Roman" w:cs="Times New Roman"/>
          <w:color w:val="000000"/>
          <w:lang w:val="en-CA"/>
        </w:rPr>
        <w:t xml:space="preserve"> In other cases, cities can serve as refuge during periods of extreme weather</w:t>
      </w:r>
      <w:r w:rsidR="004376AE">
        <w:rPr>
          <w:rFonts w:ascii="Times New Roman" w:hAnsi="Times New Roman" w:cs="Times New Roman"/>
          <w:color w:val="000000"/>
          <w:lang w:val="en-CA"/>
        </w:rPr>
        <w:t>, as</w:t>
      </w:r>
      <w:r w:rsidR="00D950E3">
        <w:rPr>
          <w:rFonts w:ascii="Times New Roman" w:hAnsi="Times New Roman" w:cs="Times New Roman"/>
          <w:color w:val="000000"/>
          <w:lang w:val="en-CA"/>
        </w:rPr>
        <w:t xml:space="preserve"> </w:t>
      </w:r>
      <w:r w:rsidR="00E04EC9">
        <w:rPr>
          <w:rFonts w:ascii="Times New Roman" w:hAnsi="Times New Roman" w:cs="Times New Roman"/>
          <w:color w:val="000000"/>
          <w:lang w:val="en-CA"/>
        </w:rPr>
        <w:t>local colonization</w:t>
      </w:r>
      <w:r w:rsidR="00114AE0">
        <w:rPr>
          <w:rFonts w:ascii="Times New Roman" w:hAnsi="Times New Roman" w:cs="Times New Roman"/>
          <w:color w:val="000000"/>
          <w:lang w:val="en-CA"/>
        </w:rPr>
        <w:t xml:space="preserve"> of cities by birds</w:t>
      </w:r>
      <w:r w:rsidR="00E04EC9">
        <w:rPr>
          <w:rFonts w:ascii="Times New Roman" w:hAnsi="Times New Roman" w:cs="Times New Roman"/>
          <w:color w:val="000000"/>
          <w:lang w:val="en-CA"/>
        </w:rPr>
        <w:t xml:space="preserve"> increased during the colder conditions</w:t>
      </w:r>
      <w:r w:rsidR="00114AE0">
        <w:rPr>
          <w:rFonts w:ascii="Times New Roman" w:hAnsi="Times New Roman" w:cs="Times New Roman"/>
          <w:color w:val="000000"/>
          <w:lang w:val="en-CA"/>
        </w:rPr>
        <w:t xml:space="preserve"> due to cities acting as heat islands</w:t>
      </w:r>
      <w:r w:rsidR="00E04EC9">
        <w:rPr>
          <w:rFonts w:ascii="Times New Roman" w:hAnsi="Times New Roman" w:cs="Times New Roman"/>
          <w:color w:val="000000"/>
          <w:lang w:val="en-CA"/>
        </w:rPr>
        <w:t xml:space="preserve"> </w:t>
      </w:r>
      <w:r w:rsidR="00E04EC9">
        <w:rPr>
          <w:rFonts w:ascii="Times New Roman" w:hAnsi="Times New Roman" w:cs="Times New Roman"/>
          <w:color w:val="000000"/>
          <w:lang w:val="en-CA"/>
        </w:rPr>
        <w:fldChar w:fldCharType="begin"/>
      </w:r>
      <w:r w:rsidR="00E04EC9">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04EC9">
        <w:rPr>
          <w:rFonts w:ascii="Times New Roman" w:hAnsi="Times New Roman" w:cs="Times New Roman"/>
          <w:color w:val="000000"/>
          <w:lang w:val="en-CA"/>
        </w:rPr>
        <w:fldChar w:fldCharType="separate"/>
      </w:r>
      <w:r w:rsidR="00E04EC9">
        <w:rPr>
          <w:rFonts w:ascii="Times New Roman" w:hAnsi="Times New Roman" w:cs="Times New Roman"/>
          <w:noProof/>
          <w:color w:val="000000"/>
          <w:lang w:val="en-CA"/>
        </w:rPr>
        <w:t>(Latimer &amp; Zuckerberg, 2021)</w:t>
      </w:r>
      <w:r w:rsidR="00E04EC9">
        <w:rPr>
          <w:rFonts w:ascii="Times New Roman" w:hAnsi="Times New Roman" w:cs="Times New Roman"/>
          <w:color w:val="000000"/>
          <w:lang w:val="en-CA"/>
        </w:rPr>
        <w:fldChar w:fldCharType="end"/>
      </w:r>
      <w:r w:rsidR="00E04EC9">
        <w:rPr>
          <w:rFonts w:ascii="Times New Roman" w:hAnsi="Times New Roman" w:cs="Times New Roman"/>
          <w:color w:val="000000"/>
          <w:lang w:val="en-CA"/>
        </w:rPr>
        <w:t xml:space="preserve">. </w:t>
      </w:r>
      <w:r w:rsidR="00331E1C">
        <w:rPr>
          <w:rFonts w:ascii="Times New Roman" w:hAnsi="Times New Roman" w:cs="Times New Roman"/>
          <w:color w:val="000000"/>
          <w:lang w:val="en-CA"/>
        </w:rPr>
        <w:t>Nonetheless,</w:t>
      </w:r>
      <w:r w:rsidR="00E04EC9">
        <w:rPr>
          <w:rFonts w:ascii="Times New Roman" w:hAnsi="Times New Roman" w:cs="Times New Roman"/>
          <w:color w:val="000000"/>
          <w:lang w:val="en-CA"/>
        </w:rPr>
        <w:t xml:space="preserve"> occupancy dynamics during winter are highly species-specific, with thermal tolerance playing an important role in determining which species would be able to persist in urban environments during this </w:t>
      </w:r>
      <w:r w:rsidR="002D1816">
        <w:rPr>
          <w:rFonts w:ascii="Times New Roman" w:hAnsi="Times New Roman" w:cs="Times New Roman"/>
          <w:color w:val="000000"/>
          <w:lang w:val="en-CA"/>
        </w:rPr>
        <w:t>season.</w:t>
      </w:r>
      <w:r w:rsidR="0081375F">
        <w:rPr>
          <w:rFonts w:ascii="Times New Roman" w:hAnsi="Times New Roman" w:cs="Times New Roman"/>
          <w:color w:val="000000"/>
          <w:lang w:val="en-CA"/>
        </w:rPr>
        <w:t xml:space="preserve"> Moreover, </w:t>
      </w:r>
      <w:r w:rsidR="00D83941">
        <w:rPr>
          <w:rFonts w:ascii="Times New Roman" w:hAnsi="Times New Roman" w:cs="Times New Roman"/>
          <w:color w:val="000000"/>
          <w:lang w:val="en-CA"/>
        </w:rPr>
        <w:t>energy demands for small resident passerines increase with latitude</w:t>
      </w:r>
      <w:r w:rsidR="00331E1C">
        <w:rPr>
          <w:rFonts w:ascii="Times New Roman" w:hAnsi="Times New Roman" w:cs="Times New Roman"/>
          <w:color w:val="000000"/>
          <w:lang w:val="en-CA"/>
        </w:rPr>
        <w:t xml:space="preserve"> in winter</w:t>
      </w:r>
      <w:r w:rsidR="00D83941">
        <w:rPr>
          <w:rFonts w:ascii="Times New Roman" w:hAnsi="Times New Roman" w:cs="Times New Roman"/>
          <w:color w:val="000000"/>
          <w:lang w:val="en-CA"/>
        </w:rPr>
        <w:t xml:space="preserve">, meaning that the birds spending their winter in regions such as southern Quebec or the northern United States, must consume significantly more energy to maintain their </w:t>
      </w:r>
      <w:r w:rsidR="009E7E88">
        <w:rPr>
          <w:rFonts w:ascii="Times New Roman" w:hAnsi="Times New Roman" w:cs="Times New Roman"/>
          <w:color w:val="000000"/>
          <w:lang w:val="en-CA"/>
        </w:rPr>
        <w:t>body temperatures</w:t>
      </w:r>
      <w:r w:rsidR="00331E1C">
        <w:rPr>
          <w:rFonts w:ascii="Times New Roman" w:hAnsi="Times New Roman" w:cs="Times New Roman"/>
          <w:color w:val="000000"/>
          <w:lang w:val="en-CA"/>
        </w:rPr>
        <w:t xml:space="preserve"> than those wintering farther south</w:t>
      </w:r>
      <w:r w:rsidR="009E7E88">
        <w:rPr>
          <w:rFonts w:ascii="Times New Roman" w:hAnsi="Times New Roman" w:cs="Times New Roman"/>
          <w:color w:val="000000"/>
          <w:lang w:val="en-CA"/>
        </w:rPr>
        <w:t xml:space="preserve">—which is especially challenging given the scarcity of resources during the cold months </w:t>
      </w:r>
      <w:r w:rsidR="009E7E88">
        <w:rPr>
          <w:rFonts w:ascii="Times New Roman" w:hAnsi="Times New Roman" w:cs="Times New Roman"/>
          <w:color w:val="000000"/>
          <w:lang w:val="en-CA"/>
        </w:rPr>
        <w:fldChar w:fldCharType="begin"/>
      </w:r>
      <w:r w:rsidR="00D27F30">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009E7E88">
        <w:rPr>
          <w:rFonts w:ascii="Times New Roman" w:hAnsi="Times New Roman" w:cs="Times New Roman"/>
          <w:color w:val="000000"/>
          <w:lang w:val="en-CA"/>
        </w:rPr>
        <w:fldChar w:fldCharType="separate"/>
      </w:r>
      <w:r w:rsidR="00D27F30">
        <w:rPr>
          <w:rFonts w:ascii="Times New Roman" w:hAnsi="Times New Roman" w:cs="Times New Roman"/>
          <w:noProof/>
          <w:color w:val="000000"/>
          <w:lang w:val="en-CA"/>
        </w:rPr>
        <w:t>(Fristoe, 2015)</w:t>
      </w:r>
      <w:r w:rsidR="009E7E88">
        <w:rPr>
          <w:rFonts w:ascii="Times New Roman" w:hAnsi="Times New Roman" w:cs="Times New Roman"/>
          <w:color w:val="000000"/>
          <w:lang w:val="en-CA"/>
        </w:rPr>
        <w:fldChar w:fldCharType="end"/>
      </w:r>
      <w:r w:rsidR="009E7E88">
        <w:rPr>
          <w:rFonts w:ascii="Times New Roman" w:hAnsi="Times New Roman" w:cs="Times New Roman"/>
          <w:color w:val="000000"/>
          <w:lang w:val="en-CA"/>
        </w:rPr>
        <w:t>.</w:t>
      </w:r>
      <w:r w:rsidR="005A6925">
        <w:rPr>
          <w:rFonts w:ascii="Times New Roman" w:hAnsi="Times New Roman" w:cs="Times New Roman"/>
          <w:color w:val="000000"/>
          <w:lang w:val="en-CA"/>
        </w:rPr>
        <w:t xml:space="preserve"> Despite these </w:t>
      </w:r>
      <w:r w:rsidR="006349F2">
        <w:rPr>
          <w:rFonts w:ascii="Times New Roman" w:hAnsi="Times New Roman" w:cs="Times New Roman"/>
          <w:color w:val="000000"/>
          <w:lang w:val="en-CA"/>
        </w:rPr>
        <w:t>physiological and environmental challenges,</w:t>
      </w:r>
      <w:r w:rsidR="005536EA">
        <w:rPr>
          <w:rFonts w:ascii="Times New Roman" w:hAnsi="Times New Roman" w:cs="Times New Roman"/>
          <w:color w:val="000000"/>
          <w:lang w:val="en-CA"/>
        </w:rPr>
        <w:t xml:space="preserve"> along with the potential added </w:t>
      </w:r>
      <w:r w:rsidR="00EA21D9">
        <w:rPr>
          <w:rFonts w:ascii="Times New Roman" w:hAnsi="Times New Roman" w:cs="Times New Roman"/>
          <w:color w:val="000000"/>
          <w:lang w:val="en-CA"/>
        </w:rPr>
        <w:t>effects</w:t>
      </w:r>
      <w:r w:rsidR="005536EA">
        <w:rPr>
          <w:rFonts w:ascii="Times New Roman" w:hAnsi="Times New Roman" w:cs="Times New Roman"/>
          <w:color w:val="000000"/>
          <w:lang w:val="en-CA"/>
        </w:rPr>
        <w:t xml:space="preserve"> of urbanization</w:t>
      </w:r>
      <w:r w:rsidR="000E779C">
        <w:rPr>
          <w:rFonts w:ascii="Times New Roman" w:hAnsi="Times New Roman" w:cs="Times New Roman"/>
          <w:color w:val="000000"/>
          <w:lang w:val="en-CA"/>
        </w:rPr>
        <w:t>, winter remains an underrepresented season in experimental, ecological research</w:t>
      </w:r>
      <w:r w:rsidR="00EA21D9">
        <w:rPr>
          <w:rFonts w:ascii="Times New Roman" w:hAnsi="Times New Roman" w:cs="Times New Roman"/>
          <w:color w:val="000000"/>
          <w:lang w:val="en-CA"/>
        </w:rPr>
        <w:t xml:space="preserve"> </w:t>
      </w:r>
      <w:r w:rsidR="00EA21D9">
        <w:rPr>
          <w:rFonts w:ascii="Times New Roman" w:hAnsi="Times New Roman" w:cs="Times New Roman"/>
          <w:color w:val="000000"/>
          <w:lang w:val="en-CA"/>
        </w:rPr>
        <w:fldChar w:fldCharType="begin"/>
      </w:r>
      <w:r w:rsidR="00EA21D9">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00EA21D9">
        <w:rPr>
          <w:rFonts w:ascii="Times New Roman" w:hAnsi="Times New Roman" w:cs="Times New Roman"/>
          <w:color w:val="000000"/>
          <w:lang w:val="en-CA"/>
        </w:rPr>
        <w:fldChar w:fldCharType="separate"/>
      </w:r>
      <w:r w:rsidR="00EA21D9">
        <w:rPr>
          <w:rFonts w:ascii="Times New Roman" w:hAnsi="Times New Roman" w:cs="Times New Roman"/>
          <w:noProof/>
          <w:color w:val="000000"/>
          <w:lang w:val="en-CA"/>
        </w:rPr>
        <w:t>(Dinh et al., 2023)</w:t>
      </w:r>
      <w:r w:rsidR="00EA21D9">
        <w:rPr>
          <w:rFonts w:ascii="Times New Roman" w:hAnsi="Times New Roman" w:cs="Times New Roman"/>
          <w:color w:val="000000"/>
          <w:lang w:val="en-CA"/>
        </w:rPr>
        <w:fldChar w:fldCharType="end"/>
      </w:r>
      <w:r w:rsidR="00EA21D9">
        <w:rPr>
          <w:rFonts w:ascii="Times New Roman" w:hAnsi="Times New Roman" w:cs="Times New Roman"/>
          <w:color w:val="000000"/>
          <w:lang w:val="en-CA"/>
        </w:rPr>
        <w:t xml:space="preserve">. This </w:t>
      </w:r>
      <w:r w:rsidR="005E721F">
        <w:rPr>
          <w:rFonts w:ascii="Times New Roman" w:hAnsi="Times New Roman" w:cs="Times New Roman"/>
          <w:color w:val="000000"/>
          <w:lang w:val="en-CA"/>
        </w:rPr>
        <w:t xml:space="preserve">gap in knowledge highlights the importance of investigating how birds are </w:t>
      </w:r>
      <w:r w:rsidR="004D7678">
        <w:rPr>
          <w:rFonts w:ascii="Times New Roman" w:hAnsi="Times New Roman" w:cs="Times New Roman"/>
          <w:color w:val="000000"/>
          <w:lang w:val="en-CA"/>
        </w:rPr>
        <w:t xml:space="preserve">occupying </w:t>
      </w:r>
      <w:r w:rsidR="00A50CB9">
        <w:rPr>
          <w:rFonts w:ascii="Times New Roman" w:hAnsi="Times New Roman" w:cs="Times New Roman"/>
          <w:color w:val="000000"/>
          <w:lang w:val="en-CA"/>
        </w:rPr>
        <w:t xml:space="preserve">urban habitats in winter, particularly in temperate regions where winter survival is a major </w:t>
      </w:r>
      <w:r w:rsidR="00E758F9">
        <w:rPr>
          <w:rFonts w:ascii="Times New Roman" w:hAnsi="Times New Roman" w:cs="Times New Roman"/>
          <w:color w:val="000000"/>
          <w:lang w:val="en-CA"/>
        </w:rPr>
        <w:t xml:space="preserve">limiting factor for resident </w:t>
      </w:r>
      <w:commentRangeStart w:id="175"/>
      <w:r w:rsidR="00E758F9">
        <w:rPr>
          <w:rFonts w:ascii="Times New Roman" w:hAnsi="Times New Roman" w:cs="Times New Roman"/>
          <w:color w:val="000000"/>
          <w:lang w:val="en-CA"/>
        </w:rPr>
        <w:t>bird</w:t>
      </w:r>
      <w:commentRangeEnd w:id="175"/>
      <w:r w:rsidR="00CD499C">
        <w:rPr>
          <w:rStyle w:val="CommentReference"/>
        </w:rPr>
        <w:commentReference w:id="175"/>
      </w:r>
      <w:r w:rsidR="00E758F9">
        <w:rPr>
          <w:rFonts w:ascii="Times New Roman" w:hAnsi="Times New Roman" w:cs="Times New Roman"/>
          <w:color w:val="000000"/>
          <w:lang w:val="en-CA"/>
        </w:rPr>
        <w:t xml:space="preserve"> </w:t>
      </w:r>
      <w:commentRangeStart w:id="176"/>
      <w:r w:rsidR="00E758F9">
        <w:rPr>
          <w:rFonts w:ascii="Times New Roman" w:hAnsi="Times New Roman" w:cs="Times New Roman"/>
          <w:color w:val="000000"/>
          <w:lang w:val="en-CA"/>
        </w:rPr>
        <w:t>species.</w:t>
      </w:r>
      <w:commentRangeEnd w:id="176"/>
      <w:r w:rsidR="00C772C7">
        <w:rPr>
          <w:rStyle w:val="CommentReference"/>
        </w:rPr>
        <w:commentReference w:id="176"/>
      </w:r>
    </w:p>
    <w:p w:rsidR="002F16E8" w:rsidP="00F4345F" w:rsidRDefault="002F16E8" w14:paraId="751EF52E" w14:textId="77777777">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rsidR="00B70215" w:rsidP="00F4345F" w:rsidRDefault="002F16E8" w14:paraId="6CC1750D" w14:textId="7154333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u w:color="000000"/>
          <w:lang w:val="en-CA"/>
        </w:rPr>
        <w:tab/>
      </w:r>
      <w:r>
        <w:rPr>
          <w:rFonts w:ascii="Times New Roman" w:hAnsi="Times New Roman" w:cs="Times New Roman"/>
          <w:color w:val="000000"/>
          <w:u w:color="000000"/>
          <w:lang w:val="en-CA"/>
        </w:rPr>
        <w:tab/>
      </w:r>
      <w:r w:rsidR="00BF107E">
        <w:rPr>
          <w:rFonts w:ascii="Times New Roman" w:hAnsi="Times New Roman" w:cs="Times New Roman"/>
          <w:color w:val="000000"/>
          <w:u w:color="000000"/>
          <w:lang w:val="en-CA"/>
        </w:rPr>
        <w:t xml:space="preserve">To address this gap, </w:t>
      </w:r>
      <w:r w:rsidR="00036C72">
        <w:rPr>
          <w:rFonts w:ascii="Times New Roman" w:hAnsi="Times New Roman" w:cs="Times New Roman"/>
          <w:color w:val="000000"/>
          <w:u w:color="000000"/>
          <w:lang w:val="en-CA"/>
        </w:rPr>
        <w:t>we studied</w:t>
      </w:r>
      <w:r w:rsidR="00747B9F">
        <w:rPr>
          <w:rFonts w:ascii="Times New Roman" w:hAnsi="Times New Roman" w:cs="Times New Roman"/>
          <w:color w:val="000000"/>
          <w:u w:color="000000"/>
          <w:lang w:val="en-CA"/>
        </w:rPr>
        <w:t xml:space="preserve"> the northern cardinal</w:t>
      </w:r>
      <w:r w:rsidR="00976A00">
        <w:rPr>
          <w:rFonts w:ascii="Times New Roman" w:hAnsi="Times New Roman" w:cs="Times New Roman"/>
          <w:color w:val="000000"/>
          <w:u w:color="000000"/>
          <w:lang w:val="en-CA"/>
        </w:rPr>
        <w:t xml:space="preserve"> (</w:t>
      </w:r>
      <w:r w:rsidR="00976A00">
        <w:rPr>
          <w:rFonts w:ascii="Times New Roman" w:hAnsi="Times New Roman" w:cs="Times New Roman"/>
          <w:i/>
          <w:iCs/>
          <w:color w:val="000000"/>
          <w:u w:color="000000"/>
          <w:lang w:val="en-CA"/>
        </w:rPr>
        <w:t>Cardinalis cardinalis</w:t>
      </w:r>
      <w:r w:rsidR="00976A00">
        <w:rPr>
          <w:rFonts w:ascii="Times New Roman" w:hAnsi="Times New Roman" w:cs="Times New Roman"/>
          <w:color w:val="000000"/>
          <w:u w:color="000000"/>
          <w:lang w:val="en-CA"/>
        </w:rPr>
        <w:t>)</w:t>
      </w:r>
      <w:r w:rsidR="00747B9F">
        <w:rPr>
          <w:rFonts w:ascii="Times New Roman" w:hAnsi="Times New Roman" w:cs="Times New Roman"/>
          <w:color w:val="000000"/>
          <w:u w:color="000000"/>
          <w:lang w:val="en-CA"/>
        </w:rPr>
        <w:t>. Cardinals</w:t>
      </w:r>
      <w:r>
        <w:rPr>
          <w:rFonts w:ascii="Times New Roman" w:hAnsi="Times New Roman" w:cs="Times New Roman"/>
          <w:color w:val="000000"/>
          <w:u w:color="000000"/>
          <w:lang w:val="en-CA"/>
        </w:rPr>
        <w:t xml:space="preserve"> are large</w:t>
      </w:r>
      <w:r w:rsidRPr="0094673A">
        <w:rPr>
          <w:rFonts w:ascii="Times New Roman" w:hAnsi="Times New Roman" w:cs="Times New Roman"/>
          <w:color w:val="000000"/>
          <w:u w:color="000000"/>
          <w:lang w:val="en-CA"/>
        </w:rPr>
        <w:t xml:space="preserve"> songbirds (weighing between 4</w:t>
      </w:r>
      <w:r w:rsidR="00747B9F">
        <w:rPr>
          <w:rFonts w:ascii="Times New Roman" w:hAnsi="Times New Roman" w:cs="Times New Roman"/>
          <w:color w:val="000000"/>
          <w:u w:color="000000"/>
          <w:lang w:val="en-CA"/>
        </w:rPr>
        <w:t>0</w:t>
      </w:r>
      <w:r w:rsidRPr="0094673A">
        <w:rPr>
          <w:rFonts w:ascii="Times New Roman" w:hAnsi="Times New Roman" w:cs="Times New Roman"/>
          <w:color w:val="000000"/>
          <w:u w:color="000000"/>
          <w:lang w:val="en-CA"/>
        </w:rPr>
        <w:t xml:space="preserve"> to 45 grams), which allows for the deployment of radio tags </w:t>
      </w:r>
      <w:r w:rsidR="00D0463B">
        <w:rPr>
          <w:rFonts w:ascii="Times New Roman" w:hAnsi="Times New Roman" w:cs="Times New Roman"/>
          <w:color w:val="000000"/>
          <w:u w:color="000000"/>
          <w:lang w:val="en-CA"/>
        </w:rPr>
        <w:t>capable of lasting almost the entirety of the non-breeding season</w:t>
      </w:r>
      <w:r w:rsidRPr="0094673A">
        <w:rPr>
          <w:rFonts w:ascii="Times New Roman" w:hAnsi="Times New Roman" w:cs="Times New Roman"/>
          <w:color w:val="000000"/>
          <w:u w:color="000000"/>
          <w:lang w:val="en-CA"/>
        </w:rPr>
        <w:t xml:space="preserve">. </w:t>
      </w:r>
      <w:r w:rsidR="002117F2">
        <w:rPr>
          <w:rFonts w:ascii="Times New Roman" w:hAnsi="Times New Roman" w:cs="Times New Roman"/>
          <w:color w:val="000000"/>
          <w:u w:color="000000"/>
          <w:lang w:val="en-CA"/>
        </w:rPr>
        <w:t>These birds</w:t>
      </w:r>
      <w:r w:rsidRPr="0094673A">
        <w:rPr>
          <w:rFonts w:ascii="Times New Roman" w:hAnsi="Times New Roman" w:cs="Times New Roman"/>
          <w:color w:val="000000"/>
          <w:u w:color="000000"/>
          <w:lang w:val="en-CA"/>
        </w:rPr>
        <w:t xml:space="preserve"> </w:t>
      </w:r>
      <w:r>
        <w:rPr>
          <w:rFonts w:ascii="Times New Roman" w:hAnsi="Times New Roman" w:cs="Times New Roman"/>
          <w:color w:val="000000"/>
          <w:u w:color="000000"/>
          <w:lang w:val="en-CA"/>
        </w:rPr>
        <w:t>are</w:t>
      </w:r>
      <w:r w:rsidR="002117F2">
        <w:rPr>
          <w:rFonts w:ascii="Times New Roman" w:hAnsi="Times New Roman" w:cs="Times New Roman"/>
          <w:color w:val="000000"/>
          <w:u w:color="000000"/>
          <w:lang w:val="en-CA"/>
        </w:rPr>
        <w:t xml:space="preserve"> also</w:t>
      </w:r>
      <w:r w:rsidRPr="0094673A">
        <w:rPr>
          <w:rFonts w:ascii="Times New Roman" w:hAnsi="Times New Roman" w:cs="Times New Roman"/>
          <w:color w:val="000000"/>
          <w:u w:color="000000"/>
          <w:lang w:val="en-CA"/>
        </w:rPr>
        <w:t xml:space="preserve"> very well adapted to urban life</w:t>
      </w:r>
      <w:r>
        <w:rPr>
          <w:rFonts w:ascii="Times New Roman" w:hAnsi="Times New Roman" w:cs="Times New Roman"/>
          <w:color w:val="000000"/>
          <w:u w:color="000000"/>
          <w:lang w:val="en-CA"/>
        </w:rPr>
        <w:t xml:space="preserve">, </w:t>
      </w:r>
      <w:r w:rsidRPr="0094673A">
        <w:rPr>
          <w:rFonts w:ascii="Times New Roman" w:hAnsi="Times New Roman" w:cs="Times New Roman"/>
          <w:color w:val="000000"/>
          <w:u w:color="000000"/>
          <w:lang w:val="en-CA"/>
        </w:rPr>
        <w:t xml:space="preserve">able to </w:t>
      </w:r>
      <w:r w:rsidR="002117F2">
        <w:rPr>
          <w:rFonts w:ascii="Times New Roman" w:hAnsi="Times New Roman" w:cs="Times New Roman"/>
          <w:color w:val="000000"/>
          <w:u w:color="000000"/>
          <w:lang w:val="en-CA"/>
        </w:rPr>
        <w:t>thrive and persist</w:t>
      </w:r>
      <w:r w:rsidR="00667A2D">
        <w:rPr>
          <w:rFonts w:ascii="Times New Roman" w:hAnsi="Times New Roman" w:cs="Times New Roman"/>
          <w:color w:val="000000"/>
          <w:u w:color="000000"/>
          <w:lang w:val="en-CA"/>
        </w:rPr>
        <w:t xml:space="preserve"> across a wide range of urbanization gradients, from suburban neighbourhoods to densely populated areas of the city. </w:t>
      </w:r>
      <w:r w:rsidR="00F97909">
        <w:rPr>
          <w:rFonts w:ascii="Times New Roman" w:hAnsi="Times New Roman" w:cs="Times New Roman"/>
          <w:color w:val="000000"/>
          <w:u w:color="000000"/>
          <w:lang w:val="en-CA"/>
        </w:rPr>
        <w:t>They</w:t>
      </w:r>
      <w:r w:rsidR="002D262C">
        <w:rPr>
          <w:rFonts w:ascii="Times New Roman" w:hAnsi="Times New Roman" w:cs="Times New Roman"/>
          <w:color w:val="000000"/>
          <w:u w:color="000000"/>
          <w:lang w:val="en-CA"/>
        </w:rPr>
        <w:t xml:space="preserve"> </w:t>
      </w:r>
      <w:r w:rsidR="00214C9D">
        <w:rPr>
          <w:rFonts w:ascii="Times New Roman" w:hAnsi="Times New Roman" w:cs="Times New Roman"/>
          <w:color w:val="000000"/>
          <w:u w:color="000000"/>
          <w:lang w:val="en-CA"/>
        </w:rPr>
        <w:t>are</w:t>
      </w:r>
      <w:r w:rsidR="002D262C">
        <w:rPr>
          <w:rFonts w:ascii="Times New Roman" w:hAnsi="Times New Roman" w:cs="Times New Roman"/>
          <w:color w:val="000000"/>
          <w:u w:color="000000"/>
          <w:lang w:val="en-CA"/>
        </w:rPr>
        <w:t xml:space="preserve"> resident in southern Quebec</w:t>
      </w:r>
      <w:r w:rsidR="00F97909">
        <w:rPr>
          <w:rFonts w:ascii="Times New Roman" w:hAnsi="Times New Roman" w:cs="Times New Roman"/>
          <w:color w:val="000000"/>
          <w:u w:color="000000"/>
          <w:lang w:val="en-CA"/>
        </w:rPr>
        <w:t>, a region of extreme cold and loss of natural seeds during</w:t>
      </w:r>
      <w:r w:rsidR="002D262C">
        <w:rPr>
          <w:rFonts w:ascii="Times New Roman" w:hAnsi="Times New Roman" w:cs="Times New Roman"/>
          <w:color w:val="000000"/>
          <w:u w:color="000000"/>
          <w:lang w:val="en-CA"/>
        </w:rPr>
        <w:t xml:space="preserve"> </w:t>
      </w:r>
      <w:r w:rsidR="00B13216">
        <w:rPr>
          <w:rFonts w:ascii="Times New Roman" w:hAnsi="Times New Roman" w:cs="Times New Roman"/>
          <w:color w:val="000000"/>
          <w:u w:color="000000"/>
          <w:lang w:val="en-CA"/>
        </w:rPr>
        <w:t>the cold winter months.</w:t>
      </w:r>
      <w:r w:rsidR="00304940">
        <w:rPr>
          <w:rFonts w:ascii="Times New Roman" w:hAnsi="Times New Roman" w:cs="Times New Roman"/>
          <w:color w:val="000000"/>
          <w:lang w:val="en-CA"/>
        </w:rPr>
        <w:t xml:space="preserve"> </w:t>
      </w:r>
      <w:r w:rsidR="00214C9D">
        <w:rPr>
          <w:rFonts w:ascii="Times New Roman" w:hAnsi="Times New Roman" w:cs="Times New Roman"/>
          <w:color w:val="000000"/>
          <w:lang w:val="en-CA"/>
        </w:rPr>
        <w:t xml:space="preserve">We tracked </w:t>
      </w:r>
      <w:r w:rsidR="00825C32">
        <w:rPr>
          <w:rFonts w:ascii="Times New Roman" w:hAnsi="Times New Roman" w:cs="Times New Roman"/>
          <w:color w:val="000000"/>
          <w:lang w:val="en-CA"/>
        </w:rPr>
        <w:t xml:space="preserve">weekly movements of northern cardinals across an urbanization gradient in the city of Montreal, Quebec, Canada. </w:t>
      </w:r>
      <w:commentRangeStart w:id="177"/>
      <w:r w:rsidR="00825C32">
        <w:rPr>
          <w:rFonts w:ascii="Times New Roman" w:hAnsi="Times New Roman" w:cs="Times New Roman"/>
          <w:color w:val="000000"/>
          <w:lang w:val="en-CA"/>
        </w:rPr>
        <w:t xml:space="preserve">This study has four objectives: </w:t>
      </w:r>
      <w:commentRangeEnd w:id="177"/>
      <w:r w:rsidR="00552CC5">
        <w:rPr>
          <w:rStyle w:val="CommentReference"/>
        </w:rPr>
        <w:commentReference w:id="177"/>
      </w:r>
      <w:r w:rsidR="00825C32">
        <w:rPr>
          <w:rFonts w:ascii="Times New Roman" w:hAnsi="Times New Roman" w:cs="Times New Roman"/>
          <w:color w:val="000000"/>
          <w:lang w:val="en-CA"/>
        </w:rPr>
        <w:t>(</w:t>
      </w:r>
      <w:proofErr w:type="spellStart"/>
      <w:r w:rsidR="00825C32">
        <w:rPr>
          <w:rFonts w:ascii="Times New Roman" w:hAnsi="Times New Roman" w:cs="Times New Roman"/>
          <w:color w:val="000000"/>
          <w:lang w:val="en-CA"/>
        </w:rPr>
        <w:t>i</w:t>
      </w:r>
      <w:proofErr w:type="spellEnd"/>
      <w:r w:rsidR="00825C32">
        <w:rPr>
          <w:rFonts w:ascii="Times New Roman" w:hAnsi="Times New Roman" w:cs="Times New Roman"/>
          <w:color w:val="000000"/>
          <w:lang w:val="en-CA"/>
        </w:rPr>
        <w:t xml:space="preserve">) </w:t>
      </w:r>
      <w:r w:rsidR="00EF2F64">
        <w:rPr>
          <w:rFonts w:ascii="Times New Roman" w:hAnsi="Times New Roman" w:cs="Times New Roman"/>
          <w:color w:val="000000"/>
          <w:lang w:val="en-CA"/>
        </w:rPr>
        <w:t xml:space="preserve">investigate </w:t>
      </w:r>
      <w:r w:rsidR="00C727CA">
        <w:rPr>
          <w:rFonts w:ascii="Times New Roman" w:hAnsi="Times New Roman" w:cs="Times New Roman"/>
          <w:color w:val="000000"/>
          <w:lang w:val="en-CA"/>
        </w:rPr>
        <w:t>how cardinal’s home range size varies across an urbanization gradient</w:t>
      </w:r>
      <w:r w:rsidR="007550F2">
        <w:rPr>
          <w:rFonts w:ascii="Times New Roman" w:hAnsi="Times New Roman" w:cs="Times New Roman"/>
          <w:color w:val="000000"/>
          <w:lang w:val="en-CA"/>
        </w:rPr>
        <w:t xml:space="preserve"> through the winter season</w:t>
      </w:r>
      <w:r w:rsidR="0031071A">
        <w:rPr>
          <w:rFonts w:ascii="Times New Roman" w:hAnsi="Times New Roman" w:cs="Times New Roman"/>
          <w:color w:val="000000"/>
          <w:lang w:val="en-CA"/>
        </w:rPr>
        <w:t xml:space="preserve">, (ii) quantify the scale </w:t>
      </w:r>
      <w:r w:rsidR="007550F2">
        <w:rPr>
          <w:rFonts w:ascii="Times New Roman" w:hAnsi="Times New Roman" w:cs="Times New Roman"/>
          <w:color w:val="000000"/>
          <w:lang w:val="en-CA"/>
        </w:rPr>
        <w:t xml:space="preserve">at which the cardinals are associated with </w:t>
      </w:r>
      <w:r w:rsidR="002C7B9B">
        <w:rPr>
          <w:rFonts w:ascii="Times New Roman" w:hAnsi="Times New Roman" w:cs="Times New Roman"/>
          <w:color w:val="000000"/>
          <w:lang w:val="en-CA"/>
        </w:rPr>
        <w:t xml:space="preserve">certain </w:t>
      </w:r>
      <w:r w:rsidR="002A77EA">
        <w:rPr>
          <w:rFonts w:ascii="Times New Roman" w:hAnsi="Times New Roman" w:cs="Times New Roman"/>
          <w:color w:val="000000"/>
          <w:lang w:val="en-CA"/>
        </w:rPr>
        <w:t>factors of their habitat</w:t>
      </w:r>
      <w:r w:rsidR="00C606CB">
        <w:rPr>
          <w:rFonts w:ascii="Times New Roman" w:hAnsi="Times New Roman" w:cs="Times New Roman"/>
          <w:color w:val="000000"/>
          <w:lang w:val="en-CA"/>
        </w:rPr>
        <w:t xml:space="preserve">, (iii) analyse cardinals’ </w:t>
      </w:r>
      <w:r w:rsidR="00545FF2">
        <w:rPr>
          <w:rFonts w:ascii="Times New Roman" w:hAnsi="Times New Roman" w:cs="Times New Roman"/>
          <w:color w:val="000000"/>
          <w:lang w:val="en-CA"/>
        </w:rPr>
        <w:t xml:space="preserve">association to different habitat factors by comparing </w:t>
      </w:r>
      <w:r w:rsidR="008C7236">
        <w:rPr>
          <w:rFonts w:ascii="Times New Roman" w:hAnsi="Times New Roman" w:cs="Times New Roman"/>
          <w:color w:val="000000"/>
          <w:lang w:val="en-CA"/>
        </w:rPr>
        <w:t>used and available habitats</w:t>
      </w:r>
      <w:r w:rsidR="002B2114">
        <w:rPr>
          <w:rFonts w:ascii="Times New Roman" w:hAnsi="Times New Roman" w:cs="Times New Roman"/>
          <w:color w:val="000000"/>
          <w:lang w:val="en-CA"/>
        </w:rPr>
        <w:t xml:space="preserve"> (iv) </w:t>
      </w:r>
      <w:r w:rsidR="00D53907">
        <w:rPr>
          <w:rFonts w:ascii="Times New Roman" w:hAnsi="Times New Roman" w:cs="Times New Roman"/>
          <w:color w:val="000000"/>
          <w:lang w:val="en-CA"/>
        </w:rPr>
        <w:t xml:space="preserve">describe </w:t>
      </w:r>
      <w:r w:rsidR="0018113D">
        <w:rPr>
          <w:rFonts w:ascii="Times New Roman" w:hAnsi="Times New Roman" w:cs="Times New Roman"/>
          <w:color w:val="000000"/>
          <w:lang w:val="en-CA"/>
        </w:rPr>
        <w:t>the spring transition from non-breeding to breeding grounds.</w:t>
      </w:r>
      <w:r w:rsidR="000C0E37">
        <w:rPr>
          <w:rFonts w:ascii="Times New Roman" w:hAnsi="Times New Roman" w:cs="Times New Roman"/>
          <w:color w:val="000000"/>
          <w:lang w:val="en-CA"/>
        </w:rPr>
        <w:t xml:space="preserve"> We decided to work with the northern cardinal as they’re </w:t>
      </w:r>
      <w:r w:rsidR="00214BEA">
        <w:rPr>
          <w:rFonts w:ascii="Times New Roman" w:hAnsi="Times New Roman" w:cs="Times New Roman"/>
          <w:color w:val="000000"/>
          <w:lang w:val="en-CA"/>
        </w:rPr>
        <w:t>one of the most consistently banded species at the McGill Bird Observatory</w:t>
      </w:r>
      <w:r w:rsidR="00D91313">
        <w:rPr>
          <w:rFonts w:ascii="Times New Roman" w:hAnsi="Times New Roman" w:cs="Times New Roman"/>
          <w:color w:val="000000"/>
          <w:lang w:val="en-CA"/>
        </w:rPr>
        <w:t xml:space="preserve">, particularly during the fall migration monitoring program </w:t>
      </w:r>
      <w:r w:rsidR="00D91313">
        <w:rPr>
          <w:rFonts w:ascii="Times New Roman" w:hAnsi="Times New Roman" w:cs="Times New Roman"/>
          <w:color w:val="000000"/>
          <w:lang w:val="en-CA"/>
        </w:rPr>
        <w:fldChar w:fldCharType="begin"/>
      </w:r>
      <w:r w:rsidR="00D91313">
        <w:rPr>
          <w:rFonts w:ascii="Times New Roman" w:hAnsi="Times New Roman" w:cs="Times New Roman"/>
          <w:color w:val="000000"/>
          <w:lang w:val="en-CA"/>
        </w:rPr>
        <w:instrText xml:space="preserve"> ADDIN ZOTERO_ITEM CSL_CITATION {"citationID":"A60bDVNP","properties":{"formattedCitation":"(Gahbauer et al., 2021)","plainCitation":"(Gahbauer et al., 2021)","noteIndex":0},"citationItems":[{"id":1064,"uris":["http://zotero.org/users/16770306/items/TNA8G7TY"],"itemData":{"id":1064,"type":"report","event-place":"Sainte-Anne-de-Bellevue,Quebec","page":"432","publisher":"Migration Research Foundation","publisher-place":"Sainte-Anne-de-Bellevue,Quebec","title":"McGill Bird Observatory 15-Year Report: 2005-2019","author":[{"family":"Gahbauer","given":"Marcel A"},{"family":"Duval","given":"Simon"},{"family":"Davey","given":"David"}],"issued":{"date-parts":[["2021"]]}}}],"schema":"https://github.com/citation-style-language/schema/raw/master/csl-citation.json"} </w:instrText>
      </w:r>
      <w:r w:rsidR="00D91313">
        <w:rPr>
          <w:rFonts w:ascii="Times New Roman" w:hAnsi="Times New Roman" w:cs="Times New Roman"/>
          <w:color w:val="000000"/>
          <w:lang w:val="en-CA"/>
        </w:rPr>
        <w:fldChar w:fldCharType="separate"/>
      </w:r>
      <w:r w:rsidR="00D91313">
        <w:rPr>
          <w:rFonts w:ascii="Times New Roman" w:hAnsi="Times New Roman" w:cs="Times New Roman"/>
          <w:noProof/>
          <w:color w:val="000000"/>
          <w:lang w:val="en-CA"/>
        </w:rPr>
        <w:t>(Gahbauer et al., 2021)</w:t>
      </w:r>
      <w:r w:rsidR="00D91313">
        <w:rPr>
          <w:rFonts w:ascii="Times New Roman" w:hAnsi="Times New Roman" w:cs="Times New Roman"/>
          <w:color w:val="000000"/>
          <w:lang w:val="en-CA"/>
        </w:rPr>
        <w:fldChar w:fldCharType="end"/>
      </w:r>
      <w:r w:rsidR="00D91313">
        <w:rPr>
          <w:rFonts w:ascii="Times New Roman" w:hAnsi="Times New Roman" w:cs="Times New Roman"/>
          <w:color w:val="000000"/>
          <w:lang w:val="en-CA"/>
        </w:rPr>
        <w:t>.</w:t>
      </w:r>
    </w:p>
    <w:p w:rsidR="009508E3" w:rsidP="00F4345F" w:rsidRDefault="009508E3" w14:paraId="3DB6768C" w14:textId="31A28212">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B607F9">
        <w:rPr>
          <w:rFonts w:ascii="Times New Roman" w:hAnsi="Times New Roman" w:cs="Times New Roman"/>
          <w:color w:val="000000"/>
          <w:lang w:val="en-CA"/>
        </w:rPr>
        <w:t xml:space="preserve">We predicted that </w:t>
      </w:r>
      <w:r w:rsidR="00552CC5">
        <w:rPr>
          <w:rFonts w:ascii="Times New Roman" w:hAnsi="Times New Roman" w:cs="Times New Roman"/>
          <w:color w:val="000000"/>
          <w:lang w:val="en-CA"/>
        </w:rPr>
        <w:t>wintering</w:t>
      </w:r>
      <w:r w:rsidR="00B607F9">
        <w:rPr>
          <w:rFonts w:ascii="Times New Roman" w:hAnsi="Times New Roman" w:cs="Times New Roman"/>
          <w:color w:val="000000"/>
          <w:lang w:val="en-CA"/>
        </w:rPr>
        <w:t xml:space="preserve"> cardinals </w:t>
      </w:r>
      <w:r w:rsidR="00EB790E">
        <w:rPr>
          <w:rFonts w:ascii="Times New Roman" w:hAnsi="Times New Roman" w:cs="Times New Roman"/>
          <w:color w:val="000000"/>
          <w:lang w:val="en-CA"/>
        </w:rPr>
        <w:t>require larger home ranges (both core and total)</w:t>
      </w:r>
      <w:r w:rsidR="009F159F">
        <w:rPr>
          <w:rFonts w:ascii="Times New Roman" w:hAnsi="Times New Roman" w:cs="Times New Roman"/>
          <w:color w:val="000000"/>
          <w:lang w:val="en-CA"/>
        </w:rPr>
        <w:t xml:space="preserve"> and select habitats at larger scales</w:t>
      </w:r>
      <w:r w:rsidR="00062654">
        <w:rPr>
          <w:rFonts w:ascii="Times New Roman" w:hAnsi="Times New Roman" w:cs="Times New Roman"/>
          <w:color w:val="000000"/>
          <w:lang w:val="en-CA"/>
        </w:rPr>
        <w:t xml:space="preserve"> when in dense urban locations</w:t>
      </w:r>
      <w:r w:rsidR="00674A23">
        <w:rPr>
          <w:rFonts w:ascii="Times New Roman" w:hAnsi="Times New Roman" w:cs="Times New Roman"/>
          <w:color w:val="000000"/>
          <w:lang w:val="en-CA"/>
        </w:rPr>
        <w:t xml:space="preserve"> due to food sources being more scattered</w:t>
      </w:r>
      <w:r w:rsidR="00062654">
        <w:rPr>
          <w:rFonts w:ascii="Times New Roman" w:hAnsi="Times New Roman" w:cs="Times New Roman"/>
          <w:color w:val="000000"/>
          <w:lang w:val="en-CA"/>
        </w:rPr>
        <w:t xml:space="preserve"> (</w:t>
      </w:r>
      <w:r w:rsidR="00BA3303">
        <w:rPr>
          <w:rFonts w:ascii="Times New Roman" w:hAnsi="Times New Roman" w:cs="Times New Roman"/>
          <w:color w:val="000000"/>
          <w:lang w:val="en-CA"/>
        </w:rPr>
        <w:fldChar w:fldCharType="begin"/>
      </w:r>
      <w:r w:rsidR="00453716">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BA3303">
        <w:rPr>
          <w:rFonts w:ascii="Times New Roman" w:hAnsi="Times New Roman" w:cs="Times New Roman"/>
          <w:color w:val="000000"/>
          <w:lang w:val="en-CA"/>
        </w:rPr>
        <w:fldChar w:fldCharType="separate"/>
      </w:r>
      <w:r w:rsidRPr="003900A2" w:rsidR="003900A2">
        <w:rPr>
          <w:rFonts w:ascii="Times New Roman" w:hAnsi="Times New Roman" w:cs="Times New Roman"/>
          <w:color w:val="000000"/>
          <w:kern w:val="0"/>
          <w:lang w:val="en-US"/>
        </w:rPr>
        <w:t>Havlíček et al., 2022)</w:t>
      </w:r>
      <w:r w:rsidR="00BA3303">
        <w:rPr>
          <w:rFonts w:ascii="Times New Roman" w:hAnsi="Times New Roman" w:cs="Times New Roman"/>
          <w:color w:val="000000"/>
          <w:lang w:val="en-CA"/>
        </w:rPr>
        <w:fldChar w:fldCharType="end"/>
      </w:r>
      <w:r w:rsidR="00062654">
        <w:rPr>
          <w:rFonts w:ascii="Times New Roman" w:hAnsi="Times New Roman" w:cs="Times New Roman"/>
          <w:color w:val="000000"/>
          <w:lang w:val="en-CA"/>
        </w:rPr>
        <w:t>.</w:t>
      </w:r>
      <w:r w:rsidR="00EB790E">
        <w:rPr>
          <w:rFonts w:ascii="Times New Roman" w:hAnsi="Times New Roman" w:cs="Times New Roman"/>
          <w:color w:val="000000"/>
          <w:lang w:val="en-CA"/>
        </w:rPr>
        <w:t xml:space="preserve"> </w:t>
      </w:r>
      <w:r w:rsidR="00550050">
        <w:rPr>
          <w:rFonts w:ascii="Times New Roman" w:hAnsi="Times New Roman" w:cs="Times New Roman"/>
          <w:color w:val="000000"/>
          <w:lang w:val="en-CA"/>
        </w:rPr>
        <w:t xml:space="preserve">In addition, we predicted that the cardinals would </w:t>
      </w:r>
      <w:r w:rsidR="00E55485">
        <w:rPr>
          <w:rFonts w:ascii="Times New Roman" w:hAnsi="Times New Roman" w:cs="Times New Roman"/>
          <w:color w:val="000000"/>
          <w:lang w:val="en-CA"/>
        </w:rPr>
        <w:t xml:space="preserve">have a higher probability of presence in locations with bird feeders, lower population density, and </w:t>
      </w:r>
      <w:r w:rsidR="00160B62">
        <w:rPr>
          <w:rFonts w:ascii="Times New Roman" w:hAnsi="Times New Roman" w:cs="Times New Roman"/>
          <w:color w:val="000000"/>
          <w:lang w:val="en-CA"/>
        </w:rPr>
        <w:t>including a complex vertical vegetation structure</w:t>
      </w:r>
      <w:r w:rsidR="00D640C1">
        <w:rPr>
          <w:rFonts w:ascii="Times New Roman" w:hAnsi="Times New Roman" w:cs="Times New Roman"/>
          <w:color w:val="000000"/>
          <w:lang w:val="en-CA"/>
        </w:rPr>
        <w:t xml:space="preserve"> </w:t>
      </w:r>
      <w:r w:rsidR="00D640C1">
        <w:rPr>
          <w:rFonts w:ascii="Times New Roman" w:hAnsi="Times New Roman" w:cs="Times New Roman"/>
          <w:color w:val="000000"/>
          <w:lang w:val="en-CA"/>
        </w:rPr>
        <w:fldChar w:fldCharType="begin"/>
      </w:r>
      <w:r w:rsidR="00D640C1">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D640C1">
        <w:rPr>
          <w:rFonts w:ascii="Times New Roman" w:hAnsi="Times New Roman" w:cs="Times New Roman"/>
          <w:color w:val="000000"/>
          <w:lang w:val="en-CA"/>
        </w:rPr>
        <w:fldChar w:fldCharType="separate"/>
      </w:r>
      <w:r w:rsidR="00D640C1">
        <w:rPr>
          <w:rFonts w:ascii="Times New Roman" w:hAnsi="Times New Roman" w:cs="Times New Roman"/>
          <w:noProof/>
          <w:color w:val="000000"/>
          <w:lang w:val="en-CA"/>
        </w:rPr>
        <w:t>(Carrasco et al., 2019; Rousseau et al., 2015)</w:t>
      </w:r>
      <w:r w:rsidR="00D640C1">
        <w:rPr>
          <w:rFonts w:ascii="Times New Roman" w:hAnsi="Times New Roman" w:cs="Times New Roman"/>
          <w:color w:val="000000"/>
          <w:lang w:val="en-CA"/>
        </w:rPr>
        <w:fldChar w:fldCharType="end"/>
      </w:r>
      <w:r w:rsidR="00160B62">
        <w:rPr>
          <w:rFonts w:ascii="Times New Roman" w:hAnsi="Times New Roman" w:cs="Times New Roman"/>
          <w:color w:val="000000"/>
          <w:lang w:val="en-CA"/>
        </w:rPr>
        <w:t xml:space="preserve">. Finally, </w:t>
      </w:r>
      <w:r w:rsidR="00621EDC">
        <w:rPr>
          <w:rFonts w:ascii="Times New Roman" w:hAnsi="Times New Roman" w:cs="Times New Roman"/>
          <w:color w:val="000000"/>
          <w:lang w:val="en-CA"/>
        </w:rPr>
        <w:t xml:space="preserve">we predicted that the cardinals would transition from their breeding </w:t>
      </w:r>
      <w:r w:rsidR="000E13DE">
        <w:rPr>
          <w:rFonts w:ascii="Times New Roman" w:hAnsi="Times New Roman" w:cs="Times New Roman"/>
          <w:color w:val="000000"/>
          <w:lang w:val="en-CA"/>
        </w:rPr>
        <w:t>sites</w:t>
      </w:r>
      <w:r w:rsidR="00621EDC">
        <w:rPr>
          <w:rFonts w:ascii="Times New Roman" w:hAnsi="Times New Roman" w:cs="Times New Roman"/>
          <w:color w:val="000000"/>
          <w:lang w:val="en-CA"/>
        </w:rPr>
        <w:t xml:space="preserve"> in forested</w:t>
      </w:r>
      <w:r w:rsidR="000E13DE">
        <w:rPr>
          <w:rFonts w:ascii="Times New Roman" w:hAnsi="Times New Roman" w:cs="Times New Roman"/>
          <w:color w:val="000000"/>
          <w:lang w:val="en-CA"/>
        </w:rPr>
        <w:t xml:space="preserve">/canopy covered areas towards residential areas in the fall to </w:t>
      </w:r>
      <w:r w:rsidR="00EA5FC4">
        <w:rPr>
          <w:rFonts w:ascii="Times New Roman" w:hAnsi="Times New Roman" w:cs="Times New Roman"/>
          <w:color w:val="000000"/>
          <w:lang w:val="en-CA"/>
        </w:rPr>
        <w:t xml:space="preserve">take advantage of </w:t>
      </w:r>
      <w:r w:rsidR="00D60F60">
        <w:rPr>
          <w:rFonts w:ascii="Times New Roman" w:hAnsi="Times New Roman" w:cs="Times New Roman"/>
          <w:color w:val="000000"/>
          <w:lang w:val="en-CA"/>
        </w:rPr>
        <w:t>bird feeders</w:t>
      </w:r>
      <w:r w:rsidR="00EA5FC4">
        <w:rPr>
          <w:rFonts w:ascii="Times New Roman" w:hAnsi="Times New Roman" w:cs="Times New Roman"/>
          <w:color w:val="000000"/>
          <w:lang w:val="en-CA"/>
        </w:rPr>
        <w:t xml:space="preserve"> during winter</w:t>
      </w:r>
      <w:r w:rsidR="00A4274A">
        <w:rPr>
          <w:rFonts w:ascii="Times New Roman" w:hAnsi="Times New Roman" w:cs="Times New Roman"/>
          <w:color w:val="000000"/>
          <w:lang w:val="en-CA"/>
        </w:rPr>
        <w:t>, reversing the movement in spring.</w:t>
      </w:r>
    </w:p>
    <w:p w:rsidRPr="00444249" w:rsidR="00F4345F" w:rsidP="00F4345F" w:rsidRDefault="00F4345F" w14:paraId="5D341662" w14:textId="77777777">
      <w:pPr>
        <w:tabs>
          <w:tab w:val="left" w:pos="20"/>
          <w:tab w:val="left" w:pos="392"/>
        </w:tabs>
        <w:autoSpaceDE w:val="0"/>
        <w:autoSpaceDN w:val="0"/>
        <w:adjustRightInd w:val="0"/>
        <w:spacing w:line="480" w:lineRule="auto"/>
        <w:jc w:val="both"/>
        <w:rPr>
          <w:rFonts w:ascii="Times New Roman" w:hAnsi="Times New Roman" w:cs="Times New Roman"/>
          <w:i/>
          <w:iCs/>
          <w:color w:val="000000"/>
          <w:lang w:val="en-CA"/>
        </w:rPr>
      </w:pPr>
    </w:p>
    <w:p w:rsidR="0080628C" w:rsidP="0080628C" w:rsidRDefault="0080628C" w14:paraId="3CCB2713" w14:textId="77777777">
      <w:pPr>
        <w:pStyle w:val="Heading3"/>
        <w:spacing w:line="480" w:lineRule="auto"/>
        <w:rPr>
          <w:rFonts w:ascii="Times New Roman" w:hAnsi="Times New Roman" w:cs="Times New Roman"/>
          <w:b/>
          <w:bCs/>
          <w:color w:val="000000" w:themeColor="text1"/>
          <w:lang w:val="en-CA"/>
        </w:rPr>
      </w:pPr>
      <w:bookmarkStart w:name="_Toc204638465" w:id="178"/>
      <w:r>
        <w:rPr>
          <w:rFonts w:ascii="Times New Roman" w:hAnsi="Times New Roman" w:cs="Times New Roman"/>
          <w:b/>
          <w:bCs/>
          <w:color w:val="000000" w:themeColor="text1"/>
          <w:lang w:val="en-CA"/>
        </w:rPr>
        <w:t>Materials and methods</w:t>
      </w:r>
      <w:bookmarkEnd w:id="178"/>
    </w:p>
    <w:p w:rsidRPr="002B7289" w:rsidR="0094673A" w:rsidP="00246D10" w:rsidRDefault="0094673A" w14:paraId="13E7168D" w14:textId="3666E6E7">
      <w:pPr>
        <w:pStyle w:val="Heading3"/>
        <w:spacing w:line="480" w:lineRule="auto"/>
        <w:jc w:val="both"/>
        <w:rPr>
          <w:rFonts w:ascii="Times New Roman" w:hAnsi="Times New Roman" w:cs="Times New Roman"/>
          <w:color w:val="000000" w:themeColor="text1"/>
          <w:sz w:val="24"/>
          <w:szCs w:val="24"/>
          <w:u w:val="single"/>
          <w:lang w:val="en-CA"/>
        </w:rPr>
      </w:pPr>
      <w:bookmarkStart w:name="_Toc204638466" w:id="179"/>
      <w:r w:rsidRPr="002B7289">
        <w:rPr>
          <w:rFonts w:ascii="Times New Roman" w:hAnsi="Times New Roman" w:cs="Times New Roman"/>
          <w:color w:val="000000" w:themeColor="text1"/>
          <w:sz w:val="24"/>
          <w:szCs w:val="24"/>
          <w:u w:val="single"/>
          <w:lang w:val="en-CA"/>
        </w:rPr>
        <w:t>Study locations</w:t>
      </w:r>
      <w:bookmarkEnd w:id="179"/>
    </w:p>
    <w:p w:rsidR="005302AF" w:rsidP="00246D10" w:rsidRDefault="00E34DBD" w14:paraId="175A1C1A" w14:textId="77777777">
      <w:pPr>
        <w:autoSpaceDE w:val="0"/>
        <w:autoSpaceDN w:val="0"/>
        <w:adjustRightInd w:val="0"/>
        <w:spacing w:line="480" w:lineRule="auto"/>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The island of Montreal </w:t>
      </w:r>
      <w:r w:rsidR="00143046">
        <w:rPr>
          <w:rFonts w:ascii="Times New Roman" w:hAnsi="Times New Roman" w:cs="Times New Roman"/>
          <w:color w:val="000000"/>
          <w:u w:color="000000"/>
          <w:lang w:val="en-CA"/>
        </w:rPr>
        <w:t>is in</w:t>
      </w:r>
      <w:r w:rsidR="00F41908">
        <w:rPr>
          <w:rFonts w:ascii="Times New Roman" w:hAnsi="Times New Roman" w:cs="Times New Roman"/>
          <w:color w:val="000000"/>
          <w:u w:color="000000"/>
          <w:lang w:val="en-CA"/>
        </w:rPr>
        <w:t xml:space="preserve"> southern Quebec</w:t>
      </w:r>
      <w:r w:rsidR="00543362">
        <w:rPr>
          <w:rFonts w:ascii="Times New Roman" w:hAnsi="Times New Roman" w:cs="Times New Roman"/>
          <w:color w:val="000000"/>
          <w:u w:color="000000"/>
          <w:lang w:val="en-CA"/>
        </w:rPr>
        <w:t xml:space="preserve"> in Canada</w:t>
      </w:r>
      <w:r w:rsidR="00F41908">
        <w:rPr>
          <w:rFonts w:ascii="Times New Roman" w:hAnsi="Times New Roman" w:cs="Times New Roman"/>
          <w:color w:val="000000"/>
          <w:u w:color="000000"/>
          <w:lang w:val="en-CA"/>
        </w:rPr>
        <w:t xml:space="preserve"> at the confluence of the Saint-Lawrence River and the</w:t>
      </w:r>
      <w:r w:rsidR="00C536D1">
        <w:rPr>
          <w:rFonts w:ascii="Times New Roman" w:hAnsi="Times New Roman" w:cs="Times New Roman"/>
          <w:color w:val="000000"/>
          <w:u w:color="000000"/>
          <w:lang w:val="en-CA"/>
        </w:rPr>
        <w:t xml:space="preserve"> Ottawa River. </w:t>
      </w:r>
      <w:r w:rsidR="00876B65">
        <w:rPr>
          <w:rFonts w:ascii="Times New Roman" w:hAnsi="Times New Roman" w:cs="Times New Roman"/>
          <w:color w:val="000000"/>
          <w:u w:color="000000"/>
          <w:lang w:val="en-CA"/>
        </w:rPr>
        <w:t xml:space="preserve">As of 2021, approximately </w:t>
      </w:r>
      <w:r w:rsidR="001903E5">
        <w:rPr>
          <w:rFonts w:ascii="Times New Roman" w:hAnsi="Times New Roman" w:cs="Times New Roman"/>
          <w:color w:val="000000"/>
          <w:u w:color="000000"/>
          <w:lang w:val="en-CA"/>
        </w:rPr>
        <w:t xml:space="preserve">1.7 million people were </w:t>
      </w:r>
      <w:r w:rsidR="009D7C67">
        <w:rPr>
          <w:rFonts w:ascii="Times New Roman" w:hAnsi="Times New Roman" w:cs="Times New Roman"/>
          <w:color w:val="000000"/>
          <w:u w:color="000000"/>
          <w:lang w:val="en-CA"/>
        </w:rPr>
        <w:t xml:space="preserve">estimated to live on the island itself, </w:t>
      </w:r>
      <w:r w:rsidR="00C018B8">
        <w:rPr>
          <w:rFonts w:ascii="Times New Roman" w:hAnsi="Times New Roman" w:cs="Times New Roman"/>
          <w:color w:val="000000"/>
          <w:u w:color="000000"/>
          <w:lang w:val="en-CA"/>
        </w:rPr>
        <w:t xml:space="preserve">with a population density of 4833.5 people </w:t>
      </w:r>
      <w:r w:rsidR="00935AF0">
        <w:rPr>
          <w:rFonts w:ascii="Times New Roman" w:hAnsi="Times New Roman" w:cs="Times New Roman"/>
          <w:color w:val="000000"/>
          <w:u w:color="000000"/>
          <w:lang w:val="en-CA"/>
        </w:rPr>
        <w:t xml:space="preserve">per square kilometers </w:t>
      </w:r>
      <w:r w:rsidR="00753797">
        <w:rPr>
          <w:rFonts w:ascii="Times New Roman" w:hAnsi="Times New Roman" w:cs="Times New Roman"/>
          <w:color w:val="000000"/>
          <w:u w:color="000000"/>
          <w:lang w:val="en-CA"/>
        </w:rPr>
        <w:fldChar w:fldCharType="begin"/>
      </w:r>
      <w:r w:rsidR="00753797">
        <w:rPr>
          <w:rFonts w:ascii="Times New Roman" w:hAnsi="Times New Roman" w:cs="Times New Roman"/>
          <w:color w:val="000000"/>
          <w:u w:color="000000"/>
          <w:lang w:val="en-CA"/>
        </w:rPr>
        <w:instrText xml:space="preserve"> ADDIN ZOTERO_ITEM CSL_CITATION {"citationID":"apbOvAtt","properties":{"formattedCitation":"(Government of Canada, 2022b)","plainCitation":"(Government of Canada, 2022b)","noteIndex":0},"citationItems":[{"id":971,"uris":["http://zotero.org/users/16770306/items/428CZ78I"],"itemData":{"id":971,"type":"webpage","abstract":"Statistics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00753797">
        <w:rPr>
          <w:rFonts w:ascii="Times New Roman" w:hAnsi="Times New Roman" w:cs="Times New Roman"/>
          <w:color w:val="000000"/>
          <w:u w:color="000000"/>
          <w:lang w:val="en-CA"/>
        </w:rPr>
        <w:fldChar w:fldCharType="separate"/>
      </w:r>
      <w:r w:rsidR="00753797">
        <w:rPr>
          <w:rFonts w:ascii="Times New Roman" w:hAnsi="Times New Roman" w:cs="Times New Roman"/>
          <w:noProof/>
          <w:color w:val="000000"/>
          <w:u w:color="000000"/>
          <w:lang w:val="en-CA"/>
        </w:rPr>
        <w:t>(Government of Canada, 2022b)</w:t>
      </w:r>
      <w:r w:rsidR="00753797">
        <w:rPr>
          <w:rFonts w:ascii="Times New Roman" w:hAnsi="Times New Roman" w:cs="Times New Roman"/>
          <w:color w:val="000000"/>
          <w:u w:color="000000"/>
          <w:lang w:val="en-CA"/>
        </w:rPr>
        <w:fldChar w:fldCharType="end"/>
      </w:r>
      <w:r w:rsidR="00935AF0">
        <w:rPr>
          <w:rFonts w:ascii="Times New Roman" w:hAnsi="Times New Roman" w:cs="Times New Roman"/>
          <w:color w:val="000000"/>
          <w:u w:color="000000"/>
          <w:lang w:val="en-CA"/>
        </w:rPr>
        <w:t>.</w:t>
      </w:r>
      <w:r w:rsidR="00314F96">
        <w:rPr>
          <w:rFonts w:ascii="Times New Roman" w:hAnsi="Times New Roman" w:cs="Times New Roman"/>
          <w:color w:val="000000"/>
          <w:u w:color="000000"/>
          <w:lang w:val="en-CA"/>
        </w:rPr>
        <w:t xml:space="preserve"> </w:t>
      </w:r>
      <w:r w:rsidR="003366E1">
        <w:rPr>
          <w:rFonts w:ascii="Times New Roman" w:hAnsi="Times New Roman" w:cs="Times New Roman"/>
          <w:color w:val="000000"/>
          <w:u w:color="000000"/>
          <w:lang w:val="en-CA"/>
        </w:rPr>
        <w:t>The city of Montreal pledged to</w:t>
      </w:r>
      <w:r w:rsidR="00613828">
        <w:rPr>
          <w:rFonts w:ascii="Times New Roman" w:hAnsi="Times New Roman" w:cs="Times New Roman"/>
          <w:color w:val="000000"/>
          <w:u w:color="000000"/>
          <w:lang w:val="en-CA"/>
        </w:rPr>
        <w:t xml:space="preserve"> </w:t>
      </w:r>
      <w:r w:rsidR="00D847D3">
        <w:rPr>
          <w:rFonts w:ascii="Times New Roman" w:hAnsi="Times New Roman" w:cs="Times New Roman"/>
          <w:color w:val="000000"/>
          <w:u w:color="000000"/>
          <w:lang w:val="en-CA"/>
        </w:rPr>
        <w:t>convert 10% of its territory into protected natural areas that contribute to the preservation of biodiversity</w:t>
      </w:r>
      <w:r w:rsidR="007D5566">
        <w:rPr>
          <w:rFonts w:ascii="Times New Roman" w:hAnsi="Times New Roman" w:cs="Times New Roman"/>
          <w:color w:val="000000"/>
          <w:u w:color="000000"/>
          <w:lang w:val="en-CA"/>
        </w:rPr>
        <w:t xml:space="preserve"> by 2030</w:t>
      </w:r>
      <w:r w:rsidR="000D5248">
        <w:rPr>
          <w:rFonts w:ascii="Times New Roman" w:hAnsi="Times New Roman" w:cs="Times New Roman"/>
          <w:color w:val="000000"/>
          <w:u w:color="000000"/>
          <w:lang w:val="en-CA"/>
        </w:rPr>
        <w:t xml:space="preserve">, and </w:t>
      </w:r>
      <w:r w:rsidR="007D5566">
        <w:rPr>
          <w:rFonts w:ascii="Times New Roman" w:hAnsi="Times New Roman" w:cs="Times New Roman"/>
          <w:color w:val="000000"/>
          <w:u w:color="000000"/>
          <w:lang w:val="en-CA"/>
        </w:rPr>
        <w:t xml:space="preserve">is now reporting </w:t>
      </w:r>
      <w:r w:rsidR="00AB28FA">
        <w:rPr>
          <w:rFonts w:ascii="Times New Roman" w:hAnsi="Times New Roman" w:cs="Times New Roman"/>
          <w:color w:val="000000"/>
          <w:u w:color="000000"/>
          <w:lang w:val="en-CA"/>
        </w:rPr>
        <w:t>to have reached 7.6%</w:t>
      </w:r>
      <w:r w:rsidR="000D5248">
        <w:rPr>
          <w:rFonts w:ascii="Times New Roman" w:hAnsi="Times New Roman" w:cs="Times New Roman"/>
          <w:color w:val="000000"/>
          <w:u w:color="000000"/>
          <w:lang w:val="en-CA"/>
        </w:rPr>
        <w:t xml:space="preserve"> </w:t>
      </w:r>
      <w:r w:rsidR="006D20DD">
        <w:rPr>
          <w:rFonts w:ascii="Times New Roman" w:hAnsi="Times New Roman" w:cs="Times New Roman"/>
          <w:color w:val="000000"/>
          <w:u w:color="000000"/>
          <w:lang w:val="en-CA"/>
        </w:rPr>
        <w:fldChar w:fldCharType="begin"/>
      </w:r>
      <w:r w:rsidR="006D20DD">
        <w:rPr>
          <w:rFonts w:ascii="Times New Roman" w:hAnsi="Times New Roman" w:cs="Times New Roman"/>
          <w:color w:val="000000"/>
          <w:u w:color="000000"/>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006D20DD">
        <w:rPr>
          <w:rFonts w:ascii="Times New Roman" w:hAnsi="Times New Roman" w:cs="Times New Roman"/>
          <w:color w:val="000000"/>
          <w:u w:color="000000"/>
          <w:lang w:val="en-CA"/>
        </w:rPr>
        <w:fldChar w:fldCharType="separate"/>
      </w:r>
      <w:r w:rsidR="006D20DD">
        <w:rPr>
          <w:rFonts w:ascii="Times New Roman" w:hAnsi="Times New Roman" w:cs="Times New Roman"/>
          <w:noProof/>
          <w:color w:val="000000"/>
          <w:u w:color="000000"/>
          <w:lang w:val="en-CA"/>
        </w:rPr>
        <w:t>(City of Montreal, 2024)</w:t>
      </w:r>
      <w:r w:rsidR="006D20DD">
        <w:rPr>
          <w:rFonts w:ascii="Times New Roman" w:hAnsi="Times New Roman" w:cs="Times New Roman"/>
          <w:color w:val="000000"/>
          <w:u w:color="000000"/>
          <w:lang w:val="en-CA"/>
        </w:rPr>
        <w:fldChar w:fldCharType="end"/>
      </w:r>
      <w:r w:rsidR="00D847D3">
        <w:rPr>
          <w:rFonts w:ascii="Times New Roman" w:hAnsi="Times New Roman" w:cs="Times New Roman"/>
          <w:color w:val="000000"/>
          <w:u w:color="000000"/>
          <w:lang w:val="en-CA"/>
        </w:rPr>
        <w:t>.</w:t>
      </w:r>
      <w:r w:rsidR="00145CA0">
        <w:rPr>
          <w:rFonts w:ascii="Times New Roman" w:hAnsi="Times New Roman" w:cs="Times New Roman"/>
          <w:color w:val="000000"/>
          <w:u w:color="000000"/>
          <w:lang w:val="en-CA"/>
        </w:rPr>
        <w:t xml:space="preserve"> The Montreal climate </w:t>
      </w:r>
      <w:r w:rsidR="00847D6E">
        <w:rPr>
          <w:rFonts w:ascii="Times New Roman" w:hAnsi="Times New Roman" w:cs="Times New Roman"/>
          <w:color w:val="000000"/>
          <w:u w:color="000000"/>
          <w:lang w:val="en-CA"/>
        </w:rPr>
        <w:t xml:space="preserve">is divided in four distinct seasons, </w:t>
      </w:r>
      <w:r w:rsidR="00234F2D">
        <w:rPr>
          <w:rFonts w:ascii="Times New Roman" w:hAnsi="Times New Roman" w:cs="Times New Roman"/>
          <w:color w:val="000000"/>
          <w:u w:color="000000"/>
          <w:lang w:val="en-CA"/>
        </w:rPr>
        <w:t>including cold winters with temperatures</w:t>
      </w:r>
      <w:r w:rsidR="00C440B2">
        <w:rPr>
          <w:rFonts w:ascii="Times New Roman" w:hAnsi="Times New Roman" w:cs="Times New Roman"/>
          <w:color w:val="000000"/>
          <w:u w:color="000000"/>
          <w:lang w:val="en-CA"/>
        </w:rPr>
        <w:t xml:space="preserve"> often reaching -10 ˚C, while the summers are usually hot and humid with temperatures </w:t>
      </w:r>
      <w:r w:rsidR="00513E3F">
        <w:rPr>
          <w:rFonts w:ascii="Times New Roman" w:hAnsi="Times New Roman" w:cs="Times New Roman"/>
          <w:color w:val="000000"/>
          <w:u w:color="000000"/>
          <w:lang w:val="en-CA"/>
        </w:rPr>
        <w:t xml:space="preserve">around 23 ˚C </w:t>
      </w:r>
      <w:r w:rsidR="00023F29">
        <w:rPr>
          <w:rFonts w:ascii="Times New Roman" w:hAnsi="Times New Roman" w:cs="Times New Roman"/>
          <w:color w:val="000000"/>
          <w:u w:color="000000"/>
          <w:lang w:val="en-CA"/>
        </w:rPr>
        <w:fldChar w:fldCharType="begin"/>
      </w:r>
      <w:r w:rsidR="00A544E9">
        <w:rPr>
          <w:rFonts w:ascii="Times New Roman" w:hAnsi="Times New Roman" w:cs="Times New Roman"/>
          <w:color w:val="000000"/>
          <w:u w:color="000000"/>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00023F29">
        <w:rPr>
          <w:rFonts w:ascii="Times New Roman" w:hAnsi="Times New Roman" w:cs="Times New Roman"/>
          <w:color w:val="000000"/>
          <w:u w:color="000000"/>
          <w:lang w:val="en-CA"/>
        </w:rPr>
        <w:fldChar w:fldCharType="separate"/>
      </w:r>
      <w:r w:rsidR="00A544E9">
        <w:rPr>
          <w:rFonts w:ascii="Times New Roman" w:hAnsi="Times New Roman" w:cs="Times New Roman"/>
          <w:noProof/>
          <w:color w:val="000000"/>
          <w:u w:color="000000"/>
          <w:lang w:val="en-CA"/>
        </w:rPr>
        <w:t>(McGill University, 2025)</w:t>
      </w:r>
      <w:r w:rsidR="00023F29">
        <w:rPr>
          <w:rFonts w:ascii="Times New Roman" w:hAnsi="Times New Roman" w:cs="Times New Roman"/>
          <w:color w:val="000000"/>
          <w:u w:color="000000"/>
          <w:lang w:val="en-CA"/>
        </w:rPr>
        <w:fldChar w:fldCharType="end"/>
      </w:r>
      <w:r w:rsidR="00513E3F">
        <w:rPr>
          <w:rFonts w:ascii="Times New Roman" w:hAnsi="Times New Roman" w:cs="Times New Roman"/>
          <w:color w:val="000000"/>
          <w:u w:color="000000"/>
          <w:lang w:val="en-CA"/>
        </w:rPr>
        <w:t>.</w:t>
      </w:r>
      <w:r w:rsidR="00D847D3">
        <w:rPr>
          <w:rFonts w:ascii="Times New Roman" w:hAnsi="Times New Roman" w:cs="Times New Roman"/>
          <w:color w:val="000000"/>
          <w:u w:color="000000"/>
          <w:lang w:val="en-CA"/>
        </w:rPr>
        <w:t xml:space="preserve"> </w:t>
      </w:r>
      <w:r w:rsidR="000D5248">
        <w:rPr>
          <w:rFonts w:ascii="Times New Roman" w:hAnsi="Times New Roman" w:cs="Times New Roman"/>
          <w:color w:val="000000"/>
          <w:u w:color="000000"/>
          <w:lang w:val="en-CA"/>
        </w:rPr>
        <w:t xml:space="preserve"> </w:t>
      </w:r>
      <w:commentRangeStart w:id="180"/>
      <w:r w:rsidRPr="0094673A" w:rsidR="0094673A">
        <w:rPr>
          <w:rFonts w:ascii="Times New Roman" w:hAnsi="Times New Roman" w:cs="Times New Roman"/>
          <w:color w:val="000000"/>
          <w:u w:color="000000"/>
          <w:lang w:val="en-CA"/>
        </w:rPr>
        <w:t>This</w:t>
      </w:r>
      <w:commentRangeEnd w:id="180"/>
      <w:r w:rsidR="006D1B25">
        <w:rPr>
          <w:rStyle w:val="CommentReference"/>
        </w:rPr>
        <w:commentReference w:id="180"/>
      </w:r>
      <w:r w:rsidRPr="0094673A" w:rsidR="0094673A">
        <w:rPr>
          <w:rFonts w:ascii="Times New Roman" w:hAnsi="Times New Roman" w:cs="Times New Roman"/>
          <w:color w:val="000000"/>
          <w:u w:color="000000"/>
          <w:lang w:val="en-CA"/>
        </w:rPr>
        <w:t xml:space="preserve"> research was conducted in three study sites with varying levels of urbanization. Each site includes two release locations randomly assigned to the individuals. The first study site is at the McGill Bird Observatory (MBO), located on the western end of the island of Montreal (45˚25’51.</w:t>
      </w:r>
      <w:proofErr w:type="gramStart"/>
      <w:r w:rsidRPr="0094673A" w:rsidR="0094673A">
        <w:rPr>
          <w:rFonts w:ascii="Times New Roman" w:hAnsi="Times New Roman" w:cs="Times New Roman"/>
          <w:color w:val="000000"/>
          <w:u w:color="000000"/>
          <w:lang w:val="en-CA"/>
        </w:rPr>
        <w:t>4”N</w:t>
      </w:r>
      <w:proofErr w:type="gramEnd"/>
      <w:r w:rsidRPr="0094673A" w:rsidR="0094673A">
        <w:rPr>
          <w:rFonts w:ascii="Times New Roman" w:hAnsi="Times New Roman" w:cs="Times New Roman"/>
          <w:color w:val="000000"/>
          <w:u w:color="000000"/>
          <w:lang w:val="en-CA"/>
        </w:rPr>
        <w:t xml:space="preserve"> 73˚56’18.</w:t>
      </w:r>
      <w:proofErr w:type="gramStart"/>
      <w:r w:rsidRPr="0094673A" w:rsidR="0094673A">
        <w:rPr>
          <w:rFonts w:ascii="Times New Roman" w:hAnsi="Times New Roman" w:cs="Times New Roman"/>
          <w:color w:val="000000"/>
          <w:u w:color="000000"/>
          <w:lang w:val="en-CA"/>
        </w:rPr>
        <w:t>5”W</w:t>
      </w:r>
      <w:proofErr w:type="gramEnd"/>
      <w:r w:rsidRPr="0094673A" w:rsidR="0094673A">
        <w:rPr>
          <w:rFonts w:ascii="Times New Roman" w:hAnsi="Times New Roman" w:cs="Times New Roman"/>
          <w:color w:val="000000"/>
          <w:u w:color="000000"/>
          <w:lang w:val="en-CA"/>
        </w:rPr>
        <w:t xml:space="preserve">). The MBO </w:t>
      </w:r>
      <w:r w:rsidR="00F25844">
        <w:rPr>
          <w:rFonts w:ascii="Times New Roman" w:hAnsi="Times New Roman" w:cs="Times New Roman"/>
          <w:color w:val="000000"/>
          <w:u w:color="000000"/>
          <w:lang w:val="en-CA"/>
        </w:rPr>
        <w:t>is our least urban site</w:t>
      </w:r>
      <w:r w:rsidRPr="0094673A" w:rsidR="0094673A">
        <w:rPr>
          <w:rFonts w:ascii="Times New Roman" w:hAnsi="Times New Roman" w:cs="Times New Roman"/>
          <w:color w:val="000000"/>
          <w:u w:color="000000"/>
          <w:lang w:val="en-CA"/>
        </w:rPr>
        <w:t>, being part of the 30 km</w:t>
      </w:r>
      <w:r w:rsidRPr="0094673A" w:rsidR="0094673A">
        <w:rPr>
          <w:rFonts w:ascii="Times New Roman" w:hAnsi="Times New Roman" w:cs="Times New Roman"/>
          <w:color w:val="000000"/>
          <w:u w:color="000000"/>
          <w:vertAlign w:val="superscript"/>
          <w:lang w:val="en-CA"/>
        </w:rPr>
        <w:t>2</w:t>
      </w:r>
      <w:r w:rsidRPr="0094673A" w:rsidR="0094673A">
        <w:rPr>
          <w:rFonts w:ascii="Times New Roman" w:hAnsi="Times New Roman" w:cs="Times New Roman"/>
          <w:color w:val="000000"/>
          <w:u w:color="000000"/>
          <w:lang w:val="en-CA"/>
        </w:rPr>
        <w:t xml:space="preserve"> of the </w:t>
      </w:r>
      <w:r w:rsidRPr="0094673A" w:rsidR="0094673A">
        <w:rPr>
          <w:rFonts w:ascii="Times New Roman" w:hAnsi="Times New Roman" w:cs="Times New Roman"/>
          <w:i/>
          <w:iCs/>
          <w:color w:val="000000"/>
          <w:u w:color="000000"/>
          <w:lang w:val="en-CA"/>
        </w:rPr>
        <w:t xml:space="preserve">Grand parc de </w:t>
      </w:r>
      <w:proofErr w:type="spellStart"/>
      <w:r w:rsidRPr="0094673A" w:rsidR="0094673A">
        <w:rPr>
          <w:rFonts w:ascii="Times New Roman" w:hAnsi="Times New Roman" w:cs="Times New Roman"/>
          <w:i/>
          <w:iCs/>
          <w:color w:val="000000"/>
          <w:u w:color="000000"/>
          <w:lang w:val="en-CA"/>
        </w:rPr>
        <w:t>l’Ouest</w:t>
      </w:r>
      <w:proofErr w:type="spellEnd"/>
      <w:r w:rsidRPr="0094673A" w:rsidR="0094673A">
        <w:rPr>
          <w:rFonts w:ascii="Times New Roman" w:hAnsi="Times New Roman" w:cs="Times New Roman"/>
          <w:color w:val="000000"/>
          <w:u w:color="000000"/>
          <w:lang w:val="en-CA"/>
        </w:rPr>
        <w:t xml:space="preserve">. The second study site is in the </w:t>
      </w:r>
      <w:r w:rsidR="00F25844">
        <w:rPr>
          <w:rFonts w:ascii="Times New Roman" w:hAnsi="Times New Roman" w:cs="Times New Roman"/>
          <w:color w:val="000000"/>
          <w:u w:color="000000"/>
          <w:lang w:val="en-CA"/>
        </w:rPr>
        <w:t xml:space="preserve">Town of </w:t>
      </w:r>
      <w:r w:rsidRPr="0094673A" w:rsidR="0094673A">
        <w:rPr>
          <w:rFonts w:ascii="Times New Roman" w:hAnsi="Times New Roman" w:cs="Times New Roman"/>
          <w:color w:val="000000"/>
          <w:u w:color="000000"/>
          <w:lang w:val="en-CA"/>
        </w:rPr>
        <w:t xml:space="preserve">Baie </w:t>
      </w:r>
      <w:proofErr w:type="spellStart"/>
      <w:r w:rsidRPr="0094673A" w:rsidR="0094673A">
        <w:rPr>
          <w:rFonts w:ascii="Times New Roman" w:hAnsi="Times New Roman" w:cs="Times New Roman"/>
          <w:color w:val="000000"/>
          <w:u w:color="000000"/>
          <w:lang w:val="en-CA"/>
        </w:rPr>
        <w:t>d’Urfé</w:t>
      </w:r>
      <w:proofErr w:type="spellEnd"/>
      <w:r w:rsidRPr="0094673A" w:rsidR="0094673A">
        <w:rPr>
          <w:rFonts w:ascii="Times New Roman" w:hAnsi="Times New Roman" w:cs="Times New Roman"/>
          <w:color w:val="000000"/>
          <w:u w:color="000000"/>
          <w:lang w:val="en-CA"/>
        </w:rPr>
        <w:t xml:space="preserve"> (BDU)</w:t>
      </w:r>
      <w:r w:rsidR="00C23EC3">
        <w:rPr>
          <w:rFonts w:ascii="Times New Roman" w:hAnsi="Times New Roman" w:cs="Times New Roman"/>
          <w:color w:val="000000"/>
          <w:u w:color="000000"/>
          <w:lang w:val="en-CA"/>
        </w:rPr>
        <w:t xml:space="preserve">, serving as our suburban site </w:t>
      </w:r>
      <w:r w:rsidRPr="0094673A" w:rsidR="0094673A">
        <w:rPr>
          <w:rFonts w:ascii="Times New Roman" w:hAnsi="Times New Roman" w:cs="Times New Roman"/>
          <w:color w:val="000000"/>
          <w:u w:color="000000"/>
          <w:lang w:val="en-CA"/>
        </w:rPr>
        <w:t>(45˚24’39.</w:t>
      </w:r>
      <w:proofErr w:type="gramStart"/>
      <w:r w:rsidRPr="0094673A" w:rsidR="0094673A">
        <w:rPr>
          <w:rFonts w:ascii="Times New Roman" w:hAnsi="Times New Roman" w:cs="Times New Roman"/>
          <w:color w:val="000000"/>
          <w:u w:color="000000"/>
          <w:lang w:val="en-CA"/>
        </w:rPr>
        <w:t>2”N</w:t>
      </w:r>
      <w:proofErr w:type="gramEnd"/>
      <w:r w:rsidRPr="0094673A" w:rsidR="0094673A">
        <w:rPr>
          <w:rFonts w:ascii="Times New Roman" w:hAnsi="Times New Roman" w:cs="Times New Roman"/>
          <w:color w:val="000000"/>
          <w:u w:color="000000"/>
          <w:lang w:val="en-CA"/>
        </w:rPr>
        <w:t xml:space="preserve"> 73˚55’50.</w:t>
      </w:r>
      <w:proofErr w:type="gramStart"/>
      <w:r w:rsidRPr="0094673A" w:rsidR="0094673A">
        <w:rPr>
          <w:rFonts w:ascii="Times New Roman" w:hAnsi="Times New Roman" w:cs="Times New Roman"/>
          <w:color w:val="000000"/>
          <w:u w:color="000000"/>
          <w:lang w:val="en-CA"/>
        </w:rPr>
        <w:t>0”W</w:t>
      </w:r>
      <w:proofErr w:type="gramEnd"/>
      <w:r w:rsidRPr="0094673A" w:rsidR="0094673A">
        <w:rPr>
          <w:rFonts w:ascii="Times New Roman" w:hAnsi="Times New Roman" w:cs="Times New Roman"/>
          <w:color w:val="000000"/>
          <w:u w:color="000000"/>
          <w:lang w:val="en-CA"/>
        </w:rPr>
        <w:t>). The final study site is in the Notre-Dame-de-Grâce neighbourhood</w:t>
      </w:r>
      <w:r w:rsidR="00C23EC3">
        <w:rPr>
          <w:rFonts w:ascii="Times New Roman" w:hAnsi="Times New Roman" w:cs="Times New Roman"/>
          <w:color w:val="000000"/>
          <w:u w:color="000000"/>
          <w:lang w:val="en-CA"/>
        </w:rPr>
        <w:t xml:space="preserve">, serving as our dense urban location </w:t>
      </w:r>
      <w:r w:rsidRPr="0094673A" w:rsidR="0094673A">
        <w:rPr>
          <w:rFonts w:ascii="Times New Roman" w:hAnsi="Times New Roman" w:cs="Times New Roman"/>
          <w:color w:val="000000"/>
          <w:u w:color="000000"/>
          <w:lang w:val="en-CA"/>
        </w:rPr>
        <w:t>(45˚27’35.</w:t>
      </w:r>
      <w:proofErr w:type="gramStart"/>
      <w:r w:rsidRPr="0094673A" w:rsidR="0094673A">
        <w:rPr>
          <w:rFonts w:ascii="Times New Roman" w:hAnsi="Times New Roman" w:cs="Times New Roman"/>
          <w:color w:val="000000"/>
          <w:u w:color="000000"/>
          <w:lang w:val="en-CA"/>
        </w:rPr>
        <w:t>7”N</w:t>
      </w:r>
      <w:proofErr w:type="gramEnd"/>
      <w:r w:rsidRPr="0094673A" w:rsidR="0094673A">
        <w:rPr>
          <w:rFonts w:ascii="Times New Roman" w:hAnsi="Times New Roman" w:cs="Times New Roman"/>
          <w:color w:val="000000"/>
          <w:u w:color="000000"/>
          <w:lang w:val="en-CA"/>
        </w:rPr>
        <w:t xml:space="preserve"> 73˚38’30.</w:t>
      </w:r>
      <w:proofErr w:type="gramStart"/>
      <w:r w:rsidRPr="0094673A" w:rsidR="0094673A">
        <w:rPr>
          <w:rFonts w:ascii="Times New Roman" w:hAnsi="Times New Roman" w:cs="Times New Roman"/>
          <w:color w:val="000000"/>
          <w:u w:color="000000"/>
          <w:lang w:val="en-CA"/>
        </w:rPr>
        <w:t>2”W</w:t>
      </w:r>
      <w:proofErr w:type="gramEnd"/>
      <w:r w:rsidRPr="0094673A" w:rsidR="0094673A">
        <w:rPr>
          <w:rFonts w:ascii="Times New Roman" w:hAnsi="Times New Roman" w:cs="Times New Roman"/>
          <w:color w:val="000000"/>
          <w:u w:color="000000"/>
          <w:lang w:val="en-CA"/>
        </w:rPr>
        <w:t xml:space="preserve">). </w:t>
      </w:r>
      <w:r w:rsidR="003239E7">
        <w:rPr>
          <w:rFonts w:ascii="Times New Roman" w:hAnsi="Times New Roman" w:cs="Times New Roman"/>
          <w:color w:val="000000"/>
          <w:u w:color="000000"/>
          <w:lang w:val="en-CA"/>
        </w:rPr>
        <w:t>Because</w:t>
      </w:r>
      <w:r w:rsidRPr="0094673A" w:rsidR="0094673A">
        <w:rPr>
          <w:rFonts w:ascii="Times New Roman" w:hAnsi="Times New Roman" w:cs="Times New Roman"/>
          <w:color w:val="000000"/>
          <w:u w:color="000000"/>
          <w:lang w:val="en-CA"/>
        </w:rPr>
        <w:t xml:space="preserve"> the </w:t>
      </w:r>
      <w:r w:rsidR="00363650">
        <w:rPr>
          <w:rFonts w:ascii="Times New Roman" w:hAnsi="Times New Roman" w:cs="Times New Roman"/>
          <w:color w:val="000000"/>
          <w:u w:color="000000"/>
          <w:lang w:val="en-CA"/>
        </w:rPr>
        <w:t>northern cardinal</w:t>
      </w:r>
      <w:r w:rsidRPr="0094673A" w:rsidR="0094673A">
        <w:rPr>
          <w:rFonts w:ascii="Times New Roman" w:hAnsi="Times New Roman" w:cs="Times New Roman"/>
          <w:color w:val="000000"/>
          <w:u w:color="000000"/>
          <w:lang w:val="en-CA"/>
        </w:rPr>
        <w:t xml:space="preserve"> can be found in all three </w:t>
      </w:r>
      <w:r w:rsidR="00C23EC3">
        <w:rPr>
          <w:rFonts w:ascii="Times New Roman" w:hAnsi="Times New Roman" w:cs="Times New Roman"/>
          <w:color w:val="000000"/>
          <w:u w:color="000000"/>
          <w:lang w:val="en-CA"/>
        </w:rPr>
        <w:t>sites</w:t>
      </w:r>
      <w:r w:rsidRPr="0094673A" w:rsidR="0094673A">
        <w:rPr>
          <w:rFonts w:ascii="Times New Roman" w:hAnsi="Times New Roman" w:cs="Times New Roman"/>
          <w:color w:val="000000"/>
          <w:u w:color="000000"/>
          <w:lang w:val="en-CA"/>
        </w:rPr>
        <w:t xml:space="preserve">, </w:t>
      </w:r>
      <w:r w:rsidR="004C14A2">
        <w:rPr>
          <w:rFonts w:ascii="Times New Roman" w:hAnsi="Times New Roman" w:cs="Times New Roman"/>
          <w:color w:val="000000"/>
          <w:u w:color="000000"/>
          <w:lang w:val="en-CA"/>
        </w:rPr>
        <w:t>we</w:t>
      </w:r>
      <w:r w:rsidRPr="0094673A" w:rsidR="0094673A">
        <w:rPr>
          <w:rFonts w:ascii="Times New Roman" w:hAnsi="Times New Roman" w:cs="Times New Roman"/>
          <w:color w:val="000000"/>
          <w:u w:color="000000"/>
          <w:lang w:val="en-CA"/>
        </w:rPr>
        <w:t xml:space="preserve"> assumed that the translocated birds would be able to survive and thrive at each </w:t>
      </w:r>
      <w:r w:rsidR="00C23EC3">
        <w:rPr>
          <w:rFonts w:ascii="Times New Roman" w:hAnsi="Times New Roman" w:cs="Times New Roman"/>
          <w:color w:val="000000"/>
          <w:u w:color="000000"/>
          <w:lang w:val="en-CA"/>
        </w:rPr>
        <w:t>location</w:t>
      </w:r>
      <w:r w:rsidRPr="0094673A" w:rsidR="0094673A">
        <w:rPr>
          <w:rFonts w:ascii="Times New Roman" w:hAnsi="Times New Roman" w:cs="Times New Roman"/>
          <w:color w:val="000000"/>
          <w:u w:color="000000"/>
          <w:lang w:val="en-CA"/>
        </w:rPr>
        <w:t>.</w:t>
      </w:r>
    </w:p>
    <w:p w:rsidR="0094673A" w:rsidP="005302AF" w:rsidRDefault="005302AF" w14:paraId="2358D95E" w14:textId="2EA62893">
      <w:pPr>
        <w:autoSpaceDE w:val="0"/>
        <w:autoSpaceDN w:val="0"/>
        <w:adjustRightInd w:val="0"/>
        <w:spacing w:line="480" w:lineRule="auto"/>
        <w:jc w:val="both"/>
        <w:rPr>
          <w:rFonts w:ascii="Times New Roman" w:hAnsi="Times New Roman" w:cs="Times New Roman"/>
          <w:noProof/>
          <w:color w:val="000000"/>
          <w:u w:color="000000"/>
          <w:lang w:val="en-CA"/>
        </w:rPr>
      </w:pPr>
      <w:r w:rsidRPr="005302AF">
        <w:rPr>
          <w:rFonts w:ascii="Times New Roman" w:hAnsi="Times New Roman" w:cs="Times New Roman"/>
          <w:b/>
          <w:bCs/>
          <w:color w:val="000000"/>
          <w:u w:color="000000"/>
          <w:lang w:val="en-CA"/>
        </w:rPr>
        <w:t xml:space="preserve"> </w:t>
      </w:r>
      <w:ins w:author="Anne-Marie Cousineau" w:date="2025-07-28T14:43:00Z" w16du:dateUtc="2025-07-28T18:43:00Z" w:id="181">
        <w:r w:rsidRPr="000F11D6">
          <w:rPr>
            <w:rFonts w:ascii="Times New Roman" w:hAnsi="Times New Roman" w:cs="Times New Roman"/>
            <w:b/>
            <w:bCs/>
            <w:color w:val="000000"/>
            <w:u w:color="000000"/>
            <w:lang w:val="en-CA"/>
          </w:rPr>
          <w:drawing>
            <wp:inline distT="0" distB="0" distL="0" distR="0" wp14:anchorId="184B9BFC" wp14:editId="69BCD607">
              <wp:extent cx="5943600" cy="4568190"/>
              <wp:effectExtent l="12700" t="12700" r="12700" b="165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3"/>
                      <a:stretch>
                        <a:fillRect/>
                      </a:stretch>
                    </pic:blipFill>
                    <pic:spPr>
                      <a:xfrm>
                        <a:off x="0" y="0"/>
                        <a:ext cx="5943600" cy="4568190"/>
                      </a:xfrm>
                      <a:prstGeom prst="rect">
                        <a:avLst/>
                      </a:prstGeom>
                      <a:ln>
                        <a:solidFill>
                          <a:schemeClr val="tx1"/>
                        </a:solidFill>
                      </a:ln>
                    </pic:spPr>
                  </pic:pic>
                </a:graphicData>
              </a:graphic>
            </wp:inline>
          </w:drawing>
        </w:r>
      </w:ins>
    </w:p>
    <w:p w:rsidR="00A4274A" w:rsidP="005302AF" w:rsidRDefault="00DB066B" w14:paraId="4CF8848A" w14:textId="1FF657B0">
      <w:pPr>
        <w:spacing w:line="480" w:lineRule="auto"/>
        <w:jc w:val="both"/>
        <w:rPr>
          <w:rFonts w:ascii="Times New Roman" w:hAnsi="Times New Roman" w:cs="Times New Roman"/>
          <w:lang w:val="en-CA"/>
        </w:rPr>
      </w:pPr>
      <w:r w:rsidRPr="008E7FCC">
        <w:rPr>
          <w:rFonts w:ascii="Times New Roman" w:hAnsi="Times New Roman" w:cs="Times New Roman"/>
          <w:b/>
          <w:bCs/>
          <w:color w:val="000000"/>
          <w:u w:color="000000"/>
          <w:lang w:val="en-CA"/>
        </w:rPr>
        <w:t>Figure</w:t>
      </w:r>
      <w:r w:rsidR="00CB75C6">
        <w:rPr>
          <w:rFonts w:ascii="Times New Roman" w:hAnsi="Times New Roman" w:cs="Times New Roman"/>
          <w:b/>
          <w:bCs/>
          <w:color w:val="000000"/>
          <w:u w:color="000000"/>
          <w:lang w:val="en-CA"/>
        </w:rPr>
        <w:t xml:space="preserve"> </w:t>
      </w:r>
      <w:r w:rsidR="00677B2A">
        <w:rPr>
          <w:rFonts w:ascii="Times New Roman" w:hAnsi="Times New Roman" w:cs="Times New Roman"/>
          <w:b/>
          <w:bCs/>
          <w:color w:val="000000"/>
          <w:u w:color="000000"/>
          <w:lang w:val="en-CA"/>
        </w:rPr>
        <w:t>2</w:t>
      </w:r>
      <w:r w:rsidR="00CB75C6">
        <w:rPr>
          <w:rFonts w:ascii="Times New Roman" w:hAnsi="Times New Roman" w:cs="Times New Roman"/>
          <w:b/>
          <w:bCs/>
          <w:color w:val="000000"/>
          <w:u w:color="000000"/>
          <w:lang w:val="en-CA"/>
        </w:rPr>
        <w:t xml:space="preserve">. </w:t>
      </w:r>
      <w:r w:rsidRPr="006B2035" w:rsidR="00CB75C6">
        <w:rPr>
          <w:rFonts w:ascii="Times New Roman" w:hAnsi="Times New Roman" w:cs="Times New Roman"/>
          <w:color w:val="000000"/>
          <w:u w:color="000000"/>
          <w:lang w:val="en-CA"/>
        </w:rPr>
        <w:t>S</w:t>
      </w:r>
      <w:r w:rsidRPr="006B2035">
        <w:rPr>
          <w:rFonts w:ascii="Times New Roman" w:hAnsi="Times New Roman" w:cs="Times New Roman"/>
          <w:color w:val="000000"/>
          <w:u w:color="000000"/>
          <w:lang w:val="en-CA"/>
        </w:rPr>
        <w:t>tudy locations on the Island of Montreal</w:t>
      </w:r>
      <w:r w:rsidR="008E7FCC">
        <w:rPr>
          <w:rFonts w:ascii="Times New Roman" w:hAnsi="Times New Roman" w:cs="Times New Roman"/>
          <w:b/>
          <w:bCs/>
          <w:color w:val="000000"/>
          <w:u w:color="000000"/>
          <w:lang w:val="en-CA"/>
        </w:rPr>
        <w:t xml:space="preserve"> </w:t>
      </w:r>
      <w:r>
        <w:rPr>
          <w:rFonts w:ascii="Times New Roman" w:hAnsi="Times New Roman" w:cs="Times New Roman"/>
          <w:color w:val="000000"/>
          <w:u w:color="000000"/>
          <w:lang w:val="en-CA"/>
        </w:rPr>
        <w:t xml:space="preserve">A) The McGill Bird Observatory (MBO) served as the less urban location out of the three (2% of the area covered by streets and/or roads). It’s located in Sainte-Anne-de-Bellevue on the </w:t>
      </w:r>
      <w:r w:rsidR="00A4274A">
        <w:rPr>
          <w:rFonts w:ascii="Times New Roman" w:hAnsi="Times New Roman" w:cs="Times New Roman"/>
          <w:color w:val="000000"/>
          <w:u w:color="000000"/>
          <w:lang w:val="en-CA"/>
        </w:rPr>
        <w:t>w</w:t>
      </w:r>
      <w:r>
        <w:rPr>
          <w:rFonts w:ascii="Times New Roman" w:hAnsi="Times New Roman" w:cs="Times New Roman"/>
          <w:color w:val="000000"/>
          <w:u w:color="000000"/>
          <w:lang w:val="en-CA"/>
        </w:rPr>
        <w:t xml:space="preserve">est side of the island. B) The residential area of Baie </w:t>
      </w:r>
      <w:proofErr w:type="spellStart"/>
      <w:r>
        <w:rPr>
          <w:rFonts w:ascii="Times New Roman" w:hAnsi="Times New Roman" w:cs="Times New Roman"/>
          <w:color w:val="000000"/>
          <w:u w:color="000000"/>
          <w:lang w:val="en-CA"/>
        </w:rPr>
        <w:t>d’Urfé</w:t>
      </w:r>
      <w:proofErr w:type="spellEnd"/>
      <w:r>
        <w:rPr>
          <w:rFonts w:ascii="Times New Roman" w:hAnsi="Times New Roman" w:cs="Times New Roman"/>
          <w:color w:val="000000"/>
          <w:u w:color="000000"/>
          <w:lang w:val="en-CA"/>
        </w:rPr>
        <w:t xml:space="preserve"> </w:t>
      </w:r>
      <w:r w:rsidR="008E7FCC">
        <w:rPr>
          <w:rFonts w:ascii="Times New Roman" w:hAnsi="Times New Roman" w:cs="Times New Roman"/>
          <w:color w:val="000000"/>
          <w:u w:color="000000"/>
          <w:lang w:val="en-CA"/>
        </w:rPr>
        <w:t xml:space="preserve">(BDU) </w:t>
      </w:r>
      <w:r>
        <w:rPr>
          <w:rFonts w:ascii="Times New Roman" w:hAnsi="Times New Roman" w:cs="Times New Roman"/>
          <w:color w:val="000000"/>
          <w:u w:color="000000"/>
          <w:lang w:val="en-CA"/>
        </w:rPr>
        <w:t>served as an intermediately urbanized location (5% of the area covered by streets and/or roads)</w:t>
      </w:r>
      <w:r w:rsidR="008E7FCC">
        <w:rPr>
          <w:rFonts w:ascii="Times New Roman" w:hAnsi="Times New Roman" w:cs="Times New Roman"/>
          <w:color w:val="000000"/>
          <w:u w:color="000000"/>
          <w:lang w:val="en-CA"/>
        </w:rPr>
        <w:t>. C) Concordia University (CON) in the Notre-Dame-de-Grâce neighbourhood served as the most urban location (13% of the area covered by streets and/or roads).</w:t>
      </w:r>
    </w:p>
    <w:p w:rsidRPr="008F1546" w:rsidR="00E67AAD" w:rsidP="008F1546" w:rsidRDefault="008222AD" w14:paraId="68795F5E" w14:textId="76FAB062">
      <w:pPr>
        <w:spacing w:line="480" w:lineRule="auto"/>
        <w:ind w:firstLine="720"/>
        <w:jc w:val="both"/>
        <w:rPr>
          <w:rFonts w:ascii="Times New Roman" w:hAnsi="Times New Roman" w:cs="Times New Roman"/>
          <w:lang w:val="en-CA"/>
        </w:rPr>
      </w:pPr>
      <w:r>
        <w:rPr>
          <w:rFonts w:ascii="Times New Roman" w:hAnsi="Times New Roman" w:cs="Times New Roman"/>
          <w:lang w:val="en-CA"/>
        </w:rPr>
        <w:t>All translocation sites had a significantly different level of urbanization from one another (</w:t>
      </w:r>
      <w:r>
        <w:rPr>
          <w:rFonts w:ascii="Times New Roman" w:hAnsi="Times New Roman" w:cs="Times New Roman"/>
          <w:i/>
          <w:iCs/>
          <w:lang w:val="en-CA"/>
        </w:rPr>
        <w:t>p</w:t>
      </w:r>
      <w:r>
        <w:rPr>
          <w:rFonts w:ascii="Times New Roman" w:hAnsi="Times New Roman" w:cs="Times New Roman"/>
          <w:lang w:val="en-CA"/>
        </w:rPr>
        <w:t xml:space="preserve"> &lt; 0.001</w:t>
      </w:r>
      <w:r w:rsidR="001D3B87">
        <w:rPr>
          <w:rFonts w:ascii="Times New Roman" w:hAnsi="Times New Roman" w:cs="Times New Roman"/>
          <w:lang w:val="en-CA"/>
        </w:rPr>
        <w:t>) based on</w:t>
      </w:r>
      <w:commentRangeStart w:id="182"/>
      <w:r>
        <w:rPr>
          <w:rFonts w:ascii="Times New Roman" w:hAnsi="Times New Roman" w:cs="Times New Roman"/>
          <w:lang w:val="en-CA"/>
        </w:rPr>
        <w:t xml:space="preserve"> population density data from the </w:t>
      </w:r>
      <w:proofErr w:type="spellStart"/>
      <w:r>
        <w:rPr>
          <w:rFonts w:ascii="Times New Roman" w:hAnsi="Times New Roman" w:cs="Times New Roman"/>
          <w:lang w:val="en-CA"/>
        </w:rPr>
        <w:t>Cancensus</w:t>
      </w:r>
      <w:proofErr w:type="spellEnd"/>
      <w:r>
        <w:rPr>
          <w:rFonts w:ascii="Times New Roman" w:hAnsi="Times New Roman" w:cs="Times New Roman"/>
          <w:lang w:val="en-CA"/>
        </w:rPr>
        <w:t xml:space="preserve"> packages, using census data from the Government of Canada for the year 2021.</w:t>
      </w:r>
      <w:commentRangeEnd w:id="182"/>
      <w:r>
        <w:rPr>
          <w:rStyle w:val="CommentReference"/>
        </w:rPr>
        <w:commentReference w:id="182"/>
      </w:r>
      <w:r>
        <w:rPr>
          <w:rFonts w:ascii="Times New Roman" w:hAnsi="Times New Roman" w:cs="Times New Roman"/>
          <w:lang w:val="en-CA"/>
        </w:rPr>
        <w:t xml:space="preserve"> </w:t>
      </w:r>
      <w:r w:rsidR="001242B8">
        <w:rPr>
          <w:rFonts w:ascii="Times New Roman" w:hAnsi="Times New Roman" w:cs="Times New Roman"/>
          <w:color w:val="000000"/>
          <w:lang w:val="en-CA"/>
        </w:rPr>
        <w:t>All</w:t>
      </w:r>
      <w:r>
        <w:rPr>
          <w:rFonts w:ascii="Times New Roman" w:hAnsi="Times New Roman" w:cs="Times New Roman"/>
          <w:color w:val="000000"/>
          <w:lang w:val="en-CA"/>
        </w:rPr>
        <w:t xml:space="preserve"> three sites are characterized by relatively high </w:t>
      </w:r>
      <w:r>
        <w:rPr>
          <w:rFonts w:ascii="Times New Roman" w:hAnsi="Times New Roman" w:cs="Times New Roman"/>
          <w:color w:val="000000"/>
          <w:lang w:val="en-CA"/>
        </w:rPr>
        <w:t xml:space="preserve">levels of green space compared to the broader urban context of Montreal. As such, this gradient </w:t>
      </w:r>
      <w:r w:rsidR="00A63598">
        <w:rPr>
          <w:rFonts w:ascii="Times New Roman" w:hAnsi="Times New Roman" w:cs="Times New Roman"/>
          <w:color w:val="000000"/>
          <w:lang w:val="en-CA"/>
        </w:rPr>
        <w:t>does</w:t>
      </w:r>
      <w:r>
        <w:rPr>
          <w:rFonts w:ascii="Times New Roman" w:hAnsi="Times New Roman" w:cs="Times New Roman"/>
          <w:color w:val="000000"/>
          <w:lang w:val="en-CA"/>
        </w:rPr>
        <w:t xml:space="preserve"> not fully capture the extent of urbanization present across the entire city and should be interpreted as a localized urbanization gradient within predominantly green neighbourhoods, rather than a representative cross-section of the full urban-rural </w:t>
      </w:r>
      <w:commentRangeStart w:id="183"/>
      <w:r>
        <w:rPr>
          <w:rFonts w:ascii="Times New Roman" w:hAnsi="Times New Roman" w:cs="Times New Roman"/>
          <w:color w:val="000000"/>
          <w:lang w:val="en-CA"/>
        </w:rPr>
        <w:t>continuum</w:t>
      </w:r>
      <w:commentRangeEnd w:id="183"/>
      <w:r>
        <w:rPr>
          <w:rStyle w:val="CommentReference"/>
        </w:rPr>
        <w:commentReference w:id="183"/>
      </w:r>
      <w:r>
        <w:rPr>
          <w:rFonts w:ascii="Times New Roman" w:hAnsi="Times New Roman" w:cs="Times New Roman"/>
          <w:color w:val="000000"/>
          <w:lang w:val="en-CA"/>
        </w:rPr>
        <w:t>.</w:t>
      </w:r>
    </w:p>
    <w:p w:rsidRPr="002B7289" w:rsidR="0094673A" w:rsidP="00246D10" w:rsidRDefault="0094673A" w14:paraId="7E6937AC" w14:textId="1483A038">
      <w:pPr>
        <w:pStyle w:val="Heading3"/>
        <w:spacing w:line="480" w:lineRule="auto"/>
        <w:jc w:val="both"/>
        <w:rPr>
          <w:rFonts w:ascii="Times New Roman" w:hAnsi="Times New Roman" w:cs="Times New Roman"/>
          <w:color w:val="000000" w:themeColor="text1"/>
          <w:sz w:val="24"/>
          <w:szCs w:val="24"/>
          <w:u w:val="single"/>
          <w:lang w:val="en-CA"/>
        </w:rPr>
      </w:pPr>
      <w:bookmarkStart w:name="_Toc204638467" w:id="184"/>
      <w:r w:rsidRPr="002B7289">
        <w:rPr>
          <w:rFonts w:ascii="Times New Roman" w:hAnsi="Times New Roman" w:cs="Times New Roman"/>
          <w:color w:val="000000" w:themeColor="text1"/>
          <w:sz w:val="24"/>
          <w:szCs w:val="24"/>
          <w:u w:val="single"/>
          <w:lang w:val="en-CA"/>
        </w:rPr>
        <w:t>Radio tagging, banding &amp; translocation</w:t>
      </w:r>
      <w:bookmarkEnd w:id="184"/>
    </w:p>
    <w:p w:rsidRPr="0094673A" w:rsidR="00714550" w:rsidP="008F1546" w:rsidRDefault="004C14A2" w14:paraId="124D07E4" w14:textId="2C7B2703">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We </w:t>
      </w:r>
      <w:r w:rsidR="003D0457">
        <w:rPr>
          <w:rFonts w:ascii="Times New Roman" w:hAnsi="Times New Roman" w:cs="Times New Roman"/>
          <w:color w:val="000000"/>
          <w:u w:color="000000"/>
          <w:lang w:val="en-CA"/>
        </w:rPr>
        <w:t>mist netted</w:t>
      </w:r>
      <w:r>
        <w:rPr>
          <w:rFonts w:ascii="Times New Roman" w:hAnsi="Times New Roman" w:cs="Times New Roman"/>
          <w:color w:val="000000"/>
          <w:u w:color="000000"/>
          <w:lang w:val="en-CA"/>
        </w:rPr>
        <w:t xml:space="preserve"> </w:t>
      </w:r>
      <w:r w:rsidR="00363650">
        <w:rPr>
          <w:rFonts w:ascii="Times New Roman" w:hAnsi="Times New Roman" w:cs="Times New Roman"/>
          <w:color w:val="000000"/>
          <w:u w:color="000000"/>
          <w:lang w:val="en-CA"/>
        </w:rPr>
        <w:t>northern cardinal</w:t>
      </w:r>
      <w:r w:rsidRPr="0094673A" w:rsidR="0094673A">
        <w:rPr>
          <w:rFonts w:ascii="Times New Roman" w:hAnsi="Times New Roman" w:cs="Times New Roman"/>
          <w:color w:val="000000"/>
          <w:u w:color="000000"/>
          <w:lang w:val="en-CA"/>
        </w:rPr>
        <w:t xml:space="preserve">s (males and females) at the MBO during October and November of the year 2022, 2023 and 2024. The birds were intercepted using 30 mm Japanese Nylon nets and placed in small cotton bags to reduce stress before handling. As part of the migration monitoring being done at the MBO, </w:t>
      </w:r>
      <w:r>
        <w:rPr>
          <w:rFonts w:ascii="Times New Roman" w:hAnsi="Times New Roman" w:cs="Times New Roman"/>
          <w:color w:val="000000"/>
          <w:u w:color="000000"/>
          <w:lang w:val="en-CA"/>
        </w:rPr>
        <w:t>we banded the cardinals</w:t>
      </w:r>
      <w:r w:rsidRPr="0094673A" w:rsidR="0094673A">
        <w:rPr>
          <w:rFonts w:ascii="Times New Roman" w:hAnsi="Times New Roman" w:cs="Times New Roman"/>
          <w:color w:val="000000"/>
          <w:u w:color="000000"/>
          <w:lang w:val="en-CA"/>
        </w:rPr>
        <w:t xml:space="preserve"> with a numbered aluminum band. The individuals were sexed, aged, weighed, and randomly assigned to one of the six possible release site</w:t>
      </w:r>
      <w:r w:rsidR="002B7289">
        <w:rPr>
          <w:rFonts w:ascii="Times New Roman" w:hAnsi="Times New Roman" w:cs="Times New Roman"/>
          <w:color w:val="000000"/>
          <w:u w:color="000000"/>
          <w:lang w:val="en-CA"/>
        </w:rPr>
        <w:t>s</w:t>
      </w:r>
      <w:r w:rsidRPr="0094673A" w:rsidR="0094673A">
        <w:rPr>
          <w:rFonts w:ascii="Times New Roman" w:hAnsi="Times New Roman" w:cs="Times New Roman"/>
          <w:color w:val="000000"/>
          <w:u w:color="000000"/>
          <w:lang w:val="en-CA"/>
        </w:rPr>
        <w:t xml:space="preserve"> for translocation by car. In addition to the aluminum band, </w:t>
      </w:r>
      <w:r>
        <w:rPr>
          <w:rFonts w:ascii="Times New Roman" w:hAnsi="Times New Roman" w:cs="Times New Roman"/>
          <w:color w:val="000000"/>
          <w:u w:color="000000"/>
          <w:lang w:val="en-CA"/>
        </w:rPr>
        <w:t>we fitted the cardinals</w:t>
      </w:r>
      <w:r w:rsidRPr="0094673A" w:rsidR="0094673A">
        <w:rPr>
          <w:rFonts w:ascii="Times New Roman" w:hAnsi="Times New Roman" w:cs="Times New Roman"/>
          <w:color w:val="000000"/>
          <w:u w:color="000000"/>
          <w:lang w:val="en-CA"/>
        </w:rPr>
        <w:t xml:space="preserve"> with a set of </w:t>
      </w:r>
      <w:r w:rsidR="006D1B25">
        <w:rPr>
          <w:rFonts w:ascii="Times New Roman" w:hAnsi="Times New Roman" w:cs="Times New Roman"/>
          <w:color w:val="000000"/>
          <w:u w:color="000000"/>
          <w:lang w:val="en-CA"/>
        </w:rPr>
        <w:t xml:space="preserve">heat-sealed </w:t>
      </w:r>
      <w:r w:rsidRPr="0094673A" w:rsidR="0094673A">
        <w:rPr>
          <w:rFonts w:ascii="Times New Roman" w:hAnsi="Times New Roman" w:cs="Times New Roman"/>
          <w:color w:val="000000"/>
          <w:u w:color="000000"/>
          <w:lang w:val="en-CA"/>
        </w:rPr>
        <w:t xml:space="preserve">coloured plastic bands, each with a unique combination of colours. This allowed visual identification of the individuals without having to resort to a radio tag receiver. Each bird was </w:t>
      </w:r>
      <w:r>
        <w:rPr>
          <w:rFonts w:ascii="Times New Roman" w:hAnsi="Times New Roman" w:cs="Times New Roman"/>
          <w:color w:val="000000"/>
          <w:u w:color="000000"/>
          <w:lang w:val="en-CA"/>
        </w:rPr>
        <w:t>equipped</w:t>
      </w:r>
      <w:r w:rsidRPr="0094673A" w:rsidR="0094673A">
        <w:rPr>
          <w:rFonts w:ascii="Times New Roman" w:hAnsi="Times New Roman" w:cs="Times New Roman"/>
          <w:color w:val="000000"/>
          <w:u w:color="000000"/>
          <w:lang w:val="en-CA"/>
        </w:rPr>
        <w:t xml:space="preserve"> with a Lotek </w:t>
      </w:r>
      <w:proofErr w:type="spellStart"/>
      <w:r w:rsidRPr="0094673A" w:rsidR="0094673A">
        <w:rPr>
          <w:rFonts w:ascii="Times New Roman" w:hAnsi="Times New Roman" w:cs="Times New Roman"/>
          <w:color w:val="000000"/>
          <w:u w:color="000000"/>
          <w:lang w:val="en-CA"/>
        </w:rPr>
        <w:t>NanoTag</w:t>
      </w:r>
      <w:proofErr w:type="spellEnd"/>
      <w:r w:rsidRPr="0094673A" w:rsidR="0094673A">
        <w:rPr>
          <w:rFonts w:ascii="Times New Roman" w:hAnsi="Times New Roman" w:cs="Times New Roman"/>
          <w:color w:val="000000"/>
          <w:u w:color="000000"/>
          <w:lang w:val="en-CA"/>
        </w:rPr>
        <w:t xml:space="preserve"> (NTQB-2)</w:t>
      </w:r>
      <w:r w:rsidR="00251612">
        <w:rPr>
          <w:rFonts w:ascii="Times New Roman" w:hAnsi="Times New Roman" w:cs="Times New Roman"/>
          <w:color w:val="000000"/>
          <w:u w:color="000000"/>
          <w:lang w:val="en-CA"/>
        </w:rPr>
        <w:t xml:space="preserve"> weighing 0.8 grams</w:t>
      </w:r>
      <w:r w:rsidRPr="0094673A" w:rsidR="0094673A">
        <w:rPr>
          <w:rFonts w:ascii="Times New Roman" w:hAnsi="Times New Roman" w:cs="Times New Roman"/>
          <w:color w:val="000000"/>
          <w:u w:color="000000"/>
          <w:lang w:val="en-CA"/>
        </w:rPr>
        <w:t>, using soft elastics in a figure 8 harness configuration</w:t>
      </w:r>
      <w:r w:rsidR="00251612">
        <w:rPr>
          <w:rFonts w:ascii="Times New Roman" w:hAnsi="Times New Roman" w:cs="Times New Roman"/>
          <w:color w:val="000000"/>
          <w:u w:color="000000"/>
          <w:lang w:val="en-CA"/>
        </w:rPr>
        <w:t xml:space="preserve"> (the total weight of the tag, harness</w:t>
      </w:r>
      <w:r>
        <w:rPr>
          <w:rFonts w:ascii="Times New Roman" w:hAnsi="Times New Roman" w:cs="Times New Roman"/>
          <w:color w:val="000000"/>
          <w:u w:color="000000"/>
          <w:lang w:val="en-CA"/>
        </w:rPr>
        <w:t>,</w:t>
      </w:r>
      <w:r w:rsidR="00251612">
        <w:rPr>
          <w:rFonts w:ascii="Times New Roman" w:hAnsi="Times New Roman" w:cs="Times New Roman"/>
          <w:color w:val="000000"/>
          <w:u w:color="000000"/>
          <w:lang w:val="en-CA"/>
        </w:rPr>
        <w:t xml:space="preserve"> and glue was less than 3% of the cardinals’ body weight)</w:t>
      </w:r>
      <w:r w:rsidRPr="0094673A" w:rsidR="0094673A">
        <w:rPr>
          <w:rFonts w:ascii="Times New Roman" w:hAnsi="Times New Roman" w:cs="Times New Roman"/>
          <w:color w:val="000000"/>
          <w:u w:color="000000"/>
          <w:lang w:val="en-CA"/>
        </w:rPr>
        <w:t>.</w:t>
      </w:r>
      <w:r w:rsidR="00877AAF">
        <w:rPr>
          <w:rFonts w:ascii="Times New Roman" w:hAnsi="Times New Roman" w:cs="Times New Roman"/>
          <w:color w:val="000000"/>
          <w:u w:color="000000"/>
          <w:lang w:val="en-CA"/>
        </w:rPr>
        <w:t xml:space="preserve"> All the radio-tags were registered as part of the Motus Wildlife Tracking System </w:t>
      </w:r>
      <w:r w:rsidR="007234E4">
        <w:rPr>
          <w:rFonts w:ascii="Times New Roman" w:hAnsi="Times New Roman" w:cs="Times New Roman"/>
          <w:color w:val="000000"/>
          <w:u w:color="000000"/>
          <w:lang w:val="en-CA"/>
        </w:rPr>
        <w:fldChar w:fldCharType="begin"/>
      </w:r>
      <w:r w:rsidR="006E4A33">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7234E4">
        <w:rPr>
          <w:rFonts w:ascii="Times New Roman" w:hAnsi="Times New Roman" w:cs="Times New Roman"/>
          <w:color w:val="000000"/>
          <w:u w:color="000000"/>
          <w:lang w:val="en-CA"/>
        </w:rPr>
        <w:fldChar w:fldCharType="separate"/>
      </w:r>
      <w:r w:rsidR="007234E4">
        <w:rPr>
          <w:rFonts w:ascii="Times New Roman" w:hAnsi="Times New Roman" w:cs="Times New Roman"/>
          <w:noProof/>
          <w:color w:val="000000"/>
          <w:u w:color="000000"/>
          <w:lang w:val="en-CA"/>
        </w:rPr>
        <w:t>(Frei et al., 2024)</w:t>
      </w:r>
      <w:r w:rsidR="007234E4">
        <w:rPr>
          <w:rFonts w:ascii="Times New Roman" w:hAnsi="Times New Roman" w:cs="Times New Roman"/>
          <w:color w:val="000000"/>
          <w:u w:color="000000"/>
          <w:lang w:val="en-CA"/>
        </w:rPr>
        <w:fldChar w:fldCharType="end"/>
      </w:r>
      <w:r w:rsidR="00877AAF">
        <w:rPr>
          <w:rFonts w:ascii="Times New Roman" w:hAnsi="Times New Roman" w:cs="Times New Roman"/>
          <w:color w:val="000000"/>
          <w:u w:color="000000"/>
          <w:lang w:val="en-CA"/>
        </w:rPr>
        <w:t>.</w:t>
      </w:r>
      <w:r w:rsidRPr="0094673A" w:rsidR="0094673A">
        <w:rPr>
          <w:rFonts w:ascii="Times New Roman" w:hAnsi="Times New Roman" w:cs="Times New Roman"/>
          <w:color w:val="000000"/>
          <w:u w:color="000000"/>
          <w:lang w:val="en-CA"/>
        </w:rPr>
        <w:t xml:space="preserve"> </w:t>
      </w:r>
      <w:r w:rsidR="00C44D4B">
        <w:rPr>
          <w:rFonts w:ascii="Times New Roman" w:hAnsi="Times New Roman" w:cs="Times New Roman"/>
          <w:color w:val="000000"/>
          <w:u w:color="000000"/>
          <w:lang w:val="en-CA"/>
        </w:rPr>
        <w:t>N</w:t>
      </w:r>
      <w:r w:rsidR="00363650">
        <w:rPr>
          <w:rFonts w:ascii="Times New Roman" w:hAnsi="Times New Roman" w:cs="Times New Roman"/>
          <w:color w:val="000000"/>
          <w:u w:color="000000"/>
          <w:lang w:val="en-CA"/>
        </w:rPr>
        <w:t>orthern cardinal</w:t>
      </w:r>
      <w:r w:rsidRPr="0094673A" w:rsidR="0094673A">
        <w:rPr>
          <w:rFonts w:ascii="Times New Roman" w:hAnsi="Times New Roman" w:cs="Times New Roman"/>
          <w:color w:val="000000"/>
          <w:u w:color="000000"/>
          <w:lang w:val="en-CA"/>
        </w:rPr>
        <w:t xml:space="preserve">s translocated to the MBO and BDU locations underwent a holding time of 45 minutes before release to standardize treatment amongst individuals. For the winter of the year 2022-2023 (winter 1), </w:t>
      </w:r>
      <w:r>
        <w:rPr>
          <w:rFonts w:ascii="Times New Roman" w:hAnsi="Times New Roman" w:cs="Times New Roman"/>
          <w:color w:val="000000"/>
          <w:u w:color="000000"/>
          <w:lang w:val="en-CA"/>
        </w:rPr>
        <w:t xml:space="preserve">we were able to consistently track </w:t>
      </w:r>
      <w:r w:rsidRPr="0094673A" w:rsidR="0094673A">
        <w:rPr>
          <w:rFonts w:ascii="Times New Roman" w:hAnsi="Times New Roman" w:cs="Times New Roman"/>
          <w:color w:val="000000"/>
          <w:u w:color="000000"/>
          <w:lang w:val="en-CA"/>
        </w:rPr>
        <w:t>20 birds</w:t>
      </w:r>
      <w:r>
        <w:rPr>
          <w:rFonts w:ascii="Times New Roman" w:hAnsi="Times New Roman" w:cs="Times New Roman"/>
          <w:color w:val="000000"/>
          <w:u w:color="000000"/>
          <w:lang w:val="en-CA"/>
        </w:rPr>
        <w:t xml:space="preserve"> </w:t>
      </w:r>
      <w:r w:rsidRPr="0094673A" w:rsidR="0094673A">
        <w:rPr>
          <w:rFonts w:ascii="Times New Roman" w:hAnsi="Times New Roman" w:cs="Times New Roman"/>
          <w:color w:val="000000"/>
          <w:u w:color="000000"/>
          <w:lang w:val="en-CA"/>
        </w:rPr>
        <w:t xml:space="preserve">at MBO, which served as a pilot winter to assess the feasibility of the project. During the winter of 2023-2024 (winter 2), a total of 45 birds were tagged and banded, with 15 individuals relocated to CON, 15 relocated to BDU and 15 relocated to MBO. In 2024-2025 (winter 3), a total of 42 birds were tagged and banded, with 5 individuals relocated to MBO, 16 individuals released </w:t>
      </w:r>
      <w:r w:rsidRPr="0094673A" w:rsidR="0094673A">
        <w:rPr>
          <w:rFonts w:ascii="Times New Roman" w:hAnsi="Times New Roman" w:cs="Times New Roman"/>
          <w:color w:val="000000"/>
          <w:u w:color="000000"/>
          <w:lang w:val="en-CA"/>
        </w:rPr>
        <w:t xml:space="preserve">in BDU and 21 individuals released at CON. </w:t>
      </w:r>
      <w:r w:rsidRPr="000320BA" w:rsidR="000320B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rsidRPr="002B7289" w:rsidR="0094673A" w:rsidP="00246D10" w:rsidRDefault="00C134AB" w14:paraId="6E7B9CE5" w14:textId="153A7230">
      <w:pPr>
        <w:pStyle w:val="Heading3"/>
        <w:spacing w:line="480" w:lineRule="auto"/>
        <w:jc w:val="both"/>
        <w:rPr>
          <w:rFonts w:ascii="Times New Roman" w:hAnsi="Times New Roman" w:cs="Times New Roman"/>
          <w:color w:val="000000" w:themeColor="text1"/>
          <w:sz w:val="24"/>
          <w:szCs w:val="24"/>
          <w:u w:val="single"/>
          <w:lang w:val="en-CA"/>
        </w:rPr>
      </w:pPr>
      <w:bookmarkStart w:name="_Toc204638468" w:id="185"/>
      <w:r>
        <w:rPr>
          <w:rFonts w:ascii="Times New Roman" w:hAnsi="Times New Roman" w:cs="Times New Roman"/>
          <w:color w:val="000000" w:themeColor="text1"/>
          <w:sz w:val="24"/>
          <w:szCs w:val="24"/>
          <w:u w:val="single"/>
          <w:lang w:val="en-CA"/>
        </w:rPr>
        <w:t>Non-breeding season tracking and home range estimations</w:t>
      </w:r>
      <w:bookmarkEnd w:id="185"/>
    </w:p>
    <w:p w:rsidR="00475948" w:rsidP="00847D84" w:rsidRDefault="0094673A" w14:paraId="5929966B" w14:textId="5B18C020">
      <w:pPr>
        <w:spacing w:line="480" w:lineRule="auto"/>
        <w:ind w:firstLine="720"/>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During the first winter, only 2 automated receiver towers from the Motus network were deployed. The first tower is located at the MBO (4525’50.</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6”W</w:t>
      </w:r>
      <w:proofErr w:type="gramEnd"/>
      <w:r w:rsidRPr="0094673A">
        <w:rPr>
          <w:rFonts w:ascii="Times New Roman" w:hAnsi="Times New Roman" w:cs="Times New Roman"/>
          <w:color w:val="000000"/>
          <w:u w:color="000000"/>
          <w:lang w:val="en-CA"/>
        </w:rPr>
        <w:t>), while the second tower is located on top of a faculty building at McGill University’s Mac</w:t>
      </w:r>
      <w:r w:rsidR="00A63598">
        <w:rPr>
          <w:rFonts w:ascii="Times New Roman" w:hAnsi="Times New Roman" w:cs="Times New Roman"/>
          <w:color w:val="000000"/>
          <w:u w:color="000000"/>
          <w:lang w:val="en-CA"/>
        </w:rPr>
        <w:t>d</w:t>
      </w:r>
      <w:r w:rsidRPr="0094673A">
        <w:rPr>
          <w:rFonts w:ascii="Times New Roman" w:hAnsi="Times New Roman" w:cs="Times New Roman"/>
          <w:color w:val="000000"/>
          <w:u w:color="000000"/>
          <w:lang w:val="en-CA"/>
        </w:rPr>
        <w:t>onald campus (45˚24’28.</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73˚56’20.</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xml:space="preserve">). For the second winter, those two towers were also used for continuous data location, with the addition of a third temporary receiver tower </w:t>
      </w:r>
      <w:r w:rsidR="004C14A2">
        <w:rPr>
          <w:rFonts w:ascii="Times New Roman" w:hAnsi="Times New Roman" w:cs="Times New Roman"/>
          <w:color w:val="000000"/>
          <w:u w:color="000000"/>
          <w:lang w:val="en-CA"/>
        </w:rPr>
        <w:t>that we installed</w:t>
      </w:r>
      <w:r w:rsidRPr="0094673A">
        <w:rPr>
          <w:rFonts w:ascii="Times New Roman" w:hAnsi="Times New Roman" w:cs="Times New Roman"/>
          <w:color w:val="000000"/>
          <w:u w:color="000000"/>
          <w:lang w:val="en-CA"/>
        </w:rPr>
        <w:t xml:space="preserve"> in BDU (45˚24’39.</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73˚55’48.</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Finally, during the third winter, a fourth, permanent Motus tower was installed on top of a building at Concordia University’s Loyola campus location (45˚27’32.</w:t>
      </w:r>
      <w:proofErr w:type="gramStart"/>
      <w:r w:rsidRPr="0094673A">
        <w:rPr>
          <w:rFonts w:ascii="Times New Roman" w:hAnsi="Times New Roman" w:cs="Times New Roman"/>
          <w:color w:val="000000"/>
          <w:u w:color="000000"/>
          <w:lang w:val="en-CA"/>
        </w:rPr>
        <w:t>6”N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00246D10">
        <w:rPr>
          <w:rFonts w:ascii="Times New Roman" w:hAnsi="Times New Roman" w:cs="Times New Roman"/>
          <w:color w:val="000000"/>
          <w:u w:color="000000"/>
          <w:lang w:val="en-CA"/>
        </w:rPr>
        <w:t xml:space="preserve"> </w:t>
      </w:r>
      <w:commentRangeStart w:id="186"/>
      <w:r w:rsidR="004C14A2">
        <w:rPr>
          <w:rFonts w:ascii="Times New Roman" w:hAnsi="Times New Roman" w:cs="Times New Roman"/>
          <w:color w:val="000000"/>
          <w:u w:color="000000"/>
          <w:lang w:val="en-CA"/>
        </w:rPr>
        <w:t>We conducted m</w:t>
      </w:r>
      <w:r w:rsidRPr="0094673A">
        <w:rPr>
          <w:rFonts w:ascii="Times New Roman" w:hAnsi="Times New Roman" w:cs="Times New Roman"/>
          <w:color w:val="000000"/>
          <w:u w:color="000000"/>
          <w:lang w:val="en-CA"/>
        </w:rPr>
        <w:t xml:space="preserve">anual radio tracking of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as often as possible (approximately once </w:t>
      </w:r>
      <w:r w:rsidR="004C14A2">
        <w:rPr>
          <w:rFonts w:ascii="Times New Roman" w:hAnsi="Times New Roman" w:cs="Times New Roman"/>
          <w:color w:val="000000"/>
          <w:u w:color="000000"/>
          <w:lang w:val="en-CA"/>
        </w:rPr>
        <w:t xml:space="preserve">or twice </w:t>
      </w:r>
      <w:r w:rsidRPr="0094673A">
        <w:rPr>
          <w:rFonts w:ascii="Times New Roman" w:hAnsi="Times New Roman" w:cs="Times New Roman"/>
          <w:color w:val="000000"/>
          <w:u w:color="000000"/>
          <w:lang w:val="en-CA"/>
        </w:rPr>
        <w:t xml:space="preserve">a week) between the months of October and May using a set of portable receivers and antennae. Trackers would cover as much ground as possible at each study location with the goal of recording at least </w:t>
      </w:r>
      <w:r w:rsidR="00420980">
        <w:rPr>
          <w:rFonts w:ascii="Times New Roman" w:hAnsi="Times New Roman" w:cs="Times New Roman"/>
          <w:color w:val="000000"/>
          <w:u w:color="000000"/>
          <w:lang w:val="en-CA"/>
        </w:rPr>
        <w:t>one</w:t>
      </w:r>
      <w:r w:rsidRPr="0094673A">
        <w:rPr>
          <w:rFonts w:ascii="Times New Roman" w:hAnsi="Times New Roman" w:cs="Times New Roman"/>
          <w:color w:val="000000"/>
          <w:u w:color="000000"/>
          <w:lang w:val="en-CA"/>
        </w:rPr>
        <w:t xml:space="preserve"> GPS location for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per week</w:t>
      </w:r>
      <w:r w:rsidR="00420980">
        <w:rPr>
          <w:rFonts w:ascii="Times New Roman" w:hAnsi="Times New Roman" w:cs="Times New Roman"/>
          <w:color w:val="000000"/>
          <w:u w:color="000000"/>
          <w:lang w:val="en-CA"/>
        </w:rPr>
        <w:t xml:space="preserve"> using a Garmin ETREX 22x GPS</w:t>
      </w:r>
      <w:r w:rsidRPr="0094673A">
        <w:rPr>
          <w:rFonts w:ascii="Times New Roman" w:hAnsi="Times New Roman" w:cs="Times New Roman"/>
          <w:color w:val="000000"/>
          <w:u w:color="000000"/>
          <w:lang w:val="en-CA"/>
        </w:rPr>
        <w:t>. The portable receivers were either Lotek’s SRX800 or SRX1200. They were operated by setting the frequency to 166.380 MHz (Motus tags</w:t>
      </w:r>
      <w:r w:rsidR="0080628C">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w:t>
      </w:r>
      <w:r w:rsidRPr="0094673A">
        <w:rPr>
          <w:rFonts w:ascii="Times New Roman" w:hAnsi="Times New Roman" w:cs="Times New Roman"/>
          <w:color w:val="000000"/>
          <w:u w:color="000000"/>
          <w:lang w:val="en-CA"/>
        </w:rPr>
        <w:t xml:space="preserve">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w:t>
      </w:r>
      <w:r w:rsidR="00F335F1">
        <w:rPr>
          <w:rFonts w:ascii="Times New Roman" w:hAnsi="Times New Roman" w:cs="Times New Roman"/>
          <w:color w:val="000000"/>
          <w:u w:color="000000"/>
          <w:lang w:val="en-CA"/>
        </w:rPr>
        <w:t>attained</w:t>
      </w:r>
      <w:r w:rsidRPr="0094673A">
        <w:rPr>
          <w:rFonts w:ascii="Times New Roman" w:hAnsi="Times New Roman" w:cs="Times New Roman"/>
          <w:color w:val="000000"/>
          <w:u w:color="000000"/>
          <w:lang w:val="en-CA"/>
        </w:rPr>
        <w:t>, the trackers then lower the gain by 10 and repeat this process until they reach the tagged individual. The trackers only record a GPS point if the signal strength is 150 or 200 dB, with a gain of 40 or less (the bird is considered close enough when those conditions are met).</w:t>
      </w:r>
      <w:r w:rsidR="00246D10">
        <w:rPr>
          <w:rFonts w:ascii="Times New Roman" w:hAnsi="Times New Roman" w:cs="Times New Roman"/>
          <w:color w:val="000000"/>
          <w:u w:color="000000"/>
          <w:lang w:val="en-CA"/>
        </w:rPr>
        <w:t xml:space="preserve"> </w:t>
      </w:r>
      <w:r w:rsidRPr="0094673A">
        <w:rPr>
          <w:rFonts w:ascii="Times New Roman" w:hAnsi="Times New Roman" w:cs="Times New Roman"/>
          <w:color w:val="000000"/>
          <w:u w:color="000000"/>
          <w:lang w:val="en-CA"/>
        </w:rPr>
        <w:t xml:space="preserve">Once close enough to the bird, a few additional environmental measurements are collected. </w:t>
      </w:r>
      <w:commentRangeEnd w:id="186"/>
      <w:r w:rsidR="009E6C47">
        <w:rPr>
          <w:rStyle w:val="CommentReference"/>
        </w:rPr>
        <w:commentReference w:id="186"/>
      </w:r>
      <w:r w:rsidR="00C134AB">
        <w:rPr>
          <w:rFonts w:ascii="Times New Roman" w:hAnsi="Times New Roman" w:cs="Times New Roman"/>
          <w:color w:val="000000"/>
          <w:u w:color="000000"/>
          <w:lang w:val="en-CA"/>
        </w:rPr>
        <w:t xml:space="preserve"> </w:t>
      </w:r>
    </w:p>
    <w:p w:rsidR="00847D84" w:rsidP="00847D84" w:rsidRDefault="00847D84" w14:paraId="475EA16E" w14:textId="6397FF4A">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For all three study sites, we calculated the average home range size using the Kernel Density Estimation (KDE), a non-parametric way to estimate the probability density function of a random variable based on a finite data sample (in the present case, the northern cardinal’s GPS location recorded in the field).</w:t>
      </w:r>
    </w:p>
    <w:p w:rsidRPr="00475BA5" w:rsidR="00847D84" w:rsidP="00847D84" w:rsidRDefault="00847D84" w14:paraId="1463D979" w14:textId="77777777">
      <w:pPr>
        <w:spacing w:line="480" w:lineRule="auto"/>
        <w:jc w:val="both"/>
        <w:rPr>
          <w:rFonts w:ascii="Times New Roman" w:hAnsi="Times New Roman" w:cs="Times New Roman" w:eastAsiaTheme="minorEastAsia"/>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rsidR="00847D84" w:rsidP="00847D84" w:rsidRDefault="00847D84" w14:paraId="559AA8A2" w14:textId="77777777">
      <w:pPr>
        <w:spacing w:line="480" w:lineRule="auto"/>
        <w:jc w:val="both"/>
        <w:rPr>
          <w:rFonts w:ascii="Times New Roman" w:hAnsi="Times New Roman" w:cs="Times New Roman" w:eastAsiaTheme="minorEastAsia"/>
          <w:color w:val="000000" w:themeColor="text1"/>
          <w:lang w:val="en-CA"/>
        </w:rPr>
      </w:pPr>
      <w:r>
        <w:rPr>
          <w:rFonts w:ascii="Times New Roman" w:hAnsi="Times New Roman" w:cs="Times New Roman" w:eastAsiaTheme="minorEastAsia"/>
          <w:color w:val="000000" w:themeColor="text1"/>
          <w:lang w:val="en-CA"/>
        </w:rPr>
        <w:t>Where:</w:t>
      </w:r>
    </w:p>
    <w:p w:rsidR="00847D84" w:rsidP="00847D84" w:rsidRDefault="00847D84" w14:paraId="2944391A" w14:textId="77777777">
      <w:pPr>
        <w:spacing w:line="480" w:lineRule="auto"/>
        <w:jc w:val="both"/>
        <w:rPr>
          <w:rFonts w:ascii="Times New Roman" w:hAnsi="Times New Roman" w:cs="Times New Roman" w:eastAsiaTheme="minorEastAsia"/>
          <w:color w:val="000000" w:themeColor="text1"/>
          <w:lang w:val="en-CA"/>
        </w:rPr>
      </w:pPr>
      <m:oMath>
        <m:r>
          <w:rPr>
            <w:rFonts w:ascii="Cambria Math" w:hAnsi="Cambria Math" w:cs="Times New Roman"/>
            <w:color w:val="000000" w:themeColor="text1"/>
            <w:lang w:val="en-CA"/>
          </w:rPr>
          <m:t>K(u)</m:t>
        </m:r>
      </m:oMath>
      <w:r>
        <w:rPr>
          <w:rFonts w:ascii="Times New Roman" w:hAnsi="Times New Roman" w:cs="Times New Roman" w:eastAsiaTheme="minorEastAsia"/>
          <w:color w:val="000000" w:themeColor="text1"/>
          <w:lang w:val="en-CA"/>
        </w:rPr>
        <w:t xml:space="preserve"> is the kernel function evaluated at </w:t>
      </w:r>
      <w:r>
        <w:rPr>
          <w:rFonts w:ascii="Times New Roman" w:hAnsi="Times New Roman" w:cs="Times New Roman" w:eastAsiaTheme="minorEastAsia"/>
          <w:i/>
          <w:iCs/>
          <w:color w:val="000000" w:themeColor="text1"/>
          <w:lang w:val="en-CA"/>
        </w:rPr>
        <w:t>u</w:t>
      </w:r>
      <w:r>
        <w:rPr>
          <w:rFonts w:ascii="Times New Roman" w:hAnsi="Times New Roman" w:cs="Times New Roman" w:eastAsiaTheme="minorEastAsia"/>
          <w:color w:val="000000" w:themeColor="text1"/>
          <w:lang w:val="en-CA"/>
        </w:rPr>
        <w:t>, providing the weight assigned to a data point based on its distance to the target location.</w:t>
      </w:r>
    </w:p>
    <w:p w:rsidR="00847D84" w:rsidP="00847D84" w:rsidRDefault="00847D84" w14:paraId="394F63A7" w14:textId="77777777">
      <w:pPr>
        <w:spacing w:line="480" w:lineRule="auto"/>
        <w:jc w:val="both"/>
        <w:rPr>
          <w:rFonts w:ascii="Times New Roman" w:hAnsi="Times New Roman" w:cs="Times New Roman" w:eastAsiaTheme="minorEastAsia"/>
          <w:color w:val="000000" w:themeColor="text1"/>
          <w:lang w:val="en-CA"/>
        </w:rPr>
      </w:pPr>
      <m:oMath>
        <m:r>
          <w:rPr>
            <w:rFonts w:ascii="Cambria Math" w:hAnsi="Cambria Math" w:cs="Times New Roman" w:eastAsiaTheme="minorEastAsia"/>
            <w:color w:val="000000" w:themeColor="text1"/>
            <w:lang w:val="en-CA"/>
          </w:rPr>
          <m:t xml:space="preserve">u= </m:t>
        </m:r>
        <m:f>
          <m:fPr>
            <m:ctrlPr>
              <w:rPr>
                <w:rFonts w:ascii="Cambria Math" w:hAnsi="Cambria Math" w:cs="Times New Roman" w:eastAsiaTheme="minorEastAsia"/>
                <w:i/>
                <w:color w:val="000000" w:themeColor="text1"/>
                <w:lang w:val="en-CA"/>
              </w:rPr>
            </m:ctrlPr>
          </m:fPr>
          <m:num>
            <m:r>
              <w:rPr>
                <w:rFonts w:ascii="Cambria Math" w:hAnsi="Cambria Math" w:cs="Times New Roman" w:eastAsiaTheme="minorEastAsia"/>
                <w:color w:val="000000" w:themeColor="text1"/>
                <w:lang w:val="en-CA"/>
              </w:rPr>
              <m:t>x-</m:t>
            </m:r>
            <m:sSub>
              <m:sSubPr>
                <m:ctrlPr>
                  <w:rPr>
                    <w:rFonts w:ascii="Cambria Math" w:hAnsi="Cambria Math" w:cs="Times New Roman" w:eastAsiaTheme="minorEastAsia"/>
                    <w:i/>
                    <w:color w:val="000000" w:themeColor="text1"/>
                    <w:lang w:val="en-CA"/>
                  </w:rPr>
                </m:ctrlPr>
              </m:sSubPr>
              <m:e>
                <m:r>
                  <w:rPr>
                    <w:rFonts w:ascii="Cambria Math" w:hAnsi="Cambria Math" w:cs="Times New Roman" w:eastAsiaTheme="minorEastAsia"/>
                    <w:color w:val="000000" w:themeColor="text1"/>
                    <w:lang w:val="en-CA"/>
                  </w:rPr>
                  <m:t>x</m:t>
                </m:r>
              </m:e>
              <m:sub>
                <m:r>
                  <w:rPr>
                    <w:rFonts w:ascii="Cambria Math" w:hAnsi="Cambria Math" w:cs="Times New Roman" w:eastAsiaTheme="minorEastAsia"/>
                    <w:color w:val="000000" w:themeColor="text1"/>
                    <w:lang w:val="en-CA"/>
                  </w:rPr>
                  <m:t>i</m:t>
                </m:r>
              </m:sub>
            </m:sSub>
          </m:num>
          <m:den>
            <m:r>
              <w:rPr>
                <w:rFonts w:ascii="Cambria Math" w:hAnsi="Cambria Math" w:cs="Times New Roman" w:eastAsiaTheme="minorEastAsia"/>
                <w:color w:val="000000" w:themeColor="text1"/>
                <w:lang w:val="en-CA"/>
              </w:rPr>
              <m:t>h</m:t>
            </m:r>
          </m:den>
        </m:f>
      </m:oMath>
      <w:r>
        <w:rPr>
          <w:rFonts w:ascii="Times New Roman" w:hAnsi="Times New Roman" w:cs="Times New Roman" w:eastAsiaTheme="minorEastAsia"/>
          <w:color w:val="000000" w:themeColor="text1"/>
          <w:lang w:val="en-CA"/>
        </w:rPr>
        <w:t xml:space="preserve"> is the standardized distance between the location </w:t>
      </w:r>
      <w:r>
        <w:rPr>
          <w:rFonts w:ascii="Times New Roman" w:hAnsi="Times New Roman" w:cs="Times New Roman" w:eastAsiaTheme="minorEastAsia"/>
          <w:i/>
          <w:iCs/>
          <w:color w:val="000000" w:themeColor="text1"/>
          <w:lang w:val="en-CA"/>
        </w:rPr>
        <w:t>x</w:t>
      </w:r>
      <w:r>
        <w:rPr>
          <w:rFonts w:ascii="Times New Roman" w:hAnsi="Times New Roman" w:cs="Times New Roman" w:eastAsiaTheme="minorEastAsia"/>
          <w:color w:val="000000" w:themeColor="text1"/>
          <w:lang w:val="en-CA"/>
        </w:rPr>
        <w:t xml:space="preserve"> (where the density is being estimated) and the observed data point </w:t>
      </w:r>
      <w:r>
        <w:rPr>
          <w:rFonts w:ascii="Times New Roman" w:hAnsi="Times New Roman" w:cs="Times New Roman" w:eastAsiaTheme="minorEastAsia"/>
          <w:i/>
          <w:iCs/>
          <w:color w:val="000000" w:themeColor="text1"/>
          <w:lang w:val="en-CA"/>
        </w:rPr>
        <w:t>x</w:t>
      </w:r>
      <w:r w:rsidRPr="007A1B89">
        <w:rPr>
          <w:rFonts w:ascii="Times New Roman" w:hAnsi="Times New Roman" w:cs="Times New Roman" w:eastAsiaTheme="minorEastAsia"/>
          <w:i/>
          <w:iCs/>
          <w:color w:val="000000" w:themeColor="text1"/>
          <w:vertAlign w:val="subscript"/>
          <w:lang w:val="en-CA"/>
        </w:rPr>
        <w:t>i</w:t>
      </w:r>
      <w:r>
        <w:rPr>
          <w:rFonts w:ascii="Times New Roman" w:hAnsi="Times New Roman" w:cs="Times New Roman" w:eastAsiaTheme="minorEastAsia"/>
          <w:color w:val="000000" w:themeColor="text1"/>
          <w:lang w:val="en-CA"/>
        </w:rPr>
        <w:t xml:space="preserve">, scaled by the bandwidth </w:t>
      </w:r>
      <w:r>
        <w:rPr>
          <w:rFonts w:ascii="Times New Roman" w:hAnsi="Times New Roman" w:cs="Times New Roman" w:eastAsiaTheme="minorEastAsia"/>
          <w:i/>
          <w:iCs/>
          <w:color w:val="000000" w:themeColor="text1"/>
          <w:lang w:val="en-CA"/>
        </w:rPr>
        <w:t>h</w:t>
      </w:r>
      <w:r>
        <w:rPr>
          <w:rFonts w:ascii="Times New Roman" w:hAnsi="Times New Roman" w:cs="Times New Roman" w:eastAsiaTheme="minorEastAsia"/>
          <w:color w:val="000000" w:themeColor="text1"/>
          <w:lang w:val="en-CA"/>
        </w:rPr>
        <w:t>.</w:t>
      </w:r>
    </w:p>
    <w:p w:rsidR="00847D84" w:rsidP="00847D84" w:rsidRDefault="00847D84" w14:paraId="35AEC2E7" w14:textId="77777777">
      <w:pPr>
        <w:spacing w:line="480" w:lineRule="auto"/>
        <w:jc w:val="both"/>
        <w:rPr>
          <w:rFonts w:ascii="Times New Roman" w:hAnsi="Times New Roman" w:cs="Times New Roman" w:eastAsiaTheme="minorEastAsia"/>
          <w:color w:val="000000" w:themeColor="text1"/>
          <w:lang w:val="en-CA"/>
        </w:rPr>
      </w:pPr>
      <w:r>
        <w:rPr>
          <w:rFonts w:ascii="Times New Roman" w:hAnsi="Times New Roman" w:cs="Times New Roman" w:eastAsiaTheme="minorEastAsia"/>
          <w:i/>
          <w:iCs/>
          <w:color w:val="000000" w:themeColor="text1"/>
          <w:lang w:val="en-CA"/>
        </w:rPr>
        <w:t>h</w:t>
      </w:r>
      <w:r>
        <w:rPr>
          <w:rFonts w:ascii="Times New Roman" w:hAnsi="Times New Roman" w:cs="Times New Roman" w:eastAsiaTheme="minorEastAsia"/>
          <w:color w:val="000000" w:themeColor="text1"/>
          <w:lang w:val="en-CA"/>
        </w:rPr>
        <w:t xml:space="preserve"> is the bandwidth parameter, which determines the smoothness of the resulting density estimate; smaller values of </w:t>
      </w:r>
      <w:r>
        <w:rPr>
          <w:rFonts w:ascii="Times New Roman" w:hAnsi="Times New Roman" w:cs="Times New Roman" w:eastAsiaTheme="minorEastAsia"/>
          <w:i/>
          <w:iCs/>
          <w:color w:val="000000" w:themeColor="text1"/>
          <w:lang w:val="en-CA"/>
        </w:rPr>
        <w:t>h</w:t>
      </w:r>
      <w:r>
        <w:rPr>
          <w:rFonts w:ascii="Times New Roman" w:hAnsi="Times New Roman" w:cs="Times New Roman" w:eastAsiaTheme="minorEastAsia"/>
          <w:color w:val="000000" w:themeColor="text1"/>
          <w:lang w:val="en-CA"/>
        </w:rPr>
        <w:t xml:space="preserve"> lead to a rougher estimate, while larger values produce a smoother result.</w:t>
      </w:r>
    </w:p>
    <w:p w:rsidR="00847D84" w:rsidP="00847D84" w:rsidRDefault="00000000" w14:paraId="0C77EB77" w14:textId="77777777">
      <w:pPr>
        <w:spacing w:line="480" w:lineRule="auto"/>
        <w:jc w:val="both"/>
        <w:rPr>
          <w:rFonts w:ascii="Times New Roman" w:hAnsi="Times New Roman" w:cs="Times New Roman" w:eastAsiaTheme="minorEastAsia"/>
          <w:color w:val="000000" w:themeColor="text1"/>
          <w:lang w:val="en-CA"/>
        </w:rPr>
      </w:pPr>
      <m:oMath>
        <m:f>
          <m:fPr>
            <m:ctrlPr>
              <w:rPr>
                <w:rFonts w:ascii="Cambria Math" w:hAnsi="Cambria Math" w:cs="Times New Roman" w:eastAsiaTheme="minorEastAsia"/>
                <w:i/>
                <w:color w:val="000000" w:themeColor="text1"/>
                <w:lang w:val="en-CA"/>
              </w:rPr>
            </m:ctrlPr>
          </m:fPr>
          <m:num>
            <m:r>
              <w:rPr>
                <w:rFonts w:ascii="Cambria Math" w:hAnsi="Cambria Math" w:cs="Times New Roman" w:eastAsiaTheme="minorEastAsia"/>
                <w:color w:val="000000" w:themeColor="text1"/>
                <w:lang w:val="en-CA"/>
              </w:rPr>
              <m:t>1</m:t>
            </m:r>
          </m:num>
          <m:den>
            <m:rad>
              <m:radPr>
                <m:degHide m:val="1"/>
                <m:ctrlPr>
                  <w:rPr>
                    <w:rFonts w:ascii="Cambria Math" w:hAnsi="Cambria Math" w:cs="Times New Roman" w:eastAsiaTheme="minorEastAsia"/>
                    <w:i/>
                    <w:color w:val="000000" w:themeColor="text1"/>
                    <w:lang w:val="en-CA"/>
                  </w:rPr>
                </m:ctrlPr>
              </m:radPr>
              <m:deg/>
              <m:e>
                <m:r>
                  <w:rPr>
                    <w:rFonts w:ascii="Cambria Math" w:hAnsi="Cambria Math" w:cs="Times New Roman" w:eastAsiaTheme="minorEastAsia"/>
                    <w:color w:val="000000" w:themeColor="text1"/>
                    <w:lang w:val="en-CA"/>
                  </w:rPr>
                  <m:t>2π</m:t>
                </m:r>
              </m:e>
            </m:rad>
          </m:den>
        </m:f>
      </m:oMath>
      <w:r w:rsidR="00847D84">
        <w:rPr>
          <w:rFonts w:ascii="Times New Roman" w:hAnsi="Times New Roman" w:cs="Times New Roman" w:eastAsiaTheme="minorEastAsia"/>
          <w:color w:val="000000" w:themeColor="text1"/>
          <w:lang w:val="en-CA"/>
        </w:rPr>
        <w:t xml:space="preserve"> is the normalization constant ensuring that the kernel integrates to one.</w:t>
      </w:r>
    </w:p>
    <w:p w:rsidR="00847D84" w:rsidP="00847D84" w:rsidRDefault="00847D84" w14:paraId="6F90FC02" w14:textId="77777777">
      <w:pPr>
        <w:spacing w:line="480" w:lineRule="auto"/>
        <w:jc w:val="both"/>
        <w:rPr>
          <w:rFonts w:ascii="Times New Roman" w:hAnsi="Times New Roman" w:cs="Times New Roman" w:eastAsiaTheme="minorEastAsia"/>
          <w:color w:val="000000" w:themeColor="text1"/>
          <w:lang w:val="en-CA"/>
        </w:rPr>
      </w:pPr>
      <w:r>
        <w:rPr>
          <w:rFonts w:ascii="Times New Roman" w:hAnsi="Times New Roman" w:cs="Times New Roman" w:eastAsiaTheme="minorEastAsia"/>
          <w:i/>
          <w:iCs/>
          <w:color w:val="000000" w:themeColor="text1"/>
          <w:lang w:val="en-CA"/>
        </w:rPr>
        <w:t>e</w:t>
      </w:r>
      <w:r>
        <w:rPr>
          <w:rFonts w:ascii="Times New Roman" w:hAnsi="Times New Roman" w:cs="Times New Roman" w:eastAsiaTheme="minorEastAsia"/>
          <w:color w:val="000000" w:themeColor="text1"/>
          <w:lang w:val="en-CA"/>
        </w:rPr>
        <w:t xml:space="preserve"> is Euler’s number (approximately 2.718), the base of the natural </w:t>
      </w:r>
      <w:commentRangeStart w:id="187"/>
      <w:r>
        <w:rPr>
          <w:rFonts w:ascii="Times New Roman" w:hAnsi="Times New Roman" w:cs="Times New Roman" w:eastAsiaTheme="minorEastAsia"/>
          <w:color w:val="000000" w:themeColor="text1"/>
          <w:lang w:val="en-CA"/>
        </w:rPr>
        <w:t>logarithm</w:t>
      </w:r>
      <w:commentRangeEnd w:id="187"/>
      <w:r>
        <w:rPr>
          <w:rStyle w:val="CommentReference"/>
        </w:rPr>
        <w:commentReference w:id="187"/>
      </w:r>
      <w:r>
        <w:rPr>
          <w:rFonts w:ascii="Times New Roman" w:hAnsi="Times New Roman" w:cs="Times New Roman" w:eastAsiaTheme="minorEastAsia"/>
          <w:color w:val="000000" w:themeColor="text1"/>
          <w:lang w:val="en-CA"/>
        </w:rPr>
        <w:t>.</w:t>
      </w:r>
    </w:p>
    <w:p w:rsidRPr="00C134AB" w:rsidR="00921DC5" w:rsidP="00921DC5" w:rsidRDefault="00921DC5" w14:paraId="30AB13F1" w14:textId="7E94303F">
      <w:pPr>
        <w:pStyle w:val="Heading3"/>
        <w:spacing w:line="480" w:lineRule="auto"/>
        <w:rPr>
          <w:rFonts w:ascii="Times New Roman" w:hAnsi="Times New Roman" w:cs="Times New Roman"/>
          <w:color w:val="000000" w:themeColor="text1"/>
          <w:sz w:val="24"/>
          <w:szCs w:val="24"/>
          <w:u w:val="single" w:color="000000"/>
          <w:lang w:val="en-CA"/>
        </w:rPr>
      </w:pPr>
      <w:bookmarkStart w:name="_Toc204638469" w:id="188"/>
      <w:r>
        <w:rPr>
          <w:rFonts w:ascii="Times New Roman" w:hAnsi="Times New Roman" w:cs="Times New Roman"/>
          <w:color w:val="000000" w:themeColor="text1"/>
          <w:sz w:val="24"/>
          <w:szCs w:val="24"/>
          <w:u w:val="single" w:color="000000"/>
          <w:lang w:val="en-CA"/>
        </w:rPr>
        <w:t>Scale of effect</w:t>
      </w:r>
      <w:bookmarkEnd w:id="188"/>
    </w:p>
    <w:p w:rsidRPr="00246D10" w:rsidR="00921DC5" w:rsidP="00D36B28" w:rsidRDefault="00361342" w14:paraId="7E662BCB" w14:textId="7507ED38">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Pr>
          <w:rFonts w:ascii="Times New Roman" w:hAnsi="Times New Roman" w:cs="Times New Roman"/>
          <w:lang w:val="en-CA"/>
        </w:rPr>
        <w:fldChar w:fldCharType="begin"/>
      </w:r>
      <w:r w:rsidR="005C7327">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(25, 50, 100, 200 meters; Martin &amp; Fahrig, 2012)</w:t>
      </w:r>
      <w:r>
        <w:rPr>
          <w:rFonts w:ascii="Times New Roman" w:hAnsi="Times New Roman" w:cs="Times New Roman"/>
          <w:lang w:val="en-CA"/>
        </w:rPr>
        <w:fldChar w:fldCharType="end"/>
      </w:r>
      <w:r>
        <w:rPr>
          <w:rFonts w:ascii="Times New Roman" w:hAnsi="Times New Roman" w:cs="Times New Roman"/>
          <w:lang w:val="en-CA"/>
        </w:rPr>
        <w:t>.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w:t>
      </w:r>
      <w:proofErr w:type="spellStart"/>
      <w:r>
        <w:rPr>
          <w:rFonts w:ascii="Times New Roman" w:hAnsi="Times New Roman" w:cs="Times New Roman"/>
          <w:lang w:val="en-CA"/>
        </w:rPr>
        <w:t>AICc</w:t>
      </w:r>
      <w:proofErr w:type="spellEnd"/>
      <w:r>
        <w:rPr>
          <w:rFonts w:ascii="Times New Roman" w:hAnsi="Times New Roman" w:cs="Times New Roman"/>
          <w:lang w:val="en-CA"/>
        </w:rPr>
        <w:t xml:space="preserve">) values, which take into account small sample sizes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(Burnham &amp; Anderson, 2002)</w:t>
      </w:r>
      <w:r>
        <w:rPr>
          <w:rFonts w:ascii="Times New Roman" w:hAnsi="Times New Roman" w:cs="Times New Roman"/>
          <w:lang w:val="en-CA"/>
        </w:rPr>
        <w:fldChar w:fldCharType="end"/>
      </w:r>
      <w:r>
        <w:rPr>
          <w:rFonts w:ascii="Times New Roman" w:hAnsi="Times New Roman" w:cs="Times New Roman"/>
          <w:lang w:val="en-CA"/>
        </w:rPr>
        <w:t>. Once the scale of effect was determined for each location, we conducted a resource selection function</w:t>
      </w:r>
      <w:r w:rsidR="00195AC8">
        <w:rPr>
          <w:rFonts w:ascii="Times New Roman" w:hAnsi="Times New Roman" w:cs="Times New Roman"/>
          <w:lang w:val="en-CA"/>
        </w:rPr>
        <w:t>.</w:t>
      </w:r>
    </w:p>
    <w:p w:rsidRPr="00C134AB" w:rsidR="00C134AB" w:rsidP="00C134AB" w:rsidRDefault="00C134AB" w14:paraId="1E77E6F7" w14:textId="2B480A4F">
      <w:pPr>
        <w:pStyle w:val="Heading3"/>
        <w:spacing w:line="480" w:lineRule="auto"/>
        <w:rPr>
          <w:rFonts w:ascii="Times New Roman" w:hAnsi="Times New Roman" w:cs="Times New Roman"/>
          <w:color w:val="000000" w:themeColor="text1"/>
          <w:sz w:val="24"/>
          <w:szCs w:val="24"/>
          <w:u w:val="single" w:color="000000"/>
          <w:lang w:val="en-CA"/>
        </w:rPr>
      </w:pPr>
      <w:bookmarkStart w:name="_Toc204638470" w:id="189"/>
      <w:r>
        <w:rPr>
          <w:rFonts w:ascii="Times New Roman" w:hAnsi="Times New Roman" w:cs="Times New Roman"/>
          <w:color w:val="000000" w:themeColor="text1"/>
          <w:sz w:val="24"/>
          <w:szCs w:val="24"/>
          <w:u w:val="single" w:color="000000"/>
          <w:lang w:val="en-CA"/>
        </w:rPr>
        <w:t>Use-availability analysis</w:t>
      </w:r>
      <w:bookmarkEnd w:id="189"/>
      <w:r>
        <w:rPr>
          <w:rFonts w:ascii="Times New Roman" w:hAnsi="Times New Roman" w:cs="Times New Roman"/>
          <w:color w:val="000000" w:themeColor="text1"/>
          <w:sz w:val="24"/>
          <w:szCs w:val="24"/>
          <w:u w:val="single" w:color="000000"/>
          <w:lang w:val="en-CA"/>
        </w:rPr>
        <w:t xml:space="preserve"> </w:t>
      </w:r>
    </w:p>
    <w:p w:rsidRPr="001C7388" w:rsidR="008A551D" w:rsidP="001C7388" w:rsidRDefault="00C134AB" w14:paraId="5EF4D7E8" w14:textId="082C5E55">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lang w:val="en-CA"/>
        </w:rPr>
        <w:t xml:space="preserve">We compared ‘used’ vs. ‘available’ habitat using a resource selection function for </w:t>
      </w:r>
      <w:r w:rsidR="00D02DE1">
        <w:rPr>
          <w:rFonts w:ascii="Times New Roman" w:hAnsi="Times New Roman" w:cs="Times New Roman"/>
          <w:lang w:val="en-CA"/>
        </w:rPr>
        <w:t>northern cardinal</w:t>
      </w:r>
      <w:r>
        <w:rPr>
          <w:rFonts w:ascii="Times New Roman" w:hAnsi="Times New Roman" w:cs="Times New Roman"/>
          <w:lang w:val="en-CA"/>
        </w:rPr>
        <w:t xml:space="preserve">s during the non-breeding season and across an urban gradient. We used environmental and anthropogenic variables extracted from available spatial data as well that collected in the field. This included </w:t>
      </w:r>
      <w:r w:rsidR="00A136C6">
        <w:rPr>
          <w:rFonts w:ascii="Times New Roman" w:hAnsi="Times New Roman" w:cs="Times New Roman"/>
          <w:lang w:val="en-CA"/>
        </w:rPr>
        <w:t xml:space="preserve">mean and standard deviation (SD) of </w:t>
      </w:r>
      <w:r>
        <w:rPr>
          <w:rFonts w:ascii="Times New Roman" w:hAnsi="Times New Roman" w:cs="Times New Roman"/>
          <w:lang w:val="en-CA"/>
        </w:rPr>
        <w:t xml:space="preserve">vegetation height (1m resolution) from </w:t>
      </w:r>
      <w:proofErr w:type="spellStart"/>
      <w:r>
        <w:rPr>
          <w:rFonts w:ascii="Times New Roman" w:hAnsi="Times New Roman" w:cs="Times New Roman"/>
          <w:lang w:val="en-CA"/>
        </w:rPr>
        <w:t>OpenForest</w:t>
      </w:r>
      <w:proofErr w:type="spellEnd"/>
      <w:r>
        <w:rPr>
          <w:rFonts w:ascii="Times New Roman" w:hAnsi="Times New Roman" w:cs="Times New Roman"/>
          <w:lang w:val="en-CA"/>
        </w:rPr>
        <w:t xml:space="preserve"> (citation), distance to nearest bird feeder (collected through systematic </w:t>
      </w:r>
      <w:r w:rsidR="001B6702">
        <w:rPr>
          <w:rFonts w:ascii="Times New Roman" w:hAnsi="Times New Roman" w:cs="Times New Roman"/>
          <w:lang w:val="en-CA"/>
        </w:rPr>
        <w:t xml:space="preserve">field observations), </w:t>
      </w:r>
      <w:r w:rsidR="00A136C6">
        <w:rPr>
          <w:rFonts w:ascii="Times New Roman" w:hAnsi="Times New Roman" w:cs="Times New Roman"/>
          <w:lang w:val="en-CA"/>
        </w:rPr>
        <w:t>population density data (</w:t>
      </w:r>
      <w:r w:rsidR="006C2096">
        <w:rPr>
          <w:rFonts w:ascii="Times New Roman" w:hAnsi="Times New Roman" w:cs="Times New Roman"/>
          <w:lang w:val="en-CA"/>
        </w:rPr>
        <w:t>census unit</w:t>
      </w:r>
      <w:r w:rsidR="00A136C6">
        <w:rPr>
          <w:rFonts w:ascii="Times New Roman" w:hAnsi="Times New Roman" w:cs="Times New Roman"/>
          <w:lang w:val="en-CA"/>
        </w:rPr>
        <w:t xml:space="preserve">) using the </w:t>
      </w:r>
      <w:proofErr w:type="spellStart"/>
      <w:r w:rsidR="00A136C6">
        <w:rPr>
          <w:rFonts w:ascii="Times New Roman" w:hAnsi="Times New Roman" w:cs="Times New Roman"/>
          <w:lang w:val="en-CA"/>
        </w:rPr>
        <w:t>Cancensus</w:t>
      </w:r>
      <w:proofErr w:type="spellEnd"/>
      <w:r w:rsidR="00A136C6">
        <w:rPr>
          <w:rFonts w:ascii="Times New Roman" w:hAnsi="Times New Roman" w:cs="Times New Roman"/>
          <w:lang w:val="en-CA"/>
        </w:rPr>
        <w:t xml:space="preserve"> R package </w:t>
      </w:r>
      <w:r w:rsidR="00A136C6">
        <w:rPr>
          <w:rFonts w:ascii="Times New Roman" w:hAnsi="Times New Roman" w:cs="Times New Roman"/>
          <w:lang w:val="en-CA"/>
        </w:rPr>
        <w:fldChar w:fldCharType="begin"/>
      </w:r>
      <w:r w:rsidR="00A136C6">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00A136C6">
        <w:rPr>
          <w:rFonts w:ascii="Times New Roman" w:hAnsi="Times New Roman" w:cs="Times New Roman"/>
          <w:lang w:val="en-CA"/>
        </w:rPr>
        <w:fldChar w:fldCharType="separate"/>
      </w:r>
      <w:r w:rsidR="00A136C6">
        <w:rPr>
          <w:rFonts w:ascii="Times New Roman" w:hAnsi="Times New Roman" w:cs="Times New Roman"/>
          <w:noProof/>
          <w:lang w:val="en-CA"/>
        </w:rPr>
        <w:t>(vonBergmann &amp; Jacobs, n.d.)</w:t>
      </w:r>
      <w:r w:rsidR="00A136C6">
        <w:rPr>
          <w:rFonts w:ascii="Times New Roman" w:hAnsi="Times New Roman" w:cs="Times New Roman"/>
          <w:lang w:val="en-CA"/>
        </w:rPr>
        <w:fldChar w:fldCharType="end"/>
      </w:r>
      <w:r w:rsidR="00A136C6">
        <w:rPr>
          <w:rFonts w:ascii="Times New Roman" w:hAnsi="Times New Roman" w:cs="Times New Roman"/>
          <w:lang w:val="en-CA"/>
        </w:rPr>
        <w:t xml:space="preserve"> and spatial data on the streets and road from the island of Montreal  </w:t>
      </w:r>
      <w:r w:rsidRPr="00451FE6" w:rsidR="00A136C6">
        <w:rPr>
          <w:rFonts w:ascii="Times New Roman" w:hAnsi="Times New Roman" w:cs="Times New Roman"/>
          <w:color w:val="000000" w:themeColor="text1"/>
          <w:lang w:val="en-CA"/>
        </w:rPr>
        <w:fldChar w:fldCharType="begin"/>
      </w:r>
      <w:r w:rsidRPr="00451FE6" w:rsidR="00A136C6">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Pr="00451FE6" w:rsidR="00A136C6">
        <w:rPr>
          <w:rFonts w:ascii="Times New Roman" w:hAnsi="Times New Roman" w:cs="Times New Roman"/>
          <w:color w:val="000000" w:themeColor="text1"/>
          <w:lang w:val="en-CA"/>
        </w:rPr>
        <w:fldChar w:fldCharType="separate"/>
      </w:r>
      <w:r w:rsidRPr="00451FE6" w:rsidR="00A136C6">
        <w:rPr>
          <w:rFonts w:ascii="Times New Roman" w:hAnsi="Times New Roman" w:cs="Times New Roman"/>
          <w:color w:val="000000" w:themeColor="text1"/>
          <w:kern w:val="0"/>
          <w:lang w:val="en-US"/>
        </w:rPr>
        <w:t>(VILLE DE MONTRÉAL, 2018)</w:t>
      </w:r>
      <w:r w:rsidRPr="00451FE6" w:rsidR="00A136C6">
        <w:rPr>
          <w:rFonts w:ascii="Times New Roman" w:hAnsi="Times New Roman" w:cs="Times New Roman"/>
          <w:color w:val="000000" w:themeColor="text1"/>
          <w:lang w:val="en-CA"/>
        </w:rPr>
        <w:fldChar w:fldCharType="end"/>
      </w:r>
      <w:r w:rsidRPr="00451FE6" w:rsidR="00A136C6">
        <w:rPr>
          <w:rFonts w:ascii="Times New Roman" w:hAnsi="Times New Roman" w:cs="Times New Roman"/>
          <w:color w:val="000000" w:themeColor="text1"/>
          <w:lang w:val="en-CA"/>
        </w:rPr>
        <w:t>.</w:t>
      </w:r>
      <w:r w:rsidR="00D27BCF">
        <w:rPr>
          <w:rFonts w:ascii="Times New Roman" w:hAnsi="Times New Roman" w:cs="Times New Roman"/>
          <w:lang w:val="en-CA"/>
        </w:rPr>
        <w:t xml:space="preserve"> </w:t>
      </w:r>
      <w:r w:rsidR="00200EC4">
        <w:rPr>
          <w:rFonts w:ascii="Times New Roman" w:hAnsi="Times New Roman" w:cs="Times New Roman"/>
          <w:lang w:val="en-CA"/>
        </w:rPr>
        <w:t xml:space="preserve">Unused locations were derived at a </w:t>
      </w:r>
      <w:commentRangeStart w:id="190"/>
      <w:r w:rsidR="00200EC4">
        <w:rPr>
          <w:rFonts w:ascii="Times New Roman" w:hAnsi="Times New Roman" w:cs="Times New Roman"/>
          <w:lang w:val="en-CA"/>
        </w:rPr>
        <w:t>1:1 ratio</w:t>
      </w:r>
      <w:r w:rsidR="00462637">
        <w:rPr>
          <w:rFonts w:ascii="Times New Roman" w:hAnsi="Times New Roman" w:cs="Times New Roman"/>
          <w:lang w:val="en-CA"/>
        </w:rPr>
        <w:t xml:space="preserve"> </w:t>
      </w:r>
      <w:commentRangeEnd w:id="190"/>
      <w:r w:rsidR="00462637">
        <w:rPr>
          <w:rStyle w:val="CommentReference"/>
        </w:rPr>
        <w:commentReference w:id="190"/>
      </w:r>
      <w:r w:rsidR="00200EC4">
        <w:rPr>
          <w:rFonts w:ascii="Times New Roman" w:hAnsi="Times New Roman" w:cs="Times New Roman"/>
          <w:lang w:val="en-CA"/>
        </w:rPr>
        <w:t xml:space="preserve">by creating random locations within 300 meters of the used location, at a random angle. For each study site, we ran a “Full model” (Used ~ Mean vegetation height + Sd vegetation height + Population density </w:t>
      </w:r>
      <w:commentRangeStart w:id="191"/>
      <w:commentRangeStart w:id="192"/>
      <w:r w:rsidR="00200EC4">
        <w:rPr>
          <w:rFonts w:ascii="Times New Roman" w:hAnsi="Times New Roman" w:cs="Times New Roman"/>
          <w:lang w:val="en-CA"/>
        </w:rPr>
        <w:t xml:space="preserve">+ Road length </w:t>
      </w:r>
      <w:commentRangeEnd w:id="191"/>
      <w:r w:rsidR="00200EC4">
        <w:rPr>
          <w:rStyle w:val="CommentReference"/>
        </w:rPr>
        <w:commentReference w:id="191"/>
      </w:r>
      <w:commentRangeEnd w:id="192"/>
      <w:r w:rsidR="00200EC4">
        <w:rPr>
          <w:rStyle w:val="CommentReference"/>
        </w:rPr>
        <w:commentReference w:id="192"/>
      </w:r>
      <w:r w:rsidR="00200EC4">
        <w:rPr>
          <w:rFonts w:ascii="Times New Roman" w:hAnsi="Times New Roman" w:cs="Times New Roman"/>
          <w:lang w:val="en-CA"/>
        </w:rPr>
        <w:t>+ Distance to nearest feeder + (1|Winter) + (1|Site) + (1|ID)), including all of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was the “Null” model, including only the random effects variables (Used ~ + (1|Winter) + (1|Site) + (1|ID)). We then once again selected the best models according to the corrected Akaike Information Criterion (</w:t>
      </w:r>
      <w:proofErr w:type="spellStart"/>
      <w:r w:rsidR="00200EC4">
        <w:rPr>
          <w:rFonts w:ascii="Times New Roman" w:hAnsi="Times New Roman" w:cs="Times New Roman"/>
          <w:lang w:val="en-CA"/>
        </w:rPr>
        <w:t>AICc</w:t>
      </w:r>
      <w:proofErr w:type="spellEnd"/>
      <w:r w:rsidR="00200EC4">
        <w:rPr>
          <w:rFonts w:ascii="Times New Roman" w:hAnsi="Times New Roman" w:cs="Times New Roman"/>
          <w:lang w:val="en-CA"/>
        </w:rPr>
        <w:t>). We used Variance Inflation Factor (VIF) to test for multicollinearity among predictor variables and Hosmer-</w:t>
      </w:r>
      <w:proofErr w:type="spellStart"/>
      <w:r w:rsidR="00200EC4">
        <w:rPr>
          <w:rFonts w:ascii="Times New Roman" w:hAnsi="Times New Roman" w:cs="Times New Roman"/>
          <w:lang w:val="en-CA"/>
        </w:rPr>
        <w:t>Lemeshow</w:t>
      </w:r>
      <w:proofErr w:type="spellEnd"/>
      <w:r w:rsidR="00200EC4">
        <w:rPr>
          <w:rFonts w:ascii="Times New Roman" w:hAnsi="Times New Roman" w:cs="Times New Roman"/>
          <w:lang w:val="en-CA"/>
        </w:rPr>
        <w:t xml:space="preserve"> as a goodness-of-fit test </w:t>
      </w:r>
      <w:r w:rsidR="009C5CBF">
        <w:rPr>
          <w:rFonts w:ascii="Times New Roman" w:hAnsi="Times New Roman" w:cs="Times New Roman"/>
          <w:lang w:val="en-CA"/>
        </w:rPr>
        <w:fldChar w:fldCharType="begin"/>
      </w:r>
      <w:r w:rsidR="009C5CBF">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9C5CBF">
        <w:rPr>
          <w:rFonts w:ascii="Times New Roman" w:hAnsi="Times New Roman" w:cs="Times New Roman"/>
          <w:lang w:val="en-CA"/>
        </w:rPr>
        <w:fldChar w:fldCharType="separate"/>
      </w:r>
      <w:r w:rsidR="009C5CBF">
        <w:rPr>
          <w:rFonts w:ascii="Times New Roman" w:hAnsi="Times New Roman" w:cs="Times New Roman"/>
          <w:noProof/>
          <w:lang w:val="en-CA"/>
        </w:rPr>
        <w:t>(Hosmer &amp; Lemesbow, 1980)</w:t>
      </w:r>
      <w:r w:rsidR="009C5CBF">
        <w:rPr>
          <w:rFonts w:ascii="Times New Roman" w:hAnsi="Times New Roman" w:cs="Times New Roman"/>
          <w:lang w:val="en-CA"/>
        </w:rPr>
        <w:fldChar w:fldCharType="end"/>
      </w:r>
      <w:r w:rsidR="009C5CBF">
        <w:rPr>
          <w:rFonts w:ascii="Times New Roman" w:hAnsi="Times New Roman" w:cs="Times New Roman"/>
          <w:lang w:val="en-CA"/>
        </w:rPr>
        <w:t xml:space="preserve">. </w:t>
      </w:r>
      <w:r w:rsidR="00200EC4">
        <w:rPr>
          <w:rFonts w:ascii="Times New Roman" w:hAnsi="Times New Roman" w:cs="Times New Roman"/>
          <w:lang w:val="en-CA"/>
        </w:rPr>
        <w:t xml:space="preserve">All statistical analysis were performed using Program R version </w:t>
      </w:r>
      <w:r w:rsidR="0061120F">
        <w:rPr>
          <w:rFonts w:ascii="Times New Roman" w:hAnsi="Times New Roman" w:cs="Times New Roman"/>
          <w:lang w:val="en-CA"/>
        </w:rPr>
        <w:t>4.4.2</w:t>
      </w:r>
      <w:r w:rsidR="00200EC4">
        <w:rPr>
          <w:rFonts w:ascii="Times New Roman" w:hAnsi="Times New Roman" w:cs="Times New Roman"/>
          <w:lang w:val="en-CA"/>
        </w:rPr>
        <w:t xml:space="preserve"> </w:t>
      </w:r>
      <w:r w:rsidR="001E21F8">
        <w:rPr>
          <w:rFonts w:ascii="Times New Roman" w:hAnsi="Times New Roman" w:cs="Times New Roman"/>
          <w:lang w:val="en-CA"/>
        </w:rPr>
        <w:fldChar w:fldCharType="begin"/>
      </w:r>
      <w:r w:rsidR="003B71FD">
        <w:rPr>
          <w:rFonts w:ascii="Times New Roman" w:hAnsi="Times New Roman" w:cs="Times New Roman"/>
          <w:lang w:val="en-CA"/>
        </w:rPr>
        <w:instrText xml:space="preserve"> ADDIN ZOTERO_ITEM CSL_CITATION {"citationID":"crU22h62","properties":{"formattedCitation":"(R Core Team, 2024a)","plainCitation":"(R Core Team, 2024a)","noteIndex":0},"citationItems":[{"id":993,"uris":["http://zotero.org/users/16770306/items/F3Z6TGMZ"],"itemData":{"id":993,"type":"software","event-place":"Vienna,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1E21F8">
        <w:rPr>
          <w:rFonts w:ascii="Times New Roman" w:hAnsi="Times New Roman" w:cs="Times New Roman"/>
          <w:lang w:val="en-CA"/>
        </w:rPr>
        <w:fldChar w:fldCharType="separate"/>
      </w:r>
      <w:r w:rsidR="003B71FD">
        <w:rPr>
          <w:rFonts w:ascii="Times New Roman" w:hAnsi="Times New Roman" w:cs="Times New Roman"/>
          <w:noProof/>
          <w:lang w:val="en-CA"/>
        </w:rPr>
        <w:t>(R Core Team, 2024a)</w:t>
      </w:r>
      <w:r w:rsidR="001E21F8">
        <w:rPr>
          <w:rFonts w:ascii="Times New Roman" w:hAnsi="Times New Roman" w:cs="Times New Roman"/>
          <w:lang w:val="en-CA"/>
        </w:rPr>
        <w:fldChar w:fldCharType="end"/>
      </w:r>
      <w:r w:rsidR="001E1195">
        <w:rPr>
          <w:rFonts w:ascii="Times New Roman" w:hAnsi="Times New Roman" w:cs="Times New Roman"/>
          <w:lang w:val="en-CA"/>
        </w:rPr>
        <w:t>.</w:t>
      </w:r>
      <w:r w:rsidR="007D1E51">
        <w:rPr>
          <w:rFonts w:ascii="Times New Roman" w:hAnsi="Times New Roman" w:cs="Times New Roman"/>
          <w:lang w:val="en-CA"/>
        </w:rPr>
        <w:t xml:space="preserve"> </w:t>
      </w:r>
    </w:p>
    <w:p w:rsidRPr="0094673A" w:rsidR="0094673A" w:rsidP="0094673A" w:rsidRDefault="0094673A" w14:paraId="22771EE6" w14:textId="77777777">
      <w:pPr>
        <w:rPr>
          <w:lang w:val="en-CA"/>
        </w:rPr>
      </w:pPr>
    </w:p>
    <w:p w:rsidR="00B02FAD" w:rsidP="00C461AF" w:rsidRDefault="0082677E" w14:paraId="4DC6B38C" w14:textId="226DB4B3">
      <w:pPr>
        <w:pStyle w:val="Heading3"/>
        <w:spacing w:line="480" w:lineRule="auto"/>
        <w:jc w:val="both"/>
        <w:rPr>
          <w:rFonts w:ascii="Times New Roman" w:hAnsi="Times New Roman" w:cs="Times New Roman"/>
          <w:b/>
          <w:bCs/>
          <w:color w:val="000000" w:themeColor="text1"/>
          <w:lang w:val="en-CA"/>
        </w:rPr>
      </w:pPr>
      <w:bookmarkStart w:name="_Toc204638471" w:id="193"/>
      <w:commentRangeStart w:id="194"/>
      <w:commentRangeStart w:id="195"/>
      <w:commentRangeStart w:id="196"/>
      <w:commentRangeStart w:id="197"/>
      <w:r w:rsidRPr="00BC2255">
        <w:rPr>
          <w:rFonts w:ascii="Times New Roman" w:hAnsi="Times New Roman" w:cs="Times New Roman"/>
          <w:b/>
          <w:bCs/>
          <w:color w:val="000000" w:themeColor="text1"/>
          <w:lang w:val="en-CA"/>
        </w:rPr>
        <w:t>Results</w:t>
      </w:r>
      <w:commentRangeEnd w:id="194"/>
      <w:r w:rsidRPr="00BC2255" w:rsidR="00E606DE">
        <w:rPr>
          <w:rStyle w:val="CommentReference"/>
          <w:rFonts w:ascii="Times New Roman" w:hAnsi="Times New Roman" w:cs="Times New Roman"/>
          <w:b/>
          <w:bCs/>
          <w:color w:val="000000" w:themeColor="text1"/>
          <w:sz w:val="28"/>
          <w:szCs w:val="28"/>
        </w:rPr>
        <w:commentReference w:id="194"/>
      </w:r>
      <w:commentRangeEnd w:id="195"/>
      <w:r w:rsidR="001E2574">
        <w:rPr>
          <w:rStyle w:val="CommentReference"/>
          <w:rFonts w:eastAsiaTheme="minorHAnsi" w:cstheme="minorBidi"/>
          <w:color w:val="auto"/>
        </w:rPr>
        <w:commentReference w:id="195"/>
      </w:r>
      <w:commentRangeEnd w:id="196"/>
      <w:r w:rsidR="001E2574">
        <w:rPr>
          <w:rStyle w:val="CommentReference"/>
          <w:rFonts w:eastAsiaTheme="minorHAnsi" w:cstheme="minorBidi"/>
          <w:color w:val="auto"/>
        </w:rPr>
        <w:commentReference w:id="196"/>
      </w:r>
      <w:commentRangeEnd w:id="197"/>
      <w:r w:rsidR="001E2574">
        <w:rPr>
          <w:rStyle w:val="CommentReference"/>
          <w:rFonts w:eastAsiaTheme="minorHAnsi" w:cstheme="minorBidi"/>
          <w:color w:val="auto"/>
        </w:rPr>
        <w:commentReference w:id="197"/>
      </w:r>
      <w:bookmarkEnd w:id="193"/>
    </w:p>
    <w:p w:rsidR="00C103A7" w:rsidP="00FC306D" w:rsidRDefault="004E05BA" w14:paraId="6A95DCEE" w14:textId="441797E4">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In 2022-2023, a total of 21 northern cardinals were </w:t>
      </w:r>
      <w:r w:rsidR="008A4799">
        <w:rPr>
          <w:rFonts w:ascii="Times New Roman" w:hAnsi="Times New Roman" w:cs="Times New Roman"/>
          <w:color w:val="000000"/>
          <w:u w:color="000000"/>
          <w:lang w:val="en-CA"/>
        </w:rPr>
        <w:t>released</w:t>
      </w:r>
      <w:r w:rsidR="00F3746C">
        <w:rPr>
          <w:rFonts w:ascii="Times New Roman" w:hAnsi="Times New Roman" w:cs="Times New Roman"/>
          <w:color w:val="000000"/>
          <w:u w:color="000000"/>
          <w:lang w:val="en-CA"/>
        </w:rPr>
        <w:t xml:space="preserve"> at MBO (peri-urban)</w:t>
      </w:r>
      <w:r w:rsidR="008A4799">
        <w:rPr>
          <w:rFonts w:ascii="Times New Roman" w:hAnsi="Times New Roman" w:cs="Times New Roman"/>
          <w:color w:val="000000"/>
          <w:u w:color="000000"/>
          <w:lang w:val="en-CA"/>
        </w:rPr>
        <w:t xml:space="preserve"> with radio tags</w:t>
      </w:r>
      <w:r w:rsidR="00110ED4">
        <w:rPr>
          <w:rFonts w:ascii="Times New Roman" w:hAnsi="Times New Roman" w:cs="Times New Roman"/>
          <w:color w:val="000000"/>
          <w:u w:color="000000"/>
          <w:lang w:val="en-CA"/>
        </w:rPr>
        <w:t xml:space="preserve"> (including tags that were re-deployed </w:t>
      </w:r>
      <w:r w:rsidR="00E97028">
        <w:rPr>
          <w:rFonts w:ascii="Times New Roman" w:hAnsi="Times New Roman" w:cs="Times New Roman"/>
          <w:color w:val="000000"/>
          <w:u w:color="000000"/>
          <w:lang w:val="en-CA"/>
        </w:rPr>
        <w:t xml:space="preserve">upon retrieval following the death of individuals). </w:t>
      </w:r>
      <w:r w:rsidR="004B1611">
        <w:rPr>
          <w:rFonts w:ascii="Times New Roman" w:hAnsi="Times New Roman" w:cs="Times New Roman"/>
          <w:color w:val="000000"/>
          <w:u w:color="000000"/>
          <w:lang w:val="en-CA"/>
        </w:rPr>
        <w:t xml:space="preserve">In 2023-2024, </w:t>
      </w:r>
      <w:r w:rsidR="00FC453A">
        <w:rPr>
          <w:rFonts w:ascii="Times New Roman" w:hAnsi="Times New Roman" w:cs="Times New Roman"/>
          <w:color w:val="000000"/>
          <w:u w:color="000000"/>
          <w:lang w:val="en-CA"/>
        </w:rPr>
        <w:t xml:space="preserve">15 cardinals were released at MBO (peri-urban), 15 at BDU (suburban) and 15 at </w:t>
      </w:r>
      <w:r w:rsidR="00FC453A">
        <w:rPr>
          <w:rFonts w:ascii="Times New Roman" w:hAnsi="Times New Roman" w:cs="Times New Roman"/>
          <w:color w:val="000000"/>
          <w:u w:color="000000"/>
          <w:lang w:val="en-CA"/>
        </w:rPr>
        <w:t>CON (dense urban)</w:t>
      </w:r>
      <w:r w:rsidR="00AF6820">
        <w:rPr>
          <w:rFonts w:ascii="Times New Roman" w:hAnsi="Times New Roman" w:cs="Times New Roman"/>
          <w:color w:val="000000"/>
          <w:u w:color="000000"/>
          <w:lang w:val="en-CA"/>
        </w:rPr>
        <w:t xml:space="preserve"> for a total of 45 northern cardinals across all t</w:t>
      </w:r>
      <w:r w:rsidR="001A3AEB">
        <w:rPr>
          <w:rFonts w:ascii="Times New Roman" w:hAnsi="Times New Roman" w:cs="Times New Roman"/>
          <w:color w:val="000000"/>
          <w:u w:color="000000"/>
          <w:lang w:val="en-CA"/>
        </w:rPr>
        <w:t>h</w:t>
      </w:r>
      <w:r w:rsidR="00AF6820">
        <w:rPr>
          <w:rFonts w:ascii="Times New Roman" w:hAnsi="Times New Roman" w:cs="Times New Roman"/>
          <w:color w:val="000000"/>
          <w:u w:color="000000"/>
          <w:lang w:val="en-CA"/>
        </w:rPr>
        <w:t>ree sites. In 2024</w:t>
      </w:r>
      <w:r w:rsidR="00E25BC6">
        <w:rPr>
          <w:rFonts w:ascii="Times New Roman" w:hAnsi="Times New Roman" w:cs="Times New Roman"/>
          <w:color w:val="000000"/>
          <w:u w:color="000000"/>
          <w:lang w:val="en-CA"/>
        </w:rPr>
        <w:t xml:space="preserve">-2025, 5 cardinals were released at MBO (peri-urban), </w:t>
      </w:r>
      <w:r w:rsidR="00973B25">
        <w:rPr>
          <w:rFonts w:ascii="Times New Roman" w:hAnsi="Times New Roman" w:cs="Times New Roman"/>
          <w:color w:val="000000"/>
          <w:u w:color="000000"/>
          <w:lang w:val="en-CA"/>
        </w:rPr>
        <w:t xml:space="preserve">16 were released at BDU (suburban) and 21 were released at CON (dense urban) for a total of </w:t>
      </w:r>
      <w:r w:rsidR="001A3AEB">
        <w:rPr>
          <w:rFonts w:ascii="Times New Roman" w:hAnsi="Times New Roman" w:cs="Times New Roman"/>
          <w:color w:val="000000"/>
          <w:u w:color="000000"/>
          <w:lang w:val="en-CA"/>
        </w:rPr>
        <w:t xml:space="preserve">42 birds across all three sites. Table </w:t>
      </w:r>
      <w:r w:rsidRPr="00486ED6" w:rsidR="001A3AEB">
        <w:rPr>
          <w:rFonts w:ascii="Times New Roman" w:hAnsi="Times New Roman" w:cs="Times New Roman"/>
          <w:color w:val="000000"/>
          <w:highlight w:val="yellow"/>
          <w:u w:color="000000"/>
          <w:lang w:val="en-CA"/>
        </w:rPr>
        <w:t>X</w:t>
      </w:r>
      <w:r w:rsidR="001A3AEB">
        <w:rPr>
          <w:rFonts w:ascii="Times New Roman" w:hAnsi="Times New Roman" w:cs="Times New Roman"/>
          <w:color w:val="000000"/>
          <w:u w:color="000000"/>
          <w:lang w:val="en-CA"/>
        </w:rPr>
        <w:t xml:space="preserve"> is detailing the number of cardinals we were able to track </w:t>
      </w:r>
      <w:r w:rsidR="000F0EFD">
        <w:rPr>
          <w:rFonts w:ascii="Times New Roman" w:hAnsi="Times New Roman" w:cs="Times New Roman"/>
          <w:color w:val="000000"/>
          <w:u w:color="000000"/>
          <w:lang w:val="en-CA"/>
        </w:rPr>
        <w:t>for each field season, along with the number of cardinals that died, and the potential causes for these deaths.</w:t>
      </w:r>
    </w:p>
    <w:p w:rsidR="00272F22" w:rsidP="00FC306D" w:rsidRDefault="00272F22" w14:paraId="4940B114" w14:textId="77777777">
      <w:pPr>
        <w:autoSpaceDE w:val="0"/>
        <w:autoSpaceDN w:val="0"/>
        <w:adjustRightInd w:val="0"/>
        <w:spacing w:line="480" w:lineRule="auto"/>
        <w:ind w:firstLine="720"/>
        <w:jc w:val="both"/>
        <w:rPr>
          <w:rFonts w:ascii="Times New Roman" w:hAnsi="Times New Roman" w:cs="Times New Roman"/>
          <w:color w:val="000000"/>
          <w:u w:color="000000"/>
          <w:lang w:val="en-CA"/>
        </w:rPr>
      </w:pPr>
    </w:p>
    <w:p w:rsidR="007B3937" w:rsidP="00FC306D" w:rsidRDefault="007B3937" w14:paraId="762107AE" w14:textId="77777777">
      <w:pPr>
        <w:autoSpaceDE w:val="0"/>
        <w:autoSpaceDN w:val="0"/>
        <w:adjustRightInd w:val="0"/>
        <w:spacing w:line="480" w:lineRule="auto"/>
        <w:ind w:firstLine="720"/>
        <w:jc w:val="both"/>
        <w:rPr>
          <w:rFonts w:ascii="Times New Roman" w:hAnsi="Times New Roman" w:cs="Times New Roman"/>
          <w:color w:val="000000"/>
          <w:u w:color="000000"/>
          <w:lang w:val="en-CA"/>
        </w:rPr>
      </w:pPr>
    </w:p>
    <w:p w:rsidR="007B3937" w:rsidP="00FC306D" w:rsidRDefault="007B3937" w14:paraId="1DD8B5AD" w14:textId="77777777">
      <w:pPr>
        <w:autoSpaceDE w:val="0"/>
        <w:autoSpaceDN w:val="0"/>
        <w:adjustRightInd w:val="0"/>
        <w:spacing w:line="480" w:lineRule="auto"/>
        <w:ind w:firstLine="720"/>
        <w:jc w:val="both"/>
        <w:rPr>
          <w:rFonts w:ascii="Times New Roman" w:hAnsi="Times New Roman" w:cs="Times New Roman"/>
          <w:color w:val="000000"/>
          <w:u w:color="000000"/>
          <w:lang w:val="en-CA"/>
        </w:rPr>
      </w:pPr>
    </w:p>
    <w:p w:rsidR="007B3937" w:rsidP="00FC306D" w:rsidRDefault="007B3937" w14:paraId="2B580272" w14:textId="77777777">
      <w:pPr>
        <w:autoSpaceDE w:val="0"/>
        <w:autoSpaceDN w:val="0"/>
        <w:adjustRightInd w:val="0"/>
        <w:spacing w:line="480" w:lineRule="auto"/>
        <w:ind w:firstLine="720"/>
        <w:jc w:val="both"/>
        <w:rPr>
          <w:rFonts w:ascii="Times New Roman" w:hAnsi="Times New Roman" w:cs="Times New Roman"/>
          <w:color w:val="000000"/>
          <w:u w:color="000000"/>
          <w:lang w:val="en-CA"/>
        </w:rPr>
      </w:pPr>
    </w:p>
    <w:p w:rsidR="000F0EFD" w:rsidP="00CC25DF" w:rsidRDefault="000F0EFD" w14:paraId="642FA679" w14:textId="14762A35" w14:noSpellErr="1">
      <w:pPr>
        <w:autoSpaceDE w:val="0"/>
        <w:autoSpaceDN w:val="0"/>
        <w:adjustRightInd w:val="0"/>
        <w:spacing w:line="480" w:lineRule="auto"/>
        <w:jc w:val="both"/>
        <w:rPr>
          <w:rFonts w:ascii="Times New Roman" w:hAnsi="Times New Roman" w:cs="Times New Roman"/>
          <w:color w:val="000000"/>
          <w:lang w:val="en-CA"/>
        </w:rPr>
      </w:pPr>
      <w:r w:rsidRPr="4CA76C63" w:rsidR="4CA76C63">
        <w:rPr>
          <w:rFonts w:ascii="Times New Roman" w:hAnsi="Times New Roman" w:cs="Times New Roman"/>
          <w:b w:val="1"/>
          <w:bCs w:val="1"/>
          <w:color w:val="000000" w:themeColor="text1" w:themeTint="FF" w:themeShade="FF"/>
          <w:lang w:val="en-CA"/>
        </w:rPr>
        <w:t xml:space="preserve">Table </w:t>
      </w:r>
      <w:r w:rsidRPr="4CA76C63" w:rsidR="4CA76C63">
        <w:rPr>
          <w:rFonts w:ascii="Times New Roman" w:hAnsi="Times New Roman" w:cs="Times New Roman"/>
          <w:b w:val="1"/>
          <w:bCs w:val="1"/>
          <w:color w:val="000000" w:themeColor="text1" w:themeTint="FF" w:themeShade="FF"/>
          <w:highlight w:val="yellow"/>
          <w:lang w:val="en-CA"/>
        </w:rPr>
        <w:t>X</w:t>
      </w:r>
      <w:r w:rsidRPr="4CA76C63" w:rsidR="4CA76C63">
        <w:rPr>
          <w:rFonts w:ascii="Times New Roman" w:hAnsi="Times New Roman" w:cs="Times New Roman"/>
          <w:color w:val="000000" w:themeColor="text1" w:themeTint="FF" w:themeShade="FF"/>
          <w:lang w:val="en-CA"/>
        </w:rPr>
        <w:t xml:space="preserve"> Number of cardinals tracked 1 </w:t>
      </w:r>
      <w:r w:rsidRPr="4CA76C63" w:rsidR="4CA76C63">
        <w:rPr>
          <w:rFonts w:ascii="Times New Roman" w:hAnsi="Times New Roman" w:cs="Times New Roman"/>
          <w:color w:val="000000" w:themeColor="text1" w:themeTint="FF" w:themeShade="FF"/>
          <w:lang w:val="en-CA"/>
        </w:rPr>
        <w:t>and</w:t>
      </w:r>
      <w:r w:rsidRPr="4CA76C63" w:rsidR="4CA76C63">
        <w:rPr>
          <w:rFonts w:ascii="Times New Roman" w:hAnsi="Times New Roman" w:cs="Times New Roman"/>
          <w:color w:val="000000" w:themeColor="text1" w:themeTint="FF" w:themeShade="FF"/>
          <w:lang w:val="en-CA"/>
        </w:rPr>
        <w:t xml:space="preserve"> 3 </w:t>
      </w:r>
      <w:r w:rsidRPr="4CA76C63" w:rsidR="4CA76C63">
        <w:rPr>
          <w:rFonts w:ascii="Times New Roman" w:hAnsi="Times New Roman" w:cs="Times New Roman"/>
          <w:color w:val="000000" w:themeColor="text1" w:themeTint="FF" w:themeShade="FF"/>
          <w:lang w:val="en-CA"/>
        </w:rPr>
        <w:t>months</w:t>
      </w:r>
      <w:r w:rsidRPr="4CA76C63" w:rsidR="4CA76C63">
        <w:rPr>
          <w:rFonts w:ascii="Times New Roman" w:hAnsi="Times New Roman" w:cs="Times New Roman"/>
          <w:color w:val="000000" w:themeColor="text1" w:themeTint="FF" w:themeShade="FF"/>
          <w:lang w:val="en-CA"/>
        </w:rPr>
        <w:t xml:space="preserve"> after their </w:t>
      </w:r>
      <w:r w:rsidRPr="4CA76C63" w:rsidR="4CA76C63">
        <w:rPr>
          <w:rFonts w:ascii="Times New Roman" w:hAnsi="Times New Roman" w:cs="Times New Roman"/>
          <w:color w:val="000000" w:themeColor="text1" w:themeTint="FF" w:themeShade="FF"/>
          <w:lang w:val="en-CA"/>
        </w:rPr>
        <w:t>initial</w:t>
      </w:r>
      <w:r w:rsidRPr="4CA76C63" w:rsidR="4CA76C63">
        <w:rPr>
          <w:rFonts w:ascii="Times New Roman" w:hAnsi="Times New Roman" w:cs="Times New Roman"/>
          <w:color w:val="000000" w:themeColor="text1" w:themeTint="FF" w:themeShade="FF"/>
          <w:lang w:val="en-CA"/>
        </w:rPr>
        <w:t xml:space="preserve"> release date, along with the number of individuals found dead and the most probable cause of death</w:t>
      </w:r>
      <w:r w:rsidRPr="4CA76C63" w:rsidR="4CA76C63">
        <w:rPr>
          <w:rFonts w:ascii="Times New Roman" w:hAnsi="Times New Roman" w:cs="Times New Roman"/>
          <w:color w:val="000000" w:themeColor="text1" w:themeTint="FF" w:themeShade="FF"/>
          <w:lang w:val="en-CA"/>
        </w:rPr>
        <w:t xml:space="preserve"> across three sites in Montreal, Quebec, Canada</w:t>
      </w:r>
      <w:r w:rsidRPr="4CA76C63" w:rsidR="4CA76C63">
        <w:rPr>
          <w:rFonts w:ascii="Times New Roman" w:hAnsi="Times New Roman" w:cs="Times New Roman"/>
          <w:color w:val="000000" w:themeColor="text1" w:themeTint="FF" w:themeShade="FF"/>
          <w:lang w:val="en-CA"/>
        </w:rPr>
        <w:t xml:space="preserve"> between 2022 and 2025</w:t>
      </w:r>
      <w:r w:rsidRPr="4CA76C63" w:rsidR="4CA76C63">
        <w:rPr>
          <w:rFonts w:ascii="Times New Roman" w:hAnsi="Times New Roman" w:cs="Times New Roman"/>
          <w:color w:val="000000" w:themeColor="text1" w:themeTint="FF" w:themeShade="FF"/>
          <w:lang w:val="en-CA"/>
        </w:rPr>
        <w:t>.</w:t>
      </w:r>
      <w:commentRangeStart w:id="1745093291"/>
      <w:commentRangeStart w:id="1271287446"/>
      <w:commentRangeStart w:id="361513196"/>
      <w:commentRangeEnd w:id="1745093291"/>
      <w:r>
        <w:rPr>
          <w:rStyle w:val="CommentReference"/>
        </w:rPr>
        <w:commentReference w:id="1745093291"/>
      </w:r>
      <w:commentRangeEnd w:id="1271287446"/>
      <w:r>
        <w:rPr>
          <w:rStyle w:val="CommentReference"/>
        </w:rPr>
        <w:commentReference w:id="1271287446"/>
      </w:r>
      <w:commentRangeEnd w:id="361513196"/>
      <w:r>
        <w:rPr>
          <w:rStyle w:val="CommentReference"/>
        </w:rPr>
        <w:commentReference w:id="361513196"/>
      </w:r>
    </w:p>
    <w:tbl>
      <w:tblPr>
        <w:tblStyle w:val="TableGrid"/>
        <w:tblW w:w="10060" w:type="dxa"/>
        <w:tblLook w:val="04A0" w:firstRow="1" w:lastRow="0" w:firstColumn="1" w:lastColumn="0" w:noHBand="0" w:noVBand="1"/>
      </w:tblPr>
      <w:tblGrid>
        <w:gridCol w:w="1126"/>
        <w:gridCol w:w="672"/>
        <w:gridCol w:w="1172"/>
        <w:gridCol w:w="1845"/>
        <w:gridCol w:w="1843"/>
        <w:gridCol w:w="1149"/>
        <w:gridCol w:w="2253"/>
      </w:tblGrid>
      <w:tr w:rsidR="009D434C" w:rsidTr="4CA76C63" w14:paraId="1DAA137F" w14:textId="77777777">
        <w:tc>
          <w:tcPr>
            <w:tcW w:w="1126" w:type="dxa"/>
            <w:tcMar/>
          </w:tcPr>
          <w:p w:rsidRPr="009D434C" w:rsidR="00C309A0" w:rsidP="00C309A0" w:rsidRDefault="00C309A0" w14:paraId="1B3C4DC0" w14:textId="24822614">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Year</w:t>
            </w:r>
          </w:p>
        </w:tc>
        <w:tc>
          <w:tcPr>
            <w:tcW w:w="672" w:type="dxa"/>
            <w:tcMar/>
          </w:tcPr>
          <w:p w:rsidRPr="009D434C" w:rsidR="00C309A0" w:rsidP="00C309A0" w:rsidRDefault="00C309A0" w14:paraId="737F87E1" w14:textId="544B3775">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Site</w:t>
            </w:r>
          </w:p>
        </w:tc>
        <w:tc>
          <w:tcPr>
            <w:tcW w:w="1172" w:type="dxa"/>
            <w:tcMar/>
          </w:tcPr>
          <w:p w:rsidRPr="009D434C" w:rsidR="00C309A0" w:rsidP="00C309A0" w:rsidRDefault="009D434C" w14:paraId="7E8CA75D" w14:textId="5E119BAA">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Total n</w:t>
            </w:r>
            <w:r w:rsidRPr="009D434C" w:rsidR="00C309A0">
              <w:rPr>
                <w:rFonts w:ascii="Times New Roman" w:hAnsi="Times New Roman" w:cs="Times New Roman"/>
                <w:color w:val="000000"/>
                <w:sz w:val="20"/>
                <w:szCs w:val="20"/>
                <w:u w:color="000000"/>
                <w:lang w:val="en-CA"/>
              </w:rPr>
              <w:t>umber of cardinals</w:t>
            </w:r>
          </w:p>
        </w:tc>
        <w:tc>
          <w:tcPr>
            <w:tcW w:w="1845" w:type="dxa"/>
            <w:tcMar/>
          </w:tcPr>
          <w:p w:rsidRPr="009D434C" w:rsidR="00C309A0" w:rsidP="00C309A0" w:rsidRDefault="00C309A0" w14:paraId="74FD98E3" w14:textId="060DDB7C">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of cardinals tracked after 1 month</w:t>
            </w:r>
          </w:p>
        </w:tc>
        <w:tc>
          <w:tcPr>
            <w:tcW w:w="1843" w:type="dxa"/>
            <w:tcMar/>
          </w:tcPr>
          <w:p w:rsidRPr="009D434C" w:rsidR="00C309A0" w:rsidP="00C309A0" w:rsidRDefault="00C309A0" w14:paraId="3FDF3147" w14:textId="33F65F0F">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of cardinals tracked after 3 months</w:t>
            </w:r>
          </w:p>
        </w:tc>
        <w:tc>
          <w:tcPr>
            <w:tcW w:w="1149" w:type="dxa"/>
            <w:tcMar/>
          </w:tcPr>
          <w:p w:rsidRPr="009D434C" w:rsidR="00C309A0" w:rsidP="00C309A0" w:rsidRDefault="00C309A0" w14:paraId="70725186" w14:textId="0565C0DD">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found dead</w:t>
            </w:r>
          </w:p>
        </w:tc>
        <w:tc>
          <w:tcPr>
            <w:tcW w:w="2253" w:type="dxa"/>
            <w:tcMar/>
          </w:tcPr>
          <w:p w:rsidRPr="009D434C" w:rsidR="00C309A0" w:rsidP="00C309A0" w:rsidRDefault="00C309A0" w14:paraId="6CAE6E9F" w14:textId="0DBC640F">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Probable cause of death</w:t>
            </w:r>
          </w:p>
        </w:tc>
      </w:tr>
      <w:tr w:rsidR="009D434C" w:rsidTr="4CA76C63" w14:paraId="1D270EC1" w14:textId="77777777">
        <w:tc>
          <w:tcPr>
            <w:tcW w:w="1126" w:type="dxa"/>
            <w:tcMar/>
          </w:tcPr>
          <w:p w:rsidRPr="009D434C" w:rsidR="00C309A0" w:rsidP="00C309A0" w:rsidRDefault="00C309A0" w14:paraId="20BAB0DA" w14:textId="2DC65B9A">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2022-2023</w:t>
            </w:r>
          </w:p>
        </w:tc>
        <w:tc>
          <w:tcPr>
            <w:tcW w:w="672" w:type="dxa"/>
            <w:tcMar/>
          </w:tcPr>
          <w:p w:rsidRPr="009D434C" w:rsidR="00C309A0" w:rsidP="00C309A0" w:rsidRDefault="009D434C" w14:paraId="351F5A23" w14:textId="1F335BA5">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MBO</w:t>
            </w:r>
          </w:p>
        </w:tc>
        <w:tc>
          <w:tcPr>
            <w:tcW w:w="1172" w:type="dxa"/>
            <w:tcMar/>
          </w:tcPr>
          <w:p w:rsidRPr="009D434C" w:rsidR="00C309A0" w:rsidP="00C309A0" w:rsidRDefault="009D434C" w14:paraId="0ED1BA5F" w14:textId="2DB6DECD">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Mar/>
          </w:tcPr>
          <w:p w:rsidRPr="009D434C" w:rsidR="00C309A0" w:rsidP="00C309A0" w:rsidRDefault="005A7A7A" w14:paraId="1EE79732" w14:textId="6E4DCEC2">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17</w:t>
            </w:r>
            <w:ins w:author="Barbara Frei, Dr" w:date="2025-07-30T11:08:47.894Z" w:id="1831402443">
              <w:r w:rsidRPr="4CA76C63" w:rsidR="4CA76C63">
                <w:rPr>
                  <w:rFonts w:ascii="Times New Roman" w:hAnsi="Times New Roman" w:cs="Times New Roman"/>
                  <w:color w:val="000000" w:themeColor="text1" w:themeTint="FF" w:themeShade="FF"/>
                  <w:sz w:val="20"/>
                  <w:szCs w:val="20"/>
                  <w:lang w:val="en-CA"/>
                </w:rPr>
                <w:t xml:space="preserve"> (81%)</w:t>
              </w:r>
            </w:ins>
          </w:p>
        </w:tc>
        <w:tc>
          <w:tcPr>
            <w:tcW w:w="1843" w:type="dxa"/>
            <w:tcMar/>
          </w:tcPr>
          <w:p w:rsidRPr="009D434C" w:rsidR="00C309A0" w:rsidP="00C309A0" w:rsidRDefault="005A7A7A" w14:paraId="35A013FC" w14:textId="3D3F9A7E">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16</w:t>
            </w:r>
            <w:ins w:author="Barbara Frei, Dr" w:date="2025-07-30T11:11:04.64Z" w:id="493002564">
              <w:r w:rsidRPr="4CA76C63" w:rsidR="4CA76C63">
                <w:rPr>
                  <w:rFonts w:ascii="Times New Roman" w:hAnsi="Times New Roman" w:cs="Times New Roman"/>
                  <w:color w:val="000000" w:themeColor="text1" w:themeTint="FF" w:themeShade="FF"/>
                  <w:sz w:val="20"/>
                  <w:szCs w:val="20"/>
                  <w:lang w:val="en-CA"/>
                </w:rPr>
                <w:t xml:space="preserve"> (76%)</w:t>
              </w:r>
            </w:ins>
          </w:p>
        </w:tc>
        <w:tc>
          <w:tcPr>
            <w:tcW w:w="1149" w:type="dxa"/>
            <w:tcMar/>
          </w:tcPr>
          <w:p w:rsidRPr="009D434C" w:rsidR="00C309A0" w:rsidP="00C309A0" w:rsidRDefault="005A7A7A" w14:paraId="592B7493" w14:textId="04D49A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Mar/>
          </w:tcPr>
          <w:p w:rsidRPr="009D434C" w:rsidR="00C309A0" w:rsidP="00C309A0" w:rsidRDefault="005A7A7A" w14:paraId="732416EC" w14:textId="291E972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tc>
      </w:tr>
      <w:tr w:rsidR="009D434C" w:rsidTr="4CA76C63" w14:paraId="00320658" w14:textId="77777777">
        <w:tc>
          <w:tcPr>
            <w:tcW w:w="1126" w:type="dxa"/>
            <w:tcMar/>
          </w:tcPr>
          <w:p w:rsidRPr="009D434C" w:rsidR="00C309A0" w:rsidP="00C309A0" w:rsidRDefault="009D434C" w14:paraId="7E6DB5A9" w14:textId="346B3C6B">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Mar/>
          </w:tcPr>
          <w:p w:rsidRPr="009D434C" w:rsidR="00C309A0" w:rsidP="00C309A0" w:rsidRDefault="009D434C" w14:paraId="51DF1366" w14:textId="62895C24">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Mar/>
          </w:tcPr>
          <w:p w:rsidRPr="009D434C" w:rsidR="00C309A0" w:rsidP="00C309A0" w:rsidRDefault="005A7A7A" w14:paraId="75F80565" w14:textId="1F60D659">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Mar/>
          </w:tcPr>
          <w:p w:rsidRPr="009D434C" w:rsidR="00C309A0" w:rsidP="00C309A0" w:rsidRDefault="0011542E" w14:paraId="46F3EF9F" w14:textId="2982FC01">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13</w:t>
            </w:r>
            <w:ins w:author="Barbara Frei, Dr" w:date="2025-07-30T11:09:51.247Z" w:id="1956706548">
              <w:r w:rsidRPr="4CA76C63" w:rsidR="4CA76C63">
                <w:rPr>
                  <w:rFonts w:ascii="Times New Roman" w:hAnsi="Times New Roman" w:cs="Times New Roman"/>
                  <w:color w:val="000000" w:themeColor="text1" w:themeTint="FF" w:themeShade="FF"/>
                  <w:sz w:val="20"/>
                  <w:szCs w:val="20"/>
                  <w:lang w:val="en-CA"/>
                </w:rPr>
                <w:t xml:space="preserve"> (87%)</w:t>
              </w:r>
            </w:ins>
          </w:p>
        </w:tc>
        <w:tc>
          <w:tcPr>
            <w:tcW w:w="1843" w:type="dxa"/>
            <w:tcMar/>
          </w:tcPr>
          <w:p w:rsidRPr="009D434C" w:rsidR="00C309A0" w:rsidP="00C309A0" w:rsidRDefault="0011542E" w14:paraId="173C913D" w14:textId="3C13A0C8">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9</w:t>
            </w:r>
            <w:ins w:author="Barbara Frei, Dr" w:date="2025-07-30T11:11:22.161Z" w:id="776825014">
              <w:r w:rsidRPr="4CA76C63" w:rsidR="4CA76C63">
                <w:rPr>
                  <w:rFonts w:ascii="Times New Roman" w:hAnsi="Times New Roman" w:cs="Times New Roman"/>
                  <w:color w:val="000000" w:themeColor="text1" w:themeTint="FF" w:themeShade="FF"/>
                  <w:sz w:val="20"/>
                  <w:szCs w:val="20"/>
                  <w:lang w:val="en-CA"/>
                </w:rPr>
                <w:t xml:space="preserve"> (</w:t>
              </w:r>
              <w:r w:rsidRPr="4CA76C63" w:rsidR="4CA76C63">
                <w:rPr>
                  <w:rFonts w:ascii="Times New Roman" w:hAnsi="Times New Roman" w:cs="Times New Roman"/>
                  <w:color w:val="000000" w:themeColor="text1" w:themeTint="FF" w:themeShade="FF"/>
                  <w:sz w:val="20"/>
                  <w:szCs w:val="20"/>
                  <w:lang w:val="en-CA"/>
                </w:rPr>
                <w:t>60%)</w:t>
              </w:r>
            </w:ins>
          </w:p>
        </w:tc>
        <w:tc>
          <w:tcPr>
            <w:tcW w:w="1149" w:type="dxa"/>
            <w:tcMar/>
          </w:tcPr>
          <w:p w:rsidRPr="009D434C" w:rsidR="00C309A0" w:rsidP="00C309A0" w:rsidRDefault="00FD6437" w14:paraId="099C88E9" w14:textId="519C1D0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w:t>
            </w:r>
          </w:p>
        </w:tc>
        <w:tc>
          <w:tcPr>
            <w:tcW w:w="2253" w:type="dxa"/>
            <w:tcMar/>
          </w:tcPr>
          <w:p w:rsidRPr="009D434C" w:rsidR="00C309A0" w:rsidP="00C309A0" w:rsidRDefault="00FD6437" w14:paraId="553D0B84" w14:textId="71471408">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 xml:space="preserve">Predation (n = </w:t>
            </w:r>
            <w:r w:rsidR="00494727">
              <w:rPr>
                <w:rFonts w:ascii="Times New Roman" w:hAnsi="Times New Roman" w:cs="Times New Roman"/>
                <w:color w:val="000000"/>
                <w:sz w:val="20"/>
                <w:szCs w:val="20"/>
                <w:u w:color="000000"/>
                <w:lang w:val="en-CA"/>
              </w:rPr>
              <w:t>2</w:t>
            </w:r>
            <w:r>
              <w:rPr>
                <w:rFonts w:ascii="Times New Roman" w:hAnsi="Times New Roman" w:cs="Times New Roman"/>
                <w:color w:val="000000"/>
                <w:sz w:val="20"/>
                <w:szCs w:val="20"/>
                <w:u w:color="000000"/>
                <w:lang w:val="en-CA"/>
              </w:rPr>
              <w:t>)</w:t>
            </w:r>
            <w:r w:rsidR="00494727">
              <w:rPr>
                <w:rFonts w:ascii="Times New Roman" w:hAnsi="Times New Roman" w:cs="Times New Roman"/>
                <w:color w:val="000000"/>
                <w:sz w:val="20"/>
                <w:szCs w:val="20"/>
                <w:u w:color="000000"/>
                <w:lang w:val="en-CA"/>
              </w:rPr>
              <w:t xml:space="preserve"> Unknown (n = 1)</w:t>
            </w:r>
          </w:p>
        </w:tc>
      </w:tr>
      <w:tr w:rsidR="009D434C" w:rsidTr="4CA76C63" w14:paraId="45227005" w14:textId="77777777">
        <w:tc>
          <w:tcPr>
            <w:tcW w:w="1126" w:type="dxa"/>
            <w:tcMar/>
          </w:tcPr>
          <w:p w:rsidRPr="009D434C" w:rsidR="00C309A0" w:rsidP="00C309A0" w:rsidRDefault="009D434C" w14:paraId="1A2A20CF" w14:textId="49113E68">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Mar/>
          </w:tcPr>
          <w:p w:rsidRPr="009D434C" w:rsidR="00C309A0" w:rsidP="00C309A0" w:rsidRDefault="009D434C" w14:paraId="5D395993" w14:textId="57A524B9">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Mar/>
          </w:tcPr>
          <w:p w:rsidRPr="009D434C" w:rsidR="00C309A0" w:rsidP="00C309A0" w:rsidRDefault="005A7A7A" w14:paraId="7C2E4355" w14:textId="20FF2832">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Mar/>
          </w:tcPr>
          <w:p w:rsidRPr="009D434C" w:rsidR="00C309A0" w:rsidP="00C309A0" w:rsidRDefault="009E4377" w14:paraId="15DA0B9E" w14:textId="7D542265">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8</w:t>
            </w:r>
            <w:ins w:author="Barbara Frei, Dr" w:date="2025-07-30T11:10:08.558Z" w:id="843153876">
              <w:r w:rsidRPr="4CA76C63" w:rsidR="4CA76C63">
                <w:rPr>
                  <w:rFonts w:ascii="Times New Roman" w:hAnsi="Times New Roman" w:cs="Times New Roman"/>
                  <w:color w:val="000000" w:themeColor="text1" w:themeTint="FF" w:themeShade="FF"/>
                  <w:sz w:val="20"/>
                  <w:szCs w:val="20"/>
                  <w:lang w:val="en-CA"/>
                </w:rPr>
                <w:t xml:space="preserve"> (53%)</w:t>
              </w:r>
            </w:ins>
          </w:p>
        </w:tc>
        <w:tc>
          <w:tcPr>
            <w:tcW w:w="1843" w:type="dxa"/>
            <w:tcMar/>
          </w:tcPr>
          <w:p w:rsidRPr="009D434C" w:rsidR="00C309A0" w:rsidP="00C309A0" w:rsidRDefault="009E4377" w14:paraId="68FC69EA" w14:textId="27EDAC9B">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7</w:t>
            </w:r>
            <w:ins w:author="Barbara Frei, Dr" w:date="2025-07-30T11:11:41.51Z" w:id="646884382">
              <w:r w:rsidRPr="4CA76C63" w:rsidR="4CA76C63">
                <w:rPr>
                  <w:rFonts w:ascii="Times New Roman" w:hAnsi="Times New Roman" w:cs="Times New Roman"/>
                  <w:color w:val="000000" w:themeColor="text1" w:themeTint="FF" w:themeShade="FF"/>
                  <w:sz w:val="20"/>
                  <w:szCs w:val="20"/>
                  <w:lang w:val="en-CA"/>
                </w:rPr>
                <w:t xml:space="preserve"> (47%)</w:t>
              </w:r>
            </w:ins>
          </w:p>
        </w:tc>
        <w:tc>
          <w:tcPr>
            <w:tcW w:w="1149" w:type="dxa"/>
            <w:tcMar/>
          </w:tcPr>
          <w:p w:rsidRPr="009D434C" w:rsidR="00C309A0" w:rsidP="00C309A0" w:rsidRDefault="009E4377" w14:paraId="367814B8" w14:textId="77DED7F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Mar/>
          </w:tcPr>
          <w:p w:rsidR="00C309A0" w:rsidP="00C309A0" w:rsidRDefault="00826E22" w14:paraId="2AC49239" w14:textId="7777777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rsidRPr="009D434C" w:rsidR="00826E22" w:rsidP="00C309A0" w:rsidRDefault="00826E22" w14:paraId="37BFA119" w14:textId="55C4BBE8">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rsidTr="4CA76C63" w14:paraId="738A2F05" w14:textId="77777777">
        <w:tc>
          <w:tcPr>
            <w:tcW w:w="1126" w:type="dxa"/>
            <w:tcMar/>
          </w:tcPr>
          <w:p w:rsidRPr="009D434C" w:rsidR="00C309A0" w:rsidP="00C309A0" w:rsidRDefault="009D434C" w14:paraId="55303CD7" w14:textId="359405A8">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Mar/>
          </w:tcPr>
          <w:p w:rsidRPr="009D434C" w:rsidR="00C309A0" w:rsidP="00C309A0" w:rsidRDefault="009D434C" w14:paraId="369AF9D2" w14:textId="7EB2AE5E">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Mar/>
          </w:tcPr>
          <w:p w:rsidRPr="009D434C" w:rsidR="00C309A0" w:rsidP="00C309A0" w:rsidRDefault="005A7A7A" w14:paraId="726EAE79" w14:textId="12129514">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Mar/>
          </w:tcPr>
          <w:p w:rsidRPr="009D434C" w:rsidR="00C309A0" w:rsidP="00C309A0" w:rsidRDefault="00AC4D7D" w14:paraId="1B285936" w14:textId="7228B82F">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4</w:t>
            </w:r>
            <w:ins w:author="Barbara Frei, Dr" w:date="2025-07-30T11:10:21.447Z" w:id="326901722">
              <w:r w:rsidRPr="4CA76C63" w:rsidR="4CA76C63">
                <w:rPr>
                  <w:rFonts w:ascii="Times New Roman" w:hAnsi="Times New Roman" w:cs="Times New Roman"/>
                  <w:color w:val="000000" w:themeColor="text1" w:themeTint="FF" w:themeShade="FF"/>
                  <w:sz w:val="20"/>
                  <w:szCs w:val="20"/>
                  <w:lang w:val="en-CA"/>
                </w:rPr>
                <w:t xml:space="preserve"> (27%)</w:t>
              </w:r>
            </w:ins>
          </w:p>
        </w:tc>
        <w:tc>
          <w:tcPr>
            <w:tcW w:w="1843" w:type="dxa"/>
            <w:tcMar/>
          </w:tcPr>
          <w:p w:rsidRPr="009D434C" w:rsidR="00C309A0" w:rsidP="00C309A0" w:rsidRDefault="00AC4D7D" w14:paraId="75F32CD4" w14:textId="5FBB325A">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2</w:t>
            </w:r>
            <w:ins w:author="Barbara Frei, Dr" w:date="2025-07-30T11:11:51.991Z" w:id="2057596734">
              <w:r w:rsidRPr="4CA76C63" w:rsidR="4CA76C63">
                <w:rPr>
                  <w:rFonts w:ascii="Times New Roman" w:hAnsi="Times New Roman" w:cs="Times New Roman"/>
                  <w:color w:val="000000" w:themeColor="text1" w:themeTint="FF" w:themeShade="FF"/>
                  <w:sz w:val="20"/>
                  <w:szCs w:val="20"/>
                  <w:lang w:val="en-CA"/>
                </w:rPr>
                <w:t xml:space="preserve"> (13%)</w:t>
              </w:r>
            </w:ins>
          </w:p>
        </w:tc>
        <w:tc>
          <w:tcPr>
            <w:tcW w:w="1149" w:type="dxa"/>
            <w:tcMar/>
          </w:tcPr>
          <w:p w:rsidRPr="009D434C" w:rsidR="00C309A0" w:rsidP="00C309A0" w:rsidRDefault="00AC4D7D" w14:paraId="0D0BB469" w14:textId="7D14A949">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Mar/>
          </w:tcPr>
          <w:p w:rsidRPr="009D434C" w:rsidR="00C309A0" w:rsidP="00C309A0" w:rsidRDefault="00AC4D7D" w14:paraId="1514C922" w14:textId="17CD0E36">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r w:rsidR="009D434C" w:rsidTr="4CA76C63" w14:paraId="7F5ACDFC" w14:textId="77777777">
        <w:tc>
          <w:tcPr>
            <w:tcW w:w="1126" w:type="dxa"/>
            <w:tcMar/>
          </w:tcPr>
          <w:p w:rsidRPr="009D434C" w:rsidR="00C309A0" w:rsidP="00C309A0" w:rsidRDefault="009D434C" w14:paraId="173AB952" w14:textId="454C02F1">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Mar/>
          </w:tcPr>
          <w:p w:rsidRPr="009D434C" w:rsidR="00C309A0" w:rsidP="00C309A0" w:rsidRDefault="009D434C" w14:paraId="42E444D9" w14:textId="4D89BD3B">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Mar/>
          </w:tcPr>
          <w:p w:rsidRPr="009D434C" w:rsidR="00C309A0" w:rsidP="00C309A0" w:rsidRDefault="005A7A7A" w14:paraId="4A320C4D" w14:textId="6DEDEE43">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5</w:t>
            </w:r>
          </w:p>
        </w:tc>
        <w:tc>
          <w:tcPr>
            <w:tcW w:w="1845" w:type="dxa"/>
            <w:tcMar/>
          </w:tcPr>
          <w:p w:rsidRPr="009D434C" w:rsidR="00C309A0" w:rsidP="00C309A0" w:rsidRDefault="00DB0E3F" w14:paraId="7D0ECD25" w14:textId="474AA32F">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4</w:t>
            </w:r>
            <w:ins w:author="Barbara Frei, Dr" w:date="2025-07-30T11:10:28.7Z" w:id="1499271754">
              <w:r w:rsidRPr="4CA76C63" w:rsidR="4CA76C63">
                <w:rPr>
                  <w:rFonts w:ascii="Times New Roman" w:hAnsi="Times New Roman" w:cs="Times New Roman"/>
                  <w:color w:val="000000" w:themeColor="text1" w:themeTint="FF" w:themeShade="FF"/>
                  <w:sz w:val="20"/>
                  <w:szCs w:val="20"/>
                  <w:lang w:val="en-CA"/>
                </w:rPr>
                <w:t xml:space="preserve"> (80%)</w:t>
              </w:r>
            </w:ins>
          </w:p>
        </w:tc>
        <w:tc>
          <w:tcPr>
            <w:tcW w:w="1843" w:type="dxa"/>
            <w:tcMar/>
          </w:tcPr>
          <w:p w:rsidRPr="009D434C" w:rsidR="00C309A0" w:rsidP="00C309A0" w:rsidRDefault="00DB0E3F" w14:paraId="3BE10937" w14:textId="0287A16B">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3</w:t>
            </w:r>
            <w:ins w:author="Barbara Frei, Dr" w:date="2025-07-30T11:12:04.666Z" w:id="806523701">
              <w:r w:rsidRPr="4CA76C63" w:rsidR="4CA76C63">
                <w:rPr>
                  <w:rFonts w:ascii="Times New Roman" w:hAnsi="Times New Roman" w:cs="Times New Roman"/>
                  <w:color w:val="000000" w:themeColor="text1" w:themeTint="FF" w:themeShade="FF"/>
                  <w:sz w:val="20"/>
                  <w:szCs w:val="20"/>
                  <w:lang w:val="en-CA"/>
                </w:rPr>
                <w:t xml:space="preserve"> (60%)</w:t>
              </w:r>
            </w:ins>
          </w:p>
        </w:tc>
        <w:tc>
          <w:tcPr>
            <w:tcW w:w="1149" w:type="dxa"/>
            <w:tcMar/>
          </w:tcPr>
          <w:p w:rsidRPr="009D434C" w:rsidR="00C309A0" w:rsidP="00C309A0" w:rsidRDefault="00DB0E3F" w14:paraId="432B57B9" w14:textId="56D357C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Mar/>
          </w:tcPr>
          <w:p w:rsidRPr="009D434C" w:rsidR="00C309A0" w:rsidP="00C309A0" w:rsidRDefault="006F3A5C" w14:paraId="70D13EC1" w14:textId="04F0BEE5">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rsidTr="4CA76C63" w14:paraId="0C96B8C5" w14:textId="77777777">
        <w:tc>
          <w:tcPr>
            <w:tcW w:w="1126" w:type="dxa"/>
            <w:tcMar/>
          </w:tcPr>
          <w:p w:rsidRPr="009D434C" w:rsidR="00C309A0" w:rsidP="00C309A0" w:rsidRDefault="009D434C" w14:paraId="599D3EEC" w14:textId="35D2F9DB">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Mar/>
          </w:tcPr>
          <w:p w:rsidRPr="009D434C" w:rsidR="00C309A0" w:rsidP="00C309A0" w:rsidRDefault="009D434C" w14:paraId="0083BFAD" w14:textId="61F9514F">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Mar/>
          </w:tcPr>
          <w:p w:rsidRPr="009D434C" w:rsidR="00C309A0" w:rsidP="00C309A0" w:rsidRDefault="005A7A7A" w14:paraId="595CFE74" w14:textId="69038059">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16</w:t>
            </w:r>
          </w:p>
        </w:tc>
        <w:tc>
          <w:tcPr>
            <w:tcW w:w="1845" w:type="dxa"/>
            <w:tcMar/>
          </w:tcPr>
          <w:p w:rsidRPr="009D434C" w:rsidR="00C309A0" w:rsidP="00C309A0" w:rsidRDefault="004B2D04" w14:paraId="5F9A813B" w14:textId="42DB07F6">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11</w:t>
            </w:r>
            <w:ins w:author="Barbara Frei, Dr" w:date="2025-07-30T11:10:40.809Z" w:id="1720447434">
              <w:r w:rsidRPr="4CA76C63" w:rsidR="4CA76C63">
                <w:rPr>
                  <w:rFonts w:ascii="Times New Roman" w:hAnsi="Times New Roman" w:cs="Times New Roman"/>
                  <w:color w:val="000000" w:themeColor="text1" w:themeTint="FF" w:themeShade="FF"/>
                  <w:sz w:val="20"/>
                  <w:szCs w:val="20"/>
                  <w:lang w:val="en-CA"/>
                </w:rPr>
                <w:t xml:space="preserve"> (67%)</w:t>
              </w:r>
            </w:ins>
          </w:p>
        </w:tc>
        <w:tc>
          <w:tcPr>
            <w:tcW w:w="1843" w:type="dxa"/>
            <w:tcMar/>
          </w:tcPr>
          <w:p w:rsidRPr="009D434C" w:rsidR="00C309A0" w:rsidP="00C309A0" w:rsidRDefault="004B2D04" w14:paraId="455C989D" w14:textId="4FC212C8">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11</w:t>
            </w:r>
            <w:ins w:author="Barbara Frei, Dr" w:date="2025-07-30T11:12:13.051Z" w:id="1050152278">
              <w:r w:rsidRPr="4CA76C63" w:rsidR="4CA76C63">
                <w:rPr>
                  <w:rFonts w:ascii="Times New Roman" w:hAnsi="Times New Roman" w:cs="Times New Roman"/>
                  <w:color w:val="000000" w:themeColor="text1" w:themeTint="FF" w:themeShade="FF"/>
                  <w:sz w:val="20"/>
                  <w:szCs w:val="20"/>
                  <w:lang w:val="en-CA"/>
                </w:rPr>
                <w:t xml:space="preserve"> (67%)</w:t>
              </w:r>
            </w:ins>
          </w:p>
        </w:tc>
        <w:tc>
          <w:tcPr>
            <w:tcW w:w="1149" w:type="dxa"/>
            <w:tcMar/>
          </w:tcPr>
          <w:p w:rsidRPr="009D434C" w:rsidR="00C309A0" w:rsidP="00C309A0" w:rsidRDefault="004B2D04" w14:paraId="0C579342" w14:textId="2D105DDE">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Mar/>
          </w:tcPr>
          <w:p w:rsidR="00C309A0" w:rsidP="00C309A0" w:rsidRDefault="004B2D04" w14:paraId="0FA103B0" w14:textId="7777777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rsidRPr="009D434C" w:rsidR="004B2D04" w:rsidP="00C309A0" w:rsidRDefault="004B2D04" w14:paraId="16B904C0" w14:textId="6DF5AD5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tc>
      </w:tr>
      <w:tr w:rsidRPr="000941DA" w:rsidR="009D434C" w:rsidTr="4CA76C63" w14:paraId="108EA4D8" w14:textId="77777777">
        <w:tc>
          <w:tcPr>
            <w:tcW w:w="1126" w:type="dxa"/>
            <w:tcMar/>
          </w:tcPr>
          <w:p w:rsidRPr="009D434C" w:rsidR="00C309A0" w:rsidP="00C309A0" w:rsidRDefault="009D434C" w14:paraId="0D3B24E7" w14:textId="79C82869">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Mar/>
          </w:tcPr>
          <w:p w:rsidRPr="009D434C" w:rsidR="00C309A0" w:rsidP="00C309A0" w:rsidRDefault="009D434C" w14:paraId="31036266" w14:textId="1181C68A">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Mar/>
          </w:tcPr>
          <w:p w:rsidRPr="009D434C" w:rsidR="00C309A0" w:rsidP="00C309A0" w:rsidRDefault="005A7A7A" w14:paraId="69E2AA89" w14:textId="60D96F7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Mar/>
          </w:tcPr>
          <w:p w:rsidRPr="009D434C" w:rsidR="00C309A0" w:rsidP="00C309A0" w:rsidRDefault="00AC2D89" w14:paraId="37B52E8D" w14:textId="0D1112B3">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7</w:t>
            </w:r>
            <w:ins w:author="Barbara Frei, Dr" w:date="2025-07-30T11:10:52.657Z" w:id="1124717303">
              <w:r w:rsidRPr="4CA76C63" w:rsidR="4CA76C63">
                <w:rPr>
                  <w:rFonts w:ascii="Times New Roman" w:hAnsi="Times New Roman" w:cs="Times New Roman"/>
                  <w:color w:val="000000" w:themeColor="text1" w:themeTint="FF" w:themeShade="FF"/>
                  <w:sz w:val="20"/>
                  <w:szCs w:val="20"/>
                  <w:lang w:val="en-CA"/>
                </w:rPr>
                <w:t xml:space="preserve"> (33%)</w:t>
              </w:r>
            </w:ins>
          </w:p>
        </w:tc>
        <w:tc>
          <w:tcPr>
            <w:tcW w:w="1843" w:type="dxa"/>
            <w:tcMar/>
          </w:tcPr>
          <w:p w:rsidRPr="009D434C" w:rsidR="00C309A0" w:rsidP="00C309A0" w:rsidRDefault="00AC2D89" w14:paraId="3CC79676" w14:textId="5C63091B">
            <w:pPr>
              <w:autoSpaceDE w:val="0"/>
              <w:autoSpaceDN w:val="0"/>
              <w:adjustRightInd w:val="0"/>
              <w:jc w:val="right"/>
              <w:rPr>
                <w:rFonts w:ascii="Times New Roman" w:hAnsi="Times New Roman" w:cs="Times New Roman"/>
                <w:color w:val="000000"/>
                <w:sz w:val="20"/>
                <w:szCs w:val="20"/>
                <w:lang w:val="en-CA"/>
              </w:rPr>
            </w:pPr>
            <w:r w:rsidRPr="4CA76C63" w:rsidR="4CA76C63">
              <w:rPr>
                <w:rFonts w:ascii="Times New Roman" w:hAnsi="Times New Roman" w:cs="Times New Roman"/>
                <w:color w:val="000000" w:themeColor="text1" w:themeTint="FF" w:themeShade="FF"/>
                <w:sz w:val="20"/>
                <w:szCs w:val="20"/>
                <w:lang w:val="en-CA"/>
              </w:rPr>
              <w:t>4</w:t>
            </w:r>
            <w:ins w:author="Barbara Frei, Dr" w:date="2025-07-30T11:12:23.313Z" w:id="2075015589">
              <w:r w:rsidRPr="4CA76C63" w:rsidR="4CA76C63">
                <w:rPr>
                  <w:rFonts w:ascii="Times New Roman" w:hAnsi="Times New Roman" w:cs="Times New Roman"/>
                  <w:color w:val="000000" w:themeColor="text1" w:themeTint="FF" w:themeShade="FF"/>
                  <w:sz w:val="20"/>
                  <w:szCs w:val="20"/>
                  <w:lang w:val="en-CA"/>
                </w:rPr>
                <w:t xml:space="preserve"> (19%)</w:t>
              </w:r>
            </w:ins>
          </w:p>
        </w:tc>
        <w:tc>
          <w:tcPr>
            <w:tcW w:w="1149" w:type="dxa"/>
            <w:tcMar/>
          </w:tcPr>
          <w:p w:rsidRPr="009D434C" w:rsidR="00C309A0" w:rsidP="00C309A0" w:rsidRDefault="00AC2D89" w14:paraId="4FE41265" w14:textId="241DD494">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Mar/>
          </w:tcPr>
          <w:p w:rsidR="00C309A0" w:rsidP="00C309A0" w:rsidRDefault="00AC2D89" w14:paraId="590BC47C" w14:textId="7777777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rsidRPr="009D434C" w:rsidR="00AC2D89" w:rsidP="00C309A0" w:rsidRDefault="00AC2D89" w14:paraId="7BA28B3F" w14:textId="6E669E1B">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bl>
    <w:p w:rsidR="00DE1849" w:rsidP="00CC25DF" w:rsidRDefault="00DE1849" w14:paraId="3B79A0AB" w14:textId="3E462CBF">
      <w:pPr>
        <w:autoSpaceDE w:val="0"/>
        <w:autoSpaceDN w:val="0"/>
        <w:adjustRightInd w:val="0"/>
        <w:spacing w:line="480" w:lineRule="auto"/>
        <w:jc w:val="both"/>
        <w:rPr>
          <w:rFonts w:ascii="Times New Roman" w:hAnsi="Times New Roman" w:cs="Times New Roman"/>
          <w:color w:val="000000"/>
          <w:u w:color="000000"/>
          <w:lang w:val="en-CA"/>
        </w:rPr>
      </w:pPr>
    </w:p>
    <w:p w:rsidR="00653822" w:rsidP="00C45EE0" w:rsidRDefault="00C6325C" w14:paraId="05B442C0" w14:textId="2784A88A">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Tracking of the cardinals was </w:t>
      </w:r>
      <w:r w:rsidR="00B66179">
        <w:rPr>
          <w:rFonts w:ascii="Times New Roman" w:hAnsi="Times New Roman" w:cs="Times New Roman"/>
          <w:color w:val="000000"/>
          <w:u w:color="000000"/>
          <w:lang w:val="en-CA"/>
        </w:rPr>
        <w:t xml:space="preserve">conducted 2 to 3 days per week by 3 </w:t>
      </w:r>
      <w:r w:rsidR="003D431C">
        <w:rPr>
          <w:rFonts w:ascii="Times New Roman" w:hAnsi="Times New Roman" w:cs="Times New Roman"/>
          <w:color w:val="000000"/>
          <w:u w:color="000000"/>
          <w:lang w:val="en-CA"/>
        </w:rPr>
        <w:t xml:space="preserve">people between October and May, for a total of </w:t>
      </w:r>
      <w:r w:rsidR="00A63598">
        <w:rPr>
          <w:rFonts w:ascii="Times New Roman" w:hAnsi="Times New Roman" w:cs="Times New Roman"/>
          <w:color w:val="000000"/>
          <w:u w:color="000000"/>
          <w:lang w:val="en-CA"/>
        </w:rPr>
        <w:t>~</w:t>
      </w:r>
      <w:r w:rsidR="0056683C">
        <w:rPr>
          <w:rFonts w:ascii="Times New Roman" w:hAnsi="Times New Roman" w:cs="Times New Roman"/>
          <w:color w:val="000000"/>
          <w:u w:color="000000"/>
          <w:lang w:val="en-CA"/>
        </w:rPr>
        <w:t>288 days of tracking per</w:t>
      </w:r>
      <w:r w:rsidR="00D050F6">
        <w:rPr>
          <w:rFonts w:ascii="Times New Roman" w:hAnsi="Times New Roman" w:cs="Times New Roman"/>
          <w:color w:val="000000"/>
          <w:u w:color="000000"/>
          <w:lang w:val="en-CA"/>
        </w:rPr>
        <w:t xml:space="preserve"> winter.</w:t>
      </w:r>
      <w:r w:rsidR="00B66179">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A total of 688 detections were recorded at MBO</w:t>
      </w:r>
      <w:r w:rsidR="00C80DA7">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 xml:space="preserve">411 detections were recorded at </w:t>
      </w:r>
      <w:r w:rsidR="00137C46">
        <w:rPr>
          <w:rFonts w:ascii="Times New Roman" w:hAnsi="Times New Roman" w:cs="Times New Roman"/>
          <w:color w:val="000000"/>
          <w:u w:color="000000"/>
          <w:lang w:val="en-CA"/>
        </w:rPr>
        <w:t>BDU,</w:t>
      </w:r>
      <w:r w:rsidR="00C80DA7">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and 265 detections were recorded at CON.</w:t>
      </w:r>
      <w:r w:rsidR="004D4656">
        <w:rPr>
          <w:rFonts w:ascii="Times New Roman" w:hAnsi="Times New Roman" w:cs="Times New Roman"/>
          <w:color w:val="000000"/>
          <w:u w:color="000000"/>
          <w:lang w:val="en-CA"/>
        </w:rPr>
        <w:t xml:space="preserve"> The tracking team covered each time the maximum amount of ground possible during each outing, </w:t>
      </w:r>
      <w:r w:rsidR="00B34CA0">
        <w:rPr>
          <w:rFonts w:ascii="Times New Roman" w:hAnsi="Times New Roman" w:cs="Times New Roman"/>
          <w:color w:val="000000"/>
          <w:u w:color="000000"/>
          <w:lang w:val="en-CA"/>
        </w:rPr>
        <w:t xml:space="preserve">to </w:t>
      </w:r>
      <w:r w:rsidR="00B34CA0">
        <w:rPr>
          <w:rFonts w:ascii="Times New Roman" w:hAnsi="Times New Roman" w:cs="Times New Roman"/>
          <w:color w:val="000000"/>
          <w:u w:color="000000"/>
          <w:lang w:val="en-CA"/>
        </w:rPr>
        <w:t>record as many individuals as feasible</w:t>
      </w:r>
      <w:r w:rsidR="00C80DA7">
        <w:rPr>
          <w:rFonts w:ascii="Times New Roman" w:hAnsi="Times New Roman" w:cs="Times New Roman"/>
          <w:color w:val="000000"/>
          <w:u w:color="000000"/>
          <w:lang w:val="en-CA"/>
        </w:rPr>
        <w:t>. The total area covered at MBO is of approximately</w:t>
      </w:r>
      <w:r w:rsidR="002B542F">
        <w:rPr>
          <w:rFonts w:ascii="Times New Roman" w:hAnsi="Times New Roman" w:cs="Times New Roman"/>
          <w:color w:val="000000"/>
          <w:u w:color="000000"/>
          <w:lang w:val="en-CA"/>
        </w:rPr>
        <w:t xml:space="preserve"> </w:t>
      </w:r>
      <w:r w:rsidR="00C349A3">
        <w:rPr>
          <w:rFonts w:ascii="Times New Roman" w:hAnsi="Times New Roman" w:cs="Times New Roman"/>
          <w:color w:val="000000"/>
          <w:u w:color="000000"/>
          <w:lang w:val="en-CA"/>
        </w:rPr>
        <w:t>4.75</w:t>
      </w:r>
      <w:r w:rsidR="00DD196E">
        <w:rPr>
          <w:rFonts w:ascii="Times New Roman" w:hAnsi="Times New Roman" w:cs="Times New Roman"/>
          <w:color w:val="000000"/>
          <w:u w:color="000000"/>
          <w:lang w:val="en-CA"/>
        </w:rPr>
        <w:t xml:space="preserve"> km</w:t>
      </w:r>
      <w:r w:rsidR="00DD196E">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 xml:space="preserve">, the area covered at BDU is of approximately </w:t>
      </w:r>
      <w:r w:rsidR="00137C46">
        <w:rPr>
          <w:rFonts w:ascii="Times New Roman" w:hAnsi="Times New Roman" w:cs="Times New Roman"/>
          <w:color w:val="000000"/>
          <w:u w:color="000000"/>
          <w:lang w:val="en-CA"/>
        </w:rPr>
        <w:t>5.94 km</w:t>
      </w:r>
      <w:r w:rsidR="00137C46">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 xml:space="preserve">, and the area covered at CON is of approximately </w:t>
      </w:r>
      <w:r w:rsidR="002B542F">
        <w:rPr>
          <w:rFonts w:ascii="Times New Roman" w:hAnsi="Times New Roman" w:cs="Times New Roman"/>
          <w:color w:val="000000"/>
          <w:u w:color="000000"/>
          <w:lang w:val="en-CA"/>
        </w:rPr>
        <w:t>18.35 km</w:t>
      </w:r>
      <w:r w:rsidR="002B542F">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w:t>
      </w:r>
    </w:p>
    <w:p w:rsidR="00C45EE0" w:rsidP="00F55A40" w:rsidRDefault="00C45EE0" w14:paraId="30A05818" w14:textId="77777777">
      <w:pPr>
        <w:autoSpaceDE w:val="0"/>
        <w:autoSpaceDN w:val="0"/>
        <w:adjustRightInd w:val="0"/>
        <w:spacing w:line="480" w:lineRule="auto"/>
        <w:jc w:val="both"/>
        <w:rPr>
          <w:rFonts w:ascii="Times New Roman" w:hAnsi="Times New Roman" w:cs="Times New Roman"/>
          <w:color w:val="000000"/>
          <w:u w:color="000000"/>
          <w:lang w:val="en-CA"/>
        </w:rPr>
      </w:pPr>
    </w:p>
    <w:p w:rsidR="00CC25DF" w:rsidP="00C103A7" w:rsidRDefault="00CC25DF" w14:paraId="535CD912" w14:textId="1F3E0CD0">
      <w:pPr>
        <w:autoSpaceDE w:val="0"/>
        <w:autoSpaceDN w:val="0"/>
        <w:adjustRightInd w:val="0"/>
        <w:spacing w:line="480" w:lineRule="auto"/>
        <w:ind w:firstLine="720"/>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 xml:space="preserve">In southern Quebec, the </w:t>
      </w:r>
      <w:r>
        <w:rPr>
          <w:rFonts w:ascii="Times New Roman" w:hAnsi="Times New Roman" w:cs="Times New Roman"/>
          <w:color w:val="000000"/>
          <w:u w:color="000000"/>
          <w:lang w:val="en-CA"/>
        </w:rPr>
        <w:t>northern cardinal</w:t>
      </w:r>
      <w:r w:rsidRPr="0094673A">
        <w:rPr>
          <w:rFonts w:ascii="Times New Roman" w:hAnsi="Times New Roman" w:cs="Times New Roman"/>
          <w:color w:val="000000"/>
          <w:u w:color="000000"/>
          <w:lang w:val="en-CA"/>
        </w:rPr>
        <w:t xml:space="preserve"> population has seen a steep increase in abundance initiated around the 1970s. The same trends have been reported in southern Ontario, as shown in </w:t>
      </w:r>
      <w:r w:rsidRPr="007D1A62">
        <w:rPr>
          <w:rFonts w:ascii="Times New Roman" w:hAnsi="Times New Roman" w:cs="Times New Roman"/>
          <w:color w:val="000000"/>
          <w:highlight w:val="yellow"/>
          <w:u w:color="000000"/>
          <w:lang w:val="en-CA"/>
        </w:rPr>
        <w:t xml:space="preserve">Figure </w:t>
      </w:r>
      <w:r w:rsidRPr="007D1A62" w:rsidR="007D1A62">
        <w:rPr>
          <w:rFonts w:ascii="Times New Roman" w:hAnsi="Times New Roman" w:cs="Times New Roman"/>
          <w:color w:val="000000"/>
          <w:highlight w:val="yellow"/>
          <w:u w:color="000000"/>
          <w:lang w:val="en-CA"/>
        </w:rPr>
        <w:t>X</w:t>
      </w:r>
      <w:r w:rsidRPr="0094673A">
        <w:rPr>
          <w:rFonts w:ascii="Times New Roman" w:hAnsi="Times New Roman" w:cs="Times New Roman"/>
          <w:color w:val="000000"/>
          <w:u w:color="000000"/>
          <w:lang w:val="en-CA"/>
        </w:rPr>
        <w:t>. This expansion of the northern distribution of the cardinal is largely attributed to the increase of people putting ou</w:t>
      </w:r>
      <w:r>
        <w:rPr>
          <w:rFonts w:ascii="Times New Roman" w:hAnsi="Times New Roman" w:cs="Times New Roman"/>
          <w:color w:val="000000"/>
          <w:u w:color="000000"/>
          <w:lang w:val="en-CA"/>
        </w:rPr>
        <w:t>t</w:t>
      </w:r>
      <w:r w:rsidRPr="0094673A">
        <w:rPr>
          <w:rFonts w:ascii="Times New Roman" w:hAnsi="Times New Roman" w:cs="Times New Roman"/>
          <w:color w:val="000000"/>
          <w:u w:color="000000"/>
          <w:lang w:val="en-CA"/>
        </w:rPr>
        <w:t xml:space="preserve"> bird feeders on their property, along with increasing winter temperatures, making it easier for the cardinals to remain in the northern part of their distribution range </w:t>
      </w:r>
      <w:commentRangeStart w:id="198"/>
      <w:commentRangeStart w:id="199"/>
      <w:r w:rsidRPr="0094673A">
        <w:rPr>
          <w:rFonts w:ascii="Times New Roman" w:hAnsi="Times New Roman" w:cs="Times New Roman"/>
          <w:color w:val="000000"/>
          <w:u w:color="000000"/>
          <w:lang w:val="en-CA"/>
        </w:rPr>
        <w:t>year-round.</w:t>
      </w:r>
      <w:commentRangeStart w:id="200"/>
      <w:commentRangeEnd w:id="200"/>
      <w:r>
        <w:rPr>
          <w:rStyle w:val="CommentReference"/>
        </w:rPr>
        <w:commentReference w:id="200"/>
      </w:r>
      <w:commentRangeEnd w:id="198"/>
      <w:r w:rsidR="003D1682">
        <w:rPr>
          <w:rStyle w:val="CommentReference"/>
        </w:rPr>
        <w:commentReference w:id="198"/>
      </w:r>
      <w:commentRangeEnd w:id="199"/>
      <w:r w:rsidR="002C7382">
        <w:rPr>
          <w:rStyle w:val="CommentReference"/>
        </w:rPr>
        <w:commentReference w:id="199"/>
      </w:r>
    </w:p>
    <w:p w:rsidR="00C461AF" w:rsidP="002B60B6" w:rsidRDefault="008E6B59" w14:paraId="18F1530F" w14:textId="66B54E0F">
      <w:pPr>
        <w:pStyle w:val="p1"/>
        <w:spacing w:line="480" w:lineRule="auto"/>
        <w:jc w:val="both"/>
        <w:rPr>
          <w:color w:val="000000"/>
        </w:rPr>
      </w:pPr>
      <w:r>
        <w:rPr>
          <w:noProof/>
          <w:color w:val="000000"/>
          <w:u w:color="000000"/>
        </w:rPr>
        <w:drawing>
          <wp:inline distT="0" distB="0" distL="0" distR="0" wp14:anchorId="362CA8A5" wp14:editId="789AA435">
            <wp:extent cx="5943600" cy="3459480"/>
            <wp:effectExtent l="12700" t="12700" r="12700" b="7620"/>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4" cstate="print">
                      <a:extLst>
                        <a:ext uri="{28A0092B-C50C-407E-A947-70E740481C1C}">
                          <a14:useLocalDpi xmlns:a14="http://schemas.microsoft.com/office/drawing/2010/main" val="0"/>
                        </a:ext>
                      </a:extLst>
                    </a:blip>
                    <a:srcRect t="17593" r="819" b="15051"/>
                    <a:stretch>
                      <a:fillRect/>
                    </a:stretch>
                  </pic:blipFill>
                  <pic:spPr bwMode="auto">
                    <a:xfrm>
                      <a:off x="0" y="0"/>
                      <a:ext cx="5943600" cy="34594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7D1A62" w:rsidR="00CC25DF">
        <w:rPr>
          <w:b/>
          <w:bCs/>
          <w:color w:val="000000" w:themeColor="text1"/>
          <w:highlight w:val="yellow"/>
        </w:rPr>
        <w:t xml:space="preserve">Figure </w:t>
      </w:r>
      <w:r w:rsidRPr="007D1A62" w:rsidR="007D1A62">
        <w:rPr>
          <w:b/>
          <w:bCs/>
          <w:color w:val="000000" w:themeColor="text1"/>
          <w:highlight w:val="yellow"/>
        </w:rPr>
        <w:t>X</w:t>
      </w:r>
      <w:r w:rsidRPr="007D1A62" w:rsidR="00CC25DF">
        <w:rPr>
          <w:b/>
          <w:bCs/>
          <w:color w:val="000000" w:themeColor="text1"/>
          <w:highlight w:val="yellow"/>
        </w:rPr>
        <w:t>.</w:t>
      </w:r>
      <w:r w:rsidRPr="00482FB4" w:rsidR="00CC25DF">
        <w:rPr>
          <w:b/>
          <w:bCs/>
          <w:color w:val="000000" w:themeColor="text1"/>
        </w:rPr>
        <w:t xml:space="preserve"> </w:t>
      </w:r>
      <w:r w:rsidRPr="006B2035" w:rsidR="00CC25DF">
        <w:rPr>
          <w:color w:val="000000" w:themeColor="text1"/>
        </w:rPr>
        <w:t xml:space="preserve">Number of </w:t>
      </w:r>
      <w:r w:rsidR="00CC25DF">
        <w:rPr>
          <w:color w:val="000000" w:themeColor="text1"/>
        </w:rPr>
        <w:t>northern cardinal</w:t>
      </w:r>
      <w:r w:rsidRPr="006B2035" w:rsidR="00CC25DF">
        <w:rPr>
          <w:color w:val="000000" w:themeColor="text1"/>
        </w:rPr>
        <w:t xml:space="preserve"> observations per </w:t>
      </w:r>
      <w:r w:rsidR="00CC25DF">
        <w:rPr>
          <w:color w:val="000000" w:themeColor="text1"/>
        </w:rPr>
        <w:t>party hours</w:t>
      </w:r>
      <w:r w:rsidRPr="006B2035" w:rsidR="00CC25DF">
        <w:rPr>
          <w:color w:val="000000" w:themeColor="text1"/>
        </w:rPr>
        <w:t xml:space="preserve"> </w:t>
      </w:r>
      <w:r w:rsidR="00CC25DF">
        <w:rPr>
          <w:color w:val="000000" w:themeColor="text1"/>
        </w:rPr>
        <w:t>between the 1920s and the 2010s according to</w:t>
      </w:r>
      <w:r w:rsidRPr="006B2035" w:rsidR="00CC25DF">
        <w:rPr>
          <w:color w:val="000000" w:themeColor="text1"/>
        </w:rPr>
        <w:t xml:space="preserve"> state (United States of America) or province (Canada)</w:t>
      </w:r>
      <w:r w:rsidR="00CC25DF">
        <w:rPr>
          <w:color w:val="000000" w:themeColor="text1"/>
        </w:rPr>
        <w:t xml:space="preserve"> as part of the Audubon Christmas Bird Count</w:t>
      </w:r>
      <w:r w:rsidRPr="006B2035" w:rsidR="00CC25DF">
        <w:rPr>
          <w:color w:val="000000" w:themeColor="text1"/>
        </w:rPr>
        <w:t>.</w:t>
      </w:r>
      <w:r w:rsidR="00CC25DF">
        <w:rPr>
          <w:color w:val="000000" w:themeColor="text1"/>
        </w:rPr>
        <w:t xml:space="preserve"> </w:t>
      </w:r>
      <w:r w:rsidR="00CC25DF">
        <w:rPr>
          <w:color w:val="000000"/>
        </w:rPr>
        <w:t xml:space="preserve">As the years progress, we can see a steady increase in the number of </w:t>
      </w:r>
      <w:r w:rsidR="00CC25DF">
        <w:rPr>
          <w:color w:val="000000"/>
        </w:rPr>
        <w:t>cardinals reported in the United States and a propagation northward until it reaches southern Quebec in the 1960s. This figure highlights the steady increase of the cardinal’s northern distribution in Quebec during winter.</w:t>
      </w:r>
    </w:p>
    <w:p w:rsidR="008E6B59" w:rsidP="002B60B6" w:rsidRDefault="008E6B59" w14:paraId="2F46F4EB" w14:textId="61A6BDF0">
      <w:pPr>
        <w:pStyle w:val="p1"/>
        <w:spacing w:line="480" w:lineRule="auto"/>
        <w:jc w:val="both"/>
        <w:rPr>
          <w:color w:val="000000"/>
        </w:rPr>
      </w:pPr>
      <w:commentRangeStart w:id="201"/>
      <w:proofErr w:type="spellStart"/>
      <w:r w:rsidRPr="008E6B59">
        <w:rPr>
          <w:color w:val="000000"/>
          <w:highlight w:val="yellow"/>
        </w:rPr>
        <w:t>eBIRD</w:t>
      </w:r>
      <w:proofErr w:type="spellEnd"/>
      <w:r w:rsidRPr="008E6B59">
        <w:rPr>
          <w:color w:val="000000"/>
          <w:highlight w:val="yellow"/>
        </w:rPr>
        <w:t xml:space="preserve"> FIGURE FOR WINTER VS SUMMER.</w:t>
      </w:r>
      <w:commentRangeEnd w:id="201"/>
      <w:r w:rsidR="002C4C56">
        <w:rPr>
          <w:rStyle w:val="CommentReference"/>
          <w:rFonts w:asciiTheme="minorHAnsi" w:hAnsiTheme="minorHAnsi" w:eastAsiaTheme="minorHAnsi" w:cstheme="minorBidi"/>
          <w:kern w:val="2"/>
          <w:lang w:val="fr-CA"/>
          <w14:ligatures w14:val="standardContextual"/>
        </w:rPr>
        <w:commentReference w:id="201"/>
      </w:r>
    </w:p>
    <w:p w:rsidR="00C103A7" w:rsidP="002B60B6" w:rsidRDefault="00F34241" w14:paraId="3831050A" w14:textId="025B8ACA">
      <w:pPr>
        <w:pStyle w:val="p1"/>
        <w:spacing w:line="480" w:lineRule="auto"/>
        <w:jc w:val="both"/>
        <w:rPr>
          <w:color w:val="000000"/>
        </w:rPr>
      </w:pPr>
      <w:r>
        <w:rPr>
          <w:noProof/>
          <w:color w:val="000000"/>
          <w14:ligatures w14:val="standardContextual"/>
        </w:rPr>
        <w:drawing>
          <wp:inline distT="0" distB="0" distL="0" distR="0" wp14:anchorId="0CE819F6" wp14:editId="4B79671E">
            <wp:extent cx="5943600" cy="5223510"/>
            <wp:effectExtent l="12700" t="12700" r="12700" b="8890"/>
            <wp:docPr id="425861829" name="Picture 8"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829" name="Picture 8" descr="A graph of a graph of a number of month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23510"/>
                    </a:xfrm>
                    <a:prstGeom prst="rect">
                      <a:avLst/>
                    </a:prstGeom>
                    <a:ln>
                      <a:solidFill>
                        <a:schemeClr val="tx1"/>
                      </a:solidFill>
                    </a:ln>
                  </pic:spPr>
                </pic:pic>
              </a:graphicData>
            </a:graphic>
          </wp:inline>
        </w:drawing>
      </w:r>
    </w:p>
    <w:p w:rsidRPr="00865720" w:rsidR="00F34241" w:rsidP="00865720" w:rsidRDefault="00F34241" w14:paraId="12BB5D0E" w14:textId="5486BD4C">
      <w:pPr>
        <w:spacing w:line="480" w:lineRule="auto"/>
        <w:jc w:val="both"/>
        <w:rPr>
          <w:rFonts w:ascii="Times New Roman" w:hAnsi="Times New Roman" w:cs="Times New Roman" w:eastAsiaTheme="minorEastAsia"/>
          <w:color w:val="000000" w:themeColor="text1"/>
          <w:lang w:val="en-CA"/>
        </w:rPr>
      </w:pPr>
      <w:commentRangeStart w:id="202"/>
      <w:commentRangeStart w:id="203"/>
      <w:r>
        <w:rPr>
          <w:rFonts w:ascii="Times New Roman" w:hAnsi="Times New Roman" w:cs="Times New Roman" w:eastAsiaTheme="minorEastAsia"/>
          <w:color w:val="000000" w:themeColor="text1"/>
          <w:lang w:val="en-CA"/>
        </w:rPr>
        <w:t xml:space="preserve">Figure X. </w:t>
      </w:r>
      <w:commentRangeEnd w:id="202"/>
      <w:r w:rsidR="004948F3">
        <w:rPr>
          <w:rStyle w:val="CommentReference"/>
        </w:rPr>
        <w:commentReference w:id="202"/>
      </w:r>
      <w:commentRangeEnd w:id="203"/>
      <w:r w:rsidR="00FA7795">
        <w:rPr>
          <w:rStyle w:val="CommentReference"/>
        </w:rPr>
        <w:commentReference w:id="203"/>
      </w:r>
      <w:r w:rsidR="008E6B59">
        <w:rPr>
          <w:rFonts w:ascii="Times New Roman" w:hAnsi="Times New Roman" w:cs="Times New Roman" w:eastAsiaTheme="minorEastAsia"/>
          <w:color w:val="000000" w:themeColor="text1"/>
          <w:lang w:val="en-CA"/>
        </w:rPr>
        <w:t xml:space="preserve">Number </w:t>
      </w:r>
      <w:r>
        <w:rPr>
          <w:rFonts w:ascii="Times New Roman" w:hAnsi="Times New Roman" w:cs="Times New Roman" w:eastAsiaTheme="minorEastAsia"/>
          <w:color w:val="000000" w:themeColor="text1"/>
          <w:lang w:val="en-CA"/>
        </w:rPr>
        <w:t xml:space="preserve">of northern cardinal </w:t>
      </w:r>
      <w:r w:rsidR="00036E4C">
        <w:rPr>
          <w:rFonts w:ascii="Times New Roman" w:hAnsi="Times New Roman" w:cs="Times New Roman" w:eastAsiaTheme="minorEastAsia"/>
          <w:color w:val="000000" w:themeColor="text1"/>
          <w:lang w:val="en-CA"/>
        </w:rPr>
        <w:t xml:space="preserve">(NOCA) banded and recaptured at the McGill Bird Observatory between </w:t>
      </w:r>
      <w:r w:rsidR="00442E8E">
        <w:rPr>
          <w:rFonts w:ascii="Times New Roman" w:hAnsi="Times New Roman" w:cs="Times New Roman" w:eastAsiaTheme="minorEastAsia"/>
          <w:color w:val="000000" w:themeColor="text1"/>
          <w:lang w:val="en-CA"/>
        </w:rPr>
        <w:t xml:space="preserve">2004 and 2022 in Montreal, Quebec, Canada. The grey boxes highlight </w:t>
      </w:r>
      <w:r w:rsidR="00817DB7">
        <w:rPr>
          <w:rFonts w:ascii="Times New Roman" w:hAnsi="Times New Roman" w:cs="Times New Roman" w:eastAsiaTheme="minorEastAsia"/>
          <w:color w:val="000000" w:themeColor="text1"/>
          <w:lang w:val="en-CA"/>
        </w:rPr>
        <w:t xml:space="preserve">both </w:t>
      </w:r>
      <w:r w:rsidR="00817DB7">
        <w:rPr>
          <w:rFonts w:ascii="Times New Roman" w:hAnsi="Times New Roman" w:cs="Times New Roman" w:eastAsiaTheme="minorEastAsia"/>
          <w:color w:val="000000" w:themeColor="text1"/>
          <w:lang w:val="en-CA"/>
        </w:rPr>
        <w:t xml:space="preserve">the spring and fall migration monitoring programs duration, along with </w:t>
      </w:r>
      <w:r w:rsidR="001F060E">
        <w:rPr>
          <w:rFonts w:ascii="Times New Roman" w:hAnsi="Times New Roman" w:cs="Times New Roman" w:eastAsiaTheme="minorEastAsia"/>
          <w:color w:val="000000" w:themeColor="text1"/>
          <w:lang w:val="en-CA"/>
        </w:rPr>
        <w:t xml:space="preserve">the approximate number of </w:t>
      </w:r>
      <w:r w:rsidR="00E3324C">
        <w:rPr>
          <w:rFonts w:ascii="Times New Roman" w:hAnsi="Times New Roman" w:cs="Times New Roman" w:eastAsiaTheme="minorEastAsia"/>
          <w:color w:val="000000" w:themeColor="text1"/>
          <w:lang w:val="en-CA"/>
        </w:rPr>
        <w:t>cardinals</w:t>
      </w:r>
      <w:r w:rsidR="001F060E">
        <w:rPr>
          <w:rFonts w:ascii="Times New Roman" w:hAnsi="Times New Roman" w:cs="Times New Roman" w:eastAsiaTheme="minorEastAsia"/>
          <w:color w:val="000000" w:themeColor="text1"/>
          <w:lang w:val="en-CA"/>
        </w:rPr>
        <w:t xml:space="preserve"> banded and recaptured per hours </w:t>
      </w:r>
      <w:r w:rsidR="009E5623">
        <w:rPr>
          <w:rFonts w:ascii="Times New Roman" w:hAnsi="Times New Roman" w:cs="Times New Roman" w:eastAsiaTheme="minorEastAsia"/>
          <w:color w:val="000000" w:themeColor="text1"/>
          <w:lang w:val="en-CA"/>
        </w:rPr>
        <w:t xml:space="preserve">of mist-net being opened during the </w:t>
      </w:r>
      <w:commentRangeStart w:id="204"/>
      <w:r w:rsidR="009E5623">
        <w:rPr>
          <w:rFonts w:ascii="Times New Roman" w:hAnsi="Times New Roman" w:cs="Times New Roman" w:eastAsiaTheme="minorEastAsia"/>
          <w:color w:val="000000" w:themeColor="text1"/>
          <w:lang w:val="en-CA"/>
        </w:rPr>
        <w:t>season.</w:t>
      </w:r>
      <w:commentRangeEnd w:id="204"/>
      <w:r w:rsidR="003D5501">
        <w:rPr>
          <w:rStyle w:val="CommentReference"/>
        </w:rPr>
        <w:commentReference w:id="204"/>
      </w:r>
    </w:p>
    <w:p w:rsidRPr="00865720" w:rsidR="00AA1704" w:rsidP="00865720" w:rsidRDefault="00994AA6" w14:paraId="373471D2" w14:textId="47C2EFEE">
      <w:pPr>
        <w:pStyle w:val="Heading3"/>
        <w:spacing w:line="480" w:lineRule="auto"/>
        <w:jc w:val="both"/>
        <w:rPr>
          <w:rFonts w:ascii="Times New Roman" w:hAnsi="Times New Roman" w:cs="Times New Roman"/>
          <w:color w:val="000000" w:themeColor="text1"/>
          <w:sz w:val="24"/>
          <w:szCs w:val="24"/>
          <w:lang w:val="en-CA"/>
        </w:rPr>
      </w:pPr>
      <w:bookmarkStart w:name="_Toc204638472" w:id="205"/>
      <w:commentRangeStart w:id="206"/>
      <w:commentRangeStart w:id="207"/>
      <w:r>
        <w:rPr>
          <w:rFonts w:ascii="Times New Roman" w:hAnsi="Times New Roman" w:cs="Times New Roman"/>
          <w:color w:val="000000" w:themeColor="text1"/>
          <w:sz w:val="24"/>
          <w:szCs w:val="24"/>
          <w:u w:val="single"/>
          <w:lang w:val="en-CA"/>
        </w:rPr>
        <w:t>Core</w:t>
      </w:r>
      <w:commentRangeEnd w:id="206"/>
      <w:r w:rsidR="003A4710">
        <w:rPr>
          <w:rStyle w:val="CommentReference"/>
          <w:rFonts w:eastAsiaTheme="minorHAnsi" w:cstheme="minorBidi"/>
          <w:color w:val="auto"/>
        </w:rPr>
        <w:commentReference w:id="206"/>
      </w:r>
      <w:commentRangeEnd w:id="207"/>
      <w:r w:rsidR="003A4710">
        <w:rPr>
          <w:rStyle w:val="CommentReference"/>
          <w:rFonts w:eastAsiaTheme="minorHAnsi" w:cstheme="minorBidi"/>
          <w:color w:val="auto"/>
        </w:rPr>
        <w:commentReference w:id="207"/>
      </w:r>
      <w:r>
        <w:rPr>
          <w:rFonts w:ascii="Times New Roman" w:hAnsi="Times New Roman" w:cs="Times New Roman"/>
          <w:color w:val="000000" w:themeColor="text1"/>
          <w:sz w:val="24"/>
          <w:szCs w:val="24"/>
          <w:u w:val="single"/>
          <w:lang w:val="en-CA"/>
        </w:rPr>
        <w:t xml:space="preserve"> areas and h</w:t>
      </w:r>
      <w:r w:rsidRPr="00B02FAD" w:rsidR="00B02FAD">
        <w:rPr>
          <w:rFonts w:ascii="Times New Roman" w:hAnsi="Times New Roman" w:cs="Times New Roman"/>
          <w:color w:val="000000" w:themeColor="text1"/>
          <w:sz w:val="24"/>
          <w:szCs w:val="24"/>
          <w:u w:val="single"/>
          <w:lang w:val="en-CA"/>
        </w:rPr>
        <w:t>ome ranges</w:t>
      </w:r>
      <w:bookmarkEnd w:id="205"/>
    </w:p>
    <w:p w:rsidRPr="009652B5" w:rsidR="0059495E" w:rsidP="0059495E" w:rsidRDefault="00D1656B" w14:paraId="335977D7" w14:textId="219536E7">
      <w:pPr>
        <w:pStyle w:val="p1"/>
        <w:spacing w:line="480" w:lineRule="auto"/>
        <w:ind w:firstLine="720"/>
        <w:jc w:val="both"/>
      </w:pPr>
      <w:r>
        <w:rPr>
          <w:rFonts w:eastAsiaTheme="minorEastAsia"/>
          <w:color w:val="000000" w:themeColor="text1"/>
        </w:rPr>
        <w:t xml:space="preserve">For all three locations, </w:t>
      </w:r>
      <w:r w:rsidR="005C1FEE">
        <w:rPr>
          <w:rFonts w:eastAsiaTheme="minorEastAsia"/>
          <w:color w:val="000000" w:themeColor="text1"/>
        </w:rPr>
        <w:t xml:space="preserve">we calculated </w:t>
      </w:r>
      <w:r>
        <w:rPr>
          <w:rFonts w:eastAsiaTheme="minorEastAsia"/>
          <w:color w:val="000000" w:themeColor="text1"/>
        </w:rPr>
        <w:t xml:space="preserve">the KDE 50 % and 95 %, corresponding </w:t>
      </w:r>
      <w:r w:rsidR="009B5391">
        <w:rPr>
          <w:rFonts w:eastAsiaTheme="minorEastAsia"/>
          <w:color w:val="000000" w:themeColor="text1"/>
        </w:rPr>
        <w:t>respectively</w:t>
      </w:r>
      <w:r>
        <w:rPr>
          <w:rFonts w:eastAsiaTheme="minorEastAsia"/>
          <w:color w:val="000000" w:themeColor="text1"/>
        </w:rPr>
        <w:t xml:space="preserve"> to the core area where the bird spent most of its time, and to its total home range, including most of the areas visited in winter</w:t>
      </w:r>
      <w:r w:rsidR="009B5391">
        <w:rPr>
          <w:rFonts w:eastAsiaTheme="minorEastAsia"/>
          <w:color w:val="000000" w:themeColor="text1"/>
        </w:rPr>
        <w:t xml:space="preserve">, </w:t>
      </w:r>
      <w:r>
        <w:rPr>
          <w:rFonts w:eastAsiaTheme="minorEastAsia"/>
          <w:color w:val="000000" w:themeColor="text1"/>
        </w:rPr>
        <w:t>excluding outlier</w:t>
      </w:r>
      <w:r w:rsidR="009B5391">
        <w:rPr>
          <w:rFonts w:eastAsiaTheme="minorEastAsia"/>
          <w:color w:val="000000" w:themeColor="text1"/>
        </w:rPr>
        <w:t>s (Figure 3)</w:t>
      </w:r>
      <w:r>
        <w:rPr>
          <w:rFonts w:eastAsiaTheme="minorEastAsia"/>
          <w:color w:val="000000" w:themeColor="text1"/>
        </w:rPr>
        <w:t xml:space="preserve">. </w:t>
      </w:r>
      <w:r w:rsidR="003A4710">
        <w:rPr>
          <w:rFonts w:eastAsiaTheme="minorEastAsia"/>
          <w:color w:val="000000" w:themeColor="text1"/>
        </w:rPr>
        <w:t>T</w:t>
      </w:r>
      <w:r>
        <w:rPr>
          <w:rFonts w:eastAsiaTheme="minorEastAsia"/>
          <w:color w:val="000000" w:themeColor="text1"/>
        </w:rPr>
        <w:t>he cardinals winter</w:t>
      </w:r>
      <w:r w:rsidR="003A4710">
        <w:rPr>
          <w:rFonts w:eastAsiaTheme="minorEastAsia"/>
          <w:color w:val="000000" w:themeColor="text1"/>
        </w:rPr>
        <w:t>ing</w:t>
      </w:r>
      <w:r>
        <w:rPr>
          <w:rFonts w:eastAsiaTheme="minorEastAsia"/>
          <w:color w:val="000000" w:themeColor="text1"/>
        </w:rPr>
        <w:t xml:space="preserve"> at MBO (least urbanized location</w:t>
      </w:r>
      <w:r w:rsidR="00547671">
        <w:rPr>
          <w:rFonts w:eastAsiaTheme="minorEastAsia"/>
          <w:color w:val="000000" w:themeColor="text1"/>
        </w:rPr>
        <w:t>, n = 35</w:t>
      </w:r>
      <w:r>
        <w:rPr>
          <w:rFonts w:eastAsiaTheme="minorEastAsia"/>
          <w:color w:val="000000" w:themeColor="text1"/>
        </w:rPr>
        <w:t>)</w:t>
      </w:r>
      <w:r w:rsidR="003A4710">
        <w:rPr>
          <w:rFonts w:eastAsiaTheme="minorEastAsia"/>
          <w:color w:val="000000" w:themeColor="text1"/>
        </w:rPr>
        <w:t xml:space="preserve"> had a</w:t>
      </w:r>
      <w:r>
        <w:rPr>
          <w:rFonts w:eastAsiaTheme="minorEastAsia"/>
          <w:color w:val="000000" w:themeColor="text1"/>
        </w:rPr>
        <w:t xml:space="preserve"> core </w:t>
      </w:r>
      <w:r w:rsidR="00994AA6">
        <w:rPr>
          <w:rFonts w:eastAsiaTheme="minorEastAsia"/>
          <w:color w:val="000000" w:themeColor="text1"/>
        </w:rPr>
        <w:t>area</w:t>
      </w:r>
      <w:r>
        <w:rPr>
          <w:rFonts w:eastAsiaTheme="minorEastAsia"/>
          <w:color w:val="000000" w:themeColor="text1"/>
        </w:rPr>
        <w:t xml:space="preserve"> (50 % KDE) averag</w:t>
      </w:r>
      <w:r w:rsidR="003A4710">
        <w:rPr>
          <w:rFonts w:eastAsiaTheme="minorEastAsia"/>
          <w:color w:val="000000" w:themeColor="text1"/>
        </w:rPr>
        <w:t>ing</w:t>
      </w:r>
      <w:r>
        <w:rPr>
          <w:rFonts w:eastAsiaTheme="minorEastAsia"/>
          <w:color w:val="000000" w:themeColor="text1"/>
        </w:rPr>
        <w:t xml:space="preserve"> 0.15 </w:t>
      </w:r>
      <w:r>
        <w:rPr>
          <w:rFonts w:ascii="Symbol" w:hAnsi="Symbol" w:eastAsia="Symbol" w:cs="Symbol" w:eastAsiaTheme="minorEastAsia"/>
          <w:color w:val="000000" w:themeColor="text1"/>
        </w:rPr>
        <w:t>±</w:t>
      </w:r>
      <w:r>
        <w:rPr>
          <w:rFonts w:eastAsiaTheme="minorEastAsia"/>
          <w:color w:val="000000" w:themeColor="text1"/>
        </w:rPr>
        <w:t xml:space="preserve"> </w:t>
      </w:r>
      <w:r w:rsidR="00994AA6">
        <w:rPr>
          <w:rFonts w:eastAsiaTheme="minorEastAsia"/>
          <w:color w:val="000000" w:themeColor="text1"/>
        </w:rPr>
        <w:t>0.</w:t>
      </w:r>
      <w:r w:rsidR="00990A9B">
        <w:rPr>
          <w:rFonts w:eastAsiaTheme="minorEastAsia"/>
          <w:color w:val="000000" w:themeColor="text1"/>
        </w:rPr>
        <w:t>04</w:t>
      </w:r>
      <w:r w:rsidR="003A4710">
        <w:rPr>
          <w:rFonts w:eastAsiaTheme="minorEastAsia"/>
          <w:color w:val="000000" w:themeColor="text1"/>
        </w:rPr>
        <w:t xml:space="preserve"> (SE)</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9B5391">
        <w:rPr>
          <w:rFonts w:eastAsiaTheme="minorEastAsia"/>
          <w:color w:val="000000" w:themeColor="text1"/>
        </w:rPr>
        <w:t xml:space="preserve">total </w:t>
      </w:r>
      <w:r w:rsidR="00994AA6">
        <w:rPr>
          <w:rFonts w:eastAsiaTheme="minorEastAsia"/>
          <w:color w:val="000000" w:themeColor="text1"/>
        </w:rPr>
        <w:t>home ranges (95 % KDE) were on average 0.6</w:t>
      </w:r>
      <w:r w:rsidR="00A4542E">
        <w:rPr>
          <w:rFonts w:eastAsiaTheme="minorEastAsia"/>
          <w:color w:val="000000" w:themeColor="text1"/>
        </w:rPr>
        <w:t>1</w:t>
      </w:r>
      <w:r w:rsidR="00994AA6">
        <w:rPr>
          <w:rFonts w:eastAsiaTheme="minorEastAsia"/>
          <w:color w:val="000000" w:themeColor="text1"/>
        </w:rPr>
        <w:t xml:space="preserve"> </w:t>
      </w:r>
      <w:r w:rsidR="00994AA6">
        <w:rPr>
          <w:rFonts w:ascii="Symbol" w:hAnsi="Symbol" w:eastAsia="Symbol" w:cs="Symbol" w:eastAsiaTheme="minorEastAsia"/>
          <w:color w:val="000000" w:themeColor="text1"/>
        </w:rPr>
        <w:t>±</w:t>
      </w:r>
      <w:r w:rsidR="00994AA6">
        <w:rPr>
          <w:rFonts w:eastAsiaTheme="minorEastAsia"/>
          <w:color w:val="000000" w:themeColor="text1"/>
        </w:rPr>
        <w:t xml:space="preserve"> 0.13 km</w:t>
      </w:r>
      <w:r w:rsidR="00994AA6">
        <w:rPr>
          <w:rFonts w:eastAsiaTheme="minorEastAsia"/>
          <w:color w:val="000000" w:themeColor="text1"/>
          <w:vertAlign w:val="superscript"/>
        </w:rPr>
        <w:t>2</w:t>
      </w:r>
      <w:r w:rsidR="00994AA6">
        <w:rPr>
          <w:rFonts w:eastAsiaTheme="minorEastAsia"/>
          <w:color w:val="000000" w:themeColor="text1"/>
        </w:rPr>
        <w:t xml:space="preserve">. </w:t>
      </w:r>
      <w:r w:rsidR="003A4710">
        <w:rPr>
          <w:rFonts w:eastAsiaTheme="minorEastAsia"/>
          <w:color w:val="000000" w:themeColor="text1"/>
        </w:rPr>
        <w:t>C</w:t>
      </w:r>
      <w:r w:rsidR="00994AA6">
        <w:rPr>
          <w:rFonts w:eastAsiaTheme="minorEastAsia"/>
          <w:color w:val="000000" w:themeColor="text1"/>
        </w:rPr>
        <w:t>ardinals translocated to BDU (intermediate urbanization</w:t>
      </w:r>
      <w:r w:rsidR="00B0343D">
        <w:rPr>
          <w:rFonts w:eastAsiaTheme="minorEastAsia"/>
          <w:color w:val="000000" w:themeColor="text1"/>
        </w:rPr>
        <w:t>, n = 13</w:t>
      </w:r>
      <w:r w:rsidR="00994AA6">
        <w:rPr>
          <w:rFonts w:eastAsiaTheme="minorEastAsia"/>
          <w:color w:val="000000" w:themeColor="text1"/>
        </w:rPr>
        <w:t>)</w:t>
      </w:r>
      <w:r w:rsidR="00047350">
        <w:rPr>
          <w:rFonts w:eastAsiaTheme="minorEastAsia"/>
          <w:color w:val="000000" w:themeColor="text1"/>
        </w:rPr>
        <w:t xml:space="preserve"> </w:t>
      </w:r>
      <w:r w:rsidR="00675FA1">
        <w:rPr>
          <w:rFonts w:eastAsiaTheme="minorEastAsia"/>
          <w:color w:val="000000" w:themeColor="text1"/>
        </w:rPr>
        <w:t>had</w:t>
      </w:r>
      <w:r w:rsidR="00994AA6">
        <w:rPr>
          <w:rFonts w:eastAsiaTheme="minorEastAsia"/>
          <w:color w:val="000000" w:themeColor="text1"/>
        </w:rPr>
        <w:t xml:space="preserve"> on average</w:t>
      </w:r>
      <w:r w:rsidR="005C1FEE">
        <w:rPr>
          <w:rFonts w:eastAsiaTheme="minorEastAsia"/>
          <w:color w:val="000000" w:themeColor="text1"/>
        </w:rPr>
        <w:t>,</w:t>
      </w:r>
      <w:r w:rsidR="00994AA6">
        <w:rPr>
          <w:rFonts w:eastAsiaTheme="minorEastAsia"/>
          <w:color w:val="000000" w:themeColor="text1"/>
        </w:rPr>
        <w:t xml:space="preserve"> core areas of 0.08 </w:t>
      </w:r>
      <w:r w:rsidR="00994AA6">
        <w:rPr>
          <w:rFonts w:ascii="Symbol" w:hAnsi="Symbol" w:eastAsia="Symbol" w:cs="Symbol" w:eastAsiaTheme="minorEastAsia"/>
          <w:color w:val="000000" w:themeColor="text1"/>
        </w:rPr>
        <w:t>±</w:t>
      </w:r>
      <w:r w:rsidR="00994AA6">
        <w:rPr>
          <w:rFonts w:eastAsiaTheme="minorEastAsia"/>
          <w:color w:val="000000" w:themeColor="text1"/>
        </w:rPr>
        <w:t xml:space="preserve"> 0.0</w:t>
      </w:r>
      <w:r w:rsidR="00A4542E">
        <w:rPr>
          <w:rFonts w:eastAsiaTheme="minorEastAsia"/>
          <w:color w:val="000000" w:themeColor="text1"/>
        </w:rPr>
        <w:t>2</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5C1FEE">
        <w:rPr>
          <w:rFonts w:eastAsiaTheme="minorEastAsia"/>
          <w:color w:val="000000" w:themeColor="text1"/>
        </w:rPr>
        <w:t xml:space="preserve">total </w:t>
      </w:r>
      <w:r w:rsidR="00994AA6">
        <w:rPr>
          <w:rFonts w:eastAsiaTheme="minorEastAsia"/>
          <w:color w:val="000000" w:themeColor="text1"/>
        </w:rPr>
        <w:t xml:space="preserve">home ranges </w:t>
      </w:r>
      <w:r w:rsidR="003A4710">
        <w:rPr>
          <w:rFonts w:eastAsiaTheme="minorEastAsia"/>
          <w:color w:val="000000" w:themeColor="text1"/>
        </w:rPr>
        <w:t>of</w:t>
      </w:r>
      <w:r w:rsidR="00994AA6">
        <w:rPr>
          <w:rFonts w:eastAsiaTheme="minorEastAsia"/>
          <w:color w:val="000000" w:themeColor="text1"/>
        </w:rPr>
        <w:t xml:space="preserve"> 0.5</w:t>
      </w:r>
      <w:r w:rsidR="003F6C9F">
        <w:rPr>
          <w:rFonts w:eastAsiaTheme="minorEastAsia"/>
          <w:color w:val="000000" w:themeColor="text1"/>
        </w:rPr>
        <w:t>6</w:t>
      </w:r>
      <w:r w:rsidR="00994AA6">
        <w:rPr>
          <w:rFonts w:eastAsiaTheme="minorEastAsia"/>
          <w:color w:val="000000" w:themeColor="text1"/>
        </w:rPr>
        <w:t xml:space="preserve"> </w:t>
      </w:r>
      <w:r w:rsidR="00994AA6">
        <w:rPr>
          <w:rFonts w:ascii="Symbol" w:hAnsi="Symbol" w:eastAsia="Symbol" w:cs="Symbol" w:eastAsiaTheme="minorEastAsia"/>
          <w:color w:val="000000" w:themeColor="text1"/>
        </w:rPr>
        <w:t>±</w:t>
      </w:r>
      <w:r w:rsidR="00994AA6">
        <w:rPr>
          <w:rFonts w:eastAsiaTheme="minorEastAsia"/>
          <w:color w:val="000000" w:themeColor="text1"/>
        </w:rPr>
        <w:t xml:space="preserve"> </w:t>
      </w:r>
      <w:r w:rsidR="00FE15BD">
        <w:rPr>
          <w:rFonts w:eastAsiaTheme="minorEastAsia"/>
          <w:color w:val="000000" w:themeColor="text1"/>
        </w:rPr>
        <w:t>0.1</w:t>
      </w:r>
      <w:r w:rsidR="003F6C9F">
        <w:rPr>
          <w:rFonts w:eastAsiaTheme="minorEastAsia"/>
          <w:color w:val="000000" w:themeColor="text1"/>
        </w:rPr>
        <w:t>1</w:t>
      </w:r>
      <w:r w:rsidR="00FE15BD">
        <w:rPr>
          <w:rFonts w:eastAsiaTheme="minorEastAsia"/>
          <w:color w:val="000000" w:themeColor="text1"/>
        </w:rPr>
        <w:t xml:space="preserve"> km</w:t>
      </w:r>
      <w:r w:rsidR="00FE15BD">
        <w:rPr>
          <w:rFonts w:eastAsiaTheme="minorEastAsia"/>
          <w:color w:val="000000" w:themeColor="text1"/>
          <w:vertAlign w:val="superscript"/>
        </w:rPr>
        <w:t>2</w:t>
      </w:r>
      <w:r w:rsidR="00FE15BD">
        <w:rPr>
          <w:rFonts w:eastAsiaTheme="minorEastAsia"/>
          <w:color w:val="000000" w:themeColor="text1"/>
        </w:rPr>
        <w:t xml:space="preserve">. </w:t>
      </w:r>
      <w:r w:rsidR="003A4710">
        <w:rPr>
          <w:rFonts w:eastAsiaTheme="minorEastAsia"/>
          <w:color w:val="000000" w:themeColor="text1"/>
        </w:rPr>
        <w:t>B</w:t>
      </w:r>
      <w:r w:rsidR="00FE15BD">
        <w:rPr>
          <w:rFonts w:eastAsiaTheme="minorEastAsia"/>
          <w:color w:val="000000" w:themeColor="text1"/>
        </w:rPr>
        <w:t xml:space="preserve">irds </w:t>
      </w:r>
      <w:r w:rsidR="003A4710">
        <w:rPr>
          <w:rFonts w:eastAsiaTheme="minorEastAsia"/>
          <w:color w:val="000000" w:themeColor="text1"/>
        </w:rPr>
        <w:t>wintering</w:t>
      </w:r>
      <w:r w:rsidR="00FE15BD">
        <w:rPr>
          <w:rFonts w:eastAsiaTheme="minorEastAsia"/>
          <w:color w:val="000000" w:themeColor="text1"/>
        </w:rPr>
        <w:t xml:space="preserve"> at CON (most urban location</w:t>
      </w:r>
      <w:r w:rsidR="00B0343D">
        <w:rPr>
          <w:rFonts w:eastAsiaTheme="minorEastAsia"/>
          <w:color w:val="000000" w:themeColor="text1"/>
        </w:rPr>
        <w:t>, n = 9</w:t>
      </w:r>
      <w:r w:rsidR="00FE15BD">
        <w:rPr>
          <w:rFonts w:eastAsiaTheme="minorEastAsia"/>
          <w:color w:val="000000" w:themeColor="text1"/>
        </w:rPr>
        <w:t>)</w:t>
      </w:r>
      <w:r w:rsidR="005C1FEE">
        <w:rPr>
          <w:rFonts w:eastAsiaTheme="minorEastAsia"/>
          <w:color w:val="000000" w:themeColor="text1"/>
        </w:rPr>
        <w:t xml:space="preserve"> </w:t>
      </w:r>
      <w:r w:rsidR="00FE15BD">
        <w:rPr>
          <w:rFonts w:eastAsiaTheme="minorEastAsia"/>
          <w:color w:val="000000" w:themeColor="text1"/>
        </w:rPr>
        <w:t xml:space="preserve">had </w:t>
      </w:r>
      <w:r w:rsidR="003A4710">
        <w:rPr>
          <w:rFonts w:eastAsiaTheme="minorEastAsia"/>
          <w:color w:val="000000" w:themeColor="text1"/>
        </w:rPr>
        <w:t xml:space="preserve">an </w:t>
      </w:r>
      <w:r w:rsidR="00FE15BD">
        <w:rPr>
          <w:rFonts w:eastAsiaTheme="minorEastAsia"/>
          <w:color w:val="000000" w:themeColor="text1"/>
        </w:rPr>
        <w:t>average core area of 0.2</w:t>
      </w:r>
      <w:r w:rsidR="00990A9B">
        <w:rPr>
          <w:rFonts w:eastAsiaTheme="minorEastAsia"/>
          <w:color w:val="000000" w:themeColor="text1"/>
        </w:rPr>
        <w:t>8</w:t>
      </w:r>
      <w:r w:rsidR="00FE15BD">
        <w:rPr>
          <w:rFonts w:eastAsiaTheme="minorEastAsia"/>
          <w:color w:val="000000" w:themeColor="text1"/>
        </w:rPr>
        <w:t xml:space="preserve"> </w:t>
      </w:r>
      <w:r w:rsidR="00FE15BD">
        <w:rPr>
          <w:rFonts w:ascii="Symbol" w:hAnsi="Symbol" w:eastAsia="Symbol" w:cs="Symbol" w:eastAsiaTheme="minorEastAsia"/>
          <w:color w:val="000000" w:themeColor="text1"/>
        </w:rPr>
        <w:t>±</w:t>
      </w:r>
      <w:r w:rsidR="00FE15BD">
        <w:rPr>
          <w:rFonts w:eastAsiaTheme="minorEastAsia"/>
          <w:color w:val="000000" w:themeColor="text1"/>
        </w:rPr>
        <w:t xml:space="preserve"> 0.11 km</w:t>
      </w:r>
      <w:r w:rsidR="00FE15BD">
        <w:rPr>
          <w:rFonts w:eastAsiaTheme="minorEastAsia"/>
          <w:color w:val="000000" w:themeColor="text1"/>
          <w:vertAlign w:val="superscript"/>
        </w:rPr>
        <w:t>2</w:t>
      </w:r>
      <w:r w:rsidR="005C1FEE">
        <w:rPr>
          <w:rFonts w:eastAsiaTheme="minorEastAsia"/>
          <w:color w:val="000000" w:themeColor="text1"/>
        </w:rPr>
        <w:t xml:space="preserve"> while t</w:t>
      </w:r>
      <w:r w:rsidR="00FE15BD">
        <w:rPr>
          <w:rFonts w:eastAsiaTheme="minorEastAsia"/>
          <w:color w:val="000000" w:themeColor="text1"/>
        </w:rPr>
        <w:t xml:space="preserve">heir </w:t>
      </w:r>
      <w:r w:rsidR="005C1FEE">
        <w:rPr>
          <w:rFonts w:eastAsiaTheme="minorEastAsia"/>
          <w:color w:val="000000" w:themeColor="text1"/>
        </w:rPr>
        <w:t xml:space="preserve">total </w:t>
      </w:r>
      <w:r w:rsidR="00FE15BD">
        <w:rPr>
          <w:rFonts w:eastAsiaTheme="minorEastAsia"/>
          <w:color w:val="000000" w:themeColor="text1"/>
        </w:rPr>
        <w:t xml:space="preserve">home ranges </w:t>
      </w:r>
      <w:r w:rsidR="003A4710">
        <w:rPr>
          <w:rFonts w:eastAsiaTheme="minorEastAsia"/>
          <w:color w:val="000000" w:themeColor="text1"/>
        </w:rPr>
        <w:t>were</w:t>
      </w:r>
      <w:r w:rsidR="00FE15BD">
        <w:rPr>
          <w:rFonts w:eastAsiaTheme="minorEastAsia"/>
          <w:color w:val="000000" w:themeColor="text1"/>
        </w:rPr>
        <w:t xml:space="preserve"> 1.5</w:t>
      </w:r>
      <w:r w:rsidR="003F6C9F">
        <w:rPr>
          <w:rFonts w:eastAsiaTheme="minorEastAsia"/>
          <w:color w:val="000000" w:themeColor="text1"/>
        </w:rPr>
        <w:t>3</w:t>
      </w:r>
      <w:r w:rsidR="00FE15BD">
        <w:rPr>
          <w:rFonts w:eastAsiaTheme="minorEastAsia"/>
          <w:color w:val="000000" w:themeColor="text1"/>
        </w:rPr>
        <w:t xml:space="preserve"> </w:t>
      </w:r>
      <w:r w:rsidR="00FE15BD">
        <w:rPr>
          <w:rFonts w:ascii="Symbol" w:hAnsi="Symbol" w:eastAsia="Symbol" w:cs="Symbol" w:eastAsiaTheme="minorEastAsia"/>
          <w:color w:val="000000" w:themeColor="text1"/>
        </w:rPr>
        <w:t>±</w:t>
      </w:r>
      <w:r w:rsidR="00FE15BD">
        <w:rPr>
          <w:rFonts w:eastAsiaTheme="minorEastAsia"/>
          <w:color w:val="000000" w:themeColor="text1"/>
        </w:rPr>
        <w:t xml:space="preserve"> 0.52 </w:t>
      </w:r>
      <w:commentRangeStart w:id="208"/>
      <w:commentRangeStart w:id="209"/>
      <w:r w:rsidR="00FE15BD">
        <w:rPr>
          <w:rFonts w:eastAsiaTheme="minorEastAsia"/>
          <w:color w:val="000000" w:themeColor="text1"/>
        </w:rPr>
        <w:t>km</w:t>
      </w:r>
      <w:r w:rsidR="00FE15BD">
        <w:rPr>
          <w:rFonts w:eastAsiaTheme="minorEastAsia"/>
          <w:color w:val="000000" w:themeColor="text1"/>
          <w:vertAlign w:val="superscript"/>
        </w:rPr>
        <w:t>2</w:t>
      </w:r>
      <w:commentRangeEnd w:id="208"/>
      <w:r w:rsidR="00040186">
        <w:rPr>
          <w:rStyle w:val="CommentReference"/>
        </w:rPr>
        <w:commentReference w:id="208"/>
      </w:r>
      <w:commentRangeEnd w:id="209"/>
      <w:r w:rsidR="00505E13">
        <w:rPr>
          <w:rStyle w:val="CommentReference"/>
        </w:rPr>
        <w:commentReference w:id="209"/>
      </w:r>
      <w:r w:rsidR="00FE15BD">
        <w:rPr>
          <w:rFonts w:eastAsiaTheme="minorEastAsia"/>
          <w:color w:val="000000" w:themeColor="text1"/>
        </w:rPr>
        <w:t>.</w:t>
      </w:r>
      <w:r w:rsidR="00681F49">
        <w:rPr>
          <w:rFonts w:eastAsiaTheme="minorEastAsia"/>
          <w:color w:val="000000" w:themeColor="text1"/>
        </w:rPr>
        <w:t xml:space="preserve"> </w:t>
      </w:r>
      <w:r w:rsidR="006A644D">
        <w:rPr>
          <w:rFonts w:eastAsiaTheme="minorEastAsia"/>
          <w:color w:val="000000" w:themeColor="text1"/>
        </w:rPr>
        <w:t xml:space="preserve">Core and total home ranges sizes were </w:t>
      </w:r>
      <w:r w:rsidR="009B79ED">
        <w:rPr>
          <w:rFonts w:eastAsiaTheme="minorEastAsia"/>
          <w:color w:val="000000" w:themeColor="text1"/>
        </w:rPr>
        <w:t xml:space="preserve">not normally distributed (Shapiro-Wilk tests: core, </w:t>
      </w:r>
      <w:r w:rsidR="009B79ED">
        <w:rPr>
          <w:rFonts w:eastAsiaTheme="minorEastAsia"/>
          <w:i/>
          <w:iCs/>
          <w:color w:val="000000" w:themeColor="text1"/>
        </w:rPr>
        <w:t>W</w:t>
      </w:r>
      <w:r w:rsidR="009B79ED">
        <w:rPr>
          <w:rFonts w:eastAsiaTheme="minorEastAsia"/>
          <w:color w:val="000000" w:themeColor="text1"/>
        </w:rPr>
        <w:t xml:space="preserve"> = 0.624, </w:t>
      </w:r>
      <w:r w:rsidR="009B79ED">
        <w:rPr>
          <w:rFonts w:eastAsiaTheme="minorEastAsia"/>
          <w:i/>
          <w:iCs/>
          <w:color w:val="000000" w:themeColor="text1"/>
        </w:rPr>
        <w:t>p</w:t>
      </w:r>
      <w:r w:rsidR="009B79ED">
        <w:rPr>
          <w:rFonts w:eastAsiaTheme="minorEastAsia"/>
          <w:color w:val="000000" w:themeColor="text1"/>
        </w:rPr>
        <w:t xml:space="preserve"> &lt; 0.001</w:t>
      </w:r>
      <w:r w:rsidR="00754C09">
        <w:rPr>
          <w:rFonts w:eastAsiaTheme="minorEastAsia"/>
          <w:color w:val="000000" w:themeColor="text1"/>
        </w:rPr>
        <w:t xml:space="preserve">; total, </w:t>
      </w:r>
      <w:r w:rsidR="00754C09">
        <w:rPr>
          <w:rFonts w:eastAsiaTheme="minorEastAsia"/>
          <w:i/>
          <w:iCs/>
          <w:color w:val="000000" w:themeColor="text1"/>
        </w:rPr>
        <w:t>W</w:t>
      </w:r>
      <w:r w:rsidR="00754C09">
        <w:rPr>
          <w:rFonts w:eastAsiaTheme="minorEastAsia"/>
          <w:color w:val="000000" w:themeColor="text1"/>
        </w:rPr>
        <w:t xml:space="preserve"> = 0.698, </w:t>
      </w:r>
      <w:r w:rsidR="00754C09">
        <w:rPr>
          <w:rFonts w:eastAsiaTheme="minorEastAsia"/>
          <w:i/>
          <w:iCs/>
          <w:color w:val="000000" w:themeColor="text1"/>
        </w:rPr>
        <w:t>p</w:t>
      </w:r>
      <w:r w:rsidR="00754C09">
        <w:rPr>
          <w:rFonts w:eastAsiaTheme="minorEastAsia"/>
          <w:color w:val="000000" w:themeColor="text1"/>
        </w:rPr>
        <w:t xml:space="preserve"> &lt; 0.001</w:t>
      </w:r>
      <w:r w:rsidR="00AE2914">
        <w:rPr>
          <w:rFonts w:eastAsiaTheme="minorEastAsia"/>
          <w:color w:val="000000" w:themeColor="text1"/>
        </w:rPr>
        <w:t xml:space="preserve">), so areas were transformed using a logarithm prior to analysis. </w:t>
      </w:r>
      <w:r w:rsidR="00561F29">
        <w:rPr>
          <w:rFonts w:eastAsiaTheme="minorEastAsia"/>
          <w:color w:val="000000" w:themeColor="text1"/>
        </w:rPr>
        <w:t xml:space="preserve">After transformation, the data met assumptions of normality and variances were homogeneous. </w:t>
      </w:r>
      <w:r w:rsidR="00AD3100">
        <w:rPr>
          <w:rFonts w:eastAsiaTheme="minorEastAsia"/>
          <w:color w:val="000000" w:themeColor="text1"/>
        </w:rPr>
        <w:t xml:space="preserve">There was no significant difference in core home range size among sites, although the effect approached significance (ANOVA: </w:t>
      </w:r>
      <w:proofErr w:type="gramStart"/>
      <w:r w:rsidR="00AD3100">
        <w:rPr>
          <w:rFonts w:eastAsiaTheme="minorEastAsia"/>
          <w:i/>
          <w:iCs/>
          <w:color w:val="000000" w:themeColor="text1"/>
        </w:rPr>
        <w:t>F</w:t>
      </w:r>
      <w:r w:rsidR="00AD3100">
        <w:rPr>
          <w:rFonts w:eastAsiaTheme="minorEastAsia"/>
          <w:color w:val="000000" w:themeColor="text1"/>
        </w:rPr>
        <w:t>(</w:t>
      </w:r>
      <w:proofErr w:type="gramEnd"/>
      <w:r w:rsidR="00AD3100">
        <w:rPr>
          <w:rFonts w:eastAsiaTheme="minorEastAsia"/>
          <w:color w:val="000000" w:themeColor="text1"/>
        </w:rPr>
        <w:t xml:space="preserve">2, 55) = 2.69, </w:t>
      </w:r>
      <w:r w:rsidR="00AD3100">
        <w:rPr>
          <w:rFonts w:eastAsiaTheme="minorEastAsia"/>
          <w:i/>
          <w:iCs/>
          <w:color w:val="000000" w:themeColor="text1"/>
        </w:rPr>
        <w:t>p</w:t>
      </w:r>
      <w:r w:rsidR="00AD3100">
        <w:rPr>
          <w:rFonts w:eastAsiaTheme="minorEastAsia"/>
          <w:color w:val="000000" w:themeColor="text1"/>
        </w:rPr>
        <w:t xml:space="preserve"> = 0.077</w:t>
      </w:r>
      <w:r w:rsidR="00E7319B">
        <w:rPr>
          <w:rFonts w:eastAsiaTheme="minorEastAsia"/>
          <w:color w:val="000000" w:themeColor="text1"/>
        </w:rPr>
        <w:t xml:space="preserve">). Post-hoc comparisons </w:t>
      </w:r>
      <w:r w:rsidR="00CD1C8C">
        <w:rPr>
          <w:rFonts w:eastAsiaTheme="minorEastAsia"/>
          <w:color w:val="000000" w:themeColor="text1"/>
        </w:rPr>
        <w:t>show</w:t>
      </w:r>
      <w:r w:rsidR="00E7319B">
        <w:rPr>
          <w:rFonts w:eastAsiaTheme="minorEastAsia"/>
          <w:color w:val="000000" w:themeColor="text1"/>
        </w:rPr>
        <w:t xml:space="preserve"> a trend towards the cardinals at our most urban location to have larger core home range sizes compared to the two other locations</w:t>
      </w:r>
      <w:r w:rsidR="00045D3F">
        <w:rPr>
          <w:rFonts w:eastAsiaTheme="minorEastAsia"/>
          <w:color w:val="000000" w:themeColor="text1"/>
        </w:rPr>
        <w:t xml:space="preserve"> (</w:t>
      </w:r>
      <w:r w:rsidRPr="00045D3F" w:rsidR="00045D3F">
        <w:rPr>
          <w:rFonts w:eastAsiaTheme="minorEastAsia"/>
          <w:color w:val="000000" w:themeColor="text1"/>
          <w:highlight w:val="yellow"/>
        </w:rPr>
        <w:t>Fig. X</w:t>
      </w:r>
      <w:r w:rsidR="00045D3F">
        <w:rPr>
          <w:rFonts w:eastAsiaTheme="minorEastAsia"/>
          <w:color w:val="000000" w:themeColor="text1"/>
        </w:rPr>
        <w:t>)</w:t>
      </w:r>
      <w:r w:rsidR="00CD1C8C">
        <w:rPr>
          <w:rFonts w:eastAsiaTheme="minorEastAsia"/>
          <w:color w:val="000000" w:themeColor="text1"/>
        </w:rPr>
        <w:t xml:space="preserve">. There was a significant difference between sites regarding total home ranges (ANOVA: </w:t>
      </w:r>
      <w:proofErr w:type="gramStart"/>
      <w:r w:rsidR="00CD1C8C">
        <w:rPr>
          <w:rFonts w:eastAsiaTheme="minorEastAsia"/>
          <w:i/>
          <w:iCs/>
          <w:color w:val="000000" w:themeColor="text1"/>
        </w:rPr>
        <w:t>F</w:t>
      </w:r>
      <w:r w:rsidR="00CD1C8C">
        <w:rPr>
          <w:rFonts w:eastAsiaTheme="minorEastAsia"/>
          <w:color w:val="000000" w:themeColor="text1"/>
        </w:rPr>
        <w:t>(</w:t>
      </w:r>
      <w:proofErr w:type="gramEnd"/>
      <w:r w:rsidR="00CD1C8C">
        <w:rPr>
          <w:rFonts w:eastAsiaTheme="minorEastAsia"/>
          <w:color w:val="000000" w:themeColor="text1"/>
        </w:rPr>
        <w:t>2,</w:t>
      </w:r>
      <w:r w:rsidR="00F96B3C">
        <w:rPr>
          <w:rFonts w:eastAsiaTheme="minorEastAsia"/>
          <w:color w:val="000000" w:themeColor="text1"/>
        </w:rPr>
        <w:t xml:space="preserve"> </w:t>
      </w:r>
      <w:r w:rsidR="00CD1C8C">
        <w:rPr>
          <w:rFonts w:eastAsiaTheme="minorEastAsia"/>
          <w:color w:val="000000" w:themeColor="text1"/>
        </w:rPr>
        <w:t xml:space="preserve">55) = 3.45, </w:t>
      </w:r>
      <w:r w:rsidR="00CD1C8C">
        <w:rPr>
          <w:rFonts w:eastAsiaTheme="minorEastAsia"/>
          <w:i/>
          <w:iCs/>
          <w:color w:val="000000" w:themeColor="text1"/>
        </w:rPr>
        <w:t>p</w:t>
      </w:r>
      <w:r w:rsidR="00CD1C8C">
        <w:rPr>
          <w:rFonts w:eastAsiaTheme="minorEastAsia"/>
          <w:color w:val="000000" w:themeColor="text1"/>
        </w:rPr>
        <w:t xml:space="preserve"> = </w:t>
      </w:r>
      <w:r w:rsidR="00B56AE7">
        <w:rPr>
          <w:rFonts w:eastAsiaTheme="minorEastAsia"/>
          <w:color w:val="000000" w:themeColor="text1"/>
        </w:rPr>
        <w:t>0.039)</w:t>
      </w:r>
      <w:r w:rsidR="004E4568">
        <w:rPr>
          <w:rFonts w:eastAsiaTheme="minorEastAsia"/>
          <w:color w:val="000000" w:themeColor="text1"/>
        </w:rPr>
        <w:t xml:space="preserve">. </w:t>
      </w:r>
      <w:r w:rsidR="00E30DE2">
        <w:rPr>
          <w:rFonts w:eastAsiaTheme="minorEastAsia"/>
          <w:color w:val="000000" w:themeColor="text1"/>
        </w:rPr>
        <w:t>Post-hoc</w:t>
      </w:r>
      <w:r w:rsidR="002F1630">
        <w:rPr>
          <w:rFonts w:eastAsiaTheme="minorEastAsia"/>
          <w:color w:val="000000" w:themeColor="text1"/>
        </w:rPr>
        <w:t xml:space="preserve"> </w:t>
      </w:r>
      <w:proofErr w:type="spellStart"/>
      <w:r w:rsidR="002F1630">
        <w:rPr>
          <w:rFonts w:eastAsiaTheme="minorEastAsia"/>
          <w:color w:val="000000" w:themeColor="text1"/>
        </w:rPr>
        <w:t>TukeyHSD</w:t>
      </w:r>
      <w:proofErr w:type="spellEnd"/>
      <w:r w:rsidR="002F1630">
        <w:rPr>
          <w:rFonts w:eastAsiaTheme="minorEastAsia"/>
          <w:color w:val="000000" w:themeColor="text1"/>
        </w:rPr>
        <w:t xml:space="preserve"> comparisons showed that the only significant difference was between the total home ranges of cardinals at our most urban location </w:t>
      </w:r>
      <w:r w:rsidR="00AA771B">
        <w:rPr>
          <w:rFonts w:eastAsiaTheme="minorEastAsia"/>
          <w:color w:val="000000" w:themeColor="text1"/>
        </w:rPr>
        <w:t xml:space="preserve">being larger than those of the cardinals in our least urban location (mean difference = 1.24, 95% CI [0.09, 2.38], </w:t>
      </w:r>
      <w:r w:rsidR="00AA771B">
        <w:rPr>
          <w:rFonts w:eastAsiaTheme="minorEastAsia"/>
          <w:i/>
          <w:iCs/>
          <w:color w:val="000000" w:themeColor="text1"/>
        </w:rPr>
        <w:t>p</w:t>
      </w:r>
      <w:r w:rsidR="00AA771B">
        <w:rPr>
          <w:rFonts w:eastAsiaTheme="minorEastAsia"/>
          <w:color w:val="000000" w:themeColor="text1"/>
        </w:rPr>
        <w:t xml:space="preserve"> = 0.031).</w:t>
      </w:r>
      <w:r w:rsidR="00A37B61">
        <w:rPr>
          <w:rFonts w:eastAsiaTheme="minorEastAsia"/>
          <w:color w:val="000000" w:themeColor="text1"/>
        </w:rPr>
        <w:t xml:space="preserve"> </w:t>
      </w:r>
    </w:p>
    <w:p w:rsidRPr="00865720" w:rsidR="009B5391" w:rsidP="00865720" w:rsidRDefault="000A2037" w14:paraId="6FD2902E" w14:textId="75A31EE8">
      <w:pPr>
        <w:pStyle w:val="p1"/>
        <w:spacing w:line="480" w:lineRule="auto"/>
        <w:jc w:val="both"/>
      </w:pPr>
      <w:r>
        <w:rPr>
          <w:noProof/>
          <w14:ligatures w14:val="standardContextual"/>
        </w:rPr>
        <w:drawing>
          <wp:anchor distT="0" distB="0" distL="114300" distR="114300" simplePos="0" relativeHeight="251658241" behindDoc="0" locked="0" layoutInCell="1" allowOverlap="1" wp14:anchorId="480167E4" wp14:editId="5DA10F8E">
            <wp:simplePos x="0" y="0"/>
            <wp:positionH relativeFrom="column">
              <wp:posOffset>41275</wp:posOffset>
            </wp:positionH>
            <wp:positionV relativeFrom="paragraph">
              <wp:posOffset>90170</wp:posOffset>
            </wp:positionV>
            <wp:extent cx="5864860" cy="4189095"/>
            <wp:effectExtent l="12700" t="12700" r="15240" b="14605"/>
            <wp:wrapTopAndBottom/>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4860" cy="4189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E1521" w:rsidR="0059495E">
        <w:rPr>
          <w:b/>
          <w:bCs/>
          <w:color w:val="000000" w:themeColor="text1"/>
          <w:highlight w:val="yellow"/>
        </w:rPr>
        <w:t>Figure X.</w:t>
      </w:r>
      <w:r w:rsidR="0059495E">
        <w:rPr>
          <w:color w:val="000000" w:themeColor="text1"/>
        </w:rPr>
        <w:t xml:space="preserve"> Comparison of the core (KDE 50%) and total (KDE 95%) home ranges of northern cardinals in three study sites in Montreal, Quebec, Canada during winters between the years 2022 and 2025. The study sites are represented here as: McGill Bird Observatory – MBO, Town of Baie </w:t>
      </w:r>
      <w:proofErr w:type="spellStart"/>
      <w:r w:rsidR="0059495E">
        <w:rPr>
          <w:color w:val="000000" w:themeColor="text1"/>
        </w:rPr>
        <w:t>d’Urfé</w:t>
      </w:r>
      <w:proofErr w:type="spellEnd"/>
      <w:r w:rsidR="0059495E">
        <w:rPr>
          <w:color w:val="000000" w:themeColor="text1"/>
        </w:rPr>
        <w:t xml:space="preserve"> – BDU, Concordia University campus – CON. The area in km</w:t>
      </w:r>
      <w:r w:rsidR="0059495E">
        <w:rPr>
          <w:color w:val="000000" w:themeColor="text1"/>
          <w:vertAlign w:val="superscript"/>
        </w:rPr>
        <w:t>2</w:t>
      </w:r>
      <w:r w:rsidR="0059495E">
        <w:rPr>
          <w:color w:val="000000" w:themeColor="text1"/>
        </w:rPr>
        <w:t xml:space="preserve"> was transformed using a logarithm.</w:t>
      </w:r>
    </w:p>
    <w:p w:rsidRPr="0013639E" w:rsidR="00EE3B63" w:rsidP="009B5391" w:rsidRDefault="00C568ED" w14:paraId="36161780" w14:textId="5AD86F6E">
      <w:pPr>
        <w:pStyle w:val="Heading3"/>
        <w:spacing w:line="480" w:lineRule="auto"/>
        <w:jc w:val="both"/>
        <w:rPr>
          <w:rFonts w:ascii="Times New Roman" w:hAnsi="Times New Roman" w:cs="Times New Roman"/>
          <w:noProof/>
          <w:color w:val="000000" w:themeColor="text1"/>
          <w:sz w:val="24"/>
          <w:szCs w:val="24"/>
          <w:u w:val="single"/>
          <w:lang w:val="en-CA"/>
        </w:rPr>
      </w:pPr>
      <w:bookmarkStart w:name="_Toc204638473" w:id="210"/>
      <w:r>
        <w:rPr>
          <w:rFonts w:ascii="Times New Roman" w:hAnsi="Times New Roman" w:cs="Times New Roman"/>
          <w:noProof/>
          <w:color w:val="000000" w:themeColor="text1"/>
          <w:sz w:val="24"/>
          <w:szCs w:val="24"/>
          <w:u w:val="single"/>
          <w:lang w:val="en-CA"/>
        </w:rPr>
        <w:t>S</w:t>
      </w:r>
      <w:commentRangeStart w:id="211"/>
      <w:commentRangeStart w:id="212"/>
      <w:commentRangeStart w:id="213"/>
      <w:commentRangeStart w:id="214"/>
      <w:r w:rsidRPr="006B2035" w:rsidR="009B5391">
        <w:rPr>
          <w:rFonts w:ascii="Times New Roman" w:hAnsi="Times New Roman" w:cs="Times New Roman"/>
          <w:noProof/>
          <w:color w:val="000000" w:themeColor="text1"/>
          <w:sz w:val="24"/>
          <w:szCs w:val="24"/>
          <w:u w:val="single"/>
          <w:lang w:val="en-CA"/>
        </w:rPr>
        <w:t>cale</w:t>
      </w:r>
      <w:commentRangeEnd w:id="211"/>
      <w:r w:rsidR="003A4710">
        <w:rPr>
          <w:rStyle w:val="CommentReference"/>
          <w:rFonts w:eastAsiaTheme="minorHAnsi" w:cstheme="minorBidi"/>
          <w:color w:val="auto"/>
        </w:rPr>
        <w:commentReference w:id="211"/>
      </w:r>
      <w:commentRangeEnd w:id="212"/>
      <w:r w:rsidR="006A1EEB">
        <w:rPr>
          <w:rStyle w:val="CommentReference"/>
          <w:rFonts w:eastAsiaTheme="minorHAnsi" w:cstheme="minorBidi"/>
          <w:color w:val="auto"/>
        </w:rPr>
        <w:commentReference w:id="212"/>
      </w:r>
      <w:commentRangeEnd w:id="213"/>
      <w:r w:rsidR="003A4710">
        <w:rPr>
          <w:rStyle w:val="CommentReference"/>
          <w:rFonts w:eastAsiaTheme="minorHAnsi" w:cstheme="minorBidi"/>
          <w:color w:val="auto"/>
        </w:rPr>
        <w:commentReference w:id="213"/>
      </w:r>
      <w:commentRangeEnd w:id="214"/>
      <w:r w:rsidR="00040186">
        <w:rPr>
          <w:rStyle w:val="CommentReference"/>
          <w:rFonts w:eastAsiaTheme="minorHAnsi" w:cstheme="minorBidi"/>
          <w:color w:val="auto"/>
        </w:rPr>
        <w:commentReference w:id="214"/>
      </w:r>
      <w:r>
        <w:rPr>
          <w:rFonts w:ascii="Times New Roman" w:hAnsi="Times New Roman" w:cs="Times New Roman"/>
          <w:noProof/>
          <w:color w:val="000000" w:themeColor="text1"/>
          <w:sz w:val="24"/>
          <w:szCs w:val="24"/>
          <w:u w:val="single"/>
          <w:lang w:val="en-CA"/>
        </w:rPr>
        <w:t xml:space="preserve"> of association to habitat</w:t>
      </w:r>
      <w:bookmarkEnd w:id="210"/>
    </w:p>
    <w:p w:rsidRPr="001B5B4E" w:rsidR="00362103" w:rsidP="00B02FAD" w:rsidRDefault="001B5B4E" w14:paraId="0AF26B8F" w14:textId="42E3F17C">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themeColor="text1"/>
          <w:lang w:val="en-CA"/>
        </w:rPr>
        <w:tab/>
      </w:r>
      <w:r>
        <w:rPr>
          <w:rFonts w:ascii="Times New Roman" w:hAnsi="Times New Roman" w:cs="Times New Roman"/>
          <w:color w:val="000000" w:themeColor="text1"/>
          <w:lang w:val="en-CA"/>
        </w:rPr>
        <w:tab/>
      </w:r>
      <w:r w:rsidR="00AF422F">
        <w:rPr>
          <w:rFonts w:ascii="Times New Roman" w:hAnsi="Times New Roman" w:cs="Times New Roman"/>
          <w:color w:val="000000"/>
          <w:lang w:val="en-CA"/>
        </w:rPr>
        <w:t xml:space="preserve">The best model for the habitat selection scale of the cardinals relocated to </w:t>
      </w:r>
      <w:r w:rsidR="003A4710">
        <w:rPr>
          <w:rFonts w:ascii="Times New Roman" w:hAnsi="Times New Roman" w:cs="Times New Roman"/>
          <w:color w:val="000000"/>
          <w:lang w:val="en-CA"/>
        </w:rPr>
        <w:t>MBO</w:t>
      </w:r>
      <w:r w:rsidR="00AF422F">
        <w:rPr>
          <w:rFonts w:ascii="Times New Roman" w:hAnsi="Times New Roman" w:cs="Times New Roman"/>
          <w:color w:val="000000"/>
          <w:lang w:val="en-CA"/>
        </w:rPr>
        <w:t xml:space="preserve"> is the 50-meter</w:t>
      </w:r>
      <w:r>
        <w:rPr>
          <w:rFonts w:ascii="Times New Roman" w:hAnsi="Times New Roman" w:cs="Times New Roman"/>
          <w:color w:val="000000"/>
          <w:lang w:val="en-CA"/>
        </w:rPr>
        <w:t xml:space="preserve"> model </w:t>
      </w:r>
      <w:r w:rsidR="009F6245">
        <w:rPr>
          <w:rFonts w:ascii="Times New Roman" w:hAnsi="Times New Roman" w:cs="Times New Roman"/>
          <w:color w:val="000000"/>
          <w:lang w:val="en-CA"/>
        </w:rPr>
        <w:t>(&gt;</w:t>
      </w:r>
      <w:r>
        <w:rPr>
          <w:rFonts w:ascii="Times New Roman" w:hAnsi="Times New Roman" w:cs="Times New Roman"/>
          <w:color w:val="000000"/>
          <w:lang w:val="en-CA"/>
        </w:rPr>
        <w:t xml:space="preserve"> 10 </w:t>
      </w:r>
      <w:r>
        <w:rPr>
          <w:rFonts w:ascii="Symbol" w:hAnsi="Symbol" w:eastAsia="Symbol" w:cs="Symbol"/>
          <w:color w:val="000000"/>
          <w:lang w:val="en-CA"/>
        </w:rPr>
        <w:t>D</w:t>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w:t>
      </w:r>
      <w:r w:rsidRPr="00AE1521">
        <w:rPr>
          <w:rFonts w:ascii="Times New Roman" w:hAnsi="Times New Roman" w:cs="Times New Roman"/>
          <w:color w:val="000000"/>
          <w:highlight w:val="yellow"/>
          <w:lang w:val="en-CA"/>
        </w:rPr>
        <w:t xml:space="preserve">Table </w:t>
      </w:r>
      <w:r w:rsidRPr="00AE1521" w:rsidR="00AE1521">
        <w:rPr>
          <w:rFonts w:ascii="Times New Roman" w:hAnsi="Times New Roman" w:cs="Times New Roman"/>
          <w:color w:val="000000"/>
          <w:highlight w:val="yellow"/>
          <w:lang w:val="en-CA"/>
        </w:rPr>
        <w:t>X</w:t>
      </w:r>
      <w:r>
        <w:rPr>
          <w:rFonts w:ascii="Times New Roman" w:hAnsi="Times New Roman" w:cs="Times New Roman"/>
          <w:color w:val="000000"/>
          <w:lang w:val="en-CA"/>
        </w:rPr>
        <w:t xml:space="preserve">). For the birds translocated to </w:t>
      </w:r>
      <w:r w:rsidR="003A4710">
        <w:rPr>
          <w:rFonts w:ascii="Times New Roman" w:hAnsi="Times New Roman" w:cs="Times New Roman"/>
          <w:color w:val="000000"/>
          <w:lang w:val="en-CA"/>
        </w:rPr>
        <w:t>BDU</w:t>
      </w:r>
      <w:r>
        <w:rPr>
          <w:rFonts w:ascii="Times New Roman" w:hAnsi="Times New Roman" w:cs="Times New Roman"/>
          <w:color w:val="000000"/>
          <w:lang w:val="en-CA"/>
        </w:rPr>
        <w:t xml:space="preserve">, the best model is the 25-meter one (&gt; 10 </w:t>
      </w:r>
      <w:r>
        <w:rPr>
          <w:rFonts w:ascii="Symbol" w:hAnsi="Symbol" w:eastAsia="Symbol" w:cs="Symbol"/>
          <w:color w:val="000000"/>
          <w:lang w:val="en-CA"/>
        </w:rPr>
        <w:t>D</w:t>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w:t>
      </w:r>
      <w:r>
        <w:rPr>
          <w:rFonts w:ascii="Times New Roman" w:hAnsi="Times New Roman" w:cs="Times New Roman"/>
          <w:color w:val="000000"/>
          <w:lang w:val="en-CA"/>
        </w:rPr>
        <w:t>1a). Lastly, for the birds relocated at the most urban location (</w:t>
      </w:r>
      <w:r w:rsidR="003A4710">
        <w:rPr>
          <w:rFonts w:ascii="Times New Roman" w:hAnsi="Times New Roman" w:cs="Times New Roman"/>
          <w:color w:val="000000"/>
          <w:lang w:val="en-CA"/>
        </w:rPr>
        <w:t>CON</w:t>
      </w:r>
      <w:r>
        <w:rPr>
          <w:rFonts w:ascii="Times New Roman" w:hAnsi="Times New Roman" w:cs="Times New Roman"/>
          <w:color w:val="000000"/>
          <w:lang w:val="en-CA"/>
        </w:rPr>
        <w:t xml:space="preserve">), the 25-meter model turned out to be the best (&gt; 10 </w:t>
      </w:r>
      <w:r>
        <w:rPr>
          <w:rFonts w:ascii="Symbol" w:hAnsi="Symbol" w:eastAsia="Symbol" w:cs="Symbol"/>
          <w:color w:val="000000"/>
          <w:lang w:val="en-CA"/>
        </w:rPr>
        <w:t>D</w:t>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among all other models; Table 1a).</w:t>
      </w:r>
    </w:p>
    <w:p w:rsidRPr="009B5391" w:rsidR="006869FD" w:rsidP="00B02FAD" w:rsidRDefault="008F30AE" w14:paraId="02586D49" w14:textId="602B0BA1">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AE1521">
        <w:rPr>
          <w:rFonts w:ascii="Times New Roman" w:hAnsi="Times New Roman" w:cs="Times New Roman"/>
          <w:b/>
          <w:bCs/>
          <w:color w:val="000000" w:themeColor="text1"/>
          <w:highlight w:val="yellow"/>
          <w:lang w:val="en-CA"/>
        </w:rPr>
        <w:t xml:space="preserve">Table </w:t>
      </w:r>
      <w:r w:rsidRPr="00AE1521" w:rsidR="00AE1521">
        <w:rPr>
          <w:rFonts w:ascii="Times New Roman" w:hAnsi="Times New Roman" w:cs="Times New Roman"/>
          <w:b/>
          <w:bCs/>
          <w:color w:val="000000" w:themeColor="text1"/>
          <w:highlight w:val="yellow"/>
          <w:lang w:val="en-CA"/>
        </w:rPr>
        <w:t>X</w:t>
      </w:r>
    </w:p>
    <w:p w:rsidR="001A7035" w:rsidP="0082677E" w:rsidRDefault="00C66EA8" w14:paraId="167663BD" w14:textId="382C983C">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w:t>
      </w:r>
      <w:r w:rsidR="00263ED4">
        <w:rPr>
          <w:rFonts w:ascii="Times New Roman" w:hAnsi="Times New Roman" w:cs="Times New Roman"/>
          <w:color w:val="000000"/>
          <w:lang w:val="en-CA"/>
        </w:rPr>
        <w:t>of generalized linear</w:t>
      </w:r>
      <w:r>
        <w:rPr>
          <w:rFonts w:ascii="Times New Roman" w:hAnsi="Times New Roman" w:cs="Times New Roman"/>
          <w:color w:val="000000"/>
          <w:lang w:val="en-CA"/>
        </w:rPr>
        <w:t xml:space="preserve"> mixed</w:t>
      </w:r>
      <w:r w:rsidR="00263ED4">
        <w:rPr>
          <w:rFonts w:ascii="Times New Roman" w:hAnsi="Times New Roman" w:cs="Times New Roman"/>
          <w:color w:val="000000"/>
          <w:lang w:val="en-CA"/>
        </w:rPr>
        <w:t xml:space="preserve"> model</w:t>
      </w:r>
      <w:r>
        <w:rPr>
          <w:rFonts w:ascii="Times New Roman" w:hAnsi="Times New Roman" w:cs="Times New Roman"/>
          <w:color w:val="000000"/>
          <w:lang w:val="en-CA"/>
        </w:rPr>
        <w:t>s</w:t>
      </w:r>
      <w:r w:rsidR="00263ED4">
        <w:rPr>
          <w:rFonts w:ascii="Times New Roman" w:hAnsi="Times New Roman" w:cs="Times New Roman"/>
          <w:color w:val="000000"/>
          <w:lang w:val="en-CA"/>
        </w:rPr>
        <w:t xml:space="preserve"> (GLM) with a comparing </w:t>
      </w:r>
      <w:r>
        <w:rPr>
          <w:rFonts w:ascii="Times New Roman" w:hAnsi="Times New Roman" w:cs="Times New Roman"/>
          <w:color w:val="000000"/>
          <w:lang w:val="en-CA"/>
        </w:rPr>
        <w:t>scale of effect of landscape variables</w:t>
      </w:r>
      <w:r w:rsidR="00263ED4">
        <w:rPr>
          <w:rFonts w:ascii="Times New Roman" w:hAnsi="Times New Roman" w:cs="Times New Roman"/>
          <w:color w:val="000000"/>
          <w:lang w:val="en-CA"/>
        </w:rPr>
        <w:t xml:space="preserve"> for</w:t>
      </w:r>
      <w:r>
        <w:rPr>
          <w:rFonts w:ascii="Times New Roman" w:hAnsi="Times New Roman" w:cs="Times New Roman"/>
          <w:color w:val="000000"/>
          <w:lang w:val="en-CA"/>
        </w:rPr>
        <w:t xml:space="preserve"> resighting locations (n= </w:t>
      </w:r>
      <w:r w:rsidR="001673DB">
        <w:rPr>
          <w:rFonts w:ascii="Times New Roman" w:hAnsi="Times New Roman" w:cs="Times New Roman"/>
          <w:color w:val="000000"/>
          <w:lang w:val="en-CA"/>
        </w:rPr>
        <w:t>5</w:t>
      </w:r>
      <w:r w:rsidR="00625954">
        <w:rPr>
          <w:rFonts w:ascii="Times New Roman" w:hAnsi="Times New Roman" w:cs="Times New Roman"/>
          <w:color w:val="000000"/>
          <w:lang w:val="en-CA"/>
        </w:rPr>
        <w:t>7</w:t>
      </w:r>
      <w:r>
        <w:rPr>
          <w:rFonts w:ascii="Times New Roman" w:hAnsi="Times New Roman" w:cs="Times New Roman"/>
          <w:color w:val="000000"/>
          <w:lang w:val="en-CA"/>
        </w:rPr>
        <w:t>)</w:t>
      </w:r>
      <w:r w:rsidR="00263ED4">
        <w:rPr>
          <w:rFonts w:ascii="Times New Roman" w:hAnsi="Times New Roman" w:cs="Times New Roman"/>
          <w:color w:val="000000"/>
          <w:lang w:val="en-CA"/>
        </w:rPr>
        <w:t xml:space="preserve"> the </w:t>
      </w:r>
      <w:r w:rsidR="00363650">
        <w:rPr>
          <w:rFonts w:ascii="Times New Roman" w:hAnsi="Times New Roman" w:cs="Times New Roman"/>
          <w:color w:val="000000"/>
          <w:lang w:val="en-CA"/>
        </w:rPr>
        <w:t>northern cardinal</w:t>
      </w:r>
      <w:r w:rsidR="00263ED4">
        <w:rPr>
          <w:rFonts w:ascii="Times New Roman" w:hAnsi="Times New Roman" w:cs="Times New Roman"/>
          <w:color w:val="000000"/>
          <w:lang w:val="en-CA"/>
        </w:rPr>
        <w:t xml:space="preserve">s tracked </w:t>
      </w:r>
      <w:r>
        <w:rPr>
          <w:rFonts w:ascii="Times New Roman" w:hAnsi="Times New Roman" w:cs="Times New Roman"/>
          <w:color w:val="000000"/>
          <w:lang w:val="en-CA"/>
        </w:rPr>
        <w:t xml:space="preserve">across </w:t>
      </w:r>
      <w:r w:rsidR="00263ED4">
        <w:rPr>
          <w:rFonts w:ascii="Times New Roman" w:hAnsi="Times New Roman" w:cs="Times New Roman"/>
          <w:color w:val="000000"/>
          <w:lang w:val="en-CA"/>
        </w:rPr>
        <w:t xml:space="preserve">three </w:t>
      </w:r>
      <w:r>
        <w:rPr>
          <w:rFonts w:ascii="Times New Roman" w:hAnsi="Times New Roman" w:cs="Times New Roman"/>
          <w:color w:val="000000"/>
          <w:lang w:val="en-CA"/>
        </w:rPr>
        <w:t>sites in Montreal, Quebec, Canada.</w:t>
      </w:r>
    </w:p>
    <w:tbl>
      <w:tblPr>
        <w:tblStyle w:val="TableGrid"/>
        <w:tblW w:w="0" w:type="auto"/>
        <w:jc w:val="right"/>
        <w:tblLook w:val="04A0" w:firstRow="1" w:lastRow="0" w:firstColumn="1" w:lastColumn="0" w:noHBand="0" w:noVBand="1"/>
      </w:tblPr>
      <w:tblGrid>
        <w:gridCol w:w="2300"/>
        <w:gridCol w:w="1100"/>
        <w:gridCol w:w="3699"/>
        <w:gridCol w:w="842"/>
        <w:gridCol w:w="843"/>
        <w:gridCol w:w="566"/>
      </w:tblGrid>
      <w:tr w:rsidR="001F3C76" w:rsidTr="001673DB" w14:paraId="20300E16" w14:textId="77777777">
        <w:trPr>
          <w:jc w:val="right"/>
        </w:trPr>
        <w:tc>
          <w:tcPr>
            <w:tcW w:w="2411" w:type="dxa"/>
            <w:tcBorders>
              <w:left w:val="single" w:color="FFFFFF" w:sz="4" w:space="0"/>
              <w:right w:val="single" w:color="FFFFFF" w:sz="4" w:space="0"/>
            </w:tcBorders>
          </w:tcPr>
          <w:p w:rsidRPr="00FA689E" w:rsidR="001F3C76" w:rsidP="00BD6686" w:rsidRDefault="001F3C76" w14:paraId="313D2C2B" w14:textId="01AC79E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36" w:type="dxa"/>
            <w:tcBorders>
              <w:left w:val="single" w:color="FFFFFF" w:sz="4" w:space="0"/>
              <w:right w:val="single" w:color="FFFFFF" w:sz="4" w:space="0"/>
            </w:tcBorders>
          </w:tcPr>
          <w:p w:rsidRPr="00FA689E" w:rsidR="001F3C76" w:rsidP="00BD6686" w:rsidRDefault="001F3C76" w14:paraId="12D44464" w14:textId="2CFF420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3967" w:type="dxa"/>
            <w:tcBorders>
              <w:left w:val="single" w:color="FFFFFF" w:sz="4" w:space="0"/>
              <w:right w:val="single" w:color="FFFFFF" w:sz="4" w:space="0"/>
            </w:tcBorders>
          </w:tcPr>
          <w:p w:rsidRPr="00FA689E" w:rsidR="001F3C76" w:rsidP="00BD6686" w:rsidRDefault="001F3C76" w14:paraId="745070D7" w14:textId="7ADBBE9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850" w:type="dxa"/>
            <w:tcBorders>
              <w:left w:val="single" w:color="FFFFFF" w:sz="4" w:space="0"/>
              <w:right w:val="single" w:color="FFFFFF" w:sz="4" w:space="0"/>
            </w:tcBorders>
          </w:tcPr>
          <w:p w:rsidRPr="00FA689E" w:rsidR="001F3C76" w:rsidP="00BD6686" w:rsidRDefault="001F3C76" w14:paraId="4D05D101" w14:textId="703951E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851" w:type="dxa"/>
            <w:tcBorders>
              <w:left w:val="single" w:color="FFFFFF" w:sz="4" w:space="0"/>
              <w:right w:val="single" w:color="FFFFFF" w:sz="4" w:space="0"/>
            </w:tcBorders>
          </w:tcPr>
          <w:p w:rsidRPr="00FA689E" w:rsidR="001F3C76" w:rsidP="00BD6686" w:rsidRDefault="007B5BAD" w14:paraId="732FF897" w14:textId="4485C7C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hAnsi="Symbol" w:eastAsia="Symbol" w:cs="Symbol"/>
                <w:color w:val="000000"/>
                <w:sz w:val="20"/>
                <w:szCs w:val="20"/>
                <w:lang w:val="en-CA"/>
              </w:rPr>
              <w:t>D</w:t>
            </w:r>
            <w:r w:rsidRPr="00FA689E" w:rsidR="005E6380">
              <w:rPr>
                <w:rFonts w:ascii="Times New Roman" w:hAnsi="Times New Roman" w:cs="Times New Roman"/>
                <w:color w:val="000000"/>
                <w:sz w:val="20"/>
                <w:szCs w:val="20"/>
                <w:lang w:val="en-CA"/>
              </w:rPr>
              <w:t xml:space="preserve"> </w:t>
            </w:r>
            <w:proofErr w:type="spellStart"/>
            <w:r w:rsidRPr="00FA689E" w:rsidR="005E6380">
              <w:rPr>
                <w:rFonts w:ascii="Times New Roman" w:hAnsi="Times New Roman" w:cs="Times New Roman"/>
                <w:color w:val="000000"/>
                <w:sz w:val="20"/>
                <w:szCs w:val="20"/>
                <w:lang w:val="en-CA"/>
              </w:rPr>
              <w:t>AICc</w:t>
            </w:r>
            <w:proofErr w:type="spellEnd"/>
          </w:p>
        </w:tc>
        <w:tc>
          <w:tcPr>
            <w:tcW w:w="566" w:type="dxa"/>
            <w:tcBorders>
              <w:left w:val="single" w:color="FFFFFF" w:sz="4" w:space="0"/>
              <w:right w:val="single" w:color="FFFFFF" w:sz="4" w:space="0"/>
            </w:tcBorders>
          </w:tcPr>
          <w:p w:rsidRPr="00FA689E" w:rsidR="001F3C76" w:rsidP="00BD6686" w:rsidRDefault="001F3C76" w14:paraId="1260A1E8" w14:textId="443D860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1F3C76" w:rsidTr="001673DB" w14:paraId="1D2B4322" w14:textId="77777777">
        <w:trPr>
          <w:trHeight w:val="716"/>
          <w:jc w:val="right"/>
        </w:trPr>
        <w:tc>
          <w:tcPr>
            <w:tcW w:w="2411" w:type="dxa"/>
            <w:tcBorders>
              <w:left w:val="single" w:color="FFFFFF" w:themeColor="background1" w:sz="4" w:space="0"/>
              <w:bottom w:val="single" w:color="FFFFFF" w:themeColor="background1" w:sz="4" w:space="0"/>
              <w:right w:val="single" w:color="FFFFFF" w:themeColor="background1" w:sz="4" w:space="0"/>
            </w:tcBorders>
          </w:tcPr>
          <w:p w:rsidRPr="00FA689E" w:rsidR="001F3C76" w:rsidP="00BD6686" w:rsidRDefault="005E6380" w14:paraId="6E991C6F" w14:textId="66424A7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136" w:type="dxa"/>
            <w:tcBorders>
              <w:left w:val="single" w:color="FFFFFF" w:themeColor="background1" w:sz="4" w:space="0"/>
              <w:bottom w:val="single" w:color="FFFFFF" w:themeColor="background1" w:sz="4" w:space="0"/>
              <w:right w:val="single" w:color="FFFFFF" w:themeColor="background1" w:sz="4" w:space="0"/>
            </w:tcBorders>
          </w:tcPr>
          <w:p w:rsidRPr="00FA689E" w:rsidR="001F3C76" w:rsidP="00BD6686" w:rsidRDefault="00FA689E" w14:paraId="20F233A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rsidRPr="00FA689E" w:rsidR="00FA689E" w:rsidP="00BD6686" w:rsidRDefault="00FA689E" w14:paraId="77D222A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rsidRPr="00FA689E" w:rsidR="00FA689E" w:rsidP="00BD6686" w:rsidRDefault="00FA689E" w14:paraId="497534A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rsidR="00FA689E" w:rsidP="00BD6686" w:rsidRDefault="00FA689E" w14:paraId="797FDDE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rsidRPr="00FA689E" w:rsidR="00BB5D90" w:rsidP="00BD6686" w:rsidRDefault="00BB5D90" w14:paraId="02E4C23E" w14:textId="79BBFDE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3967" w:type="dxa"/>
            <w:tcBorders>
              <w:left w:val="single" w:color="FFFFFF" w:themeColor="background1" w:sz="4" w:space="0"/>
              <w:bottom w:val="single" w:color="FFFFFF" w:themeColor="background1" w:sz="4" w:space="0"/>
              <w:right w:val="single" w:color="FFFFFF" w:themeColor="background1" w:sz="4" w:space="0"/>
            </w:tcBorders>
          </w:tcPr>
          <w:p w:rsidRPr="00FA689E" w:rsidR="001F3C76" w:rsidP="00BD6686" w:rsidRDefault="00FA689E" w14:paraId="1CFC7800" w14:textId="44E6E69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left w:val="single" w:color="FFFFFF" w:themeColor="background1" w:sz="4" w:space="0"/>
              <w:bottom w:val="single" w:color="FFFFFF" w:themeColor="background1" w:sz="4" w:space="0"/>
              <w:right w:val="single" w:color="FFFFFF" w:themeColor="background1" w:sz="4" w:space="0"/>
            </w:tcBorders>
          </w:tcPr>
          <w:p w:rsidR="001F3C76" w:rsidP="00BD6686" w:rsidRDefault="00982A68" w14:paraId="782B596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rsidR="00D2775B" w:rsidP="00BD6686" w:rsidRDefault="00D2775B" w14:paraId="0AF84A0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rsidR="00D2775B" w:rsidP="00BD6686" w:rsidRDefault="00D2775B" w14:paraId="06E7DF9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rsidRPr="00FA689E" w:rsidR="00D2775B" w:rsidP="00BD6686" w:rsidRDefault="00D2775B" w14:paraId="1C9469AD" w14:textId="6B15DCA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851" w:type="dxa"/>
            <w:tcBorders>
              <w:left w:val="single" w:color="FFFFFF" w:themeColor="background1" w:sz="4" w:space="0"/>
              <w:bottom w:val="single" w:color="FFFFFF" w:themeColor="background1" w:sz="4" w:space="0"/>
              <w:right w:val="single" w:color="FFFFFF" w:themeColor="background1" w:sz="4" w:space="0"/>
            </w:tcBorders>
          </w:tcPr>
          <w:p w:rsidR="001F3C76" w:rsidP="00BD6686" w:rsidRDefault="00FF1927" w14:paraId="1392100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rsidRPr="00BB583F" w:rsidR="00FF1927" w:rsidP="00BD6686" w:rsidRDefault="00FF1927" w14:paraId="1F55063F"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rsidR="00FF1927" w:rsidP="00BD6686" w:rsidRDefault="00BD6686" w14:paraId="5D91E60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rsidRPr="00FA689E" w:rsidR="00BD6686" w:rsidP="00BD6686" w:rsidRDefault="00BD6686" w14:paraId="04A6DBE1" w14:textId="29C8C37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566" w:type="dxa"/>
            <w:tcBorders>
              <w:left w:val="single" w:color="FFFFFF" w:themeColor="background1" w:sz="4" w:space="0"/>
              <w:bottom w:val="single" w:color="FFFFFF" w:themeColor="background1" w:sz="4" w:space="0"/>
              <w:right w:val="single" w:color="FFFFFF" w:themeColor="background1" w:sz="4" w:space="0"/>
            </w:tcBorders>
          </w:tcPr>
          <w:p w:rsidR="001F3C76" w:rsidP="00BD6686" w:rsidRDefault="00BB583F" w14:paraId="206A524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Pr="00BB583F" w:rsidR="00BB583F" w:rsidP="00BD6686" w:rsidRDefault="00BB583F" w14:paraId="662E18FB"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rsidR="00BB583F" w:rsidP="00BD6686" w:rsidRDefault="00BB583F" w14:paraId="45FE955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Pr="00FA689E" w:rsidR="00BB583F" w:rsidP="00BD6686" w:rsidRDefault="00BB583F" w14:paraId="104E0BE6" w14:textId="2B9BAE9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1F3C76" w:rsidTr="001673DB" w14:paraId="078BFB45" w14:textId="77777777">
        <w:trPr>
          <w:jc w:val="right"/>
        </w:trPr>
        <w:tc>
          <w:tcPr>
            <w:tcW w:w="24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FA689E" w:rsidR="001F3C76" w:rsidP="00BD6686" w:rsidRDefault="005E6380" w14:paraId="1FBB3B42" w14:textId="42876791">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1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FA689E" w:rsidR="00FA689E" w:rsidP="00BD6686" w:rsidRDefault="00FA689E" w14:paraId="6FA8506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rsidRPr="00FA689E" w:rsidR="00FA689E" w:rsidP="00BD6686" w:rsidRDefault="00FA689E" w14:paraId="2720CA2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rsidRPr="00FA689E" w:rsidR="00FA689E" w:rsidP="00BD6686" w:rsidRDefault="00FA689E" w14:paraId="2FF7C1B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rsidR="001F3C76" w:rsidP="00BD6686" w:rsidRDefault="00FA689E" w14:paraId="11CDDC0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rsidRPr="00FA689E" w:rsidR="00BB5D90" w:rsidP="00BD6686" w:rsidRDefault="00BB5D90" w14:paraId="6CDD0686" w14:textId="4ED0306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396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FA689E" w:rsidR="001F3C76" w:rsidP="00BD6686" w:rsidRDefault="00982A68" w14:paraId="765041AE" w14:textId="3949394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1F3C76" w:rsidP="00BD6686" w:rsidRDefault="002D6A1F" w14:paraId="3904E5C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rsidR="002D6A1F" w:rsidP="00BD6686" w:rsidRDefault="002D6A1F" w14:paraId="329612A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rsidR="006A4B4A" w:rsidP="00BD6686" w:rsidRDefault="006A4B4A" w14:paraId="5701BBD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rsidRPr="00FA689E" w:rsidR="006A4B4A" w:rsidP="00BD6686" w:rsidRDefault="006A4B4A" w14:paraId="7FF4ABEA" w14:textId="6ECF0D9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85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BB5D90" w:rsidR="001F3C76" w:rsidP="00BD6686" w:rsidRDefault="00BD6686" w14:paraId="368E338A"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rsidR="00BD6686" w:rsidP="00BD6686" w:rsidRDefault="00BB583F" w14:paraId="71DE1C6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rsidR="00BB583F" w:rsidP="00BD6686" w:rsidRDefault="00BB583F" w14:paraId="4F0A69E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rsidRPr="00FA689E" w:rsidR="00BB583F" w:rsidP="00BB583F" w:rsidRDefault="00BB583F" w14:paraId="68742C03" w14:textId="662EF68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56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BB5D90" w:rsidR="001F3C76" w:rsidP="00BD6686" w:rsidRDefault="00BB583F" w14:paraId="15F9AF0E"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rsidR="00BB583F" w:rsidP="00BD6686" w:rsidRDefault="00BB583F" w14:paraId="4900377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BB583F" w:rsidP="00BD6686" w:rsidRDefault="00BB583F" w14:paraId="1687D20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Pr="00FA689E" w:rsidR="00BB583F" w:rsidP="00BB583F" w:rsidRDefault="00BB583F" w14:paraId="4BC9609B" w14:textId="147B431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Pr="00982A68" w:rsidR="001F3C76" w:rsidTr="001673DB" w14:paraId="2C941A38" w14:textId="77777777">
        <w:trPr>
          <w:jc w:val="right"/>
        </w:trPr>
        <w:tc>
          <w:tcPr>
            <w:tcW w:w="2411" w:type="dxa"/>
            <w:tcBorders>
              <w:top w:val="single" w:color="FFFFFF" w:themeColor="background1" w:sz="4" w:space="0"/>
              <w:left w:val="single" w:color="FFFFFF" w:themeColor="background1" w:sz="4" w:space="0"/>
              <w:right w:val="single" w:color="FFFFFF" w:themeColor="background1" w:sz="4" w:space="0"/>
            </w:tcBorders>
          </w:tcPr>
          <w:p w:rsidRPr="00FA689E" w:rsidR="001F3C76" w:rsidP="00BD6686" w:rsidRDefault="00AB7436" w14:paraId="20333B31" w14:textId="573064D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sidR="00FA689E">
              <w:rPr>
                <w:rFonts w:ascii="Times New Roman" w:hAnsi="Times New Roman" w:cs="Times New Roman"/>
                <w:color w:val="000000"/>
                <w:sz w:val="20"/>
                <w:szCs w:val="20"/>
              </w:rPr>
              <w:t xml:space="preserve"> (dense </w:t>
            </w:r>
            <w:proofErr w:type="spellStart"/>
            <w:r w:rsidRPr="00FA689E" w:rsidR="00FA689E">
              <w:rPr>
                <w:rFonts w:ascii="Times New Roman" w:hAnsi="Times New Roman" w:cs="Times New Roman"/>
                <w:color w:val="000000"/>
                <w:sz w:val="20"/>
                <w:szCs w:val="20"/>
              </w:rPr>
              <w:t>urban</w:t>
            </w:r>
            <w:proofErr w:type="spellEnd"/>
            <w:r w:rsidRPr="00FA689E" w:rsidR="00FA689E">
              <w:rPr>
                <w:rFonts w:ascii="Times New Roman" w:hAnsi="Times New Roman" w:cs="Times New Roman"/>
                <w:color w:val="000000"/>
                <w:sz w:val="20"/>
                <w:szCs w:val="20"/>
              </w:rPr>
              <w:t>)</w:t>
            </w:r>
          </w:p>
        </w:tc>
        <w:tc>
          <w:tcPr>
            <w:tcW w:w="1136" w:type="dxa"/>
            <w:tcBorders>
              <w:top w:val="single" w:color="FFFFFF" w:themeColor="background1" w:sz="4" w:space="0"/>
              <w:left w:val="single" w:color="FFFFFF" w:themeColor="background1" w:sz="4" w:space="0"/>
              <w:right w:val="single" w:color="FFFFFF" w:themeColor="background1" w:sz="4" w:space="0"/>
            </w:tcBorders>
          </w:tcPr>
          <w:p w:rsidRPr="00FA689E" w:rsidR="00FA689E" w:rsidP="00BD6686" w:rsidRDefault="00FA689E" w14:paraId="08EDF32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rsidRPr="00FA689E" w:rsidR="00FA689E" w:rsidP="00BD6686" w:rsidRDefault="00FA689E" w14:paraId="2B96BCF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rsidRPr="00FA689E" w:rsidR="00FA689E" w:rsidP="00BD6686" w:rsidRDefault="00FA689E" w14:paraId="50DB613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rsidRPr="00FA689E" w:rsidR="001F3C76" w:rsidP="00BD6686" w:rsidRDefault="00FA689E" w14:paraId="68729852" w14:textId="0B2D3188">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3967" w:type="dxa"/>
            <w:tcBorders>
              <w:top w:val="single" w:color="FFFFFF" w:themeColor="background1" w:sz="4" w:space="0"/>
              <w:left w:val="single" w:color="FFFFFF" w:themeColor="background1" w:sz="4" w:space="0"/>
              <w:right w:val="single" w:color="FFFFFF" w:themeColor="background1" w:sz="4" w:space="0"/>
            </w:tcBorders>
          </w:tcPr>
          <w:p w:rsidRPr="00982A68" w:rsidR="001F3C76" w:rsidP="00BD6686" w:rsidRDefault="00982A68" w14:paraId="0F4A739C" w14:textId="285B1E2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top w:val="single" w:color="FFFFFF" w:themeColor="background1" w:sz="4" w:space="0"/>
              <w:left w:val="single" w:color="FFFFFF" w:themeColor="background1" w:sz="4" w:space="0"/>
              <w:right w:val="single" w:color="FFFFFF" w:themeColor="background1" w:sz="4" w:space="0"/>
            </w:tcBorders>
          </w:tcPr>
          <w:p w:rsidR="001F3C76" w:rsidP="00BD6686" w:rsidRDefault="006A4B4A" w14:paraId="45B7F06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rsidR="006A4B4A" w:rsidP="00BD6686" w:rsidRDefault="006A4B4A" w14:paraId="1B1E21F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rsidR="006A4B4A" w:rsidP="00BD6686" w:rsidRDefault="006A4B4A" w14:paraId="517CA43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rsidRPr="00982A68" w:rsidR="006A4B4A" w:rsidP="00BD6686" w:rsidRDefault="006A4B4A" w14:paraId="3641D7C7" w14:textId="183A43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851" w:type="dxa"/>
            <w:tcBorders>
              <w:top w:val="single" w:color="FFFFFF" w:themeColor="background1" w:sz="4" w:space="0"/>
              <w:left w:val="single" w:color="FFFFFF" w:themeColor="background1" w:sz="4" w:space="0"/>
              <w:right w:val="single" w:color="FFFFFF" w:themeColor="background1" w:sz="4" w:space="0"/>
            </w:tcBorders>
          </w:tcPr>
          <w:p w:rsidRPr="00BB5D90" w:rsidR="001F3C76" w:rsidP="00BD6686" w:rsidRDefault="00BB583F" w14:paraId="5728B8DA"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rsidR="00BB583F" w:rsidP="00BD6686" w:rsidRDefault="00BB583F" w14:paraId="785A9FA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rsidR="00BB583F" w:rsidP="00BD6686" w:rsidRDefault="00BB583F" w14:paraId="7922700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rsidRPr="00982A68" w:rsidR="00BB583F" w:rsidP="00BD6686" w:rsidRDefault="00BB583F" w14:paraId="16FFB84D" w14:textId="2A33AD7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566" w:type="dxa"/>
            <w:tcBorders>
              <w:top w:val="single" w:color="FFFFFF" w:themeColor="background1" w:sz="4" w:space="0"/>
              <w:left w:val="single" w:color="FFFFFF" w:themeColor="background1" w:sz="4" w:space="0"/>
              <w:right w:val="single" w:color="FFFFFF" w:themeColor="background1" w:sz="4" w:space="0"/>
            </w:tcBorders>
          </w:tcPr>
          <w:p w:rsidRPr="00BB5D90" w:rsidR="001F3C76" w:rsidP="00BD6686" w:rsidRDefault="00BB583F" w14:paraId="624FA93A"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rsidR="00BB583F" w:rsidP="00BD6686" w:rsidRDefault="00BB583F" w14:paraId="14699CB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BB583F" w:rsidP="00BD6686" w:rsidRDefault="00BB583F" w14:paraId="066CB52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Pr="00982A68" w:rsidR="00BB583F" w:rsidP="00BD6686" w:rsidRDefault="00BB583F" w14:paraId="6B4E0EA1" w14:textId="1EA30C1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rsidRPr="00982A68" w:rsidR="00C80850" w:rsidP="0082677E" w:rsidRDefault="00C80850" w14:paraId="3209C444" w14:textId="77777777">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rsidR="00DA67D3" w:rsidP="00DA67D3" w:rsidRDefault="00DA67D3" w14:paraId="05B80AD8" w14:textId="78C07C69">
      <w:pPr>
        <w:pStyle w:val="Heading3"/>
        <w:spacing w:line="480" w:lineRule="auto"/>
        <w:jc w:val="both"/>
        <w:rPr>
          <w:rFonts w:ascii="Times New Roman" w:hAnsi="Times New Roman" w:cs="Times New Roman"/>
          <w:color w:val="000000" w:themeColor="text1"/>
          <w:sz w:val="24"/>
          <w:szCs w:val="24"/>
          <w:u w:val="single"/>
          <w:lang w:val="en-CA"/>
        </w:rPr>
      </w:pPr>
      <w:bookmarkStart w:name="_Hlk204515435" w:id="215"/>
      <w:bookmarkStart w:name="_Toc204638474" w:id="216"/>
      <w:r w:rsidRPr="00DA67D3">
        <w:rPr>
          <w:rFonts w:ascii="Times New Roman" w:hAnsi="Times New Roman" w:cs="Times New Roman"/>
          <w:color w:val="000000" w:themeColor="text1"/>
          <w:sz w:val="24"/>
          <w:szCs w:val="24"/>
          <w:u w:val="single"/>
          <w:lang w:val="en-CA"/>
        </w:rPr>
        <w:t>Resource selection: used vs. available habitats</w:t>
      </w:r>
      <w:bookmarkEnd w:id="216"/>
    </w:p>
    <w:p w:rsidRPr="00F55A40" w:rsidR="00362103" w:rsidP="00F55A40" w:rsidRDefault="00616C5E" w14:paraId="1513C262" w14:textId="7909C16B">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Due to differences of urbanization level and scales of effect, resource selection function models were run separately for each study </w:t>
      </w:r>
      <w:r w:rsidR="00BD3762">
        <w:rPr>
          <w:rFonts w:ascii="Times New Roman" w:hAnsi="Times New Roman" w:cs="Times New Roman"/>
          <w:lang w:val="en-CA"/>
        </w:rPr>
        <w:t xml:space="preserve">site. </w:t>
      </w:r>
      <w:bookmarkEnd w:id="215"/>
      <w:r w:rsidR="00BD3762">
        <w:rPr>
          <w:rFonts w:ascii="Times New Roman" w:hAnsi="Times New Roman" w:cs="Times New Roman"/>
          <w:lang w:val="en-CA"/>
        </w:rPr>
        <w:t>For</w:t>
      </w:r>
      <w:r w:rsidR="00DA67D3">
        <w:rPr>
          <w:rFonts w:ascii="Times New Roman" w:hAnsi="Times New Roman" w:cs="Times New Roman"/>
          <w:lang w:val="en-CA"/>
        </w:rPr>
        <w:t xml:space="preserve"> the </w:t>
      </w:r>
      <w:r>
        <w:rPr>
          <w:rFonts w:ascii="Times New Roman" w:hAnsi="Times New Roman" w:cs="Times New Roman"/>
          <w:lang w:val="en-CA"/>
        </w:rPr>
        <w:t xml:space="preserve">least urban </w:t>
      </w:r>
      <w:r w:rsidR="00DB6F7C">
        <w:rPr>
          <w:rFonts w:ascii="Times New Roman" w:hAnsi="Times New Roman" w:cs="Times New Roman"/>
          <w:lang w:val="en-CA"/>
        </w:rPr>
        <w:t>site (MBO)</w:t>
      </w:r>
      <w:r w:rsidR="00DA67D3">
        <w:rPr>
          <w:rFonts w:ascii="Times New Roman" w:hAnsi="Times New Roman" w:cs="Times New Roman"/>
          <w:lang w:val="en-CA"/>
        </w:rPr>
        <w:t>, the global model</w:t>
      </w:r>
      <w:r>
        <w:rPr>
          <w:rFonts w:ascii="Times New Roman" w:hAnsi="Times New Roman" w:cs="Times New Roman"/>
          <w:lang w:val="en-CA"/>
        </w:rPr>
        <w:t xml:space="preserve"> explained the most variation </w:t>
      </w:r>
      <w:r w:rsidR="00931F41">
        <w:rPr>
          <w:rFonts w:ascii="Times New Roman" w:hAnsi="Times New Roman" w:cs="Times New Roman"/>
          <w:lang w:val="en-CA"/>
        </w:rPr>
        <w:t>seen</w:t>
      </w:r>
      <w:r>
        <w:rPr>
          <w:rFonts w:ascii="Times New Roman" w:hAnsi="Times New Roman" w:cs="Times New Roman"/>
          <w:lang w:val="en-CA"/>
        </w:rPr>
        <w:t xml:space="preserve"> in the data</w:t>
      </w:r>
      <w:r w:rsidR="009F6245">
        <w:rPr>
          <w:rFonts w:ascii="Times New Roman" w:hAnsi="Times New Roman" w:cs="Times New Roman"/>
          <w:lang w:val="en-CA"/>
        </w:rPr>
        <w:t xml:space="preserve"> (&gt; 10 </w:t>
      </w:r>
      <w:r w:rsidR="009F6245">
        <w:rPr>
          <w:rFonts w:ascii="Symbol" w:hAnsi="Symbol" w:eastAsia="Symbol" w:cs="Symbol"/>
          <w:color w:val="000000"/>
          <w:lang w:val="en-CA"/>
        </w:rPr>
        <w:t>D</w:t>
      </w:r>
      <w:r w:rsidR="009F6245">
        <w:rPr>
          <w:rFonts w:ascii="Times New Roman" w:hAnsi="Times New Roman" w:cs="Times New Roman"/>
          <w:color w:val="000000"/>
          <w:lang w:val="en-CA"/>
        </w:rPr>
        <w:t xml:space="preserve"> </w:t>
      </w:r>
      <w:proofErr w:type="spellStart"/>
      <w:r w:rsidR="009F6245">
        <w:rPr>
          <w:rFonts w:ascii="Times New Roman" w:hAnsi="Times New Roman" w:cs="Times New Roman"/>
          <w:color w:val="000000"/>
          <w:lang w:val="en-CA"/>
        </w:rPr>
        <w:t>AICc</w:t>
      </w:r>
      <w:proofErr w:type="spellEnd"/>
      <w:r w:rsidR="009F6245">
        <w:rPr>
          <w:rFonts w:ascii="Times New Roman" w:hAnsi="Times New Roman" w:cs="Times New Roman"/>
          <w:color w:val="000000"/>
          <w:lang w:val="en-CA"/>
        </w:rPr>
        <w:t xml:space="preserve"> values between all other models</w:t>
      </w:r>
      <w:r>
        <w:rPr>
          <w:rFonts w:ascii="Times New Roman" w:hAnsi="Times New Roman" w:cs="Times New Roman"/>
          <w:color w:val="000000"/>
          <w:lang w:val="en-CA"/>
        </w:rPr>
        <w:t>, Table S</w:t>
      </w:r>
      <w:r w:rsidRPr="00C0670D" w:rsidR="00C0670D">
        <w:rPr>
          <w:rFonts w:ascii="Times New Roman" w:hAnsi="Times New Roman" w:cs="Times New Roman"/>
          <w:color w:val="000000"/>
          <w:highlight w:val="yellow"/>
          <w:lang w:val="en-CA"/>
        </w:rPr>
        <w:t>X</w:t>
      </w:r>
      <w:r w:rsidR="00C0670D">
        <w:rPr>
          <w:rFonts w:ascii="Times New Roman" w:hAnsi="Times New Roman" w:cs="Times New Roman"/>
          <w:color w:val="000000"/>
          <w:lang w:val="en-CA"/>
        </w:rPr>
        <w:t>)</w:t>
      </w:r>
      <w:r w:rsidR="009F6245">
        <w:rPr>
          <w:rFonts w:ascii="Times New Roman" w:hAnsi="Times New Roman" w:cs="Times New Roman"/>
          <w:color w:val="000000"/>
          <w:lang w:val="en-CA"/>
        </w:rPr>
        <w:t>. For the</w:t>
      </w:r>
      <w:r>
        <w:rPr>
          <w:rFonts w:ascii="Times New Roman" w:hAnsi="Times New Roman" w:cs="Times New Roman"/>
          <w:color w:val="000000"/>
          <w:lang w:val="en-CA"/>
        </w:rPr>
        <w:t xml:space="preserve"> </w:t>
      </w:r>
      <w:r w:rsidR="00931F41">
        <w:rPr>
          <w:rFonts w:ascii="Times New Roman" w:hAnsi="Times New Roman" w:cs="Times New Roman"/>
          <w:color w:val="000000"/>
          <w:lang w:val="en-CA"/>
        </w:rPr>
        <w:t>suburban</w:t>
      </w:r>
      <w:r>
        <w:rPr>
          <w:rFonts w:ascii="Times New Roman" w:hAnsi="Times New Roman" w:cs="Times New Roman"/>
          <w:color w:val="000000"/>
          <w:lang w:val="en-CA"/>
        </w:rPr>
        <w:t xml:space="preserve"> site</w:t>
      </w:r>
      <w:r w:rsidR="00931F41">
        <w:rPr>
          <w:rFonts w:ascii="Times New Roman" w:hAnsi="Times New Roman" w:cs="Times New Roman"/>
          <w:color w:val="000000"/>
          <w:lang w:val="en-CA"/>
        </w:rPr>
        <w:t xml:space="preserve"> (BDU)</w:t>
      </w:r>
      <w:r>
        <w:rPr>
          <w:rFonts w:ascii="Times New Roman" w:hAnsi="Times New Roman" w:cs="Times New Roman"/>
          <w:color w:val="000000"/>
          <w:lang w:val="en-CA"/>
        </w:rPr>
        <w:t xml:space="preserve">, </w:t>
      </w:r>
      <w:r w:rsidR="009F6245">
        <w:rPr>
          <w:rFonts w:ascii="Times New Roman" w:hAnsi="Times New Roman" w:cs="Times New Roman"/>
          <w:color w:val="000000"/>
          <w:lang w:val="en-CA"/>
        </w:rPr>
        <w:t xml:space="preserve">the </w:t>
      </w:r>
      <w:r>
        <w:rPr>
          <w:rFonts w:ascii="Times New Roman" w:hAnsi="Times New Roman" w:cs="Times New Roman"/>
          <w:color w:val="000000"/>
          <w:lang w:val="en-CA"/>
        </w:rPr>
        <w:t xml:space="preserve">top model was the </w:t>
      </w:r>
      <w:r w:rsidR="009F6245">
        <w:rPr>
          <w:rFonts w:ascii="Times New Roman" w:hAnsi="Times New Roman" w:cs="Times New Roman"/>
          <w:color w:val="000000"/>
          <w:lang w:val="en-CA"/>
        </w:rPr>
        <w:t>human covariates model</w:t>
      </w:r>
      <w:r>
        <w:rPr>
          <w:rFonts w:ascii="Times New Roman" w:hAnsi="Times New Roman" w:cs="Times New Roman"/>
          <w:color w:val="000000"/>
          <w:lang w:val="en-CA"/>
        </w:rPr>
        <w:t xml:space="preserve"> (human population and road density), with the next best model (full model) &lt; 2AICc units from the top model (Table S</w:t>
      </w:r>
      <w:r w:rsidRPr="001151E9">
        <w:rPr>
          <w:rFonts w:ascii="Times New Roman" w:hAnsi="Times New Roman" w:cs="Times New Roman"/>
          <w:color w:val="000000"/>
          <w:highlight w:val="yellow"/>
          <w:lang w:val="en-CA"/>
        </w:rPr>
        <w:t>X</w:t>
      </w:r>
      <w:r w:rsidR="00BD3762">
        <w:rPr>
          <w:rFonts w:ascii="Times New Roman" w:hAnsi="Times New Roman" w:cs="Times New Roman"/>
          <w:color w:val="000000"/>
          <w:lang w:val="en-CA"/>
        </w:rPr>
        <w:t>)</w:t>
      </w:r>
      <w:r w:rsidR="00F64596">
        <w:rPr>
          <w:rFonts w:ascii="Times New Roman" w:hAnsi="Times New Roman" w:cs="Times New Roman"/>
          <w:lang w:val="en-CA"/>
        </w:rPr>
        <w:t xml:space="preserve">. </w:t>
      </w:r>
      <w:r>
        <w:rPr>
          <w:rFonts w:ascii="Times New Roman" w:hAnsi="Times New Roman" w:cs="Times New Roman"/>
          <w:lang w:val="en-CA"/>
        </w:rPr>
        <w:t xml:space="preserve">Lastly for the </w:t>
      </w:r>
      <w:r w:rsidR="00473385">
        <w:rPr>
          <w:rFonts w:ascii="Times New Roman" w:hAnsi="Times New Roman" w:cs="Times New Roman"/>
          <w:lang w:val="en-CA"/>
        </w:rPr>
        <w:t>dense</w:t>
      </w:r>
      <w:r>
        <w:rPr>
          <w:rFonts w:ascii="Times New Roman" w:hAnsi="Times New Roman" w:cs="Times New Roman"/>
          <w:lang w:val="en-CA"/>
        </w:rPr>
        <w:t xml:space="preserve"> urban</w:t>
      </w:r>
      <w:r w:rsidR="00473385">
        <w:rPr>
          <w:rFonts w:ascii="Times New Roman" w:hAnsi="Times New Roman" w:cs="Times New Roman"/>
          <w:lang w:val="en-CA"/>
        </w:rPr>
        <w:t xml:space="preserve"> site (CON)</w:t>
      </w:r>
      <w:r w:rsidR="0086329A">
        <w:rPr>
          <w:rFonts w:ascii="Times New Roman" w:hAnsi="Times New Roman" w:cs="Times New Roman"/>
          <w:lang w:val="en-CA"/>
        </w:rPr>
        <w:t xml:space="preserve">, the full model was the top model, but again the next best (human covariates) was &lt;1 </w:t>
      </w:r>
      <w:proofErr w:type="spellStart"/>
      <w:r w:rsidR="0086329A">
        <w:rPr>
          <w:rFonts w:ascii="Times New Roman" w:hAnsi="Times New Roman" w:cs="Times New Roman"/>
          <w:lang w:val="en-CA"/>
        </w:rPr>
        <w:t>AICc</w:t>
      </w:r>
      <w:proofErr w:type="spellEnd"/>
      <w:r w:rsidR="0086329A">
        <w:rPr>
          <w:rFonts w:ascii="Times New Roman" w:hAnsi="Times New Roman" w:cs="Times New Roman"/>
          <w:lang w:val="en-CA"/>
        </w:rPr>
        <w:t xml:space="preserve"> from the top model (Table S</w:t>
      </w:r>
      <w:r w:rsidRPr="001151E9" w:rsidR="0086329A">
        <w:rPr>
          <w:rFonts w:ascii="Times New Roman" w:hAnsi="Times New Roman" w:cs="Times New Roman"/>
          <w:highlight w:val="yellow"/>
          <w:lang w:val="en-CA"/>
        </w:rPr>
        <w:t>X</w:t>
      </w:r>
      <w:r w:rsidR="0086329A">
        <w:rPr>
          <w:rFonts w:ascii="Times New Roman" w:hAnsi="Times New Roman" w:cs="Times New Roman"/>
          <w:lang w:val="en-CA"/>
        </w:rPr>
        <w:t>).</w:t>
      </w:r>
    </w:p>
    <w:p w:rsidR="006869FD" w:rsidP="0082677E" w:rsidRDefault="006869FD" w14:paraId="7AE0B50F" w14:textId="6BF55A29">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AE1521">
        <w:rPr>
          <w:rFonts w:ascii="Times New Roman" w:hAnsi="Times New Roman" w:cs="Times New Roman"/>
          <w:b/>
          <w:bCs/>
          <w:color w:val="000000"/>
          <w:highlight w:val="yellow"/>
          <w:lang w:val="en-CA"/>
        </w:rPr>
        <w:t xml:space="preserve">Table </w:t>
      </w:r>
      <w:r w:rsidRPr="00AE1521" w:rsidR="00AE1521">
        <w:rPr>
          <w:rFonts w:ascii="Times New Roman" w:hAnsi="Times New Roman" w:cs="Times New Roman"/>
          <w:b/>
          <w:bCs/>
          <w:color w:val="000000"/>
          <w:highlight w:val="yellow"/>
          <w:lang w:val="en-CA"/>
        </w:rPr>
        <w:t>X</w:t>
      </w:r>
    </w:p>
    <w:p w:rsidRPr="00362103" w:rsidR="009019A5" w:rsidP="009019A5" w:rsidRDefault="006869FD" w14:paraId="6B7FA902" w14:textId="123C5769">
      <w:pPr>
        <w:tabs>
          <w:tab w:val="left" w:pos="20"/>
          <w:tab w:val="left" w:pos="392"/>
        </w:tabs>
        <w:autoSpaceDE w:val="0"/>
        <w:autoSpaceDN w:val="0"/>
        <w:adjustRightInd w:val="0"/>
        <w:spacing w:line="480" w:lineRule="auto"/>
        <w:jc w:val="both"/>
        <w:rPr>
          <w:rFonts w:ascii="Times New Roman" w:hAnsi="Times New Roman" w:cs="Times New Roman"/>
          <w:color w:val="1F1F1F"/>
          <w:shd w:val="clear" w:color="auto" w:fill="FFFFFF"/>
          <w:lang w:val="en-CA"/>
        </w:rPr>
      </w:pPr>
      <w:commentRangeStart w:id="217"/>
      <w:r>
        <w:rPr>
          <w:rFonts w:ascii="Times New Roman" w:hAnsi="Times New Roman" w:cs="Times New Roman"/>
          <w:color w:val="000000"/>
          <w:lang w:val="en-CA"/>
        </w:rPr>
        <w:t xml:space="preserve">Model parameters </w:t>
      </w:r>
      <w:commentRangeEnd w:id="217"/>
      <w:r w:rsidR="0086329A">
        <w:rPr>
          <w:rStyle w:val="CommentReference"/>
        </w:rPr>
        <w:commentReference w:id="217"/>
      </w:r>
      <w:r>
        <w:rPr>
          <w:rFonts w:ascii="Times New Roman" w:hAnsi="Times New Roman" w:cs="Times New Roman"/>
          <w:color w:val="000000"/>
          <w:lang w:val="en-CA"/>
        </w:rPr>
        <w:t>for the three resource selection models predicting the presence</w:t>
      </w:r>
      <w:r w:rsidRPr="006869FD">
        <w:rPr>
          <w:rFonts w:ascii="Times New Roman" w:hAnsi="Times New Roman" w:cs="Times New Roman"/>
          <w:color w:val="1F1F1F"/>
          <w:shd w:val="clear" w:color="auto" w:fill="FFFFFF"/>
          <w:lang w:val="en-CA"/>
        </w:rPr>
        <w:t>/</w:t>
      </w:r>
      <w:r>
        <w:rPr>
          <w:rFonts w:ascii="Times New Roman" w:hAnsi="Times New Roman" w:cs="Times New Roman"/>
          <w:color w:val="1F1F1F"/>
          <w:shd w:val="clear" w:color="auto" w:fill="FFFFFF"/>
          <w:lang w:val="en-CA"/>
        </w:rPr>
        <w:t xml:space="preserve">absence of </w:t>
      </w:r>
      <w:r w:rsidR="00FC17AA">
        <w:rPr>
          <w:rFonts w:ascii="Times New Roman" w:hAnsi="Times New Roman" w:cs="Times New Roman"/>
          <w:color w:val="1F1F1F"/>
          <w:shd w:val="clear" w:color="auto" w:fill="FFFFFF"/>
          <w:lang w:val="en-CA"/>
        </w:rPr>
        <w:t>56</w:t>
      </w:r>
      <w:r>
        <w:rPr>
          <w:rFonts w:ascii="Times New Roman" w:hAnsi="Times New Roman" w:cs="Times New Roman"/>
          <w:color w:val="1F1F1F"/>
          <w:shd w:val="clear" w:color="auto" w:fill="FFFFFF"/>
          <w:lang w:val="en-CA"/>
        </w:rPr>
        <w:t xml:space="preserve"> </w:t>
      </w:r>
      <w:r w:rsidR="00363650">
        <w:rPr>
          <w:rFonts w:ascii="Times New Roman" w:hAnsi="Times New Roman" w:cs="Times New Roman"/>
          <w:color w:val="1F1F1F"/>
          <w:shd w:val="clear" w:color="auto" w:fill="FFFFFF"/>
          <w:lang w:val="en-CA"/>
        </w:rPr>
        <w:t>northern cardinal</w:t>
      </w:r>
      <w:r>
        <w:rPr>
          <w:rFonts w:ascii="Times New Roman" w:hAnsi="Times New Roman" w:cs="Times New Roman"/>
          <w:color w:val="1F1F1F"/>
          <w:shd w:val="clear" w:color="auto" w:fill="FFFFFF"/>
          <w:lang w:val="en-CA"/>
        </w:rPr>
        <w:t xml:space="preserve">s within (25 or 50 m-radius) areas based on </w:t>
      </w:r>
      <w:r w:rsidR="00474EE3">
        <w:rPr>
          <w:rFonts w:ascii="Times New Roman" w:hAnsi="Times New Roman" w:cs="Times New Roman"/>
          <w:color w:val="1F1F1F"/>
          <w:shd w:val="clear" w:color="auto" w:fill="FFFFFF"/>
          <w:lang w:val="en-CA"/>
        </w:rPr>
        <w:t>the average vegetation height (in meters) and its standard deviation, along with human-related environmental features such as population density</w:t>
      </w:r>
      <w:r w:rsidR="00DC5C7E">
        <w:rPr>
          <w:rFonts w:ascii="Times New Roman" w:hAnsi="Times New Roman" w:cs="Times New Roman"/>
          <w:color w:val="1F1F1F"/>
          <w:shd w:val="clear" w:color="auto" w:fill="FFFFFF"/>
          <w:lang w:val="en-CA"/>
        </w:rPr>
        <w:t xml:space="preserve"> (in </w:t>
      </w:r>
      <w:r w:rsidR="00FC17AA">
        <w:rPr>
          <w:rFonts w:ascii="Times New Roman" w:hAnsi="Times New Roman" w:cs="Times New Roman"/>
          <w:lang w:val="en-CA"/>
        </w:rPr>
        <w:t>people</w:t>
      </w:r>
      <w:r w:rsidRPr="0082677E" w:rsidR="00FC17AA">
        <w:rPr>
          <w:rFonts w:ascii="Times New Roman" w:hAnsi="Times New Roman" w:cs="Times New Roman"/>
          <w:color w:val="000000"/>
          <w:lang w:val="en-CA"/>
        </w:rPr>
        <w:t>/</w:t>
      </w:r>
      <w:r w:rsidR="00FC17AA">
        <w:rPr>
          <w:rFonts w:ascii="Times New Roman" w:hAnsi="Times New Roman" w:cs="Times New Roman"/>
          <w:color w:val="000000"/>
          <w:lang w:val="en-CA"/>
        </w:rPr>
        <w:t>km</w:t>
      </w:r>
      <w:r w:rsidR="00FC17AA">
        <w:rPr>
          <w:rFonts w:ascii="Times New Roman" w:hAnsi="Times New Roman" w:cs="Times New Roman"/>
          <w:color w:val="000000"/>
          <w:vertAlign w:val="superscript"/>
          <w:lang w:val="en-CA"/>
        </w:rPr>
        <w:t>2</w:t>
      </w:r>
      <w:r w:rsidR="00DC5C7E">
        <w:rPr>
          <w:rFonts w:ascii="Times New Roman" w:hAnsi="Times New Roman" w:cs="Times New Roman"/>
          <w:color w:val="1F1F1F"/>
          <w:shd w:val="clear" w:color="auto" w:fill="FFFFFF"/>
          <w:lang w:val="en-CA"/>
        </w:rPr>
        <w:t>)</w:t>
      </w:r>
      <w:r w:rsidR="00474EE3">
        <w:rPr>
          <w:rFonts w:ascii="Times New Roman" w:hAnsi="Times New Roman" w:cs="Times New Roman"/>
          <w:color w:val="1F1F1F"/>
          <w:shd w:val="clear" w:color="auto" w:fill="FFFFFF"/>
          <w:lang w:val="en-CA"/>
        </w:rPr>
        <w:t>, road length</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xml:space="preserve"> and distance to the nearest bird feeder</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w:t>
      </w:r>
      <w:r w:rsidR="0053536F">
        <w:rPr>
          <w:rFonts w:ascii="Times New Roman" w:hAnsi="Times New Roman" w:cs="Times New Roman"/>
          <w:color w:val="1F1F1F"/>
          <w:shd w:val="clear" w:color="auto" w:fill="FFFFFF"/>
          <w:lang w:val="en-CA"/>
        </w:rPr>
        <w:t xml:space="preserve"> The data was scaled and centered before </w:t>
      </w:r>
      <w:r w:rsidR="00D97F9D">
        <w:rPr>
          <w:rFonts w:ascii="Times New Roman" w:hAnsi="Times New Roman" w:cs="Times New Roman"/>
          <w:color w:val="1F1F1F"/>
          <w:shd w:val="clear" w:color="auto" w:fill="FFFFFF"/>
          <w:lang w:val="en-CA"/>
        </w:rPr>
        <w:t>running the models.</w:t>
      </w:r>
      <w:r w:rsidR="00474EE3">
        <w:rPr>
          <w:rFonts w:ascii="Times New Roman" w:hAnsi="Times New Roman" w:cs="Times New Roman"/>
          <w:color w:val="1F1F1F"/>
          <w:shd w:val="clear" w:color="auto" w:fill="FFFFFF"/>
          <w:lang w:val="en-CA"/>
        </w:rPr>
        <w:t xml:space="preserve"> The study site, year of sampling</w:t>
      </w:r>
      <w:r w:rsidR="00FC17AA">
        <w:rPr>
          <w:rFonts w:ascii="Times New Roman" w:hAnsi="Times New Roman" w:cs="Times New Roman"/>
          <w:color w:val="1F1F1F"/>
          <w:shd w:val="clear" w:color="auto" w:fill="FFFFFF"/>
          <w:lang w:val="en-CA"/>
        </w:rPr>
        <w:t xml:space="preserve"> (Winter)</w:t>
      </w:r>
      <w:r w:rsidR="00474EE3">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W w:w="0" w:type="auto"/>
        <w:tblLook w:val="04A0" w:firstRow="1" w:lastRow="0" w:firstColumn="1" w:lastColumn="0" w:noHBand="0" w:noVBand="1"/>
      </w:tblPr>
      <w:tblGrid>
        <w:gridCol w:w="1380"/>
        <w:gridCol w:w="4158"/>
        <w:gridCol w:w="1149"/>
        <w:gridCol w:w="1017"/>
        <w:gridCol w:w="811"/>
        <w:gridCol w:w="835"/>
      </w:tblGrid>
      <w:tr w:rsidR="00362103" w:rsidTr="008679D9" w14:paraId="6AC39B20" w14:textId="77777777">
        <w:tc>
          <w:tcPr>
            <w:tcW w:w="1380" w:type="dxa"/>
          </w:tcPr>
          <w:p w:rsidRPr="00362103" w:rsidR="004938C4" w:rsidP="00362103" w:rsidRDefault="004938C4" w14:paraId="7769927A" w14:textId="6EB3456E">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Study Site</w:t>
            </w:r>
          </w:p>
        </w:tc>
        <w:tc>
          <w:tcPr>
            <w:tcW w:w="4158" w:type="dxa"/>
          </w:tcPr>
          <w:p w:rsidRPr="00362103" w:rsidR="004938C4" w:rsidP="00362103" w:rsidRDefault="004938C4" w14:paraId="28253EBE" w14:textId="1829E5B1">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Variable</w:t>
            </w:r>
          </w:p>
        </w:tc>
        <w:tc>
          <w:tcPr>
            <w:tcW w:w="1149" w:type="dxa"/>
          </w:tcPr>
          <w:p w:rsidRPr="00362103" w:rsidR="004938C4" w:rsidP="00362103" w:rsidRDefault="004938C4" w14:paraId="37E4D292" w14:textId="7BB5815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Coefficient estimate</w:t>
            </w:r>
          </w:p>
        </w:tc>
        <w:tc>
          <w:tcPr>
            <w:tcW w:w="1017" w:type="dxa"/>
          </w:tcPr>
          <w:p w:rsidRPr="00362103" w:rsidR="004938C4" w:rsidP="00362103" w:rsidRDefault="004938C4" w14:paraId="606EF2D2" w14:textId="1F851D7E">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Standard error</w:t>
            </w:r>
          </w:p>
        </w:tc>
        <w:tc>
          <w:tcPr>
            <w:tcW w:w="811" w:type="dxa"/>
          </w:tcPr>
          <w:p w:rsidRPr="00362103" w:rsidR="004938C4" w:rsidP="00362103" w:rsidRDefault="004938C4" w14:paraId="1B663C95" w14:textId="27943159">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z</w:t>
            </w:r>
          </w:p>
        </w:tc>
        <w:tc>
          <w:tcPr>
            <w:tcW w:w="835" w:type="dxa"/>
          </w:tcPr>
          <w:p w:rsidRPr="00362103" w:rsidR="004938C4" w:rsidP="00362103" w:rsidRDefault="004938C4" w14:paraId="3C2ECEE2" w14:textId="37ACF9F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p</w:t>
            </w:r>
          </w:p>
        </w:tc>
      </w:tr>
      <w:tr w:rsidR="00362103" w:rsidTr="008679D9" w14:paraId="2AFC3B37" w14:textId="77777777">
        <w:tc>
          <w:tcPr>
            <w:tcW w:w="1380" w:type="dxa"/>
          </w:tcPr>
          <w:p w:rsidRPr="004938C4" w:rsidR="004938C4" w:rsidP="00362103" w:rsidRDefault="004938C4" w14:paraId="6D231175" w14:textId="5999AAC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4158" w:type="dxa"/>
          </w:tcPr>
          <w:p w:rsidR="004938C4" w:rsidP="00362103" w:rsidRDefault="004938C4" w14:paraId="30E1199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w:t>
            </w:r>
            <w:r w:rsidR="00595F8A">
              <w:rPr>
                <w:rFonts w:ascii="Times New Roman" w:hAnsi="Times New Roman" w:cs="Times New Roman"/>
                <w:i/>
                <w:iCs/>
                <w:color w:val="000000"/>
                <w:sz w:val="20"/>
                <w:szCs w:val="20"/>
                <w:lang w:val="en-CA"/>
              </w:rPr>
              <w:t xml:space="preserve"> model – 50 meters</w:t>
            </w:r>
          </w:p>
          <w:p w:rsidR="00595F8A" w:rsidP="00362103" w:rsidRDefault="00595F8A" w14:paraId="6FE46EB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rsidR="00C97672" w:rsidP="00362103" w:rsidRDefault="00C97672" w14:paraId="6101256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rsidR="00C97672" w:rsidP="00362103" w:rsidRDefault="00C97672" w14:paraId="6AC8850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rsidR="00C97672" w:rsidP="00362103" w:rsidRDefault="00C97672" w14:paraId="62C1C37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rsidRPr="00C97672" w:rsidR="00C97672" w:rsidP="00362103" w:rsidRDefault="00C97672" w14:paraId="7561B8DA" w14:textId="48AD2BF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rsidR="004938C4" w:rsidP="00362103" w:rsidRDefault="004938C4" w14:paraId="60EC4C5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7418B" w:rsidP="00362103" w:rsidRDefault="00A7418B" w14:paraId="1913483F" w14:textId="3AA85F7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w:t>
            </w:r>
            <w:r w:rsidR="000F06D7">
              <w:rPr>
                <w:rFonts w:ascii="Times New Roman" w:hAnsi="Times New Roman" w:cs="Times New Roman"/>
                <w:color w:val="000000"/>
                <w:sz w:val="20"/>
                <w:szCs w:val="20"/>
                <w:lang w:val="en-CA"/>
              </w:rPr>
              <w:t>72</w:t>
            </w:r>
          </w:p>
          <w:p w:rsidR="00A7418B" w:rsidP="00362103" w:rsidRDefault="00A7418B" w14:paraId="3CE10D9F" w14:textId="0955960B">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t>
            </w:r>
            <w:r w:rsidR="007A322C">
              <w:rPr>
                <w:rFonts w:ascii="Times New Roman" w:hAnsi="Times New Roman" w:cs="Times New Roman"/>
                <w:color w:val="000000"/>
                <w:sz w:val="20"/>
                <w:szCs w:val="20"/>
                <w:lang w:val="en-CA"/>
              </w:rPr>
              <w:t>107</w:t>
            </w:r>
          </w:p>
          <w:p w:rsidR="00A7418B" w:rsidP="00362103" w:rsidRDefault="00A7418B" w14:paraId="46E66645" w14:textId="148E25C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7A322C">
              <w:rPr>
                <w:rFonts w:ascii="Times New Roman" w:hAnsi="Times New Roman" w:cs="Times New Roman"/>
                <w:color w:val="000000"/>
                <w:sz w:val="20"/>
                <w:szCs w:val="20"/>
                <w:lang w:val="en-CA"/>
              </w:rPr>
              <w:t>095</w:t>
            </w:r>
          </w:p>
          <w:p w:rsidR="00A7418B" w:rsidP="00362103" w:rsidRDefault="00A7418B" w14:paraId="753C053B" w14:textId="04598B4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w:t>
            </w:r>
            <w:r w:rsidR="007A322C">
              <w:rPr>
                <w:rFonts w:ascii="Times New Roman" w:hAnsi="Times New Roman" w:cs="Times New Roman"/>
                <w:color w:val="000000"/>
                <w:sz w:val="20"/>
                <w:szCs w:val="20"/>
                <w:lang w:val="en-CA"/>
              </w:rPr>
              <w:t>23</w:t>
            </w:r>
          </w:p>
          <w:p w:rsidRPr="004938C4" w:rsidR="00A7418B" w:rsidP="00362103" w:rsidRDefault="00A7418B" w14:paraId="40FD6D12" w14:textId="3F27E8A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-0.3</w:t>
            </w:r>
            <w:r w:rsidR="007A322C">
              <w:rPr>
                <w:rFonts w:ascii="Times New Roman" w:hAnsi="Times New Roman" w:cs="Times New Roman"/>
                <w:color w:val="000000"/>
                <w:sz w:val="20"/>
                <w:szCs w:val="20"/>
                <w:lang w:val="en-CA"/>
              </w:rPr>
              <w:t>47</w:t>
            </w:r>
          </w:p>
        </w:tc>
        <w:tc>
          <w:tcPr>
            <w:tcW w:w="1017" w:type="dxa"/>
          </w:tcPr>
          <w:p w:rsidR="004938C4" w:rsidP="00362103" w:rsidRDefault="004938C4" w14:paraId="57CBF75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CD68ED" w:rsidP="00362103" w:rsidRDefault="00CD68ED" w14:paraId="335158A1" w14:textId="0898784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0.15</w:t>
            </w:r>
            <w:r w:rsidR="0017239B">
              <w:rPr>
                <w:rFonts w:ascii="Times New Roman" w:hAnsi="Times New Roman" w:cs="Times New Roman"/>
                <w:color w:val="000000"/>
                <w:sz w:val="20"/>
                <w:szCs w:val="20"/>
                <w:lang w:val="en-CA"/>
              </w:rPr>
              <w:t>3</w:t>
            </w:r>
          </w:p>
          <w:p w:rsidR="00CD68ED" w:rsidP="00362103" w:rsidRDefault="00CD68ED" w14:paraId="6EEE8750" w14:textId="5ECCDFA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w:t>
            </w:r>
            <w:r w:rsidR="0017239B">
              <w:rPr>
                <w:rFonts w:ascii="Times New Roman" w:hAnsi="Times New Roman" w:cs="Times New Roman"/>
                <w:color w:val="000000"/>
                <w:sz w:val="20"/>
                <w:szCs w:val="20"/>
                <w:lang w:val="en-CA"/>
              </w:rPr>
              <w:t>4</w:t>
            </w:r>
          </w:p>
          <w:p w:rsidR="00CD68ED" w:rsidP="00362103" w:rsidRDefault="00CD68ED" w14:paraId="5B98EE5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0.111</w:t>
            </w:r>
          </w:p>
          <w:p w:rsidR="00CD68ED" w:rsidP="00362103" w:rsidRDefault="00CD68ED" w14:paraId="7C72CB81" w14:textId="6BD90C1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w:t>
            </w:r>
            <w:r w:rsidR="0017239B">
              <w:rPr>
                <w:rFonts w:ascii="Times New Roman" w:hAnsi="Times New Roman" w:cs="Times New Roman"/>
                <w:color w:val="000000"/>
                <w:sz w:val="20"/>
                <w:szCs w:val="20"/>
                <w:lang w:val="en-CA"/>
              </w:rPr>
              <w:t>0</w:t>
            </w:r>
          </w:p>
          <w:p w:rsidRPr="004938C4" w:rsidR="00CD68ED" w:rsidP="00362103" w:rsidRDefault="00CD68ED" w14:paraId="554E1857" w14:textId="6A6D721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0.068</w:t>
            </w:r>
          </w:p>
        </w:tc>
        <w:tc>
          <w:tcPr>
            <w:tcW w:w="811" w:type="dxa"/>
          </w:tcPr>
          <w:p w:rsidR="004938C4" w:rsidP="00362103" w:rsidRDefault="004938C4" w14:paraId="5B5E085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CD68ED" w:rsidP="00362103" w:rsidRDefault="008B7CC3" w14:paraId="548919E8" w14:textId="7C5DB74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-8.3</w:t>
            </w:r>
            <w:r w:rsidR="0017239B">
              <w:rPr>
                <w:rFonts w:ascii="Times New Roman" w:hAnsi="Times New Roman" w:cs="Times New Roman"/>
                <w:color w:val="000000"/>
                <w:sz w:val="20"/>
                <w:szCs w:val="20"/>
                <w:lang w:val="en-CA"/>
              </w:rPr>
              <w:t>29</w:t>
            </w:r>
          </w:p>
          <w:p w:rsidR="008B7CC3" w:rsidP="00362103" w:rsidRDefault="008B7CC3" w14:paraId="046EDF3E" w14:textId="10B7B21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w:t>
            </w:r>
            <w:r w:rsidR="005816D4">
              <w:rPr>
                <w:rFonts w:ascii="Times New Roman" w:hAnsi="Times New Roman" w:cs="Times New Roman"/>
                <w:color w:val="000000"/>
                <w:sz w:val="20"/>
                <w:szCs w:val="20"/>
                <w:lang w:val="en-CA"/>
              </w:rPr>
              <w:t>709</w:t>
            </w:r>
          </w:p>
          <w:p w:rsidR="008B7CC3" w:rsidP="00362103" w:rsidRDefault="008B7CC3" w14:paraId="52B81F92" w14:textId="4F4DD51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5816D4">
              <w:rPr>
                <w:rFonts w:ascii="Times New Roman" w:hAnsi="Times New Roman" w:cs="Times New Roman"/>
                <w:color w:val="000000"/>
                <w:sz w:val="20"/>
                <w:szCs w:val="20"/>
                <w:lang w:val="en-CA"/>
              </w:rPr>
              <w:t>0.858</w:t>
            </w:r>
          </w:p>
          <w:p w:rsidR="008B7CC3" w:rsidP="00362103" w:rsidRDefault="008B7CC3" w14:paraId="0FCD9986" w14:textId="39BB810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5816D4">
              <w:rPr>
                <w:rFonts w:ascii="Times New Roman" w:hAnsi="Times New Roman" w:cs="Times New Roman"/>
                <w:color w:val="000000"/>
                <w:sz w:val="20"/>
                <w:szCs w:val="20"/>
                <w:lang w:val="en-CA"/>
              </w:rPr>
              <w:t>207</w:t>
            </w:r>
          </w:p>
          <w:p w:rsidRPr="004938C4" w:rsidR="008B7CC3" w:rsidP="00362103" w:rsidRDefault="008B7CC3" w14:paraId="3008A26A" w14:textId="376807B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8C7951">
              <w:rPr>
                <w:rFonts w:ascii="Times New Roman" w:hAnsi="Times New Roman" w:cs="Times New Roman"/>
                <w:color w:val="000000"/>
                <w:sz w:val="20"/>
                <w:szCs w:val="20"/>
                <w:lang w:val="en-CA"/>
              </w:rPr>
              <w:t>5.067</w:t>
            </w:r>
          </w:p>
        </w:tc>
        <w:tc>
          <w:tcPr>
            <w:tcW w:w="835" w:type="dxa"/>
          </w:tcPr>
          <w:p w:rsidR="004938C4" w:rsidP="00362103" w:rsidRDefault="004938C4" w14:paraId="2F17C8E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8B7CC3" w:rsidR="008B7CC3" w:rsidP="00362103" w:rsidRDefault="008B7CC3" w14:paraId="0C360C28"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rsidRPr="00362103" w:rsidR="008B7CC3" w:rsidP="00362103" w:rsidRDefault="008B7CC3" w14:paraId="5F8E1B85" w14:textId="107C45A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rsidR="008B7CC3" w:rsidP="00362103" w:rsidRDefault="008B7CC3" w14:paraId="5B3720F8" w14:textId="2CDB702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9659A6">
              <w:rPr>
                <w:rFonts w:ascii="Times New Roman" w:hAnsi="Times New Roman" w:cs="Times New Roman"/>
                <w:color w:val="000000"/>
                <w:sz w:val="20"/>
                <w:szCs w:val="20"/>
                <w:lang w:val="en-CA"/>
              </w:rPr>
              <w:t>391</w:t>
            </w:r>
          </w:p>
          <w:p w:rsidR="008B7CC3" w:rsidP="00362103" w:rsidRDefault="008B7CC3" w14:paraId="3C6D80EF" w14:textId="2C42AE9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9659A6">
              <w:rPr>
                <w:rFonts w:ascii="Times New Roman" w:hAnsi="Times New Roman" w:cs="Times New Roman"/>
                <w:color w:val="000000"/>
                <w:sz w:val="20"/>
                <w:szCs w:val="20"/>
                <w:lang w:val="en-CA"/>
              </w:rPr>
              <w:t>836</w:t>
            </w:r>
          </w:p>
          <w:p w:rsidRPr="008B7CC3" w:rsidR="008B7CC3" w:rsidP="00362103" w:rsidRDefault="008B7CC3" w14:paraId="564B8A0F" w14:textId="3358F221">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tc>
      </w:tr>
      <w:tr w:rsidR="00362103" w:rsidTr="008679D9" w14:paraId="6ADD338D" w14:textId="77777777">
        <w:tc>
          <w:tcPr>
            <w:tcW w:w="1380" w:type="dxa"/>
          </w:tcPr>
          <w:p w:rsidRPr="004938C4" w:rsidR="004938C4" w:rsidP="00362103" w:rsidRDefault="004938C4" w14:paraId="297877B0" w14:textId="5CE9A20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4158" w:type="dxa"/>
          </w:tcPr>
          <w:p w:rsidR="001E0023" w:rsidP="00362103" w:rsidRDefault="001E0023" w14:paraId="06122724" w14:textId="5C66DA8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Human covariates model – 25 meters</w:t>
            </w:r>
          </w:p>
          <w:p w:rsidR="001E0023" w:rsidP="00362103" w:rsidRDefault="001E0023" w14:paraId="6B35D74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rsidR="001E0023" w:rsidP="00362103" w:rsidRDefault="001E0023" w14:paraId="0B8FD90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rsidRPr="004938C4" w:rsidR="004938C4" w:rsidP="00362103" w:rsidRDefault="001E0023" w14:paraId="0D945217" w14:textId="28863B3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rsidR="004938C4" w:rsidP="00362103" w:rsidRDefault="004938C4" w14:paraId="19EE877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0697A" w:rsidP="00362103" w:rsidRDefault="0020697A" w14:paraId="37EBE3D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-0.486</w:t>
            </w:r>
          </w:p>
          <w:p w:rsidR="003E04A0" w:rsidP="00362103" w:rsidRDefault="003E04A0" w14:paraId="7549123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1.238</w:t>
            </w:r>
          </w:p>
          <w:p w:rsidRPr="004938C4" w:rsidR="00EC1C23" w:rsidP="00362103" w:rsidRDefault="003E04A0" w14:paraId="0E1DE3D9" w14:textId="30E32C7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-0.427</w:t>
            </w:r>
          </w:p>
        </w:tc>
        <w:tc>
          <w:tcPr>
            <w:tcW w:w="1017" w:type="dxa"/>
          </w:tcPr>
          <w:p w:rsidR="004938C4" w:rsidP="00362103" w:rsidRDefault="004938C4" w14:paraId="4D554E2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24524" w:rsidP="00362103" w:rsidRDefault="00424524" w14:paraId="4A0F8FF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rsidR="00424524" w:rsidP="00362103" w:rsidRDefault="00424524" w14:paraId="367D9E1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0.136</w:t>
            </w:r>
          </w:p>
          <w:p w:rsidRPr="004938C4" w:rsidR="00424524" w:rsidP="00362103" w:rsidRDefault="00424524" w14:paraId="2BBAA4BF" w14:textId="467035B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0.128</w:t>
            </w:r>
          </w:p>
        </w:tc>
        <w:tc>
          <w:tcPr>
            <w:tcW w:w="811" w:type="dxa"/>
          </w:tcPr>
          <w:p w:rsidR="004938C4" w:rsidP="00362103" w:rsidRDefault="004938C4" w14:paraId="1AD289E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077D7C" w:rsidP="00362103" w:rsidRDefault="00077D7C" w14:paraId="298FFD6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-3.603</w:t>
            </w:r>
          </w:p>
          <w:p w:rsidR="00077D7C" w:rsidP="00362103" w:rsidRDefault="00077D7C" w14:paraId="64A2597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9.138</w:t>
            </w:r>
          </w:p>
          <w:p w:rsidRPr="004938C4" w:rsidR="00077D7C" w:rsidP="00362103" w:rsidRDefault="00077D7C" w14:paraId="324EED9B" w14:textId="40B917F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-3.342</w:t>
            </w:r>
          </w:p>
        </w:tc>
        <w:tc>
          <w:tcPr>
            <w:tcW w:w="835" w:type="dxa"/>
          </w:tcPr>
          <w:p w:rsidR="004938C4" w:rsidP="00362103" w:rsidRDefault="004938C4" w14:paraId="63645FF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965FE" w:rsidP="00362103" w:rsidRDefault="00A965FE" w14:paraId="20CA09AD"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rsidR="00A965FE" w:rsidP="00362103" w:rsidRDefault="00A965FE" w14:paraId="74609AB3"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rsidRPr="00A965FE" w:rsidR="00A965FE" w:rsidP="00362103" w:rsidRDefault="00A965FE" w14:paraId="18FE3252" w14:textId="1039FD7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tc>
      </w:tr>
      <w:tr w:rsidR="00362103" w:rsidTr="008679D9" w14:paraId="793D405D" w14:textId="77777777">
        <w:tc>
          <w:tcPr>
            <w:tcW w:w="1380" w:type="dxa"/>
          </w:tcPr>
          <w:p w:rsidRPr="004938C4" w:rsidR="004938C4" w:rsidP="00362103" w:rsidRDefault="004938C4" w14:paraId="430F982A" w14:textId="7F9A32C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Pr>
                <w:rFonts w:ascii="Times New Roman" w:hAnsi="Times New Roman" w:cs="Times New Roman"/>
                <w:color w:val="000000"/>
                <w:sz w:val="20"/>
                <w:szCs w:val="20"/>
              </w:rPr>
              <w:t xml:space="preserve"> (dense </w:t>
            </w:r>
            <w:proofErr w:type="spellStart"/>
            <w:r w:rsidRPr="00FA689E">
              <w:rPr>
                <w:rFonts w:ascii="Times New Roman" w:hAnsi="Times New Roman" w:cs="Times New Roman"/>
                <w:color w:val="000000"/>
                <w:sz w:val="20"/>
                <w:szCs w:val="20"/>
              </w:rPr>
              <w:t>urban</w:t>
            </w:r>
            <w:proofErr w:type="spellEnd"/>
            <w:r w:rsidRPr="00FA689E">
              <w:rPr>
                <w:rFonts w:ascii="Times New Roman" w:hAnsi="Times New Roman" w:cs="Times New Roman"/>
                <w:color w:val="000000"/>
                <w:sz w:val="20"/>
                <w:szCs w:val="20"/>
              </w:rPr>
              <w:t>)</w:t>
            </w:r>
          </w:p>
        </w:tc>
        <w:tc>
          <w:tcPr>
            <w:tcW w:w="4158" w:type="dxa"/>
          </w:tcPr>
          <w:p w:rsidR="00EC1C23" w:rsidP="00362103" w:rsidRDefault="00EC1C23" w14:paraId="449889A3" w14:textId="5611D6B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 model – 25 meters</w:t>
            </w:r>
          </w:p>
          <w:p w:rsidR="00EC1C23" w:rsidP="00362103" w:rsidRDefault="00EC1C23" w14:paraId="2AE51BF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rsidR="00EC1C23" w:rsidP="00362103" w:rsidRDefault="00EC1C23" w14:paraId="326DAB5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rsidR="00EC1C23" w:rsidP="00362103" w:rsidRDefault="00EC1C23" w14:paraId="34530AB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rsidR="00EC1C23" w:rsidP="00362103" w:rsidRDefault="00EC1C23" w14:paraId="70CDD2D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rsidRPr="004938C4" w:rsidR="004938C4" w:rsidP="00362103" w:rsidRDefault="00EC1C23" w14:paraId="484D6B55" w14:textId="231F225B">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rsidR="004938C4" w:rsidP="00362103" w:rsidRDefault="004938C4" w14:paraId="5157DAD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23FD8" w:rsidP="00362103" w:rsidRDefault="00D23FD8" w14:paraId="55656A5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0.252</w:t>
            </w:r>
          </w:p>
          <w:p w:rsidR="00D23FD8" w:rsidP="00362103" w:rsidRDefault="00D23FD8" w14:paraId="2064F3A5" w14:textId="79A47AE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-0.458</w:t>
            </w:r>
          </w:p>
          <w:p w:rsidR="00D23FD8" w:rsidP="00362103" w:rsidRDefault="00D23FD8" w14:paraId="0267D5C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-0.212</w:t>
            </w:r>
          </w:p>
          <w:p w:rsidR="00D23FD8" w:rsidP="00362103" w:rsidRDefault="00D23FD8" w14:paraId="3CCE98A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0.736</w:t>
            </w:r>
          </w:p>
          <w:p w:rsidRPr="004938C4" w:rsidR="00D23FD8" w:rsidP="00362103" w:rsidRDefault="00D23FD8" w14:paraId="5D1B812E" w14:textId="2A566AA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424524">
              <w:rPr>
                <w:rFonts w:ascii="Times New Roman" w:hAnsi="Times New Roman" w:cs="Times New Roman"/>
                <w:color w:val="000000"/>
                <w:sz w:val="20"/>
                <w:szCs w:val="20"/>
                <w:lang w:val="en-CA"/>
              </w:rPr>
              <w:t>392</w:t>
            </w:r>
          </w:p>
        </w:tc>
        <w:tc>
          <w:tcPr>
            <w:tcW w:w="1017" w:type="dxa"/>
          </w:tcPr>
          <w:p w:rsidR="004938C4" w:rsidP="00362103" w:rsidRDefault="004938C4" w14:paraId="73A00F2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24524" w:rsidP="00362103" w:rsidRDefault="00424524" w14:paraId="060E35A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0.180</w:t>
            </w:r>
          </w:p>
          <w:p w:rsidR="00424524" w:rsidP="00362103" w:rsidRDefault="00424524" w14:paraId="1EA29F45" w14:textId="2AA0498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0.191</w:t>
            </w:r>
          </w:p>
          <w:p w:rsidR="00424524" w:rsidP="00362103" w:rsidRDefault="00424524" w14:paraId="24C7572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0.131</w:t>
            </w:r>
          </w:p>
          <w:p w:rsidR="00424524" w:rsidP="00362103" w:rsidRDefault="00424524" w14:paraId="573DDE5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rsidRPr="004938C4" w:rsidR="00424524" w:rsidP="00362103" w:rsidRDefault="00424524" w14:paraId="0337B1BC" w14:textId="607DD95B">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0.141</w:t>
            </w:r>
          </w:p>
        </w:tc>
        <w:tc>
          <w:tcPr>
            <w:tcW w:w="811" w:type="dxa"/>
          </w:tcPr>
          <w:p w:rsidR="004938C4" w:rsidP="00362103" w:rsidRDefault="004938C4" w14:paraId="7B2DB8C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077D7C" w:rsidP="00362103" w:rsidRDefault="00A965FE" w14:paraId="0800174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1.399</w:t>
            </w:r>
          </w:p>
          <w:p w:rsidR="00A965FE" w:rsidP="00362103" w:rsidRDefault="00A965FE" w14:paraId="791A5290" w14:textId="7AFFEE2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-2.405</w:t>
            </w:r>
          </w:p>
          <w:p w:rsidR="00A965FE" w:rsidP="00362103" w:rsidRDefault="00A965FE" w14:paraId="6DE1380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-1.620</w:t>
            </w:r>
          </w:p>
          <w:p w:rsidR="00A965FE" w:rsidP="00362103" w:rsidRDefault="00A965FE" w14:paraId="06D3A4B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5.438</w:t>
            </w:r>
          </w:p>
          <w:p w:rsidRPr="004938C4" w:rsidR="00A965FE" w:rsidP="00362103" w:rsidRDefault="00A965FE" w14:paraId="0AAA1B9E" w14:textId="4E0C6D3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-2.772</w:t>
            </w:r>
          </w:p>
        </w:tc>
        <w:tc>
          <w:tcPr>
            <w:tcW w:w="835" w:type="dxa"/>
          </w:tcPr>
          <w:p w:rsidR="004938C4" w:rsidP="00362103" w:rsidRDefault="004938C4" w14:paraId="50EBB96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965FE" w:rsidP="00362103" w:rsidRDefault="00550E78" w14:paraId="201BA5D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0.162</w:t>
            </w:r>
          </w:p>
          <w:p w:rsidR="00550E78" w:rsidP="00362103" w:rsidRDefault="00550E78" w14:paraId="4CA2A40B" w14:textId="300EEE6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b/>
                <w:bCs/>
                <w:color w:val="000000"/>
                <w:sz w:val="20"/>
                <w:szCs w:val="20"/>
                <w:lang w:val="en-CA"/>
              </w:rPr>
              <w:t>0.016</w:t>
            </w:r>
          </w:p>
          <w:p w:rsidR="00550E78" w:rsidP="00362103" w:rsidRDefault="00550E78" w14:paraId="197C8B8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0.105</w:t>
            </w:r>
          </w:p>
          <w:p w:rsidR="00550E78" w:rsidP="00362103" w:rsidRDefault="00550E78" w14:paraId="0B481A9C"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rsidRPr="00550E78" w:rsidR="00550E78" w:rsidP="00362103" w:rsidRDefault="00550E78" w14:paraId="3AF23738" w14:textId="610C585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Pr>
                <w:rFonts w:ascii="Times New Roman" w:hAnsi="Times New Roman" w:cs="Times New Roman"/>
                <w:b/>
                <w:bCs/>
                <w:color w:val="000000"/>
                <w:sz w:val="20"/>
                <w:szCs w:val="20"/>
                <w:lang w:val="en-CA"/>
              </w:rPr>
              <w:t>0.00</w:t>
            </w:r>
            <w:r w:rsidR="00362103">
              <w:rPr>
                <w:rFonts w:ascii="Times New Roman" w:hAnsi="Times New Roman" w:cs="Times New Roman"/>
                <w:b/>
                <w:bCs/>
                <w:color w:val="000000"/>
                <w:sz w:val="20"/>
                <w:szCs w:val="20"/>
                <w:lang w:val="en-CA"/>
              </w:rPr>
              <w:t>6</w:t>
            </w:r>
          </w:p>
        </w:tc>
      </w:tr>
    </w:tbl>
    <w:p w:rsidR="002D3E82" w:rsidP="002D3E82" w:rsidRDefault="002D3E82" w14:paraId="24CD17B9" w14:textId="77777777">
      <w:pPr>
        <w:spacing w:line="480" w:lineRule="auto"/>
        <w:jc w:val="both"/>
        <w:rPr>
          <w:rFonts w:ascii="Times New Roman" w:hAnsi="Times New Roman" w:cs="Times New Roman"/>
          <w:lang w:val="en-CA"/>
        </w:rPr>
      </w:pPr>
    </w:p>
    <w:p w:rsidRPr="002D3E82" w:rsidR="008679D9" w:rsidP="002D3E82" w:rsidRDefault="00A26680" w14:paraId="1EA6F373" w14:textId="74380963">
      <w:pPr>
        <w:spacing w:line="480" w:lineRule="auto"/>
        <w:ind w:firstLine="720"/>
        <w:jc w:val="both"/>
        <w:rPr>
          <w:rFonts w:ascii="Times New Roman" w:hAnsi="Times New Roman" w:cs="Times New Roman"/>
          <w:lang w:val="en-CA"/>
        </w:rPr>
      </w:pPr>
      <w:r w:rsidRPr="002D3E82">
        <w:rPr>
          <w:rFonts w:ascii="Times New Roman" w:hAnsi="Times New Roman" w:cs="Times New Roman"/>
          <w:lang w:val="en-CA"/>
        </w:rPr>
        <w:t xml:space="preserve">The prediction plots </w:t>
      </w:r>
      <w:r w:rsidRPr="002D3E82" w:rsidR="0036188F">
        <w:rPr>
          <w:rFonts w:ascii="Times New Roman" w:hAnsi="Times New Roman" w:cs="Times New Roman"/>
          <w:lang w:val="en-CA"/>
        </w:rPr>
        <w:t xml:space="preserve">including only the significant </w:t>
      </w:r>
      <w:r w:rsidRPr="002D3E82" w:rsidR="003E7F2B">
        <w:rPr>
          <w:rFonts w:ascii="Times New Roman" w:hAnsi="Times New Roman" w:cs="Times New Roman"/>
          <w:lang w:val="en-CA"/>
        </w:rPr>
        <w:t>fixed effects for the resource selection functions of each locations reveal that the presence of cardinals is associated with different urban and habitat features</w:t>
      </w:r>
      <w:r w:rsidRPr="002D3E82" w:rsidR="008E535B">
        <w:rPr>
          <w:rFonts w:ascii="Times New Roman" w:hAnsi="Times New Roman" w:cs="Times New Roman"/>
          <w:lang w:val="en-CA"/>
        </w:rPr>
        <w:t xml:space="preserve"> according to the site they spend their winter in (Fig. </w:t>
      </w:r>
      <w:r w:rsidRPr="002D3E82" w:rsidR="008E535B">
        <w:rPr>
          <w:rFonts w:ascii="Times New Roman" w:hAnsi="Times New Roman" w:cs="Times New Roman"/>
          <w:highlight w:val="yellow"/>
          <w:lang w:val="en-CA"/>
        </w:rPr>
        <w:t>X</w:t>
      </w:r>
      <w:r w:rsidRPr="002D3E82" w:rsidR="008E535B">
        <w:rPr>
          <w:rFonts w:ascii="Times New Roman" w:hAnsi="Times New Roman" w:cs="Times New Roman"/>
          <w:lang w:val="en-CA"/>
        </w:rPr>
        <w:t xml:space="preserve">). In the peri-urban site (MBO), </w:t>
      </w:r>
      <w:r w:rsidRPr="002D3E82" w:rsidR="00AE1379">
        <w:rPr>
          <w:rFonts w:ascii="Times New Roman" w:hAnsi="Times New Roman" w:cs="Times New Roman"/>
          <w:lang w:val="en-CA"/>
        </w:rPr>
        <w:t xml:space="preserve">the probability of presence of the cardinals </w:t>
      </w:r>
      <w:r w:rsidRPr="002D3E82" w:rsidR="00BC43D7">
        <w:rPr>
          <w:rFonts w:ascii="Times New Roman" w:hAnsi="Times New Roman" w:cs="Times New Roman"/>
          <w:lang w:val="en-CA"/>
        </w:rPr>
        <w:t>decreases</w:t>
      </w:r>
      <w:r w:rsidRPr="002D3E82" w:rsidR="00AE1379">
        <w:rPr>
          <w:rFonts w:ascii="Times New Roman" w:hAnsi="Times New Roman" w:cs="Times New Roman"/>
          <w:lang w:val="en-CA"/>
        </w:rPr>
        <w:t xml:space="preserve"> as the mean vegetation height increases (</w:t>
      </w:r>
      <w:r w:rsidRPr="002D3E82" w:rsidR="00BC43D7">
        <w:rPr>
          <w:rFonts w:ascii="Times New Roman" w:hAnsi="Times New Roman" w:cs="Times New Roman"/>
          <w:lang w:val="en-CA"/>
        </w:rPr>
        <w:t xml:space="preserve">Fig. </w:t>
      </w:r>
      <w:r w:rsidRPr="002D3E82" w:rsidR="00BC43D7">
        <w:rPr>
          <w:rFonts w:ascii="Times New Roman" w:hAnsi="Times New Roman" w:cs="Times New Roman"/>
          <w:highlight w:val="yellow"/>
          <w:lang w:val="en-CA"/>
        </w:rPr>
        <w:t>X</w:t>
      </w:r>
      <w:r w:rsidRPr="002D3E82" w:rsidR="00BC43D7">
        <w:rPr>
          <w:rFonts w:ascii="Times New Roman" w:hAnsi="Times New Roman" w:cs="Times New Roman"/>
          <w:lang w:val="en-CA"/>
        </w:rPr>
        <w:t>, A</w:t>
      </w:r>
      <w:r w:rsidRPr="002D3E82" w:rsidR="000E360B">
        <w:rPr>
          <w:rFonts w:ascii="Times New Roman" w:hAnsi="Times New Roman" w:cs="Times New Roman"/>
          <w:lang w:val="en-CA"/>
        </w:rPr>
        <w:t xml:space="preserve">), while the presence of the birds increases with greater variability in vegetation height (Fig. </w:t>
      </w:r>
      <w:r w:rsidRPr="002D3E82" w:rsidR="000E360B">
        <w:rPr>
          <w:rFonts w:ascii="Times New Roman" w:hAnsi="Times New Roman" w:cs="Times New Roman"/>
          <w:highlight w:val="yellow"/>
          <w:lang w:val="en-CA"/>
        </w:rPr>
        <w:t>X</w:t>
      </w:r>
      <w:r w:rsidRPr="002D3E82" w:rsidR="000E360B">
        <w:rPr>
          <w:rFonts w:ascii="Times New Roman" w:hAnsi="Times New Roman" w:cs="Times New Roman"/>
          <w:lang w:val="en-CA"/>
        </w:rPr>
        <w:t>, B)</w:t>
      </w:r>
      <w:r w:rsidRPr="002D3E82" w:rsidR="005E744F">
        <w:rPr>
          <w:rFonts w:ascii="Times New Roman" w:hAnsi="Times New Roman" w:cs="Times New Roman"/>
          <w:lang w:val="en-CA"/>
        </w:rPr>
        <w:t xml:space="preserve">. The probability of presence of the cardinals also seems to decrease as the distance to the nearest bird feeder increases (Fig. </w:t>
      </w:r>
      <w:r w:rsidRPr="002D3E82" w:rsidR="005E744F">
        <w:rPr>
          <w:rFonts w:ascii="Times New Roman" w:hAnsi="Times New Roman" w:cs="Times New Roman"/>
          <w:highlight w:val="yellow"/>
          <w:lang w:val="en-CA"/>
        </w:rPr>
        <w:t>X</w:t>
      </w:r>
      <w:r w:rsidRPr="002D3E82" w:rsidR="005E744F">
        <w:rPr>
          <w:rFonts w:ascii="Times New Roman" w:hAnsi="Times New Roman" w:cs="Times New Roman"/>
          <w:lang w:val="en-CA"/>
        </w:rPr>
        <w:t>, C).</w:t>
      </w:r>
      <w:r w:rsidRPr="002D3E82" w:rsidR="00C457A3">
        <w:rPr>
          <w:rFonts w:ascii="Times New Roman" w:hAnsi="Times New Roman" w:cs="Times New Roman"/>
          <w:lang w:val="en-CA"/>
        </w:rPr>
        <w:t xml:space="preserve"> In our suburban location (BDU), the probability of presence of the cardinals shows little relationship with population density (Fig. </w:t>
      </w:r>
      <w:r w:rsidRPr="002D3E82" w:rsidR="00C457A3">
        <w:rPr>
          <w:rFonts w:ascii="Times New Roman" w:hAnsi="Times New Roman" w:cs="Times New Roman"/>
          <w:highlight w:val="yellow"/>
          <w:lang w:val="en-CA"/>
        </w:rPr>
        <w:t>X</w:t>
      </w:r>
      <w:r w:rsidRPr="002D3E82" w:rsidR="00C457A3">
        <w:rPr>
          <w:rFonts w:ascii="Times New Roman" w:hAnsi="Times New Roman" w:cs="Times New Roman"/>
          <w:lang w:val="en-CA"/>
        </w:rPr>
        <w:t xml:space="preserve">, </w:t>
      </w:r>
      <w:r w:rsidRPr="002D3E82" w:rsidR="00C457A3">
        <w:rPr>
          <w:rFonts w:ascii="Times New Roman" w:hAnsi="Times New Roman" w:cs="Times New Roman"/>
          <w:lang w:val="en-CA"/>
        </w:rPr>
        <w:t>D), but increases as the mean road length increases</w:t>
      </w:r>
      <w:r w:rsidRPr="002D3E82" w:rsidR="00EA7A00">
        <w:rPr>
          <w:rFonts w:ascii="Times New Roman" w:hAnsi="Times New Roman" w:cs="Times New Roman"/>
          <w:lang w:val="en-CA"/>
        </w:rPr>
        <w:t xml:space="preserve"> (Fig. </w:t>
      </w:r>
      <w:r w:rsidRPr="002D3E82" w:rsidR="00EA7A00">
        <w:rPr>
          <w:rFonts w:ascii="Times New Roman" w:hAnsi="Times New Roman" w:cs="Times New Roman"/>
          <w:highlight w:val="yellow"/>
          <w:lang w:val="en-CA"/>
        </w:rPr>
        <w:t>X</w:t>
      </w:r>
      <w:r w:rsidRPr="002D3E82" w:rsidR="00EA7A00">
        <w:rPr>
          <w:rFonts w:ascii="Times New Roman" w:hAnsi="Times New Roman" w:cs="Times New Roman"/>
          <w:lang w:val="en-CA"/>
        </w:rPr>
        <w:t xml:space="preserve">, E). </w:t>
      </w:r>
      <w:r w:rsidRPr="002D3E82" w:rsidR="003F3314">
        <w:rPr>
          <w:rFonts w:ascii="Times New Roman" w:hAnsi="Times New Roman" w:cs="Times New Roman"/>
          <w:lang w:val="en-CA"/>
        </w:rPr>
        <w:t>Like</w:t>
      </w:r>
      <w:r w:rsidRPr="002D3E82" w:rsidR="00EA7A00">
        <w:rPr>
          <w:rFonts w:ascii="Times New Roman" w:hAnsi="Times New Roman" w:cs="Times New Roman"/>
          <w:lang w:val="en-CA"/>
        </w:rPr>
        <w:t xml:space="preserve"> our least urban site, </w:t>
      </w:r>
      <w:r w:rsidRPr="002D3E82" w:rsidR="00325979">
        <w:rPr>
          <w:rFonts w:ascii="Times New Roman" w:hAnsi="Times New Roman" w:cs="Times New Roman"/>
          <w:lang w:val="en-CA"/>
        </w:rPr>
        <w:t xml:space="preserve">the presence of the birds also decreases as the distance to the nearest feeder increases (Fig. </w:t>
      </w:r>
      <w:r w:rsidRPr="002D3E82" w:rsidR="00325979">
        <w:rPr>
          <w:rFonts w:ascii="Times New Roman" w:hAnsi="Times New Roman" w:cs="Times New Roman"/>
          <w:highlight w:val="yellow"/>
          <w:lang w:val="en-CA"/>
        </w:rPr>
        <w:t>X</w:t>
      </w:r>
      <w:r w:rsidRPr="002D3E82" w:rsidR="00325979">
        <w:rPr>
          <w:rFonts w:ascii="Times New Roman" w:hAnsi="Times New Roman" w:cs="Times New Roman"/>
          <w:lang w:val="en-CA"/>
        </w:rPr>
        <w:t>, F).</w:t>
      </w:r>
      <w:r w:rsidRPr="002D3E82" w:rsidR="00AF52F9">
        <w:rPr>
          <w:rFonts w:ascii="Times New Roman" w:hAnsi="Times New Roman" w:cs="Times New Roman"/>
          <w:lang w:val="en-CA"/>
        </w:rPr>
        <w:t xml:space="preserve"> In the dense urban site (CON), the cardinals’ probability of presence decreases with</w:t>
      </w:r>
      <w:r w:rsidRPr="002D3E82" w:rsidR="00E73272">
        <w:rPr>
          <w:rFonts w:ascii="Times New Roman" w:hAnsi="Times New Roman" w:cs="Times New Roman"/>
          <w:lang w:val="en-CA"/>
        </w:rPr>
        <w:t xml:space="preserve"> increasing ve</w:t>
      </w:r>
      <w:r w:rsidRPr="002D3E82" w:rsidR="00800404">
        <w:rPr>
          <w:rFonts w:ascii="Times New Roman" w:hAnsi="Times New Roman" w:cs="Times New Roman"/>
          <w:lang w:val="en-CA"/>
        </w:rPr>
        <w:t xml:space="preserve">getation height standard deviation, although uncertainty is high (Fig. </w:t>
      </w:r>
      <w:r w:rsidRPr="002D3E82" w:rsidR="00800404">
        <w:rPr>
          <w:rFonts w:ascii="Times New Roman" w:hAnsi="Times New Roman" w:cs="Times New Roman"/>
          <w:highlight w:val="yellow"/>
          <w:lang w:val="en-CA"/>
        </w:rPr>
        <w:t>X</w:t>
      </w:r>
      <w:r w:rsidRPr="002D3E82" w:rsidR="00800404">
        <w:rPr>
          <w:rFonts w:ascii="Times New Roman" w:hAnsi="Times New Roman" w:cs="Times New Roman"/>
          <w:lang w:val="en-CA"/>
        </w:rPr>
        <w:t xml:space="preserve">, G). The presence of the cardinals also increased with mean road </w:t>
      </w:r>
      <w:r w:rsidRPr="002D3E82" w:rsidR="00CD5B54">
        <w:rPr>
          <w:rFonts w:ascii="Times New Roman" w:hAnsi="Times New Roman" w:cs="Times New Roman"/>
          <w:lang w:val="en-CA"/>
        </w:rPr>
        <w:t>length and</w:t>
      </w:r>
      <w:r w:rsidRPr="002D3E82" w:rsidR="00800404">
        <w:rPr>
          <w:rFonts w:ascii="Times New Roman" w:hAnsi="Times New Roman" w:cs="Times New Roman"/>
          <w:lang w:val="en-CA"/>
        </w:rPr>
        <w:t xml:space="preserve"> decreased with the distance to the nearest feeders. Across sites, proximity to feeders and structural complexity of the </w:t>
      </w:r>
      <w:r w:rsidRPr="002D3E82" w:rsidR="00B47D53">
        <w:rPr>
          <w:rFonts w:ascii="Times New Roman" w:hAnsi="Times New Roman" w:cs="Times New Roman"/>
          <w:lang w:val="en-CA"/>
        </w:rPr>
        <w:t xml:space="preserve">infrastructures or the vegetation consistently influenced the probability of presence, </w:t>
      </w:r>
      <w:r w:rsidRPr="002D3E82" w:rsidR="00CD5B54">
        <w:rPr>
          <w:rFonts w:ascii="Times New Roman" w:hAnsi="Times New Roman" w:cs="Times New Roman"/>
          <w:lang w:val="en-CA"/>
        </w:rPr>
        <w:t>yet specific relationships varied.</w:t>
      </w:r>
    </w:p>
    <w:p w:rsidRPr="00BE3A4C" w:rsidR="008679D9" w:rsidP="00BE3A4C" w:rsidRDefault="008679D9" w14:paraId="05D6568D" w14:textId="3EAA955E">
      <w:pPr>
        <w:spacing w:line="480" w:lineRule="auto"/>
        <w:jc w:val="both"/>
        <w:rPr>
          <w:rFonts w:ascii="Times New Roman" w:hAnsi="Times New Roman" w:cs="Times New Roman"/>
          <w:lang w:val="en-CA"/>
        </w:rPr>
      </w:pPr>
      <w:r>
        <w:rPr>
          <w:rFonts w:ascii="Times New Roman" w:hAnsi="Times New Roman" w:cs="Times New Roman"/>
          <w:noProof/>
          <w:color w:val="000000"/>
          <w:lang w:val="en-CA"/>
        </w:rPr>
        <w:drawing>
          <wp:anchor distT="0" distB="0" distL="114300" distR="114300" simplePos="0" relativeHeight="251658242" behindDoc="0" locked="0" layoutInCell="1" allowOverlap="1" wp14:anchorId="0AC3158D" wp14:editId="727454D4">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E1521">
        <w:rPr>
          <w:rFonts w:ascii="Times New Roman" w:hAnsi="Times New Roman" w:cs="Times New Roman"/>
          <w:b/>
          <w:bCs/>
          <w:color w:val="000000"/>
          <w:highlight w:val="yellow"/>
          <w:lang w:val="en-CA"/>
        </w:rPr>
        <w:t>Figure X</w:t>
      </w:r>
      <w:r w:rsidRPr="005424CA">
        <w:rPr>
          <w:rFonts w:ascii="Times New Roman" w:hAnsi="Times New Roman" w:cs="Times New Roman"/>
          <w:b/>
          <w:bCs/>
          <w:color w:val="000000"/>
          <w:lang w:val="en-CA"/>
        </w:rPr>
        <w:t>.</w:t>
      </w:r>
      <w:r w:rsidRPr="00EE3B63">
        <w:rPr>
          <w:rFonts w:ascii="Times New Roman" w:hAnsi="Times New Roman" w:cs="Times New Roman"/>
          <w:color w:val="000000"/>
          <w:lang w:val="en-CA"/>
        </w:rPr>
        <w:t xml:space="preserve"> Probability of presence of </w:t>
      </w:r>
      <w:r>
        <w:rPr>
          <w:rFonts w:ascii="Times New Roman" w:hAnsi="Times New Roman" w:cs="Times New Roman"/>
          <w:color w:val="000000"/>
          <w:lang w:val="en-CA"/>
        </w:rPr>
        <w:t>northern cardinal</w:t>
      </w:r>
      <w:r w:rsidRPr="00EE3B63">
        <w:rPr>
          <w:rFonts w:ascii="Times New Roman" w:hAnsi="Times New Roman" w:cs="Times New Roman"/>
          <w:color w:val="000000"/>
          <w:lang w:val="en-CA"/>
        </w:rPr>
        <w:t xml:space="preserve">s </w:t>
      </w:r>
      <w:proofErr w:type="gramStart"/>
      <w:r w:rsidRPr="00EE3B63">
        <w:rPr>
          <w:rFonts w:ascii="Times New Roman" w:hAnsi="Times New Roman" w:cs="Times New Roman"/>
          <w:color w:val="000000"/>
          <w:lang w:val="en-CA"/>
        </w:rPr>
        <w:t>in a given</w:t>
      </w:r>
      <w:proofErr w:type="gramEnd"/>
      <w:r w:rsidRPr="00EE3B63">
        <w:rPr>
          <w:rFonts w:ascii="Times New Roman" w:hAnsi="Times New Roman" w:cs="Times New Roman"/>
          <w:color w:val="000000"/>
          <w:lang w:val="en-CA"/>
        </w:rPr>
        <w:t xml:space="preserve"> radius area, as predicted by a generalized linear mixed effects model.</w:t>
      </w:r>
      <w:r>
        <w:rPr>
          <w:rFonts w:ascii="Times New Roman" w:hAnsi="Times New Roman" w:cs="Times New Roman"/>
          <w:color w:val="000000"/>
          <w:lang w:val="en-CA"/>
        </w:rPr>
        <w:t xml:space="preserve"> Shaded areas represent 67% confidence intervals around the predicted probabilities.</w:t>
      </w:r>
      <w:r w:rsidRPr="00EE3B63">
        <w:rPr>
          <w:rFonts w:ascii="Times New Roman" w:hAnsi="Times New Roman" w:cs="Times New Roman"/>
          <w:color w:val="000000"/>
          <w:lang w:val="en-CA"/>
        </w:rPr>
        <w:t xml:space="preserve"> The model’s fixed effect variables are described in </w:t>
      </w:r>
      <w:r>
        <w:rPr>
          <w:rFonts w:ascii="Times New Roman" w:hAnsi="Times New Roman" w:cs="Times New Roman"/>
          <w:color w:val="000000"/>
          <w:lang w:val="en-CA"/>
        </w:rPr>
        <w:t>T</w:t>
      </w:r>
      <w:r w:rsidRPr="00EE3B63">
        <w:rPr>
          <w:rFonts w:ascii="Times New Roman" w:hAnsi="Times New Roman" w:cs="Times New Roman"/>
          <w:color w:val="000000"/>
          <w:lang w:val="en-CA"/>
        </w:rPr>
        <w:t>able 1b</w:t>
      </w:r>
      <w:r>
        <w:rPr>
          <w:rFonts w:ascii="Times New Roman" w:hAnsi="Times New Roman" w:cs="Times New Roman"/>
          <w:color w:val="000000"/>
          <w:lang w:val="en-CA"/>
        </w:rPr>
        <w:t>,</w:t>
      </w:r>
      <w:r w:rsidRPr="00EE3B63">
        <w:rPr>
          <w:rFonts w:ascii="Times New Roman" w:hAnsi="Times New Roman" w:cs="Times New Roman"/>
          <w:color w:val="000000"/>
          <w:lang w:val="en-CA"/>
        </w:rPr>
        <w:t xml:space="preserve"> and for each model, random effects were sampling years, translocation site and bird </w:t>
      </w:r>
      <w:commentRangeStart w:id="218"/>
      <w:commentRangeStart w:id="219"/>
      <w:r w:rsidRPr="00EE3B63">
        <w:rPr>
          <w:rFonts w:ascii="Times New Roman" w:hAnsi="Times New Roman" w:cs="Times New Roman"/>
          <w:color w:val="000000"/>
          <w:lang w:val="en-CA"/>
        </w:rPr>
        <w:t>ID</w:t>
      </w:r>
      <w:commentRangeEnd w:id="218"/>
      <w:r>
        <w:rPr>
          <w:rStyle w:val="CommentReference"/>
        </w:rPr>
        <w:commentReference w:id="218"/>
      </w:r>
      <w:commentRangeEnd w:id="219"/>
      <w:r>
        <w:rPr>
          <w:rStyle w:val="CommentReference"/>
        </w:rPr>
        <w:commentReference w:id="219"/>
      </w:r>
      <w:r w:rsidRPr="00EE3B63">
        <w:rPr>
          <w:rFonts w:ascii="Times New Roman" w:hAnsi="Times New Roman" w:cs="Times New Roman"/>
          <w:color w:val="000000"/>
          <w:lang w:val="en-CA"/>
        </w:rPr>
        <w:t xml:space="preserve">. </w:t>
      </w:r>
    </w:p>
    <w:p w:rsidRPr="009019A5" w:rsidR="009019A5" w:rsidP="009019A5" w:rsidRDefault="009019A5" w14:paraId="50396494" w14:textId="77777777">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rsidRPr="00416417" w:rsidR="000612FD" w:rsidP="00416417" w:rsidRDefault="00261E7A" w14:paraId="5FD4B169" w14:textId="56683545">
      <w:pPr>
        <w:pStyle w:val="Heading3"/>
        <w:spacing w:line="480" w:lineRule="auto"/>
        <w:rPr>
          <w:rFonts w:ascii="Times New Roman" w:hAnsi="Times New Roman" w:cs="Times New Roman"/>
          <w:b/>
          <w:bCs/>
          <w:color w:val="000000" w:themeColor="text1"/>
          <w:lang w:val="en-CA"/>
        </w:rPr>
      </w:pPr>
      <w:bookmarkStart w:name="_Toc204638475" w:id="220"/>
      <w:commentRangeStart w:id="221"/>
      <w:r>
        <w:rPr>
          <w:rFonts w:ascii="Times New Roman" w:hAnsi="Times New Roman" w:cs="Times New Roman"/>
          <w:b/>
          <w:bCs/>
          <w:color w:val="000000" w:themeColor="text1"/>
          <w:lang w:val="en-CA"/>
        </w:rPr>
        <w:t>Discussion</w:t>
      </w:r>
      <w:commentRangeEnd w:id="221"/>
      <w:r w:rsidR="00530616">
        <w:rPr>
          <w:rStyle w:val="CommentReference"/>
          <w:rFonts w:eastAsiaTheme="minorHAnsi" w:cstheme="minorBidi"/>
          <w:color w:val="auto"/>
        </w:rPr>
        <w:commentReference w:id="221"/>
      </w:r>
      <w:bookmarkEnd w:id="220"/>
    </w:p>
    <w:p w:rsidR="005E69E0" w:rsidP="004106C0" w:rsidRDefault="005E69E0" w14:paraId="0FCDCD97" w14:textId="4E3F4395">
      <w:pPr>
        <w:spacing w:line="480" w:lineRule="auto"/>
        <w:jc w:val="both"/>
        <w:rPr>
          <w:rFonts w:ascii="Times New Roman" w:hAnsi="Times New Roman" w:cs="Times New Roman"/>
          <w:color w:val="FF0000"/>
          <w:lang w:val="en-CA"/>
        </w:rPr>
      </w:pPr>
      <w:r>
        <w:rPr>
          <w:rFonts w:ascii="Times New Roman" w:hAnsi="Times New Roman" w:cs="Times New Roman"/>
          <w:color w:val="FF0000"/>
          <w:lang w:val="en-CA"/>
        </w:rPr>
        <w:t>TO BE DELETED…</w:t>
      </w:r>
    </w:p>
    <w:p w:rsidRPr="00BE3A4C" w:rsidR="00505E13" w:rsidP="004106C0" w:rsidRDefault="000A2037" w14:paraId="1DB5BDCA" w14:textId="0EE8B0A8">
      <w:pPr>
        <w:spacing w:line="480" w:lineRule="auto"/>
        <w:jc w:val="both"/>
        <w:rPr>
          <w:rFonts w:ascii="Times New Roman" w:hAnsi="Times New Roman" w:cs="Times New Roman"/>
          <w:color w:val="FF0000"/>
          <w:lang w:val="en-CA"/>
        </w:rPr>
      </w:pPr>
      <w:r w:rsidRPr="00BE3A4C">
        <w:rPr>
          <w:rFonts w:ascii="Times New Roman" w:hAnsi="Times New Roman" w:cs="Times New Roman"/>
          <w:color w:val="FF0000"/>
          <w:lang w:val="en-CA"/>
        </w:rPr>
        <w:t xml:space="preserve">The variation in the cardinal’s home range size highlights the influence of urbanization on the birds’ use of space in winter. Individuals spending winter in our most urban location (CON) had substantially larger total and core home ranges (KDE 95% and 50%, respectively), compared to the birds that spent their winter in a less urbanized location (BDU) or a </w:t>
      </w:r>
      <w:r w:rsidRPr="00BE3A4C">
        <w:rPr>
          <w:rFonts w:ascii="Times New Roman" w:hAnsi="Times New Roman" w:cs="Times New Roman"/>
          <w:i/>
          <w:iCs/>
          <w:color w:val="FF0000"/>
          <w:lang w:val="en-CA"/>
        </w:rPr>
        <w:t>peri</w:t>
      </w:r>
      <w:r w:rsidRPr="00BE3A4C">
        <w:rPr>
          <w:rFonts w:ascii="Times New Roman" w:hAnsi="Times New Roman" w:cs="Times New Roman"/>
          <w:color w:val="FF0000"/>
          <w:lang w:val="en-CA"/>
        </w:rPr>
        <w:t xml:space="preserve">-urban location (MBO) (Fig. 3). This pattern suggests that the northern cardinals spending the winter in highly urbanized locations may need to traverse greater distances to meet their ecological and/or energetic needs. This could result from a more intense spatial fragmentation as urbanization increases </w:t>
      </w:r>
      <w:r w:rsidRPr="00BE3A4C">
        <w:rPr>
          <w:rFonts w:ascii="Times New Roman" w:hAnsi="Times New Roman" w:cs="Times New Roman"/>
          <w:color w:val="FF0000"/>
          <w:highlight w:val="yellow"/>
          <w:lang w:val="en-CA"/>
        </w:rPr>
        <w:t>(citation?).</w:t>
      </w:r>
      <w:r w:rsidRPr="00BE3A4C">
        <w:rPr>
          <w:rFonts w:ascii="Times New Roman" w:hAnsi="Times New Roman" w:cs="Times New Roman"/>
          <w:color w:val="FF0000"/>
          <w:lang w:val="en-CA"/>
        </w:rPr>
        <w:t xml:space="preserve"> Conversely the smaller home ranges obtained at both MBO and BDU suggest that more continuous and resource-rich green spaces could enable the cardinals to fulfill their basic requirements with a more restricted area. Variability in home range size was lowest at the least urban site (MBO), suggesting a more consistent habitat use potentially reflecting an environment with reliable food sources and sheltering opportunities</w:t>
      </w:r>
      <w:ins w:author="Frei,Barbara (elle | she, her) (ECCC)" w:date="2025-06-28T06:41:00Z" w16du:dateUtc="2025-06-28T10:41:00Z" w:id="222">
        <w:r w:rsidRPr="00BE3A4C">
          <w:rPr>
            <w:rFonts w:ascii="Times New Roman" w:hAnsi="Times New Roman" w:cs="Times New Roman"/>
            <w:color w:val="FF0000"/>
            <w:lang w:val="en-CA"/>
          </w:rPr>
          <w:t xml:space="preserve"> (citation?)</w:t>
        </w:r>
      </w:ins>
      <w:r w:rsidRPr="00BE3A4C">
        <w:rPr>
          <w:rFonts w:ascii="Times New Roman" w:hAnsi="Times New Roman" w:cs="Times New Roman"/>
          <w:color w:val="FF0000"/>
          <w:lang w:val="en-CA"/>
        </w:rPr>
        <w:t xml:space="preserve">. </w:t>
      </w:r>
      <w:commentRangeStart w:id="223"/>
      <w:r w:rsidRPr="00BE3A4C">
        <w:rPr>
          <w:rFonts w:ascii="Times New Roman" w:hAnsi="Times New Roman" w:cs="Times New Roman"/>
          <w:color w:val="FF0000"/>
          <w:lang w:val="en-CA"/>
        </w:rPr>
        <w:t xml:space="preserve">These results align with broader urban ecology literature, suggesting that species thriving in urban areas may exhibit increased movement and space use plasticity </w:t>
      </w:r>
      <w:del w:author="Frei,Barbara (elle | she, her) (ECCC)" w:date="2025-06-28T06:42:00Z" w16du:dateUtc="2025-06-28T10:42:00Z" w:id="224">
        <w:r w:rsidRPr="00BE3A4C" w:rsidDel="001E2574">
          <w:rPr>
            <w:rFonts w:ascii="Times New Roman" w:hAnsi="Times New Roman" w:cs="Times New Roman"/>
            <w:color w:val="FF0000"/>
            <w:lang w:val="en-CA"/>
          </w:rPr>
          <w:delText xml:space="preserve">as a way </w:delText>
        </w:r>
      </w:del>
      <w:r w:rsidRPr="00BE3A4C">
        <w:rPr>
          <w:rFonts w:ascii="Times New Roman" w:hAnsi="Times New Roman" w:cs="Times New Roman"/>
          <w:color w:val="FF0000"/>
          <w:lang w:val="en-CA"/>
        </w:rPr>
        <w:t xml:space="preserve">to compensate for scattered resources in a fragmented landscape </w:t>
      </w:r>
      <w:commentRangeEnd w:id="223"/>
      <w:r w:rsidRPr="00BE3A4C">
        <w:rPr>
          <w:rStyle w:val="CommentReference"/>
          <w:rFonts w:ascii="Times New Roman" w:hAnsi="Times New Roman" w:cs="Times New Roman"/>
          <w:color w:val="FF0000"/>
          <w:sz w:val="24"/>
          <w:szCs w:val="24"/>
        </w:rPr>
        <w:commentReference w:id="223"/>
      </w:r>
      <w:r w:rsidRPr="00BE3A4C">
        <w:rPr>
          <w:rFonts w:ascii="Times New Roman" w:hAnsi="Times New Roman" w:cs="Times New Roman"/>
          <w:color w:val="FF0000"/>
          <w:lang w:val="en-CA"/>
        </w:rPr>
        <w:t>(</w:t>
      </w:r>
      <w:r w:rsidRPr="00BE3A4C">
        <w:rPr>
          <w:rFonts w:ascii="Times New Roman" w:hAnsi="Times New Roman" w:cs="Times New Roman"/>
          <w:color w:val="FF0000"/>
          <w:highlight w:val="yellow"/>
          <w:lang w:val="en-CA"/>
        </w:rPr>
        <w:t>ADD REFERENCES</w:t>
      </w:r>
      <w:r w:rsidRPr="00BE3A4C">
        <w:rPr>
          <w:rFonts w:ascii="Times New Roman" w:hAnsi="Times New Roman" w:cs="Times New Roman"/>
          <w:color w:val="FF0000"/>
          <w:lang w:val="en-CA"/>
        </w:rPr>
        <w:t>). Importantly, the larger home ranges in urban settings may come with energetic and survival costs, with implications for winter ecology and conservation strategies aimed at maintaining bird populations in increasingly urbanized landscapes.</w:t>
      </w:r>
    </w:p>
    <w:p w:rsidRPr="00BE3A4C" w:rsidR="00CD400E" w:rsidP="004106C0" w:rsidRDefault="00CD400E" w14:paraId="401D8F6F" w14:textId="77777777">
      <w:pPr>
        <w:spacing w:line="480" w:lineRule="auto"/>
        <w:jc w:val="both"/>
        <w:rPr>
          <w:rFonts w:ascii="Times New Roman" w:hAnsi="Times New Roman" w:cs="Times New Roman"/>
          <w:color w:val="FF0000"/>
          <w:lang w:val="en-CA"/>
        </w:rPr>
      </w:pPr>
    </w:p>
    <w:bookmarkEnd w:id="171"/>
    <w:p w:rsidRPr="00BE3A4C" w:rsidR="002D411E" w:rsidP="005424CA" w:rsidRDefault="00BA38D5" w14:paraId="41A703F3" w14:textId="3D582E8A">
      <w:pPr>
        <w:spacing w:line="480" w:lineRule="auto"/>
        <w:ind w:firstLine="720"/>
        <w:jc w:val="both"/>
        <w:rPr>
          <w:rFonts w:ascii="Times New Roman" w:hAnsi="Times New Roman" w:cs="Times New Roman"/>
          <w:color w:val="FF0000"/>
          <w:lang w:val="en-CA"/>
        </w:rPr>
      </w:pPr>
      <w:commentRangeStart w:id="225"/>
      <w:r w:rsidRPr="00BE3A4C">
        <w:rPr>
          <w:rFonts w:ascii="Times New Roman" w:hAnsi="Times New Roman" w:cs="Times New Roman"/>
          <w:color w:val="FF0000"/>
          <w:lang w:val="en-CA"/>
        </w:rPr>
        <w:t xml:space="preserve">At MBO, the cardinals showed a more pronounced positive association for areas with generally lower vegetation (A) and greater structural heterogeneity (B), as reflected by the negative association with mean vegetation height and its standard deviation. This preference could suggest </w:t>
      </w:r>
      <w:r w:rsidRPr="00BE3A4C">
        <w:rPr>
          <w:rFonts w:ascii="Times New Roman" w:hAnsi="Times New Roman" w:cs="Times New Roman"/>
          <w:color w:val="FF0000"/>
          <w:lang w:val="en-CA"/>
        </w:rPr>
        <w:t xml:space="preserve">that </w:t>
      </w:r>
      <w:r w:rsidRPr="00BE3A4C" w:rsidR="00363650">
        <w:rPr>
          <w:rFonts w:ascii="Times New Roman" w:hAnsi="Times New Roman" w:cs="Times New Roman"/>
          <w:color w:val="FF0000"/>
          <w:lang w:val="en-CA"/>
        </w:rPr>
        <w:t>northern cardinal</w:t>
      </w:r>
      <w:r w:rsidRPr="00BE3A4C">
        <w:rPr>
          <w:rFonts w:ascii="Times New Roman" w:hAnsi="Times New Roman" w:cs="Times New Roman"/>
          <w:color w:val="FF0000"/>
          <w:lang w:val="en-CA"/>
        </w:rPr>
        <w:t xml:space="preserve">s prefer to use habitats that are vertically complex, yet still mainly composed of shrubs, providing shelter and foraging opportunities. This is not surprising as cardinals are known to favour habitats corresponding to those criteria. </w:t>
      </w:r>
      <w:r w:rsidRPr="00BE3A4C" w:rsidR="00B2252F">
        <w:rPr>
          <w:rFonts w:ascii="Times New Roman" w:hAnsi="Times New Roman" w:cs="Times New Roman"/>
          <w:color w:val="FF0000"/>
          <w:lang w:val="en-CA"/>
        </w:rPr>
        <w:t xml:space="preserve">In addition, the presence probability drops as the distance from the nearest feeder increases (C), emphasizing the role of supplementary feeding as a reliable food source in this </w:t>
      </w:r>
      <w:r w:rsidRPr="00BE3A4C" w:rsidR="00A817D1">
        <w:rPr>
          <w:rFonts w:ascii="Times New Roman" w:hAnsi="Times New Roman" w:cs="Times New Roman"/>
          <w:color w:val="FF0000"/>
          <w:lang w:val="en-CA"/>
        </w:rPr>
        <w:t>less urbanized location.</w:t>
      </w:r>
      <w:r w:rsidRPr="00BE3A4C" w:rsidR="00686809">
        <w:rPr>
          <w:rFonts w:ascii="Times New Roman" w:hAnsi="Times New Roman" w:cs="Times New Roman"/>
          <w:color w:val="FF0000"/>
          <w:lang w:val="en-CA"/>
        </w:rPr>
        <w:t xml:space="preserve"> In contrast, selection patterns in the moderately urbanized BDU site seem to revolve mainly around human-related variables, and less so a</w:t>
      </w:r>
      <w:r w:rsidRPr="00BE3A4C" w:rsidR="00CA0556">
        <w:rPr>
          <w:rFonts w:ascii="Times New Roman" w:hAnsi="Times New Roman" w:cs="Times New Roman"/>
          <w:color w:val="FF0000"/>
          <w:lang w:val="en-CA"/>
        </w:rPr>
        <w:t>round</w:t>
      </w:r>
      <w:r w:rsidRPr="00BE3A4C" w:rsidR="00686809">
        <w:rPr>
          <w:rFonts w:ascii="Times New Roman" w:hAnsi="Times New Roman" w:cs="Times New Roman"/>
          <w:color w:val="FF0000"/>
          <w:lang w:val="en-CA"/>
        </w:rPr>
        <w:t xml:space="preserve"> the vegetation variables. Here, cardinals tended to avoid areas of high population density (D)</w:t>
      </w:r>
      <w:r w:rsidRPr="00BE3A4C" w:rsidR="00C362A9">
        <w:rPr>
          <w:rFonts w:ascii="Times New Roman" w:hAnsi="Times New Roman" w:cs="Times New Roman"/>
          <w:color w:val="FF0000"/>
          <w:lang w:val="en-CA"/>
        </w:rPr>
        <w:t>, while showing a preference for longer road lengths (E), a counterintuitive pattern. This might be reflecting an indirect association with edge habitats or corridors, often seen with suburban</w:t>
      </w:r>
      <w:r w:rsidRPr="00BE3A4C" w:rsidR="001C6F83">
        <w:rPr>
          <w:rFonts w:ascii="Times New Roman" w:hAnsi="Times New Roman" w:cs="Times New Roman"/>
          <w:color w:val="FF0000"/>
          <w:lang w:val="en-CA"/>
        </w:rPr>
        <w:t xml:space="preserve"> </w:t>
      </w:r>
      <w:r w:rsidRPr="00BE3A4C" w:rsidR="00CA0556">
        <w:rPr>
          <w:rFonts w:ascii="Times New Roman" w:hAnsi="Times New Roman" w:cs="Times New Roman"/>
          <w:color w:val="FF0000"/>
          <w:lang w:val="en-CA"/>
        </w:rPr>
        <w:t>street planning.</w:t>
      </w:r>
      <w:r w:rsidRPr="00BE3A4C" w:rsidR="00E12A04">
        <w:rPr>
          <w:rFonts w:ascii="Times New Roman" w:hAnsi="Times New Roman" w:cs="Times New Roman"/>
          <w:color w:val="FF0000"/>
          <w:lang w:val="en-CA"/>
        </w:rPr>
        <w:t xml:space="preserve"> </w:t>
      </w:r>
      <w:r w:rsidRPr="00BE3A4C" w:rsidR="00842205">
        <w:rPr>
          <w:rFonts w:ascii="Times New Roman" w:hAnsi="Times New Roman" w:cs="Times New Roman"/>
          <w:color w:val="FF0000"/>
          <w:lang w:val="en-CA"/>
        </w:rPr>
        <w:t xml:space="preserve">We considered the potential bias that could be induced by recording the GPS locations of the birds from the side of the streets. To assess this issue, the statistical analyses were run on both the unshifted location data and the shifted points, and the resulting model selection remains unchanged. This confirms the robustness of the method used to record cardinal location. </w:t>
      </w:r>
      <w:r w:rsidRPr="00BE3A4C" w:rsidR="00F724FC">
        <w:rPr>
          <w:rFonts w:ascii="Times New Roman" w:hAnsi="Times New Roman" w:cs="Times New Roman"/>
          <w:color w:val="FF0000"/>
          <w:lang w:val="en-CA"/>
        </w:rPr>
        <w:t xml:space="preserve">The highly urbanized location of CON showed yet another distinct pattern of habitat </w:t>
      </w:r>
      <w:proofErr w:type="gramStart"/>
      <w:r w:rsidRPr="00BE3A4C" w:rsidR="00F724FC">
        <w:rPr>
          <w:rFonts w:ascii="Times New Roman" w:hAnsi="Times New Roman" w:cs="Times New Roman"/>
          <w:color w:val="FF0000"/>
          <w:lang w:val="en-CA"/>
        </w:rPr>
        <w:t>use</w:t>
      </w:r>
      <w:proofErr w:type="gramEnd"/>
      <w:r w:rsidRPr="00BE3A4C" w:rsidR="00F724FC">
        <w:rPr>
          <w:rFonts w:ascii="Times New Roman" w:hAnsi="Times New Roman" w:cs="Times New Roman"/>
          <w:color w:val="FF0000"/>
          <w:lang w:val="en-CA"/>
        </w:rPr>
        <w:t>. Cardinals were less likely to occupy areas with strong vegetation vertical heterogeneity (G</w:t>
      </w:r>
      <w:r w:rsidRPr="00BE3A4C" w:rsidR="00E7263C">
        <w:rPr>
          <w:rFonts w:ascii="Times New Roman" w:hAnsi="Times New Roman" w:cs="Times New Roman"/>
          <w:color w:val="FF0000"/>
          <w:lang w:val="en-CA"/>
        </w:rPr>
        <w:t>), a</w:t>
      </w:r>
      <w:r w:rsidRPr="00BE3A4C" w:rsidR="00F724FC">
        <w:rPr>
          <w:rFonts w:ascii="Times New Roman" w:hAnsi="Times New Roman" w:cs="Times New Roman"/>
          <w:color w:val="FF0000"/>
          <w:lang w:val="en-CA"/>
        </w:rPr>
        <w:t xml:space="preserve"> pattern opposite to what we’re seeing at MBO. This could indicate a certain avoidance of fragmented, or lower quality patches, in a context where vegetation is already scarce and patchily distributed through the landscape.</w:t>
      </w:r>
      <w:r w:rsidRPr="00BE3A4C" w:rsidR="00E7263C">
        <w:rPr>
          <w:rFonts w:ascii="Times New Roman" w:hAnsi="Times New Roman" w:cs="Times New Roman"/>
          <w:color w:val="FF0000"/>
          <w:lang w:val="en-CA"/>
        </w:rPr>
        <w:t xml:space="preserve"> In addition, </w:t>
      </w:r>
      <w:r w:rsidRPr="00BE3A4C" w:rsidR="00B61996">
        <w:rPr>
          <w:rFonts w:ascii="Times New Roman" w:hAnsi="Times New Roman" w:cs="Times New Roman"/>
          <w:color w:val="FF0000"/>
          <w:lang w:val="en-CA"/>
        </w:rPr>
        <w:t xml:space="preserve">the </w:t>
      </w:r>
      <w:r w:rsidRPr="00BE3A4C" w:rsidR="00E7263C">
        <w:rPr>
          <w:rFonts w:ascii="Times New Roman" w:hAnsi="Times New Roman" w:cs="Times New Roman"/>
          <w:color w:val="FF0000"/>
          <w:lang w:val="en-CA"/>
        </w:rPr>
        <w:t>probability of selection increased with road length</w:t>
      </w:r>
      <w:r w:rsidRPr="00BE3A4C" w:rsidR="00B61996">
        <w:rPr>
          <w:rFonts w:ascii="Times New Roman" w:hAnsi="Times New Roman" w:cs="Times New Roman"/>
          <w:color w:val="FF0000"/>
          <w:lang w:val="en-CA"/>
        </w:rPr>
        <w:t xml:space="preserve"> (H)</w:t>
      </w:r>
      <w:r w:rsidRPr="00BE3A4C" w:rsidR="00E7263C">
        <w:rPr>
          <w:rFonts w:ascii="Times New Roman" w:hAnsi="Times New Roman" w:cs="Times New Roman"/>
          <w:color w:val="FF0000"/>
          <w:lang w:val="en-CA"/>
        </w:rPr>
        <w:t xml:space="preserve">, suggesting that </w:t>
      </w:r>
      <w:r w:rsidRPr="00BE3A4C" w:rsidR="00B61996">
        <w:rPr>
          <w:rFonts w:ascii="Times New Roman" w:hAnsi="Times New Roman" w:cs="Times New Roman"/>
          <w:color w:val="FF0000"/>
          <w:lang w:val="en-CA"/>
        </w:rPr>
        <w:t xml:space="preserve">the limited access to vegetated habitats comes with the necessity to navigate along urban features such as roads. Finally, the presence of </w:t>
      </w:r>
      <w:r w:rsidRPr="00BE3A4C" w:rsidR="00363650">
        <w:rPr>
          <w:rFonts w:ascii="Times New Roman" w:hAnsi="Times New Roman" w:cs="Times New Roman"/>
          <w:color w:val="FF0000"/>
          <w:lang w:val="en-CA"/>
        </w:rPr>
        <w:t>northern cardinal</w:t>
      </w:r>
      <w:r w:rsidRPr="00BE3A4C" w:rsidR="00B61996">
        <w:rPr>
          <w:rFonts w:ascii="Times New Roman" w:hAnsi="Times New Roman" w:cs="Times New Roman"/>
          <w:color w:val="FF0000"/>
          <w:lang w:val="en-CA"/>
        </w:rPr>
        <w:t>s declined as the distance to the nearest bird feeder increased, highlighting the potential dependence on anthropogenic food resources in highly urbanized areas, where more natural foraging opportunities may be insufficient.</w:t>
      </w:r>
      <w:r w:rsidRPr="00BE3A4C" w:rsidR="009D31EC">
        <w:rPr>
          <w:rFonts w:ascii="Times New Roman" w:hAnsi="Times New Roman" w:cs="Times New Roman"/>
          <w:color w:val="FF0000"/>
          <w:lang w:val="en-CA"/>
        </w:rPr>
        <w:t xml:space="preserve"> Collectively, these findings highlight the context-dependent nature of habitat </w:t>
      </w:r>
      <w:r w:rsidRPr="00BE3A4C" w:rsidR="009D31EC">
        <w:rPr>
          <w:rFonts w:ascii="Times New Roman" w:hAnsi="Times New Roman" w:cs="Times New Roman"/>
          <w:color w:val="FF0000"/>
          <w:lang w:val="en-CA"/>
        </w:rPr>
        <w:t xml:space="preserve">selection by </w:t>
      </w:r>
      <w:r w:rsidRPr="00BE3A4C" w:rsidR="00363650">
        <w:rPr>
          <w:rFonts w:ascii="Times New Roman" w:hAnsi="Times New Roman" w:cs="Times New Roman"/>
          <w:color w:val="FF0000"/>
          <w:lang w:val="en-CA"/>
        </w:rPr>
        <w:t>northern cardinal</w:t>
      </w:r>
      <w:r w:rsidRPr="00BE3A4C" w:rsidR="009D31EC">
        <w:rPr>
          <w:rFonts w:ascii="Times New Roman" w:hAnsi="Times New Roman" w:cs="Times New Roman"/>
          <w:color w:val="FF0000"/>
          <w:lang w:val="en-CA"/>
        </w:rPr>
        <w:t>s, suggesting that behavioural flexibility may play a role in their persistence in urban environments through the winter.</w:t>
      </w:r>
      <w:r w:rsidRPr="00BE3A4C" w:rsidR="00111A85">
        <w:rPr>
          <w:rFonts w:ascii="Times New Roman" w:hAnsi="Times New Roman" w:cs="Times New Roman"/>
          <w:color w:val="FF0000"/>
          <w:lang w:val="en-CA"/>
        </w:rPr>
        <w:t xml:space="preserve"> The varying importance of vegetation structure, anthropogenic disturbances and proximity to supplemental food indicates that conservation strategies for winter birds must be tailored to the local urban context. In less urbanized areas, maintaining large vegetation patches with a complex vertical structure is likely essential, while in urbanized locations, providing access to supplemental food </w:t>
      </w:r>
      <w:r w:rsidRPr="00BE3A4C" w:rsidR="0018300F">
        <w:rPr>
          <w:rFonts w:ascii="Times New Roman" w:hAnsi="Times New Roman" w:cs="Times New Roman"/>
          <w:color w:val="FF0000"/>
          <w:lang w:val="en-CA"/>
        </w:rPr>
        <w:t xml:space="preserve">and mitigating the negative impacts of fragmentation may be more critical for sustaining </w:t>
      </w:r>
      <w:r w:rsidRPr="00BE3A4C" w:rsidR="00363650">
        <w:rPr>
          <w:rFonts w:ascii="Times New Roman" w:hAnsi="Times New Roman" w:cs="Times New Roman"/>
          <w:color w:val="FF0000"/>
          <w:lang w:val="en-CA"/>
        </w:rPr>
        <w:t>northern cardinal</w:t>
      </w:r>
      <w:r w:rsidRPr="00BE3A4C" w:rsidR="0018300F">
        <w:rPr>
          <w:rFonts w:ascii="Times New Roman" w:hAnsi="Times New Roman" w:cs="Times New Roman"/>
          <w:color w:val="FF0000"/>
          <w:lang w:val="en-CA"/>
        </w:rPr>
        <w:t xml:space="preserve">s (and potentially other resident bird species) populations during the winter </w:t>
      </w:r>
      <w:r w:rsidRPr="00BE3A4C" w:rsidR="007677D8">
        <w:rPr>
          <w:rFonts w:ascii="Times New Roman" w:hAnsi="Times New Roman" w:cs="Times New Roman"/>
          <w:color w:val="FF0000"/>
          <w:lang w:val="en-CA"/>
        </w:rPr>
        <w:t>season</w:t>
      </w:r>
      <w:r w:rsidRPr="00BE3A4C" w:rsidR="0018300F">
        <w:rPr>
          <w:rFonts w:ascii="Times New Roman" w:hAnsi="Times New Roman" w:cs="Times New Roman"/>
          <w:color w:val="FF0000"/>
          <w:lang w:val="en-CA"/>
        </w:rPr>
        <w:t>.</w:t>
      </w:r>
      <w:commentRangeEnd w:id="225"/>
      <w:r w:rsidRPr="00BE3A4C" w:rsidR="001A78D6">
        <w:rPr>
          <w:rStyle w:val="CommentReference"/>
          <w:color w:val="FF0000"/>
        </w:rPr>
        <w:commentReference w:id="225"/>
      </w:r>
    </w:p>
    <w:p w:rsidR="00BE3A4C" w:rsidP="00416417" w:rsidRDefault="00BE3A4C" w14:paraId="13C56934" w14:textId="77777777">
      <w:pPr>
        <w:spacing w:line="480" w:lineRule="auto"/>
        <w:jc w:val="both"/>
        <w:rPr>
          <w:rFonts w:ascii="Times New Roman" w:hAnsi="Times New Roman" w:cs="Times New Roman"/>
          <w:lang w:val="en-CA"/>
        </w:rPr>
      </w:pPr>
    </w:p>
    <w:p w:rsidR="002A77AC" w:rsidP="002A77AC" w:rsidRDefault="002A77AC" w14:paraId="5593EB8F" w14:textId="0B67C1FF">
      <w:pPr>
        <w:spacing w:line="480" w:lineRule="auto"/>
        <w:jc w:val="both"/>
        <w:rPr>
          <w:rFonts w:ascii="Times New Roman" w:hAnsi="Times New Roman" w:cs="Times New Roman"/>
          <w:lang w:val="en-CA"/>
        </w:rPr>
      </w:pPr>
      <w:r>
        <w:rPr>
          <w:rFonts w:ascii="Times New Roman" w:hAnsi="Times New Roman" w:cs="Times New Roman"/>
          <w:lang w:val="en-CA"/>
        </w:rPr>
        <w:t>NEW DISCUSSION</w:t>
      </w:r>
    </w:p>
    <w:p w:rsidR="00BE3A4C" w:rsidP="4CA76C63" w:rsidRDefault="00BE3A4C" w14:paraId="4ABC9E66" w14:textId="3208CBAA">
      <w:pPr>
        <w:pStyle w:val="Normal"/>
        <w:suppressLineNumbers w:val="0"/>
        <w:bidi w:val="0"/>
        <w:spacing w:before="0" w:beforeAutospacing="off" w:after="0" w:afterAutospacing="off" w:line="480" w:lineRule="auto"/>
        <w:ind w:left="0" w:right="0" w:firstLine="720"/>
        <w:jc w:val="both"/>
        <w:rPr>
          <w:rFonts w:ascii="Times New Roman" w:hAnsi="Times New Roman" w:cs="Times New Roman"/>
          <w:lang w:val="en-CA"/>
        </w:rPr>
        <w:pPrChange w:author="Barbara Frei, Dr" w:date="2025-07-30T11:17:33.725Z">
          <w:pPr>
            <w:pStyle w:val="Normal"/>
            <w:spacing w:line="480" w:lineRule="auto"/>
            <w:ind w:firstLine="720"/>
            <w:jc w:val="both"/>
          </w:pPr>
        </w:pPrChange>
      </w:pPr>
      <w:ins w:author="Barbara Frei, Dr" w:date="2025-07-30T10:51:51.934Z" w:id="1446220308">
        <w:r w:rsidRPr="4CA76C63" w:rsidR="4CA76C63">
          <w:rPr>
            <w:rFonts w:ascii="Times New Roman" w:hAnsi="Times New Roman" w:cs="Times New Roman"/>
            <w:lang w:val="en-CA"/>
          </w:rPr>
          <w:t>Using</w:t>
        </w:r>
      </w:ins>
      <w:ins w:author="Barbara Frei, Dr" w:date="2025-07-30T10:52:48.815Z" w:id="1992242859">
        <w:r w:rsidRPr="4CA76C63" w:rsidR="4CA76C63">
          <w:rPr>
            <w:rFonts w:ascii="Times New Roman" w:hAnsi="Times New Roman" w:cs="Times New Roman"/>
            <w:lang w:val="en-CA"/>
          </w:rPr>
          <w:t xml:space="preserve"> three years of telemetry tracking data of Northern Cardinals across an urban gradient </w:t>
        </w:r>
      </w:ins>
      <w:ins w:author="Barbara Frei, Dr" w:date="2025-07-30T10:53:02.55Z" w:id="62412562">
        <w:r w:rsidRPr="4CA76C63" w:rsidR="4CA76C63">
          <w:rPr>
            <w:rFonts w:ascii="Times New Roman" w:hAnsi="Times New Roman" w:cs="Times New Roman"/>
            <w:lang w:val="en-CA"/>
          </w:rPr>
          <w:t xml:space="preserve">during </w:t>
        </w:r>
      </w:ins>
      <w:ins w:author="Barbara Frei, Dr" w:date="2025-07-30T10:52:48.815Z" w:id="1587256485">
        <w:r w:rsidRPr="4CA76C63" w:rsidR="4CA76C63">
          <w:rPr>
            <w:rFonts w:ascii="Times New Roman" w:hAnsi="Times New Roman" w:cs="Times New Roman"/>
            <w:lang w:val="en-CA"/>
          </w:rPr>
          <w:t>the non-breeding season</w:t>
        </w:r>
      </w:ins>
      <w:ins w:author="Barbara Frei, Dr" w:date="2025-07-30T10:53:09.076Z" w:id="2053010248">
        <w:r w:rsidRPr="4CA76C63" w:rsidR="4CA76C63">
          <w:rPr>
            <w:rFonts w:ascii="Times New Roman" w:hAnsi="Times New Roman" w:cs="Times New Roman"/>
            <w:lang w:val="en-CA"/>
          </w:rPr>
          <w:t>, we</w:t>
        </w:r>
      </w:ins>
      <w:del w:author="Barbara Frei, Dr" w:date="2025-07-30T10:53:08.303Z" w:id="1625525830">
        <w:r w:rsidRPr="4CA76C63" w:rsidDel="4CA76C63">
          <w:rPr>
            <w:rFonts w:ascii="Times New Roman" w:hAnsi="Times New Roman" w:cs="Times New Roman"/>
            <w:lang w:val="en-CA"/>
          </w:rPr>
          <w:delText xml:space="preserve"> </w:delText>
        </w:r>
      </w:del>
      <w:r w:rsidRPr="4CA76C63" w:rsidR="4CA76C63">
        <w:rPr>
          <w:rFonts w:ascii="Times New Roman" w:hAnsi="Times New Roman" w:cs="Times New Roman"/>
          <w:lang w:val="en-CA"/>
        </w:rPr>
        <w:t xml:space="preserve">found </w:t>
      </w:r>
      <w:ins w:author="Barbara Frei, Dr" w:date="2025-07-30T10:53:21.86Z" w:id="547245906">
        <w:r w:rsidRPr="4CA76C63" w:rsidR="4CA76C63">
          <w:rPr>
            <w:rFonts w:ascii="Times New Roman" w:hAnsi="Times New Roman" w:cs="Times New Roman"/>
            <w:lang w:val="en-CA"/>
          </w:rPr>
          <w:t xml:space="preserve">evidence </w:t>
        </w:r>
      </w:ins>
      <w:r w:rsidRPr="4CA76C63" w:rsidR="4CA76C63">
        <w:rPr>
          <w:rFonts w:ascii="Times New Roman" w:hAnsi="Times New Roman" w:cs="Times New Roman"/>
          <w:lang w:val="en-CA"/>
        </w:rPr>
        <w:t>that cardinals</w:t>
      </w:r>
      <w:ins w:author="Barbara Frei, Dr" w:date="2025-07-30T10:53:32.923Z" w:id="1122288038">
        <w:r w:rsidRPr="4CA76C63" w:rsidR="4CA76C63">
          <w:rPr>
            <w:rFonts w:ascii="Times New Roman" w:hAnsi="Times New Roman" w:cs="Times New Roman"/>
            <w:lang w:val="en-CA"/>
          </w:rPr>
          <w:t xml:space="preserve"> in</w:t>
        </w:r>
      </w:ins>
      <w:r w:rsidRPr="4CA76C63" w:rsidR="4CA76C63">
        <w:rPr>
          <w:rFonts w:ascii="Times New Roman" w:hAnsi="Times New Roman" w:cs="Times New Roman"/>
          <w:lang w:val="en-CA"/>
        </w:rPr>
        <w:t xml:space="preserve"> </w:t>
      </w:r>
      <w:del w:author="Barbara Frei, Dr" w:date="2025-07-30T10:53:46.91Z" w:id="1088677598">
        <w:r w:rsidRPr="4CA76C63" w:rsidDel="4CA76C63">
          <w:rPr>
            <w:rFonts w:ascii="Times New Roman" w:hAnsi="Times New Roman" w:cs="Times New Roman"/>
            <w:lang w:val="en-CA"/>
          </w:rPr>
          <w:delText xml:space="preserve">spending the winter in our </w:delText>
        </w:r>
      </w:del>
      <w:r w:rsidRPr="4CA76C63" w:rsidR="4CA76C63">
        <w:rPr>
          <w:rFonts w:ascii="Times New Roman" w:hAnsi="Times New Roman" w:cs="Times New Roman"/>
          <w:lang w:val="en-CA"/>
        </w:rPr>
        <w:t>dense</w:t>
      </w:r>
      <w:ins w:author="Barbara Frei, Dr" w:date="2025-07-30T10:53:50.068Z" w:id="1279385051">
        <w:r w:rsidRPr="4CA76C63" w:rsidR="4CA76C63">
          <w:rPr>
            <w:rFonts w:ascii="Times New Roman" w:hAnsi="Times New Roman" w:cs="Times New Roman"/>
            <w:lang w:val="en-CA"/>
          </w:rPr>
          <w:t>r</w:t>
        </w:r>
      </w:ins>
      <w:r w:rsidRPr="4CA76C63" w:rsidR="4CA76C63">
        <w:rPr>
          <w:rFonts w:ascii="Times New Roman" w:hAnsi="Times New Roman" w:cs="Times New Roman"/>
          <w:lang w:val="en-CA"/>
        </w:rPr>
        <w:t xml:space="preserve"> urban location</w:t>
      </w:r>
      <w:ins w:author="Barbara Frei, Dr" w:date="2025-07-30T10:54:00.316Z" w:id="1481935904">
        <w:r w:rsidRPr="4CA76C63" w:rsidR="4CA76C63">
          <w:rPr>
            <w:rFonts w:ascii="Times New Roman" w:hAnsi="Times New Roman" w:cs="Times New Roman"/>
            <w:lang w:val="en-CA"/>
          </w:rPr>
          <w:t>s</w:t>
        </w:r>
      </w:ins>
      <w:r w:rsidRPr="4CA76C63" w:rsidR="4CA76C63">
        <w:rPr>
          <w:rFonts w:ascii="Times New Roman" w:hAnsi="Times New Roman" w:cs="Times New Roman"/>
          <w:lang w:val="en-CA"/>
        </w:rPr>
        <w:t xml:space="preserve"> had significantly larger </w:t>
      </w:r>
      <w:del w:author="Barbara Frei, Dr" w:date="2025-07-30T10:54:10.814Z" w:id="226694348">
        <w:r w:rsidRPr="4CA76C63" w:rsidDel="4CA76C63">
          <w:rPr>
            <w:rFonts w:ascii="Times New Roman" w:hAnsi="Times New Roman" w:cs="Times New Roman"/>
            <w:lang w:val="en-CA"/>
          </w:rPr>
          <w:delText xml:space="preserve">total </w:delText>
        </w:r>
      </w:del>
      <w:r w:rsidRPr="4CA76C63" w:rsidR="4CA76C63">
        <w:rPr>
          <w:rFonts w:ascii="Times New Roman" w:hAnsi="Times New Roman" w:cs="Times New Roman"/>
          <w:lang w:val="en-CA"/>
        </w:rPr>
        <w:t>home ranges</w:t>
      </w:r>
      <w:ins w:author="Barbara Frei, Dr" w:date="2025-07-30T10:54:59.911Z" w:id="771275857">
        <w:r w:rsidRPr="4CA76C63" w:rsidR="4CA76C63">
          <w:rPr>
            <w:rFonts w:ascii="Times New Roman" w:hAnsi="Times New Roman" w:cs="Times New Roman"/>
            <w:lang w:val="en-CA"/>
          </w:rPr>
          <w:t xml:space="preserve"> compared to </w:t>
        </w:r>
      </w:ins>
      <w:ins w:author="Barbara Frei, Dr" w:date="2025-07-30T10:55:52.648Z" w:id="1459260305">
        <w:r w:rsidRPr="4CA76C63" w:rsidR="4CA76C63">
          <w:rPr>
            <w:rFonts w:ascii="Times New Roman" w:hAnsi="Times New Roman" w:cs="Times New Roman"/>
            <w:lang w:val="en-CA"/>
          </w:rPr>
          <w:t xml:space="preserve">those in suburban and peri-urban sites. </w:t>
        </w:r>
      </w:ins>
      <w:ins w:author="Barbara Frei, Dr" w:date="2025-07-30T10:56:24.845Z" w:id="582295139">
        <w:r w:rsidRPr="4CA76C63" w:rsidR="4CA76C63">
          <w:rPr>
            <w:rFonts w:ascii="Times New Roman" w:hAnsi="Times New Roman" w:cs="Times New Roman"/>
            <w:lang w:val="en-CA"/>
          </w:rPr>
          <w:t>Comparatively</w:t>
        </w:r>
      </w:ins>
      <w:ins w:author="Barbara Frei, Dr" w:date="2025-07-30T10:55:52.648Z" w:id="2042012759">
        <w:r w:rsidRPr="4CA76C63" w:rsidR="4CA76C63">
          <w:rPr>
            <w:rFonts w:ascii="Times New Roman" w:hAnsi="Times New Roman" w:cs="Times New Roman"/>
            <w:lang w:val="en-CA"/>
          </w:rPr>
          <w:t>,</w:t>
        </w:r>
      </w:ins>
      <w:ins w:author="Barbara Frei, Dr" w:date="2025-07-30T10:58:56.191Z" w:id="310421078">
        <w:r w:rsidRPr="4CA76C63" w:rsidR="4CA76C63">
          <w:rPr>
            <w:rFonts w:ascii="Times New Roman" w:hAnsi="Times New Roman" w:cs="Times New Roman"/>
            <w:lang w:val="en-CA"/>
          </w:rPr>
          <w:t xml:space="preserve"> the spatial scale of</w:t>
        </w:r>
      </w:ins>
      <w:ins w:author="Barbara Frei, Dr" w:date="2025-07-30T10:55:52.648Z" w:id="437395993">
        <w:r w:rsidRPr="4CA76C63" w:rsidR="4CA76C63">
          <w:rPr>
            <w:rFonts w:ascii="Times New Roman" w:hAnsi="Times New Roman" w:cs="Times New Roman"/>
            <w:lang w:val="en-CA"/>
          </w:rPr>
          <w:t xml:space="preserve"> habitat use </w:t>
        </w:r>
      </w:ins>
      <w:ins w:author="Barbara Frei, Dr" w:date="2025-07-30T10:56:58.118Z" w:id="292777485">
        <w:r w:rsidRPr="4CA76C63" w:rsidR="4CA76C63">
          <w:rPr>
            <w:rFonts w:ascii="Times New Roman" w:hAnsi="Times New Roman" w:cs="Times New Roman"/>
            <w:lang w:val="en-CA"/>
          </w:rPr>
          <w:t>by cardinals</w:t>
        </w:r>
      </w:ins>
      <w:ins w:author="Barbara Frei, Dr" w:date="2025-07-30T10:55:52.648Z" w:id="1025912286">
        <w:r w:rsidRPr="4CA76C63" w:rsidR="4CA76C63">
          <w:rPr>
            <w:rFonts w:ascii="Times New Roman" w:hAnsi="Times New Roman" w:cs="Times New Roman"/>
            <w:lang w:val="en-CA"/>
          </w:rPr>
          <w:t xml:space="preserve"> w</w:t>
        </w:r>
      </w:ins>
      <w:ins w:author="Barbara Frei, Dr" w:date="2025-07-30T10:59:17.862Z" w:id="1036130751">
        <w:r w:rsidRPr="4CA76C63" w:rsidR="4CA76C63">
          <w:rPr>
            <w:rFonts w:ascii="Times New Roman" w:hAnsi="Times New Roman" w:cs="Times New Roman"/>
            <w:lang w:val="en-CA"/>
          </w:rPr>
          <w:t>as</w:t>
        </w:r>
      </w:ins>
      <w:ins w:author="Barbara Frei, Dr" w:date="2025-07-30T10:55:52.648Z" w:id="415512479">
        <w:r w:rsidRPr="4CA76C63" w:rsidR="4CA76C63">
          <w:rPr>
            <w:rFonts w:ascii="Times New Roman" w:hAnsi="Times New Roman" w:cs="Times New Roman"/>
            <w:lang w:val="en-CA"/>
          </w:rPr>
          <w:t xml:space="preserve"> </w:t>
        </w:r>
      </w:ins>
      <w:ins w:author="Barbara Frei, Dr" w:date="2025-07-30T10:58:38.22Z" w:id="939766123">
        <w:r w:rsidRPr="4CA76C63" w:rsidR="4CA76C63">
          <w:rPr>
            <w:rFonts w:ascii="Times New Roman" w:hAnsi="Times New Roman" w:cs="Times New Roman"/>
            <w:lang w:val="en-CA"/>
          </w:rPr>
          <w:t>consistent across</w:t>
        </w:r>
      </w:ins>
      <w:ins w:author="Barbara Frei, Dr" w:date="2025-07-30T10:59:37.816Z" w:id="1274777534">
        <w:r w:rsidRPr="4CA76C63" w:rsidR="4CA76C63">
          <w:rPr>
            <w:rFonts w:ascii="Times New Roman" w:hAnsi="Times New Roman" w:cs="Times New Roman"/>
            <w:lang w:val="en-CA"/>
          </w:rPr>
          <w:t xml:space="preserve"> the urban gradient</w:t>
        </w:r>
        <w:r w:rsidRPr="4CA76C63" w:rsidR="4CA76C63">
          <w:rPr>
            <w:rFonts w:ascii="Times New Roman" w:hAnsi="Times New Roman" w:cs="Times New Roman"/>
            <w:lang w:val="en-CA"/>
          </w:rPr>
          <w:t xml:space="preserve"> and </w:t>
        </w:r>
      </w:ins>
      <w:ins w:author="Barbara Frei, Dr" w:date="2025-07-30T11:05:38.458Z" w:id="1711603499">
        <w:r w:rsidRPr="4CA76C63" w:rsidR="4CA76C63">
          <w:rPr>
            <w:rFonts w:ascii="Times New Roman" w:hAnsi="Times New Roman" w:cs="Times New Roman"/>
            <w:lang w:val="en-CA"/>
          </w:rPr>
          <w:t>occurred</w:t>
        </w:r>
      </w:ins>
      <w:ins w:author="Barbara Frei, Dr" w:date="2025-07-30T11:02:17.129Z" w:id="128180825">
        <w:r w:rsidRPr="4CA76C63" w:rsidR="4CA76C63">
          <w:rPr>
            <w:rFonts w:ascii="Times New Roman" w:hAnsi="Times New Roman" w:cs="Times New Roman"/>
            <w:lang w:val="en-CA"/>
          </w:rPr>
          <w:t xml:space="preserve"> at </w:t>
        </w:r>
        <w:r w:rsidRPr="4CA76C63" w:rsidR="4CA76C63">
          <w:rPr>
            <w:rFonts w:ascii="Times New Roman" w:hAnsi="Times New Roman" w:cs="Times New Roman"/>
            <w:lang w:val="en-CA"/>
          </w:rPr>
          <w:t xml:space="preserve">a relatively </w:t>
        </w:r>
      </w:ins>
      <w:ins w:author="Barbara Frei, Dr" w:date="2025-07-30T10:59:37.816Z" w:id="890575821">
        <w:r w:rsidRPr="4CA76C63" w:rsidR="4CA76C63">
          <w:rPr>
            <w:rFonts w:ascii="Times New Roman" w:hAnsi="Times New Roman" w:cs="Times New Roman"/>
            <w:lang w:val="en-CA"/>
          </w:rPr>
          <w:t>at</w:t>
        </w:r>
        <w:r w:rsidRPr="4CA76C63" w:rsidR="4CA76C63">
          <w:rPr>
            <w:rFonts w:ascii="Times New Roman" w:hAnsi="Times New Roman" w:cs="Times New Roman"/>
            <w:lang w:val="en-CA"/>
          </w:rPr>
          <w:t xml:space="preserve"> a fine</w:t>
        </w:r>
        <w:r w:rsidRPr="4CA76C63" w:rsidR="4CA76C63">
          <w:rPr>
            <w:rFonts w:ascii="Times New Roman" w:hAnsi="Times New Roman" w:cs="Times New Roman"/>
            <w:lang w:val="en-CA"/>
          </w:rPr>
          <w:t xml:space="preserve"> scale</w:t>
        </w:r>
      </w:ins>
      <w:ins w:author="Barbara Frei, Dr" w:date="2025-07-30T10:58:38.22Z" w:id="202965379">
        <w:r w:rsidRPr="4CA76C63" w:rsidR="4CA76C63">
          <w:rPr>
            <w:rFonts w:ascii="Times New Roman" w:hAnsi="Times New Roman" w:cs="Times New Roman"/>
            <w:lang w:val="en-CA"/>
          </w:rPr>
          <w:t xml:space="preserve"> </w:t>
        </w:r>
      </w:ins>
      <w:ins w:author="Barbara Frei, Dr" w:date="2025-07-30T11:00:28.493Z" w:id="29366067">
        <w:r w:rsidRPr="4CA76C63" w:rsidR="4CA76C63">
          <w:rPr>
            <w:rFonts w:ascii="Times New Roman" w:hAnsi="Times New Roman" w:cs="Times New Roman"/>
            <w:lang w:val="en-CA"/>
          </w:rPr>
          <w:t xml:space="preserve">(25-50 m). </w:t>
        </w:r>
      </w:ins>
      <w:del w:author="Barbara Frei, Dr" w:date="2025-07-30T11:00:19.657Z" w:id="1381476922">
        <w:r w:rsidRPr="4CA76C63" w:rsidDel="4CA76C63">
          <w:rPr>
            <w:rFonts w:ascii="Times New Roman" w:hAnsi="Times New Roman" w:cs="Times New Roman"/>
            <w:lang w:val="en-CA"/>
          </w:rPr>
          <w:delText>, compared to their peri-urban counterpart</w:delText>
        </w:r>
        <w:r w:rsidRPr="4CA76C63" w:rsidDel="4CA76C63">
          <w:rPr>
            <w:rFonts w:ascii="Times New Roman" w:hAnsi="Times New Roman" w:cs="Times New Roman"/>
            <w:lang w:val="en-CA"/>
          </w:rPr>
          <w:delText>s and tha</w:delText>
        </w:r>
        <w:r w:rsidRPr="4CA76C63" w:rsidDel="4CA76C63">
          <w:rPr>
            <w:rFonts w:ascii="Times New Roman" w:hAnsi="Times New Roman" w:cs="Times New Roman"/>
            <w:lang w:val="en-CA"/>
          </w:rPr>
          <w:delText>t they’re associated to their habitat at a very small spatial scale.</w:delText>
        </w:r>
      </w:del>
      <w:r w:rsidRPr="4CA76C63" w:rsidR="4CA76C63">
        <w:rPr>
          <w:rFonts w:ascii="Times New Roman" w:hAnsi="Times New Roman" w:cs="Times New Roman"/>
          <w:lang w:val="en-CA"/>
        </w:rPr>
        <w:t xml:space="preserve"> </w:t>
      </w:r>
      <w:ins w:author="Barbara Frei, Dr" w:date="2025-07-30T11:02:42.951Z" w:id="1356056824">
        <w:r w:rsidRPr="4CA76C63" w:rsidR="4CA76C63">
          <w:rPr>
            <w:rFonts w:ascii="Times New Roman" w:hAnsi="Times New Roman" w:cs="Times New Roman"/>
            <w:lang w:val="en-CA"/>
          </w:rPr>
          <w:t>Significant</w:t>
        </w:r>
        <w:r w:rsidRPr="4CA76C63" w:rsidR="4CA76C63">
          <w:rPr>
            <w:rFonts w:ascii="Times New Roman" w:hAnsi="Times New Roman" w:cs="Times New Roman"/>
            <w:lang w:val="en-CA"/>
          </w:rPr>
          <w:t xml:space="preserve"> vegetation and </w:t>
        </w:r>
      </w:ins>
      <w:ins w:author="Barbara Frei, Dr" w:date="2025-07-30T11:03:16.083Z" w:id="76946297">
        <w:r w:rsidRPr="4CA76C63" w:rsidR="4CA76C63">
          <w:rPr>
            <w:rFonts w:ascii="Times New Roman" w:hAnsi="Times New Roman" w:cs="Times New Roman"/>
            <w:lang w:val="en-CA"/>
          </w:rPr>
          <w:t>anthropogenic</w:t>
        </w:r>
      </w:ins>
      <w:ins w:author="Barbara Frei, Dr" w:date="2025-07-30T11:02:42.951Z" w:id="1540625968">
        <w:r w:rsidRPr="4CA76C63" w:rsidR="4CA76C63">
          <w:rPr>
            <w:rFonts w:ascii="Times New Roman" w:hAnsi="Times New Roman" w:cs="Times New Roman"/>
            <w:lang w:val="en-CA"/>
          </w:rPr>
          <w:t xml:space="preserve"> predictors of cardinal presence </w:t>
        </w:r>
      </w:ins>
      <w:ins w:author="Barbara Frei, Dr" w:date="2025-07-30T11:03:56.71Z" w:id="981964869">
        <w:r w:rsidRPr="4CA76C63" w:rsidR="4CA76C63">
          <w:rPr>
            <w:rFonts w:ascii="Times New Roman" w:hAnsi="Times New Roman" w:cs="Times New Roman"/>
            <w:lang w:val="en-CA"/>
          </w:rPr>
          <w:t>differed across the urban gradient, suggesting that ecological needs and</w:t>
        </w:r>
      </w:ins>
      <w:ins w:author="Barbara Frei, Dr" w:date="2025-07-30T11:04:53.558Z" w:id="881753747">
        <w:r w:rsidRPr="4CA76C63" w:rsidR="4CA76C63">
          <w:rPr>
            <w:rFonts w:ascii="Times New Roman" w:hAnsi="Times New Roman" w:cs="Times New Roman"/>
            <w:lang w:val="en-CA"/>
          </w:rPr>
          <w:t xml:space="preserve"> drivers of winter survival by cardinals in </w:t>
        </w:r>
      </w:ins>
      <w:ins w:author="Barbara Frei, Dr" w:date="2025-07-30T11:05:24.416Z" w:id="1893887733">
        <w:r w:rsidRPr="4CA76C63" w:rsidR="4CA76C63">
          <w:rPr>
            <w:rFonts w:ascii="Times New Roman" w:hAnsi="Times New Roman" w:cs="Times New Roman"/>
            <w:lang w:val="en-CA"/>
          </w:rPr>
          <w:t xml:space="preserve">human-modified landscapes </w:t>
        </w:r>
      </w:ins>
      <w:ins w:author="Barbara Frei, Dr" w:date="2025-07-30T11:04:53.558Z" w:id="1468683350">
        <w:r w:rsidRPr="4CA76C63" w:rsidR="4CA76C63">
          <w:rPr>
            <w:rFonts w:ascii="Times New Roman" w:hAnsi="Times New Roman" w:cs="Times New Roman"/>
            <w:lang w:val="en-CA"/>
          </w:rPr>
          <w:t>may be context-dependent (peri-urban vs suburban vs urban</w:t>
        </w:r>
      </w:ins>
      <w:ins w:author="Barbara Frei, Dr" w:date="2025-07-30T11:07:35.114Z" w:id="1263557243">
        <w:r w:rsidRPr="4CA76C63" w:rsidR="4CA76C63">
          <w:rPr>
            <w:rFonts w:ascii="Times New Roman" w:hAnsi="Times New Roman" w:cs="Times New Roman"/>
            <w:lang w:val="en-CA"/>
          </w:rPr>
          <w:t xml:space="preserve">. </w:t>
        </w:r>
      </w:ins>
      <w:ins w:author="Barbara Frei, Dr" w:date="2025-07-30T11:14:58.295Z" w:id="311184015">
        <w:r w:rsidRPr="4CA76C63" w:rsidR="4CA76C63">
          <w:rPr>
            <w:rFonts w:ascii="Times New Roman" w:hAnsi="Times New Roman" w:cs="Times New Roman"/>
            <w:lang w:val="en-CA"/>
          </w:rPr>
          <w:t xml:space="preserve">Apparent survival of cardinals during the harshest period of their annual cycle appears </w:t>
        </w:r>
        <w:r w:rsidRPr="4CA76C63" w:rsidR="4CA76C63">
          <w:rPr>
            <w:rFonts w:ascii="Times New Roman" w:hAnsi="Times New Roman" w:cs="Times New Roman"/>
            <w:lang w:val="en-CA"/>
          </w:rPr>
          <w:t>fairly similar</w:t>
        </w:r>
        <w:r w:rsidRPr="4CA76C63" w:rsidR="4CA76C63">
          <w:rPr>
            <w:rFonts w:ascii="Times New Roman" w:hAnsi="Times New Roman" w:cs="Times New Roman"/>
            <w:lang w:val="en-CA"/>
          </w:rPr>
          <w:t xml:space="preserve"> between peri-urban and suburban sites, </w:t>
        </w:r>
      </w:ins>
      <w:ins w:author="Barbara Frei, Dr" w:date="2025-07-30T11:15:55.184Z" w:id="1735466189">
        <w:r w:rsidRPr="4CA76C63" w:rsidR="4CA76C63">
          <w:rPr>
            <w:rFonts w:ascii="Times New Roman" w:hAnsi="Times New Roman" w:cs="Times New Roman"/>
            <w:lang w:val="en-CA"/>
          </w:rPr>
          <w:t xml:space="preserve">while mortality or relocation was threefold higher in the urban site. </w:t>
        </w:r>
      </w:ins>
      <w:ins w:author="Barbara Frei, Dr" w:date="2025-07-30T11:18:59.982Z" w:id="1476224295">
        <w:r w:rsidRPr="4CA76C63" w:rsidR="4CA76C63">
          <w:rPr>
            <w:rFonts w:ascii="Times New Roman" w:hAnsi="Times New Roman" w:cs="Times New Roman"/>
            <w:lang w:val="en-CA"/>
          </w:rPr>
          <w:t xml:space="preserve">We </w:t>
        </w:r>
      </w:ins>
      <w:ins w:author="Barbara Frei, Dr" w:date="2025-07-30T11:19:01.12Z" w:id="158227521">
        <w:r w:rsidRPr="4CA76C63" w:rsidR="4CA76C63">
          <w:rPr>
            <w:rFonts w:ascii="Times New Roman" w:hAnsi="Times New Roman" w:cs="Times New Roman"/>
            <w:lang w:val="en-CA"/>
          </w:rPr>
          <w:t>found that</w:t>
        </w:r>
      </w:ins>
      <w:ins w:author="Barbara Frei, Dr" w:date="2025-07-30T11:15:55.184Z" w:id="424681329">
        <w:r w:rsidRPr="4CA76C63" w:rsidR="4CA76C63">
          <w:rPr>
            <w:rFonts w:ascii="Times New Roman" w:hAnsi="Times New Roman" w:cs="Times New Roman"/>
            <w:lang w:val="en-CA"/>
          </w:rPr>
          <w:t xml:space="preserve"> </w:t>
        </w:r>
      </w:ins>
      <w:ins w:author="Barbara Frei, Dr" w:date="2025-07-30T11:16:59.944Z" w:id="1388676811">
        <w:r w:rsidRPr="4CA76C63" w:rsidR="4CA76C63">
          <w:rPr>
            <w:rFonts w:ascii="Times New Roman" w:hAnsi="Times New Roman" w:cs="Times New Roman"/>
            <w:lang w:val="en-CA"/>
          </w:rPr>
          <w:t xml:space="preserve">cardinals in suburban and urban sites do not </w:t>
        </w:r>
      </w:ins>
      <w:ins w:author="Barbara Frei, Dr" w:date="2025-07-30T11:17:38.505Z" w:id="358076797">
        <w:r w:rsidRPr="4CA76C63" w:rsidR="4CA76C63">
          <w:rPr>
            <w:rFonts w:ascii="Times New Roman" w:hAnsi="Times New Roman" w:cs="Times New Roman"/>
            <w:lang w:val="en-CA"/>
          </w:rPr>
          <w:t xml:space="preserve">spend </w:t>
        </w:r>
      </w:ins>
      <w:ins w:author="Barbara Frei, Dr" w:date="2025-07-30T11:16:59.944Z" w:id="2068303606">
        <w:r w:rsidRPr="4CA76C63" w:rsidR="4CA76C63">
          <w:rPr>
            <w:rFonts w:ascii="Times New Roman" w:hAnsi="Times New Roman" w:cs="Times New Roman"/>
            <w:lang w:val="en-CA"/>
          </w:rPr>
          <w:t>time in p</w:t>
        </w:r>
      </w:ins>
      <w:ins w:author="Barbara Frei, Dr" w:date="2025-07-30T11:17:20.367Z" w:id="587454418">
        <w:r w:rsidRPr="4CA76C63" w:rsidR="4CA76C63">
          <w:rPr>
            <w:rFonts w:ascii="Times New Roman" w:hAnsi="Times New Roman" w:cs="Times New Roman"/>
            <w:lang w:val="en-CA"/>
          </w:rPr>
          <w:t xml:space="preserve">arks or other larger public green spaces during the non-breeding season, instead favouring the private urban green spaces such as private </w:t>
        </w:r>
      </w:ins>
      <w:ins w:author="Barbara Frei, Dr" w:date="2025-07-30T11:18:38.377Z" w:id="1255034121">
        <w:r w:rsidRPr="4CA76C63" w:rsidR="4CA76C63">
          <w:rPr>
            <w:rFonts w:ascii="Times New Roman" w:hAnsi="Times New Roman" w:cs="Times New Roman"/>
            <w:lang w:val="en-CA"/>
          </w:rPr>
          <w:t>backyards and gardens, and are strongly associated with the presence of anthropogenic food resources (i.e., birdfeeders).</w:t>
        </w:r>
      </w:ins>
      <w:del w:author="Barbara Frei, Dr" w:date="2025-07-30T11:18:37.987Z" w:id="269818649">
        <w:r w:rsidRPr="4CA76C63" w:rsidDel="4CA76C63">
          <w:rPr>
            <w:rFonts w:ascii="Times New Roman" w:hAnsi="Times New Roman" w:cs="Times New Roman"/>
            <w:lang w:val="en-CA"/>
          </w:rPr>
          <w:delText>Not only that,</w:delText>
        </w:r>
        <w:r w:rsidRPr="4CA76C63" w:rsidDel="4CA76C63">
          <w:rPr>
            <w:rFonts w:ascii="Times New Roman" w:hAnsi="Times New Roman" w:cs="Times New Roman"/>
            <w:lang w:val="en-CA"/>
          </w:rPr>
          <w:delText xml:space="preserve"> but o</w:delText>
        </w:r>
        <w:r w:rsidRPr="4CA76C63" w:rsidDel="4CA76C63">
          <w:rPr>
            <w:rFonts w:ascii="Times New Roman" w:hAnsi="Times New Roman" w:cs="Times New Roman"/>
            <w:lang w:val="en-CA"/>
          </w:rPr>
          <w:delText>ur results indicate the cardinals are associated with different factors of the urban landscape depending on the urbanization level of the site they’re spen</w:delText>
        </w:r>
        <w:r w:rsidRPr="4CA76C63" w:rsidDel="4CA76C63">
          <w:rPr>
            <w:rFonts w:ascii="Times New Roman" w:hAnsi="Times New Roman" w:cs="Times New Roman"/>
            <w:lang w:val="en-CA"/>
          </w:rPr>
          <w:delText>ding thei</w:delText>
        </w:r>
        <w:r w:rsidRPr="4CA76C63" w:rsidDel="4CA76C63">
          <w:rPr>
            <w:rFonts w:ascii="Times New Roman" w:hAnsi="Times New Roman" w:cs="Times New Roman"/>
            <w:lang w:val="en-CA"/>
          </w:rPr>
          <w:delText>r winter in. Finally, we have been able to provide a h</w:delText>
        </w:r>
        <w:r w:rsidRPr="4CA76C63" w:rsidDel="4CA76C63">
          <w:rPr>
            <w:rFonts w:ascii="Times New Roman" w:hAnsi="Times New Roman" w:cs="Times New Roman"/>
            <w:lang w:val="en-CA"/>
          </w:rPr>
          <w:delText xml:space="preserve">ypothesis </w:delText>
        </w:r>
        <w:r w:rsidRPr="4CA76C63" w:rsidDel="4CA76C63">
          <w:rPr>
            <w:rFonts w:ascii="Times New Roman" w:hAnsi="Times New Roman" w:cs="Times New Roman"/>
            <w:lang w:val="en-CA"/>
          </w:rPr>
          <w:delText>for the unexpected cardinal abundance peak during the fall and spring migration monitoring at MBO, despite the cardinal being generally considered as a resident specie</w:delText>
        </w:r>
      </w:del>
      <w:r w:rsidRPr="4CA76C63" w:rsidR="4CA76C63">
        <w:rPr>
          <w:rFonts w:ascii="Times New Roman" w:hAnsi="Times New Roman" w:cs="Times New Roman"/>
          <w:lang w:val="en-CA"/>
        </w:rPr>
        <w:t>s.</w:t>
      </w:r>
    </w:p>
    <w:p w:rsidR="002C64E0" w:rsidP="00BE3A4C" w:rsidRDefault="002C64E0" w14:paraId="6ADB1512" w14:textId="77777777">
      <w:pPr>
        <w:spacing w:line="480" w:lineRule="auto"/>
        <w:ind w:firstLine="720"/>
        <w:jc w:val="both"/>
        <w:rPr>
          <w:rFonts w:ascii="Times New Roman" w:hAnsi="Times New Roman" w:cs="Times New Roman"/>
          <w:lang w:val="en-CA"/>
        </w:rPr>
      </w:pPr>
    </w:p>
    <w:p w:rsidR="0071734D" w:rsidP="0071734D" w:rsidRDefault="00451A80" w14:paraId="114EA3F8" w14:textId="4DB9C845">
      <w:pPr>
        <w:pStyle w:val="Heading3"/>
        <w:spacing w:line="480" w:lineRule="auto"/>
        <w:jc w:val="both"/>
        <w:rPr>
          <w:rFonts w:ascii="Times New Roman" w:hAnsi="Times New Roman" w:cs="Times New Roman"/>
          <w:color w:val="000000" w:themeColor="text1"/>
          <w:sz w:val="24"/>
          <w:szCs w:val="24"/>
          <w:u w:val="single"/>
          <w:lang w:val="en-CA"/>
        </w:rPr>
      </w:pPr>
      <w:bookmarkStart w:name="_Toc204638476" w:id="226"/>
      <w:r>
        <w:rPr>
          <w:rFonts w:ascii="Times New Roman" w:hAnsi="Times New Roman" w:cs="Times New Roman"/>
          <w:color w:val="000000" w:themeColor="text1"/>
          <w:sz w:val="24"/>
          <w:szCs w:val="24"/>
          <w:u w:val="single"/>
          <w:lang w:val="en-CA"/>
        </w:rPr>
        <w:t>Larger home ranges and supplemental feeding</w:t>
      </w:r>
      <w:bookmarkEnd w:id="226"/>
    </w:p>
    <w:p w:rsidR="002A77AC" w:rsidP="0071734D" w:rsidRDefault="007159AE" w14:paraId="18CF6EBE" w14:textId="5318E15A">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Although we did not find a significant difference in home range size </w:t>
      </w:r>
      <w:r w:rsidR="006D42E1">
        <w:rPr>
          <w:rFonts w:ascii="Times New Roman" w:hAnsi="Times New Roman" w:cs="Times New Roman"/>
          <w:lang w:val="en-CA"/>
        </w:rPr>
        <w:t>when looking at core home ranges (KDE 50%), we did see a trend towards core home ranges being larger in our most urban location.</w:t>
      </w:r>
      <w:r w:rsidR="005601BD">
        <w:rPr>
          <w:rFonts w:ascii="Times New Roman" w:hAnsi="Times New Roman" w:cs="Times New Roman"/>
          <w:lang w:val="en-CA"/>
        </w:rPr>
        <w:t xml:space="preserve"> However, we did see a significant difference when investigating total home ranges (KDE 95%)</w:t>
      </w:r>
      <w:r w:rsidR="00291B4C">
        <w:rPr>
          <w:rFonts w:ascii="Times New Roman" w:hAnsi="Times New Roman" w:cs="Times New Roman"/>
          <w:lang w:val="en-CA"/>
        </w:rPr>
        <w:t xml:space="preserve">, where the cardinals at our most urban location appeared to have larger home ranges </w:t>
      </w:r>
      <w:r w:rsidR="00291B4C">
        <w:rPr>
          <w:rFonts w:ascii="Times New Roman" w:hAnsi="Times New Roman" w:cs="Times New Roman"/>
          <w:lang w:val="en-CA"/>
        </w:rPr>
        <w:t xml:space="preserve">compared to their peri-urban counterparts. </w:t>
      </w:r>
      <w:r w:rsidR="00AE3283">
        <w:rPr>
          <w:rFonts w:ascii="Times New Roman" w:hAnsi="Times New Roman" w:cs="Times New Roman"/>
          <w:lang w:val="en-CA"/>
        </w:rPr>
        <w:t>These results oppose what has b</w:t>
      </w:r>
      <w:r w:rsidR="0090210B">
        <w:rPr>
          <w:rFonts w:ascii="Times New Roman" w:hAnsi="Times New Roman" w:cs="Times New Roman"/>
          <w:lang w:val="en-CA"/>
        </w:rPr>
        <w:t xml:space="preserve">een previously found </w:t>
      </w:r>
      <w:r w:rsidR="003265F4">
        <w:rPr>
          <w:rFonts w:ascii="Times New Roman" w:hAnsi="Times New Roman" w:cs="Times New Roman"/>
          <w:lang w:val="en-CA"/>
        </w:rPr>
        <w:t xml:space="preserve">in house sparrows where individuals in urban landscapes occupied </w:t>
      </w:r>
      <w:r w:rsidR="00DD1196">
        <w:rPr>
          <w:rFonts w:ascii="Times New Roman" w:hAnsi="Times New Roman" w:cs="Times New Roman"/>
          <w:lang w:val="en-CA"/>
        </w:rPr>
        <w:t xml:space="preserve">smaller home ranges compared to their rural counterparts </w:t>
      </w:r>
      <w:r w:rsidR="00DD1196">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0DD1196">
        <w:rPr>
          <w:rFonts w:ascii="Times New Roman" w:hAnsi="Times New Roman" w:cs="Times New Roman"/>
          <w:lang w:val="en-CA"/>
        </w:rPr>
        <w:fldChar w:fldCharType="separate"/>
      </w:r>
      <w:r w:rsidR="00DD1196">
        <w:rPr>
          <w:rFonts w:ascii="Times New Roman" w:hAnsi="Times New Roman" w:cs="Times New Roman"/>
          <w:noProof/>
          <w:lang w:val="en-CA"/>
        </w:rPr>
        <w:t>(Vangestel et al., 2010)</w:t>
      </w:r>
      <w:r w:rsidR="00DD1196">
        <w:rPr>
          <w:rFonts w:ascii="Times New Roman" w:hAnsi="Times New Roman" w:cs="Times New Roman"/>
          <w:lang w:val="en-CA"/>
        </w:rPr>
        <w:fldChar w:fldCharType="end"/>
      </w:r>
      <w:r w:rsidR="00DD1196">
        <w:rPr>
          <w:rFonts w:ascii="Times New Roman" w:hAnsi="Times New Roman" w:cs="Times New Roman"/>
          <w:lang w:val="en-CA"/>
        </w:rPr>
        <w:t xml:space="preserve">. </w:t>
      </w:r>
      <w:r w:rsidR="006B089F">
        <w:rPr>
          <w:rFonts w:ascii="Times New Roman" w:hAnsi="Times New Roman" w:cs="Times New Roman"/>
          <w:lang w:val="en-CA"/>
        </w:rPr>
        <w:t xml:space="preserve">O’Donnell </w:t>
      </w:r>
      <w:r w:rsidR="006B089F">
        <w:rPr>
          <w:rFonts w:ascii="Times New Roman" w:hAnsi="Times New Roman" w:cs="Times New Roman"/>
          <w:lang w:val="en-CA"/>
        </w:rPr>
        <w:fldChar w:fldCharType="begin"/>
      </w:r>
      <w:r w:rsidR="0059610D">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06B089F">
        <w:rPr>
          <w:rFonts w:ascii="Times New Roman" w:hAnsi="Times New Roman" w:cs="Times New Roman"/>
          <w:lang w:val="en-CA"/>
        </w:rPr>
        <w:fldChar w:fldCharType="separate"/>
      </w:r>
      <w:r w:rsidR="0059610D">
        <w:rPr>
          <w:rFonts w:ascii="Times New Roman" w:hAnsi="Times New Roman" w:cs="Times New Roman"/>
          <w:noProof/>
          <w:lang w:val="en-CA"/>
        </w:rPr>
        <w:t>(2020)</w:t>
      </w:r>
      <w:r w:rsidR="006B089F">
        <w:rPr>
          <w:rFonts w:ascii="Times New Roman" w:hAnsi="Times New Roman" w:cs="Times New Roman"/>
          <w:lang w:val="en-CA"/>
        </w:rPr>
        <w:fldChar w:fldCharType="end"/>
      </w:r>
      <w:r w:rsidR="0059610D">
        <w:rPr>
          <w:rFonts w:ascii="Times New Roman" w:hAnsi="Times New Roman" w:cs="Times New Roman"/>
          <w:lang w:val="en-CA"/>
        </w:rPr>
        <w:t xml:space="preserve"> also suggested, that generally, birds in urban environments tend to have smaller home ranges.</w:t>
      </w:r>
      <w:r w:rsidR="00887B9B">
        <w:rPr>
          <w:rFonts w:ascii="Times New Roman" w:hAnsi="Times New Roman" w:cs="Times New Roman"/>
          <w:lang w:val="en-CA"/>
        </w:rPr>
        <w:t xml:space="preserve"> However, regarding cardinals specifically, research from 2008 focusing on extraterritorial movements of female</w:t>
      </w:r>
      <w:r w:rsidR="00D843CF">
        <w:rPr>
          <w:rFonts w:ascii="Times New Roman" w:hAnsi="Times New Roman" w:cs="Times New Roman"/>
          <w:lang w:val="en-CA"/>
        </w:rPr>
        <w:t xml:space="preserve"> cardinals, found that during the breeding period, females </w:t>
      </w:r>
      <w:r w:rsidR="0016457F">
        <w:rPr>
          <w:rFonts w:ascii="Times New Roman" w:hAnsi="Times New Roman" w:cs="Times New Roman"/>
          <w:lang w:val="en-CA"/>
        </w:rPr>
        <w:t xml:space="preserve">ventured out of their territory more often when they had supplemental feeding, compared to females that didn’t have access to supplemental food </w:t>
      </w:r>
      <w:r w:rsidR="0016457F">
        <w:rPr>
          <w:rFonts w:ascii="Times New Roman" w:hAnsi="Times New Roman" w:cs="Times New Roman"/>
          <w:lang w:val="en-CA"/>
        </w:rPr>
        <w:fldChar w:fldCharType="begin"/>
      </w:r>
      <w:r w:rsidR="0016457F">
        <w:rPr>
          <w:rFonts w:ascii="Times New Roman" w:hAnsi="Times New Roman" w:cs="Times New Roman"/>
          <w:lang w:val="en-CA"/>
        </w:rPr>
        <w:instrText xml:space="preserve"> ADDIN ZOTERO_ITEM CSL_CITATION {"citationID":"uOia94UK","properties":{"formattedCitation":"(Humbird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16457F">
        <w:rPr>
          <w:rFonts w:ascii="Times New Roman" w:hAnsi="Times New Roman" w:cs="Times New Roman"/>
          <w:lang w:val="en-CA"/>
        </w:rPr>
        <w:fldChar w:fldCharType="separate"/>
      </w:r>
      <w:r w:rsidR="0016457F">
        <w:rPr>
          <w:rFonts w:ascii="Times New Roman" w:hAnsi="Times New Roman" w:cs="Times New Roman"/>
          <w:noProof/>
          <w:lang w:val="en-CA"/>
        </w:rPr>
        <w:t>(Humbird &amp; Neudorf, 2008)</w:t>
      </w:r>
      <w:r w:rsidR="0016457F">
        <w:rPr>
          <w:rFonts w:ascii="Times New Roman" w:hAnsi="Times New Roman" w:cs="Times New Roman"/>
          <w:lang w:val="en-CA"/>
        </w:rPr>
        <w:fldChar w:fldCharType="end"/>
      </w:r>
      <w:r w:rsidR="0016457F">
        <w:rPr>
          <w:rFonts w:ascii="Times New Roman" w:hAnsi="Times New Roman" w:cs="Times New Roman"/>
          <w:lang w:val="en-CA"/>
        </w:rPr>
        <w:t>.</w:t>
      </w:r>
      <w:r w:rsidR="00F90E74">
        <w:rPr>
          <w:rFonts w:ascii="Times New Roman" w:hAnsi="Times New Roman" w:cs="Times New Roman"/>
          <w:lang w:val="en-CA"/>
        </w:rPr>
        <w:t xml:space="preserve"> And while the authors did not find a statistically significant difference in the females’ home range sizes, they did see a trend towards </w:t>
      </w:r>
      <w:r w:rsidR="0039512C">
        <w:rPr>
          <w:rFonts w:ascii="Times New Roman" w:hAnsi="Times New Roman" w:cs="Times New Roman"/>
          <w:lang w:val="en-CA"/>
        </w:rPr>
        <w:t>supplemental fed females to have larger home ranges</w:t>
      </w:r>
      <w:r w:rsidR="00AE153D">
        <w:rPr>
          <w:rFonts w:ascii="Times New Roman" w:hAnsi="Times New Roman" w:cs="Times New Roman"/>
          <w:lang w:val="en-CA"/>
        </w:rPr>
        <w:t xml:space="preserve"> </w:t>
      </w:r>
      <w:r w:rsidR="00AE153D">
        <w:rPr>
          <w:rFonts w:ascii="Times New Roman" w:hAnsi="Times New Roman" w:cs="Times New Roman"/>
          <w:lang w:val="en-CA"/>
        </w:rPr>
        <w:fldChar w:fldCharType="begin"/>
      </w:r>
      <w:r w:rsidR="00B04EDF">
        <w:rPr>
          <w:rFonts w:ascii="Times New Roman" w:hAnsi="Times New Roman" w:cs="Times New Roman"/>
          <w:lang w:val="en-CA"/>
        </w:rPr>
        <w:instrText xml:space="preserve"> ADDIN ZOTERO_ITEM CSL_CITATION {"citationID":"dg5iyW3f","properties":{"formattedCitation":"(Humbird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AE153D">
        <w:rPr>
          <w:rFonts w:ascii="Times New Roman" w:hAnsi="Times New Roman" w:cs="Times New Roman"/>
          <w:lang w:val="en-CA"/>
        </w:rPr>
        <w:fldChar w:fldCharType="separate"/>
      </w:r>
      <w:r w:rsidR="00B04EDF">
        <w:rPr>
          <w:rFonts w:ascii="Times New Roman" w:hAnsi="Times New Roman" w:cs="Times New Roman"/>
          <w:noProof/>
          <w:lang w:val="en-CA"/>
        </w:rPr>
        <w:t>(Humbird &amp; Neudorf, 2008)</w:t>
      </w:r>
      <w:r w:rsidR="00AE153D">
        <w:rPr>
          <w:rFonts w:ascii="Times New Roman" w:hAnsi="Times New Roman" w:cs="Times New Roman"/>
          <w:lang w:val="en-CA"/>
        </w:rPr>
        <w:fldChar w:fldCharType="end"/>
      </w:r>
      <w:r w:rsidR="0039512C">
        <w:rPr>
          <w:rFonts w:ascii="Times New Roman" w:hAnsi="Times New Roman" w:cs="Times New Roman"/>
          <w:lang w:val="en-CA"/>
        </w:rPr>
        <w:t>. A similar process could</w:t>
      </w:r>
      <w:r w:rsidR="00380EE5">
        <w:rPr>
          <w:rFonts w:ascii="Times New Roman" w:hAnsi="Times New Roman" w:cs="Times New Roman"/>
          <w:lang w:val="en-CA"/>
        </w:rPr>
        <w:t xml:space="preserve"> be at play here, with the cardinals spending winter in urban areas, </w:t>
      </w:r>
      <w:r w:rsidR="00AB4C90">
        <w:rPr>
          <w:rFonts w:ascii="Times New Roman" w:hAnsi="Times New Roman" w:cs="Times New Roman"/>
          <w:lang w:val="en-CA"/>
        </w:rPr>
        <w:t>having access to supplemental feeding through bird feeders, are able to explore more and spend time outside of their habitual home range.</w:t>
      </w:r>
    </w:p>
    <w:p w:rsidR="00B0602C" w:rsidP="0071734D" w:rsidRDefault="00E07A64" w14:paraId="1CEAB8B7" w14:textId="77777777">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Across </w:t>
      </w:r>
      <w:r w:rsidR="00760B51">
        <w:rPr>
          <w:rFonts w:ascii="Times New Roman" w:hAnsi="Times New Roman" w:cs="Times New Roman"/>
          <w:lang w:val="en-CA"/>
        </w:rPr>
        <w:t>all</w:t>
      </w:r>
      <w:r>
        <w:rPr>
          <w:rFonts w:ascii="Times New Roman" w:hAnsi="Times New Roman" w:cs="Times New Roman"/>
          <w:lang w:val="en-CA"/>
        </w:rPr>
        <w:t xml:space="preserve"> our study sites, the cardinals were more likely to occupy a specific area with </w:t>
      </w:r>
      <w:r w:rsidR="0097470E">
        <w:rPr>
          <w:rFonts w:ascii="Times New Roman" w:hAnsi="Times New Roman" w:cs="Times New Roman"/>
          <w:lang w:val="en-CA"/>
        </w:rPr>
        <w:t xml:space="preserve">bird feeders were present. Research on the </w:t>
      </w:r>
      <w:r w:rsidR="001D2659">
        <w:rPr>
          <w:rFonts w:ascii="Times New Roman" w:hAnsi="Times New Roman" w:cs="Times New Roman"/>
          <w:lang w:val="en-CA"/>
        </w:rPr>
        <w:t xml:space="preserve">European turtle dove showed that the larger home ranges were more likely to contain </w:t>
      </w:r>
      <w:r w:rsidR="003728E9">
        <w:rPr>
          <w:rFonts w:ascii="Times New Roman" w:hAnsi="Times New Roman" w:cs="Times New Roman"/>
          <w:lang w:val="en-CA"/>
        </w:rPr>
        <w:t>see-rich habitats</w:t>
      </w:r>
      <w:r w:rsidR="0067733E">
        <w:rPr>
          <w:rFonts w:ascii="Times New Roman" w:hAnsi="Times New Roman" w:cs="Times New Roman"/>
          <w:lang w:val="en-CA"/>
        </w:rPr>
        <w:t xml:space="preserve">, potentially suggesting that </w:t>
      </w:r>
      <w:r w:rsidR="00E947F4">
        <w:rPr>
          <w:rFonts w:ascii="Times New Roman" w:hAnsi="Times New Roman" w:cs="Times New Roman"/>
          <w:lang w:val="en-CA"/>
        </w:rPr>
        <w:t xml:space="preserve">they </w:t>
      </w:r>
      <w:r w:rsidR="00131929">
        <w:rPr>
          <w:rFonts w:ascii="Times New Roman" w:hAnsi="Times New Roman" w:cs="Times New Roman"/>
          <w:lang w:val="en-CA"/>
        </w:rPr>
        <w:t xml:space="preserve">were willing to travel further to access high quality food sources </w:t>
      </w:r>
      <w:r w:rsidR="00131929">
        <w:rPr>
          <w:rFonts w:ascii="Times New Roman" w:hAnsi="Times New Roman" w:cs="Times New Roman"/>
          <w:lang w:val="en-CA"/>
        </w:rPr>
        <w:fldChar w:fldCharType="begin"/>
      </w:r>
      <w:r w:rsidR="00131929">
        <w:rPr>
          <w:rFonts w:ascii="Times New Roman" w:hAnsi="Times New Roman" w:cs="Times New Roman"/>
          <w:lang w:val="en-CA"/>
        </w:rPr>
        <w:instrText xml:space="preserve"> ADDIN ZOTERO_ITEM CSL_CITATION {"citationID":"dmysAHy8","properties":{"formattedCitation":"(Dunn et al., 2021)","plainCitation":"(Dunn et al., 2021)","noteIndex":0},"citationItems":[{"id":1078,"uris":["http://zotero.org/users/16770306/items/8PDSLD56"],"itemData":{"id":1078,"type":"article-journal","abstract":"Summary\n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J."}],"issued":{"date-parts":[["2021",12]]}}}],"schema":"https://github.com/citation-style-language/schema/raw/master/csl-citation.json"} </w:instrText>
      </w:r>
      <w:r w:rsidR="00131929">
        <w:rPr>
          <w:rFonts w:ascii="Times New Roman" w:hAnsi="Times New Roman" w:cs="Times New Roman"/>
          <w:lang w:val="en-CA"/>
        </w:rPr>
        <w:fldChar w:fldCharType="separate"/>
      </w:r>
      <w:r w:rsidR="00131929">
        <w:rPr>
          <w:rFonts w:ascii="Times New Roman" w:hAnsi="Times New Roman" w:cs="Times New Roman"/>
          <w:noProof/>
          <w:lang w:val="en-CA"/>
        </w:rPr>
        <w:t>(Dunn et al., 2021)</w:t>
      </w:r>
      <w:r w:rsidR="00131929">
        <w:rPr>
          <w:rFonts w:ascii="Times New Roman" w:hAnsi="Times New Roman" w:cs="Times New Roman"/>
          <w:lang w:val="en-CA"/>
        </w:rPr>
        <w:fldChar w:fldCharType="end"/>
      </w:r>
      <w:r w:rsidR="00131929">
        <w:rPr>
          <w:rFonts w:ascii="Times New Roman" w:hAnsi="Times New Roman" w:cs="Times New Roman"/>
          <w:lang w:val="en-CA"/>
        </w:rPr>
        <w:t xml:space="preserve">. </w:t>
      </w:r>
      <w:r w:rsidR="005D17B3">
        <w:rPr>
          <w:rFonts w:ascii="Times New Roman" w:hAnsi="Times New Roman" w:cs="Times New Roman"/>
          <w:lang w:val="en-CA"/>
        </w:rPr>
        <w:t xml:space="preserve">The trends we’re seeing with the northern cardinals could </w:t>
      </w:r>
      <w:r w:rsidR="005F5C41">
        <w:rPr>
          <w:rFonts w:ascii="Times New Roman" w:hAnsi="Times New Roman" w:cs="Times New Roman"/>
          <w:lang w:val="en-CA"/>
        </w:rPr>
        <w:t xml:space="preserve">support the idea that during the rough winter conditions, </w:t>
      </w:r>
      <w:r w:rsidR="00813E6F">
        <w:rPr>
          <w:rFonts w:ascii="Times New Roman" w:hAnsi="Times New Roman" w:cs="Times New Roman"/>
          <w:lang w:val="en-CA"/>
        </w:rPr>
        <w:t>the birds are willing to move on greater distances to acquire high quality food items, mainly available through bird feeders.</w:t>
      </w:r>
    </w:p>
    <w:p w:rsidR="00B0602C" w:rsidP="00B0602C" w:rsidRDefault="00642783" w14:paraId="62175F36" w14:textId="4572A253">
      <w:pPr>
        <w:pStyle w:val="Heading3"/>
        <w:spacing w:line="480" w:lineRule="auto"/>
        <w:jc w:val="both"/>
        <w:rPr>
          <w:rFonts w:ascii="Times New Roman" w:hAnsi="Times New Roman" w:cs="Times New Roman"/>
          <w:color w:val="000000" w:themeColor="text1"/>
          <w:sz w:val="24"/>
          <w:szCs w:val="24"/>
          <w:u w:val="single"/>
          <w:lang w:val="en-CA"/>
        </w:rPr>
      </w:pPr>
      <w:bookmarkStart w:name="_Toc204638477" w:id="227"/>
      <w:r>
        <w:rPr>
          <w:rFonts w:ascii="Times New Roman" w:hAnsi="Times New Roman" w:cs="Times New Roman"/>
          <w:color w:val="000000" w:themeColor="text1"/>
          <w:sz w:val="24"/>
          <w:szCs w:val="24"/>
          <w:u w:val="single"/>
          <w:lang w:val="en-CA"/>
        </w:rPr>
        <w:t>Small scale of association to habitat</w:t>
      </w:r>
      <w:r w:rsidR="00EE25CC">
        <w:rPr>
          <w:rFonts w:ascii="Times New Roman" w:hAnsi="Times New Roman" w:cs="Times New Roman"/>
          <w:color w:val="000000" w:themeColor="text1"/>
          <w:sz w:val="24"/>
          <w:szCs w:val="24"/>
          <w:u w:val="single"/>
          <w:lang w:val="en-CA"/>
        </w:rPr>
        <w:t xml:space="preserve"> regardless of urbanization level</w:t>
      </w:r>
      <w:bookmarkEnd w:id="227"/>
    </w:p>
    <w:p w:rsidR="00671CAC" w:rsidP="0074247E" w:rsidRDefault="003C1741" w14:paraId="2C5CFB59" w14:textId="1D53C289">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w:t>
      </w:r>
      <w:r w:rsidR="004F718F">
        <w:rPr>
          <w:rFonts w:ascii="Times New Roman" w:hAnsi="Times New Roman" w:cs="Times New Roman"/>
          <w:lang w:val="en-CA"/>
        </w:rPr>
        <w:t>found that northern cardinals are associated with habitat features at different spatial scales depending on the level of urbanization of their wintering site</w:t>
      </w:r>
      <w:r w:rsidR="006B37DE">
        <w:rPr>
          <w:rFonts w:ascii="Times New Roman" w:hAnsi="Times New Roman" w:cs="Times New Roman"/>
          <w:lang w:val="en-CA"/>
        </w:rPr>
        <w:t xml:space="preserve">: 50 meters in our least urban site, and 25 meters in both our suburban and dense urban locations. This pattern suggests that as </w:t>
      </w:r>
      <w:r w:rsidR="006B37DE">
        <w:rPr>
          <w:rFonts w:ascii="Times New Roman" w:hAnsi="Times New Roman" w:cs="Times New Roman"/>
          <w:lang w:val="en-CA"/>
        </w:rPr>
        <w:t>soon as human presence is more pronounced in the landscape,</w:t>
      </w:r>
      <w:r w:rsidR="004943FB">
        <w:rPr>
          <w:rFonts w:ascii="Times New Roman" w:hAnsi="Times New Roman" w:cs="Times New Roman"/>
          <w:lang w:val="en-CA"/>
        </w:rPr>
        <w:t xml:space="preserve"> cardinals rely more heavily on immediate habitat factors (possibly due to increased fragmentation and reduced availability of </w:t>
      </w:r>
      <w:r w:rsidR="00147215">
        <w:rPr>
          <w:rFonts w:ascii="Times New Roman" w:hAnsi="Times New Roman" w:cs="Times New Roman"/>
          <w:lang w:val="en-CA"/>
        </w:rPr>
        <w:t>high-quality</w:t>
      </w:r>
      <w:r w:rsidR="004943FB">
        <w:rPr>
          <w:rFonts w:ascii="Times New Roman" w:hAnsi="Times New Roman" w:cs="Times New Roman"/>
          <w:lang w:val="en-CA"/>
        </w:rPr>
        <w:t xml:space="preserve"> habitat</w:t>
      </w:r>
      <w:r w:rsidR="000A2686">
        <w:rPr>
          <w:rFonts w:ascii="Times New Roman" w:hAnsi="Times New Roman" w:cs="Times New Roman"/>
          <w:lang w:val="en-CA"/>
        </w:rPr>
        <w:t>s at broader scales).</w:t>
      </w:r>
      <w:r w:rsidR="00147215">
        <w:rPr>
          <w:rFonts w:ascii="Times New Roman" w:hAnsi="Times New Roman" w:cs="Times New Roman"/>
          <w:lang w:val="en-CA"/>
        </w:rPr>
        <w:t xml:space="preserve"> This aligns with </w:t>
      </w:r>
      <w:r w:rsidR="00061778">
        <w:rPr>
          <w:rFonts w:ascii="Times New Roman" w:hAnsi="Times New Roman" w:cs="Times New Roman"/>
          <w:lang w:val="en-CA"/>
        </w:rPr>
        <w:t>broader research on animal</w:t>
      </w:r>
      <w:r w:rsidR="00147215">
        <w:rPr>
          <w:rFonts w:ascii="Times New Roman" w:hAnsi="Times New Roman" w:cs="Times New Roman"/>
          <w:lang w:val="en-CA"/>
        </w:rPr>
        <w:t xml:space="preserve"> species</w:t>
      </w:r>
      <w:r w:rsidR="00061778">
        <w:rPr>
          <w:rFonts w:ascii="Times New Roman" w:hAnsi="Times New Roman" w:cs="Times New Roman"/>
          <w:lang w:val="en-CA"/>
        </w:rPr>
        <w:t>, suggesting that the magnitude and direction of species’ responses to urbanization reflects land</w:t>
      </w:r>
      <w:r w:rsidR="00803725">
        <w:rPr>
          <w:rFonts w:ascii="Times New Roman" w:hAnsi="Times New Roman" w:cs="Times New Roman"/>
          <w:lang w:val="en-CA"/>
        </w:rPr>
        <w:t>scape-scale differences within cities</w:t>
      </w:r>
      <w:r w:rsidR="00640A4A">
        <w:rPr>
          <w:rFonts w:ascii="Times New Roman" w:hAnsi="Times New Roman" w:cs="Times New Roman"/>
          <w:lang w:val="en-CA"/>
        </w:rPr>
        <w:t xml:space="preserve"> </w:t>
      </w:r>
      <w:r w:rsidR="00640A4A">
        <w:rPr>
          <w:rFonts w:ascii="Times New Roman" w:hAnsi="Times New Roman" w:cs="Times New Roman"/>
          <w:lang w:val="en-CA"/>
        </w:rPr>
        <w:fldChar w:fldCharType="begin"/>
      </w:r>
      <w:r w:rsidR="00640A4A">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00640A4A">
        <w:rPr>
          <w:rFonts w:ascii="Times New Roman" w:hAnsi="Times New Roman" w:cs="Times New Roman"/>
          <w:lang w:val="en-CA"/>
        </w:rPr>
        <w:fldChar w:fldCharType="separate"/>
      </w:r>
      <w:r w:rsidR="00640A4A">
        <w:rPr>
          <w:rFonts w:ascii="Times New Roman" w:hAnsi="Times New Roman" w:cs="Times New Roman"/>
          <w:noProof/>
          <w:lang w:val="en-CA"/>
        </w:rPr>
        <w:t>(Fidino et al., 2021)</w:t>
      </w:r>
      <w:r w:rsidR="00640A4A">
        <w:rPr>
          <w:rFonts w:ascii="Times New Roman" w:hAnsi="Times New Roman" w:cs="Times New Roman"/>
          <w:lang w:val="en-CA"/>
        </w:rPr>
        <w:fldChar w:fldCharType="end"/>
      </w:r>
      <w:r w:rsidR="00803725">
        <w:rPr>
          <w:rFonts w:ascii="Times New Roman" w:hAnsi="Times New Roman" w:cs="Times New Roman"/>
          <w:lang w:val="en-CA"/>
        </w:rPr>
        <w:t>.</w:t>
      </w:r>
      <w:r w:rsidR="00640A4A">
        <w:rPr>
          <w:rFonts w:ascii="Times New Roman" w:hAnsi="Times New Roman" w:cs="Times New Roman"/>
          <w:lang w:val="en-CA"/>
        </w:rPr>
        <w:t xml:space="preserve"> </w:t>
      </w:r>
      <w:r w:rsidR="00331595">
        <w:rPr>
          <w:rFonts w:ascii="Times New Roman" w:hAnsi="Times New Roman" w:cs="Times New Roman"/>
          <w:lang w:val="en-CA"/>
        </w:rPr>
        <w:t xml:space="preserve">Moreover, </w:t>
      </w:r>
      <w:r w:rsidR="001B7326">
        <w:rPr>
          <w:rFonts w:ascii="Times New Roman" w:hAnsi="Times New Roman" w:cs="Times New Roman"/>
          <w:lang w:val="en-CA"/>
        </w:rPr>
        <w:t xml:space="preserve">recent work on migratory birds </w:t>
      </w:r>
      <w:r w:rsidR="00490424">
        <w:rPr>
          <w:rFonts w:ascii="Times New Roman" w:hAnsi="Times New Roman" w:cs="Times New Roman"/>
          <w:lang w:val="en-CA"/>
        </w:rPr>
        <w:t xml:space="preserve">passing through </w:t>
      </w:r>
      <w:r w:rsidR="004A0545">
        <w:rPr>
          <w:rFonts w:ascii="Times New Roman" w:hAnsi="Times New Roman" w:cs="Times New Roman"/>
          <w:lang w:val="en-CA"/>
        </w:rPr>
        <w:t xml:space="preserve">urban areas </w:t>
      </w:r>
      <w:r w:rsidR="00F9788B">
        <w:rPr>
          <w:rFonts w:ascii="Times New Roman" w:hAnsi="Times New Roman" w:cs="Times New Roman"/>
          <w:lang w:val="en-CA"/>
        </w:rPr>
        <w:t>via stopover</w:t>
      </w:r>
      <w:r w:rsidR="00E24241">
        <w:rPr>
          <w:rFonts w:ascii="Times New Roman" w:hAnsi="Times New Roman" w:cs="Times New Roman"/>
          <w:lang w:val="en-CA"/>
        </w:rPr>
        <w:t xml:space="preserve"> </w:t>
      </w:r>
      <w:r w:rsidR="00F9788B">
        <w:rPr>
          <w:rFonts w:ascii="Times New Roman" w:hAnsi="Times New Roman" w:cs="Times New Roman"/>
          <w:lang w:val="en-CA"/>
        </w:rPr>
        <w:t>site</w:t>
      </w:r>
      <w:r w:rsidR="00002ED2">
        <w:rPr>
          <w:rFonts w:ascii="Times New Roman" w:hAnsi="Times New Roman" w:cs="Times New Roman"/>
          <w:lang w:val="en-CA"/>
        </w:rPr>
        <w:t>s</w:t>
      </w:r>
      <w:r w:rsidR="00E13AF8">
        <w:rPr>
          <w:rFonts w:ascii="Times New Roman" w:hAnsi="Times New Roman" w:cs="Times New Roman"/>
          <w:lang w:val="en-CA"/>
        </w:rPr>
        <w:t xml:space="preserve"> highlighted the value of multiscale habitat</w:t>
      </w:r>
      <w:r w:rsidR="001B7326">
        <w:rPr>
          <w:rFonts w:ascii="Times New Roman" w:hAnsi="Times New Roman" w:cs="Times New Roman"/>
          <w:lang w:val="en-CA"/>
        </w:rPr>
        <w:t xml:space="preserve"> </w:t>
      </w:r>
      <w:r w:rsidR="00B57961">
        <w:rPr>
          <w:rFonts w:ascii="Times New Roman" w:hAnsi="Times New Roman" w:cs="Times New Roman"/>
          <w:lang w:val="en-CA"/>
        </w:rPr>
        <w:t xml:space="preserve">assessment since different processes can </w:t>
      </w:r>
      <w:r w:rsidR="007A1178">
        <w:rPr>
          <w:rFonts w:ascii="Times New Roman" w:hAnsi="Times New Roman" w:cs="Times New Roman"/>
          <w:lang w:val="en-CA"/>
        </w:rPr>
        <w:t xml:space="preserve">come into play at different spatial resolution </w:t>
      </w:r>
      <w:r w:rsidR="002327F0">
        <w:rPr>
          <w:rFonts w:ascii="Times New Roman" w:hAnsi="Times New Roman" w:cs="Times New Roman"/>
          <w:lang w:val="en-CA"/>
        </w:rPr>
        <w:fldChar w:fldCharType="begin"/>
      </w:r>
      <w:r w:rsidR="002327F0">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002327F0">
        <w:rPr>
          <w:rFonts w:ascii="Times New Roman" w:hAnsi="Times New Roman" w:cs="Times New Roman"/>
          <w:lang w:val="en-CA"/>
        </w:rPr>
        <w:fldChar w:fldCharType="separate"/>
      </w:r>
      <w:r w:rsidR="002327F0">
        <w:rPr>
          <w:rFonts w:ascii="Times New Roman" w:hAnsi="Times New Roman" w:cs="Times New Roman"/>
          <w:noProof/>
          <w:lang w:val="en-CA"/>
        </w:rPr>
        <w:t>(Guo et al., 2023)</w:t>
      </w:r>
      <w:r w:rsidR="002327F0">
        <w:rPr>
          <w:rFonts w:ascii="Times New Roman" w:hAnsi="Times New Roman" w:cs="Times New Roman"/>
          <w:lang w:val="en-CA"/>
        </w:rPr>
        <w:fldChar w:fldCharType="end"/>
      </w:r>
      <w:r w:rsidR="002327F0">
        <w:rPr>
          <w:rFonts w:ascii="Times New Roman" w:hAnsi="Times New Roman" w:cs="Times New Roman"/>
          <w:lang w:val="en-CA"/>
        </w:rPr>
        <w:t xml:space="preserve">. </w:t>
      </w:r>
      <w:r w:rsidR="00B80D6B">
        <w:rPr>
          <w:rFonts w:ascii="Times New Roman" w:hAnsi="Times New Roman" w:cs="Times New Roman"/>
          <w:lang w:val="en-CA"/>
        </w:rPr>
        <w:t>Our findings showing that</w:t>
      </w:r>
      <w:r w:rsidR="002A62D5">
        <w:rPr>
          <w:rFonts w:ascii="Times New Roman" w:hAnsi="Times New Roman" w:cs="Times New Roman"/>
          <w:lang w:val="en-CA"/>
        </w:rPr>
        <w:t xml:space="preserve"> cardinals </w:t>
      </w:r>
      <w:r w:rsidR="00EF4FE8">
        <w:rPr>
          <w:rFonts w:ascii="Times New Roman" w:hAnsi="Times New Roman" w:cs="Times New Roman"/>
          <w:lang w:val="en-CA"/>
        </w:rPr>
        <w:t>respond to finer spatial scales in more urbanized areas also support evidence that urban green space size and configuration matter</w:t>
      </w:r>
      <w:r w:rsidR="00A46FE9">
        <w:rPr>
          <w:rFonts w:ascii="Times New Roman" w:hAnsi="Times New Roman" w:cs="Times New Roman"/>
          <w:lang w:val="en-CA"/>
        </w:rPr>
        <w:t xml:space="preserve">—especially in </w:t>
      </w:r>
      <w:r w:rsidR="000E74A1">
        <w:rPr>
          <w:rFonts w:ascii="Times New Roman" w:hAnsi="Times New Roman" w:cs="Times New Roman"/>
          <w:lang w:val="en-CA"/>
        </w:rPr>
        <w:t>cities where small patches may play a critical role</w:t>
      </w:r>
      <w:r w:rsidR="00640874">
        <w:rPr>
          <w:rFonts w:ascii="Times New Roman" w:hAnsi="Times New Roman" w:cs="Times New Roman"/>
          <w:lang w:val="en-CA"/>
        </w:rPr>
        <w:t xml:space="preserve"> to support bird populations</w:t>
      </w:r>
      <w:r w:rsidR="00085DD1">
        <w:rPr>
          <w:rFonts w:ascii="Times New Roman" w:hAnsi="Times New Roman" w:cs="Times New Roman"/>
          <w:lang w:val="en-CA"/>
        </w:rPr>
        <w:t xml:space="preserve"> </w:t>
      </w:r>
      <w:r w:rsidR="00085DD1">
        <w:rPr>
          <w:rFonts w:ascii="Times New Roman" w:hAnsi="Times New Roman" w:cs="Times New Roman"/>
          <w:lang w:val="en-CA"/>
        </w:rPr>
        <w:fldChar w:fldCharType="begin"/>
      </w:r>
      <w:r w:rsidR="00085DD1">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00085DD1">
        <w:rPr>
          <w:rFonts w:ascii="Times New Roman" w:hAnsi="Times New Roman" w:cs="Times New Roman"/>
          <w:lang w:val="en-CA"/>
        </w:rPr>
        <w:fldChar w:fldCharType="separate"/>
      </w:r>
      <w:r w:rsidR="00085DD1">
        <w:rPr>
          <w:rFonts w:ascii="Times New Roman" w:hAnsi="Times New Roman" w:cs="Times New Roman"/>
          <w:noProof/>
          <w:lang w:val="en-CA"/>
        </w:rPr>
        <w:t>(Dale, 2018)</w:t>
      </w:r>
      <w:r w:rsidR="00085DD1">
        <w:rPr>
          <w:rFonts w:ascii="Times New Roman" w:hAnsi="Times New Roman" w:cs="Times New Roman"/>
          <w:lang w:val="en-CA"/>
        </w:rPr>
        <w:fldChar w:fldCharType="end"/>
      </w:r>
      <w:r w:rsidR="00640874">
        <w:rPr>
          <w:rFonts w:ascii="Times New Roman" w:hAnsi="Times New Roman" w:cs="Times New Roman"/>
          <w:lang w:val="en-CA"/>
        </w:rPr>
        <w:t>.</w:t>
      </w:r>
      <w:r w:rsidR="00BE79CD">
        <w:rPr>
          <w:rFonts w:ascii="Times New Roman" w:hAnsi="Times New Roman" w:cs="Times New Roman"/>
          <w:lang w:val="en-CA"/>
        </w:rPr>
        <w:t xml:space="preserve"> Thus, we want to underscore the importance </w:t>
      </w:r>
      <w:r w:rsidR="00364162">
        <w:rPr>
          <w:rFonts w:ascii="Times New Roman" w:hAnsi="Times New Roman" w:cs="Times New Roman"/>
          <w:lang w:val="en-CA"/>
        </w:rPr>
        <w:t>of scale-sensitive</w:t>
      </w:r>
      <w:r w:rsidR="00CB0E14">
        <w:rPr>
          <w:rFonts w:ascii="Times New Roman" w:hAnsi="Times New Roman" w:cs="Times New Roman"/>
          <w:lang w:val="en-CA"/>
        </w:rPr>
        <w:t xml:space="preserve">, species-specific approaches </w:t>
      </w:r>
      <w:r w:rsidR="00956B8E">
        <w:rPr>
          <w:rFonts w:ascii="Times New Roman" w:hAnsi="Times New Roman" w:cs="Times New Roman"/>
          <w:lang w:val="en-CA"/>
        </w:rPr>
        <w:t>when evaluating habitat use in urba</w:t>
      </w:r>
      <w:r w:rsidR="00316ED0">
        <w:rPr>
          <w:rFonts w:ascii="Times New Roman" w:hAnsi="Times New Roman" w:cs="Times New Roman"/>
          <w:lang w:val="en-CA"/>
        </w:rPr>
        <w:t>n</w:t>
      </w:r>
      <w:r w:rsidR="00956B8E">
        <w:rPr>
          <w:rFonts w:ascii="Times New Roman" w:hAnsi="Times New Roman" w:cs="Times New Roman"/>
          <w:lang w:val="en-CA"/>
        </w:rPr>
        <w:t xml:space="preserve"> areas and</w:t>
      </w:r>
      <w:r w:rsidR="000C6B79">
        <w:rPr>
          <w:rFonts w:ascii="Times New Roman" w:hAnsi="Times New Roman" w:cs="Times New Roman"/>
          <w:lang w:val="en-CA"/>
        </w:rPr>
        <w:t xml:space="preserve"> join other researchers </w:t>
      </w:r>
      <w:r w:rsidR="00101C05">
        <w:rPr>
          <w:rFonts w:ascii="Times New Roman" w:hAnsi="Times New Roman" w:cs="Times New Roman"/>
          <w:lang w:val="en-CA"/>
        </w:rPr>
        <w:t xml:space="preserve">in suggesting that conservation efforts in urbanized environments may need to focus on fine-scale habitat quality to support </w:t>
      </w:r>
      <w:r w:rsidR="002769A9">
        <w:rPr>
          <w:rFonts w:ascii="Times New Roman" w:hAnsi="Times New Roman" w:cs="Times New Roman"/>
          <w:lang w:val="en-CA"/>
        </w:rPr>
        <w:t xml:space="preserve">resident species year-round </w:t>
      </w:r>
      <w:r w:rsidR="00CC096D">
        <w:rPr>
          <w:rFonts w:ascii="Times New Roman" w:hAnsi="Times New Roman" w:cs="Times New Roman"/>
          <w:lang w:val="en-CA"/>
        </w:rPr>
        <w:fldChar w:fldCharType="begin"/>
      </w:r>
      <w:r w:rsidR="00887CD2">
        <w:rPr>
          <w:rFonts w:ascii="Times New Roman" w:hAnsi="Times New Roman" w:cs="Times New Roman"/>
          <w:lang w:val="en-CA"/>
        </w:rPr>
        <w:instrText xml:space="preserve"> ADDIN ZOTERO_ITEM CSL_CITATION {"citationID":"Oe4er4ue","properties":{"formattedCitation":"(Guo et al., 2023; Litteral &amp; Shochat, 2017)","plainCitation":"(Guo et al., 2023; Litteral &amp; Shochat, 2017)","noteIndex":0},"citationItems":[{"id":1080,"uris":["http://zotero.org/users/16770306/items/DZZPTUQ5"],"itemData":{"id":1080,"type":"article-journal","abstract":"Halting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00CC096D">
        <w:rPr>
          <w:rFonts w:ascii="Times New Roman" w:hAnsi="Times New Roman" w:cs="Times New Roman"/>
          <w:lang w:val="en-CA"/>
        </w:rPr>
        <w:fldChar w:fldCharType="separate"/>
      </w:r>
      <w:r w:rsidR="00887CD2">
        <w:rPr>
          <w:rFonts w:ascii="Times New Roman" w:hAnsi="Times New Roman" w:cs="Times New Roman"/>
          <w:noProof/>
          <w:lang w:val="en-CA"/>
        </w:rPr>
        <w:t>(Guo et al., 2023; Litteral &amp; Shochat, 2017)</w:t>
      </w:r>
      <w:r w:rsidR="00CC096D">
        <w:rPr>
          <w:rFonts w:ascii="Times New Roman" w:hAnsi="Times New Roman" w:cs="Times New Roman"/>
          <w:lang w:val="en-CA"/>
        </w:rPr>
        <w:fldChar w:fldCharType="end"/>
      </w:r>
      <w:r w:rsidR="002769A9">
        <w:rPr>
          <w:rFonts w:ascii="Times New Roman" w:hAnsi="Times New Roman" w:cs="Times New Roman"/>
          <w:lang w:val="en-CA"/>
        </w:rPr>
        <w:t>.</w:t>
      </w:r>
    </w:p>
    <w:p w:rsidR="00861D64" w:rsidP="00861D64" w:rsidRDefault="00ED6015" w14:paraId="7A871F70" w14:textId="1CA6D934">
      <w:pPr>
        <w:pStyle w:val="Heading3"/>
        <w:spacing w:line="480" w:lineRule="auto"/>
        <w:jc w:val="both"/>
        <w:rPr>
          <w:rFonts w:ascii="Times New Roman" w:hAnsi="Times New Roman" w:cs="Times New Roman"/>
          <w:color w:val="000000" w:themeColor="text1"/>
          <w:sz w:val="24"/>
          <w:szCs w:val="24"/>
          <w:u w:val="single"/>
          <w:lang w:val="en-CA"/>
        </w:rPr>
      </w:pPr>
      <w:bookmarkStart w:name="_Toc204638478" w:id="228"/>
      <w:r>
        <w:rPr>
          <w:rFonts w:ascii="Times New Roman" w:hAnsi="Times New Roman" w:cs="Times New Roman"/>
          <w:color w:val="000000" w:themeColor="text1"/>
          <w:sz w:val="24"/>
          <w:szCs w:val="24"/>
          <w:u w:val="single"/>
          <w:lang w:val="en-CA"/>
        </w:rPr>
        <w:t>Variation of preferred habitat factors across an urbanization gradient</w:t>
      </w:r>
      <w:bookmarkEnd w:id="228"/>
    </w:p>
    <w:p w:rsidRPr="0074247E" w:rsidR="00861D64" w:rsidP="00861D64" w:rsidRDefault="00861D64" w14:paraId="02AB23C0" w14:textId="2F92470A">
      <w:pPr>
        <w:spacing w:line="480" w:lineRule="auto"/>
        <w:ind w:firstLine="720"/>
        <w:jc w:val="both"/>
        <w:rPr>
          <w:rFonts w:ascii="Times New Roman" w:hAnsi="Times New Roman" w:cs="Times New Roman"/>
          <w:b/>
          <w:bCs/>
          <w:lang w:val="en-CA"/>
        </w:rPr>
      </w:pPr>
      <w:r>
        <w:rPr>
          <w:rFonts w:ascii="Times New Roman" w:hAnsi="Times New Roman" w:cs="Times New Roman"/>
          <w:lang w:val="en-CA"/>
        </w:rPr>
        <w:t>NEXT THING ON MY TO-DO LIST!</w:t>
      </w:r>
    </w:p>
    <w:p w:rsidR="00AB5875" w:rsidP="0074247E" w:rsidRDefault="002D411E" w14:paraId="2D7C88AB" w14:textId="0C9A2791">
      <w:pPr>
        <w:pStyle w:val="p1"/>
        <w:spacing w:line="480" w:lineRule="auto"/>
        <w:ind w:firstLine="720"/>
        <w:jc w:val="both"/>
      </w:pPr>
      <w:commentRangeStart w:id="229"/>
      <w:r>
        <w:t>This</w:t>
      </w:r>
      <w:commentRangeEnd w:id="229"/>
      <w:r w:rsidR="00691F10">
        <w:rPr>
          <w:rStyle w:val="CommentReference"/>
          <w:rFonts w:asciiTheme="minorHAnsi" w:hAnsiTheme="minorHAnsi" w:eastAsiaTheme="minorHAnsi" w:cstheme="minorBidi"/>
          <w:kern w:val="2"/>
          <w:lang w:val="fr-CA"/>
          <w14:ligatures w14:val="standardContextual"/>
        </w:rPr>
        <w:commentReference w:id="229"/>
      </w:r>
      <w:r>
        <w:t xml:space="preserve"> study provides new insights into how a resident songbird species, the </w:t>
      </w:r>
      <w:r w:rsidR="00363650">
        <w:t>northern cardinal</w:t>
      </w:r>
      <w:r>
        <w:t xml:space="preserve">, adapts its movement and habitat selection patterns in response to varying levels of urbanization during the non-breeding season. </w:t>
      </w:r>
      <w:r w:rsidR="006F0A0B">
        <w:t xml:space="preserve">By combining spatial movement analyses with fine-scale habitat selection models across three sites with varying levels of urbanization, we demonstrate that cardinals </w:t>
      </w:r>
      <w:r w:rsidR="009E628F">
        <w:t xml:space="preserve">seem to exhibit both behavioural plasticity and context-dependent responses to urban landscape features. </w:t>
      </w:r>
      <w:r w:rsidR="00AD59CB">
        <w:t>Larger home ranges in highly urbanized areas suggest increased energetic costs, likely driven by fragmented habitats and sparse natural resources</w:t>
      </w:r>
      <w:r w:rsidR="00AD1BEF">
        <w:t xml:space="preserve">. In </w:t>
      </w:r>
      <w:r w:rsidR="00AD1BEF">
        <w:t xml:space="preserve">contrast, smaller and more consistent home ranges in less urbanized environments reflect a more stable and resource-rich context for the cardinals. Habitat selection varied quite considerably across sites: in </w:t>
      </w:r>
      <w:r w:rsidR="00AD1BEF">
        <w:rPr>
          <w:i/>
          <w:iCs/>
        </w:rPr>
        <w:t>peri</w:t>
      </w:r>
      <w:r w:rsidR="00AD1BEF">
        <w:t xml:space="preserve">-urban areas, cardinals favoured structurally complex vegetation and proximity to feeders, while in urban areas, reliance on anthropogenic features was more evident. These findings highlight the importance of flexible behavioural strategies in enabling some species of birds to persist in human-modified environments. From a </w:t>
      </w:r>
      <w:r w:rsidR="005D1DA3">
        <w:t>conservation perspective, we argue that this work emphasizes the importance, in urban environments, to tailor local management efforts to the context they’re in. As urban areas continue to expand globally, understanding such fine-scale responses will be critical for informing urban planning and ensuring a year-round support of our native bird species.</w:t>
      </w:r>
    </w:p>
    <w:p w:rsidR="00BB663F" w:rsidP="005424CA" w:rsidRDefault="00BB663F" w14:paraId="657270FD" w14:textId="77777777">
      <w:pPr>
        <w:pStyle w:val="p1"/>
        <w:spacing w:line="480" w:lineRule="auto"/>
        <w:jc w:val="both"/>
      </w:pPr>
    </w:p>
    <w:p w:rsidR="00BB663F" w:rsidP="005424CA" w:rsidRDefault="00BB663F" w14:paraId="3C357A78" w14:textId="77777777">
      <w:pPr>
        <w:pStyle w:val="p1"/>
        <w:spacing w:line="480" w:lineRule="auto"/>
        <w:jc w:val="both"/>
      </w:pPr>
    </w:p>
    <w:p w:rsidR="00BB663F" w:rsidP="005424CA" w:rsidRDefault="00BB663F" w14:paraId="2E00B4C8" w14:textId="77777777">
      <w:pPr>
        <w:pStyle w:val="p1"/>
        <w:spacing w:line="480" w:lineRule="auto"/>
        <w:jc w:val="both"/>
      </w:pPr>
    </w:p>
    <w:p w:rsidR="003F4596" w:rsidP="005424CA" w:rsidRDefault="003F4596" w14:paraId="29E8BAFD" w14:textId="77777777">
      <w:pPr>
        <w:pStyle w:val="p1"/>
        <w:spacing w:line="480" w:lineRule="auto"/>
        <w:jc w:val="both"/>
      </w:pPr>
    </w:p>
    <w:p w:rsidR="001A6BB1" w:rsidP="005424CA" w:rsidRDefault="001A6BB1" w14:paraId="4B27B704" w14:textId="77777777">
      <w:pPr>
        <w:pStyle w:val="p1"/>
        <w:spacing w:line="480" w:lineRule="auto"/>
        <w:jc w:val="both"/>
      </w:pPr>
    </w:p>
    <w:p w:rsidR="00BB663F" w:rsidP="005424CA" w:rsidRDefault="00BB663F" w14:paraId="1E145019" w14:textId="77777777">
      <w:pPr>
        <w:pStyle w:val="p1"/>
        <w:spacing w:line="480" w:lineRule="auto"/>
        <w:jc w:val="both"/>
      </w:pPr>
    </w:p>
    <w:p w:rsidR="00F55A40" w:rsidP="005424CA" w:rsidRDefault="00F55A40" w14:paraId="080F4427" w14:textId="77777777">
      <w:pPr>
        <w:pStyle w:val="p1"/>
        <w:spacing w:line="480" w:lineRule="auto"/>
        <w:jc w:val="both"/>
      </w:pPr>
    </w:p>
    <w:p w:rsidR="00EE36D8" w:rsidP="005424CA" w:rsidRDefault="00EE36D8" w14:paraId="62234337" w14:textId="77777777">
      <w:pPr>
        <w:pStyle w:val="p1"/>
        <w:spacing w:line="480" w:lineRule="auto"/>
        <w:jc w:val="both"/>
      </w:pPr>
    </w:p>
    <w:p w:rsidRPr="005424CA" w:rsidR="00EE36D8" w:rsidP="005424CA" w:rsidRDefault="00EE36D8" w14:paraId="2BCFC1A1" w14:textId="77777777">
      <w:pPr>
        <w:pStyle w:val="p1"/>
        <w:spacing w:line="480" w:lineRule="auto"/>
        <w:jc w:val="both"/>
      </w:pPr>
    </w:p>
    <w:p w:rsidR="00FD2D54" w:rsidP="00FD2D54" w:rsidRDefault="00AB5875" w14:paraId="397431C8" w14:textId="6B0DD938">
      <w:pPr>
        <w:pStyle w:val="Heading1"/>
        <w:jc w:val="center"/>
        <w:rPr>
          <w:rFonts w:ascii="Times New Roman" w:hAnsi="Times New Roman" w:cs="Times New Roman"/>
          <w:b/>
          <w:bCs/>
          <w:color w:val="000000" w:themeColor="text1"/>
          <w:lang w:val="en-CA"/>
        </w:rPr>
      </w:pPr>
      <w:bookmarkStart w:name="_Toc204638479" w:id="230"/>
      <w:r w:rsidRPr="00453166">
        <w:rPr>
          <w:rFonts w:ascii="Times New Roman" w:hAnsi="Times New Roman" w:cs="Times New Roman"/>
          <w:b/>
          <w:bCs/>
          <w:color w:val="000000" w:themeColor="text1"/>
          <w:lang w:val="en-CA"/>
        </w:rPr>
        <w:t xml:space="preserve">Chapter </w:t>
      </w:r>
      <w:r>
        <w:rPr>
          <w:rFonts w:ascii="Times New Roman" w:hAnsi="Times New Roman" w:cs="Times New Roman"/>
          <w:b/>
          <w:bCs/>
          <w:color w:val="000000" w:themeColor="text1"/>
          <w:lang w:val="en-CA"/>
        </w:rPr>
        <w:t>2</w:t>
      </w:r>
      <w:r w:rsidRPr="00453166">
        <w:rPr>
          <w:rFonts w:ascii="Times New Roman" w:hAnsi="Times New Roman" w:cs="Times New Roman"/>
          <w:b/>
          <w:bCs/>
          <w:color w:val="000000" w:themeColor="text1"/>
          <w:lang w:val="en-CA"/>
        </w:rPr>
        <w:t xml:space="preserve">: </w:t>
      </w:r>
      <w:r w:rsidR="00B77A6F">
        <w:rPr>
          <w:rFonts w:ascii="Times New Roman" w:hAnsi="Times New Roman" w:cs="Times New Roman"/>
          <w:b/>
          <w:bCs/>
          <w:color w:val="000000" w:themeColor="text1"/>
          <w:lang w:val="en-CA"/>
        </w:rPr>
        <w:t xml:space="preserve">Northern cardinals </w:t>
      </w:r>
      <w:r w:rsidR="006306ED">
        <w:rPr>
          <w:rFonts w:ascii="Times New Roman" w:hAnsi="Times New Roman" w:cs="Times New Roman"/>
          <w:b/>
          <w:bCs/>
          <w:color w:val="000000" w:themeColor="text1"/>
          <w:lang w:val="en-CA"/>
        </w:rPr>
        <w:t>(</w:t>
      </w:r>
      <w:r w:rsidR="006306ED">
        <w:rPr>
          <w:rFonts w:ascii="Times New Roman" w:hAnsi="Times New Roman" w:cs="Times New Roman"/>
          <w:b/>
          <w:bCs/>
          <w:i/>
          <w:iCs/>
          <w:color w:val="000000" w:themeColor="text1"/>
          <w:lang w:val="en-CA"/>
        </w:rPr>
        <w:t xml:space="preserve">Cardinalis </w:t>
      </w:r>
      <w:r w:rsidRPr="006306ED" w:rsidR="006306ED">
        <w:rPr>
          <w:rFonts w:ascii="Times New Roman" w:hAnsi="Times New Roman" w:cs="Times New Roman"/>
          <w:b/>
          <w:bCs/>
          <w:i/>
          <w:iCs/>
          <w:color w:val="000000" w:themeColor="text1"/>
          <w:lang w:val="en-CA"/>
        </w:rPr>
        <w:t>cardinalis</w:t>
      </w:r>
      <w:r w:rsidR="006306ED">
        <w:rPr>
          <w:rFonts w:ascii="Times New Roman" w:hAnsi="Times New Roman" w:cs="Times New Roman"/>
          <w:b/>
          <w:bCs/>
          <w:color w:val="000000" w:themeColor="text1"/>
          <w:lang w:val="en-CA"/>
        </w:rPr>
        <w:t xml:space="preserve">) </w:t>
      </w:r>
      <w:r w:rsidRPr="006306ED" w:rsidR="00B77A6F">
        <w:rPr>
          <w:rFonts w:ascii="Times New Roman" w:hAnsi="Times New Roman" w:cs="Times New Roman"/>
          <w:b/>
          <w:bCs/>
          <w:color w:val="000000" w:themeColor="text1"/>
          <w:lang w:val="en-CA"/>
        </w:rPr>
        <w:t>exhibit</w:t>
      </w:r>
      <w:r w:rsidR="00B77A6F">
        <w:rPr>
          <w:rFonts w:ascii="Times New Roman" w:hAnsi="Times New Roman" w:cs="Times New Roman"/>
          <w:b/>
          <w:bCs/>
          <w:color w:val="000000" w:themeColor="text1"/>
          <w:lang w:val="en-CA"/>
        </w:rPr>
        <w:t xml:space="preserve"> </w:t>
      </w:r>
      <w:r w:rsidR="006A3A1B">
        <w:rPr>
          <w:rFonts w:ascii="Times New Roman" w:hAnsi="Times New Roman" w:cs="Times New Roman"/>
          <w:b/>
          <w:bCs/>
          <w:color w:val="000000" w:themeColor="text1"/>
          <w:lang w:val="en-CA"/>
        </w:rPr>
        <w:t xml:space="preserve">seasonal changes of onset and end of daily activities </w:t>
      </w:r>
      <w:r w:rsidR="006306ED">
        <w:rPr>
          <w:rFonts w:ascii="Times New Roman" w:hAnsi="Times New Roman" w:cs="Times New Roman"/>
          <w:b/>
          <w:bCs/>
          <w:color w:val="000000" w:themeColor="text1"/>
          <w:lang w:val="en-CA"/>
        </w:rPr>
        <w:t>in urban areas</w:t>
      </w:r>
      <w:bookmarkEnd w:id="230"/>
    </w:p>
    <w:p w:rsidR="00FD2D54" w:rsidP="00FD2D54" w:rsidRDefault="00FD2D54" w14:paraId="340230C4" w14:textId="77777777">
      <w:pPr>
        <w:rPr>
          <w:lang w:val="en-CA"/>
        </w:rPr>
      </w:pPr>
    </w:p>
    <w:p w:rsidR="000F7584" w:rsidP="000F7584" w:rsidRDefault="000F7584" w14:paraId="05C1C883" w14:textId="5315CDC0">
      <w:pPr>
        <w:pStyle w:val="Heading3"/>
        <w:spacing w:line="480" w:lineRule="auto"/>
        <w:rPr>
          <w:rFonts w:ascii="Times New Roman" w:hAnsi="Times New Roman" w:cs="Times New Roman"/>
          <w:b/>
          <w:bCs/>
          <w:color w:val="000000" w:themeColor="text1"/>
          <w:lang w:val="en-CA"/>
        </w:rPr>
      </w:pPr>
      <w:bookmarkStart w:name="_Toc204638480" w:id="231"/>
      <w:r>
        <w:rPr>
          <w:rFonts w:ascii="Times New Roman" w:hAnsi="Times New Roman" w:cs="Times New Roman"/>
          <w:b/>
          <w:bCs/>
          <w:color w:val="000000" w:themeColor="text1"/>
          <w:lang w:val="en-CA"/>
        </w:rPr>
        <w:t>Abstract</w:t>
      </w:r>
      <w:bookmarkEnd w:id="231"/>
    </w:p>
    <w:p w:rsidR="000F7584" w:rsidP="00FD2D54" w:rsidRDefault="000F7584" w14:paraId="0648A436" w14:textId="77777777">
      <w:pPr>
        <w:rPr>
          <w:lang w:val="en-CA"/>
        </w:rPr>
      </w:pPr>
    </w:p>
    <w:p w:rsidRPr="00FD2D54" w:rsidR="000F7584" w:rsidP="00FD2D54" w:rsidRDefault="000F7584" w14:paraId="7147CB22" w14:textId="77777777">
      <w:pPr>
        <w:rPr>
          <w:lang w:val="en-CA"/>
        </w:rPr>
      </w:pPr>
    </w:p>
    <w:p w:rsidR="00AB5875" w:rsidP="00AB5875" w:rsidRDefault="00AB5875" w14:paraId="3E2360B8" w14:textId="7EFC5A1B">
      <w:pPr>
        <w:pStyle w:val="Heading3"/>
        <w:spacing w:line="480" w:lineRule="auto"/>
        <w:rPr>
          <w:rFonts w:ascii="Times New Roman" w:hAnsi="Times New Roman" w:cs="Times New Roman"/>
          <w:b/>
          <w:bCs/>
          <w:color w:val="000000" w:themeColor="text1"/>
          <w:lang w:val="en-CA"/>
        </w:rPr>
      </w:pPr>
      <w:bookmarkStart w:name="_Toc204638481" w:id="232"/>
      <w:r>
        <w:rPr>
          <w:rFonts w:ascii="Times New Roman" w:hAnsi="Times New Roman" w:cs="Times New Roman"/>
          <w:b/>
          <w:bCs/>
          <w:color w:val="000000" w:themeColor="text1"/>
          <w:lang w:val="en-CA"/>
        </w:rPr>
        <w:t>Introduction</w:t>
      </w:r>
      <w:bookmarkEnd w:id="232"/>
    </w:p>
    <w:p w:rsidRPr="00951108" w:rsidR="00895804" w:rsidP="00CC135F" w:rsidRDefault="002C55F4" w14:paraId="7752F355" w14:textId="04DEA580">
      <w:pPr>
        <w:spacing w:line="480" w:lineRule="auto"/>
        <w:ind w:firstLine="720"/>
        <w:jc w:val="both"/>
        <w:rPr>
          <w:rFonts w:ascii="Times New Roman" w:hAnsi="Times New Roman" w:cs="Times New Roman"/>
          <w:lang w:val="en-CA"/>
        </w:rPr>
      </w:pPr>
      <w:commentRangeStart w:id="233"/>
      <w:r>
        <w:rPr>
          <w:rFonts w:ascii="Times New Roman" w:hAnsi="Times New Roman" w:cs="Times New Roman"/>
          <w:lang w:val="en-CA"/>
        </w:rPr>
        <w:t>Animal activity budgets are critical to their fitness.</w:t>
      </w:r>
      <w:r w:rsidR="00A33CF2">
        <w:rPr>
          <w:rFonts w:ascii="Times New Roman" w:hAnsi="Times New Roman" w:cs="Times New Roman"/>
          <w:lang w:val="en-CA"/>
        </w:rPr>
        <w:t xml:space="preserve"> </w:t>
      </w:r>
      <w:commentRangeEnd w:id="233"/>
      <w:r w:rsidR="001356DB">
        <w:rPr>
          <w:rStyle w:val="CommentReference"/>
        </w:rPr>
        <w:commentReference w:id="233"/>
      </w:r>
      <w:r w:rsidR="00A33CF2">
        <w:rPr>
          <w:rFonts w:ascii="Times New Roman" w:hAnsi="Times New Roman" w:cs="Times New Roman"/>
          <w:lang w:val="en-CA"/>
        </w:rPr>
        <w:t>Foraging behaviour, predator avoidance</w:t>
      </w:r>
      <w:r w:rsidR="00E4768E">
        <w:rPr>
          <w:rFonts w:ascii="Times New Roman" w:hAnsi="Times New Roman" w:cs="Times New Roman"/>
          <w:lang w:val="en-CA"/>
        </w:rPr>
        <w:t xml:space="preserve"> and</w:t>
      </w:r>
      <w:r w:rsidR="00A33CF2">
        <w:rPr>
          <w:rFonts w:ascii="Times New Roman" w:hAnsi="Times New Roman" w:cs="Times New Roman"/>
          <w:lang w:val="en-CA"/>
        </w:rPr>
        <w:t xml:space="preserve"> </w:t>
      </w:r>
      <w:r w:rsidR="00657831">
        <w:rPr>
          <w:rFonts w:ascii="Times New Roman" w:hAnsi="Times New Roman" w:cs="Times New Roman"/>
          <w:lang w:val="en-CA"/>
        </w:rPr>
        <w:t>thermoregulation</w:t>
      </w:r>
      <w:r w:rsidR="00E4768E">
        <w:rPr>
          <w:rFonts w:ascii="Times New Roman" w:hAnsi="Times New Roman" w:cs="Times New Roman"/>
          <w:lang w:val="en-CA"/>
        </w:rPr>
        <w:t xml:space="preserve"> are all examples of </w:t>
      </w:r>
      <w:r w:rsidR="00CC5943">
        <w:rPr>
          <w:rFonts w:ascii="Times New Roman" w:hAnsi="Times New Roman" w:cs="Times New Roman"/>
          <w:lang w:val="en-CA"/>
        </w:rPr>
        <w:t xml:space="preserve">daily activities an animal </w:t>
      </w:r>
      <w:r w:rsidR="002B5506">
        <w:rPr>
          <w:rFonts w:ascii="Times New Roman" w:hAnsi="Times New Roman" w:cs="Times New Roman"/>
          <w:lang w:val="en-CA"/>
        </w:rPr>
        <w:t>must</w:t>
      </w:r>
      <w:r w:rsidR="00CC5943">
        <w:rPr>
          <w:rFonts w:ascii="Times New Roman" w:hAnsi="Times New Roman" w:cs="Times New Roman"/>
          <w:lang w:val="en-CA"/>
        </w:rPr>
        <w:t xml:space="preserve"> balance to survive</w:t>
      </w:r>
      <w:r w:rsidR="009C5C88">
        <w:rPr>
          <w:rFonts w:ascii="Times New Roman" w:hAnsi="Times New Roman" w:cs="Times New Roman"/>
          <w:lang w:val="en-CA"/>
        </w:rPr>
        <w:t xml:space="preserve"> </w:t>
      </w:r>
      <w:r w:rsidR="009C5C88">
        <w:rPr>
          <w:rFonts w:ascii="Times New Roman" w:hAnsi="Times New Roman" w:cs="Times New Roman"/>
          <w:lang w:val="en-CA"/>
        </w:rPr>
        <w:fldChar w:fldCharType="begin"/>
      </w:r>
      <w:r w:rsidR="009B149E">
        <w:rPr>
          <w:rFonts w:ascii="Times New Roman" w:hAnsi="Times New Roman" w:cs="Times New Roman"/>
          <w:lang w:val="en-CA"/>
        </w:rPr>
        <w:instrText xml:space="preserve"> ADDIN ZOTERO_ITEM CSL_CITATION {"citationID":"fqUcHkWY","properties":{"formattedCitation":"(Elliott et al., 2009; Majchrzak et al., 2022; Sumasgutner et al., 2023; Visscher et al., 2018)","plainCitation":"(Elliott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instrText>
      </w:r>
      <w:r w:rsidRPr="009B149E" w:rsidR="009B149E">
        <w:rPr>
          <w:rFonts w:ascii="Times New Roman" w:hAnsi="Times New Roman" w:cs="Times New Roman"/>
        </w:rPr>
        <w: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r w:rsidR="009C5C88">
        <w:rPr>
          <w:rFonts w:ascii="Times New Roman" w:hAnsi="Times New Roman" w:cs="Times New Roman"/>
          <w:lang w:val="en-CA"/>
        </w:rPr>
        <w:fldChar w:fldCharType="separate"/>
      </w:r>
      <w:r w:rsidR="009B149E">
        <w:rPr>
          <w:rFonts w:ascii="Times New Roman" w:hAnsi="Times New Roman" w:cs="Times New Roman"/>
          <w:noProof/>
        </w:rPr>
        <w:t>(Elliott et al., 2009; Majchrzak et al., 2022; Sumasgutner et al., 2023; Visscher et al., 2018)</w:t>
      </w:r>
      <w:r w:rsidR="009C5C88">
        <w:rPr>
          <w:rFonts w:ascii="Times New Roman" w:hAnsi="Times New Roman" w:cs="Times New Roman"/>
          <w:lang w:val="en-CA"/>
        </w:rPr>
        <w:fldChar w:fldCharType="end"/>
      </w:r>
      <w:r w:rsidRPr="00C61AE6" w:rsidR="00CC5943">
        <w:rPr>
          <w:rFonts w:ascii="Times New Roman" w:hAnsi="Times New Roman" w:cs="Times New Roman"/>
        </w:rPr>
        <w:t>.</w:t>
      </w:r>
      <w:r w:rsidRPr="00C61AE6" w:rsidR="00840DA7">
        <w:rPr>
          <w:rFonts w:ascii="Times New Roman" w:hAnsi="Times New Roman" w:cs="Times New Roman"/>
        </w:rPr>
        <w:t xml:space="preserve"> </w:t>
      </w:r>
      <w:r w:rsidRPr="00E87A17" w:rsidR="00E87A17">
        <w:rPr>
          <w:rFonts w:ascii="Times New Roman" w:hAnsi="Times New Roman" w:cs="Times New Roman"/>
          <w:lang w:val="en-CA"/>
        </w:rPr>
        <w:t>Both birds and mammals fa</w:t>
      </w:r>
      <w:r w:rsidR="00E87A17">
        <w:rPr>
          <w:rFonts w:ascii="Times New Roman" w:hAnsi="Times New Roman" w:cs="Times New Roman"/>
          <w:lang w:val="en-CA"/>
        </w:rPr>
        <w:t xml:space="preserve">ce </w:t>
      </w:r>
      <w:r w:rsidR="00C43B7F">
        <w:rPr>
          <w:rFonts w:ascii="Times New Roman" w:hAnsi="Times New Roman" w:cs="Times New Roman"/>
          <w:lang w:val="en-CA"/>
        </w:rPr>
        <w:t>the opportunity costs of behavioural thermoregulation (i.e. retreat to cooler microhabitats</w:t>
      </w:r>
      <w:r w:rsidR="00DA1AE5">
        <w:rPr>
          <w:rFonts w:ascii="Times New Roman" w:hAnsi="Times New Roman" w:cs="Times New Roman"/>
          <w:lang w:val="en-CA"/>
        </w:rPr>
        <w:t xml:space="preserve"> during a heat wave</w:t>
      </w:r>
      <w:r w:rsidR="00C43B7F">
        <w:rPr>
          <w:rFonts w:ascii="Times New Roman" w:hAnsi="Times New Roman" w:cs="Times New Roman"/>
          <w:lang w:val="en-CA"/>
        </w:rPr>
        <w:t xml:space="preserve"> can limit access to profitable food patches</w:t>
      </w:r>
      <w:r w:rsidR="00DA1AE5">
        <w:rPr>
          <w:rFonts w:ascii="Times New Roman" w:hAnsi="Times New Roman" w:cs="Times New Roman"/>
          <w:lang w:val="en-CA"/>
        </w:rPr>
        <w:t xml:space="preserve">) </w:t>
      </w:r>
      <w:r w:rsidR="00DA1AE5">
        <w:rPr>
          <w:rFonts w:ascii="Times New Roman" w:hAnsi="Times New Roman" w:cs="Times New Roman"/>
          <w:lang w:val="en-CA"/>
        </w:rPr>
        <w:fldChar w:fldCharType="begin"/>
      </w:r>
      <w:r w:rsidR="00DA1AE5">
        <w:rPr>
          <w:rFonts w:ascii="Times New Roman" w:hAnsi="Times New Roman" w:cs="Times New Roman"/>
          <w:lang w:val="en-CA"/>
        </w:rPr>
        <w:instrText xml:space="preserve"> ADDIN ZOTERO_ITEM CSL_CITATION {"citationID":"kFrfuMuS","properties":{"formattedCitation":"(Cunningham et al., 2021)","plainCitation":"(Cunningham et al., 2021)","noteIndex":0},"citationItems":[{"id":1089,"uris":["http://zotero.org/users/16770306/items/EHS8FPV9"],"itemData":{"id":1089,"type":"article-journal","abstract":"As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Environment","DOI":"10.1002/fee.2324","ISSN":"1540-9295, 1540-9309","issue":"5","journalAbbreviation":"Frontiers in Ecol &amp; Environ","language":"en","page":"300-307","source":"DOI.org (Crossref)","title":"Opportunity costs and the response of birds and mammals to climate warming","volume":"19","author":[{"family":"Cunningham","given":"Susan J"},{"family":"Gardner","given":"Janet L"},{"family":"Martin","given":"Rowan O"}],"issued":{"date-parts":[["2021",6]]}}}],"schema":"https://github.com/citation-style-language/schema/raw/master/csl-citation.json"} </w:instrText>
      </w:r>
      <w:r w:rsidR="00DA1AE5">
        <w:rPr>
          <w:rFonts w:ascii="Times New Roman" w:hAnsi="Times New Roman" w:cs="Times New Roman"/>
          <w:lang w:val="en-CA"/>
        </w:rPr>
        <w:fldChar w:fldCharType="separate"/>
      </w:r>
      <w:r w:rsidR="00DA1AE5">
        <w:rPr>
          <w:rFonts w:ascii="Times New Roman" w:hAnsi="Times New Roman" w:cs="Times New Roman"/>
          <w:noProof/>
          <w:lang w:val="en-CA"/>
        </w:rPr>
        <w:t>(Cunningham et al., 2021)</w:t>
      </w:r>
      <w:r w:rsidR="00DA1AE5">
        <w:rPr>
          <w:rFonts w:ascii="Times New Roman" w:hAnsi="Times New Roman" w:cs="Times New Roman"/>
          <w:lang w:val="en-CA"/>
        </w:rPr>
        <w:fldChar w:fldCharType="end"/>
      </w:r>
      <w:r w:rsidR="00DA1AE5">
        <w:rPr>
          <w:rFonts w:ascii="Times New Roman" w:hAnsi="Times New Roman" w:cs="Times New Roman"/>
          <w:lang w:val="en-CA"/>
        </w:rPr>
        <w:t>.</w:t>
      </w:r>
      <w:r w:rsidR="008C5673">
        <w:rPr>
          <w:rFonts w:ascii="Times New Roman" w:hAnsi="Times New Roman" w:cs="Times New Roman"/>
          <w:lang w:val="en-CA"/>
        </w:rPr>
        <w:t xml:space="preserve"> Another example comes from wintering great tits (</w:t>
      </w:r>
      <w:r w:rsidR="008C5673">
        <w:rPr>
          <w:rFonts w:ascii="Times New Roman" w:hAnsi="Times New Roman" w:cs="Times New Roman"/>
          <w:i/>
          <w:iCs/>
          <w:lang w:val="en-CA"/>
        </w:rPr>
        <w:t>Parus major</w:t>
      </w:r>
      <w:r w:rsidR="008C5673">
        <w:rPr>
          <w:rFonts w:ascii="Times New Roman" w:hAnsi="Times New Roman" w:cs="Times New Roman"/>
          <w:lang w:val="en-CA"/>
        </w:rPr>
        <w:t>)</w:t>
      </w:r>
      <w:r w:rsidR="00E15921">
        <w:rPr>
          <w:rFonts w:ascii="Times New Roman" w:hAnsi="Times New Roman" w:cs="Times New Roman"/>
          <w:lang w:val="en-CA"/>
        </w:rPr>
        <w:t xml:space="preserve"> in southern Sweden</w:t>
      </w:r>
      <w:r w:rsidR="00051527">
        <w:rPr>
          <w:rFonts w:ascii="Times New Roman" w:hAnsi="Times New Roman" w:cs="Times New Roman"/>
          <w:lang w:val="en-CA"/>
        </w:rPr>
        <w:t xml:space="preserve"> showing that the birds with access to predictable food were able to maintain lower body temperatures</w:t>
      </w:r>
      <w:r w:rsidR="00B22290">
        <w:rPr>
          <w:rFonts w:ascii="Times New Roman" w:hAnsi="Times New Roman" w:cs="Times New Roman"/>
          <w:lang w:val="en-CA"/>
        </w:rPr>
        <w:t xml:space="preserve"> when subjected to an immune challenge </w:t>
      </w:r>
      <w:r w:rsidR="00B22290">
        <w:rPr>
          <w:rFonts w:ascii="Times New Roman" w:hAnsi="Times New Roman" w:cs="Times New Roman"/>
          <w:lang w:val="en-CA"/>
        </w:rPr>
        <w:fldChar w:fldCharType="begin"/>
      </w:r>
      <w:r w:rsidR="00B22290">
        <w:rPr>
          <w:rFonts w:ascii="Times New Roman" w:hAnsi="Times New Roman" w:cs="Times New Roman"/>
          <w:lang w:val="en-CA"/>
        </w:rPr>
        <w:instrText xml:space="preserve"> ADDIN ZOTERO_ITEM CSL_CITATION {"citationID":"2tJsFQsg","properties":{"formattedCitation":"(Watson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00B22290">
        <w:rPr>
          <w:rFonts w:ascii="Times New Roman" w:hAnsi="Times New Roman" w:cs="Times New Roman"/>
          <w:lang w:val="en-CA"/>
        </w:rPr>
        <w:fldChar w:fldCharType="separate"/>
      </w:r>
      <w:r w:rsidR="00B22290">
        <w:rPr>
          <w:rFonts w:ascii="Times New Roman" w:hAnsi="Times New Roman" w:cs="Times New Roman"/>
          <w:noProof/>
          <w:lang w:val="en-CA"/>
        </w:rPr>
        <w:t>(Watson et al., 2023)</w:t>
      </w:r>
      <w:r w:rsidR="00B22290">
        <w:rPr>
          <w:rFonts w:ascii="Times New Roman" w:hAnsi="Times New Roman" w:cs="Times New Roman"/>
          <w:lang w:val="en-CA"/>
        </w:rPr>
        <w:fldChar w:fldCharType="end"/>
      </w:r>
      <w:r w:rsidR="00B22290">
        <w:rPr>
          <w:rFonts w:ascii="Times New Roman" w:hAnsi="Times New Roman" w:cs="Times New Roman"/>
          <w:lang w:val="en-CA"/>
        </w:rPr>
        <w:t>.</w:t>
      </w:r>
      <w:r w:rsidR="00D361DD">
        <w:rPr>
          <w:rFonts w:ascii="Times New Roman" w:hAnsi="Times New Roman" w:cs="Times New Roman"/>
          <w:lang w:val="en-CA"/>
        </w:rPr>
        <w:t xml:space="preserve"> The same individuals were also able to </w:t>
      </w:r>
      <w:r w:rsidR="00FE1D27">
        <w:rPr>
          <w:rFonts w:ascii="Times New Roman" w:hAnsi="Times New Roman" w:cs="Times New Roman"/>
          <w:lang w:val="en-CA"/>
        </w:rPr>
        <w:t xml:space="preserve">revert back to their body temperature baseline in a shorter amount of time compared to great tits that </w:t>
      </w:r>
      <w:r w:rsidR="007F7960">
        <w:rPr>
          <w:rFonts w:ascii="Times New Roman" w:hAnsi="Times New Roman" w:cs="Times New Roman"/>
          <w:lang w:val="en-CA"/>
        </w:rPr>
        <w:t xml:space="preserve">didn’t have access to a predictable food source </w:t>
      </w:r>
      <w:r w:rsidR="007F7960">
        <w:rPr>
          <w:rFonts w:ascii="Times New Roman" w:hAnsi="Times New Roman" w:cs="Times New Roman"/>
          <w:lang w:val="en-CA"/>
        </w:rPr>
        <w:fldChar w:fldCharType="begin"/>
      </w:r>
      <w:r w:rsidR="007F7960">
        <w:rPr>
          <w:rFonts w:ascii="Times New Roman" w:hAnsi="Times New Roman" w:cs="Times New Roman"/>
          <w:lang w:val="en-CA"/>
        </w:rPr>
        <w:instrText xml:space="preserve"> ADDIN ZOTERO_ITEM CSL_CITATION {"citationID":"lGbb5L9M","properties":{"formattedCitation":"(Watson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007F7960">
        <w:rPr>
          <w:rFonts w:ascii="Times New Roman" w:hAnsi="Times New Roman" w:cs="Times New Roman"/>
          <w:lang w:val="en-CA"/>
        </w:rPr>
        <w:fldChar w:fldCharType="separate"/>
      </w:r>
      <w:r w:rsidR="007F7960">
        <w:rPr>
          <w:rFonts w:ascii="Times New Roman" w:hAnsi="Times New Roman" w:cs="Times New Roman"/>
          <w:noProof/>
          <w:lang w:val="en-CA"/>
        </w:rPr>
        <w:t>(Watson et al., 2023)</w:t>
      </w:r>
      <w:r w:rsidR="007F7960">
        <w:rPr>
          <w:rFonts w:ascii="Times New Roman" w:hAnsi="Times New Roman" w:cs="Times New Roman"/>
          <w:lang w:val="en-CA"/>
        </w:rPr>
        <w:fldChar w:fldCharType="end"/>
      </w:r>
      <w:r w:rsidR="007F7960">
        <w:rPr>
          <w:rFonts w:ascii="Times New Roman" w:hAnsi="Times New Roman" w:cs="Times New Roman"/>
          <w:lang w:val="en-CA"/>
        </w:rPr>
        <w:t>.</w:t>
      </w:r>
      <w:r w:rsidR="00DA1AE5">
        <w:rPr>
          <w:rFonts w:ascii="Times New Roman" w:hAnsi="Times New Roman" w:cs="Times New Roman"/>
          <w:lang w:val="en-CA"/>
        </w:rPr>
        <w:t xml:space="preserve"> </w:t>
      </w:r>
      <w:r w:rsidR="00E46B94">
        <w:rPr>
          <w:rFonts w:ascii="Times New Roman" w:hAnsi="Times New Roman" w:cs="Times New Roman"/>
          <w:lang w:val="en-CA"/>
        </w:rPr>
        <w:t>In cities,</w:t>
      </w:r>
      <w:r w:rsidR="0036787F">
        <w:rPr>
          <w:rFonts w:ascii="Times New Roman" w:hAnsi="Times New Roman" w:cs="Times New Roman"/>
          <w:lang w:val="en-CA"/>
        </w:rPr>
        <w:t xml:space="preserve"> species </w:t>
      </w:r>
      <w:r w:rsidR="00E46B94">
        <w:rPr>
          <w:rFonts w:ascii="Times New Roman" w:hAnsi="Times New Roman" w:cs="Times New Roman"/>
          <w:lang w:val="en-CA"/>
        </w:rPr>
        <w:t xml:space="preserve">must </w:t>
      </w:r>
      <w:r w:rsidR="0036787F">
        <w:rPr>
          <w:rFonts w:ascii="Times New Roman" w:hAnsi="Times New Roman" w:cs="Times New Roman"/>
          <w:lang w:val="en-CA"/>
        </w:rPr>
        <w:t xml:space="preserve">adjust </w:t>
      </w:r>
      <w:r w:rsidR="002D34CB">
        <w:rPr>
          <w:rFonts w:ascii="Times New Roman" w:hAnsi="Times New Roman" w:cs="Times New Roman"/>
          <w:lang w:val="en-CA"/>
        </w:rPr>
        <w:t>their daily activities</w:t>
      </w:r>
      <w:r w:rsidR="002B5506">
        <w:rPr>
          <w:rFonts w:ascii="Times New Roman" w:hAnsi="Times New Roman" w:cs="Times New Roman"/>
          <w:lang w:val="en-CA"/>
        </w:rPr>
        <w:t xml:space="preserve"> in response to human-altered landscape</w:t>
      </w:r>
      <w:r w:rsidR="00E46B94">
        <w:rPr>
          <w:rFonts w:ascii="Times New Roman" w:hAnsi="Times New Roman" w:cs="Times New Roman"/>
          <w:lang w:val="en-CA"/>
        </w:rPr>
        <w:t>, and activity budgets are an interesting</w:t>
      </w:r>
      <w:r w:rsidR="00073CD6">
        <w:rPr>
          <w:rFonts w:ascii="Times New Roman" w:hAnsi="Times New Roman" w:cs="Times New Roman"/>
          <w:lang w:val="en-CA"/>
        </w:rPr>
        <w:t xml:space="preserve"> metric to examine how wildlife respond to urbanization</w:t>
      </w:r>
      <w:r w:rsidR="00C61AE6">
        <w:rPr>
          <w:rFonts w:ascii="Times New Roman" w:hAnsi="Times New Roman" w:cs="Times New Roman"/>
          <w:lang w:val="en-CA"/>
        </w:rPr>
        <w:t xml:space="preserve"> </w:t>
      </w:r>
      <w:r w:rsidR="00C61AE6">
        <w:rPr>
          <w:rFonts w:ascii="Times New Roman" w:hAnsi="Times New Roman" w:cs="Times New Roman"/>
          <w:lang w:val="en-CA"/>
        </w:rPr>
        <w:fldChar w:fldCharType="begin"/>
      </w:r>
      <w:r w:rsidR="00AE4E76">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00C61AE6">
        <w:rPr>
          <w:rFonts w:ascii="Times New Roman" w:hAnsi="Times New Roman" w:cs="Times New Roman"/>
          <w:lang w:val="en-CA"/>
        </w:rPr>
        <w:fldChar w:fldCharType="separate"/>
      </w:r>
      <w:r w:rsidR="00AE4E76">
        <w:rPr>
          <w:rFonts w:ascii="Times New Roman" w:hAnsi="Times New Roman" w:cs="Times New Roman"/>
          <w:noProof/>
          <w:lang w:val="en-CA"/>
        </w:rPr>
        <w:t>(Gumilyov et al., 2023; Tian et al., 2022)</w:t>
      </w:r>
      <w:r w:rsidR="00C61AE6">
        <w:rPr>
          <w:rFonts w:ascii="Times New Roman" w:hAnsi="Times New Roman" w:cs="Times New Roman"/>
          <w:lang w:val="en-CA"/>
        </w:rPr>
        <w:fldChar w:fldCharType="end"/>
      </w:r>
      <w:r w:rsidR="00CB4C6F">
        <w:rPr>
          <w:rFonts w:ascii="Times New Roman" w:hAnsi="Times New Roman" w:cs="Times New Roman"/>
          <w:lang w:val="en-CA"/>
        </w:rPr>
        <w:t xml:space="preserve">. </w:t>
      </w:r>
      <w:r w:rsidR="00B43F90">
        <w:rPr>
          <w:rFonts w:ascii="Times New Roman" w:hAnsi="Times New Roman" w:cs="Times New Roman"/>
          <w:lang w:val="en-CA"/>
        </w:rPr>
        <w:t xml:space="preserve">Efficient energy budget management </w:t>
      </w:r>
      <w:r w:rsidR="00A94BE6">
        <w:rPr>
          <w:rFonts w:ascii="Times New Roman" w:hAnsi="Times New Roman" w:cs="Times New Roman"/>
          <w:lang w:val="en-CA"/>
        </w:rPr>
        <w:t>can</w:t>
      </w:r>
      <w:r w:rsidR="00E0525D">
        <w:rPr>
          <w:rFonts w:ascii="Times New Roman" w:hAnsi="Times New Roman" w:cs="Times New Roman"/>
          <w:lang w:val="en-CA"/>
        </w:rPr>
        <w:t xml:space="preserve"> </w:t>
      </w:r>
      <w:r w:rsidR="00D80DA4">
        <w:rPr>
          <w:rFonts w:ascii="Times New Roman" w:hAnsi="Times New Roman" w:cs="Times New Roman"/>
          <w:lang w:val="en-CA"/>
        </w:rPr>
        <w:t>help</w:t>
      </w:r>
      <w:r w:rsidR="00BB29AA">
        <w:rPr>
          <w:rFonts w:ascii="Times New Roman" w:hAnsi="Times New Roman" w:cs="Times New Roman"/>
          <w:lang w:val="en-CA"/>
        </w:rPr>
        <w:t xml:space="preserve"> counteract the negative effects of costly </w:t>
      </w:r>
      <w:r w:rsidR="00BD55FB">
        <w:rPr>
          <w:rFonts w:ascii="Times New Roman" w:hAnsi="Times New Roman" w:cs="Times New Roman"/>
          <w:lang w:val="en-CA"/>
        </w:rPr>
        <w:t>behaviours. An example of such is well illustrated by northern gannets (</w:t>
      </w:r>
      <w:r w:rsidR="00396699">
        <w:rPr>
          <w:rFonts w:ascii="Times New Roman" w:hAnsi="Times New Roman" w:cs="Times New Roman"/>
          <w:i/>
          <w:iCs/>
          <w:lang w:val="en-CA"/>
        </w:rPr>
        <w:t xml:space="preserve">Morus </w:t>
      </w:r>
      <w:proofErr w:type="spellStart"/>
      <w:r w:rsidRPr="00396699" w:rsidR="00396699">
        <w:rPr>
          <w:rFonts w:ascii="Times New Roman" w:hAnsi="Times New Roman" w:cs="Times New Roman"/>
          <w:i/>
          <w:iCs/>
          <w:lang w:val="en-CA"/>
        </w:rPr>
        <w:t>bassanus</w:t>
      </w:r>
      <w:proofErr w:type="spellEnd"/>
      <w:r w:rsidR="00396699">
        <w:rPr>
          <w:rFonts w:ascii="Times New Roman" w:hAnsi="Times New Roman" w:cs="Times New Roman"/>
          <w:lang w:val="en-CA"/>
        </w:rPr>
        <w:t>)</w:t>
      </w:r>
      <w:r w:rsidR="00A44BCC">
        <w:rPr>
          <w:rFonts w:ascii="Times New Roman" w:hAnsi="Times New Roman" w:cs="Times New Roman"/>
          <w:lang w:val="en-CA"/>
        </w:rPr>
        <w:t xml:space="preserve"> showing that the energetic benefits</w:t>
      </w:r>
      <w:r w:rsidR="003F1C5B">
        <w:rPr>
          <w:rFonts w:ascii="Times New Roman" w:hAnsi="Times New Roman" w:cs="Times New Roman"/>
          <w:lang w:val="en-CA"/>
        </w:rPr>
        <w:t xml:space="preserve"> of foraging in the Gulf of Mexico during the winter, well outweighs any negative consequences of the longer-distance migration compared to </w:t>
      </w:r>
      <w:r w:rsidR="003F1C5B">
        <w:rPr>
          <w:rFonts w:ascii="Times New Roman" w:hAnsi="Times New Roman" w:cs="Times New Roman"/>
          <w:lang w:val="en-CA"/>
        </w:rPr>
        <w:t xml:space="preserve">conspecifics who opt for a different migratory route </w:t>
      </w:r>
      <w:r w:rsidR="003F1C5B">
        <w:rPr>
          <w:rFonts w:ascii="Times New Roman" w:hAnsi="Times New Roman" w:cs="Times New Roman"/>
          <w:lang w:val="en-CA"/>
        </w:rPr>
        <w:fldChar w:fldCharType="begin"/>
      </w:r>
      <w:r w:rsidR="003F1C5B">
        <w:rPr>
          <w:rFonts w:ascii="Times New Roman" w:hAnsi="Times New Roman" w:cs="Times New Roman"/>
          <w:lang w:val="en-CA"/>
        </w:rPr>
        <w:instrText xml:space="preserve"> ADDIN ZOTERO_ITEM CSL_CITATION {"citationID":"j3FVvZHq","properties":{"formattedCitation":"(Pelletier et al., 2020)","plainCitation":"(Pelletier et al., 2020)","noteIndex":0},"citationItems":[{"id":1090,"uris":["http://zotero.org/users/16770306/items/IXQYSSRY"],"itemData":{"id":1090,"type":"article-journal","container-title":"PLOS ONE","DOI":"10.1371/journal.pone.0230262","ISSN":"1932-6203","issue":"3","journalAbbreviation":"PLoS ONE","language":"en","page":"e0230262","source":"DOI.org (Crossref)","title":"So far, so good… Similar fitness consequences and overall energetic costs for short and long-distance migrants in a seabird","volume":"15","author":[{"family":"Pelletier","given":"David"},{"family":"Seyer","given":"Yannick"},{"family":"Garthe","given":"Stefan"},{"family":"Bonnefoi","given":"Salomé"},{"family":"Phillips","given":"Richard A."},{"family":"Guillemette","given":"Magella"}],"editor":[{"family":"Hoskins","given":"Andrew J."}],"issued":{"date-parts":[["2020",3,16]]}}}],"schema":"https://github.com/citation-style-language/schema/raw/master/csl-citation.json"} </w:instrText>
      </w:r>
      <w:r w:rsidR="003F1C5B">
        <w:rPr>
          <w:rFonts w:ascii="Times New Roman" w:hAnsi="Times New Roman" w:cs="Times New Roman"/>
          <w:lang w:val="en-CA"/>
        </w:rPr>
        <w:fldChar w:fldCharType="separate"/>
      </w:r>
      <w:r w:rsidR="003F1C5B">
        <w:rPr>
          <w:rFonts w:ascii="Times New Roman" w:hAnsi="Times New Roman" w:cs="Times New Roman"/>
          <w:noProof/>
          <w:lang w:val="en-CA"/>
        </w:rPr>
        <w:t>(Pelletier et al., 2020)</w:t>
      </w:r>
      <w:r w:rsidR="003F1C5B">
        <w:rPr>
          <w:rFonts w:ascii="Times New Roman" w:hAnsi="Times New Roman" w:cs="Times New Roman"/>
          <w:lang w:val="en-CA"/>
        </w:rPr>
        <w:fldChar w:fldCharType="end"/>
      </w:r>
      <w:r w:rsidR="003F1C5B">
        <w:rPr>
          <w:rFonts w:ascii="Times New Roman" w:hAnsi="Times New Roman" w:cs="Times New Roman"/>
          <w:lang w:val="en-CA"/>
        </w:rPr>
        <w:t>.</w:t>
      </w:r>
      <w:r w:rsidR="00396699">
        <w:rPr>
          <w:rFonts w:ascii="Times New Roman" w:hAnsi="Times New Roman" w:cs="Times New Roman"/>
          <w:lang w:val="en-CA"/>
        </w:rPr>
        <w:t xml:space="preserve"> </w:t>
      </w:r>
      <w:r w:rsidRPr="00396699" w:rsidR="001F31A8">
        <w:rPr>
          <w:rFonts w:ascii="Times New Roman" w:hAnsi="Times New Roman" w:cs="Times New Roman"/>
          <w:lang w:val="en-CA"/>
        </w:rPr>
        <w:t>Urban</w:t>
      </w:r>
      <w:r w:rsidR="001F31A8">
        <w:rPr>
          <w:rFonts w:ascii="Times New Roman" w:hAnsi="Times New Roman" w:cs="Times New Roman"/>
          <w:lang w:val="en-CA"/>
        </w:rPr>
        <w:t xml:space="preserve"> environments </w:t>
      </w:r>
      <w:r w:rsidR="00152696">
        <w:rPr>
          <w:rFonts w:ascii="Times New Roman" w:hAnsi="Times New Roman" w:cs="Times New Roman"/>
          <w:lang w:val="en-CA"/>
        </w:rPr>
        <w:t xml:space="preserve">often result in animals having to change the timing of their activities in response to </w:t>
      </w:r>
      <w:r w:rsidR="00891E74">
        <w:rPr>
          <w:rFonts w:ascii="Times New Roman" w:hAnsi="Times New Roman" w:cs="Times New Roman"/>
          <w:lang w:val="en-CA"/>
        </w:rPr>
        <w:t>factors like noise, artificial lighting at night, human presence and landscape alterations.</w:t>
      </w:r>
      <w:r w:rsidR="006C65E6">
        <w:rPr>
          <w:rFonts w:ascii="Times New Roman" w:hAnsi="Times New Roman" w:cs="Times New Roman"/>
          <w:lang w:val="en-CA"/>
        </w:rPr>
        <w:t xml:space="preserve"> A striking example of the quick temporal scale at which those changes can occur comes from</w:t>
      </w:r>
      <w:r w:rsidR="00E25944">
        <w:rPr>
          <w:rFonts w:ascii="Times New Roman" w:hAnsi="Times New Roman" w:cs="Times New Roman"/>
          <w:lang w:val="en-CA"/>
        </w:rPr>
        <w:t xml:space="preserve"> Spain following COVID-19 lockdown measures</w:t>
      </w:r>
      <w:r w:rsidR="00D967E2">
        <w:rPr>
          <w:rFonts w:ascii="Times New Roman" w:hAnsi="Times New Roman" w:cs="Times New Roman"/>
          <w:lang w:val="en-CA"/>
        </w:rPr>
        <w:t>,</w:t>
      </w:r>
      <w:r w:rsidR="006165F6">
        <w:rPr>
          <w:rFonts w:ascii="Times New Roman" w:hAnsi="Times New Roman" w:cs="Times New Roman"/>
          <w:lang w:val="en-CA"/>
        </w:rPr>
        <w:t xml:space="preserve"> when</w:t>
      </w:r>
      <w:r w:rsidR="00D967E2">
        <w:rPr>
          <w:rFonts w:ascii="Times New Roman" w:hAnsi="Times New Roman" w:cs="Times New Roman"/>
          <w:lang w:val="en-CA"/>
        </w:rPr>
        <w:t xml:space="preserve"> birds were more detectable</w:t>
      </w:r>
      <w:r w:rsidR="006403B6">
        <w:rPr>
          <w:rFonts w:ascii="Times New Roman" w:hAnsi="Times New Roman" w:cs="Times New Roman"/>
          <w:lang w:val="en-CA"/>
        </w:rPr>
        <w:t xml:space="preserve"> (and thus more present)</w:t>
      </w:r>
      <w:r w:rsidR="00D967E2">
        <w:rPr>
          <w:rFonts w:ascii="Times New Roman" w:hAnsi="Times New Roman" w:cs="Times New Roman"/>
          <w:lang w:val="en-CA"/>
        </w:rPr>
        <w:t xml:space="preserve"> in urban areas, </w:t>
      </w:r>
      <w:r w:rsidR="006403B6">
        <w:rPr>
          <w:rFonts w:ascii="Times New Roman" w:hAnsi="Times New Roman" w:cs="Times New Roman"/>
          <w:lang w:val="en-CA"/>
        </w:rPr>
        <w:t>in</w:t>
      </w:r>
      <w:r w:rsidR="00D967E2">
        <w:rPr>
          <w:rFonts w:ascii="Times New Roman" w:hAnsi="Times New Roman" w:cs="Times New Roman"/>
          <w:lang w:val="en-CA"/>
        </w:rPr>
        <w:t xml:space="preserve"> the early morning</w:t>
      </w:r>
      <w:r w:rsidR="00890D2C">
        <w:rPr>
          <w:rFonts w:ascii="Times New Roman" w:hAnsi="Times New Roman" w:cs="Times New Roman"/>
          <w:lang w:val="en-CA"/>
        </w:rPr>
        <w:t xml:space="preserve"> </w:t>
      </w:r>
      <w:r w:rsidR="00890D2C">
        <w:rPr>
          <w:rFonts w:ascii="Times New Roman" w:hAnsi="Times New Roman" w:cs="Times New Roman"/>
          <w:lang w:val="en-CA"/>
        </w:rPr>
        <w:fldChar w:fldCharType="begin"/>
      </w:r>
      <w:r w:rsidR="00890D2C">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890D2C">
        <w:rPr>
          <w:rFonts w:ascii="Times New Roman" w:hAnsi="Times New Roman" w:cs="Times New Roman"/>
          <w:lang w:val="en-CA"/>
        </w:rPr>
        <w:fldChar w:fldCharType="separate"/>
      </w:r>
      <w:r w:rsidR="00890D2C">
        <w:rPr>
          <w:rFonts w:ascii="Times New Roman" w:hAnsi="Times New Roman" w:cs="Times New Roman"/>
          <w:noProof/>
          <w:lang w:val="en-CA"/>
        </w:rPr>
        <w:t>(Gordo et al., 2021)</w:t>
      </w:r>
      <w:r w:rsidR="00890D2C">
        <w:rPr>
          <w:rFonts w:ascii="Times New Roman" w:hAnsi="Times New Roman" w:cs="Times New Roman"/>
          <w:lang w:val="en-CA"/>
        </w:rPr>
        <w:fldChar w:fldCharType="end"/>
      </w:r>
      <w:r w:rsidR="00890D2C">
        <w:rPr>
          <w:rFonts w:ascii="Times New Roman" w:hAnsi="Times New Roman" w:cs="Times New Roman"/>
          <w:lang w:val="en-CA"/>
        </w:rPr>
        <w:t>.</w:t>
      </w:r>
      <w:r w:rsidR="00920780">
        <w:rPr>
          <w:rFonts w:ascii="Times New Roman" w:hAnsi="Times New Roman" w:cs="Times New Roman"/>
          <w:lang w:val="en-CA"/>
        </w:rPr>
        <w:t xml:space="preserve"> </w:t>
      </w:r>
      <w:r w:rsidR="002247F9">
        <w:rPr>
          <w:rFonts w:ascii="Times New Roman" w:hAnsi="Times New Roman" w:cs="Times New Roman"/>
          <w:lang w:val="en-CA"/>
        </w:rPr>
        <w:t>This</w:t>
      </w:r>
      <w:r w:rsidR="008B5C4F">
        <w:rPr>
          <w:rFonts w:ascii="Times New Roman" w:hAnsi="Times New Roman" w:cs="Times New Roman"/>
          <w:lang w:val="en-CA"/>
        </w:rPr>
        <w:t xml:space="preserve"> rapid change in behaviour could be driven by the quieter </w:t>
      </w:r>
      <w:r w:rsidR="002F1C83">
        <w:rPr>
          <w:rFonts w:ascii="Times New Roman" w:hAnsi="Times New Roman" w:cs="Times New Roman"/>
          <w:lang w:val="en-CA"/>
        </w:rPr>
        <w:t xml:space="preserve">mornings in </w:t>
      </w:r>
      <w:r w:rsidR="00473B3F">
        <w:rPr>
          <w:rFonts w:ascii="Times New Roman" w:hAnsi="Times New Roman" w:cs="Times New Roman"/>
          <w:lang w:val="en-CA"/>
        </w:rPr>
        <w:t xml:space="preserve">a </w:t>
      </w:r>
      <w:r w:rsidR="002F1C83">
        <w:rPr>
          <w:rFonts w:ascii="Times New Roman" w:hAnsi="Times New Roman" w:cs="Times New Roman"/>
          <w:lang w:val="en-CA"/>
        </w:rPr>
        <w:t xml:space="preserve">usually crowded </w:t>
      </w:r>
      <w:r w:rsidR="00473B3F">
        <w:rPr>
          <w:rFonts w:ascii="Times New Roman" w:hAnsi="Times New Roman" w:cs="Times New Roman"/>
          <w:lang w:val="en-CA"/>
        </w:rPr>
        <w:t>city</w:t>
      </w:r>
      <w:r w:rsidR="002F1C83">
        <w:rPr>
          <w:rFonts w:ascii="Times New Roman" w:hAnsi="Times New Roman" w:cs="Times New Roman"/>
          <w:lang w:val="en-CA"/>
        </w:rPr>
        <w:t xml:space="preserve"> </w:t>
      </w:r>
      <w:r w:rsidR="002F1C83">
        <w:rPr>
          <w:rFonts w:ascii="Times New Roman" w:hAnsi="Times New Roman" w:cs="Times New Roman"/>
          <w:lang w:val="en-CA"/>
        </w:rPr>
        <w:fldChar w:fldCharType="begin"/>
      </w:r>
      <w:r w:rsidR="002F1C83">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2F1C83">
        <w:rPr>
          <w:rFonts w:ascii="Times New Roman" w:hAnsi="Times New Roman" w:cs="Times New Roman"/>
          <w:lang w:val="en-CA"/>
        </w:rPr>
        <w:fldChar w:fldCharType="separate"/>
      </w:r>
      <w:r w:rsidR="002F1C83">
        <w:rPr>
          <w:rFonts w:ascii="Times New Roman" w:hAnsi="Times New Roman" w:cs="Times New Roman"/>
          <w:noProof/>
          <w:lang w:val="en-CA"/>
        </w:rPr>
        <w:t>(Gordo et al., 2021)</w:t>
      </w:r>
      <w:r w:rsidR="002F1C83">
        <w:rPr>
          <w:rFonts w:ascii="Times New Roman" w:hAnsi="Times New Roman" w:cs="Times New Roman"/>
          <w:lang w:val="en-CA"/>
        </w:rPr>
        <w:fldChar w:fldCharType="end"/>
      </w:r>
      <w:r w:rsidR="002F1C83">
        <w:rPr>
          <w:rFonts w:ascii="Times New Roman" w:hAnsi="Times New Roman" w:cs="Times New Roman"/>
          <w:lang w:val="en-CA"/>
        </w:rPr>
        <w:t>.</w:t>
      </w:r>
      <w:r w:rsidR="00A278A0">
        <w:rPr>
          <w:rFonts w:ascii="Times New Roman" w:hAnsi="Times New Roman" w:cs="Times New Roman"/>
          <w:lang w:val="en-CA"/>
        </w:rPr>
        <w:t xml:space="preserve"> </w:t>
      </w:r>
      <w:r w:rsidR="002247F9">
        <w:rPr>
          <w:rFonts w:ascii="Times New Roman" w:hAnsi="Times New Roman" w:cs="Times New Roman"/>
          <w:lang w:val="en-CA"/>
        </w:rPr>
        <w:t>In</w:t>
      </w:r>
      <w:r w:rsidR="00A278A0">
        <w:rPr>
          <w:rFonts w:ascii="Times New Roman" w:hAnsi="Times New Roman" w:cs="Times New Roman"/>
          <w:lang w:val="en-CA"/>
        </w:rPr>
        <w:t xml:space="preserve"> Europe</w:t>
      </w:r>
      <w:r w:rsidR="002247F9">
        <w:rPr>
          <w:rFonts w:ascii="Times New Roman" w:hAnsi="Times New Roman" w:cs="Times New Roman"/>
          <w:lang w:val="en-CA"/>
        </w:rPr>
        <w:t>,</w:t>
      </w:r>
      <w:r w:rsidR="00A278A0">
        <w:rPr>
          <w:rFonts w:ascii="Times New Roman" w:hAnsi="Times New Roman" w:cs="Times New Roman"/>
          <w:lang w:val="en-CA"/>
        </w:rPr>
        <w:t xml:space="preserve"> </w:t>
      </w:r>
      <w:r w:rsidR="00F80B73">
        <w:rPr>
          <w:rFonts w:ascii="Times New Roman" w:hAnsi="Times New Roman" w:cs="Times New Roman"/>
          <w:lang w:val="en-CA"/>
        </w:rPr>
        <w:t>some early foragers advanced their onset of foraging time following exposition to artificial lighting</w:t>
      </w:r>
      <w:r w:rsidR="00F403DE">
        <w:rPr>
          <w:rFonts w:ascii="Times New Roman" w:hAnsi="Times New Roman" w:cs="Times New Roman"/>
          <w:lang w:val="en-CA"/>
        </w:rPr>
        <w:t xml:space="preserve"> </w:t>
      </w:r>
      <w:r w:rsidR="00F403DE">
        <w:rPr>
          <w:rFonts w:ascii="Times New Roman" w:hAnsi="Times New Roman" w:cs="Times New Roman"/>
          <w:lang w:val="en-CA"/>
        </w:rPr>
        <w:fldChar w:fldCharType="begin"/>
      </w:r>
      <w:r w:rsidR="00F403DE">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00F403DE">
        <w:rPr>
          <w:rFonts w:ascii="Times New Roman" w:hAnsi="Times New Roman" w:cs="Times New Roman"/>
          <w:lang w:val="en-CA"/>
        </w:rPr>
        <w:fldChar w:fldCharType="separate"/>
      </w:r>
      <w:r w:rsidR="00F403DE">
        <w:rPr>
          <w:rFonts w:ascii="Times New Roman" w:hAnsi="Times New Roman" w:cs="Times New Roman"/>
          <w:noProof/>
          <w:lang w:val="en-CA"/>
        </w:rPr>
        <w:t>(Silva et al., 2017)</w:t>
      </w:r>
      <w:r w:rsidR="00F403DE">
        <w:rPr>
          <w:rFonts w:ascii="Times New Roman" w:hAnsi="Times New Roman" w:cs="Times New Roman"/>
          <w:lang w:val="en-CA"/>
        </w:rPr>
        <w:fldChar w:fldCharType="end"/>
      </w:r>
      <w:r w:rsidR="00F403DE">
        <w:rPr>
          <w:rFonts w:ascii="Times New Roman" w:hAnsi="Times New Roman" w:cs="Times New Roman"/>
          <w:lang w:val="en-CA"/>
        </w:rPr>
        <w:t>.</w:t>
      </w:r>
      <w:r w:rsidR="008A3244">
        <w:rPr>
          <w:rFonts w:ascii="Times New Roman" w:hAnsi="Times New Roman" w:cs="Times New Roman"/>
          <w:lang w:val="en-CA"/>
        </w:rPr>
        <w:t xml:space="preserve"> In Germany and Portugal, </w:t>
      </w:r>
      <w:r w:rsidR="00CE0327">
        <w:rPr>
          <w:rFonts w:ascii="Times New Roman" w:hAnsi="Times New Roman" w:cs="Times New Roman"/>
          <w:lang w:val="en-CA"/>
        </w:rPr>
        <w:t>common woodpigeons</w:t>
      </w:r>
      <w:r w:rsidR="00951108">
        <w:rPr>
          <w:rFonts w:ascii="Times New Roman" w:hAnsi="Times New Roman" w:cs="Times New Roman"/>
          <w:lang w:val="en-CA"/>
        </w:rPr>
        <w:t xml:space="preserve"> (</w:t>
      </w:r>
      <w:r w:rsidR="00951108">
        <w:rPr>
          <w:rFonts w:ascii="Times New Roman" w:hAnsi="Times New Roman" w:cs="Times New Roman"/>
          <w:i/>
          <w:iCs/>
          <w:lang w:val="en-CA"/>
        </w:rPr>
        <w:t xml:space="preserve">Columba </w:t>
      </w:r>
      <w:proofErr w:type="spellStart"/>
      <w:r w:rsidR="00951108">
        <w:rPr>
          <w:rFonts w:ascii="Times New Roman" w:hAnsi="Times New Roman" w:cs="Times New Roman"/>
          <w:i/>
          <w:iCs/>
          <w:lang w:val="en-CA"/>
        </w:rPr>
        <w:t>palumbus</w:t>
      </w:r>
      <w:proofErr w:type="spellEnd"/>
      <w:r w:rsidR="00951108">
        <w:rPr>
          <w:rFonts w:ascii="Times New Roman" w:hAnsi="Times New Roman" w:cs="Times New Roman"/>
          <w:lang w:val="en-CA"/>
        </w:rPr>
        <w:t>) had varying time-budgets between seasons with less foraging time in winter compared to the breeding season</w:t>
      </w:r>
      <w:r w:rsidR="009755A0">
        <w:rPr>
          <w:rFonts w:ascii="Times New Roman" w:hAnsi="Times New Roman" w:cs="Times New Roman"/>
          <w:lang w:val="en-CA"/>
        </w:rPr>
        <w:t xml:space="preserve"> </w:t>
      </w:r>
      <w:r w:rsidR="009755A0">
        <w:rPr>
          <w:rFonts w:ascii="Times New Roman" w:hAnsi="Times New Roman" w:cs="Times New Roman"/>
          <w:lang w:val="en-CA"/>
        </w:rPr>
        <w:fldChar w:fldCharType="begin"/>
      </w:r>
      <w:r w:rsidR="009755A0">
        <w:rPr>
          <w:rFonts w:ascii="Times New Roman" w:hAnsi="Times New Roman" w:cs="Times New Roman"/>
          <w:lang w:val="en-CA"/>
        </w:rPr>
        <w:instrText xml:space="preserve"> ADDIN ZOTERO_ITEM CSL_CITATION {"citationID":"0GXviGi6","properties":{"formattedCitation":"(Masello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009755A0">
        <w:rPr>
          <w:rFonts w:ascii="Times New Roman" w:hAnsi="Times New Roman" w:cs="Times New Roman"/>
          <w:lang w:val="en-CA"/>
        </w:rPr>
        <w:fldChar w:fldCharType="separate"/>
      </w:r>
      <w:r w:rsidR="009755A0">
        <w:rPr>
          <w:rFonts w:ascii="Times New Roman" w:hAnsi="Times New Roman" w:cs="Times New Roman"/>
          <w:noProof/>
          <w:lang w:val="en-CA"/>
        </w:rPr>
        <w:t>(Masello et al., 2023)</w:t>
      </w:r>
      <w:r w:rsidR="009755A0">
        <w:rPr>
          <w:rFonts w:ascii="Times New Roman" w:hAnsi="Times New Roman" w:cs="Times New Roman"/>
          <w:lang w:val="en-CA"/>
        </w:rPr>
        <w:fldChar w:fldCharType="end"/>
      </w:r>
      <w:r w:rsidR="00951108">
        <w:rPr>
          <w:rFonts w:ascii="Times New Roman" w:hAnsi="Times New Roman" w:cs="Times New Roman"/>
          <w:lang w:val="en-CA"/>
        </w:rPr>
        <w:t>.</w:t>
      </w:r>
      <w:r w:rsidR="009755A0">
        <w:rPr>
          <w:rFonts w:ascii="Times New Roman" w:hAnsi="Times New Roman" w:cs="Times New Roman"/>
          <w:lang w:val="en-CA"/>
        </w:rPr>
        <w:t xml:space="preserve"> Yet interestingly, woodpigeons allocated more time to foraging in urban areas compared to their forest counterparts </w:t>
      </w:r>
      <w:r w:rsidR="009755A0">
        <w:rPr>
          <w:rFonts w:ascii="Times New Roman" w:hAnsi="Times New Roman" w:cs="Times New Roman"/>
          <w:lang w:val="en-CA"/>
        </w:rPr>
        <w:fldChar w:fldCharType="begin"/>
      </w:r>
      <w:r w:rsidR="009755A0">
        <w:rPr>
          <w:rFonts w:ascii="Times New Roman" w:hAnsi="Times New Roman" w:cs="Times New Roman"/>
          <w:lang w:val="en-CA"/>
        </w:rPr>
        <w:instrText xml:space="preserve"> ADDIN ZOTERO_ITEM CSL_CITATION {"citationID":"NZNkz8ee","properties":{"formattedCitation":"(Masello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009755A0">
        <w:rPr>
          <w:rFonts w:ascii="Times New Roman" w:hAnsi="Times New Roman" w:cs="Times New Roman"/>
          <w:lang w:val="en-CA"/>
        </w:rPr>
        <w:fldChar w:fldCharType="separate"/>
      </w:r>
      <w:r w:rsidR="009755A0">
        <w:rPr>
          <w:rFonts w:ascii="Times New Roman" w:hAnsi="Times New Roman" w:cs="Times New Roman"/>
          <w:noProof/>
          <w:lang w:val="en-CA"/>
        </w:rPr>
        <w:t>(Masello et al., 2023)</w:t>
      </w:r>
      <w:r w:rsidR="009755A0">
        <w:rPr>
          <w:rFonts w:ascii="Times New Roman" w:hAnsi="Times New Roman" w:cs="Times New Roman"/>
          <w:lang w:val="en-CA"/>
        </w:rPr>
        <w:fldChar w:fldCharType="end"/>
      </w:r>
      <w:r w:rsidR="009755A0">
        <w:rPr>
          <w:rFonts w:ascii="Times New Roman" w:hAnsi="Times New Roman" w:cs="Times New Roman"/>
          <w:lang w:val="en-CA"/>
        </w:rPr>
        <w:t>.</w:t>
      </w:r>
    </w:p>
    <w:p w:rsidR="008D1381" w:rsidP="00CC135F" w:rsidRDefault="008D1381" w14:paraId="6A1E46DF" w14:textId="77777777">
      <w:pPr>
        <w:spacing w:line="480" w:lineRule="auto"/>
        <w:ind w:firstLine="720"/>
        <w:jc w:val="both"/>
        <w:rPr>
          <w:rFonts w:ascii="Times New Roman" w:hAnsi="Times New Roman" w:cs="Times New Roman"/>
          <w:lang w:val="en-CA"/>
        </w:rPr>
      </w:pPr>
    </w:p>
    <w:p w:rsidR="008375A7" w:rsidP="00CC135F" w:rsidRDefault="00895804" w14:paraId="626DDAF7" w14:textId="2394391E">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ADD </w:t>
      </w:r>
      <w:r w:rsidR="008D1381">
        <w:rPr>
          <w:rFonts w:ascii="Times New Roman" w:hAnsi="Times New Roman" w:cs="Times New Roman"/>
          <w:lang w:val="en-CA"/>
        </w:rPr>
        <w:t xml:space="preserve">PARAGRAPH TOPIC SENTENCE. </w:t>
      </w:r>
      <w:r w:rsidR="0059106C">
        <w:rPr>
          <w:rFonts w:ascii="Times New Roman" w:hAnsi="Times New Roman" w:cs="Times New Roman"/>
          <w:lang w:val="en-CA"/>
        </w:rPr>
        <w:t xml:space="preserve">Similarly, </w:t>
      </w:r>
      <w:r w:rsidR="00C34D40">
        <w:rPr>
          <w:rFonts w:ascii="Times New Roman" w:hAnsi="Times New Roman" w:cs="Times New Roman"/>
          <w:lang w:val="en-CA"/>
        </w:rPr>
        <w:t xml:space="preserve">long-term </w:t>
      </w:r>
      <w:r w:rsidR="00D5010D">
        <w:rPr>
          <w:rFonts w:ascii="Times New Roman" w:hAnsi="Times New Roman" w:cs="Times New Roman"/>
          <w:lang w:val="en-CA"/>
        </w:rPr>
        <w:t>phenomenon such as climate change are expected to have effects on animal behaviour</w:t>
      </w:r>
      <w:r w:rsidR="00C41E15">
        <w:rPr>
          <w:rFonts w:ascii="Times New Roman" w:hAnsi="Times New Roman" w:cs="Times New Roman"/>
          <w:lang w:val="en-CA"/>
        </w:rPr>
        <w:t>, particularly in temperate regions in which seasonality plays a crucial role in daily activity patterns.</w:t>
      </w:r>
      <w:r w:rsidR="00CC135F">
        <w:rPr>
          <w:rFonts w:ascii="Times New Roman" w:hAnsi="Times New Roman" w:cs="Times New Roman"/>
          <w:lang w:val="en-CA"/>
        </w:rPr>
        <w:t xml:space="preserve"> </w:t>
      </w:r>
      <w:commentRangeStart w:id="234"/>
      <w:r w:rsidR="001C2984">
        <w:rPr>
          <w:rFonts w:ascii="Times New Roman" w:hAnsi="Times New Roman" w:cs="Times New Roman"/>
          <w:lang w:val="en-CA"/>
        </w:rPr>
        <w:t xml:space="preserve">Climate change is </w:t>
      </w:r>
      <w:r w:rsidR="009D58AB">
        <w:rPr>
          <w:rFonts w:ascii="Times New Roman" w:hAnsi="Times New Roman" w:cs="Times New Roman"/>
          <w:lang w:val="en-CA"/>
        </w:rPr>
        <w:t xml:space="preserve">already </w:t>
      </w:r>
      <w:r w:rsidR="00C665FB">
        <w:rPr>
          <w:rFonts w:ascii="Times New Roman" w:hAnsi="Times New Roman" w:cs="Times New Roman"/>
          <w:lang w:val="en-CA"/>
        </w:rPr>
        <w:t xml:space="preserve">affecting the North American winter season </w:t>
      </w:r>
      <w:r w:rsidR="00603925">
        <w:rPr>
          <w:rFonts w:ascii="Times New Roman" w:hAnsi="Times New Roman" w:cs="Times New Roman"/>
          <w:lang w:val="en-CA"/>
        </w:rPr>
        <w:t xml:space="preserve">through warmer mean temperatures and </w:t>
      </w:r>
      <w:r w:rsidR="009D58AB">
        <w:rPr>
          <w:rFonts w:ascii="Times New Roman" w:hAnsi="Times New Roman" w:cs="Times New Roman"/>
          <w:lang w:val="en-CA"/>
        </w:rPr>
        <w:t xml:space="preserve">warmer </w:t>
      </w:r>
      <w:r w:rsidR="00603925">
        <w:rPr>
          <w:rFonts w:ascii="Times New Roman" w:hAnsi="Times New Roman" w:cs="Times New Roman"/>
          <w:lang w:val="en-CA"/>
        </w:rPr>
        <w:t xml:space="preserve">cold extremes </w:t>
      </w:r>
      <w:r w:rsidR="0041704A">
        <w:rPr>
          <w:rFonts w:ascii="Times New Roman" w:hAnsi="Times New Roman" w:cs="Times New Roman"/>
          <w:lang w:val="en-CA"/>
        </w:rPr>
        <w:fldChar w:fldCharType="begin"/>
      </w:r>
      <w:r w:rsidR="002703B5">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0041704A">
        <w:rPr>
          <w:rFonts w:ascii="Times New Roman" w:hAnsi="Times New Roman" w:cs="Times New Roman"/>
          <w:lang w:val="en-CA"/>
        </w:rPr>
        <w:fldChar w:fldCharType="separate"/>
      </w:r>
      <w:r w:rsidR="002703B5">
        <w:rPr>
          <w:rFonts w:ascii="Times New Roman" w:hAnsi="Times New Roman" w:cs="Times New Roman"/>
          <w:noProof/>
          <w:lang w:val="en-CA"/>
        </w:rPr>
        <w:t>(Blackport, 2024)</w:t>
      </w:r>
      <w:r w:rsidR="0041704A">
        <w:rPr>
          <w:rFonts w:ascii="Times New Roman" w:hAnsi="Times New Roman" w:cs="Times New Roman"/>
          <w:lang w:val="en-CA"/>
        </w:rPr>
        <w:fldChar w:fldCharType="end"/>
      </w:r>
      <w:r w:rsidR="00603925">
        <w:rPr>
          <w:rFonts w:ascii="Times New Roman" w:hAnsi="Times New Roman" w:cs="Times New Roman"/>
          <w:lang w:val="en-CA"/>
        </w:rPr>
        <w:t>.</w:t>
      </w:r>
      <w:r w:rsidR="00587D1C">
        <w:rPr>
          <w:rFonts w:ascii="Times New Roman" w:hAnsi="Times New Roman" w:cs="Times New Roman"/>
          <w:lang w:val="en-CA"/>
        </w:rPr>
        <w:t xml:space="preserve"> It’s also </w:t>
      </w:r>
      <w:r w:rsidR="00632731">
        <w:rPr>
          <w:rFonts w:ascii="Times New Roman" w:hAnsi="Times New Roman" w:cs="Times New Roman"/>
          <w:lang w:val="en-CA"/>
        </w:rPr>
        <w:t xml:space="preserve">leading to </w:t>
      </w:r>
      <w:r w:rsidR="003F7675">
        <w:rPr>
          <w:rFonts w:ascii="Times New Roman" w:hAnsi="Times New Roman" w:cs="Times New Roman"/>
          <w:lang w:val="en-CA"/>
        </w:rPr>
        <w:t xml:space="preserve">increasingly unpredictable weather conditions </w:t>
      </w:r>
      <w:r w:rsidR="00E744DC">
        <w:rPr>
          <w:rFonts w:ascii="Times New Roman" w:hAnsi="Times New Roman" w:cs="Times New Roman"/>
          <w:lang w:val="en-CA"/>
        </w:rPr>
        <w:t>in a season that</w:t>
      </w:r>
      <w:r w:rsidR="00535503">
        <w:rPr>
          <w:rFonts w:ascii="Times New Roman" w:hAnsi="Times New Roman" w:cs="Times New Roman"/>
          <w:lang w:val="en-CA"/>
        </w:rPr>
        <w:t xml:space="preserve"> already requires </w:t>
      </w:r>
      <w:r w:rsidR="00AC1BA2">
        <w:rPr>
          <w:rFonts w:ascii="Times New Roman" w:hAnsi="Times New Roman" w:cs="Times New Roman"/>
          <w:lang w:val="en-CA"/>
        </w:rPr>
        <w:t>a tight management of energetic resources of birds</w:t>
      </w:r>
      <w:r w:rsidR="004A5845">
        <w:rPr>
          <w:rFonts w:ascii="Times New Roman" w:hAnsi="Times New Roman" w:cs="Times New Roman"/>
          <w:lang w:val="en-CA"/>
        </w:rPr>
        <w:t xml:space="preserve"> </w:t>
      </w:r>
      <w:r w:rsidR="004A5845">
        <w:rPr>
          <w:rFonts w:ascii="Times New Roman" w:hAnsi="Times New Roman" w:cs="Times New Roman"/>
          <w:lang w:val="en-CA"/>
        </w:rPr>
        <w:fldChar w:fldCharType="begin"/>
      </w:r>
      <w:r w:rsidR="004A5845">
        <w:rPr>
          <w:rFonts w:ascii="Times New Roman" w:hAnsi="Times New Roman" w:cs="Times New Roman"/>
          <w:lang w:val="en-CA"/>
        </w:rPr>
        <w:instrText xml:space="preserve"> ADDIN ZOTERO_ITEM CSL_CITATION {"citationID":"fFycKSG3","properties":{"formattedCitation":"(Blackport,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004A5845">
        <w:rPr>
          <w:rFonts w:ascii="Times New Roman" w:hAnsi="Times New Roman" w:cs="Times New Roman"/>
          <w:lang w:val="en-CA"/>
        </w:rPr>
        <w:fldChar w:fldCharType="separate"/>
      </w:r>
      <w:r w:rsidR="004A5845">
        <w:rPr>
          <w:rFonts w:ascii="Times New Roman" w:hAnsi="Times New Roman" w:cs="Times New Roman"/>
          <w:noProof/>
          <w:lang w:val="en-CA"/>
        </w:rPr>
        <w:t>(Blackport, 2024)</w:t>
      </w:r>
      <w:r w:rsidR="004A5845">
        <w:rPr>
          <w:rFonts w:ascii="Times New Roman" w:hAnsi="Times New Roman" w:cs="Times New Roman"/>
          <w:lang w:val="en-CA"/>
        </w:rPr>
        <w:fldChar w:fldCharType="end"/>
      </w:r>
      <w:r w:rsidR="004A5845">
        <w:rPr>
          <w:rFonts w:ascii="Times New Roman" w:hAnsi="Times New Roman" w:cs="Times New Roman"/>
          <w:lang w:val="en-CA"/>
        </w:rPr>
        <w:t>.</w:t>
      </w:r>
      <w:commentRangeEnd w:id="234"/>
      <w:r w:rsidR="00C02465">
        <w:rPr>
          <w:rStyle w:val="CommentReference"/>
        </w:rPr>
        <w:commentReference w:id="234"/>
      </w:r>
      <w:r w:rsidR="00DD1AA8">
        <w:rPr>
          <w:rFonts w:ascii="Times New Roman" w:hAnsi="Times New Roman" w:cs="Times New Roman"/>
          <w:lang w:val="en-CA"/>
        </w:rPr>
        <w:t xml:space="preserve"> However, </w:t>
      </w:r>
      <w:r w:rsidR="003C6BB1">
        <w:rPr>
          <w:rFonts w:ascii="Times New Roman" w:hAnsi="Times New Roman" w:cs="Times New Roman"/>
          <w:lang w:val="en-CA"/>
        </w:rPr>
        <w:t xml:space="preserve">even if winter is considered to be a critical time for </w:t>
      </w:r>
      <w:r w:rsidR="005A1EC2">
        <w:rPr>
          <w:rFonts w:ascii="Times New Roman" w:hAnsi="Times New Roman" w:cs="Times New Roman"/>
          <w:lang w:val="en-CA"/>
        </w:rPr>
        <w:t xml:space="preserve">resident passerine species’ survival </w:t>
      </w:r>
      <w:r w:rsidR="003C6BB1">
        <w:rPr>
          <w:rFonts w:ascii="Times New Roman" w:hAnsi="Times New Roman" w:cs="Times New Roman"/>
          <w:lang w:val="en-CA"/>
        </w:rPr>
        <w:t xml:space="preserve">, </w:t>
      </w:r>
      <w:r w:rsidR="005A1EC2">
        <w:rPr>
          <w:rFonts w:ascii="Times New Roman" w:hAnsi="Times New Roman" w:cs="Times New Roman"/>
          <w:lang w:val="en-CA"/>
        </w:rPr>
        <w:t xml:space="preserve">this part of their life cycle tends to </w:t>
      </w:r>
      <w:r w:rsidR="00D60431">
        <w:rPr>
          <w:rFonts w:ascii="Times New Roman" w:hAnsi="Times New Roman" w:cs="Times New Roman"/>
          <w:lang w:val="en-CA"/>
        </w:rPr>
        <w:t xml:space="preserve">be understudied, and there are still a lot of unanswered questions surrounding winter ecology in temperate regions as a broader field </w:t>
      </w:r>
      <w:r w:rsidR="00D6043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00D60431">
        <w:rPr>
          <w:rFonts w:ascii="Times New Roman" w:hAnsi="Times New Roman" w:cs="Times New Roman"/>
          <w:lang w:val="en-CA"/>
        </w:rPr>
        <w:fldChar w:fldCharType="separate"/>
      </w:r>
      <w:r w:rsidR="001C52CC">
        <w:rPr>
          <w:rFonts w:ascii="Times New Roman" w:hAnsi="Times New Roman" w:cs="Times New Roman"/>
          <w:noProof/>
          <w:lang w:val="en-CA"/>
        </w:rPr>
        <w:t>(Studd et al., 2021; Sutton et al., 2021)</w:t>
      </w:r>
      <w:r w:rsidR="00D60431">
        <w:rPr>
          <w:rFonts w:ascii="Times New Roman" w:hAnsi="Times New Roman" w:cs="Times New Roman"/>
          <w:lang w:val="en-CA"/>
        </w:rPr>
        <w:fldChar w:fldCharType="end"/>
      </w:r>
      <w:r w:rsidR="00D60431">
        <w:rPr>
          <w:rFonts w:ascii="Times New Roman" w:hAnsi="Times New Roman" w:cs="Times New Roman"/>
          <w:lang w:val="en-CA"/>
        </w:rPr>
        <w:t>.</w:t>
      </w:r>
    </w:p>
    <w:p w:rsidR="00546B23" w:rsidP="00AD7572" w:rsidRDefault="00546B23" w14:paraId="2A6D9BD3" w14:textId="77777777">
      <w:pPr>
        <w:spacing w:line="480" w:lineRule="auto"/>
        <w:jc w:val="both"/>
        <w:rPr>
          <w:rFonts w:ascii="Times New Roman" w:hAnsi="Times New Roman" w:cs="Times New Roman"/>
          <w:lang w:val="en-CA"/>
        </w:rPr>
      </w:pPr>
    </w:p>
    <w:p w:rsidR="008375A7" w:rsidP="00C36ACC" w:rsidRDefault="00C02465" w14:paraId="73AE6987" w14:textId="219AF4CA">
      <w:pPr>
        <w:spacing w:line="480" w:lineRule="auto"/>
        <w:ind w:firstLine="720"/>
        <w:jc w:val="both"/>
        <w:rPr>
          <w:rFonts w:ascii="Times New Roman" w:hAnsi="Times New Roman" w:cs="Times New Roman"/>
          <w:lang w:val="en-CA"/>
        </w:rPr>
      </w:pPr>
      <w:r>
        <w:rPr>
          <w:rFonts w:ascii="Times New Roman" w:hAnsi="Times New Roman" w:cs="Times New Roman"/>
          <w:lang w:val="en-CA"/>
        </w:rPr>
        <w:t>Fine-scale</w:t>
      </w:r>
      <w:r w:rsidR="00D75EDE">
        <w:rPr>
          <w:rFonts w:ascii="Times New Roman" w:hAnsi="Times New Roman" w:cs="Times New Roman"/>
          <w:lang w:val="en-CA"/>
        </w:rPr>
        <w:t xml:space="preserve"> (every few seconds or minute)</w:t>
      </w:r>
      <w:r w:rsidR="008375A7">
        <w:rPr>
          <w:rFonts w:ascii="Times New Roman" w:hAnsi="Times New Roman" w:cs="Times New Roman"/>
          <w:lang w:val="en-CA"/>
        </w:rPr>
        <w:t xml:space="preserve"> daily activity in free-ranging birds </w:t>
      </w:r>
      <w:r w:rsidR="00D75EDE">
        <w:rPr>
          <w:rFonts w:ascii="Times New Roman" w:hAnsi="Times New Roman" w:cs="Times New Roman"/>
          <w:lang w:val="en-CA"/>
        </w:rPr>
        <w:t>can be tracked via</w:t>
      </w:r>
      <w:r w:rsidR="008375A7">
        <w:rPr>
          <w:rFonts w:ascii="Times New Roman" w:hAnsi="Times New Roman" w:cs="Times New Roman"/>
          <w:lang w:val="en-CA"/>
        </w:rPr>
        <w:t xml:space="preserve"> the Motus Wildlife Tracking System, an extensive network of automated VHF receiver stations deployed across North America and </w:t>
      </w:r>
      <w:r w:rsidR="00634681">
        <w:rPr>
          <w:rFonts w:ascii="Times New Roman" w:hAnsi="Times New Roman" w:cs="Times New Roman"/>
          <w:lang w:val="en-CA"/>
        </w:rPr>
        <w:t>beyond</w:t>
      </w:r>
      <w:r w:rsidR="00FF204C">
        <w:rPr>
          <w:rFonts w:ascii="Times New Roman" w:hAnsi="Times New Roman" w:cs="Times New Roman"/>
          <w:lang w:val="en-CA"/>
        </w:rPr>
        <w:t xml:space="preserve"> </w:t>
      </w:r>
      <w:commentRangeStart w:id="235"/>
      <w:r w:rsidR="00FF204C">
        <w:rPr>
          <w:rFonts w:ascii="Times New Roman" w:hAnsi="Times New Roman" w:cs="Times New Roman"/>
          <w:lang w:val="en-CA"/>
        </w:rPr>
        <w:fldChar w:fldCharType="begin"/>
      </w:r>
      <w:r w:rsidR="00FF204C">
        <w:rPr>
          <w:rFonts w:ascii="Times New Roman" w:hAnsi="Times New Roman" w:cs="Times New Roman"/>
          <w:lang w:val="en-CA"/>
        </w:rPr>
        <w:instrText xml:space="preserve"> ADDIN ZOTERO_ITEM CSL_CITATION {"citationID":"BCvlWjrg","properties":{"formattedCitation":"(Birds Canada, 2025)","plainCitation":"(Birds Canada, 2025)","noteIndex":0},"citationItems":[{"id":1015,"uris":["http://zotero.org/users/16770306/items/DU9F55F2"],"itemData":{"id":1015,"type":"webpage","title":"Motus Wildlife Tracking System","URL":"https://motus.org/","author":[{"family":"Birds Canada","given":""}],"accessed":{"date-parts":[["2025",7,16]]},"issued":{"date-parts":[["2025"]]}}}],"schema":"https://github.com/citation-style-language/schema/raw/master/csl-citation.json"} </w:instrText>
      </w:r>
      <w:r w:rsidR="00FF204C">
        <w:rPr>
          <w:rFonts w:ascii="Times New Roman" w:hAnsi="Times New Roman" w:cs="Times New Roman"/>
          <w:lang w:val="en-CA"/>
        </w:rPr>
        <w:fldChar w:fldCharType="separate"/>
      </w:r>
      <w:r w:rsidR="00FF204C">
        <w:rPr>
          <w:rFonts w:ascii="Times New Roman" w:hAnsi="Times New Roman" w:cs="Times New Roman"/>
          <w:noProof/>
          <w:lang w:val="en-CA"/>
        </w:rPr>
        <w:t>(Birds Canada, 2025)</w:t>
      </w:r>
      <w:r w:rsidR="00FF204C">
        <w:rPr>
          <w:rFonts w:ascii="Times New Roman" w:hAnsi="Times New Roman" w:cs="Times New Roman"/>
          <w:lang w:val="en-CA"/>
        </w:rPr>
        <w:fldChar w:fldCharType="end"/>
      </w:r>
      <w:commentRangeEnd w:id="235"/>
      <w:r w:rsidR="00B71E1F">
        <w:rPr>
          <w:rStyle w:val="CommentReference"/>
        </w:rPr>
        <w:commentReference w:id="235"/>
      </w:r>
      <w:r w:rsidR="00634681">
        <w:rPr>
          <w:rFonts w:ascii="Times New Roman" w:hAnsi="Times New Roman" w:cs="Times New Roman"/>
          <w:lang w:val="en-CA"/>
        </w:rPr>
        <w:t>.</w:t>
      </w:r>
      <w:r w:rsidR="002F1C9B">
        <w:rPr>
          <w:rFonts w:ascii="Times New Roman" w:hAnsi="Times New Roman" w:cs="Times New Roman"/>
          <w:lang w:val="en-CA"/>
        </w:rPr>
        <w:t xml:space="preserve"> Motus tags</w:t>
      </w:r>
      <w:r w:rsidR="00F56535">
        <w:rPr>
          <w:rFonts w:ascii="Times New Roman" w:hAnsi="Times New Roman" w:cs="Times New Roman"/>
          <w:lang w:val="en-CA"/>
        </w:rPr>
        <w:t xml:space="preserve"> are ultra-lightweight radio transmitters (</w:t>
      </w:r>
      <w:r w:rsidR="006074FF">
        <w:rPr>
          <w:rFonts w:ascii="Times New Roman" w:hAnsi="Times New Roman" w:cs="Times New Roman"/>
          <w:lang w:val="en-CA"/>
        </w:rPr>
        <w:t>as low as ~</w:t>
      </w:r>
      <w:r w:rsidR="00F56535">
        <w:rPr>
          <w:rFonts w:ascii="Times New Roman" w:hAnsi="Times New Roman" w:cs="Times New Roman"/>
          <w:lang w:val="en-CA"/>
        </w:rPr>
        <w:t xml:space="preserve">0.3 g) </w:t>
      </w:r>
      <w:r w:rsidR="006074FF">
        <w:rPr>
          <w:rFonts w:ascii="Times New Roman" w:hAnsi="Times New Roman" w:cs="Times New Roman"/>
          <w:lang w:val="en-CA"/>
        </w:rPr>
        <w:t>attached to wild animals</w:t>
      </w:r>
      <w:r w:rsidR="00F56535">
        <w:rPr>
          <w:rFonts w:ascii="Times New Roman" w:hAnsi="Times New Roman" w:cs="Times New Roman"/>
          <w:lang w:val="en-CA"/>
        </w:rPr>
        <w:t>, with receiver stations that can continuously record tag IDs, timestamps and signal strength for each antenna</w:t>
      </w:r>
      <w:r w:rsidR="00515E98">
        <w:rPr>
          <w:rFonts w:ascii="Times New Roman" w:hAnsi="Times New Roman" w:cs="Times New Roman"/>
          <w:lang w:val="en-CA"/>
        </w:rPr>
        <w:t xml:space="preserve"> whenever individuals are within range (approximately 15 km in ideal conditions).</w:t>
      </w:r>
      <w:r w:rsidR="00040088">
        <w:rPr>
          <w:rFonts w:ascii="Times New Roman" w:hAnsi="Times New Roman" w:cs="Times New Roman"/>
          <w:lang w:val="en-CA"/>
        </w:rPr>
        <w:t xml:space="preserve"> </w:t>
      </w:r>
      <w:r w:rsidR="006074FF">
        <w:rPr>
          <w:rFonts w:ascii="Times New Roman" w:hAnsi="Times New Roman" w:cs="Times New Roman"/>
          <w:lang w:val="en-CA"/>
        </w:rPr>
        <w:t>Variability</w:t>
      </w:r>
      <w:r w:rsidR="00826BD9">
        <w:rPr>
          <w:rFonts w:ascii="Times New Roman" w:hAnsi="Times New Roman" w:cs="Times New Roman"/>
          <w:lang w:val="en-CA"/>
        </w:rPr>
        <w:t xml:space="preserve"> in signal strength, </w:t>
      </w:r>
      <w:r w:rsidR="003744E3">
        <w:rPr>
          <w:rFonts w:ascii="Times New Roman" w:hAnsi="Times New Roman" w:cs="Times New Roman"/>
          <w:lang w:val="en-CA"/>
        </w:rPr>
        <w:t>indicates</w:t>
      </w:r>
      <w:r w:rsidR="00D84A56">
        <w:rPr>
          <w:rFonts w:ascii="Times New Roman" w:hAnsi="Times New Roman" w:cs="Times New Roman"/>
          <w:lang w:val="en-CA"/>
        </w:rPr>
        <w:t xml:space="preserve"> the onset and end of a bird’s daily movements</w:t>
      </w:r>
      <w:r w:rsidR="00B4060B">
        <w:rPr>
          <w:rFonts w:ascii="Times New Roman" w:hAnsi="Times New Roman" w:cs="Times New Roman"/>
          <w:lang w:val="en-CA"/>
        </w:rPr>
        <w:t xml:space="preserve"> </w:t>
      </w:r>
      <w:r w:rsidR="00B4060B">
        <w:rPr>
          <w:rFonts w:ascii="Times New Roman" w:hAnsi="Times New Roman" w:cs="Times New Roman"/>
          <w:lang w:val="en-CA"/>
        </w:rPr>
        <w:fldChar w:fldCharType="begin"/>
      </w:r>
      <w:r w:rsidR="0009608E">
        <w:rPr>
          <w:rFonts w:ascii="Times New Roman" w:hAnsi="Times New Roman" w:cs="Times New Roman"/>
          <w:lang w:val="en-CA"/>
        </w:rPr>
        <w:instrText xml:space="preserve"> ADDIN ZOTERO_ITEM CSL_CITATION {"citationID":"VPxI3qUn","properties":{"formattedCitation":"(Beauchamp et al., 2020)","plainCitation":"(Beauchamp et al., 2020)","noteIndex":0},"citationItems":[{"id":924,"uris":["http://zotero.org/users/16770306/items/NLX3AFGV"],"itemData":{"id":924,"type":"article-journal","abstract":"Differential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E."}],"issued":{"date-parts":[["2020"]]}}}],"schema":"https://github.com/citation-style-language/schema/raw/master/csl-citation.json"} </w:instrText>
      </w:r>
      <w:r w:rsidR="00B4060B">
        <w:rPr>
          <w:rFonts w:ascii="Times New Roman" w:hAnsi="Times New Roman" w:cs="Times New Roman"/>
          <w:lang w:val="en-CA"/>
        </w:rPr>
        <w:fldChar w:fldCharType="separate"/>
      </w:r>
      <w:r w:rsidR="0009608E">
        <w:rPr>
          <w:rFonts w:ascii="Times New Roman" w:hAnsi="Times New Roman" w:cs="Times New Roman"/>
          <w:noProof/>
          <w:lang w:val="en-CA"/>
        </w:rPr>
        <w:t>(Beauchamp et al., 2020)</w:t>
      </w:r>
      <w:r w:rsidR="00B4060B">
        <w:rPr>
          <w:rFonts w:ascii="Times New Roman" w:hAnsi="Times New Roman" w:cs="Times New Roman"/>
          <w:lang w:val="en-CA"/>
        </w:rPr>
        <w:fldChar w:fldCharType="end"/>
      </w:r>
      <w:r w:rsidR="00D84A56">
        <w:rPr>
          <w:rFonts w:ascii="Times New Roman" w:hAnsi="Times New Roman" w:cs="Times New Roman"/>
          <w:lang w:val="en-CA"/>
        </w:rPr>
        <w:t>.</w:t>
      </w:r>
      <w:r w:rsidR="00911BF6">
        <w:rPr>
          <w:rFonts w:ascii="Times New Roman" w:hAnsi="Times New Roman" w:cs="Times New Roman"/>
          <w:lang w:val="en-CA"/>
        </w:rPr>
        <w:t xml:space="preserve"> </w:t>
      </w:r>
      <w:r w:rsidR="003744E3">
        <w:rPr>
          <w:rFonts w:ascii="Times New Roman" w:hAnsi="Times New Roman" w:cs="Times New Roman"/>
          <w:lang w:val="en-CA"/>
        </w:rPr>
        <w:t>Variation in Motus signal strength allows for</w:t>
      </w:r>
      <w:r w:rsidR="00911BF6">
        <w:rPr>
          <w:rFonts w:ascii="Times New Roman" w:hAnsi="Times New Roman" w:cs="Times New Roman"/>
          <w:lang w:val="en-CA"/>
        </w:rPr>
        <w:t xml:space="preserve"> continuous, </w:t>
      </w:r>
      <w:r w:rsidR="00C879E8">
        <w:rPr>
          <w:rFonts w:ascii="Times New Roman" w:hAnsi="Times New Roman" w:cs="Times New Roman"/>
          <w:lang w:val="en-CA"/>
        </w:rPr>
        <w:t xml:space="preserve">precise monitoring of daily activity of songbirds, which is critical to understand how </w:t>
      </w:r>
      <w:r w:rsidR="00A928D3">
        <w:rPr>
          <w:rFonts w:ascii="Times New Roman" w:hAnsi="Times New Roman" w:cs="Times New Roman"/>
          <w:lang w:val="en-CA"/>
        </w:rPr>
        <w:t>birds respond to environmental challenges</w:t>
      </w:r>
      <w:r w:rsidR="00FB47A8">
        <w:rPr>
          <w:rFonts w:ascii="Times New Roman" w:hAnsi="Times New Roman" w:cs="Times New Roman"/>
          <w:lang w:val="en-CA"/>
        </w:rPr>
        <w:t>.</w:t>
      </w:r>
    </w:p>
    <w:p w:rsidR="008375A7" w:rsidP="00FB47A8" w:rsidRDefault="008375A7" w14:paraId="6093293B" w14:textId="77777777">
      <w:pPr>
        <w:spacing w:line="480" w:lineRule="auto"/>
        <w:jc w:val="both"/>
        <w:rPr>
          <w:rFonts w:ascii="Times New Roman" w:hAnsi="Times New Roman" w:cs="Times New Roman"/>
          <w:lang w:val="en-CA"/>
        </w:rPr>
      </w:pPr>
    </w:p>
    <w:p w:rsidR="00736E6C" w:rsidP="00C36ACC" w:rsidRDefault="00A928D3" w14:paraId="05A73AB4" w14:textId="17264210">
      <w:pPr>
        <w:spacing w:line="480" w:lineRule="auto"/>
        <w:ind w:firstLine="720"/>
        <w:jc w:val="both"/>
        <w:rPr>
          <w:rFonts w:ascii="Times New Roman" w:hAnsi="Times New Roman" w:cs="Times New Roman"/>
          <w:lang w:val="en-CA"/>
        </w:rPr>
      </w:pPr>
      <w:r>
        <w:rPr>
          <w:rFonts w:ascii="Times New Roman" w:hAnsi="Times New Roman" w:cs="Times New Roman"/>
          <w:lang w:val="en-CA"/>
        </w:rPr>
        <w:t>Small</w:t>
      </w:r>
      <w:r w:rsidR="001474FC">
        <w:rPr>
          <w:rFonts w:ascii="Times New Roman" w:hAnsi="Times New Roman" w:cs="Times New Roman"/>
          <w:lang w:val="en-CA"/>
        </w:rPr>
        <w:t xml:space="preserve">, resident songbirds adjust their </w:t>
      </w:r>
      <w:r w:rsidR="006B2E8F">
        <w:rPr>
          <w:rFonts w:ascii="Times New Roman" w:hAnsi="Times New Roman" w:cs="Times New Roman"/>
          <w:lang w:val="en-CA"/>
        </w:rPr>
        <w:t xml:space="preserve">daily activities throughout winter </w:t>
      </w:r>
      <w:r w:rsidR="00D2604C">
        <w:rPr>
          <w:rFonts w:ascii="Times New Roman" w:hAnsi="Times New Roman" w:cs="Times New Roman"/>
          <w:lang w:val="en-CA"/>
        </w:rPr>
        <w:t>to balance energy expenditure. Such adjustments may be particularly important in cities</w:t>
      </w:r>
      <w:r w:rsidR="006B2E8F">
        <w:rPr>
          <w:rFonts w:ascii="Times New Roman" w:hAnsi="Times New Roman" w:cs="Times New Roman"/>
          <w:lang w:val="en-CA"/>
        </w:rPr>
        <w:t>, where both climatic and anthropogenic pressures are rapidly changing</w:t>
      </w:r>
      <w:r w:rsidR="001D2F56">
        <w:rPr>
          <w:rFonts w:ascii="Times New Roman" w:hAnsi="Times New Roman" w:cs="Times New Roman"/>
          <w:lang w:val="en-CA"/>
        </w:rPr>
        <w:t xml:space="preserve">. </w:t>
      </w:r>
      <w:r w:rsidR="00BC771A">
        <w:rPr>
          <w:rFonts w:ascii="Times New Roman" w:hAnsi="Times New Roman" w:cs="Times New Roman"/>
          <w:lang w:val="en-CA"/>
        </w:rPr>
        <w:t>The</w:t>
      </w:r>
      <w:r w:rsidR="001D2F56">
        <w:rPr>
          <w:rFonts w:ascii="Times New Roman" w:hAnsi="Times New Roman" w:cs="Times New Roman"/>
          <w:lang w:val="en-CA"/>
        </w:rPr>
        <w:t xml:space="preserve"> northern cardinal </w:t>
      </w:r>
      <w:r w:rsidR="00021C5E">
        <w:rPr>
          <w:rFonts w:ascii="Times New Roman" w:hAnsi="Times New Roman" w:cs="Times New Roman"/>
          <w:lang w:val="en-CA"/>
        </w:rPr>
        <w:t>(</w:t>
      </w:r>
      <w:r w:rsidR="00021C5E">
        <w:rPr>
          <w:rFonts w:ascii="Times New Roman" w:hAnsi="Times New Roman" w:cs="Times New Roman"/>
          <w:i/>
          <w:iCs/>
          <w:lang w:val="en-CA"/>
        </w:rPr>
        <w:t>Cardinalis cardinalis</w:t>
      </w:r>
      <w:r w:rsidR="00021C5E">
        <w:rPr>
          <w:rFonts w:ascii="Times New Roman" w:hAnsi="Times New Roman" w:cs="Times New Roman"/>
          <w:lang w:val="en-CA"/>
        </w:rPr>
        <w:t xml:space="preserve">) </w:t>
      </w:r>
      <w:r w:rsidR="00BC771A">
        <w:rPr>
          <w:rFonts w:ascii="Times New Roman" w:hAnsi="Times New Roman" w:cs="Times New Roman"/>
          <w:lang w:val="en-CA"/>
        </w:rPr>
        <w:t xml:space="preserve">is </w:t>
      </w:r>
      <w:r w:rsidR="00021C5E">
        <w:rPr>
          <w:rFonts w:ascii="Times New Roman" w:hAnsi="Times New Roman" w:cs="Times New Roman"/>
          <w:lang w:val="en-CA"/>
        </w:rPr>
        <w:t>a year-round resident throughout much of the eastern North America</w:t>
      </w:r>
      <w:r w:rsidR="004333DB">
        <w:rPr>
          <w:rFonts w:ascii="Times New Roman" w:hAnsi="Times New Roman" w:cs="Times New Roman"/>
          <w:lang w:val="en-CA"/>
        </w:rPr>
        <w:t xml:space="preserve">. </w:t>
      </w:r>
      <w:r w:rsidR="007C46AB">
        <w:rPr>
          <w:rFonts w:ascii="Times New Roman" w:hAnsi="Times New Roman" w:cs="Times New Roman"/>
          <w:lang w:val="en-CA"/>
        </w:rPr>
        <w:t>Cardinals do not</w:t>
      </w:r>
      <w:r w:rsidR="009A655D">
        <w:rPr>
          <w:rFonts w:ascii="Times New Roman" w:hAnsi="Times New Roman" w:cs="Times New Roman"/>
          <w:lang w:val="en-CA"/>
        </w:rPr>
        <w:t xml:space="preserve"> use torpor, but decrease body temperature</w:t>
      </w:r>
      <w:r w:rsidR="00736E6C">
        <w:rPr>
          <w:rFonts w:ascii="Times New Roman" w:hAnsi="Times New Roman" w:cs="Times New Roman"/>
          <w:lang w:val="en-CA"/>
        </w:rPr>
        <w:t xml:space="preserve"> slightly</w:t>
      </w:r>
      <w:r w:rsidR="009A655D">
        <w:rPr>
          <w:rFonts w:ascii="Times New Roman" w:hAnsi="Times New Roman" w:cs="Times New Roman"/>
          <w:lang w:val="en-CA"/>
        </w:rPr>
        <w:t xml:space="preserve"> in winter, which could </w:t>
      </w:r>
      <w:r w:rsidR="00833820">
        <w:rPr>
          <w:rFonts w:ascii="Times New Roman" w:hAnsi="Times New Roman" w:cs="Times New Roman"/>
          <w:lang w:val="en-CA"/>
        </w:rPr>
        <w:t>lead</w:t>
      </w:r>
      <w:r w:rsidR="009A655D">
        <w:rPr>
          <w:rFonts w:ascii="Times New Roman" w:hAnsi="Times New Roman" w:cs="Times New Roman"/>
          <w:lang w:val="en-CA"/>
        </w:rPr>
        <w:t xml:space="preserve"> to a 10-16 % saving in daily energy expenditures </w:t>
      </w:r>
      <w:r w:rsidR="00833820">
        <w:rPr>
          <w:rFonts w:ascii="Times New Roman" w:hAnsi="Times New Roman" w:cs="Times New Roman"/>
          <w:lang w:val="en-CA"/>
        </w:rPr>
        <w:fldChar w:fldCharType="begin"/>
      </w:r>
      <w:r w:rsidR="0083382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00833820">
        <w:rPr>
          <w:rFonts w:ascii="Times New Roman" w:hAnsi="Times New Roman" w:cs="Times New Roman"/>
          <w:lang w:val="en-CA"/>
        </w:rPr>
        <w:fldChar w:fldCharType="separate"/>
      </w:r>
      <w:r w:rsidR="00833820">
        <w:rPr>
          <w:rFonts w:ascii="Times New Roman" w:hAnsi="Times New Roman" w:cs="Times New Roman"/>
          <w:kern w:val="0"/>
          <w:lang w:val="en-US"/>
        </w:rPr>
        <w:t>(Schaeffer et al., 2015)</w:t>
      </w:r>
      <w:r w:rsidR="00833820">
        <w:rPr>
          <w:rFonts w:ascii="Times New Roman" w:hAnsi="Times New Roman" w:cs="Times New Roman"/>
          <w:lang w:val="en-CA"/>
        </w:rPr>
        <w:fldChar w:fldCharType="end"/>
      </w:r>
      <w:r w:rsidR="009A655D">
        <w:rPr>
          <w:rFonts w:ascii="Times New Roman" w:hAnsi="Times New Roman" w:cs="Times New Roman"/>
          <w:lang w:val="en-CA"/>
        </w:rPr>
        <w:t>.</w:t>
      </w:r>
      <w:r w:rsidR="005B7D53">
        <w:rPr>
          <w:rFonts w:ascii="Times New Roman" w:hAnsi="Times New Roman" w:cs="Times New Roman"/>
          <w:lang w:val="en-CA"/>
        </w:rPr>
        <w:t xml:space="preserve"> Research on the northern shrike (</w:t>
      </w:r>
      <w:r w:rsidR="00581AE7">
        <w:rPr>
          <w:rFonts w:ascii="Times New Roman" w:hAnsi="Times New Roman" w:cs="Times New Roman"/>
          <w:i/>
          <w:iCs/>
          <w:lang w:val="en-CA"/>
        </w:rPr>
        <w:t>Lanius borealis</w:t>
      </w:r>
      <w:r w:rsidR="00581AE7">
        <w:rPr>
          <w:rFonts w:ascii="Times New Roman" w:hAnsi="Times New Roman" w:cs="Times New Roman"/>
          <w:lang w:val="en-CA"/>
        </w:rPr>
        <w:t xml:space="preserve">) showed that the resting metabolic rate (RMR) </w:t>
      </w:r>
      <w:r w:rsidR="00BC2C67">
        <w:rPr>
          <w:rFonts w:ascii="Times New Roman" w:hAnsi="Times New Roman" w:cs="Times New Roman"/>
          <w:lang w:val="en-CA"/>
        </w:rPr>
        <w:t>measured in winter was 50% higher than the RMRs gathered from summer shrikes</w:t>
      </w:r>
      <w:r w:rsidR="00070E55">
        <w:rPr>
          <w:rFonts w:ascii="Times New Roman" w:hAnsi="Times New Roman" w:cs="Times New Roman"/>
          <w:lang w:val="en-CA"/>
        </w:rPr>
        <w:t xml:space="preserve"> (potentially the result of winter acclimatization) </w:t>
      </w:r>
      <w:r w:rsidR="00070E55">
        <w:rPr>
          <w:rFonts w:ascii="Times New Roman" w:hAnsi="Times New Roman" w:cs="Times New Roman"/>
          <w:lang w:val="en-CA"/>
        </w:rPr>
        <w:fldChar w:fldCharType="begin"/>
      </w:r>
      <w:r w:rsidR="00070E55">
        <w:rPr>
          <w:rFonts w:ascii="Times New Roman" w:hAnsi="Times New Roman" w:cs="Times New Roman"/>
          <w:lang w:val="en-CA"/>
        </w:rPr>
        <w:instrText xml:space="preserve"> ADDIN ZOTERO_ITEM CSL_CITATION {"citationID":"yjolXW1o","properties":{"formattedCitation":"(Paruk et al., 2015)","plainCitation":"(Paruk et al., 2015)","noteIndex":0},"citationItems":[{"id":1098,"uris":["http://zotero.org/users/16770306/items/C6SD5NCN"],"itemData":{"id":1098,"type":"article-journal","abstract":"Resting metabolic rate (RMR) represents a significant component of an animal's energy budget and is correlated with ecological, physiological, and life-history parameters. We measured resting metabolic rates of 14 adult Northern Shrikes (Lanius excubitor) wintering in northern Wisconsin (Ashland and Bayfield Counties) over a 2-year period (Jan-Apr 2008 and 2009). The average (+/- SE) RMR was 3.09 +/- 6 0.45 ml O-2/g/hr (range 2.46-3.83) from the first reported RMR values for adults of this species from the Neartic. Our RMR values were 50% higher than RMRs gathered from summer adult Northern Shrikes in the Paleartic. These data suggest Northern Shrikes exhibit seasonal variation in their RMR as a potential means of winter acclimatization.","archive_location":"WOS:000362129000018","container-title":"WILSON JOURNAL OF ORNITHOLOGY","ISSN":"1559-4491","issue":"3","language":"English","page":"510-514","title":"Resting Metabolic Rates of Adult Northern Shrikes (Lanius excubitor) Wintering in Northern Wisconsin","volume":"127","author":[{"family":"Paruk","given":"JD"},{"family":"Cooper","given":"SJ"},{"family":"Mangan","given":"AO"},{"family":"Brady","given":"RS"},{"family":"Tucker","given":"L"}],"issued":{"date-parts":[["2015",9]]}}}],"schema":"https://github.com/citation-style-language/schema/raw/master/csl-citation.json"} </w:instrText>
      </w:r>
      <w:r w:rsidR="00070E55">
        <w:rPr>
          <w:rFonts w:ascii="Times New Roman" w:hAnsi="Times New Roman" w:cs="Times New Roman"/>
          <w:lang w:val="en-CA"/>
        </w:rPr>
        <w:fldChar w:fldCharType="separate"/>
      </w:r>
      <w:r w:rsidR="00070E55">
        <w:rPr>
          <w:rFonts w:ascii="Times New Roman" w:hAnsi="Times New Roman" w:cs="Times New Roman"/>
          <w:noProof/>
          <w:lang w:val="en-CA"/>
        </w:rPr>
        <w:t>(Paruk et al., 2015)</w:t>
      </w:r>
      <w:r w:rsidR="00070E55">
        <w:rPr>
          <w:rFonts w:ascii="Times New Roman" w:hAnsi="Times New Roman" w:cs="Times New Roman"/>
          <w:lang w:val="en-CA"/>
        </w:rPr>
        <w:fldChar w:fldCharType="end"/>
      </w:r>
      <w:r w:rsidR="00070E55">
        <w:rPr>
          <w:rFonts w:ascii="Times New Roman" w:hAnsi="Times New Roman" w:cs="Times New Roman"/>
          <w:lang w:val="en-CA"/>
        </w:rPr>
        <w:t>.</w:t>
      </w:r>
      <w:r w:rsidR="00437D20">
        <w:rPr>
          <w:rFonts w:ascii="Times New Roman" w:hAnsi="Times New Roman" w:cs="Times New Roman"/>
          <w:lang w:val="en-CA"/>
        </w:rPr>
        <w:t xml:space="preserve"> </w:t>
      </w:r>
      <w:r w:rsidRPr="00544DB3" w:rsidR="00F67C8E">
        <w:rPr>
          <w:rFonts w:ascii="Times New Roman" w:hAnsi="Times New Roman" w:cs="Times New Roman"/>
          <w:highlight w:val="yellow"/>
          <w:lang w:val="en-CA"/>
        </w:rPr>
        <w:t>EXPAND ON HOW YOU THINK ACTIVITY BUDGETS CHANGE IN WINTER FOR CARDINALS</w:t>
      </w:r>
    </w:p>
    <w:p w:rsidR="009A655D" w:rsidP="00C36ACC" w:rsidRDefault="00544DB3" w14:paraId="3A58BF0C" w14:textId="3DD3F568">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Here, we </w:t>
      </w:r>
      <w:r w:rsidR="007C4800">
        <w:rPr>
          <w:rFonts w:ascii="Times New Roman" w:hAnsi="Times New Roman" w:cs="Times New Roman"/>
          <w:lang w:val="en-CA"/>
        </w:rPr>
        <w:t>investigate how cardinals adjust the onset and end o</w:t>
      </w:r>
      <w:r w:rsidR="009D2B2A">
        <w:rPr>
          <w:rFonts w:ascii="Times New Roman" w:hAnsi="Times New Roman" w:cs="Times New Roman"/>
          <w:lang w:val="en-CA"/>
        </w:rPr>
        <w:t xml:space="preserve">f their daily activities during winter. </w:t>
      </w:r>
      <w:r w:rsidR="00D41D3D">
        <w:rPr>
          <w:rFonts w:ascii="Times New Roman" w:hAnsi="Times New Roman" w:cs="Times New Roman"/>
          <w:lang w:val="en-CA"/>
        </w:rPr>
        <w:t>We studied cardinals across an urban gradient (</w:t>
      </w:r>
      <w:commentRangeStart w:id="236"/>
      <w:r w:rsidR="00D41D3D">
        <w:rPr>
          <w:rFonts w:ascii="Times New Roman" w:hAnsi="Times New Roman" w:cs="Times New Roman"/>
          <w:lang w:val="en-CA"/>
        </w:rPr>
        <w:t>Chapter 1</w:t>
      </w:r>
      <w:commentRangeEnd w:id="236"/>
      <w:r w:rsidR="00D25D33">
        <w:rPr>
          <w:rStyle w:val="CommentReference"/>
        </w:rPr>
        <w:commentReference w:id="236"/>
      </w:r>
      <w:r w:rsidR="00D41D3D">
        <w:rPr>
          <w:rFonts w:ascii="Times New Roman" w:hAnsi="Times New Roman" w:cs="Times New Roman"/>
          <w:lang w:val="en-CA"/>
        </w:rPr>
        <w:t>)</w:t>
      </w:r>
      <w:r w:rsidR="00A9066F">
        <w:rPr>
          <w:rFonts w:ascii="Times New Roman" w:hAnsi="Times New Roman" w:cs="Times New Roman"/>
          <w:lang w:val="en-CA"/>
        </w:rPr>
        <w:t xml:space="preserve"> using Motus receiver stations.</w:t>
      </w:r>
      <w:r w:rsidR="00DC4C21">
        <w:rPr>
          <w:rFonts w:ascii="Times New Roman" w:hAnsi="Times New Roman" w:cs="Times New Roman"/>
          <w:lang w:val="en-CA"/>
        </w:rPr>
        <w:t xml:space="preserve"> </w:t>
      </w:r>
      <w:r w:rsidR="00DC5155">
        <w:rPr>
          <w:rFonts w:ascii="Times New Roman" w:hAnsi="Times New Roman" w:cs="Times New Roman"/>
          <w:lang w:val="en-CA"/>
        </w:rPr>
        <w:t xml:space="preserve">This study has </w:t>
      </w:r>
      <w:r w:rsidR="00AB396B">
        <w:rPr>
          <w:rFonts w:ascii="Times New Roman" w:hAnsi="Times New Roman" w:cs="Times New Roman"/>
          <w:lang w:val="en-CA"/>
        </w:rPr>
        <w:t>three</w:t>
      </w:r>
      <w:r w:rsidR="00DC5155">
        <w:rPr>
          <w:rFonts w:ascii="Times New Roman" w:hAnsi="Times New Roman" w:cs="Times New Roman"/>
          <w:lang w:val="en-CA"/>
        </w:rPr>
        <w:t xml:space="preserve"> </w:t>
      </w:r>
      <w:r w:rsidR="003C69A8">
        <w:rPr>
          <w:rFonts w:ascii="Times New Roman" w:hAnsi="Times New Roman" w:cs="Times New Roman"/>
          <w:lang w:val="en-CA"/>
        </w:rPr>
        <w:t xml:space="preserve">objectives: </w:t>
      </w:r>
      <w:r w:rsidR="006B475A">
        <w:rPr>
          <w:rFonts w:ascii="Times New Roman" w:hAnsi="Times New Roman" w:cs="Times New Roman"/>
          <w:lang w:val="en-CA"/>
        </w:rPr>
        <w:t>(</w:t>
      </w:r>
      <w:proofErr w:type="spellStart"/>
      <w:r w:rsidR="006B475A">
        <w:rPr>
          <w:rFonts w:ascii="Times New Roman" w:hAnsi="Times New Roman" w:cs="Times New Roman"/>
          <w:lang w:val="en-CA"/>
        </w:rPr>
        <w:t>i</w:t>
      </w:r>
      <w:proofErr w:type="spellEnd"/>
      <w:r w:rsidR="006B475A">
        <w:rPr>
          <w:rFonts w:ascii="Times New Roman" w:hAnsi="Times New Roman" w:cs="Times New Roman"/>
          <w:lang w:val="en-CA"/>
        </w:rPr>
        <w:t xml:space="preserve">) investigate the effect of </w:t>
      </w:r>
      <w:r w:rsidR="004C637E">
        <w:rPr>
          <w:rFonts w:ascii="Times New Roman" w:hAnsi="Times New Roman" w:cs="Times New Roman"/>
          <w:lang w:val="en-CA"/>
        </w:rPr>
        <w:t>climate</w:t>
      </w:r>
      <w:r w:rsidR="006B475A">
        <w:rPr>
          <w:rFonts w:ascii="Times New Roman" w:hAnsi="Times New Roman" w:cs="Times New Roman"/>
          <w:lang w:val="en-CA"/>
        </w:rPr>
        <w:t xml:space="preserve"> on the timing of onset and end of activity of the cardinals, (ii)</w:t>
      </w:r>
      <w:r w:rsidR="00E77F65">
        <w:rPr>
          <w:rFonts w:ascii="Times New Roman" w:hAnsi="Times New Roman" w:cs="Times New Roman"/>
          <w:lang w:val="en-CA"/>
        </w:rPr>
        <w:t xml:space="preserve"> </w:t>
      </w:r>
      <w:r w:rsidR="00027763">
        <w:rPr>
          <w:rFonts w:ascii="Times New Roman" w:hAnsi="Times New Roman" w:cs="Times New Roman"/>
          <w:lang w:val="en-CA"/>
        </w:rPr>
        <w:t>characterize the influence of temperature lag on the onset and end of activity</w:t>
      </w:r>
      <w:r w:rsidR="00DE35F9">
        <w:rPr>
          <w:rFonts w:ascii="Times New Roman" w:hAnsi="Times New Roman" w:cs="Times New Roman"/>
          <w:lang w:val="en-CA"/>
        </w:rPr>
        <w:t>, (i</w:t>
      </w:r>
      <w:r w:rsidR="00AB396B">
        <w:rPr>
          <w:rFonts w:ascii="Times New Roman" w:hAnsi="Times New Roman" w:cs="Times New Roman"/>
          <w:lang w:val="en-CA"/>
        </w:rPr>
        <w:t>ii</w:t>
      </w:r>
      <w:r w:rsidR="00DE35F9">
        <w:rPr>
          <w:rFonts w:ascii="Times New Roman" w:hAnsi="Times New Roman" w:cs="Times New Roman"/>
          <w:lang w:val="en-CA"/>
        </w:rPr>
        <w:t>) investigate how cold snaps (sudden, marked temperature drops) affects the onset and end of activity of the birds.</w:t>
      </w:r>
    </w:p>
    <w:p w:rsidR="00304940" w:rsidP="004333DB" w:rsidRDefault="00304940" w14:paraId="01F6E69B" w14:textId="77777777">
      <w:pPr>
        <w:spacing w:line="480" w:lineRule="auto"/>
        <w:ind w:firstLine="360"/>
        <w:jc w:val="both"/>
        <w:rPr>
          <w:rFonts w:ascii="Times New Roman" w:hAnsi="Times New Roman" w:cs="Times New Roman"/>
          <w:lang w:val="en-CA"/>
        </w:rPr>
      </w:pPr>
    </w:p>
    <w:p w:rsidR="000D4E08" w:rsidP="00C36ACC" w:rsidRDefault="000D4E08" w14:paraId="30BE0EB5" w14:textId="2595CCC8">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predicted that the cardinals </w:t>
      </w:r>
      <w:r w:rsidR="00EF18E4">
        <w:rPr>
          <w:rFonts w:ascii="Times New Roman" w:hAnsi="Times New Roman" w:cs="Times New Roman"/>
          <w:lang w:val="en-CA"/>
        </w:rPr>
        <w:t>would delay their daily onset of activities</w:t>
      </w:r>
      <w:r w:rsidR="0087235B">
        <w:rPr>
          <w:rFonts w:ascii="Times New Roman" w:hAnsi="Times New Roman" w:cs="Times New Roman"/>
          <w:lang w:val="en-CA"/>
        </w:rPr>
        <w:t xml:space="preserve"> relative to sunrise</w:t>
      </w:r>
      <w:r w:rsidR="008B2D90">
        <w:rPr>
          <w:rFonts w:ascii="Times New Roman" w:hAnsi="Times New Roman" w:cs="Times New Roman"/>
          <w:lang w:val="en-CA"/>
        </w:rPr>
        <w:t xml:space="preserve"> as daily temperature decreases, reflecting </w:t>
      </w:r>
      <w:r w:rsidR="0087235B">
        <w:rPr>
          <w:rFonts w:ascii="Times New Roman" w:hAnsi="Times New Roman" w:cs="Times New Roman"/>
          <w:lang w:val="en-CA"/>
        </w:rPr>
        <w:t xml:space="preserve">a </w:t>
      </w:r>
      <w:r w:rsidR="007701F6">
        <w:rPr>
          <w:rFonts w:ascii="Times New Roman" w:hAnsi="Times New Roman" w:cs="Times New Roman"/>
          <w:lang w:val="en-CA"/>
        </w:rPr>
        <w:t>negative</w:t>
      </w:r>
      <w:r w:rsidR="0087235B">
        <w:rPr>
          <w:rFonts w:ascii="Times New Roman" w:hAnsi="Times New Roman" w:cs="Times New Roman"/>
          <w:lang w:val="en-CA"/>
        </w:rPr>
        <w:t xml:space="preserve"> relationship between </w:t>
      </w:r>
      <w:r w:rsidR="007701F6">
        <w:rPr>
          <w:rFonts w:ascii="Times New Roman" w:hAnsi="Times New Roman" w:cs="Times New Roman"/>
          <w:lang w:val="en-CA"/>
        </w:rPr>
        <w:t>daily temperatures</w:t>
      </w:r>
      <w:r w:rsidR="0087235B">
        <w:rPr>
          <w:rFonts w:ascii="Times New Roman" w:hAnsi="Times New Roman" w:cs="Times New Roman"/>
          <w:lang w:val="en-CA"/>
        </w:rPr>
        <w:t xml:space="preserve"> and the time cardinals begin their day</w:t>
      </w:r>
      <w:r w:rsidR="00A223B2">
        <w:rPr>
          <w:rFonts w:ascii="Times New Roman" w:hAnsi="Times New Roman" w:cs="Times New Roman"/>
          <w:lang w:val="en-CA"/>
        </w:rPr>
        <w:t>.</w:t>
      </w:r>
      <w:r w:rsidR="005A56FF">
        <w:rPr>
          <w:rFonts w:ascii="Times New Roman" w:hAnsi="Times New Roman" w:cs="Times New Roman"/>
          <w:lang w:val="en-CA"/>
        </w:rPr>
        <w:t xml:space="preserve"> Moreover, we expect </w:t>
      </w:r>
      <w:r w:rsidR="00311459">
        <w:rPr>
          <w:rFonts w:ascii="Times New Roman" w:hAnsi="Times New Roman" w:cs="Times New Roman"/>
          <w:lang w:val="en-CA"/>
        </w:rPr>
        <w:t>severe</w:t>
      </w:r>
      <w:r w:rsidR="00F574E1">
        <w:rPr>
          <w:rFonts w:ascii="Times New Roman" w:hAnsi="Times New Roman" w:cs="Times New Roman"/>
          <w:lang w:val="en-CA"/>
        </w:rPr>
        <w:t xml:space="preserve"> cold temperatures to have a lagging effect on both the onset and end of activity</w:t>
      </w:r>
      <w:r w:rsidR="004F149F">
        <w:rPr>
          <w:rFonts w:ascii="Times New Roman" w:hAnsi="Times New Roman" w:cs="Times New Roman"/>
          <w:lang w:val="en-CA"/>
        </w:rPr>
        <w:t xml:space="preserve"> relative to sunrise and sunset</w:t>
      </w:r>
      <w:r w:rsidR="00F574E1">
        <w:rPr>
          <w:rFonts w:ascii="Times New Roman" w:hAnsi="Times New Roman" w:cs="Times New Roman"/>
          <w:lang w:val="en-CA"/>
        </w:rPr>
        <w:t>, with cardinals starting their daily activities later, while ending their activities earlier</w:t>
      </w:r>
      <w:r w:rsidR="00635C1C">
        <w:rPr>
          <w:rFonts w:ascii="Times New Roman" w:hAnsi="Times New Roman" w:cs="Times New Roman"/>
          <w:lang w:val="en-CA"/>
        </w:rPr>
        <w:t xml:space="preserve"> for a few days</w:t>
      </w:r>
      <w:r w:rsidR="00CF677F">
        <w:rPr>
          <w:rFonts w:ascii="Times New Roman" w:hAnsi="Times New Roman" w:cs="Times New Roman"/>
          <w:lang w:val="en-CA"/>
        </w:rPr>
        <w:t xml:space="preserve"> following the cold temperature</w:t>
      </w:r>
      <w:r w:rsidR="00F574E1">
        <w:rPr>
          <w:rFonts w:ascii="Times New Roman" w:hAnsi="Times New Roman" w:cs="Times New Roman"/>
          <w:lang w:val="en-CA"/>
        </w:rPr>
        <w:t>.</w:t>
      </w:r>
      <w:r w:rsidR="008A64E0">
        <w:rPr>
          <w:rFonts w:ascii="Times New Roman" w:hAnsi="Times New Roman" w:cs="Times New Roman"/>
          <w:lang w:val="en-CA"/>
        </w:rPr>
        <w:t xml:space="preserve"> </w:t>
      </w:r>
      <w:r w:rsidR="00F2715F">
        <w:rPr>
          <w:rFonts w:ascii="Times New Roman" w:hAnsi="Times New Roman" w:cs="Times New Roman"/>
          <w:lang w:val="en-CA"/>
        </w:rPr>
        <w:t>Thus,</w:t>
      </w:r>
      <w:r w:rsidR="008A64E0">
        <w:rPr>
          <w:rFonts w:ascii="Times New Roman" w:hAnsi="Times New Roman" w:cs="Times New Roman"/>
          <w:lang w:val="en-CA"/>
        </w:rPr>
        <w:t xml:space="preserve"> we expect </w:t>
      </w:r>
      <w:r w:rsidR="00F2715F">
        <w:rPr>
          <w:rFonts w:ascii="Times New Roman" w:hAnsi="Times New Roman" w:cs="Times New Roman"/>
          <w:lang w:val="en-CA"/>
        </w:rPr>
        <w:t>a negative correlation between the temperature lag and the duration of the daily activities of cardinals.</w:t>
      </w:r>
      <w:r w:rsidR="004F149F">
        <w:rPr>
          <w:rFonts w:ascii="Times New Roman" w:hAnsi="Times New Roman" w:cs="Times New Roman"/>
          <w:lang w:val="en-CA"/>
        </w:rPr>
        <w:t xml:space="preserve"> Finally, we also expect the </w:t>
      </w:r>
      <w:r w:rsidR="00F2715F">
        <w:rPr>
          <w:rFonts w:ascii="Times New Roman" w:hAnsi="Times New Roman" w:cs="Times New Roman"/>
          <w:lang w:val="en-CA"/>
        </w:rPr>
        <w:t>cardinals</w:t>
      </w:r>
      <w:r w:rsidR="004F149F">
        <w:rPr>
          <w:rFonts w:ascii="Times New Roman" w:hAnsi="Times New Roman" w:cs="Times New Roman"/>
          <w:lang w:val="en-CA"/>
        </w:rPr>
        <w:t xml:space="preserve"> </w:t>
      </w:r>
      <w:r w:rsidR="00635C1C">
        <w:rPr>
          <w:rFonts w:ascii="Times New Roman" w:hAnsi="Times New Roman" w:cs="Times New Roman"/>
          <w:lang w:val="en-CA"/>
        </w:rPr>
        <w:t xml:space="preserve">to </w:t>
      </w:r>
      <w:r w:rsidR="00CF677F">
        <w:rPr>
          <w:rFonts w:ascii="Times New Roman" w:hAnsi="Times New Roman" w:cs="Times New Roman"/>
          <w:lang w:val="en-CA"/>
        </w:rPr>
        <w:t>have later onset</w:t>
      </w:r>
      <w:r w:rsidR="00992AAC">
        <w:rPr>
          <w:rFonts w:ascii="Times New Roman" w:hAnsi="Times New Roman" w:cs="Times New Roman"/>
          <w:lang w:val="en-CA"/>
        </w:rPr>
        <w:t xml:space="preserve"> and earlier end of activities on days when a cold snap occurs</w:t>
      </w:r>
      <w:r w:rsidR="001C2CC7">
        <w:rPr>
          <w:rFonts w:ascii="Times New Roman" w:hAnsi="Times New Roman" w:cs="Times New Roman"/>
          <w:lang w:val="en-CA"/>
        </w:rPr>
        <w:t xml:space="preserve">, such that cardinal activity will be negatively correlated with those sudden temperature </w:t>
      </w:r>
      <w:commentRangeStart w:id="237"/>
      <w:r w:rsidR="001C2CC7">
        <w:rPr>
          <w:rFonts w:ascii="Times New Roman" w:hAnsi="Times New Roman" w:cs="Times New Roman"/>
          <w:lang w:val="en-CA"/>
        </w:rPr>
        <w:t>declines.</w:t>
      </w:r>
      <w:commentRangeEnd w:id="237"/>
      <w:r w:rsidR="00B25511">
        <w:rPr>
          <w:rStyle w:val="CommentReference"/>
        </w:rPr>
        <w:commentReference w:id="237"/>
      </w:r>
    </w:p>
    <w:p w:rsidR="003B71FD" w:rsidP="003B71FD" w:rsidRDefault="003B71FD" w14:paraId="000ED779" w14:textId="77777777">
      <w:pPr>
        <w:spacing w:line="480" w:lineRule="auto"/>
        <w:jc w:val="both"/>
        <w:rPr>
          <w:rFonts w:ascii="Times New Roman" w:hAnsi="Times New Roman" w:cs="Times New Roman"/>
          <w:lang w:val="en-CA"/>
        </w:rPr>
      </w:pPr>
    </w:p>
    <w:p w:rsidR="003B71FD" w:rsidP="003B71FD" w:rsidRDefault="003B71FD" w14:paraId="56521B53" w14:textId="77777777">
      <w:pPr>
        <w:pStyle w:val="Heading3"/>
        <w:spacing w:line="480" w:lineRule="auto"/>
        <w:rPr>
          <w:rFonts w:ascii="Times New Roman" w:hAnsi="Times New Roman" w:cs="Times New Roman"/>
          <w:b/>
          <w:bCs/>
          <w:color w:val="000000" w:themeColor="text1"/>
          <w:lang w:val="en-CA"/>
        </w:rPr>
      </w:pPr>
      <w:bookmarkStart w:name="_Toc201061844" w:id="238"/>
      <w:bookmarkStart w:name="_Toc204638482" w:id="239"/>
      <w:r>
        <w:rPr>
          <w:rFonts w:ascii="Times New Roman" w:hAnsi="Times New Roman" w:cs="Times New Roman"/>
          <w:b/>
          <w:bCs/>
          <w:color w:val="000000" w:themeColor="text1"/>
          <w:lang w:val="en-CA"/>
        </w:rPr>
        <w:t>Materials and methods</w:t>
      </w:r>
      <w:bookmarkEnd w:id="238"/>
      <w:bookmarkEnd w:id="239"/>
    </w:p>
    <w:p w:rsidRPr="0080628C" w:rsidR="003B71FD" w:rsidP="00B858FC" w:rsidRDefault="000224E9" w14:paraId="26EF2D99" w14:textId="30D744F7">
      <w:pPr>
        <w:pStyle w:val="Heading3"/>
        <w:spacing w:line="480" w:lineRule="auto"/>
        <w:jc w:val="both"/>
        <w:rPr>
          <w:rFonts w:ascii="Times New Roman" w:hAnsi="Times New Roman" w:cs="Times New Roman"/>
          <w:b/>
          <w:bCs/>
          <w:color w:val="000000" w:themeColor="text1"/>
          <w:lang w:val="en-CA"/>
        </w:rPr>
      </w:pPr>
      <w:bookmarkStart w:name="_Toc204638483" w:id="240"/>
      <w:r>
        <w:rPr>
          <w:rFonts w:ascii="Times New Roman" w:hAnsi="Times New Roman" w:cs="Times New Roman"/>
          <w:color w:val="000000" w:themeColor="text1"/>
          <w:sz w:val="24"/>
          <w:szCs w:val="24"/>
          <w:u w:val="single"/>
          <w:lang w:val="en-CA"/>
        </w:rPr>
        <w:t>Study site</w:t>
      </w:r>
      <w:r w:rsidR="00290DE9">
        <w:rPr>
          <w:rFonts w:ascii="Times New Roman" w:hAnsi="Times New Roman" w:cs="Times New Roman"/>
          <w:color w:val="000000" w:themeColor="text1"/>
          <w:sz w:val="24"/>
          <w:szCs w:val="24"/>
          <w:u w:val="single"/>
          <w:lang w:val="en-CA"/>
        </w:rPr>
        <w:t xml:space="preserve"> and Motus receiver stations</w:t>
      </w:r>
      <w:bookmarkEnd w:id="240"/>
    </w:p>
    <w:p w:rsidR="00D057F7" w:rsidP="00732F27" w:rsidRDefault="00426BC9" w14:paraId="129FAEBA" w14:textId="1E787862">
      <w:pPr>
        <w:spacing w:before="100" w:beforeAutospacing="1" w:after="100" w:afterAutospacing="1"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Like</w:t>
      </w:r>
      <w:r w:rsidR="00125AE1">
        <w:rPr>
          <w:rFonts w:ascii="Times New Roman" w:hAnsi="Times New Roman" w:cs="Times New Roman"/>
          <w:color w:val="000000"/>
          <w:u w:color="000000"/>
          <w:lang w:val="en-CA"/>
        </w:rPr>
        <w:t xml:space="preserve"> chapter 1, this project was done entirely on the island of Montreal</w:t>
      </w:r>
      <w:r w:rsidR="009A4C64">
        <w:rPr>
          <w:rFonts w:ascii="Times New Roman" w:hAnsi="Times New Roman" w:cs="Times New Roman"/>
          <w:color w:val="000000"/>
          <w:u w:color="000000"/>
          <w:lang w:val="en-CA"/>
        </w:rPr>
        <w:t xml:space="preserve">, in three locations with varying levels of urbanization. </w:t>
      </w:r>
      <w:r w:rsidR="00F90E8A">
        <w:rPr>
          <w:rFonts w:ascii="Times New Roman" w:hAnsi="Times New Roman" w:cs="Times New Roman"/>
          <w:color w:val="000000"/>
          <w:u w:color="000000"/>
          <w:lang w:val="en-CA"/>
        </w:rPr>
        <w:t xml:space="preserve">Continuously monitoring the cardinals’ movement required the installation of portable and permanent Motus receiver stations. </w:t>
      </w:r>
      <w:r w:rsidR="00C83168">
        <w:rPr>
          <w:rFonts w:ascii="Times New Roman" w:hAnsi="Times New Roman" w:cs="Times New Roman"/>
          <w:color w:val="000000"/>
          <w:u w:color="000000"/>
          <w:lang w:val="en-CA"/>
        </w:rPr>
        <w:t>The first Motus tower that we used is located at the McGill Bird Observatory (MBO</w:t>
      </w:r>
      <w:r w:rsidR="009E135E">
        <w:rPr>
          <w:rFonts w:ascii="Times New Roman" w:hAnsi="Times New Roman" w:cs="Times New Roman"/>
          <w:color w:val="000000"/>
          <w:u w:color="000000"/>
          <w:lang w:val="en-CA"/>
        </w:rPr>
        <w:t>)</w:t>
      </w:r>
      <w:r w:rsidR="008833DC">
        <w:rPr>
          <w:rFonts w:ascii="Times New Roman" w:hAnsi="Times New Roman" w:cs="Times New Roman"/>
          <w:color w:val="000000"/>
          <w:u w:color="000000"/>
          <w:lang w:val="en-CA"/>
        </w:rPr>
        <w:t xml:space="preserve"> and has been </w:t>
      </w:r>
      <w:r w:rsidR="004D4C20">
        <w:rPr>
          <w:rFonts w:ascii="Times New Roman" w:hAnsi="Times New Roman" w:cs="Times New Roman"/>
          <w:color w:val="000000"/>
          <w:u w:color="000000"/>
          <w:lang w:val="en-CA"/>
        </w:rPr>
        <w:t xml:space="preserve">deployed in </w:t>
      </w:r>
      <w:r w:rsidR="00FD7BEE">
        <w:rPr>
          <w:rFonts w:ascii="Times New Roman" w:hAnsi="Times New Roman" w:cs="Times New Roman"/>
          <w:color w:val="000000"/>
          <w:u w:color="000000"/>
          <w:lang w:val="en-CA"/>
        </w:rPr>
        <w:t>2015</w:t>
      </w:r>
      <w:r w:rsidR="00DA3480">
        <w:rPr>
          <w:rFonts w:ascii="Times New Roman" w:hAnsi="Times New Roman" w:cs="Times New Roman"/>
          <w:color w:val="000000"/>
          <w:u w:color="000000"/>
          <w:lang w:val="en-CA"/>
        </w:rPr>
        <w:t xml:space="preserve"> (</w:t>
      </w:r>
      <w:r w:rsidR="00A31383">
        <w:rPr>
          <w:rFonts w:ascii="Times New Roman" w:hAnsi="Times New Roman" w:cs="Times New Roman"/>
          <w:color w:val="000000"/>
          <w:u w:color="000000"/>
          <w:lang w:val="en-CA"/>
        </w:rPr>
        <w:t>45˚25</w:t>
      </w:r>
      <w:r w:rsidR="00B02BAE">
        <w:rPr>
          <w:rFonts w:ascii="Times New Roman" w:hAnsi="Times New Roman" w:cs="Times New Roman"/>
          <w:color w:val="000000"/>
          <w:u w:color="000000"/>
          <w:lang w:val="en-CA"/>
        </w:rPr>
        <w:t>’50.</w:t>
      </w:r>
      <w:proofErr w:type="gramStart"/>
      <w:r w:rsidR="00B02BAE">
        <w:rPr>
          <w:rFonts w:ascii="Times New Roman" w:hAnsi="Times New Roman" w:cs="Times New Roman"/>
          <w:color w:val="000000"/>
          <w:u w:color="000000"/>
          <w:lang w:val="en-CA"/>
        </w:rPr>
        <w:t>4”N</w:t>
      </w:r>
      <w:proofErr w:type="gramEnd"/>
      <w:r w:rsidR="00B02BAE">
        <w:rPr>
          <w:rFonts w:ascii="Times New Roman" w:hAnsi="Times New Roman" w:cs="Times New Roman"/>
          <w:color w:val="000000"/>
          <w:u w:color="000000"/>
          <w:lang w:val="en-CA"/>
        </w:rPr>
        <w:t xml:space="preserve"> 73˚56’18.6” W)</w:t>
      </w:r>
      <w:r w:rsidR="006D7E9F">
        <w:rPr>
          <w:rFonts w:ascii="Times New Roman" w:hAnsi="Times New Roman" w:cs="Times New Roman"/>
          <w:color w:val="000000"/>
          <w:u w:color="000000"/>
          <w:lang w:val="en-CA"/>
        </w:rPr>
        <w:t xml:space="preserve">. This tower is permanently installed at the banding station and has </w:t>
      </w:r>
      <w:r w:rsidR="006D7E9F">
        <w:rPr>
          <w:rFonts w:ascii="Times New Roman" w:hAnsi="Times New Roman" w:cs="Times New Roman"/>
          <w:color w:val="000000"/>
          <w:u w:color="000000"/>
          <w:lang w:val="en-CA"/>
        </w:rPr>
        <w:t>continuously been collecting data since its installation</w:t>
      </w:r>
      <w:r w:rsidR="00E661E5">
        <w:rPr>
          <w:rFonts w:ascii="Times New Roman" w:hAnsi="Times New Roman" w:cs="Times New Roman"/>
          <w:color w:val="000000"/>
          <w:u w:color="000000"/>
          <w:lang w:val="en-CA"/>
        </w:rPr>
        <w:t xml:space="preserve"> (meaning it </w:t>
      </w:r>
      <w:r w:rsidR="00EF034F">
        <w:rPr>
          <w:rFonts w:ascii="Times New Roman" w:hAnsi="Times New Roman" w:cs="Times New Roman"/>
          <w:color w:val="000000"/>
          <w:u w:color="000000"/>
          <w:lang w:val="en-CA"/>
        </w:rPr>
        <w:t>collected data across all three winters of data collection for this project</w:t>
      </w:r>
      <w:r w:rsidR="002B2A38">
        <w:rPr>
          <w:rFonts w:ascii="Times New Roman" w:hAnsi="Times New Roman" w:cs="Times New Roman"/>
          <w:color w:val="000000"/>
          <w:u w:color="000000"/>
          <w:lang w:val="en-CA"/>
        </w:rPr>
        <w:t>, between 2022 and 2025)</w:t>
      </w:r>
      <w:r w:rsidR="006D7E9F">
        <w:rPr>
          <w:rFonts w:ascii="Times New Roman" w:hAnsi="Times New Roman" w:cs="Times New Roman"/>
          <w:color w:val="000000"/>
          <w:u w:color="000000"/>
          <w:lang w:val="en-CA"/>
        </w:rPr>
        <w:t>. The second Motus tower used for this project is also a permanent one, installed on the roof of a building from the McGill University MacDonald campus</w:t>
      </w:r>
      <w:r w:rsidR="001A6095">
        <w:rPr>
          <w:rFonts w:ascii="Times New Roman" w:hAnsi="Times New Roman" w:cs="Times New Roman"/>
          <w:color w:val="000000"/>
          <w:u w:color="000000"/>
          <w:lang w:val="en-CA"/>
        </w:rPr>
        <w:t>, deployed in 2018 (</w:t>
      </w:r>
      <w:r w:rsidR="00BF761D">
        <w:rPr>
          <w:rFonts w:ascii="Times New Roman" w:hAnsi="Times New Roman" w:cs="Times New Roman"/>
          <w:color w:val="000000"/>
          <w:u w:color="000000"/>
          <w:lang w:val="en-CA"/>
        </w:rPr>
        <w:t>45˚24’28.</w:t>
      </w:r>
      <w:proofErr w:type="gramStart"/>
      <w:r w:rsidR="00B858FC">
        <w:rPr>
          <w:rFonts w:ascii="Times New Roman" w:hAnsi="Times New Roman" w:cs="Times New Roman"/>
          <w:color w:val="000000"/>
          <w:u w:color="000000"/>
          <w:lang w:val="en-CA"/>
        </w:rPr>
        <w:t>2”N</w:t>
      </w:r>
      <w:proofErr w:type="gramEnd"/>
      <w:r w:rsidR="00B858FC">
        <w:rPr>
          <w:rFonts w:ascii="Times New Roman" w:hAnsi="Times New Roman" w:cs="Times New Roman"/>
          <w:color w:val="000000"/>
          <w:u w:color="000000"/>
          <w:lang w:val="en-CA"/>
        </w:rPr>
        <w:t xml:space="preserve"> 73˚56’20.</w:t>
      </w:r>
      <w:proofErr w:type="gramStart"/>
      <w:r w:rsidR="00B858FC">
        <w:rPr>
          <w:rFonts w:ascii="Times New Roman" w:hAnsi="Times New Roman" w:cs="Times New Roman"/>
          <w:color w:val="000000"/>
          <w:u w:color="000000"/>
          <w:lang w:val="en-CA"/>
        </w:rPr>
        <w:t>3”W</w:t>
      </w:r>
      <w:proofErr w:type="gramEnd"/>
      <w:r w:rsidR="00B858FC">
        <w:rPr>
          <w:rFonts w:ascii="Times New Roman" w:hAnsi="Times New Roman" w:cs="Times New Roman"/>
          <w:color w:val="000000"/>
          <w:u w:color="000000"/>
          <w:lang w:val="en-CA"/>
        </w:rPr>
        <w:t>).</w:t>
      </w:r>
      <w:r w:rsidR="002B2A38">
        <w:rPr>
          <w:rFonts w:ascii="Times New Roman" w:hAnsi="Times New Roman" w:cs="Times New Roman"/>
          <w:color w:val="000000"/>
          <w:u w:color="000000"/>
          <w:lang w:val="en-CA"/>
        </w:rPr>
        <w:t xml:space="preserve"> This receiver station was also collecting data through the entirety of the </w:t>
      </w:r>
      <w:r w:rsidR="00395FEC">
        <w:rPr>
          <w:rFonts w:ascii="Times New Roman" w:hAnsi="Times New Roman" w:cs="Times New Roman"/>
          <w:color w:val="000000"/>
          <w:u w:color="000000"/>
          <w:lang w:val="en-CA"/>
        </w:rPr>
        <w:t>project.</w:t>
      </w:r>
      <w:r w:rsidR="00DB1407">
        <w:rPr>
          <w:rFonts w:ascii="Times New Roman" w:hAnsi="Times New Roman" w:cs="Times New Roman"/>
          <w:color w:val="000000"/>
          <w:u w:color="000000"/>
          <w:lang w:val="en-CA"/>
        </w:rPr>
        <w:t xml:space="preserve"> The third tower </w:t>
      </w:r>
      <w:r w:rsidR="00037B9D">
        <w:rPr>
          <w:rFonts w:ascii="Times New Roman" w:hAnsi="Times New Roman" w:cs="Times New Roman"/>
          <w:color w:val="000000"/>
          <w:u w:color="000000"/>
          <w:lang w:val="en-CA"/>
        </w:rPr>
        <w:t>is in</w:t>
      </w:r>
      <w:r w:rsidR="00DB1407">
        <w:rPr>
          <w:rFonts w:ascii="Times New Roman" w:hAnsi="Times New Roman" w:cs="Times New Roman"/>
          <w:color w:val="000000"/>
          <w:u w:color="000000"/>
          <w:lang w:val="en-CA"/>
        </w:rPr>
        <w:t xml:space="preserve"> the Town of Baie </w:t>
      </w:r>
      <w:proofErr w:type="spellStart"/>
      <w:r w:rsidR="00DB1407">
        <w:rPr>
          <w:rFonts w:ascii="Times New Roman" w:hAnsi="Times New Roman" w:cs="Times New Roman"/>
          <w:color w:val="000000"/>
          <w:u w:color="000000"/>
          <w:lang w:val="en-CA"/>
        </w:rPr>
        <w:t>d’Urfé</w:t>
      </w:r>
      <w:proofErr w:type="spellEnd"/>
      <w:r w:rsidR="00DB1407">
        <w:rPr>
          <w:rFonts w:ascii="Times New Roman" w:hAnsi="Times New Roman" w:cs="Times New Roman"/>
          <w:color w:val="000000"/>
          <w:u w:color="000000"/>
          <w:lang w:val="en-CA"/>
        </w:rPr>
        <w:t xml:space="preserve"> </w:t>
      </w:r>
      <w:r w:rsidR="00365873">
        <w:rPr>
          <w:rFonts w:ascii="Times New Roman" w:hAnsi="Times New Roman" w:cs="Times New Roman"/>
          <w:color w:val="000000"/>
          <w:u w:color="000000"/>
          <w:lang w:val="en-CA"/>
        </w:rPr>
        <w:t xml:space="preserve">(BDU) </w:t>
      </w:r>
      <w:r w:rsidR="00DB1407">
        <w:rPr>
          <w:rFonts w:ascii="Times New Roman" w:hAnsi="Times New Roman" w:cs="Times New Roman"/>
          <w:color w:val="000000"/>
          <w:u w:color="000000"/>
          <w:lang w:val="en-CA"/>
        </w:rPr>
        <w:t>in a residential backyard</w:t>
      </w:r>
      <w:r w:rsidR="005567C8">
        <w:rPr>
          <w:rFonts w:ascii="Times New Roman" w:hAnsi="Times New Roman" w:cs="Times New Roman"/>
          <w:color w:val="000000"/>
          <w:u w:color="000000"/>
          <w:lang w:val="en-CA"/>
        </w:rPr>
        <w:t xml:space="preserve"> (</w:t>
      </w:r>
      <w:r w:rsidR="00EB4355">
        <w:rPr>
          <w:rFonts w:ascii="Times New Roman" w:hAnsi="Times New Roman" w:cs="Times New Roman"/>
          <w:color w:val="000000"/>
          <w:u w:color="000000"/>
          <w:lang w:val="en-CA"/>
        </w:rPr>
        <w:t>45˚24’39.</w:t>
      </w:r>
      <w:proofErr w:type="gramStart"/>
      <w:r w:rsidR="00EB4355">
        <w:rPr>
          <w:rFonts w:ascii="Times New Roman" w:hAnsi="Times New Roman" w:cs="Times New Roman"/>
          <w:color w:val="000000"/>
          <w:u w:color="000000"/>
          <w:lang w:val="en-CA"/>
        </w:rPr>
        <w:t>3”N</w:t>
      </w:r>
      <w:proofErr w:type="gramEnd"/>
      <w:r w:rsidR="00EB4355">
        <w:rPr>
          <w:rFonts w:ascii="Times New Roman" w:hAnsi="Times New Roman" w:cs="Times New Roman"/>
          <w:color w:val="000000"/>
          <w:u w:color="000000"/>
          <w:lang w:val="en-CA"/>
        </w:rPr>
        <w:t xml:space="preserve"> 73˚55’48.</w:t>
      </w:r>
      <w:proofErr w:type="gramStart"/>
      <w:r w:rsidR="00D05F66">
        <w:rPr>
          <w:rFonts w:ascii="Times New Roman" w:hAnsi="Times New Roman" w:cs="Times New Roman"/>
          <w:color w:val="000000"/>
          <w:u w:color="000000"/>
          <w:lang w:val="en-CA"/>
        </w:rPr>
        <w:t>3”W</w:t>
      </w:r>
      <w:proofErr w:type="gramEnd"/>
      <w:r w:rsidR="00D05F66">
        <w:rPr>
          <w:rFonts w:ascii="Times New Roman" w:hAnsi="Times New Roman" w:cs="Times New Roman"/>
          <w:color w:val="000000"/>
          <w:u w:color="000000"/>
          <w:lang w:val="en-CA"/>
        </w:rPr>
        <w:t>)</w:t>
      </w:r>
      <w:r w:rsidR="00DB1407">
        <w:rPr>
          <w:rFonts w:ascii="Times New Roman" w:hAnsi="Times New Roman" w:cs="Times New Roman"/>
          <w:color w:val="000000"/>
          <w:u w:color="000000"/>
          <w:lang w:val="en-CA"/>
        </w:rPr>
        <w:t xml:space="preserve">. This tower </w:t>
      </w:r>
      <w:r w:rsidR="00E661E5">
        <w:rPr>
          <w:rFonts w:ascii="Times New Roman" w:hAnsi="Times New Roman" w:cs="Times New Roman"/>
          <w:color w:val="000000"/>
          <w:u w:color="000000"/>
          <w:lang w:val="en-CA"/>
        </w:rPr>
        <w:t>was deployed temporarily for the duration of this project</w:t>
      </w:r>
      <w:r w:rsidR="00395FEC">
        <w:rPr>
          <w:rFonts w:ascii="Times New Roman" w:hAnsi="Times New Roman" w:cs="Times New Roman"/>
          <w:color w:val="000000"/>
          <w:u w:color="000000"/>
          <w:lang w:val="en-CA"/>
        </w:rPr>
        <w:t xml:space="preserve"> only. Because the first winter served as a pilot project and cardinals were only tracked at MBO, </w:t>
      </w:r>
      <w:r w:rsidR="00365873">
        <w:rPr>
          <w:rFonts w:ascii="Times New Roman" w:hAnsi="Times New Roman" w:cs="Times New Roman"/>
          <w:color w:val="000000"/>
          <w:u w:color="000000"/>
          <w:lang w:val="en-CA"/>
        </w:rPr>
        <w:t>the BDU tower was deployed in October 2023 and stayed active until May 2024, before being dismantled and re-deployed in October 2024 until May 202</w:t>
      </w:r>
      <w:r w:rsidR="005567C8">
        <w:rPr>
          <w:rFonts w:ascii="Times New Roman" w:hAnsi="Times New Roman" w:cs="Times New Roman"/>
          <w:color w:val="000000"/>
          <w:u w:color="000000"/>
          <w:lang w:val="en-CA"/>
        </w:rPr>
        <w:t>5.</w:t>
      </w:r>
      <w:r w:rsidR="00D05F66">
        <w:rPr>
          <w:rFonts w:ascii="Times New Roman" w:hAnsi="Times New Roman" w:cs="Times New Roman"/>
          <w:color w:val="000000"/>
          <w:u w:color="000000"/>
          <w:lang w:val="en-CA"/>
        </w:rPr>
        <w:t xml:space="preserve"> Finally, the last tower deployed for this project is located on the roof of a building at the Concordia University Loyola campus</w:t>
      </w:r>
      <w:r w:rsidR="00820EB4">
        <w:rPr>
          <w:rFonts w:ascii="Times New Roman" w:hAnsi="Times New Roman" w:cs="Times New Roman"/>
          <w:color w:val="000000"/>
          <w:u w:color="000000"/>
          <w:lang w:val="en-CA"/>
        </w:rPr>
        <w:t xml:space="preserve"> </w:t>
      </w:r>
      <w:r w:rsidR="009D2A70">
        <w:rPr>
          <w:rFonts w:ascii="Times New Roman" w:hAnsi="Times New Roman" w:cs="Times New Roman"/>
          <w:color w:val="000000"/>
          <w:u w:color="000000"/>
          <w:lang w:val="en-CA"/>
        </w:rPr>
        <w:t>(</w:t>
      </w:r>
      <w:r w:rsidR="00182F10">
        <w:rPr>
          <w:rFonts w:ascii="Times New Roman" w:hAnsi="Times New Roman" w:cs="Times New Roman"/>
          <w:color w:val="000000"/>
          <w:u w:color="000000"/>
          <w:lang w:val="en-CA"/>
        </w:rPr>
        <w:t>45˚27’32.</w:t>
      </w:r>
      <w:proofErr w:type="gramStart"/>
      <w:r w:rsidR="009D2A70">
        <w:rPr>
          <w:rFonts w:ascii="Times New Roman" w:hAnsi="Times New Roman" w:cs="Times New Roman"/>
          <w:color w:val="000000"/>
          <w:u w:color="000000"/>
          <w:lang w:val="en-CA"/>
        </w:rPr>
        <w:t>7”N</w:t>
      </w:r>
      <w:proofErr w:type="gramEnd"/>
      <w:r w:rsidR="009D2A70">
        <w:rPr>
          <w:rFonts w:ascii="Times New Roman" w:hAnsi="Times New Roman" w:cs="Times New Roman"/>
          <w:color w:val="000000"/>
          <w:u w:color="000000"/>
          <w:lang w:val="en-CA"/>
        </w:rPr>
        <w:t xml:space="preserve"> 73˚38’30.</w:t>
      </w:r>
      <w:proofErr w:type="gramStart"/>
      <w:r w:rsidR="009D2A70">
        <w:rPr>
          <w:rFonts w:ascii="Times New Roman" w:hAnsi="Times New Roman" w:cs="Times New Roman"/>
          <w:color w:val="000000"/>
          <w:u w:color="000000"/>
          <w:lang w:val="en-CA"/>
        </w:rPr>
        <w:t>2”W</w:t>
      </w:r>
      <w:proofErr w:type="gramEnd"/>
      <w:r w:rsidR="009D2A70">
        <w:rPr>
          <w:rFonts w:ascii="Times New Roman" w:hAnsi="Times New Roman" w:cs="Times New Roman"/>
          <w:color w:val="000000"/>
          <w:u w:color="000000"/>
          <w:lang w:val="en-CA"/>
        </w:rPr>
        <w:t>)</w:t>
      </w:r>
      <w:r w:rsidR="00820EB4">
        <w:rPr>
          <w:rFonts w:ascii="Times New Roman" w:hAnsi="Times New Roman" w:cs="Times New Roman"/>
          <w:color w:val="000000"/>
          <w:u w:color="000000"/>
          <w:lang w:val="en-CA"/>
        </w:rPr>
        <w:t>.</w:t>
      </w:r>
      <w:r w:rsidR="006862ED">
        <w:rPr>
          <w:rFonts w:ascii="Times New Roman" w:hAnsi="Times New Roman" w:cs="Times New Roman"/>
          <w:color w:val="000000"/>
          <w:u w:color="000000"/>
          <w:lang w:val="en-CA"/>
        </w:rPr>
        <w:t xml:space="preserve"> This tower is permanently deployed</w:t>
      </w:r>
      <w:r w:rsidR="00720881">
        <w:rPr>
          <w:rFonts w:ascii="Times New Roman" w:hAnsi="Times New Roman" w:cs="Times New Roman"/>
          <w:color w:val="000000"/>
          <w:u w:color="000000"/>
          <w:lang w:val="en-CA"/>
        </w:rPr>
        <w:t xml:space="preserve">, however the process of having such a device installed on a tall building in </w:t>
      </w:r>
      <w:r w:rsidR="00720881">
        <w:rPr>
          <w:rFonts w:ascii="Times New Roman" w:hAnsi="Times New Roman" w:cs="Times New Roman"/>
          <w:color w:val="000000"/>
          <w:u w:color="000000"/>
          <w:lang w:val="en-CA"/>
        </w:rPr>
        <w:t xml:space="preserve">this urbanized part of Montreal was logistically challenging, which is why this tower was only </w:t>
      </w:r>
      <w:r w:rsidR="00D057F7">
        <w:rPr>
          <w:rFonts w:ascii="Times New Roman" w:hAnsi="Times New Roman" w:eastAsia="Times New Roman" w:cs="Times New Roman"/>
          <w:noProof/>
          <w:lang w:val="en-CA"/>
        </w:rPr>
        <w:drawing>
          <wp:anchor distT="0" distB="0" distL="114300" distR="114300" simplePos="0" relativeHeight="251658243" behindDoc="0" locked="0" layoutInCell="1" allowOverlap="1" wp14:anchorId="2DF8EE1A" wp14:editId="01CC5955">
            <wp:simplePos x="0" y="0"/>
            <wp:positionH relativeFrom="column">
              <wp:posOffset>-104775</wp:posOffset>
            </wp:positionH>
            <wp:positionV relativeFrom="paragraph">
              <wp:posOffset>948055</wp:posOffset>
            </wp:positionV>
            <wp:extent cx="6175375" cy="3995420"/>
            <wp:effectExtent l="12700" t="12700" r="9525" b="17780"/>
            <wp:wrapTopAndBottom/>
            <wp:docPr id="157810018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188" name="Picture 1" descr="A map of a cit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5375" cy="39954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20881">
        <w:rPr>
          <w:rFonts w:ascii="Times New Roman" w:hAnsi="Times New Roman" w:cs="Times New Roman"/>
          <w:color w:val="000000"/>
          <w:u w:color="000000"/>
          <w:lang w:val="en-CA"/>
        </w:rPr>
        <w:t xml:space="preserve">deployed during the last winter of data collection, </w:t>
      </w:r>
      <w:r w:rsidR="00290DE9">
        <w:rPr>
          <w:rFonts w:ascii="Times New Roman" w:hAnsi="Times New Roman" w:cs="Times New Roman"/>
          <w:color w:val="000000"/>
          <w:u w:color="000000"/>
          <w:lang w:val="en-CA"/>
        </w:rPr>
        <w:t>which started</w:t>
      </w:r>
      <w:r w:rsidR="00720881">
        <w:rPr>
          <w:rFonts w:ascii="Times New Roman" w:hAnsi="Times New Roman" w:cs="Times New Roman"/>
          <w:color w:val="000000"/>
          <w:u w:color="000000"/>
          <w:lang w:val="en-CA"/>
        </w:rPr>
        <w:t xml:space="preserve"> in October 2024</w:t>
      </w:r>
      <w:r w:rsidR="00290DE9">
        <w:rPr>
          <w:rFonts w:ascii="Times New Roman" w:hAnsi="Times New Roman" w:cs="Times New Roman"/>
          <w:color w:val="000000"/>
          <w:u w:color="000000"/>
          <w:lang w:val="en-CA"/>
        </w:rPr>
        <w:t>.</w:t>
      </w:r>
    </w:p>
    <w:p w:rsidR="00305C5A" w:rsidP="00B858FC" w:rsidRDefault="00D057F7" w14:paraId="091ACB17" w14:textId="6FC3A331">
      <w:pPr>
        <w:spacing w:before="100" w:beforeAutospacing="1" w:after="100" w:afterAutospacing="1" w:line="480" w:lineRule="auto"/>
        <w:jc w:val="both"/>
        <w:rPr>
          <w:rFonts w:ascii="Times New Roman" w:hAnsi="Times New Roman" w:cs="Times New Roman"/>
          <w:color w:val="000000"/>
          <w:u w:color="000000"/>
          <w:lang w:val="en-CA"/>
        </w:rPr>
      </w:pPr>
      <w:r w:rsidRPr="007B4633">
        <w:rPr>
          <w:rFonts w:ascii="Times New Roman" w:hAnsi="Times New Roman" w:cs="Times New Roman"/>
          <w:b/>
          <w:bCs/>
          <w:color w:val="000000"/>
          <w:highlight w:val="yellow"/>
          <w:u w:color="000000"/>
          <w:lang w:val="en-CA"/>
        </w:rPr>
        <w:t>Figure X.</w:t>
      </w:r>
      <w:r w:rsidRPr="00CC2CDE">
        <w:rPr>
          <w:rFonts w:ascii="Times New Roman" w:hAnsi="Times New Roman" w:cs="Times New Roman"/>
          <w:color w:val="000000"/>
          <w:u w:color="000000"/>
          <w:lang w:val="en-CA"/>
        </w:rPr>
        <w:t xml:space="preserve"> </w:t>
      </w:r>
      <w:r w:rsidRPr="00CC2CDE" w:rsidR="00CC2CDE">
        <w:rPr>
          <w:rFonts w:ascii="Times New Roman" w:hAnsi="Times New Roman" w:cs="Times New Roman"/>
          <w:color w:val="000000"/>
          <w:u w:color="000000"/>
          <w:lang w:val="en-CA"/>
        </w:rPr>
        <w:t xml:space="preserve">Location of the Motus </w:t>
      </w:r>
      <w:r w:rsidR="00CC2CDE">
        <w:rPr>
          <w:rFonts w:ascii="Times New Roman" w:hAnsi="Times New Roman" w:cs="Times New Roman"/>
          <w:color w:val="000000"/>
          <w:u w:color="000000"/>
          <w:lang w:val="en-CA"/>
        </w:rPr>
        <w:t>towers deployed between 2015 and 2025</w:t>
      </w:r>
      <w:r w:rsidR="007B4633">
        <w:rPr>
          <w:rFonts w:ascii="Times New Roman" w:hAnsi="Times New Roman" w:cs="Times New Roman"/>
          <w:color w:val="000000"/>
          <w:u w:color="000000"/>
          <w:lang w:val="en-CA"/>
        </w:rPr>
        <w:t xml:space="preserve"> on the island of Montreal, Quebec, Canada.</w:t>
      </w:r>
    </w:p>
    <w:p w:rsidRPr="002B7289" w:rsidR="00AF3DB2" w:rsidP="00AF3DB2" w:rsidRDefault="00AF3DB2" w14:paraId="4086A2BF" w14:textId="2773EF11">
      <w:pPr>
        <w:pStyle w:val="Heading3"/>
        <w:spacing w:line="480" w:lineRule="auto"/>
        <w:jc w:val="both"/>
        <w:rPr>
          <w:rFonts w:ascii="Times New Roman" w:hAnsi="Times New Roman" w:cs="Times New Roman"/>
          <w:color w:val="000000" w:themeColor="text1"/>
          <w:sz w:val="24"/>
          <w:szCs w:val="24"/>
          <w:u w:val="single"/>
          <w:lang w:val="en-CA"/>
        </w:rPr>
      </w:pPr>
      <w:bookmarkStart w:name="_Toc204638484" w:id="241"/>
      <w:r>
        <w:rPr>
          <w:rFonts w:ascii="Times New Roman" w:hAnsi="Times New Roman" w:cs="Times New Roman"/>
          <w:color w:val="000000" w:themeColor="text1"/>
          <w:sz w:val="24"/>
          <w:szCs w:val="24"/>
          <w:u w:val="single"/>
          <w:lang w:val="en-CA"/>
        </w:rPr>
        <w:t>Radio tags deployment</w:t>
      </w:r>
      <w:r w:rsidR="00287337">
        <w:rPr>
          <w:rFonts w:ascii="Times New Roman" w:hAnsi="Times New Roman" w:cs="Times New Roman"/>
          <w:color w:val="000000" w:themeColor="text1"/>
          <w:sz w:val="24"/>
          <w:szCs w:val="24"/>
          <w:u w:val="single"/>
          <w:lang w:val="en-CA"/>
        </w:rPr>
        <w:t xml:space="preserve"> and Motus data download</w:t>
      </w:r>
      <w:bookmarkEnd w:id="241"/>
    </w:p>
    <w:p w:rsidR="00287337" w:rsidP="001906E4" w:rsidRDefault="00AF3DB2" w14:paraId="7DBCBBC8" w14:textId="15A94737">
      <w:pPr>
        <w:autoSpaceDE w:val="0"/>
        <w:autoSpaceDN w:val="0"/>
        <w:adjustRightInd w:val="0"/>
        <w:spacing w:line="480" w:lineRule="auto"/>
        <w:ind w:firstLine="720"/>
        <w:jc w:val="both"/>
        <w:rPr>
          <w:rFonts w:ascii="Times New Roman" w:hAnsi="Times New Roman" w:cs="Times New Roman"/>
          <w:color w:val="000000"/>
          <w:kern w:val="0"/>
          <w:lang w:val="en-US"/>
        </w:rPr>
      </w:pPr>
      <w:r>
        <w:rPr>
          <w:rFonts w:ascii="Times New Roman" w:hAnsi="Times New Roman" w:cs="Times New Roman"/>
          <w:color w:val="000000"/>
          <w:u w:color="000000"/>
          <w:lang w:val="en-CA"/>
        </w:rPr>
        <w:t>We mist netted northern cardinal</w:t>
      </w:r>
      <w:r w:rsidRPr="0094673A">
        <w:rPr>
          <w:rFonts w:ascii="Times New Roman" w:hAnsi="Times New Roman" w:cs="Times New Roman"/>
          <w:color w:val="000000"/>
          <w:u w:color="000000"/>
          <w:lang w:val="en-CA"/>
        </w:rPr>
        <w:t>s (males and females) at the MBO during October and November of the year 2022, 2023 and 2024. The birds were intercepted using 30 mm Japanese Nylon nets and placed in small cotton bags to reduce stress before handling. The individuals were sexed, aged, weighed,</w:t>
      </w:r>
      <w:r w:rsidR="00993DF1">
        <w:rPr>
          <w:rFonts w:ascii="Times New Roman" w:hAnsi="Times New Roman" w:cs="Times New Roman"/>
          <w:color w:val="000000"/>
          <w:u w:color="000000"/>
          <w:lang w:val="en-CA"/>
        </w:rPr>
        <w:t xml:space="preserve"> banded</w:t>
      </w:r>
      <w:r w:rsidRPr="0094673A">
        <w:rPr>
          <w:rFonts w:ascii="Times New Roman" w:hAnsi="Times New Roman" w:cs="Times New Roman"/>
          <w:color w:val="000000"/>
          <w:u w:color="000000"/>
          <w:lang w:val="en-CA"/>
        </w:rPr>
        <w:t xml:space="preserve"> and randomly assigned to one of the six possible release site</w:t>
      </w:r>
      <w:r>
        <w:rPr>
          <w:rFonts w:ascii="Times New Roman" w:hAnsi="Times New Roman" w:cs="Times New Roman"/>
          <w:color w:val="000000"/>
          <w:u w:color="000000"/>
          <w:lang w:val="en-CA"/>
        </w:rPr>
        <w:t>s</w:t>
      </w:r>
      <w:r w:rsidR="00F76D13">
        <w:rPr>
          <w:rFonts w:ascii="Times New Roman" w:hAnsi="Times New Roman" w:cs="Times New Roman"/>
          <w:color w:val="000000"/>
          <w:u w:color="000000"/>
          <w:lang w:val="en-CA"/>
        </w:rPr>
        <w:t xml:space="preserve"> (two sites at MBO, two sites in the Town of Baie </w:t>
      </w:r>
      <w:proofErr w:type="spellStart"/>
      <w:r w:rsidR="00F76D13">
        <w:rPr>
          <w:rFonts w:ascii="Times New Roman" w:hAnsi="Times New Roman" w:cs="Times New Roman"/>
          <w:color w:val="000000"/>
          <w:u w:color="000000"/>
          <w:lang w:val="en-CA"/>
        </w:rPr>
        <w:t>d’Urfé</w:t>
      </w:r>
      <w:proofErr w:type="spellEnd"/>
      <w:r w:rsidR="00F76D13">
        <w:rPr>
          <w:rFonts w:ascii="Times New Roman" w:hAnsi="Times New Roman" w:cs="Times New Roman"/>
          <w:color w:val="000000"/>
          <w:u w:color="000000"/>
          <w:lang w:val="en-CA"/>
        </w:rPr>
        <w:t xml:space="preserve"> and two sites at</w:t>
      </w:r>
      <w:r w:rsidR="006E40EC">
        <w:rPr>
          <w:rFonts w:ascii="Times New Roman" w:hAnsi="Times New Roman" w:cs="Times New Roman"/>
          <w:color w:val="000000"/>
          <w:u w:color="000000"/>
          <w:lang w:val="en-CA"/>
        </w:rPr>
        <w:t xml:space="preserve"> the Concordia University)</w:t>
      </w:r>
      <w:r w:rsidRPr="0094673A">
        <w:rPr>
          <w:rFonts w:ascii="Times New Roman" w:hAnsi="Times New Roman" w:cs="Times New Roman"/>
          <w:color w:val="000000"/>
          <w:u w:color="000000"/>
          <w:lang w:val="en-CA"/>
        </w:rPr>
        <w:t xml:space="preserve"> for translocation by car. </w:t>
      </w:r>
      <w:r w:rsidR="006E40EC">
        <w:rPr>
          <w:rFonts w:ascii="Times New Roman" w:hAnsi="Times New Roman" w:cs="Times New Roman"/>
          <w:color w:val="000000"/>
          <w:u w:color="000000"/>
          <w:lang w:val="en-CA"/>
        </w:rPr>
        <w:t xml:space="preserve">Every cardinal </w:t>
      </w:r>
      <w:r w:rsidRPr="0094673A">
        <w:rPr>
          <w:rFonts w:ascii="Times New Roman" w:hAnsi="Times New Roman" w:cs="Times New Roman"/>
          <w:color w:val="000000"/>
          <w:u w:color="000000"/>
          <w:lang w:val="en-CA"/>
        </w:rPr>
        <w:t xml:space="preserve">was </w:t>
      </w:r>
      <w:r>
        <w:rPr>
          <w:rFonts w:ascii="Times New Roman" w:hAnsi="Times New Roman" w:cs="Times New Roman"/>
          <w:color w:val="000000"/>
          <w:u w:color="000000"/>
          <w:lang w:val="en-CA"/>
        </w:rPr>
        <w:t>equipped</w:t>
      </w:r>
      <w:r w:rsidRPr="0094673A">
        <w:rPr>
          <w:rFonts w:ascii="Times New Roman" w:hAnsi="Times New Roman" w:cs="Times New Roman"/>
          <w:color w:val="000000"/>
          <w:u w:color="000000"/>
          <w:lang w:val="en-CA"/>
        </w:rPr>
        <w:t xml:space="preserve"> with a Lotek </w:t>
      </w:r>
      <w:proofErr w:type="spellStart"/>
      <w:r w:rsidRPr="0094673A">
        <w:rPr>
          <w:rFonts w:ascii="Times New Roman" w:hAnsi="Times New Roman" w:cs="Times New Roman"/>
          <w:color w:val="000000"/>
          <w:u w:color="000000"/>
          <w:lang w:val="en-CA"/>
        </w:rPr>
        <w:t>NanoTag</w:t>
      </w:r>
      <w:proofErr w:type="spellEnd"/>
      <w:r w:rsidRPr="0094673A">
        <w:rPr>
          <w:rFonts w:ascii="Times New Roman" w:hAnsi="Times New Roman" w:cs="Times New Roman"/>
          <w:color w:val="000000"/>
          <w:u w:color="000000"/>
          <w:lang w:val="en-CA"/>
        </w:rPr>
        <w:t xml:space="preserve"> (NTQB-2)</w:t>
      </w:r>
      <w:r>
        <w:rPr>
          <w:rFonts w:ascii="Times New Roman" w:hAnsi="Times New Roman" w:cs="Times New Roman"/>
          <w:color w:val="000000"/>
          <w:u w:color="000000"/>
          <w:lang w:val="en-CA"/>
        </w:rPr>
        <w:t xml:space="preserve"> weighing 0.8 </w:t>
      </w:r>
      <w:r>
        <w:rPr>
          <w:rFonts w:ascii="Times New Roman" w:hAnsi="Times New Roman" w:cs="Times New Roman"/>
          <w:color w:val="000000"/>
          <w:u w:color="000000"/>
          <w:lang w:val="en-CA"/>
        </w:rPr>
        <w:t>grams</w:t>
      </w:r>
      <w:r w:rsidRPr="0094673A">
        <w:rPr>
          <w:rFonts w:ascii="Times New Roman" w:hAnsi="Times New Roman" w:cs="Times New Roman"/>
          <w:color w:val="000000"/>
          <w:u w:color="000000"/>
          <w:lang w:val="en-CA"/>
        </w:rPr>
        <w:t>, using soft elastics in a figure 8 harness configuration</w:t>
      </w:r>
      <w:r>
        <w:rPr>
          <w:rFonts w:ascii="Times New Roman" w:hAnsi="Times New Roman" w:cs="Times New Roman"/>
          <w:color w:val="000000"/>
          <w:u w:color="000000"/>
          <w:lang w:val="en-CA"/>
        </w:rPr>
        <w:t xml:space="preserve"> (the total weight of the tag, harness, and glue was less than 3% of the cardinals’ body weight)</w:t>
      </w:r>
      <w:r w:rsidRPr="0094673A">
        <w:rPr>
          <w:rFonts w:ascii="Times New Roman" w:hAnsi="Times New Roman" w:cs="Times New Roman"/>
          <w:color w:val="000000"/>
          <w:u w:color="000000"/>
          <w:lang w:val="en-CA"/>
        </w:rPr>
        <w:t>.</w:t>
      </w:r>
      <w:r>
        <w:rPr>
          <w:rFonts w:ascii="Times New Roman" w:hAnsi="Times New Roman" w:cs="Times New Roman"/>
          <w:color w:val="000000"/>
          <w:u w:color="000000"/>
          <w:lang w:val="en-CA"/>
        </w:rPr>
        <w:t xml:space="preserve"> All the radio-tags were registered as part of the Motus Wildlife Tracking System </w:t>
      </w:r>
      <w:r>
        <w:rPr>
          <w:rFonts w:ascii="Times New Roman" w:hAnsi="Times New Roman" w:cs="Times New Roman"/>
          <w:color w:val="000000"/>
          <w:u w:color="000000"/>
          <w:lang w:val="en-CA"/>
        </w:rPr>
        <w:fldChar w:fldCharType="begin"/>
      </w:r>
      <w:r w:rsidR="00C40122">
        <w:rPr>
          <w:rFonts w:ascii="Times New Roman" w:hAnsi="Times New Roman" w:cs="Times New Roman"/>
          <w:color w:val="000000"/>
          <w:u w:color="000000"/>
          <w:lang w:val="en-CA"/>
        </w:rPr>
        <w:instrText xml:space="preserve"> ADDIN ZOTERO_ITEM CSL_CITATION {"citationID":"dk0yMPEK","properties":{"formattedCitation":"(Frei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Pr>
          <w:rFonts w:ascii="Times New Roman" w:hAnsi="Times New Roman" w:cs="Times New Roman"/>
          <w:color w:val="000000"/>
          <w:u w:color="000000"/>
          <w:lang w:val="en-CA"/>
        </w:rPr>
        <w:fldChar w:fldCharType="separate"/>
      </w:r>
      <w:r>
        <w:rPr>
          <w:rFonts w:ascii="Times New Roman" w:hAnsi="Times New Roman" w:cs="Times New Roman"/>
          <w:noProof/>
          <w:color w:val="000000"/>
          <w:u w:color="000000"/>
          <w:lang w:val="en-CA"/>
        </w:rPr>
        <w:t>(Frei et al., 2024)</w:t>
      </w:r>
      <w:r>
        <w:rPr>
          <w:rFonts w:ascii="Times New Roman" w:hAnsi="Times New Roman" w:cs="Times New Roman"/>
          <w:color w:val="000000"/>
          <w:u w:color="000000"/>
          <w:lang w:val="en-CA"/>
        </w:rPr>
        <w:fldChar w:fldCharType="end"/>
      </w:r>
      <w:r>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w:t>
      </w:r>
      <w:commentRangeStart w:id="242"/>
      <w:r w:rsidR="00305C5A">
        <w:rPr>
          <w:rFonts w:ascii="Times New Roman" w:hAnsi="Times New Roman" w:cs="Times New Roman"/>
          <w:color w:val="000000"/>
          <w:u w:color="000000"/>
          <w:lang w:val="en-CA"/>
        </w:rPr>
        <w:t xml:space="preserve">The protocol used for the translocation of the birds, and the sample size at each location is described previously in chapter 1. </w:t>
      </w:r>
      <w:r w:rsidRPr="0094673A">
        <w:rPr>
          <w:rFonts w:ascii="Times New Roman" w:hAnsi="Times New Roman" w:cs="Times New Roman"/>
          <w:color w:val="000000"/>
          <w:u w:color="000000"/>
          <w:lang w:val="en-CA"/>
        </w:rPr>
        <w:t xml:space="preserve"> </w:t>
      </w:r>
      <w:commentRangeEnd w:id="242"/>
      <w:r w:rsidR="00305C5A">
        <w:rPr>
          <w:rStyle w:val="CommentReference"/>
        </w:rPr>
        <w:commentReference w:id="242"/>
      </w:r>
      <w:r w:rsidRPr="000320B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r w:rsidR="00287337">
        <w:rPr>
          <w:rFonts w:ascii="Times New Roman" w:hAnsi="Times New Roman" w:cs="Times New Roman"/>
          <w:color w:val="000000"/>
          <w:kern w:val="0"/>
          <w:lang w:val="en-US"/>
        </w:rPr>
        <w:t>.</w:t>
      </w:r>
      <w:r w:rsidR="001906E4">
        <w:rPr>
          <w:rFonts w:ascii="Times New Roman" w:hAnsi="Times New Roman" w:cs="Times New Roman"/>
          <w:color w:val="000000"/>
          <w:kern w:val="0"/>
          <w:lang w:val="en-US"/>
        </w:rPr>
        <w:t xml:space="preserve"> </w:t>
      </w:r>
      <w:r w:rsidR="00287337">
        <w:rPr>
          <w:rFonts w:ascii="Times New Roman" w:hAnsi="Times New Roman" w:cs="Times New Roman"/>
          <w:color w:val="000000"/>
          <w:kern w:val="0"/>
          <w:lang w:val="en-US"/>
        </w:rPr>
        <w:t xml:space="preserve">Upon release, the data from all four Motus towers were regularly downloaded and uploaded to the Motus Wildlife Tracking System portal. </w:t>
      </w:r>
      <w:r w:rsidR="008A7CD8">
        <w:rPr>
          <w:rFonts w:ascii="Times New Roman" w:hAnsi="Times New Roman" w:cs="Times New Roman"/>
          <w:color w:val="000000"/>
          <w:kern w:val="0"/>
          <w:lang w:val="en-US"/>
        </w:rPr>
        <w:t>The data collected through the three consecutive winters of cardinal tracking were used to determine change point time</w:t>
      </w:r>
      <w:r w:rsidR="00E36555">
        <w:rPr>
          <w:rFonts w:ascii="Times New Roman" w:hAnsi="Times New Roman" w:cs="Times New Roman"/>
          <w:color w:val="000000"/>
          <w:kern w:val="0"/>
          <w:lang w:val="en-US"/>
        </w:rPr>
        <w:t>s (onset and end of activity)</w:t>
      </w:r>
      <w:r w:rsidR="008A7CD8">
        <w:rPr>
          <w:rFonts w:ascii="Times New Roman" w:hAnsi="Times New Roman" w:cs="Times New Roman"/>
          <w:color w:val="000000"/>
          <w:kern w:val="0"/>
          <w:lang w:val="en-US"/>
        </w:rPr>
        <w:t xml:space="preserve"> </w:t>
      </w:r>
      <w:r w:rsidR="00E36555">
        <w:rPr>
          <w:rFonts w:ascii="Times New Roman" w:hAnsi="Times New Roman" w:cs="Times New Roman"/>
          <w:color w:val="000000"/>
          <w:kern w:val="0"/>
          <w:lang w:val="en-US"/>
        </w:rPr>
        <w:t xml:space="preserve">for </w:t>
      </w:r>
      <w:r w:rsidR="001906E4">
        <w:rPr>
          <w:rFonts w:ascii="Times New Roman" w:hAnsi="Times New Roman" w:cs="Times New Roman"/>
          <w:color w:val="000000"/>
          <w:kern w:val="0"/>
          <w:lang w:val="en-US"/>
        </w:rPr>
        <w:t>all</w:t>
      </w:r>
      <w:r w:rsidR="00732F27">
        <w:rPr>
          <w:rFonts w:ascii="Times New Roman" w:hAnsi="Times New Roman" w:cs="Times New Roman"/>
          <w:color w:val="000000"/>
          <w:kern w:val="0"/>
          <w:lang w:val="en-US"/>
        </w:rPr>
        <w:t xml:space="preserve"> the individuals successfully detected by the Motus receiver towers.</w:t>
      </w:r>
      <w:r w:rsidR="00E36555">
        <w:rPr>
          <w:rFonts w:ascii="Times New Roman" w:hAnsi="Times New Roman" w:cs="Times New Roman"/>
          <w:color w:val="000000"/>
          <w:kern w:val="0"/>
          <w:lang w:val="en-US"/>
        </w:rPr>
        <w:t xml:space="preserve"> </w:t>
      </w:r>
    </w:p>
    <w:p w:rsidRPr="00305C5A" w:rsidR="00305C5A" w:rsidP="00305C5A" w:rsidRDefault="00305C5A" w14:paraId="684FFF2B" w14:textId="77777777">
      <w:pPr>
        <w:autoSpaceDE w:val="0"/>
        <w:autoSpaceDN w:val="0"/>
        <w:adjustRightInd w:val="0"/>
        <w:spacing w:line="480" w:lineRule="auto"/>
        <w:ind w:firstLine="720"/>
        <w:jc w:val="both"/>
        <w:rPr>
          <w:rFonts w:ascii="Times New Roman" w:hAnsi="Times New Roman" w:cs="Times New Roman"/>
          <w:color w:val="000000"/>
          <w:u w:color="000000"/>
          <w:lang w:val="en-CA"/>
        </w:rPr>
      </w:pPr>
    </w:p>
    <w:p w:rsidRPr="0070350B" w:rsidR="00D057F7" w:rsidP="0070350B" w:rsidRDefault="003B71FD" w14:paraId="3C139A5C" w14:textId="022683DD">
      <w:pPr>
        <w:pStyle w:val="Heading3"/>
        <w:spacing w:line="480" w:lineRule="auto"/>
        <w:rPr>
          <w:rFonts w:ascii="Times New Roman" w:hAnsi="Times New Roman" w:cs="Times New Roman"/>
          <w:color w:val="000000" w:themeColor="text1"/>
          <w:sz w:val="24"/>
          <w:szCs w:val="24"/>
          <w:u w:val="single"/>
          <w:lang w:val="en-CA"/>
        </w:rPr>
      </w:pPr>
      <w:bookmarkStart w:name="_Toc201061846" w:id="243"/>
      <w:bookmarkStart w:name="_Toc204638485" w:id="244"/>
      <w:commentRangeStart w:id="245"/>
      <w:r w:rsidRPr="00287337">
        <w:rPr>
          <w:rFonts w:ascii="Times New Roman" w:hAnsi="Times New Roman" w:cs="Times New Roman"/>
          <w:color w:val="000000" w:themeColor="text1"/>
          <w:sz w:val="24"/>
          <w:szCs w:val="24"/>
          <w:u w:val="single"/>
          <w:lang w:val="en-CA"/>
        </w:rPr>
        <w:t>Change point analysis</w:t>
      </w:r>
      <w:commentRangeEnd w:id="245"/>
      <w:r>
        <w:rPr>
          <w:rStyle w:val="CommentReference"/>
          <w:rFonts w:eastAsiaTheme="minorHAnsi" w:cstheme="minorBidi"/>
          <w:color w:val="auto"/>
        </w:rPr>
        <w:commentReference w:id="245"/>
      </w:r>
      <w:bookmarkEnd w:id="243"/>
      <w:bookmarkEnd w:id="244"/>
    </w:p>
    <w:p w:rsidR="003B71FD" w:rsidP="00732F27" w:rsidRDefault="003B71FD" w14:paraId="70B35052" w14:textId="36ED4923">
      <w:pPr>
        <w:spacing w:line="480" w:lineRule="auto"/>
        <w:ind w:firstLine="720"/>
        <w:jc w:val="both"/>
        <w:rPr>
          <w:rFonts w:ascii="Times New Roman" w:hAnsi="Times New Roman" w:cs="Times New Roman"/>
          <w:lang w:val="en-CA"/>
        </w:rPr>
      </w:pPr>
      <w:r w:rsidRPr="003F23D1">
        <w:rPr>
          <w:rFonts w:ascii="Times New Roman" w:hAnsi="Times New Roman" w:cs="Times New Roman"/>
          <w:lang w:val="en-US"/>
        </w:rPr>
        <w:t xml:space="preserve">The onset and end time of diel activity was determined using radio telemetry data collected by the Motus station deployed throughout </w:t>
      </w:r>
      <w:r w:rsidRPr="003F23D1">
        <w:rPr>
          <w:rFonts w:ascii="Times New Roman" w:hAnsi="Times New Roman" w:cs="Times New Roman"/>
          <w:lang w:val="en-CA"/>
        </w:rPr>
        <w:t xml:space="preserve">the </w:t>
      </w:r>
      <w:r w:rsidR="006F54C6">
        <w:rPr>
          <w:rFonts w:ascii="Times New Roman" w:hAnsi="Times New Roman" w:cs="Times New Roman"/>
          <w:lang w:val="en-CA"/>
        </w:rPr>
        <w:t>Montreal</w:t>
      </w:r>
      <w:r w:rsidRPr="003F23D1">
        <w:rPr>
          <w:rFonts w:ascii="Times New Roman" w:hAnsi="Times New Roman" w:cs="Times New Roman"/>
          <w:lang w:val="en-CA"/>
        </w:rPr>
        <w:t xml:space="preserve"> area</w:t>
      </w:r>
      <w:r w:rsidRPr="003F23D1">
        <w:rPr>
          <w:rFonts w:ascii="Times New Roman" w:hAnsi="Times New Roman" w:cs="Times New Roman"/>
          <w:lang w:val="en-US"/>
        </w:rPr>
        <w:t>. Proximity</w:t>
      </w:r>
      <w:r w:rsidRPr="003F23D1">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3F23D1">
        <w:rPr>
          <w:rFonts w:ascii="Times New Roman" w:hAnsi="Times New Roman" w:cs="Times New Roman"/>
          <w:lang w:val="en-US"/>
        </w:rPr>
        <w:t xml:space="preserve">Following </w:t>
      </w:r>
      <w:proofErr w:type="spellStart"/>
      <w:r w:rsidRPr="003F23D1">
        <w:rPr>
          <w:rFonts w:ascii="Times New Roman" w:hAnsi="Times New Roman" w:cs="Times New Roman"/>
          <w:lang w:val="en-CA"/>
        </w:rPr>
        <w:t>Morbey</w:t>
      </w:r>
      <w:proofErr w:type="spellEnd"/>
      <w:r w:rsidRPr="003F23D1">
        <w:rPr>
          <w:rFonts w:ascii="Times New Roman" w:hAnsi="Times New Roman" w:cs="Times New Roman"/>
          <w:lang w:val="en-CA"/>
        </w:rPr>
        <w:t xml:space="preserve"> et al.</w:t>
      </w:r>
      <w:r>
        <w:rPr>
          <w:rFonts w:ascii="Times New Roman" w:hAnsi="Times New Roman" w:cs="Times New Roman"/>
          <w:lang w:val="en-CA"/>
        </w:rPr>
        <w:t xml:space="preserve"> (2020)</w:t>
      </w:r>
      <w:r w:rsidRPr="003F23D1">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3F23D1">
        <w:rPr>
          <w:rFonts w:ascii="Times New Roman" w:hAnsi="Times New Roman" w:cs="Times New Roman"/>
          <w:lang w:val="en-CA"/>
        </w:rPr>
        <w:t xml:space="preserve"> Change points in signal variation were determined using the package “changepoint” in R ver. 4.4.2 </w:t>
      </w:r>
      <w:r w:rsidRPr="003F23D1">
        <w:rPr>
          <w:rFonts w:ascii="Times New Roman" w:hAnsi="Times New Roman" w:cs="Times New Roman"/>
        </w:rPr>
        <w:fldChar w:fldCharType="begin"/>
      </w:r>
      <w:r w:rsidR="000941DA">
        <w:rPr>
          <w:rFonts w:ascii="Times New Roman" w:hAnsi="Times New Roman" w:cs="Times New Roman"/>
          <w:lang w:val="en-CA"/>
        </w:rPr>
        <w:instrText xml:space="preserve"> ADDIN ZOTERO_ITEM CSL_CITATION {"citationID":"xBPMZbJz","properties":{"formattedCitation":"(R Core Team, 2024b)","plainCitation":"(R Core Team, 2024b)","noteIndex":0},"citationItems":[{"id":"mxBzkJG8/o6XRwbYv","uris":["http://zotero.org/users/3528257/items/ZZSZWA36"],"itemData":{"id":6919,"type":"software","event-place":"Vienna,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3F23D1">
        <w:rPr>
          <w:rFonts w:ascii="Times New Roman" w:hAnsi="Times New Roman" w:cs="Times New Roman"/>
        </w:rPr>
        <w:fldChar w:fldCharType="separate"/>
      </w:r>
      <w:r>
        <w:rPr>
          <w:rFonts w:ascii="Times New Roman" w:hAnsi="Times New Roman" w:cs="Times New Roman"/>
          <w:lang w:val="en-CA"/>
        </w:rPr>
        <w:t>(R Core Team, 2024b)</w:t>
      </w:r>
      <w:r w:rsidRPr="003F23D1">
        <w:rPr>
          <w:rFonts w:ascii="Times New Roman" w:hAnsi="Times New Roman" w:cs="Times New Roman"/>
        </w:rPr>
        <w:fldChar w:fldCharType="end"/>
      </w:r>
      <w:r w:rsidRPr="003F23D1">
        <w:rPr>
          <w:rFonts w:ascii="Times New Roman" w:hAnsi="Times New Roman" w:cs="Times New Roman"/>
          <w:lang w:val="en-CA"/>
        </w:rPr>
        <w:t>, for the six-hour period centered on local sunrise for activity onset and sunset for activity end</w:t>
      </w:r>
      <w:r>
        <w:rPr>
          <w:rFonts w:ascii="Times New Roman" w:hAnsi="Times New Roman" w:cs="Times New Roman"/>
          <w:lang w:val="en-CA"/>
        </w:rPr>
        <w:t xml:space="preserve"> </w:t>
      </w:r>
      <w:r>
        <w:rPr>
          <w:rFonts w:ascii="Times New Roman" w:hAnsi="Times New Roman" w:cs="Times New Roman"/>
        </w:rPr>
        <w:fldChar w:fldCharType="begin"/>
      </w:r>
      <w:r>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lang w:val="en-CA"/>
        </w:rPr>
        <w:t>(Killick &amp; Eckley, 2014)</w:t>
      </w:r>
      <w:r>
        <w:rPr>
          <w:rFonts w:ascii="Times New Roman" w:hAnsi="Times New Roman" w:cs="Times New Roman"/>
        </w:rPr>
        <w:fldChar w:fldCharType="end"/>
      </w:r>
      <w:r w:rsidRPr="003F23D1">
        <w:rPr>
          <w:rFonts w:ascii="Times New Roman" w:hAnsi="Times New Roman" w:cs="Times New Roman"/>
          <w:lang w:val="en-CA"/>
        </w:rPr>
        <w:t>. Sunrise and sunset times were determined for Montr</w:t>
      </w:r>
      <w:r w:rsidRPr="003F23D1">
        <w:rPr>
          <w:rFonts w:ascii="Times New Roman" w:hAnsi="Times New Roman" w:cs="Times New Roman"/>
          <w:lang w:val="en-US"/>
        </w:rPr>
        <w:t>é</w:t>
      </w:r>
      <w:r w:rsidRPr="003F23D1">
        <w:rPr>
          <w:rFonts w:ascii="Times New Roman" w:hAnsi="Times New Roman" w:cs="Times New Roman"/>
          <w:lang w:val="en-CA"/>
        </w:rPr>
        <w:t xml:space="preserve">al using the function </w:t>
      </w:r>
      <w:proofErr w:type="spellStart"/>
      <w:r w:rsidRPr="003F23D1">
        <w:rPr>
          <w:rFonts w:ascii="Times New Roman" w:hAnsi="Times New Roman" w:cs="Times New Roman"/>
          <w:i/>
          <w:iCs/>
          <w:lang w:val="en-CA"/>
        </w:rPr>
        <w:t>getSunlightTimes</w:t>
      </w:r>
      <w:proofErr w:type="spellEnd"/>
      <w:r w:rsidRPr="003F23D1">
        <w:rPr>
          <w:rFonts w:ascii="Times New Roman" w:hAnsi="Times New Roman" w:cs="Times New Roman"/>
          <w:lang w:val="en-CA"/>
        </w:rPr>
        <w:t xml:space="preserve"> in the package “</w:t>
      </w:r>
      <w:proofErr w:type="spellStart"/>
      <w:r w:rsidRPr="003F23D1">
        <w:rPr>
          <w:rFonts w:ascii="Times New Roman" w:hAnsi="Times New Roman" w:cs="Times New Roman"/>
          <w:lang w:val="en-CA"/>
        </w:rPr>
        <w:t>suncalc</w:t>
      </w:r>
      <w:proofErr w:type="spellEnd"/>
      <w:r w:rsidRPr="003F23D1">
        <w:rPr>
          <w:rFonts w:ascii="Times New Roman" w:hAnsi="Times New Roman" w:cs="Times New Roman"/>
          <w:lang w:val="en-CA"/>
        </w:rPr>
        <w:t xml:space="preserve">” </w:t>
      </w:r>
      <w:r w:rsidRPr="003F23D1">
        <w:rPr>
          <w:rFonts w:ascii="Times New Roman" w:hAnsi="Times New Roman" w:cs="Times New Roman"/>
        </w:rPr>
        <w:fldChar w:fldCharType="begin"/>
      </w:r>
      <w:r w:rsidR="000941DA">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2022)","noteIndex":0},"citationItems":[{"id":"mxBzkJG8/1eleJDKi","uris":["http://zotero.org/users/3528257/items/HC4XSGDY"],"itemData":{"id":6920,"type":"software","medium":"R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3F23D1">
        <w:rPr>
          <w:rFonts w:ascii="Times New Roman" w:hAnsi="Times New Roman" w:cs="Times New Roman"/>
        </w:rPr>
        <w:fldChar w:fldCharType="separate"/>
      </w:r>
      <w:r w:rsidRPr="00711036">
        <w:rPr>
          <w:rFonts w:ascii="Times New Roman" w:hAnsi="Times New Roman" w:cs="Times New Roman"/>
          <w:lang w:val="en-CA"/>
        </w:rPr>
        <w:t>(</w:t>
      </w:r>
      <w:proofErr w:type="spellStart"/>
      <w:r w:rsidRPr="00711036">
        <w:rPr>
          <w:rFonts w:ascii="Times New Roman" w:hAnsi="Times New Roman" w:cs="Times New Roman"/>
          <w:lang w:val="en-CA"/>
        </w:rPr>
        <w:t>Thieurmel</w:t>
      </w:r>
      <w:proofErr w:type="spellEnd"/>
      <w:r w:rsidRPr="00711036">
        <w:rPr>
          <w:rFonts w:ascii="Times New Roman" w:hAnsi="Times New Roman" w:cs="Times New Roman"/>
          <w:lang w:val="en-CA"/>
        </w:rPr>
        <w:t xml:space="preserve"> &amp; </w:t>
      </w:r>
      <w:proofErr w:type="spellStart"/>
      <w:r w:rsidRPr="00711036">
        <w:rPr>
          <w:rFonts w:ascii="Times New Roman" w:hAnsi="Times New Roman" w:cs="Times New Roman"/>
          <w:lang w:val="en-CA"/>
        </w:rPr>
        <w:t>Elmarhraoui</w:t>
      </w:r>
      <w:proofErr w:type="spellEnd"/>
      <w:r w:rsidRPr="00711036">
        <w:rPr>
          <w:rFonts w:ascii="Times New Roman" w:hAnsi="Times New Roman" w:cs="Times New Roman"/>
          <w:lang w:val="en-CA"/>
        </w:rPr>
        <w:t>, 2022)</w:t>
      </w:r>
      <w:r w:rsidRPr="003F23D1">
        <w:rPr>
          <w:rFonts w:ascii="Times New Roman" w:hAnsi="Times New Roman" w:cs="Times New Roman"/>
        </w:rPr>
        <w:fldChar w:fldCharType="end"/>
      </w:r>
      <w:r w:rsidRPr="003F23D1">
        <w:rPr>
          <w:rFonts w:ascii="Times New Roman" w:hAnsi="Times New Roman" w:cs="Times New Roman"/>
          <w:lang w:val="en-CA"/>
        </w:rPr>
        <w:t>.</w:t>
      </w:r>
    </w:p>
    <w:p w:rsidRPr="003F23D1" w:rsidR="00732F27" w:rsidP="00732F27" w:rsidRDefault="00732F27" w14:paraId="24FE4CB7" w14:textId="77777777">
      <w:pPr>
        <w:spacing w:line="480" w:lineRule="auto"/>
        <w:ind w:firstLine="720"/>
        <w:jc w:val="both"/>
        <w:rPr>
          <w:rFonts w:ascii="Times New Roman" w:hAnsi="Times New Roman" w:cs="Times New Roman"/>
          <w:lang w:val="en-CA"/>
        </w:rPr>
      </w:pPr>
    </w:p>
    <w:p w:rsidR="003B71FD" w:rsidP="003B71FD" w:rsidRDefault="003B71FD" w14:paraId="2A1D429E" w14:textId="77777777">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3F23D1">
        <w:rPr>
          <w:rFonts w:ascii="Times New Roman" w:hAnsi="Times New Roman" w:cs="Times New Roman"/>
          <w:lang w:val="en-US"/>
        </w:rPr>
        <w:t>é</w:t>
      </w:r>
      <w:r w:rsidRPr="003F23D1">
        <w:rPr>
          <w:rFonts w:ascii="Times New Roman" w:hAnsi="Times New Roman" w:cs="Times New Roman"/>
          <w:lang w:val="en-CA"/>
        </w:rPr>
        <w:t xml:space="preserve">al area, extending from latitudes 44.9655°N to 46.1320°N and longitudes -74.2796°E to -71.9254°E. </w:t>
      </w:r>
    </w:p>
    <w:p w:rsidRPr="003F23D1" w:rsidR="00732F27" w:rsidP="003B71FD" w:rsidRDefault="00732F27" w14:paraId="70CD367E" w14:textId="77777777">
      <w:pPr>
        <w:spacing w:line="480" w:lineRule="auto"/>
        <w:ind w:firstLine="720"/>
        <w:jc w:val="both"/>
        <w:rPr>
          <w:rFonts w:ascii="Times New Roman" w:hAnsi="Times New Roman" w:cs="Times New Roman"/>
          <w:lang w:val="en-CA"/>
        </w:rPr>
      </w:pPr>
    </w:p>
    <w:p w:rsidRPr="00AD54B6" w:rsidR="003B71FD" w:rsidP="003B71FD" w:rsidRDefault="003B71FD" w14:paraId="3F915F5F" w14:textId="77777777">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Change points were extracted for each day a bird was in the study area by first de-trending values of signal strength (</w:t>
      </w:r>
      <w:r w:rsidRPr="003F23D1">
        <w:rPr>
          <w:rFonts w:ascii="Times New Roman" w:hAnsi="Times New Roman" w:cs="Times New Roman"/>
          <w:i/>
          <w:iCs/>
          <w:lang w:val="en-CA"/>
        </w:rPr>
        <w:t>sig</w:t>
      </w:r>
      <w:r w:rsidRPr="003F23D1">
        <w:rPr>
          <w:rFonts w:ascii="Times New Roman" w:hAnsi="Times New Roman" w:cs="Times New Roman"/>
          <w:lang w:val="en-CA"/>
        </w:rPr>
        <w:t>) by taking the first differences (</w:t>
      </w:r>
      <w:r w:rsidRPr="003F23D1">
        <w:rPr>
          <w:rFonts w:ascii="Times New Roman" w:hAnsi="Times New Roman" w:cs="Times New Roman"/>
          <w:i/>
          <w:iCs/>
          <w:lang w:val="en-CA"/>
        </w:rPr>
        <w:t>d</w:t>
      </w:r>
      <w:r w:rsidRPr="003F23D1">
        <w:rPr>
          <w:rFonts w:ascii="Times New Roman" w:hAnsi="Times New Roman" w:cs="Times New Roman"/>
          <w:i/>
          <w:iCs/>
          <w:vertAlign w:val="subscript"/>
          <w:lang w:val="en-CA"/>
        </w:rPr>
        <w:t>i</w:t>
      </w:r>
      <w:r w:rsidRPr="003F23D1">
        <w:rPr>
          <w:rFonts w:ascii="Times New Roman" w:hAnsi="Times New Roman" w:cs="Times New Roman"/>
          <w:i/>
          <w:iCs/>
          <w:lang w:val="en-CA"/>
        </w:rPr>
        <w:t xml:space="preserve"> = </w:t>
      </w:r>
      <w:proofErr w:type="spellStart"/>
      <w:r w:rsidRPr="003F23D1">
        <w:rPr>
          <w:rFonts w:ascii="Times New Roman" w:hAnsi="Times New Roman" w:cs="Times New Roman"/>
          <w:i/>
          <w:iCs/>
          <w:lang w:val="en-CA"/>
        </w:rPr>
        <w:t>sig</w:t>
      </w:r>
      <w:r w:rsidRPr="003F23D1">
        <w:rPr>
          <w:rFonts w:ascii="Times New Roman" w:hAnsi="Times New Roman" w:cs="Times New Roman"/>
          <w:i/>
          <w:iCs/>
          <w:vertAlign w:val="subscript"/>
          <w:lang w:val="en-CA"/>
        </w:rPr>
        <w:t>i</w:t>
      </w:r>
      <w:proofErr w:type="spellEnd"/>
      <w:r w:rsidRPr="003F23D1">
        <w:rPr>
          <w:rFonts w:ascii="Times New Roman" w:hAnsi="Times New Roman" w:cs="Times New Roman"/>
          <w:i/>
          <w:iCs/>
          <w:lang w:val="en-CA"/>
        </w:rPr>
        <w:t xml:space="preserve"> - sig</w:t>
      </w:r>
      <w:r w:rsidRPr="003F23D1">
        <w:rPr>
          <w:rFonts w:ascii="Times New Roman" w:hAnsi="Times New Roman" w:cs="Times New Roman"/>
          <w:i/>
          <w:iCs/>
          <w:vertAlign w:val="subscript"/>
          <w:lang w:val="en-CA"/>
        </w:rPr>
        <w:t>i-1</w:t>
      </w:r>
      <w:r w:rsidRPr="003F23D1">
        <w:rPr>
          <w:rFonts w:ascii="Times New Roman" w:hAnsi="Times New Roman" w:cs="Times New Roman"/>
          <w:lang w:val="en-CA"/>
        </w:rPr>
        <w:t xml:space="preserve">, for observation </w:t>
      </w:r>
      <w:proofErr w:type="spellStart"/>
      <w:r w:rsidRPr="003F23D1">
        <w:rPr>
          <w:rFonts w:ascii="Times New Roman" w:hAnsi="Times New Roman" w:cs="Times New Roman"/>
          <w:i/>
          <w:iCs/>
          <w:lang w:val="en-CA"/>
        </w:rPr>
        <w:t>i</w:t>
      </w:r>
      <w:proofErr w:type="spellEnd"/>
      <w:r w:rsidRPr="003F23D1">
        <w:rPr>
          <w:rFonts w:ascii="Times New Roman" w:hAnsi="Times New Roman" w:cs="Times New Roman"/>
          <w:lang w:val="en-CA"/>
        </w:rPr>
        <w:t xml:space="preserve">) for each antenna on each station included in the study area. Values of </w:t>
      </w:r>
      <w:r w:rsidRPr="003F23D1">
        <w:rPr>
          <w:rFonts w:ascii="Times New Roman" w:hAnsi="Times New Roman" w:cs="Times New Roman"/>
          <w:i/>
          <w:iCs/>
          <w:lang w:val="en-CA"/>
        </w:rPr>
        <w:t>d</w:t>
      </w:r>
      <w:r w:rsidRPr="003F23D1">
        <w:rPr>
          <w:rFonts w:ascii="Times New Roman" w:hAnsi="Times New Roman" w:cs="Times New Roman"/>
          <w:lang w:val="en-CA"/>
        </w:rPr>
        <w:t xml:space="preserve"> among all unique antennas were then pooled and sorted by timestamp, after which the square-root of the absolute value of </w:t>
      </w:r>
      <w:r w:rsidRPr="003F23D1">
        <w:rPr>
          <w:rFonts w:ascii="Times New Roman" w:hAnsi="Times New Roman" w:cs="Times New Roman"/>
          <w:i/>
          <w:iCs/>
          <w:lang w:val="en-CA"/>
        </w:rPr>
        <w:t>d</w:t>
      </w:r>
      <w:r w:rsidRPr="003F23D1">
        <w:rPr>
          <w:rFonts w:ascii="Times New Roman" w:hAnsi="Times New Roman" w:cs="Times New Roman"/>
          <w:lang w:val="en-CA"/>
        </w:rPr>
        <w:t xml:space="preserve"> (sqrt(|</w:t>
      </w:r>
      <w:r w:rsidRPr="003F23D1">
        <w:rPr>
          <w:rFonts w:ascii="Times New Roman" w:hAnsi="Times New Roman" w:cs="Times New Roman"/>
          <w:i/>
          <w:iCs/>
          <w:lang w:val="en-CA"/>
        </w:rPr>
        <w:t>d</w:t>
      </w:r>
      <w:r w:rsidRPr="003F23D1">
        <w:rPr>
          <w:rFonts w:ascii="Times New Roman" w:hAnsi="Times New Roman" w:cs="Times New Roman"/>
          <w:lang w:val="en-CA"/>
        </w:rPr>
        <w:t>|))</w:t>
      </w:r>
      <w:r w:rsidRPr="003F23D1">
        <w:rPr>
          <w:rFonts w:ascii="Times New Roman" w:hAnsi="Times New Roman" w:cs="Times New Roman"/>
          <w:i/>
          <w:iCs/>
          <w:lang w:val="en-CA"/>
        </w:rPr>
        <w:t xml:space="preserve"> </w:t>
      </w:r>
      <w:r w:rsidRPr="003F23D1">
        <w:rPr>
          <w:rFonts w:ascii="Times New Roman" w:hAnsi="Times New Roman" w:cs="Times New Roman"/>
          <w:lang w:val="en-CA"/>
        </w:rPr>
        <w:t xml:space="preserve">was calculated. </w:t>
      </w:r>
      <w:r w:rsidRPr="00AD54B6">
        <w:rPr>
          <w:rFonts w:ascii="Times New Roman" w:hAnsi="Times New Roman" w:cs="Times New Roman"/>
          <w:lang w:val="en-CA"/>
        </w:rPr>
        <w:t xml:space="preserve">This process reduces the major difference in </w:t>
      </w:r>
      <w:r w:rsidRPr="00AD54B6">
        <w:rPr>
          <w:rFonts w:ascii="Times New Roman" w:hAnsi="Times New Roman" w:cs="Times New Roman"/>
          <w:i/>
          <w:iCs/>
          <w:lang w:val="en-CA"/>
        </w:rPr>
        <w:t>sig</w:t>
      </w:r>
      <w:r w:rsidRPr="00AD54B6">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AD54B6">
        <w:rPr>
          <w:rFonts w:ascii="Times New Roman" w:hAnsi="Times New Roman" w:cs="Times New Roman"/>
          <w:i/>
          <w:iCs/>
          <w:lang w:val="en-CA"/>
        </w:rPr>
        <w:t>sig</w:t>
      </w:r>
      <w:r w:rsidRPr="00AD54B6">
        <w:rPr>
          <w:rFonts w:ascii="Times New Roman" w:hAnsi="Times New Roman" w:cs="Times New Roman"/>
          <w:lang w:val="en-CA"/>
        </w:rPr>
        <w:t xml:space="preserve"> between activity states, further demarcating the change in activity pattern</w:t>
      </w:r>
      <w:r>
        <w:rPr>
          <w:rFonts w:ascii="Times New Roman" w:hAnsi="Times New Roman" w:cs="Times New Roman"/>
          <w:lang w:val="en-CA"/>
        </w:rPr>
        <w:t xml:space="preserve">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(Morbey et al., 2020)</w:t>
      </w:r>
      <w:r>
        <w:rPr>
          <w:rFonts w:ascii="Times New Roman" w:hAnsi="Times New Roman" w:cs="Times New Roman"/>
          <w:lang w:val="en-CA"/>
        </w:rPr>
        <w:fldChar w:fldCharType="end"/>
      </w:r>
      <w:r w:rsidRPr="00AD54B6">
        <w:rPr>
          <w:rFonts w:ascii="Times New Roman" w:hAnsi="Times New Roman" w:cs="Times New Roman"/>
          <w:lang w:val="en-CA"/>
        </w:rPr>
        <w:t>.</w:t>
      </w:r>
    </w:p>
    <w:p w:rsidR="003B71FD" w:rsidP="003B71FD" w:rsidRDefault="003B71FD" w14:paraId="47048D4A" w14:textId="77777777">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w:t>
      </w:r>
      <w:r w:rsidRPr="00AD54B6">
        <w:rPr>
          <w:rFonts w:ascii="Times New Roman" w:hAnsi="Times New Roman" w:cs="Times New Roman"/>
          <w:lang w:val="en-CA"/>
        </w:rPr>
        <w:t xml:space="preserve">coverage. The function </w:t>
      </w:r>
      <w:proofErr w:type="spellStart"/>
      <w:proofErr w:type="gramStart"/>
      <w:r w:rsidRPr="00AD54B6">
        <w:rPr>
          <w:rFonts w:ascii="Times New Roman" w:hAnsi="Times New Roman" w:cs="Times New Roman"/>
          <w:i/>
          <w:iCs/>
          <w:lang w:val="en-CA"/>
        </w:rPr>
        <w:t>cpt.meanvar</w:t>
      </w:r>
      <w:proofErr w:type="spellEnd"/>
      <w:proofErr w:type="gramEnd"/>
      <w:r w:rsidRPr="00AD54B6">
        <w:rPr>
          <w:rFonts w:ascii="Times New Roman" w:hAnsi="Times New Roman" w:cs="Times New Roman"/>
          <w:lang w:val="en-CA"/>
        </w:rPr>
        <w:t xml:space="preserve"> was then used to extract a single change point time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in the mean and variance of sqrt(|</w:t>
      </w:r>
      <w:r w:rsidRPr="00AD54B6">
        <w:rPr>
          <w:rFonts w:ascii="Times New Roman" w:hAnsi="Times New Roman" w:cs="Times New Roman"/>
          <w:i/>
          <w:iCs/>
          <w:lang w:val="en-CA"/>
        </w:rPr>
        <w:t>d</w:t>
      </w:r>
      <w:r w:rsidRPr="00AD54B6">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was &lt; 1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&gt; 0.5 after the onset of activity, and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ranged between 0 and 2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&lt; 1.5 after for the end of activity. </w:t>
      </w:r>
    </w:p>
    <w:p w:rsidRPr="00AD54B6" w:rsidR="00732F27" w:rsidP="003B71FD" w:rsidRDefault="00732F27" w14:paraId="0C4A35A8" w14:textId="77777777">
      <w:pPr>
        <w:spacing w:line="480" w:lineRule="auto"/>
        <w:ind w:firstLine="720"/>
        <w:jc w:val="both"/>
        <w:rPr>
          <w:rFonts w:ascii="Times New Roman" w:hAnsi="Times New Roman" w:cs="Times New Roman"/>
          <w:lang w:val="en-CA"/>
        </w:rPr>
      </w:pPr>
    </w:p>
    <w:p w:rsidR="003B71FD" w:rsidP="003B71FD" w:rsidRDefault="003B71FD" w14:paraId="14AD1831" w14:textId="77777777">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Post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extraction, filtering was conducted to exclude questionable change points, attributable primarily to gaps in the detection record. For activity onset 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0,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For activity end 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0.25, a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w:t>
      </w:r>
    </w:p>
    <w:p w:rsidR="00783E82" w:rsidP="00783E82" w:rsidRDefault="00783E82" w14:paraId="3636D0A5" w14:textId="77777777">
      <w:pPr>
        <w:spacing w:line="480" w:lineRule="auto"/>
        <w:jc w:val="both"/>
        <w:rPr>
          <w:rFonts w:ascii="Times New Roman" w:hAnsi="Times New Roman" w:cs="Times New Roman"/>
          <w:lang w:val="en-CA"/>
        </w:rPr>
      </w:pPr>
    </w:p>
    <w:p w:rsidRPr="0070350B" w:rsidR="00783E82" w:rsidP="0070350B" w:rsidRDefault="006F5A31" w14:paraId="0A9A1A69" w14:textId="195B9ACD">
      <w:pPr>
        <w:pStyle w:val="Heading3"/>
        <w:spacing w:line="480" w:lineRule="auto"/>
        <w:rPr>
          <w:rFonts w:ascii="Times New Roman" w:hAnsi="Times New Roman" w:cs="Times New Roman"/>
          <w:color w:val="000000" w:themeColor="text1"/>
          <w:sz w:val="24"/>
          <w:szCs w:val="24"/>
          <w:u w:val="single"/>
          <w:lang w:val="en-CA"/>
        </w:rPr>
      </w:pPr>
      <w:bookmarkStart w:name="_Toc204638486" w:id="246"/>
      <w:r>
        <w:rPr>
          <w:rFonts w:ascii="Times New Roman" w:hAnsi="Times New Roman" w:cs="Times New Roman"/>
          <w:color w:val="000000" w:themeColor="text1"/>
          <w:sz w:val="24"/>
          <w:szCs w:val="24"/>
          <w:u w:val="single"/>
          <w:lang w:val="en-CA"/>
        </w:rPr>
        <w:t>Cold temperature lag effect</w:t>
      </w:r>
      <w:bookmarkEnd w:id="246"/>
    </w:p>
    <w:p w:rsidR="00783E82" w:rsidP="0070350B" w:rsidRDefault="00D14C8A" w14:paraId="680B8A44" w14:textId="64E52432">
      <w:pPr>
        <w:spacing w:line="480" w:lineRule="auto"/>
        <w:ind w:firstLine="720"/>
        <w:jc w:val="both"/>
        <w:rPr>
          <w:rFonts w:ascii="Times New Roman" w:hAnsi="Times New Roman" w:cs="Times New Roman"/>
          <w:lang w:val="en-US"/>
        </w:rPr>
      </w:pPr>
      <w:r>
        <w:rPr>
          <w:rFonts w:ascii="Times New Roman" w:hAnsi="Times New Roman" w:cs="Times New Roman"/>
          <w:lang w:val="en-US"/>
        </w:rPr>
        <w:t xml:space="preserve">To investigate the effects of climate on the cardinal’s daily onset and end of activity, we pulled </w:t>
      </w:r>
      <w:r w:rsidR="00034874">
        <w:rPr>
          <w:rFonts w:ascii="Times New Roman" w:hAnsi="Times New Roman" w:cs="Times New Roman"/>
          <w:lang w:val="en-US"/>
        </w:rPr>
        <w:t xml:space="preserve">free and publicly available </w:t>
      </w:r>
      <w:r>
        <w:rPr>
          <w:rFonts w:ascii="Times New Roman" w:hAnsi="Times New Roman" w:cs="Times New Roman"/>
          <w:lang w:val="en-US"/>
        </w:rPr>
        <w:t xml:space="preserve">weather data from the </w:t>
      </w:r>
      <w:r w:rsidR="00C26B96">
        <w:rPr>
          <w:rFonts w:ascii="Times New Roman" w:hAnsi="Times New Roman" w:cs="Times New Roman"/>
          <w:lang w:val="en-US"/>
        </w:rPr>
        <w:t xml:space="preserve">Pierre-Eliott Trudeau Airport weather station </w:t>
      </w:r>
      <w:r w:rsidR="00C40122">
        <w:rPr>
          <w:rFonts w:ascii="Times New Roman" w:hAnsi="Times New Roman" w:cs="Times New Roman"/>
          <w:lang w:val="en-US"/>
        </w:rPr>
        <w:fldChar w:fldCharType="begin"/>
      </w:r>
      <w:r w:rsidR="00C40122">
        <w:rPr>
          <w:rFonts w:ascii="Times New Roman" w:hAnsi="Times New Roman" w:cs="Times New Roman"/>
          <w:lang w:val="en-US"/>
        </w:rPr>
        <w:instrText xml:space="preserve"> ADDIN ZOTERO_ITEM CSL_CITATION {"citationID":"WqYTdoMs","properties":{"formattedCitation":"(Environment and Climate Change Canada, 2022)","plainCitation":"(Environment and Climate Change Canada, 2022)","noteIndex":0},"citationItems":[{"id":1074,"uris":["http://zotero.org/users/16770306/items/78YHD3G7"],"itemData":{"id":1074,"type":"dataset","title":"Daily Weather Data Report","URL":"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author":[{"family":"Environment and Climate Change Canada","given":""}],"issued":{"date-parts":[["2022"]],"season":"2025"}}}],"schema":"https://github.com/citation-style-language/schema/raw/master/csl-citation.json"} </w:instrText>
      </w:r>
      <w:r w:rsidR="00C40122">
        <w:rPr>
          <w:rFonts w:ascii="Times New Roman" w:hAnsi="Times New Roman" w:cs="Times New Roman"/>
          <w:lang w:val="en-US"/>
        </w:rPr>
        <w:fldChar w:fldCharType="separate"/>
      </w:r>
      <w:r w:rsidR="00C40122">
        <w:rPr>
          <w:rFonts w:ascii="Times New Roman" w:hAnsi="Times New Roman" w:cs="Times New Roman"/>
          <w:noProof/>
          <w:lang w:val="en-US"/>
        </w:rPr>
        <w:t>(Environment and Climate Change Canada, 2022)</w:t>
      </w:r>
      <w:r w:rsidR="00C40122">
        <w:rPr>
          <w:rFonts w:ascii="Times New Roman" w:hAnsi="Times New Roman" w:cs="Times New Roman"/>
          <w:lang w:val="en-US"/>
        </w:rPr>
        <w:fldChar w:fldCharType="end"/>
      </w:r>
      <w:r w:rsidR="00C26B96">
        <w:rPr>
          <w:rFonts w:ascii="Times New Roman" w:hAnsi="Times New Roman" w:cs="Times New Roman"/>
          <w:lang w:val="en-US"/>
        </w:rPr>
        <w:t>.</w:t>
      </w:r>
      <w:r w:rsidR="002F4763">
        <w:rPr>
          <w:rFonts w:ascii="Times New Roman" w:hAnsi="Times New Roman" w:cs="Times New Roman"/>
          <w:lang w:val="en-US"/>
        </w:rPr>
        <w:t xml:space="preserve"> </w:t>
      </w:r>
      <w:proofErr w:type="gramStart"/>
      <w:r w:rsidR="002F4763">
        <w:rPr>
          <w:rFonts w:ascii="Times New Roman" w:hAnsi="Times New Roman" w:cs="Times New Roman"/>
          <w:lang w:val="en-US"/>
        </w:rPr>
        <w:t>All of</w:t>
      </w:r>
      <w:proofErr w:type="gramEnd"/>
      <w:r w:rsidR="002F4763">
        <w:rPr>
          <w:rFonts w:ascii="Times New Roman" w:hAnsi="Times New Roman" w:cs="Times New Roman"/>
          <w:lang w:val="en-US"/>
        </w:rPr>
        <w:t xml:space="preserve"> the temperature data we have is in ˚C.</w:t>
      </w:r>
      <w:r w:rsidR="00056C99">
        <w:rPr>
          <w:rFonts w:ascii="Times New Roman" w:hAnsi="Times New Roman" w:cs="Times New Roman"/>
          <w:lang w:val="en-US"/>
        </w:rPr>
        <w:t xml:space="preserve"> </w:t>
      </w:r>
      <w:r w:rsidR="003D7AC2">
        <w:rPr>
          <w:rFonts w:ascii="Times New Roman" w:hAnsi="Times New Roman" w:cs="Times New Roman"/>
          <w:lang w:val="en-US"/>
        </w:rPr>
        <w:t>We initially considered using the minimum temperature, the maximum temperature and the mean temperature</w:t>
      </w:r>
      <w:r w:rsidR="00141077">
        <w:rPr>
          <w:rFonts w:ascii="Times New Roman" w:hAnsi="Times New Roman" w:cs="Times New Roman"/>
          <w:lang w:val="en-US"/>
        </w:rPr>
        <w:t xml:space="preserve"> as covariates, but since concurvity tests showed that all the temperature variables were highly correlated, we only used the minimum temperature recorded on a given day.</w:t>
      </w:r>
      <w:r w:rsidR="00AE03D8">
        <w:rPr>
          <w:rFonts w:ascii="Times New Roman" w:hAnsi="Times New Roman" w:cs="Times New Roman"/>
          <w:lang w:val="en-US"/>
        </w:rPr>
        <w:t xml:space="preserve"> </w:t>
      </w:r>
      <w:r w:rsidR="000B289F">
        <w:rPr>
          <w:rFonts w:ascii="Times New Roman" w:hAnsi="Times New Roman" w:cs="Times New Roman"/>
          <w:lang w:val="en-US"/>
        </w:rPr>
        <w:t xml:space="preserve">The temperature lags were created by extracting the </w:t>
      </w:r>
      <w:r w:rsidR="00AF64D3">
        <w:rPr>
          <w:rFonts w:ascii="Times New Roman" w:hAnsi="Times New Roman" w:cs="Times New Roman"/>
          <w:lang w:val="en-US"/>
        </w:rPr>
        <w:t xml:space="preserve">daily minimum temperature of either 1, 2, 3, </w:t>
      </w:r>
      <w:r w:rsidR="00AF64D3">
        <w:rPr>
          <w:rFonts w:ascii="Times New Roman" w:hAnsi="Times New Roman" w:cs="Times New Roman"/>
          <w:lang w:val="en-US"/>
        </w:rPr>
        <w:t>4 or 5 days before the current date</w:t>
      </w:r>
      <w:r w:rsidR="00D7210B">
        <w:rPr>
          <w:rFonts w:ascii="Times New Roman" w:hAnsi="Times New Roman" w:cs="Times New Roman"/>
          <w:lang w:val="en-US"/>
        </w:rPr>
        <w:t>’s temperature.</w:t>
      </w:r>
      <w:r w:rsidR="00AC5065">
        <w:rPr>
          <w:rFonts w:ascii="Times New Roman" w:hAnsi="Times New Roman" w:cs="Times New Roman"/>
          <w:lang w:val="en-US"/>
        </w:rPr>
        <w:t xml:space="preserve"> We fitted a series of </w:t>
      </w:r>
      <w:r w:rsidR="00B73B54">
        <w:rPr>
          <w:rFonts w:ascii="Times New Roman" w:hAnsi="Times New Roman" w:cs="Times New Roman"/>
          <w:lang w:val="en-US"/>
        </w:rPr>
        <w:t>generalized additive models (GAMs) to investigate how temperature lag affects the cardinal’s onset and end of daily activity</w:t>
      </w:r>
      <w:r w:rsidR="00B213C6">
        <w:rPr>
          <w:rFonts w:ascii="Times New Roman" w:hAnsi="Times New Roman" w:cs="Times New Roman"/>
          <w:lang w:val="en-US"/>
        </w:rPr>
        <w:t>. The response variable</w:t>
      </w:r>
      <w:r w:rsidR="00454CB5">
        <w:rPr>
          <w:rFonts w:ascii="Times New Roman" w:hAnsi="Times New Roman" w:cs="Times New Roman"/>
          <w:lang w:val="en-US"/>
        </w:rPr>
        <w:t>, here “</w:t>
      </w:r>
      <w:r w:rsidR="00B213C6">
        <w:rPr>
          <w:rFonts w:ascii="Times New Roman" w:hAnsi="Times New Roman" w:cs="Times New Roman"/>
          <w:lang w:val="en-US"/>
        </w:rPr>
        <w:t>cpt.sr</w:t>
      </w:r>
      <w:r w:rsidR="00454CB5">
        <w:rPr>
          <w:rFonts w:ascii="Times New Roman" w:hAnsi="Times New Roman" w:cs="Times New Roman"/>
          <w:lang w:val="en-US"/>
        </w:rPr>
        <w:t>”</w:t>
      </w:r>
      <w:r w:rsidR="00B213C6">
        <w:rPr>
          <w:rFonts w:ascii="Times New Roman" w:hAnsi="Times New Roman" w:cs="Times New Roman"/>
          <w:lang w:val="en-US"/>
        </w:rPr>
        <w:t xml:space="preserve"> corresponds to the onset time of activity relative to </w:t>
      </w:r>
      <w:r w:rsidR="00454CB5">
        <w:rPr>
          <w:rFonts w:ascii="Times New Roman" w:hAnsi="Times New Roman" w:cs="Times New Roman"/>
          <w:lang w:val="en-US"/>
        </w:rPr>
        <w:t>sunrise (meaning negative values are minutes before sunrise, and positive values are minutes after sunrise)</w:t>
      </w:r>
      <w:r w:rsidR="003908B1">
        <w:rPr>
          <w:rFonts w:ascii="Times New Roman" w:hAnsi="Times New Roman" w:cs="Times New Roman"/>
          <w:lang w:val="en-US"/>
        </w:rPr>
        <w:t>, and we included both environmental predictors and individual- and site-level random effects.</w:t>
      </w:r>
      <w:r w:rsidR="00712C96">
        <w:rPr>
          <w:rFonts w:ascii="Times New Roman" w:hAnsi="Times New Roman" w:cs="Times New Roman"/>
          <w:lang w:val="en-US"/>
        </w:rPr>
        <w:t xml:space="preserve"> Specifically, we modeled the effects of minimum daily temperatures </w:t>
      </w:r>
      <w:r w:rsidR="0063248F">
        <w:rPr>
          <w:rFonts w:ascii="Times New Roman" w:hAnsi="Times New Roman" w:cs="Times New Roman"/>
          <w:lang w:val="en-US"/>
        </w:rPr>
        <w:t>(</w:t>
      </w:r>
      <w:proofErr w:type="spellStart"/>
      <w:r w:rsidR="002F4763">
        <w:rPr>
          <w:rFonts w:ascii="Times New Roman" w:hAnsi="Times New Roman" w:cs="Times New Roman"/>
          <w:lang w:val="en-US"/>
        </w:rPr>
        <w:t>Min_temp</w:t>
      </w:r>
      <w:proofErr w:type="spellEnd"/>
      <w:r w:rsidR="0063248F">
        <w:rPr>
          <w:rFonts w:ascii="Times New Roman" w:hAnsi="Times New Roman" w:cs="Times New Roman"/>
          <w:lang w:val="en-US"/>
        </w:rPr>
        <w:t xml:space="preserve">), </w:t>
      </w:r>
      <w:r w:rsidR="00712C96">
        <w:rPr>
          <w:rFonts w:ascii="Times New Roman" w:hAnsi="Times New Roman" w:cs="Times New Roman"/>
          <w:lang w:val="en-US"/>
        </w:rPr>
        <w:t>log-transformed precipitations</w:t>
      </w:r>
      <w:r w:rsidR="002F4763">
        <w:rPr>
          <w:rFonts w:ascii="Times New Roman" w:hAnsi="Times New Roman" w:cs="Times New Roman"/>
          <w:lang w:val="en-US"/>
        </w:rPr>
        <w:t xml:space="preserve"> (</w:t>
      </w:r>
      <w:proofErr w:type="spellStart"/>
      <w:r w:rsidR="002F4763">
        <w:rPr>
          <w:rFonts w:ascii="Times New Roman" w:hAnsi="Times New Roman" w:cs="Times New Roman"/>
          <w:lang w:val="en-US"/>
        </w:rPr>
        <w:t>log_precip</w:t>
      </w:r>
      <w:proofErr w:type="spellEnd"/>
      <w:r w:rsidR="002F4763">
        <w:rPr>
          <w:rFonts w:ascii="Times New Roman" w:hAnsi="Times New Roman" w:cs="Times New Roman"/>
          <w:lang w:val="en-US"/>
        </w:rPr>
        <w:t>), snow accumulation on the ground (</w:t>
      </w:r>
      <w:proofErr w:type="spellStart"/>
      <w:r w:rsidR="002F4763">
        <w:rPr>
          <w:rFonts w:ascii="Times New Roman" w:hAnsi="Times New Roman" w:cs="Times New Roman"/>
          <w:lang w:val="en-US"/>
        </w:rPr>
        <w:t>Snow_on_grnd</w:t>
      </w:r>
      <w:proofErr w:type="spellEnd"/>
      <w:r w:rsidR="00B84CC1">
        <w:rPr>
          <w:rFonts w:ascii="Times New Roman" w:hAnsi="Times New Roman" w:cs="Times New Roman"/>
          <w:lang w:val="en-US"/>
        </w:rPr>
        <w:t>), and maximum wind gust speed (</w:t>
      </w:r>
      <w:proofErr w:type="spellStart"/>
      <w:r w:rsidR="00B84CC1">
        <w:rPr>
          <w:rFonts w:ascii="Times New Roman" w:hAnsi="Times New Roman" w:cs="Times New Roman"/>
          <w:lang w:val="en-US"/>
        </w:rPr>
        <w:t>Speed_max_gust_wind</w:t>
      </w:r>
      <w:proofErr w:type="spellEnd"/>
      <w:r w:rsidR="00B84CC1">
        <w:rPr>
          <w:rFonts w:ascii="Times New Roman" w:hAnsi="Times New Roman" w:cs="Times New Roman"/>
          <w:lang w:val="en-US"/>
        </w:rPr>
        <w:t>) using smooth terms. We also included</w:t>
      </w:r>
      <w:r w:rsidR="001628DF">
        <w:rPr>
          <w:rFonts w:ascii="Times New Roman" w:hAnsi="Times New Roman" w:cs="Times New Roman"/>
          <w:lang w:val="en-US"/>
        </w:rPr>
        <w:t xml:space="preserve"> random effect smooth terms for individuals (ID), the years from which the data were collected (Winter) and the s</w:t>
      </w:r>
      <w:r w:rsidR="00CF140F">
        <w:rPr>
          <w:rFonts w:ascii="Times New Roman" w:hAnsi="Times New Roman" w:cs="Times New Roman"/>
          <w:lang w:val="en-US"/>
        </w:rPr>
        <w:t>tudy site (Site).</w:t>
      </w:r>
    </w:p>
    <w:p w:rsidR="002D172D" w:rsidP="0070350B" w:rsidRDefault="002D172D" w14:paraId="26D3AE34" w14:textId="2916370F">
      <w:pPr>
        <w:spacing w:line="480" w:lineRule="auto"/>
        <w:ind w:firstLine="720"/>
        <w:jc w:val="both"/>
        <w:rPr>
          <w:rFonts w:ascii="Times New Roman" w:hAnsi="Times New Roman" w:cs="Times New Roman"/>
          <w:lang w:val="en-CA"/>
        </w:rPr>
      </w:pPr>
      <w:r>
        <w:rPr>
          <w:rFonts w:ascii="Times New Roman" w:hAnsi="Times New Roman" w:cs="Times New Roman"/>
          <w:lang w:val="en-US"/>
        </w:rPr>
        <w:t xml:space="preserve">To assess the effects of delayed temperature, we also included smoothed lagged temperature predictors </w:t>
      </w:r>
      <w:r w:rsidR="00E91EA8">
        <w:rPr>
          <w:rFonts w:ascii="Times New Roman" w:hAnsi="Times New Roman" w:cs="Times New Roman"/>
          <w:lang w:val="en-US"/>
        </w:rPr>
        <w:t>using the mean minimum temperature over the 1 to 5 previous days (Mean_lag1 to Mean_lag5</w:t>
      </w:r>
      <w:r w:rsidR="00313121">
        <w:rPr>
          <w:rFonts w:ascii="Times New Roman" w:hAnsi="Times New Roman" w:cs="Times New Roman"/>
          <w:lang w:val="en-US"/>
        </w:rPr>
        <w:t>)</w:t>
      </w:r>
      <w:r w:rsidR="00964479">
        <w:rPr>
          <w:rFonts w:ascii="Times New Roman" w:hAnsi="Times New Roman" w:cs="Times New Roman"/>
          <w:lang w:val="en-US"/>
        </w:rPr>
        <w:t>, in addition to the current day’s minimum temperature. Each of</w:t>
      </w:r>
      <w:r w:rsidR="00D34E55">
        <w:rPr>
          <w:rFonts w:ascii="Times New Roman" w:hAnsi="Times New Roman" w:cs="Times New Roman"/>
          <w:lang w:val="en-US"/>
        </w:rPr>
        <w:t xml:space="preserve"> these lag models were compared to a “no lag” model and a “null model” </w:t>
      </w:r>
      <w:r w:rsidR="0091379D">
        <w:rPr>
          <w:rFonts w:ascii="Times New Roman" w:hAnsi="Times New Roman" w:cs="Times New Roman"/>
          <w:lang w:val="en-US"/>
        </w:rPr>
        <w:t xml:space="preserve">including only the random effects. Model selection and comparison were conducted using </w:t>
      </w:r>
      <w:r w:rsidR="00A87B7A">
        <w:rPr>
          <w:rFonts w:ascii="Times New Roman" w:hAnsi="Times New Roman" w:cs="Times New Roman"/>
          <w:lang w:val="en-US"/>
        </w:rPr>
        <w:t xml:space="preserve">the </w:t>
      </w:r>
      <w:r w:rsidR="00A87B7A">
        <w:rPr>
          <w:rFonts w:ascii="Times New Roman" w:hAnsi="Times New Roman" w:cs="Times New Roman"/>
          <w:lang w:val="en-CA"/>
        </w:rPr>
        <w:t>Akaike Information Criterion (</w:t>
      </w:r>
      <w:proofErr w:type="spellStart"/>
      <w:r w:rsidR="00A87B7A">
        <w:rPr>
          <w:rFonts w:ascii="Times New Roman" w:hAnsi="Times New Roman" w:cs="Times New Roman"/>
          <w:lang w:val="en-CA"/>
        </w:rPr>
        <w:t>AICc</w:t>
      </w:r>
      <w:proofErr w:type="spellEnd"/>
      <w:r w:rsidR="00A87B7A">
        <w:rPr>
          <w:rFonts w:ascii="Times New Roman" w:hAnsi="Times New Roman" w:cs="Times New Roman"/>
          <w:lang w:val="en-CA"/>
        </w:rPr>
        <w:t xml:space="preserve">) values </w:t>
      </w:r>
      <w:r w:rsidR="00A87B7A">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{"citationID":"6wbUYwhw","properties":{"formattedCitation":"(Burnham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A87B7A">
        <w:rPr>
          <w:rFonts w:ascii="Times New Roman" w:hAnsi="Times New Roman" w:cs="Times New Roman"/>
          <w:lang w:val="en-CA"/>
        </w:rPr>
        <w:fldChar w:fldCharType="separate"/>
      </w:r>
      <w:r w:rsidR="00A87B7A">
        <w:rPr>
          <w:rFonts w:ascii="Times New Roman" w:hAnsi="Times New Roman" w:cs="Times New Roman"/>
          <w:noProof/>
          <w:lang w:val="en-CA"/>
        </w:rPr>
        <w:t>(Burnham &amp; Anderson, 2002)</w:t>
      </w:r>
      <w:r w:rsidR="00A87B7A">
        <w:rPr>
          <w:rFonts w:ascii="Times New Roman" w:hAnsi="Times New Roman" w:cs="Times New Roman"/>
          <w:lang w:val="en-CA"/>
        </w:rPr>
        <w:fldChar w:fldCharType="end"/>
      </w:r>
      <w:r w:rsidR="00A87B7A">
        <w:rPr>
          <w:rFonts w:ascii="Times New Roman" w:hAnsi="Times New Roman" w:cs="Times New Roman"/>
          <w:lang w:val="en-CA"/>
        </w:rPr>
        <w:t>.</w:t>
      </w:r>
      <w:r w:rsidR="00623850">
        <w:rPr>
          <w:rFonts w:ascii="Times New Roman" w:hAnsi="Times New Roman" w:cs="Times New Roman"/>
          <w:lang w:val="en-CA"/>
        </w:rPr>
        <w:t xml:space="preserve"> These previous modelling steps were also repeated to investigate the effect of temperature lag on the end of activity of cardinals</w:t>
      </w:r>
      <w:r w:rsidR="00822D72">
        <w:rPr>
          <w:rFonts w:ascii="Times New Roman" w:hAnsi="Times New Roman" w:cs="Times New Roman"/>
          <w:lang w:val="en-CA"/>
        </w:rPr>
        <w:t>, by simply replacing the response variable by “</w:t>
      </w:r>
      <w:proofErr w:type="spellStart"/>
      <w:proofErr w:type="gramStart"/>
      <w:r w:rsidR="00822D72">
        <w:rPr>
          <w:rFonts w:ascii="Times New Roman" w:hAnsi="Times New Roman" w:cs="Times New Roman"/>
          <w:lang w:val="en-CA"/>
        </w:rPr>
        <w:t>cpt.ss</w:t>
      </w:r>
      <w:proofErr w:type="spellEnd"/>
      <w:proofErr w:type="gramEnd"/>
      <w:r w:rsidR="00822D72">
        <w:rPr>
          <w:rFonts w:ascii="Times New Roman" w:hAnsi="Times New Roman" w:cs="Times New Roman"/>
          <w:lang w:val="en-CA"/>
        </w:rPr>
        <w:t>”, corresponding to the time of end of activity relative to sunset</w:t>
      </w:r>
      <w:r w:rsidR="00454CB5">
        <w:rPr>
          <w:rFonts w:ascii="Times New Roman" w:hAnsi="Times New Roman" w:cs="Times New Roman"/>
          <w:lang w:val="en-CA"/>
        </w:rPr>
        <w:t xml:space="preserve"> </w:t>
      </w:r>
      <w:r w:rsidR="00454CB5">
        <w:rPr>
          <w:rFonts w:ascii="Times New Roman" w:hAnsi="Times New Roman" w:cs="Times New Roman"/>
          <w:lang w:val="en-US"/>
        </w:rPr>
        <w:t>(meaning negative values are minutes before sunset, and positive values are minutes after sunset)</w:t>
      </w:r>
      <w:r w:rsidR="00822D72">
        <w:rPr>
          <w:rFonts w:ascii="Times New Roman" w:hAnsi="Times New Roman" w:cs="Times New Roman"/>
          <w:lang w:val="en-CA"/>
        </w:rPr>
        <w:t>.</w:t>
      </w:r>
      <w:r w:rsidR="00D03469">
        <w:rPr>
          <w:rFonts w:ascii="Times New Roman" w:hAnsi="Times New Roman" w:cs="Times New Roman"/>
          <w:lang w:val="en-CA"/>
        </w:rPr>
        <w:t xml:space="preserve"> After the most fitting</w:t>
      </w:r>
      <w:r w:rsidR="00DE19D6">
        <w:rPr>
          <w:rFonts w:ascii="Times New Roman" w:hAnsi="Times New Roman" w:cs="Times New Roman"/>
          <w:lang w:val="en-CA"/>
        </w:rPr>
        <w:t xml:space="preserve"> temperature lag variable was established for both the onset and end of activity, we moved on to </w:t>
      </w:r>
      <w:r w:rsidR="00832F73">
        <w:rPr>
          <w:rFonts w:ascii="Times New Roman" w:hAnsi="Times New Roman" w:cs="Times New Roman"/>
          <w:lang w:val="en-CA"/>
        </w:rPr>
        <w:t>investigate the effect of cold snaps.</w:t>
      </w:r>
    </w:p>
    <w:p w:rsidRPr="0070350B" w:rsidR="00832F73" w:rsidP="00832F73" w:rsidRDefault="00832F73" w14:paraId="55254F86" w14:textId="4EBB5131">
      <w:pPr>
        <w:pStyle w:val="Heading3"/>
        <w:spacing w:line="480" w:lineRule="auto"/>
        <w:rPr>
          <w:rFonts w:ascii="Times New Roman" w:hAnsi="Times New Roman" w:cs="Times New Roman"/>
          <w:color w:val="000000" w:themeColor="text1"/>
          <w:sz w:val="24"/>
          <w:szCs w:val="24"/>
          <w:u w:val="single"/>
          <w:lang w:val="en-CA"/>
        </w:rPr>
      </w:pPr>
      <w:bookmarkStart w:name="_Toc204638487" w:id="247"/>
      <w:r>
        <w:rPr>
          <w:rFonts w:ascii="Times New Roman" w:hAnsi="Times New Roman" w:cs="Times New Roman"/>
          <w:color w:val="000000" w:themeColor="text1"/>
          <w:sz w:val="24"/>
          <w:szCs w:val="24"/>
          <w:u w:val="single"/>
          <w:lang w:val="en-CA"/>
        </w:rPr>
        <w:t>Cold snaps effect</w:t>
      </w:r>
      <w:bookmarkEnd w:id="247"/>
    </w:p>
    <w:p w:rsidR="00832F73" w:rsidP="00832F73" w:rsidRDefault="00286A55" w14:paraId="74356E05" w14:textId="1297F661">
      <w:pPr>
        <w:spacing w:line="480" w:lineRule="auto"/>
        <w:ind w:firstLine="720"/>
        <w:jc w:val="both"/>
        <w:rPr>
          <w:rFonts w:ascii="Times New Roman" w:hAnsi="Times New Roman" w:cs="Times New Roman"/>
          <w:lang w:val="en-US"/>
        </w:rPr>
      </w:pPr>
      <w:r>
        <w:rPr>
          <w:rFonts w:ascii="Times New Roman" w:hAnsi="Times New Roman" w:cs="Times New Roman"/>
          <w:lang w:val="en-US"/>
        </w:rPr>
        <w:t>We first define cold snaps as sudden drops in temperatures</w:t>
      </w:r>
      <w:r w:rsidR="00ED3A73">
        <w:rPr>
          <w:rFonts w:ascii="Times New Roman" w:hAnsi="Times New Roman" w:cs="Times New Roman"/>
          <w:lang w:val="en-US"/>
        </w:rPr>
        <w:t xml:space="preserve"> between two consecutive days. </w:t>
      </w:r>
      <w:r w:rsidR="00284193">
        <w:rPr>
          <w:rFonts w:ascii="Times New Roman" w:hAnsi="Times New Roman" w:cs="Times New Roman"/>
          <w:lang w:val="en-US"/>
        </w:rPr>
        <w:t xml:space="preserve">For each change point time, we </w:t>
      </w:r>
      <w:r w:rsidR="00FB07C7">
        <w:rPr>
          <w:rFonts w:ascii="Times New Roman" w:hAnsi="Times New Roman" w:cs="Times New Roman"/>
          <w:lang w:val="en-US"/>
        </w:rPr>
        <w:t xml:space="preserve">determined </w:t>
      </w:r>
      <w:r w:rsidR="00246F69">
        <w:rPr>
          <w:rFonts w:ascii="Times New Roman" w:hAnsi="Times New Roman" w:cs="Times New Roman"/>
          <w:lang w:val="en-US"/>
        </w:rPr>
        <w:t xml:space="preserve">the difference in daily minimum temperature by </w:t>
      </w:r>
      <w:r w:rsidR="004C3A9B">
        <w:rPr>
          <w:rFonts w:ascii="Times New Roman" w:hAnsi="Times New Roman" w:cs="Times New Roman"/>
          <w:lang w:val="en-US"/>
        </w:rPr>
        <w:t>subtracting</w:t>
      </w:r>
      <w:r w:rsidR="00246F69">
        <w:rPr>
          <w:rFonts w:ascii="Times New Roman" w:hAnsi="Times New Roman" w:cs="Times New Roman"/>
          <w:lang w:val="en-US"/>
        </w:rPr>
        <w:t xml:space="preserve"> the previous day’s value from the current day’s value</w:t>
      </w:r>
      <w:r w:rsidR="001E6BC1">
        <w:rPr>
          <w:rFonts w:ascii="Times New Roman" w:hAnsi="Times New Roman" w:cs="Times New Roman"/>
          <w:lang w:val="en-US"/>
        </w:rPr>
        <w:t>. We assigned a binary value to the result</w:t>
      </w:r>
      <w:r w:rsidR="002F3E9B">
        <w:rPr>
          <w:rFonts w:ascii="Times New Roman" w:hAnsi="Times New Roman" w:cs="Times New Roman"/>
          <w:lang w:val="en-US"/>
        </w:rPr>
        <w:t xml:space="preserve"> according to three different magnitudes of cold snaps. </w:t>
      </w:r>
      <w:r w:rsidR="004C3A9B">
        <w:rPr>
          <w:rFonts w:ascii="Times New Roman" w:hAnsi="Times New Roman" w:cs="Times New Roman"/>
          <w:lang w:val="en-US"/>
        </w:rPr>
        <w:t xml:space="preserve">We then categorized these differences into binary variables, based on three thresholds of temperature drops: 5˚C, 7˚C and 10 ˚C. For each threshold, if the temperature drop is equal to, or greater than the specified magnitude, the </w:t>
      </w:r>
      <w:r w:rsidR="00DA010C">
        <w:rPr>
          <w:rFonts w:ascii="Times New Roman" w:hAnsi="Times New Roman" w:cs="Times New Roman"/>
          <w:lang w:val="en-US"/>
        </w:rPr>
        <w:t>data entry is assigned a value of 1 (indicating a cold snap)</w:t>
      </w:r>
      <w:r w:rsidR="00A00EDB">
        <w:rPr>
          <w:rFonts w:ascii="Times New Roman" w:hAnsi="Times New Roman" w:cs="Times New Roman"/>
          <w:lang w:val="en-US"/>
        </w:rPr>
        <w:t>. Otherwise, it’s</w:t>
      </w:r>
      <w:r w:rsidR="00C81FCD">
        <w:rPr>
          <w:rFonts w:ascii="Times New Roman" w:hAnsi="Times New Roman" w:cs="Times New Roman"/>
          <w:lang w:val="en-US"/>
        </w:rPr>
        <w:t xml:space="preserve"> assigned a value of 0 (indicating that the temperature drop wasn’t big enough to be considered a cold snap).</w:t>
      </w:r>
      <w:r w:rsidR="006B7980">
        <w:rPr>
          <w:rFonts w:ascii="Times New Roman" w:hAnsi="Times New Roman" w:cs="Times New Roman"/>
          <w:lang w:val="en-US"/>
        </w:rPr>
        <w:t xml:space="preserve"> This step was repeated for both the onset and end of activity of the cardinals</w:t>
      </w:r>
      <w:r w:rsidR="00720CD2">
        <w:rPr>
          <w:rFonts w:ascii="Times New Roman" w:hAnsi="Times New Roman" w:cs="Times New Roman"/>
          <w:lang w:val="en-US"/>
        </w:rPr>
        <w:t>.</w:t>
      </w:r>
    </w:p>
    <w:p w:rsidRPr="00AD54B6" w:rsidR="00F56707" w:rsidP="00F56707" w:rsidRDefault="00BE3A3A" w14:paraId="23608AE1" w14:textId="5CAD54EF">
      <w:pPr>
        <w:spacing w:line="480" w:lineRule="auto"/>
        <w:ind w:firstLine="720"/>
        <w:jc w:val="both"/>
        <w:rPr>
          <w:rFonts w:ascii="Times New Roman" w:hAnsi="Times New Roman" w:cs="Times New Roman"/>
          <w:lang w:val="en-CA"/>
        </w:rPr>
      </w:pPr>
      <w:r>
        <w:rPr>
          <w:rFonts w:ascii="Times New Roman" w:hAnsi="Times New Roman" w:cs="Times New Roman"/>
          <w:lang w:val="en-US"/>
        </w:rPr>
        <w:t>Again, we used GAMs models to examine whether cold snaps were</w:t>
      </w:r>
      <w:r w:rsidR="006B7980">
        <w:rPr>
          <w:rFonts w:ascii="Times New Roman" w:hAnsi="Times New Roman" w:cs="Times New Roman"/>
          <w:lang w:val="en-US"/>
        </w:rPr>
        <w:t xml:space="preserve"> </w:t>
      </w:r>
      <w:r w:rsidR="00B2421D">
        <w:rPr>
          <w:rFonts w:ascii="Times New Roman" w:hAnsi="Times New Roman" w:cs="Times New Roman"/>
          <w:lang w:val="en-US"/>
        </w:rPr>
        <w:t>associated with changes in the onset and end of activity. Cold snaps were included in the models as binary fixed-effect predictors, based on the three threshold values described earlier.</w:t>
      </w:r>
      <w:r w:rsidR="007C470D">
        <w:rPr>
          <w:rFonts w:ascii="Times New Roman" w:hAnsi="Times New Roman" w:cs="Times New Roman"/>
          <w:lang w:val="en-US"/>
        </w:rPr>
        <w:t xml:space="preserve"> We fit different models for each threshold (cold_snap5, cold_snap7 and cold_snap10), alongside smoothed terms for the minimum daily temperature, log-transformed precipitation</w:t>
      </w:r>
      <w:r w:rsidR="00DD0F50">
        <w:rPr>
          <w:rFonts w:ascii="Times New Roman" w:hAnsi="Times New Roman" w:cs="Times New Roman"/>
          <w:lang w:val="en-US"/>
        </w:rPr>
        <w:t xml:space="preserve">s, snow accumulation on the ground, and maximum daily wind gust speed. Once again, site and individuals were </w:t>
      </w:r>
      <w:r w:rsidR="0032712B">
        <w:rPr>
          <w:rFonts w:ascii="Times New Roman" w:hAnsi="Times New Roman" w:cs="Times New Roman"/>
          <w:lang w:val="en-US"/>
        </w:rPr>
        <w:t xml:space="preserve">included in the models as random effects using smooth terms. Because the cold </w:t>
      </w:r>
      <w:r w:rsidR="002825CE">
        <w:rPr>
          <w:rFonts w:ascii="Times New Roman" w:hAnsi="Times New Roman" w:cs="Times New Roman"/>
          <w:lang w:val="en-US"/>
        </w:rPr>
        <w:t>snap</w:t>
      </w:r>
      <w:r w:rsidR="0032712B">
        <w:rPr>
          <w:rFonts w:ascii="Times New Roman" w:hAnsi="Times New Roman" w:cs="Times New Roman"/>
          <w:lang w:val="en-US"/>
        </w:rPr>
        <w:t xml:space="preserve"> variable is binary, </w:t>
      </w:r>
      <w:r w:rsidR="002825CE">
        <w:rPr>
          <w:rFonts w:ascii="Times New Roman" w:hAnsi="Times New Roman" w:cs="Times New Roman"/>
          <w:lang w:val="en-US"/>
        </w:rPr>
        <w:t xml:space="preserve">we considered them as linear terms rather than smoothed. All the models were fitted using the </w:t>
      </w:r>
      <w:proofErr w:type="spellStart"/>
      <w:r w:rsidRPr="002825CE" w:rsidR="002825CE">
        <w:rPr>
          <w:rFonts w:ascii="Times New Roman" w:hAnsi="Times New Roman" w:cs="Times New Roman"/>
          <w:i/>
          <w:iCs/>
          <w:lang w:val="en-US"/>
        </w:rPr>
        <w:t>mgcv</w:t>
      </w:r>
      <w:proofErr w:type="spellEnd"/>
      <w:r w:rsidR="002825CE">
        <w:rPr>
          <w:rFonts w:ascii="Times New Roman" w:hAnsi="Times New Roman" w:cs="Times New Roman"/>
          <w:lang w:val="en-US"/>
        </w:rPr>
        <w:t xml:space="preserve"> package in R with restricted maximum likelihood (REML) method.</w:t>
      </w:r>
      <w:r w:rsidRPr="002075DE" w:rsidR="002075DE">
        <w:rPr>
          <w:rFonts w:ascii="Times New Roman" w:hAnsi="Times New Roman" w:cs="Times New Roman"/>
          <w:lang w:val="en-US"/>
        </w:rPr>
        <w:t xml:space="preserve"> </w:t>
      </w:r>
      <w:r w:rsidR="002075DE">
        <w:rPr>
          <w:rFonts w:ascii="Times New Roman" w:hAnsi="Times New Roman" w:cs="Times New Roman"/>
          <w:lang w:val="en-US"/>
        </w:rPr>
        <w:t xml:space="preserve">Model selection and comparison were also conducted using </w:t>
      </w:r>
      <w:proofErr w:type="spellStart"/>
      <w:r w:rsidR="002075DE">
        <w:rPr>
          <w:rFonts w:ascii="Times New Roman" w:hAnsi="Times New Roman" w:cs="Times New Roman"/>
          <w:lang w:val="en-US"/>
        </w:rPr>
        <w:t>AICc</w:t>
      </w:r>
      <w:proofErr w:type="spellEnd"/>
      <w:r w:rsidR="002075DE">
        <w:rPr>
          <w:rFonts w:ascii="Times New Roman" w:hAnsi="Times New Roman" w:cs="Times New Roman"/>
          <w:lang w:val="en-CA"/>
        </w:rPr>
        <w:t xml:space="preserve"> values </w:t>
      </w:r>
      <w:r w:rsidR="002075DE">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{"citationID":"dh3dTkpv","properties":{"formattedCitation":"(Burnham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2075DE">
        <w:rPr>
          <w:rFonts w:ascii="Times New Roman" w:hAnsi="Times New Roman" w:cs="Times New Roman"/>
          <w:lang w:val="en-CA"/>
        </w:rPr>
        <w:fldChar w:fldCharType="separate"/>
      </w:r>
      <w:r w:rsidR="002075DE">
        <w:rPr>
          <w:rFonts w:ascii="Times New Roman" w:hAnsi="Times New Roman" w:cs="Times New Roman"/>
          <w:noProof/>
          <w:lang w:val="en-CA"/>
        </w:rPr>
        <w:t>(Burnham &amp; Anderson, 2002)</w:t>
      </w:r>
      <w:r w:rsidR="002075DE">
        <w:rPr>
          <w:rFonts w:ascii="Times New Roman" w:hAnsi="Times New Roman" w:cs="Times New Roman"/>
          <w:lang w:val="en-CA"/>
        </w:rPr>
        <w:fldChar w:fldCharType="end"/>
      </w:r>
      <w:r w:rsidR="002075DE">
        <w:rPr>
          <w:rFonts w:ascii="Times New Roman" w:hAnsi="Times New Roman" w:cs="Times New Roman"/>
          <w:lang w:val="en-CA"/>
        </w:rPr>
        <w:t>.</w:t>
      </w:r>
      <w:r w:rsidR="00113BB7">
        <w:rPr>
          <w:rFonts w:ascii="Times New Roman" w:hAnsi="Times New Roman" w:cs="Times New Roman"/>
          <w:lang w:val="en-CA"/>
        </w:rPr>
        <w:t xml:space="preserve"> Once </w:t>
      </w:r>
      <w:r w:rsidR="00543D5F">
        <w:rPr>
          <w:rFonts w:ascii="Times New Roman" w:hAnsi="Times New Roman" w:cs="Times New Roman"/>
          <w:lang w:val="en-CA"/>
        </w:rPr>
        <w:t xml:space="preserve">we selected the best model of the cold snaps, we moved on to investigate the combined effects of </w:t>
      </w:r>
      <w:r w:rsidR="00F56707">
        <w:rPr>
          <w:rFonts w:ascii="Times New Roman" w:hAnsi="Times New Roman" w:cs="Times New Roman"/>
          <w:lang w:val="en-CA"/>
        </w:rPr>
        <w:t>daily temperatures, temperature lag and cold snaps altogether.</w:t>
      </w:r>
    </w:p>
    <w:p w:rsidRPr="0070350B" w:rsidR="00F56707" w:rsidP="00F56707" w:rsidRDefault="00D62DDB" w14:paraId="2C59F7AC" w14:textId="24D43330">
      <w:pPr>
        <w:pStyle w:val="Heading3"/>
        <w:spacing w:line="480" w:lineRule="auto"/>
        <w:rPr>
          <w:rFonts w:ascii="Times New Roman" w:hAnsi="Times New Roman" w:cs="Times New Roman"/>
          <w:color w:val="000000" w:themeColor="text1"/>
          <w:sz w:val="24"/>
          <w:szCs w:val="24"/>
          <w:u w:val="single"/>
          <w:lang w:val="en-CA"/>
        </w:rPr>
      </w:pPr>
      <w:bookmarkStart w:name="_Toc204638488" w:id="248"/>
      <w:r>
        <w:rPr>
          <w:rFonts w:ascii="Times New Roman" w:hAnsi="Times New Roman" w:cs="Times New Roman"/>
          <w:color w:val="000000" w:themeColor="text1"/>
          <w:sz w:val="24"/>
          <w:szCs w:val="24"/>
          <w:u w:val="single"/>
          <w:lang w:val="en-CA"/>
        </w:rPr>
        <w:t>Effects of combined temperature variables</w:t>
      </w:r>
      <w:bookmarkEnd w:id="248"/>
    </w:p>
    <w:p w:rsidR="00645486" w:rsidP="00645486" w:rsidRDefault="007572CC" w14:paraId="22BDCAA4" w14:textId="6D0E4AC2">
      <w:pPr>
        <w:spacing w:line="480" w:lineRule="auto"/>
        <w:ind w:firstLine="720"/>
        <w:jc w:val="both"/>
        <w:rPr>
          <w:rFonts w:ascii="Times New Roman" w:hAnsi="Times New Roman" w:cs="Times New Roman"/>
          <w:lang w:val="en-CA"/>
        </w:rPr>
      </w:pPr>
      <w:r>
        <w:rPr>
          <w:rFonts w:ascii="Times New Roman" w:hAnsi="Times New Roman" w:cs="Times New Roman"/>
          <w:lang w:val="en-US"/>
        </w:rPr>
        <w:t xml:space="preserve">Once we identified, for both the onset and end of activity, the </w:t>
      </w:r>
      <w:r w:rsidR="006C5142">
        <w:rPr>
          <w:rFonts w:ascii="Times New Roman" w:hAnsi="Times New Roman" w:cs="Times New Roman"/>
          <w:lang w:val="en-US"/>
        </w:rPr>
        <w:t>best fitting model for the cold snaps and the temperature lag, we created models that investigate the combined effect</w:t>
      </w:r>
      <w:r w:rsidR="000D3E61">
        <w:rPr>
          <w:rFonts w:ascii="Times New Roman" w:hAnsi="Times New Roman" w:cs="Times New Roman"/>
          <w:lang w:val="en-US"/>
        </w:rPr>
        <w:t xml:space="preserve"> of those variables on the activity of the cardinals.</w:t>
      </w:r>
      <w:r w:rsidR="00FF0407">
        <w:rPr>
          <w:rFonts w:ascii="Times New Roman" w:hAnsi="Times New Roman" w:cs="Times New Roman"/>
          <w:lang w:val="en-US"/>
        </w:rPr>
        <w:t xml:space="preserve"> We also included all the previously mentioned </w:t>
      </w:r>
      <w:r w:rsidR="00AF16DD">
        <w:rPr>
          <w:rFonts w:ascii="Times New Roman" w:hAnsi="Times New Roman" w:cs="Times New Roman"/>
          <w:lang w:val="en-US"/>
        </w:rPr>
        <w:t xml:space="preserve">weather variables and fitted a set of </w:t>
      </w:r>
      <w:r w:rsidR="00645486">
        <w:rPr>
          <w:rFonts w:ascii="Times New Roman" w:hAnsi="Times New Roman" w:cs="Times New Roman"/>
          <w:lang w:val="en-US"/>
        </w:rPr>
        <w:t>5 different models.</w:t>
      </w:r>
      <w:r w:rsidR="00514EC9">
        <w:rPr>
          <w:rFonts w:ascii="Times New Roman" w:hAnsi="Times New Roman" w:cs="Times New Roman"/>
          <w:lang w:val="en-US"/>
        </w:rPr>
        <w:t xml:space="preserve"> </w:t>
      </w:r>
      <w:r w:rsidR="00896EBE">
        <w:rPr>
          <w:rFonts w:ascii="Times New Roman" w:hAnsi="Times New Roman" w:cs="Times New Roman"/>
          <w:lang w:val="en-US"/>
        </w:rPr>
        <w:t>To ease reading, only the models for the onset of activity will be described, but the same models were also built for the end of activity.</w:t>
      </w:r>
      <w:r w:rsidR="00645486">
        <w:rPr>
          <w:rFonts w:ascii="Times New Roman" w:hAnsi="Times New Roman" w:cs="Times New Roman"/>
          <w:lang w:val="en-US"/>
        </w:rPr>
        <w:t xml:space="preserve"> The first model is </w:t>
      </w:r>
      <w:r w:rsidR="00244D2A">
        <w:rPr>
          <w:rFonts w:ascii="Times New Roman" w:hAnsi="Times New Roman" w:cs="Times New Roman"/>
          <w:lang w:val="en-US"/>
        </w:rPr>
        <w:t>the “</w:t>
      </w:r>
      <w:r w:rsidR="00126518">
        <w:rPr>
          <w:rFonts w:ascii="Times New Roman" w:hAnsi="Times New Roman" w:cs="Times New Roman"/>
          <w:lang w:val="en-US"/>
        </w:rPr>
        <w:t>F</w:t>
      </w:r>
      <w:r w:rsidR="00244D2A">
        <w:rPr>
          <w:rFonts w:ascii="Times New Roman" w:hAnsi="Times New Roman" w:cs="Times New Roman"/>
          <w:lang w:val="en-US"/>
        </w:rPr>
        <w:t>ull model”</w:t>
      </w:r>
      <w:r w:rsidR="006418BE">
        <w:rPr>
          <w:rFonts w:ascii="Times New Roman" w:hAnsi="Times New Roman" w:cs="Times New Roman"/>
          <w:lang w:val="en-US"/>
        </w:rPr>
        <w:t xml:space="preserve"> including all the variables possible (</w:t>
      </w:r>
      <w:r w:rsidR="00C67FDF">
        <w:rPr>
          <w:rFonts w:ascii="Times New Roman" w:hAnsi="Times New Roman" w:cs="Times New Roman"/>
          <w:lang w:val="en-US"/>
        </w:rPr>
        <w:t xml:space="preserve">Change Point Sunrise ~ </w:t>
      </w:r>
      <w:r w:rsidR="00F62075">
        <w:rPr>
          <w:rFonts w:ascii="Times New Roman" w:hAnsi="Times New Roman" w:cs="Times New Roman"/>
          <w:lang w:val="en-US"/>
        </w:rPr>
        <w:t>s(Minimum temperature) + s(log</w:t>
      </w:r>
      <w:r w:rsidR="009044A0">
        <w:rPr>
          <w:rFonts w:ascii="Times New Roman" w:hAnsi="Times New Roman" w:cs="Times New Roman"/>
          <w:lang w:val="en-US"/>
        </w:rPr>
        <w:t>(Precipitations)) + s(Snow on the ground) + s(</w:t>
      </w:r>
      <w:r w:rsidR="007B0C0A">
        <w:rPr>
          <w:rFonts w:ascii="Times New Roman" w:hAnsi="Times New Roman" w:cs="Times New Roman"/>
          <w:lang w:val="en-US"/>
        </w:rPr>
        <w:t>Mean temperature lag 5) + Cold snap 5</w:t>
      </w:r>
      <w:r w:rsidR="007A2894">
        <w:rPr>
          <w:rFonts w:ascii="Times New Roman" w:hAnsi="Times New Roman" w:cs="Times New Roman"/>
          <w:lang w:val="en-US"/>
        </w:rPr>
        <w:t xml:space="preserve"> + s(Speed of maximum gust of wind) + s(Winter</w:t>
      </w:r>
      <w:r w:rsidR="007F4ECD">
        <w:rPr>
          <w:rFonts w:ascii="Times New Roman" w:hAnsi="Times New Roman" w:cs="Times New Roman"/>
          <w:lang w:val="en-US"/>
        </w:rPr>
        <w:t>, bs = “</w:t>
      </w:r>
      <w:r w:rsidR="00B526D2">
        <w:rPr>
          <w:rFonts w:ascii="Times New Roman" w:hAnsi="Times New Roman" w:cs="Times New Roman"/>
          <w:lang w:val="en-US"/>
        </w:rPr>
        <w:t>re</w:t>
      </w:r>
      <w:r w:rsidR="007F4ECD">
        <w:rPr>
          <w:rFonts w:ascii="Times New Roman" w:hAnsi="Times New Roman" w:cs="Times New Roman"/>
          <w:lang w:val="en-US"/>
        </w:rPr>
        <w:t>”</w:t>
      </w:r>
      <w:r w:rsidR="007A2894">
        <w:rPr>
          <w:rFonts w:ascii="Times New Roman" w:hAnsi="Times New Roman" w:cs="Times New Roman"/>
          <w:lang w:val="en-US"/>
        </w:rPr>
        <w:t>)</w:t>
      </w:r>
      <w:r w:rsidR="007F4ECD">
        <w:rPr>
          <w:rFonts w:ascii="Times New Roman" w:hAnsi="Times New Roman" w:cs="Times New Roman"/>
          <w:lang w:val="en-US"/>
        </w:rPr>
        <w:t xml:space="preserve"> + s(ID, bs = “</w:t>
      </w:r>
      <w:r w:rsidR="00B526D2">
        <w:rPr>
          <w:rFonts w:ascii="Times New Roman" w:hAnsi="Times New Roman" w:cs="Times New Roman"/>
          <w:lang w:val="en-US"/>
        </w:rPr>
        <w:t>re</w:t>
      </w:r>
      <w:r w:rsidR="007F4ECD">
        <w:rPr>
          <w:rFonts w:ascii="Times New Roman" w:hAnsi="Times New Roman" w:cs="Times New Roman"/>
          <w:lang w:val="en-US"/>
        </w:rPr>
        <w:t>”)</w:t>
      </w:r>
      <w:r w:rsidR="005E2BBC">
        <w:rPr>
          <w:rFonts w:ascii="Times New Roman" w:hAnsi="Times New Roman" w:cs="Times New Roman"/>
          <w:lang w:val="en-US"/>
        </w:rPr>
        <w:t xml:space="preserve"> + s(Site</w:t>
      </w:r>
      <w:r w:rsidR="00B526D2">
        <w:rPr>
          <w:rFonts w:ascii="Times New Roman" w:hAnsi="Times New Roman" w:cs="Times New Roman"/>
          <w:lang w:val="en-US"/>
        </w:rPr>
        <w:t>, bs = “re”)</w:t>
      </w:r>
      <w:r w:rsidR="00CD33B6">
        <w:rPr>
          <w:rFonts w:ascii="Times New Roman" w:hAnsi="Times New Roman" w:cs="Times New Roman"/>
          <w:lang w:val="en-US"/>
        </w:rPr>
        <w:t>)</w:t>
      </w:r>
      <w:r w:rsidR="00AA29CB">
        <w:rPr>
          <w:rFonts w:ascii="Times New Roman" w:hAnsi="Times New Roman" w:cs="Times New Roman"/>
          <w:lang w:val="en-US"/>
        </w:rPr>
        <w:t xml:space="preserve">. The second model is </w:t>
      </w:r>
      <w:r w:rsidR="00A90068">
        <w:rPr>
          <w:rFonts w:ascii="Times New Roman" w:hAnsi="Times New Roman" w:cs="Times New Roman"/>
          <w:lang w:val="en-US"/>
        </w:rPr>
        <w:t>a “</w:t>
      </w:r>
      <w:r w:rsidR="0065436D">
        <w:rPr>
          <w:rFonts w:ascii="Times New Roman" w:hAnsi="Times New Roman" w:cs="Times New Roman"/>
          <w:lang w:val="en-US"/>
        </w:rPr>
        <w:t xml:space="preserve">Precipitation model” and focuses on both snow and rain </w:t>
      </w:r>
      <w:r w:rsidR="00AC09F9">
        <w:rPr>
          <w:rFonts w:ascii="Times New Roman" w:hAnsi="Times New Roman" w:cs="Times New Roman"/>
          <w:lang w:val="en-US"/>
        </w:rPr>
        <w:t>(Change Point Sunrise ~ s(log(Precipitations)) + s(Snow on the ground) + s(Mean temperature lag 5) + Cold snap 5 + s(Winter, bs = “re”) + s(ID, bs = “re”) + s(Site, bs = “re”)</w:t>
      </w:r>
      <w:r w:rsidR="00CD33B6">
        <w:rPr>
          <w:rFonts w:ascii="Times New Roman" w:hAnsi="Times New Roman" w:cs="Times New Roman"/>
          <w:lang w:val="en-US"/>
        </w:rPr>
        <w:t>)</w:t>
      </w:r>
      <w:r w:rsidR="00AC09F9">
        <w:rPr>
          <w:rFonts w:ascii="Times New Roman" w:hAnsi="Times New Roman" w:cs="Times New Roman"/>
          <w:lang w:val="en-US"/>
        </w:rPr>
        <w:t>.</w:t>
      </w:r>
      <w:r w:rsidR="007F6697">
        <w:rPr>
          <w:rFonts w:ascii="Times New Roman" w:hAnsi="Times New Roman" w:cs="Times New Roman"/>
          <w:lang w:val="en-US"/>
        </w:rPr>
        <w:t xml:space="preserve"> The third model we looked at is the “Temperature model”, containing only the temperature variables (Change Point Sunrise ~ s(Minimum temperature) + s(Mean temperature lag 5) + Cold snap 5 + s(Speed of maximum gust of wind) + s(Winter, bs = “re”) + s(ID, bs = “re”) + s(Site, bs = “re”)</w:t>
      </w:r>
      <w:r w:rsidR="00CD33B6">
        <w:rPr>
          <w:rFonts w:ascii="Times New Roman" w:hAnsi="Times New Roman" w:cs="Times New Roman"/>
          <w:lang w:val="en-US"/>
        </w:rPr>
        <w:t>)</w:t>
      </w:r>
      <w:r w:rsidR="007F6697">
        <w:rPr>
          <w:rFonts w:ascii="Times New Roman" w:hAnsi="Times New Roman" w:cs="Times New Roman"/>
          <w:lang w:val="en-US"/>
        </w:rPr>
        <w:t>.</w:t>
      </w:r>
      <w:r w:rsidR="00D72B36">
        <w:rPr>
          <w:rFonts w:ascii="Times New Roman" w:hAnsi="Times New Roman" w:cs="Times New Roman"/>
          <w:lang w:val="en-US"/>
        </w:rPr>
        <w:t xml:space="preserve"> The fourth model is the “Extreme temperature” one, including this time solely the </w:t>
      </w:r>
      <w:r w:rsidR="006549DE">
        <w:rPr>
          <w:rFonts w:ascii="Times New Roman" w:hAnsi="Times New Roman" w:cs="Times New Roman"/>
          <w:lang w:val="en-US"/>
        </w:rPr>
        <w:t>temperature lag and cold snap variables (Change Point Sunrise ~ s(Mean temperature lag 5) + Cold snap 5 + s(Winter, bs = “re”) + s(ID, bs = “re”) + s(Site, bs = “re”)</w:t>
      </w:r>
      <w:r w:rsidR="00CD33B6">
        <w:rPr>
          <w:rFonts w:ascii="Times New Roman" w:hAnsi="Times New Roman" w:cs="Times New Roman"/>
          <w:lang w:val="en-US"/>
        </w:rPr>
        <w:t>)</w:t>
      </w:r>
      <w:r w:rsidR="006549DE">
        <w:rPr>
          <w:rFonts w:ascii="Times New Roman" w:hAnsi="Times New Roman" w:cs="Times New Roman"/>
          <w:lang w:val="en-US"/>
        </w:rPr>
        <w:t>.</w:t>
      </w:r>
      <w:r w:rsidR="00CD33B6">
        <w:rPr>
          <w:rFonts w:ascii="Times New Roman" w:hAnsi="Times New Roman" w:cs="Times New Roman"/>
          <w:lang w:val="en-US"/>
        </w:rPr>
        <w:t xml:space="preserve"> Finally, the last model we </w:t>
      </w:r>
      <w:proofErr w:type="gramStart"/>
      <w:r w:rsidR="00CD33B6">
        <w:rPr>
          <w:rFonts w:ascii="Times New Roman" w:hAnsi="Times New Roman" w:cs="Times New Roman"/>
          <w:lang w:val="en-US"/>
        </w:rPr>
        <w:t>looked into</w:t>
      </w:r>
      <w:proofErr w:type="gramEnd"/>
      <w:r w:rsidR="00CD33B6">
        <w:rPr>
          <w:rFonts w:ascii="Times New Roman" w:hAnsi="Times New Roman" w:cs="Times New Roman"/>
          <w:lang w:val="en-US"/>
        </w:rPr>
        <w:t xml:space="preserve"> is the “Null model”, containing only the random effects variables (Change Point Sunrise ~ s(Winter, bs = “re”) + s(ID, bs = “re”) + s(Site, bs = “re”)).</w:t>
      </w:r>
      <w:r w:rsidR="00FC177E">
        <w:rPr>
          <w:rFonts w:ascii="Times New Roman" w:hAnsi="Times New Roman" w:cs="Times New Roman"/>
          <w:lang w:val="en-US"/>
        </w:rPr>
        <w:t xml:space="preserve"> Once again, for both the onset and end of activity, we selected the best model using the lowest </w:t>
      </w:r>
      <w:proofErr w:type="spellStart"/>
      <w:r w:rsidR="00FC177E">
        <w:rPr>
          <w:rFonts w:ascii="Times New Roman" w:hAnsi="Times New Roman" w:cs="Times New Roman"/>
          <w:lang w:val="en-US"/>
        </w:rPr>
        <w:t>AICc</w:t>
      </w:r>
      <w:proofErr w:type="spellEnd"/>
      <w:r w:rsidR="00FC177E">
        <w:rPr>
          <w:rFonts w:ascii="Times New Roman" w:hAnsi="Times New Roman" w:cs="Times New Roman"/>
          <w:lang w:val="en-US"/>
        </w:rPr>
        <w:t xml:space="preserve"> value </w:t>
      </w:r>
      <w:r w:rsidR="00FC177E">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{"citationID":"SfYWwqqb","properties":{"formattedCitation":"(Burnham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FC177E">
        <w:rPr>
          <w:rFonts w:ascii="Times New Roman" w:hAnsi="Times New Roman" w:cs="Times New Roman"/>
          <w:lang w:val="en-CA"/>
        </w:rPr>
        <w:fldChar w:fldCharType="separate"/>
      </w:r>
      <w:r w:rsidR="00FC177E">
        <w:rPr>
          <w:rFonts w:ascii="Times New Roman" w:hAnsi="Times New Roman" w:cs="Times New Roman"/>
          <w:noProof/>
          <w:lang w:val="en-CA"/>
        </w:rPr>
        <w:t>(Burnham &amp; Anderson, 2002)</w:t>
      </w:r>
      <w:r w:rsidR="00FC177E">
        <w:rPr>
          <w:rFonts w:ascii="Times New Roman" w:hAnsi="Times New Roman" w:cs="Times New Roman"/>
          <w:lang w:val="en-CA"/>
        </w:rPr>
        <w:fldChar w:fldCharType="end"/>
      </w:r>
      <w:r w:rsidR="00FC177E">
        <w:rPr>
          <w:rFonts w:ascii="Times New Roman" w:hAnsi="Times New Roman" w:cs="Times New Roman"/>
          <w:lang w:val="en-CA"/>
        </w:rPr>
        <w:t>.</w:t>
      </w:r>
    </w:p>
    <w:p w:rsidR="00CF49CD" w:rsidP="00CF49CD" w:rsidRDefault="00CF49CD" w14:paraId="18D4CDE3" w14:textId="4E12B508">
      <w:pPr>
        <w:pStyle w:val="Heading3"/>
        <w:spacing w:line="480" w:lineRule="auto"/>
        <w:rPr>
          <w:rFonts w:ascii="Times New Roman" w:hAnsi="Times New Roman" w:cs="Times New Roman"/>
          <w:b/>
          <w:bCs/>
          <w:color w:val="000000" w:themeColor="text1"/>
          <w:lang w:val="en-CA"/>
        </w:rPr>
      </w:pPr>
      <w:bookmarkStart w:name="_Toc204638489" w:id="249"/>
      <w:r>
        <w:rPr>
          <w:rFonts w:ascii="Times New Roman" w:hAnsi="Times New Roman" w:cs="Times New Roman"/>
          <w:b/>
          <w:bCs/>
          <w:color w:val="000000" w:themeColor="text1"/>
          <w:lang w:val="en-CA"/>
        </w:rPr>
        <w:t>Results</w:t>
      </w:r>
      <w:bookmarkEnd w:id="249"/>
    </w:p>
    <w:p w:rsidRPr="0080628C" w:rsidR="00CF49CD" w:rsidP="00CF49CD" w:rsidRDefault="00CC7DEB" w14:paraId="36EB3630" w14:textId="1A42B88A">
      <w:pPr>
        <w:pStyle w:val="Heading3"/>
        <w:spacing w:line="480" w:lineRule="auto"/>
        <w:jc w:val="both"/>
        <w:rPr>
          <w:rFonts w:ascii="Times New Roman" w:hAnsi="Times New Roman" w:cs="Times New Roman"/>
          <w:b/>
          <w:bCs/>
          <w:color w:val="000000" w:themeColor="text1"/>
          <w:lang w:val="en-CA"/>
        </w:rPr>
      </w:pPr>
      <w:bookmarkStart w:name="_Toc204638490" w:id="250"/>
      <w:r>
        <w:rPr>
          <w:rFonts w:ascii="Times New Roman" w:hAnsi="Times New Roman" w:cs="Times New Roman"/>
          <w:color w:val="000000" w:themeColor="text1"/>
          <w:sz w:val="24"/>
          <w:szCs w:val="24"/>
          <w:u w:val="single"/>
          <w:lang w:val="en-CA"/>
        </w:rPr>
        <w:t>Temperature la</w:t>
      </w:r>
      <w:r w:rsidR="005D5790">
        <w:rPr>
          <w:rFonts w:ascii="Times New Roman" w:hAnsi="Times New Roman" w:cs="Times New Roman"/>
          <w:color w:val="000000" w:themeColor="text1"/>
          <w:sz w:val="24"/>
          <w:szCs w:val="24"/>
          <w:u w:val="single"/>
          <w:lang w:val="en-CA"/>
        </w:rPr>
        <w:t xml:space="preserve">g and </w:t>
      </w:r>
      <w:r w:rsidR="0018677D">
        <w:rPr>
          <w:rFonts w:ascii="Times New Roman" w:hAnsi="Times New Roman" w:cs="Times New Roman"/>
          <w:color w:val="000000" w:themeColor="text1"/>
          <w:sz w:val="24"/>
          <w:szCs w:val="24"/>
          <w:u w:val="single"/>
          <w:lang w:val="en-CA"/>
        </w:rPr>
        <w:t>cold snap model selection</w:t>
      </w:r>
      <w:bookmarkEnd w:id="250"/>
    </w:p>
    <w:p w:rsidR="00CF49CD" w:rsidP="00CF49CD" w:rsidRDefault="00536054" w14:paraId="7FDE93B0" w14:textId="715C2CD0">
      <w:pPr>
        <w:spacing w:line="480" w:lineRule="auto"/>
        <w:ind w:firstLine="720"/>
        <w:jc w:val="both"/>
        <w:rPr>
          <w:rFonts w:ascii="Times New Roman" w:hAnsi="Times New Roman" w:cs="Times New Roman"/>
          <w:lang w:val="en-CA"/>
        </w:rPr>
      </w:pPr>
      <w:r>
        <w:rPr>
          <w:rFonts w:ascii="Times New Roman" w:hAnsi="Times New Roman" w:cs="Times New Roman"/>
          <w:color w:val="000000"/>
          <w:u w:color="000000"/>
          <w:lang w:val="en-CA"/>
        </w:rPr>
        <w:t xml:space="preserve">The best model for the onset of activity of the cardinals </w:t>
      </w:r>
      <w:r w:rsidR="00DB4D40">
        <w:rPr>
          <w:rFonts w:ascii="Times New Roman" w:hAnsi="Times New Roman" w:cs="Times New Roman"/>
          <w:color w:val="000000"/>
          <w:u w:color="000000"/>
          <w:lang w:val="en-CA"/>
        </w:rPr>
        <w:t>is the 5-day lag model</w:t>
      </w:r>
      <w:r w:rsidR="000E0AAC">
        <w:rPr>
          <w:rFonts w:ascii="Times New Roman" w:hAnsi="Times New Roman" w:cs="Times New Roman"/>
          <w:color w:val="000000"/>
          <w:u w:color="000000"/>
          <w:lang w:val="en-CA"/>
        </w:rPr>
        <w:t xml:space="preserve">, but </w:t>
      </w:r>
      <w:r w:rsidR="00DB4D40">
        <w:rPr>
          <w:rFonts w:ascii="Times New Roman" w:hAnsi="Times New Roman" w:cs="Times New Roman"/>
          <w:color w:val="000000"/>
          <w:u w:color="000000"/>
          <w:lang w:val="en-CA"/>
        </w:rPr>
        <w:t>it’s only marginally better</w:t>
      </w:r>
      <w:r w:rsidR="007C64FF">
        <w:rPr>
          <w:rFonts w:ascii="Times New Roman" w:hAnsi="Times New Roman" w:cs="Times New Roman"/>
          <w:color w:val="000000"/>
          <w:u w:color="000000"/>
          <w:lang w:val="en-CA"/>
        </w:rPr>
        <w:t xml:space="preserve"> </w:t>
      </w:r>
      <w:r w:rsidR="007C64FF">
        <w:rPr>
          <w:rFonts w:ascii="Times New Roman" w:hAnsi="Times New Roman" w:cs="Times New Roman"/>
          <w:color w:val="000000"/>
          <w:lang w:val="en-CA"/>
        </w:rPr>
        <w:t xml:space="preserve">(&lt; 1 </w:t>
      </w:r>
      <w:r w:rsidR="007C64FF">
        <w:rPr>
          <w:rFonts w:ascii="Symbol" w:hAnsi="Symbol" w:eastAsia="Symbol" w:cs="Symbol"/>
          <w:color w:val="000000"/>
          <w:lang w:val="en-CA"/>
        </w:rPr>
        <w:t>D</w:t>
      </w:r>
      <w:r w:rsidR="007C64FF">
        <w:rPr>
          <w:rFonts w:ascii="Times New Roman" w:hAnsi="Times New Roman" w:cs="Times New Roman"/>
          <w:color w:val="000000"/>
          <w:lang w:val="en-CA"/>
        </w:rPr>
        <w:t xml:space="preserve"> </w:t>
      </w:r>
      <w:proofErr w:type="spellStart"/>
      <w:r w:rsidR="007C64FF">
        <w:rPr>
          <w:rFonts w:ascii="Times New Roman" w:hAnsi="Times New Roman" w:cs="Times New Roman"/>
          <w:color w:val="000000"/>
          <w:lang w:val="en-CA"/>
        </w:rPr>
        <w:t>AICc</w:t>
      </w:r>
      <w:proofErr w:type="spellEnd"/>
      <w:r w:rsidR="007C64FF">
        <w:rPr>
          <w:rFonts w:ascii="Times New Roman" w:hAnsi="Times New Roman" w:cs="Times New Roman"/>
          <w:color w:val="000000"/>
          <w:lang w:val="en-CA"/>
        </w:rPr>
        <w:t xml:space="preserve"> values among all other models; </w:t>
      </w:r>
      <w:r w:rsidRPr="007C64FF" w:rsidR="007C64FF">
        <w:rPr>
          <w:rFonts w:ascii="Times New Roman" w:hAnsi="Times New Roman" w:cs="Times New Roman"/>
          <w:color w:val="000000"/>
          <w:highlight w:val="yellow"/>
          <w:lang w:val="en-CA"/>
        </w:rPr>
        <w:t>Table X</w:t>
      </w:r>
      <w:r w:rsidR="007C64FF">
        <w:rPr>
          <w:rFonts w:ascii="Times New Roman" w:hAnsi="Times New Roman" w:cs="Times New Roman"/>
          <w:color w:val="000000"/>
          <w:lang w:val="en-CA"/>
        </w:rPr>
        <w:t>).</w:t>
      </w:r>
      <w:r w:rsidR="007C64FF">
        <w:rPr>
          <w:rFonts w:ascii="Times New Roman" w:hAnsi="Times New Roman" w:cs="Times New Roman"/>
          <w:color w:val="000000"/>
          <w:u w:color="000000"/>
          <w:lang w:val="en-CA"/>
        </w:rPr>
        <w:t xml:space="preserve"> For</w:t>
      </w:r>
      <w:r w:rsidR="00052BC2">
        <w:rPr>
          <w:rFonts w:ascii="Times New Roman" w:hAnsi="Times New Roman" w:cs="Times New Roman"/>
          <w:color w:val="000000"/>
          <w:u w:color="000000"/>
          <w:lang w:val="en-CA"/>
        </w:rPr>
        <w:t xml:space="preserve"> the end </w:t>
      </w:r>
      <w:r w:rsidR="007C64FF">
        <w:rPr>
          <w:rFonts w:ascii="Times New Roman" w:hAnsi="Times New Roman" w:cs="Times New Roman"/>
          <w:color w:val="000000"/>
          <w:u w:color="000000"/>
          <w:lang w:val="en-CA"/>
        </w:rPr>
        <w:t>of</w:t>
      </w:r>
      <w:r w:rsidR="00052BC2">
        <w:rPr>
          <w:rFonts w:ascii="Times New Roman" w:hAnsi="Times New Roman" w:cs="Times New Roman"/>
          <w:color w:val="000000"/>
          <w:u w:color="000000"/>
          <w:lang w:val="en-CA"/>
        </w:rPr>
        <w:t xml:space="preserve"> activity however, the best model is the 2-day lag </w:t>
      </w:r>
      <w:r w:rsidR="00EF790B">
        <w:rPr>
          <w:rFonts w:ascii="Times New Roman" w:hAnsi="Times New Roman" w:cs="Times New Roman"/>
          <w:color w:val="000000"/>
          <w:u w:color="000000"/>
          <w:lang w:val="en-CA"/>
        </w:rPr>
        <w:t>one</w:t>
      </w:r>
      <w:r w:rsidR="007C64FF">
        <w:rPr>
          <w:rFonts w:ascii="Times New Roman" w:hAnsi="Times New Roman" w:cs="Times New Roman"/>
          <w:color w:val="000000"/>
          <w:u w:color="000000"/>
          <w:lang w:val="en-CA"/>
        </w:rPr>
        <w:t xml:space="preserve"> by far </w:t>
      </w:r>
      <w:r w:rsidR="007C64FF">
        <w:rPr>
          <w:rFonts w:ascii="Times New Roman" w:hAnsi="Times New Roman" w:cs="Times New Roman"/>
          <w:color w:val="000000"/>
          <w:lang w:val="en-CA"/>
        </w:rPr>
        <w:t xml:space="preserve">(&gt; 10 </w:t>
      </w:r>
      <w:r w:rsidR="007C64FF">
        <w:rPr>
          <w:rFonts w:ascii="Symbol" w:hAnsi="Symbol" w:eastAsia="Symbol" w:cs="Symbol"/>
          <w:color w:val="000000"/>
          <w:lang w:val="en-CA"/>
        </w:rPr>
        <w:t>D</w:t>
      </w:r>
      <w:r w:rsidR="007C64FF">
        <w:rPr>
          <w:rFonts w:ascii="Times New Roman" w:hAnsi="Times New Roman" w:cs="Times New Roman"/>
          <w:color w:val="000000"/>
          <w:lang w:val="en-CA"/>
        </w:rPr>
        <w:t xml:space="preserve"> </w:t>
      </w:r>
      <w:proofErr w:type="spellStart"/>
      <w:r w:rsidR="007C64FF">
        <w:rPr>
          <w:rFonts w:ascii="Times New Roman" w:hAnsi="Times New Roman" w:cs="Times New Roman"/>
          <w:color w:val="000000"/>
          <w:lang w:val="en-CA"/>
        </w:rPr>
        <w:t>AICc</w:t>
      </w:r>
      <w:proofErr w:type="spellEnd"/>
      <w:r w:rsidR="007C64FF">
        <w:rPr>
          <w:rFonts w:ascii="Times New Roman" w:hAnsi="Times New Roman" w:cs="Times New Roman"/>
          <w:color w:val="000000"/>
          <w:lang w:val="en-CA"/>
        </w:rPr>
        <w:t xml:space="preserve"> values among all other models; </w:t>
      </w:r>
      <w:r w:rsidRPr="00C572FD" w:rsidR="007C64FF">
        <w:rPr>
          <w:rFonts w:ascii="Times New Roman" w:hAnsi="Times New Roman" w:cs="Times New Roman"/>
          <w:color w:val="000000"/>
          <w:highlight w:val="yellow"/>
          <w:lang w:val="en-CA"/>
        </w:rPr>
        <w:t xml:space="preserve">Table </w:t>
      </w:r>
      <w:r w:rsidRPr="00C572FD" w:rsidR="00C572FD">
        <w:rPr>
          <w:rFonts w:ascii="Times New Roman" w:hAnsi="Times New Roman" w:cs="Times New Roman"/>
          <w:color w:val="000000"/>
          <w:highlight w:val="yellow"/>
          <w:lang w:val="en-CA"/>
        </w:rPr>
        <w:t>X</w:t>
      </w:r>
      <w:r w:rsidR="007C64FF">
        <w:rPr>
          <w:rFonts w:ascii="Times New Roman" w:hAnsi="Times New Roman" w:cs="Times New Roman"/>
          <w:color w:val="000000"/>
          <w:lang w:val="en-CA"/>
        </w:rPr>
        <w:t>).</w:t>
      </w:r>
      <w:r w:rsidR="00BC2D4C">
        <w:rPr>
          <w:rFonts w:ascii="Times New Roman" w:hAnsi="Times New Roman" w:cs="Times New Roman"/>
          <w:color w:val="000000"/>
          <w:u w:color="000000"/>
          <w:lang w:val="en-CA"/>
        </w:rPr>
        <w:t>Regarding</w:t>
      </w:r>
      <w:r w:rsidR="00A87051">
        <w:rPr>
          <w:rFonts w:ascii="Times New Roman" w:hAnsi="Times New Roman" w:cs="Times New Roman"/>
          <w:color w:val="000000"/>
          <w:u w:color="000000"/>
          <w:lang w:val="en-CA"/>
        </w:rPr>
        <w:t xml:space="preserve"> the cold snaps, the best model </w:t>
      </w:r>
      <w:r w:rsidR="00BC2D4C">
        <w:rPr>
          <w:rFonts w:ascii="Times New Roman" w:hAnsi="Times New Roman" w:cs="Times New Roman"/>
          <w:color w:val="000000"/>
          <w:u w:color="000000"/>
          <w:lang w:val="en-CA"/>
        </w:rPr>
        <w:t xml:space="preserve">for the onset of activity turned out to be the -5 ˚C model </w:t>
      </w:r>
      <w:r w:rsidR="00C572FD">
        <w:rPr>
          <w:rFonts w:ascii="Times New Roman" w:hAnsi="Times New Roman" w:cs="Times New Roman"/>
          <w:color w:val="000000"/>
          <w:lang w:val="en-CA"/>
        </w:rPr>
        <w:t xml:space="preserve">(&gt; 5 </w:t>
      </w:r>
      <w:r w:rsidR="00C572FD">
        <w:rPr>
          <w:rFonts w:ascii="Symbol" w:hAnsi="Symbol" w:eastAsia="Symbol" w:cs="Symbol"/>
          <w:color w:val="000000"/>
          <w:lang w:val="en-CA"/>
        </w:rPr>
        <w:t>D</w:t>
      </w:r>
      <w:r w:rsidR="00C572FD">
        <w:rPr>
          <w:rFonts w:ascii="Times New Roman" w:hAnsi="Times New Roman" w:cs="Times New Roman"/>
          <w:color w:val="000000"/>
          <w:lang w:val="en-CA"/>
        </w:rPr>
        <w:t xml:space="preserve"> </w:t>
      </w:r>
      <w:proofErr w:type="spellStart"/>
      <w:r w:rsidR="00C572FD">
        <w:rPr>
          <w:rFonts w:ascii="Times New Roman" w:hAnsi="Times New Roman" w:cs="Times New Roman"/>
          <w:color w:val="000000"/>
          <w:lang w:val="en-CA"/>
        </w:rPr>
        <w:t>AICc</w:t>
      </w:r>
      <w:proofErr w:type="spellEnd"/>
      <w:r w:rsidR="00C572FD">
        <w:rPr>
          <w:rFonts w:ascii="Times New Roman" w:hAnsi="Times New Roman" w:cs="Times New Roman"/>
          <w:color w:val="000000"/>
          <w:lang w:val="en-CA"/>
        </w:rPr>
        <w:t xml:space="preserve"> values among all other models; </w:t>
      </w:r>
      <w:r w:rsidRPr="00C572FD" w:rsidR="00C572FD">
        <w:rPr>
          <w:rFonts w:ascii="Times New Roman" w:hAnsi="Times New Roman" w:cs="Times New Roman"/>
          <w:color w:val="000000"/>
          <w:highlight w:val="yellow"/>
          <w:lang w:val="en-CA"/>
        </w:rPr>
        <w:t>Table X</w:t>
      </w:r>
      <w:r w:rsidR="00C572FD">
        <w:rPr>
          <w:rFonts w:ascii="Times New Roman" w:hAnsi="Times New Roman" w:cs="Times New Roman"/>
          <w:color w:val="000000"/>
          <w:lang w:val="en-CA"/>
        </w:rPr>
        <w:t xml:space="preserve">) and the best model for the end of activity was the -10 ˚C one (&gt; 2 </w:t>
      </w:r>
      <w:r w:rsidR="00C572FD">
        <w:rPr>
          <w:rFonts w:ascii="Symbol" w:hAnsi="Symbol" w:eastAsia="Symbol" w:cs="Symbol"/>
          <w:color w:val="000000"/>
          <w:lang w:val="en-CA"/>
        </w:rPr>
        <w:t>D</w:t>
      </w:r>
      <w:r w:rsidR="00C572FD">
        <w:rPr>
          <w:rFonts w:ascii="Times New Roman" w:hAnsi="Times New Roman" w:cs="Times New Roman"/>
          <w:color w:val="000000"/>
          <w:lang w:val="en-CA"/>
        </w:rPr>
        <w:t xml:space="preserve"> </w:t>
      </w:r>
      <w:proofErr w:type="spellStart"/>
      <w:r w:rsidR="00C572FD">
        <w:rPr>
          <w:rFonts w:ascii="Times New Roman" w:hAnsi="Times New Roman" w:cs="Times New Roman"/>
          <w:color w:val="000000"/>
          <w:lang w:val="en-CA"/>
        </w:rPr>
        <w:t>AICc</w:t>
      </w:r>
      <w:proofErr w:type="spellEnd"/>
      <w:r w:rsidR="00C572FD">
        <w:rPr>
          <w:rFonts w:ascii="Times New Roman" w:hAnsi="Times New Roman" w:cs="Times New Roman"/>
          <w:color w:val="000000"/>
          <w:lang w:val="en-CA"/>
        </w:rPr>
        <w:t xml:space="preserve"> values among all other models; </w:t>
      </w:r>
      <w:r w:rsidRPr="00C572FD" w:rsidR="00C572FD">
        <w:rPr>
          <w:rFonts w:ascii="Times New Roman" w:hAnsi="Times New Roman" w:cs="Times New Roman"/>
          <w:color w:val="000000"/>
          <w:highlight w:val="yellow"/>
          <w:lang w:val="en-CA"/>
        </w:rPr>
        <w:t>Table X</w:t>
      </w:r>
      <w:r w:rsidR="00C572FD">
        <w:rPr>
          <w:rFonts w:ascii="Times New Roman" w:hAnsi="Times New Roman" w:cs="Times New Roman"/>
          <w:color w:val="000000"/>
          <w:lang w:val="en-CA"/>
        </w:rPr>
        <w:t>).</w:t>
      </w:r>
    </w:p>
    <w:p w:rsidRPr="009B5391" w:rsidR="00E4524F" w:rsidP="00E4524F" w:rsidRDefault="00E4524F" w14:paraId="259621E6" w14:textId="77777777">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AE1521">
        <w:rPr>
          <w:rFonts w:ascii="Times New Roman" w:hAnsi="Times New Roman" w:cs="Times New Roman"/>
          <w:b/>
          <w:bCs/>
          <w:color w:val="000000" w:themeColor="text1"/>
          <w:highlight w:val="yellow"/>
          <w:lang w:val="en-CA"/>
        </w:rPr>
        <w:t>Table X</w:t>
      </w:r>
    </w:p>
    <w:p w:rsidR="00E4524F" w:rsidP="00E4524F" w:rsidRDefault="00E4524F" w14:paraId="0B9F487A" w14:textId="77CED3D7">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of generalized additive models (GAMs) with a comparing scale of effect of </w:t>
      </w:r>
      <w:r w:rsidR="00251D1D">
        <w:rPr>
          <w:rFonts w:ascii="Times New Roman" w:hAnsi="Times New Roman" w:cs="Times New Roman"/>
          <w:color w:val="000000"/>
          <w:lang w:val="en-CA"/>
        </w:rPr>
        <w:t>temperature lag</w:t>
      </w:r>
      <w:r>
        <w:rPr>
          <w:rFonts w:ascii="Times New Roman" w:hAnsi="Times New Roman" w:cs="Times New Roman"/>
          <w:color w:val="000000"/>
          <w:lang w:val="en-CA"/>
        </w:rPr>
        <w:t xml:space="preserve"> for northern cardinals </w:t>
      </w:r>
      <w:r w:rsidR="00D37EE5">
        <w:rPr>
          <w:rFonts w:ascii="Times New Roman" w:hAnsi="Times New Roman" w:cs="Times New Roman"/>
          <w:color w:val="000000"/>
          <w:lang w:val="en-CA"/>
        </w:rPr>
        <w:t xml:space="preserve">(n= 64) </w:t>
      </w:r>
      <w:r>
        <w:rPr>
          <w:rFonts w:ascii="Times New Roman" w:hAnsi="Times New Roman" w:cs="Times New Roman"/>
          <w:color w:val="000000"/>
          <w:lang w:val="en-CA"/>
        </w:rPr>
        <w:t>tracked across three sites in Montreal, Quebec, Canada</w:t>
      </w:r>
      <w:r w:rsidR="001C1FB5">
        <w:rPr>
          <w:rFonts w:ascii="Times New Roman" w:hAnsi="Times New Roman" w:cs="Times New Roman"/>
          <w:color w:val="000000"/>
          <w:lang w:val="en-CA"/>
        </w:rPr>
        <w:t xml:space="preserve"> between 2022 and 2025</w:t>
      </w:r>
      <w:r>
        <w:rPr>
          <w:rFonts w:ascii="Times New Roman" w:hAnsi="Times New Roman" w:cs="Times New Roman"/>
          <w:color w:val="000000"/>
          <w:lang w:val="en-CA"/>
        </w:rPr>
        <w:t>.</w:t>
      </w:r>
    </w:p>
    <w:tbl>
      <w:tblPr>
        <w:tblStyle w:val="TableGrid"/>
        <w:tblW w:w="0" w:type="auto"/>
        <w:jc w:val="right"/>
        <w:tblLook w:val="04A0" w:firstRow="1" w:lastRow="0" w:firstColumn="1" w:lastColumn="0" w:noHBand="0" w:noVBand="1"/>
      </w:tblPr>
      <w:tblGrid>
        <w:gridCol w:w="872"/>
        <w:gridCol w:w="1095"/>
        <w:gridCol w:w="5015"/>
        <w:gridCol w:w="966"/>
        <w:gridCol w:w="836"/>
        <w:gridCol w:w="566"/>
      </w:tblGrid>
      <w:tr w:rsidR="00A657C1" w:rsidTr="00965158" w14:paraId="14F1B30A" w14:textId="77777777">
        <w:trPr>
          <w:jc w:val="right"/>
        </w:trPr>
        <w:tc>
          <w:tcPr>
            <w:tcW w:w="872" w:type="dxa"/>
            <w:tcBorders>
              <w:left w:val="single" w:color="FFFFFF" w:sz="4" w:space="0"/>
              <w:right w:val="single" w:color="FFFFFF" w:sz="4" w:space="0"/>
            </w:tcBorders>
          </w:tcPr>
          <w:p w:rsidRPr="00FA689E" w:rsidR="00E4524F" w:rsidP="00E477D6" w:rsidRDefault="00D37EE5" w14:paraId="78AC3494" w14:textId="74E7EB1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108" w:type="dxa"/>
            <w:tcBorders>
              <w:left w:val="single" w:color="FFFFFF" w:sz="4" w:space="0"/>
              <w:right w:val="single" w:color="FFFFFF" w:sz="4" w:space="0"/>
            </w:tcBorders>
          </w:tcPr>
          <w:p w:rsidRPr="00FA689E" w:rsidR="00E4524F" w:rsidP="00E477D6" w:rsidRDefault="00E4524F" w14:paraId="0169FDD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129" w:type="dxa"/>
            <w:tcBorders>
              <w:left w:val="single" w:color="FFFFFF" w:sz="4" w:space="0"/>
              <w:right w:val="single" w:color="FFFFFF" w:sz="4" w:space="0"/>
            </w:tcBorders>
          </w:tcPr>
          <w:p w:rsidRPr="00FA689E" w:rsidR="00E4524F" w:rsidP="00E477D6" w:rsidRDefault="00E4524F" w14:paraId="5A3AEB8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837" w:type="dxa"/>
            <w:tcBorders>
              <w:left w:val="single" w:color="FFFFFF" w:sz="4" w:space="0"/>
              <w:right w:val="single" w:color="FFFFFF" w:sz="4" w:space="0"/>
            </w:tcBorders>
          </w:tcPr>
          <w:p w:rsidRPr="00FA689E" w:rsidR="00E4524F" w:rsidP="00E477D6" w:rsidRDefault="000906F1" w14:paraId="216B7C02" w14:textId="42380E6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38" w:type="dxa"/>
            <w:tcBorders>
              <w:left w:val="single" w:color="FFFFFF" w:sz="4" w:space="0"/>
              <w:right w:val="single" w:color="FFFFFF" w:sz="4" w:space="0"/>
            </w:tcBorders>
          </w:tcPr>
          <w:p w:rsidRPr="00FA689E" w:rsidR="00E4524F" w:rsidP="00E477D6" w:rsidRDefault="00E4524F" w14:paraId="33811A5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hAnsi="Symbol" w:eastAsia="Symbol" w:cs="Symbol"/>
                <w:color w:val="000000"/>
                <w:sz w:val="20"/>
                <w:szCs w:val="20"/>
                <w:lang w:val="en-CA"/>
              </w:rPr>
              <w:t>D</w:t>
            </w:r>
            <w:r w:rsidRPr="00FA689E">
              <w:rPr>
                <w:rFonts w:ascii="Times New Roman" w:hAnsi="Times New Roman" w:cs="Times New Roman"/>
                <w:color w:val="000000"/>
                <w:sz w:val="20"/>
                <w:szCs w:val="20"/>
                <w:lang w:val="en-CA"/>
              </w:rPr>
              <w:t xml:space="preserve"> </w:t>
            </w:r>
            <w:proofErr w:type="spellStart"/>
            <w:r w:rsidRPr="00FA689E">
              <w:rPr>
                <w:rFonts w:ascii="Times New Roman" w:hAnsi="Times New Roman" w:cs="Times New Roman"/>
                <w:color w:val="000000"/>
                <w:sz w:val="20"/>
                <w:szCs w:val="20"/>
                <w:lang w:val="en-CA"/>
              </w:rPr>
              <w:t>AICc</w:t>
            </w:r>
            <w:proofErr w:type="spellEnd"/>
          </w:p>
        </w:tc>
        <w:tc>
          <w:tcPr>
            <w:tcW w:w="566" w:type="dxa"/>
            <w:tcBorders>
              <w:left w:val="single" w:color="FFFFFF" w:sz="4" w:space="0"/>
              <w:right w:val="single" w:color="FFFFFF" w:sz="4" w:space="0"/>
            </w:tcBorders>
          </w:tcPr>
          <w:p w:rsidRPr="00FA689E" w:rsidR="00E4524F" w:rsidP="00E477D6" w:rsidRDefault="00E4524F" w14:paraId="7ADD401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A657C1" w:rsidTr="00965158" w14:paraId="0620C7FC" w14:textId="77777777">
        <w:trPr>
          <w:trHeight w:val="716"/>
          <w:jc w:val="right"/>
        </w:trPr>
        <w:tc>
          <w:tcPr>
            <w:tcW w:w="872" w:type="dxa"/>
            <w:tcBorders>
              <w:left w:val="single" w:color="FFFFFF" w:themeColor="background1" w:sz="4" w:space="0"/>
              <w:bottom w:val="single" w:color="FFFFFF" w:themeColor="background1" w:sz="4" w:space="0"/>
              <w:right w:val="single" w:color="FFFFFF" w:themeColor="background1" w:sz="4" w:space="0"/>
            </w:tcBorders>
          </w:tcPr>
          <w:p w:rsidRPr="00FA689E" w:rsidR="00E4524F" w:rsidP="00E477D6" w:rsidRDefault="00D37EE5" w14:paraId="176E4EF1" w14:textId="4722B6F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108" w:type="dxa"/>
            <w:tcBorders>
              <w:left w:val="single" w:color="FFFFFF" w:themeColor="background1" w:sz="4" w:space="0"/>
              <w:bottom w:val="single" w:color="FFFFFF" w:themeColor="background1" w:sz="4" w:space="0"/>
              <w:right w:val="single" w:color="FFFFFF" w:themeColor="background1" w:sz="4" w:space="0"/>
            </w:tcBorders>
          </w:tcPr>
          <w:p w:rsidR="00E4524F" w:rsidP="00E477D6" w:rsidRDefault="0084536C" w14:paraId="7DD731E3" w14:textId="0CEED4C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rsidRPr="00FA689E" w:rsidR="00EC4813" w:rsidP="00E477D6" w:rsidRDefault="00EC4813" w14:paraId="1FCC736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C4813" w:rsidP="00EC4813" w:rsidRDefault="0084536C" w14:paraId="2AE620F4" w14:textId="3D1BAEF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t>
            </w:r>
            <w:r w:rsidR="00C11A1F">
              <w:rPr>
                <w:rFonts w:ascii="Times New Roman" w:hAnsi="Times New Roman" w:cs="Times New Roman"/>
                <w:color w:val="000000"/>
                <w:sz w:val="20"/>
                <w:szCs w:val="20"/>
                <w:lang w:val="en-CA"/>
              </w:rPr>
              <w:t>-</w:t>
            </w:r>
            <w:r>
              <w:rPr>
                <w:rFonts w:ascii="Times New Roman" w:hAnsi="Times New Roman" w:cs="Times New Roman"/>
                <w:color w:val="000000"/>
                <w:sz w:val="20"/>
                <w:szCs w:val="20"/>
                <w:lang w:val="en-CA"/>
              </w:rPr>
              <w:t>day lag</w:t>
            </w:r>
          </w:p>
          <w:p w:rsidRPr="00FA689E" w:rsidR="00380161" w:rsidP="00EC4813" w:rsidRDefault="00380161" w14:paraId="49958F1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84536C" w:rsidP="0084536C" w:rsidRDefault="00C11A1F" w14:paraId="05876981" w14:textId="3DDC28B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w:t>
            </w:r>
            <w:r w:rsidR="0084536C">
              <w:rPr>
                <w:rFonts w:ascii="Times New Roman" w:hAnsi="Times New Roman" w:cs="Times New Roman"/>
                <w:color w:val="000000"/>
                <w:sz w:val="20"/>
                <w:szCs w:val="20"/>
                <w:lang w:val="en-CA"/>
              </w:rPr>
              <w:t xml:space="preserve"> lag</w:t>
            </w:r>
          </w:p>
          <w:p w:rsidRPr="00FA689E" w:rsidR="00380161" w:rsidP="0084536C" w:rsidRDefault="00380161" w14:paraId="385A4B9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84536C" w:rsidP="0084536C" w:rsidRDefault="00C11A1F" w14:paraId="0DE847B9" w14:textId="52B41F0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w:t>
            </w:r>
            <w:r w:rsidR="0084536C">
              <w:rPr>
                <w:rFonts w:ascii="Times New Roman" w:hAnsi="Times New Roman" w:cs="Times New Roman"/>
                <w:color w:val="000000"/>
                <w:sz w:val="20"/>
                <w:szCs w:val="20"/>
                <w:lang w:val="en-CA"/>
              </w:rPr>
              <w:t xml:space="preserve"> lag</w:t>
            </w:r>
          </w:p>
          <w:p w:rsidR="00380161" w:rsidP="0084536C" w:rsidRDefault="00380161" w14:paraId="3600FE9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84536C" w:rsidP="0084536C" w:rsidRDefault="00C11A1F" w14:paraId="59D27901" w14:textId="422E10B5">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w:t>
            </w:r>
            <w:r w:rsidR="0084536C">
              <w:rPr>
                <w:rFonts w:ascii="Times New Roman" w:hAnsi="Times New Roman" w:cs="Times New Roman"/>
                <w:color w:val="000000"/>
                <w:sz w:val="20"/>
                <w:szCs w:val="20"/>
                <w:lang w:val="en-CA"/>
              </w:rPr>
              <w:t xml:space="preserve"> lag</w:t>
            </w:r>
          </w:p>
          <w:p w:rsidRPr="00FA689E" w:rsidR="00380161" w:rsidP="0084536C" w:rsidRDefault="00380161" w14:paraId="36D4523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C11A1F" w:rsidP="00C11A1F" w:rsidRDefault="00C11A1F" w14:paraId="40F9A03E" w14:textId="5F6F143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rsidRPr="00FA689E" w:rsidR="00380161" w:rsidP="00C11A1F" w:rsidRDefault="00380161" w14:paraId="2EEB917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C11A1F" w:rsidP="00C11A1F" w:rsidRDefault="00C11A1F" w14:paraId="6607C305" w14:textId="1864711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rsidRPr="00FA689E" w:rsidR="00C11A1F" w:rsidP="00C11A1F" w:rsidRDefault="00C11A1F" w14:paraId="449EC254" w14:textId="77777777">
            <w:pPr>
              <w:tabs>
                <w:tab w:val="left" w:pos="20"/>
                <w:tab w:val="left" w:pos="392"/>
              </w:tabs>
              <w:autoSpaceDE w:val="0"/>
              <w:autoSpaceDN w:val="0"/>
              <w:adjustRightInd w:val="0"/>
              <w:rPr>
                <w:rFonts w:ascii="Times New Roman" w:hAnsi="Times New Roman" w:cs="Times New Roman"/>
                <w:color w:val="000000"/>
                <w:sz w:val="20"/>
                <w:szCs w:val="20"/>
                <w:lang w:val="en-CA"/>
              </w:rPr>
            </w:pPr>
          </w:p>
          <w:p w:rsidRPr="00FA689E" w:rsidR="00E4524F" w:rsidP="00E477D6" w:rsidRDefault="00E4524F" w14:paraId="296F62C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5129" w:type="dxa"/>
            <w:tcBorders>
              <w:left w:val="single" w:color="FFFFFF" w:themeColor="background1" w:sz="4" w:space="0"/>
              <w:bottom w:val="single" w:color="FFFFFF" w:themeColor="background1" w:sz="4" w:space="0"/>
              <w:right w:val="single" w:color="FFFFFF" w:themeColor="background1" w:sz="4" w:space="0"/>
            </w:tcBorders>
          </w:tcPr>
          <w:p w:rsidR="00E4524F" w:rsidP="00E477D6" w:rsidRDefault="00E2160C" w14:paraId="32CD076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Minimum temperature</w:t>
            </w:r>
            <w:r w:rsidRPr="00EC4813" w:rsidR="00E4524F">
              <w:rPr>
                <w:rFonts w:ascii="Times New Roman" w:hAnsi="Times New Roman" w:cs="Times New Roman"/>
                <w:color w:val="000000"/>
                <w:sz w:val="20"/>
                <w:szCs w:val="20"/>
                <w:lang w:val="en-CA"/>
              </w:rPr>
              <w:t xml:space="preserv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w:t>
            </w:r>
            <w:r w:rsidRPr="00EC4813" w:rsidR="00E4524F">
              <w:rPr>
                <w:rFonts w:ascii="Times New Roman" w:hAnsi="Times New Roman" w:cs="Times New Roman"/>
                <w:color w:val="000000"/>
                <w:sz w:val="20"/>
                <w:szCs w:val="20"/>
                <w:lang w:val="en-CA"/>
              </w:rPr>
              <w:t xml:space="preserve"> + </w:t>
            </w:r>
            <w:r w:rsidRPr="00EC4813">
              <w:rPr>
                <w:rFonts w:ascii="Times New Roman" w:hAnsi="Times New Roman" w:cs="Times New Roman"/>
                <w:color w:val="000000"/>
                <w:sz w:val="20"/>
                <w:szCs w:val="20"/>
                <w:lang w:val="en-CA"/>
              </w:rPr>
              <w:t xml:space="preserve">Snow on the ground </w:t>
            </w:r>
            <w:r w:rsidRPr="00EC4813" w:rsidR="00E4524F">
              <w:rPr>
                <w:rFonts w:ascii="Times New Roman" w:hAnsi="Times New Roman" w:cs="Times New Roman"/>
                <w:color w:val="000000"/>
                <w:sz w:val="20"/>
                <w:szCs w:val="20"/>
                <w:lang w:val="en-CA"/>
              </w:rPr>
              <w:t xml:space="preserve">+ </w:t>
            </w:r>
            <w:r w:rsidRPr="00EC4813" w:rsidR="00965158">
              <w:rPr>
                <w:rFonts w:ascii="Times New Roman" w:hAnsi="Times New Roman" w:cs="Times New Roman"/>
                <w:color w:val="000000"/>
                <w:sz w:val="20"/>
                <w:szCs w:val="20"/>
                <w:lang w:val="en-CA"/>
              </w:rPr>
              <w:t>Maximum speed of wind gust</w:t>
            </w:r>
          </w:p>
          <w:p w:rsidR="00EC4813" w:rsidP="00E477D6" w:rsidRDefault="00D218E5" w14:paraId="7DA7CAC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380161" w:rsidP="00E477D6" w:rsidRDefault="00380161" w14:paraId="79DC9550" w14:textId="62C50B65">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380161" w:rsidP="00E477D6" w:rsidRDefault="00380161" w14:paraId="388A53DA" w14:textId="5B5F4A5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380161" w:rsidP="00E477D6" w:rsidRDefault="00380161" w14:paraId="275ADE82" w14:textId="16E16CA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380161" w:rsidP="00E477D6" w:rsidRDefault="00380161" w14:paraId="05FD54FE" w14:textId="0984367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Pr="00EC4813" w:rsidR="00380161" w:rsidP="00E477D6" w:rsidRDefault="002D1BE1" w14:paraId="312E701F" w14:textId="41B0243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837" w:type="dxa"/>
            <w:tcBorders>
              <w:left w:val="single" w:color="FFFFFF" w:themeColor="background1" w:sz="4" w:space="0"/>
              <w:bottom w:val="single" w:color="FFFFFF" w:themeColor="background1" w:sz="4" w:space="0"/>
              <w:right w:val="single" w:color="FFFFFF" w:themeColor="background1" w:sz="4" w:space="0"/>
            </w:tcBorders>
          </w:tcPr>
          <w:p w:rsidR="00E4524F" w:rsidP="00E477D6" w:rsidRDefault="008C7917" w14:paraId="1F673F1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26753</w:t>
            </w:r>
            <w:r w:rsidR="00A657C1">
              <w:rPr>
                <w:rFonts w:ascii="Times New Roman" w:hAnsi="Times New Roman" w:cs="Times New Roman"/>
                <w:color w:val="000000"/>
                <w:sz w:val="20"/>
                <w:szCs w:val="20"/>
                <w:lang w:val="en-CA"/>
              </w:rPr>
              <w:t>.43</w:t>
            </w:r>
          </w:p>
          <w:p w:rsidR="00A657C1" w:rsidP="00E477D6" w:rsidRDefault="00A657C1" w14:paraId="514B22F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657C1" w:rsidP="00E477D6" w:rsidRDefault="005D4AF9" w14:paraId="7E0635B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26749.10</w:t>
            </w:r>
          </w:p>
          <w:p w:rsidR="004F6C37" w:rsidP="00E477D6" w:rsidRDefault="004F6C37" w14:paraId="67D0E38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F6C37" w:rsidP="00E477D6" w:rsidRDefault="004F6C37" w14:paraId="3350AFF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26741.93</w:t>
            </w:r>
          </w:p>
          <w:p w:rsidR="004F6C37" w:rsidP="00E477D6" w:rsidRDefault="004F6C37" w14:paraId="47DDDBD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F6C37" w:rsidP="00E477D6" w:rsidRDefault="004F6C37" w14:paraId="0D9D592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26736.</w:t>
            </w:r>
            <w:r w:rsidR="00DA36FB">
              <w:rPr>
                <w:rFonts w:ascii="Times New Roman" w:hAnsi="Times New Roman" w:cs="Times New Roman"/>
                <w:color w:val="000000"/>
                <w:sz w:val="20"/>
                <w:szCs w:val="20"/>
                <w:lang w:val="en-CA"/>
              </w:rPr>
              <w:t>89</w:t>
            </w:r>
          </w:p>
          <w:p w:rsidR="00DA36FB" w:rsidP="00E477D6" w:rsidRDefault="00DA36FB" w14:paraId="1BFC5C5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A36FB" w:rsidP="00E477D6" w:rsidRDefault="00BD0253" w14:paraId="0F1E615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26734.24</w:t>
            </w:r>
          </w:p>
          <w:p w:rsidR="00BD0253" w:rsidP="00E477D6" w:rsidRDefault="00BD0253" w14:paraId="21AFD7C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6378D" w:rsidR="00BD0253" w:rsidP="00E477D6" w:rsidRDefault="00BD0253" w14:paraId="79CBC8B4"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26733.69</w:t>
            </w:r>
          </w:p>
          <w:p w:rsidR="00BD0253" w:rsidP="00E477D6" w:rsidRDefault="00BD0253" w14:paraId="305317E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BD0253" w:rsidP="00E477D6" w:rsidRDefault="00F6378D" w14:paraId="7B7408F3" w14:textId="283EAA21">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26867.95</w:t>
            </w:r>
          </w:p>
        </w:tc>
        <w:tc>
          <w:tcPr>
            <w:tcW w:w="838" w:type="dxa"/>
            <w:tcBorders>
              <w:left w:val="single" w:color="FFFFFF" w:themeColor="background1" w:sz="4" w:space="0"/>
              <w:bottom w:val="single" w:color="FFFFFF" w:themeColor="background1" w:sz="4" w:space="0"/>
              <w:right w:val="single" w:color="FFFFFF" w:themeColor="background1" w:sz="4" w:space="0"/>
            </w:tcBorders>
          </w:tcPr>
          <w:p w:rsidR="00E4524F" w:rsidP="00E477D6" w:rsidRDefault="00A657C1" w14:paraId="7600B32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19.74</w:t>
            </w:r>
          </w:p>
          <w:p w:rsidR="005D4AF9" w:rsidP="00E477D6" w:rsidRDefault="005D4AF9" w14:paraId="1923EDB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D4AF9" w:rsidP="00E477D6" w:rsidRDefault="005D4AF9" w14:paraId="6D528B2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15.41</w:t>
            </w:r>
          </w:p>
          <w:p w:rsidR="004F6C37" w:rsidP="00E477D6" w:rsidRDefault="004F6C37" w14:paraId="565B50B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F6C37" w:rsidP="00E477D6" w:rsidRDefault="004F6C37" w14:paraId="2BD777E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8.24</w:t>
            </w:r>
          </w:p>
          <w:p w:rsidR="00DA36FB" w:rsidP="00E477D6" w:rsidRDefault="00DA36FB" w14:paraId="2F1EFE7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A36FB" w:rsidP="00E477D6" w:rsidRDefault="00DA36FB" w14:paraId="0448630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3.20</w:t>
            </w:r>
          </w:p>
          <w:p w:rsidR="00BD0253" w:rsidP="00E477D6" w:rsidRDefault="00BD0253" w14:paraId="550C1D0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BD0253" w:rsidP="00E477D6" w:rsidRDefault="00BD0253" w14:paraId="3B327B1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0.55</w:t>
            </w:r>
          </w:p>
          <w:p w:rsidR="00BD0253" w:rsidP="00E477D6" w:rsidRDefault="00BD0253" w14:paraId="7FCDED5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6378D" w:rsidR="00BD0253" w:rsidP="00E477D6" w:rsidRDefault="00BD0253" w14:paraId="44057785"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0.00</w:t>
            </w:r>
          </w:p>
          <w:p w:rsidR="00F6378D" w:rsidP="00E477D6" w:rsidRDefault="00F6378D" w14:paraId="0E3E224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F6378D" w:rsidP="00E477D6" w:rsidRDefault="00F6378D" w14:paraId="71331297" w14:textId="7CA5BC0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134.26</w:t>
            </w:r>
          </w:p>
        </w:tc>
        <w:tc>
          <w:tcPr>
            <w:tcW w:w="566" w:type="dxa"/>
            <w:tcBorders>
              <w:left w:val="single" w:color="FFFFFF" w:themeColor="background1" w:sz="4" w:space="0"/>
              <w:bottom w:val="single" w:color="FFFFFF" w:themeColor="background1" w:sz="4" w:space="0"/>
              <w:right w:val="single" w:color="FFFFFF" w:themeColor="background1" w:sz="4" w:space="0"/>
            </w:tcBorders>
          </w:tcPr>
          <w:p w:rsidR="00E4524F" w:rsidP="00E477D6" w:rsidRDefault="00A657C1" w14:paraId="135B17C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5D4AF9" w:rsidP="00E477D6" w:rsidRDefault="005D4AF9" w14:paraId="441CB05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D4AF9" w:rsidP="00E477D6" w:rsidRDefault="005D4AF9" w14:paraId="1926E48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4F6C37">
              <w:rPr>
                <w:rFonts w:ascii="Times New Roman" w:hAnsi="Times New Roman" w:cs="Times New Roman"/>
                <w:color w:val="000000"/>
                <w:sz w:val="20"/>
                <w:szCs w:val="20"/>
                <w:lang w:val="en-CA"/>
              </w:rPr>
              <w:t>00</w:t>
            </w:r>
          </w:p>
          <w:p w:rsidR="004F6C37" w:rsidP="00E477D6" w:rsidRDefault="004F6C37" w14:paraId="49901E5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F6C37" w:rsidP="00E477D6" w:rsidRDefault="004F6C37" w14:paraId="4B993A1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DA36FB" w:rsidP="00E477D6" w:rsidRDefault="00DA36FB" w14:paraId="123C2B0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A36FB" w:rsidP="00E477D6" w:rsidRDefault="00DA36FB" w14:paraId="3AC4DD2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BD0253" w:rsidP="00E477D6" w:rsidRDefault="00BD0253" w14:paraId="22B9FAB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BD0253" w:rsidP="00E477D6" w:rsidRDefault="00BD0253" w14:paraId="7C420FC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BD0253" w:rsidP="00E477D6" w:rsidRDefault="00BD0253" w14:paraId="0A69A65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6378D" w:rsidR="00BD0253" w:rsidP="00E477D6" w:rsidRDefault="00BD0253" w14:paraId="0AA3B0BC"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1.00</w:t>
            </w:r>
          </w:p>
          <w:p w:rsidR="00F6378D" w:rsidP="00E477D6" w:rsidRDefault="00F6378D" w14:paraId="0B6509B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F6378D" w:rsidP="00E477D6" w:rsidRDefault="00F6378D" w14:paraId="04F3556C" w14:textId="009A03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A657C1" w:rsidTr="00965158" w14:paraId="7F9E4DFC" w14:textId="77777777">
        <w:trPr>
          <w:jc w:val="right"/>
        </w:trPr>
        <w:tc>
          <w:tcPr>
            <w:tcW w:w="872"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Pr="00FA689E" w:rsidR="00E4524F" w:rsidP="00E477D6" w:rsidRDefault="00D37EE5" w14:paraId="32A4C76B" w14:textId="7584C73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108"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2D1BE1" w:rsidP="002D1BE1" w:rsidRDefault="002D1BE1" w14:paraId="73C6518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rsidRPr="00FA689E" w:rsidR="002D1BE1" w:rsidP="002D1BE1" w:rsidRDefault="002D1BE1" w14:paraId="1A31B42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D1BE1" w:rsidP="002D1BE1" w:rsidRDefault="002D1BE1" w14:paraId="7FD82FF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rsidRPr="00FA689E" w:rsidR="002D1BE1" w:rsidP="002D1BE1" w:rsidRDefault="002D1BE1" w14:paraId="23B5696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D1BE1" w:rsidP="002D1BE1" w:rsidRDefault="002D1BE1" w14:paraId="019A721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rsidRPr="00FA689E" w:rsidR="002D1BE1" w:rsidP="002D1BE1" w:rsidRDefault="002D1BE1" w14:paraId="1D186B2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D1BE1" w:rsidP="002D1BE1" w:rsidRDefault="002D1BE1" w14:paraId="4CD3558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rsidR="002D1BE1" w:rsidP="002D1BE1" w:rsidRDefault="002D1BE1" w14:paraId="62847D9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D1BE1" w:rsidP="002D1BE1" w:rsidRDefault="002D1BE1" w14:paraId="0FD2B07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rsidRPr="00FA689E" w:rsidR="002D1BE1" w:rsidP="002D1BE1" w:rsidRDefault="002D1BE1" w14:paraId="20C7CDC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2D1BE1" w:rsidP="002D1BE1" w:rsidRDefault="002D1BE1" w14:paraId="2C2ED06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rsidRPr="00FA689E" w:rsidR="002D1BE1" w:rsidP="002D1BE1" w:rsidRDefault="002D1BE1" w14:paraId="1AFE736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E4524F" w:rsidP="00145AFD" w:rsidRDefault="002D1BE1" w14:paraId="6F7D37B6" w14:textId="61E4D5B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129"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2D1BE1" w:rsidP="002D1BE1" w:rsidRDefault="002D1BE1" w14:paraId="5B0CCFB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 xml:space="preserve">Minimum temperature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 + Snow on the ground + Maximum speed of wind gust</w:t>
            </w:r>
          </w:p>
          <w:p w:rsidR="002D1BE1" w:rsidP="002D1BE1" w:rsidRDefault="002D1BE1" w14:paraId="1589E55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2D1BE1" w:rsidP="002D1BE1" w:rsidRDefault="002D1BE1" w14:paraId="663115F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2D1BE1" w:rsidP="002D1BE1" w:rsidRDefault="002D1BE1" w14:paraId="0424CE9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2D1BE1" w:rsidP="002D1BE1" w:rsidRDefault="002D1BE1" w14:paraId="13166E9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2D1BE1" w:rsidP="002D1BE1" w:rsidRDefault="002D1BE1" w14:paraId="5E9D7AB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Pr="00FA689E" w:rsidR="00E4524F" w:rsidP="002D1BE1" w:rsidRDefault="002D1BE1" w14:paraId="31CF363B" w14:textId="5A7A5D01">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837"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2D1BE1" w:rsidP="002D1BE1" w:rsidRDefault="005A7675" w14:paraId="75604BAC" w14:textId="76F8160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24024.54</w:t>
            </w:r>
          </w:p>
          <w:p w:rsidR="00656623" w:rsidP="002D1BE1" w:rsidRDefault="00656623" w14:paraId="2150077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56623" w:rsidP="002D1BE1" w:rsidRDefault="00656623" w14:paraId="50DA66C0" w14:textId="24610B0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24005.69</w:t>
            </w:r>
          </w:p>
          <w:p w:rsidR="00656623" w:rsidP="002D1BE1" w:rsidRDefault="00656623" w14:paraId="6DBE82A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E0160A" w:rsidR="00656623" w:rsidP="002D1BE1" w:rsidRDefault="00656623" w14:paraId="108F9136" w14:textId="1B642DF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23965.94</w:t>
            </w:r>
          </w:p>
          <w:p w:rsidR="00656623" w:rsidP="002D1BE1" w:rsidRDefault="00656623" w14:paraId="7A11796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56623" w:rsidP="002D1BE1" w:rsidRDefault="00E65DCF" w14:paraId="2840E9C4" w14:textId="76CE86E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24007.50</w:t>
            </w:r>
          </w:p>
          <w:p w:rsidR="00E65DCF" w:rsidP="002D1BE1" w:rsidRDefault="00E65DCF" w14:paraId="6E39B98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65DCF" w:rsidP="002D1BE1" w:rsidRDefault="00E65DCF" w14:paraId="28221432" w14:textId="07E542F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24018.26</w:t>
            </w:r>
          </w:p>
          <w:p w:rsidR="00E65DCF" w:rsidP="002D1BE1" w:rsidRDefault="00E65DCF" w14:paraId="73307C2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65DCF" w:rsidP="002D1BE1" w:rsidRDefault="00E65DCF" w14:paraId="08DE4C45" w14:textId="140DE3B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24019.82</w:t>
            </w:r>
          </w:p>
          <w:p w:rsidR="00E65DCF" w:rsidP="002D1BE1" w:rsidRDefault="00E65DCF" w14:paraId="233703D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E4524F" w:rsidP="00145AFD" w:rsidRDefault="00E65DCF" w14:paraId="5F606E3C" w14:textId="7F812D6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24090.85</w:t>
            </w:r>
          </w:p>
        </w:tc>
        <w:tc>
          <w:tcPr>
            <w:tcW w:w="838"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E4524F" w:rsidP="00E477D6" w:rsidRDefault="00E65DCF" w14:paraId="0812BE4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58.60</w:t>
            </w:r>
          </w:p>
          <w:p w:rsidR="00E65DCF" w:rsidP="00E477D6" w:rsidRDefault="00E65DCF" w14:paraId="30FE387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65DCF" w:rsidP="00E477D6" w:rsidRDefault="00550EBF" w14:paraId="781D64F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39.76</w:t>
            </w:r>
          </w:p>
          <w:p w:rsidR="00550EBF" w:rsidP="00E477D6" w:rsidRDefault="00550EBF" w14:paraId="0F17AB5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E0160A" w:rsidR="00550EBF" w:rsidP="00E477D6" w:rsidRDefault="00550EBF" w14:paraId="0EE0ABAD"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0.00</w:t>
            </w:r>
          </w:p>
          <w:p w:rsidR="00550EBF" w:rsidP="00E477D6" w:rsidRDefault="00550EBF" w14:paraId="5652BBA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50EBF" w:rsidP="00E477D6" w:rsidRDefault="00550EBF" w14:paraId="6675DB4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41.57</w:t>
            </w:r>
          </w:p>
          <w:p w:rsidR="00550EBF" w:rsidP="00E477D6" w:rsidRDefault="00550EBF" w14:paraId="3DA93C5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50EBF" w:rsidP="00E477D6" w:rsidRDefault="00550EBF" w14:paraId="59B52ED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52.33</w:t>
            </w:r>
          </w:p>
          <w:p w:rsidR="00550EBF" w:rsidP="00E477D6" w:rsidRDefault="00550EBF" w14:paraId="255D730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50EBF" w:rsidP="00E477D6" w:rsidRDefault="00E0160A" w14:paraId="2F9E192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53.89</w:t>
            </w:r>
          </w:p>
          <w:p w:rsidR="00E0160A" w:rsidP="00E477D6" w:rsidRDefault="00E0160A" w14:paraId="728B1D9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E0160A" w:rsidP="00E477D6" w:rsidRDefault="00E0160A" w14:paraId="795CDBD6" w14:textId="53C99DC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124.92</w:t>
            </w:r>
          </w:p>
        </w:tc>
        <w:tc>
          <w:tcPr>
            <w:tcW w:w="566"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E4524F" w:rsidP="00E477D6" w:rsidRDefault="00E0160A" w14:paraId="0D7ACD6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E0160A" w:rsidP="00E477D6" w:rsidRDefault="00E0160A" w14:paraId="7548A97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0160A" w:rsidP="00E477D6" w:rsidRDefault="00E0160A" w14:paraId="4DB19C5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E0160A" w:rsidP="00E477D6" w:rsidRDefault="00E0160A" w14:paraId="5D33803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E0160A" w:rsidR="00E0160A" w:rsidP="00E477D6" w:rsidRDefault="00E0160A" w14:paraId="6A70F253"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1.00</w:t>
            </w:r>
          </w:p>
          <w:p w:rsidR="00E0160A" w:rsidP="00E477D6" w:rsidRDefault="00E0160A" w14:paraId="391FF6F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0160A" w:rsidP="00E477D6" w:rsidRDefault="00E0160A" w14:paraId="2E93B78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E0160A" w:rsidP="00E477D6" w:rsidRDefault="00E0160A" w14:paraId="31A4061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0160A" w:rsidP="00E477D6" w:rsidRDefault="00E0160A" w14:paraId="3C1A8B9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E0160A" w:rsidP="00E477D6" w:rsidRDefault="00E0160A" w14:paraId="2935504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E0160A" w:rsidP="00E477D6" w:rsidRDefault="00E0160A" w14:paraId="0986068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E0160A" w:rsidP="00E477D6" w:rsidRDefault="00E0160A" w14:paraId="704540E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E0160A" w:rsidP="00E477D6" w:rsidRDefault="00E0160A" w14:paraId="1EBE2501" w14:textId="3F1F2C7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rsidR="0054527D" w:rsidP="003B71FD" w:rsidRDefault="0054527D" w14:paraId="279E9A87" w14:textId="77777777">
      <w:pPr>
        <w:spacing w:line="480" w:lineRule="auto"/>
        <w:jc w:val="both"/>
        <w:rPr>
          <w:rFonts w:ascii="Times New Roman" w:hAnsi="Times New Roman" w:cs="Times New Roman"/>
          <w:lang w:val="en-CA"/>
        </w:rPr>
      </w:pPr>
    </w:p>
    <w:p w:rsidRPr="009B5391" w:rsidR="00532011" w:rsidP="00532011" w:rsidRDefault="00532011" w14:paraId="25532814" w14:textId="77777777">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AE1521">
        <w:rPr>
          <w:rFonts w:ascii="Times New Roman" w:hAnsi="Times New Roman" w:cs="Times New Roman"/>
          <w:b/>
          <w:bCs/>
          <w:color w:val="000000" w:themeColor="text1"/>
          <w:highlight w:val="yellow"/>
          <w:lang w:val="en-CA"/>
        </w:rPr>
        <w:t>Table X</w:t>
      </w:r>
    </w:p>
    <w:p w:rsidR="00532011" w:rsidP="00532011" w:rsidRDefault="00532011" w14:paraId="02355AD1" w14:textId="55F8EDD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of generalized additive models (GAMs) with a comparing scale of effect of </w:t>
      </w:r>
      <w:r w:rsidR="00844955">
        <w:rPr>
          <w:rFonts w:ascii="Times New Roman" w:hAnsi="Times New Roman" w:cs="Times New Roman"/>
          <w:color w:val="000000"/>
          <w:lang w:val="en-CA"/>
        </w:rPr>
        <w:t>cold snap events</w:t>
      </w:r>
      <w:r>
        <w:rPr>
          <w:rFonts w:ascii="Times New Roman" w:hAnsi="Times New Roman" w:cs="Times New Roman"/>
          <w:color w:val="000000"/>
          <w:lang w:val="en-CA"/>
        </w:rPr>
        <w:t xml:space="preserve"> for northern cardinals (n= 64) tracked across three sites in Montreal, Quebec, Canada</w:t>
      </w:r>
      <w:r w:rsidR="001C1FB5">
        <w:rPr>
          <w:rFonts w:ascii="Times New Roman" w:hAnsi="Times New Roman" w:cs="Times New Roman"/>
          <w:color w:val="000000"/>
          <w:lang w:val="en-CA"/>
        </w:rPr>
        <w:t xml:space="preserve"> between 2022 and 2025</w:t>
      </w:r>
      <w:r>
        <w:rPr>
          <w:rFonts w:ascii="Times New Roman" w:hAnsi="Times New Roman" w:cs="Times New Roman"/>
          <w:color w:val="000000"/>
          <w:lang w:val="en-CA"/>
        </w:rPr>
        <w:t>.</w:t>
      </w:r>
    </w:p>
    <w:tbl>
      <w:tblPr>
        <w:tblStyle w:val="TableGrid"/>
        <w:tblW w:w="0" w:type="auto"/>
        <w:jc w:val="right"/>
        <w:tblLook w:val="04A0" w:firstRow="1" w:lastRow="0" w:firstColumn="1" w:lastColumn="0" w:noHBand="0" w:noVBand="1"/>
      </w:tblPr>
      <w:tblGrid>
        <w:gridCol w:w="872"/>
        <w:gridCol w:w="1108"/>
        <w:gridCol w:w="5013"/>
        <w:gridCol w:w="966"/>
        <w:gridCol w:w="825"/>
        <w:gridCol w:w="566"/>
      </w:tblGrid>
      <w:tr w:rsidR="00532011" w:rsidTr="008475ED" w14:paraId="6B6D3846" w14:textId="77777777">
        <w:trPr>
          <w:jc w:val="right"/>
        </w:trPr>
        <w:tc>
          <w:tcPr>
            <w:tcW w:w="872" w:type="dxa"/>
            <w:tcBorders>
              <w:left w:val="single" w:color="FFFFFF" w:sz="4" w:space="0"/>
              <w:right w:val="single" w:color="FFFFFF" w:sz="4" w:space="0"/>
            </w:tcBorders>
          </w:tcPr>
          <w:p w:rsidRPr="00FA689E" w:rsidR="00532011" w:rsidP="00E477D6" w:rsidRDefault="00532011" w14:paraId="53E9B0D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108" w:type="dxa"/>
            <w:tcBorders>
              <w:left w:val="single" w:color="FFFFFF" w:sz="4" w:space="0"/>
              <w:right w:val="single" w:color="FFFFFF" w:sz="4" w:space="0"/>
            </w:tcBorders>
          </w:tcPr>
          <w:p w:rsidRPr="00FA689E" w:rsidR="00532011" w:rsidP="00E477D6" w:rsidRDefault="00532011" w14:paraId="4732376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3" w:type="dxa"/>
            <w:tcBorders>
              <w:left w:val="single" w:color="FFFFFF" w:sz="4" w:space="0"/>
              <w:right w:val="single" w:color="FFFFFF" w:sz="4" w:space="0"/>
            </w:tcBorders>
          </w:tcPr>
          <w:p w:rsidRPr="00FA689E" w:rsidR="00532011" w:rsidP="00E477D6" w:rsidRDefault="00532011" w14:paraId="6C847D4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color="FFFFFF" w:sz="4" w:space="0"/>
              <w:right w:val="single" w:color="FFFFFF" w:sz="4" w:space="0"/>
            </w:tcBorders>
          </w:tcPr>
          <w:p w:rsidRPr="00FA689E" w:rsidR="00532011" w:rsidP="00E477D6" w:rsidRDefault="00532011" w14:paraId="31C6E73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25" w:type="dxa"/>
            <w:tcBorders>
              <w:left w:val="single" w:color="FFFFFF" w:sz="4" w:space="0"/>
              <w:right w:val="single" w:color="FFFFFF" w:sz="4" w:space="0"/>
            </w:tcBorders>
          </w:tcPr>
          <w:p w:rsidRPr="00FA689E" w:rsidR="00532011" w:rsidP="00E477D6" w:rsidRDefault="00532011" w14:paraId="36A1A59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hAnsi="Symbol" w:eastAsia="Symbol" w:cs="Symbol"/>
                <w:color w:val="000000"/>
                <w:sz w:val="20"/>
                <w:szCs w:val="20"/>
                <w:lang w:val="en-CA"/>
              </w:rPr>
              <w:t>D</w:t>
            </w:r>
            <w:r w:rsidRPr="00FA689E">
              <w:rPr>
                <w:rFonts w:ascii="Times New Roman" w:hAnsi="Times New Roman" w:cs="Times New Roman"/>
                <w:color w:val="000000"/>
                <w:sz w:val="20"/>
                <w:szCs w:val="20"/>
                <w:lang w:val="en-CA"/>
              </w:rPr>
              <w:t xml:space="preserve"> </w:t>
            </w:r>
            <w:proofErr w:type="spellStart"/>
            <w:r w:rsidRPr="00FA689E">
              <w:rPr>
                <w:rFonts w:ascii="Times New Roman" w:hAnsi="Times New Roman" w:cs="Times New Roman"/>
                <w:color w:val="000000"/>
                <w:sz w:val="20"/>
                <w:szCs w:val="20"/>
                <w:lang w:val="en-CA"/>
              </w:rPr>
              <w:t>AICc</w:t>
            </w:r>
            <w:proofErr w:type="spellEnd"/>
          </w:p>
        </w:tc>
        <w:tc>
          <w:tcPr>
            <w:tcW w:w="566" w:type="dxa"/>
            <w:tcBorders>
              <w:left w:val="single" w:color="FFFFFF" w:sz="4" w:space="0"/>
              <w:right w:val="single" w:color="FFFFFF" w:sz="4" w:space="0"/>
            </w:tcBorders>
          </w:tcPr>
          <w:p w:rsidRPr="00FA689E" w:rsidR="00532011" w:rsidP="00E477D6" w:rsidRDefault="00532011" w14:paraId="72596B1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Pr="00BF07DD" w:rsidR="00532011" w:rsidTr="00D340BD" w14:paraId="53E1EBE2" w14:textId="77777777">
        <w:trPr>
          <w:trHeight w:val="716"/>
          <w:jc w:val="right"/>
        </w:trPr>
        <w:tc>
          <w:tcPr>
            <w:tcW w:w="872" w:type="dxa"/>
            <w:tcBorders>
              <w:left w:val="single" w:color="FFFFFF" w:themeColor="background1" w:sz="4" w:space="0"/>
              <w:bottom w:val="single" w:color="FFFFFF" w:themeColor="background1" w:sz="4" w:space="0"/>
              <w:right w:val="single" w:color="FFFFFF" w:themeColor="background1" w:sz="4" w:space="0"/>
            </w:tcBorders>
          </w:tcPr>
          <w:p w:rsidRPr="00FA689E" w:rsidR="00532011" w:rsidP="00E477D6" w:rsidRDefault="00532011" w14:paraId="5814D22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108" w:type="dxa"/>
            <w:tcBorders>
              <w:left w:val="single" w:color="FFFFFF" w:themeColor="background1" w:sz="4" w:space="0"/>
              <w:bottom w:val="single" w:color="FFFFFF" w:themeColor="background1" w:sz="4" w:space="0"/>
              <w:right w:val="single" w:color="FFFFFF" w:themeColor="background1" w:sz="4" w:space="0"/>
            </w:tcBorders>
          </w:tcPr>
          <w:p w:rsidR="00532011" w:rsidP="00E477D6" w:rsidRDefault="00532011" w14:paraId="31D03F8C" w14:textId="042A657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No </w:t>
            </w:r>
            <w:r w:rsidR="00A038F2">
              <w:rPr>
                <w:rFonts w:ascii="Times New Roman" w:hAnsi="Times New Roman" w:cs="Times New Roman"/>
                <w:color w:val="000000"/>
                <w:sz w:val="20"/>
                <w:szCs w:val="20"/>
                <w:lang w:val="en-CA"/>
              </w:rPr>
              <w:t>snap</w:t>
            </w:r>
          </w:p>
          <w:p w:rsidRPr="00FA689E" w:rsidR="00532011" w:rsidP="00E477D6" w:rsidRDefault="00532011" w14:paraId="1D22BBF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532011" w:rsidP="00E477D6" w:rsidRDefault="00037FCB" w14:paraId="5891F854" w14:textId="3104DD11">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rsidRPr="00FA689E" w:rsidR="00532011" w:rsidP="00E477D6" w:rsidRDefault="00532011" w14:paraId="72F0832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037FCB" w:rsidP="00037FCB" w:rsidRDefault="00037FCB" w14:paraId="3B180DFA" w14:textId="4568EFFD">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8475ED">
              <w:rPr>
                <w:rFonts w:ascii="Times New Roman" w:hAnsi="Times New Roman" w:cs="Times New Roman"/>
                <w:color w:val="000000"/>
                <w:sz w:val="20"/>
                <w:szCs w:val="20"/>
                <w:lang w:val="en-CA"/>
              </w:rPr>
              <w:t>7</w:t>
            </w:r>
            <w:r>
              <w:rPr>
                <w:rFonts w:ascii="Times New Roman" w:hAnsi="Times New Roman" w:cs="Times New Roman"/>
                <w:color w:val="000000"/>
                <w:sz w:val="20"/>
                <w:szCs w:val="20"/>
                <w:lang w:val="en-CA"/>
              </w:rPr>
              <w:t>˚C snap</w:t>
            </w:r>
          </w:p>
          <w:p w:rsidRPr="00FA689E" w:rsidR="00532011" w:rsidP="00E477D6" w:rsidRDefault="00532011" w14:paraId="734540F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037FCB" w:rsidP="00037FCB" w:rsidRDefault="00037FCB" w14:paraId="4A6A15F7" w14:textId="3B1AB5E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8475ED">
              <w:rPr>
                <w:rFonts w:ascii="Times New Roman" w:hAnsi="Times New Roman" w:cs="Times New Roman"/>
                <w:color w:val="000000"/>
                <w:sz w:val="20"/>
                <w:szCs w:val="20"/>
                <w:lang w:val="en-CA"/>
              </w:rPr>
              <w:t>10</w:t>
            </w:r>
            <w:r>
              <w:rPr>
                <w:rFonts w:ascii="Times New Roman" w:hAnsi="Times New Roman" w:cs="Times New Roman"/>
                <w:color w:val="000000"/>
                <w:sz w:val="20"/>
                <w:szCs w:val="20"/>
                <w:lang w:val="en-CA"/>
              </w:rPr>
              <w:t>˚C snap</w:t>
            </w:r>
          </w:p>
          <w:p w:rsidRPr="00FA689E" w:rsidR="00532011" w:rsidP="00037FCB" w:rsidRDefault="00532011" w14:paraId="010B1DC3" w14:textId="77777777">
            <w:pPr>
              <w:tabs>
                <w:tab w:val="left" w:pos="20"/>
                <w:tab w:val="left" w:pos="392"/>
              </w:tabs>
              <w:autoSpaceDE w:val="0"/>
              <w:autoSpaceDN w:val="0"/>
              <w:adjustRightInd w:val="0"/>
              <w:rPr>
                <w:rFonts w:ascii="Times New Roman" w:hAnsi="Times New Roman" w:cs="Times New Roman"/>
                <w:color w:val="000000"/>
                <w:sz w:val="20"/>
                <w:szCs w:val="20"/>
                <w:lang w:val="en-CA"/>
              </w:rPr>
            </w:pPr>
          </w:p>
          <w:p w:rsidRPr="00FA689E" w:rsidR="00532011" w:rsidP="00643E2A" w:rsidRDefault="00532011" w14:paraId="1B414697" w14:textId="5BDB595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left w:val="single" w:color="FFFFFF" w:themeColor="background1" w:sz="4" w:space="0"/>
              <w:bottom w:val="single" w:color="FFFFFF" w:themeColor="background1" w:sz="4" w:space="0"/>
              <w:right w:val="single" w:color="FFFFFF" w:themeColor="background1" w:sz="4" w:space="0"/>
            </w:tcBorders>
          </w:tcPr>
          <w:p w:rsidR="00532011" w:rsidP="00967117" w:rsidRDefault="00BF07DD" w14:paraId="474602F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w:t>
            </w:r>
            <w:r w:rsidR="00967117">
              <w:rPr>
                <w:rFonts w:ascii="Times New Roman" w:hAnsi="Times New Roman" w:cs="Times New Roman"/>
                <w:color w:val="000000"/>
                <w:sz w:val="20"/>
                <w:szCs w:val="20"/>
                <w:lang w:val="en-CA"/>
              </w:rPr>
              <w:t xml:space="preserve"> + Maximum speed of wind gust</w:t>
            </w:r>
          </w:p>
          <w:p w:rsidR="008475ED" w:rsidP="00967117" w:rsidRDefault="008475ED" w14:paraId="39F525D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rsidR="008475ED" w:rsidP="00967117" w:rsidRDefault="008475ED" w14:paraId="53993F8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rsidR="008475ED" w:rsidP="00967117" w:rsidRDefault="008475ED" w14:paraId="5442376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rsidRPr="00EC4813" w:rsidR="008475ED" w:rsidP="00967117" w:rsidRDefault="008475ED" w14:paraId="3A2C4497" w14:textId="4098881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left w:val="single" w:color="FFFFFF" w:themeColor="background1" w:sz="4" w:space="0"/>
              <w:bottom w:val="single" w:color="FFFFFF" w:themeColor="background1" w:sz="4" w:space="0"/>
              <w:right w:val="single" w:color="FFFFFF" w:themeColor="background1" w:sz="4" w:space="0"/>
            </w:tcBorders>
          </w:tcPr>
          <w:p w:rsidR="00532011" w:rsidP="00E477D6" w:rsidRDefault="00C17FAA" w14:paraId="2F2715F7" w14:textId="37B9189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26768.80</w:t>
            </w:r>
          </w:p>
          <w:p w:rsidR="00C17FAA" w:rsidP="00E477D6" w:rsidRDefault="00C17FAA" w14:paraId="2EA1A6E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643E2A" w:rsidR="00C17FAA" w:rsidP="00E477D6" w:rsidRDefault="00C17FAA" w14:paraId="5AD8381B" w14:textId="0A5D14CD">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26761.39</w:t>
            </w:r>
          </w:p>
          <w:p w:rsidR="00C17FAA" w:rsidP="00E477D6" w:rsidRDefault="00C17FAA" w14:paraId="3345C14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C17FAA" w:rsidP="00E477D6" w:rsidRDefault="00D340BD" w14:paraId="49E01A9B" w14:textId="34C06F6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26766.92</w:t>
            </w:r>
          </w:p>
          <w:p w:rsidR="00D340BD" w:rsidP="00E477D6" w:rsidRDefault="00D340BD" w14:paraId="78F4D6D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340BD" w:rsidP="00E477D6" w:rsidRDefault="00D340BD" w14:paraId="11CB8C02" w14:textId="5AFB12E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26770.65</w:t>
            </w:r>
          </w:p>
          <w:p w:rsidR="00D340BD" w:rsidP="00E477D6" w:rsidRDefault="00D340BD" w14:paraId="453D2A7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D340BD" w:rsidP="00E477D6" w:rsidRDefault="00D340BD" w14:paraId="3EE33A08" w14:textId="17711B71">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26873.30</w:t>
            </w:r>
          </w:p>
          <w:p w:rsidRPr="00FA689E" w:rsidR="00532011" w:rsidP="00E477D6" w:rsidRDefault="00532011" w14:paraId="09826ED7" w14:textId="1538AA6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825" w:type="dxa"/>
            <w:tcBorders>
              <w:left w:val="single" w:color="FFFFFF" w:themeColor="background1" w:sz="4" w:space="0"/>
              <w:bottom w:val="single" w:color="FFFFFF" w:themeColor="background1" w:sz="4" w:space="0"/>
              <w:right w:val="single" w:color="FFFFFF" w:themeColor="background1" w:sz="4" w:space="0"/>
            </w:tcBorders>
          </w:tcPr>
          <w:p w:rsidR="00532011" w:rsidP="00D340BD" w:rsidRDefault="00C17FAA" w14:paraId="1C69AB06" w14:textId="4EE66B8D">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7.41</w:t>
            </w:r>
          </w:p>
          <w:p w:rsidR="00D340BD" w:rsidP="00D340BD" w:rsidRDefault="00D340BD" w14:paraId="4BCFDA4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643E2A" w:rsidR="00D340BD" w:rsidP="00D340BD" w:rsidRDefault="00643E2A" w14:paraId="76022FAB" w14:textId="598BD478">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0.00</w:t>
            </w:r>
          </w:p>
          <w:p w:rsidR="00643E2A" w:rsidP="00D340BD" w:rsidRDefault="00643E2A" w14:paraId="3F75C66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D340BD" w:rsidRDefault="00643E2A" w14:paraId="326D76D3" w14:textId="72DEC6F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5.53</w:t>
            </w:r>
          </w:p>
          <w:p w:rsidR="00643E2A" w:rsidP="00D340BD" w:rsidRDefault="00643E2A" w14:paraId="52AD617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D340BD" w:rsidRDefault="00643E2A" w14:paraId="431451A1" w14:textId="61FF649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9.27</w:t>
            </w:r>
          </w:p>
          <w:p w:rsidR="00643E2A" w:rsidP="00D340BD" w:rsidRDefault="00643E2A" w14:paraId="56F6038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D340BD" w:rsidRDefault="00643E2A" w14:paraId="7DED0F6F" w14:textId="265B9EC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111.92</w:t>
            </w:r>
          </w:p>
          <w:p w:rsidRPr="00FA689E" w:rsidR="00532011" w:rsidP="00643E2A" w:rsidRDefault="00532011" w14:paraId="1CD2D189" w14:textId="6FBB7F63">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66" w:type="dxa"/>
            <w:tcBorders>
              <w:left w:val="single" w:color="FFFFFF" w:themeColor="background1" w:sz="4" w:space="0"/>
              <w:bottom w:val="single" w:color="FFFFFF" w:themeColor="background1" w:sz="4" w:space="0"/>
              <w:right w:val="single" w:color="FFFFFF" w:themeColor="background1" w:sz="4" w:space="0"/>
            </w:tcBorders>
          </w:tcPr>
          <w:p w:rsidR="00532011" w:rsidP="00E477D6" w:rsidRDefault="00C17FAA" w14:paraId="5C6B547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643E2A" w:rsidP="00E477D6" w:rsidRDefault="00643E2A" w14:paraId="0DBFE42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643E2A" w:rsidR="00643E2A" w:rsidP="00E477D6" w:rsidRDefault="00643E2A" w14:paraId="18177C8B"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1.00</w:t>
            </w:r>
          </w:p>
          <w:p w:rsidR="00643E2A" w:rsidP="00E477D6" w:rsidRDefault="00643E2A" w14:paraId="3472341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E477D6" w:rsidRDefault="00643E2A" w14:paraId="7156BD5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643E2A" w:rsidP="00E477D6" w:rsidRDefault="00643E2A" w14:paraId="7E0A68C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E477D6" w:rsidRDefault="00643E2A" w14:paraId="323F9B0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643E2A" w:rsidP="00E477D6" w:rsidRDefault="00643E2A" w14:paraId="3A3F80D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643E2A" w:rsidP="00E477D6" w:rsidRDefault="00643E2A" w14:paraId="6B48689B" w14:textId="7605EB4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643E2A" w:rsidTr="00A87051" w14:paraId="64B0DEE4" w14:textId="77777777">
        <w:trPr>
          <w:jc w:val="right"/>
        </w:trPr>
        <w:tc>
          <w:tcPr>
            <w:tcW w:w="872"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Pr="00FA689E" w:rsidR="00643E2A" w:rsidP="00643E2A" w:rsidRDefault="00643E2A" w14:paraId="1D23146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108"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643E2A" w:rsidP="00643E2A" w:rsidRDefault="00643E2A" w14:paraId="60E2F19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rsidRPr="00FA689E" w:rsidR="00643E2A" w:rsidP="00643E2A" w:rsidRDefault="00643E2A" w14:paraId="7D5BEB1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643E2A" w:rsidRDefault="00643E2A" w14:paraId="4A5720D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rsidRPr="00FA689E" w:rsidR="00643E2A" w:rsidP="00643E2A" w:rsidRDefault="00643E2A" w14:paraId="0B9363D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643E2A" w:rsidRDefault="00643E2A" w14:paraId="306B295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rsidRPr="00FA689E" w:rsidR="00643E2A" w:rsidP="00643E2A" w:rsidRDefault="00643E2A" w14:paraId="1A1DEBD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643E2A" w:rsidP="00643E2A" w:rsidRDefault="00643E2A" w14:paraId="08EC520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rsidRPr="00FA689E" w:rsidR="00643E2A" w:rsidP="00643E2A" w:rsidRDefault="00643E2A" w14:paraId="6D1454C6" w14:textId="77777777">
            <w:pPr>
              <w:tabs>
                <w:tab w:val="left" w:pos="20"/>
                <w:tab w:val="left" w:pos="392"/>
              </w:tabs>
              <w:autoSpaceDE w:val="0"/>
              <w:autoSpaceDN w:val="0"/>
              <w:adjustRightInd w:val="0"/>
              <w:rPr>
                <w:rFonts w:ascii="Times New Roman" w:hAnsi="Times New Roman" w:cs="Times New Roman"/>
                <w:color w:val="000000"/>
                <w:sz w:val="20"/>
                <w:szCs w:val="20"/>
                <w:lang w:val="en-CA"/>
              </w:rPr>
            </w:pPr>
          </w:p>
          <w:p w:rsidRPr="00FA689E" w:rsidR="00643E2A" w:rsidP="00427C79" w:rsidRDefault="00643E2A" w14:paraId="226DE73C" w14:textId="58735575">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643E2A" w:rsidP="00643E2A" w:rsidRDefault="00643E2A" w14:paraId="5514844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rsidR="00643E2A" w:rsidP="00643E2A" w:rsidRDefault="00643E2A" w14:paraId="0F23A07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rsidR="00643E2A" w:rsidP="00643E2A" w:rsidRDefault="00643E2A" w14:paraId="64CFB4B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rsidR="00643E2A" w:rsidP="00643E2A" w:rsidRDefault="00643E2A" w14:paraId="0F53E4B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rsidRPr="00FA689E" w:rsidR="00643E2A" w:rsidP="00643E2A" w:rsidRDefault="00643E2A" w14:paraId="727717EC" w14:textId="207AD27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643E2A" w:rsidP="009652C6" w:rsidRDefault="009652C6" w14:paraId="278EA28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24095.99</w:t>
            </w:r>
          </w:p>
          <w:p w:rsidR="009652C6" w:rsidP="009652C6" w:rsidRDefault="009652C6" w14:paraId="1B7CD1D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9652C6" w:rsidP="009652C6" w:rsidRDefault="00427C79" w14:paraId="2A13C04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24088.47</w:t>
            </w:r>
          </w:p>
          <w:p w:rsidR="00427C79" w:rsidP="009652C6" w:rsidRDefault="00427C79" w14:paraId="5DB4152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27C79" w:rsidP="009652C6" w:rsidRDefault="00427C79" w14:paraId="5C93D13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24097.29</w:t>
            </w:r>
          </w:p>
          <w:p w:rsidR="00427C79" w:rsidP="009652C6" w:rsidRDefault="00427C79" w14:paraId="6FB0DA8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A87051" w:rsidR="00427C79" w:rsidP="009652C6" w:rsidRDefault="00427C79" w14:paraId="20A12E7C"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24085.50</w:t>
            </w:r>
          </w:p>
          <w:p w:rsidR="00427C79" w:rsidP="009652C6" w:rsidRDefault="00427C79" w14:paraId="0CBC294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427C79" w:rsidP="009652C6" w:rsidRDefault="00427C79" w14:paraId="66FF7339" w14:textId="7E29A0F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24106.95</w:t>
            </w:r>
          </w:p>
        </w:tc>
        <w:tc>
          <w:tcPr>
            <w:tcW w:w="825"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643E2A" w:rsidP="00A87051" w:rsidRDefault="00427C79" w14:paraId="715837D3" w14:textId="52C2DBB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10.49</w:t>
            </w:r>
          </w:p>
          <w:p w:rsidR="00427C79" w:rsidP="00A87051" w:rsidRDefault="00427C79" w14:paraId="41F07FF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427C79" w:rsidP="00A87051" w:rsidRDefault="00A87051" w14:paraId="70F09FEA" w14:textId="1047791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2.97</w:t>
            </w:r>
          </w:p>
          <w:p w:rsidR="00A87051" w:rsidP="00A87051" w:rsidRDefault="00A87051" w14:paraId="566683E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7051" w:rsidP="00A87051" w:rsidRDefault="00A87051" w14:paraId="6E736DF3" w14:textId="4EC458A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11.80</w:t>
            </w:r>
          </w:p>
          <w:p w:rsidR="00A87051" w:rsidP="00A87051" w:rsidRDefault="00A87051" w14:paraId="2AFF42E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A87051" w:rsidR="00A87051" w:rsidP="00A87051" w:rsidRDefault="00A87051" w14:paraId="290F811D" w14:textId="25A6D89B">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0.00</w:t>
            </w:r>
          </w:p>
          <w:p w:rsidR="00643E2A" w:rsidP="00A87051" w:rsidRDefault="00643E2A" w14:paraId="57BAD93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A87051" w:rsidP="00A87051" w:rsidRDefault="00A87051" w14:paraId="7AB4579B" w14:textId="72024BD8">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21.46</w:t>
            </w:r>
          </w:p>
        </w:tc>
        <w:tc>
          <w:tcPr>
            <w:tcW w:w="566" w:type="dxa"/>
            <w:tcBorders>
              <w:top w:val="single" w:color="FFFFFF" w:themeColor="background1" w:sz="4" w:space="0"/>
              <w:left w:val="single" w:color="FFFFFF" w:themeColor="background1" w:sz="4" w:space="0"/>
              <w:bottom w:val="single" w:color="000000" w:sz="4" w:space="0"/>
              <w:right w:val="single" w:color="FFFFFF" w:themeColor="background1" w:sz="4" w:space="0"/>
            </w:tcBorders>
          </w:tcPr>
          <w:p w:rsidR="00643E2A" w:rsidP="00643E2A" w:rsidRDefault="00A87051" w14:paraId="6B54F46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A87051" w:rsidP="00643E2A" w:rsidRDefault="00A87051" w14:paraId="4F8EE79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7051" w:rsidP="00643E2A" w:rsidRDefault="00A87051" w14:paraId="6B73296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A87051" w:rsidP="00643E2A" w:rsidRDefault="00A87051" w14:paraId="218FE3F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7051" w:rsidP="00643E2A" w:rsidRDefault="00A87051" w14:paraId="12A39E5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rsidR="00A87051" w:rsidP="00643E2A" w:rsidRDefault="00A87051" w14:paraId="39CDCD1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A87051" w:rsidR="00A87051" w:rsidP="00643E2A" w:rsidRDefault="00A87051" w14:paraId="03A5A310"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1.00</w:t>
            </w:r>
          </w:p>
          <w:p w:rsidR="00A87051" w:rsidP="00643E2A" w:rsidRDefault="00A87051" w14:paraId="727FA39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A87051" w:rsidP="00643E2A" w:rsidRDefault="00A87051" w14:paraId="107146AC" w14:textId="58CE623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rsidR="00532011" w:rsidP="003B71FD" w:rsidRDefault="00532011" w14:paraId="008910B9" w14:textId="77777777">
      <w:pPr>
        <w:spacing w:line="480" w:lineRule="auto"/>
        <w:jc w:val="both"/>
        <w:rPr>
          <w:rFonts w:ascii="Times New Roman" w:hAnsi="Times New Roman" w:cs="Times New Roman"/>
          <w:lang w:val="en-CA"/>
        </w:rPr>
      </w:pPr>
    </w:p>
    <w:p w:rsidR="00710436" w:rsidP="003B71FD" w:rsidRDefault="00710436" w14:paraId="42310A23" w14:textId="77777777">
      <w:pPr>
        <w:spacing w:line="480" w:lineRule="auto"/>
        <w:jc w:val="both"/>
        <w:rPr>
          <w:rFonts w:ascii="Times New Roman" w:hAnsi="Times New Roman" w:cs="Times New Roman"/>
          <w:lang w:val="en-CA"/>
        </w:rPr>
      </w:pPr>
    </w:p>
    <w:p w:rsidR="00710436" w:rsidP="003B71FD" w:rsidRDefault="00710436" w14:paraId="4549D2B0" w14:textId="77777777">
      <w:pPr>
        <w:spacing w:line="480" w:lineRule="auto"/>
        <w:jc w:val="both"/>
        <w:rPr>
          <w:rFonts w:ascii="Times New Roman" w:hAnsi="Times New Roman" w:cs="Times New Roman"/>
          <w:lang w:val="en-CA"/>
        </w:rPr>
      </w:pPr>
    </w:p>
    <w:p w:rsidR="00710436" w:rsidP="003B71FD" w:rsidRDefault="00710436" w14:paraId="5D7356E6" w14:textId="77777777">
      <w:pPr>
        <w:spacing w:line="480" w:lineRule="auto"/>
        <w:jc w:val="both"/>
        <w:rPr>
          <w:rFonts w:ascii="Times New Roman" w:hAnsi="Times New Roman" w:cs="Times New Roman"/>
          <w:lang w:val="en-CA"/>
        </w:rPr>
      </w:pPr>
    </w:p>
    <w:p w:rsidR="00710436" w:rsidP="003B71FD" w:rsidRDefault="00710436" w14:paraId="32789AB1" w14:textId="77777777">
      <w:pPr>
        <w:spacing w:line="480" w:lineRule="auto"/>
        <w:jc w:val="both"/>
        <w:rPr>
          <w:rFonts w:ascii="Times New Roman" w:hAnsi="Times New Roman" w:cs="Times New Roman"/>
          <w:lang w:val="en-CA"/>
        </w:rPr>
      </w:pPr>
    </w:p>
    <w:p w:rsidRPr="0080628C" w:rsidR="00BF4ACF" w:rsidP="00BF4ACF" w:rsidRDefault="00BF4ACF" w14:paraId="39B4078F" w14:textId="32A67542">
      <w:pPr>
        <w:pStyle w:val="Heading3"/>
        <w:spacing w:line="480" w:lineRule="auto"/>
        <w:jc w:val="both"/>
        <w:rPr>
          <w:rFonts w:ascii="Times New Roman" w:hAnsi="Times New Roman" w:cs="Times New Roman"/>
          <w:b/>
          <w:bCs/>
          <w:color w:val="000000" w:themeColor="text1"/>
          <w:lang w:val="en-CA"/>
        </w:rPr>
      </w:pPr>
      <w:bookmarkStart w:name="_Toc204638491" w:id="251"/>
      <w:r>
        <w:rPr>
          <w:rFonts w:ascii="Times New Roman" w:hAnsi="Times New Roman" w:cs="Times New Roman"/>
          <w:color w:val="000000" w:themeColor="text1"/>
          <w:sz w:val="24"/>
          <w:szCs w:val="24"/>
          <w:u w:val="single"/>
          <w:lang w:val="en-CA"/>
        </w:rPr>
        <w:t xml:space="preserve">Effect of temperature lag and cold snap events on </w:t>
      </w:r>
      <w:r w:rsidR="00237B67">
        <w:rPr>
          <w:rFonts w:ascii="Times New Roman" w:hAnsi="Times New Roman" w:cs="Times New Roman"/>
          <w:color w:val="000000" w:themeColor="text1"/>
          <w:sz w:val="24"/>
          <w:szCs w:val="24"/>
          <w:u w:val="single"/>
          <w:lang w:val="en-CA"/>
        </w:rPr>
        <w:t>activity onset</w:t>
      </w:r>
      <w:bookmarkEnd w:id="251"/>
    </w:p>
    <w:p w:rsidR="00BF4ACF" w:rsidP="00EA16E1" w:rsidRDefault="00905235" w14:paraId="13122221" w14:textId="3D29CD05">
      <w:pPr>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GAMs results</w:t>
      </w:r>
      <w:r w:rsidR="00492EB0">
        <w:rPr>
          <w:rFonts w:ascii="Times New Roman" w:hAnsi="Times New Roman" w:cs="Times New Roman"/>
          <w:color w:val="000000"/>
          <w:u w:color="000000"/>
          <w:lang w:val="en-CA"/>
        </w:rPr>
        <w:t xml:space="preserve"> revealed </w:t>
      </w:r>
      <w:r w:rsidR="009F631F">
        <w:rPr>
          <w:rFonts w:ascii="Times New Roman" w:hAnsi="Times New Roman" w:cs="Times New Roman"/>
          <w:color w:val="000000"/>
          <w:u w:color="000000"/>
          <w:lang w:val="en-CA"/>
        </w:rPr>
        <w:t>that multiple environmental variables</w:t>
      </w:r>
      <w:r w:rsidR="00492EB0">
        <w:rPr>
          <w:rFonts w:ascii="Times New Roman" w:hAnsi="Times New Roman" w:cs="Times New Roman"/>
          <w:color w:val="000000"/>
          <w:u w:color="000000"/>
          <w:lang w:val="en-CA"/>
        </w:rPr>
        <w:t xml:space="preserve"> significantly influenced the </w:t>
      </w:r>
      <w:r w:rsidR="00CD41F2">
        <w:rPr>
          <w:rFonts w:ascii="Times New Roman" w:hAnsi="Times New Roman" w:cs="Times New Roman"/>
          <w:color w:val="000000"/>
          <w:u w:color="000000"/>
          <w:lang w:val="en-CA"/>
        </w:rPr>
        <w:t>cardinals’ daily onset time of their</w:t>
      </w:r>
      <w:r w:rsidR="00237B67">
        <w:rPr>
          <w:rFonts w:ascii="Times New Roman" w:hAnsi="Times New Roman" w:cs="Times New Roman"/>
          <w:color w:val="000000"/>
          <w:u w:color="000000"/>
          <w:lang w:val="en-CA"/>
        </w:rPr>
        <w:t xml:space="preserve"> </w:t>
      </w:r>
      <w:r w:rsidR="00CD41F2">
        <w:rPr>
          <w:rFonts w:ascii="Times New Roman" w:hAnsi="Times New Roman" w:cs="Times New Roman"/>
          <w:color w:val="000000"/>
          <w:u w:color="000000"/>
          <w:lang w:val="en-CA"/>
        </w:rPr>
        <w:t xml:space="preserve">activities relative to sunrise </w:t>
      </w:r>
      <w:r w:rsidR="00E34AC5">
        <w:rPr>
          <w:rFonts w:ascii="Times New Roman" w:hAnsi="Times New Roman" w:cs="Times New Roman"/>
          <w:color w:val="000000"/>
          <w:u w:color="000000"/>
          <w:lang w:val="en-CA"/>
        </w:rPr>
        <w:t>(</w:t>
      </w:r>
      <w:r w:rsidRPr="00E34AC5" w:rsidR="00E34AC5">
        <w:rPr>
          <w:rFonts w:ascii="Times New Roman" w:hAnsi="Times New Roman" w:cs="Times New Roman"/>
          <w:color w:val="000000"/>
          <w:highlight w:val="yellow"/>
          <w:u w:color="000000"/>
          <w:lang w:val="en-CA"/>
        </w:rPr>
        <w:t>Figure X</w:t>
      </w:r>
      <w:r w:rsidR="00E34AC5">
        <w:rPr>
          <w:rFonts w:ascii="Times New Roman" w:hAnsi="Times New Roman" w:cs="Times New Roman"/>
          <w:color w:val="000000"/>
          <w:u w:color="000000"/>
          <w:lang w:val="en-CA"/>
        </w:rPr>
        <w:t>)</w:t>
      </w:r>
      <w:r w:rsidR="00CD41F2">
        <w:rPr>
          <w:rFonts w:ascii="Times New Roman" w:hAnsi="Times New Roman" w:cs="Times New Roman"/>
          <w:color w:val="000000"/>
          <w:u w:color="000000"/>
          <w:lang w:val="en-CA"/>
        </w:rPr>
        <w:t>.</w:t>
      </w:r>
      <w:r w:rsidR="00923F74">
        <w:rPr>
          <w:rFonts w:ascii="Times New Roman" w:hAnsi="Times New Roman" w:cs="Times New Roman"/>
          <w:color w:val="000000"/>
          <w:u w:color="000000"/>
          <w:lang w:val="en-CA"/>
        </w:rPr>
        <w:t xml:space="preserve"> Minimum daily temperatures had a </w:t>
      </w:r>
      <w:r w:rsidR="00261B1E">
        <w:rPr>
          <w:rFonts w:ascii="Times New Roman" w:hAnsi="Times New Roman" w:cs="Times New Roman"/>
          <w:color w:val="000000"/>
          <w:u w:color="000000"/>
          <w:lang w:val="en-CA"/>
        </w:rPr>
        <w:t xml:space="preserve">strong linear negative effect. As the temperature drops, the cardinals start to get active </w:t>
      </w:r>
      <w:r w:rsidR="0076666C">
        <w:rPr>
          <w:rFonts w:ascii="Times New Roman" w:hAnsi="Times New Roman" w:cs="Times New Roman"/>
          <w:color w:val="000000"/>
          <w:u w:color="000000"/>
          <w:lang w:val="en-CA"/>
        </w:rPr>
        <w:t>later after sunrise</w:t>
      </w:r>
      <w:r w:rsidR="000C33F2">
        <w:rPr>
          <w:rFonts w:ascii="Times New Roman" w:hAnsi="Times New Roman" w:cs="Times New Roman"/>
          <w:color w:val="000000"/>
          <w:u w:color="000000"/>
          <w:lang w:val="en-CA"/>
        </w:rPr>
        <w:t>, while warmer temperatures</w:t>
      </w:r>
      <w:r w:rsidR="007019F9">
        <w:rPr>
          <w:rFonts w:ascii="Times New Roman" w:hAnsi="Times New Roman" w:cs="Times New Roman"/>
          <w:color w:val="000000"/>
          <w:u w:color="000000"/>
          <w:lang w:val="en-CA"/>
        </w:rPr>
        <w:t xml:space="preserve"> are associated with earlier onset times relative to sunrise (</w:t>
      </w:r>
      <w:r w:rsidRPr="007019F9" w:rsidR="007019F9">
        <w:rPr>
          <w:rFonts w:ascii="Times New Roman" w:hAnsi="Times New Roman" w:cs="Times New Roman"/>
          <w:color w:val="000000"/>
          <w:highlight w:val="yellow"/>
          <w:u w:color="000000"/>
          <w:lang w:val="en-CA"/>
        </w:rPr>
        <w:t>Figure X</w:t>
      </w:r>
      <w:r w:rsidR="007019F9">
        <w:rPr>
          <w:rFonts w:ascii="Times New Roman" w:hAnsi="Times New Roman" w:cs="Times New Roman"/>
          <w:color w:val="000000"/>
          <w:u w:color="000000"/>
          <w:lang w:val="en-CA"/>
        </w:rPr>
        <w:t xml:space="preserve">, top left). Snow accumulation </w:t>
      </w:r>
      <w:r w:rsidR="00237B67">
        <w:rPr>
          <w:rFonts w:ascii="Times New Roman" w:hAnsi="Times New Roman" w:cs="Times New Roman"/>
          <w:color w:val="000000"/>
          <w:u w:color="000000"/>
          <w:lang w:val="en-CA"/>
        </w:rPr>
        <w:t xml:space="preserve">on the ground had a non-linear </w:t>
      </w:r>
      <w:r w:rsidR="00866036">
        <w:rPr>
          <w:rFonts w:ascii="Times New Roman" w:hAnsi="Times New Roman" w:cs="Times New Roman"/>
          <w:color w:val="000000"/>
          <w:u w:color="000000"/>
          <w:lang w:val="en-CA"/>
        </w:rPr>
        <w:t>effect: onset time remains stable at low to moderate snow depths, but increased (i.e., onset is delayed)</w:t>
      </w:r>
      <w:r w:rsidR="004145CB">
        <w:rPr>
          <w:rFonts w:ascii="Times New Roman" w:hAnsi="Times New Roman" w:cs="Times New Roman"/>
          <w:color w:val="000000"/>
          <w:u w:color="000000"/>
          <w:lang w:val="en-CA"/>
        </w:rPr>
        <w:t xml:space="preserve"> sharply at depths </w:t>
      </w:r>
      <w:proofErr w:type="gramStart"/>
      <w:r w:rsidR="00D568AC">
        <w:rPr>
          <w:rFonts w:ascii="Times New Roman" w:hAnsi="Times New Roman" w:cs="Times New Roman"/>
          <w:color w:val="000000"/>
          <w:u w:color="000000"/>
          <w:lang w:val="en-CA"/>
        </w:rPr>
        <w:t>exceeding</w:t>
      </w:r>
      <w:proofErr w:type="gramEnd"/>
      <w:r w:rsidR="004145CB">
        <w:rPr>
          <w:rFonts w:ascii="Times New Roman" w:hAnsi="Times New Roman" w:cs="Times New Roman"/>
          <w:color w:val="000000"/>
          <w:u w:color="000000"/>
          <w:lang w:val="en-CA"/>
        </w:rPr>
        <w:t xml:space="preserve"> approximately 30 cm (</w:t>
      </w:r>
      <w:r w:rsidRPr="004830CA" w:rsidR="004145CB">
        <w:rPr>
          <w:rFonts w:ascii="Times New Roman" w:hAnsi="Times New Roman" w:cs="Times New Roman"/>
          <w:color w:val="000000"/>
          <w:highlight w:val="yellow"/>
          <w:u w:color="000000"/>
          <w:lang w:val="en-CA"/>
        </w:rPr>
        <w:t>Figure X</w:t>
      </w:r>
      <w:r w:rsidR="004145CB">
        <w:rPr>
          <w:rFonts w:ascii="Times New Roman" w:hAnsi="Times New Roman" w:cs="Times New Roman"/>
          <w:color w:val="000000"/>
          <w:u w:color="000000"/>
          <w:lang w:val="en-CA"/>
        </w:rPr>
        <w:t xml:space="preserve">, top middle). </w:t>
      </w:r>
      <w:r w:rsidR="004830CA">
        <w:rPr>
          <w:rFonts w:ascii="Times New Roman" w:hAnsi="Times New Roman" w:cs="Times New Roman"/>
          <w:color w:val="000000"/>
          <w:u w:color="000000"/>
          <w:lang w:val="en-CA"/>
        </w:rPr>
        <w:t xml:space="preserve">A similar, non-linear relationship is </w:t>
      </w:r>
      <w:r w:rsidR="00765B04">
        <w:rPr>
          <w:rFonts w:ascii="Times New Roman" w:hAnsi="Times New Roman" w:cs="Times New Roman"/>
          <w:color w:val="000000"/>
          <w:u w:color="000000"/>
          <w:lang w:val="en-CA"/>
        </w:rPr>
        <w:t>revealed</w:t>
      </w:r>
      <w:r w:rsidR="004830CA">
        <w:rPr>
          <w:rFonts w:ascii="Times New Roman" w:hAnsi="Times New Roman" w:cs="Times New Roman"/>
          <w:color w:val="000000"/>
          <w:u w:color="000000"/>
          <w:lang w:val="en-CA"/>
        </w:rPr>
        <w:t xml:space="preserve"> for the 5-days </w:t>
      </w:r>
      <w:r w:rsidR="00765B04">
        <w:rPr>
          <w:rFonts w:ascii="Times New Roman" w:hAnsi="Times New Roman" w:cs="Times New Roman"/>
          <w:color w:val="000000"/>
          <w:u w:color="000000"/>
          <w:lang w:val="en-CA"/>
        </w:rPr>
        <w:t>mean temperature lag</w:t>
      </w:r>
      <w:r w:rsidR="008E372C">
        <w:rPr>
          <w:rFonts w:ascii="Times New Roman" w:hAnsi="Times New Roman" w:cs="Times New Roman"/>
          <w:color w:val="000000"/>
          <w:u w:color="000000"/>
          <w:lang w:val="en-CA"/>
        </w:rPr>
        <w:t xml:space="preserve">, with the earliest </w:t>
      </w:r>
      <w:r w:rsidR="005E0865">
        <w:rPr>
          <w:rFonts w:ascii="Times New Roman" w:hAnsi="Times New Roman" w:cs="Times New Roman"/>
          <w:color w:val="000000"/>
          <w:u w:color="000000"/>
          <w:lang w:val="en-CA"/>
        </w:rPr>
        <w:t>onset times occurring at intermediate lag values, while both lower and higher lag temperatures were associated with delayed onset of activity relative to sunrise (</w:t>
      </w:r>
      <w:r w:rsidRPr="005E0865" w:rsidR="005E0865">
        <w:rPr>
          <w:rFonts w:ascii="Times New Roman" w:hAnsi="Times New Roman" w:cs="Times New Roman"/>
          <w:color w:val="000000"/>
          <w:highlight w:val="yellow"/>
          <w:u w:color="000000"/>
          <w:lang w:val="en-CA"/>
        </w:rPr>
        <w:t>Figure X</w:t>
      </w:r>
      <w:r w:rsidR="005E0865">
        <w:rPr>
          <w:rFonts w:ascii="Times New Roman" w:hAnsi="Times New Roman" w:cs="Times New Roman"/>
          <w:color w:val="000000"/>
          <w:u w:color="000000"/>
          <w:lang w:val="en-CA"/>
        </w:rPr>
        <w:t>, top right).</w:t>
      </w:r>
    </w:p>
    <w:p w:rsidR="00AF125A" w:rsidP="00EA16E1" w:rsidRDefault="00AF125A" w14:paraId="550FF20E" w14:textId="3E50F124">
      <w:pPr>
        <w:spacing w:line="480" w:lineRule="auto"/>
        <w:ind w:firstLine="720"/>
        <w:jc w:val="both"/>
        <w:rPr>
          <w:rFonts w:ascii="Times New Roman" w:hAnsi="Times New Roman" w:cs="Times New Roman"/>
          <w:lang w:val="en-CA"/>
        </w:rPr>
      </w:pPr>
      <w:r>
        <w:rPr>
          <w:rFonts w:ascii="Times New Roman" w:hAnsi="Times New Roman" w:cs="Times New Roman"/>
          <w:color w:val="000000"/>
          <w:u w:color="000000"/>
          <w:lang w:val="en-CA"/>
        </w:rPr>
        <w:t>Maximum wind gust speed showed a weak, non-linear relationship with a tendency for onset time to increase</w:t>
      </w:r>
      <w:r w:rsidR="000A36B1">
        <w:rPr>
          <w:rFonts w:ascii="Times New Roman" w:hAnsi="Times New Roman" w:cs="Times New Roman"/>
          <w:color w:val="000000"/>
          <w:u w:color="000000"/>
          <w:lang w:val="en-CA"/>
        </w:rPr>
        <w:t xml:space="preserve">, but only at </w:t>
      </w:r>
      <w:r>
        <w:rPr>
          <w:rFonts w:ascii="Times New Roman" w:hAnsi="Times New Roman" w:cs="Times New Roman"/>
          <w:color w:val="000000"/>
          <w:u w:color="000000"/>
          <w:lang w:val="en-CA"/>
        </w:rPr>
        <w:t xml:space="preserve">very high wind speeds (&gt; 60 km/h; </w:t>
      </w:r>
      <w:r w:rsidRPr="000A36B1">
        <w:rPr>
          <w:rFonts w:ascii="Times New Roman" w:hAnsi="Times New Roman" w:cs="Times New Roman"/>
          <w:color w:val="000000"/>
          <w:highlight w:val="yellow"/>
          <w:u w:color="000000"/>
          <w:lang w:val="en-CA"/>
        </w:rPr>
        <w:t>Figure X</w:t>
      </w:r>
      <w:r>
        <w:rPr>
          <w:rFonts w:ascii="Times New Roman" w:hAnsi="Times New Roman" w:cs="Times New Roman"/>
          <w:color w:val="000000"/>
          <w:u w:color="000000"/>
          <w:lang w:val="en-CA"/>
        </w:rPr>
        <w:t>, bottom left). As for cold snap events (defined as a binary variable), it did not significantly affect the onset time, as indicated by the overlapping distributions and a non</w:t>
      </w:r>
      <w:r w:rsidR="00205098">
        <w:rPr>
          <w:rFonts w:ascii="Times New Roman" w:hAnsi="Times New Roman" w:cs="Times New Roman"/>
          <w:color w:val="000000"/>
          <w:u w:color="000000"/>
          <w:lang w:val="en-CA"/>
        </w:rPr>
        <w:t>-significant result (</w:t>
      </w:r>
      <w:r w:rsidRPr="00205098" w:rsidR="00205098">
        <w:rPr>
          <w:rFonts w:ascii="Times New Roman" w:hAnsi="Times New Roman" w:cs="Times New Roman"/>
          <w:color w:val="000000"/>
          <w:highlight w:val="yellow"/>
          <w:u w:color="000000"/>
          <w:lang w:val="en-CA"/>
        </w:rPr>
        <w:t>Figure X</w:t>
      </w:r>
      <w:r w:rsidR="00205098">
        <w:rPr>
          <w:rFonts w:ascii="Times New Roman" w:hAnsi="Times New Roman" w:cs="Times New Roman"/>
          <w:color w:val="000000"/>
          <w:u w:color="000000"/>
          <w:lang w:val="en-CA"/>
        </w:rPr>
        <w:t>, bottom middle).</w:t>
      </w:r>
    </w:p>
    <w:p w:rsidR="00EA16E1" w:rsidP="003B71FD" w:rsidRDefault="009F631F" w14:paraId="556A54EF" w14:textId="77777777">
      <w:pPr>
        <w:spacing w:line="480" w:lineRule="auto"/>
        <w:jc w:val="both"/>
        <w:rPr>
          <w:rFonts w:ascii="Times New Roman" w:hAnsi="Times New Roman" w:cs="Times New Roman"/>
          <w:b/>
          <w:bCs/>
          <w:highlight w:val="yellow"/>
          <w:lang w:val="en-CA"/>
        </w:rPr>
      </w:pPr>
      <w:r>
        <w:rPr>
          <w:rFonts w:ascii="Times New Roman" w:hAnsi="Times New Roman" w:cs="Times New Roman"/>
          <w:b/>
          <w:bCs/>
          <w:noProof/>
          <w:lang w:val="en-CA"/>
        </w:rPr>
        <w:drawing>
          <wp:inline distT="0" distB="0" distL="0" distR="0" wp14:anchorId="11344FFF" wp14:editId="150A03F5">
            <wp:extent cx="5706535" cy="4279900"/>
            <wp:effectExtent l="12700" t="12700" r="8890" b="12700"/>
            <wp:docPr id="1609962145" name="Picture 3" descr="A graph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62145" name="Picture 3" descr="A graph of different types of weath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4115" cy="4450585"/>
                    </a:xfrm>
                    <a:prstGeom prst="rect">
                      <a:avLst/>
                    </a:prstGeom>
                    <a:ln>
                      <a:solidFill>
                        <a:schemeClr val="tx1"/>
                      </a:solidFill>
                    </a:ln>
                  </pic:spPr>
                </pic:pic>
              </a:graphicData>
            </a:graphic>
          </wp:inline>
        </w:drawing>
      </w:r>
    </w:p>
    <w:p w:rsidR="0054527D" w:rsidP="003B71FD" w:rsidRDefault="0046478B" w14:paraId="779D86B2" w14:textId="2DDEBFA1">
      <w:pPr>
        <w:spacing w:line="480" w:lineRule="auto"/>
        <w:jc w:val="both"/>
        <w:rPr>
          <w:rFonts w:ascii="Times New Roman" w:hAnsi="Times New Roman" w:cs="Times New Roman"/>
          <w:lang w:val="en-CA"/>
        </w:rPr>
      </w:pPr>
      <w:r w:rsidRPr="005D1484">
        <w:rPr>
          <w:rFonts w:ascii="Times New Roman" w:hAnsi="Times New Roman" w:cs="Times New Roman"/>
          <w:b/>
          <w:bCs/>
          <w:highlight w:val="yellow"/>
          <w:lang w:val="en-CA"/>
        </w:rPr>
        <w:t>Figure X</w:t>
      </w:r>
      <w:r>
        <w:rPr>
          <w:rFonts w:ascii="Times New Roman" w:hAnsi="Times New Roman" w:cs="Times New Roman"/>
          <w:lang w:val="en-CA"/>
        </w:rPr>
        <w:t xml:space="preserve">. </w:t>
      </w:r>
      <w:r w:rsidR="003B0BB2">
        <w:rPr>
          <w:rFonts w:ascii="Times New Roman" w:hAnsi="Times New Roman" w:cs="Times New Roman"/>
          <w:lang w:val="en-CA"/>
        </w:rPr>
        <w:t>Partial effect of 5 environmental variables on the northern cardinal’s daily activity onset</w:t>
      </w:r>
      <w:r w:rsidR="005D1484">
        <w:rPr>
          <w:rFonts w:ascii="Times New Roman" w:hAnsi="Times New Roman" w:cs="Times New Roman"/>
          <w:lang w:val="en-CA"/>
        </w:rPr>
        <w:t xml:space="preserve"> time relative to sunrise</w:t>
      </w:r>
      <w:r w:rsidR="00DC14B4">
        <w:rPr>
          <w:rFonts w:ascii="Times New Roman" w:hAnsi="Times New Roman" w:cs="Times New Roman"/>
          <w:lang w:val="en-CA"/>
        </w:rPr>
        <w:t xml:space="preserve"> for 64 individuals tracked in Montreal, Quebec, Canada between 2022 and 2025.</w:t>
      </w:r>
    </w:p>
    <w:p w:rsidRPr="0080628C" w:rsidR="00EA16E1" w:rsidP="00EA16E1" w:rsidRDefault="00EA16E1" w14:paraId="35410B41" w14:textId="772A5694">
      <w:pPr>
        <w:pStyle w:val="Heading3"/>
        <w:spacing w:line="480" w:lineRule="auto"/>
        <w:jc w:val="both"/>
        <w:rPr>
          <w:rFonts w:ascii="Times New Roman" w:hAnsi="Times New Roman" w:cs="Times New Roman"/>
          <w:b/>
          <w:bCs/>
          <w:color w:val="000000" w:themeColor="text1"/>
          <w:lang w:val="en-CA"/>
        </w:rPr>
      </w:pPr>
      <w:bookmarkStart w:name="_Toc204638492" w:id="252"/>
      <w:r>
        <w:rPr>
          <w:rFonts w:ascii="Times New Roman" w:hAnsi="Times New Roman" w:cs="Times New Roman"/>
          <w:color w:val="000000" w:themeColor="text1"/>
          <w:sz w:val="24"/>
          <w:szCs w:val="24"/>
          <w:u w:val="single"/>
          <w:lang w:val="en-CA"/>
        </w:rPr>
        <w:t>Effect of temperature lag and cold snap events on activity end</w:t>
      </w:r>
      <w:bookmarkEnd w:id="252"/>
    </w:p>
    <w:p w:rsidR="00EA16E1" w:rsidP="00066418" w:rsidRDefault="00EA16E1" w14:paraId="717BCBA9" w14:textId="56D15171">
      <w:pPr>
        <w:spacing w:line="480" w:lineRule="auto"/>
        <w:ind w:firstLine="720"/>
        <w:jc w:val="both"/>
        <w:rPr>
          <w:rFonts w:ascii="Times New Roman" w:hAnsi="Times New Roman" w:cs="Times New Roman"/>
          <w:lang w:val="en-CA"/>
        </w:rPr>
      </w:pPr>
      <w:r>
        <w:rPr>
          <w:rFonts w:ascii="Times New Roman" w:hAnsi="Times New Roman" w:cs="Times New Roman"/>
          <w:color w:val="000000"/>
          <w:u w:color="000000"/>
          <w:lang w:val="en-CA"/>
        </w:rPr>
        <w:t xml:space="preserve">GAMs results revealed </w:t>
      </w:r>
    </w:p>
    <w:p w:rsidR="00066418" w:rsidP="00066418" w:rsidRDefault="00066418" w14:paraId="27E9FE66" w14:textId="77777777">
      <w:pPr>
        <w:spacing w:line="480" w:lineRule="auto"/>
        <w:ind w:firstLine="720"/>
        <w:jc w:val="both"/>
        <w:rPr>
          <w:rFonts w:ascii="Times New Roman" w:hAnsi="Times New Roman" w:cs="Times New Roman"/>
          <w:lang w:val="en-CA"/>
        </w:rPr>
      </w:pPr>
    </w:p>
    <w:p w:rsidR="0054527D" w:rsidP="003B71FD" w:rsidRDefault="0054527D" w14:paraId="09495007" w14:textId="2E015778">
      <w:pPr>
        <w:spacing w:line="480" w:lineRule="auto"/>
        <w:jc w:val="both"/>
        <w:rPr>
          <w:rFonts w:ascii="Times New Roman" w:hAnsi="Times New Roman" w:cs="Times New Roman"/>
          <w:lang w:val="en-CA"/>
        </w:rPr>
      </w:pPr>
    </w:p>
    <w:p w:rsidR="00B43CF1" w:rsidP="003B71FD" w:rsidRDefault="00D24F2F" w14:paraId="45EBD331" w14:textId="6737D804">
      <w:pPr>
        <w:spacing w:line="480" w:lineRule="auto"/>
        <w:jc w:val="both"/>
        <w:rPr>
          <w:rFonts w:ascii="Times New Roman" w:hAnsi="Times New Roman" w:cs="Times New Roman"/>
          <w:lang w:val="en-CA"/>
        </w:rPr>
      </w:pPr>
      <w:r>
        <w:rPr>
          <w:rFonts w:ascii="Times New Roman" w:hAnsi="Times New Roman" w:cs="Times New Roman"/>
          <w:b/>
          <w:bCs/>
          <w:noProof/>
          <w:lang w:val="en-CA"/>
        </w:rPr>
        <w:drawing>
          <wp:inline distT="0" distB="0" distL="0" distR="0" wp14:anchorId="6466F867" wp14:editId="609BACBB">
            <wp:extent cx="5943600" cy="2971800"/>
            <wp:effectExtent l="12700" t="12700" r="12700" b="12700"/>
            <wp:docPr id="364880567" name="Picture 7" descr="A graph of different types of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0567" name="Picture 7" descr="A graph of different types of activit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r w:rsidRPr="00E07E6A" w:rsidR="00B43CF1">
        <w:rPr>
          <w:rFonts w:ascii="Times New Roman" w:hAnsi="Times New Roman" w:cs="Times New Roman"/>
          <w:b/>
          <w:bCs/>
          <w:highlight w:val="yellow"/>
          <w:lang w:val="en-CA"/>
        </w:rPr>
        <w:t>Figure X.</w:t>
      </w:r>
      <w:r w:rsidR="00B43CF1">
        <w:rPr>
          <w:rFonts w:ascii="Times New Roman" w:hAnsi="Times New Roman" w:cs="Times New Roman"/>
          <w:lang w:val="en-CA"/>
        </w:rPr>
        <w:t xml:space="preserve"> Partial effect of 3 environmental variables on the northern cardinal’s daily activity end time relative to sunset</w:t>
      </w:r>
      <w:r w:rsidR="00E07E6A">
        <w:rPr>
          <w:rFonts w:ascii="Times New Roman" w:hAnsi="Times New Roman" w:cs="Times New Roman"/>
          <w:lang w:val="en-CA"/>
        </w:rPr>
        <w:t xml:space="preserve"> for 64 individuals tracked in Montreal, Quebec, Canada between 2022 and 2025.</w:t>
      </w:r>
    </w:p>
    <w:p w:rsidR="0054527D" w:rsidP="003B71FD" w:rsidRDefault="0054527D" w14:paraId="13FE238F" w14:textId="77777777">
      <w:pPr>
        <w:spacing w:line="480" w:lineRule="auto"/>
        <w:jc w:val="both"/>
        <w:rPr>
          <w:rFonts w:ascii="Times New Roman" w:hAnsi="Times New Roman" w:cs="Times New Roman"/>
          <w:lang w:val="en-CA"/>
        </w:rPr>
      </w:pPr>
    </w:p>
    <w:p w:rsidR="0054527D" w:rsidP="003B71FD" w:rsidRDefault="0054527D" w14:paraId="7ADA3073" w14:textId="77777777">
      <w:pPr>
        <w:spacing w:line="480" w:lineRule="auto"/>
        <w:jc w:val="both"/>
        <w:rPr>
          <w:rFonts w:ascii="Times New Roman" w:hAnsi="Times New Roman" w:cs="Times New Roman"/>
          <w:lang w:val="en-CA"/>
        </w:rPr>
      </w:pPr>
    </w:p>
    <w:p w:rsidR="0054527D" w:rsidP="003B71FD" w:rsidRDefault="0054527D" w14:paraId="4D450734" w14:textId="77777777">
      <w:pPr>
        <w:spacing w:line="480" w:lineRule="auto"/>
        <w:jc w:val="both"/>
        <w:rPr>
          <w:rFonts w:ascii="Times New Roman" w:hAnsi="Times New Roman" w:cs="Times New Roman"/>
          <w:lang w:val="en-CA"/>
        </w:rPr>
      </w:pPr>
    </w:p>
    <w:p w:rsidR="0054527D" w:rsidP="003B71FD" w:rsidRDefault="0054527D" w14:paraId="5FB963EF" w14:textId="77777777">
      <w:pPr>
        <w:spacing w:line="480" w:lineRule="auto"/>
        <w:jc w:val="both"/>
        <w:rPr>
          <w:rFonts w:ascii="Times New Roman" w:hAnsi="Times New Roman" w:cs="Times New Roman"/>
          <w:lang w:val="en-CA"/>
        </w:rPr>
      </w:pPr>
    </w:p>
    <w:p w:rsidR="005B1EEB" w:rsidP="00B15A0D" w:rsidRDefault="005B1EEB" w14:paraId="411C9BE4" w14:textId="77777777">
      <w:pPr>
        <w:spacing w:before="100" w:beforeAutospacing="1" w:after="100" w:afterAutospacing="1" w:line="480" w:lineRule="auto"/>
        <w:rPr>
          <w:rFonts w:ascii="Times New Roman" w:hAnsi="Times New Roman" w:eastAsia="Times New Roman" w:cs="Times New Roman"/>
          <w:lang w:val="en-CA"/>
        </w:rPr>
      </w:pPr>
    </w:p>
    <w:p w:rsidR="0052282C" w:rsidP="00B15A0D" w:rsidRDefault="0052282C" w14:paraId="63FB5619" w14:textId="77777777">
      <w:pPr>
        <w:spacing w:before="100" w:beforeAutospacing="1" w:after="100" w:afterAutospacing="1" w:line="480" w:lineRule="auto"/>
        <w:rPr>
          <w:rFonts w:ascii="Times New Roman" w:hAnsi="Times New Roman" w:eastAsia="Times New Roman" w:cs="Times New Roman"/>
          <w:lang w:val="en-CA"/>
        </w:rPr>
      </w:pPr>
    </w:p>
    <w:p w:rsidRPr="007E4E53" w:rsidR="0052282C" w:rsidP="00B15A0D" w:rsidRDefault="0052282C" w14:paraId="232B2469" w14:textId="77777777">
      <w:pPr>
        <w:spacing w:before="100" w:beforeAutospacing="1" w:after="100" w:afterAutospacing="1" w:line="480" w:lineRule="auto"/>
        <w:rPr>
          <w:rFonts w:ascii="Times New Roman" w:hAnsi="Times New Roman" w:eastAsia="Times New Roman" w:cs="Times New Roman"/>
          <w:vertAlign w:val="subscript"/>
          <w:lang w:val="en-CA"/>
        </w:rPr>
      </w:pPr>
    </w:p>
    <w:p w:rsidRPr="00CC2FBF" w:rsidR="001247C6" w:rsidP="00CC2FBF" w:rsidRDefault="00CC2FBF" w14:paraId="678F03B5" w14:textId="16D38377">
      <w:pPr>
        <w:pStyle w:val="Heading1"/>
        <w:rPr>
          <w:rFonts w:ascii="Times New Roman" w:hAnsi="Times New Roman" w:eastAsia="Times New Roman" w:cs="Times New Roman"/>
          <w:color w:val="000000" w:themeColor="text1"/>
          <w:lang w:val="en-CA"/>
        </w:rPr>
      </w:pPr>
      <w:bookmarkStart w:name="_Toc204638493" w:id="253"/>
      <w:r w:rsidRPr="00CC2FBF">
        <w:rPr>
          <w:rFonts w:ascii="Times New Roman" w:hAnsi="Times New Roman" w:eastAsia="Times New Roman" w:cs="Times New Roman"/>
          <w:color w:val="000000" w:themeColor="text1"/>
          <w:lang w:val="en-CA"/>
        </w:rPr>
        <w:t>Supplemental material</w:t>
      </w:r>
      <w:bookmarkEnd w:id="253"/>
    </w:p>
    <w:tbl>
      <w:tblPr>
        <w:tblStyle w:val="TableGrid"/>
        <w:tblpPr w:leftFromText="180" w:rightFromText="180" w:vertAnchor="text" w:horzAnchor="margin" w:tblpXSpec="center" w:tblpY="468"/>
        <w:tblW w:w="10343" w:type="dxa"/>
        <w:tblLook w:val="04A0" w:firstRow="1" w:lastRow="0" w:firstColumn="1" w:lastColumn="0" w:noHBand="0" w:noVBand="1"/>
      </w:tblPr>
      <w:tblGrid>
        <w:gridCol w:w="1549"/>
        <w:gridCol w:w="1689"/>
        <w:gridCol w:w="6139"/>
        <w:gridCol w:w="966"/>
      </w:tblGrid>
      <w:tr w:rsidR="00A83014" w:rsidTr="00A83014" w14:paraId="047F96CD" w14:textId="77777777">
        <w:tc>
          <w:tcPr>
            <w:tcW w:w="1549" w:type="dxa"/>
            <w:tcBorders>
              <w:left w:val="single" w:color="FFFFFF" w:sz="4" w:space="0"/>
              <w:right w:val="single" w:color="FFFFFF" w:sz="4" w:space="0"/>
            </w:tcBorders>
          </w:tcPr>
          <w:p w:rsidRPr="00230930" w:rsidR="00A83014" w:rsidP="00A83014" w:rsidRDefault="00A83014" w14:paraId="442D2647"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689" w:type="dxa"/>
            <w:tcBorders>
              <w:left w:val="single" w:color="FFFFFF" w:sz="4" w:space="0"/>
              <w:right w:val="single" w:color="FFFFFF" w:sz="4" w:space="0"/>
            </w:tcBorders>
          </w:tcPr>
          <w:p w:rsidRPr="00230930" w:rsidR="00A83014" w:rsidP="00A83014" w:rsidRDefault="00A83014" w14:paraId="132251EE"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139" w:type="dxa"/>
            <w:tcBorders>
              <w:left w:val="single" w:color="FFFFFF" w:sz="4" w:space="0"/>
              <w:right w:val="single" w:color="FFFFFF" w:sz="4" w:space="0"/>
            </w:tcBorders>
          </w:tcPr>
          <w:p w:rsidRPr="00230930" w:rsidR="00A83014" w:rsidP="00A83014" w:rsidRDefault="00A83014" w14:paraId="26ADCCA9"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color="FFFFFF" w:sz="4" w:space="0"/>
              <w:right w:val="single" w:color="FFFFFF" w:sz="4" w:space="0"/>
            </w:tcBorders>
          </w:tcPr>
          <w:p w:rsidRPr="00230930" w:rsidR="00A83014" w:rsidP="00A83014" w:rsidRDefault="00A83014" w14:paraId="749147E2" w14:textId="77777777">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proofErr w:type="spellStart"/>
            <w:r w:rsidRPr="00230930">
              <w:rPr>
                <w:rFonts w:ascii="Times New Roman" w:hAnsi="Times New Roman" w:cs="Times New Roman"/>
                <w:b/>
                <w:bCs/>
                <w:color w:val="000000"/>
                <w:sz w:val="20"/>
                <w:szCs w:val="20"/>
                <w:lang w:val="en-CA"/>
              </w:rPr>
              <w:t>AICc</w:t>
            </w:r>
            <w:proofErr w:type="spellEnd"/>
          </w:p>
        </w:tc>
      </w:tr>
      <w:tr w:rsidR="00A83014" w:rsidTr="00A83014" w14:paraId="5E01AC2C" w14:textId="77777777">
        <w:trPr>
          <w:trHeight w:val="716"/>
        </w:trPr>
        <w:tc>
          <w:tcPr>
            <w:tcW w:w="1549" w:type="dxa"/>
            <w:tcBorders>
              <w:left w:val="single" w:color="FFFFFF" w:themeColor="background1" w:sz="4" w:space="0"/>
              <w:bottom w:val="single" w:color="FFFFFF" w:themeColor="background1" w:sz="4" w:space="0"/>
              <w:right w:val="single" w:color="FFFFFF" w:themeColor="background1" w:sz="4" w:space="0"/>
            </w:tcBorders>
          </w:tcPr>
          <w:p w:rsidRPr="00FA689E" w:rsidR="00A83014" w:rsidP="00A83014" w:rsidRDefault="00A83014" w14:paraId="2DC8E6F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689" w:type="dxa"/>
            <w:tcBorders>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0F50E62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rsidRPr="00FA689E" w:rsidR="00A83014" w:rsidP="00A83014" w:rsidRDefault="00A83014" w14:paraId="2D99180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A83014" w:rsidP="00A83014" w:rsidRDefault="00A83014" w14:paraId="653C1D3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rsidRPr="00FA689E" w:rsidR="00A83014" w:rsidP="00A83014" w:rsidRDefault="00A83014" w14:paraId="4E3A6C5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rsidR="00A83014" w:rsidP="00A83014" w:rsidRDefault="00A83014" w14:paraId="325A8AB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rsidR="00A83014" w:rsidP="00A83014" w:rsidRDefault="00A83014" w14:paraId="56884AC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45AA566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rsidRPr="00FA689E" w:rsidR="00A83014" w:rsidP="00A83014" w:rsidRDefault="00A83014" w14:paraId="32C2065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5879E55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rsidR="00A83014" w:rsidP="00A83014" w:rsidRDefault="00A83014" w14:paraId="575F004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rsidR="00A83014" w:rsidP="00A83014" w:rsidRDefault="00A83014" w14:paraId="7299C7C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rsidR="00A83014" w:rsidP="00A83014" w:rsidRDefault="00A83014" w14:paraId="10921B6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rsidRPr="00FA689E" w:rsidR="00A83014" w:rsidP="00A83014" w:rsidRDefault="00A83014" w14:paraId="5031E68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2564C38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25ADAB4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rsidR="00A83014" w:rsidP="00A83014" w:rsidRDefault="00A83014" w14:paraId="12913E4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rsidR="00A83014" w:rsidP="00A83014" w:rsidRDefault="00A83014" w14:paraId="690E0D9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rsidR="00A83014" w:rsidP="00A83014" w:rsidRDefault="00A83014" w14:paraId="5B2B583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28E4A02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rsidRPr="00FA689E" w:rsidR="00A83014" w:rsidP="00A83014" w:rsidRDefault="00A83014" w14:paraId="65E003E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A83014" w:rsidTr="00A83014" w14:paraId="30EB0871" w14:textId="77777777">
        <w:tc>
          <w:tcPr>
            <w:tcW w:w="154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FA689E" w:rsidR="00A83014" w:rsidP="00A83014" w:rsidRDefault="00A83014" w14:paraId="0137013C"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68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363707D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rsidRPr="00FA689E" w:rsidR="00A83014" w:rsidP="00A83014" w:rsidRDefault="00A83014" w14:paraId="7834303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A83014" w:rsidP="00A83014" w:rsidRDefault="00A83014" w14:paraId="052AE8B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rsidRPr="00FA689E" w:rsidR="00A83014" w:rsidP="00A83014" w:rsidRDefault="00A83014" w14:paraId="5A2E0DB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rsidR="00A83014" w:rsidP="00A83014" w:rsidRDefault="00A83014" w14:paraId="33D20F6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rsidR="00A83014" w:rsidP="00A83014" w:rsidRDefault="00A83014" w14:paraId="1CA508E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0252774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rsidRPr="00FA689E" w:rsidR="00A83014" w:rsidP="00A83014" w:rsidRDefault="00A83014" w14:paraId="30B5D87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4B3D737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rsidR="00A83014" w:rsidP="00A83014" w:rsidRDefault="00A83014" w14:paraId="0F839C3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rsidR="00A83014" w:rsidP="00A83014" w:rsidRDefault="00A83014" w14:paraId="470C8062"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rsidR="00A83014" w:rsidP="00A83014" w:rsidRDefault="00A83014" w14:paraId="45A6155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rsidRPr="00FA689E" w:rsidR="00A83014" w:rsidP="00A83014" w:rsidRDefault="00A83014" w14:paraId="0F8E112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A83014" w:rsidP="00A83014" w:rsidRDefault="00A83014" w14:paraId="5835283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0A54830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rsidR="00A83014" w:rsidP="00A83014" w:rsidRDefault="00A83014" w14:paraId="67343E9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rsidR="00A83014" w:rsidP="00A83014" w:rsidRDefault="00A83014" w14:paraId="5A533CB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rsidR="00A83014" w:rsidP="00A83014" w:rsidRDefault="00A83014" w14:paraId="464E1CD7"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3DB5397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rsidRPr="00FA689E" w:rsidR="00A83014" w:rsidP="00A83014" w:rsidRDefault="00A83014" w14:paraId="6C69C65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Pr="00982A68" w:rsidR="00A83014" w:rsidTr="00A83014" w14:paraId="06C61F9F" w14:textId="77777777">
        <w:tc>
          <w:tcPr>
            <w:tcW w:w="1549" w:type="dxa"/>
            <w:tcBorders>
              <w:top w:val="single" w:color="FFFFFF" w:themeColor="background1" w:sz="4" w:space="0"/>
              <w:left w:val="single" w:color="FFFFFF" w:themeColor="background1" w:sz="4" w:space="0"/>
              <w:right w:val="single" w:color="FFFFFF" w:themeColor="background1" w:sz="4" w:space="0"/>
            </w:tcBorders>
          </w:tcPr>
          <w:p w:rsidRPr="00FA689E" w:rsidR="00A83014" w:rsidP="00A83014" w:rsidRDefault="00A83014" w14:paraId="43AFB53C" w14:textId="77777777">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Pr>
                <w:rFonts w:ascii="Times New Roman" w:hAnsi="Times New Roman" w:cs="Times New Roman"/>
                <w:color w:val="000000"/>
                <w:sz w:val="20"/>
                <w:szCs w:val="20"/>
              </w:rPr>
              <w:t xml:space="preserve"> (dense </w:t>
            </w:r>
            <w:proofErr w:type="spellStart"/>
            <w:r w:rsidRPr="00FA689E">
              <w:rPr>
                <w:rFonts w:ascii="Times New Roman" w:hAnsi="Times New Roman" w:cs="Times New Roman"/>
                <w:color w:val="000000"/>
                <w:sz w:val="20"/>
                <w:szCs w:val="20"/>
              </w:rPr>
              <w:t>urban</w:t>
            </w:r>
            <w:proofErr w:type="spellEnd"/>
            <w:r w:rsidRPr="00FA689E">
              <w:rPr>
                <w:rFonts w:ascii="Times New Roman" w:hAnsi="Times New Roman" w:cs="Times New Roman"/>
                <w:color w:val="000000"/>
                <w:sz w:val="20"/>
                <w:szCs w:val="20"/>
              </w:rPr>
              <w:t>)</w:t>
            </w:r>
          </w:p>
        </w:tc>
        <w:tc>
          <w:tcPr>
            <w:tcW w:w="1689" w:type="dxa"/>
            <w:tcBorders>
              <w:top w:val="single" w:color="FFFFFF" w:themeColor="background1" w:sz="4" w:space="0"/>
              <w:left w:val="single" w:color="FFFFFF" w:themeColor="background1" w:sz="4" w:space="0"/>
              <w:right w:val="single" w:color="FFFFFF" w:themeColor="background1" w:sz="4" w:space="0"/>
            </w:tcBorders>
          </w:tcPr>
          <w:p w:rsidR="00A83014" w:rsidP="00A83014" w:rsidRDefault="00A83014" w14:paraId="46C8A500"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rsidRPr="00FA689E" w:rsidR="00A83014" w:rsidP="00A83014" w:rsidRDefault="00A83014" w14:paraId="1A6EC18D"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Pr="00FA689E" w:rsidR="00A83014" w:rsidP="00A83014" w:rsidRDefault="00A83014" w14:paraId="2603FBD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rsidRPr="00FA689E" w:rsidR="00A83014" w:rsidP="00A83014" w:rsidRDefault="00A83014" w14:paraId="01E0403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rsidR="00A83014" w:rsidP="00A83014" w:rsidRDefault="00A83014" w14:paraId="130D50A9"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rsidR="00A83014" w:rsidP="00A83014" w:rsidRDefault="00A83014" w14:paraId="00DC177A"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167D50A8"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rsidRPr="00FA689E" w:rsidR="00A83014" w:rsidP="00A83014" w:rsidRDefault="00A83014" w14:paraId="608BEC63" w14:textId="77777777">
            <w:pPr>
              <w:tabs>
                <w:tab w:val="left" w:pos="20"/>
                <w:tab w:val="left" w:pos="392"/>
              </w:tabs>
              <w:autoSpaceDE w:val="0"/>
              <w:autoSpaceDN w:val="0"/>
              <w:adjustRightInd w:val="0"/>
              <w:jc w:val="right"/>
              <w:rPr>
                <w:rFonts w:ascii="Times New Roman" w:hAnsi="Times New Roman" w:cs="Times New Roman"/>
                <w:color w:val="000000"/>
                <w:sz w:val="20"/>
                <w:szCs w:val="20"/>
              </w:rPr>
            </w:pPr>
          </w:p>
        </w:tc>
        <w:tc>
          <w:tcPr>
            <w:tcW w:w="6139" w:type="dxa"/>
            <w:tcBorders>
              <w:top w:val="single" w:color="FFFFFF" w:themeColor="background1" w:sz="4" w:space="0"/>
              <w:left w:val="single" w:color="FFFFFF" w:themeColor="background1" w:sz="4" w:space="0"/>
              <w:right w:val="single" w:color="FFFFFF" w:themeColor="background1" w:sz="4" w:space="0"/>
            </w:tcBorders>
          </w:tcPr>
          <w:p w:rsidR="00A83014" w:rsidP="00A83014" w:rsidRDefault="00A83014" w14:paraId="72F86F8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rsidR="00A83014" w:rsidP="00A83014" w:rsidRDefault="00A83014" w14:paraId="3FDAD92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rsidR="00A83014" w:rsidP="00A83014" w:rsidRDefault="00A83014" w14:paraId="49C93124"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rsidR="00A83014" w:rsidP="00A83014" w:rsidRDefault="00A83014" w14:paraId="466EFD9B"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rsidRPr="00982A68" w:rsidR="00A83014" w:rsidP="00A83014" w:rsidRDefault="00A83014" w14:paraId="2B0400BF"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color="FFFFFF" w:themeColor="background1" w:sz="4" w:space="0"/>
              <w:left w:val="single" w:color="FFFFFF" w:themeColor="background1" w:sz="4" w:space="0"/>
              <w:right w:val="single" w:color="FFFFFF" w:themeColor="background1" w:sz="4" w:space="0"/>
            </w:tcBorders>
          </w:tcPr>
          <w:p w:rsidR="00A83014" w:rsidP="00A83014" w:rsidRDefault="00A83014" w14:paraId="539D664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58693876"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rsidR="00A83014" w:rsidP="00A83014" w:rsidRDefault="00A83014" w14:paraId="57A7E713"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rsidR="00A83014" w:rsidP="00A83014" w:rsidRDefault="00A83014" w14:paraId="5F58A66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rsidR="00A83014" w:rsidP="00A83014" w:rsidRDefault="00A83014" w14:paraId="66F5C4B1"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rsidR="00A83014" w:rsidP="00A83014" w:rsidRDefault="00A83014" w14:paraId="7D87A85E"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rsidRPr="00982A68" w:rsidR="00A83014" w:rsidP="00A83014" w:rsidRDefault="00A83014" w14:paraId="585317D5" w14:textId="77777777">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rsidR="001247C6" w:rsidP="00B15A0D" w:rsidRDefault="001151E9" w14:paraId="0CE53D71" w14:textId="7EBCCB7A">
      <w:pPr>
        <w:spacing w:before="100" w:beforeAutospacing="1" w:after="100" w:afterAutospacing="1" w:line="480" w:lineRule="auto"/>
        <w:rPr>
          <w:rFonts w:ascii="Times New Roman" w:hAnsi="Times New Roman" w:eastAsia="Times New Roman" w:cs="Times New Roman"/>
          <w:lang w:val="en-CA"/>
        </w:rPr>
      </w:pPr>
      <w:r>
        <w:rPr>
          <w:rFonts w:ascii="Times New Roman" w:hAnsi="Times New Roman" w:eastAsia="Times New Roman" w:cs="Times New Roman"/>
          <w:lang w:val="en-CA"/>
        </w:rPr>
        <w:t xml:space="preserve">Table SX. </w:t>
      </w:r>
    </w:p>
    <w:p w:rsidR="00CC2FBF" w:rsidP="00B15A0D" w:rsidRDefault="00CC2FBF" w14:paraId="550B5B08" w14:textId="77777777">
      <w:pPr>
        <w:spacing w:before="100" w:beforeAutospacing="1" w:after="100" w:afterAutospacing="1" w:line="480" w:lineRule="auto"/>
        <w:rPr>
          <w:rFonts w:ascii="Times New Roman" w:hAnsi="Times New Roman" w:eastAsia="Times New Roman" w:cs="Times New Roman"/>
          <w:lang w:val="en-CA"/>
        </w:rPr>
      </w:pPr>
    </w:p>
    <w:p w:rsidR="00D8142B" w:rsidP="00B15A0D" w:rsidRDefault="00D8142B" w14:paraId="45D48A05" w14:textId="77777777">
      <w:pPr>
        <w:spacing w:before="100" w:beforeAutospacing="1" w:after="100" w:afterAutospacing="1" w:line="480" w:lineRule="auto"/>
        <w:rPr>
          <w:rFonts w:ascii="Times New Roman" w:hAnsi="Times New Roman" w:eastAsia="Times New Roman" w:cs="Times New Roman"/>
          <w:lang w:val="en-CA"/>
        </w:rPr>
      </w:pPr>
    </w:p>
    <w:p w:rsidR="00D8142B" w:rsidP="00B15A0D" w:rsidRDefault="00D8142B" w14:paraId="22311443" w14:textId="77777777">
      <w:pPr>
        <w:spacing w:before="100" w:beforeAutospacing="1" w:after="100" w:afterAutospacing="1" w:line="480" w:lineRule="auto"/>
        <w:rPr>
          <w:rFonts w:ascii="Times New Roman" w:hAnsi="Times New Roman" w:eastAsia="Times New Roman" w:cs="Times New Roman"/>
          <w:lang w:val="en-CA"/>
        </w:rPr>
      </w:pPr>
    </w:p>
    <w:p w:rsidR="00537678" w:rsidP="00B15A0D" w:rsidRDefault="00537678" w14:paraId="46AE7792" w14:textId="77777777">
      <w:pPr>
        <w:spacing w:before="100" w:beforeAutospacing="1" w:after="100" w:afterAutospacing="1" w:line="480" w:lineRule="auto"/>
        <w:rPr>
          <w:rFonts w:ascii="Times New Roman" w:hAnsi="Times New Roman" w:eastAsia="Times New Roman" w:cs="Times New Roman"/>
          <w:lang w:val="en-CA"/>
        </w:rPr>
      </w:pPr>
    </w:p>
    <w:p w:rsidR="00537678" w:rsidP="00B15A0D" w:rsidRDefault="00537678" w14:paraId="369A2F41" w14:textId="77777777">
      <w:pPr>
        <w:spacing w:before="100" w:beforeAutospacing="1" w:after="100" w:afterAutospacing="1" w:line="480" w:lineRule="auto"/>
        <w:rPr>
          <w:rFonts w:ascii="Times New Roman" w:hAnsi="Times New Roman" w:eastAsia="Times New Roman" w:cs="Times New Roman"/>
          <w:lang w:val="en-CA"/>
        </w:rPr>
      </w:pPr>
    </w:p>
    <w:p w:rsidR="00537678" w:rsidP="00B15A0D" w:rsidRDefault="00537678" w14:paraId="3BA584E7" w14:textId="77777777">
      <w:pPr>
        <w:spacing w:before="100" w:beforeAutospacing="1" w:after="100" w:afterAutospacing="1" w:line="480" w:lineRule="auto"/>
        <w:rPr>
          <w:rFonts w:ascii="Times New Roman" w:hAnsi="Times New Roman" w:eastAsia="Times New Roman" w:cs="Times New Roman"/>
          <w:lang w:val="en-CA"/>
        </w:rPr>
      </w:pPr>
    </w:p>
    <w:p w:rsidR="00654DCB" w:rsidP="00B15A0D" w:rsidRDefault="00654DCB" w14:paraId="2B2B484C" w14:textId="77777777">
      <w:pPr>
        <w:spacing w:before="100" w:beforeAutospacing="1" w:after="100" w:afterAutospacing="1" w:line="480" w:lineRule="auto"/>
        <w:rPr>
          <w:rFonts w:ascii="Times New Roman" w:hAnsi="Times New Roman" w:eastAsia="Times New Roman" w:cs="Times New Roman"/>
          <w:lang w:val="en-CA"/>
        </w:rPr>
      </w:pPr>
    </w:p>
    <w:p w:rsidRPr="00B15A0D" w:rsidR="00B15A0D" w:rsidP="00B15A0D" w:rsidRDefault="001E174A" w14:paraId="5C80F596" w14:textId="17794399">
      <w:pPr>
        <w:pStyle w:val="Heading1"/>
        <w:rPr>
          <w:rFonts w:ascii="Times New Roman" w:hAnsi="Times New Roman" w:eastAsia="Times New Roman" w:cs="Times New Roman"/>
          <w:b/>
          <w:bCs/>
          <w:color w:val="000000" w:themeColor="text1"/>
          <w:lang w:val="en-CA"/>
        </w:rPr>
      </w:pPr>
      <w:bookmarkStart w:name="_Toc195699777" w:id="254"/>
      <w:bookmarkStart w:name="_Toc195699800" w:id="255"/>
      <w:bookmarkStart w:name="_Toc204638494" w:id="256"/>
      <w:r>
        <w:rPr>
          <w:rFonts w:ascii="Times New Roman" w:hAnsi="Times New Roman" w:eastAsia="Times New Roman" w:cs="Times New Roman"/>
          <w:b/>
          <w:bCs/>
          <w:color w:val="000000" w:themeColor="text1"/>
          <w:lang w:val="en-CA"/>
        </w:rPr>
        <w:t>Literature cited</w:t>
      </w:r>
      <w:bookmarkEnd w:id="254"/>
      <w:bookmarkEnd w:id="255"/>
      <w:bookmarkEnd w:id="256"/>
    </w:p>
    <w:p w:rsidRPr="00B15A0D" w:rsidR="00B15A0D" w:rsidP="00B15A0D" w:rsidRDefault="00B15A0D" w14:paraId="0902BAA6" w14:textId="77777777">
      <w:pPr>
        <w:rPr>
          <w:lang w:val="en-CA"/>
        </w:rPr>
      </w:pPr>
    </w:p>
    <w:p w:rsidRPr="003F1C5B" w:rsidR="003F1C5B" w:rsidP="003F1C5B" w:rsidRDefault="00B15A0D" w14:paraId="07CBFFC2" w14:textId="77777777">
      <w:pPr>
        <w:pStyle w:val="Bibliography"/>
        <w:rPr>
          <w:lang w:val="en-US"/>
        </w:rPr>
      </w:pPr>
      <w:r>
        <w:rPr>
          <w:lang w:val="en-CA"/>
        </w:rPr>
        <w:fldChar w:fldCharType="begin"/>
      </w:r>
      <w:r w:rsidR="009B149E">
        <w:rPr>
          <w:lang w:val="en-CA"/>
        </w:rPr>
        <w:instrText xml:space="preserve"> ADDIN ZOTERO_BIBL {"uncited":[],"omitted":[],"custom":[]} CSL_BIBLIOGRAPHY </w:instrText>
      </w:r>
      <w:r>
        <w:rPr>
          <w:lang w:val="en-CA"/>
        </w:rPr>
        <w:fldChar w:fldCharType="separate"/>
      </w:r>
      <w:r w:rsidRPr="003F1C5B" w:rsidR="003F1C5B">
        <w:rPr>
          <w:lang w:val="en-US"/>
        </w:rPr>
        <w:t xml:space="preserve">Andreev, A. V. (1999). Energetics and survival of birds in extreme environments. </w:t>
      </w:r>
      <w:r w:rsidRPr="003F1C5B" w:rsidR="003F1C5B">
        <w:rPr>
          <w:i/>
          <w:iCs/>
          <w:lang w:val="en-US"/>
        </w:rPr>
        <w:t>Ostrich</w:t>
      </w:r>
      <w:r w:rsidRPr="003F1C5B" w:rsidR="003F1C5B">
        <w:rPr>
          <w:lang w:val="en-US"/>
        </w:rPr>
        <w:t xml:space="preserve">, </w:t>
      </w:r>
      <w:r w:rsidRPr="003F1C5B" w:rsidR="003F1C5B">
        <w:rPr>
          <w:i/>
          <w:iCs/>
          <w:lang w:val="en-US"/>
        </w:rPr>
        <w:t>70</w:t>
      </w:r>
      <w:r w:rsidRPr="003F1C5B" w:rsidR="003F1C5B">
        <w:rPr>
          <w:lang w:val="en-US"/>
        </w:rPr>
        <w:t>(1), 13–22. https://doi.org/10.1080/00306525.1999.9639745</w:t>
      </w:r>
    </w:p>
    <w:p w:rsidRPr="003F1C5B" w:rsidR="003F1C5B" w:rsidP="003F1C5B" w:rsidRDefault="003F1C5B" w14:paraId="381F638F" w14:textId="77777777">
      <w:pPr>
        <w:pStyle w:val="Bibliography"/>
        <w:rPr>
          <w:lang w:val="en-US"/>
        </w:rPr>
      </w:pPr>
      <w:r w:rsidRPr="003F1C5B">
        <w:rPr>
          <w:lang w:val="en-US"/>
        </w:rPr>
        <w:t xml:space="preserve">Anich, N. M., Benson, T. J., &amp; Bednarz, J. C. (2009). Effect of radio transmitters on return rates of Swainson’s Warblers. </w:t>
      </w:r>
      <w:r w:rsidRPr="003F1C5B">
        <w:rPr>
          <w:i/>
          <w:iCs/>
          <w:lang w:val="en-US"/>
        </w:rPr>
        <w:t>Journal of Field Ornithology</w:t>
      </w:r>
      <w:r w:rsidRPr="003F1C5B">
        <w:rPr>
          <w:lang w:val="en-US"/>
        </w:rPr>
        <w:t xml:space="preserve">, </w:t>
      </w:r>
      <w:r w:rsidRPr="003F1C5B">
        <w:rPr>
          <w:i/>
          <w:iCs/>
          <w:lang w:val="en-US"/>
        </w:rPr>
        <w:t>80</w:t>
      </w:r>
      <w:r w:rsidRPr="003F1C5B">
        <w:rPr>
          <w:lang w:val="en-US"/>
        </w:rPr>
        <w:t>(2), 206–211. https://doi.org/10.1111/j.1557-9263.2009.00210.x</w:t>
      </w:r>
    </w:p>
    <w:p w:rsidRPr="003F1C5B" w:rsidR="003F1C5B" w:rsidP="003F1C5B" w:rsidRDefault="003F1C5B" w14:paraId="273B33A0" w14:textId="77777777">
      <w:pPr>
        <w:pStyle w:val="Bibliography"/>
        <w:rPr>
          <w:lang w:val="en-US"/>
        </w:rPr>
      </w:pPr>
      <w:r w:rsidRPr="003F1C5B">
        <w:rPr>
          <w:lang w:val="en-US"/>
        </w:rPr>
        <w:t xml:space="preserve">Beauchamp, A. T., Guglielmo, C. G., &amp; </w:t>
      </w:r>
      <w:proofErr w:type="spellStart"/>
      <w:r w:rsidRPr="003F1C5B">
        <w:rPr>
          <w:lang w:val="en-US"/>
        </w:rPr>
        <w:t>Morbey</w:t>
      </w:r>
      <w:proofErr w:type="spellEnd"/>
      <w:r w:rsidRPr="003F1C5B">
        <w:rPr>
          <w:lang w:val="en-US"/>
        </w:rPr>
        <w:t xml:space="preserve">, Y. E. (2020). Stopover </w:t>
      </w:r>
      <w:proofErr w:type="spellStart"/>
      <w:r w:rsidRPr="003F1C5B">
        <w:rPr>
          <w:lang w:val="en-US"/>
        </w:rPr>
        <w:t>refuelling</w:t>
      </w:r>
      <w:proofErr w:type="spellEnd"/>
      <w:r w:rsidRPr="003F1C5B">
        <w:rPr>
          <w:lang w:val="en-US"/>
        </w:rPr>
        <w:t xml:space="preserve">, movement and departure decisions in the white-throated sparrow: The influence of intrinsic and extrinsic factors during spring migration. </w:t>
      </w:r>
      <w:r w:rsidRPr="003F1C5B">
        <w:rPr>
          <w:i/>
          <w:iCs/>
          <w:lang w:val="en-US"/>
        </w:rPr>
        <w:t>Journal of Animal Ecology</w:t>
      </w:r>
      <w:r w:rsidRPr="003F1C5B">
        <w:rPr>
          <w:lang w:val="en-US"/>
        </w:rPr>
        <w:t xml:space="preserve">, </w:t>
      </w:r>
      <w:r w:rsidRPr="003F1C5B">
        <w:rPr>
          <w:i/>
          <w:iCs/>
          <w:lang w:val="en-US"/>
        </w:rPr>
        <w:t>89</w:t>
      </w:r>
      <w:r w:rsidRPr="003F1C5B">
        <w:rPr>
          <w:lang w:val="en-US"/>
        </w:rPr>
        <w:t>(11), 2553–2566. https://doi.org/10.1111/1365-2656.13315</w:t>
      </w:r>
    </w:p>
    <w:p w:rsidRPr="003F1C5B" w:rsidR="003F1C5B" w:rsidP="003F1C5B" w:rsidRDefault="003F1C5B" w14:paraId="25385053" w14:textId="77777777">
      <w:pPr>
        <w:pStyle w:val="Bibliography"/>
        <w:rPr>
          <w:lang w:val="en-US"/>
        </w:rPr>
      </w:pPr>
      <w:r w:rsidRPr="003F1C5B">
        <w:rPr>
          <w:lang w:val="en-US"/>
        </w:rPr>
        <w:t xml:space="preserve">Birds Canada. (2025). </w:t>
      </w:r>
      <w:r w:rsidRPr="003F1C5B">
        <w:rPr>
          <w:i/>
          <w:iCs/>
          <w:lang w:val="en-US"/>
        </w:rPr>
        <w:t>Motus Wildlife Tracking System</w:t>
      </w:r>
      <w:r w:rsidRPr="003F1C5B">
        <w:rPr>
          <w:lang w:val="en-US"/>
        </w:rPr>
        <w:t>. https://motus.org/</w:t>
      </w:r>
    </w:p>
    <w:p w:rsidRPr="003F1C5B" w:rsidR="003F1C5B" w:rsidP="003F1C5B" w:rsidRDefault="003F1C5B" w14:paraId="7C6E59C3" w14:textId="77777777">
      <w:pPr>
        <w:pStyle w:val="Bibliography"/>
        <w:rPr>
          <w:lang w:val="en-US"/>
        </w:rPr>
      </w:pPr>
      <w:r w:rsidRPr="003F1C5B">
        <w:rPr>
          <w:lang w:val="en-US"/>
        </w:rPr>
        <w:t xml:space="preserve">Blackport, R. (2024). </w:t>
      </w:r>
      <w:r w:rsidRPr="003F1C5B">
        <w:rPr>
          <w:i/>
          <w:iCs/>
          <w:lang w:val="en-US"/>
        </w:rPr>
        <w:t>Amplified warming of North American cold extremes linked to human-induced changes in temperature variability</w:t>
      </w:r>
      <w:r w:rsidRPr="003F1C5B">
        <w:rPr>
          <w:lang w:val="en-US"/>
        </w:rPr>
        <w:t xml:space="preserve">. </w:t>
      </w:r>
      <w:r w:rsidRPr="003F1C5B">
        <w:rPr>
          <w:i/>
          <w:iCs/>
          <w:lang w:val="en-US"/>
        </w:rPr>
        <w:t>15</w:t>
      </w:r>
      <w:r w:rsidRPr="003F1C5B">
        <w:rPr>
          <w:lang w:val="en-US"/>
        </w:rPr>
        <w:t>(5864). https://doi.org/10.1038/s41467-024-49734-8</w:t>
      </w:r>
    </w:p>
    <w:p w:rsidRPr="003F1C5B" w:rsidR="003F1C5B" w:rsidP="003F1C5B" w:rsidRDefault="003F1C5B" w14:paraId="30769756" w14:textId="77777777">
      <w:pPr>
        <w:pStyle w:val="Bibliography"/>
        <w:rPr>
          <w:lang w:val="en-US"/>
        </w:rPr>
      </w:pPr>
      <w:r w:rsidRPr="003F1C5B">
        <w:rPr>
          <w:lang w:val="en-US"/>
        </w:rPr>
        <w:t xml:space="preserve">Bodey, T. W., Cleasby, I. R., Bell, F., Parr, N., Schultz, A., </w:t>
      </w:r>
      <w:proofErr w:type="spellStart"/>
      <w:r w:rsidRPr="003F1C5B">
        <w:rPr>
          <w:lang w:val="en-US"/>
        </w:rPr>
        <w:t>Votier</w:t>
      </w:r>
      <w:proofErr w:type="spellEnd"/>
      <w:r w:rsidRPr="003F1C5B">
        <w:rPr>
          <w:lang w:val="en-US"/>
        </w:rPr>
        <w:t xml:space="preserve">, S. C., &amp; </w:t>
      </w:r>
      <w:proofErr w:type="spellStart"/>
      <w:r w:rsidRPr="003F1C5B">
        <w:rPr>
          <w:lang w:val="en-US"/>
        </w:rPr>
        <w:t>Bearhop</w:t>
      </w:r>
      <w:proofErr w:type="spellEnd"/>
      <w:r w:rsidRPr="003F1C5B">
        <w:rPr>
          <w:lang w:val="en-US"/>
        </w:rPr>
        <w:t xml:space="preserve">, S. (2018). A phylogenetically controlled meta-analysis of biologging device effects on birds: Deleterious effects and a call for more standardized reporting of study data. </w:t>
      </w:r>
      <w:r w:rsidRPr="003F1C5B">
        <w:rPr>
          <w:i/>
          <w:iCs/>
          <w:lang w:val="en-US"/>
        </w:rPr>
        <w:t>Methods in Ecology and Evolution</w:t>
      </w:r>
      <w:r w:rsidRPr="003F1C5B">
        <w:rPr>
          <w:lang w:val="en-US"/>
        </w:rPr>
        <w:t xml:space="preserve">, </w:t>
      </w:r>
      <w:r w:rsidRPr="003F1C5B">
        <w:rPr>
          <w:i/>
          <w:iCs/>
          <w:lang w:val="en-US"/>
        </w:rPr>
        <w:t>9</w:t>
      </w:r>
      <w:r w:rsidRPr="003F1C5B">
        <w:rPr>
          <w:lang w:val="en-US"/>
        </w:rPr>
        <w:t>(4), 946–955. https://doi.org/10.1111/2041-210X.12934</w:t>
      </w:r>
    </w:p>
    <w:p w:rsidRPr="003F1C5B" w:rsidR="003F1C5B" w:rsidP="003F1C5B" w:rsidRDefault="003F1C5B" w14:paraId="50987DB5" w14:textId="77777777">
      <w:pPr>
        <w:pStyle w:val="Bibliography"/>
        <w:rPr>
          <w:lang w:val="en-US"/>
        </w:rPr>
      </w:pPr>
      <w:r w:rsidRPr="003F1C5B">
        <w:rPr>
          <w:lang w:val="en-US"/>
        </w:rPr>
        <w:t xml:space="preserve">Brewer, Gehring, T. M., Garcia, M. M., Shirkey, B. T., Simpson, J. W., &amp; Fournier, A. M. V. (2023). King rail (Rallus elegans) home range and microhabitat characteristics in </w:t>
      </w:r>
      <w:r w:rsidRPr="003F1C5B">
        <w:rPr>
          <w:lang w:val="en-US"/>
        </w:rPr>
        <w:t xml:space="preserve">western Lake Erie coastal marshes. </w:t>
      </w:r>
      <w:r w:rsidRPr="003F1C5B">
        <w:rPr>
          <w:i/>
          <w:iCs/>
          <w:lang w:val="en-US"/>
        </w:rPr>
        <w:t>Ecology and Evolution</w:t>
      </w:r>
      <w:r w:rsidRPr="003F1C5B">
        <w:rPr>
          <w:lang w:val="en-US"/>
        </w:rPr>
        <w:t xml:space="preserve">, </w:t>
      </w:r>
      <w:r w:rsidRPr="003F1C5B">
        <w:rPr>
          <w:i/>
          <w:iCs/>
          <w:lang w:val="en-US"/>
        </w:rPr>
        <w:t>13</w:t>
      </w:r>
      <w:r w:rsidRPr="003F1C5B">
        <w:rPr>
          <w:lang w:val="en-US"/>
        </w:rPr>
        <w:t>(4), 16. https://doi.org/10.1002/ece3.10043</w:t>
      </w:r>
    </w:p>
    <w:p w:rsidRPr="003F1C5B" w:rsidR="003F1C5B" w:rsidP="003F1C5B" w:rsidRDefault="003F1C5B" w14:paraId="051B5CD4" w14:textId="77777777">
      <w:pPr>
        <w:pStyle w:val="Bibliography"/>
        <w:rPr>
          <w:lang w:val="en-US"/>
        </w:rPr>
      </w:pPr>
      <w:r w:rsidRPr="003F1C5B">
        <w:rPr>
          <w:lang w:val="en-US"/>
        </w:rPr>
        <w:t xml:space="preserve">Brewer, V., Lane, S. J., Sewall, K. B., &amp; Mabry, K. E. (2020). Effects of low-density urbanization on genetic structure in the Song Sparrow. </w:t>
      </w:r>
      <w:r w:rsidRPr="003F1C5B">
        <w:rPr>
          <w:i/>
          <w:iCs/>
          <w:lang w:val="en-US"/>
        </w:rPr>
        <w:t>PLOS ONE</w:t>
      </w:r>
      <w:r w:rsidRPr="003F1C5B">
        <w:rPr>
          <w:lang w:val="en-US"/>
        </w:rPr>
        <w:t xml:space="preserve">, </w:t>
      </w:r>
      <w:r w:rsidRPr="003F1C5B">
        <w:rPr>
          <w:i/>
          <w:iCs/>
          <w:lang w:val="en-US"/>
        </w:rPr>
        <w:t>15</w:t>
      </w:r>
      <w:r w:rsidRPr="003F1C5B">
        <w:rPr>
          <w:lang w:val="en-US"/>
        </w:rPr>
        <w:t>(6), e0234008. https://doi.org/10.1371/journal.pone.0234008</w:t>
      </w:r>
    </w:p>
    <w:p w:rsidRPr="003F1C5B" w:rsidR="003F1C5B" w:rsidP="003F1C5B" w:rsidRDefault="003F1C5B" w14:paraId="05C4DCDA" w14:textId="77777777">
      <w:pPr>
        <w:pStyle w:val="Bibliography"/>
        <w:rPr>
          <w:lang w:val="en-US"/>
        </w:rPr>
      </w:pPr>
      <w:r w:rsidRPr="003F1C5B">
        <w:rPr>
          <w:lang w:val="en-US"/>
        </w:rPr>
        <w:t xml:space="preserve">Brodin, A. (2007). Theoretical models of adaptive energy management in small wintering birds. </w:t>
      </w:r>
      <w:r w:rsidRPr="003F1C5B">
        <w:rPr>
          <w:i/>
          <w:iCs/>
          <w:lang w:val="en-US"/>
        </w:rPr>
        <w:t>Philosophical Transactions of the Royal Society B: Biological Sciences</w:t>
      </w:r>
      <w:r w:rsidRPr="003F1C5B">
        <w:rPr>
          <w:lang w:val="en-US"/>
        </w:rPr>
        <w:t xml:space="preserve">, </w:t>
      </w:r>
      <w:r w:rsidRPr="003F1C5B">
        <w:rPr>
          <w:i/>
          <w:iCs/>
          <w:lang w:val="en-US"/>
        </w:rPr>
        <w:t>362</w:t>
      </w:r>
      <w:r w:rsidRPr="003F1C5B">
        <w:rPr>
          <w:lang w:val="en-US"/>
        </w:rPr>
        <w:t>(1486), 1857–1871. https://doi.org/10.1098/rstb.2006.1812</w:t>
      </w:r>
    </w:p>
    <w:p w:rsidRPr="003F1C5B" w:rsidR="003F1C5B" w:rsidP="003F1C5B" w:rsidRDefault="003F1C5B" w14:paraId="6C5954A2" w14:textId="77777777">
      <w:pPr>
        <w:pStyle w:val="Bibliography"/>
        <w:rPr>
          <w:lang w:val="en-US"/>
        </w:rPr>
      </w:pPr>
      <w:r w:rsidRPr="003F1C5B">
        <w:rPr>
          <w:lang w:val="en-US"/>
        </w:rPr>
        <w:t xml:space="preserve">Burnham, K. P., &amp; Anderson, D. R. (2002). </w:t>
      </w:r>
      <w:r w:rsidRPr="003F1C5B">
        <w:rPr>
          <w:i/>
          <w:iCs/>
          <w:lang w:val="en-US"/>
        </w:rPr>
        <w:t xml:space="preserve">Model Selection and </w:t>
      </w:r>
      <w:proofErr w:type="spellStart"/>
      <w:r w:rsidRPr="003F1C5B">
        <w:rPr>
          <w:i/>
          <w:iCs/>
          <w:lang w:val="en-US"/>
        </w:rPr>
        <w:t>Multimodel</w:t>
      </w:r>
      <w:proofErr w:type="spellEnd"/>
      <w:r w:rsidRPr="003F1C5B">
        <w:rPr>
          <w:i/>
          <w:iCs/>
          <w:lang w:val="en-US"/>
        </w:rPr>
        <w:t xml:space="preserve"> Inference</w:t>
      </w:r>
      <w:r w:rsidRPr="003F1C5B">
        <w:rPr>
          <w:lang w:val="en-US"/>
        </w:rPr>
        <w:t xml:space="preserve"> (2nd ed.).</w:t>
      </w:r>
    </w:p>
    <w:p w:rsidRPr="003F1C5B" w:rsidR="003F1C5B" w:rsidP="003F1C5B" w:rsidRDefault="003F1C5B" w14:paraId="3A10C8F5" w14:textId="77777777">
      <w:pPr>
        <w:pStyle w:val="Bibliography"/>
        <w:rPr>
          <w:lang w:val="en-US"/>
        </w:rPr>
      </w:pPr>
      <w:r w:rsidRPr="003F1C5B">
        <w:rPr>
          <w:lang w:val="en-US"/>
        </w:rPr>
        <w:t xml:space="preserve">Buxton, R. T., Hudgins, E. J., Lavigne, E., Villeneuve, P. J., Prince, S. A., Pearson, A. L., Halsall, T., Robichaud, C., &amp; Bennett, J. R. (2024). Mental health is positively associated with biodiversity in Canadian cities. </w:t>
      </w:r>
      <w:r w:rsidRPr="003F1C5B">
        <w:rPr>
          <w:i/>
          <w:iCs/>
          <w:lang w:val="en-US"/>
        </w:rPr>
        <w:t>Communications Earth &amp; Environment</w:t>
      </w:r>
      <w:r w:rsidRPr="003F1C5B">
        <w:rPr>
          <w:lang w:val="en-US"/>
        </w:rPr>
        <w:t xml:space="preserve">, </w:t>
      </w:r>
      <w:r w:rsidRPr="003F1C5B">
        <w:rPr>
          <w:i/>
          <w:iCs/>
          <w:lang w:val="en-US"/>
        </w:rPr>
        <w:t>5</w:t>
      </w:r>
      <w:r w:rsidRPr="003F1C5B">
        <w:rPr>
          <w:lang w:val="en-US"/>
        </w:rPr>
        <w:t>(1), 310. https://doi.org/10.1038/s43247-024-01482-9</w:t>
      </w:r>
    </w:p>
    <w:p w:rsidRPr="003F1C5B" w:rsidR="003F1C5B" w:rsidP="003F1C5B" w:rsidRDefault="003F1C5B" w14:paraId="30FA2D74" w14:textId="77777777">
      <w:pPr>
        <w:pStyle w:val="Bibliography"/>
        <w:rPr>
          <w:lang w:val="en-US"/>
        </w:rPr>
      </w:pPr>
      <w:r w:rsidRPr="003F1C5B">
        <w:rPr>
          <w:lang w:val="en-US"/>
        </w:rPr>
        <w:t xml:space="preserve">Cabrera-Cruz, S. A., Smolinsky, J. A., &amp; </w:t>
      </w:r>
      <w:proofErr w:type="spellStart"/>
      <w:r w:rsidRPr="003F1C5B">
        <w:rPr>
          <w:lang w:val="en-US"/>
        </w:rPr>
        <w:t>Buler</w:t>
      </w:r>
      <w:proofErr w:type="spellEnd"/>
      <w:r w:rsidRPr="003F1C5B">
        <w:rPr>
          <w:lang w:val="en-US"/>
        </w:rPr>
        <w:t xml:space="preserve">, J. J. (2018). Light pollution is greatest within migration passage areas for </w:t>
      </w:r>
      <w:proofErr w:type="gramStart"/>
      <w:r w:rsidRPr="003F1C5B">
        <w:rPr>
          <w:lang w:val="en-US"/>
        </w:rPr>
        <w:t>nocturnally-migrating</w:t>
      </w:r>
      <w:proofErr w:type="gramEnd"/>
      <w:r w:rsidRPr="003F1C5B">
        <w:rPr>
          <w:lang w:val="en-US"/>
        </w:rPr>
        <w:t xml:space="preserve"> birds around the world. </w:t>
      </w:r>
      <w:r w:rsidRPr="003F1C5B">
        <w:rPr>
          <w:i/>
          <w:iCs/>
          <w:lang w:val="en-US"/>
        </w:rPr>
        <w:t>Scientific Reports</w:t>
      </w:r>
      <w:r w:rsidRPr="003F1C5B">
        <w:rPr>
          <w:lang w:val="en-US"/>
        </w:rPr>
        <w:t xml:space="preserve">, </w:t>
      </w:r>
      <w:r w:rsidRPr="003F1C5B">
        <w:rPr>
          <w:i/>
          <w:iCs/>
          <w:lang w:val="en-US"/>
        </w:rPr>
        <w:t>8</w:t>
      </w:r>
      <w:r w:rsidRPr="003F1C5B">
        <w:rPr>
          <w:lang w:val="en-US"/>
        </w:rPr>
        <w:t>(1), 3261.</w:t>
      </w:r>
    </w:p>
    <w:p w:rsidRPr="003F1C5B" w:rsidR="003F1C5B" w:rsidP="003F1C5B" w:rsidRDefault="003F1C5B" w14:paraId="08AE9BCD" w14:textId="77777777">
      <w:pPr>
        <w:pStyle w:val="Bibliography"/>
        <w:rPr>
          <w:lang w:val="en-US"/>
        </w:rPr>
      </w:pPr>
      <w:r w:rsidRPr="003F1C5B">
        <w:rPr>
          <w:lang w:val="en-US"/>
        </w:rPr>
        <w:t xml:space="preserve">Carrasco, L., </w:t>
      </w:r>
      <w:proofErr w:type="spellStart"/>
      <w:r w:rsidRPr="003F1C5B">
        <w:rPr>
          <w:lang w:val="en-US"/>
        </w:rPr>
        <w:t>Giam</w:t>
      </w:r>
      <w:proofErr w:type="spellEnd"/>
      <w:r w:rsidRPr="003F1C5B">
        <w:rPr>
          <w:lang w:val="en-US"/>
        </w:rPr>
        <w:t xml:space="preserve">, X., </w:t>
      </w:r>
      <w:proofErr w:type="spellStart"/>
      <w:r w:rsidRPr="003F1C5B">
        <w:rPr>
          <w:lang w:val="en-US"/>
        </w:rPr>
        <w:t>Papeş</w:t>
      </w:r>
      <w:proofErr w:type="spellEnd"/>
      <w:r w:rsidRPr="003F1C5B">
        <w:rPr>
          <w:lang w:val="en-US"/>
        </w:rPr>
        <w:t xml:space="preserve">, M., &amp; Sheldon, K. S. (2019). Metrics of Lidar-Derived 3D Vegetation Structure Reveal Contrasting Effects of Horizontal and Vertical Forest Heterogeneity on Bird Species Richness. </w:t>
      </w:r>
      <w:r w:rsidRPr="003F1C5B">
        <w:rPr>
          <w:i/>
          <w:iCs/>
          <w:lang w:val="en-US"/>
        </w:rPr>
        <w:t>Remote Sensing</w:t>
      </w:r>
      <w:r w:rsidRPr="003F1C5B">
        <w:rPr>
          <w:lang w:val="en-US"/>
        </w:rPr>
        <w:t xml:space="preserve">, </w:t>
      </w:r>
      <w:r w:rsidRPr="003F1C5B">
        <w:rPr>
          <w:i/>
          <w:iCs/>
          <w:lang w:val="en-US"/>
        </w:rPr>
        <w:t>11</w:t>
      </w:r>
      <w:r w:rsidRPr="003F1C5B">
        <w:rPr>
          <w:lang w:val="en-US"/>
        </w:rPr>
        <w:t>(7), Article 7. https://doi.org/10.3390/rs11070743</w:t>
      </w:r>
    </w:p>
    <w:p w:rsidRPr="003F1C5B" w:rsidR="003F1C5B" w:rsidP="003F1C5B" w:rsidRDefault="003F1C5B" w14:paraId="2D9BC717" w14:textId="77777777">
      <w:pPr>
        <w:pStyle w:val="Bibliography"/>
        <w:rPr>
          <w:lang w:val="en-US"/>
        </w:rPr>
      </w:pPr>
      <w:r w:rsidRPr="003F1C5B">
        <w:rPr>
          <w:lang w:val="en-US"/>
        </w:rPr>
        <w:t xml:space="preserve">Chen, D., &amp; Hale, R. C. (2010). A global review of polybrominated diphenyl ether flame retardant contamination in birds. </w:t>
      </w:r>
      <w:r w:rsidRPr="003F1C5B">
        <w:rPr>
          <w:i/>
          <w:iCs/>
          <w:lang w:val="en-US"/>
        </w:rPr>
        <w:t>Environment International</w:t>
      </w:r>
      <w:r w:rsidRPr="003F1C5B">
        <w:rPr>
          <w:lang w:val="en-US"/>
        </w:rPr>
        <w:t xml:space="preserve">, </w:t>
      </w:r>
      <w:r w:rsidRPr="003F1C5B">
        <w:rPr>
          <w:i/>
          <w:iCs/>
          <w:lang w:val="en-US"/>
        </w:rPr>
        <w:t>36</w:t>
      </w:r>
      <w:r w:rsidRPr="003F1C5B">
        <w:rPr>
          <w:lang w:val="en-US"/>
        </w:rPr>
        <w:t>(7), 800–811. https://doi.org/10.1016/j.envint.2010.05.013</w:t>
      </w:r>
    </w:p>
    <w:p w:rsidRPr="003F1C5B" w:rsidR="003F1C5B" w:rsidP="003F1C5B" w:rsidRDefault="003F1C5B" w14:paraId="4C3178FF" w14:textId="77777777">
      <w:pPr>
        <w:pStyle w:val="Bibliography"/>
        <w:rPr>
          <w:lang w:val="en-US"/>
        </w:rPr>
      </w:pPr>
      <w:r w:rsidRPr="003F1C5B">
        <w:rPr>
          <w:lang w:val="en-US"/>
        </w:rPr>
        <w:t xml:space="preserve">Chiron, F., </w:t>
      </w:r>
      <w:proofErr w:type="spellStart"/>
      <w:r w:rsidRPr="003F1C5B">
        <w:rPr>
          <w:lang w:val="en-US"/>
        </w:rPr>
        <w:t>Lorrillière</w:t>
      </w:r>
      <w:proofErr w:type="spellEnd"/>
      <w:r w:rsidRPr="003F1C5B">
        <w:rPr>
          <w:lang w:val="en-US"/>
        </w:rPr>
        <w:t xml:space="preserve">, R., Bessa-Gomes, C., </w:t>
      </w:r>
      <w:proofErr w:type="spellStart"/>
      <w:r w:rsidRPr="003F1C5B">
        <w:rPr>
          <w:lang w:val="en-US"/>
        </w:rPr>
        <w:t>Tryjanowski</w:t>
      </w:r>
      <w:proofErr w:type="spellEnd"/>
      <w:r w:rsidRPr="003F1C5B">
        <w:rPr>
          <w:lang w:val="en-US"/>
        </w:rPr>
        <w:t xml:space="preserve">, P., </w:t>
      </w:r>
      <w:proofErr w:type="spellStart"/>
      <w:r w:rsidRPr="003F1C5B">
        <w:rPr>
          <w:lang w:val="en-US"/>
        </w:rPr>
        <w:t>Casanelles</w:t>
      </w:r>
      <w:proofErr w:type="spellEnd"/>
      <w:r w:rsidRPr="003F1C5B">
        <w:rPr>
          <w:lang w:val="en-US"/>
        </w:rPr>
        <w:t xml:space="preserve">-Abella, J., </w:t>
      </w:r>
      <w:proofErr w:type="spellStart"/>
      <w:r w:rsidRPr="003F1C5B">
        <w:rPr>
          <w:lang w:val="en-US"/>
        </w:rPr>
        <w:t>Laanisto</w:t>
      </w:r>
      <w:proofErr w:type="spellEnd"/>
      <w:r w:rsidRPr="003F1C5B">
        <w:rPr>
          <w:lang w:val="en-US"/>
        </w:rPr>
        <w:t xml:space="preserve">, L., Leal, A., Van </w:t>
      </w:r>
      <w:proofErr w:type="spellStart"/>
      <w:r w:rsidRPr="003F1C5B">
        <w:rPr>
          <w:lang w:val="en-US"/>
        </w:rPr>
        <w:t>Mensel</w:t>
      </w:r>
      <w:proofErr w:type="spellEnd"/>
      <w:r w:rsidRPr="003F1C5B">
        <w:rPr>
          <w:lang w:val="en-US"/>
        </w:rPr>
        <w:t xml:space="preserve">, A., Moretti, M., </w:t>
      </w:r>
      <w:proofErr w:type="spellStart"/>
      <w:r w:rsidRPr="003F1C5B">
        <w:rPr>
          <w:lang w:val="en-US"/>
        </w:rPr>
        <w:t>Muyshondt</w:t>
      </w:r>
      <w:proofErr w:type="spellEnd"/>
      <w:r w:rsidRPr="003F1C5B">
        <w:rPr>
          <w:lang w:val="en-US"/>
        </w:rPr>
        <w:t xml:space="preserve">, B., Niinemets, Ü., </w:t>
      </w:r>
      <w:proofErr w:type="spellStart"/>
      <w:r w:rsidRPr="003F1C5B">
        <w:rPr>
          <w:lang w:val="en-US"/>
        </w:rPr>
        <w:t>Ortí</w:t>
      </w:r>
      <w:proofErr w:type="spellEnd"/>
      <w:r w:rsidRPr="003F1C5B">
        <w:rPr>
          <w:lang w:val="en-US"/>
        </w:rPr>
        <w:t xml:space="preserve">, M. A., Pinho, P., Samson, R., &amp; </w:t>
      </w:r>
      <w:proofErr w:type="spellStart"/>
      <w:r w:rsidRPr="003F1C5B">
        <w:rPr>
          <w:lang w:val="en-US"/>
        </w:rPr>
        <w:t>Deguines</w:t>
      </w:r>
      <w:proofErr w:type="spellEnd"/>
      <w:r w:rsidRPr="003F1C5B">
        <w:rPr>
          <w:lang w:val="en-US"/>
        </w:rPr>
        <w:t xml:space="preserve">, N. (2024). How do urban green space designs shape avian communities? Testing the area–heterogeneity trade-off. </w:t>
      </w:r>
      <w:r w:rsidRPr="003F1C5B">
        <w:rPr>
          <w:i/>
          <w:iCs/>
          <w:lang w:val="en-US"/>
        </w:rPr>
        <w:t>Landscape and Urban Planning</w:t>
      </w:r>
      <w:r w:rsidRPr="003F1C5B">
        <w:rPr>
          <w:lang w:val="en-US"/>
        </w:rPr>
        <w:t xml:space="preserve">, </w:t>
      </w:r>
      <w:r w:rsidRPr="003F1C5B">
        <w:rPr>
          <w:i/>
          <w:iCs/>
          <w:lang w:val="en-US"/>
        </w:rPr>
        <w:t>242</w:t>
      </w:r>
      <w:r w:rsidRPr="003F1C5B">
        <w:rPr>
          <w:lang w:val="en-US"/>
        </w:rPr>
        <w:t>, 104954. https://doi.org/10.1016/j.landurbplan.2023.104954</w:t>
      </w:r>
    </w:p>
    <w:p w:rsidRPr="003F1C5B" w:rsidR="003F1C5B" w:rsidP="003F1C5B" w:rsidRDefault="003F1C5B" w14:paraId="20FBBEF5" w14:textId="77777777">
      <w:pPr>
        <w:pStyle w:val="Bibliography"/>
        <w:rPr>
          <w:lang w:val="en-US"/>
        </w:rPr>
      </w:pPr>
      <w:r w:rsidRPr="003F1C5B">
        <w:rPr>
          <w:lang w:val="en-US"/>
        </w:rPr>
        <w:t xml:space="preserve">City of Montreal. (2020). </w:t>
      </w:r>
      <w:r w:rsidRPr="003F1C5B">
        <w:rPr>
          <w:i/>
          <w:iCs/>
          <w:lang w:val="en-US"/>
        </w:rPr>
        <w:t>Climate Plan 2020-2030</w:t>
      </w:r>
      <w:r w:rsidRPr="003F1C5B">
        <w:rPr>
          <w:lang w:val="en-US"/>
        </w:rPr>
        <w:t>. City of Montreal. https://montreal.ca/en/articles/montreal-climate-plan-objective-carbon-neutral-2050-7613</w:t>
      </w:r>
    </w:p>
    <w:p w:rsidRPr="003F1C5B" w:rsidR="003F1C5B" w:rsidP="003F1C5B" w:rsidRDefault="003F1C5B" w14:paraId="74D97B31" w14:textId="77777777">
      <w:pPr>
        <w:pStyle w:val="Bibliography"/>
        <w:rPr>
          <w:lang w:val="en-US"/>
        </w:rPr>
      </w:pPr>
      <w:r w:rsidRPr="003F1C5B">
        <w:t xml:space="preserve">City of </w:t>
      </w:r>
      <w:proofErr w:type="spellStart"/>
      <w:r w:rsidRPr="003F1C5B">
        <w:t>Montreal</w:t>
      </w:r>
      <w:proofErr w:type="spellEnd"/>
      <w:r w:rsidRPr="003F1C5B">
        <w:t xml:space="preserve">. (2024). </w:t>
      </w:r>
      <w:r w:rsidRPr="003F1C5B">
        <w:rPr>
          <w:i/>
          <w:iCs/>
        </w:rPr>
        <w:t>Plan climat 2020-2030 Ville de Montréal—État d’avancement avril 2024</w:t>
      </w:r>
      <w:r w:rsidRPr="003F1C5B">
        <w:t xml:space="preserve">. </w:t>
      </w:r>
      <w:r w:rsidRPr="003F1C5B">
        <w:rPr>
          <w:lang w:val="en-US"/>
        </w:rPr>
        <w:t>City of Montreal. https://mtl.ged.montreal.ca/constellio/?collection=mtlca&amp;portal=REPDOCVDM#!displayDocument/00000092918</w:t>
      </w:r>
    </w:p>
    <w:p w:rsidRPr="003F1C5B" w:rsidR="003F1C5B" w:rsidP="003F1C5B" w:rsidRDefault="003F1C5B" w14:paraId="5657FDDC" w14:textId="77777777">
      <w:pPr>
        <w:pStyle w:val="Bibliography"/>
        <w:rPr>
          <w:lang w:val="en-US"/>
        </w:rPr>
      </w:pPr>
      <w:r w:rsidRPr="003F1C5B">
        <w:rPr>
          <w:lang w:val="en-US"/>
        </w:rPr>
        <w:t xml:space="preserve">Cox, D. T. C., Shanahan, D. F., Hudson, H. L., Plummer, K. E., Siriwardena, G. M., Fuller, R. A., Anderson, K., Hancock, S., &amp; Gaston, K. J. (2017). Doses of Neighborhood Nature: The Benefits for Mental Health of Living with Nature. </w:t>
      </w:r>
      <w:proofErr w:type="spellStart"/>
      <w:r w:rsidRPr="003F1C5B">
        <w:rPr>
          <w:i/>
          <w:iCs/>
          <w:lang w:val="en-US"/>
        </w:rPr>
        <w:t>BioScience</w:t>
      </w:r>
      <w:proofErr w:type="spellEnd"/>
      <w:r w:rsidRPr="003F1C5B">
        <w:rPr>
          <w:lang w:val="en-US"/>
        </w:rPr>
        <w:t xml:space="preserve">, </w:t>
      </w:r>
      <w:r w:rsidRPr="003F1C5B">
        <w:rPr>
          <w:i/>
          <w:iCs/>
          <w:lang w:val="en-US"/>
        </w:rPr>
        <w:t>67</w:t>
      </w:r>
      <w:r w:rsidRPr="003F1C5B">
        <w:rPr>
          <w:lang w:val="en-US"/>
        </w:rPr>
        <w:t>(2), 147–155. https://doi.org/10.1093/biosci/biw173</w:t>
      </w:r>
    </w:p>
    <w:p w:rsidRPr="003F1C5B" w:rsidR="003F1C5B" w:rsidP="003F1C5B" w:rsidRDefault="003F1C5B" w14:paraId="08B2D2E4" w14:textId="77777777">
      <w:pPr>
        <w:pStyle w:val="Bibliography"/>
        <w:rPr>
          <w:lang w:val="en-US"/>
        </w:rPr>
      </w:pPr>
      <w:r w:rsidRPr="003F1C5B">
        <w:rPr>
          <w:lang w:val="en-US"/>
        </w:rPr>
        <w:t xml:space="preserve">Cull, C. A., Guest, M. J., Frei, B., &amp; Ziter, C. D. (2025). Human recreational activity does not influence open cup avian nest survival in urban green spaces. </w:t>
      </w:r>
      <w:r w:rsidRPr="003F1C5B">
        <w:rPr>
          <w:i/>
          <w:iCs/>
          <w:lang w:val="en-US"/>
        </w:rPr>
        <w:t>Urban Ecosystems</w:t>
      </w:r>
      <w:r w:rsidRPr="003F1C5B">
        <w:rPr>
          <w:lang w:val="en-US"/>
        </w:rPr>
        <w:t xml:space="preserve">, </w:t>
      </w:r>
      <w:r w:rsidRPr="003F1C5B">
        <w:rPr>
          <w:i/>
          <w:iCs/>
          <w:lang w:val="en-US"/>
        </w:rPr>
        <w:t>28</w:t>
      </w:r>
      <w:r w:rsidRPr="003F1C5B">
        <w:rPr>
          <w:lang w:val="en-US"/>
        </w:rPr>
        <w:t>(2), 24. https://doi.org/10.1007/s11252-024-01669-0</w:t>
      </w:r>
    </w:p>
    <w:p w:rsidRPr="003F1C5B" w:rsidR="003F1C5B" w:rsidP="003F1C5B" w:rsidRDefault="003F1C5B" w14:paraId="4F5132DE" w14:textId="77777777">
      <w:pPr>
        <w:pStyle w:val="Bibliography"/>
        <w:rPr>
          <w:lang w:val="en-US"/>
        </w:rPr>
      </w:pPr>
      <w:r w:rsidRPr="003F1C5B">
        <w:rPr>
          <w:lang w:val="en-US"/>
        </w:rPr>
        <w:t xml:space="preserve">Cunningham, S. J., Gardner, J. L., &amp; Martin, R. O. (2021). Opportunity costs and the response of birds and mammals to climate warming. </w:t>
      </w:r>
      <w:r w:rsidRPr="003F1C5B">
        <w:rPr>
          <w:i/>
          <w:iCs/>
          <w:lang w:val="en-US"/>
        </w:rPr>
        <w:t>Frontiers in Ecology and the Environment</w:t>
      </w:r>
      <w:r w:rsidRPr="003F1C5B">
        <w:rPr>
          <w:lang w:val="en-US"/>
        </w:rPr>
        <w:t xml:space="preserve">, </w:t>
      </w:r>
      <w:r w:rsidRPr="003F1C5B">
        <w:rPr>
          <w:i/>
          <w:iCs/>
          <w:lang w:val="en-US"/>
        </w:rPr>
        <w:t>19</w:t>
      </w:r>
      <w:r w:rsidRPr="003F1C5B">
        <w:rPr>
          <w:lang w:val="en-US"/>
        </w:rPr>
        <w:t>(5), 300–307. https://doi.org/10.1002/fee.2324</w:t>
      </w:r>
    </w:p>
    <w:p w:rsidRPr="003F1C5B" w:rsidR="003F1C5B" w:rsidP="003F1C5B" w:rsidRDefault="003F1C5B" w14:paraId="791957C5" w14:textId="77777777">
      <w:pPr>
        <w:pStyle w:val="Bibliography"/>
        <w:rPr>
          <w:lang w:val="en-US"/>
        </w:rPr>
      </w:pPr>
      <w:r w:rsidRPr="003F1C5B">
        <w:rPr>
          <w:lang w:val="en-US"/>
        </w:rPr>
        <w:t xml:space="preserve">Dale, S. (2018). Urban bird community composition influenced by size of urban green spaces, presence of native forest, and urbanization. </w:t>
      </w:r>
      <w:r w:rsidRPr="003F1C5B">
        <w:rPr>
          <w:i/>
          <w:iCs/>
          <w:lang w:val="en-US"/>
        </w:rPr>
        <w:t>Urban Ecosystems</w:t>
      </w:r>
      <w:r w:rsidRPr="003F1C5B">
        <w:rPr>
          <w:lang w:val="en-US"/>
        </w:rPr>
        <w:t xml:space="preserve">, </w:t>
      </w:r>
      <w:r w:rsidRPr="003F1C5B">
        <w:rPr>
          <w:i/>
          <w:iCs/>
          <w:lang w:val="en-US"/>
        </w:rPr>
        <w:t>21</w:t>
      </w:r>
      <w:r w:rsidRPr="003F1C5B">
        <w:rPr>
          <w:lang w:val="en-US"/>
        </w:rPr>
        <w:t>(1), 1–14. https://doi.org/10.1007/s11252-017-0706-x</w:t>
      </w:r>
    </w:p>
    <w:p w:rsidRPr="003F1C5B" w:rsidR="003F1C5B" w:rsidP="003F1C5B" w:rsidRDefault="003F1C5B" w14:paraId="5C491AB3" w14:textId="77777777">
      <w:pPr>
        <w:pStyle w:val="Bibliography"/>
        <w:rPr>
          <w:lang w:val="en-US"/>
        </w:rPr>
      </w:pPr>
      <w:r w:rsidRPr="003F1C5B">
        <w:rPr>
          <w:lang w:val="en-US"/>
        </w:rPr>
        <w:t xml:space="preserve">Davies, S., Beck, M. L., &amp; Sewall, K. B. (2018). Territorial aggression in urban and rural Song Sparrows is correlated with corticosterone, but not testosterone. </w:t>
      </w:r>
      <w:r w:rsidRPr="003F1C5B">
        <w:rPr>
          <w:i/>
          <w:iCs/>
          <w:lang w:val="en-US"/>
        </w:rPr>
        <w:t>Hormones and Behavior</w:t>
      </w:r>
      <w:r w:rsidRPr="003F1C5B">
        <w:rPr>
          <w:lang w:val="en-US"/>
        </w:rPr>
        <w:t xml:space="preserve">, </w:t>
      </w:r>
      <w:r w:rsidRPr="003F1C5B">
        <w:rPr>
          <w:i/>
          <w:iCs/>
          <w:lang w:val="en-US"/>
        </w:rPr>
        <w:t>98</w:t>
      </w:r>
      <w:r w:rsidRPr="003F1C5B">
        <w:rPr>
          <w:lang w:val="en-US"/>
        </w:rPr>
        <w:t>, 8–15. https://doi.org/10.1016/j.yhbeh.2017.11.010</w:t>
      </w:r>
    </w:p>
    <w:p w:rsidRPr="003F1C5B" w:rsidR="003F1C5B" w:rsidP="003F1C5B" w:rsidRDefault="003F1C5B" w14:paraId="7B9221B6" w14:textId="77777777">
      <w:pPr>
        <w:pStyle w:val="Bibliography"/>
        <w:rPr>
          <w:lang w:val="en-US"/>
        </w:rPr>
      </w:pPr>
      <w:r w:rsidRPr="003F1C5B">
        <w:rPr>
          <w:lang w:val="en-US"/>
        </w:rPr>
        <w:t xml:space="preserve">Dawson, W. R., Marsh, R. L., &amp; </w:t>
      </w:r>
      <w:proofErr w:type="spellStart"/>
      <w:r w:rsidRPr="003F1C5B">
        <w:rPr>
          <w:lang w:val="en-US"/>
        </w:rPr>
        <w:t>Yacoe</w:t>
      </w:r>
      <w:proofErr w:type="spellEnd"/>
      <w:r w:rsidRPr="003F1C5B">
        <w:rPr>
          <w:lang w:val="en-US"/>
        </w:rPr>
        <w:t xml:space="preserve">, M. E. (1983). </w:t>
      </w:r>
      <w:r w:rsidRPr="003F1C5B">
        <w:rPr>
          <w:i/>
          <w:iCs/>
          <w:lang w:val="en-US"/>
        </w:rPr>
        <w:t>Metabolic adjustments of small passerine birds for migration and cold</w:t>
      </w:r>
      <w:r w:rsidRPr="003F1C5B">
        <w:rPr>
          <w:lang w:val="en-US"/>
        </w:rPr>
        <w:t xml:space="preserve">. </w:t>
      </w:r>
      <w:r w:rsidRPr="003F1C5B">
        <w:rPr>
          <w:i/>
          <w:iCs/>
          <w:lang w:val="en-US"/>
        </w:rPr>
        <w:t>245</w:t>
      </w:r>
      <w:r w:rsidRPr="003F1C5B">
        <w:rPr>
          <w:lang w:val="en-US"/>
        </w:rPr>
        <w:t>(6), R755–R767. https://doi.org/10.1152/ajpregu.1983.245.6.R755</w:t>
      </w:r>
    </w:p>
    <w:p w:rsidRPr="003F1C5B" w:rsidR="003F1C5B" w:rsidP="003F1C5B" w:rsidRDefault="003F1C5B" w14:paraId="30243768" w14:textId="77777777">
      <w:pPr>
        <w:pStyle w:val="Bibliography"/>
        <w:rPr>
          <w:lang w:val="en-US"/>
        </w:rPr>
      </w:pPr>
      <w:r w:rsidRPr="003F1C5B">
        <w:rPr>
          <w:lang w:val="en-US"/>
        </w:rPr>
        <w:t xml:space="preserve">Deguise, I. E., &amp; Kerr, J. T. (2006). Protected Areas and Prospects for Endangered Species Conservation in Canada. </w:t>
      </w:r>
      <w:r w:rsidRPr="003F1C5B">
        <w:rPr>
          <w:i/>
          <w:iCs/>
          <w:lang w:val="en-US"/>
        </w:rPr>
        <w:t>Conservation Biology</w:t>
      </w:r>
      <w:r w:rsidRPr="003F1C5B">
        <w:rPr>
          <w:lang w:val="en-US"/>
        </w:rPr>
        <w:t xml:space="preserve">, </w:t>
      </w:r>
      <w:r w:rsidRPr="003F1C5B">
        <w:rPr>
          <w:i/>
          <w:iCs/>
          <w:lang w:val="en-US"/>
        </w:rPr>
        <w:t>20</w:t>
      </w:r>
      <w:r w:rsidRPr="003F1C5B">
        <w:rPr>
          <w:lang w:val="en-US"/>
        </w:rPr>
        <w:t>(1). https://conbio.onlinelibrary.wiley.com/doi/10.1111/j.1523-1739.2005.00274.x</w:t>
      </w:r>
    </w:p>
    <w:p w:rsidRPr="003F1C5B" w:rsidR="003F1C5B" w:rsidP="003F1C5B" w:rsidRDefault="003F1C5B" w14:paraId="786E6705" w14:textId="77777777">
      <w:pPr>
        <w:pStyle w:val="Bibliography"/>
        <w:rPr>
          <w:lang w:val="en-US"/>
        </w:rPr>
      </w:pPr>
      <w:r w:rsidRPr="003F1C5B">
        <w:rPr>
          <w:lang w:val="en-US"/>
        </w:rPr>
        <w:t xml:space="preserve">DeVries, M. S., &amp; Jawor, J. M. (2013). Natural variation in circulating testosterone does not predict nestling provisioning rates in the northern cardinal, </w:t>
      </w:r>
      <w:r w:rsidRPr="003F1C5B">
        <w:rPr>
          <w:i/>
          <w:iCs/>
          <w:lang w:val="en-US"/>
        </w:rPr>
        <w:t xml:space="preserve">Cardinalis </w:t>
      </w:r>
      <w:proofErr w:type="spellStart"/>
      <w:r w:rsidRPr="003F1C5B">
        <w:rPr>
          <w:i/>
          <w:iCs/>
          <w:lang w:val="en-US"/>
        </w:rPr>
        <w:t>cardinalis</w:t>
      </w:r>
      <w:proofErr w:type="spellEnd"/>
      <w:r w:rsidRPr="003F1C5B">
        <w:rPr>
          <w:lang w:val="en-US"/>
        </w:rPr>
        <w:t xml:space="preserve">. </w:t>
      </w:r>
      <w:r w:rsidRPr="003F1C5B">
        <w:rPr>
          <w:i/>
          <w:iCs/>
          <w:lang w:val="en-US"/>
        </w:rPr>
        <w:t xml:space="preserve">Animal </w:t>
      </w:r>
      <w:proofErr w:type="spellStart"/>
      <w:r w:rsidRPr="003F1C5B">
        <w:rPr>
          <w:i/>
          <w:iCs/>
          <w:lang w:val="en-US"/>
        </w:rPr>
        <w:t>Behaviour</w:t>
      </w:r>
      <w:proofErr w:type="spellEnd"/>
      <w:r w:rsidRPr="003F1C5B">
        <w:rPr>
          <w:lang w:val="en-US"/>
        </w:rPr>
        <w:t xml:space="preserve">, </w:t>
      </w:r>
      <w:r w:rsidRPr="003F1C5B">
        <w:rPr>
          <w:i/>
          <w:iCs/>
          <w:lang w:val="en-US"/>
        </w:rPr>
        <w:t>85</w:t>
      </w:r>
      <w:r w:rsidRPr="003F1C5B">
        <w:rPr>
          <w:lang w:val="en-US"/>
        </w:rPr>
        <w:t>(5), 957–965. https://doi.org/10.1016/j.anbehav.2013.02.019</w:t>
      </w:r>
    </w:p>
    <w:p w:rsidRPr="003F1C5B" w:rsidR="003F1C5B" w:rsidP="003F1C5B" w:rsidRDefault="003F1C5B" w14:paraId="3E732DA4" w14:textId="77777777">
      <w:pPr>
        <w:pStyle w:val="Bibliography"/>
        <w:rPr>
          <w:lang w:val="en-US"/>
        </w:rPr>
      </w:pPr>
      <w:r w:rsidRPr="003F1C5B">
        <w:rPr>
          <w:lang w:val="en-US"/>
        </w:rPr>
        <w:t xml:space="preserve">Dinh, K. V., Albini, D., Orr, J. A., Macaulay, S. J., </w:t>
      </w:r>
      <w:proofErr w:type="spellStart"/>
      <w:r w:rsidRPr="003F1C5B">
        <w:rPr>
          <w:lang w:val="en-US"/>
        </w:rPr>
        <w:t>Rillig</w:t>
      </w:r>
      <w:proofErr w:type="spellEnd"/>
      <w:r w:rsidRPr="003F1C5B">
        <w:rPr>
          <w:lang w:val="en-US"/>
        </w:rPr>
        <w:t xml:space="preserve">, M. C., </w:t>
      </w:r>
      <w:proofErr w:type="spellStart"/>
      <w:r w:rsidRPr="003F1C5B">
        <w:rPr>
          <w:lang w:val="en-US"/>
        </w:rPr>
        <w:t>Borgå</w:t>
      </w:r>
      <w:proofErr w:type="spellEnd"/>
      <w:r w:rsidRPr="003F1C5B">
        <w:rPr>
          <w:lang w:val="en-US"/>
        </w:rPr>
        <w:t xml:space="preserve">, K., &amp; Jackson, M. C. (2023). Winter is </w:t>
      </w:r>
      <w:proofErr w:type="gramStart"/>
      <w:r w:rsidRPr="003F1C5B">
        <w:rPr>
          <w:lang w:val="en-US"/>
        </w:rPr>
        <w:t>coming:</w:t>
      </w:r>
      <w:proofErr w:type="gramEnd"/>
      <w:r w:rsidRPr="003F1C5B">
        <w:rPr>
          <w:lang w:val="en-US"/>
        </w:rPr>
        <w:t xml:space="preserve"> Interactions of multiple stressors in winter and implications for the natural world. </w:t>
      </w:r>
      <w:r w:rsidRPr="003F1C5B">
        <w:rPr>
          <w:i/>
          <w:iCs/>
          <w:lang w:val="en-US"/>
        </w:rPr>
        <w:t>Global Change Biology</w:t>
      </w:r>
      <w:r w:rsidRPr="003F1C5B">
        <w:rPr>
          <w:lang w:val="en-US"/>
        </w:rPr>
        <w:t xml:space="preserve">, </w:t>
      </w:r>
      <w:r w:rsidRPr="003F1C5B">
        <w:rPr>
          <w:i/>
          <w:iCs/>
          <w:lang w:val="en-US"/>
        </w:rPr>
        <w:t>29</w:t>
      </w:r>
      <w:r w:rsidRPr="003F1C5B">
        <w:rPr>
          <w:lang w:val="en-US"/>
        </w:rPr>
        <w:t>(24), 6834–6845. https://doi.org/10.1111/gcb.16956</w:t>
      </w:r>
    </w:p>
    <w:p w:rsidRPr="003F1C5B" w:rsidR="003F1C5B" w:rsidP="003F1C5B" w:rsidRDefault="003F1C5B" w14:paraId="63AACBF6" w14:textId="77777777">
      <w:pPr>
        <w:pStyle w:val="Bibliography"/>
        <w:rPr>
          <w:lang w:val="en-US"/>
        </w:rPr>
      </w:pPr>
      <w:r w:rsidRPr="003F1C5B">
        <w:rPr>
          <w:lang w:val="en-US"/>
        </w:rPr>
        <w:t xml:space="preserve">Dunn, J. C., Morris, A. J., Grice, P. V., &amp; Peach, W. J. (2021). Effects of seed-rich habitat provision on territory density, home range and breeding performance of European Turtle Doves </w:t>
      </w:r>
      <w:proofErr w:type="spellStart"/>
      <w:r w:rsidRPr="003F1C5B">
        <w:rPr>
          <w:i/>
          <w:iCs/>
          <w:lang w:val="en-US"/>
        </w:rPr>
        <w:t>Streptopelia</w:t>
      </w:r>
      <w:proofErr w:type="spellEnd"/>
      <w:r w:rsidRPr="003F1C5B">
        <w:rPr>
          <w:i/>
          <w:iCs/>
          <w:lang w:val="en-US"/>
        </w:rPr>
        <w:t xml:space="preserve"> </w:t>
      </w:r>
      <w:proofErr w:type="spellStart"/>
      <w:r w:rsidRPr="003F1C5B">
        <w:rPr>
          <w:i/>
          <w:iCs/>
          <w:lang w:val="en-US"/>
        </w:rPr>
        <w:t>turtur</w:t>
      </w:r>
      <w:proofErr w:type="spellEnd"/>
      <w:r w:rsidRPr="003F1C5B">
        <w:rPr>
          <w:lang w:val="en-US"/>
        </w:rPr>
        <w:t xml:space="preserve">. </w:t>
      </w:r>
      <w:r w:rsidRPr="003F1C5B">
        <w:rPr>
          <w:i/>
          <w:iCs/>
          <w:lang w:val="en-US"/>
        </w:rPr>
        <w:t>Bird Conservation International</w:t>
      </w:r>
      <w:r w:rsidRPr="003F1C5B">
        <w:rPr>
          <w:lang w:val="en-US"/>
        </w:rPr>
        <w:t xml:space="preserve">, </w:t>
      </w:r>
      <w:r w:rsidRPr="003F1C5B">
        <w:rPr>
          <w:i/>
          <w:iCs/>
          <w:lang w:val="en-US"/>
        </w:rPr>
        <w:t>31</w:t>
      </w:r>
      <w:r w:rsidRPr="003F1C5B">
        <w:rPr>
          <w:lang w:val="en-US"/>
        </w:rPr>
        <w:t>(4), 620–639. https://doi.org/10.1017/S0959270920000635</w:t>
      </w:r>
    </w:p>
    <w:p w:rsidRPr="003F1C5B" w:rsidR="003F1C5B" w:rsidP="003F1C5B" w:rsidRDefault="003F1C5B" w14:paraId="2A5F7EF9" w14:textId="77777777">
      <w:pPr>
        <w:pStyle w:val="Bibliography"/>
        <w:rPr>
          <w:lang w:val="en-US"/>
        </w:rPr>
      </w:pPr>
      <w:r w:rsidRPr="003F1C5B">
        <w:rPr>
          <w:lang w:val="en-US"/>
        </w:rPr>
        <w:t xml:space="preserve">Dupras, J., &amp; Alam, M. (2015). Urban Sprawl and Ecosystem Services: A Half Century Perspective in the Montreal Area (Quebec, Canada). </w:t>
      </w:r>
      <w:r w:rsidRPr="003F1C5B">
        <w:rPr>
          <w:i/>
          <w:iCs/>
          <w:lang w:val="en-US"/>
        </w:rPr>
        <w:t>Journal of Environmental Policy &amp; Planning</w:t>
      </w:r>
      <w:r w:rsidRPr="003F1C5B">
        <w:rPr>
          <w:lang w:val="en-US"/>
        </w:rPr>
        <w:t xml:space="preserve">, </w:t>
      </w:r>
      <w:r w:rsidRPr="003F1C5B">
        <w:rPr>
          <w:i/>
          <w:iCs/>
          <w:lang w:val="en-US"/>
        </w:rPr>
        <w:t>17</w:t>
      </w:r>
      <w:r w:rsidRPr="003F1C5B">
        <w:rPr>
          <w:lang w:val="en-US"/>
        </w:rPr>
        <w:t>(2), 180–200. https://doi.org/10.1080/1523908X.2014.927755</w:t>
      </w:r>
    </w:p>
    <w:p w:rsidRPr="003F1C5B" w:rsidR="003F1C5B" w:rsidP="003F1C5B" w:rsidRDefault="003F1C5B" w14:paraId="2C96F1CC" w14:textId="77777777">
      <w:pPr>
        <w:pStyle w:val="Bibliography"/>
        <w:rPr>
          <w:lang w:val="en-US"/>
        </w:rPr>
      </w:pPr>
      <w:r w:rsidRPr="003F1C5B">
        <w:rPr>
          <w:lang w:val="en-US"/>
        </w:rPr>
        <w:t xml:space="preserve">Elliott, J., Brogan, J., Lee, S. L., Drouillard, K. G., &amp; Elliott, K. H. (2015). PBDEs and other POPs in urban birds of prey partly explained by trophic level and carbon source. </w:t>
      </w:r>
      <w:r w:rsidRPr="003F1C5B">
        <w:rPr>
          <w:i/>
          <w:iCs/>
          <w:lang w:val="en-US"/>
        </w:rPr>
        <w:t>Science of The Total Environment</w:t>
      </w:r>
      <w:r w:rsidRPr="003F1C5B">
        <w:rPr>
          <w:lang w:val="en-US"/>
        </w:rPr>
        <w:t xml:space="preserve">, </w:t>
      </w:r>
      <w:r w:rsidRPr="003F1C5B">
        <w:rPr>
          <w:i/>
          <w:iCs/>
          <w:lang w:val="en-US"/>
        </w:rPr>
        <w:t>524–525</w:t>
      </w:r>
      <w:r w:rsidRPr="003F1C5B">
        <w:rPr>
          <w:lang w:val="en-US"/>
        </w:rPr>
        <w:t>, 157–165. https://doi.org/10.1016/j.scitotenv.2015.04.008</w:t>
      </w:r>
    </w:p>
    <w:p w:rsidRPr="003F1C5B" w:rsidR="003F1C5B" w:rsidP="003F1C5B" w:rsidRDefault="003F1C5B" w14:paraId="35C6E2B2" w14:textId="77777777">
      <w:pPr>
        <w:pStyle w:val="Bibliography"/>
        <w:rPr>
          <w:lang w:val="en-US"/>
        </w:rPr>
      </w:pPr>
      <w:r w:rsidRPr="003F1C5B">
        <w:rPr>
          <w:lang w:val="en-US"/>
        </w:rPr>
        <w:t xml:space="preserve">Elliott, J., Wilson, L. K., &amp; Wakeford, B. (2005). Polybrominated Diphenyl Ether Trends in Eggs of Marine and Freshwater Birds from British Columbia, Canada, 1979−2002. </w:t>
      </w:r>
      <w:r w:rsidRPr="003F1C5B">
        <w:rPr>
          <w:i/>
          <w:iCs/>
          <w:lang w:val="en-US"/>
        </w:rPr>
        <w:t>Environmental Science &amp; Technology</w:t>
      </w:r>
      <w:r w:rsidRPr="003F1C5B">
        <w:rPr>
          <w:lang w:val="en-US"/>
        </w:rPr>
        <w:t xml:space="preserve">, </w:t>
      </w:r>
      <w:r w:rsidRPr="003F1C5B">
        <w:rPr>
          <w:i/>
          <w:iCs/>
          <w:lang w:val="en-US"/>
        </w:rPr>
        <w:t>39</w:t>
      </w:r>
      <w:r w:rsidRPr="003F1C5B">
        <w:rPr>
          <w:lang w:val="en-US"/>
        </w:rPr>
        <w:t>(15), 5584–5591. https://doi.org/10.1021/es050496q</w:t>
      </w:r>
    </w:p>
    <w:p w:rsidRPr="003F1C5B" w:rsidR="003F1C5B" w:rsidP="003F1C5B" w:rsidRDefault="003F1C5B" w14:paraId="29F39A5C" w14:textId="77777777">
      <w:pPr>
        <w:pStyle w:val="Bibliography"/>
        <w:rPr>
          <w:lang w:val="en-US"/>
        </w:rPr>
      </w:pPr>
      <w:r w:rsidRPr="003F1C5B">
        <w:rPr>
          <w:lang w:val="en-US"/>
        </w:rPr>
        <w:t xml:space="preserve">Elliott, Woo, K. J., &amp; Benvenuti, S. (2009). Do activity costs determine foraging tactics for an arctic seabird? </w:t>
      </w:r>
      <w:r w:rsidRPr="003F1C5B">
        <w:rPr>
          <w:i/>
          <w:iCs/>
          <w:lang w:val="en-US"/>
        </w:rPr>
        <w:t>Marine Biology</w:t>
      </w:r>
      <w:r w:rsidRPr="003F1C5B">
        <w:rPr>
          <w:lang w:val="en-US"/>
        </w:rPr>
        <w:t xml:space="preserve">, </w:t>
      </w:r>
      <w:r w:rsidRPr="003F1C5B">
        <w:rPr>
          <w:i/>
          <w:iCs/>
          <w:lang w:val="en-US"/>
        </w:rPr>
        <w:t>156</w:t>
      </w:r>
      <w:r w:rsidRPr="003F1C5B">
        <w:rPr>
          <w:lang w:val="en-US"/>
        </w:rPr>
        <w:t>(9), 1809–1816. https://doi.org/10.1007/s00227-009-1214-1</w:t>
      </w:r>
    </w:p>
    <w:p w:rsidRPr="003F1C5B" w:rsidR="003F1C5B" w:rsidP="003F1C5B" w:rsidRDefault="003F1C5B" w14:paraId="01759125" w14:textId="77777777">
      <w:pPr>
        <w:pStyle w:val="Bibliography"/>
        <w:rPr>
          <w:lang w:val="en-US"/>
        </w:rPr>
      </w:pPr>
      <w:r w:rsidRPr="003F1C5B">
        <w:rPr>
          <w:lang w:val="en-US"/>
        </w:rPr>
        <w:t xml:space="preserve">Elmqvist, T., </w:t>
      </w:r>
      <w:proofErr w:type="spellStart"/>
      <w:r w:rsidRPr="003F1C5B">
        <w:rPr>
          <w:lang w:val="en-US"/>
        </w:rPr>
        <w:t>Fragkias</w:t>
      </w:r>
      <w:proofErr w:type="spellEnd"/>
      <w:r w:rsidRPr="003F1C5B">
        <w:rPr>
          <w:lang w:val="en-US"/>
        </w:rPr>
        <w:t xml:space="preserve">, M., Goodness, J., </w:t>
      </w:r>
      <w:proofErr w:type="spellStart"/>
      <w:r w:rsidRPr="003F1C5B">
        <w:rPr>
          <w:lang w:val="en-US"/>
        </w:rPr>
        <w:t>Güneralp</w:t>
      </w:r>
      <w:proofErr w:type="spellEnd"/>
      <w:r w:rsidRPr="003F1C5B">
        <w:rPr>
          <w:lang w:val="en-US"/>
        </w:rPr>
        <w:t xml:space="preserve">, B., </w:t>
      </w:r>
      <w:proofErr w:type="spellStart"/>
      <w:r w:rsidRPr="003F1C5B">
        <w:rPr>
          <w:lang w:val="en-US"/>
        </w:rPr>
        <w:t>Marcotullio</w:t>
      </w:r>
      <w:proofErr w:type="spellEnd"/>
      <w:r w:rsidRPr="003F1C5B">
        <w:rPr>
          <w:lang w:val="en-US"/>
        </w:rPr>
        <w:t xml:space="preserve">, P. J., McDonald, R. I., Parnell, S., </w:t>
      </w:r>
      <w:proofErr w:type="spellStart"/>
      <w:r w:rsidRPr="003F1C5B">
        <w:rPr>
          <w:lang w:val="en-US"/>
        </w:rPr>
        <w:t>Schewenius</w:t>
      </w:r>
      <w:proofErr w:type="spellEnd"/>
      <w:r w:rsidRPr="003F1C5B">
        <w:rPr>
          <w:lang w:val="en-US"/>
        </w:rPr>
        <w:t xml:space="preserve">, M., </w:t>
      </w:r>
      <w:proofErr w:type="spellStart"/>
      <w:r w:rsidRPr="003F1C5B">
        <w:rPr>
          <w:lang w:val="en-US"/>
        </w:rPr>
        <w:t>Sendstad</w:t>
      </w:r>
      <w:proofErr w:type="spellEnd"/>
      <w:r w:rsidRPr="003F1C5B">
        <w:rPr>
          <w:lang w:val="en-US"/>
        </w:rPr>
        <w:t xml:space="preserve">, M., &amp; Seto, K. C. (2013). </w:t>
      </w:r>
      <w:r w:rsidRPr="003F1C5B">
        <w:rPr>
          <w:i/>
          <w:iCs/>
          <w:lang w:val="en-US"/>
        </w:rPr>
        <w:t>Urbanization, biodiversity and ecosystem services: Challenges and opportunities: A global assessment</w:t>
      </w:r>
      <w:r w:rsidRPr="003F1C5B">
        <w:rPr>
          <w:lang w:val="en-US"/>
        </w:rPr>
        <w:t>. Springer Nature.</w:t>
      </w:r>
    </w:p>
    <w:p w:rsidRPr="003F1C5B" w:rsidR="003F1C5B" w:rsidP="003F1C5B" w:rsidRDefault="003F1C5B" w14:paraId="164DE421" w14:textId="77777777">
      <w:pPr>
        <w:pStyle w:val="Bibliography"/>
        <w:rPr>
          <w:lang w:val="en-US"/>
        </w:rPr>
      </w:pPr>
      <w:r w:rsidRPr="003F1C5B">
        <w:rPr>
          <w:lang w:val="en-US"/>
        </w:rPr>
        <w:t xml:space="preserve">Environment and Climate Change Canada. (2022). </w:t>
      </w:r>
      <w:r w:rsidRPr="003F1C5B">
        <w:rPr>
          <w:i/>
          <w:iCs/>
          <w:lang w:val="en-US"/>
        </w:rPr>
        <w:t>Daily Weather Data Report</w:t>
      </w:r>
      <w:r w:rsidRPr="003F1C5B">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rsidRPr="003F1C5B" w:rsidR="003F1C5B" w:rsidP="003F1C5B" w:rsidRDefault="003F1C5B" w14:paraId="4535757E" w14:textId="77777777">
      <w:pPr>
        <w:pStyle w:val="Bibliography"/>
        <w:rPr>
          <w:lang w:val="en-US"/>
        </w:rPr>
      </w:pPr>
      <w:r w:rsidRPr="003F1C5B">
        <w:t xml:space="preserve">Eötvös, C. B., </w:t>
      </w:r>
      <w:proofErr w:type="spellStart"/>
      <w:r w:rsidRPr="003F1C5B">
        <w:t>Magura</w:t>
      </w:r>
      <w:proofErr w:type="spellEnd"/>
      <w:r w:rsidRPr="003F1C5B">
        <w:t xml:space="preserve">, T., &amp; </w:t>
      </w:r>
      <w:proofErr w:type="spellStart"/>
      <w:r w:rsidRPr="003F1C5B">
        <w:t>Lövei</w:t>
      </w:r>
      <w:proofErr w:type="spellEnd"/>
      <w:r w:rsidRPr="003F1C5B">
        <w:t xml:space="preserve">, G. L. (2018). </w:t>
      </w:r>
      <w:r w:rsidRPr="003F1C5B">
        <w:rPr>
          <w:lang w:val="en-US"/>
        </w:rPr>
        <w:t xml:space="preserve">A meta-analysis indicates reduced predation pressure with increasing urbanization. </w:t>
      </w:r>
      <w:r w:rsidRPr="003F1C5B">
        <w:rPr>
          <w:i/>
          <w:iCs/>
          <w:lang w:val="en-US"/>
        </w:rPr>
        <w:t>Landscape and Urban Planning</w:t>
      </w:r>
      <w:r w:rsidRPr="003F1C5B">
        <w:rPr>
          <w:lang w:val="en-US"/>
        </w:rPr>
        <w:t xml:space="preserve">, </w:t>
      </w:r>
      <w:r w:rsidRPr="003F1C5B">
        <w:rPr>
          <w:i/>
          <w:iCs/>
          <w:lang w:val="en-US"/>
        </w:rPr>
        <w:t>180</w:t>
      </w:r>
      <w:r w:rsidRPr="003F1C5B">
        <w:rPr>
          <w:lang w:val="en-US"/>
        </w:rPr>
        <w:t>, 54–59. https://doi.org/10.1016/j.landurbplan.2018.08.010</w:t>
      </w:r>
    </w:p>
    <w:p w:rsidRPr="003F1C5B" w:rsidR="003F1C5B" w:rsidP="003F1C5B" w:rsidRDefault="003F1C5B" w14:paraId="2EE94E42" w14:textId="77777777">
      <w:pPr>
        <w:pStyle w:val="Bibliography"/>
        <w:rPr>
          <w:lang w:val="en-US"/>
        </w:rPr>
      </w:pPr>
      <w:proofErr w:type="spellStart"/>
      <w:r w:rsidRPr="003F1C5B">
        <w:rPr>
          <w:lang w:val="en-US"/>
        </w:rPr>
        <w:t>Fidino</w:t>
      </w:r>
      <w:proofErr w:type="spellEnd"/>
      <w:r w:rsidRPr="003F1C5B">
        <w:rPr>
          <w:lang w:val="en-US"/>
        </w:rPr>
        <w:t xml:space="preserve">, M., Gallo, T., Lehrer, E. W., Murray, M. H., Kay, C. A. M., Sander, H. A., MacDougall, B., Salsbury, C. M., Ryan, T. J., </w:t>
      </w:r>
      <w:proofErr w:type="spellStart"/>
      <w:r w:rsidRPr="003F1C5B">
        <w:rPr>
          <w:lang w:val="en-US"/>
        </w:rPr>
        <w:t>Angstmann</w:t>
      </w:r>
      <w:proofErr w:type="spellEnd"/>
      <w:r w:rsidRPr="003F1C5B">
        <w:rPr>
          <w:lang w:val="en-US"/>
        </w:rPr>
        <w:t xml:space="preserve">, J. L., Amy Belaire, J., </w:t>
      </w:r>
      <w:proofErr w:type="spellStart"/>
      <w:r w:rsidRPr="003F1C5B">
        <w:rPr>
          <w:lang w:val="en-US"/>
        </w:rPr>
        <w:t>Dugelby</w:t>
      </w:r>
      <w:proofErr w:type="spellEnd"/>
      <w:r w:rsidRPr="003F1C5B">
        <w:rPr>
          <w:lang w:val="en-US"/>
        </w:rPr>
        <w:t xml:space="preserve">, B., Schell, C. J., </w:t>
      </w:r>
      <w:proofErr w:type="spellStart"/>
      <w:r w:rsidRPr="003F1C5B">
        <w:rPr>
          <w:lang w:val="en-US"/>
        </w:rPr>
        <w:t>Stankowich</w:t>
      </w:r>
      <w:proofErr w:type="spellEnd"/>
      <w:r w:rsidRPr="003F1C5B">
        <w:rPr>
          <w:lang w:val="en-US"/>
        </w:rPr>
        <w:t>, T., Amaya, M., Drake, D., Hursh, S. H., Ahlers, A. A., Williamson, J., … Magle, S. B. (2021). Landscape</w:t>
      </w:r>
      <w:r w:rsidRPr="003F1C5B">
        <w:rPr>
          <w:rFonts w:ascii="Cambria Math" w:hAnsi="Cambria Math" w:cs="Cambria Math"/>
          <w:lang w:val="en-US"/>
        </w:rPr>
        <w:t>‐</w:t>
      </w:r>
      <w:r w:rsidRPr="003F1C5B">
        <w:rPr>
          <w:lang w:val="en-US"/>
        </w:rPr>
        <w:t xml:space="preserve">scale differences among cities alter common species’ responses to urbanization. </w:t>
      </w:r>
      <w:r w:rsidRPr="003F1C5B">
        <w:rPr>
          <w:i/>
          <w:iCs/>
          <w:lang w:val="en-US"/>
        </w:rPr>
        <w:t>Ecological Applications</w:t>
      </w:r>
      <w:r w:rsidRPr="003F1C5B">
        <w:rPr>
          <w:lang w:val="en-US"/>
        </w:rPr>
        <w:t xml:space="preserve">, </w:t>
      </w:r>
      <w:r w:rsidRPr="003F1C5B">
        <w:rPr>
          <w:i/>
          <w:iCs/>
          <w:lang w:val="en-US"/>
        </w:rPr>
        <w:t>31</w:t>
      </w:r>
      <w:r w:rsidRPr="003F1C5B">
        <w:rPr>
          <w:lang w:val="en-US"/>
        </w:rPr>
        <w:t>(2), e02253. https://doi.org/10.1002/eap.2253</w:t>
      </w:r>
    </w:p>
    <w:p w:rsidRPr="003F1C5B" w:rsidR="003F1C5B" w:rsidP="003F1C5B" w:rsidRDefault="003F1C5B" w14:paraId="476C164A" w14:textId="77777777">
      <w:pPr>
        <w:pStyle w:val="Bibliography"/>
        <w:rPr>
          <w:lang w:val="en-US"/>
        </w:rPr>
      </w:pPr>
      <w:r w:rsidRPr="003F1C5B">
        <w:rPr>
          <w:lang w:val="en-US"/>
        </w:rPr>
        <w:t xml:space="preserve">Filion, P., Bunting, T., Pavlic, D., &amp; Langlois, P. (2010). Intensification and Sprawl: Residential Density Trajectories in Canada’s Largest Metropolitan Regions. </w:t>
      </w:r>
      <w:r w:rsidRPr="003F1C5B">
        <w:rPr>
          <w:i/>
          <w:iCs/>
          <w:lang w:val="en-US"/>
        </w:rPr>
        <w:t>Urban Geography</w:t>
      </w:r>
      <w:r w:rsidRPr="003F1C5B">
        <w:rPr>
          <w:lang w:val="en-US"/>
        </w:rPr>
        <w:t xml:space="preserve">, </w:t>
      </w:r>
      <w:r w:rsidRPr="003F1C5B">
        <w:rPr>
          <w:i/>
          <w:iCs/>
          <w:lang w:val="en-US"/>
        </w:rPr>
        <w:t>31</w:t>
      </w:r>
      <w:r w:rsidRPr="003F1C5B">
        <w:rPr>
          <w:lang w:val="en-US"/>
        </w:rPr>
        <w:t>(4), 541–569. https://doi.org/10.2747/0272-3638.31.4.541</w:t>
      </w:r>
    </w:p>
    <w:p w:rsidRPr="003F1C5B" w:rsidR="003F1C5B" w:rsidP="003F1C5B" w:rsidRDefault="003F1C5B" w14:paraId="189FE655" w14:textId="77777777">
      <w:pPr>
        <w:pStyle w:val="Bibliography"/>
        <w:rPr>
          <w:lang w:val="en-US"/>
        </w:rPr>
      </w:pPr>
      <w:proofErr w:type="spellStart"/>
      <w:r w:rsidRPr="003F1C5B">
        <w:rPr>
          <w:lang w:val="en-US"/>
        </w:rPr>
        <w:t>Filliater</w:t>
      </w:r>
      <w:proofErr w:type="spellEnd"/>
      <w:r w:rsidRPr="003F1C5B">
        <w:rPr>
          <w:lang w:val="en-US"/>
        </w:rPr>
        <w:t xml:space="preserve">, T. S., </w:t>
      </w:r>
      <w:proofErr w:type="spellStart"/>
      <w:r w:rsidRPr="003F1C5B">
        <w:rPr>
          <w:lang w:val="en-US"/>
        </w:rPr>
        <w:t>Breitwisch</w:t>
      </w:r>
      <w:proofErr w:type="spellEnd"/>
      <w:r w:rsidRPr="003F1C5B">
        <w:rPr>
          <w:lang w:val="en-US"/>
        </w:rPr>
        <w:t xml:space="preserve">, R., &amp; Nealen, P. M. (1994). Predation on Northern Cardinal Nests: Does Choice of Nest Site Matter? </w:t>
      </w:r>
      <w:r w:rsidRPr="003F1C5B">
        <w:rPr>
          <w:i/>
          <w:iCs/>
          <w:lang w:val="en-US"/>
        </w:rPr>
        <w:t>The Condor: Ornithological Applications</w:t>
      </w:r>
      <w:r w:rsidRPr="003F1C5B">
        <w:rPr>
          <w:lang w:val="en-US"/>
        </w:rPr>
        <w:t xml:space="preserve">, </w:t>
      </w:r>
      <w:r w:rsidRPr="003F1C5B">
        <w:rPr>
          <w:i/>
          <w:iCs/>
          <w:lang w:val="en-US"/>
        </w:rPr>
        <w:t>96</w:t>
      </w:r>
      <w:r w:rsidRPr="003F1C5B">
        <w:rPr>
          <w:lang w:val="en-US"/>
        </w:rPr>
        <w:t>(3), 761–768. https://doi.org/10.2307/1369479</w:t>
      </w:r>
    </w:p>
    <w:p w:rsidRPr="003F1C5B" w:rsidR="003F1C5B" w:rsidP="003F1C5B" w:rsidRDefault="003F1C5B" w14:paraId="49540F5D" w14:textId="77777777">
      <w:pPr>
        <w:pStyle w:val="Bibliography"/>
        <w:rPr>
          <w:lang w:val="en-US"/>
        </w:rPr>
      </w:pPr>
      <w:r w:rsidRPr="003F1C5B">
        <w:rPr>
          <w:lang w:val="en-US"/>
        </w:rPr>
        <w:t xml:space="preserve">Frei, B., Morales, A., Cousineau, A.-M., &amp; Beauchamp, A. (2024). </w:t>
      </w:r>
      <w:r w:rsidRPr="003F1C5B">
        <w:rPr>
          <w:i/>
          <w:iCs/>
          <w:lang w:val="en-US"/>
        </w:rPr>
        <w:t>Montreal Northern Cardinal Winter Movements (Project 882)</w:t>
      </w:r>
      <w:r w:rsidRPr="003F1C5B">
        <w:rPr>
          <w:lang w:val="en-US"/>
        </w:rPr>
        <w:t xml:space="preserve"> [Dataset]. Motus Wildlife Tracking System, Birds Canada. https://motus.org/</w:t>
      </w:r>
    </w:p>
    <w:p w:rsidRPr="003F1C5B" w:rsidR="003F1C5B" w:rsidP="003F1C5B" w:rsidRDefault="003F1C5B" w14:paraId="38DE3D60" w14:textId="77777777">
      <w:pPr>
        <w:pStyle w:val="Bibliography"/>
        <w:rPr>
          <w:lang w:val="en-US"/>
        </w:rPr>
      </w:pPr>
      <w:r w:rsidRPr="003F1C5B">
        <w:rPr>
          <w:lang w:val="en-US"/>
        </w:rPr>
        <w:t xml:space="preserve">Fristoe, T. S. (2015). Energy use by migrants and residents in North American breeding bird communities. </w:t>
      </w:r>
      <w:r w:rsidRPr="003F1C5B">
        <w:rPr>
          <w:i/>
          <w:iCs/>
          <w:lang w:val="en-US"/>
        </w:rPr>
        <w:t>Global Ecology and Biogeography</w:t>
      </w:r>
      <w:r w:rsidRPr="003F1C5B">
        <w:rPr>
          <w:lang w:val="en-US"/>
        </w:rPr>
        <w:t xml:space="preserve">, </w:t>
      </w:r>
      <w:r w:rsidRPr="003F1C5B">
        <w:rPr>
          <w:i/>
          <w:iCs/>
          <w:lang w:val="en-US"/>
        </w:rPr>
        <w:t>24</w:t>
      </w:r>
      <w:r w:rsidRPr="003F1C5B">
        <w:rPr>
          <w:lang w:val="en-US"/>
        </w:rPr>
        <w:t>(4), 406–415. https://doi.org/10.1111/geb.12262</w:t>
      </w:r>
    </w:p>
    <w:p w:rsidRPr="003F1C5B" w:rsidR="003F1C5B" w:rsidP="003F1C5B" w:rsidRDefault="003F1C5B" w14:paraId="40E55681" w14:textId="77777777">
      <w:pPr>
        <w:pStyle w:val="Bibliography"/>
        <w:rPr>
          <w:lang w:val="en-US"/>
        </w:rPr>
      </w:pPr>
      <w:r w:rsidRPr="003F1C5B">
        <w:rPr>
          <w:lang w:val="en-US"/>
        </w:rPr>
        <w:t xml:space="preserve">Fritts, R. (2022, May 16). Avian Superhighways: The Four Flyways of North America. </w:t>
      </w:r>
      <w:r w:rsidRPr="003F1C5B">
        <w:rPr>
          <w:i/>
          <w:iCs/>
          <w:lang w:val="en-US"/>
        </w:rPr>
        <w:t>American Bird Conservancy</w:t>
      </w:r>
      <w:r w:rsidRPr="003F1C5B">
        <w:rPr>
          <w:lang w:val="en-US"/>
        </w:rPr>
        <w:t>. https://abcbirds.org/blog/north-american-bird-flyways/</w:t>
      </w:r>
    </w:p>
    <w:p w:rsidRPr="003F1C5B" w:rsidR="003F1C5B" w:rsidP="003F1C5B" w:rsidRDefault="003F1C5B" w14:paraId="39346968" w14:textId="77777777">
      <w:pPr>
        <w:pStyle w:val="Bibliography"/>
        <w:rPr>
          <w:lang w:val="en-US"/>
        </w:rPr>
      </w:pPr>
      <w:r w:rsidRPr="003F1C5B">
        <w:rPr>
          <w:lang w:val="en-US"/>
        </w:rPr>
        <w:t xml:space="preserve">Fuller, M. R., Millspaugh, J. J., Church, K. E., &amp; Kenward, R. E. (2005). Wildlife radiotelemetry. </w:t>
      </w:r>
      <w:r w:rsidRPr="003F1C5B">
        <w:rPr>
          <w:i/>
          <w:iCs/>
          <w:lang w:val="en-US"/>
        </w:rPr>
        <w:t>Techniques for Wildlife Investigations and Management. Sixth Edition. The Wildlife Society, Bethesda, Maryland, USA</w:t>
      </w:r>
      <w:r w:rsidRPr="003F1C5B">
        <w:rPr>
          <w:lang w:val="en-US"/>
        </w:rPr>
        <w:t>, 377–417.</w:t>
      </w:r>
    </w:p>
    <w:p w:rsidRPr="003F1C5B" w:rsidR="003F1C5B" w:rsidP="003F1C5B" w:rsidRDefault="003F1C5B" w14:paraId="2ABC8CC1" w14:textId="77777777">
      <w:pPr>
        <w:pStyle w:val="Bibliography"/>
        <w:rPr>
          <w:lang w:val="en-US"/>
        </w:rPr>
      </w:pPr>
      <w:proofErr w:type="spellStart"/>
      <w:r w:rsidRPr="003F1C5B">
        <w:rPr>
          <w:lang w:val="en-US"/>
        </w:rPr>
        <w:t>Furberg</w:t>
      </w:r>
      <w:proofErr w:type="spellEnd"/>
      <w:r w:rsidRPr="003F1C5B">
        <w:rPr>
          <w:lang w:val="en-US"/>
        </w:rPr>
        <w:t xml:space="preserve">, D., &amp; Ban, Y. (2008). Satellite Monitoring of Urban Sprawl and Assessing the Impact of Land-Cover Changes in the Greater Toronto Area. </w:t>
      </w:r>
      <w:r w:rsidRPr="003F1C5B">
        <w:rPr>
          <w:i/>
          <w:iCs/>
          <w:lang w:val="en-US"/>
        </w:rPr>
        <w:t>The XXI Congress of ISPRS. Beijing, China. 3-11 July 2008</w:t>
      </w:r>
      <w:r w:rsidRPr="003F1C5B">
        <w:rPr>
          <w:lang w:val="en-US"/>
        </w:rPr>
        <w:t>.</w:t>
      </w:r>
    </w:p>
    <w:p w:rsidRPr="003F1C5B" w:rsidR="003F1C5B" w:rsidP="003F1C5B" w:rsidRDefault="003F1C5B" w14:paraId="1E709704" w14:textId="77777777">
      <w:pPr>
        <w:pStyle w:val="Bibliography"/>
        <w:rPr>
          <w:lang w:val="en-US"/>
        </w:rPr>
      </w:pPr>
      <w:proofErr w:type="spellStart"/>
      <w:r w:rsidRPr="003F1C5B">
        <w:rPr>
          <w:lang w:val="en-US"/>
        </w:rPr>
        <w:t>Gahbauer</w:t>
      </w:r>
      <w:proofErr w:type="spellEnd"/>
      <w:r w:rsidRPr="003F1C5B">
        <w:rPr>
          <w:lang w:val="en-US"/>
        </w:rPr>
        <w:t xml:space="preserve">, M. A., Duval, S., &amp; Davey, D. (2015). </w:t>
      </w:r>
      <w:r w:rsidRPr="003F1C5B">
        <w:rPr>
          <w:i/>
          <w:iCs/>
          <w:lang w:val="en-US"/>
        </w:rPr>
        <w:t>McGill Bird Observatory Annual Program Report 2014</w:t>
      </w:r>
      <w:r w:rsidRPr="003F1C5B">
        <w:rPr>
          <w:lang w:val="en-US"/>
        </w:rPr>
        <w:t>.</w:t>
      </w:r>
    </w:p>
    <w:p w:rsidRPr="003F1C5B" w:rsidR="003F1C5B" w:rsidP="003F1C5B" w:rsidRDefault="003F1C5B" w14:paraId="605E3231" w14:textId="77777777">
      <w:pPr>
        <w:pStyle w:val="Bibliography"/>
        <w:rPr>
          <w:lang w:val="en-US"/>
        </w:rPr>
      </w:pPr>
      <w:proofErr w:type="spellStart"/>
      <w:r w:rsidRPr="003F1C5B">
        <w:t>Gahbauer</w:t>
      </w:r>
      <w:proofErr w:type="spellEnd"/>
      <w:r w:rsidRPr="003F1C5B">
        <w:t xml:space="preserve">, M. A., Duval, S., &amp; </w:t>
      </w:r>
      <w:proofErr w:type="spellStart"/>
      <w:r w:rsidRPr="003F1C5B">
        <w:t>Davey</w:t>
      </w:r>
      <w:proofErr w:type="spellEnd"/>
      <w:r w:rsidRPr="003F1C5B">
        <w:t xml:space="preserve">, D. (2021). </w:t>
      </w:r>
      <w:r w:rsidRPr="003F1C5B">
        <w:rPr>
          <w:i/>
          <w:iCs/>
          <w:lang w:val="en-US"/>
        </w:rPr>
        <w:t>McGill Bird Observatory 15-Year Report: 2005-2019</w:t>
      </w:r>
      <w:r w:rsidRPr="003F1C5B">
        <w:rPr>
          <w:lang w:val="en-US"/>
        </w:rPr>
        <w:t xml:space="preserve"> (p. 432). Migration Research Foundation.</w:t>
      </w:r>
    </w:p>
    <w:p w:rsidRPr="003F1C5B" w:rsidR="003F1C5B" w:rsidP="003F1C5B" w:rsidRDefault="003F1C5B" w14:paraId="18B8756B" w14:textId="77777777">
      <w:pPr>
        <w:pStyle w:val="Bibliography"/>
        <w:rPr>
          <w:lang w:val="en-US"/>
        </w:rPr>
      </w:pPr>
      <w:r w:rsidRPr="003F1C5B">
        <w:rPr>
          <w:lang w:val="en-US"/>
        </w:rPr>
        <w:t xml:space="preserve">Gómez, J., Michelson, C. I., Bradley, D. W., Ryan Norris, D., Berzins, L. L., Dawson, R. D., &amp; Clark, R. G. (2014). Effects of geolocators on reproductive performance and annual </w:t>
      </w:r>
      <w:r w:rsidRPr="003F1C5B">
        <w:rPr>
          <w:lang w:val="en-US"/>
        </w:rPr>
        <w:t xml:space="preserve">return rates of a migratory songbird. </w:t>
      </w:r>
      <w:r w:rsidRPr="003F1C5B">
        <w:rPr>
          <w:i/>
          <w:iCs/>
          <w:lang w:val="en-US"/>
        </w:rPr>
        <w:t>Journal of Ornithology</w:t>
      </w:r>
      <w:r w:rsidRPr="003F1C5B">
        <w:rPr>
          <w:lang w:val="en-US"/>
        </w:rPr>
        <w:t xml:space="preserve">, </w:t>
      </w:r>
      <w:r w:rsidRPr="003F1C5B">
        <w:rPr>
          <w:i/>
          <w:iCs/>
          <w:lang w:val="en-US"/>
        </w:rPr>
        <w:t>155</w:t>
      </w:r>
      <w:r w:rsidRPr="003F1C5B">
        <w:rPr>
          <w:lang w:val="en-US"/>
        </w:rPr>
        <w:t>(1), 37–44. https://doi.org/10.1007/s10336-013-0984-x</w:t>
      </w:r>
    </w:p>
    <w:p w:rsidRPr="003F1C5B" w:rsidR="003F1C5B" w:rsidP="003F1C5B" w:rsidRDefault="003F1C5B" w14:paraId="777D47C2" w14:textId="77777777">
      <w:pPr>
        <w:pStyle w:val="Bibliography"/>
        <w:rPr>
          <w:lang w:val="en-US"/>
        </w:rPr>
      </w:pPr>
      <w:r w:rsidRPr="003F1C5B">
        <w:rPr>
          <w:lang w:val="en-US"/>
        </w:rPr>
        <w:t xml:space="preserve">Gordo, O., </w:t>
      </w:r>
      <w:proofErr w:type="spellStart"/>
      <w:r w:rsidRPr="003F1C5B">
        <w:rPr>
          <w:lang w:val="en-US"/>
        </w:rPr>
        <w:t>Brotons</w:t>
      </w:r>
      <w:proofErr w:type="spellEnd"/>
      <w:r w:rsidRPr="003F1C5B">
        <w:rPr>
          <w:lang w:val="en-US"/>
        </w:rPr>
        <w:t xml:space="preserve">, L., </w:t>
      </w:r>
      <w:proofErr w:type="spellStart"/>
      <w:r w:rsidRPr="003F1C5B">
        <w:rPr>
          <w:lang w:val="en-US"/>
        </w:rPr>
        <w:t>Herrando</w:t>
      </w:r>
      <w:proofErr w:type="spellEnd"/>
      <w:r w:rsidRPr="003F1C5B">
        <w:rPr>
          <w:lang w:val="en-US"/>
        </w:rPr>
        <w:t xml:space="preserve">, S., &amp; Gargallo, G. (2021). Rapid </w:t>
      </w:r>
      <w:proofErr w:type="spellStart"/>
      <w:r w:rsidRPr="003F1C5B">
        <w:rPr>
          <w:lang w:val="en-US"/>
        </w:rPr>
        <w:t>behavioural</w:t>
      </w:r>
      <w:proofErr w:type="spellEnd"/>
      <w:r w:rsidRPr="003F1C5B">
        <w:rPr>
          <w:lang w:val="en-US"/>
        </w:rPr>
        <w:t xml:space="preserve"> response of urban birds to COVID-19 lockdown. </w:t>
      </w:r>
      <w:r w:rsidRPr="003F1C5B">
        <w:rPr>
          <w:i/>
          <w:iCs/>
          <w:lang w:val="en-US"/>
        </w:rPr>
        <w:t>Proceedings of the Royal Society B: Biological Sciences</w:t>
      </w:r>
      <w:r w:rsidRPr="003F1C5B">
        <w:rPr>
          <w:lang w:val="en-US"/>
        </w:rPr>
        <w:t xml:space="preserve">, </w:t>
      </w:r>
      <w:r w:rsidRPr="003F1C5B">
        <w:rPr>
          <w:i/>
          <w:iCs/>
          <w:lang w:val="en-US"/>
        </w:rPr>
        <w:t>288</w:t>
      </w:r>
      <w:r w:rsidRPr="003F1C5B">
        <w:rPr>
          <w:lang w:val="en-US"/>
        </w:rPr>
        <w:t>(1946), 20202513. https://doi.org/10.1098/rspb.2020.2513</w:t>
      </w:r>
    </w:p>
    <w:p w:rsidRPr="003F1C5B" w:rsidR="003F1C5B" w:rsidP="003F1C5B" w:rsidRDefault="003F1C5B" w14:paraId="1C36DF08" w14:textId="77777777">
      <w:pPr>
        <w:pStyle w:val="Bibliography"/>
        <w:rPr>
          <w:lang w:val="en-US"/>
        </w:rPr>
      </w:pPr>
      <w:r w:rsidRPr="003F1C5B">
        <w:rPr>
          <w:lang w:val="en-US"/>
        </w:rPr>
        <w:t xml:space="preserve">Government of Canada. (2018, November 15). </w:t>
      </w:r>
      <w:r w:rsidRPr="003F1C5B">
        <w:rPr>
          <w:i/>
          <w:iCs/>
          <w:lang w:val="en-US"/>
        </w:rPr>
        <w:t>Environmental Damages Fund</w:t>
      </w:r>
      <w:r w:rsidRPr="003F1C5B">
        <w:rPr>
          <w:lang w:val="en-US"/>
        </w:rPr>
        <w:t>. https://www.canada.ca/en/environment-climate-change/services/environmental-funding/programs/environmental-damages-fund.html</w:t>
      </w:r>
    </w:p>
    <w:p w:rsidRPr="003F1C5B" w:rsidR="003F1C5B" w:rsidP="003F1C5B" w:rsidRDefault="003F1C5B" w14:paraId="0016EBA2" w14:textId="77777777">
      <w:pPr>
        <w:pStyle w:val="Bibliography"/>
        <w:rPr>
          <w:lang w:val="en-US"/>
        </w:rPr>
      </w:pPr>
      <w:r w:rsidRPr="003F1C5B">
        <w:rPr>
          <w:lang w:val="en-US"/>
        </w:rPr>
        <w:t xml:space="preserve">Government of Canada, S. C. (2022a, February 9). </w:t>
      </w:r>
      <w:r w:rsidRPr="003F1C5B">
        <w:rPr>
          <w:i/>
          <w:iCs/>
          <w:lang w:val="en-US"/>
        </w:rPr>
        <w:t>Census Profile, 2021 Census of Population</w:t>
      </w:r>
      <w:r w:rsidRPr="003F1C5B">
        <w:rPr>
          <w:lang w:val="en-US"/>
        </w:rPr>
        <w:t>. https://www12.statcan.gc.ca/census-recensement/2021/dp-pd/prof/index.cfm?Lang=E</w:t>
      </w:r>
    </w:p>
    <w:p w:rsidRPr="003F1C5B" w:rsidR="003F1C5B" w:rsidP="003F1C5B" w:rsidRDefault="003F1C5B" w14:paraId="0A5A6266" w14:textId="77777777">
      <w:pPr>
        <w:pStyle w:val="Bibliography"/>
      </w:pPr>
      <w:r w:rsidRPr="003F1C5B">
        <w:rPr>
          <w:lang w:val="en-US"/>
        </w:rPr>
        <w:t xml:space="preserve">Government of Canada, S. C. (2022b, February 9). </w:t>
      </w:r>
      <w:r w:rsidRPr="003F1C5B">
        <w:rPr>
          <w:i/>
          <w:iCs/>
        </w:rPr>
        <w:t xml:space="preserve">Profile table, </w:t>
      </w:r>
      <w:proofErr w:type="spellStart"/>
      <w:r w:rsidRPr="003F1C5B">
        <w:rPr>
          <w:i/>
          <w:iCs/>
        </w:rPr>
        <w:t>Census</w:t>
      </w:r>
      <w:proofErr w:type="spellEnd"/>
      <w:r w:rsidRPr="003F1C5B">
        <w:rPr>
          <w:i/>
          <w:iCs/>
        </w:rPr>
        <w:t xml:space="preserve"> Profile, 2021 </w:t>
      </w:r>
      <w:proofErr w:type="spellStart"/>
      <w:r w:rsidRPr="003F1C5B">
        <w:rPr>
          <w:i/>
          <w:iCs/>
        </w:rPr>
        <w:t>Census</w:t>
      </w:r>
      <w:proofErr w:type="spellEnd"/>
      <w:r w:rsidRPr="003F1C5B">
        <w:rPr>
          <w:i/>
          <w:iCs/>
        </w:rPr>
        <w:t xml:space="preserve"> of Population—Montréal, Ville (V) [</w:t>
      </w:r>
      <w:proofErr w:type="spellStart"/>
      <w:r w:rsidRPr="003F1C5B">
        <w:rPr>
          <w:i/>
          <w:iCs/>
        </w:rPr>
        <w:t>Census</w:t>
      </w:r>
      <w:proofErr w:type="spellEnd"/>
      <w:r w:rsidRPr="003F1C5B">
        <w:rPr>
          <w:i/>
          <w:iCs/>
        </w:rPr>
        <w:t xml:space="preserve"> subdivision], </w:t>
      </w:r>
      <w:proofErr w:type="spellStart"/>
      <w:r w:rsidRPr="003F1C5B">
        <w:rPr>
          <w:i/>
          <w:iCs/>
        </w:rPr>
        <w:t>Quebec</w:t>
      </w:r>
      <w:proofErr w:type="spellEnd"/>
      <w:r w:rsidRPr="003F1C5B">
        <w:t>. https://www12.statcan.gc.ca/census-recensement/2021/dp-pd/prof/index.cfm?Lang=E</w:t>
      </w:r>
    </w:p>
    <w:p w:rsidRPr="003F1C5B" w:rsidR="003F1C5B" w:rsidP="003F1C5B" w:rsidRDefault="003F1C5B" w14:paraId="487D8D8A" w14:textId="77777777">
      <w:pPr>
        <w:pStyle w:val="Bibliography"/>
        <w:rPr>
          <w:lang w:val="en-US"/>
        </w:rPr>
      </w:pPr>
      <w:r w:rsidRPr="003F1C5B">
        <w:rPr>
          <w:lang w:val="en-US"/>
        </w:rPr>
        <w:t xml:space="preserve">Gumilyov, L. N., </w:t>
      </w:r>
      <w:proofErr w:type="spellStart"/>
      <w:r w:rsidRPr="003F1C5B">
        <w:rPr>
          <w:lang w:val="en-US"/>
        </w:rPr>
        <w:t>Byulegenova</w:t>
      </w:r>
      <w:proofErr w:type="spellEnd"/>
      <w:r w:rsidRPr="003F1C5B">
        <w:rPr>
          <w:lang w:val="en-US"/>
        </w:rPr>
        <w:t xml:space="preserve">, B. B., &amp; </w:t>
      </w:r>
      <w:proofErr w:type="spellStart"/>
      <w:r w:rsidRPr="003F1C5B">
        <w:rPr>
          <w:lang w:val="en-US"/>
        </w:rPr>
        <w:t>Turemuratov</w:t>
      </w:r>
      <w:proofErr w:type="spellEnd"/>
      <w:r w:rsidRPr="003F1C5B">
        <w:rPr>
          <w:lang w:val="en-US"/>
        </w:rPr>
        <w:t xml:space="preserve">, O. </w:t>
      </w:r>
      <w:proofErr w:type="spellStart"/>
      <w:r w:rsidRPr="003F1C5B">
        <w:rPr>
          <w:lang w:val="en-US"/>
        </w:rPr>
        <w:t>Zh</w:t>
      </w:r>
      <w:proofErr w:type="spellEnd"/>
      <w:r w:rsidRPr="003F1C5B">
        <w:rPr>
          <w:lang w:val="en-US"/>
        </w:rPr>
        <w:t xml:space="preserve">. (2023). </w:t>
      </w:r>
      <w:r w:rsidRPr="003F1C5B">
        <w:rPr>
          <w:i/>
          <w:iCs/>
          <w:lang w:val="en-US"/>
        </w:rPr>
        <w:t>Urbanization as a global trend: Causes and consequences</w:t>
      </w:r>
      <w:r w:rsidRPr="003F1C5B">
        <w:rPr>
          <w:lang w:val="en-US"/>
        </w:rPr>
        <w:t xml:space="preserve">. </w:t>
      </w:r>
      <w:r w:rsidRPr="003F1C5B">
        <w:rPr>
          <w:i/>
          <w:iCs/>
          <w:lang w:val="en-US"/>
        </w:rPr>
        <w:t>142</w:t>
      </w:r>
      <w:r w:rsidRPr="003F1C5B">
        <w:rPr>
          <w:lang w:val="en-US"/>
        </w:rPr>
        <w:t>(1), 37–42. https://doi.org/10.32523/2616-6887/2023-142-1-37-42</w:t>
      </w:r>
    </w:p>
    <w:p w:rsidRPr="003F1C5B" w:rsidR="003F1C5B" w:rsidP="003F1C5B" w:rsidRDefault="003F1C5B" w14:paraId="13ABCE42" w14:textId="77777777">
      <w:pPr>
        <w:pStyle w:val="Bibliography"/>
        <w:rPr>
          <w:lang w:val="en-US"/>
        </w:rPr>
      </w:pPr>
      <w:r w:rsidRPr="003F1C5B">
        <w:rPr>
          <w:lang w:val="en-US"/>
        </w:rPr>
        <w:t xml:space="preserve">Guo, F., </w:t>
      </w:r>
      <w:proofErr w:type="spellStart"/>
      <w:r w:rsidRPr="003F1C5B">
        <w:rPr>
          <w:lang w:val="en-US"/>
        </w:rPr>
        <w:t>Buler</w:t>
      </w:r>
      <w:proofErr w:type="spellEnd"/>
      <w:r w:rsidRPr="003F1C5B">
        <w:rPr>
          <w:lang w:val="en-US"/>
        </w:rPr>
        <w:t xml:space="preserve">, J. J., Smolinsky, J. A., &amp; </w:t>
      </w:r>
      <w:proofErr w:type="spellStart"/>
      <w:r w:rsidRPr="003F1C5B">
        <w:rPr>
          <w:lang w:val="en-US"/>
        </w:rPr>
        <w:t>Wilcove</w:t>
      </w:r>
      <w:proofErr w:type="spellEnd"/>
      <w:r w:rsidRPr="003F1C5B">
        <w:rPr>
          <w:lang w:val="en-US"/>
        </w:rPr>
        <w:t xml:space="preserve">, D. S. (2023). Autumn stopover hotspots and multiscale habitat associations of migratory landbirds in the eastern United States. </w:t>
      </w:r>
      <w:r w:rsidRPr="003F1C5B">
        <w:rPr>
          <w:i/>
          <w:iCs/>
          <w:lang w:val="en-US"/>
        </w:rPr>
        <w:t>Proceedings of the National Academy of Sciences</w:t>
      </w:r>
      <w:r w:rsidRPr="003F1C5B">
        <w:rPr>
          <w:lang w:val="en-US"/>
        </w:rPr>
        <w:t xml:space="preserve">, </w:t>
      </w:r>
      <w:r w:rsidRPr="003F1C5B">
        <w:rPr>
          <w:i/>
          <w:iCs/>
          <w:lang w:val="en-US"/>
        </w:rPr>
        <w:t>120</w:t>
      </w:r>
      <w:r w:rsidRPr="003F1C5B">
        <w:rPr>
          <w:lang w:val="en-US"/>
        </w:rPr>
        <w:t>(3), e2203511120. https://doi.org/10.1073/pnas.2203511120</w:t>
      </w:r>
    </w:p>
    <w:p w:rsidRPr="003F1C5B" w:rsidR="003F1C5B" w:rsidP="003F1C5B" w:rsidRDefault="003F1C5B" w14:paraId="41146330" w14:textId="77777777">
      <w:pPr>
        <w:pStyle w:val="Bibliography"/>
        <w:rPr>
          <w:lang w:val="en-US"/>
        </w:rPr>
      </w:pPr>
      <w:r w:rsidRPr="003F1C5B">
        <w:rPr>
          <w:lang w:val="en-US"/>
        </w:rPr>
        <w:t xml:space="preserve">Hahs, A. K., Fournier, B., Aronson, M. F. J., Nilon, C. H., Herrera-Montes, A., Salisbury, A. B., Threlfall, C. G., Rega-Brodsky, C. C., Lepczyk, C. A., La Sorte, F. A., MacGregor-Fors, I., Scott MacIvor, J., Jung, K., Piana, M. R., Williams, N. S. G., Knapp, S., </w:t>
      </w:r>
      <w:proofErr w:type="spellStart"/>
      <w:r w:rsidRPr="003F1C5B">
        <w:rPr>
          <w:lang w:val="en-US"/>
        </w:rPr>
        <w:t>Vergnes</w:t>
      </w:r>
      <w:proofErr w:type="spellEnd"/>
      <w:r w:rsidRPr="003F1C5B">
        <w:rPr>
          <w:lang w:val="en-US"/>
        </w:rPr>
        <w:t xml:space="preserve">, A., Acevedo, A. A., </w:t>
      </w:r>
      <w:proofErr w:type="spellStart"/>
      <w:r w:rsidRPr="003F1C5B">
        <w:rPr>
          <w:lang w:val="en-US"/>
        </w:rPr>
        <w:t>Gainsbury</w:t>
      </w:r>
      <w:proofErr w:type="spellEnd"/>
      <w:r w:rsidRPr="003F1C5B">
        <w:rPr>
          <w:lang w:val="en-US"/>
        </w:rPr>
        <w:t xml:space="preserve">, A. M., … Moretti, M. (2023). </w:t>
      </w:r>
      <w:proofErr w:type="spellStart"/>
      <w:r w:rsidRPr="003F1C5B">
        <w:rPr>
          <w:lang w:val="en-US"/>
        </w:rPr>
        <w:t>Urbanisation</w:t>
      </w:r>
      <w:proofErr w:type="spellEnd"/>
      <w:r w:rsidRPr="003F1C5B">
        <w:rPr>
          <w:lang w:val="en-US"/>
        </w:rPr>
        <w:t xml:space="preserve"> generates multiple trait syndromes for terrestrial animal taxa worldwide. </w:t>
      </w:r>
      <w:r w:rsidRPr="003F1C5B">
        <w:rPr>
          <w:i/>
          <w:iCs/>
          <w:lang w:val="en-US"/>
        </w:rPr>
        <w:t>Nature Communications</w:t>
      </w:r>
      <w:r w:rsidRPr="003F1C5B">
        <w:rPr>
          <w:lang w:val="en-US"/>
        </w:rPr>
        <w:t xml:space="preserve">, </w:t>
      </w:r>
      <w:r w:rsidRPr="003F1C5B">
        <w:rPr>
          <w:i/>
          <w:iCs/>
          <w:lang w:val="en-US"/>
        </w:rPr>
        <w:t>14</w:t>
      </w:r>
      <w:r w:rsidRPr="003F1C5B">
        <w:rPr>
          <w:lang w:val="en-US"/>
        </w:rPr>
        <w:t>(1), 4751. https://doi.org/10.1038/s41467-023-39746-1</w:t>
      </w:r>
    </w:p>
    <w:p w:rsidRPr="003F1C5B" w:rsidR="003F1C5B" w:rsidP="003F1C5B" w:rsidRDefault="003F1C5B" w14:paraId="462DFE88" w14:textId="77777777">
      <w:pPr>
        <w:pStyle w:val="Bibliography"/>
        <w:rPr>
          <w:lang w:val="en-US"/>
        </w:rPr>
      </w:pPr>
      <w:r w:rsidRPr="003F1C5B">
        <w:rPr>
          <w:lang w:val="en-US"/>
        </w:rPr>
        <w:t xml:space="preserve">Halkin, S. L., Shustack, D. P., DeVries, M. S., Jawor, J. M., &amp; Linville, S. U. (2021). Northern Cardinal (Cardinalis cardinalis), version 2.0. </w:t>
      </w:r>
      <w:r w:rsidRPr="003F1C5B">
        <w:rPr>
          <w:i/>
          <w:iCs/>
          <w:lang w:val="en-US"/>
        </w:rPr>
        <w:t>Birds of the World</w:t>
      </w:r>
      <w:r w:rsidRPr="003F1C5B">
        <w:rPr>
          <w:lang w:val="en-US"/>
        </w:rPr>
        <w:t>. https://doi.org/10.2173/bow.norcar.02</w:t>
      </w:r>
    </w:p>
    <w:p w:rsidRPr="003F1C5B" w:rsidR="003F1C5B" w:rsidP="003F1C5B" w:rsidRDefault="003F1C5B" w14:paraId="6D8A75EE" w14:textId="77777777">
      <w:pPr>
        <w:pStyle w:val="Bibliography"/>
        <w:rPr>
          <w:lang w:val="en-US"/>
        </w:rPr>
      </w:pPr>
      <w:r w:rsidRPr="003F1C5B">
        <w:rPr>
          <w:lang w:val="en-US"/>
        </w:rPr>
        <w:t xml:space="preserve">Harris, R. B., &amp; Fish, U. S. (1990). </w:t>
      </w:r>
      <w:r w:rsidRPr="003F1C5B">
        <w:rPr>
          <w:i/>
          <w:iCs/>
          <w:lang w:val="en-US"/>
        </w:rPr>
        <w:t>Tracking wildlife by satellite</w:t>
      </w:r>
      <w:r w:rsidRPr="003F1C5B">
        <w:rPr>
          <w:lang w:val="en-US"/>
        </w:rPr>
        <w:t>.</w:t>
      </w:r>
    </w:p>
    <w:p w:rsidRPr="003F1C5B" w:rsidR="003F1C5B" w:rsidP="003F1C5B" w:rsidRDefault="003F1C5B" w14:paraId="73DB1315" w14:textId="77777777">
      <w:pPr>
        <w:pStyle w:val="Bibliography"/>
        <w:rPr>
          <w:lang w:val="en-US"/>
        </w:rPr>
      </w:pPr>
      <w:r w:rsidRPr="003F1C5B">
        <w:rPr>
          <w:lang w:val="en-US"/>
        </w:rPr>
        <w:t xml:space="preserve">Havlíček, J., Riegert, J., &amp; Fuchs, R. (2022). A comparison of foraging-range sizes, flight distances and foraging habitat preferences in urban and rural House Sparrow (Passer </w:t>
      </w:r>
      <w:proofErr w:type="spellStart"/>
      <w:r w:rsidRPr="003F1C5B">
        <w:rPr>
          <w:lang w:val="en-US"/>
        </w:rPr>
        <w:t>domesticus</w:t>
      </w:r>
      <w:proofErr w:type="spellEnd"/>
      <w:r w:rsidRPr="003F1C5B">
        <w:rPr>
          <w:lang w:val="en-US"/>
        </w:rPr>
        <w:t xml:space="preserve">) populations. </w:t>
      </w:r>
      <w:r w:rsidRPr="003F1C5B">
        <w:rPr>
          <w:i/>
          <w:iCs/>
          <w:lang w:val="en-US"/>
        </w:rPr>
        <w:t>Ibis</w:t>
      </w:r>
      <w:r w:rsidRPr="003F1C5B">
        <w:rPr>
          <w:lang w:val="en-US"/>
        </w:rPr>
        <w:t xml:space="preserve">, </w:t>
      </w:r>
      <w:r w:rsidRPr="003F1C5B">
        <w:rPr>
          <w:i/>
          <w:iCs/>
          <w:lang w:val="en-US"/>
        </w:rPr>
        <w:t>164</w:t>
      </w:r>
      <w:r w:rsidRPr="003F1C5B">
        <w:rPr>
          <w:lang w:val="en-US"/>
        </w:rPr>
        <w:t>(4), 1227–1242. https://doi.org/10.1111/ibi.13072</w:t>
      </w:r>
    </w:p>
    <w:p w:rsidRPr="003F1C5B" w:rsidR="003F1C5B" w:rsidP="003F1C5B" w:rsidRDefault="003F1C5B" w14:paraId="367814ED" w14:textId="77777777">
      <w:pPr>
        <w:pStyle w:val="Bibliography"/>
        <w:rPr>
          <w:lang w:val="en-US"/>
        </w:rPr>
      </w:pPr>
      <w:r w:rsidRPr="003F1C5B">
        <w:rPr>
          <w:lang w:val="en-US"/>
        </w:rPr>
        <w:t xml:space="preserve">Hofman, M. P. G., Hayward, M. W., Heim, M., Marchand, P., Rolandsen, C. M., Mattisson, J., Urbano, F., Heurich, M., </w:t>
      </w:r>
      <w:proofErr w:type="spellStart"/>
      <w:r w:rsidRPr="003F1C5B">
        <w:rPr>
          <w:lang w:val="en-US"/>
        </w:rPr>
        <w:t>Mysterud</w:t>
      </w:r>
      <w:proofErr w:type="spellEnd"/>
      <w:r w:rsidRPr="003F1C5B">
        <w:rPr>
          <w:lang w:val="en-US"/>
        </w:rPr>
        <w:t xml:space="preserve">, A., </w:t>
      </w:r>
      <w:proofErr w:type="spellStart"/>
      <w:r w:rsidRPr="003F1C5B">
        <w:rPr>
          <w:lang w:val="en-US"/>
        </w:rPr>
        <w:t>Melzheimer</w:t>
      </w:r>
      <w:proofErr w:type="spellEnd"/>
      <w:r w:rsidRPr="003F1C5B">
        <w:rPr>
          <w:lang w:val="en-US"/>
        </w:rPr>
        <w:t xml:space="preserve">, J., </w:t>
      </w:r>
      <w:proofErr w:type="spellStart"/>
      <w:r w:rsidRPr="003F1C5B">
        <w:rPr>
          <w:lang w:val="en-US"/>
        </w:rPr>
        <w:t>Morellet</w:t>
      </w:r>
      <w:proofErr w:type="spellEnd"/>
      <w:r w:rsidRPr="003F1C5B">
        <w:rPr>
          <w:lang w:val="en-US"/>
        </w:rPr>
        <w:t xml:space="preserve">, N., Voigt, U., Allen, B. L., Gehr, B., Rouco, C., Ullmann, W., Holand, Ø., Jørgensen, N. H., Steinheim, G., … </w:t>
      </w:r>
      <w:proofErr w:type="spellStart"/>
      <w:r w:rsidRPr="003F1C5B">
        <w:rPr>
          <w:lang w:val="en-US"/>
        </w:rPr>
        <w:t>Balkenhol</w:t>
      </w:r>
      <w:proofErr w:type="spellEnd"/>
      <w:r w:rsidRPr="003F1C5B">
        <w:rPr>
          <w:lang w:val="en-US"/>
        </w:rPr>
        <w:t xml:space="preserve">, N. (2019). Right on track? Performance of satellite telemetry in terrestrial wildlife research. </w:t>
      </w:r>
      <w:proofErr w:type="spellStart"/>
      <w:r w:rsidRPr="003F1C5B">
        <w:rPr>
          <w:i/>
          <w:iCs/>
          <w:lang w:val="en-US"/>
        </w:rPr>
        <w:t>Plos</w:t>
      </w:r>
      <w:proofErr w:type="spellEnd"/>
      <w:r w:rsidRPr="003F1C5B">
        <w:rPr>
          <w:i/>
          <w:iCs/>
          <w:lang w:val="en-US"/>
        </w:rPr>
        <w:t xml:space="preserve"> One</w:t>
      </w:r>
      <w:r w:rsidRPr="003F1C5B">
        <w:rPr>
          <w:lang w:val="en-US"/>
        </w:rPr>
        <w:t xml:space="preserve">, </w:t>
      </w:r>
      <w:r w:rsidRPr="003F1C5B">
        <w:rPr>
          <w:i/>
          <w:iCs/>
          <w:lang w:val="en-US"/>
        </w:rPr>
        <w:t>14</w:t>
      </w:r>
      <w:r w:rsidRPr="003F1C5B">
        <w:rPr>
          <w:lang w:val="en-US"/>
        </w:rPr>
        <w:t>(5), e0216223. https://doi.org/10.1371/journal.pone.0216223</w:t>
      </w:r>
    </w:p>
    <w:p w:rsidRPr="003F1C5B" w:rsidR="003F1C5B" w:rsidP="003F1C5B" w:rsidRDefault="003F1C5B" w14:paraId="37C78B29" w14:textId="77777777">
      <w:pPr>
        <w:pStyle w:val="Bibliography"/>
        <w:rPr>
          <w:lang w:val="en-US"/>
        </w:rPr>
      </w:pPr>
      <w:r w:rsidRPr="003F1C5B">
        <w:rPr>
          <w:lang w:val="en-US"/>
        </w:rPr>
        <w:t xml:space="preserve">Hope, S. F., Hopkins, W. A., &amp; Angelier, F. (2022). Parenting in the city: Effects of urbanization on incubation </w:t>
      </w:r>
      <w:proofErr w:type="spellStart"/>
      <w:r w:rsidRPr="003F1C5B">
        <w:rPr>
          <w:lang w:val="en-US"/>
        </w:rPr>
        <w:t>behaviour</w:t>
      </w:r>
      <w:proofErr w:type="spellEnd"/>
      <w:r w:rsidRPr="003F1C5B">
        <w:rPr>
          <w:lang w:val="en-US"/>
        </w:rPr>
        <w:t xml:space="preserve"> and egg temperature in great tits, </w:t>
      </w:r>
      <w:r w:rsidRPr="003F1C5B">
        <w:rPr>
          <w:i/>
          <w:iCs/>
          <w:lang w:val="en-US"/>
        </w:rPr>
        <w:t>Parus major</w:t>
      </w:r>
      <w:r w:rsidRPr="003F1C5B">
        <w:rPr>
          <w:lang w:val="en-US"/>
        </w:rPr>
        <w:t xml:space="preserve">. </w:t>
      </w:r>
      <w:r w:rsidRPr="003F1C5B">
        <w:rPr>
          <w:i/>
          <w:iCs/>
          <w:lang w:val="en-US"/>
        </w:rPr>
        <w:t xml:space="preserve">Animal </w:t>
      </w:r>
      <w:proofErr w:type="spellStart"/>
      <w:r w:rsidRPr="003F1C5B">
        <w:rPr>
          <w:i/>
          <w:iCs/>
          <w:lang w:val="en-US"/>
        </w:rPr>
        <w:t>Behaviour</w:t>
      </w:r>
      <w:proofErr w:type="spellEnd"/>
      <w:r w:rsidRPr="003F1C5B">
        <w:rPr>
          <w:lang w:val="en-US"/>
        </w:rPr>
        <w:t xml:space="preserve">, </w:t>
      </w:r>
      <w:r w:rsidRPr="003F1C5B">
        <w:rPr>
          <w:i/>
          <w:iCs/>
          <w:lang w:val="en-US"/>
        </w:rPr>
        <w:t>194</w:t>
      </w:r>
      <w:r w:rsidRPr="003F1C5B">
        <w:rPr>
          <w:lang w:val="en-US"/>
        </w:rPr>
        <w:t>, 1–11. https://doi.org/10.1016/j.anbehav.2022.09.004</w:t>
      </w:r>
    </w:p>
    <w:p w:rsidRPr="003F1C5B" w:rsidR="003F1C5B" w:rsidP="003F1C5B" w:rsidRDefault="003F1C5B" w14:paraId="7D326D2C" w14:textId="77777777">
      <w:pPr>
        <w:pStyle w:val="Bibliography"/>
        <w:rPr>
          <w:lang w:val="en-US"/>
        </w:rPr>
      </w:pPr>
      <w:r w:rsidRPr="003F1C5B">
        <w:rPr>
          <w:lang w:val="en-US"/>
        </w:rPr>
        <w:t xml:space="preserve">Hosmer, D. W., &amp; </w:t>
      </w:r>
      <w:proofErr w:type="spellStart"/>
      <w:r w:rsidRPr="003F1C5B">
        <w:rPr>
          <w:lang w:val="en-US"/>
        </w:rPr>
        <w:t>Lemesbow</w:t>
      </w:r>
      <w:proofErr w:type="spellEnd"/>
      <w:r w:rsidRPr="003F1C5B">
        <w:rPr>
          <w:lang w:val="en-US"/>
        </w:rPr>
        <w:t xml:space="preserve">, S. (1980). Goodness of fit tests for the multiple logistic regression model. </w:t>
      </w:r>
      <w:r w:rsidRPr="003F1C5B">
        <w:rPr>
          <w:i/>
          <w:iCs/>
          <w:lang w:val="en-US"/>
        </w:rPr>
        <w:t>Communications in Statistics - Theory and Methods</w:t>
      </w:r>
      <w:r w:rsidRPr="003F1C5B">
        <w:rPr>
          <w:lang w:val="en-US"/>
        </w:rPr>
        <w:t xml:space="preserve">, </w:t>
      </w:r>
      <w:r w:rsidRPr="003F1C5B">
        <w:rPr>
          <w:i/>
          <w:iCs/>
          <w:lang w:val="en-US"/>
        </w:rPr>
        <w:t>9</w:t>
      </w:r>
      <w:r w:rsidRPr="003F1C5B">
        <w:rPr>
          <w:lang w:val="en-US"/>
        </w:rPr>
        <w:t>(10), 1043–1069. https://doi.org/10.1080/03610928008827941</w:t>
      </w:r>
    </w:p>
    <w:p w:rsidRPr="003F1C5B" w:rsidR="003F1C5B" w:rsidP="003F1C5B" w:rsidRDefault="003F1C5B" w14:paraId="1293238E" w14:textId="77777777">
      <w:pPr>
        <w:pStyle w:val="Bibliography"/>
        <w:rPr>
          <w:lang w:val="en-US"/>
        </w:rPr>
      </w:pPr>
      <w:r w:rsidRPr="003F1C5B">
        <w:rPr>
          <w:lang w:val="en-US"/>
        </w:rPr>
        <w:t xml:space="preserve">Humbird, S. K., &amp; Neudorf, D. L. H. (2008). THE EFFECTS OF FOOD SUPPLEMENTATION ON EXTRATERRITORIAL BEHAVIOR IN FEMALE NORTHERN CARDINALS. </w:t>
      </w:r>
      <w:r w:rsidRPr="003F1C5B">
        <w:rPr>
          <w:i/>
          <w:iCs/>
          <w:lang w:val="en-US"/>
        </w:rPr>
        <w:t>The Condor</w:t>
      </w:r>
      <w:r w:rsidRPr="003F1C5B">
        <w:rPr>
          <w:lang w:val="en-US"/>
        </w:rPr>
        <w:t xml:space="preserve">, </w:t>
      </w:r>
      <w:r w:rsidRPr="003F1C5B">
        <w:rPr>
          <w:i/>
          <w:iCs/>
          <w:lang w:val="en-US"/>
        </w:rPr>
        <w:t>110</w:t>
      </w:r>
      <w:r w:rsidRPr="003F1C5B">
        <w:rPr>
          <w:lang w:val="en-US"/>
        </w:rPr>
        <w:t>(2), 392–395. https://doi.org/10.1525/cond.2008.8427</w:t>
      </w:r>
    </w:p>
    <w:p w:rsidRPr="003F1C5B" w:rsidR="003F1C5B" w:rsidP="003F1C5B" w:rsidRDefault="003F1C5B" w14:paraId="31C7A7B9" w14:textId="77777777">
      <w:pPr>
        <w:pStyle w:val="Bibliography"/>
        <w:rPr>
          <w:lang w:val="en-US"/>
        </w:rPr>
      </w:pPr>
      <w:r w:rsidRPr="003F1C5B">
        <w:rPr>
          <w:lang w:val="en-US"/>
        </w:rPr>
        <w:t>Ibáñez-</w:t>
      </w:r>
      <w:proofErr w:type="spellStart"/>
      <w:r w:rsidRPr="003F1C5B">
        <w:rPr>
          <w:lang w:val="en-US"/>
        </w:rPr>
        <w:t>Álamo</w:t>
      </w:r>
      <w:proofErr w:type="spellEnd"/>
      <w:r w:rsidRPr="003F1C5B">
        <w:rPr>
          <w:lang w:val="en-US"/>
        </w:rPr>
        <w:t xml:space="preserve">, J. D., Morelli, F., Benedetti, Y., Rubio, E., </w:t>
      </w:r>
      <w:proofErr w:type="spellStart"/>
      <w:r w:rsidRPr="003F1C5B">
        <w:rPr>
          <w:lang w:val="en-US"/>
        </w:rPr>
        <w:t>Jokimäki</w:t>
      </w:r>
      <w:proofErr w:type="spellEnd"/>
      <w:r w:rsidRPr="003F1C5B">
        <w:rPr>
          <w:lang w:val="en-US"/>
        </w:rPr>
        <w:t xml:space="preserve">, J., Pérez-Contreras, T., Sprau, P., Suhonen, J., </w:t>
      </w:r>
      <w:proofErr w:type="spellStart"/>
      <w:r w:rsidRPr="003F1C5B">
        <w:rPr>
          <w:lang w:val="en-US"/>
        </w:rPr>
        <w:t>Tryjanowski</w:t>
      </w:r>
      <w:proofErr w:type="spellEnd"/>
      <w:r w:rsidRPr="003F1C5B">
        <w:rPr>
          <w:lang w:val="en-US"/>
        </w:rPr>
        <w:t xml:space="preserve">, P., </w:t>
      </w:r>
      <w:proofErr w:type="spellStart"/>
      <w:r w:rsidRPr="003F1C5B">
        <w:rPr>
          <w:lang w:val="en-US"/>
        </w:rPr>
        <w:t>Kaisanlahti-Jokimäki</w:t>
      </w:r>
      <w:proofErr w:type="spellEnd"/>
      <w:r w:rsidRPr="003F1C5B">
        <w:rPr>
          <w:lang w:val="en-US"/>
        </w:rPr>
        <w:t xml:space="preserve">, M.-L., Møller, A. P., &amp; Díaz, M. (2020). Biodiversity within the city: Effects of land sharing and land sparing urban development on avian diversity. </w:t>
      </w:r>
      <w:r w:rsidRPr="003F1C5B">
        <w:rPr>
          <w:i/>
          <w:iCs/>
          <w:lang w:val="en-US"/>
        </w:rPr>
        <w:t>Science of The Total Environment</w:t>
      </w:r>
      <w:r w:rsidRPr="003F1C5B">
        <w:rPr>
          <w:lang w:val="en-US"/>
        </w:rPr>
        <w:t xml:space="preserve">, </w:t>
      </w:r>
      <w:r w:rsidRPr="003F1C5B">
        <w:rPr>
          <w:i/>
          <w:iCs/>
          <w:lang w:val="en-US"/>
        </w:rPr>
        <w:t>707</w:t>
      </w:r>
      <w:r w:rsidRPr="003F1C5B">
        <w:rPr>
          <w:lang w:val="en-US"/>
        </w:rPr>
        <w:t>, 135477. https://doi.org/10.1016/j.scitotenv.2019.135477</w:t>
      </w:r>
    </w:p>
    <w:p w:rsidRPr="003F1C5B" w:rsidR="003F1C5B" w:rsidP="003F1C5B" w:rsidRDefault="003F1C5B" w14:paraId="537A3355" w14:textId="77777777">
      <w:pPr>
        <w:pStyle w:val="Bibliography"/>
        <w:rPr>
          <w:lang w:val="en-US"/>
        </w:rPr>
      </w:pPr>
      <w:r w:rsidRPr="003F1C5B">
        <w:rPr>
          <w:lang w:val="en-US"/>
        </w:rPr>
        <w:t xml:space="preserve">Isaksson, C. (2018). Impact of urbanization on birds. </w:t>
      </w:r>
      <w:r w:rsidRPr="003F1C5B">
        <w:rPr>
          <w:i/>
          <w:iCs/>
          <w:lang w:val="en-US"/>
        </w:rPr>
        <w:t>Bird Species</w:t>
      </w:r>
      <w:r w:rsidRPr="003F1C5B">
        <w:rPr>
          <w:lang w:val="en-US"/>
        </w:rPr>
        <w:t xml:space="preserve">, </w:t>
      </w:r>
      <w:r w:rsidRPr="003F1C5B">
        <w:rPr>
          <w:i/>
          <w:iCs/>
          <w:lang w:val="en-US"/>
        </w:rPr>
        <w:t>235</w:t>
      </w:r>
      <w:r w:rsidRPr="003F1C5B">
        <w:rPr>
          <w:lang w:val="en-US"/>
        </w:rPr>
        <w:t>, 257.</w:t>
      </w:r>
    </w:p>
    <w:p w:rsidRPr="003F1C5B" w:rsidR="003F1C5B" w:rsidP="003F1C5B" w:rsidRDefault="003F1C5B" w14:paraId="12101687" w14:textId="77777777">
      <w:pPr>
        <w:pStyle w:val="Bibliography"/>
        <w:rPr>
          <w:lang w:val="en-US"/>
        </w:rPr>
      </w:pPr>
      <w:r w:rsidRPr="003F1C5B">
        <w:rPr>
          <w:lang w:val="en-US"/>
        </w:rPr>
        <w:t xml:space="preserve">Iverson, A. R., Schaefer, J. L., </w:t>
      </w:r>
      <w:proofErr w:type="spellStart"/>
      <w:r w:rsidRPr="003F1C5B">
        <w:rPr>
          <w:lang w:val="en-US"/>
        </w:rPr>
        <w:t>Skalos</w:t>
      </w:r>
      <w:proofErr w:type="spellEnd"/>
      <w:r w:rsidRPr="003F1C5B">
        <w:rPr>
          <w:lang w:val="en-US"/>
        </w:rPr>
        <w:t xml:space="preserve">, S. M., &amp; Hawkins, C. E. (2023). Global positioning system (GPS) and platform transmitter terminal (PTT) tags reveal fine-scale migratory movements of small birds: A review highlights further opportunities for hypothesis-driven research. </w:t>
      </w:r>
      <w:r w:rsidRPr="003F1C5B">
        <w:rPr>
          <w:i/>
          <w:iCs/>
          <w:lang w:val="en-US"/>
        </w:rPr>
        <w:t>Ornithological Applications</w:t>
      </w:r>
      <w:r w:rsidRPr="003F1C5B">
        <w:rPr>
          <w:lang w:val="en-US"/>
        </w:rPr>
        <w:t xml:space="preserve">, </w:t>
      </w:r>
      <w:r w:rsidRPr="003F1C5B">
        <w:rPr>
          <w:i/>
          <w:iCs/>
          <w:lang w:val="en-US"/>
        </w:rPr>
        <w:t>125</w:t>
      </w:r>
      <w:r w:rsidRPr="003F1C5B">
        <w:rPr>
          <w:lang w:val="en-US"/>
        </w:rPr>
        <w:t>(3), duad014.</w:t>
      </w:r>
    </w:p>
    <w:p w:rsidRPr="003F1C5B" w:rsidR="003F1C5B" w:rsidP="003F1C5B" w:rsidRDefault="003F1C5B" w14:paraId="0E3CF9EF" w14:textId="77777777">
      <w:pPr>
        <w:pStyle w:val="Bibliography"/>
        <w:rPr>
          <w:lang w:val="en-US"/>
        </w:rPr>
      </w:pPr>
      <w:r w:rsidRPr="003F1C5B">
        <w:rPr>
          <w:lang w:val="en-US"/>
        </w:rPr>
        <w:t xml:space="preserve">Jim, C. Y., &amp; Chen, W. Y. (2008). Assessing the ecosystem service of air pollutant removal by urban trees in Guangzhou (China). </w:t>
      </w:r>
      <w:r w:rsidRPr="003F1C5B">
        <w:rPr>
          <w:i/>
          <w:iCs/>
          <w:lang w:val="en-US"/>
        </w:rPr>
        <w:t>Journal of Environmental Management</w:t>
      </w:r>
      <w:r w:rsidRPr="003F1C5B">
        <w:rPr>
          <w:lang w:val="en-US"/>
        </w:rPr>
        <w:t xml:space="preserve">, </w:t>
      </w:r>
      <w:r w:rsidRPr="003F1C5B">
        <w:rPr>
          <w:i/>
          <w:iCs/>
          <w:lang w:val="en-US"/>
        </w:rPr>
        <w:t>88</w:t>
      </w:r>
      <w:r w:rsidRPr="003F1C5B">
        <w:rPr>
          <w:lang w:val="en-US"/>
        </w:rPr>
        <w:t>(4), 665–676. https://doi.org/10.1016/j.jenvman.2007.03.035</w:t>
      </w:r>
    </w:p>
    <w:p w:rsidRPr="003F1C5B" w:rsidR="003F1C5B" w:rsidP="003F1C5B" w:rsidRDefault="003F1C5B" w14:paraId="544D04D7" w14:textId="77777777">
      <w:pPr>
        <w:pStyle w:val="Bibliography"/>
        <w:rPr>
          <w:lang w:val="en-US"/>
        </w:rPr>
      </w:pPr>
      <w:proofErr w:type="spellStart"/>
      <w:r w:rsidRPr="003F1C5B">
        <w:rPr>
          <w:lang w:val="en-US"/>
        </w:rPr>
        <w:t>Jokimäki</w:t>
      </w:r>
      <w:proofErr w:type="spellEnd"/>
      <w:r w:rsidRPr="003F1C5B">
        <w:rPr>
          <w:lang w:val="en-US"/>
        </w:rPr>
        <w:t xml:space="preserve">, J., </w:t>
      </w:r>
      <w:proofErr w:type="spellStart"/>
      <w:r w:rsidRPr="003F1C5B">
        <w:rPr>
          <w:lang w:val="en-US"/>
        </w:rPr>
        <w:t>Kaisanlahti-Jokimäki</w:t>
      </w:r>
      <w:proofErr w:type="spellEnd"/>
      <w:r w:rsidRPr="003F1C5B">
        <w:rPr>
          <w:lang w:val="en-US"/>
        </w:rPr>
        <w:t xml:space="preserve">, M.-L., &amp; Suhonen, J. (2022). Long-Term Winter Population Trends of Corvids in Relation to Urbanization and Climate at Northern Latitudes. </w:t>
      </w:r>
      <w:r w:rsidRPr="003F1C5B">
        <w:rPr>
          <w:i/>
          <w:iCs/>
          <w:lang w:val="en-US"/>
        </w:rPr>
        <w:t>Animals</w:t>
      </w:r>
      <w:r w:rsidRPr="003F1C5B">
        <w:rPr>
          <w:lang w:val="en-US"/>
        </w:rPr>
        <w:t xml:space="preserve">, </w:t>
      </w:r>
      <w:r w:rsidRPr="003F1C5B">
        <w:rPr>
          <w:i/>
          <w:iCs/>
          <w:lang w:val="en-US"/>
        </w:rPr>
        <w:t>12</w:t>
      </w:r>
      <w:r w:rsidRPr="003F1C5B">
        <w:rPr>
          <w:lang w:val="en-US"/>
        </w:rPr>
        <w:t>(14), Article 14. https://doi.org/10.3390/ani12141820</w:t>
      </w:r>
    </w:p>
    <w:p w:rsidRPr="003F1C5B" w:rsidR="003F1C5B" w:rsidP="003F1C5B" w:rsidRDefault="003F1C5B" w14:paraId="29BF7CBB" w14:textId="77777777">
      <w:pPr>
        <w:pStyle w:val="Bibliography"/>
        <w:rPr>
          <w:lang w:val="en-US"/>
        </w:rPr>
      </w:pPr>
      <w:r w:rsidRPr="003F1C5B">
        <w:rPr>
          <w:lang w:val="en-US"/>
        </w:rPr>
        <w:t xml:space="preserve">Jones, T. M., Cooper, N. W., Haradon, H. A., Brunner, A. R., Dossman, B. C., Ward, M. P., Sillett, T. S., &amp; Kaiser, S. A. (2024). Considerations for radio-transmitter specifications on songbirds: Color and antenna length matter too. </w:t>
      </w:r>
      <w:r w:rsidRPr="003F1C5B">
        <w:rPr>
          <w:i/>
          <w:iCs/>
          <w:lang w:val="en-US"/>
        </w:rPr>
        <w:t>Journal of Field Ornithology</w:t>
      </w:r>
      <w:r w:rsidRPr="003F1C5B">
        <w:rPr>
          <w:lang w:val="en-US"/>
        </w:rPr>
        <w:t xml:space="preserve">, </w:t>
      </w:r>
      <w:r w:rsidRPr="003F1C5B">
        <w:rPr>
          <w:i/>
          <w:iCs/>
          <w:lang w:val="en-US"/>
        </w:rPr>
        <w:t>95</w:t>
      </w:r>
      <w:r w:rsidRPr="003F1C5B">
        <w:rPr>
          <w:lang w:val="en-US"/>
        </w:rPr>
        <w:t>(1). https://doi.org/10.5751/JFO-00426-950107</w:t>
      </w:r>
    </w:p>
    <w:p w:rsidRPr="003F1C5B" w:rsidR="003F1C5B" w:rsidP="003F1C5B" w:rsidRDefault="003F1C5B" w14:paraId="3220D67F" w14:textId="77777777">
      <w:pPr>
        <w:pStyle w:val="Bibliography"/>
        <w:rPr>
          <w:lang w:val="en-US"/>
        </w:rPr>
      </w:pPr>
      <w:r w:rsidRPr="003F1C5B">
        <w:rPr>
          <w:lang w:val="en-US"/>
        </w:rPr>
        <w:t>Jones, T. M., Llamas, A. P., &amp; Phillips, J. N. (2023). Phenotypic signatures of urbanization? Resident, but not migratory, songbird eye size varies with urban</w:t>
      </w:r>
      <w:r w:rsidRPr="003F1C5B">
        <w:rPr>
          <w:rFonts w:ascii="Cambria Math" w:hAnsi="Cambria Math" w:cs="Cambria Math"/>
          <w:lang w:val="en-US"/>
        </w:rPr>
        <w:t>‐</w:t>
      </w:r>
      <w:r w:rsidRPr="003F1C5B">
        <w:rPr>
          <w:lang w:val="en-US"/>
        </w:rPr>
        <w:t xml:space="preserve">associated light pollution levels. </w:t>
      </w:r>
      <w:r w:rsidRPr="003F1C5B">
        <w:rPr>
          <w:i/>
          <w:iCs/>
          <w:lang w:val="en-US"/>
        </w:rPr>
        <w:t>Global Change Biology</w:t>
      </w:r>
      <w:r w:rsidRPr="003F1C5B">
        <w:rPr>
          <w:lang w:val="en-US"/>
        </w:rPr>
        <w:t xml:space="preserve">, </w:t>
      </w:r>
      <w:r w:rsidRPr="003F1C5B">
        <w:rPr>
          <w:i/>
          <w:iCs/>
          <w:lang w:val="en-US"/>
        </w:rPr>
        <w:t>29</w:t>
      </w:r>
      <w:r w:rsidRPr="003F1C5B">
        <w:rPr>
          <w:lang w:val="en-US"/>
        </w:rPr>
        <w:t>(23), 6635–6646.</w:t>
      </w:r>
    </w:p>
    <w:p w:rsidRPr="003F1C5B" w:rsidR="003F1C5B" w:rsidP="003F1C5B" w:rsidRDefault="003F1C5B" w14:paraId="30D18155" w14:textId="77777777">
      <w:pPr>
        <w:pStyle w:val="Bibliography"/>
        <w:rPr>
          <w:lang w:val="en-US"/>
        </w:rPr>
      </w:pPr>
      <w:r w:rsidRPr="003F1C5B">
        <w:rPr>
          <w:lang w:val="en-US"/>
        </w:rPr>
        <w:t xml:space="preserve">Kamei, I., &amp; Maruta, E. (1979). Study on wind environmental problems caused around buildings in Japan. </w:t>
      </w:r>
      <w:r w:rsidRPr="003F1C5B">
        <w:rPr>
          <w:i/>
          <w:iCs/>
          <w:lang w:val="en-US"/>
        </w:rPr>
        <w:t>Journal of Wind Engineering and Industrial Aerodynamics</w:t>
      </w:r>
      <w:r w:rsidRPr="003F1C5B">
        <w:rPr>
          <w:lang w:val="en-US"/>
        </w:rPr>
        <w:t xml:space="preserve">, </w:t>
      </w:r>
      <w:r w:rsidRPr="003F1C5B">
        <w:rPr>
          <w:i/>
          <w:iCs/>
          <w:lang w:val="en-US"/>
        </w:rPr>
        <w:t>4</w:t>
      </w:r>
      <w:r w:rsidRPr="003F1C5B">
        <w:rPr>
          <w:lang w:val="en-US"/>
        </w:rPr>
        <w:t>(3), 307–331. https://doi.org/10.1016/0167-6105(79)90010-2</w:t>
      </w:r>
    </w:p>
    <w:p w:rsidRPr="003F1C5B" w:rsidR="003F1C5B" w:rsidP="003F1C5B" w:rsidRDefault="003F1C5B" w14:paraId="705B6062" w14:textId="77777777">
      <w:pPr>
        <w:pStyle w:val="Bibliography"/>
        <w:rPr>
          <w:lang w:val="en-US"/>
        </w:rPr>
      </w:pPr>
      <w:r w:rsidRPr="003F1C5B">
        <w:rPr>
          <w:lang w:val="en-US"/>
        </w:rPr>
        <w:t xml:space="preserve">Kekkonen, J. (2017). Pollutants in urbanized areas: Direct and indirect effects on bird populations. </w:t>
      </w:r>
      <w:r w:rsidRPr="003F1C5B">
        <w:rPr>
          <w:i/>
          <w:iCs/>
          <w:lang w:val="en-US"/>
        </w:rPr>
        <w:t>Ecology and Conservation of Birds in Urban Environments</w:t>
      </w:r>
      <w:r w:rsidRPr="003F1C5B">
        <w:rPr>
          <w:lang w:val="en-US"/>
        </w:rPr>
        <w:t>, 227–250.</w:t>
      </w:r>
    </w:p>
    <w:p w:rsidRPr="003F1C5B" w:rsidR="003F1C5B" w:rsidP="003F1C5B" w:rsidRDefault="003F1C5B" w14:paraId="7C8D8CE1" w14:textId="77777777">
      <w:pPr>
        <w:pStyle w:val="Bibliography"/>
        <w:rPr>
          <w:lang w:val="en-US"/>
        </w:rPr>
      </w:pPr>
      <w:r w:rsidRPr="003F1C5B">
        <w:rPr>
          <w:lang w:val="en-US"/>
        </w:rPr>
        <w:t xml:space="preserve">Killick, R., &amp; Eckley, I. A. (2014). changepoint: An R Package for Changepoint Analysis. </w:t>
      </w:r>
      <w:r w:rsidRPr="003F1C5B">
        <w:rPr>
          <w:i/>
          <w:iCs/>
          <w:lang w:val="en-US"/>
        </w:rPr>
        <w:t>Journal of Statistical Software</w:t>
      </w:r>
      <w:r w:rsidRPr="003F1C5B">
        <w:rPr>
          <w:lang w:val="en-US"/>
        </w:rPr>
        <w:t xml:space="preserve">, </w:t>
      </w:r>
      <w:r w:rsidRPr="003F1C5B">
        <w:rPr>
          <w:i/>
          <w:iCs/>
          <w:lang w:val="en-US"/>
        </w:rPr>
        <w:t>58</w:t>
      </w:r>
      <w:r w:rsidRPr="003F1C5B">
        <w:rPr>
          <w:lang w:val="en-US"/>
        </w:rPr>
        <w:t>, 1–19. https://doi.org/10.18637/jss.v058.i03</w:t>
      </w:r>
    </w:p>
    <w:p w:rsidRPr="003F1C5B" w:rsidR="003F1C5B" w:rsidP="003F1C5B" w:rsidRDefault="003F1C5B" w14:paraId="5D62888D" w14:textId="77777777">
      <w:pPr>
        <w:pStyle w:val="Bibliography"/>
        <w:rPr>
          <w:lang w:val="en-US"/>
        </w:rPr>
      </w:pPr>
      <w:r w:rsidRPr="003F1C5B">
        <w:rPr>
          <w:lang w:val="en-US"/>
        </w:rPr>
        <w:t xml:space="preserve">Krama, T., Krams, R., </w:t>
      </w:r>
      <w:proofErr w:type="spellStart"/>
      <w:r w:rsidRPr="003F1C5B">
        <w:rPr>
          <w:lang w:val="en-US"/>
        </w:rPr>
        <w:t>Popovs</w:t>
      </w:r>
      <w:proofErr w:type="spellEnd"/>
      <w:r w:rsidRPr="003F1C5B">
        <w:rPr>
          <w:lang w:val="en-US"/>
        </w:rPr>
        <w:t xml:space="preserve">, S., </w:t>
      </w:r>
      <w:proofErr w:type="spellStart"/>
      <w:r w:rsidRPr="003F1C5B">
        <w:rPr>
          <w:lang w:val="en-US"/>
        </w:rPr>
        <w:t>Trakimas</w:t>
      </w:r>
      <w:proofErr w:type="spellEnd"/>
      <w:r w:rsidRPr="003F1C5B">
        <w:rPr>
          <w:lang w:val="en-US"/>
        </w:rPr>
        <w:t xml:space="preserve">, G., Rantala, M. J., Freeberg, T. M., &amp; Krams, I. A. (2023). Permanent Ad-lib Feeders Decrease the Survival of Wintering Great Tits (Parus major). </w:t>
      </w:r>
      <w:r w:rsidRPr="003F1C5B">
        <w:rPr>
          <w:i/>
          <w:iCs/>
          <w:lang w:val="en-US"/>
        </w:rPr>
        <w:t>Birds</w:t>
      </w:r>
      <w:r w:rsidRPr="003F1C5B">
        <w:rPr>
          <w:lang w:val="en-US"/>
        </w:rPr>
        <w:t xml:space="preserve">, </w:t>
      </w:r>
      <w:r w:rsidRPr="003F1C5B">
        <w:rPr>
          <w:i/>
          <w:iCs/>
          <w:lang w:val="en-US"/>
        </w:rPr>
        <w:t>4</w:t>
      </w:r>
      <w:r w:rsidRPr="003F1C5B">
        <w:rPr>
          <w:lang w:val="en-US"/>
        </w:rPr>
        <w:t>(2), Article 2. https://doi.org/10.3390/birds4020019</w:t>
      </w:r>
    </w:p>
    <w:p w:rsidRPr="003F1C5B" w:rsidR="003F1C5B" w:rsidP="003F1C5B" w:rsidRDefault="003F1C5B" w14:paraId="281D69F5" w14:textId="77777777">
      <w:pPr>
        <w:pStyle w:val="Bibliography"/>
        <w:rPr>
          <w:lang w:val="en-US"/>
        </w:rPr>
      </w:pPr>
      <w:r w:rsidRPr="003F1C5B">
        <w:rPr>
          <w:lang w:val="en-US"/>
        </w:rPr>
        <w:t xml:space="preserve">Kraus, D., &amp; Hebb, A. (2020). Southern Canada’s crisis ecoregions: Identifying the most significant and threatened places for biodiversity conservation. </w:t>
      </w:r>
      <w:r w:rsidRPr="003F1C5B">
        <w:rPr>
          <w:i/>
          <w:iCs/>
          <w:lang w:val="en-US"/>
        </w:rPr>
        <w:t>Biodiversity and Conservation</w:t>
      </w:r>
      <w:r w:rsidRPr="003F1C5B">
        <w:rPr>
          <w:lang w:val="en-US"/>
        </w:rPr>
        <w:t xml:space="preserve">, </w:t>
      </w:r>
      <w:r w:rsidRPr="003F1C5B">
        <w:rPr>
          <w:i/>
          <w:iCs/>
          <w:lang w:val="en-US"/>
        </w:rPr>
        <w:t>29</w:t>
      </w:r>
      <w:r w:rsidRPr="003F1C5B">
        <w:rPr>
          <w:lang w:val="en-US"/>
        </w:rPr>
        <w:t>(13), 3573–3590. https://doi.org/10.1007/s10531-020-02038-x</w:t>
      </w:r>
    </w:p>
    <w:p w:rsidRPr="003F1C5B" w:rsidR="003F1C5B" w:rsidP="003F1C5B" w:rsidRDefault="003F1C5B" w14:paraId="0B76A297" w14:textId="77777777">
      <w:pPr>
        <w:pStyle w:val="Bibliography"/>
        <w:rPr>
          <w:lang w:val="en-US"/>
        </w:rPr>
      </w:pPr>
      <w:r w:rsidRPr="003F1C5B">
        <w:rPr>
          <w:lang w:val="en-US"/>
        </w:rPr>
        <w:t xml:space="preserve">Lane, S. J., VanDiest, I. J., Brewer, V. N., Linkous, C. R., Fossett, T. E., Goodchild, C. G., &amp; Sewall, K. B. (2023). Indirect effects of urbanization: Consequences of increased aggression in an urban male songbird for mates and offspring. </w:t>
      </w:r>
      <w:r w:rsidRPr="003F1C5B">
        <w:rPr>
          <w:i/>
          <w:iCs/>
          <w:lang w:val="en-US"/>
        </w:rPr>
        <w:t>Frontiers in Ecology and Evolution</w:t>
      </w:r>
      <w:r w:rsidRPr="003F1C5B">
        <w:rPr>
          <w:lang w:val="en-US"/>
        </w:rPr>
        <w:t xml:space="preserve">, </w:t>
      </w:r>
      <w:r w:rsidRPr="003F1C5B">
        <w:rPr>
          <w:i/>
          <w:iCs/>
          <w:lang w:val="en-US"/>
        </w:rPr>
        <w:t>11</w:t>
      </w:r>
      <w:r w:rsidRPr="003F1C5B">
        <w:rPr>
          <w:lang w:val="en-US"/>
        </w:rPr>
        <w:t>. https://doi.org/10.3389/fevo.2023.1234562</w:t>
      </w:r>
    </w:p>
    <w:p w:rsidRPr="003F1C5B" w:rsidR="003F1C5B" w:rsidP="003F1C5B" w:rsidRDefault="003F1C5B" w14:paraId="61483260" w14:textId="77777777">
      <w:pPr>
        <w:pStyle w:val="Bibliography"/>
      </w:pPr>
      <w:r w:rsidRPr="003F1C5B">
        <w:rPr>
          <w:lang w:val="en-US"/>
        </w:rPr>
        <w:t xml:space="preserve">Laskey, A. R. (1944). </w:t>
      </w:r>
      <w:r w:rsidRPr="003F1C5B">
        <w:rPr>
          <w:i/>
          <w:iCs/>
          <w:lang w:val="en-US"/>
        </w:rPr>
        <w:t>A STUDY OF THE CARDINAL IN TENNESSEE</w:t>
      </w:r>
      <w:r w:rsidRPr="003F1C5B">
        <w:rPr>
          <w:lang w:val="en-US"/>
        </w:rPr>
        <w:t xml:space="preserve">. </w:t>
      </w:r>
      <w:r w:rsidRPr="003F1C5B">
        <w:rPr>
          <w:i/>
          <w:iCs/>
        </w:rPr>
        <w:t>56</w:t>
      </w:r>
      <w:r w:rsidRPr="003F1C5B">
        <w:t>(1).</w:t>
      </w:r>
    </w:p>
    <w:p w:rsidRPr="003F1C5B" w:rsidR="003F1C5B" w:rsidP="003F1C5B" w:rsidRDefault="003F1C5B" w14:paraId="29C17D92" w14:textId="77777777">
      <w:pPr>
        <w:pStyle w:val="Bibliography"/>
        <w:rPr>
          <w:lang w:val="en-US"/>
        </w:rPr>
      </w:pPr>
      <w:r w:rsidRPr="003F1C5B">
        <w:t xml:space="preserve">Latimer, C. E., &amp; Zuckerberg, B. (2021). </w:t>
      </w:r>
      <w:r w:rsidRPr="003F1C5B">
        <w:rPr>
          <w:lang w:val="en-US"/>
        </w:rPr>
        <w:t xml:space="preserve">Habitat loss and thermal tolerances influence the sensitivity of resident bird populations to winter weather at regional scales. </w:t>
      </w:r>
      <w:r w:rsidRPr="003F1C5B">
        <w:rPr>
          <w:i/>
          <w:iCs/>
          <w:lang w:val="en-US"/>
        </w:rPr>
        <w:t>Journal of Animal Ecology</w:t>
      </w:r>
      <w:r w:rsidRPr="003F1C5B">
        <w:rPr>
          <w:lang w:val="en-US"/>
        </w:rPr>
        <w:t xml:space="preserve">, </w:t>
      </w:r>
      <w:r w:rsidRPr="003F1C5B">
        <w:rPr>
          <w:i/>
          <w:iCs/>
          <w:lang w:val="en-US"/>
        </w:rPr>
        <w:t>90</w:t>
      </w:r>
      <w:r w:rsidRPr="003F1C5B">
        <w:rPr>
          <w:lang w:val="en-US"/>
        </w:rPr>
        <w:t>(2), 317–329. https://doi.org/10.1111/1365-2656.13332</w:t>
      </w:r>
    </w:p>
    <w:p w:rsidRPr="003F1C5B" w:rsidR="003F1C5B" w:rsidP="003F1C5B" w:rsidRDefault="003F1C5B" w14:paraId="7EFB04B4" w14:textId="77777777">
      <w:pPr>
        <w:pStyle w:val="Bibliography"/>
        <w:rPr>
          <w:lang w:val="en-US"/>
        </w:rPr>
      </w:pPr>
      <w:r w:rsidRPr="003F1C5B">
        <w:rPr>
          <w:lang w:val="en-US"/>
        </w:rPr>
        <w:t xml:space="preserve">Leston, L. F. V., &amp; Rodewald, A. D. (2006). Are urban forests ecological traps for understory birds? An examination using Northern cardinals. </w:t>
      </w:r>
      <w:r w:rsidRPr="003F1C5B">
        <w:rPr>
          <w:i/>
          <w:iCs/>
          <w:lang w:val="en-US"/>
        </w:rPr>
        <w:t>Biological Conservation</w:t>
      </w:r>
      <w:r w:rsidRPr="003F1C5B">
        <w:rPr>
          <w:lang w:val="en-US"/>
        </w:rPr>
        <w:t xml:space="preserve">, </w:t>
      </w:r>
      <w:r w:rsidRPr="003F1C5B">
        <w:rPr>
          <w:i/>
          <w:iCs/>
          <w:lang w:val="en-US"/>
        </w:rPr>
        <w:t>131</w:t>
      </w:r>
      <w:r w:rsidRPr="003F1C5B">
        <w:rPr>
          <w:lang w:val="en-US"/>
        </w:rPr>
        <w:t>(4), 566–574. https://doi.org/10.1016/j.biocon.2006.03.003</w:t>
      </w:r>
    </w:p>
    <w:p w:rsidRPr="003F1C5B" w:rsidR="003F1C5B" w:rsidP="003F1C5B" w:rsidRDefault="003F1C5B" w14:paraId="7EF07635" w14:textId="77777777">
      <w:pPr>
        <w:pStyle w:val="Bibliography"/>
      </w:pPr>
      <w:r w:rsidRPr="003F1C5B">
        <w:rPr>
          <w:lang w:val="en-US"/>
        </w:rPr>
        <w:t xml:space="preserve">Li, G., Fang, C., Li, Y., Wang, Z., Sun, S., He, S., Qi, W., Bao, C., Ma, H., Fan, Y., Feng, Y., &amp; Liu, X. (2022). Global impacts of future urban expansion on terrestrial vertebrate diversity. </w:t>
      </w:r>
      <w:r w:rsidRPr="003F1C5B">
        <w:rPr>
          <w:i/>
          <w:iCs/>
        </w:rPr>
        <w:t>Nature Communications</w:t>
      </w:r>
      <w:r w:rsidRPr="003F1C5B">
        <w:t xml:space="preserve">, </w:t>
      </w:r>
      <w:r w:rsidRPr="003F1C5B">
        <w:rPr>
          <w:i/>
          <w:iCs/>
        </w:rPr>
        <w:t>13</w:t>
      </w:r>
      <w:r w:rsidRPr="003F1C5B">
        <w:t>(1), 1628. https://doi.org/10.1038/s41467-022-29324-2</w:t>
      </w:r>
    </w:p>
    <w:p w:rsidRPr="003F1C5B" w:rsidR="003F1C5B" w:rsidP="003F1C5B" w:rsidRDefault="003F1C5B" w14:paraId="69F3C304" w14:textId="77777777">
      <w:pPr>
        <w:pStyle w:val="Bibliography"/>
        <w:rPr>
          <w:lang w:val="en-US"/>
        </w:rPr>
      </w:pPr>
      <w:r w:rsidRPr="003F1C5B">
        <w:t xml:space="preserve">Liker, A., Papp, Z., </w:t>
      </w:r>
      <w:proofErr w:type="spellStart"/>
      <w:r w:rsidRPr="003F1C5B">
        <w:t>Bókony</w:t>
      </w:r>
      <w:proofErr w:type="spellEnd"/>
      <w:r w:rsidRPr="003F1C5B">
        <w:t xml:space="preserve">, V., &amp; </w:t>
      </w:r>
      <w:proofErr w:type="spellStart"/>
      <w:r w:rsidRPr="003F1C5B">
        <w:t>Lendvai</w:t>
      </w:r>
      <w:proofErr w:type="spellEnd"/>
      <w:r w:rsidRPr="003F1C5B">
        <w:t xml:space="preserve">, Á. Z. (2008). </w:t>
      </w:r>
      <w:r w:rsidRPr="003F1C5B">
        <w:rPr>
          <w:lang w:val="en-US"/>
        </w:rPr>
        <w:t xml:space="preserve">Lean birds in the city: Body size and condition of house sparrows along the urbanization gradient. </w:t>
      </w:r>
      <w:r w:rsidRPr="003F1C5B">
        <w:rPr>
          <w:i/>
          <w:iCs/>
          <w:lang w:val="en-US"/>
        </w:rPr>
        <w:t>Journal of Animal Ecology</w:t>
      </w:r>
      <w:r w:rsidRPr="003F1C5B">
        <w:rPr>
          <w:lang w:val="en-US"/>
        </w:rPr>
        <w:t xml:space="preserve">, </w:t>
      </w:r>
      <w:r w:rsidRPr="003F1C5B">
        <w:rPr>
          <w:i/>
          <w:iCs/>
          <w:lang w:val="en-US"/>
        </w:rPr>
        <w:t>77</w:t>
      </w:r>
      <w:r w:rsidRPr="003F1C5B">
        <w:rPr>
          <w:lang w:val="en-US"/>
        </w:rPr>
        <w:t>(4), 789–795. https://doi.org/10.1111/j.1365-2656.2008.01402.x</w:t>
      </w:r>
    </w:p>
    <w:p w:rsidRPr="003F1C5B" w:rsidR="003F1C5B" w:rsidP="003F1C5B" w:rsidRDefault="003F1C5B" w14:paraId="478D62B8" w14:textId="77777777">
      <w:pPr>
        <w:pStyle w:val="Bibliography"/>
        <w:rPr>
          <w:lang w:val="en-US"/>
        </w:rPr>
      </w:pPr>
      <w:r w:rsidRPr="003F1C5B">
        <w:rPr>
          <w:lang w:val="en-US"/>
        </w:rPr>
        <w:t xml:space="preserve">Linek, N., Volkmer, T., Shipley, J. R., Twining, C. W., Zúñiga, D., </w:t>
      </w:r>
      <w:proofErr w:type="spellStart"/>
      <w:r w:rsidRPr="003F1C5B">
        <w:rPr>
          <w:lang w:val="en-US"/>
        </w:rPr>
        <w:t>Wikelski</w:t>
      </w:r>
      <w:proofErr w:type="spellEnd"/>
      <w:r w:rsidRPr="003F1C5B">
        <w:rPr>
          <w:lang w:val="en-US"/>
        </w:rPr>
        <w:t xml:space="preserve">, M., &amp; </w:t>
      </w:r>
      <w:proofErr w:type="spellStart"/>
      <w:r w:rsidRPr="003F1C5B">
        <w:rPr>
          <w:lang w:val="en-US"/>
        </w:rPr>
        <w:t>Partecke</w:t>
      </w:r>
      <w:proofErr w:type="spellEnd"/>
      <w:r w:rsidRPr="003F1C5B">
        <w:rPr>
          <w:lang w:val="en-US"/>
        </w:rPr>
        <w:t xml:space="preserve">, J. (2021). A songbird adjusts its heart rate and body temperature in response to season and fluctuating daily conditions. </w:t>
      </w:r>
      <w:r w:rsidRPr="003F1C5B">
        <w:rPr>
          <w:i/>
          <w:iCs/>
          <w:lang w:val="en-US"/>
        </w:rPr>
        <w:t>Philosophical Transactions of the Royal Society B: Biological Sciences</w:t>
      </w:r>
      <w:r w:rsidRPr="003F1C5B">
        <w:rPr>
          <w:lang w:val="en-US"/>
        </w:rPr>
        <w:t xml:space="preserve">, </w:t>
      </w:r>
      <w:r w:rsidRPr="003F1C5B">
        <w:rPr>
          <w:i/>
          <w:iCs/>
          <w:lang w:val="en-US"/>
        </w:rPr>
        <w:t>376</w:t>
      </w:r>
      <w:r w:rsidRPr="003F1C5B">
        <w:rPr>
          <w:lang w:val="en-US"/>
        </w:rPr>
        <w:t>(1830), 20200213. https://doi.org/10.1098/rstb.2020.0213</w:t>
      </w:r>
    </w:p>
    <w:p w:rsidRPr="003F1C5B" w:rsidR="003F1C5B" w:rsidP="003F1C5B" w:rsidRDefault="003F1C5B" w14:paraId="161106C3" w14:textId="77777777">
      <w:pPr>
        <w:pStyle w:val="Bibliography"/>
        <w:rPr>
          <w:lang w:val="en-US"/>
        </w:rPr>
      </w:pPr>
      <w:r w:rsidRPr="003F1C5B">
        <w:rPr>
          <w:lang w:val="en-US"/>
        </w:rPr>
        <w:t xml:space="preserve">Linville, S. U., </w:t>
      </w:r>
      <w:proofErr w:type="spellStart"/>
      <w:r w:rsidRPr="003F1C5B">
        <w:rPr>
          <w:lang w:val="en-US"/>
        </w:rPr>
        <w:t>Breitwisch</w:t>
      </w:r>
      <w:proofErr w:type="spellEnd"/>
      <w:r w:rsidRPr="003F1C5B">
        <w:rPr>
          <w:lang w:val="en-US"/>
        </w:rPr>
        <w:t xml:space="preserve">, R., &amp; Schilling, A. J. (1998). Plumage brightness as an indicator of parental care in northern cardinals. </w:t>
      </w:r>
      <w:r w:rsidRPr="003F1C5B">
        <w:rPr>
          <w:i/>
          <w:iCs/>
          <w:lang w:val="en-US"/>
        </w:rPr>
        <w:t xml:space="preserve">Animal </w:t>
      </w:r>
      <w:proofErr w:type="spellStart"/>
      <w:r w:rsidRPr="003F1C5B">
        <w:rPr>
          <w:i/>
          <w:iCs/>
          <w:lang w:val="en-US"/>
        </w:rPr>
        <w:t>Behaviour</w:t>
      </w:r>
      <w:proofErr w:type="spellEnd"/>
      <w:r w:rsidRPr="003F1C5B">
        <w:rPr>
          <w:lang w:val="en-US"/>
        </w:rPr>
        <w:t xml:space="preserve">, </w:t>
      </w:r>
      <w:r w:rsidRPr="003F1C5B">
        <w:rPr>
          <w:i/>
          <w:iCs/>
          <w:lang w:val="en-US"/>
        </w:rPr>
        <w:t>55</w:t>
      </w:r>
      <w:r w:rsidRPr="003F1C5B">
        <w:rPr>
          <w:lang w:val="en-US"/>
        </w:rPr>
        <w:t>(1), 119–127. https://doi.org/10.1006/anbe.1997.0595</w:t>
      </w:r>
    </w:p>
    <w:p w:rsidRPr="003F1C5B" w:rsidR="003F1C5B" w:rsidP="003F1C5B" w:rsidRDefault="003F1C5B" w14:paraId="263D191E" w14:textId="77777777">
      <w:pPr>
        <w:pStyle w:val="Bibliography"/>
      </w:pPr>
      <w:r w:rsidRPr="003F1C5B">
        <w:rPr>
          <w:lang w:val="en-US"/>
        </w:rPr>
        <w:t xml:space="preserve">Litteral, J., &amp; Shochat, E. (2017). The Role of Landscape-Scale Factors in Shaping Urban Bird Communities. In E. </w:t>
      </w:r>
      <w:proofErr w:type="spellStart"/>
      <w:r w:rsidRPr="003F1C5B">
        <w:rPr>
          <w:lang w:val="en-US"/>
        </w:rPr>
        <w:t>Murgui</w:t>
      </w:r>
      <w:proofErr w:type="spellEnd"/>
      <w:r w:rsidRPr="003F1C5B">
        <w:rPr>
          <w:lang w:val="en-US"/>
        </w:rPr>
        <w:t xml:space="preserve"> &amp; M. Hedblom (Eds.), </w:t>
      </w:r>
      <w:r w:rsidRPr="003F1C5B">
        <w:rPr>
          <w:i/>
          <w:iCs/>
          <w:lang w:val="en-US"/>
        </w:rPr>
        <w:t>Ecology and Conservation of Birds in Urban Environments</w:t>
      </w:r>
      <w:r w:rsidRPr="003F1C5B">
        <w:rPr>
          <w:lang w:val="en-US"/>
        </w:rPr>
        <w:t xml:space="preserve"> (pp. 135–159). </w:t>
      </w:r>
      <w:r w:rsidRPr="003F1C5B">
        <w:t xml:space="preserve">Springer International </w:t>
      </w:r>
      <w:proofErr w:type="spellStart"/>
      <w:r w:rsidRPr="003F1C5B">
        <w:t>Publishing</w:t>
      </w:r>
      <w:proofErr w:type="spellEnd"/>
      <w:r w:rsidRPr="003F1C5B">
        <w:t>. https://doi.org/10.1007/978-3-319-43314-1_8</w:t>
      </w:r>
    </w:p>
    <w:p w:rsidRPr="003F1C5B" w:rsidR="003F1C5B" w:rsidP="003F1C5B" w:rsidRDefault="003F1C5B" w14:paraId="10F9692C" w14:textId="77777777">
      <w:pPr>
        <w:pStyle w:val="Bibliography"/>
        <w:rPr>
          <w:lang w:val="en-US"/>
        </w:rPr>
      </w:pPr>
      <w:r w:rsidRPr="003F1C5B">
        <w:t xml:space="preserve">Lopes, A. C., Rocha, G. O. C., de Oliveira </w:t>
      </w:r>
      <w:proofErr w:type="spellStart"/>
      <w:r w:rsidRPr="003F1C5B">
        <w:t>Passos</w:t>
      </w:r>
      <w:proofErr w:type="spellEnd"/>
      <w:r w:rsidRPr="003F1C5B">
        <w:t xml:space="preserve">, M. F., </w:t>
      </w:r>
      <w:proofErr w:type="spellStart"/>
      <w:r w:rsidRPr="003F1C5B">
        <w:t>Barçante</w:t>
      </w:r>
      <w:proofErr w:type="spellEnd"/>
      <w:r w:rsidRPr="003F1C5B">
        <w:t xml:space="preserve">, L., &amp; de Azevedo, C. S. (2024). </w:t>
      </w:r>
      <w:r w:rsidRPr="003F1C5B">
        <w:rPr>
          <w:lang w:val="en-US"/>
        </w:rPr>
        <w:t xml:space="preserve">The Influence of Building Surroundings and Glass Cover in Bird Collisions. </w:t>
      </w:r>
      <w:r w:rsidRPr="003F1C5B">
        <w:rPr>
          <w:i/>
          <w:iCs/>
          <w:lang w:val="en-US"/>
        </w:rPr>
        <w:t>Birds</w:t>
      </w:r>
      <w:r w:rsidRPr="003F1C5B">
        <w:rPr>
          <w:lang w:val="en-US"/>
        </w:rPr>
        <w:t xml:space="preserve">, </w:t>
      </w:r>
      <w:r w:rsidRPr="003F1C5B">
        <w:rPr>
          <w:i/>
          <w:iCs/>
          <w:lang w:val="en-US"/>
        </w:rPr>
        <w:t>5</w:t>
      </w:r>
      <w:r w:rsidRPr="003F1C5B">
        <w:rPr>
          <w:lang w:val="en-US"/>
        </w:rPr>
        <w:t>(4), Article 4. https://doi.org/10.3390/birds5040048</w:t>
      </w:r>
    </w:p>
    <w:p w:rsidRPr="003F1C5B" w:rsidR="003F1C5B" w:rsidP="003F1C5B" w:rsidRDefault="003F1C5B" w14:paraId="4B446538" w14:textId="77777777">
      <w:pPr>
        <w:pStyle w:val="Bibliography"/>
        <w:rPr>
          <w:lang w:val="en-US"/>
        </w:rPr>
      </w:pPr>
      <w:r w:rsidRPr="003F1C5B">
        <w:rPr>
          <w:lang w:val="en-US"/>
        </w:rPr>
        <w:t>Louzao, M., Gallagher, R., García-</w:t>
      </w:r>
      <w:proofErr w:type="spellStart"/>
      <w:r w:rsidRPr="003F1C5B">
        <w:rPr>
          <w:lang w:val="en-US"/>
        </w:rPr>
        <w:t>Barón</w:t>
      </w:r>
      <w:proofErr w:type="spellEnd"/>
      <w:r w:rsidRPr="003F1C5B">
        <w:rPr>
          <w:lang w:val="en-US"/>
        </w:rPr>
        <w:t xml:space="preserve">, I., </w:t>
      </w:r>
      <w:proofErr w:type="spellStart"/>
      <w:r w:rsidRPr="003F1C5B">
        <w:rPr>
          <w:lang w:val="en-US"/>
        </w:rPr>
        <w:t>Chust</w:t>
      </w:r>
      <w:proofErr w:type="spellEnd"/>
      <w:r w:rsidRPr="003F1C5B">
        <w:rPr>
          <w:lang w:val="en-US"/>
        </w:rPr>
        <w:t xml:space="preserve">, G., </w:t>
      </w:r>
      <w:proofErr w:type="spellStart"/>
      <w:r w:rsidRPr="003F1C5B">
        <w:rPr>
          <w:lang w:val="en-US"/>
        </w:rPr>
        <w:t>Intxausti</w:t>
      </w:r>
      <w:proofErr w:type="spellEnd"/>
      <w:r w:rsidRPr="003F1C5B">
        <w:rPr>
          <w:lang w:val="en-US"/>
        </w:rPr>
        <w:t xml:space="preserve">, I., Albisu, J., Brereton, T., &amp; </w:t>
      </w:r>
      <w:proofErr w:type="spellStart"/>
      <w:r w:rsidRPr="003F1C5B">
        <w:rPr>
          <w:lang w:val="en-US"/>
        </w:rPr>
        <w:t>Fontán</w:t>
      </w:r>
      <w:proofErr w:type="spellEnd"/>
      <w:r w:rsidRPr="003F1C5B">
        <w:rPr>
          <w:lang w:val="en-US"/>
        </w:rPr>
        <w:t xml:space="preserve">, A. (2019). Threshold responses in bird mortality driven by extreme wind events. </w:t>
      </w:r>
      <w:r w:rsidRPr="003F1C5B">
        <w:rPr>
          <w:i/>
          <w:iCs/>
          <w:lang w:val="en-US"/>
        </w:rPr>
        <w:t>Ecological Indicators</w:t>
      </w:r>
      <w:r w:rsidRPr="003F1C5B">
        <w:rPr>
          <w:lang w:val="en-US"/>
        </w:rPr>
        <w:t xml:space="preserve">, </w:t>
      </w:r>
      <w:r w:rsidRPr="003F1C5B">
        <w:rPr>
          <w:i/>
          <w:iCs/>
          <w:lang w:val="en-US"/>
        </w:rPr>
        <w:t>99</w:t>
      </w:r>
      <w:r w:rsidRPr="003F1C5B">
        <w:rPr>
          <w:lang w:val="en-US"/>
        </w:rPr>
        <w:t>, 183–192. https://doi.org/10.1016/j.ecolind.2018.12.030</w:t>
      </w:r>
    </w:p>
    <w:p w:rsidRPr="003F1C5B" w:rsidR="003F1C5B" w:rsidP="003F1C5B" w:rsidRDefault="003F1C5B" w14:paraId="19EC03F1" w14:textId="77777777">
      <w:pPr>
        <w:pStyle w:val="Bibliography"/>
        <w:rPr>
          <w:lang w:val="en-US"/>
        </w:rPr>
      </w:pPr>
      <w:r w:rsidRPr="003F1C5B">
        <w:rPr>
          <w:lang w:val="en-US"/>
        </w:rPr>
        <w:t xml:space="preserve">Lowry, H., Lill, A., &amp; Wong, B. B. M. (2013). </w:t>
      </w:r>
      <w:proofErr w:type="spellStart"/>
      <w:r w:rsidRPr="003F1C5B">
        <w:rPr>
          <w:lang w:val="en-US"/>
        </w:rPr>
        <w:t>Behavioural</w:t>
      </w:r>
      <w:proofErr w:type="spellEnd"/>
      <w:r w:rsidRPr="003F1C5B">
        <w:rPr>
          <w:lang w:val="en-US"/>
        </w:rPr>
        <w:t xml:space="preserve"> responses of wildlife to urban environments. </w:t>
      </w:r>
      <w:r w:rsidRPr="003F1C5B">
        <w:rPr>
          <w:i/>
          <w:iCs/>
          <w:lang w:val="en-US"/>
        </w:rPr>
        <w:t>Biological Reviews</w:t>
      </w:r>
      <w:r w:rsidRPr="003F1C5B">
        <w:rPr>
          <w:lang w:val="en-US"/>
        </w:rPr>
        <w:t xml:space="preserve">, </w:t>
      </w:r>
      <w:r w:rsidRPr="003F1C5B">
        <w:rPr>
          <w:i/>
          <w:iCs/>
          <w:lang w:val="en-US"/>
        </w:rPr>
        <w:t>88</w:t>
      </w:r>
      <w:r w:rsidRPr="003F1C5B">
        <w:rPr>
          <w:lang w:val="en-US"/>
        </w:rPr>
        <w:t>(3), 537–549. https://doi.org/10.1111/brv.12012</w:t>
      </w:r>
    </w:p>
    <w:p w:rsidRPr="003F1C5B" w:rsidR="003F1C5B" w:rsidP="003F1C5B" w:rsidRDefault="003F1C5B" w14:paraId="0E5FEBED" w14:textId="77777777">
      <w:pPr>
        <w:pStyle w:val="Bibliography"/>
        <w:rPr>
          <w:lang w:val="en-US"/>
        </w:rPr>
      </w:pPr>
      <w:r w:rsidRPr="003F1C5B">
        <w:rPr>
          <w:lang w:val="en-US"/>
        </w:rPr>
        <w:t xml:space="preserve">MacKinnon, M., Pedersen Zari, M., &amp; Brown, D. K. (2023). Improving Urban Habitat Connectivity for Native Birds: Using Least-Cost Path Analyses to Design Urban Green Infrastructure Networks. </w:t>
      </w:r>
      <w:r w:rsidRPr="003F1C5B">
        <w:rPr>
          <w:i/>
          <w:iCs/>
          <w:lang w:val="en-US"/>
        </w:rPr>
        <w:t>Land</w:t>
      </w:r>
      <w:r w:rsidRPr="003F1C5B">
        <w:rPr>
          <w:lang w:val="en-US"/>
        </w:rPr>
        <w:t xml:space="preserve">, </w:t>
      </w:r>
      <w:r w:rsidRPr="003F1C5B">
        <w:rPr>
          <w:i/>
          <w:iCs/>
          <w:lang w:val="en-US"/>
        </w:rPr>
        <w:t>12</w:t>
      </w:r>
      <w:r w:rsidRPr="003F1C5B">
        <w:rPr>
          <w:lang w:val="en-US"/>
        </w:rPr>
        <w:t>(7), Article 7. https://doi.org/10.3390/land12071456</w:t>
      </w:r>
    </w:p>
    <w:p w:rsidRPr="003F1C5B" w:rsidR="003F1C5B" w:rsidP="003F1C5B" w:rsidRDefault="003F1C5B" w14:paraId="10EA9F7E" w14:textId="77777777">
      <w:pPr>
        <w:pStyle w:val="Bibliography"/>
        <w:rPr>
          <w:lang w:val="en-US"/>
        </w:rPr>
      </w:pPr>
      <w:r w:rsidRPr="003F1C5B">
        <w:rPr>
          <w:lang w:val="en-US"/>
        </w:rPr>
        <w:t xml:space="preserve">Majchrzak, Y. N., Peers, M. J. L., Studd, E. K., Menzies, A. K., Walker, P. D., </w:t>
      </w:r>
      <w:proofErr w:type="spellStart"/>
      <w:r w:rsidRPr="003F1C5B">
        <w:rPr>
          <w:lang w:val="en-US"/>
        </w:rPr>
        <w:t>Shiratsuru</w:t>
      </w:r>
      <w:proofErr w:type="spellEnd"/>
      <w:r w:rsidRPr="003F1C5B">
        <w:rPr>
          <w:lang w:val="en-US"/>
        </w:rPr>
        <w:t xml:space="preserve">, S., McCaw, L. K., Boonstra, R., Humphries, M., Jung, T. S., Kenney, A. J., Krebs, C. J., Murray, D. L., &amp; Boutin, S. (2022). Balancing food acquisition and predation risk drives demographic changes in snowshoe hare population cycles. </w:t>
      </w:r>
      <w:r w:rsidRPr="003F1C5B">
        <w:rPr>
          <w:i/>
          <w:iCs/>
          <w:lang w:val="en-US"/>
        </w:rPr>
        <w:t>Ecology Letters</w:t>
      </w:r>
      <w:r w:rsidRPr="003F1C5B">
        <w:rPr>
          <w:lang w:val="en-US"/>
        </w:rPr>
        <w:t xml:space="preserve">, </w:t>
      </w:r>
      <w:r w:rsidRPr="003F1C5B">
        <w:rPr>
          <w:i/>
          <w:iCs/>
          <w:lang w:val="en-US"/>
        </w:rPr>
        <w:t>25</w:t>
      </w:r>
      <w:r w:rsidRPr="003F1C5B">
        <w:rPr>
          <w:lang w:val="en-US"/>
        </w:rPr>
        <w:t>(4), 981–991. https://doi.org/10.1111/ele.13975</w:t>
      </w:r>
    </w:p>
    <w:p w:rsidRPr="003F1C5B" w:rsidR="003F1C5B" w:rsidP="003F1C5B" w:rsidRDefault="003F1C5B" w14:paraId="13F567B0" w14:textId="77777777">
      <w:pPr>
        <w:pStyle w:val="Bibliography"/>
        <w:rPr>
          <w:lang w:val="en-US"/>
        </w:rPr>
      </w:pPr>
      <w:r w:rsidRPr="003F1C5B">
        <w:rPr>
          <w:lang w:val="en-US"/>
        </w:rPr>
        <w:t xml:space="preserve">Martin, A. E., &amp; Fahrig, L. (2012). Measuring and selecting scales of effect for landscape predictors in species–habitat models. </w:t>
      </w:r>
      <w:r w:rsidRPr="003F1C5B">
        <w:rPr>
          <w:i/>
          <w:iCs/>
          <w:lang w:val="en-US"/>
        </w:rPr>
        <w:t>Ecological Applications</w:t>
      </w:r>
      <w:r w:rsidRPr="003F1C5B">
        <w:rPr>
          <w:lang w:val="en-US"/>
        </w:rPr>
        <w:t xml:space="preserve">, </w:t>
      </w:r>
      <w:r w:rsidRPr="003F1C5B">
        <w:rPr>
          <w:i/>
          <w:iCs/>
          <w:lang w:val="en-US"/>
        </w:rPr>
        <w:t>22</w:t>
      </w:r>
      <w:r w:rsidRPr="003F1C5B">
        <w:rPr>
          <w:lang w:val="en-US"/>
        </w:rPr>
        <w:t>(8), 2277–2292. https://doi.org/10.1890/11-2224.1</w:t>
      </w:r>
    </w:p>
    <w:p w:rsidRPr="003F1C5B" w:rsidR="003F1C5B" w:rsidP="003F1C5B" w:rsidRDefault="003F1C5B" w14:paraId="48978648" w14:textId="77777777">
      <w:pPr>
        <w:pStyle w:val="Bibliography"/>
        <w:rPr>
          <w:lang w:val="en-US"/>
        </w:rPr>
      </w:pPr>
      <w:r w:rsidRPr="003F1C5B">
        <w:rPr>
          <w:lang w:val="en-US"/>
        </w:rPr>
        <w:t xml:space="preserve">Masello, J. F., Rast, W., Schumm, Y. R., Metzger, B., &amp; </w:t>
      </w:r>
      <w:proofErr w:type="spellStart"/>
      <w:r w:rsidRPr="003F1C5B">
        <w:rPr>
          <w:lang w:val="en-US"/>
        </w:rPr>
        <w:t>Quillfeldt</w:t>
      </w:r>
      <w:proofErr w:type="spellEnd"/>
      <w:r w:rsidRPr="003F1C5B">
        <w:rPr>
          <w:lang w:val="en-US"/>
        </w:rPr>
        <w:t xml:space="preserve">, P. (2023). Year-round </w:t>
      </w:r>
      <w:proofErr w:type="spellStart"/>
      <w:r w:rsidRPr="003F1C5B">
        <w:rPr>
          <w:lang w:val="en-US"/>
        </w:rPr>
        <w:t>behavioural</w:t>
      </w:r>
      <w:proofErr w:type="spellEnd"/>
      <w:r w:rsidRPr="003F1C5B">
        <w:rPr>
          <w:lang w:val="en-US"/>
        </w:rPr>
        <w:t xml:space="preserve"> time budgets of common woodpigeons inferred from acceleration data using machine learning. </w:t>
      </w:r>
      <w:r w:rsidRPr="003F1C5B">
        <w:rPr>
          <w:i/>
          <w:iCs/>
          <w:lang w:val="en-US"/>
        </w:rPr>
        <w:t>Behavioral Ecology and Sociobiology</w:t>
      </w:r>
      <w:r w:rsidRPr="003F1C5B">
        <w:rPr>
          <w:lang w:val="en-US"/>
        </w:rPr>
        <w:t xml:space="preserve">, </w:t>
      </w:r>
      <w:r w:rsidRPr="003F1C5B">
        <w:rPr>
          <w:i/>
          <w:iCs/>
          <w:lang w:val="en-US"/>
        </w:rPr>
        <w:t>77</w:t>
      </w:r>
      <w:r w:rsidRPr="003F1C5B">
        <w:rPr>
          <w:lang w:val="en-US"/>
        </w:rPr>
        <w:t>(4), 40. https://doi.org/10.1007/s00265-023-03306-w</w:t>
      </w:r>
    </w:p>
    <w:p w:rsidRPr="003F1C5B" w:rsidR="003F1C5B" w:rsidP="003F1C5B" w:rsidRDefault="003F1C5B" w14:paraId="78074C99" w14:textId="77777777">
      <w:pPr>
        <w:pStyle w:val="Bibliography"/>
        <w:rPr>
          <w:lang w:val="en-US"/>
        </w:rPr>
      </w:pPr>
      <w:r w:rsidRPr="003F1C5B">
        <w:rPr>
          <w:lang w:val="en-US"/>
        </w:rPr>
        <w:t xml:space="preserve">McGill University. (2025). </w:t>
      </w:r>
      <w:r w:rsidRPr="003F1C5B">
        <w:rPr>
          <w:i/>
          <w:iCs/>
          <w:lang w:val="en-US"/>
        </w:rPr>
        <w:t>Climate</w:t>
      </w:r>
      <w:r w:rsidRPr="003F1C5B">
        <w:rPr>
          <w:lang w:val="en-US"/>
        </w:rPr>
        <w:t>. International Student Services. https://www.mcgill.ca/internationalstudents/once-here/pre-arrival/pre-arrival-information/about-montreal/climate</w:t>
      </w:r>
    </w:p>
    <w:p w:rsidRPr="003F1C5B" w:rsidR="003F1C5B" w:rsidP="003F1C5B" w:rsidRDefault="003F1C5B" w14:paraId="4B127E9F" w14:textId="77777777">
      <w:pPr>
        <w:pStyle w:val="Bibliography"/>
        <w:rPr>
          <w:lang w:val="en-US"/>
        </w:rPr>
      </w:pPr>
      <w:proofErr w:type="spellStart"/>
      <w:r w:rsidRPr="003F1C5B">
        <w:rPr>
          <w:lang w:val="en-US"/>
        </w:rPr>
        <w:t>Mennill</w:t>
      </w:r>
      <w:proofErr w:type="spellEnd"/>
      <w:r w:rsidRPr="003F1C5B">
        <w:rPr>
          <w:lang w:val="en-US"/>
        </w:rPr>
        <w:t xml:space="preserve">, D. J., Doucet, S. M., Ward, K.-A. A., Maynard, D. F., Otis, B., &amp; Burt, J. M. (2012). A novel digital telemetry system for tracking wild animals: A field test for studying </w:t>
      </w:r>
      <w:r w:rsidRPr="003F1C5B">
        <w:rPr>
          <w:lang w:val="en-US"/>
        </w:rPr>
        <w:t xml:space="preserve">mate choice in a lekking tropical bird. </w:t>
      </w:r>
      <w:r w:rsidRPr="003F1C5B">
        <w:rPr>
          <w:i/>
          <w:iCs/>
          <w:lang w:val="en-US"/>
        </w:rPr>
        <w:t>Methods in Ecology and Evolution</w:t>
      </w:r>
      <w:r w:rsidRPr="003F1C5B">
        <w:rPr>
          <w:lang w:val="en-US"/>
        </w:rPr>
        <w:t xml:space="preserve">, </w:t>
      </w:r>
      <w:r w:rsidRPr="003F1C5B">
        <w:rPr>
          <w:i/>
          <w:iCs/>
          <w:lang w:val="en-US"/>
        </w:rPr>
        <w:t>3</w:t>
      </w:r>
      <w:r w:rsidRPr="003F1C5B">
        <w:rPr>
          <w:lang w:val="en-US"/>
        </w:rPr>
        <w:t>(4), 663–672. https://doi.org/10.1111/j.2041-210X.2012.00206.x</w:t>
      </w:r>
    </w:p>
    <w:p w:rsidRPr="003F1C5B" w:rsidR="003F1C5B" w:rsidP="003F1C5B" w:rsidRDefault="003F1C5B" w14:paraId="1F9068F7" w14:textId="77777777">
      <w:pPr>
        <w:pStyle w:val="Bibliography"/>
        <w:rPr>
          <w:lang w:val="en-US"/>
        </w:rPr>
      </w:pPr>
      <w:r w:rsidRPr="003F1C5B">
        <w:rPr>
          <w:lang w:val="en-US"/>
        </w:rPr>
        <w:t xml:space="preserve">Mitchell, M. G. E., &amp; </w:t>
      </w:r>
      <w:proofErr w:type="spellStart"/>
      <w:r w:rsidRPr="003F1C5B">
        <w:rPr>
          <w:lang w:val="en-US"/>
        </w:rPr>
        <w:t>Devisscher</w:t>
      </w:r>
      <w:proofErr w:type="spellEnd"/>
      <w:r w:rsidRPr="003F1C5B">
        <w:rPr>
          <w:lang w:val="en-US"/>
        </w:rPr>
        <w:t xml:space="preserve">, T. (2022). Strong relationships between urbanization, landscape structure, and ecosystem service multifunctionality in urban forest fragments. </w:t>
      </w:r>
      <w:r w:rsidRPr="003F1C5B">
        <w:rPr>
          <w:i/>
          <w:iCs/>
          <w:lang w:val="en-US"/>
        </w:rPr>
        <w:t>Landscape and Urban Planning</w:t>
      </w:r>
      <w:r w:rsidRPr="003F1C5B">
        <w:rPr>
          <w:lang w:val="en-US"/>
        </w:rPr>
        <w:t xml:space="preserve">, </w:t>
      </w:r>
      <w:r w:rsidRPr="003F1C5B">
        <w:rPr>
          <w:i/>
          <w:iCs/>
          <w:lang w:val="en-US"/>
        </w:rPr>
        <w:t>228</w:t>
      </w:r>
      <w:r w:rsidRPr="003F1C5B">
        <w:rPr>
          <w:lang w:val="en-US"/>
        </w:rPr>
        <w:t>, 104548. https://doi.org/10.1016/j.landurbplan.2022.104548</w:t>
      </w:r>
    </w:p>
    <w:p w:rsidRPr="003F1C5B" w:rsidR="003F1C5B" w:rsidP="003F1C5B" w:rsidRDefault="003F1C5B" w14:paraId="02177EFC" w14:textId="77777777">
      <w:pPr>
        <w:pStyle w:val="Bibliography"/>
        <w:rPr>
          <w:lang w:val="en-US"/>
        </w:rPr>
      </w:pPr>
      <w:proofErr w:type="spellStart"/>
      <w:r w:rsidRPr="003F1C5B">
        <w:rPr>
          <w:lang w:val="en-US"/>
        </w:rPr>
        <w:t>Morbey</w:t>
      </w:r>
      <w:proofErr w:type="spellEnd"/>
      <w:r w:rsidRPr="003F1C5B">
        <w:rPr>
          <w:lang w:val="en-US"/>
        </w:rPr>
        <w:t xml:space="preserve">, Y. E., Beauchamp, A. T., Bonner, S. J., &amp; Mitchell, G. W. (2020). Evening locomotor activity during stopover differs on pre-departure and departure days in free-living songbirds. </w:t>
      </w:r>
      <w:r w:rsidRPr="003F1C5B">
        <w:rPr>
          <w:i/>
          <w:iCs/>
          <w:lang w:val="en-US"/>
        </w:rPr>
        <w:t>Journal of Avian Biology</w:t>
      </w:r>
      <w:r w:rsidRPr="003F1C5B">
        <w:rPr>
          <w:lang w:val="en-US"/>
        </w:rPr>
        <w:t xml:space="preserve">, </w:t>
      </w:r>
      <w:r w:rsidRPr="003F1C5B">
        <w:rPr>
          <w:i/>
          <w:iCs/>
          <w:lang w:val="en-US"/>
        </w:rPr>
        <w:t>51</w:t>
      </w:r>
      <w:r w:rsidRPr="003F1C5B">
        <w:rPr>
          <w:lang w:val="en-US"/>
        </w:rPr>
        <w:t>(11). https://doi.org/10.1111/jav.02448</w:t>
      </w:r>
    </w:p>
    <w:p w:rsidRPr="003F1C5B" w:rsidR="003F1C5B" w:rsidP="003F1C5B" w:rsidRDefault="003F1C5B" w14:paraId="5A6F4650" w14:textId="77777777">
      <w:pPr>
        <w:pStyle w:val="Bibliography"/>
        <w:rPr>
          <w:lang w:val="en-US"/>
        </w:rPr>
      </w:pPr>
      <w:r w:rsidRPr="003F1C5B">
        <w:rPr>
          <w:lang w:val="en-US"/>
        </w:rPr>
        <w:t xml:space="preserve">Müller, U., &amp; Avolio, C. (2023, July 11). </w:t>
      </w:r>
      <w:r w:rsidRPr="003F1C5B">
        <w:rPr>
          <w:i/>
          <w:iCs/>
          <w:lang w:val="en-US"/>
        </w:rPr>
        <w:t>Icarus flies faster, further</w:t>
      </w:r>
      <w:r w:rsidRPr="003F1C5B">
        <w:rPr>
          <w:lang w:val="en-US"/>
        </w:rPr>
        <w:t>. Max-Planck-Gesellschaft. https://www.mpg.de/20614880/0711-ornr-icarus-flies-faster-further-987453-x</w:t>
      </w:r>
    </w:p>
    <w:p w:rsidRPr="003F1C5B" w:rsidR="003F1C5B" w:rsidP="003F1C5B" w:rsidRDefault="003F1C5B" w14:paraId="79E950D0" w14:textId="77777777">
      <w:pPr>
        <w:pStyle w:val="Bibliography"/>
        <w:rPr>
          <w:lang w:val="en-US"/>
        </w:rPr>
      </w:pPr>
      <w:r w:rsidRPr="003F1C5B">
        <w:rPr>
          <w:lang w:val="en-US"/>
        </w:rPr>
        <w:t>Murray, M. H., Sánchez, C. A., Becker, D. J., Byers, K. A., Worsley</w:t>
      </w:r>
      <w:r w:rsidRPr="003F1C5B">
        <w:rPr>
          <w:rFonts w:ascii="Cambria Math" w:hAnsi="Cambria Math" w:cs="Cambria Math"/>
          <w:lang w:val="en-US"/>
        </w:rPr>
        <w:t>‐</w:t>
      </w:r>
      <w:r w:rsidRPr="003F1C5B">
        <w:rPr>
          <w:lang w:val="en-US"/>
        </w:rPr>
        <w:t>Tonks, K. E., &amp; Craft, M. E. (2019). City sicker? A meta</w:t>
      </w:r>
      <w:r w:rsidRPr="003F1C5B">
        <w:rPr>
          <w:rFonts w:ascii="Cambria Math" w:hAnsi="Cambria Math" w:cs="Cambria Math"/>
          <w:lang w:val="en-US"/>
        </w:rPr>
        <w:t>‐</w:t>
      </w:r>
      <w:r w:rsidRPr="003F1C5B">
        <w:rPr>
          <w:lang w:val="en-US"/>
        </w:rPr>
        <w:t xml:space="preserve">analysis of wildlife health and urbanization. </w:t>
      </w:r>
      <w:r w:rsidRPr="003F1C5B">
        <w:rPr>
          <w:i/>
          <w:iCs/>
          <w:lang w:val="en-US"/>
        </w:rPr>
        <w:t>Frontiers in Ecology and the Environment</w:t>
      </w:r>
      <w:r w:rsidRPr="003F1C5B">
        <w:rPr>
          <w:lang w:val="en-US"/>
        </w:rPr>
        <w:t xml:space="preserve">, </w:t>
      </w:r>
      <w:r w:rsidRPr="003F1C5B">
        <w:rPr>
          <w:i/>
          <w:iCs/>
          <w:lang w:val="en-US"/>
        </w:rPr>
        <w:t>17</w:t>
      </w:r>
      <w:r w:rsidRPr="003F1C5B">
        <w:rPr>
          <w:lang w:val="en-US"/>
        </w:rPr>
        <w:t>(10), 575–583. https://doi.org/10.1002/fee.2126</w:t>
      </w:r>
    </w:p>
    <w:p w:rsidRPr="003F1C5B" w:rsidR="003F1C5B" w:rsidP="003F1C5B" w:rsidRDefault="003F1C5B" w14:paraId="06CE4609" w14:textId="77777777">
      <w:pPr>
        <w:pStyle w:val="Bibliography"/>
        <w:rPr>
          <w:lang w:val="en-US"/>
        </w:rPr>
      </w:pPr>
      <w:r w:rsidRPr="003F1C5B">
        <w:rPr>
          <w:lang w:val="en-US"/>
        </w:rPr>
        <w:t xml:space="preserve">Naguib, M., </w:t>
      </w:r>
      <w:proofErr w:type="spellStart"/>
      <w:r w:rsidRPr="003F1C5B">
        <w:rPr>
          <w:lang w:val="en-US"/>
        </w:rPr>
        <w:t>Titulaer</w:t>
      </w:r>
      <w:proofErr w:type="spellEnd"/>
      <w:r w:rsidRPr="003F1C5B">
        <w:rPr>
          <w:lang w:val="en-US"/>
        </w:rPr>
        <w:t xml:space="preserve">, M., </w:t>
      </w:r>
      <w:proofErr w:type="spellStart"/>
      <w:r w:rsidRPr="003F1C5B">
        <w:rPr>
          <w:lang w:val="en-US"/>
        </w:rPr>
        <w:t>Waas</w:t>
      </w:r>
      <w:proofErr w:type="spellEnd"/>
      <w:r w:rsidRPr="003F1C5B">
        <w:rPr>
          <w:lang w:val="en-US"/>
        </w:rPr>
        <w:t xml:space="preserve">, J. R., van </w:t>
      </w:r>
      <w:proofErr w:type="spellStart"/>
      <w:r w:rsidRPr="003F1C5B">
        <w:rPr>
          <w:lang w:val="en-US"/>
        </w:rPr>
        <w:t>Oers</w:t>
      </w:r>
      <w:proofErr w:type="spellEnd"/>
      <w:r w:rsidRPr="003F1C5B">
        <w:rPr>
          <w:lang w:val="en-US"/>
        </w:rPr>
        <w:t xml:space="preserve">, K., Sprau, P., &amp; Snijders, L. (2022). Prior territorial responses and home range size predict territory defense in radio-tagged great tits. </w:t>
      </w:r>
      <w:r w:rsidRPr="003F1C5B">
        <w:rPr>
          <w:i/>
          <w:iCs/>
          <w:lang w:val="en-US"/>
        </w:rPr>
        <w:t>Behavioral Ecology and Sociobiology</w:t>
      </w:r>
      <w:r w:rsidRPr="003F1C5B">
        <w:rPr>
          <w:lang w:val="en-US"/>
        </w:rPr>
        <w:t xml:space="preserve">, </w:t>
      </w:r>
      <w:r w:rsidRPr="003F1C5B">
        <w:rPr>
          <w:i/>
          <w:iCs/>
          <w:lang w:val="en-US"/>
        </w:rPr>
        <w:t>76</w:t>
      </w:r>
      <w:r w:rsidRPr="003F1C5B">
        <w:rPr>
          <w:lang w:val="en-US"/>
        </w:rPr>
        <w:t>(3), 12. https://doi.org/10.1007/s00265-022-03143-3</w:t>
      </w:r>
    </w:p>
    <w:p w:rsidRPr="003F1C5B" w:rsidR="003F1C5B" w:rsidP="003F1C5B" w:rsidRDefault="003F1C5B" w14:paraId="32616E29" w14:textId="77777777">
      <w:pPr>
        <w:pStyle w:val="Bibliography"/>
        <w:rPr>
          <w:lang w:val="en-US"/>
        </w:rPr>
      </w:pPr>
      <w:proofErr w:type="spellStart"/>
      <w:r w:rsidRPr="003F1C5B">
        <w:rPr>
          <w:lang w:val="en-US"/>
        </w:rPr>
        <w:t>Nazarnia</w:t>
      </w:r>
      <w:proofErr w:type="spellEnd"/>
      <w:r w:rsidRPr="003F1C5B">
        <w:rPr>
          <w:lang w:val="en-US"/>
        </w:rPr>
        <w:t xml:space="preserve">, N., </w:t>
      </w:r>
      <w:proofErr w:type="spellStart"/>
      <w:r w:rsidRPr="003F1C5B">
        <w:rPr>
          <w:lang w:val="en-US"/>
        </w:rPr>
        <w:t>Schwick</w:t>
      </w:r>
      <w:proofErr w:type="spellEnd"/>
      <w:r w:rsidRPr="003F1C5B">
        <w:rPr>
          <w:lang w:val="en-US"/>
        </w:rPr>
        <w:t xml:space="preserve">, C., &amp; Jaeger, J. A. G. (2016). Accelerated urban sprawl in Montreal, Quebec City, and Zurich: Investigating the differences using time series 1951–2011. </w:t>
      </w:r>
      <w:r w:rsidRPr="003F1C5B">
        <w:rPr>
          <w:i/>
          <w:iCs/>
          <w:lang w:val="en-US"/>
        </w:rPr>
        <w:t>Ecological Indicators</w:t>
      </w:r>
      <w:r w:rsidRPr="003F1C5B">
        <w:rPr>
          <w:lang w:val="en-US"/>
        </w:rPr>
        <w:t xml:space="preserve">, </w:t>
      </w:r>
      <w:r w:rsidRPr="003F1C5B">
        <w:rPr>
          <w:i/>
          <w:iCs/>
          <w:lang w:val="en-US"/>
        </w:rPr>
        <w:t>60</w:t>
      </w:r>
      <w:r w:rsidRPr="003F1C5B">
        <w:rPr>
          <w:lang w:val="en-US"/>
        </w:rPr>
        <w:t>, 1229–1251. https://doi.org/10.1016/j.ecolind.2015.09.020</w:t>
      </w:r>
    </w:p>
    <w:p w:rsidRPr="003F1C5B" w:rsidR="003F1C5B" w:rsidP="003F1C5B" w:rsidRDefault="003F1C5B" w14:paraId="5ECBD8C9" w14:textId="77777777">
      <w:pPr>
        <w:pStyle w:val="Bibliography"/>
        <w:rPr>
          <w:lang w:val="en-US"/>
        </w:rPr>
      </w:pPr>
      <w:r w:rsidRPr="003F1C5B">
        <w:rPr>
          <w:lang w:val="en-US"/>
        </w:rPr>
        <w:t xml:space="preserve">O’Connell, M. J., Squirrell, F. I., &amp; Greening, M. (2023). A preliminary study of the winter roosting </w:t>
      </w:r>
      <w:proofErr w:type="spellStart"/>
      <w:r w:rsidRPr="003F1C5B">
        <w:rPr>
          <w:lang w:val="en-US"/>
        </w:rPr>
        <w:t>behaviour</w:t>
      </w:r>
      <w:proofErr w:type="spellEnd"/>
      <w:r w:rsidRPr="003F1C5B">
        <w:rPr>
          <w:lang w:val="en-US"/>
        </w:rPr>
        <w:t xml:space="preserve"> of four woodland passerines. </w:t>
      </w:r>
      <w:r w:rsidRPr="003F1C5B">
        <w:rPr>
          <w:i/>
          <w:iCs/>
          <w:lang w:val="en-US"/>
        </w:rPr>
        <w:t>Bird Study</w:t>
      </w:r>
      <w:r w:rsidRPr="003F1C5B">
        <w:rPr>
          <w:lang w:val="en-US"/>
        </w:rPr>
        <w:t xml:space="preserve">, </w:t>
      </w:r>
      <w:r w:rsidRPr="003F1C5B">
        <w:rPr>
          <w:i/>
          <w:iCs/>
          <w:lang w:val="en-US"/>
        </w:rPr>
        <w:t>70</w:t>
      </w:r>
      <w:r w:rsidRPr="003F1C5B">
        <w:rPr>
          <w:lang w:val="en-US"/>
        </w:rPr>
        <w:t>(4), 243–250. https://doi.org/10.1080/00063657.2023.2269329</w:t>
      </w:r>
    </w:p>
    <w:p w:rsidRPr="003F1C5B" w:rsidR="003F1C5B" w:rsidP="003F1C5B" w:rsidRDefault="003F1C5B" w14:paraId="4D487235" w14:textId="77777777">
      <w:pPr>
        <w:pStyle w:val="Bibliography"/>
        <w:rPr>
          <w:lang w:val="en-US"/>
        </w:rPr>
      </w:pPr>
      <w:r w:rsidRPr="003F1C5B">
        <w:rPr>
          <w:lang w:val="en-US"/>
        </w:rPr>
        <w:t xml:space="preserve">O’Donnell, K., &amp; </w:t>
      </w:r>
      <w:proofErr w:type="spellStart"/>
      <w:r w:rsidRPr="003F1C5B">
        <w:rPr>
          <w:lang w:val="en-US"/>
        </w:rPr>
        <w:t>delBarco</w:t>
      </w:r>
      <w:proofErr w:type="spellEnd"/>
      <w:r w:rsidRPr="003F1C5B">
        <w:rPr>
          <w:lang w:val="en-US"/>
        </w:rPr>
        <w:t xml:space="preserve">-Trillo, J. (2020). Changes in the home range sizes of terrestrial vertebrates in response to urban disturbance: A meta-analysis. </w:t>
      </w:r>
      <w:r w:rsidRPr="003F1C5B">
        <w:rPr>
          <w:i/>
          <w:iCs/>
          <w:lang w:val="en-US"/>
        </w:rPr>
        <w:t>Journal of Urban Ecology</w:t>
      </w:r>
      <w:r w:rsidRPr="003F1C5B">
        <w:rPr>
          <w:lang w:val="en-US"/>
        </w:rPr>
        <w:t xml:space="preserve">, </w:t>
      </w:r>
      <w:r w:rsidRPr="003F1C5B">
        <w:rPr>
          <w:i/>
          <w:iCs/>
          <w:lang w:val="en-US"/>
        </w:rPr>
        <w:t>6</w:t>
      </w:r>
      <w:r w:rsidRPr="003F1C5B">
        <w:rPr>
          <w:lang w:val="en-US"/>
        </w:rPr>
        <w:t>(1), juaa014. https://doi.org/10.1093/jue/juaa014</w:t>
      </w:r>
    </w:p>
    <w:p w:rsidRPr="003F1C5B" w:rsidR="003F1C5B" w:rsidP="003F1C5B" w:rsidRDefault="003F1C5B" w14:paraId="6F523743" w14:textId="77777777">
      <w:pPr>
        <w:pStyle w:val="Bibliography"/>
        <w:rPr>
          <w:lang w:val="en-US"/>
        </w:rPr>
      </w:pPr>
      <w:r w:rsidRPr="003F1C5B">
        <w:rPr>
          <w:lang w:val="en-US"/>
        </w:rPr>
        <w:t xml:space="preserve">Ordóñez-Delgado, L., Iñiguez-Armijos, C., Díaz, M., Escudero, A., Gosselin, E., Waits, L. P., &amp; Espinosa, C. I. (2022). The good, the bad, and the ugly of urbanization: Response of a bird community in the neotropical Andes. </w:t>
      </w:r>
      <w:r w:rsidRPr="003F1C5B">
        <w:rPr>
          <w:i/>
          <w:iCs/>
          <w:lang w:val="en-US"/>
        </w:rPr>
        <w:t>Frontiers in Ecology and Evolution</w:t>
      </w:r>
      <w:r w:rsidRPr="003F1C5B">
        <w:rPr>
          <w:lang w:val="en-US"/>
        </w:rPr>
        <w:t xml:space="preserve">, </w:t>
      </w:r>
      <w:r w:rsidRPr="003F1C5B">
        <w:rPr>
          <w:i/>
          <w:iCs/>
          <w:lang w:val="en-US"/>
        </w:rPr>
        <w:t>10</w:t>
      </w:r>
      <w:r w:rsidRPr="003F1C5B">
        <w:rPr>
          <w:lang w:val="en-US"/>
        </w:rPr>
        <w:t>, 844944.</w:t>
      </w:r>
    </w:p>
    <w:p w:rsidRPr="003F1C5B" w:rsidR="003F1C5B" w:rsidP="003F1C5B" w:rsidRDefault="003F1C5B" w14:paraId="401F07A4" w14:textId="77777777">
      <w:pPr>
        <w:pStyle w:val="Bibliography"/>
        <w:rPr>
          <w:lang w:val="en-US"/>
        </w:rPr>
      </w:pPr>
      <w:r w:rsidRPr="003F1C5B">
        <w:rPr>
          <w:lang w:val="en-US"/>
        </w:rPr>
        <w:t xml:space="preserve">Palacio, F. X., Ibañez, L. M., </w:t>
      </w:r>
      <w:proofErr w:type="spellStart"/>
      <w:r w:rsidRPr="003F1C5B">
        <w:rPr>
          <w:lang w:val="en-US"/>
        </w:rPr>
        <w:t>Maragliano</w:t>
      </w:r>
      <w:proofErr w:type="spellEnd"/>
      <w:r w:rsidRPr="003F1C5B">
        <w:rPr>
          <w:lang w:val="en-US"/>
        </w:rPr>
        <w:t xml:space="preserve">, R. E., &amp; Montalti, D. (2018). Urbanization as a driver of taxonomic, functional, and phylogenetic diversity losses in bird communities. </w:t>
      </w:r>
      <w:r w:rsidRPr="003F1C5B">
        <w:rPr>
          <w:i/>
          <w:iCs/>
          <w:lang w:val="en-US"/>
        </w:rPr>
        <w:t>Canadian Journal of Zoology</w:t>
      </w:r>
      <w:r w:rsidRPr="003F1C5B">
        <w:rPr>
          <w:lang w:val="en-US"/>
        </w:rPr>
        <w:t xml:space="preserve">, </w:t>
      </w:r>
      <w:r w:rsidRPr="003F1C5B">
        <w:rPr>
          <w:i/>
          <w:iCs/>
          <w:lang w:val="en-US"/>
        </w:rPr>
        <w:t>96</w:t>
      </w:r>
      <w:r w:rsidRPr="003F1C5B">
        <w:rPr>
          <w:lang w:val="en-US"/>
        </w:rPr>
        <w:t>(10), 1114–1121.</w:t>
      </w:r>
    </w:p>
    <w:p w:rsidRPr="003F1C5B" w:rsidR="003F1C5B" w:rsidP="003F1C5B" w:rsidRDefault="003F1C5B" w14:paraId="0174F3A0" w14:textId="77777777">
      <w:pPr>
        <w:pStyle w:val="Bibliography"/>
        <w:rPr>
          <w:lang w:val="en-US"/>
        </w:rPr>
      </w:pPr>
      <w:r w:rsidRPr="003F1C5B">
        <w:rPr>
          <w:lang w:val="en-US"/>
        </w:rPr>
        <w:t xml:space="preserve">Palacio, F. X., Ibañez, L. M., </w:t>
      </w:r>
      <w:proofErr w:type="spellStart"/>
      <w:r w:rsidRPr="003F1C5B">
        <w:rPr>
          <w:lang w:val="en-US"/>
        </w:rPr>
        <w:t>Maragliano</w:t>
      </w:r>
      <w:proofErr w:type="spellEnd"/>
      <w:r w:rsidRPr="003F1C5B">
        <w:rPr>
          <w:lang w:val="en-US"/>
        </w:rPr>
        <w:t xml:space="preserve">, R. E., &amp; Montalti, D. (2024). (PDF) Urbanization as a driver of taxonomic, functional, and phylogenetic diversity losses in bird communities. </w:t>
      </w:r>
      <w:r w:rsidRPr="003F1C5B">
        <w:rPr>
          <w:i/>
          <w:iCs/>
          <w:lang w:val="en-US"/>
        </w:rPr>
        <w:t>ResearchGate</w:t>
      </w:r>
      <w:r w:rsidRPr="003F1C5B">
        <w:rPr>
          <w:lang w:val="en-US"/>
        </w:rPr>
        <w:t>. https://doi.org/10.1139/cjz-2018-0008</w:t>
      </w:r>
    </w:p>
    <w:p w:rsidRPr="003F1C5B" w:rsidR="003F1C5B" w:rsidP="003F1C5B" w:rsidRDefault="003F1C5B" w14:paraId="7EB2FAD1" w14:textId="77777777">
      <w:pPr>
        <w:pStyle w:val="Bibliography"/>
        <w:rPr>
          <w:lang w:val="en-US"/>
        </w:rPr>
      </w:pPr>
      <w:r w:rsidRPr="003F1C5B">
        <w:rPr>
          <w:lang w:val="en-US"/>
        </w:rPr>
        <w:t xml:space="preserve">Panchana, K., Herrera, I., Vargas, A., </w:t>
      </w:r>
      <w:proofErr w:type="spellStart"/>
      <w:r w:rsidRPr="003F1C5B">
        <w:rPr>
          <w:lang w:val="en-US"/>
        </w:rPr>
        <w:t>Mella</w:t>
      </w:r>
      <w:proofErr w:type="spellEnd"/>
      <w:r w:rsidRPr="003F1C5B">
        <w:rPr>
          <w:lang w:val="en-US"/>
        </w:rPr>
        <w:t xml:space="preserve">-Méndez, I., &amp; Flores-Peredo, R. (2025). Whiskers in the city: Domestic cat predation in Ecuadorian coastal cities and associated factors. </w:t>
      </w:r>
      <w:r w:rsidRPr="003F1C5B">
        <w:rPr>
          <w:i/>
          <w:iCs/>
          <w:lang w:val="en-US"/>
        </w:rPr>
        <w:t>Urban Ecosystems</w:t>
      </w:r>
      <w:r w:rsidRPr="003F1C5B">
        <w:rPr>
          <w:lang w:val="en-US"/>
        </w:rPr>
        <w:t xml:space="preserve">, </w:t>
      </w:r>
      <w:r w:rsidRPr="003F1C5B">
        <w:rPr>
          <w:i/>
          <w:iCs/>
          <w:lang w:val="en-US"/>
        </w:rPr>
        <w:t>28</w:t>
      </w:r>
      <w:r w:rsidRPr="003F1C5B">
        <w:rPr>
          <w:lang w:val="en-US"/>
        </w:rPr>
        <w:t>(1), 1–18. https://doi.org/10.1007/s11252-024-01628-9</w:t>
      </w:r>
    </w:p>
    <w:p w:rsidRPr="003F1C5B" w:rsidR="003F1C5B" w:rsidP="003F1C5B" w:rsidRDefault="003F1C5B" w14:paraId="334D1EE3" w14:textId="77777777">
      <w:pPr>
        <w:pStyle w:val="Bibliography"/>
        <w:rPr>
          <w:lang w:val="en-US"/>
        </w:rPr>
      </w:pPr>
      <w:proofErr w:type="spellStart"/>
      <w:r w:rsidRPr="003F1C5B">
        <w:rPr>
          <w:lang w:val="en-US"/>
        </w:rPr>
        <w:t>Paruk</w:t>
      </w:r>
      <w:proofErr w:type="spellEnd"/>
      <w:r w:rsidRPr="003F1C5B">
        <w:rPr>
          <w:lang w:val="en-US"/>
        </w:rPr>
        <w:t xml:space="preserve">, J., Cooper, S., Mangan, A., Brady, R., &amp; Tucker, L. (2015). Resting Metabolic Rates of Adult Northern Shrikes (Lanius </w:t>
      </w:r>
      <w:proofErr w:type="spellStart"/>
      <w:r w:rsidRPr="003F1C5B">
        <w:rPr>
          <w:lang w:val="en-US"/>
        </w:rPr>
        <w:t>excubitor</w:t>
      </w:r>
      <w:proofErr w:type="spellEnd"/>
      <w:r w:rsidRPr="003F1C5B">
        <w:rPr>
          <w:lang w:val="en-US"/>
        </w:rPr>
        <w:t xml:space="preserve">) Wintering in Northern Wisconsin. </w:t>
      </w:r>
      <w:r w:rsidRPr="003F1C5B">
        <w:rPr>
          <w:i/>
          <w:iCs/>
          <w:lang w:val="en-US"/>
        </w:rPr>
        <w:t>WILSON JOURNAL OF ORNITHOLOGY</w:t>
      </w:r>
      <w:r w:rsidRPr="003F1C5B">
        <w:rPr>
          <w:lang w:val="en-US"/>
        </w:rPr>
        <w:t xml:space="preserve">, </w:t>
      </w:r>
      <w:r w:rsidRPr="003F1C5B">
        <w:rPr>
          <w:i/>
          <w:iCs/>
          <w:lang w:val="en-US"/>
        </w:rPr>
        <w:t>127</w:t>
      </w:r>
      <w:r w:rsidRPr="003F1C5B">
        <w:rPr>
          <w:lang w:val="en-US"/>
        </w:rPr>
        <w:t>(3), 510–514.</w:t>
      </w:r>
    </w:p>
    <w:p w:rsidRPr="003F1C5B" w:rsidR="003F1C5B" w:rsidP="003F1C5B" w:rsidRDefault="003F1C5B" w14:paraId="30A6AC2E" w14:textId="77777777">
      <w:pPr>
        <w:pStyle w:val="Bibliography"/>
        <w:rPr>
          <w:lang w:val="en-US"/>
        </w:rPr>
      </w:pPr>
      <w:r w:rsidRPr="003F1C5B">
        <w:rPr>
          <w:lang w:val="en-US"/>
        </w:rPr>
        <w:t xml:space="preserve">Pelletier, D., Seyer, Y., Garthe, S., </w:t>
      </w:r>
      <w:proofErr w:type="spellStart"/>
      <w:r w:rsidRPr="003F1C5B">
        <w:rPr>
          <w:lang w:val="en-US"/>
        </w:rPr>
        <w:t>Bonnefoi</w:t>
      </w:r>
      <w:proofErr w:type="spellEnd"/>
      <w:r w:rsidRPr="003F1C5B">
        <w:rPr>
          <w:lang w:val="en-US"/>
        </w:rPr>
        <w:t xml:space="preserve">, S., Phillips, R. A., &amp; Guillemette, M. (2020). So far, so good… Similar fitness consequences and overall energetic costs for short and long-distance migrants in a seabird. </w:t>
      </w:r>
      <w:r w:rsidRPr="003F1C5B">
        <w:rPr>
          <w:i/>
          <w:iCs/>
          <w:lang w:val="en-US"/>
        </w:rPr>
        <w:t>PLOS ONE</w:t>
      </w:r>
      <w:r w:rsidRPr="003F1C5B">
        <w:rPr>
          <w:lang w:val="en-US"/>
        </w:rPr>
        <w:t xml:space="preserve">, </w:t>
      </w:r>
      <w:r w:rsidRPr="003F1C5B">
        <w:rPr>
          <w:i/>
          <w:iCs/>
          <w:lang w:val="en-US"/>
        </w:rPr>
        <w:t>15</w:t>
      </w:r>
      <w:r w:rsidRPr="003F1C5B">
        <w:rPr>
          <w:lang w:val="en-US"/>
        </w:rPr>
        <w:t>(3), e0230262. https://doi.org/10.1371/journal.pone.0230262</w:t>
      </w:r>
    </w:p>
    <w:p w:rsidRPr="003F1C5B" w:rsidR="003F1C5B" w:rsidP="003F1C5B" w:rsidRDefault="003F1C5B" w14:paraId="05281FA8" w14:textId="77777777">
      <w:pPr>
        <w:pStyle w:val="Bibliography"/>
        <w:rPr>
          <w:lang w:val="en-US"/>
        </w:rPr>
      </w:pPr>
      <w:r w:rsidRPr="003F1C5B">
        <w:rPr>
          <w:lang w:val="en-US"/>
        </w:rPr>
        <w:t xml:space="preserve">Petit, M., Clavijo-Baquet, S., &amp; </w:t>
      </w:r>
      <w:proofErr w:type="spellStart"/>
      <w:r w:rsidRPr="003F1C5B">
        <w:rPr>
          <w:lang w:val="en-US"/>
        </w:rPr>
        <w:t>Vézina</w:t>
      </w:r>
      <w:proofErr w:type="spellEnd"/>
      <w:r w:rsidRPr="003F1C5B">
        <w:rPr>
          <w:lang w:val="en-US"/>
        </w:rPr>
        <w:t xml:space="preserve">, F. (2017). Increasing Winter Maximal Metabolic Rate Improves </w:t>
      </w:r>
      <w:proofErr w:type="spellStart"/>
      <w:r w:rsidRPr="003F1C5B">
        <w:rPr>
          <w:lang w:val="en-US"/>
        </w:rPr>
        <w:t>Intrawinter</w:t>
      </w:r>
      <w:proofErr w:type="spellEnd"/>
      <w:r w:rsidRPr="003F1C5B">
        <w:rPr>
          <w:lang w:val="en-US"/>
        </w:rPr>
        <w:t xml:space="preserve"> Survival in Small Birds. </w:t>
      </w:r>
      <w:r w:rsidRPr="003F1C5B">
        <w:rPr>
          <w:i/>
          <w:iCs/>
          <w:lang w:val="en-US"/>
        </w:rPr>
        <w:t>Physiological and Biochemical Zoology</w:t>
      </w:r>
      <w:r w:rsidRPr="003F1C5B">
        <w:rPr>
          <w:lang w:val="en-US"/>
        </w:rPr>
        <w:t xml:space="preserve">, </w:t>
      </w:r>
      <w:r w:rsidRPr="003F1C5B">
        <w:rPr>
          <w:i/>
          <w:iCs/>
          <w:lang w:val="en-US"/>
        </w:rPr>
        <w:t>90</w:t>
      </w:r>
      <w:r w:rsidRPr="003F1C5B">
        <w:rPr>
          <w:lang w:val="en-US"/>
        </w:rPr>
        <w:t>(2), 166–177. https://doi.org/10.1086/689274</w:t>
      </w:r>
    </w:p>
    <w:p w:rsidRPr="003F1C5B" w:rsidR="003F1C5B" w:rsidP="003F1C5B" w:rsidRDefault="003F1C5B" w14:paraId="6F531352" w14:textId="77777777">
      <w:pPr>
        <w:pStyle w:val="Bibliography"/>
        <w:rPr>
          <w:lang w:val="en-US"/>
        </w:rPr>
      </w:pPr>
      <w:r w:rsidRPr="003F1C5B">
        <w:rPr>
          <w:lang w:val="en-US"/>
        </w:rPr>
        <w:t xml:space="preserve">Poirier, V., Elliott, K. H., &amp; Frei, B. (2024). </w:t>
      </w:r>
      <w:proofErr w:type="gramStart"/>
      <w:r w:rsidRPr="003F1C5B">
        <w:rPr>
          <w:lang w:val="en-US"/>
        </w:rPr>
        <w:t>Peri-urban forest</w:t>
      </w:r>
      <w:proofErr w:type="gramEnd"/>
      <w:r w:rsidRPr="003F1C5B">
        <w:rPr>
          <w:lang w:val="en-US"/>
        </w:rPr>
        <w:t xml:space="preserve"> margins are important stopover sites for </w:t>
      </w:r>
      <w:proofErr w:type="spellStart"/>
      <w:r w:rsidRPr="003F1C5B">
        <w:rPr>
          <w:lang w:val="en-US"/>
        </w:rPr>
        <w:t>moult</w:t>
      </w:r>
      <w:proofErr w:type="spellEnd"/>
      <w:r w:rsidRPr="003F1C5B">
        <w:rPr>
          <w:lang w:val="en-US"/>
        </w:rPr>
        <w:t xml:space="preserve">-migrating songbirds. </w:t>
      </w:r>
      <w:r w:rsidRPr="003F1C5B">
        <w:rPr>
          <w:i/>
          <w:iCs/>
          <w:lang w:val="en-US"/>
        </w:rPr>
        <w:t>Journal for Nature Conservation</w:t>
      </w:r>
      <w:r w:rsidRPr="003F1C5B">
        <w:rPr>
          <w:lang w:val="en-US"/>
        </w:rPr>
        <w:t xml:space="preserve">, </w:t>
      </w:r>
      <w:r w:rsidRPr="003F1C5B">
        <w:rPr>
          <w:i/>
          <w:iCs/>
          <w:lang w:val="en-US"/>
        </w:rPr>
        <w:t>77</w:t>
      </w:r>
      <w:r w:rsidRPr="003F1C5B">
        <w:rPr>
          <w:lang w:val="en-US"/>
        </w:rPr>
        <w:t>, 126539. https://doi.org/10.1016/j.jnc.2023.126539</w:t>
      </w:r>
    </w:p>
    <w:p w:rsidRPr="003F1C5B" w:rsidR="003F1C5B" w:rsidP="003F1C5B" w:rsidRDefault="003F1C5B" w14:paraId="61191FD5" w14:textId="77777777">
      <w:pPr>
        <w:pStyle w:val="Bibliography"/>
        <w:rPr>
          <w:lang w:val="en-US"/>
        </w:rPr>
      </w:pPr>
      <w:r w:rsidRPr="003F1C5B">
        <w:rPr>
          <w:lang w:val="en-US"/>
        </w:rPr>
        <w:t xml:space="preserve">Portugal, S. J., &amp; White, C. R. (2022). Externally attached </w:t>
      </w:r>
      <w:proofErr w:type="spellStart"/>
      <w:r w:rsidRPr="003F1C5B">
        <w:rPr>
          <w:lang w:val="en-US"/>
        </w:rPr>
        <w:t>biologgers</w:t>
      </w:r>
      <w:proofErr w:type="spellEnd"/>
      <w:r w:rsidRPr="003F1C5B">
        <w:rPr>
          <w:lang w:val="en-US"/>
        </w:rPr>
        <w:t xml:space="preserve"> cause compensatory body mass loss in birds. </w:t>
      </w:r>
      <w:r w:rsidRPr="003F1C5B">
        <w:rPr>
          <w:i/>
          <w:iCs/>
          <w:lang w:val="en-US"/>
        </w:rPr>
        <w:t>Methods in Ecology and Evolution</w:t>
      </w:r>
      <w:r w:rsidRPr="003F1C5B">
        <w:rPr>
          <w:lang w:val="en-US"/>
        </w:rPr>
        <w:t xml:space="preserve">, </w:t>
      </w:r>
      <w:r w:rsidRPr="003F1C5B">
        <w:rPr>
          <w:i/>
          <w:iCs/>
          <w:lang w:val="en-US"/>
        </w:rPr>
        <w:t>13</w:t>
      </w:r>
      <w:r w:rsidRPr="003F1C5B">
        <w:rPr>
          <w:lang w:val="en-US"/>
        </w:rPr>
        <w:t>(2), 294–302. https://doi.org/10.1111/2041-210X.13754</w:t>
      </w:r>
    </w:p>
    <w:p w:rsidRPr="003F1C5B" w:rsidR="003F1C5B" w:rsidP="003F1C5B" w:rsidRDefault="003F1C5B" w14:paraId="1BE70F90" w14:textId="77777777">
      <w:pPr>
        <w:pStyle w:val="Bibliography"/>
        <w:rPr>
          <w:lang w:val="en-US"/>
        </w:rPr>
      </w:pPr>
      <w:r w:rsidRPr="003F1C5B">
        <w:rPr>
          <w:lang w:val="en-US"/>
        </w:rPr>
        <w:t xml:space="preserve">R Core Team. (2024a). </w:t>
      </w:r>
      <w:r w:rsidRPr="003F1C5B">
        <w:rPr>
          <w:i/>
          <w:iCs/>
          <w:lang w:val="en-US"/>
        </w:rPr>
        <w:t>R: A Language and Environment for Statistical Computing</w:t>
      </w:r>
      <w:r w:rsidRPr="003F1C5B">
        <w:rPr>
          <w:lang w:val="en-US"/>
        </w:rPr>
        <w:t xml:space="preserve"> [Computer software]. R Foundation for Statistical Computing. https://www.R-project.org/</w:t>
      </w:r>
    </w:p>
    <w:p w:rsidRPr="003F1C5B" w:rsidR="003F1C5B" w:rsidP="003F1C5B" w:rsidRDefault="003F1C5B" w14:paraId="0A4CD158" w14:textId="77777777">
      <w:pPr>
        <w:pStyle w:val="Bibliography"/>
        <w:rPr>
          <w:lang w:val="en-US"/>
        </w:rPr>
      </w:pPr>
      <w:r w:rsidRPr="003F1C5B">
        <w:rPr>
          <w:lang w:val="en-US"/>
        </w:rPr>
        <w:t xml:space="preserve">R Core Team. (2024b). </w:t>
      </w:r>
      <w:r w:rsidRPr="003F1C5B">
        <w:rPr>
          <w:i/>
          <w:iCs/>
          <w:lang w:val="en-US"/>
        </w:rPr>
        <w:t>R: A Language and Environment for Statistical Computing</w:t>
      </w:r>
      <w:r w:rsidRPr="003F1C5B">
        <w:rPr>
          <w:lang w:val="en-US"/>
        </w:rPr>
        <w:t xml:space="preserve"> (Version 4.4.2) [Computer software]. R Foundation for   Statistical Computing. https://www.R-project.org/</w:t>
      </w:r>
    </w:p>
    <w:p w:rsidRPr="003F1C5B" w:rsidR="003F1C5B" w:rsidP="003F1C5B" w:rsidRDefault="003F1C5B" w14:paraId="4007E221" w14:textId="77777777">
      <w:pPr>
        <w:pStyle w:val="Bibliography"/>
        <w:rPr>
          <w:lang w:val="en-US"/>
        </w:rPr>
      </w:pPr>
      <w:proofErr w:type="spellStart"/>
      <w:r w:rsidRPr="003F1C5B">
        <w:rPr>
          <w:lang w:val="en-US"/>
        </w:rPr>
        <w:t>Radvan</w:t>
      </w:r>
      <w:proofErr w:type="spellEnd"/>
      <w:r w:rsidRPr="003F1C5B">
        <w:rPr>
          <w:lang w:val="en-US"/>
        </w:rPr>
        <w:t xml:space="preserve">, M., Rendall, A. R., &amp; Weston, M. A. (2023). The habitat connectivity hypothesis of escape in urban woodland birds. </w:t>
      </w:r>
      <w:r w:rsidRPr="003F1C5B">
        <w:rPr>
          <w:i/>
          <w:iCs/>
          <w:lang w:val="en-US"/>
        </w:rPr>
        <w:t>Behavioral Ecology</w:t>
      </w:r>
      <w:r w:rsidRPr="003F1C5B">
        <w:rPr>
          <w:lang w:val="en-US"/>
        </w:rPr>
        <w:t xml:space="preserve">, </w:t>
      </w:r>
      <w:r w:rsidRPr="003F1C5B">
        <w:rPr>
          <w:i/>
          <w:iCs/>
          <w:lang w:val="en-US"/>
        </w:rPr>
        <w:t>34</w:t>
      </w:r>
      <w:r w:rsidRPr="003F1C5B">
        <w:rPr>
          <w:lang w:val="en-US"/>
        </w:rPr>
        <w:t>(2), 297–305. https://doi.org/10.1093/beheco/arac127</w:t>
      </w:r>
    </w:p>
    <w:p w:rsidRPr="003F1C5B" w:rsidR="003F1C5B" w:rsidP="003F1C5B" w:rsidRDefault="003F1C5B" w14:paraId="097AD892" w14:textId="77777777">
      <w:pPr>
        <w:pStyle w:val="Bibliography"/>
        <w:rPr>
          <w:lang w:val="en-US"/>
        </w:rPr>
      </w:pPr>
      <w:r w:rsidRPr="003F1C5B">
        <w:rPr>
          <w:lang w:val="en-US"/>
        </w:rPr>
        <w:t xml:space="preserve">Robert, M., Hachey, M.-H., Lepage, D., &amp; Couturier, A. (2019). </w:t>
      </w:r>
      <w:r w:rsidRPr="003F1C5B">
        <w:rPr>
          <w:i/>
          <w:iCs/>
          <w:lang w:val="en-US"/>
        </w:rPr>
        <w:t>Second Atlas of the Breeding Birds of Southern Québec</w:t>
      </w:r>
      <w:r w:rsidRPr="003F1C5B">
        <w:rPr>
          <w:lang w:val="en-US"/>
        </w:rPr>
        <w:t>.</w:t>
      </w:r>
    </w:p>
    <w:p w:rsidRPr="003F1C5B" w:rsidR="003F1C5B" w:rsidP="003F1C5B" w:rsidRDefault="003F1C5B" w14:paraId="48D2FE94" w14:textId="77777777">
      <w:pPr>
        <w:pStyle w:val="Bibliography"/>
        <w:rPr>
          <w:lang w:val="en-US"/>
        </w:rPr>
      </w:pPr>
      <w:r w:rsidRPr="003F1C5B">
        <w:rPr>
          <w:lang w:val="en-US"/>
        </w:rPr>
        <w:t xml:space="preserve">Rodgers, A. R. (2001). Chapter 4—Recent Telemetry Technology. In J. J. Millspaugh &amp; J. M. </w:t>
      </w:r>
      <w:proofErr w:type="spellStart"/>
      <w:r w:rsidRPr="003F1C5B">
        <w:rPr>
          <w:lang w:val="en-US"/>
        </w:rPr>
        <w:t>Marzluff</w:t>
      </w:r>
      <w:proofErr w:type="spellEnd"/>
      <w:r w:rsidRPr="003F1C5B">
        <w:rPr>
          <w:lang w:val="en-US"/>
        </w:rPr>
        <w:t xml:space="preserve"> (Eds.), </w:t>
      </w:r>
      <w:r w:rsidRPr="003F1C5B">
        <w:rPr>
          <w:i/>
          <w:iCs/>
          <w:lang w:val="en-US"/>
        </w:rPr>
        <w:t>Radio Tracking and Animal Populations</w:t>
      </w:r>
      <w:r w:rsidRPr="003F1C5B">
        <w:rPr>
          <w:lang w:val="en-US"/>
        </w:rPr>
        <w:t xml:space="preserve"> (pp. 79–121). Academic Press.</w:t>
      </w:r>
    </w:p>
    <w:p w:rsidRPr="003F1C5B" w:rsidR="003F1C5B" w:rsidP="003F1C5B" w:rsidRDefault="003F1C5B" w14:paraId="617D4DAE" w14:textId="77777777">
      <w:pPr>
        <w:pStyle w:val="Bibliography"/>
      </w:pPr>
      <w:r w:rsidRPr="003F1C5B">
        <w:rPr>
          <w:lang w:val="en-US"/>
        </w:rPr>
        <w:t xml:space="preserve">Rodrigues, A. G., Borges-Martins, M., &amp; </w:t>
      </w:r>
      <w:proofErr w:type="spellStart"/>
      <w:r w:rsidRPr="003F1C5B">
        <w:rPr>
          <w:lang w:val="en-US"/>
        </w:rPr>
        <w:t>Zilio</w:t>
      </w:r>
      <w:proofErr w:type="spellEnd"/>
      <w:r w:rsidRPr="003F1C5B">
        <w:rPr>
          <w:lang w:val="en-US"/>
        </w:rPr>
        <w:t xml:space="preserve">, F. (2018). Bird diversity in an urban ecosystem: The role of local habitats in understanding the effects of urbanization. </w:t>
      </w:r>
      <w:proofErr w:type="spellStart"/>
      <w:r w:rsidRPr="003F1C5B">
        <w:rPr>
          <w:i/>
          <w:iCs/>
        </w:rPr>
        <w:t>Iheringia</w:t>
      </w:r>
      <w:proofErr w:type="spellEnd"/>
      <w:r w:rsidRPr="003F1C5B">
        <w:rPr>
          <w:i/>
          <w:iCs/>
        </w:rPr>
        <w:t xml:space="preserve">. Série </w:t>
      </w:r>
      <w:proofErr w:type="spellStart"/>
      <w:r w:rsidRPr="003F1C5B">
        <w:rPr>
          <w:i/>
          <w:iCs/>
        </w:rPr>
        <w:t>Zoologia</w:t>
      </w:r>
      <w:proofErr w:type="spellEnd"/>
      <w:r w:rsidRPr="003F1C5B">
        <w:t xml:space="preserve">, </w:t>
      </w:r>
      <w:r w:rsidRPr="003F1C5B">
        <w:rPr>
          <w:i/>
          <w:iCs/>
        </w:rPr>
        <w:t>108</w:t>
      </w:r>
      <w:r w:rsidRPr="003F1C5B">
        <w:t>, e2018017.</w:t>
      </w:r>
    </w:p>
    <w:p w:rsidRPr="003F1C5B" w:rsidR="003F1C5B" w:rsidP="003F1C5B" w:rsidRDefault="003F1C5B" w14:paraId="1F19E4DA" w14:textId="77777777">
      <w:pPr>
        <w:pStyle w:val="Bibliography"/>
        <w:rPr>
          <w:lang w:val="en-US"/>
        </w:rPr>
      </w:pPr>
      <w:r w:rsidRPr="003F1C5B">
        <w:t xml:space="preserve">Rousseau, J. S., Savard, J.-P. L., &amp; </w:t>
      </w:r>
      <w:proofErr w:type="spellStart"/>
      <w:r w:rsidRPr="003F1C5B">
        <w:t>Titman</w:t>
      </w:r>
      <w:proofErr w:type="spellEnd"/>
      <w:r w:rsidRPr="003F1C5B">
        <w:t xml:space="preserve">, R. (2015). </w:t>
      </w:r>
      <w:r w:rsidRPr="003F1C5B">
        <w:rPr>
          <w:lang w:val="en-US"/>
        </w:rPr>
        <w:t xml:space="preserve">Shrub-nesting birds in urban habitats: Their abundance and association with vegetation. </w:t>
      </w:r>
      <w:r w:rsidRPr="003F1C5B">
        <w:rPr>
          <w:i/>
          <w:iCs/>
          <w:lang w:val="en-US"/>
        </w:rPr>
        <w:t>Urban Ecosystems</w:t>
      </w:r>
      <w:r w:rsidRPr="003F1C5B">
        <w:rPr>
          <w:lang w:val="en-US"/>
        </w:rPr>
        <w:t xml:space="preserve">, </w:t>
      </w:r>
      <w:r w:rsidRPr="003F1C5B">
        <w:rPr>
          <w:i/>
          <w:iCs/>
          <w:lang w:val="en-US"/>
        </w:rPr>
        <w:t>18</w:t>
      </w:r>
      <w:r w:rsidRPr="003F1C5B">
        <w:rPr>
          <w:lang w:val="en-US"/>
        </w:rPr>
        <w:t>(3), 871–884. https://doi.org/10.1007/s11252-014-0434-4</w:t>
      </w:r>
    </w:p>
    <w:p w:rsidRPr="003F1C5B" w:rsidR="003F1C5B" w:rsidP="003F1C5B" w:rsidRDefault="003F1C5B" w14:paraId="3F6D5477" w14:textId="77777777">
      <w:pPr>
        <w:pStyle w:val="Bibliography"/>
        <w:rPr>
          <w:lang w:val="en-US"/>
        </w:rPr>
      </w:pPr>
      <w:r w:rsidRPr="003F1C5B">
        <w:rPr>
          <w:lang w:val="en-US"/>
        </w:rPr>
        <w:t xml:space="preserve">Schaeffer, P., Komer, M. C., &amp; Corder, K. (2015). Energy savings due to the use of shallow body temperature reduction in overwintering Northern Cardinals. </w:t>
      </w:r>
      <w:r w:rsidRPr="003F1C5B">
        <w:rPr>
          <w:i/>
          <w:iCs/>
          <w:lang w:val="en-US"/>
        </w:rPr>
        <w:t>ResearchGate</w:t>
      </w:r>
      <w:r w:rsidRPr="003F1C5B">
        <w:rPr>
          <w:lang w:val="en-US"/>
        </w:rPr>
        <w:t xml:space="preserve">, </w:t>
      </w:r>
      <w:r w:rsidRPr="003F1C5B">
        <w:rPr>
          <w:i/>
          <w:iCs/>
          <w:lang w:val="en-US"/>
        </w:rPr>
        <w:t>3</w:t>
      </w:r>
      <w:r w:rsidRPr="003F1C5B">
        <w:rPr>
          <w:lang w:val="en-US"/>
        </w:rPr>
        <w:t>(1). https://doi.org/10.1186/s40317-015-0078-z</w:t>
      </w:r>
    </w:p>
    <w:p w:rsidRPr="003F1C5B" w:rsidR="003F1C5B" w:rsidP="003F1C5B" w:rsidRDefault="003F1C5B" w14:paraId="604E27D4" w14:textId="77777777">
      <w:pPr>
        <w:pStyle w:val="Bibliography"/>
        <w:rPr>
          <w:lang w:val="en-US"/>
        </w:rPr>
      </w:pPr>
      <w:r w:rsidRPr="003F1C5B">
        <w:rPr>
          <w:lang w:val="en-US"/>
        </w:rPr>
        <w:t xml:space="preserve">Scott, D. M., Lemon, R. E., &amp; Darley, J. A. (1987). Relaying Interval After Nest Failure in Gray Catbirds and Northern Cardinals. </w:t>
      </w:r>
      <w:r w:rsidRPr="003F1C5B">
        <w:rPr>
          <w:i/>
          <w:iCs/>
          <w:lang w:val="en-US"/>
        </w:rPr>
        <w:t>Wilson Bulletin</w:t>
      </w:r>
      <w:r w:rsidRPr="003F1C5B">
        <w:rPr>
          <w:lang w:val="en-US"/>
        </w:rPr>
        <w:t xml:space="preserve">, </w:t>
      </w:r>
      <w:r w:rsidRPr="003F1C5B">
        <w:rPr>
          <w:i/>
          <w:iCs/>
          <w:lang w:val="en-US"/>
        </w:rPr>
        <w:t>99</w:t>
      </w:r>
      <w:r w:rsidRPr="003F1C5B">
        <w:rPr>
          <w:lang w:val="en-US"/>
        </w:rPr>
        <w:t>.</w:t>
      </w:r>
    </w:p>
    <w:p w:rsidRPr="003F1C5B" w:rsidR="003F1C5B" w:rsidP="003F1C5B" w:rsidRDefault="003F1C5B" w14:paraId="315ADE9C" w14:textId="77777777">
      <w:pPr>
        <w:pStyle w:val="Bibliography"/>
        <w:rPr>
          <w:lang w:val="en-US"/>
        </w:rPr>
      </w:pPr>
      <w:r w:rsidRPr="003F1C5B">
        <w:rPr>
          <w:lang w:val="en-US"/>
        </w:rPr>
        <w:t xml:space="preserve">Seress, G., &amp; Liker, A. (2015). Habitat urbanization and its effects on birds. </w:t>
      </w:r>
      <w:r w:rsidRPr="003F1C5B">
        <w:rPr>
          <w:i/>
          <w:iCs/>
          <w:lang w:val="en-US"/>
        </w:rPr>
        <w:t xml:space="preserve">Acta </w:t>
      </w:r>
      <w:proofErr w:type="spellStart"/>
      <w:r w:rsidRPr="003F1C5B">
        <w:rPr>
          <w:i/>
          <w:iCs/>
          <w:lang w:val="en-US"/>
        </w:rPr>
        <w:t>Zoologica</w:t>
      </w:r>
      <w:proofErr w:type="spellEnd"/>
      <w:r w:rsidRPr="003F1C5B">
        <w:rPr>
          <w:i/>
          <w:iCs/>
          <w:lang w:val="en-US"/>
        </w:rPr>
        <w:t xml:space="preserve"> </w:t>
      </w:r>
      <w:proofErr w:type="spellStart"/>
      <w:r w:rsidRPr="003F1C5B">
        <w:rPr>
          <w:i/>
          <w:iCs/>
          <w:lang w:val="en-US"/>
        </w:rPr>
        <w:t>Academiae</w:t>
      </w:r>
      <w:proofErr w:type="spellEnd"/>
      <w:r w:rsidRPr="003F1C5B">
        <w:rPr>
          <w:i/>
          <w:iCs/>
          <w:lang w:val="en-US"/>
        </w:rPr>
        <w:t xml:space="preserve"> </w:t>
      </w:r>
      <w:proofErr w:type="spellStart"/>
      <w:r w:rsidRPr="003F1C5B">
        <w:rPr>
          <w:i/>
          <w:iCs/>
          <w:lang w:val="en-US"/>
        </w:rPr>
        <w:t>Scientiarum</w:t>
      </w:r>
      <w:proofErr w:type="spellEnd"/>
      <w:r w:rsidRPr="003F1C5B">
        <w:rPr>
          <w:i/>
          <w:iCs/>
          <w:lang w:val="en-US"/>
        </w:rPr>
        <w:t xml:space="preserve"> </w:t>
      </w:r>
      <w:proofErr w:type="spellStart"/>
      <w:r w:rsidRPr="003F1C5B">
        <w:rPr>
          <w:i/>
          <w:iCs/>
          <w:lang w:val="en-US"/>
        </w:rPr>
        <w:t>Hungaricae</w:t>
      </w:r>
      <w:proofErr w:type="spellEnd"/>
      <w:r w:rsidRPr="003F1C5B">
        <w:rPr>
          <w:lang w:val="en-US"/>
        </w:rPr>
        <w:t xml:space="preserve">, </w:t>
      </w:r>
      <w:r w:rsidRPr="003F1C5B">
        <w:rPr>
          <w:i/>
          <w:iCs/>
          <w:lang w:val="en-US"/>
        </w:rPr>
        <w:t>61</w:t>
      </w:r>
      <w:r w:rsidRPr="003F1C5B">
        <w:rPr>
          <w:lang w:val="en-US"/>
        </w:rPr>
        <w:t>(4), 373–408.</w:t>
      </w:r>
    </w:p>
    <w:p w:rsidRPr="003F1C5B" w:rsidR="003F1C5B" w:rsidP="003F1C5B" w:rsidRDefault="003F1C5B" w14:paraId="061AE469" w14:textId="77777777">
      <w:pPr>
        <w:pStyle w:val="Bibliography"/>
        <w:rPr>
          <w:lang w:val="en-US"/>
        </w:rPr>
      </w:pPr>
      <w:r w:rsidRPr="003F1C5B">
        <w:rPr>
          <w:lang w:val="en-US"/>
        </w:rPr>
        <w:t xml:space="preserve">Shanahan, D. F., Miller, C., </w:t>
      </w:r>
      <w:proofErr w:type="spellStart"/>
      <w:r w:rsidRPr="003F1C5B">
        <w:rPr>
          <w:lang w:val="en-US"/>
        </w:rPr>
        <w:t>Possingham</w:t>
      </w:r>
      <w:proofErr w:type="spellEnd"/>
      <w:r w:rsidRPr="003F1C5B">
        <w:rPr>
          <w:lang w:val="en-US"/>
        </w:rPr>
        <w:t xml:space="preserve">, H. P., &amp; Fuller, R. A. (2011). The influence of patch area and connectivity on avian communities in urban revegetation. </w:t>
      </w:r>
      <w:r w:rsidRPr="003F1C5B">
        <w:rPr>
          <w:i/>
          <w:iCs/>
          <w:lang w:val="en-US"/>
        </w:rPr>
        <w:t>Biological Conservation</w:t>
      </w:r>
      <w:r w:rsidRPr="003F1C5B">
        <w:rPr>
          <w:lang w:val="en-US"/>
        </w:rPr>
        <w:t xml:space="preserve">, </w:t>
      </w:r>
      <w:r w:rsidRPr="003F1C5B">
        <w:rPr>
          <w:i/>
          <w:iCs/>
          <w:lang w:val="en-US"/>
        </w:rPr>
        <w:t>144</w:t>
      </w:r>
      <w:r w:rsidRPr="003F1C5B">
        <w:rPr>
          <w:lang w:val="en-US"/>
        </w:rPr>
        <w:t>(2), 722–729. https://doi.org/10.1016/j.biocon.2010.10.014</w:t>
      </w:r>
    </w:p>
    <w:p w:rsidRPr="003F1C5B" w:rsidR="003F1C5B" w:rsidP="003F1C5B" w:rsidRDefault="003F1C5B" w14:paraId="50B94C89" w14:textId="77777777">
      <w:pPr>
        <w:pStyle w:val="Bibliography"/>
        <w:rPr>
          <w:lang w:val="en-US"/>
        </w:rPr>
      </w:pPr>
      <w:r w:rsidRPr="003F1C5B">
        <w:rPr>
          <w:lang w:val="en-US"/>
        </w:rPr>
        <w:t xml:space="preserve">Shanahan, D. F., Strohbach, M. W., Warren, P. S., &amp; Fuller, R. A. (2014). The challenges of urban living. </w:t>
      </w:r>
      <w:r w:rsidRPr="003F1C5B">
        <w:rPr>
          <w:i/>
          <w:iCs/>
          <w:lang w:val="en-US"/>
        </w:rPr>
        <w:t>Avian Urban Ecology</w:t>
      </w:r>
      <w:r w:rsidRPr="003F1C5B">
        <w:rPr>
          <w:lang w:val="en-US"/>
        </w:rPr>
        <w:t>, 3–20.</w:t>
      </w:r>
    </w:p>
    <w:p w:rsidRPr="003F1C5B" w:rsidR="003F1C5B" w:rsidP="003F1C5B" w:rsidRDefault="003F1C5B" w14:paraId="6FBA0D0B" w14:textId="77777777">
      <w:pPr>
        <w:pStyle w:val="Bibliography"/>
        <w:rPr>
          <w:lang w:val="en-US"/>
        </w:rPr>
      </w:pPr>
      <w:r w:rsidRPr="003F1C5B">
        <w:rPr>
          <w:lang w:val="en-US"/>
        </w:rPr>
        <w:t xml:space="preserve">Shustack, D. P. (2008). </w:t>
      </w:r>
      <w:r w:rsidRPr="003F1C5B">
        <w:rPr>
          <w:i/>
          <w:iCs/>
          <w:lang w:val="en-US"/>
        </w:rPr>
        <w:t>Reproductive Timing of Passerines in Urbanizing Landscapes</w:t>
      </w:r>
      <w:r w:rsidRPr="003F1C5B">
        <w:rPr>
          <w:lang w:val="en-US"/>
        </w:rPr>
        <w:t xml:space="preserve"> [The Ohio State University]. http://rave.ohiolink.edu/etdc/view?acc_num=osu1217601092</w:t>
      </w:r>
    </w:p>
    <w:p w:rsidRPr="003F1C5B" w:rsidR="003F1C5B" w:rsidP="003F1C5B" w:rsidRDefault="003F1C5B" w14:paraId="4F9340B4" w14:textId="77777777">
      <w:pPr>
        <w:pStyle w:val="Bibliography"/>
        <w:rPr>
          <w:lang w:val="en-US"/>
        </w:rPr>
      </w:pPr>
      <w:r w:rsidRPr="003F1C5B">
        <w:t xml:space="preserve">Silva, A. D., Diez-Méndez, D., &amp; </w:t>
      </w:r>
      <w:proofErr w:type="spellStart"/>
      <w:r w:rsidRPr="003F1C5B">
        <w:t>Kempenaers</w:t>
      </w:r>
      <w:proofErr w:type="spellEnd"/>
      <w:r w:rsidRPr="003F1C5B">
        <w:t xml:space="preserve">, B. (2017). </w:t>
      </w:r>
      <w:r w:rsidRPr="003F1C5B">
        <w:rPr>
          <w:lang w:val="en-US"/>
        </w:rPr>
        <w:t xml:space="preserve">Effects of experimental night lighting on the daily timing of winter foraging in common European songbirds. </w:t>
      </w:r>
      <w:r w:rsidRPr="003F1C5B">
        <w:rPr>
          <w:i/>
          <w:iCs/>
          <w:lang w:val="en-US"/>
        </w:rPr>
        <w:t>Journal of Avian Biology</w:t>
      </w:r>
      <w:r w:rsidRPr="003F1C5B">
        <w:rPr>
          <w:lang w:val="en-US"/>
        </w:rPr>
        <w:t xml:space="preserve">, </w:t>
      </w:r>
      <w:r w:rsidRPr="003F1C5B">
        <w:rPr>
          <w:i/>
          <w:iCs/>
          <w:lang w:val="en-US"/>
        </w:rPr>
        <w:t>48</w:t>
      </w:r>
      <w:r w:rsidRPr="003F1C5B">
        <w:rPr>
          <w:lang w:val="en-US"/>
        </w:rPr>
        <w:t>(6), 862–871. https://doi.org/10.1111/jav.01232</w:t>
      </w:r>
    </w:p>
    <w:p w:rsidRPr="003F1C5B" w:rsidR="003F1C5B" w:rsidP="003F1C5B" w:rsidRDefault="003F1C5B" w14:paraId="5F260DD5" w14:textId="77777777">
      <w:pPr>
        <w:pStyle w:val="Bibliography"/>
        <w:rPr>
          <w:lang w:val="en-US"/>
        </w:rPr>
      </w:pPr>
      <w:proofErr w:type="spellStart"/>
      <w:r w:rsidRPr="003F1C5B">
        <w:rPr>
          <w:lang w:val="en-US"/>
        </w:rPr>
        <w:t>Simberloff</w:t>
      </w:r>
      <w:proofErr w:type="spellEnd"/>
      <w:r w:rsidRPr="003F1C5B">
        <w:rPr>
          <w:lang w:val="en-US"/>
        </w:rPr>
        <w:t xml:space="preserve">, R. A., Phillips, J. N., Derryberry, G. E., Mahoney, M. C., &amp; Derryberry, E. P. (2023). Communication distance predicts territory size: Implications for an urban songbird. </w:t>
      </w:r>
      <w:r w:rsidRPr="003F1C5B">
        <w:rPr>
          <w:i/>
          <w:iCs/>
          <w:lang w:val="en-US"/>
        </w:rPr>
        <w:t xml:space="preserve">Animal </w:t>
      </w:r>
      <w:proofErr w:type="spellStart"/>
      <w:r w:rsidRPr="003F1C5B">
        <w:rPr>
          <w:i/>
          <w:iCs/>
          <w:lang w:val="en-US"/>
        </w:rPr>
        <w:t>Behaviour</w:t>
      </w:r>
      <w:proofErr w:type="spellEnd"/>
      <w:r w:rsidRPr="003F1C5B">
        <w:rPr>
          <w:lang w:val="en-US"/>
        </w:rPr>
        <w:t xml:space="preserve">, </w:t>
      </w:r>
      <w:r w:rsidRPr="003F1C5B">
        <w:rPr>
          <w:i/>
          <w:iCs/>
          <w:lang w:val="en-US"/>
        </w:rPr>
        <w:t>203</w:t>
      </w:r>
      <w:r w:rsidRPr="003F1C5B">
        <w:rPr>
          <w:lang w:val="en-US"/>
        </w:rPr>
        <w:t>, 89–99. https://doi.org/10.1016/j.anbehav.2023.05.016</w:t>
      </w:r>
    </w:p>
    <w:p w:rsidRPr="003F1C5B" w:rsidR="003F1C5B" w:rsidP="003F1C5B" w:rsidRDefault="003F1C5B" w14:paraId="51ED996B" w14:textId="77777777">
      <w:pPr>
        <w:pStyle w:val="Bibliography"/>
        <w:rPr>
          <w:lang w:val="en-US"/>
        </w:rPr>
      </w:pPr>
      <w:r w:rsidRPr="003F1C5B">
        <w:rPr>
          <w:lang w:val="en-US"/>
        </w:rPr>
        <w:t xml:space="preserve">Simkin, R. D., Seto, K. C., McDonald, R. I., &amp; Jetz, W. (2022). Biodiversity impacts and conservation implications of urban land expansion projected to 2050. </w:t>
      </w:r>
      <w:r w:rsidRPr="003F1C5B">
        <w:rPr>
          <w:i/>
          <w:iCs/>
          <w:lang w:val="en-US"/>
        </w:rPr>
        <w:t>Proceedings of the National Academy of Sciences</w:t>
      </w:r>
      <w:r w:rsidRPr="003F1C5B">
        <w:rPr>
          <w:lang w:val="en-US"/>
        </w:rPr>
        <w:t xml:space="preserve">, </w:t>
      </w:r>
      <w:r w:rsidRPr="003F1C5B">
        <w:rPr>
          <w:i/>
          <w:iCs/>
          <w:lang w:val="en-US"/>
        </w:rPr>
        <w:t>119</w:t>
      </w:r>
      <w:r w:rsidRPr="003F1C5B">
        <w:rPr>
          <w:lang w:val="en-US"/>
        </w:rPr>
        <w:t>(12), e2117297119. https://doi.org/doi:10.1073/pnas.2117297119</w:t>
      </w:r>
    </w:p>
    <w:p w:rsidRPr="003F1C5B" w:rsidR="003F1C5B" w:rsidP="003F1C5B" w:rsidRDefault="003F1C5B" w14:paraId="23236D13" w14:textId="77777777">
      <w:pPr>
        <w:pStyle w:val="Bibliography"/>
        <w:rPr>
          <w:lang w:val="en-US"/>
        </w:rPr>
      </w:pPr>
      <w:proofErr w:type="spellStart"/>
      <w:r w:rsidRPr="003F1C5B">
        <w:rPr>
          <w:lang w:val="en-US"/>
        </w:rPr>
        <w:t>Skarbit</w:t>
      </w:r>
      <w:proofErr w:type="spellEnd"/>
      <w:r w:rsidRPr="003F1C5B">
        <w:rPr>
          <w:lang w:val="en-US"/>
        </w:rPr>
        <w:t xml:space="preserve">, N., Unger, J., &amp; Gál, T. (2024). Evaluating the Impact of Heat Mitigation Strategies Using Added Urban Green Spaces during a Heatwave in a Medium-Sized City. </w:t>
      </w:r>
      <w:r w:rsidRPr="003F1C5B">
        <w:rPr>
          <w:i/>
          <w:iCs/>
          <w:lang w:val="en-US"/>
        </w:rPr>
        <w:t>Sustainability</w:t>
      </w:r>
      <w:r w:rsidRPr="003F1C5B">
        <w:rPr>
          <w:lang w:val="en-US"/>
        </w:rPr>
        <w:t xml:space="preserve">, </w:t>
      </w:r>
      <w:r w:rsidRPr="003F1C5B">
        <w:rPr>
          <w:i/>
          <w:iCs/>
          <w:lang w:val="en-US"/>
        </w:rPr>
        <w:t>16</w:t>
      </w:r>
      <w:r w:rsidRPr="003F1C5B">
        <w:rPr>
          <w:lang w:val="en-US"/>
        </w:rPr>
        <w:t>(8), 17. https://doi.org/10.3390/su16083296</w:t>
      </w:r>
    </w:p>
    <w:p w:rsidRPr="003F1C5B" w:rsidR="003F1C5B" w:rsidP="003F1C5B" w:rsidRDefault="003F1C5B" w14:paraId="211C2528" w14:textId="77777777">
      <w:pPr>
        <w:pStyle w:val="Bibliography"/>
        <w:rPr>
          <w:lang w:val="en-US"/>
        </w:rPr>
      </w:pPr>
      <w:r w:rsidRPr="003F1C5B">
        <w:rPr>
          <w:lang w:val="en-US"/>
        </w:rPr>
        <w:t xml:space="preserve">Smith, P. G. (2007). Characteristics of Urban Natural Areas Influencing Winter Bird Use in Southern Ontario, Canada. </w:t>
      </w:r>
      <w:r w:rsidRPr="003F1C5B">
        <w:rPr>
          <w:i/>
          <w:iCs/>
          <w:lang w:val="en-US"/>
        </w:rPr>
        <w:t>Environmental Management</w:t>
      </w:r>
      <w:r w:rsidRPr="003F1C5B">
        <w:rPr>
          <w:lang w:val="en-US"/>
        </w:rPr>
        <w:t xml:space="preserve">, </w:t>
      </w:r>
      <w:r w:rsidRPr="003F1C5B">
        <w:rPr>
          <w:i/>
          <w:iCs/>
          <w:lang w:val="en-US"/>
        </w:rPr>
        <w:t>39</w:t>
      </w:r>
      <w:r w:rsidRPr="003F1C5B">
        <w:rPr>
          <w:lang w:val="en-US"/>
        </w:rPr>
        <w:t>(3), 338–352. https://doi.org/10.1007/s00267-005-0028-2</w:t>
      </w:r>
    </w:p>
    <w:p w:rsidRPr="003F1C5B" w:rsidR="003F1C5B" w:rsidP="003F1C5B" w:rsidRDefault="003F1C5B" w14:paraId="4FCA2C4C" w14:textId="77777777">
      <w:pPr>
        <w:pStyle w:val="Bibliography"/>
        <w:rPr>
          <w:lang w:val="en-US"/>
        </w:rPr>
      </w:pPr>
      <w:r w:rsidRPr="003F1C5B">
        <w:rPr>
          <w:lang w:val="en-US"/>
        </w:rPr>
        <w:t xml:space="preserve">Studd, E. K., Bates, A. E., </w:t>
      </w:r>
      <w:proofErr w:type="spellStart"/>
      <w:r w:rsidRPr="003F1C5B">
        <w:rPr>
          <w:lang w:val="en-US"/>
        </w:rPr>
        <w:t>Bramburger</w:t>
      </w:r>
      <w:proofErr w:type="spellEnd"/>
      <w:r w:rsidRPr="003F1C5B">
        <w:rPr>
          <w:lang w:val="en-US"/>
        </w:rPr>
        <w:t xml:space="preserve">, A. J., Hayden, B., Henry, H. A. L., Humphries, M. M., Martin, R., McMeans, B., Moise, E., O’Sullivan, A., Sharma, S., Sinclair, B., Sutton, A. O., Templer, P. H., &amp; Cooke, S. J. (2021). Nine maxims for winter ecology. </w:t>
      </w:r>
      <w:proofErr w:type="spellStart"/>
      <w:r w:rsidRPr="003F1C5B">
        <w:rPr>
          <w:i/>
          <w:iCs/>
          <w:lang w:val="en-US"/>
        </w:rPr>
        <w:t>BioScience</w:t>
      </w:r>
      <w:proofErr w:type="spellEnd"/>
      <w:r w:rsidRPr="003F1C5B">
        <w:rPr>
          <w:lang w:val="en-US"/>
        </w:rPr>
        <w:t xml:space="preserve">, </w:t>
      </w:r>
      <w:r w:rsidRPr="003F1C5B">
        <w:rPr>
          <w:i/>
          <w:iCs/>
          <w:lang w:val="en-US"/>
        </w:rPr>
        <w:t>71</w:t>
      </w:r>
      <w:r w:rsidRPr="003F1C5B">
        <w:rPr>
          <w:lang w:val="en-US"/>
        </w:rPr>
        <w:t>(8), 820–830. https://doi.org/10.1093/biosci/biab032</w:t>
      </w:r>
    </w:p>
    <w:p w:rsidRPr="003F1C5B" w:rsidR="003F1C5B" w:rsidP="003F1C5B" w:rsidRDefault="003F1C5B" w14:paraId="1A12455D" w14:textId="77777777">
      <w:pPr>
        <w:pStyle w:val="Bibliography"/>
        <w:rPr>
          <w:lang w:val="en-US"/>
        </w:rPr>
      </w:pPr>
      <w:proofErr w:type="spellStart"/>
      <w:r w:rsidRPr="003F1C5B">
        <w:rPr>
          <w:lang w:val="en-US"/>
        </w:rPr>
        <w:t>Sumasgutner</w:t>
      </w:r>
      <w:proofErr w:type="spellEnd"/>
      <w:r w:rsidRPr="003F1C5B">
        <w:rPr>
          <w:lang w:val="en-US"/>
        </w:rPr>
        <w:t xml:space="preserve">, P., Cunningham, S. J., Hegemann, A., Amar, A., Watson, H., Nilsson, J. F., Andersson, M. N., &amp; Isaksson, C. (2023). Interactive effects of rising temperatures and </w:t>
      </w:r>
      <w:proofErr w:type="spellStart"/>
      <w:r w:rsidRPr="003F1C5B">
        <w:rPr>
          <w:lang w:val="en-US"/>
        </w:rPr>
        <w:t>urbanisation</w:t>
      </w:r>
      <w:proofErr w:type="spellEnd"/>
      <w:r w:rsidRPr="003F1C5B">
        <w:rPr>
          <w:lang w:val="en-US"/>
        </w:rPr>
        <w:t xml:space="preserve"> on birds across different climate zones: A mechanistic perspective. </w:t>
      </w:r>
      <w:r w:rsidRPr="003F1C5B">
        <w:rPr>
          <w:i/>
          <w:iCs/>
          <w:lang w:val="en-US"/>
        </w:rPr>
        <w:t>Global Change Biology</w:t>
      </w:r>
      <w:r w:rsidRPr="003F1C5B">
        <w:rPr>
          <w:lang w:val="en-US"/>
        </w:rPr>
        <w:t xml:space="preserve">, </w:t>
      </w:r>
      <w:r w:rsidRPr="003F1C5B">
        <w:rPr>
          <w:i/>
          <w:iCs/>
          <w:lang w:val="en-US"/>
        </w:rPr>
        <w:t>29</w:t>
      </w:r>
      <w:r w:rsidRPr="003F1C5B">
        <w:rPr>
          <w:lang w:val="en-US"/>
        </w:rPr>
        <w:t>(9), 2399–2420. https://doi.org/10.1111/gcb.16645</w:t>
      </w:r>
    </w:p>
    <w:p w:rsidRPr="003F1C5B" w:rsidR="003F1C5B" w:rsidP="003F1C5B" w:rsidRDefault="003F1C5B" w14:paraId="49FBCDE3" w14:textId="77777777">
      <w:pPr>
        <w:pStyle w:val="Bibliography"/>
        <w:rPr>
          <w:lang w:val="en-US"/>
        </w:rPr>
      </w:pPr>
      <w:r w:rsidRPr="003F1C5B">
        <w:rPr>
          <w:lang w:val="en-US"/>
        </w:rPr>
        <w:t xml:space="preserve">Sutton, A. O., Studd, E. K., Fernandes, T., Bates, A. E., </w:t>
      </w:r>
      <w:proofErr w:type="spellStart"/>
      <w:r w:rsidRPr="003F1C5B">
        <w:rPr>
          <w:lang w:val="en-US"/>
        </w:rPr>
        <w:t>Bramburger</w:t>
      </w:r>
      <w:proofErr w:type="spellEnd"/>
      <w:r w:rsidRPr="003F1C5B">
        <w:rPr>
          <w:lang w:val="en-US"/>
        </w:rPr>
        <w:t xml:space="preserve">, A. J., Cooke, S. J., Hayden, B., Henry, H. A. L., Humphries, M. M., Martin, R., McMeans, B., Moise, E., O’Sullivan, A. M., Sharma, S., &amp; Templer, P. H. (2021). Frozen out: Unanswered questions about winter biology. </w:t>
      </w:r>
      <w:r w:rsidRPr="003F1C5B">
        <w:rPr>
          <w:i/>
          <w:iCs/>
          <w:lang w:val="en-US"/>
        </w:rPr>
        <w:t>Environmental Reviews</w:t>
      </w:r>
      <w:r w:rsidRPr="003F1C5B">
        <w:rPr>
          <w:lang w:val="en-US"/>
        </w:rPr>
        <w:t xml:space="preserve">, </w:t>
      </w:r>
      <w:r w:rsidRPr="003F1C5B">
        <w:rPr>
          <w:i/>
          <w:iCs/>
          <w:lang w:val="en-US"/>
        </w:rPr>
        <w:t>29</w:t>
      </w:r>
      <w:r w:rsidRPr="003F1C5B">
        <w:rPr>
          <w:lang w:val="en-US"/>
        </w:rPr>
        <w:t>(4), 431–442. https://doi.org/10.1139/er-2020-0127</w:t>
      </w:r>
    </w:p>
    <w:p w:rsidRPr="003F1C5B" w:rsidR="003F1C5B" w:rsidP="003F1C5B" w:rsidRDefault="003F1C5B" w14:paraId="5C1653C8" w14:textId="77777777">
      <w:pPr>
        <w:pStyle w:val="Bibliography"/>
        <w:rPr>
          <w:lang w:val="en-US"/>
        </w:rPr>
      </w:pPr>
      <w:r w:rsidRPr="003F1C5B">
        <w:t xml:space="preserve">Swanson, D. L., &amp; Vézina, F. (2015). </w:t>
      </w:r>
      <w:r w:rsidRPr="003F1C5B">
        <w:rPr>
          <w:lang w:val="en-US"/>
        </w:rPr>
        <w:t xml:space="preserve">Environmental, ecological and mechanistic drivers of avian seasonal metabolic flexibility in response to cold winters. </w:t>
      </w:r>
      <w:r w:rsidRPr="003F1C5B">
        <w:rPr>
          <w:i/>
          <w:iCs/>
          <w:lang w:val="en-US"/>
        </w:rPr>
        <w:t>Journal of Ornithology</w:t>
      </w:r>
      <w:r w:rsidRPr="003F1C5B">
        <w:rPr>
          <w:lang w:val="en-US"/>
        </w:rPr>
        <w:t xml:space="preserve">, </w:t>
      </w:r>
      <w:r w:rsidRPr="003F1C5B">
        <w:rPr>
          <w:i/>
          <w:iCs/>
          <w:lang w:val="en-US"/>
        </w:rPr>
        <w:t>156</w:t>
      </w:r>
      <w:r w:rsidRPr="003F1C5B">
        <w:rPr>
          <w:lang w:val="en-US"/>
        </w:rPr>
        <w:t>(1), 377–388. https://doi.org/10.1007/s10336-015-1192-7</w:t>
      </w:r>
    </w:p>
    <w:p w:rsidRPr="003F1C5B" w:rsidR="003F1C5B" w:rsidP="003F1C5B" w:rsidRDefault="003F1C5B" w14:paraId="5F990316" w14:textId="77777777">
      <w:pPr>
        <w:pStyle w:val="Bibliography"/>
        <w:rPr>
          <w:lang w:val="en-US"/>
        </w:rPr>
      </w:pPr>
      <w:proofErr w:type="spellStart"/>
      <w:r w:rsidRPr="003F1C5B">
        <w:rPr>
          <w:lang w:val="en-US"/>
        </w:rPr>
        <w:t>Thieurmel</w:t>
      </w:r>
      <w:proofErr w:type="spellEnd"/>
      <w:r w:rsidRPr="003F1C5B">
        <w:rPr>
          <w:lang w:val="en-US"/>
        </w:rPr>
        <w:t xml:space="preserve">, B., &amp; </w:t>
      </w:r>
      <w:proofErr w:type="spellStart"/>
      <w:r w:rsidRPr="003F1C5B">
        <w:rPr>
          <w:lang w:val="en-US"/>
        </w:rPr>
        <w:t>Elmarhraoui</w:t>
      </w:r>
      <w:proofErr w:type="spellEnd"/>
      <w:r w:rsidRPr="003F1C5B">
        <w:rPr>
          <w:lang w:val="en-US"/>
        </w:rPr>
        <w:t xml:space="preserve">, A. (2022). </w:t>
      </w:r>
      <w:proofErr w:type="spellStart"/>
      <w:r w:rsidRPr="003F1C5B">
        <w:rPr>
          <w:i/>
          <w:iCs/>
          <w:lang w:val="en-US"/>
        </w:rPr>
        <w:t>suncalc</w:t>
      </w:r>
      <w:proofErr w:type="spellEnd"/>
      <w:r w:rsidRPr="003F1C5B">
        <w:rPr>
          <w:i/>
          <w:iCs/>
          <w:lang w:val="en-US"/>
        </w:rPr>
        <w:t>: Compute Sun Position, Sunlight Phases, Moon Position and   Lunar Phase</w:t>
      </w:r>
      <w:r w:rsidRPr="003F1C5B">
        <w:rPr>
          <w:lang w:val="en-US"/>
        </w:rPr>
        <w:t xml:space="preserve"> (Version 0.5.1) [R </w:t>
      </w:r>
      <w:proofErr w:type="spellStart"/>
      <w:r w:rsidRPr="003F1C5B">
        <w:rPr>
          <w:lang w:val="en-US"/>
        </w:rPr>
        <w:t>packag</w:t>
      </w:r>
      <w:proofErr w:type="spellEnd"/>
      <w:r w:rsidRPr="003F1C5B">
        <w:rPr>
          <w:lang w:val="en-US"/>
        </w:rPr>
        <w:t>]. https://CRAN.R-project.org/package=suncalc</w:t>
      </w:r>
    </w:p>
    <w:p w:rsidRPr="003F1C5B" w:rsidR="003F1C5B" w:rsidP="003F1C5B" w:rsidRDefault="003F1C5B" w14:paraId="0C183E42" w14:textId="77777777">
      <w:pPr>
        <w:pStyle w:val="Bibliography"/>
        <w:rPr>
          <w:lang w:val="en-US"/>
        </w:rPr>
      </w:pPr>
      <w:proofErr w:type="spellStart"/>
      <w:r w:rsidRPr="003F1C5B">
        <w:rPr>
          <w:lang w:val="en-US"/>
        </w:rPr>
        <w:t>Thohari</w:t>
      </w:r>
      <w:proofErr w:type="spellEnd"/>
      <w:r w:rsidRPr="003F1C5B">
        <w:rPr>
          <w:lang w:val="en-US"/>
        </w:rPr>
        <w:t xml:space="preserve">, M. (1989). </w:t>
      </w:r>
      <w:r w:rsidRPr="003F1C5B">
        <w:rPr>
          <w:i/>
          <w:iCs/>
          <w:lang w:val="en-US"/>
        </w:rPr>
        <w:t>Wildlife Tracking by Telemetry</w:t>
      </w:r>
      <w:r w:rsidRPr="003F1C5B">
        <w:rPr>
          <w:lang w:val="en-US"/>
        </w:rPr>
        <w:t>.</w:t>
      </w:r>
    </w:p>
    <w:p w:rsidRPr="003F1C5B" w:rsidR="003F1C5B" w:rsidP="003F1C5B" w:rsidRDefault="003F1C5B" w14:paraId="19192699" w14:textId="77777777">
      <w:pPr>
        <w:pStyle w:val="Bibliography"/>
        <w:rPr>
          <w:lang w:val="en-US"/>
        </w:rPr>
      </w:pPr>
      <w:r w:rsidRPr="003F1C5B">
        <w:rPr>
          <w:lang w:val="en-US"/>
        </w:rPr>
        <w:t xml:space="preserve">Tian, Y., </w:t>
      </w:r>
      <w:proofErr w:type="spellStart"/>
      <w:r w:rsidRPr="003F1C5B">
        <w:rPr>
          <w:lang w:val="en-US"/>
        </w:rPr>
        <w:t>Tsendbazar</w:t>
      </w:r>
      <w:proofErr w:type="spellEnd"/>
      <w:r w:rsidRPr="003F1C5B">
        <w:rPr>
          <w:lang w:val="en-US"/>
        </w:rPr>
        <w:t xml:space="preserve">, N.-E., van Leeuwen, E., Fensholt, R., &amp; Herold, M. (2022). A global analysis of multifaceted urbanization patterns using Earth Observation data from 1975 to 2015. </w:t>
      </w:r>
      <w:r w:rsidRPr="003F1C5B">
        <w:rPr>
          <w:i/>
          <w:iCs/>
          <w:lang w:val="en-US"/>
        </w:rPr>
        <w:t>Landscape and Urban Planning</w:t>
      </w:r>
      <w:r w:rsidRPr="003F1C5B">
        <w:rPr>
          <w:lang w:val="en-US"/>
        </w:rPr>
        <w:t xml:space="preserve">, </w:t>
      </w:r>
      <w:r w:rsidRPr="003F1C5B">
        <w:rPr>
          <w:i/>
          <w:iCs/>
          <w:lang w:val="en-US"/>
        </w:rPr>
        <w:t>219</w:t>
      </w:r>
      <w:r w:rsidRPr="003F1C5B">
        <w:rPr>
          <w:lang w:val="en-US"/>
        </w:rPr>
        <w:t>, 104316. https://doi.org/10.1016/j.landurbplan.2021.104316</w:t>
      </w:r>
    </w:p>
    <w:p w:rsidRPr="003F1C5B" w:rsidR="003F1C5B" w:rsidP="003F1C5B" w:rsidRDefault="003F1C5B" w14:paraId="74EA6D08" w14:textId="77777777">
      <w:pPr>
        <w:pStyle w:val="Bibliography"/>
        <w:rPr>
          <w:lang w:val="en-US"/>
        </w:rPr>
      </w:pPr>
      <w:proofErr w:type="spellStart"/>
      <w:r w:rsidRPr="003F1C5B">
        <w:rPr>
          <w:lang w:val="en-US"/>
        </w:rPr>
        <w:t>Tryjanowski</w:t>
      </w:r>
      <w:proofErr w:type="spellEnd"/>
      <w:r w:rsidRPr="003F1C5B">
        <w:rPr>
          <w:lang w:val="en-US"/>
        </w:rPr>
        <w:t xml:space="preserve">, P., Mikula, P., &amp; Morelli, F. (2024). Dynamic interactions at birdfeeders: Attracting both prey and predators across urban and rural habitats. </w:t>
      </w:r>
      <w:r w:rsidRPr="003F1C5B">
        <w:rPr>
          <w:i/>
          <w:iCs/>
          <w:lang w:val="en-US"/>
        </w:rPr>
        <w:t>Basic and Applied Ecology</w:t>
      </w:r>
      <w:r w:rsidRPr="003F1C5B">
        <w:rPr>
          <w:lang w:val="en-US"/>
        </w:rPr>
        <w:t xml:space="preserve">, </w:t>
      </w:r>
      <w:r w:rsidRPr="003F1C5B">
        <w:rPr>
          <w:i/>
          <w:iCs/>
          <w:lang w:val="en-US"/>
        </w:rPr>
        <w:t>79</w:t>
      </w:r>
      <w:r w:rsidRPr="003F1C5B">
        <w:rPr>
          <w:lang w:val="en-US"/>
        </w:rPr>
        <w:t>, 84–89. https://doi.org/10.1016/j.baae.2024.06.005</w:t>
      </w:r>
    </w:p>
    <w:p w:rsidRPr="003F1C5B" w:rsidR="003F1C5B" w:rsidP="003F1C5B" w:rsidRDefault="003F1C5B" w14:paraId="6065C79C" w14:textId="77777777">
      <w:pPr>
        <w:pStyle w:val="Bibliography"/>
        <w:rPr>
          <w:lang w:val="en-US"/>
        </w:rPr>
      </w:pPr>
      <w:proofErr w:type="spellStart"/>
      <w:r w:rsidRPr="003F1C5B">
        <w:rPr>
          <w:lang w:val="en-US"/>
        </w:rPr>
        <w:t>Vangestel</w:t>
      </w:r>
      <w:proofErr w:type="spellEnd"/>
      <w:r w:rsidRPr="003F1C5B">
        <w:rPr>
          <w:lang w:val="en-US"/>
        </w:rPr>
        <w:t xml:space="preserve">, C., </w:t>
      </w:r>
      <w:proofErr w:type="spellStart"/>
      <w:r w:rsidRPr="003F1C5B">
        <w:rPr>
          <w:lang w:val="en-US"/>
        </w:rPr>
        <w:t>Braeckman</w:t>
      </w:r>
      <w:proofErr w:type="spellEnd"/>
      <w:r w:rsidRPr="003F1C5B">
        <w:rPr>
          <w:lang w:val="en-US"/>
        </w:rPr>
        <w:t xml:space="preserve">, B. P., </w:t>
      </w:r>
      <w:proofErr w:type="spellStart"/>
      <w:r w:rsidRPr="003F1C5B">
        <w:rPr>
          <w:lang w:val="en-US"/>
        </w:rPr>
        <w:t>Matheve</w:t>
      </w:r>
      <w:proofErr w:type="spellEnd"/>
      <w:r w:rsidRPr="003F1C5B">
        <w:rPr>
          <w:lang w:val="en-US"/>
        </w:rPr>
        <w:t xml:space="preserve">, H., &amp; Lens, L. (2010). Constraints on home range </w:t>
      </w:r>
      <w:proofErr w:type="spellStart"/>
      <w:r w:rsidRPr="003F1C5B">
        <w:rPr>
          <w:lang w:val="en-US"/>
        </w:rPr>
        <w:t>behaviour</w:t>
      </w:r>
      <w:proofErr w:type="spellEnd"/>
      <w:r w:rsidRPr="003F1C5B">
        <w:rPr>
          <w:lang w:val="en-US"/>
        </w:rPr>
        <w:t xml:space="preserve"> affect nutritional condition in urban house sparrows (Passer </w:t>
      </w:r>
      <w:proofErr w:type="spellStart"/>
      <w:r w:rsidRPr="003F1C5B">
        <w:rPr>
          <w:lang w:val="en-US"/>
        </w:rPr>
        <w:t>domesticus</w:t>
      </w:r>
      <w:proofErr w:type="spellEnd"/>
      <w:r w:rsidRPr="003F1C5B">
        <w:rPr>
          <w:lang w:val="en-US"/>
        </w:rPr>
        <w:t xml:space="preserve">): RANGING BEHAVIOUR IN URBAN HOUSE SPARROWS. </w:t>
      </w:r>
      <w:r w:rsidRPr="003F1C5B">
        <w:rPr>
          <w:i/>
          <w:iCs/>
          <w:lang w:val="en-US"/>
        </w:rPr>
        <w:t>Biological Journal of the Linnean Society</w:t>
      </w:r>
      <w:r w:rsidRPr="003F1C5B">
        <w:rPr>
          <w:lang w:val="en-US"/>
        </w:rPr>
        <w:t xml:space="preserve">, </w:t>
      </w:r>
      <w:r w:rsidRPr="003F1C5B">
        <w:rPr>
          <w:i/>
          <w:iCs/>
          <w:lang w:val="en-US"/>
        </w:rPr>
        <w:t>101</w:t>
      </w:r>
      <w:r w:rsidRPr="003F1C5B">
        <w:rPr>
          <w:lang w:val="en-US"/>
        </w:rPr>
        <w:t>(1), 41–50. https://doi.org/10.1111/j.1095-8312.2010.01493.x</w:t>
      </w:r>
    </w:p>
    <w:p w:rsidRPr="003F1C5B" w:rsidR="003F1C5B" w:rsidP="003F1C5B" w:rsidRDefault="003F1C5B" w14:paraId="3BA7A7AE" w14:textId="77777777">
      <w:pPr>
        <w:pStyle w:val="Bibliography"/>
        <w:rPr>
          <w:lang w:val="en-US"/>
        </w:rPr>
      </w:pPr>
      <w:proofErr w:type="spellStart"/>
      <w:r w:rsidRPr="003F1C5B">
        <w:t>Vaz</w:t>
      </w:r>
      <w:proofErr w:type="spellEnd"/>
      <w:r w:rsidRPr="003F1C5B">
        <w:t xml:space="preserve">, S., </w:t>
      </w:r>
      <w:proofErr w:type="spellStart"/>
      <w:r w:rsidRPr="003F1C5B">
        <w:t>Manes</w:t>
      </w:r>
      <w:proofErr w:type="spellEnd"/>
      <w:r w:rsidRPr="003F1C5B">
        <w:t xml:space="preserve">, S., </w:t>
      </w:r>
      <w:proofErr w:type="spellStart"/>
      <w:r w:rsidRPr="003F1C5B">
        <w:t>Khattar</w:t>
      </w:r>
      <w:proofErr w:type="spellEnd"/>
      <w:r w:rsidRPr="003F1C5B">
        <w:t xml:space="preserve">, G., Mendes, M., Silveira, L., Mendes, E., De Morais Rodrigues, E., Gama-Maia, D., Lorini, M. L., Macedo, M., &amp; Paiva, P. C. (2023). </w:t>
      </w:r>
      <w:r w:rsidRPr="003F1C5B">
        <w:rPr>
          <w:lang w:val="en-US"/>
        </w:rPr>
        <w:t xml:space="preserve">Global meta-analysis of urbanization stressors on insect abundance, richness, and traits. </w:t>
      </w:r>
      <w:r w:rsidRPr="003F1C5B">
        <w:rPr>
          <w:i/>
          <w:iCs/>
          <w:lang w:val="en-US"/>
        </w:rPr>
        <w:t>Science of The Total Environment</w:t>
      </w:r>
      <w:r w:rsidRPr="003F1C5B">
        <w:rPr>
          <w:lang w:val="en-US"/>
        </w:rPr>
        <w:t xml:space="preserve">, </w:t>
      </w:r>
      <w:r w:rsidRPr="003F1C5B">
        <w:rPr>
          <w:i/>
          <w:iCs/>
          <w:lang w:val="en-US"/>
        </w:rPr>
        <w:t>903</w:t>
      </w:r>
      <w:r w:rsidRPr="003F1C5B">
        <w:rPr>
          <w:lang w:val="en-US"/>
        </w:rPr>
        <w:t>, 165967. https://doi.org/10.1016/j.scitotenv.2023.165967</w:t>
      </w:r>
    </w:p>
    <w:p w:rsidRPr="003F1C5B" w:rsidR="003F1C5B" w:rsidP="003F1C5B" w:rsidRDefault="003F1C5B" w14:paraId="29D8894A" w14:textId="77777777">
      <w:pPr>
        <w:pStyle w:val="Bibliography"/>
      </w:pPr>
      <w:r w:rsidRPr="003F1C5B">
        <w:t xml:space="preserve">VILLE DE MONTRÉAL. (2018). </w:t>
      </w:r>
      <w:r w:rsidRPr="003F1C5B">
        <w:rPr>
          <w:i/>
          <w:iCs/>
        </w:rPr>
        <w:t>Chaussée agrégée et intersection (Base de données des actifs de voirie)</w:t>
      </w:r>
      <w:r w:rsidRPr="003F1C5B">
        <w:t xml:space="preserve"> (Jeu de données Nos. </w:t>
      </w:r>
      <w:proofErr w:type="gramStart"/>
      <w:r w:rsidRPr="003F1C5B">
        <w:t>a</w:t>
      </w:r>
      <w:proofErr w:type="gramEnd"/>
      <w:r w:rsidRPr="003F1C5B">
        <w:t xml:space="preserve">2810949-7335-49e2-84af-1c5da4ff6342). </w:t>
      </w:r>
      <w:r w:rsidRPr="003F1C5B">
        <w:t>Données Québec. https://www.donneesquebec.ca/recherche/dataset/vmtl-voirie-chaussee-intersection</w:t>
      </w:r>
    </w:p>
    <w:p w:rsidRPr="003F1C5B" w:rsidR="003F1C5B" w:rsidP="003F1C5B" w:rsidRDefault="003F1C5B" w14:paraId="7317B5DE" w14:textId="77777777">
      <w:pPr>
        <w:pStyle w:val="Bibliography"/>
        <w:rPr>
          <w:lang w:val="en-US"/>
        </w:rPr>
      </w:pPr>
      <w:r w:rsidRPr="003F1C5B">
        <w:rPr>
          <w:lang w:val="en-US"/>
        </w:rPr>
        <w:t xml:space="preserve">Visscher, D. R., Unger, A., Grobbelaar, H., &amp; DeWitt, P. D. (2018). Bird foraging is influenced by both risk and connectivity in urban parks. </w:t>
      </w:r>
      <w:r w:rsidRPr="003F1C5B">
        <w:rPr>
          <w:i/>
          <w:iCs/>
          <w:lang w:val="en-US"/>
        </w:rPr>
        <w:t>Journal of Urban Ecology</w:t>
      </w:r>
      <w:r w:rsidRPr="003F1C5B">
        <w:rPr>
          <w:lang w:val="en-US"/>
        </w:rPr>
        <w:t xml:space="preserve">, </w:t>
      </w:r>
      <w:r w:rsidRPr="003F1C5B">
        <w:rPr>
          <w:i/>
          <w:iCs/>
          <w:lang w:val="en-US"/>
        </w:rPr>
        <w:t>4</w:t>
      </w:r>
      <w:r w:rsidRPr="003F1C5B">
        <w:rPr>
          <w:lang w:val="en-US"/>
        </w:rPr>
        <w:t>(1), juy020. https://doi.org/10.1093/jue/juy020</w:t>
      </w:r>
    </w:p>
    <w:p w:rsidRPr="003F1C5B" w:rsidR="003F1C5B" w:rsidP="003F1C5B" w:rsidRDefault="003F1C5B" w14:paraId="6FA90B9E" w14:textId="77777777">
      <w:pPr>
        <w:pStyle w:val="Bibliography"/>
        <w:rPr>
          <w:lang w:val="en-US"/>
        </w:rPr>
      </w:pPr>
      <w:proofErr w:type="spellStart"/>
      <w:r w:rsidRPr="003F1C5B">
        <w:rPr>
          <w:lang w:val="en-US"/>
        </w:rPr>
        <w:t>vonBergmann</w:t>
      </w:r>
      <w:proofErr w:type="spellEnd"/>
      <w:r w:rsidRPr="003F1C5B">
        <w:rPr>
          <w:lang w:val="en-US"/>
        </w:rPr>
        <w:t xml:space="preserve">, J., &amp; Jacobs, A. (n.d.). </w:t>
      </w:r>
      <w:proofErr w:type="spellStart"/>
      <w:r w:rsidRPr="003F1C5B">
        <w:rPr>
          <w:i/>
          <w:iCs/>
          <w:lang w:val="en-US"/>
        </w:rPr>
        <w:t>cancensus</w:t>
      </w:r>
      <w:proofErr w:type="spellEnd"/>
      <w:r w:rsidRPr="003F1C5B">
        <w:rPr>
          <w:i/>
          <w:iCs/>
          <w:lang w:val="en-US"/>
        </w:rPr>
        <w:t>: Access, Retrieve, and Work with Canadian Census Data and Geography</w:t>
      </w:r>
      <w:r w:rsidRPr="003F1C5B">
        <w:rPr>
          <w:lang w:val="en-US"/>
        </w:rPr>
        <w:t xml:space="preserve"> (Version 0.5.3) [Computer software]. Retrieved May 5, 2025, from https://CRAN.R-project.org/package=cancensus</w:t>
      </w:r>
    </w:p>
    <w:p w:rsidRPr="003F1C5B" w:rsidR="003F1C5B" w:rsidP="003F1C5B" w:rsidRDefault="003F1C5B" w14:paraId="432FA3E9" w14:textId="77777777">
      <w:pPr>
        <w:pStyle w:val="Bibliography"/>
        <w:rPr>
          <w:lang w:val="en-US"/>
        </w:rPr>
      </w:pPr>
      <w:r w:rsidRPr="003F1C5B">
        <w:rPr>
          <w:lang w:val="en-US"/>
        </w:rPr>
        <w:t xml:space="preserve">Wang, H., He, Q., Liu, X., Zhuang, Y., &amp; Hong, S. (2012). Global urbanization research from 1991 to 2009: A systematic research review. </w:t>
      </w:r>
      <w:r w:rsidRPr="003F1C5B">
        <w:rPr>
          <w:i/>
          <w:iCs/>
          <w:lang w:val="en-US"/>
        </w:rPr>
        <w:t>Landscape and Urban Planning</w:t>
      </w:r>
      <w:r w:rsidRPr="003F1C5B">
        <w:rPr>
          <w:lang w:val="en-US"/>
        </w:rPr>
        <w:t xml:space="preserve">, </w:t>
      </w:r>
      <w:r w:rsidRPr="003F1C5B">
        <w:rPr>
          <w:i/>
          <w:iCs/>
          <w:lang w:val="en-US"/>
        </w:rPr>
        <w:t>104</w:t>
      </w:r>
      <w:r w:rsidRPr="003F1C5B">
        <w:rPr>
          <w:lang w:val="en-US"/>
        </w:rPr>
        <w:t>(3–4), 299–309.</w:t>
      </w:r>
    </w:p>
    <w:p w:rsidRPr="003F1C5B" w:rsidR="003F1C5B" w:rsidP="003F1C5B" w:rsidRDefault="003F1C5B" w14:paraId="15AFF0B2" w14:textId="77777777">
      <w:pPr>
        <w:pStyle w:val="Bibliography"/>
        <w:rPr>
          <w:lang w:val="en-US"/>
        </w:rPr>
      </w:pPr>
      <w:r w:rsidRPr="003F1C5B">
        <w:rPr>
          <w:lang w:val="en-US"/>
        </w:rPr>
        <w:t xml:space="preserve">Watson, H., Nilsson, J., &amp; Nilsson, J. F. (2023). Thermoregulatory costs of the innate immune response are modulated by winter food availability in a small passerine. </w:t>
      </w:r>
      <w:r w:rsidRPr="003F1C5B">
        <w:rPr>
          <w:i/>
          <w:iCs/>
          <w:lang w:val="en-US"/>
        </w:rPr>
        <w:t>Journal of Animal Ecology</w:t>
      </w:r>
      <w:r w:rsidRPr="003F1C5B">
        <w:rPr>
          <w:lang w:val="en-US"/>
        </w:rPr>
        <w:t xml:space="preserve">, </w:t>
      </w:r>
      <w:r w:rsidRPr="003F1C5B">
        <w:rPr>
          <w:i/>
          <w:iCs/>
          <w:lang w:val="en-US"/>
        </w:rPr>
        <w:t>92</w:t>
      </w:r>
      <w:r w:rsidRPr="003F1C5B">
        <w:rPr>
          <w:lang w:val="en-US"/>
        </w:rPr>
        <w:t>(5), 1065–1074. https://doi.org/10.1111/1365-2656.13914</w:t>
      </w:r>
    </w:p>
    <w:p w:rsidRPr="003F1C5B" w:rsidR="003F1C5B" w:rsidP="003F1C5B" w:rsidRDefault="003F1C5B" w14:paraId="19B1A858" w14:textId="77777777">
      <w:pPr>
        <w:pStyle w:val="Bibliography"/>
        <w:rPr>
          <w:lang w:val="en-US"/>
        </w:rPr>
      </w:pPr>
      <w:r w:rsidRPr="003F1C5B">
        <w:rPr>
          <w:lang w:val="en-US"/>
        </w:rPr>
        <w:t xml:space="preserve">Wolch, J. R., Byrne, J., &amp; Newell, J. P. (2014). Urban green space, public health, and environmental justice: The challenge of making cities ‘just green enough.’ </w:t>
      </w:r>
      <w:r w:rsidRPr="003F1C5B">
        <w:rPr>
          <w:i/>
          <w:iCs/>
          <w:lang w:val="en-US"/>
        </w:rPr>
        <w:t>Landscape and Urban Planning</w:t>
      </w:r>
      <w:r w:rsidRPr="003F1C5B">
        <w:rPr>
          <w:lang w:val="en-US"/>
        </w:rPr>
        <w:t xml:space="preserve">, </w:t>
      </w:r>
      <w:r w:rsidRPr="003F1C5B">
        <w:rPr>
          <w:i/>
          <w:iCs/>
          <w:lang w:val="en-US"/>
        </w:rPr>
        <w:t>125</w:t>
      </w:r>
      <w:r w:rsidRPr="003F1C5B">
        <w:rPr>
          <w:lang w:val="en-US"/>
        </w:rPr>
        <w:t>, 234–244. https://doi.org/10.1016/j.landurbplan.2014.01.017</w:t>
      </w:r>
    </w:p>
    <w:p w:rsidRPr="003F1C5B" w:rsidR="003F1C5B" w:rsidP="003F1C5B" w:rsidRDefault="003F1C5B" w14:paraId="4F93FCFA" w14:textId="77777777">
      <w:pPr>
        <w:pStyle w:val="Bibliography"/>
        <w:rPr>
          <w:lang w:val="en-US"/>
        </w:rPr>
      </w:pPr>
      <w:r w:rsidRPr="003F1C5B">
        <w:rPr>
          <w:lang w:val="en-US"/>
        </w:rPr>
        <w:t xml:space="preserve">Wood, E., </w:t>
      </w:r>
      <w:proofErr w:type="spellStart"/>
      <w:r w:rsidRPr="003F1C5B">
        <w:rPr>
          <w:lang w:val="en-US"/>
        </w:rPr>
        <w:t>Harsant</w:t>
      </w:r>
      <w:proofErr w:type="spellEnd"/>
      <w:r w:rsidRPr="003F1C5B">
        <w:rPr>
          <w:lang w:val="en-US"/>
        </w:rPr>
        <w:t xml:space="preserve">, A., </w:t>
      </w:r>
      <w:proofErr w:type="spellStart"/>
      <w:r w:rsidRPr="003F1C5B">
        <w:rPr>
          <w:lang w:val="en-US"/>
        </w:rPr>
        <w:t>Dallimer</w:t>
      </w:r>
      <w:proofErr w:type="spellEnd"/>
      <w:r w:rsidRPr="003F1C5B">
        <w:rPr>
          <w:lang w:val="en-US"/>
        </w:rPr>
        <w:t xml:space="preserve">, M., Cronin de Chavez, A., </w:t>
      </w:r>
      <w:proofErr w:type="spellStart"/>
      <w:r w:rsidRPr="003F1C5B">
        <w:rPr>
          <w:lang w:val="en-US"/>
        </w:rPr>
        <w:t>McEachan</w:t>
      </w:r>
      <w:proofErr w:type="spellEnd"/>
      <w:r w:rsidRPr="003F1C5B">
        <w:rPr>
          <w:lang w:val="en-US"/>
        </w:rPr>
        <w:t xml:space="preserve">, R. R. C., &amp; Hassall, C. (2018). Not All Green Space Is Created Equal: Biodiversity Predicts Psychological </w:t>
      </w:r>
      <w:r w:rsidRPr="003F1C5B">
        <w:rPr>
          <w:lang w:val="en-US"/>
        </w:rPr>
        <w:t xml:space="preserve">Restorative Benefits </w:t>
      </w:r>
      <w:proofErr w:type="gramStart"/>
      <w:r w:rsidRPr="003F1C5B">
        <w:rPr>
          <w:lang w:val="en-US"/>
        </w:rPr>
        <w:t>From</w:t>
      </w:r>
      <w:proofErr w:type="gramEnd"/>
      <w:r w:rsidRPr="003F1C5B">
        <w:rPr>
          <w:lang w:val="en-US"/>
        </w:rPr>
        <w:t xml:space="preserve"> Urban Green Space. </w:t>
      </w:r>
      <w:r w:rsidRPr="003F1C5B">
        <w:rPr>
          <w:i/>
          <w:iCs/>
          <w:lang w:val="en-US"/>
        </w:rPr>
        <w:t>Frontiers in Psychology</w:t>
      </w:r>
      <w:r w:rsidRPr="003F1C5B">
        <w:rPr>
          <w:lang w:val="en-US"/>
        </w:rPr>
        <w:t xml:space="preserve">, </w:t>
      </w:r>
      <w:r w:rsidRPr="003F1C5B">
        <w:rPr>
          <w:i/>
          <w:iCs/>
          <w:lang w:val="en-US"/>
        </w:rPr>
        <w:t>9</w:t>
      </w:r>
      <w:r w:rsidRPr="003F1C5B">
        <w:rPr>
          <w:lang w:val="en-US"/>
        </w:rPr>
        <w:t>. https://doi.org/10.3389/fpsyg.2018.02320</w:t>
      </w:r>
    </w:p>
    <w:p w:rsidRPr="007254CE" w:rsidR="002F6ED3" w:rsidP="003F1C5B" w:rsidRDefault="00B15A0D" w14:paraId="0746A6F0" w14:textId="7B5CE7D2">
      <w:pPr>
        <w:pStyle w:val="Bibliography"/>
        <w:rPr>
          <w:rFonts w:ascii="Times New Roman" w:hAnsi="Times New Roman" w:cs="Times New Roman"/>
          <w:lang w:val="en-CA"/>
        </w:rPr>
      </w:pPr>
      <w:r>
        <w:rPr>
          <w:rFonts w:ascii="Times New Roman" w:hAnsi="Times New Roman" w:cs="Times New Roman"/>
          <w:lang w:val="en-CA"/>
        </w:rPr>
        <w:fldChar w:fldCharType="end"/>
      </w:r>
    </w:p>
    <w:sectPr w:rsidRPr="007254CE" w:rsidR="002F6ED3" w:rsidSect="00DF2FD4">
      <w:footerReference w:type="even" r:id="rId21"/>
      <w:footerReference w:type="default" r:id="rId22"/>
      <w:pgSz w:w="12240" w:h="15840"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F" w:author="Frei,Barbara (elle | she, her) (ECCC)" w:date="2025-06-25T14:57:00Z" w:id="3">
    <w:p w:rsidR="003A3219" w:rsidP="003A3219" w:rsidRDefault="003A3219" w14:paraId="3C117AA8" w14:textId="77777777">
      <w:pPr>
        <w:pStyle w:val="CommentText"/>
      </w:pPr>
      <w:r>
        <w:rPr>
          <w:rStyle w:val="CommentReference"/>
        </w:rPr>
        <w:annotationRef/>
      </w:r>
      <w:r>
        <w:t>Just a note that I think Andrew has his PhD as well</w:t>
      </w:r>
    </w:p>
  </w:comment>
  <w:comment w:initials="AMC" w:author="Anne-Marie Cousineau" w:date="2025-07-28T09:02:00Z" w:id="15">
    <w:p w:rsidR="00181622" w:rsidP="00181622" w:rsidRDefault="00181622" w14:paraId="1B1E2AD8" w14:textId="77777777">
      <w:r>
        <w:rPr>
          <w:rStyle w:val="CommentReference"/>
        </w:rPr>
        <w:annotationRef/>
      </w:r>
      <w:r>
        <w:rPr>
          <w:sz w:val="20"/>
          <w:szCs w:val="20"/>
        </w:rPr>
        <w:t>Either expand or delete.</w:t>
      </w:r>
    </w:p>
  </w:comment>
  <w:comment w:initials="AMC" w:author="Anne-Marie Cousineau" w:date="2025-07-28T09:06:00Z" w:id="26">
    <w:p w:rsidR="00BE6C09" w:rsidP="00BE6C09" w:rsidRDefault="00876854" w14:paraId="19B519A4" w14:textId="77777777">
      <w:r>
        <w:rPr>
          <w:rStyle w:val="CommentReference"/>
        </w:rPr>
        <w:annotationRef/>
      </w:r>
      <w:r w:rsidR="00BE6C09">
        <w:rPr>
          <w:sz w:val="20"/>
          <w:szCs w:val="20"/>
        </w:rPr>
        <w:t>From Kyle: What features? That could be important.</w:t>
      </w:r>
    </w:p>
  </w:comment>
  <w:comment w:initials="AMC" w:author="Anne-Marie Cousineau" w:date="2025-07-28T09:12:00Z" w:id="59">
    <w:p w:rsidR="004F2E41" w:rsidP="004F2E41" w:rsidRDefault="004F2E41" w14:paraId="0F87B71E" w14:textId="70B81B68">
      <w:r>
        <w:rPr>
          <w:rStyle w:val="CommentReference"/>
        </w:rPr>
        <w:annotationRef/>
      </w:r>
      <w:r>
        <w:rPr>
          <w:sz w:val="20"/>
          <w:szCs w:val="20"/>
        </w:rPr>
        <w:t>Update since english version was changed.</w:t>
      </w:r>
    </w:p>
  </w:comment>
  <w:comment w:initials="AMC" w:author="Anne-Marie Cousineau" w:date="2025-07-14T14:11:00Z" w:id="75">
    <w:p w:rsidR="00720952" w:rsidP="00720952" w:rsidRDefault="00720952" w14:paraId="4E64362B" w14:textId="164683B3">
      <w:r>
        <w:rPr>
          <w:rStyle w:val="CommentReference"/>
        </w:rPr>
        <w:annotationRef/>
      </w:r>
      <w:r>
        <w:rPr>
          <w:sz w:val="20"/>
          <w:szCs w:val="20"/>
        </w:rPr>
        <w:t xml:space="preserve">I think you can mention that currently there is a wave of funding/support for urban greening under ‘Nature-based Solutions’ with an interest in understanding the linkages between greening for social AND ecological benefits. </w:t>
      </w:r>
    </w:p>
  </w:comment>
  <w:comment w:initials="AMC" w:author="Anne-Marie Cousineau" w:date="2025-07-21T11:03:00Z" w:id="76">
    <w:p w:rsidR="00564212" w:rsidP="00564212" w:rsidRDefault="00564212" w14:paraId="6D670EA2" w14:textId="77777777">
      <w:r>
        <w:rPr>
          <w:rStyle w:val="CommentReference"/>
        </w:rPr>
        <w:annotationRef/>
      </w:r>
      <w:r>
        <w:rPr>
          <w:sz w:val="20"/>
          <w:szCs w:val="20"/>
        </w:rPr>
        <w:t>Link up introduction.</w:t>
      </w:r>
    </w:p>
  </w:comment>
  <w:comment w:initials="AMC" w:author="Anne-Marie Cousineau" w:date="2025-07-28T09:15:00Z" w:id="77">
    <w:p w:rsidR="00621A03" w:rsidP="00621A03" w:rsidRDefault="00621A03" w14:paraId="2A650F32" w14:textId="77777777">
      <w:r>
        <w:rPr>
          <w:rStyle w:val="CommentReference"/>
        </w:rPr>
        <w:annotationRef/>
      </w:r>
      <w:r>
        <w:rPr>
          <w:sz w:val="20"/>
          <w:szCs w:val="20"/>
        </w:rPr>
        <w:t>Add reference even if they're the same as the ones in the next sentence.</w:t>
      </w:r>
    </w:p>
  </w:comment>
  <w:comment w:initials="AMC" w:author="Anne-Marie Cousineau" w:date="2025-07-28T09:17:00Z" w:id="80">
    <w:p w:rsidR="000C101B" w:rsidP="000C101B" w:rsidRDefault="000C101B" w14:paraId="3B1C04E8" w14:textId="77777777">
      <w:r>
        <w:rPr>
          <w:rStyle w:val="CommentReference"/>
        </w:rPr>
        <w:annotationRef/>
      </w:r>
      <w:r>
        <w:rPr>
          <w:sz w:val="20"/>
          <w:szCs w:val="20"/>
        </w:rPr>
        <w:t>Maybe also briefly include some negative aspects or downsides of UGS as people often complain of allergies, pests, insecurity (no lights)...</w:t>
      </w:r>
    </w:p>
  </w:comment>
  <w:comment w:initials="KE" w:author="Kyle Elliott, Dr" w:date="2025-06-17T19:19:00Z" w:id="78">
    <w:p w:rsidR="001F0CEE" w:rsidP="001F0CEE" w:rsidRDefault="001F0CEE" w14:paraId="0C58D19F" w14:textId="24212835">
      <w:pPr>
        <w:pStyle w:val="CommentText"/>
      </w:pPr>
      <w:r>
        <w:rPr>
          <w:rStyle w:val="CommentReference"/>
        </w:rPr>
        <w:annotationRef/>
      </w:r>
      <w:r>
        <w:t>Put this in the Intro. Very true, but it’s not really germane to our study. If you are going to have a gun in Act 1, make sure it’s fired in Act 4… This chapter isn’t really about these social issues.</w:t>
      </w:r>
    </w:p>
  </w:comment>
  <w:comment w:initials="BF" w:author="Frei,Barbara (elle | she, her) (ECCC)" w:date="2025-06-25T16:20:00Z" w:id="79">
    <w:p w:rsidR="001F0CEE" w:rsidP="001F0CEE" w:rsidRDefault="001F0CEE" w14:paraId="466E7FA0" w14:textId="77777777">
      <w:pPr>
        <w:pStyle w:val="CommentText"/>
      </w:pPr>
      <w:r>
        <w:rPr>
          <w:rStyle w:val="CommentReference"/>
        </w:rPr>
        <w:annotationRef/>
      </w:r>
      <w:r>
        <w:t xml:space="preserve">Agreed. I think you can mention that currently there is a wave of funding/support for urban greening under ‘Nature-based Solutions’ with an interest in understanding the linkages between greening for social AND ecological benefits. </w:t>
      </w:r>
    </w:p>
  </w:comment>
  <w:comment w:initials="BF" w:author="Frei,Barbara (elle | she, her) (ECCC)" w:date="2025-06-26T06:04:00Z" w:id="81">
    <w:p w:rsidR="00CB55D3" w:rsidP="00CB55D3" w:rsidRDefault="00CB55D3" w14:paraId="181AD897" w14:textId="77777777">
      <w:pPr>
        <w:pStyle w:val="CommentText"/>
      </w:pPr>
      <w:r>
        <w:rPr>
          <w:rStyle w:val="CommentReference"/>
        </w:rPr>
        <w:annotationRef/>
      </w:r>
      <w:r>
        <w:t xml:space="preserve">I would also say that in Canada our areas with the most human modification (urban and agricultural) are occurring in our most biodiverse areas, in those ecosystems that are the rarest, and along major migratory pathways. </w:t>
      </w:r>
      <w:hyperlink w:history="1" r:id="rId1">
        <w:r w:rsidRPr="0099787C">
          <w:rPr>
            <w:rStyle w:val="Hyperlink"/>
          </w:rPr>
          <w:t>https://link.springer.com/article/10.1007/s10531-020-02038-x</w:t>
        </w:r>
      </w:hyperlink>
    </w:p>
  </w:comment>
  <w:comment w:initials="BF" w:author="Frei,Barbara (elle | she, her) (ECCC)" w:date="2025-06-26T06:07:00Z" w:id="82">
    <w:p w:rsidR="00CB55D3" w:rsidP="00CB55D3" w:rsidRDefault="00CB55D3" w14:paraId="58F3D446" w14:textId="77777777">
      <w:pPr>
        <w:pStyle w:val="CommentText"/>
      </w:pPr>
      <w:r>
        <w:rPr>
          <w:rStyle w:val="CommentReference"/>
        </w:rPr>
        <w:annotationRef/>
      </w:r>
      <w:hyperlink w:history="1" r:id="rId2">
        <w:r w:rsidRPr="005B4234">
          <w:rPr>
            <w:rStyle w:val="Hyperlink"/>
          </w:rPr>
          <w:t>https://conbio.onlinelibrary.wiley.com/doi/full/10.1111/j.1523-1739.2005.00274.x</w:t>
        </w:r>
      </w:hyperlink>
    </w:p>
  </w:comment>
  <w:comment w:initials="KE" w:author="Kyle Elliott, Dr" w:date="2025-06-17T19:27:00Z" w:id="83">
    <w:p w:rsidR="00CB55D3" w:rsidP="00CB55D3" w:rsidRDefault="00CB55D3" w14:paraId="1D235CD8" w14:textId="77777777">
      <w:pPr>
        <w:pStyle w:val="CommentText"/>
      </w:pPr>
      <w:r>
        <w:rPr>
          <w:rStyle w:val="CommentReference"/>
        </w:rPr>
        <w:annotationRef/>
      </w:r>
      <w:r>
        <w:t>Much of this should go in the thesis Introduction. What you need in the paper introduction is:</w:t>
      </w:r>
    </w:p>
    <w:p w:rsidR="00CB55D3" w:rsidP="00CB55D3" w:rsidRDefault="00CB55D3" w14:paraId="70AD9505" w14:textId="77777777">
      <w:pPr>
        <w:pStyle w:val="CommentText"/>
      </w:pPr>
    </w:p>
    <w:p w:rsidR="00CB55D3" w:rsidP="00CB55D3" w:rsidRDefault="00CB55D3" w14:paraId="4E3AD6C1" w14:textId="77777777">
      <w:pPr>
        <w:pStyle w:val="CommentText"/>
      </w:pPr>
      <w:r>
        <w:t xml:space="preserve">Paragraph 1. Urbanization impacts birds and their habitat needs. </w:t>
      </w:r>
    </w:p>
    <w:p w:rsidR="00CB55D3" w:rsidP="00CB55D3" w:rsidRDefault="00CB55D3" w14:paraId="424D8035" w14:textId="77777777">
      <w:pPr>
        <w:pStyle w:val="CommentText"/>
      </w:pPr>
      <w:r>
        <w:t>Paragraph 2. This maybe especially true in winter when resources are scarce, but fewer studies then.</w:t>
      </w:r>
    </w:p>
    <w:p w:rsidR="00CB55D3" w:rsidP="00CB55D3" w:rsidRDefault="00CB55D3" w14:paraId="323C3FC8" w14:textId="77777777">
      <w:pPr>
        <w:pStyle w:val="CommentText"/>
      </w:pPr>
      <w:r>
        <w:t xml:space="preserve">Paragraph 3. The NOCA and why it’s interesting. </w:t>
      </w:r>
    </w:p>
    <w:p w:rsidR="00CB55D3" w:rsidP="00CB55D3" w:rsidRDefault="00CB55D3" w14:paraId="4C679CEB" w14:textId="77777777">
      <w:pPr>
        <w:pStyle w:val="CommentText"/>
      </w:pPr>
      <w:r>
        <w:t>Paragraph 4. Your study, hypotheses and predictions.</w:t>
      </w:r>
    </w:p>
    <w:p w:rsidR="00CB55D3" w:rsidP="00CB55D3" w:rsidRDefault="00CB55D3" w14:paraId="3DFBC53A" w14:textId="77777777">
      <w:pPr>
        <w:pStyle w:val="CommentText"/>
      </w:pPr>
    </w:p>
    <w:p w:rsidR="00CB55D3" w:rsidP="00CB55D3" w:rsidRDefault="00CB55D3" w14:paraId="7ECA2473" w14:textId="77777777">
      <w:pPr>
        <w:pStyle w:val="CommentText"/>
      </w:pPr>
      <w:r>
        <w:t xml:space="preserve">Basically, the Intro should just be what you need to understand your H&amp;P, and I think the rest can go in the Introduction. </w:t>
      </w:r>
    </w:p>
    <w:p w:rsidR="00CB55D3" w:rsidP="00CB55D3" w:rsidRDefault="00CB55D3" w14:paraId="2BE53C93" w14:textId="77777777">
      <w:pPr>
        <w:pStyle w:val="CommentText"/>
      </w:pPr>
    </w:p>
    <w:p w:rsidR="00CB55D3" w:rsidP="00CB55D3" w:rsidRDefault="00CB55D3" w14:paraId="1451A35B" w14:textId="77777777">
      <w:pPr>
        <w:pStyle w:val="CommentText"/>
      </w:pPr>
      <w:r>
        <w:t>Surely you could write an entire paragraph on studies on the impacts of bird feeders on home range in birds in winter. That to me would be more germane to interpreting your results than the amount of tree-planting that Montreal has or might do. Likewise, you could have an entire paragraph on heat islands in cities and that would likely be directly relevant to your data.</w:t>
      </w:r>
    </w:p>
  </w:comment>
  <w:comment w:initials="BF" w:author="Frei,Barbara (elle | she, her) (ECCC)" w:date="2025-06-26T06:09:00Z" w:id="84">
    <w:p w:rsidR="00CB55D3" w:rsidP="00CB55D3" w:rsidRDefault="00CB55D3" w14:paraId="1AF48645" w14:textId="77777777">
      <w:pPr>
        <w:pStyle w:val="CommentText"/>
      </w:pPr>
      <w:r>
        <w:rPr>
          <w:rStyle w:val="CommentReference"/>
        </w:rPr>
        <w:annotationRef/>
      </w:r>
      <w:r>
        <w:t>Agreed - a lot of the Mtl specific information should go in the thesis introduction. You want the chapter/paper introduction to be more generalizable to areas outside Mtl and to focus more on a review of what we know so far from the science side, what still needs to be explored and why its important, and how your proposed research will help fill that gap</w:t>
      </w:r>
    </w:p>
  </w:comment>
  <w:comment w:initials="BF" w:author="Frei,Barbara (elle | she, her) (ECCC)" w:date="2025-06-26T06:28:00Z" w:id="85">
    <w:p w:rsidR="00CB55D3" w:rsidP="00CB55D3" w:rsidRDefault="00CB55D3" w14:paraId="31CFBEFD" w14:textId="77777777">
      <w:pPr>
        <w:pStyle w:val="CommentText"/>
      </w:pPr>
      <w:r>
        <w:rPr>
          <w:rStyle w:val="CommentReference"/>
        </w:rPr>
        <w:annotationRef/>
      </w:r>
      <w:r>
        <w:t xml:space="preserve">Since your prediction is about bird movement/home range size across an urban gradient you should have an exhaustive overview of what the literature already shows on this topic - this is a big missing piece. See </w:t>
      </w:r>
      <w:hyperlink w:history="1" r:id="rId3">
        <w:r w:rsidRPr="00397B99">
          <w:rPr>
            <w:rStyle w:val="Hyperlink"/>
          </w:rPr>
          <w:t>https://onlinelibrary.wiley.com/doi/full/10.1111/ibi.13072</w:t>
        </w:r>
      </w:hyperlink>
      <w:r>
        <w:t xml:space="preserve">, </w:t>
      </w:r>
      <w:hyperlink w:history="1" r:id="rId4">
        <w:r w:rsidRPr="00397B99">
          <w:rPr>
            <w:rStyle w:val="Hyperlink"/>
          </w:rPr>
          <w:t>https://academic.oup.com/jue/article/6/1/juaa014/5867359?login=true</w:t>
        </w:r>
      </w:hyperlink>
      <w:r>
        <w:t xml:space="preserve">, </w:t>
      </w:r>
      <w:hyperlink w:history="1" r:id="rId5">
        <w:r w:rsidRPr="00397B99">
          <w:rPr>
            <w:rStyle w:val="Hyperlink"/>
          </w:rPr>
          <w:t>https://www.researchgate.net/profile/Christian-Rutz/publication/285762909_Home_range_size_habitat_use_activity_patterns_and_hunting_behaviour_of_urban-breeding_Northern_Goshawks_Accipiter_gentilis/links/55b8a4af08ae9289a08d7d70/Home-range-size-habitat-use-activity-patterns-and-hunting-behaviour-of-urban-breeding-Northern-Goshawks-Accipiter-gentilis.pdf?origin=journalDetail&amp;_tp=eyJwYWdlIjoiam91cm5hbERldGFpbCJ9</w:t>
        </w:r>
      </w:hyperlink>
      <w:r>
        <w:t>,</w:t>
      </w:r>
    </w:p>
  </w:comment>
  <w:comment w:initials="KE" w:author="Kyle Elliott, Dr" w:date="2025-06-17T18:38:00Z" w:id="90">
    <w:p w:rsidR="00165202" w:rsidP="00165202" w:rsidRDefault="00165202" w14:paraId="3B921A78" w14:textId="4FC4EA82">
      <w:pPr>
        <w:pStyle w:val="CommentText"/>
      </w:pPr>
      <w:r>
        <w:rPr>
          <w:rStyle w:val="CommentReference"/>
        </w:rPr>
        <w:annotationRef/>
      </w:r>
      <w:r>
        <w:t xml:space="preserve">Try to be precise. What changes? I changed to “urban development”. </w:t>
      </w:r>
    </w:p>
  </w:comment>
  <w:comment w:initials="KE" w:author="Kyle Elliott, Dr" w:date="2025-06-17T18:40:00Z" w:id="91">
    <w:p w:rsidR="00165202" w:rsidP="00165202" w:rsidRDefault="00165202" w14:paraId="79C15DCE" w14:textId="14F93097">
      <w:pPr>
        <w:pStyle w:val="CommentText"/>
      </w:pPr>
      <w:r>
        <w:rPr>
          <w:rStyle w:val="CommentReference"/>
        </w:rPr>
        <w:annotationRef/>
      </w:r>
      <w:r>
        <w:t xml:space="preserve">I can imagine counter-examples. Perhaps tell us where this happens. </w:t>
      </w:r>
    </w:p>
  </w:comment>
  <w:comment w:initials="KE" w:author="Kyle Elliott, Dr" w:date="2025-06-17T18:42:00Z" w:id="92">
    <w:p w:rsidR="000C3FBA" w:rsidP="000C3FBA" w:rsidRDefault="000C3FBA" w14:paraId="7681D7D6" w14:textId="77777777">
      <w:pPr>
        <w:pStyle w:val="CommentText"/>
      </w:pPr>
      <w:r>
        <w:rPr>
          <w:rStyle w:val="CommentReference"/>
        </w:rPr>
        <w:annotationRef/>
      </w:r>
      <w:r>
        <w:t xml:space="preserve">(You treat this as a generality, when it is a result from one place and time). </w:t>
      </w:r>
    </w:p>
  </w:comment>
  <w:comment w:initials="BF" w:author="Frei,Barbara (elle | she, her) (ECCC)" w:date="2025-06-25T15:04:00Z" w:id="93">
    <w:p w:rsidR="00525A42" w:rsidP="00525A42" w:rsidRDefault="00525A42" w14:paraId="021D87C8" w14:textId="77777777">
      <w:pPr>
        <w:pStyle w:val="CommentText"/>
      </w:pPr>
      <w:r>
        <w:rPr>
          <w:rStyle w:val="CommentReference"/>
        </w:rPr>
        <w:annotationRef/>
      </w:r>
      <w:r>
        <w:t xml:space="preserve">How so? </w:t>
      </w:r>
    </w:p>
  </w:comment>
  <w:comment w:initials="KE" w:author="Kyle Elliott, Dr" w:date="2025-06-17T18:43:00Z" w:id="94">
    <w:p w:rsidR="000C3FBA" w:rsidP="000C3FBA" w:rsidRDefault="000C3FBA" w14:paraId="15DB74F0" w14:textId="67F678DE">
      <w:pPr>
        <w:pStyle w:val="CommentText"/>
      </w:pPr>
      <w:r>
        <w:rPr>
          <w:rStyle w:val="CommentReference"/>
        </w:rPr>
        <w:annotationRef/>
      </w:r>
      <w:r>
        <w:t>Again you might give us a bit of context of what these studies are about. (where, etc.)</w:t>
      </w:r>
    </w:p>
  </w:comment>
  <w:comment w:initials="KE" w:author="Kyle Elliott, Dr" w:date="2025-06-17T18:46:00Z" w:id="95">
    <w:p w:rsidR="000C3FBA" w:rsidP="000C3FBA" w:rsidRDefault="000C3FBA" w14:paraId="32E8D86F" w14:textId="77777777">
      <w:pPr>
        <w:pStyle w:val="CommentText"/>
      </w:pPr>
      <w:r>
        <w:rPr>
          <w:rStyle w:val="CommentReference"/>
        </w:rPr>
        <w:annotationRef/>
      </w:r>
      <w:r>
        <w:t>Many organics are in higher levels in agricultural areas due to being used as pesticides. Perhaps be more specific. I think brominated flame retardants might be one example?</w:t>
      </w:r>
    </w:p>
  </w:comment>
  <w:comment w:initials="AMC" w:author="Anne-Marie Cousineau" w:date="2025-07-28T09:30:00Z" w:id="96">
    <w:p w:rsidR="007654DD" w:rsidP="007654DD" w:rsidRDefault="007654DD" w14:paraId="3FE71268" w14:textId="77777777">
      <w:r>
        <w:rPr>
          <w:rStyle w:val="CommentReference"/>
        </w:rPr>
        <w:annotationRef/>
      </w:r>
      <w:r>
        <w:rPr>
          <w:sz w:val="20"/>
          <w:szCs w:val="20"/>
        </w:rPr>
        <w:t xml:space="preserve">Add Melanie's review: Melanie wrote a review on this: </w:t>
      </w:r>
      <w:r>
        <w:rPr>
          <w:color w:val="212121"/>
          <w:sz w:val="20"/>
          <w:szCs w:val="20"/>
          <w:highlight w:val="cyan"/>
        </w:rPr>
        <w:t>Guigueno, M.F. and Fernie, K.J., 2017. Birds and flame retardants: A review of the toxic effects on birds of historical and novel flame retardants. </w:t>
      </w:r>
      <w:r>
        <w:rPr>
          <w:i/>
          <w:iCs/>
          <w:color w:val="212121"/>
          <w:sz w:val="20"/>
          <w:szCs w:val="20"/>
          <w:highlight w:val="cyan"/>
        </w:rPr>
        <w:t>Environmental research</w:t>
      </w:r>
      <w:r>
        <w:rPr>
          <w:color w:val="212121"/>
          <w:sz w:val="20"/>
          <w:szCs w:val="20"/>
          <w:highlight w:val="cyan"/>
        </w:rPr>
        <w:t>, </w:t>
      </w:r>
      <w:r>
        <w:rPr>
          <w:i/>
          <w:iCs/>
          <w:color w:val="212121"/>
          <w:sz w:val="20"/>
          <w:szCs w:val="20"/>
          <w:highlight w:val="cyan"/>
        </w:rPr>
        <w:t>154</w:t>
      </w:r>
      <w:r>
        <w:rPr>
          <w:color w:val="212121"/>
          <w:sz w:val="20"/>
          <w:szCs w:val="20"/>
          <w:highlight w:val="cyan"/>
        </w:rPr>
        <w:t>, pp.398-424.</w:t>
      </w:r>
      <w:r>
        <w:rPr>
          <w:sz w:val="20"/>
          <w:szCs w:val="20"/>
        </w:rPr>
        <w:t xml:space="preserve"> </w:t>
      </w:r>
    </w:p>
  </w:comment>
  <w:comment w:initials="KE" w:author="Kyle Elliott, Dr" w:date="2025-06-17T18:44:00Z" w:id="97">
    <w:p w:rsidR="000C3FBA" w:rsidP="000C3FBA" w:rsidRDefault="000C3FBA" w14:paraId="27F2E1A2" w14:textId="3A467C6E">
      <w:pPr>
        <w:pStyle w:val="CommentText"/>
      </w:pPr>
      <w:r>
        <w:rPr>
          <w:rStyle w:val="CommentReference"/>
        </w:rPr>
        <w:annotationRef/>
      </w:r>
      <w:r>
        <w:t>A cooper’s hawk feeding in suburban Vancouver held the record highest brominated flame retardant levels:</w:t>
      </w:r>
    </w:p>
    <w:p w:rsidR="000C3FBA" w:rsidP="000C3FBA" w:rsidRDefault="000C3FBA" w14:paraId="2BC6B994" w14:textId="77777777">
      <w:pPr>
        <w:pStyle w:val="CommentText"/>
      </w:pPr>
    </w:p>
    <w:p w:rsidR="000C3FBA" w:rsidP="000C3FBA" w:rsidRDefault="000C3FBA" w14:paraId="27C0FFA6" w14:textId="77777777">
      <w:pPr>
        <w:pStyle w:val="CommentText"/>
      </w:pPr>
      <w:r>
        <w:rPr>
          <w:color w:val="222222"/>
          <w:highlight w:val="white"/>
        </w:rPr>
        <w:t>Elliott, J.E., Brogan, J., Lee, S.L., Drouillard, K.G. and Elliott, K.H., 2015. PBDEs and other POPs in urban birds of prey partly explained by trophic level and carbon source. </w:t>
      </w:r>
      <w:r>
        <w:rPr>
          <w:i/>
          <w:iCs/>
          <w:color w:val="222222"/>
          <w:highlight w:val="white"/>
        </w:rPr>
        <w:t>Science of the Total Environment</w:t>
      </w:r>
      <w:r>
        <w:rPr>
          <w:color w:val="222222"/>
          <w:highlight w:val="white"/>
        </w:rPr>
        <w:t>, </w:t>
      </w:r>
      <w:r>
        <w:rPr>
          <w:i/>
          <w:iCs/>
          <w:color w:val="222222"/>
          <w:highlight w:val="white"/>
        </w:rPr>
        <w:t>524</w:t>
      </w:r>
      <w:r>
        <w:rPr>
          <w:color w:val="222222"/>
          <w:highlight w:val="white"/>
        </w:rPr>
        <w:t>, pp.157-165.</w:t>
      </w:r>
      <w:r>
        <w:t xml:space="preserve"> </w:t>
      </w:r>
    </w:p>
  </w:comment>
  <w:comment w:initials="KE" w:author="Kyle Elliott, Dr" w:date="2025-06-17T18:47:00Z" w:id="102">
    <w:p w:rsidR="000C3FBA" w:rsidP="000C3FBA" w:rsidRDefault="000C3FBA" w14:paraId="756B82FE" w14:textId="77777777">
      <w:pPr>
        <w:pStyle w:val="CommentText"/>
      </w:pPr>
      <w:r>
        <w:rPr>
          <w:rStyle w:val="CommentReference"/>
        </w:rPr>
        <w:annotationRef/>
      </w:r>
      <w:r>
        <w:t>Rather than saying “Einstein et al. found this…” I suggest stating the discovery and then putting the reference in parentheses at the end. It’s less wordy.</w:t>
      </w:r>
    </w:p>
  </w:comment>
  <w:comment w:initials="KE" w:author="Kyle Elliott, Dr" w:date="2025-06-17T18:47:00Z" w:id="104">
    <w:p w:rsidR="000C3FBA" w:rsidP="000C3FBA" w:rsidRDefault="000C3FBA" w14:paraId="170DB402" w14:textId="77777777">
      <w:pPr>
        <w:pStyle w:val="CommentText"/>
      </w:pPr>
      <w:r>
        <w:rPr>
          <w:rStyle w:val="CommentReference"/>
        </w:rPr>
        <w:annotationRef/>
      </w:r>
      <w:r>
        <w:t>One page is long for a paragraph. Break it up.</w:t>
      </w:r>
    </w:p>
  </w:comment>
  <w:comment w:initials="KE" w:author="Kyle Elliott, Dr" w:date="2025-06-17T18:49:00Z" w:id="106">
    <w:p w:rsidR="000C3FBA" w:rsidP="000C3FBA" w:rsidRDefault="000C3FBA" w14:paraId="666A147F" w14:textId="77777777">
      <w:pPr>
        <w:pStyle w:val="CommentText"/>
      </w:pPr>
      <w:r>
        <w:rPr>
          <w:rStyle w:val="CommentReference"/>
        </w:rPr>
        <w:annotationRef/>
      </w:r>
      <w:r>
        <w:t>Either use common or latin names consistently.</w:t>
      </w:r>
    </w:p>
  </w:comment>
  <w:comment w:initials="BF" w:author="Frei,Barbara (elle | she, her) (ECCC)" w:date="2025-06-25T15:06:00Z" w:id="105">
    <w:p w:rsidR="00525A42" w:rsidP="00525A42" w:rsidRDefault="00525A42" w14:paraId="1E6172F0" w14:textId="77777777">
      <w:pPr>
        <w:pStyle w:val="CommentText"/>
      </w:pPr>
      <w:r>
        <w:rPr>
          <w:rStyle w:val="CommentReference"/>
        </w:rPr>
        <w:annotationRef/>
      </w:r>
      <w:r>
        <w:t xml:space="preserve">Why? Did the authors hypothesize why this was? More disturbance, more predation, etc.? </w:t>
      </w:r>
    </w:p>
  </w:comment>
  <w:comment w:initials="BF" w:author="Frei,Barbara (elle | she, her) (ECCC)" w:date="2025-06-25T15:07:00Z" w:id="108">
    <w:p w:rsidR="007D754B" w:rsidP="007D754B" w:rsidRDefault="007D754B" w14:paraId="2D87C0D9" w14:textId="77777777">
      <w:pPr>
        <w:pStyle w:val="CommentText"/>
      </w:pPr>
      <w:r>
        <w:rPr>
          <w:rStyle w:val="CommentReference"/>
        </w:rPr>
        <w:annotationRef/>
      </w:r>
      <w:r>
        <w:t>Why did they speculate this would happen? I assume it was related towards movement? Can you give an example of the type of habitat they described as ‘low-intensity’</w:t>
      </w:r>
    </w:p>
  </w:comment>
  <w:comment w:initials="KE" w:author="Kyle Elliott, Dr" w:date="2025-06-17T18:49:00Z" w:id="109">
    <w:p w:rsidR="000C3FBA" w:rsidP="000C3FBA" w:rsidRDefault="000C3FBA" w14:paraId="60C99AD3" w14:textId="1E91BCEE">
      <w:pPr>
        <w:pStyle w:val="CommentText"/>
      </w:pPr>
      <w:r>
        <w:rPr>
          <w:rStyle w:val="CommentReference"/>
        </w:rPr>
        <w:annotationRef/>
      </w:r>
      <w:r>
        <w:t xml:space="preserve">Either capitalize both names “Song Sparrow” or neither “song sparrow”. </w:t>
      </w:r>
    </w:p>
    <w:p w:rsidR="000C3FBA" w:rsidP="000C3FBA" w:rsidRDefault="000C3FBA" w14:paraId="31458445" w14:textId="77777777">
      <w:pPr>
        <w:pStyle w:val="CommentText"/>
      </w:pPr>
    </w:p>
    <w:p w:rsidR="000C3FBA" w:rsidP="000C3FBA" w:rsidRDefault="000C3FBA" w14:paraId="4A6FBE0B" w14:textId="77777777">
      <w:pPr>
        <w:pStyle w:val="CommentText"/>
      </w:pPr>
      <w:r>
        <w:t>Add Latin name.</w:t>
      </w:r>
    </w:p>
  </w:comment>
  <w:comment w:initials="BF" w:author="Frei,Barbara (elle | she, her) (ECCC)" w:date="2025-06-25T15:08:00Z" w:id="110">
    <w:p w:rsidR="007D754B" w:rsidP="007D754B" w:rsidRDefault="007D754B" w14:paraId="5F2C0841" w14:textId="77777777">
      <w:pPr>
        <w:pStyle w:val="CommentText"/>
      </w:pPr>
      <w:r>
        <w:rPr>
          <w:rStyle w:val="CommentReference"/>
        </w:rPr>
        <w:annotationRef/>
      </w:r>
      <w:r>
        <w:t>This! Fix throughout the paper</w:t>
      </w:r>
    </w:p>
  </w:comment>
  <w:comment w:initials="KE" w:author="Kyle Elliott, Dr" w:date="2025-06-17T18:51:00Z" w:id="112">
    <w:p w:rsidR="00876481" w:rsidP="00876481" w:rsidRDefault="00876481" w14:paraId="5DC876CA" w14:textId="280A6FB8">
      <w:pPr>
        <w:pStyle w:val="CommentText"/>
      </w:pPr>
      <w:r>
        <w:rPr>
          <w:rStyle w:val="CommentReference"/>
        </w:rPr>
        <w:annotationRef/>
      </w:r>
      <w:r>
        <w:t xml:space="preserve">A decade ago, there was a lot of work on land sparing vs. land sharing which I think is an interesting lens for urban development decisions. (Originally used for agriculture where maybe it’s less useful). </w:t>
      </w:r>
    </w:p>
    <w:p w:rsidR="00876481" w:rsidP="00876481" w:rsidRDefault="00876481" w14:paraId="6E82157F" w14:textId="77777777">
      <w:pPr>
        <w:pStyle w:val="CommentText"/>
      </w:pPr>
    </w:p>
    <w:p w:rsidR="00876481" w:rsidP="00876481" w:rsidRDefault="00876481" w14:paraId="6FE91DBE" w14:textId="77777777">
      <w:pPr>
        <w:pStyle w:val="CommentText"/>
      </w:pPr>
      <w:r>
        <w:rPr>
          <w:color w:val="222222"/>
          <w:highlight w:val="white"/>
        </w:rPr>
        <w:t>Ibáñez-Álamo, J.D., Morelli, F., Benedetti, Y., Rubio, E., Jokimäki, J., Pérez-Contreras, T., Sprau, P., Suhonen, J., Tryjanowski, P., Kaisanlahti-Jokimäki, M.L. and Møller, A.P., 2020. Biodiversity within the city: Effects of land sharing and land sparing urban development on avian diversity. </w:t>
      </w:r>
      <w:r>
        <w:rPr>
          <w:i/>
          <w:iCs/>
          <w:color w:val="222222"/>
          <w:highlight w:val="white"/>
        </w:rPr>
        <w:t>Science of the Total Environment</w:t>
      </w:r>
      <w:r>
        <w:rPr>
          <w:color w:val="222222"/>
          <w:highlight w:val="white"/>
        </w:rPr>
        <w:t>, </w:t>
      </w:r>
      <w:r>
        <w:rPr>
          <w:i/>
          <w:iCs/>
          <w:color w:val="222222"/>
          <w:highlight w:val="white"/>
        </w:rPr>
        <w:t>707</w:t>
      </w:r>
      <w:r>
        <w:rPr>
          <w:color w:val="222222"/>
          <w:highlight w:val="white"/>
        </w:rPr>
        <w:t>, p.135477.</w:t>
      </w:r>
      <w:r>
        <w:t xml:space="preserve"> </w:t>
      </w:r>
    </w:p>
  </w:comment>
  <w:comment w:initials="BF" w:author="Frei,Barbara (elle | she, her) (ECCC)" w:date="2025-06-25T15:12:00Z" w:id="113">
    <w:p w:rsidR="007D754B" w:rsidP="007D754B" w:rsidRDefault="007D754B" w14:paraId="726326F6" w14:textId="77777777">
      <w:pPr>
        <w:pStyle w:val="CommentText"/>
      </w:pPr>
      <w:r>
        <w:rPr>
          <w:rStyle w:val="CommentReference"/>
        </w:rPr>
        <w:annotationRef/>
      </w:r>
      <w:r>
        <w:t xml:space="preserve">Yup I love this suggestion. Also LSP vs LSH also has important green equity implications that goes along well with the idea that NOCA are a charismatic and important spp for people to connect with. </w:t>
      </w:r>
    </w:p>
  </w:comment>
  <w:comment w:initials="KE" w:author="Kyle Elliott, Dr" w:date="2025-06-17T18:53:00Z" w:id="114">
    <w:p w:rsidR="00876481" w:rsidP="00876481" w:rsidRDefault="00876481" w14:paraId="647681B2" w14:textId="448E5877">
      <w:pPr>
        <w:pStyle w:val="CommentText"/>
      </w:pPr>
      <w:r>
        <w:rPr>
          <w:rStyle w:val="CommentReference"/>
        </w:rPr>
        <w:annotationRef/>
      </w:r>
      <w:r>
        <w:t xml:space="preserve">I think a picture’s worth 1000 words. What about an image of Montreal where you highlight key parks and urban areas. Not specific to cardinals or your project, just a broader context of how birds might respond to urbanization in the Montreal area? </w:t>
      </w:r>
    </w:p>
    <w:p w:rsidR="00876481" w:rsidP="00876481" w:rsidRDefault="00876481" w14:paraId="315A7B1B" w14:textId="77777777">
      <w:pPr>
        <w:pStyle w:val="CommentText"/>
      </w:pPr>
    </w:p>
    <w:p w:rsidR="00876481" w:rsidP="00876481" w:rsidRDefault="00876481" w14:paraId="35A993CD" w14:textId="77777777">
      <w:pPr>
        <w:pStyle w:val="CommentText"/>
      </w:pPr>
      <w:r>
        <w:t>Or change over time?</w:t>
      </w:r>
    </w:p>
  </w:comment>
  <w:comment w:initials="KE" w:author="Kyle Elliott, Dr" w:date="2025-06-17T18:54:00Z" w:id="115">
    <w:p w:rsidR="00876481" w:rsidP="00876481" w:rsidRDefault="00876481" w14:paraId="195FF216" w14:textId="77777777">
      <w:pPr>
        <w:pStyle w:val="CommentText"/>
      </w:pPr>
      <w:r>
        <w:rPr>
          <w:rStyle w:val="CommentReference"/>
        </w:rPr>
        <w:annotationRef/>
      </w:r>
      <w:r>
        <w:t xml:space="preserve">Somehting like Fig 4 here? Maybe you could find something similar online, or just modify it, reference it, and include it? </w:t>
      </w:r>
    </w:p>
    <w:p w:rsidR="00876481" w:rsidP="00876481" w:rsidRDefault="00876481" w14:paraId="10D6EF51" w14:textId="77777777">
      <w:pPr>
        <w:pStyle w:val="CommentText"/>
      </w:pPr>
    </w:p>
    <w:p w:rsidR="00876481" w:rsidP="00876481" w:rsidRDefault="00876481" w14:paraId="2146C89E" w14:textId="77777777">
      <w:pPr>
        <w:pStyle w:val="CommentText"/>
      </w:pPr>
      <w:r>
        <w:t>chrome-extension://efaidnbmnnnibpcajpcglclefindmkaj/https://ocpm.qc.ca/sites/default/files/pdf/P85/5.8.3_2015_accelerated_urban_sprawl_in_montreal_quebec_city_and_zurich_1951-2011.pdf</w:t>
      </w:r>
    </w:p>
  </w:comment>
  <w:comment w:initials="KE" w:author="Kyle Elliott, Dr" w:date="2025-06-17T18:56:00Z" w:id="116">
    <w:p w:rsidR="00876481" w:rsidP="00876481" w:rsidRDefault="00876481" w14:paraId="54A3B883" w14:textId="77777777">
      <w:pPr>
        <w:pStyle w:val="CommentText"/>
      </w:pPr>
      <w:r>
        <w:rPr>
          <w:rStyle w:val="CommentReference"/>
        </w:rPr>
        <w:annotationRef/>
      </w:r>
      <w:r>
        <w:t>(I often see that approach in theses, here’s what the Internet says): A 2012 Supreme Court ruling in Canada (Alberta v. Access Copyright) expanded fair dealing for educational use, including in theses. You’d need to:</w:t>
      </w:r>
    </w:p>
    <w:p w:rsidR="00876481" w:rsidP="00876481" w:rsidRDefault="00876481" w14:paraId="27EA4BF0" w14:textId="77777777">
      <w:pPr>
        <w:pStyle w:val="CommentText"/>
        <w:numPr>
          <w:ilvl w:val="0"/>
          <w:numId w:val="7"/>
        </w:numPr>
      </w:pPr>
      <w:r>
        <w:t>Use only what is necessary (e.g., a single figure),</w:t>
      </w:r>
    </w:p>
    <w:p w:rsidR="00876481" w:rsidP="00876481" w:rsidRDefault="00876481" w14:paraId="62700190" w14:textId="77777777">
      <w:pPr>
        <w:pStyle w:val="CommentText"/>
        <w:numPr>
          <w:ilvl w:val="0"/>
          <w:numId w:val="7"/>
        </w:numPr>
      </w:pPr>
      <w:r>
        <w:t>Provide full credit,</w:t>
      </w:r>
    </w:p>
    <w:p w:rsidR="00876481" w:rsidP="00876481" w:rsidRDefault="00876481" w14:paraId="2DBAFA4F" w14:textId="77777777">
      <w:pPr>
        <w:pStyle w:val="CommentText"/>
        <w:numPr>
          <w:ilvl w:val="0"/>
          <w:numId w:val="7"/>
        </w:numPr>
        <w:ind w:left="360"/>
      </w:pPr>
      <w:r>
        <w:t xml:space="preserve">Ideally, include a caption like: </w:t>
      </w:r>
      <w:r>
        <w:rPr>
          <w:i/>
          <w:iCs/>
        </w:rPr>
        <w:t>“Reproduced under fair dealing for the purpose of research and education.”</w:t>
      </w:r>
    </w:p>
  </w:comment>
  <w:comment w:initials="BF" w:author="Frei,Barbara (elle | she, her) (ECCC)" w:date="2025-06-25T15:11:00Z" w:id="111">
    <w:p w:rsidR="007D754B" w:rsidP="007D754B" w:rsidRDefault="007D754B" w14:paraId="387F40A8" w14:textId="77777777">
      <w:pPr>
        <w:pStyle w:val="CommentText"/>
      </w:pPr>
      <w:r>
        <w:rPr>
          <w:rStyle w:val="CommentReference"/>
        </w:rPr>
        <w:annotationRef/>
      </w:r>
      <w:r>
        <w:t>How so? You tend to make vague statement which are likely very clear and obvisous in your mind but the reader needs a bit more information. What do you mean by this? By understanding how birds move through cities, the spaces they need, and which aspects of greening might help improve their survival/movement. Do we need just more green overall? Do we need larger patches of green? Important corridors between natural areas? Give more details, more examples</w:t>
      </w:r>
    </w:p>
  </w:comment>
  <w:comment w:initials="KE" w:author="Kyle Elliott, Dr" w:date="2025-06-17T18:57:00Z" w:id="132">
    <w:p w:rsidR="00876481" w:rsidP="00876481" w:rsidRDefault="00876481" w14:paraId="6737B908" w14:textId="7AD11AE5">
      <w:pPr>
        <w:pStyle w:val="CommentText"/>
      </w:pPr>
      <w:r>
        <w:rPr>
          <w:rStyle w:val="CommentReference"/>
        </w:rPr>
        <w:annotationRef/>
      </w:r>
      <w:r>
        <w:t>Latin names at first use.</w:t>
      </w:r>
    </w:p>
  </w:comment>
  <w:comment w:initials="KE" w:author="Kyle Elliott, Dr" w:date="2025-06-17T18:57:00Z" w:id="133">
    <w:p w:rsidR="00876481" w:rsidP="00876481" w:rsidRDefault="00876481" w14:paraId="4502008F" w14:textId="77777777">
      <w:pPr>
        <w:pStyle w:val="CommentText"/>
      </w:pPr>
      <w:r>
        <w:rPr>
          <w:rStyle w:val="CommentReference"/>
        </w:rPr>
        <w:annotationRef/>
      </w:r>
      <w:r>
        <w:t>And don’t acapitalize unless a proper noun!</w:t>
      </w:r>
    </w:p>
  </w:comment>
  <w:comment w:initials="KE" w:author="Kyle Elliott, Dr" w:date="2025-06-17T18:58:00Z" w:id="137">
    <w:p w:rsidR="00876481" w:rsidP="00876481" w:rsidRDefault="00876481" w14:paraId="4181103F" w14:textId="77777777">
      <w:pPr>
        <w:pStyle w:val="CommentText"/>
      </w:pPr>
      <w:r>
        <w:rPr>
          <w:rStyle w:val="CommentReference"/>
        </w:rPr>
        <w:annotationRef/>
      </w:r>
      <w:r>
        <w:t xml:space="preserve">I really liked this section. But divide into several easily readable paragraphs. </w:t>
      </w:r>
    </w:p>
  </w:comment>
  <w:comment w:initials="BF" w:author="Frei,Barbara (elle | she, her) (ECCC)" w:date="2025-06-25T16:01:00Z" w:id="138">
    <w:p w:rsidR="005D5923" w:rsidP="005D5923" w:rsidRDefault="005D5923" w14:paraId="72081A69" w14:textId="77777777">
      <w:pPr>
        <w:pStyle w:val="CommentText"/>
      </w:pPr>
      <w:r>
        <w:rPr>
          <w:rStyle w:val="CommentReference"/>
        </w:rPr>
        <w:annotationRef/>
      </w:r>
      <w:r>
        <w:t>I broke it down into 3</w:t>
      </w:r>
    </w:p>
  </w:comment>
  <w:comment w:initials="KE" w:author="Kyle Elliott, Dr" w:date="2025-06-17T19:01:00Z" w:id="140">
    <w:p w:rsidR="00876481" w:rsidP="00876481" w:rsidRDefault="00876481" w14:paraId="20B5D36F" w14:textId="2B74DC9B">
      <w:pPr>
        <w:pStyle w:val="CommentText"/>
      </w:pPr>
      <w:r>
        <w:rPr>
          <w:rStyle w:val="CommentReference"/>
        </w:rPr>
        <w:annotationRef/>
      </w:r>
      <w:r>
        <w:t xml:space="preserve">I would argue that it’s grams rather than tons of applications? ☺️ changed to “many”. </w:t>
      </w:r>
    </w:p>
  </w:comment>
  <w:comment w:initials="KE" w:author="Kyle Elliott, Dr" w:date="2025-06-17T19:03:00Z" w:id="142">
    <w:p w:rsidR="00BA1C39" w:rsidP="00BA1C39" w:rsidRDefault="00BA1C39" w14:paraId="0187B285" w14:textId="77777777">
      <w:pPr>
        <w:pStyle w:val="CommentText"/>
      </w:pPr>
      <w:r>
        <w:rPr>
          <w:rStyle w:val="CommentReference"/>
        </w:rPr>
        <w:annotationRef/>
      </w:r>
      <w:r>
        <w:t>I think VHF radios really took off in the 1970s and 1980s. The 1990s were when sat telemetry took off.</w:t>
      </w:r>
    </w:p>
  </w:comment>
  <w:comment w:initials="KE" w:author="Kyle Elliott, Dr" w:date="2025-06-17T19:04:00Z" w:id="144">
    <w:p w:rsidR="00BA1C39" w:rsidP="00BA1C39" w:rsidRDefault="00BA1C39" w14:paraId="74E21395" w14:textId="2D5F3710">
      <w:pPr>
        <w:pStyle w:val="CommentText"/>
      </w:pPr>
      <w:r>
        <w:rPr>
          <w:rStyle w:val="CommentReference"/>
        </w:rPr>
        <w:annotationRef/>
      </w:r>
      <w:r>
        <w:t xml:space="preserve">I don’t think I can let a thesis come out of my lab on biologging that doesn’t have a paragraph on the downsides--i.e. tag effects. There was just a lab paper on the subject…. ☺️. </w:t>
      </w:r>
    </w:p>
  </w:comment>
  <w:comment w:initials="BF" w:author="Frei,Barbara (elle | she, her) (ECCC)" w:date="2025-06-25T16:05:00Z" w:id="145">
    <w:p w:rsidR="005D5923" w:rsidP="005D5923" w:rsidRDefault="005D5923" w14:paraId="3C8B9C8F" w14:textId="77777777">
      <w:pPr>
        <w:pStyle w:val="CommentText"/>
      </w:pPr>
      <w:r>
        <w:rPr>
          <w:rStyle w:val="CommentReference"/>
        </w:rPr>
        <w:annotationRef/>
      </w:r>
      <w:r>
        <w:t xml:space="preserve">Maybe also a brief word that this was the first study to use these tags for NOCA? </w:t>
      </w:r>
    </w:p>
  </w:comment>
  <w:comment w:initials="AMC" w:author="Anne-Marie Cousineau" w:date="2025-07-18T20:12:00Z" w:id="146">
    <w:p w:rsidR="00FD4F1C" w:rsidP="00FD4F1C" w:rsidRDefault="00FD4F1C" w14:paraId="32B6878E" w14:textId="77777777">
      <w:r>
        <w:rPr>
          <w:rStyle w:val="CommentReference"/>
        </w:rPr>
        <w:annotationRef/>
      </w:r>
      <w:r>
        <w:rPr>
          <w:sz w:val="20"/>
          <w:szCs w:val="20"/>
        </w:rPr>
        <w:t>Would gladly add the lab paper, but I think it hasn't been published yeat (last time I talked to Marianne she said it was still under review). Can I still cite it? If so I'll as her to send me the latest version.</w:t>
      </w:r>
    </w:p>
  </w:comment>
  <w:comment w:initials="AMC" w:author="Anne-Marie Cousineau" w:date="2025-07-28T10:34:00Z" w:id="147">
    <w:p w:rsidR="00A826AC" w:rsidP="00A826AC" w:rsidRDefault="00A826AC" w14:paraId="657045A2" w14:textId="77777777">
      <w:r>
        <w:rPr>
          <w:rStyle w:val="CommentReference"/>
        </w:rPr>
        <w:annotationRef/>
      </w:r>
      <w:r>
        <w:rPr>
          <w:sz w:val="20"/>
          <w:szCs w:val="20"/>
        </w:rPr>
        <w:t>Add photo!</w:t>
      </w:r>
    </w:p>
  </w:comment>
  <w:comment w:initials="KE" w:author="Kyle Elliott, Dr" w:date="2025-06-17T19:06:00Z" w:id="151">
    <w:p w:rsidR="00BA1C39" w:rsidP="00BA1C39" w:rsidRDefault="00BA1C39" w14:paraId="64367357" w14:textId="00445EE0">
      <w:pPr>
        <w:pStyle w:val="CommentText"/>
      </w:pPr>
      <w:r>
        <w:rPr>
          <w:rStyle w:val="CommentReference"/>
        </w:rPr>
        <w:annotationRef/>
      </w:r>
      <w:r>
        <w:t>Doesn’t occur in southern CA (Panama/CR)</w:t>
      </w:r>
    </w:p>
  </w:comment>
  <w:comment w:initials="KE" w:author="Kyle Elliott, Dr" w:date="2025-06-17T19:06:00Z" w:id="152">
    <w:p w:rsidR="00BA1C39" w:rsidP="00BA1C39" w:rsidRDefault="00BA1C39" w14:paraId="12DAB9AE" w14:textId="77777777">
      <w:pPr>
        <w:pStyle w:val="CommentText"/>
      </w:pPr>
      <w:r>
        <w:rPr>
          <w:rStyle w:val="CommentReference"/>
        </w:rPr>
        <w:annotationRef/>
      </w:r>
      <w:r>
        <w:t xml:space="preserve">When was first report in Quebec? </w:t>
      </w:r>
    </w:p>
  </w:comment>
  <w:comment w:initials="AMC" w:author="Anne-Marie Cousineau" w:date="2025-06-18T17:55:00Z" w:id="153">
    <w:p w:rsidR="00715ED0" w:rsidP="00715ED0" w:rsidRDefault="00715ED0" w14:paraId="1AC98DD4" w14:textId="77777777">
      <w:r>
        <w:rPr>
          <w:rStyle w:val="CommentReference"/>
        </w:rPr>
        <w:annotationRef/>
      </w:r>
      <w:r>
        <w:rPr>
          <w:color w:val="000000"/>
          <w:sz w:val="20"/>
          <w:szCs w:val="20"/>
        </w:rPr>
        <w:t>Add context, where?</w:t>
      </w:r>
    </w:p>
  </w:comment>
  <w:comment w:initials="AMC" w:author="Anne-Marie Cousineau" w:date="2025-06-18T17:55:00Z" w:id="154">
    <w:p w:rsidR="002943E1" w:rsidP="002943E1" w:rsidRDefault="002943E1" w14:paraId="3DD75B63" w14:textId="77777777">
      <w:r>
        <w:rPr>
          <w:rStyle w:val="CommentReference"/>
        </w:rPr>
        <w:annotationRef/>
      </w:r>
      <w:r>
        <w:rPr>
          <w:color w:val="000000"/>
          <w:sz w:val="20"/>
          <w:szCs w:val="20"/>
        </w:rPr>
        <w:t>Where?</w:t>
      </w:r>
    </w:p>
  </w:comment>
  <w:comment w:initials="KE" w:author="Kyle Elliott, Dr" w:date="2025-06-17T19:07:00Z" w:id="155">
    <w:p w:rsidR="00BA1C39" w:rsidP="00BA1C39" w:rsidRDefault="00BA1C39" w14:paraId="73B5C2BF" w14:textId="77777777">
      <w:pPr>
        <w:pStyle w:val="CommentText"/>
      </w:pPr>
      <w:r>
        <w:rPr>
          <w:rStyle w:val="CommentReference"/>
        </w:rPr>
        <w:annotationRef/>
      </w:r>
      <w:r>
        <w:t xml:space="preserve">Where? Cities? Rural? </w:t>
      </w:r>
    </w:p>
  </w:comment>
  <w:comment w:initials="BF" w:author="Frei,Barbara (elle | she, her) (ECCC)" w:date="2025-06-25T16:09:00Z" w:id="156">
    <w:p w:rsidR="00D95F04" w:rsidP="00D95F04" w:rsidRDefault="00D95F04" w14:paraId="6C3B6325" w14:textId="77777777">
      <w:pPr>
        <w:pStyle w:val="CommentText"/>
      </w:pPr>
      <w:r>
        <w:rPr>
          <w:rStyle w:val="CommentReference"/>
        </w:rPr>
        <w:annotationRef/>
      </w:r>
      <w:r>
        <w:t xml:space="preserve">Could also cite a recently Mtl based paper that looks at NOCA breeding success </w:t>
      </w:r>
      <w:hyperlink w:history="1" r:id="rId6">
        <w:r w:rsidRPr="009D0304">
          <w:rPr>
            <w:rStyle w:val="Hyperlink"/>
          </w:rPr>
          <w:t>https://link.springer.com/article/10.1007/s11252-024-01669-0</w:t>
        </w:r>
      </w:hyperlink>
    </w:p>
  </w:comment>
  <w:comment w:initials="KE" w:author="Kyle Elliott, Dr" w:date="2025-06-17T19:09:00Z" w:id="157">
    <w:p w:rsidR="00BA1C39" w:rsidP="00BA1C39" w:rsidRDefault="00BA1C39" w14:paraId="0F985F83" w14:textId="711AA529">
      <w:pPr>
        <w:pStyle w:val="CommentText"/>
      </w:pPr>
      <w:r>
        <w:rPr>
          <w:rStyle w:val="CommentReference"/>
        </w:rPr>
        <w:annotationRef/>
      </w:r>
      <w:r>
        <w:t>The original motivation of the study was to find out why NOCAs have a pulse at MBO in the late Fall. Might be worth mentioning? We went well beyond that, but it was the original thought.</w:t>
      </w:r>
    </w:p>
  </w:comment>
  <w:comment w:initials="BF" w:author="Frei,Barbara (elle | she, her) (ECCC)" w:date="2025-06-25T16:12:00Z" w:id="158">
    <w:p w:rsidR="00D95F04" w:rsidP="00D95F04" w:rsidRDefault="00D95F04" w14:paraId="03FFD32C" w14:textId="77777777">
      <w:pPr>
        <w:pStyle w:val="CommentText"/>
      </w:pPr>
      <w:r>
        <w:rPr>
          <w:rStyle w:val="CommentReference"/>
        </w:rPr>
        <w:annotationRef/>
      </w:r>
      <w:r>
        <w:t>Is there evidence that NOCA double brood at the northern edge of their range here? They certainly start early enough for it but just wondering if there is evidence that they do it</w:t>
      </w:r>
    </w:p>
  </w:comment>
  <w:comment w:initials="BF" w:author="Frei,Barbara (elle | she, her) (ECCC)" w:date="2025-06-25T16:13:00Z" w:id="159">
    <w:p w:rsidR="00D95F04" w:rsidP="00D95F04" w:rsidRDefault="00D95F04" w14:paraId="28BAC7AE" w14:textId="77777777">
      <w:pPr>
        <w:pStyle w:val="CommentText"/>
      </w:pPr>
      <w:r>
        <w:rPr>
          <w:rStyle w:val="CommentReference"/>
        </w:rPr>
        <w:annotationRef/>
      </w:r>
      <w:r>
        <w:t xml:space="preserve">And yes, that pulse indicates that while birds are ‘residents’ they do still move around and how/where is still not well understood. </w:t>
      </w:r>
    </w:p>
  </w:comment>
  <w:comment w:initials="KE" w:author="Kyle Elliott, Dr" w:date="2025-06-17T19:09:00Z" w:id="160">
    <w:p w:rsidR="00BA1C39" w:rsidP="00BA1C39" w:rsidRDefault="00BA1C39" w14:paraId="5F883479" w14:textId="1C7F9624">
      <w:pPr>
        <w:pStyle w:val="CommentText"/>
      </w:pPr>
      <w:r>
        <w:rPr>
          <w:rStyle w:val="CommentReference"/>
        </w:rPr>
        <w:annotationRef/>
      </w:r>
      <w:r>
        <w:t xml:space="preserve">The study was originally funded by the EDF grant. Maybe explain a bit about that? (1 sentence)? </w:t>
      </w:r>
    </w:p>
  </w:comment>
  <w:comment w:initials="BF" w:author="Frei,Barbara (elle | she, her) (ECCC)" w:date="2025-06-25T16:15:00Z" w:id="162">
    <w:p w:rsidR="00D95F04" w:rsidP="00D95F04" w:rsidRDefault="00D95F04" w14:paraId="4023F7C3" w14:textId="77777777">
      <w:pPr>
        <w:pStyle w:val="CommentText"/>
      </w:pPr>
      <w:r>
        <w:rPr>
          <w:rStyle w:val="CommentReference"/>
        </w:rPr>
        <w:annotationRef/>
      </w:r>
      <w:r>
        <w:t>Why? Not that I disagree but this is a vague statement that needs some more context to convince the readers</w:t>
      </w:r>
    </w:p>
  </w:comment>
  <w:comment w:initials="BF" w:author="Frei,Barbara (elle | she, her) (ECCC)" w:date="2025-06-25T16:17:00Z" w:id="164">
    <w:p w:rsidR="00D95F04" w:rsidP="00D95F04" w:rsidRDefault="00D95F04" w14:paraId="3BF120DF" w14:textId="77777777">
      <w:pPr>
        <w:pStyle w:val="CommentText"/>
      </w:pPr>
      <w:r>
        <w:rPr>
          <w:rStyle w:val="CommentReference"/>
        </w:rPr>
        <w:annotationRef/>
      </w:r>
      <w:r>
        <w:t>Generally I think (1) there isn’t enough information about fine scale movement during the non-breeding period for most passerines, (2) if we want to build greener cities for birds &amp; people, NOCAs can serve as a interesting species to explore this question</w:t>
      </w:r>
    </w:p>
  </w:comment>
  <w:comment w:initials="KE" w:author="Kyle Elliott, Dr" w:date="2025-06-17T19:13:00Z" w:id="165">
    <w:p w:rsidR="000636F7" w:rsidP="000636F7" w:rsidRDefault="000636F7" w14:paraId="12B8132C" w14:textId="598215E5">
      <w:pPr>
        <w:pStyle w:val="CommentText"/>
      </w:pPr>
      <w:r>
        <w:rPr>
          <w:rStyle w:val="CommentReference"/>
        </w:rPr>
        <w:annotationRef/>
      </w:r>
      <w:r>
        <w:t>I tried to limit my comments on this section as I believe it should really come from you. It’s the one part of the thesis where you can express yourself 100%, so limiting myself here.</w:t>
      </w:r>
    </w:p>
    <w:p w:rsidR="000636F7" w:rsidP="000636F7" w:rsidRDefault="000636F7" w14:paraId="3AC42FFD" w14:textId="77777777">
      <w:pPr>
        <w:pStyle w:val="CommentText"/>
      </w:pPr>
    </w:p>
    <w:p w:rsidR="000636F7" w:rsidP="000636F7" w:rsidRDefault="000636F7" w14:paraId="5E065313" w14:textId="77777777">
      <w:pPr>
        <w:pStyle w:val="CommentText"/>
      </w:pPr>
      <w:r>
        <w:t>That being said, I miss a little bit the social connection to cardinals. I live in an area where the only birds are introduced + cardinals (cooper’s hawk? Rbgu? A few others maybe). But I think cardinals are really an important part of nature in downtown Mtl.</w:t>
      </w:r>
    </w:p>
  </w:comment>
  <w:comment w:initials="AMC" w:author="Anne-Marie Cousineau" w:date="2025-07-28T17:40:00Z" w:id="166">
    <w:p w:rsidR="00AC11AD" w:rsidP="00AC11AD" w:rsidRDefault="00AC11AD" w14:paraId="311B4886" w14:textId="77777777">
      <w:r>
        <w:rPr>
          <w:rStyle w:val="CommentReference"/>
        </w:rPr>
        <w:annotationRef/>
      </w:r>
      <w:r>
        <w:rPr>
          <w:sz w:val="20"/>
          <w:szCs w:val="20"/>
        </w:rPr>
        <w:t>From Kyle: You have some beautiful images of cardinals that would be helpful to put into the thesis.</w:t>
      </w:r>
    </w:p>
  </w:comment>
  <w:comment w:initials="AMC" w:author="Anne-Marie Cousineau" w:date="2025-06-01T10:17:00Z" w:id="168">
    <w:p w:rsidR="00B8412E" w:rsidP="00B8412E" w:rsidRDefault="00B8412E" w14:paraId="1E43C14D" w14:textId="390D65CC">
      <w:r>
        <w:rPr>
          <w:rStyle w:val="CommentReference"/>
        </w:rPr>
        <w:annotationRef/>
      </w:r>
      <w:r>
        <w:rPr>
          <w:color w:val="000000"/>
          <w:sz w:val="20"/>
          <w:szCs w:val="20"/>
        </w:rPr>
        <w:t>Change phrasing to include “we” sentences.</w:t>
      </w:r>
    </w:p>
  </w:comment>
  <w:comment w:initials="KE" w:author="Kyle Elliott, Dr" w:date="2025-06-17T19:16:00Z" w:id="169">
    <w:p w:rsidR="000636F7" w:rsidP="000636F7" w:rsidRDefault="000636F7" w14:paraId="794BDB85" w14:textId="77777777">
      <w:pPr>
        <w:pStyle w:val="CommentText"/>
      </w:pPr>
      <w:r>
        <w:rPr>
          <w:rStyle w:val="CommentReference"/>
        </w:rPr>
        <w:annotationRef/>
      </w:r>
      <w:r>
        <w:t>Titles are best if they tell you the main result.</w:t>
      </w:r>
    </w:p>
  </w:comment>
  <w:comment w:initials="AMC" w:author="Anne-Marie Cousineau" w:date="2025-06-16T12:22:00Z" w:id="173">
    <w:p w:rsidR="00A375BC" w:rsidP="00A375BC" w:rsidRDefault="00A375BC" w14:paraId="139A8EDF" w14:textId="77777777">
      <w:r>
        <w:rPr>
          <w:rStyle w:val="CommentReference"/>
        </w:rPr>
        <w:annotationRef/>
      </w:r>
      <w:r>
        <w:rPr>
          <w:color w:val="000000"/>
          <w:sz w:val="20"/>
          <w:szCs w:val="20"/>
        </w:rPr>
        <w:t>Not sure I want to use this term…</w:t>
      </w:r>
    </w:p>
  </w:comment>
  <w:comment w:initials="AMC" w:author="Anne-Marie Cousineau" w:date="2025-07-28T17:43:00Z" w:id="175">
    <w:p w:rsidR="00CD499C" w:rsidP="00CD499C" w:rsidRDefault="00CD499C" w14:paraId="3C419DF6" w14:textId="77777777">
      <w:r>
        <w:rPr>
          <w:rStyle w:val="CommentReference"/>
        </w:rPr>
        <w:annotationRef/>
      </w:r>
      <w:r>
        <w:rPr>
          <w:sz w:val="20"/>
          <w:szCs w:val="20"/>
        </w:rPr>
        <w:t>From Kyle: I'd like to see a paragraph on home range size and habitat preferences of birds in cities, expanding on what you have above.</w:t>
      </w:r>
    </w:p>
  </w:comment>
  <w:comment w:initials="AMC" w:author="Anne-Marie Cousineau" w:date="2025-07-28T14:26:00Z" w:id="176">
    <w:p w:rsidR="00C772C7" w:rsidP="00C772C7" w:rsidRDefault="00C772C7" w14:paraId="651E962C" w14:textId="764A416C">
      <w:r>
        <w:rPr>
          <w:rStyle w:val="CommentReference"/>
        </w:rPr>
        <w:annotationRef/>
      </w:r>
      <w:r>
        <w:rPr>
          <w:sz w:val="20"/>
          <w:szCs w:val="20"/>
        </w:rPr>
        <w:t>From Kyle: There’s a large literature on order of habitat selection. Indeed, I encourage you to add a paragraph to your Lit Review about “order of habitat selection”, including an image with different orders (Quebec, MBO, a cardinal home range, a bird feeder) with a cardinal at each one and argue that at first order cardinals select concrete buildings but at the 3</w:t>
      </w:r>
      <w:r>
        <w:rPr>
          <w:sz w:val="20"/>
          <w:szCs w:val="20"/>
          <w:vertAlign w:val="superscript"/>
        </w:rPr>
        <w:t>rd</w:t>
      </w:r>
      <w:r>
        <w:rPr>
          <w:sz w:val="20"/>
          <w:szCs w:val="20"/>
        </w:rPr>
        <w:t xml:space="preserve"> or 4</w:t>
      </w:r>
      <w:r>
        <w:rPr>
          <w:sz w:val="20"/>
          <w:szCs w:val="20"/>
          <w:vertAlign w:val="superscript"/>
        </w:rPr>
        <w:t>th</w:t>
      </w:r>
      <w:r>
        <w:rPr>
          <w:sz w:val="20"/>
          <w:szCs w:val="20"/>
        </w:rPr>
        <w:t xml:space="preserve"> order they likely do not. Mostly, I just want you to understand that concept. But it would also provide the thesis perhaps some academic “rigour”. </w:t>
      </w:r>
    </w:p>
    <w:p w:rsidR="00C772C7" w:rsidP="00C772C7" w:rsidRDefault="00C772C7" w14:paraId="61740806" w14:textId="77777777"/>
    <w:p w:rsidR="00C772C7" w:rsidP="00C772C7" w:rsidRDefault="00C772C7" w14:paraId="3B64B98D" w14:textId="77777777">
      <w:r>
        <w:rPr>
          <w:sz w:val="20"/>
          <w:szCs w:val="20"/>
        </w:rPr>
        <w:t>Then, mention order of selection here in one sentence or two in this paper. What you are doing in the paper is a “resource selection function” and this has been the topic of dozens of books and thousands of papers. A line or two on RSFs and order of selection in the introduction, and how it would be relevant for urban habitats, I think would be quite germane.</w:t>
      </w:r>
    </w:p>
    <w:p w:rsidR="00C772C7" w:rsidP="00C772C7" w:rsidRDefault="00C772C7" w14:paraId="222F3B3A" w14:textId="77777777"/>
    <w:p w:rsidR="00C772C7" w:rsidP="00C772C7" w:rsidRDefault="00C772C7" w14:paraId="08FFF438" w14:textId="77777777">
      <w:r>
        <w:rPr>
          <w:sz w:val="20"/>
          <w:szCs w:val="20"/>
        </w:rPr>
        <w:t>If you look at the references to the Wikipedia page here on order of selection, and put those into Google Scholar, you will find hundreds of papers studying this.</w:t>
      </w:r>
    </w:p>
    <w:p w:rsidR="00C772C7" w:rsidP="00C772C7" w:rsidRDefault="00C772C7" w14:paraId="5E48BB25" w14:textId="77777777"/>
    <w:p w:rsidR="00C772C7" w:rsidP="00C772C7" w:rsidRDefault="00C772C7" w14:paraId="27405A20" w14:textId="77777777">
      <w:hyperlink w:history="1" r:id="rId7">
        <w:r w:rsidRPr="004A51EB">
          <w:rPr>
            <w:rStyle w:val="Hyperlink"/>
            <w:sz w:val="20"/>
            <w:szCs w:val="20"/>
          </w:rPr>
          <w:t>https://en.wikipedia.org/wiki/Resource_selection_function</w:t>
        </w:r>
      </w:hyperlink>
    </w:p>
    <w:p w:rsidR="00C772C7" w:rsidP="00C772C7" w:rsidRDefault="00C772C7" w14:paraId="6ACE55BD" w14:textId="77777777"/>
    <w:p w:rsidR="00C772C7" w:rsidP="00C772C7" w:rsidRDefault="00C772C7" w14:paraId="08BC24E1" w14:textId="77777777">
      <w:r>
        <w:rPr>
          <w:sz w:val="20"/>
          <w:szCs w:val="20"/>
        </w:rPr>
        <w:t xml:space="preserve">Jade’s MSc thesis (where she was looking at both selection across all of Quebec with Bat Watch and selection across a home range with Motus) dealt with this well, if I recall. You might take a look at how she dealt with it. </w:t>
      </w:r>
    </w:p>
    <w:p w:rsidR="00C772C7" w:rsidP="00C772C7" w:rsidRDefault="00C772C7" w14:paraId="34DF90E6" w14:textId="77777777"/>
    <w:p w:rsidR="00C772C7" w:rsidP="00C772C7" w:rsidRDefault="00C772C7" w14:paraId="7FC69421" w14:textId="77777777">
      <w:r>
        <w:rPr>
          <w:sz w:val="20"/>
          <w:szCs w:val="20"/>
        </w:rPr>
        <w:t>Kristen also did something similar (Table 2 and Table 3):</w:t>
      </w:r>
    </w:p>
    <w:p w:rsidR="00C772C7" w:rsidP="00C772C7" w:rsidRDefault="00C772C7" w14:paraId="002DA842" w14:textId="77777777"/>
    <w:p w:rsidR="00C772C7" w:rsidP="00C772C7" w:rsidRDefault="00C772C7" w14:paraId="729C9F99" w14:textId="77777777">
      <w:hyperlink w:history="1" r:id="rId8">
        <w:r w:rsidRPr="004A51EB">
          <w:rPr>
            <w:rStyle w:val="Hyperlink"/>
            <w:sz w:val="20"/>
            <w:szCs w:val="20"/>
          </w:rPr>
          <w:t>https://link.springer.com/content/pdf/10.1186/s40462-022-00337-2.pdf</w:t>
        </w:r>
      </w:hyperlink>
    </w:p>
    <w:p w:rsidR="00C772C7" w:rsidP="00C772C7" w:rsidRDefault="00C772C7" w14:paraId="7DA3B68D" w14:textId="77777777"/>
    <w:p w:rsidR="00C772C7" w:rsidP="00C772C7" w:rsidRDefault="00C772C7" w14:paraId="210EF77A" w14:textId="77777777">
      <w:r>
        <w:rPr>
          <w:sz w:val="20"/>
          <w:szCs w:val="20"/>
        </w:rPr>
        <w:t>Likewise, Vanessa tried “</w:t>
      </w:r>
      <w:r>
        <w:rPr>
          <w:color w:val="1F1F1F"/>
          <w:sz w:val="20"/>
          <w:szCs w:val="20"/>
        </w:rPr>
        <w:t>50 m, 100 m, and 200 m-radius buffers</w:t>
      </w:r>
      <w:r>
        <w:rPr>
          <w:sz w:val="20"/>
          <w:szCs w:val="20"/>
        </w:rPr>
        <w:t>” in her paper, so I bet she has something to say about it.</w:t>
      </w:r>
    </w:p>
  </w:comment>
  <w:comment w:initials="AMC" w:author="Anne-Marie Cousineau" w:date="2025-07-28T14:30:00Z" w:id="177">
    <w:p w:rsidR="00552CC5" w:rsidP="00552CC5" w:rsidRDefault="00552CC5" w14:paraId="34FECCBF" w14:textId="77777777">
      <w:r>
        <w:rPr>
          <w:rStyle w:val="CommentReference"/>
        </w:rPr>
        <w:annotationRef/>
      </w:r>
      <w:r>
        <w:rPr>
          <w:sz w:val="20"/>
          <w:szCs w:val="20"/>
        </w:rPr>
        <w:t>Kyle suggested to remove this, but Barbara liked it. Will leave it for now and will decide later...</w:t>
      </w:r>
    </w:p>
  </w:comment>
  <w:comment w:initials="BF" w:author="Frei,Barbara (elle | she, her) (ECCC)" w:date="2025-06-26T06:33:00Z" w:id="180">
    <w:p w:rsidR="006D1B25" w:rsidP="006D1B25" w:rsidRDefault="006D1B25" w14:paraId="1B1A4B03" w14:textId="1CE3A3C1">
      <w:pPr>
        <w:pStyle w:val="CommentText"/>
      </w:pPr>
      <w:r>
        <w:rPr>
          <w:rStyle w:val="CommentReference"/>
        </w:rPr>
        <w:annotationRef/>
      </w:r>
      <w:r>
        <w:t>First describe Mtl and then the three study sites - and make it a bit less wordy</w:t>
      </w:r>
    </w:p>
  </w:comment>
  <w:comment w:initials="KE" w:author="Kyle Elliott, Dr" w:date="2025-06-17T19:42:00Z" w:id="182">
    <w:p w:rsidR="008222AD" w:rsidP="008222AD" w:rsidRDefault="008222AD" w14:paraId="1EFF6E83" w14:textId="77777777">
      <w:pPr>
        <w:pStyle w:val="CommentText"/>
      </w:pPr>
      <w:r>
        <w:rPr>
          <w:rStyle w:val="CommentReference"/>
        </w:rPr>
        <w:annotationRef/>
      </w:r>
      <w:r>
        <w:t>This should be in the Methods.</w:t>
      </w:r>
    </w:p>
  </w:comment>
  <w:comment w:initials="KE" w:author="Kyle Elliott, Dr" w:date="2025-06-17T19:42:00Z" w:id="183">
    <w:p w:rsidR="008222AD" w:rsidP="008222AD" w:rsidRDefault="008222AD" w14:paraId="483F4E4A" w14:textId="77777777">
      <w:pPr>
        <w:pStyle w:val="CommentText"/>
      </w:pPr>
      <w:r>
        <w:rPr>
          <w:rStyle w:val="CommentReference"/>
        </w:rPr>
        <w:annotationRef/>
      </w:r>
      <w:r>
        <w:t>I think this whole section should go in the Methods, under study site.</w:t>
      </w:r>
    </w:p>
  </w:comment>
  <w:comment w:initials="BF" w:author="Frei,Barbara (elle | she, her) (ECCC)" w:date="2025-06-26T12:11:00Z" w:id="186">
    <w:p w:rsidR="009E6C47" w:rsidP="009E6C47" w:rsidRDefault="009E6C47" w14:paraId="3D52C08D" w14:textId="77777777">
      <w:pPr>
        <w:pStyle w:val="CommentText"/>
      </w:pPr>
      <w:r>
        <w:rPr>
          <w:rStyle w:val="CommentReference"/>
        </w:rPr>
        <w:annotationRef/>
      </w:r>
      <w:r>
        <w:t xml:space="preserve">This is fine for now but just a note that this should be much for concise for publication. For example: </w:t>
      </w:r>
    </w:p>
    <w:p w:rsidR="009E6C47" w:rsidP="009E6C47" w:rsidRDefault="009E6C47" w14:paraId="2AB1AF99" w14:textId="77777777">
      <w:pPr>
        <w:pStyle w:val="CommentText"/>
      </w:pPr>
      <w:r>
        <w:rPr>
          <w:color w:val="000000"/>
        </w:rPr>
        <w:t>“Using a 3-element Yagi and a receiver (Lotek SRX 800 or Lotek SRX 1200) tagged birds were at minimum once per week and their locations were recorded as a GPS point when the signal was at least 130 dB (Lotek SRX 800) or 200 dB (Lotek SRX 1200) at a gain (precision) between 9 and 40 dB.”</w:t>
      </w:r>
    </w:p>
    <w:p w:rsidR="009E6C47" w:rsidP="009E6C47" w:rsidRDefault="009E6C47" w14:paraId="6FE38AD2" w14:textId="77777777">
      <w:pPr>
        <w:pStyle w:val="CommentText"/>
      </w:pPr>
      <w:r>
        <w:br/>
      </w:r>
    </w:p>
  </w:comment>
  <w:comment w:initials="KE" w:author="Kyle Elliott, Dr" w:date="2025-06-17T19:43:00Z" w:id="187">
    <w:p w:rsidR="00847D84" w:rsidP="00847D84" w:rsidRDefault="00847D84" w14:paraId="0F40336F" w14:textId="77777777">
      <w:pPr>
        <w:pStyle w:val="CommentText"/>
      </w:pPr>
      <w:r>
        <w:rPr>
          <w:rStyle w:val="CommentReference"/>
        </w:rPr>
        <w:annotationRef/>
      </w:r>
      <w:r>
        <w:t>This belongs in Methods.</w:t>
      </w:r>
    </w:p>
  </w:comment>
  <w:comment w:initials="AMC" w:author="Anne-Marie Cousineau" w:date="2025-07-23T09:55:00Z" w:id="190">
    <w:p w:rsidR="00462637" w:rsidP="00462637" w:rsidRDefault="00462637" w14:paraId="08754CEC" w14:textId="77777777">
      <w:r>
        <w:rPr>
          <w:rStyle w:val="CommentReference"/>
        </w:rPr>
        <w:annotationRef/>
      </w:r>
      <w:r>
        <w:rPr>
          <w:sz w:val="20"/>
          <w:szCs w:val="20"/>
        </w:rPr>
        <w:t>We did 1:1 ratio... should I re-run everything at a 2:1 ratio?</w:t>
      </w:r>
    </w:p>
  </w:comment>
  <w:comment w:initials="BF" w:author="Frei,Barbara (elle | she, her) (ECCC)" w:date="2025-06-27T11:06:00Z" w:id="191">
    <w:p w:rsidR="00200EC4" w:rsidP="00200EC4" w:rsidRDefault="00200EC4" w14:paraId="6540EAEC" w14:textId="3A9C4924">
      <w:pPr>
        <w:pStyle w:val="CommentText"/>
      </w:pPr>
      <w:r>
        <w:rPr>
          <w:rStyle w:val="CommentReference"/>
        </w:rPr>
        <w:annotationRef/>
      </w:r>
      <w:r>
        <w:t>Was it total road length of road density? I think it should be road density in order to be able to be comparable at different scales</w:t>
      </w:r>
    </w:p>
  </w:comment>
  <w:comment w:initials="AMC" w:author="Anne-Marie Cousineau" w:date="2025-07-11T22:09:00Z" w:id="192">
    <w:p w:rsidR="00200EC4" w:rsidP="00200EC4" w:rsidRDefault="00200EC4" w14:paraId="0681426B" w14:textId="77777777">
      <w:r>
        <w:rPr>
          <w:rStyle w:val="CommentReference"/>
        </w:rPr>
        <w:annotationRef/>
      </w:r>
      <w:r>
        <w:rPr>
          <w:sz w:val="20"/>
          <w:szCs w:val="20"/>
        </w:rPr>
        <w:t>It was mean road length because the only file that I was able to get is a shp file, that needed to be converted to single lines to have a distance.</w:t>
      </w:r>
    </w:p>
  </w:comment>
  <w:comment w:initials="CA" w:author="Anne-Marie Cousineau" w:date="2025-04-24T10:54:00Z" w:id="194">
    <w:p w:rsidR="00E606DE" w:rsidP="00E606DE" w:rsidRDefault="00E606DE" w14:paraId="0EE070FF" w14:textId="4BC2BFC9">
      <w:r>
        <w:rPr>
          <w:rStyle w:val="CommentReference"/>
        </w:rPr>
        <w:annotationRef/>
      </w:r>
      <w:r>
        <w:rPr>
          <w:color w:val="000000"/>
          <w:sz w:val="20"/>
          <w:szCs w:val="20"/>
        </w:rPr>
        <w:t>Include the fact that when running the models with the points on the streets, vs in the yards doesn’t change much meaning it’s robust.</w:t>
      </w:r>
    </w:p>
  </w:comment>
  <w:comment w:initials="BF" w:author="Frei,Barbara (elle | she, her) (ECCC)" w:date="2025-06-28T06:37:00Z" w:id="195">
    <w:p w:rsidR="001E2574" w:rsidP="001E2574" w:rsidRDefault="001E2574" w14:paraId="2D83DD4A" w14:textId="77777777">
      <w:pPr>
        <w:pStyle w:val="CommentText"/>
      </w:pPr>
      <w:r>
        <w:rPr>
          <w:rStyle w:val="CommentReference"/>
        </w:rPr>
        <w:annotationRef/>
      </w:r>
      <w:r>
        <w:t>Can you start with a short first paragraph that provides descriptively the number of birds released at each sites in each year (perhaps referring to a table in the supplement) and the number that were successfully tracked in the first month post capture, and then 3 months post-capture, as well as the number found dead at each sites and likely sources of mortality. I think this is interesting information and you could derive apparent survival as well.</w:t>
      </w:r>
    </w:p>
  </w:comment>
  <w:comment w:initials="BF" w:author="Frei,Barbara (elle | she, her) (ECCC)" w:date="2025-06-28T06:37:00Z" w:id="196">
    <w:p w:rsidR="001E2574" w:rsidP="001E2574" w:rsidRDefault="001E2574" w14:paraId="0EB501E0" w14:textId="77777777">
      <w:pPr>
        <w:pStyle w:val="CommentText"/>
      </w:pPr>
      <w:r>
        <w:rPr>
          <w:rStyle w:val="CommentReference"/>
        </w:rPr>
        <w:annotationRef/>
      </w:r>
      <w:r>
        <w:t>Also give the number of days of tracking and total resights for each site. I think its valuable to show the reader just how much effort this data collection took!</w:t>
      </w:r>
    </w:p>
  </w:comment>
  <w:comment w:initials="BF" w:author="Frei,Barbara (elle | she, her) (ECCC)" w:date="2025-06-28T06:38:00Z" w:id="197">
    <w:p w:rsidR="001E2574" w:rsidP="001E2574" w:rsidRDefault="001E2574" w14:paraId="2AF54E3A" w14:textId="77777777">
      <w:pPr>
        <w:pStyle w:val="CommentText"/>
      </w:pPr>
      <w:r>
        <w:rPr>
          <w:rStyle w:val="CommentReference"/>
        </w:rPr>
        <w:annotationRef/>
      </w:r>
      <w:r>
        <w:t>And a description of the effort to cover each site especially if birds were not seen to fully communicate that it wasn’t due to lack of effort, that birds were truly not present anymore</w:t>
      </w:r>
    </w:p>
  </w:comment>
  <w:comment w:initials="CA" w:author="Anne-Marie Cousineau" w:date="2025-04-22T11:20:00Z" w:id="200">
    <w:p w:rsidR="00CC25DF" w:rsidP="00CC25DF" w:rsidRDefault="00CC25DF" w14:paraId="37E77DA3" w14:textId="77777777">
      <w:r>
        <w:rPr>
          <w:rStyle w:val="CommentReference"/>
        </w:rPr>
        <w:annotationRef/>
      </w:r>
      <w:r>
        <w:rPr>
          <w:color w:val="000000"/>
          <w:sz w:val="20"/>
          <w:szCs w:val="20"/>
        </w:rPr>
        <w:t>Include figure with cardinal numbers increasing over the years from Elliana’s report.</w:t>
      </w:r>
    </w:p>
  </w:comment>
  <w:comment w:initials="AMC" w:author="Anne-Marie Cousineau" w:date="2025-07-28T17:47:00Z" w:id="198">
    <w:p w:rsidR="003D1682" w:rsidP="003D1682" w:rsidRDefault="003D1682" w14:paraId="1EF4E8BA" w14:textId="77777777">
      <w:r>
        <w:rPr>
          <w:rStyle w:val="CommentReference"/>
        </w:rPr>
        <w:annotationRef/>
      </w:r>
      <w:r>
        <w:rPr>
          <w:sz w:val="20"/>
          <w:szCs w:val="20"/>
        </w:rPr>
        <w:t>From Kyle: Is this described in your Intro and Methods? You eed to motivate and explain everything that occurs in the Results.</w:t>
      </w:r>
    </w:p>
  </w:comment>
  <w:comment w:initials="AMC" w:author="Anne-Marie Cousineau" w:date="2025-07-28T17:49:00Z" w:id="199">
    <w:p w:rsidR="002C7382" w:rsidP="002C7382" w:rsidRDefault="002C7382" w14:paraId="0A9C24FF" w14:textId="77777777">
      <w:r>
        <w:rPr>
          <w:rStyle w:val="CommentReference"/>
        </w:rPr>
        <w:annotationRef/>
      </w:r>
      <w:r>
        <w:rPr>
          <w:sz w:val="20"/>
          <w:szCs w:val="20"/>
        </w:rPr>
        <w:t>I am not entirely sure I understand this comment. What I understand is that to leave this in I need to also mention the cardinal's presence in winter in relation to feeders, in the intro and Methods, so that when we talk about their association to feeders in the Results it's not "out of the blue"?</w:t>
      </w:r>
    </w:p>
  </w:comment>
  <w:comment w:initials="AMC" w:author="Anne-Marie Cousineau" w:date="2025-07-28T17:45:00Z" w:id="201">
    <w:p w:rsidR="002C4C56" w:rsidP="002C4C56" w:rsidRDefault="002C4C56" w14:paraId="30A51861" w14:textId="5181CE72">
      <w:r>
        <w:rPr>
          <w:rStyle w:val="CommentReference"/>
        </w:rPr>
        <w:annotationRef/>
      </w:r>
      <w:r>
        <w:rPr>
          <w:sz w:val="20"/>
          <w:szCs w:val="20"/>
        </w:rPr>
        <w:t>From Kyle: Upper figure: summer ebird, lower figure winter ebird.</w:t>
      </w:r>
    </w:p>
    <w:p w:rsidR="002C4C56" w:rsidP="002C4C56" w:rsidRDefault="002C4C56" w14:paraId="7E745FBF" w14:textId="77777777">
      <w:r>
        <w:rPr>
          <w:sz w:val="20"/>
          <w:szCs w:val="20"/>
        </w:rPr>
        <w:t>If not in the paper itself, could you at least put in Intro or Discussion of thesis a figure like this with urban areas overlaid that shows that cardinals hang out primarily in cities and especially in winter.</w:t>
      </w:r>
    </w:p>
  </w:comment>
  <w:comment w:initials="AMC" w:author="Anne-Marie Cousineau" w:date="2025-07-28T17:51:00Z" w:id="202">
    <w:p w:rsidR="004948F3" w:rsidP="004948F3" w:rsidRDefault="004948F3" w14:paraId="5FA1815D" w14:textId="77777777">
      <w:r>
        <w:rPr>
          <w:rStyle w:val="CommentReference"/>
        </w:rPr>
        <w:annotationRef/>
      </w:r>
      <w:r>
        <w:rPr>
          <w:sz w:val="20"/>
          <w:szCs w:val="20"/>
        </w:rPr>
        <w:t>From Kyle: You look at distance moved per day from radio tracking, with a number per week, does that value also increase in the spring? And be relatively constant over the winter?</w:t>
      </w:r>
    </w:p>
  </w:comment>
  <w:comment w:initials="AMC" w:author="Anne-Marie Cousineau" w:date="2025-07-28T17:53:00Z" w:id="203">
    <w:p w:rsidR="00FA7795" w:rsidP="00FA7795" w:rsidRDefault="00FA7795" w14:paraId="4E0FC579" w14:textId="77777777">
      <w:r>
        <w:rPr>
          <w:rStyle w:val="CommentReference"/>
        </w:rPr>
        <w:annotationRef/>
      </w:r>
      <w:r>
        <w:rPr>
          <w:sz w:val="20"/>
          <w:szCs w:val="20"/>
        </w:rPr>
        <w:t xml:space="preserve">From what I understand, we're trying to see if what we've been experiencing on the field is similar to what MBO data tells, meaning in spring there's a movement of cardinals from feeders to breeding grounds. I don't have time to code or make extensive stats to look at weekly movements, but I could anecdotally mention that yes we did notice increased movement in the spring...? If so should I include this in the Discussion? </w:t>
      </w:r>
    </w:p>
  </w:comment>
  <w:comment w:initials="AMC" w:author="Anne-Marie Cousineau" w:date="2025-07-28T14:52:00Z" w:id="204">
    <w:p w:rsidR="003D5501" w:rsidP="003D5501" w:rsidRDefault="003D5501" w14:paraId="7023494E" w14:textId="5281BF63">
      <w:r>
        <w:rPr>
          <w:rStyle w:val="CommentReference"/>
        </w:rPr>
        <w:annotationRef/>
      </w:r>
      <w:r>
        <w:rPr>
          <w:sz w:val="20"/>
          <w:szCs w:val="20"/>
        </w:rPr>
        <w:t>Try to change for weekly but only if I have time.</w:t>
      </w:r>
    </w:p>
  </w:comment>
  <w:comment w:initials="KE" w:author="Kyle Elliott, Dr" w:date="2025-06-17T19:43:00Z" w:id="206">
    <w:p w:rsidR="003A4710" w:rsidP="003A4710" w:rsidRDefault="003A4710" w14:paraId="05BBF0D6" w14:textId="07AD64C8">
      <w:pPr>
        <w:pStyle w:val="CommentText"/>
      </w:pPr>
      <w:r>
        <w:rPr>
          <w:rStyle w:val="CommentReference"/>
        </w:rPr>
        <w:annotationRef/>
      </w:r>
      <w:r>
        <w:t>I suggest a short section with Elianna’s graphs. I’d also like to see a short section showing the capture rate of NOCAs over time at MBO (i.e. throughout the year), showing the pulse for ads and juvs in late Fall, suggesting they are mobile then. Perhaps from MAPS data you could show they are not local breeders?</w:t>
      </w:r>
    </w:p>
  </w:comment>
  <w:comment w:initials="KE" w:author="Kyle Elliott, Dr" w:date="2025-06-17T19:44:00Z" w:id="207">
    <w:p w:rsidR="003A4710" w:rsidP="003A4710" w:rsidRDefault="003A4710" w14:paraId="0600E482" w14:textId="77777777">
      <w:pPr>
        <w:pStyle w:val="CommentText"/>
      </w:pPr>
      <w:r>
        <w:rPr>
          <w:rStyle w:val="CommentReference"/>
        </w:rPr>
        <w:annotationRef/>
      </w:r>
      <w:r>
        <w:t xml:space="preserve">(I would have thought that would take MAX half a day if you had the data from MBO)? </w:t>
      </w:r>
    </w:p>
  </w:comment>
  <w:comment w:initials="BF" w:author="Frei,Barbara (elle | she, her) (ECCC)" w:date="2025-06-27T12:19:00Z" w:id="208">
    <w:p w:rsidR="00040186" w:rsidP="00040186" w:rsidRDefault="00040186" w14:paraId="74DD4EBE" w14:textId="77777777">
      <w:pPr>
        <w:pStyle w:val="CommentText"/>
      </w:pPr>
      <w:r>
        <w:rPr>
          <w:rStyle w:val="CommentReference"/>
        </w:rPr>
        <w:annotationRef/>
      </w:r>
      <w:r>
        <w:t>Give the sample size of the birds for each site that were used for this analysis</w:t>
      </w:r>
    </w:p>
  </w:comment>
  <w:comment w:initials="BF" w:author="Frei,Barbara (elle | she, her) (ECCC)" w:date="2025-06-28T06:33:00Z" w:id="209">
    <w:p w:rsidR="00505E13" w:rsidP="00505E13" w:rsidRDefault="00505E13" w14:paraId="4F5ADF4E" w14:textId="77777777">
      <w:pPr>
        <w:pStyle w:val="CommentText"/>
      </w:pPr>
      <w:r>
        <w:rPr>
          <w:rStyle w:val="CommentReference"/>
        </w:rPr>
        <w:annotationRef/>
      </w:r>
      <w:r>
        <w:t xml:space="preserve">Can you run a Kruskal-Wallis on the home range sizes across the sites and report the statistics? </w:t>
      </w:r>
    </w:p>
  </w:comment>
  <w:comment w:initials="KE" w:author="Kyle Elliott, Dr" w:date="2025-06-17T19:47:00Z" w:id="211">
    <w:p w:rsidR="003A4710" w:rsidP="003A4710" w:rsidRDefault="003A4710" w14:paraId="6DC05C10" w14:textId="49469EBE">
      <w:pPr>
        <w:pStyle w:val="CommentText"/>
      </w:pPr>
      <w:r>
        <w:rPr>
          <w:rStyle w:val="CommentReference"/>
        </w:rPr>
        <w:annotationRef/>
      </w:r>
      <w:r>
        <w:t>Don’t mix methods with Results.</w:t>
      </w:r>
    </w:p>
  </w:comment>
  <w:comment w:initials="AMC" w:author="Anne-Marie Cousineau" w:date="2025-07-19T23:25:00Z" w:id="212">
    <w:p w:rsidR="006A1EEB" w:rsidP="006A1EEB" w:rsidRDefault="006A1EEB" w14:paraId="4361CE8A" w14:textId="77777777">
      <w:r>
        <w:rPr>
          <w:rStyle w:val="CommentReference"/>
        </w:rPr>
        <w:annotationRef/>
      </w:r>
      <w:r>
        <w:rPr>
          <w:sz w:val="20"/>
          <w:szCs w:val="20"/>
        </w:rPr>
        <w:t>Should I move this section into the methods because it's describing the way we selected the best model for the scale of association to habitat, or should I leave this information here but rephrase to have it be more of a result presentation (am I making sense)?</w:t>
      </w:r>
    </w:p>
  </w:comment>
  <w:comment w:initials="KE" w:author="Kyle Elliott, Dr" w:date="2025-06-17T19:49:00Z" w:id="213">
    <w:p w:rsidR="003A4710" w:rsidP="003A4710" w:rsidRDefault="003A4710" w14:paraId="3C8788DC" w14:textId="6C729E13">
      <w:pPr>
        <w:pStyle w:val="CommentText"/>
      </w:pPr>
      <w:r>
        <w:rPr>
          <w:rStyle w:val="CommentReference"/>
        </w:rPr>
        <w:annotationRef/>
      </w:r>
      <w:r>
        <w:t xml:space="preserve">I’ve stopped commenting here because you need to update with current data. I suggest having the table as a Word table rather than an image. </w:t>
      </w:r>
    </w:p>
  </w:comment>
  <w:comment w:initials="BF" w:author="Frei,Barbara (elle | she, her) (ECCC)" w:date="2025-06-27T12:19:00Z" w:id="214">
    <w:p w:rsidR="00040186" w:rsidP="00040186" w:rsidRDefault="00040186" w14:paraId="0C5FA029" w14:textId="77777777">
      <w:pPr>
        <w:pStyle w:val="CommentText"/>
      </w:pPr>
      <w:r>
        <w:rPr>
          <w:rStyle w:val="CommentReference"/>
        </w:rPr>
        <w:annotationRef/>
      </w:r>
      <w:r>
        <w:t>Agreed the screen capture is fuzzy so not the best quality</w:t>
      </w:r>
    </w:p>
  </w:comment>
  <w:comment w:initials="BF" w:author="Frei,Barbara (elle | she, her) (ECCC)" w:date="2025-06-27T12:40:00Z" w:id="217">
    <w:p w:rsidR="0086329A" w:rsidP="0086329A" w:rsidRDefault="0086329A" w14:paraId="1B79F723" w14:textId="77777777">
      <w:pPr>
        <w:pStyle w:val="CommentText"/>
      </w:pPr>
      <w:r>
        <w:rPr>
          <w:rStyle w:val="CommentReference"/>
        </w:rPr>
        <w:annotationRef/>
      </w:r>
      <w:r>
        <w:t>Did you scale and center the data before putting it in the model? Just would need to make a note of that before interpreting the values of the parameter estimates</w:t>
      </w:r>
    </w:p>
  </w:comment>
  <w:comment w:initials="KE" w:author="Kyle Elliott, Dr" w:date="2025-06-17T22:33:00Z" w:id="218">
    <w:p w:rsidR="008679D9" w:rsidP="008679D9" w:rsidRDefault="008679D9" w14:paraId="1ECD1A44" w14:textId="77777777">
      <w:pPr>
        <w:pStyle w:val="CommentText"/>
      </w:pPr>
      <w:r>
        <w:rPr>
          <w:rStyle w:val="CommentReference"/>
        </w:rPr>
        <w:annotationRef/>
      </w:r>
      <w:r>
        <w:t>This should be referenced in Results.</w:t>
      </w:r>
    </w:p>
  </w:comment>
  <w:comment w:initials="BF" w:author="Frei,Barbara (elle | she, her) (ECCC)" w:date="2025-06-30T15:16:00Z" w:id="219">
    <w:p w:rsidR="008679D9" w:rsidP="008679D9" w:rsidRDefault="008679D9" w14:paraId="3D7558E0" w14:textId="77777777">
      <w:pPr>
        <w:pStyle w:val="CommentText"/>
      </w:pPr>
      <w:r>
        <w:rPr>
          <w:rStyle w:val="CommentReference"/>
        </w:rPr>
        <w:annotationRef/>
      </w:r>
      <w:r>
        <w:t>Rather than just the site names (which people will forget) I would always use the term - ‘most urban’, ‘moderate urban’, ‘least urban’ or something like that</w:t>
      </w:r>
    </w:p>
  </w:comment>
  <w:comment w:initials="KE" w:author="Kyle Elliott, Dr" w:date="2025-06-17T22:37:00Z" w:id="221">
    <w:p w:rsidR="00530616" w:rsidP="00530616" w:rsidRDefault="00530616" w14:paraId="5E650B2D" w14:textId="2D3E5719">
      <w:pPr>
        <w:pStyle w:val="CommentText"/>
      </w:pPr>
      <w:r>
        <w:rPr>
          <w:rStyle w:val="CommentReference"/>
        </w:rPr>
        <w:annotationRef/>
      </w:r>
      <w:r>
        <w:t>Much of the “Discussion” should actually be in “Results”. Please move it there!</w:t>
      </w:r>
    </w:p>
  </w:comment>
  <w:comment w:initials="BF" w:author="Frei,Barbara (elle | she, her) (ECCC)" w:date="2025-06-30T15:10:00Z" w:id="223">
    <w:p w:rsidR="000A2037" w:rsidP="000A2037" w:rsidRDefault="000A2037" w14:paraId="56349AE0" w14:textId="77777777">
      <w:pPr>
        <w:pStyle w:val="CommentText"/>
      </w:pPr>
      <w:r>
        <w:rPr>
          <w:rStyle w:val="CommentReference"/>
        </w:rPr>
        <w:annotationRef/>
      </w:r>
      <w:r>
        <w:t xml:space="preserve">I’m curious what these references are since those I saw actually suggest that animals in urban area have smaller home ranges or that urban sites ‘select’ for animals with lower movement </w:t>
      </w:r>
      <w:hyperlink w:history="1" r:id="rId9">
        <w:r w:rsidRPr="00692D01">
          <w:rPr>
            <w:rStyle w:val="Hyperlink"/>
          </w:rPr>
          <w:t>https://academic.oup.com/jue/article/6/1/juaa014/5867359?login=true</w:t>
        </w:r>
      </w:hyperlink>
    </w:p>
  </w:comment>
  <w:comment w:initials="BF" w:author="Frei,Barbara (elle | she, her) (ECCC)" w:date="2025-06-30T15:25:00Z" w:id="225">
    <w:p w:rsidR="001A78D6" w:rsidP="001A78D6" w:rsidRDefault="001A78D6" w14:paraId="5BDFA559" w14:textId="77777777">
      <w:pPr>
        <w:pStyle w:val="CommentText"/>
      </w:pPr>
      <w:r>
        <w:rPr>
          <w:rStyle w:val="CommentReference"/>
        </w:rPr>
        <w:annotationRef/>
      </w:r>
      <w:r>
        <w:t xml:space="preserve">This reads more like a result section -  in that it really just states what the data shows and talks only about your study findings. The discussion needs to state what you find (clearly, concisely and its more about the big picture than repeating the data point by point) AND then put it into the contact of what other literature shows. Here you should be talking about what other NOCA or or bird habitat use across and urban gradient has found. Talk about effects of fragmentation and urbanization on movement, feeding, survival, etc. You should be citing several papers in each paragraph. Happy to meet this week to brainstorm this a bit more. </w:t>
      </w:r>
    </w:p>
  </w:comment>
  <w:comment w:initials="AMC" w:author="Anne-Marie Cousineau" w:date="2025-07-28T23:38:00Z" w:id="229">
    <w:p w:rsidR="00691F10" w:rsidP="00691F10" w:rsidRDefault="00691F10" w14:paraId="5B786FF6" w14:textId="77777777">
      <w:r>
        <w:rPr>
          <w:rStyle w:val="CommentReference"/>
        </w:rPr>
        <w:annotationRef/>
      </w:r>
      <w:r>
        <w:rPr>
          <w:sz w:val="20"/>
          <w:szCs w:val="20"/>
        </w:rPr>
        <w:t>Old conclusion that I will move to the end of the thesis and incorporate in a "general conclusion" paragraph.</w:t>
      </w:r>
    </w:p>
  </w:comment>
  <w:comment w:initials="AMC" w:author="Anne-Marie Cousineau" w:date="2025-07-28T17:56:00Z" w:id="233">
    <w:p w:rsidR="001356DB" w:rsidP="001356DB" w:rsidRDefault="001356DB" w14:paraId="3162123D" w14:textId="33E5FC5C">
      <w:r>
        <w:rPr>
          <w:rStyle w:val="CommentReference"/>
        </w:rPr>
        <w:annotationRef/>
      </w:r>
      <w:r>
        <w:rPr>
          <w:sz w:val="20"/>
          <w:szCs w:val="20"/>
        </w:rPr>
        <w:t>From Kyle: this is the topic sentence, so I expect a paragraph on activity budgets and fitness. Why wake up and down budgets might be linked to fitness or other ways in which activity is linked to fitness. Instead, it wanders over to how cities impact activity budgets.</w:t>
      </w:r>
    </w:p>
    <w:p w:rsidR="001356DB" w:rsidP="001356DB" w:rsidRDefault="001356DB" w14:paraId="1A626A1B" w14:textId="77777777"/>
    <w:p w:rsidR="001356DB" w:rsidP="001356DB" w:rsidRDefault="001356DB" w14:paraId="52A422CB" w14:textId="77777777">
      <w:r>
        <w:rPr>
          <w:sz w:val="20"/>
          <w:szCs w:val="20"/>
        </w:rPr>
        <w:t>I suggest (always!) picking a topic sentence for each paragraph that encapsulates the paragraph.</w:t>
      </w:r>
    </w:p>
  </w:comment>
  <w:comment w:initials="AMC" w:author="Anne-Marie Cousineau" w:date="2025-07-28T15:15:00Z" w:id="234">
    <w:p w:rsidR="00C02465" w:rsidP="00C02465" w:rsidRDefault="00C02465" w14:paraId="78F4E629" w14:textId="63DA4A7F">
      <w:r>
        <w:rPr>
          <w:rStyle w:val="CommentReference"/>
        </w:rPr>
        <w:annotationRef/>
      </w:r>
      <w:r>
        <w:rPr>
          <w:sz w:val="20"/>
          <w:szCs w:val="20"/>
        </w:rPr>
        <w:t>From kyle: Now you are discussing climate change. Keep the paragraphs focussed. Keep this paragraph about cities and urbanization and how it impacts behaviour. Climate change and behaviour is another paragraph.</w:t>
      </w:r>
    </w:p>
  </w:comment>
  <w:comment w:initials="AMC" w:author="Anne-Marie Cousineau" w:date="2025-07-28T15:17:00Z" w:id="235">
    <w:p w:rsidR="00B71E1F" w:rsidP="00B71E1F" w:rsidRDefault="00B71E1F" w14:paraId="62C9E17D" w14:textId="77777777">
      <w:r>
        <w:rPr>
          <w:rStyle w:val="CommentReference"/>
        </w:rPr>
        <w:annotationRef/>
      </w:r>
      <w:r>
        <w:rPr>
          <w:sz w:val="20"/>
          <w:szCs w:val="20"/>
        </w:rPr>
        <w:t>From Kyle: I suggest referencing one of the Motus papers.</w:t>
      </w:r>
    </w:p>
  </w:comment>
  <w:comment w:initials="AMC" w:author="Anne-Marie Cousineau" w:date="2025-07-28T17:58:00Z" w:id="236">
    <w:p w:rsidR="00D25D33" w:rsidP="00D25D33" w:rsidRDefault="00D25D33" w14:paraId="79140205" w14:textId="77777777">
      <w:r>
        <w:rPr>
          <w:rStyle w:val="CommentReference"/>
        </w:rPr>
        <w:annotationRef/>
      </w:r>
      <w:r>
        <w:rPr>
          <w:sz w:val="20"/>
          <w:szCs w:val="20"/>
        </w:rPr>
        <w:t>From Kyle: This will be a separate paper, so you need to describe this as if the reader doesn't know Chapter 1.</w:t>
      </w:r>
    </w:p>
  </w:comment>
  <w:comment w:initials="AMC" w:author="Anne-Marie Cousineau" w:date="2025-07-28T18:00:00Z" w:id="237">
    <w:p w:rsidR="00B25511" w:rsidP="00B25511" w:rsidRDefault="00B25511" w14:paraId="70DB142C" w14:textId="77777777">
      <w:r>
        <w:rPr>
          <w:rStyle w:val="CommentReference"/>
        </w:rPr>
        <w:annotationRef/>
      </w:r>
      <w:r>
        <w:rPr>
          <w:sz w:val="20"/>
          <w:szCs w:val="20"/>
        </w:rPr>
        <w:t>From Kyle: The introduction lacks context for these predictions, yet it's the main thing it should do. You've told us about urbanization and Motus, but you've never told us what other studies tell us about how activity should vary with weather. Why do you have these predictions? They should be built up through the Introduction and be the main point of the Intro.</w:t>
      </w:r>
    </w:p>
  </w:comment>
  <w:comment w:initials="AMC" w:author="Anne-Marie Cousineau" w:date="2025-07-22T12:35:00Z" w:id="242">
    <w:p w:rsidR="00305C5A" w:rsidP="00305C5A" w:rsidRDefault="00305C5A" w14:paraId="57BF96C8" w14:textId="5A6CD35E">
      <w:r>
        <w:rPr>
          <w:rStyle w:val="CommentReference"/>
        </w:rPr>
        <w:annotationRef/>
      </w:r>
      <w:r>
        <w:rPr>
          <w:sz w:val="20"/>
          <w:szCs w:val="20"/>
        </w:rPr>
        <w:t>Is that enough or should I go into more details for the tagging and translocation method?</w:t>
      </w:r>
    </w:p>
  </w:comment>
  <w:comment w:initials="AMC" w:author="Anne-Marie Cousineau" w:date="2025-06-16T11:27:00Z" w:id="245">
    <w:p w:rsidR="003B71FD" w:rsidP="003B71FD" w:rsidRDefault="003B71FD" w14:paraId="4F85CE24" w14:textId="61C7C92D">
      <w:r>
        <w:rPr>
          <w:rStyle w:val="CommentReference"/>
        </w:rPr>
        <w:annotationRef/>
      </w:r>
      <w:r>
        <w:rPr>
          <w:color w:val="000000"/>
          <w:sz w:val="20"/>
          <w:szCs w:val="20"/>
        </w:rPr>
        <w:t>Andrew’s method section. The only change that I did is to put the citations at the end of sentences and link them to my Zotero.</w:t>
      </w:r>
    </w:p>
  </w:comment>
  <w:comment xmlns:w="http://schemas.openxmlformats.org/wordprocessingml/2006/main" w:initials="BD" w:author="Barbara Frei, Dr" w:date="2025-07-30T07:09:32" w:id="1745093291">
    <w:p xmlns:w14="http://schemas.microsoft.com/office/word/2010/wordml" xmlns:w="http://schemas.openxmlformats.org/wordprocessingml/2006/main" w:rsidR="6EF4CAE3" w:rsidRDefault="77D9056A" w14:paraId="385EA6EA" w14:textId="10C80714">
      <w:pPr>
        <w:pStyle w:val="CommentText"/>
      </w:pPr>
      <w:r>
        <w:rPr>
          <w:rStyle w:val="CommentReference"/>
        </w:rPr>
        <w:annotationRef/>
      </w:r>
      <w:r w:rsidRPr="2A66386F" w:rsidR="68B006F5">
        <w:t>Let's add in a percentage out of the total released to the ones tracked and call it apparent survival. I think its worth doing this and talking about it briefly</w:t>
      </w:r>
    </w:p>
  </w:comment>
  <w:comment xmlns:w="http://schemas.openxmlformats.org/wordprocessingml/2006/main" w:initials="BD" w:author="Barbara Frei, Dr" w:date="2025-07-30T07:13:19" w:id="1271287446">
    <w:p xmlns:w14="http://schemas.microsoft.com/office/word/2010/wordml" xmlns:w="http://schemas.openxmlformats.org/wordprocessingml/2006/main" w:rsidR="29AEECA2" w:rsidRDefault="3670259D" w14:paraId="48514080" w14:textId="0C2B9828">
      <w:pPr>
        <w:pStyle w:val="CommentText"/>
      </w:pPr>
      <w:r>
        <w:rPr>
          <w:rStyle w:val="CommentReference"/>
        </w:rPr>
        <w:annotationRef/>
      </w:r>
      <w:r w:rsidRPr="3720597A" w:rsidR="4F6C2860">
        <w:t>So its looks like the apparent survival at the peri-urban and suburban site for NOCA is pretty much the same but much lower at the urban site.</w:t>
      </w:r>
    </w:p>
  </w:comment>
  <w:comment xmlns:w="http://schemas.openxmlformats.org/wordprocessingml/2006/main" w:initials="AC" w:author="Anne-Marie Cousineau" w:date="2025-07-30T12:20:43" w:id="361513196">
    <w:p xmlns:w14="http://schemas.microsoft.com/office/word/2010/wordml" xmlns:w="http://schemas.openxmlformats.org/wordprocessingml/2006/main" w:rsidR="53C4C339" w:rsidRDefault="739BB190" w14:paraId="0BA68D07" w14:textId="21371503">
      <w:pPr>
        <w:pStyle w:val="CommentText"/>
      </w:pPr>
      <w:r>
        <w:rPr>
          <w:rStyle w:val="CommentReference"/>
        </w:rPr>
        <w:annotationRef/>
      </w:r>
      <w:r w:rsidRPr="07AB3223" w:rsidR="3C31AA60">
        <w:t>Made the modification on my desktop version of the thesis, will also add a short paragraph in the discussion about this.</w:t>
      </w:r>
    </w:p>
  </w:comment>
</w:comments>
</file>

<file path=word/commentsExtended.xml><?xml version="1.0" encoding="utf-8"?>
<w15:commentsEx xmlns:mc="http://schemas.openxmlformats.org/markup-compatibility/2006" xmlns:w15="http://schemas.microsoft.com/office/word/2012/wordml" mc:Ignorable="w15">
  <w15:commentEx w15:done="1" w15:paraId="3C117AA8"/>
  <w15:commentEx w15:done="0" w15:paraId="1B1E2AD8"/>
  <w15:commentEx w15:done="0" w15:paraId="19B519A4"/>
  <w15:commentEx w15:done="0" w15:paraId="0F87B71E"/>
  <w15:commentEx w15:done="0" w15:paraId="4E64362B"/>
  <w15:commentEx w15:done="0" w15:paraId="6D670EA2" w15:paraIdParent="4E64362B"/>
  <w15:commentEx w15:done="0" w15:paraId="2A650F32"/>
  <w15:commentEx w15:done="0" w15:paraId="3B1C04E8"/>
  <w15:commentEx w15:done="1" w15:paraId="0C58D19F"/>
  <w15:commentEx w15:done="1" w15:paraId="466E7FA0" w15:paraIdParent="0C58D19F"/>
  <w15:commentEx w15:done="1" w15:paraId="181AD897"/>
  <w15:commentEx w15:done="1" w15:paraId="58F3D446" w15:paraIdParent="181AD897"/>
  <w15:commentEx w15:done="0" w15:paraId="1451A35B"/>
  <w15:commentEx w15:done="0" w15:paraId="1AF48645" w15:paraIdParent="1451A35B"/>
  <w15:commentEx w15:done="0" w15:paraId="31CFBEFD" w15:paraIdParent="1451A35B"/>
  <w15:commentEx w15:done="1" w15:paraId="3B921A78"/>
  <w15:commentEx w15:done="1" w15:paraId="79C15DCE"/>
  <w15:commentEx w15:done="1" w15:paraId="7681D7D6" w15:paraIdParent="79C15DCE"/>
  <w15:commentEx w15:done="1" w15:paraId="021D87C8"/>
  <w15:commentEx w15:done="1" w15:paraId="15DB74F0"/>
  <w15:commentEx w15:done="1" w15:paraId="32E8D86F"/>
  <w15:commentEx w15:done="0" w15:paraId="3FE71268"/>
  <w15:commentEx w15:done="1" w15:paraId="27C0FFA6"/>
  <w15:commentEx w15:done="1" w15:paraId="756B82FE"/>
  <w15:commentEx w15:done="1" w15:paraId="170DB402"/>
  <w15:commentEx w15:done="1" w15:paraId="666A147F"/>
  <w15:commentEx w15:done="1" w15:paraId="1E6172F0"/>
  <w15:commentEx w15:done="1" w15:paraId="2D87C0D9"/>
  <w15:commentEx w15:done="1" w15:paraId="4A6FBE0B"/>
  <w15:commentEx w15:done="1" w15:paraId="5F2C0841" w15:paraIdParent="4A6FBE0B"/>
  <w15:commentEx w15:done="1" w15:paraId="6FE91DBE"/>
  <w15:commentEx w15:done="1" w15:paraId="726326F6" w15:paraIdParent="6FE91DBE"/>
  <w15:commentEx w15:done="1" w15:paraId="35A993CD"/>
  <w15:commentEx w15:done="1" w15:paraId="2146C89E" w15:paraIdParent="35A993CD"/>
  <w15:commentEx w15:done="1" w15:paraId="2DBAFA4F" w15:paraIdParent="35A993CD"/>
  <w15:commentEx w15:done="1" w15:paraId="387F40A8"/>
  <w15:commentEx w15:done="1" w15:paraId="6737B908"/>
  <w15:commentEx w15:done="1" w15:paraId="4502008F" w15:paraIdParent="6737B908"/>
  <w15:commentEx w15:done="1" w15:paraId="4181103F"/>
  <w15:commentEx w15:done="1" w15:paraId="72081A69" w15:paraIdParent="4181103F"/>
  <w15:commentEx w15:done="1" w15:paraId="20B5D36F"/>
  <w15:commentEx w15:done="1" w15:paraId="0187B285"/>
  <w15:commentEx w15:done="0" w15:paraId="74E21395"/>
  <w15:commentEx w15:done="0" w15:paraId="3C8B9C8F" w15:paraIdParent="74E21395"/>
  <w15:commentEx w15:done="0" w15:paraId="32B6878E" w15:paraIdParent="74E21395"/>
  <w15:commentEx w15:done="0" w15:paraId="657045A2"/>
  <w15:commentEx w15:done="1" w15:paraId="64367357"/>
  <w15:commentEx w15:done="1" w15:paraId="12DAB9AE"/>
  <w15:commentEx w15:done="1" w15:paraId="1AC98DD4"/>
  <w15:commentEx w15:done="1" w15:paraId="3DD75B63"/>
  <w15:commentEx w15:done="1" w15:paraId="73B5C2BF"/>
  <w15:commentEx w15:done="1" w15:paraId="6C3B6325" w15:paraIdParent="73B5C2BF"/>
  <w15:commentEx w15:done="1" w15:paraId="0F985F83"/>
  <w15:commentEx w15:done="1" w15:paraId="03FFD32C" w15:paraIdParent="0F985F83"/>
  <w15:commentEx w15:done="1" w15:paraId="28BAC7AE" w15:paraIdParent="0F985F83"/>
  <w15:commentEx w15:done="1" w15:paraId="5F883479"/>
  <w15:commentEx w15:done="0" w15:paraId="4023F7C3"/>
  <w15:commentEx w15:done="1" w15:paraId="3BF120DF"/>
  <w15:commentEx w15:done="1" w15:paraId="5E065313"/>
  <w15:commentEx w15:done="0" w15:paraId="311B4886"/>
  <w15:commentEx w15:done="1" w15:paraId="1E43C14D"/>
  <w15:commentEx w15:done="1" w15:paraId="794BDB85" w15:paraIdParent="1E43C14D"/>
  <w15:commentEx w15:done="1" w15:paraId="139A8EDF"/>
  <w15:commentEx w15:done="0" w15:paraId="3C419DF6"/>
  <w15:commentEx w15:done="0" w15:paraId="210EF77A"/>
  <w15:commentEx w15:done="0" w15:paraId="34FECCBF"/>
  <w15:commentEx w15:done="1" w15:paraId="1B1A4B03"/>
  <w15:commentEx w15:done="1" w15:paraId="1EFF6E83"/>
  <w15:commentEx w15:done="1" w15:paraId="483F4E4A"/>
  <w15:commentEx w15:done="1" w15:paraId="6FE38AD2"/>
  <w15:commentEx w15:done="1" w15:paraId="0F40336F"/>
  <w15:commentEx w15:done="0" w15:paraId="08754CEC"/>
  <w15:commentEx w15:done="0" w15:paraId="6540EAEC"/>
  <w15:commentEx w15:done="0" w15:paraId="0681426B" w15:paraIdParent="6540EAEC"/>
  <w15:commentEx w15:done="1" w15:paraId="0EE070FF"/>
  <w15:commentEx w15:done="1" w15:paraId="2D83DD4A"/>
  <w15:commentEx w15:done="1" w15:paraId="0EB501E0" w15:paraIdParent="2D83DD4A"/>
  <w15:commentEx w15:done="1" w15:paraId="2AF54E3A" w15:paraIdParent="2D83DD4A"/>
  <w15:commentEx w15:done="1" w15:paraId="37E77DA3"/>
  <w15:commentEx w15:done="0" w15:paraId="1EF4E8BA"/>
  <w15:commentEx w15:done="0" w15:paraId="0A9C24FF" w15:paraIdParent="1EF4E8BA"/>
  <w15:commentEx w15:done="0" w15:paraId="7E745FBF"/>
  <w15:commentEx w15:done="0" w15:paraId="5FA1815D"/>
  <w15:commentEx w15:done="0" w15:paraId="4E0FC579" w15:paraIdParent="5FA1815D"/>
  <w15:commentEx w15:done="0" w15:paraId="7023494E"/>
  <w15:commentEx w15:done="0" w15:paraId="05BBF0D6"/>
  <w15:commentEx w15:done="0" w15:paraId="0600E482" w15:paraIdParent="05BBF0D6"/>
  <w15:commentEx w15:done="1" w15:paraId="74DD4EBE"/>
  <w15:commentEx w15:done="1" w15:paraId="4F5ADF4E"/>
  <w15:commentEx w15:done="0" w15:paraId="6DC05C10"/>
  <w15:commentEx w15:done="0" w15:paraId="4361CE8A" w15:paraIdParent="6DC05C10"/>
  <w15:commentEx w15:done="1" w15:paraId="3C8788DC"/>
  <w15:commentEx w15:done="1" w15:paraId="0C5FA029" w15:paraIdParent="3C8788DC"/>
  <w15:commentEx w15:done="1" w15:paraId="1B79F723"/>
  <w15:commentEx w15:done="1" w15:paraId="1ECD1A44"/>
  <w15:commentEx w15:done="1" w15:paraId="3D7558E0" w15:paraIdParent="1ECD1A44"/>
  <w15:commentEx w15:done="0" w15:paraId="5E650B2D"/>
  <w15:commentEx w15:done="0" w15:paraId="56349AE0"/>
  <w15:commentEx w15:done="0" w15:paraId="5BDFA559"/>
  <w15:commentEx w15:done="0" w15:paraId="5B786FF6"/>
  <w15:commentEx w15:done="0" w15:paraId="52A422CB"/>
  <w15:commentEx w15:done="0" w15:paraId="78F4E629"/>
  <w15:commentEx w15:done="0" w15:paraId="62C9E17D"/>
  <w15:commentEx w15:done="0" w15:paraId="79140205"/>
  <w15:commentEx w15:done="0" w15:paraId="70DB142C"/>
  <w15:commentEx w15:done="0" w15:paraId="57BF96C8"/>
  <w15:commentEx w15:done="1" w15:paraId="4F85CE24"/>
  <w15:commentEx w15:done="0" w15:paraId="385EA6EA"/>
  <w15:commentEx w15:done="0" w15:paraId="48514080" w15:paraIdParent="385EA6EA"/>
  <w15:commentEx w15:done="0" w15:paraId="0BA68D07" w15:paraIdParent="385EA6E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E9904B1" w16cex:dateUtc="2025-06-25T18:57:00Z"/>
  <w16cex:commentExtensible w16cex:durableId="10BC1B2E" w16cex:dateUtc="2025-07-28T13:02:00Z"/>
  <w16cex:commentExtensible w16cex:durableId="533F8418" w16cex:dateUtc="2025-07-28T13:06:00Z"/>
  <w16cex:commentExtensible w16cex:durableId="7AD3ED6D" w16cex:dateUtc="2025-07-28T13:12:00Z"/>
  <w16cex:commentExtensible w16cex:durableId="0CCFC52C" w16cex:dateUtc="2025-07-14T18:11:00Z"/>
  <w16cex:commentExtensible w16cex:durableId="55764ED3" w16cex:dateUtc="2025-07-21T15:03:00Z"/>
  <w16cex:commentExtensible w16cex:durableId="199918B1" w16cex:dateUtc="2025-07-28T13:15:00Z"/>
  <w16cex:commentExtensible w16cex:durableId="77E8D90A" w16cex:dateUtc="2025-07-28T13:17:00Z"/>
  <w16cex:commentExtensible w16cex:durableId="031498FE" w16cex:dateUtc="2025-06-17T23:19:00Z"/>
  <w16cex:commentExtensible w16cex:durableId="5C2EF1A8" w16cex:dateUtc="2025-06-25T20:20:00Z"/>
  <w16cex:commentExtensible w16cex:durableId="2F680B89" w16cex:dateUtc="2025-06-26T10:04:00Z"/>
  <w16cex:commentExtensible w16cex:durableId="29CDE36F" w16cex:dateUtc="2025-06-26T10:07:00Z"/>
  <w16cex:commentExtensible w16cex:durableId="31775983" w16cex:dateUtc="2025-06-17T23:27:00Z"/>
  <w16cex:commentExtensible w16cex:durableId="75BB4818" w16cex:dateUtc="2025-06-26T10:09:00Z"/>
  <w16cex:commentExtensible w16cex:durableId="02EE32D8" w16cex:dateUtc="2025-06-26T10:28:00Z"/>
  <w16cex:commentExtensible w16cex:durableId="0F8F4CE7" w16cex:dateUtc="2025-06-17T22:38:00Z"/>
  <w16cex:commentExtensible w16cex:durableId="7F80C722" w16cex:dateUtc="2025-06-17T22:40:00Z"/>
  <w16cex:commentExtensible w16cex:durableId="7DA81438" w16cex:dateUtc="2025-06-17T22:42:00Z"/>
  <w16cex:commentExtensible w16cex:durableId="5029AB19" w16cex:dateUtc="2025-06-25T19:04:00Z"/>
  <w16cex:commentExtensible w16cex:durableId="46EA7B9E" w16cex:dateUtc="2025-06-17T22:43:00Z"/>
  <w16cex:commentExtensible w16cex:durableId="100F67FA" w16cex:dateUtc="2025-06-17T22:46:00Z"/>
  <w16cex:commentExtensible w16cex:durableId="2D7B45C9" w16cex:dateUtc="2025-07-28T13:30:00Z"/>
  <w16cex:commentExtensible w16cex:durableId="030601CF" w16cex:dateUtc="2025-06-17T22:44:00Z"/>
  <w16cex:commentExtensible w16cex:durableId="165184F9" w16cex:dateUtc="2025-06-17T22:47:00Z"/>
  <w16cex:commentExtensible w16cex:durableId="0686446A" w16cex:dateUtc="2025-06-17T22:47:00Z"/>
  <w16cex:commentExtensible w16cex:durableId="5094A31D" w16cex:dateUtc="2025-06-17T22:49:00Z"/>
  <w16cex:commentExtensible w16cex:durableId="5C2CF516" w16cex:dateUtc="2025-06-25T19:06:00Z"/>
  <w16cex:commentExtensible w16cex:durableId="49F699C9" w16cex:dateUtc="2025-06-25T19:07:00Z"/>
  <w16cex:commentExtensible w16cex:durableId="1C554F93" w16cex:dateUtc="2025-06-17T22:49:00Z"/>
  <w16cex:commentExtensible w16cex:durableId="37A85439" w16cex:dateUtc="2025-06-25T19:08:00Z"/>
  <w16cex:commentExtensible w16cex:durableId="19C57073" w16cex:dateUtc="2025-06-17T22:51:00Z">
    <w16cex:extLst>
      <w16:ext w16:uri="{CE6994B0-6A32-4C9F-8C6B-6E91EDA988CE}">
        <cr:reactions xmlns:cr="http://schemas.microsoft.com/office/comments/2020/reactions">
          <cr:reaction reactionType="1">
            <cr:reactionInfo dateUtc="2025-06-25T19:08:57Z">
              <cr:user userId="S::barbara.frei@ec.gc.ca::e1ad6eed-0917-4e71-a514-b6026a231c63" userProvider="AD" userName="Frei,Barbara (elle | she, her) (ECCC)"/>
            </cr:reactionInfo>
          </cr:reaction>
        </cr:reactions>
      </w16:ext>
    </w16cex:extLst>
  </w16cex:commentExtensible>
  <w16cex:commentExtensible w16cex:durableId="432BB046" w16cex:dateUtc="2025-06-25T19:12:00Z"/>
  <w16cex:commentExtensible w16cex:durableId="4D14BAC0" w16cex:dateUtc="2025-06-17T22:53:00Z"/>
  <w16cex:commentExtensible w16cex:durableId="3E6FCE7A" w16cex:dateUtc="2025-06-17T22:54:00Z"/>
  <w16cex:commentExtensible w16cex:durableId="2106732A" w16cex:dateUtc="2025-06-17T22:56:00Z"/>
  <w16cex:commentExtensible w16cex:durableId="2245BF6B" w16cex:dateUtc="2025-06-25T19:11:00Z"/>
  <w16cex:commentExtensible w16cex:durableId="0E1C7045" w16cex:dateUtc="2025-06-17T22:57:00Z">
    <w16cex:extLst>
      <w16:ext w16:uri="{CE6994B0-6A32-4C9F-8C6B-6E91EDA988CE}">
        <cr:reactions xmlns:cr="http://schemas.microsoft.com/office/comments/2020/reactions">
          <cr:reaction reactionType="1">
            <cr:reactionInfo dateUtc="2025-06-25T19:59:24Z">
              <cr:user userId="S::barbara.frei@ec.gc.ca::e1ad6eed-0917-4e71-a514-b6026a231c63" userProvider="AD" userName="Frei,Barbara (elle | she, her) (ECCC)"/>
            </cr:reactionInfo>
          </cr:reaction>
        </cr:reactions>
      </w16:ext>
    </w16cex:extLst>
  </w16cex:commentExtensible>
  <w16cex:commentExtensible w16cex:durableId="3A12A0C0" w16cex:dateUtc="2025-06-17T22:57:00Z"/>
  <w16cex:commentExtensible w16cex:durableId="2BE91A9A" w16cex:dateUtc="2025-06-17T22:58:00Z"/>
  <w16cex:commentExtensible w16cex:durableId="22E8CB49" w16cex:dateUtc="2025-06-25T20:01:00Z"/>
  <w16cex:commentExtensible w16cex:durableId="3930A1D4" w16cex:dateUtc="2025-06-17T23:01:00Z"/>
  <w16cex:commentExtensible w16cex:durableId="0CA9A5ED" w16cex:dateUtc="2025-06-17T23:03:00Z"/>
  <w16cex:commentExtensible w16cex:durableId="353D1444" w16cex:dateUtc="2025-06-17T23:04:00Z">
    <w16cex:extLst>
      <w16:ext w16:uri="{CE6994B0-6A32-4C9F-8C6B-6E91EDA988CE}">
        <cr:reactions xmlns:cr="http://schemas.microsoft.com/office/comments/2020/reactions">
          <cr:reaction reactionType="1">
            <cr:reactionInfo dateUtc="2025-06-25T20:05:16Z">
              <cr:user userId="S::barbara.frei@ec.gc.ca::e1ad6eed-0917-4e71-a514-b6026a231c63" userProvider="AD" userName="Frei,Barbara (elle | she, her) (ECCC)"/>
            </cr:reactionInfo>
          </cr:reaction>
        </cr:reactions>
      </w16:ext>
    </w16cex:extLst>
  </w16cex:commentExtensible>
  <w16cex:commentExtensible w16cex:durableId="0A88CECD" w16cex:dateUtc="2025-06-25T20:05:00Z"/>
  <w16cex:commentExtensible w16cex:durableId="51452979" w16cex:dateUtc="2025-07-19T00:12:00Z"/>
  <w16cex:commentExtensible w16cex:durableId="2E87E1AA" w16cex:dateUtc="2025-07-28T14:34:00Z"/>
  <w16cex:commentExtensible w16cex:durableId="73DC9BF1" w16cex:dateUtc="2025-06-17T23:06:00Z"/>
  <w16cex:commentExtensible w16cex:durableId="61221321" w16cex:dateUtc="2025-06-17T23:06:00Z"/>
  <w16cex:commentExtensible w16cex:durableId="4122373C" w16cex:dateUtc="2025-06-18T21:55:00Z"/>
  <w16cex:commentExtensible w16cex:durableId="701A958E" w16cex:dateUtc="2025-06-18T21:55:00Z"/>
  <w16cex:commentExtensible w16cex:durableId="7787CC25" w16cex:dateUtc="2025-06-17T23:07:00Z"/>
  <w16cex:commentExtensible w16cex:durableId="3F005F56" w16cex:dateUtc="2025-06-25T20:09:00Z"/>
  <w16cex:commentExtensible w16cex:durableId="785D4AA3" w16cex:dateUtc="2025-06-17T23:09:00Z"/>
  <w16cex:commentExtensible w16cex:durableId="1568E4B4" w16cex:dateUtc="2025-06-25T20:12:00Z"/>
  <w16cex:commentExtensible w16cex:durableId="456E62DD" w16cex:dateUtc="2025-06-25T20:13:00Z"/>
  <w16cex:commentExtensible w16cex:durableId="4E8C3B03" w16cex:dateUtc="2025-06-17T23:09:00Z"/>
  <w16cex:commentExtensible w16cex:durableId="1C08EA90" w16cex:dateUtc="2025-06-25T20:15:00Z"/>
  <w16cex:commentExtensible w16cex:durableId="1A3A73F4" w16cex:dateUtc="2025-06-25T20:17:00Z"/>
  <w16cex:commentExtensible w16cex:durableId="2E575D7B" w16cex:dateUtc="2025-06-17T23:13:00Z">
    <w16cex:extLst>
      <w16:ext w16:uri="{CE6994B0-6A32-4C9F-8C6B-6E91EDA988CE}">
        <cr:reactions xmlns:cr="http://schemas.microsoft.com/office/comments/2020/reactions">
          <cr:reaction reactionType="1">
            <cr:reactionInfo dateUtc="2025-06-25T20:18:14Z">
              <cr:user userId="S::barbara.frei@ec.gc.ca::e1ad6eed-0917-4e71-a514-b6026a231c63" userProvider="AD" userName="Frei,Barbara (elle | she, her) (ECCC)"/>
            </cr:reactionInfo>
          </cr:reaction>
        </cr:reactions>
      </w16:ext>
    </w16cex:extLst>
  </w16cex:commentExtensible>
  <w16cex:commentExtensible w16cex:durableId="043D22EA" w16cex:dateUtc="2025-07-28T21:40:00Z"/>
  <w16cex:commentExtensible w16cex:durableId="6E7B03EC" w16cex:dateUtc="2025-06-01T14:17:00Z"/>
  <w16cex:commentExtensible w16cex:durableId="4374436C" w16cex:dateUtc="2025-06-17T23:16:00Z"/>
  <w16cex:commentExtensible w16cex:durableId="135648E7" w16cex:dateUtc="2025-06-16T16:22:00Z"/>
  <w16cex:commentExtensible w16cex:durableId="26AD174B" w16cex:dateUtc="2025-07-28T21:43:00Z"/>
  <w16cex:commentExtensible w16cex:durableId="4D975F62" w16cex:dateUtc="2025-07-28T18:26:00Z"/>
  <w16cex:commentExtensible w16cex:durableId="270A73DC" w16cex:dateUtc="2025-07-28T18:30:00Z"/>
  <w16cex:commentExtensible w16cex:durableId="1F32C01B" w16cex:dateUtc="2025-06-26T10:33:00Z"/>
  <w16cex:commentExtensible w16cex:durableId="2866C2A5" w16cex:dateUtc="2025-06-17T23:42:00Z">
    <w16cex:extLst>
      <w16:ext w16:uri="{CE6994B0-6A32-4C9F-8C6B-6E91EDA988CE}">
        <cr:reactions xmlns:cr="http://schemas.microsoft.com/office/comments/2020/reactions">
          <cr:reaction reactionType="1">
            <cr:reactionInfo dateUtc="2025-06-27T15:12:25Z">
              <cr:user userId="S::barbara.frei@ec.gc.ca::e1ad6eed-0917-4e71-a514-b6026a231c63" userProvider="AD" userName="Frei,Barbara (elle | she, her) (ECCC)"/>
            </cr:reactionInfo>
          </cr:reaction>
        </cr:reactions>
      </w16:ext>
    </w16cex:extLst>
  </w16cex:commentExtensible>
  <w16cex:commentExtensible w16cex:durableId="0414A94D" w16cex:dateUtc="2025-06-17T23:42:00Z">
    <w16cex:extLst>
      <w16:ext w16:uri="{CE6994B0-6A32-4C9F-8C6B-6E91EDA988CE}">
        <cr:reactions xmlns:cr="http://schemas.microsoft.com/office/comments/2020/reactions">
          <cr:reaction reactionType="1">
            <cr:reactionInfo dateUtc="2025-06-27T15:11:29Z">
              <cr:user userId="S::barbara.frei@ec.gc.ca::e1ad6eed-0917-4e71-a514-b6026a231c63" userProvider="AD" userName="Frei,Barbara (elle | she, her) (ECCC)"/>
            </cr:reactionInfo>
          </cr:reaction>
        </cr:reactions>
      </w16:ext>
    </w16cex:extLst>
  </w16cex:commentExtensible>
  <w16cex:commentExtensible w16cex:durableId="5F1EAE03" w16cex:dateUtc="2025-06-26T16:11:00Z"/>
  <w16cex:commentExtensible w16cex:durableId="4F3A9123" w16cex:dateUtc="2025-06-17T23:43:00Z"/>
  <w16cex:commentExtensible w16cex:durableId="056F1708" w16cex:dateUtc="2025-07-23T13:55:00Z"/>
  <w16cex:commentExtensible w16cex:durableId="688BCBF3" w16cex:dateUtc="2025-06-27T15:06:00Z"/>
  <w16cex:commentExtensible w16cex:durableId="6BAB8894" w16cex:dateUtc="2025-07-12T02:09:00Z"/>
  <w16cex:commentExtensible w16cex:durableId="19EAC89B" w16cex:dateUtc="2025-04-24T14:54:00Z"/>
  <w16cex:commentExtensible w16cex:durableId="1D4A6956" w16cex:dateUtc="2025-06-28T10:37:00Z"/>
  <w16cex:commentExtensible w16cex:durableId="2D7C4522" w16cex:dateUtc="2025-06-28T10:37:00Z"/>
  <w16cex:commentExtensible w16cex:durableId="3254F820" w16cex:dateUtc="2025-06-28T10:38:00Z"/>
  <w16cex:commentExtensible w16cex:durableId="7E1D5D02" w16cex:dateUtc="2025-04-22T15:20:00Z"/>
  <w16cex:commentExtensible w16cex:durableId="03993658" w16cex:dateUtc="2025-07-28T21:47:00Z"/>
  <w16cex:commentExtensible w16cex:durableId="549956C2" w16cex:dateUtc="2025-07-28T21:49:00Z"/>
  <w16cex:commentExtensible w16cex:durableId="79E8E86C" w16cex:dateUtc="2025-07-28T21:45:00Z"/>
  <w16cex:commentExtensible w16cex:durableId="64D71DD4" w16cex:dateUtc="2025-07-28T21:51:00Z"/>
  <w16cex:commentExtensible w16cex:durableId="42CBEB2F" w16cex:dateUtc="2025-07-28T21:53:00Z"/>
  <w16cex:commentExtensible w16cex:durableId="6FE3BE5F" w16cex:dateUtc="2025-07-28T18:52:00Z"/>
  <w16cex:commentExtensible w16cex:durableId="313AE34A" w16cex:dateUtc="2025-06-17T23:43:00Z"/>
  <w16cex:commentExtensible w16cex:durableId="4EB66461" w16cex:dateUtc="2025-06-17T23:44:00Z"/>
  <w16cex:commentExtensible w16cex:durableId="3B6F4B99" w16cex:dateUtc="2025-06-27T16:19:00Z"/>
  <w16cex:commentExtensible w16cex:durableId="47358BD4" w16cex:dateUtc="2025-06-28T10:33:00Z"/>
  <w16cex:commentExtensible w16cex:durableId="53D99EC0" w16cex:dateUtc="2025-06-17T23:47:00Z"/>
  <w16cex:commentExtensible w16cex:durableId="104316F5" w16cex:dateUtc="2025-07-20T03:25:00Z"/>
  <w16cex:commentExtensible w16cex:durableId="4AC1F9F6" w16cex:dateUtc="2025-06-17T23:49:00Z"/>
  <w16cex:commentExtensible w16cex:durableId="7893881F" w16cex:dateUtc="2025-06-27T16:19:00Z"/>
  <w16cex:commentExtensible w16cex:durableId="389285E0" w16cex:dateUtc="2025-06-27T16:40:00Z"/>
  <w16cex:commentExtensible w16cex:durableId="5009B218" w16cex:dateUtc="2025-06-18T02:33:00Z"/>
  <w16cex:commentExtensible w16cex:durableId="5679FD57" w16cex:dateUtc="2025-06-30T19:16:00Z"/>
  <w16cex:commentExtensible w16cex:durableId="351F94A4" w16cex:dateUtc="2025-06-18T02:37:00Z"/>
  <w16cex:commentExtensible w16cex:durableId="056B0D58" w16cex:dateUtc="2025-06-30T19:10:00Z"/>
  <w16cex:commentExtensible w16cex:durableId="6CD48003" w16cex:dateUtc="2025-06-30T19:25:00Z"/>
  <w16cex:commentExtensible w16cex:durableId="01A72C5F" w16cex:dateUtc="2025-07-29T03:38:00Z"/>
  <w16cex:commentExtensible w16cex:durableId="160CFBF4" w16cex:dateUtc="2025-07-28T21:56:00Z"/>
  <w16cex:commentExtensible w16cex:durableId="744B2A42" w16cex:dateUtc="2025-07-28T19:15:00Z"/>
  <w16cex:commentExtensible w16cex:durableId="0B5D9ED9" w16cex:dateUtc="2025-07-28T19:17:00Z"/>
  <w16cex:commentExtensible w16cex:durableId="089E721E" w16cex:dateUtc="2025-07-28T21:58:00Z"/>
  <w16cex:commentExtensible w16cex:durableId="21EABD3C" w16cex:dateUtc="2025-07-28T22:00:00Z"/>
  <w16cex:commentExtensible w16cex:durableId="71EF71A5" w16cex:dateUtc="2025-07-22T16:35:00Z"/>
  <w16cex:commentExtensible w16cex:durableId="4FA531F9" w16cex:dateUtc="2025-06-16T15:27:00Z"/>
  <w16cex:commentExtensible w16cex:durableId="2547618C" w16cex:dateUtc="2025-07-30T11:09:32.92Z"/>
  <w16cex:commentExtensible w16cex:durableId="43A1349A" w16cex:dateUtc="2025-07-30T11:13:19.116Z"/>
  <w16cex:commentExtensible w16cex:durableId="1D6FC661" w16cex:dateUtc="2025-07-30T16:20:43.201Z"/>
</w16cex:commentsExtensible>
</file>

<file path=word/commentsIds.xml><?xml version="1.0" encoding="utf-8"?>
<w16cid:commentsIds xmlns:mc="http://schemas.openxmlformats.org/markup-compatibility/2006" xmlns:w16cid="http://schemas.microsoft.com/office/word/2016/wordml/cid" mc:Ignorable="w16cid">
  <w16cid:commentId w16cid:paraId="3C117AA8" w16cid:durableId="0E9904B1"/>
  <w16cid:commentId w16cid:paraId="1B1E2AD8" w16cid:durableId="10BC1B2E"/>
  <w16cid:commentId w16cid:paraId="19B519A4" w16cid:durableId="533F8418"/>
  <w16cid:commentId w16cid:paraId="0F87B71E" w16cid:durableId="7AD3ED6D"/>
  <w16cid:commentId w16cid:paraId="4E64362B" w16cid:durableId="0CCFC52C"/>
  <w16cid:commentId w16cid:paraId="6D670EA2" w16cid:durableId="55764ED3"/>
  <w16cid:commentId w16cid:paraId="2A650F32" w16cid:durableId="199918B1"/>
  <w16cid:commentId w16cid:paraId="3B1C04E8" w16cid:durableId="77E8D90A"/>
  <w16cid:commentId w16cid:paraId="0C58D19F" w16cid:durableId="031498FE"/>
  <w16cid:commentId w16cid:paraId="466E7FA0" w16cid:durableId="5C2EF1A8"/>
  <w16cid:commentId w16cid:paraId="181AD897" w16cid:durableId="2F680B89"/>
  <w16cid:commentId w16cid:paraId="58F3D446" w16cid:durableId="29CDE36F"/>
  <w16cid:commentId w16cid:paraId="1451A35B" w16cid:durableId="31775983"/>
  <w16cid:commentId w16cid:paraId="1AF48645" w16cid:durableId="75BB4818"/>
  <w16cid:commentId w16cid:paraId="31CFBEFD" w16cid:durableId="02EE32D8"/>
  <w16cid:commentId w16cid:paraId="3B921A78" w16cid:durableId="0F8F4CE7"/>
  <w16cid:commentId w16cid:paraId="79C15DCE" w16cid:durableId="7F80C722"/>
  <w16cid:commentId w16cid:paraId="7681D7D6" w16cid:durableId="7DA81438"/>
  <w16cid:commentId w16cid:paraId="021D87C8" w16cid:durableId="5029AB19"/>
  <w16cid:commentId w16cid:paraId="15DB74F0" w16cid:durableId="46EA7B9E"/>
  <w16cid:commentId w16cid:paraId="32E8D86F" w16cid:durableId="100F67FA"/>
  <w16cid:commentId w16cid:paraId="3FE71268" w16cid:durableId="2D7B45C9"/>
  <w16cid:commentId w16cid:paraId="27C0FFA6" w16cid:durableId="030601CF"/>
  <w16cid:commentId w16cid:paraId="756B82FE" w16cid:durableId="165184F9"/>
  <w16cid:commentId w16cid:paraId="170DB402" w16cid:durableId="0686446A"/>
  <w16cid:commentId w16cid:paraId="666A147F" w16cid:durableId="5094A31D"/>
  <w16cid:commentId w16cid:paraId="1E6172F0" w16cid:durableId="5C2CF516"/>
  <w16cid:commentId w16cid:paraId="2D87C0D9" w16cid:durableId="49F699C9"/>
  <w16cid:commentId w16cid:paraId="4A6FBE0B" w16cid:durableId="1C554F93"/>
  <w16cid:commentId w16cid:paraId="5F2C0841" w16cid:durableId="37A85439"/>
  <w16cid:commentId w16cid:paraId="6FE91DBE" w16cid:durableId="19C57073"/>
  <w16cid:commentId w16cid:paraId="726326F6" w16cid:durableId="432BB046"/>
  <w16cid:commentId w16cid:paraId="35A993CD" w16cid:durableId="4D14BAC0"/>
  <w16cid:commentId w16cid:paraId="2146C89E" w16cid:durableId="3E6FCE7A"/>
  <w16cid:commentId w16cid:paraId="2DBAFA4F" w16cid:durableId="2106732A"/>
  <w16cid:commentId w16cid:paraId="387F40A8" w16cid:durableId="2245BF6B"/>
  <w16cid:commentId w16cid:paraId="6737B908" w16cid:durableId="0E1C7045"/>
  <w16cid:commentId w16cid:paraId="4502008F" w16cid:durableId="3A12A0C0"/>
  <w16cid:commentId w16cid:paraId="4181103F" w16cid:durableId="2BE91A9A"/>
  <w16cid:commentId w16cid:paraId="72081A69" w16cid:durableId="22E8CB49"/>
  <w16cid:commentId w16cid:paraId="20B5D36F" w16cid:durableId="3930A1D4"/>
  <w16cid:commentId w16cid:paraId="0187B285" w16cid:durableId="0CA9A5ED"/>
  <w16cid:commentId w16cid:paraId="74E21395" w16cid:durableId="353D1444"/>
  <w16cid:commentId w16cid:paraId="3C8B9C8F" w16cid:durableId="0A88CECD"/>
  <w16cid:commentId w16cid:paraId="32B6878E" w16cid:durableId="51452979"/>
  <w16cid:commentId w16cid:paraId="657045A2" w16cid:durableId="2E87E1AA"/>
  <w16cid:commentId w16cid:paraId="64367357" w16cid:durableId="73DC9BF1"/>
  <w16cid:commentId w16cid:paraId="12DAB9AE" w16cid:durableId="61221321"/>
  <w16cid:commentId w16cid:paraId="1AC98DD4" w16cid:durableId="4122373C"/>
  <w16cid:commentId w16cid:paraId="3DD75B63" w16cid:durableId="701A958E"/>
  <w16cid:commentId w16cid:paraId="73B5C2BF" w16cid:durableId="7787CC25"/>
  <w16cid:commentId w16cid:paraId="6C3B6325" w16cid:durableId="3F005F56"/>
  <w16cid:commentId w16cid:paraId="0F985F83" w16cid:durableId="785D4AA3"/>
  <w16cid:commentId w16cid:paraId="03FFD32C" w16cid:durableId="1568E4B4"/>
  <w16cid:commentId w16cid:paraId="28BAC7AE" w16cid:durableId="456E62DD"/>
  <w16cid:commentId w16cid:paraId="5F883479" w16cid:durableId="4E8C3B03"/>
  <w16cid:commentId w16cid:paraId="4023F7C3" w16cid:durableId="1C08EA90"/>
  <w16cid:commentId w16cid:paraId="3BF120DF" w16cid:durableId="1A3A73F4"/>
  <w16cid:commentId w16cid:paraId="5E065313" w16cid:durableId="2E575D7B"/>
  <w16cid:commentId w16cid:paraId="311B4886" w16cid:durableId="043D22EA"/>
  <w16cid:commentId w16cid:paraId="1E43C14D" w16cid:durableId="6E7B03EC"/>
  <w16cid:commentId w16cid:paraId="794BDB85" w16cid:durableId="4374436C"/>
  <w16cid:commentId w16cid:paraId="139A8EDF" w16cid:durableId="135648E7"/>
  <w16cid:commentId w16cid:paraId="3C419DF6" w16cid:durableId="26AD174B"/>
  <w16cid:commentId w16cid:paraId="210EF77A" w16cid:durableId="4D975F62"/>
  <w16cid:commentId w16cid:paraId="34FECCBF" w16cid:durableId="270A73DC"/>
  <w16cid:commentId w16cid:paraId="1B1A4B03" w16cid:durableId="1F32C01B"/>
  <w16cid:commentId w16cid:paraId="1EFF6E83" w16cid:durableId="2866C2A5"/>
  <w16cid:commentId w16cid:paraId="483F4E4A" w16cid:durableId="0414A94D"/>
  <w16cid:commentId w16cid:paraId="6FE38AD2" w16cid:durableId="5F1EAE03"/>
  <w16cid:commentId w16cid:paraId="0F40336F" w16cid:durableId="4F3A9123"/>
  <w16cid:commentId w16cid:paraId="08754CEC" w16cid:durableId="056F1708"/>
  <w16cid:commentId w16cid:paraId="6540EAEC" w16cid:durableId="688BCBF3"/>
  <w16cid:commentId w16cid:paraId="0681426B" w16cid:durableId="6BAB8894"/>
  <w16cid:commentId w16cid:paraId="0EE070FF" w16cid:durableId="19EAC89B"/>
  <w16cid:commentId w16cid:paraId="2D83DD4A" w16cid:durableId="1D4A6956"/>
  <w16cid:commentId w16cid:paraId="0EB501E0" w16cid:durableId="2D7C4522"/>
  <w16cid:commentId w16cid:paraId="2AF54E3A" w16cid:durableId="3254F820"/>
  <w16cid:commentId w16cid:paraId="37E77DA3" w16cid:durableId="7E1D5D02"/>
  <w16cid:commentId w16cid:paraId="1EF4E8BA" w16cid:durableId="03993658"/>
  <w16cid:commentId w16cid:paraId="0A9C24FF" w16cid:durableId="549956C2"/>
  <w16cid:commentId w16cid:paraId="7E745FBF" w16cid:durableId="79E8E86C"/>
  <w16cid:commentId w16cid:paraId="5FA1815D" w16cid:durableId="64D71DD4"/>
  <w16cid:commentId w16cid:paraId="4E0FC579" w16cid:durableId="42CBEB2F"/>
  <w16cid:commentId w16cid:paraId="7023494E" w16cid:durableId="6FE3BE5F"/>
  <w16cid:commentId w16cid:paraId="05BBF0D6" w16cid:durableId="313AE34A"/>
  <w16cid:commentId w16cid:paraId="0600E482" w16cid:durableId="4EB66461"/>
  <w16cid:commentId w16cid:paraId="74DD4EBE" w16cid:durableId="3B6F4B99"/>
  <w16cid:commentId w16cid:paraId="4F5ADF4E" w16cid:durableId="47358BD4"/>
  <w16cid:commentId w16cid:paraId="6DC05C10" w16cid:durableId="53D99EC0"/>
  <w16cid:commentId w16cid:paraId="4361CE8A" w16cid:durableId="104316F5"/>
  <w16cid:commentId w16cid:paraId="3C8788DC" w16cid:durableId="4AC1F9F6"/>
  <w16cid:commentId w16cid:paraId="0C5FA029" w16cid:durableId="7893881F"/>
  <w16cid:commentId w16cid:paraId="1B79F723" w16cid:durableId="389285E0"/>
  <w16cid:commentId w16cid:paraId="1ECD1A44" w16cid:durableId="5009B218"/>
  <w16cid:commentId w16cid:paraId="3D7558E0" w16cid:durableId="5679FD57"/>
  <w16cid:commentId w16cid:paraId="5E650B2D" w16cid:durableId="351F94A4"/>
  <w16cid:commentId w16cid:paraId="56349AE0" w16cid:durableId="056B0D58"/>
  <w16cid:commentId w16cid:paraId="5BDFA559" w16cid:durableId="6CD48003"/>
  <w16cid:commentId w16cid:paraId="5B786FF6" w16cid:durableId="01A72C5F"/>
  <w16cid:commentId w16cid:paraId="52A422CB" w16cid:durableId="160CFBF4"/>
  <w16cid:commentId w16cid:paraId="78F4E629" w16cid:durableId="744B2A42"/>
  <w16cid:commentId w16cid:paraId="62C9E17D" w16cid:durableId="0B5D9ED9"/>
  <w16cid:commentId w16cid:paraId="79140205" w16cid:durableId="089E721E"/>
  <w16cid:commentId w16cid:paraId="70DB142C" w16cid:durableId="21EABD3C"/>
  <w16cid:commentId w16cid:paraId="57BF96C8" w16cid:durableId="71EF71A5"/>
  <w16cid:commentId w16cid:paraId="4F85CE24" w16cid:durableId="4FA531F9"/>
  <w16cid:commentId w16cid:paraId="385EA6EA" w16cid:durableId="2547618C"/>
  <w16cid:commentId w16cid:paraId="48514080" w16cid:durableId="43A1349A"/>
  <w16cid:commentId w16cid:paraId="0BA68D07" w16cid:durableId="1D6FC6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795" w:rsidP="00FD4557" w:rsidRDefault="000D6795" w14:paraId="4E14874C" w14:textId="77777777">
      <w:r>
        <w:separator/>
      </w:r>
    </w:p>
  </w:endnote>
  <w:endnote w:type="continuationSeparator" w:id="0">
    <w:p w:rsidR="000D6795" w:rsidP="00FD4557" w:rsidRDefault="000D6795" w14:paraId="38BDCC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59235"/>
      <w:docPartObj>
        <w:docPartGallery w:val="Page Numbers (Bottom of Page)"/>
        <w:docPartUnique/>
      </w:docPartObj>
    </w:sdtPr>
    <w:sdtContent>
      <w:p w:rsidR="00226AB0" w:rsidP="00DF2FD4" w:rsidRDefault="00226AB0" w14:paraId="5D09BB27" w14:textId="7747434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26AB0" w:rsidP="00226AB0" w:rsidRDefault="00226AB0" w14:paraId="04B2DE6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06969"/>
      <w:docPartObj>
        <w:docPartGallery w:val="Page Numbers (Bottom of Page)"/>
        <w:docPartUnique/>
      </w:docPartObj>
    </w:sdtPr>
    <w:sdtEndPr>
      <w:rPr>
        <w:rStyle w:val="PageNumber"/>
        <w:rFonts w:ascii="Times New Roman" w:hAnsi="Times New Roman" w:cs="Times New Roman"/>
      </w:rPr>
    </w:sdtEndPr>
    <w:sdtContent>
      <w:p w:rsidRPr="00226AB0" w:rsidR="00226AB0" w:rsidP="00DF2FD4" w:rsidRDefault="00226AB0" w14:paraId="62E19818" w14:textId="07D73C4D">
        <w:pPr>
          <w:pStyle w:val="Footer"/>
          <w:framePr w:wrap="none" w:hAnchor="margin" w:vAnchor="text" w:xAlign="right" w:y="1"/>
          <w:rPr>
            <w:rStyle w:val="PageNumber"/>
            <w:rFonts w:ascii="Times New Roman" w:hAnsi="Times New Roman" w:cs="Times New Roman"/>
          </w:rPr>
        </w:pPr>
        <w:r w:rsidRPr="00226AB0">
          <w:rPr>
            <w:rStyle w:val="PageNumber"/>
            <w:rFonts w:ascii="Times New Roman" w:hAnsi="Times New Roman" w:cs="Times New Roman"/>
          </w:rPr>
          <w:fldChar w:fldCharType="begin"/>
        </w:r>
        <w:r w:rsidRPr="00226AB0">
          <w:rPr>
            <w:rStyle w:val="PageNumber"/>
            <w:rFonts w:ascii="Times New Roman" w:hAnsi="Times New Roman" w:cs="Times New Roman"/>
          </w:rPr>
          <w:instrText xml:space="preserve"> PAGE </w:instrText>
        </w:r>
        <w:r w:rsidRPr="00226AB0">
          <w:rPr>
            <w:rStyle w:val="PageNumber"/>
            <w:rFonts w:ascii="Times New Roman" w:hAnsi="Times New Roman" w:cs="Times New Roman"/>
          </w:rPr>
          <w:fldChar w:fldCharType="separate"/>
        </w:r>
        <w:r w:rsidRPr="00226AB0">
          <w:rPr>
            <w:rStyle w:val="PageNumber"/>
            <w:rFonts w:ascii="Times New Roman" w:hAnsi="Times New Roman" w:cs="Times New Roman"/>
            <w:noProof/>
          </w:rPr>
          <w:t>1</w:t>
        </w:r>
        <w:r w:rsidRPr="00226AB0">
          <w:rPr>
            <w:rStyle w:val="PageNumber"/>
            <w:rFonts w:ascii="Times New Roman" w:hAnsi="Times New Roman" w:cs="Times New Roman"/>
          </w:rPr>
          <w:fldChar w:fldCharType="end"/>
        </w:r>
      </w:p>
    </w:sdtContent>
  </w:sdt>
  <w:p w:rsidRPr="00226AB0" w:rsidR="00226AB0" w:rsidP="00226AB0" w:rsidRDefault="00226AB0" w14:paraId="0C458A91" w14:textId="77777777">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795" w:rsidP="00FD4557" w:rsidRDefault="000D6795" w14:paraId="088044EC" w14:textId="77777777">
      <w:r>
        <w:separator/>
      </w:r>
    </w:p>
  </w:footnote>
  <w:footnote w:type="continuationSeparator" w:id="0">
    <w:p w:rsidR="000D6795" w:rsidP="00FD4557" w:rsidRDefault="000D6795" w14:paraId="39F48F0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hint="default" w:ascii="Symbol" w:hAnsi="Symbol"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people.xml><?xml version="1.0" encoding="utf-8"?>
<w15:people xmlns:mc="http://schemas.openxmlformats.org/markup-compatibility/2006" xmlns:w15="http://schemas.microsoft.com/office/word/2012/wordml" mc:Ignorable="w15">
  <w15:person w15:author="Frei,Barbara (elle | she, her) (ECCC)">
    <w15:presenceInfo w15:providerId="AD" w15:userId="S::barbara.frei@ec.gc.ca::e1ad6eed-0917-4e71-a514-b6026a231c63"/>
  </w15:person>
  <w15:person w15:author="Anne-Marie Cousineau">
    <w15:presenceInfo w15:providerId="AD" w15:userId="S::anne-marie.cousineau@mail.mcgill.ca::ef19705e-62fd-4e9f-8953-556deac7e950"/>
  </w15:person>
  <w15:person w15:author="Kyle Elliott, Dr">
    <w15:presenceInfo w15:providerId="AD" w15:userId="S::kyle.elliott@mcgill.ca::b3b0d205-0e12-4fc3-a9b3-d4a2ff50f6ea"/>
  </w15:person>
  <w15:person w15:author="Barbara Frei, Dr">
    <w15:presenceInfo w15:providerId="AD" w15:userId="S::barbara.frei@mcgill.ca::d228b0d9-f2c2-439a-b491-9ddf4e3b78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4C"/>
    <w:rsid w:val="000021D4"/>
    <w:rsid w:val="00002ED2"/>
    <w:rsid w:val="0000354C"/>
    <w:rsid w:val="00004D03"/>
    <w:rsid w:val="0000687E"/>
    <w:rsid w:val="00007705"/>
    <w:rsid w:val="000105DE"/>
    <w:rsid w:val="00014E7A"/>
    <w:rsid w:val="000159BC"/>
    <w:rsid w:val="0001632D"/>
    <w:rsid w:val="00016C34"/>
    <w:rsid w:val="00020397"/>
    <w:rsid w:val="00021C5E"/>
    <w:rsid w:val="00021C7E"/>
    <w:rsid w:val="00021F0C"/>
    <w:rsid w:val="00021FF7"/>
    <w:rsid w:val="00022408"/>
    <w:rsid w:val="000224E9"/>
    <w:rsid w:val="00023173"/>
    <w:rsid w:val="00023991"/>
    <w:rsid w:val="00023F29"/>
    <w:rsid w:val="000254E4"/>
    <w:rsid w:val="00025DD9"/>
    <w:rsid w:val="00027763"/>
    <w:rsid w:val="000277B4"/>
    <w:rsid w:val="00030108"/>
    <w:rsid w:val="000304CE"/>
    <w:rsid w:val="000313E8"/>
    <w:rsid w:val="000320BA"/>
    <w:rsid w:val="00034874"/>
    <w:rsid w:val="000369B9"/>
    <w:rsid w:val="00036C72"/>
    <w:rsid w:val="00036E4C"/>
    <w:rsid w:val="000370FB"/>
    <w:rsid w:val="00037B9D"/>
    <w:rsid w:val="00037FCB"/>
    <w:rsid w:val="00040088"/>
    <w:rsid w:val="00040186"/>
    <w:rsid w:val="00041C67"/>
    <w:rsid w:val="00041F78"/>
    <w:rsid w:val="00042219"/>
    <w:rsid w:val="0004317D"/>
    <w:rsid w:val="00044BAA"/>
    <w:rsid w:val="00045D3F"/>
    <w:rsid w:val="00046F0F"/>
    <w:rsid w:val="00047350"/>
    <w:rsid w:val="000502E6"/>
    <w:rsid w:val="00051527"/>
    <w:rsid w:val="00052795"/>
    <w:rsid w:val="00052BC2"/>
    <w:rsid w:val="0005338E"/>
    <w:rsid w:val="000535B3"/>
    <w:rsid w:val="00053BF6"/>
    <w:rsid w:val="00054096"/>
    <w:rsid w:val="0005482E"/>
    <w:rsid w:val="00056899"/>
    <w:rsid w:val="00056C99"/>
    <w:rsid w:val="00057210"/>
    <w:rsid w:val="00057647"/>
    <w:rsid w:val="00057840"/>
    <w:rsid w:val="00057CF8"/>
    <w:rsid w:val="0006013B"/>
    <w:rsid w:val="000610D5"/>
    <w:rsid w:val="000612FD"/>
    <w:rsid w:val="00061778"/>
    <w:rsid w:val="00061801"/>
    <w:rsid w:val="00062613"/>
    <w:rsid w:val="00062654"/>
    <w:rsid w:val="000627F6"/>
    <w:rsid w:val="000636F7"/>
    <w:rsid w:val="000641B7"/>
    <w:rsid w:val="000650D8"/>
    <w:rsid w:val="0006549A"/>
    <w:rsid w:val="00066418"/>
    <w:rsid w:val="00066486"/>
    <w:rsid w:val="000670BE"/>
    <w:rsid w:val="000670EA"/>
    <w:rsid w:val="0006730E"/>
    <w:rsid w:val="00070E55"/>
    <w:rsid w:val="0007130E"/>
    <w:rsid w:val="00071A6E"/>
    <w:rsid w:val="00072AAE"/>
    <w:rsid w:val="00073CD6"/>
    <w:rsid w:val="00074624"/>
    <w:rsid w:val="00075F99"/>
    <w:rsid w:val="000766F8"/>
    <w:rsid w:val="0007746F"/>
    <w:rsid w:val="00077D7C"/>
    <w:rsid w:val="00077F0D"/>
    <w:rsid w:val="000801C6"/>
    <w:rsid w:val="00080993"/>
    <w:rsid w:val="0008192D"/>
    <w:rsid w:val="00081CDE"/>
    <w:rsid w:val="0008449C"/>
    <w:rsid w:val="000846E4"/>
    <w:rsid w:val="00084B57"/>
    <w:rsid w:val="00085710"/>
    <w:rsid w:val="00085DD1"/>
    <w:rsid w:val="00085F11"/>
    <w:rsid w:val="000866E3"/>
    <w:rsid w:val="00086D12"/>
    <w:rsid w:val="00087B57"/>
    <w:rsid w:val="00087C39"/>
    <w:rsid w:val="00090440"/>
    <w:rsid w:val="000906F1"/>
    <w:rsid w:val="00091D76"/>
    <w:rsid w:val="000929A2"/>
    <w:rsid w:val="00092D70"/>
    <w:rsid w:val="00093A31"/>
    <w:rsid w:val="000941DA"/>
    <w:rsid w:val="00094B09"/>
    <w:rsid w:val="00095296"/>
    <w:rsid w:val="0009569C"/>
    <w:rsid w:val="00095794"/>
    <w:rsid w:val="00095CFB"/>
    <w:rsid w:val="0009608E"/>
    <w:rsid w:val="00096886"/>
    <w:rsid w:val="000968C8"/>
    <w:rsid w:val="00097F65"/>
    <w:rsid w:val="000A0D30"/>
    <w:rsid w:val="000A0DF2"/>
    <w:rsid w:val="000A101A"/>
    <w:rsid w:val="000A13BC"/>
    <w:rsid w:val="000A197E"/>
    <w:rsid w:val="000A2037"/>
    <w:rsid w:val="000A2686"/>
    <w:rsid w:val="000A31FB"/>
    <w:rsid w:val="000A354F"/>
    <w:rsid w:val="000A36B1"/>
    <w:rsid w:val="000A3B63"/>
    <w:rsid w:val="000A4E58"/>
    <w:rsid w:val="000A5251"/>
    <w:rsid w:val="000A52C7"/>
    <w:rsid w:val="000A6500"/>
    <w:rsid w:val="000A7EE6"/>
    <w:rsid w:val="000B15D3"/>
    <w:rsid w:val="000B289F"/>
    <w:rsid w:val="000B3280"/>
    <w:rsid w:val="000B36B8"/>
    <w:rsid w:val="000B4702"/>
    <w:rsid w:val="000B591D"/>
    <w:rsid w:val="000B6B8C"/>
    <w:rsid w:val="000B7290"/>
    <w:rsid w:val="000C0213"/>
    <w:rsid w:val="000C06C6"/>
    <w:rsid w:val="000C093B"/>
    <w:rsid w:val="000C0D45"/>
    <w:rsid w:val="000C0E37"/>
    <w:rsid w:val="000C101B"/>
    <w:rsid w:val="000C15C9"/>
    <w:rsid w:val="000C1BA0"/>
    <w:rsid w:val="000C21F4"/>
    <w:rsid w:val="000C33F2"/>
    <w:rsid w:val="000C3D4D"/>
    <w:rsid w:val="000C3FBA"/>
    <w:rsid w:val="000C4741"/>
    <w:rsid w:val="000C5737"/>
    <w:rsid w:val="000C596E"/>
    <w:rsid w:val="000C5EB8"/>
    <w:rsid w:val="000C6B57"/>
    <w:rsid w:val="000C6B79"/>
    <w:rsid w:val="000C7990"/>
    <w:rsid w:val="000C7EFD"/>
    <w:rsid w:val="000D1756"/>
    <w:rsid w:val="000D26DA"/>
    <w:rsid w:val="000D2FDA"/>
    <w:rsid w:val="000D3E61"/>
    <w:rsid w:val="000D4ABD"/>
    <w:rsid w:val="000D4E08"/>
    <w:rsid w:val="000D5248"/>
    <w:rsid w:val="000D5518"/>
    <w:rsid w:val="000D6795"/>
    <w:rsid w:val="000D7D77"/>
    <w:rsid w:val="000E0AAC"/>
    <w:rsid w:val="000E110F"/>
    <w:rsid w:val="000E13DE"/>
    <w:rsid w:val="000E2E98"/>
    <w:rsid w:val="000E360B"/>
    <w:rsid w:val="000E6246"/>
    <w:rsid w:val="000E74A1"/>
    <w:rsid w:val="000E779C"/>
    <w:rsid w:val="000F03AB"/>
    <w:rsid w:val="000F03D2"/>
    <w:rsid w:val="000F06D7"/>
    <w:rsid w:val="000F07F9"/>
    <w:rsid w:val="000F0BDD"/>
    <w:rsid w:val="000F0EFD"/>
    <w:rsid w:val="000F280F"/>
    <w:rsid w:val="000F2EB3"/>
    <w:rsid w:val="000F3083"/>
    <w:rsid w:val="000F324E"/>
    <w:rsid w:val="000F54A7"/>
    <w:rsid w:val="000F6785"/>
    <w:rsid w:val="000F72D6"/>
    <w:rsid w:val="000F754F"/>
    <w:rsid w:val="000F7584"/>
    <w:rsid w:val="00101840"/>
    <w:rsid w:val="00101981"/>
    <w:rsid w:val="00101B77"/>
    <w:rsid w:val="00101C05"/>
    <w:rsid w:val="00102DB6"/>
    <w:rsid w:val="00104A66"/>
    <w:rsid w:val="00107B54"/>
    <w:rsid w:val="00107BD5"/>
    <w:rsid w:val="0011021B"/>
    <w:rsid w:val="00110ED4"/>
    <w:rsid w:val="00111A72"/>
    <w:rsid w:val="00111A85"/>
    <w:rsid w:val="00112537"/>
    <w:rsid w:val="001128AE"/>
    <w:rsid w:val="00113BB7"/>
    <w:rsid w:val="00114229"/>
    <w:rsid w:val="001144D1"/>
    <w:rsid w:val="001145F6"/>
    <w:rsid w:val="00114AE0"/>
    <w:rsid w:val="001151E9"/>
    <w:rsid w:val="0011542E"/>
    <w:rsid w:val="00116AD0"/>
    <w:rsid w:val="001174A1"/>
    <w:rsid w:val="001202C8"/>
    <w:rsid w:val="00120990"/>
    <w:rsid w:val="00121849"/>
    <w:rsid w:val="001233FF"/>
    <w:rsid w:val="00123DE4"/>
    <w:rsid w:val="001242B8"/>
    <w:rsid w:val="001247C6"/>
    <w:rsid w:val="001254DE"/>
    <w:rsid w:val="00125AE1"/>
    <w:rsid w:val="00125CAF"/>
    <w:rsid w:val="00125D39"/>
    <w:rsid w:val="0012602D"/>
    <w:rsid w:val="00126518"/>
    <w:rsid w:val="00126FD3"/>
    <w:rsid w:val="001303BA"/>
    <w:rsid w:val="00130B69"/>
    <w:rsid w:val="00131929"/>
    <w:rsid w:val="001334D9"/>
    <w:rsid w:val="00133BF0"/>
    <w:rsid w:val="00133EE3"/>
    <w:rsid w:val="00134BF0"/>
    <w:rsid w:val="001356DB"/>
    <w:rsid w:val="00135F04"/>
    <w:rsid w:val="0013639E"/>
    <w:rsid w:val="00136C32"/>
    <w:rsid w:val="00137309"/>
    <w:rsid w:val="00137ADF"/>
    <w:rsid w:val="00137BEA"/>
    <w:rsid w:val="00137C46"/>
    <w:rsid w:val="0014004D"/>
    <w:rsid w:val="00140F83"/>
    <w:rsid w:val="00141077"/>
    <w:rsid w:val="00141F83"/>
    <w:rsid w:val="00142E7C"/>
    <w:rsid w:val="00143046"/>
    <w:rsid w:val="0014390C"/>
    <w:rsid w:val="00144A18"/>
    <w:rsid w:val="00144E7C"/>
    <w:rsid w:val="00144FAE"/>
    <w:rsid w:val="00145AFD"/>
    <w:rsid w:val="00145CA0"/>
    <w:rsid w:val="00146730"/>
    <w:rsid w:val="00146BEE"/>
    <w:rsid w:val="00146E52"/>
    <w:rsid w:val="001470A0"/>
    <w:rsid w:val="00147210"/>
    <w:rsid w:val="00147215"/>
    <w:rsid w:val="001474FC"/>
    <w:rsid w:val="00150250"/>
    <w:rsid w:val="00150A40"/>
    <w:rsid w:val="00151574"/>
    <w:rsid w:val="00152696"/>
    <w:rsid w:val="00152921"/>
    <w:rsid w:val="00153339"/>
    <w:rsid w:val="00154D6B"/>
    <w:rsid w:val="00155932"/>
    <w:rsid w:val="001564AB"/>
    <w:rsid w:val="00157009"/>
    <w:rsid w:val="00157554"/>
    <w:rsid w:val="00157CF8"/>
    <w:rsid w:val="00160747"/>
    <w:rsid w:val="00160B62"/>
    <w:rsid w:val="00160C41"/>
    <w:rsid w:val="00160FAB"/>
    <w:rsid w:val="00161159"/>
    <w:rsid w:val="001625E6"/>
    <w:rsid w:val="001628DF"/>
    <w:rsid w:val="001631CA"/>
    <w:rsid w:val="00163788"/>
    <w:rsid w:val="0016457F"/>
    <w:rsid w:val="00165202"/>
    <w:rsid w:val="00165306"/>
    <w:rsid w:val="00165AAC"/>
    <w:rsid w:val="001668C0"/>
    <w:rsid w:val="001673DB"/>
    <w:rsid w:val="001676BD"/>
    <w:rsid w:val="00167F31"/>
    <w:rsid w:val="00170209"/>
    <w:rsid w:val="00170623"/>
    <w:rsid w:val="0017094D"/>
    <w:rsid w:val="00171549"/>
    <w:rsid w:val="0017239B"/>
    <w:rsid w:val="00172617"/>
    <w:rsid w:val="00172CA7"/>
    <w:rsid w:val="00172FEE"/>
    <w:rsid w:val="001763CD"/>
    <w:rsid w:val="00176936"/>
    <w:rsid w:val="001807B9"/>
    <w:rsid w:val="00181087"/>
    <w:rsid w:val="0018113D"/>
    <w:rsid w:val="00181622"/>
    <w:rsid w:val="00181D51"/>
    <w:rsid w:val="00182F10"/>
    <w:rsid w:val="0018300F"/>
    <w:rsid w:val="00183703"/>
    <w:rsid w:val="00184E43"/>
    <w:rsid w:val="00185405"/>
    <w:rsid w:val="00185410"/>
    <w:rsid w:val="001856F0"/>
    <w:rsid w:val="0018677D"/>
    <w:rsid w:val="0018688E"/>
    <w:rsid w:val="001902C0"/>
    <w:rsid w:val="001903E3"/>
    <w:rsid w:val="001903E5"/>
    <w:rsid w:val="001906E4"/>
    <w:rsid w:val="001908EA"/>
    <w:rsid w:val="00190ACD"/>
    <w:rsid w:val="0019225A"/>
    <w:rsid w:val="00192A8D"/>
    <w:rsid w:val="00192E76"/>
    <w:rsid w:val="001937FC"/>
    <w:rsid w:val="00194D27"/>
    <w:rsid w:val="001951DD"/>
    <w:rsid w:val="00195AC8"/>
    <w:rsid w:val="001960FA"/>
    <w:rsid w:val="00196C2A"/>
    <w:rsid w:val="00196E4E"/>
    <w:rsid w:val="00197EE5"/>
    <w:rsid w:val="001A1B30"/>
    <w:rsid w:val="001A2665"/>
    <w:rsid w:val="001A396F"/>
    <w:rsid w:val="001A3AEB"/>
    <w:rsid w:val="001A5A69"/>
    <w:rsid w:val="001A6095"/>
    <w:rsid w:val="001A6117"/>
    <w:rsid w:val="001A6BB1"/>
    <w:rsid w:val="001A6FA9"/>
    <w:rsid w:val="001A7035"/>
    <w:rsid w:val="001A78D6"/>
    <w:rsid w:val="001A7996"/>
    <w:rsid w:val="001A7B55"/>
    <w:rsid w:val="001B19C3"/>
    <w:rsid w:val="001B2E58"/>
    <w:rsid w:val="001B2ECD"/>
    <w:rsid w:val="001B2F71"/>
    <w:rsid w:val="001B4B34"/>
    <w:rsid w:val="001B597C"/>
    <w:rsid w:val="001B5B4E"/>
    <w:rsid w:val="001B62EC"/>
    <w:rsid w:val="001B6702"/>
    <w:rsid w:val="001B6F03"/>
    <w:rsid w:val="001B7326"/>
    <w:rsid w:val="001C1FB5"/>
    <w:rsid w:val="001C23AB"/>
    <w:rsid w:val="001C259C"/>
    <w:rsid w:val="001C2984"/>
    <w:rsid w:val="001C2CC7"/>
    <w:rsid w:val="001C2D11"/>
    <w:rsid w:val="001C52BA"/>
    <w:rsid w:val="001C52CC"/>
    <w:rsid w:val="001C6D9A"/>
    <w:rsid w:val="001C6F83"/>
    <w:rsid w:val="001C7388"/>
    <w:rsid w:val="001D08CE"/>
    <w:rsid w:val="001D0F87"/>
    <w:rsid w:val="001D1B21"/>
    <w:rsid w:val="001D2390"/>
    <w:rsid w:val="001D2659"/>
    <w:rsid w:val="001D2F56"/>
    <w:rsid w:val="001D391E"/>
    <w:rsid w:val="001D3AA4"/>
    <w:rsid w:val="001D3B87"/>
    <w:rsid w:val="001D4962"/>
    <w:rsid w:val="001D54E0"/>
    <w:rsid w:val="001D62AE"/>
    <w:rsid w:val="001D6369"/>
    <w:rsid w:val="001D798E"/>
    <w:rsid w:val="001E0023"/>
    <w:rsid w:val="001E0F53"/>
    <w:rsid w:val="001E1195"/>
    <w:rsid w:val="001E163B"/>
    <w:rsid w:val="001E174A"/>
    <w:rsid w:val="001E1EAF"/>
    <w:rsid w:val="001E21F8"/>
    <w:rsid w:val="001E2549"/>
    <w:rsid w:val="001E2574"/>
    <w:rsid w:val="001E3BA3"/>
    <w:rsid w:val="001E4C0F"/>
    <w:rsid w:val="001E64A5"/>
    <w:rsid w:val="001E66DE"/>
    <w:rsid w:val="001E6BC1"/>
    <w:rsid w:val="001E7177"/>
    <w:rsid w:val="001E787C"/>
    <w:rsid w:val="001E7B1C"/>
    <w:rsid w:val="001F05F8"/>
    <w:rsid w:val="001F060E"/>
    <w:rsid w:val="001F0C9F"/>
    <w:rsid w:val="001F0CEE"/>
    <w:rsid w:val="001F2D9A"/>
    <w:rsid w:val="001F2EB3"/>
    <w:rsid w:val="001F31A8"/>
    <w:rsid w:val="001F3459"/>
    <w:rsid w:val="001F3C76"/>
    <w:rsid w:val="001F551D"/>
    <w:rsid w:val="001F6206"/>
    <w:rsid w:val="001F7572"/>
    <w:rsid w:val="001F7D71"/>
    <w:rsid w:val="0020041C"/>
    <w:rsid w:val="00200EC4"/>
    <w:rsid w:val="002029B3"/>
    <w:rsid w:val="00202A24"/>
    <w:rsid w:val="00205098"/>
    <w:rsid w:val="002053D7"/>
    <w:rsid w:val="00205590"/>
    <w:rsid w:val="002067E6"/>
    <w:rsid w:val="0020697A"/>
    <w:rsid w:val="002075DE"/>
    <w:rsid w:val="00207D2B"/>
    <w:rsid w:val="00210D77"/>
    <w:rsid w:val="002117F2"/>
    <w:rsid w:val="002131C5"/>
    <w:rsid w:val="002133C9"/>
    <w:rsid w:val="00214591"/>
    <w:rsid w:val="00214998"/>
    <w:rsid w:val="00214BEA"/>
    <w:rsid w:val="00214C9D"/>
    <w:rsid w:val="00216131"/>
    <w:rsid w:val="002162D2"/>
    <w:rsid w:val="00216C46"/>
    <w:rsid w:val="00220627"/>
    <w:rsid w:val="00221237"/>
    <w:rsid w:val="002213BA"/>
    <w:rsid w:val="00221869"/>
    <w:rsid w:val="00221DA9"/>
    <w:rsid w:val="00222062"/>
    <w:rsid w:val="002229E0"/>
    <w:rsid w:val="0022350A"/>
    <w:rsid w:val="002237FD"/>
    <w:rsid w:val="002247F9"/>
    <w:rsid w:val="00226AB0"/>
    <w:rsid w:val="00227EBF"/>
    <w:rsid w:val="00230930"/>
    <w:rsid w:val="00231D02"/>
    <w:rsid w:val="002327F0"/>
    <w:rsid w:val="00233EB0"/>
    <w:rsid w:val="00234F2D"/>
    <w:rsid w:val="002361F2"/>
    <w:rsid w:val="00236EB2"/>
    <w:rsid w:val="00237B67"/>
    <w:rsid w:val="00237D43"/>
    <w:rsid w:val="00237F97"/>
    <w:rsid w:val="002401BE"/>
    <w:rsid w:val="002427BA"/>
    <w:rsid w:val="00244D2A"/>
    <w:rsid w:val="00246D10"/>
    <w:rsid w:val="00246F69"/>
    <w:rsid w:val="00250EFE"/>
    <w:rsid w:val="002511E1"/>
    <w:rsid w:val="0025133F"/>
    <w:rsid w:val="00251612"/>
    <w:rsid w:val="00251D1D"/>
    <w:rsid w:val="002523F0"/>
    <w:rsid w:val="002531E8"/>
    <w:rsid w:val="00255368"/>
    <w:rsid w:val="002553B6"/>
    <w:rsid w:val="002561B5"/>
    <w:rsid w:val="00256BE7"/>
    <w:rsid w:val="00256D0A"/>
    <w:rsid w:val="00256FB8"/>
    <w:rsid w:val="00257721"/>
    <w:rsid w:val="002601A0"/>
    <w:rsid w:val="00261740"/>
    <w:rsid w:val="00261A15"/>
    <w:rsid w:val="00261B1E"/>
    <w:rsid w:val="00261E7A"/>
    <w:rsid w:val="002634B7"/>
    <w:rsid w:val="002636ED"/>
    <w:rsid w:val="00263EB3"/>
    <w:rsid w:val="00263ED4"/>
    <w:rsid w:val="002641A3"/>
    <w:rsid w:val="002646E4"/>
    <w:rsid w:val="00264729"/>
    <w:rsid w:val="00264969"/>
    <w:rsid w:val="00264BAD"/>
    <w:rsid w:val="00265B54"/>
    <w:rsid w:val="002666D1"/>
    <w:rsid w:val="002703B5"/>
    <w:rsid w:val="00270F71"/>
    <w:rsid w:val="0027154F"/>
    <w:rsid w:val="002717F1"/>
    <w:rsid w:val="002724B2"/>
    <w:rsid w:val="002727AC"/>
    <w:rsid w:val="00272F22"/>
    <w:rsid w:val="00272FDE"/>
    <w:rsid w:val="00274038"/>
    <w:rsid w:val="002743EB"/>
    <w:rsid w:val="00275522"/>
    <w:rsid w:val="002760B6"/>
    <w:rsid w:val="002764E7"/>
    <w:rsid w:val="002769A9"/>
    <w:rsid w:val="00276AEA"/>
    <w:rsid w:val="00276D63"/>
    <w:rsid w:val="00280A8B"/>
    <w:rsid w:val="002810E1"/>
    <w:rsid w:val="002815C1"/>
    <w:rsid w:val="00281BC8"/>
    <w:rsid w:val="002825CE"/>
    <w:rsid w:val="002829A3"/>
    <w:rsid w:val="0028319E"/>
    <w:rsid w:val="002833D9"/>
    <w:rsid w:val="00284193"/>
    <w:rsid w:val="00286A07"/>
    <w:rsid w:val="00286A55"/>
    <w:rsid w:val="00286A6F"/>
    <w:rsid w:val="00287337"/>
    <w:rsid w:val="00290DE9"/>
    <w:rsid w:val="00291B0B"/>
    <w:rsid w:val="00291B4C"/>
    <w:rsid w:val="00293EF2"/>
    <w:rsid w:val="00293F84"/>
    <w:rsid w:val="00293FC6"/>
    <w:rsid w:val="002943E1"/>
    <w:rsid w:val="00294547"/>
    <w:rsid w:val="002971A0"/>
    <w:rsid w:val="0029749D"/>
    <w:rsid w:val="00297CEE"/>
    <w:rsid w:val="002A13A6"/>
    <w:rsid w:val="002A1B3A"/>
    <w:rsid w:val="002A1E46"/>
    <w:rsid w:val="002A2657"/>
    <w:rsid w:val="002A2F6F"/>
    <w:rsid w:val="002A4668"/>
    <w:rsid w:val="002A4B59"/>
    <w:rsid w:val="002A4CE1"/>
    <w:rsid w:val="002A5C9C"/>
    <w:rsid w:val="002A605E"/>
    <w:rsid w:val="002A62D5"/>
    <w:rsid w:val="002A730B"/>
    <w:rsid w:val="002A77AC"/>
    <w:rsid w:val="002A77EA"/>
    <w:rsid w:val="002A799E"/>
    <w:rsid w:val="002A7FEC"/>
    <w:rsid w:val="002B0028"/>
    <w:rsid w:val="002B0F1A"/>
    <w:rsid w:val="002B1050"/>
    <w:rsid w:val="002B1A08"/>
    <w:rsid w:val="002B1C5E"/>
    <w:rsid w:val="002B1D30"/>
    <w:rsid w:val="002B2114"/>
    <w:rsid w:val="002B2491"/>
    <w:rsid w:val="002B28FF"/>
    <w:rsid w:val="002B2A38"/>
    <w:rsid w:val="002B3050"/>
    <w:rsid w:val="002B40E8"/>
    <w:rsid w:val="002B542F"/>
    <w:rsid w:val="002B5506"/>
    <w:rsid w:val="002B60B6"/>
    <w:rsid w:val="002B6216"/>
    <w:rsid w:val="002B69E0"/>
    <w:rsid w:val="002B7038"/>
    <w:rsid w:val="002B7289"/>
    <w:rsid w:val="002C0F90"/>
    <w:rsid w:val="002C1D41"/>
    <w:rsid w:val="002C2908"/>
    <w:rsid w:val="002C3543"/>
    <w:rsid w:val="002C4C56"/>
    <w:rsid w:val="002C55F4"/>
    <w:rsid w:val="002C561E"/>
    <w:rsid w:val="002C574B"/>
    <w:rsid w:val="002C5C66"/>
    <w:rsid w:val="002C64E0"/>
    <w:rsid w:val="002C7382"/>
    <w:rsid w:val="002C7B9B"/>
    <w:rsid w:val="002D0C95"/>
    <w:rsid w:val="002D172D"/>
    <w:rsid w:val="002D1816"/>
    <w:rsid w:val="002D1BE1"/>
    <w:rsid w:val="002D262C"/>
    <w:rsid w:val="002D34CB"/>
    <w:rsid w:val="002D3E82"/>
    <w:rsid w:val="002D411E"/>
    <w:rsid w:val="002D4FE5"/>
    <w:rsid w:val="002D57B8"/>
    <w:rsid w:val="002D5F49"/>
    <w:rsid w:val="002D6A1F"/>
    <w:rsid w:val="002D6E6A"/>
    <w:rsid w:val="002D7178"/>
    <w:rsid w:val="002E04FB"/>
    <w:rsid w:val="002E2201"/>
    <w:rsid w:val="002E2AF0"/>
    <w:rsid w:val="002E38D3"/>
    <w:rsid w:val="002E432C"/>
    <w:rsid w:val="002E450E"/>
    <w:rsid w:val="002E4910"/>
    <w:rsid w:val="002E6141"/>
    <w:rsid w:val="002E6656"/>
    <w:rsid w:val="002E6DCB"/>
    <w:rsid w:val="002F05F9"/>
    <w:rsid w:val="002F0CFC"/>
    <w:rsid w:val="002F1630"/>
    <w:rsid w:val="002F16E8"/>
    <w:rsid w:val="002F1A7B"/>
    <w:rsid w:val="002F1BF0"/>
    <w:rsid w:val="002F1C2E"/>
    <w:rsid w:val="002F1C83"/>
    <w:rsid w:val="002F1C9B"/>
    <w:rsid w:val="002F2222"/>
    <w:rsid w:val="002F2845"/>
    <w:rsid w:val="002F2ED7"/>
    <w:rsid w:val="002F3826"/>
    <w:rsid w:val="002F3E9B"/>
    <w:rsid w:val="002F4763"/>
    <w:rsid w:val="002F4859"/>
    <w:rsid w:val="002F5289"/>
    <w:rsid w:val="002F533E"/>
    <w:rsid w:val="002F570A"/>
    <w:rsid w:val="002F5FBD"/>
    <w:rsid w:val="002F6ED3"/>
    <w:rsid w:val="00300261"/>
    <w:rsid w:val="00301518"/>
    <w:rsid w:val="00302DAD"/>
    <w:rsid w:val="0030418B"/>
    <w:rsid w:val="00304940"/>
    <w:rsid w:val="00304B87"/>
    <w:rsid w:val="00304C19"/>
    <w:rsid w:val="00304D71"/>
    <w:rsid w:val="00304F4F"/>
    <w:rsid w:val="00305C5A"/>
    <w:rsid w:val="00305C9F"/>
    <w:rsid w:val="00306D97"/>
    <w:rsid w:val="003076B9"/>
    <w:rsid w:val="00307BD4"/>
    <w:rsid w:val="0031071A"/>
    <w:rsid w:val="00310B4B"/>
    <w:rsid w:val="00310CF4"/>
    <w:rsid w:val="00310D64"/>
    <w:rsid w:val="00311459"/>
    <w:rsid w:val="003116EC"/>
    <w:rsid w:val="00312219"/>
    <w:rsid w:val="00313121"/>
    <w:rsid w:val="00313AD1"/>
    <w:rsid w:val="00313F0F"/>
    <w:rsid w:val="00314F96"/>
    <w:rsid w:val="00315161"/>
    <w:rsid w:val="0031693F"/>
    <w:rsid w:val="00316ED0"/>
    <w:rsid w:val="003175D4"/>
    <w:rsid w:val="00317A22"/>
    <w:rsid w:val="00320073"/>
    <w:rsid w:val="0032178D"/>
    <w:rsid w:val="003218C2"/>
    <w:rsid w:val="003226CF"/>
    <w:rsid w:val="003229C0"/>
    <w:rsid w:val="003239E7"/>
    <w:rsid w:val="003241A7"/>
    <w:rsid w:val="003247E8"/>
    <w:rsid w:val="00325979"/>
    <w:rsid w:val="003265F4"/>
    <w:rsid w:val="00326F7D"/>
    <w:rsid w:val="0032712B"/>
    <w:rsid w:val="003274F8"/>
    <w:rsid w:val="00331595"/>
    <w:rsid w:val="003316EB"/>
    <w:rsid w:val="0033170C"/>
    <w:rsid w:val="00331E1C"/>
    <w:rsid w:val="003323DE"/>
    <w:rsid w:val="003326F7"/>
    <w:rsid w:val="00332DF3"/>
    <w:rsid w:val="0033306A"/>
    <w:rsid w:val="00334C2D"/>
    <w:rsid w:val="003366E1"/>
    <w:rsid w:val="003366EC"/>
    <w:rsid w:val="00336DDD"/>
    <w:rsid w:val="00337EE5"/>
    <w:rsid w:val="00341BDF"/>
    <w:rsid w:val="00344346"/>
    <w:rsid w:val="003445D9"/>
    <w:rsid w:val="0034601F"/>
    <w:rsid w:val="00346314"/>
    <w:rsid w:val="003500C7"/>
    <w:rsid w:val="00350C19"/>
    <w:rsid w:val="00351C53"/>
    <w:rsid w:val="0035499F"/>
    <w:rsid w:val="003555BA"/>
    <w:rsid w:val="003559AE"/>
    <w:rsid w:val="00356062"/>
    <w:rsid w:val="00360C60"/>
    <w:rsid w:val="0036121A"/>
    <w:rsid w:val="00361342"/>
    <w:rsid w:val="0036188F"/>
    <w:rsid w:val="00362013"/>
    <w:rsid w:val="00362103"/>
    <w:rsid w:val="00362AD9"/>
    <w:rsid w:val="00363650"/>
    <w:rsid w:val="00364162"/>
    <w:rsid w:val="00364367"/>
    <w:rsid w:val="00365873"/>
    <w:rsid w:val="0036787F"/>
    <w:rsid w:val="00370B64"/>
    <w:rsid w:val="00371B40"/>
    <w:rsid w:val="003728E9"/>
    <w:rsid w:val="003734DA"/>
    <w:rsid w:val="00373603"/>
    <w:rsid w:val="003739F8"/>
    <w:rsid w:val="003744E3"/>
    <w:rsid w:val="00374ED5"/>
    <w:rsid w:val="00375166"/>
    <w:rsid w:val="00375A66"/>
    <w:rsid w:val="0037622A"/>
    <w:rsid w:val="00380161"/>
    <w:rsid w:val="00380E72"/>
    <w:rsid w:val="00380EE5"/>
    <w:rsid w:val="0038223C"/>
    <w:rsid w:val="0038266F"/>
    <w:rsid w:val="00384BF8"/>
    <w:rsid w:val="00384D84"/>
    <w:rsid w:val="003900A2"/>
    <w:rsid w:val="00390439"/>
    <w:rsid w:val="003908B1"/>
    <w:rsid w:val="00390F92"/>
    <w:rsid w:val="00392A19"/>
    <w:rsid w:val="00392AE6"/>
    <w:rsid w:val="00392BEB"/>
    <w:rsid w:val="003938B3"/>
    <w:rsid w:val="0039482E"/>
    <w:rsid w:val="00394E48"/>
    <w:rsid w:val="0039512C"/>
    <w:rsid w:val="00395B13"/>
    <w:rsid w:val="00395FEC"/>
    <w:rsid w:val="00396699"/>
    <w:rsid w:val="003A0B61"/>
    <w:rsid w:val="003A0C96"/>
    <w:rsid w:val="003A0F9C"/>
    <w:rsid w:val="003A2D58"/>
    <w:rsid w:val="003A2ED5"/>
    <w:rsid w:val="003A3219"/>
    <w:rsid w:val="003A4710"/>
    <w:rsid w:val="003A6348"/>
    <w:rsid w:val="003A6559"/>
    <w:rsid w:val="003A716C"/>
    <w:rsid w:val="003A7A8E"/>
    <w:rsid w:val="003B0604"/>
    <w:rsid w:val="003B0BB2"/>
    <w:rsid w:val="003B2019"/>
    <w:rsid w:val="003B3355"/>
    <w:rsid w:val="003B3A7A"/>
    <w:rsid w:val="003B4AAA"/>
    <w:rsid w:val="003B66F0"/>
    <w:rsid w:val="003B71FD"/>
    <w:rsid w:val="003B76F1"/>
    <w:rsid w:val="003B782C"/>
    <w:rsid w:val="003C0311"/>
    <w:rsid w:val="003C0FEC"/>
    <w:rsid w:val="003C1741"/>
    <w:rsid w:val="003C3E14"/>
    <w:rsid w:val="003C4E1E"/>
    <w:rsid w:val="003C69A8"/>
    <w:rsid w:val="003C6BB1"/>
    <w:rsid w:val="003C71D8"/>
    <w:rsid w:val="003D0457"/>
    <w:rsid w:val="003D1682"/>
    <w:rsid w:val="003D1C61"/>
    <w:rsid w:val="003D431C"/>
    <w:rsid w:val="003D5501"/>
    <w:rsid w:val="003D58B5"/>
    <w:rsid w:val="003D5F7F"/>
    <w:rsid w:val="003D6543"/>
    <w:rsid w:val="003D7611"/>
    <w:rsid w:val="003D7AC2"/>
    <w:rsid w:val="003D7D13"/>
    <w:rsid w:val="003E04A0"/>
    <w:rsid w:val="003E0DDF"/>
    <w:rsid w:val="003E118F"/>
    <w:rsid w:val="003E12C0"/>
    <w:rsid w:val="003E2989"/>
    <w:rsid w:val="003E4DB7"/>
    <w:rsid w:val="003E7F2B"/>
    <w:rsid w:val="003F1007"/>
    <w:rsid w:val="003F1AF9"/>
    <w:rsid w:val="003F1C5B"/>
    <w:rsid w:val="003F2453"/>
    <w:rsid w:val="003F2943"/>
    <w:rsid w:val="003F3314"/>
    <w:rsid w:val="003F4596"/>
    <w:rsid w:val="003F5927"/>
    <w:rsid w:val="003F65FC"/>
    <w:rsid w:val="003F6C9F"/>
    <w:rsid w:val="003F73B8"/>
    <w:rsid w:val="003F7675"/>
    <w:rsid w:val="003F7C82"/>
    <w:rsid w:val="003F7D40"/>
    <w:rsid w:val="00400023"/>
    <w:rsid w:val="00400ADC"/>
    <w:rsid w:val="00401910"/>
    <w:rsid w:val="00401979"/>
    <w:rsid w:val="00402114"/>
    <w:rsid w:val="00403123"/>
    <w:rsid w:val="004035D8"/>
    <w:rsid w:val="0040668E"/>
    <w:rsid w:val="00406733"/>
    <w:rsid w:val="00407B95"/>
    <w:rsid w:val="004106C0"/>
    <w:rsid w:val="0041111C"/>
    <w:rsid w:val="0041141F"/>
    <w:rsid w:val="00411A1D"/>
    <w:rsid w:val="00411DB2"/>
    <w:rsid w:val="0041314D"/>
    <w:rsid w:val="00413E49"/>
    <w:rsid w:val="004145CB"/>
    <w:rsid w:val="00415159"/>
    <w:rsid w:val="004153E5"/>
    <w:rsid w:val="004157FC"/>
    <w:rsid w:val="00415E09"/>
    <w:rsid w:val="00416417"/>
    <w:rsid w:val="0041704A"/>
    <w:rsid w:val="00417A77"/>
    <w:rsid w:val="00417CF2"/>
    <w:rsid w:val="00417D73"/>
    <w:rsid w:val="00420980"/>
    <w:rsid w:val="00421295"/>
    <w:rsid w:val="00421A1E"/>
    <w:rsid w:val="00421FFE"/>
    <w:rsid w:val="00424524"/>
    <w:rsid w:val="00424E49"/>
    <w:rsid w:val="0042518B"/>
    <w:rsid w:val="00425C30"/>
    <w:rsid w:val="00425F43"/>
    <w:rsid w:val="00426A1E"/>
    <w:rsid w:val="00426BC9"/>
    <w:rsid w:val="004279EA"/>
    <w:rsid w:val="00427C79"/>
    <w:rsid w:val="00430850"/>
    <w:rsid w:val="0043203C"/>
    <w:rsid w:val="0043252D"/>
    <w:rsid w:val="004329A6"/>
    <w:rsid w:val="004333DB"/>
    <w:rsid w:val="00434BA9"/>
    <w:rsid w:val="004354AB"/>
    <w:rsid w:val="00436DDC"/>
    <w:rsid w:val="00437341"/>
    <w:rsid w:val="004376AE"/>
    <w:rsid w:val="00437D20"/>
    <w:rsid w:val="004400EB"/>
    <w:rsid w:val="00440F33"/>
    <w:rsid w:val="00441752"/>
    <w:rsid w:val="00441FF4"/>
    <w:rsid w:val="0044282A"/>
    <w:rsid w:val="00442E8E"/>
    <w:rsid w:val="0044323D"/>
    <w:rsid w:val="0044393A"/>
    <w:rsid w:val="0044422F"/>
    <w:rsid w:val="00444249"/>
    <w:rsid w:val="004446D5"/>
    <w:rsid w:val="004453B1"/>
    <w:rsid w:val="00445B8C"/>
    <w:rsid w:val="0044663F"/>
    <w:rsid w:val="00447BFD"/>
    <w:rsid w:val="0045023D"/>
    <w:rsid w:val="0045097E"/>
    <w:rsid w:val="00450F80"/>
    <w:rsid w:val="00451076"/>
    <w:rsid w:val="00451A80"/>
    <w:rsid w:val="00451FE6"/>
    <w:rsid w:val="00452A3C"/>
    <w:rsid w:val="00453166"/>
    <w:rsid w:val="004531A3"/>
    <w:rsid w:val="00453716"/>
    <w:rsid w:val="00453E66"/>
    <w:rsid w:val="00454263"/>
    <w:rsid w:val="00454CB5"/>
    <w:rsid w:val="00454D39"/>
    <w:rsid w:val="00456123"/>
    <w:rsid w:val="004565F2"/>
    <w:rsid w:val="004576F5"/>
    <w:rsid w:val="00457D2D"/>
    <w:rsid w:val="004608CE"/>
    <w:rsid w:val="00461150"/>
    <w:rsid w:val="004616BD"/>
    <w:rsid w:val="004624D1"/>
    <w:rsid w:val="00462637"/>
    <w:rsid w:val="00463B84"/>
    <w:rsid w:val="00464651"/>
    <w:rsid w:val="0046478B"/>
    <w:rsid w:val="004701C5"/>
    <w:rsid w:val="004703DB"/>
    <w:rsid w:val="00470BF0"/>
    <w:rsid w:val="00471873"/>
    <w:rsid w:val="00472784"/>
    <w:rsid w:val="004728B9"/>
    <w:rsid w:val="00473385"/>
    <w:rsid w:val="00473811"/>
    <w:rsid w:val="00473A26"/>
    <w:rsid w:val="00473B3F"/>
    <w:rsid w:val="00474EE3"/>
    <w:rsid w:val="004751AC"/>
    <w:rsid w:val="00475948"/>
    <w:rsid w:val="0047594A"/>
    <w:rsid w:val="00475A1C"/>
    <w:rsid w:val="00475B6D"/>
    <w:rsid w:val="00475BA5"/>
    <w:rsid w:val="00476B7F"/>
    <w:rsid w:val="00476E4C"/>
    <w:rsid w:val="00477EEF"/>
    <w:rsid w:val="004826D6"/>
    <w:rsid w:val="00482FB4"/>
    <w:rsid w:val="004830CA"/>
    <w:rsid w:val="0048318D"/>
    <w:rsid w:val="004841F3"/>
    <w:rsid w:val="00484DC3"/>
    <w:rsid w:val="00486928"/>
    <w:rsid w:val="00486ED6"/>
    <w:rsid w:val="0048712B"/>
    <w:rsid w:val="00487A10"/>
    <w:rsid w:val="00490424"/>
    <w:rsid w:val="00491243"/>
    <w:rsid w:val="00492477"/>
    <w:rsid w:val="00492810"/>
    <w:rsid w:val="00492EB0"/>
    <w:rsid w:val="004938C4"/>
    <w:rsid w:val="00493FA3"/>
    <w:rsid w:val="004943FB"/>
    <w:rsid w:val="00494727"/>
    <w:rsid w:val="004948F3"/>
    <w:rsid w:val="004A0545"/>
    <w:rsid w:val="004A06AD"/>
    <w:rsid w:val="004A11E0"/>
    <w:rsid w:val="004A1762"/>
    <w:rsid w:val="004A2470"/>
    <w:rsid w:val="004A3403"/>
    <w:rsid w:val="004A530A"/>
    <w:rsid w:val="004A5845"/>
    <w:rsid w:val="004A5B53"/>
    <w:rsid w:val="004A5E32"/>
    <w:rsid w:val="004A5EAC"/>
    <w:rsid w:val="004A7071"/>
    <w:rsid w:val="004B12FA"/>
    <w:rsid w:val="004B134B"/>
    <w:rsid w:val="004B1611"/>
    <w:rsid w:val="004B2BB6"/>
    <w:rsid w:val="004B2BDB"/>
    <w:rsid w:val="004B2D04"/>
    <w:rsid w:val="004B42C5"/>
    <w:rsid w:val="004B5058"/>
    <w:rsid w:val="004B5B12"/>
    <w:rsid w:val="004B62C0"/>
    <w:rsid w:val="004B7CF4"/>
    <w:rsid w:val="004C011A"/>
    <w:rsid w:val="004C0A02"/>
    <w:rsid w:val="004C14A2"/>
    <w:rsid w:val="004C2CB0"/>
    <w:rsid w:val="004C2EA8"/>
    <w:rsid w:val="004C3141"/>
    <w:rsid w:val="004C3A9B"/>
    <w:rsid w:val="004C59A6"/>
    <w:rsid w:val="004C637E"/>
    <w:rsid w:val="004D0AA3"/>
    <w:rsid w:val="004D13C4"/>
    <w:rsid w:val="004D41BB"/>
    <w:rsid w:val="004D4656"/>
    <w:rsid w:val="004D4C20"/>
    <w:rsid w:val="004D58BB"/>
    <w:rsid w:val="004D5CC3"/>
    <w:rsid w:val="004D6B2D"/>
    <w:rsid w:val="004D7678"/>
    <w:rsid w:val="004E004B"/>
    <w:rsid w:val="004E024A"/>
    <w:rsid w:val="004E05BA"/>
    <w:rsid w:val="004E0A39"/>
    <w:rsid w:val="004E1593"/>
    <w:rsid w:val="004E233A"/>
    <w:rsid w:val="004E34DB"/>
    <w:rsid w:val="004E385E"/>
    <w:rsid w:val="004E395C"/>
    <w:rsid w:val="004E39D3"/>
    <w:rsid w:val="004E3BF6"/>
    <w:rsid w:val="004E41FC"/>
    <w:rsid w:val="004E4309"/>
    <w:rsid w:val="004E4568"/>
    <w:rsid w:val="004E4BFB"/>
    <w:rsid w:val="004E516F"/>
    <w:rsid w:val="004E54C9"/>
    <w:rsid w:val="004E560E"/>
    <w:rsid w:val="004E7591"/>
    <w:rsid w:val="004F045B"/>
    <w:rsid w:val="004F0B93"/>
    <w:rsid w:val="004F1306"/>
    <w:rsid w:val="004F149F"/>
    <w:rsid w:val="004F29E0"/>
    <w:rsid w:val="004F2E41"/>
    <w:rsid w:val="004F38C4"/>
    <w:rsid w:val="004F6B8B"/>
    <w:rsid w:val="004F6C37"/>
    <w:rsid w:val="004F6D37"/>
    <w:rsid w:val="004F718F"/>
    <w:rsid w:val="004F77D7"/>
    <w:rsid w:val="005016F6"/>
    <w:rsid w:val="005031C9"/>
    <w:rsid w:val="00503348"/>
    <w:rsid w:val="00503928"/>
    <w:rsid w:val="00503C68"/>
    <w:rsid w:val="005040B5"/>
    <w:rsid w:val="0050465A"/>
    <w:rsid w:val="00505E13"/>
    <w:rsid w:val="00510386"/>
    <w:rsid w:val="0051081C"/>
    <w:rsid w:val="00511436"/>
    <w:rsid w:val="00511710"/>
    <w:rsid w:val="005120F7"/>
    <w:rsid w:val="00512A58"/>
    <w:rsid w:val="00512B63"/>
    <w:rsid w:val="005131E4"/>
    <w:rsid w:val="005136F7"/>
    <w:rsid w:val="005139E5"/>
    <w:rsid w:val="00513E3F"/>
    <w:rsid w:val="00514A47"/>
    <w:rsid w:val="00514EC9"/>
    <w:rsid w:val="00515E98"/>
    <w:rsid w:val="00516566"/>
    <w:rsid w:val="00520480"/>
    <w:rsid w:val="00520C50"/>
    <w:rsid w:val="00520CC0"/>
    <w:rsid w:val="0052129D"/>
    <w:rsid w:val="005218F5"/>
    <w:rsid w:val="00521E72"/>
    <w:rsid w:val="00521F40"/>
    <w:rsid w:val="0052282C"/>
    <w:rsid w:val="00524409"/>
    <w:rsid w:val="005249E1"/>
    <w:rsid w:val="00524B16"/>
    <w:rsid w:val="00524B37"/>
    <w:rsid w:val="00524D92"/>
    <w:rsid w:val="00525A42"/>
    <w:rsid w:val="00527515"/>
    <w:rsid w:val="00527E98"/>
    <w:rsid w:val="005302AF"/>
    <w:rsid w:val="00530616"/>
    <w:rsid w:val="0053134D"/>
    <w:rsid w:val="0053171C"/>
    <w:rsid w:val="00531CA9"/>
    <w:rsid w:val="00532011"/>
    <w:rsid w:val="0053257C"/>
    <w:rsid w:val="005326C0"/>
    <w:rsid w:val="0053475B"/>
    <w:rsid w:val="00534B22"/>
    <w:rsid w:val="0053536F"/>
    <w:rsid w:val="00535503"/>
    <w:rsid w:val="005358A3"/>
    <w:rsid w:val="00536054"/>
    <w:rsid w:val="005367B4"/>
    <w:rsid w:val="00537678"/>
    <w:rsid w:val="005408E8"/>
    <w:rsid w:val="005416D2"/>
    <w:rsid w:val="005419C4"/>
    <w:rsid w:val="005424CA"/>
    <w:rsid w:val="00542F6D"/>
    <w:rsid w:val="00543362"/>
    <w:rsid w:val="00543D5F"/>
    <w:rsid w:val="00543F8A"/>
    <w:rsid w:val="00544761"/>
    <w:rsid w:val="00544835"/>
    <w:rsid w:val="00544D04"/>
    <w:rsid w:val="00544DB3"/>
    <w:rsid w:val="0054527D"/>
    <w:rsid w:val="005458B9"/>
    <w:rsid w:val="00545FF2"/>
    <w:rsid w:val="00546062"/>
    <w:rsid w:val="00546B23"/>
    <w:rsid w:val="00546DDB"/>
    <w:rsid w:val="00547671"/>
    <w:rsid w:val="00550050"/>
    <w:rsid w:val="005501F4"/>
    <w:rsid w:val="00550E78"/>
    <w:rsid w:val="00550EBF"/>
    <w:rsid w:val="005510C8"/>
    <w:rsid w:val="00551444"/>
    <w:rsid w:val="00551641"/>
    <w:rsid w:val="00551DCE"/>
    <w:rsid w:val="005526DE"/>
    <w:rsid w:val="00552C62"/>
    <w:rsid w:val="00552CC5"/>
    <w:rsid w:val="005536EA"/>
    <w:rsid w:val="00553831"/>
    <w:rsid w:val="005545A1"/>
    <w:rsid w:val="005567C8"/>
    <w:rsid w:val="0055691A"/>
    <w:rsid w:val="00556935"/>
    <w:rsid w:val="0055706D"/>
    <w:rsid w:val="00557873"/>
    <w:rsid w:val="00557AE8"/>
    <w:rsid w:val="005601BD"/>
    <w:rsid w:val="00561161"/>
    <w:rsid w:val="00561BEB"/>
    <w:rsid w:val="00561F29"/>
    <w:rsid w:val="005634D6"/>
    <w:rsid w:val="00564212"/>
    <w:rsid w:val="0056430D"/>
    <w:rsid w:val="0056683C"/>
    <w:rsid w:val="00567DEE"/>
    <w:rsid w:val="00567E8B"/>
    <w:rsid w:val="00572395"/>
    <w:rsid w:val="0057310F"/>
    <w:rsid w:val="00573384"/>
    <w:rsid w:val="00574FB2"/>
    <w:rsid w:val="005768E8"/>
    <w:rsid w:val="00576FE0"/>
    <w:rsid w:val="00580820"/>
    <w:rsid w:val="00580F7F"/>
    <w:rsid w:val="0058123C"/>
    <w:rsid w:val="005816D4"/>
    <w:rsid w:val="00581AE7"/>
    <w:rsid w:val="00582273"/>
    <w:rsid w:val="005828C0"/>
    <w:rsid w:val="00583833"/>
    <w:rsid w:val="00584702"/>
    <w:rsid w:val="00584FF3"/>
    <w:rsid w:val="005857FF"/>
    <w:rsid w:val="00586CB7"/>
    <w:rsid w:val="00586D01"/>
    <w:rsid w:val="00587D1C"/>
    <w:rsid w:val="00590F52"/>
    <w:rsid w:val="0059106C"/>
    <w:rsid w:val="00592A0A"/>
    <w:rsid w:val="00593F82"/>
    <w:rsid w:val="00594215"/>
    <w:rsid w:val="00594465"/>
    <w:rsid w:val="005944BA"/>
    <w:rsid w:val="005946FF"/>
    <w:rsid w:val="0059477A"/>
    <w:rsid w:val="0059495E"/>
    <w:rsid w:val="00595018"/>
    <w:rsid w:val="00595F33"/>
    <w:rsid w:val="00595F8A"/>
    <w:rsid w:val="0059610D"/>
    <w:rsid w:val="00597849"/>
    <w:rsid w:val="00597A1C"/>
    <w:rsid w:val="005A02EA"/>
    <w:rsid w:val="005A0675"/>
    <w:rsid w:val="005A1EB0"/>
    <w:rsid w:val="005A1EC2"/>
    <w:rsid w:val="005A24C1"/>
    <w:rsid w:val="005A2F68"/>
    <w:rsid w:val="005A3219"/>
    <w:rsid w:val="005A3967"/>
    <w:rsid w:val="005A56FF"/>
    <w:rsid w:val="005A6385"/>
    <w:rsid w:val="005A6925"/>
    <w:rsid w:val="005A6E42"/>
    <w:rsid w:val="005A727D"/>
    <w:rsid w:val="005A7675"/>
    <w:rsid w:val="005A7A7A"/>
    <w:rsid w:val="005B0032"/>
    <w:rsid w:val="005B04DD"/>
    <w:rsid w:val="005B1EEB"/>
    <w:rsid w:val="005B223F"/>
    <w:rsid w:val="005B3C9F"/>
    <w:rsid w:val="005B4FD6"/>
    <w:rsid w:val="005B50F9"/>
    <w:rsid w:val="005B5A58"/>
    <w:rsid w:val="005B5FED"/>
    <w:rsid w:val="005B6417"/>
    <w:rsid w:val="005B7D53"/>
    <w:rsid w:val="005B7FE4"/>
    <w:rsid w:val="005C135D"/>
    <w:rsid w:val="005C1FEE"/>
    <w:rsid w:val="005C318A"/>
    <w:rsid w:val="005C399B"/>
    <w:rsid w:val="005C3ECE"/>
    <w:rsid w:val="005C4B95"/>
    <w:rsid w:val="005C66AB"/>
    <w:rsid w:val="005C7327"/>
    <w:rsid w:val="005D1484"/>
    <w:rsid w:val="005D1665"/>
    <w:rsid w:val="005D17B3"/>
    <w:rsid w:val="005D1DA3"/>
    <w:rsid w:val="005D2D9F"/>
    <w:rsid w:val="005D2F25"/>
    <w:rsid w:val="005D3B09"/>
    <w:rsid w:val="005D4AF9"/>
    <w:rsid w:val="005D4D8A"/>
    <w:rsid w:val="005D5790"/>
    <w:rsid w:val="005D5923"/>
    <w:rsid w:val="005D5E07"/>
    <w:rsid w:val="005E0729"/>
    <w:rsid w:val="005E0865"/>
    <w:rsid w:val="005E1317"/>
    <w:rsid w:val="005E1660"/>
    <w:rsid w:val="005E20A2"/>
    <w:rsid w:val="005E2223"/>
    <w:rsid w:val="005E2618"/>
    <w:rsid w:val="005E2BBC"/>
    <w:rsid w:val="005E324F"/>
    <w:rsid w:val="005E4539"/>
    <w:rsid w:val="005E5BA0"/>
    <w:rsid w:val="005E6380"/>
    <w:rsid w:val="005E69E0"/>
    <w:rsid w:val="005E721F"/>
    <w:rsid w:val="005E744F"/>
    <w:rsid w:val="005E7ADF"/>
    <w:rsid w:val="005F009A"/>
    <w:rsid w:val="005F4160"/>
    <w:rsid w:val="005F5AFE"/>
    <w:rsid w:val="005F5C41"/>
    <w:rsid w:val="005F5CA8"/>
    <w:rsid w:val="005F5D38"/>
    <w:rsid w:val="005F72C8"/>
    <w:rsid w:val="006006DA"/>
    <w:rsid w:val="00600D5A"/>
    <w:rsid w:val="006012EF"/>
    <w:rsid w:val="00602EF2"/>
    <w:rsid w:val="00603925"/>
    <w:rsid w:val="006049D9"/>
    <w:rsid w:val="00605F0A"/>
    <w:rsid w:val="00605FD1"/>
    <w:rsid w:val="006063B8"/>
    <w:rsid w:val="006064F3"/>
    <w:rsid w:val="006067C2"/>
    <w:rsid w:val="006074FF"/>
    <w:rsid w:val="0061120F"/>
    <w:rsid w:val="00611747"/>
    <w:rsid w:val="0061186A"/>
    <w:rsid w:val="00611F33"/>
    <w:rsid w:val="006122C9"/>
    <w:rsid w:val="00613828"/>
    <w:rsid w:val="0061388B"/>
    <w:rsid w:val="006145E8"/>
    <w:rsid w:val="00614991"/>
    <w:rsid w:val="00614A92"/>
    <w:rsid w:val="00616366"/>
    <w:rsid w:val="006165F6"/>
    <w:rsid w:val="00616C5E"/>
    <w:rsid w:val="00617CC9"/>
    <w:rsid w:val="00620998"/>
    <w:rsid w:val="00621A03"/>
    <w:rsid w:val="00621EDC"/>
    <w:rsid w:val="00622AD0"/>
    <w:rsid w:val="00622C41"/>
    <w:rsid w:val="00623850"/>
    <w:rsid w:val="00623AA3"/>
    <w:rsid w:val="00623CA0"/>
    <w:rsid w:val="00625954"/>
    <w:rsid w:val="00625D19"/>
    <w:rsid w:val="0062787D"/>
    <w:rsid w:val="00627C27"/>
    <w:rsid w:val="006304C3"/>
    <w:rsid w:val="006306ED"/>
    <w:rsid w:val="00631748"/>
    <w:rsid w:val="00632484"/>
    <w:rsid w:val="0063248F"/>
    <w:rsid w:val="006325B6"/>
    <w:rsid w:val="00632646"/>
    <w:rsid w:val="00632731"/>
    <w:rsid w:val="006330A6"/>
    <w:rsid w:val="00633B80"/>
    <w:rsid w:val="0063458E"/>
    <w:rsid w:val="00634598"/>
    <w:rsid w:val="00634681"/>
    <w:rsid w:val="006349F2"/>
    <w:rsid w:val="00634CE0"/>
    <w:rsid w:val="00635C1C"/>
    <w:rsid w:val="00637F12"/>
    <w:rsid w:val="00637F44"/>
    <w:rsid w:val="00637F7F"/>
    <w:rsid w:val="006403B6"/>
    <w:rsid w:val="00640874"/>
    <w:rsid w:val="00640A4A"/>
    <w:rsid w:val="00641437"/>
    <w:rsid w:val="006418BE"/>
    <w:rsid w:val="006424D1"/>
    <w:rsid w:val="00642783"/>
    <w:rsid w:val="00643898"/>
    <w:rsid w:val="006438A8"/>
    <w:rsid w:val="00643E2A"/>
    <w:rsid w:val="00645486"/>
    <w:rsid w:val="006471A5"/>
    <w:rsid w:val="0064753F"/>
    <w:rsid w:val="00647841"/>
    <w:rsid w:val="00650C40"/>
    <w:rsid w:val="00651465"/>
    <w:rsid w:val="006522FB"/>
    <w:rsid w:val="006536EA"/>
    <w:rsid w:val="00653822"/>
    <w:rsid w:val="00653A9C"/>
    <w:rsid w:val="0065436D"/>
    <w:rsid w:val="006545D4"/>
    <w:rsid w:val="006549DE"/>
    <w:rsid w:val="00654DCB"/>
    <w:rsid w:val="006554F8"/>
    <w:rsid w:val="00656623"/>
    <w:rsid w:val="0065702A"/>
    <w:rsid w:val="00657831"/>
    <w:rsid w:val="00657BBB"/>
    <w:rsid w:val="00657C86"/>
    <w:rsid w:val="0066100A"/>
    <w:rsid w:val="0066101E"/>
    <w:rsid w:val="00661179"/>
    <w:rsid w:val="00661C88"/>
    <w:rsid w:val="00663721"/>
    <w:rsid w:val="00663905"/>
    <w:rsid w:val="00663BCA"/>
    <w:rsid w:val="00663C9C"/>
    <w:rsid w:val="00663E30"/>
    <w:rsid w:val="00664C4A"/>
    <w:rsid w:val="00665319"/>
    <w:rsid w:val="00665932"/>
    <w:rsid w:val="00666364"/>
    <w:rsid w:val="006671CA"/>
    <w:rsid w:val="00667A2D"/>
    <w:rsid w:val="00667FF1"/>
    <w:rsid w:val="00671CAC"/>
    <w:rsid w:val="006730A6"/>
    <w:rsid w:val="006739EE"/>
    <w:rsid w:val="006740DA"/>
    <w:rsid w:val="00674A23"/>
    <w:rsid w:val="0067510D"/>
    <w:rsid w:val="006755D4"/>
    <w:rsid w:val="00675FA1"/>
    <w:rsid w:val="0067733E"/>
    <w:rsid w:val="00677B2A"/>
    <w:rsid w:val="0068013D"/>
    <w:rsid w:val="00681F49"/>
    <w:rsid w:val="0068238C"/>
    <w:rsid w:val="00682B3B"/>
    <w:rsid w:val="00682E97"/>
    <w:rsid w:val="00683297"/>
    <w:rsid w:val="00684CDA"/>
    <w:rsid w:val="006850E7"/>
    <w:rsid w:val="006862ED"/>
    <w:rsid w:val="006863A8"/>
    <w:rsid w:val="00686809"/>
    <w:rsid w:val="006869FD"/>
    <w:rsid w:val="00687455"/>
    <w:rsid w:val="006916DF"/>
    <w:rsid w:val="00691F10"/>
    <w:rsid w:val="006925F0"/>
    <w:rsid w:val="00692926"/>
    <w:rsid w:val="006951F6"/>
    <w:rsid w:val="0069542A"/>
    <w:rsid w:val="00696B7D"/>
    <w:rsid w:val="00697C83"/>
    <w:rsid w:val="006A0735"/>
    <w:rsid w:val="006A1698"/>
    <w:rsid w:val="006A1E6C"/>
    <w:rsid w:val="006A1EEB"/>
    <w:rsid w:val="006A2514"/>
    <w:rsid w:val="006A31AB"/>
    <w:rsid w:val="006A3A1B"/>
    <w:rsid w:val="006A3B0F"/>
    <w:rsid w:val="006A4B4A"/>
    <w:rsid w:val="006A4C76"/>
    <w:rsid w:val="006A5B89"/>
    <w:rsid w:val="006A5D90"/>
    <w:rsid w:val="006A644D"/>
    <w:rsid w:val="006A660B"/>
    <w:rsid w:val="006B089F"/>
    <w:rsid w:val="006B1151"/>
    <w:rsid w:val="006B2035"/>
    <w:rsid w:val="006B2706"/>
    <w:rsid w:val="006B29F2"/>
    <w:rsid w:val="006B2E8F"/>
    <w:rsid w:val="006B3799"/>
    <w:rsid w:val="006B37DE"/>
    <w:rsid w:val="006B475A"/>
    <w:rsid w:val="006B51AF"/>
    <w:rsid w:val="006B67DC"/>
    <w:rsid w:val="006B7980"/>
    <w:rsid w:val="006C00ED"/>
    <w:rsid w:val="006C0664"/>
    <w:rsid w:val="006C1A0E"/>
    <w:rsid w:val="006C2096"/>
    <w:rsid w:val="006C2306"/>
    <w:rsid w:val="006C24C7"/>
    <w:rsid w:val="006C3A23"/>
    <w:rsid w:val="006C3D6F"/>
    <w:rsid w:val="006C3F7A"/>
    <w:rsid w:val="006C4C59"/>
    <w:rsid w:val="006C5142"/>
    <w:rsid w:val="006C5D9F"/>
    <w:rsid w:val="006C65E6"/>
    <w:rsid w:val="006C6B5E"/>
    <w:rsid w:val="006C7361"/>
    <w:rsid w:val="006C76B2"/>
    <w:rsid w:val="006C7A62"/>
    <w:rsid w:val="006D0728"/>
    <w:rsid w:val="006D0A4B"/>
    <w:rsid w:val="006D0E0B"/>
    <w:rsid w:val="006D17D3"/>
    <w:rsid w:val="006D1B25"/>
    <w:rsid w:val="006D20DD"/>
    <w:rsid w:val="006D226D"/>
    <w:rsid w:val="006D2E54"/>
    <w:rsid w:val="006D3C96"/>
    <w:rsid w:val="006D42E1"/>
    <w:rsid w:val="006D4404"/>
    <w:rsid w:val="006D4792"/>
    <w:rsid w:val="006D6443"/>
    <w:rsid w:val="006D6446"/>
    <w:rsid w:val="006D6B45"/>
    <w:rsid w:val="006D7E9F"/>
    <w:rsid w:val="006E0CAC"/>
    <w:rsid w:val="006E2DB2"/>
    <w:rsid w:val="006E3407"/>
    <w:rsid w:val="006E3DFD"/>
    <w:rsid w:val="006E40EC"/>
    <w:rsid w:val="006E4A33"/>
    <w:rsid w:val="006E5A8C"/>
    <w:rsid w:val="006E7F88"/>
    <w:rsid w:val="006F0A0B"/>
    <w:rsid w:val="006F0AE9"/>
    <w:rsid w:val="006F13BB"/>
    <w:rsid w:val="006F16CE"/>
    <w:rsid w:val="006F1C6F"/>
    <w:rsid w:val="006F2B32"/>
    <w:rsid w:val="006F2ECE"/>
    <w:rsid w:val="006F3506"/>
    <w:rsid w:val="006F35AC"/>
    <w:rsid w:val="006F3A5C"/>
    <w:rsid w:val="006F5252"/>
    <w:rsid w:val="006F54C6"/>
    <w:rsid w:val="006F55E8"/>
    <w:rsid w:val="006F5638"/>
    <w:rsid w:val="006F5A31"/>
    <w:rsid w:val="00701118"/>
    <w:rsid w:val="007019F9"/>
    <w:rsid w:val="0070350B"/>
    <w:rsid w:val="0070369D"/>
    <w:rsid w:val="007039BB"/>
    <w:rsid w:val="00704851"/>
    <w:rsid w:val="00704FB0"/>
    <w:rsid w:val="00705D11"/>
    <w:rsid w:val="00707B42"/>
    <w:rsid w:val="00710436"/>
    <w:rsid w:val="007114BE"/>
    <w:rsid w:val="00712122"/>
    <w:rsid w:val="007121AD"/>
    <w:rsid w:val="00712C96"/>
    <w:rsid w:val="0071392C"/>
    <w:rsid w:val="00713CD3"/>
    <w:rsid w:val="0071423A"/>
    <w:rsid w:val="00714550"/>
    <w:rsid w:val="007147DA"/>
    <w:rsid w:val="007159AE"/>
    <w:rsid w:val="00715D33"/>
    <w:rsid w:val="00715ED0"/>
    <w:rsid w:val="0071734D"/>
    <w:rsid w:val="007173BD"/>
    <w:rsid w:val="00720881"/>
    <w:rsid w:val="00720952"/>
    <w:rsid w:val="00720CD2"/>
    <w:rsid w:val="00722070"/>
    <w:rsid w:val="00722C79"/>
    <w:rsid w:val="00722DF6"/>
    <w:rsid w:val="00722F85"/>
    <w:rsid w:val="007233CA"/>
    <w:rsid w:val="007234E4"/>
    <w:rsid w:val="00723DB1"/>
    <w:rsid w:val="007254CE"/>
    <w:rsid w:val="0072650C"/>
    <w:rsid w:val="0072686E"/>
    <w:rsid w:val="007276BD"/>
    <w:rsid w:val="00727B3F"/>
    <w:rsid w:val="00730DF6"/>
    <w:rsid w:val="00730F9D"/>
    <w:rsid w:val="00732A91"/>
    <w:rsid w:val="00732C97"/>
    <w:rsid w:val="00732F27"/>
    <w:rsid w:val="00734044"/>
    <w:rsid w:val="00734123"/>
    <w:rsid w:val="00736A45"/>
    <w:rsid w:val="00736E6C"/>
    <w:rsid w:val="00736EF2"/>
    <w:rsid w:val="0073711B"/>
    <w:rsid w:val="00740C86"/>
    <w:rsid w:val="0074247E"/>
    <w:rsid w:val="00742E9D"/>
    <w:rsid w:val="007433AF"/>
    <w:rsid w:val="0074451E"/>
    <w:rsid w:val="00744E6D"/>
    <w:rsid w:val="007454E7"/>
    <w:rsid w:val="0074724D"/>
    <w:rsid w:val="00747B9F"/>
    <w:rsid w:val="00751A7E"/>
    <w:rsid w:val="007526D3"/>
    <w:rsid w:val="00752CD8"/>
    <w:rsid w:val="00753797"/>
    <w:rsid w:val="007538FE"/>
    <w:rsid w:val="00753A2A"/>
    <w:rsid w:val="00754925"/>
    <w:rsid w:val="00754C09"/>
    <w:rsid w:val="007550F2"/>
    <w:rsid w:val="007567B2"/>
    <w:rsid w:val="00756A76"/>
    <w:rsid w:val="007571D7"/>
    <w:rsid w:val="007572CC"/>
    <w:rsid w:val="007601B9"/>
    <w:rsid w:val="00760B51"/>
    <w:rsid w:val="00760D3A"/>
    <w:rsid w:val="00761B38"/>
    <w:rsid w:val="00762321"/>
    <w:rsid w:val="00762463"/>
    <w:rsid w:val="00762A68"/>
    <w:rsid w:val="00764A7C"/>
    <w:rsid w:val="007654DD"/>
    <w:rsid w:val="00765B04"/>
    <w:rsid w:val="0076666C"/>
    <w:rsid w:val="007673B0"/>
    <w:rsid w:val="007677D8"/>
    <w:rsid w:val="00770172"/>
    <w:rsid w:val="007701F6"/>
    <w:rsid w:val="007707B9"/>
    <w:rsid w:val="00770F76"/>
    <w:rsid w:val="007712D2"/>
    <w:rsid w:val="007717A8"/>
    <w:rsid w:val="00772114"/>
    <w:rsid w:val="0077331F"/>
    <w:rsid w:val="00775107"/>
    <w:rsid w:val="007754DD"/>
    <w:rsid w:val="00776653"/>
    <w:rsid w:val="00777F01"/>
    <w:rsid w:val="00780BD0"/>
    <w:rsid w:val="00781697"/>
    <w:rsid w:val="0078197F"/>
    <w:rsid w:val="00782410"/>
    <w:rsid w:val="00782884"/>
    <w:rsid w:val="007831E3"/>
    <w:rsid w:val="00783487"/>
    <w:rsid w:val="00783E82"/>
    <w:rsid w:val="00784F55"/>
    <w:rsid w:val="00785487"/>
    <w:rsid w:val="0078553B"/>
    <w:rsid w:val="00785573"/>
    <w:rsid w:val="00786E27"/>
    <w:rsid w:val="007872BF"/>
    <w:rsid w:val="00790773"/>
    <w:rsid w:val="00790AE0"/>
    <w:rsid w:val="00790E2F"/>
    <w:rsid w:val="007915B5"/>
    <w:rsid w:val="007920C1"/>
    <w:rsid w:val="007935E4"/>
    <w:rsid w:val="00794E9F"/>
    <w:rsid w:val="00795958"/>
    <w:rsid w:val="007A0064"/>
    <w:rsid w:val="007A0A13"/>
    <w:rsid w:val="007A1178"/>
    <w:rsid w:val="007A1B89"/>
    <w:rsid w:val="007A1CC8"/>
    <w:rsid w:val="007A22A5"/>
    <w:rsid w:val="007A2894"/>
    <w:rsid w:val="007A2D96"/>
    <w:rsid w:val="007A322C"/>
    <w:rsid w:val="007A39E1"/>
    <w:rsid w:val="007A3A42"/>
    <w:rsid w:val="007A42C1"/>
    <w:rsid w:val="007A58D9"/>
    <w:rsid w:val="007A736B"/>
    <w:rsid w:val="007B0C0A"/>
    <w:rsid w:val="007B1612"/>
    <w:rsid w:val="007B242C"/>
    <w:rsid w:val="007B315A"/>
    <w:rsid w:val="007B3937"/>
    <w:rsid w:val="007B3B4F"/>
    <w:rsid w:val="007B4633"/>
    <w:rsid w:val="007B4BD9"/>
    <w:rsid w:val="007B5BAD"/>
    <w:rsid w:val="007B6F46"/>
    <w:rsid w:val="007B6F82"/>
    <w:rsid w:val="007B7D59"/>
    <w:rsid w:val="007C0409"/>
    <w:rsid w:val="007C2046"/>
    <w:rsid w:val="007C2138"/>
    <w:rsid w:val="007C22F4"/>
    <w:rsid w:val="007C3033"/>
    <w:rsid w:val="007C32C2"/>
    <w:rsid w:val="007C46AB"/>
    <w:rsid w:val="007C470D"/>
    <w:rsid w:val="007C4800"/>
    <w:rsid w:val="007C5016"/>
    <w:rsid w:val="007C5B38"/>
    <w:rsid w:val="007C64FF"/>
    <w:rsid w:val="007C7910"/>
    <w:rsid w:val="007D0135"/>
    <w:rsid w:val="007D1A62"/>
    <w:rsid w:val="007D1E51"/>
    <w:rsid w:val="007D3B3C"/>
    <w:rsid w:val="007D4373"/>
    <w:rsid w:val="007D5566"/>
    <w:rsid w:val="007D71F5"/>
    <w:rsid w:val="007D754B"/>
    <w:rsid w:val="007D7B31"/>
    <w:rsid w:val="007D7CDD"/>
    <w:rsid w:val="007E0A56"/>
    <w:rsid w:val="007E1080"/>
    <w:rsid w:val="007E1C00"/>
    <w:rsid w:val="007E2A85"/>
    <w:rsid w:val="007E2C8E"/>
    <w:rsid w:val="007E3326"/>
    <w:rsid w:val="007E3752"/>
    <w:rsid w:val="007E4224"/>
    <w:rsid w:val="007E4E53"/>
    <w:rsid w:val="007E5118"/>
    <w:rsid w:val="007E5185"/>
    <w:rsid w:val="007E544B"/>
    <w:rsid w:val="007F04D7"/>
    <w:rsid w:val="007F0B87"/>
    <w:rsid w:val="007F3761"/>
    <w:rsid w:val="007F3E16"/>
    <w:rsid w:val="007F4873"/>
    <w:rsid w:val="007F4ECD"/>
    <w:rsid w:val="007F5167"/>
    <w:rsid w:val="007F5600"/>
    <w:rsid w:val="007F56E9"/>
    <w:rsid w:val="007F6697"/>
    <w:rsid w:val="007F7960"/>
    <w:rsid w:val="007F7E9F"/>
    <w:rsid w:val="00800404"/>
    <w:rsid w:val="0080217F"/>
    <w:rsid w:val="00803725"/>
    <w:rsid w:val="00803B5B"/>
    <w:rsid w:val="00803DEC"/>
    <w:rsid w:val="00803F16"/>
    <w:rsid w:val="0080456B"/>
    <w:rsid w:val="008046C2"/>
    <w:rsid w:val="00804BFD"/>
    <w:rsid w:val="00805E84"/>
    <w:rsid w:val="0080628C"/>
    <w:rsid w:val="0080646C"/>
    <w:rsid w:val="00806869"/>
    <w:rsid w:val="0080743B"/>
    <w:rsid w:val="008107FB"/>
    <w:rsid w:val="00810D41"/>
    <w:rsid w:val="0081153E"/>
    <w:rsid w:val="008122A6"/>
    <w:rsid w:val="00812C08"/>
    <w:rsid w:val="0081375F"/>
    <w:rsid w:val="00813912"/>
    <w:rsid w:val="00813E6F"/>
    <w:rsid w:val="00814328"/>
    <w:rsid w:val="00815332"/>
    <w:rsid w:val="00816560"/>
    <w:rsid w:val="008171EB"/>
    <w:rsid w:val="0081790E"/>
    <w:rsid w:val="00817DB7"/>
    <w:rsid w:val="00820EB4"/>
    <w:rsid w:val="00820FC9"/>
    <w:rsid w:val="00821470"/>
    <w:rsid w:val="00821EE8"/>
    <w:rsid w:val="008222AD"/>
    <w:rsid w:val="00822D72"/>
    <w:rsid w:val="008236A8"/>
    <w:rsid w:val="00823DD3"/>
    <w:rsid w:val="00825283"/>
    <w:rsid w:val="00825730"/>
    <w:rsid w:val="00825C32"/>
    <w:rsid w:val="00826390"/>
    <w:rsid w:val="0082677E"/>
    <w:rsid w:val="00826BD9"/>
    <w:rsid w:val="00826E22"/>
    <w:rsid w:val="00826E2E"/>
    <w:rsid w:val="008318F5"/>
    <w:rsid w:val="00832F73"/>
    <w:rsid w:val="00833820"/>
    <w:rsid w:val="0083437F"/>
    <w:rsid w:val="008345ED"/>
    <w:rsid w:val="00834B06"/>
    <w:rsid w:val="008353DB"/>
    <w:rsid w:val="008365D6"/>
    <w:rsid w:val="00836AFC"/>
    <w:rsid w:val="00837384"/>
    <w:rsid w:val="008375A7"/>
    <w:rsid w:val="00837EE0"/>
    <w:rsid w:val="00840DA7"/>
    <w:rsid w:val="00842205"/>
    <w:rsid w:val="00844499"/>
    <w:rsid w:val="00844712"/>
    <w:rsid w:val="00844955"/>
    <w:rsid w:val="0084536C"/>
    <w:rsid w:val="00846139"/>
    <w:rsid w:val="008465ED"/>
    <w:rsid w:val="008475ED"/>
    <w:rsid w:val="00847B0E"/>
    <w:rsid w:val="00847C92"/>
    <w:rsid w:val="00847D6E"/>
    <w:rsid w:val="00847D84"/>
    <w:rsid w:val="008503AC"/>
    <w:rsid w:val="00850DE8"/>
    <w:rsid w:val="008511DF"/>
    <w:rsid w:val="00853739"/>
    <w:rsid w:val="0085434E"/>
    <w:rsid w:val="00855AD4"/>
    <w:rsid w:val="0085620B"/>
    <w:rsid w:val="00856479"/>
    <w:rsid w:val="00856757"/>
    <w:rsid w:val="008567D2"/>
    <w:rsid w:val="00860098"/>
    <w:rsid w:val="00860638"/>
    <w:rsid w:val="00860D95"/>
    <w:rsid w:val="00860DC2"/>
    <w:rsid w:val="00860F00"/>
    <w:rsid w:val="00861D64"/>
    <w:rsid w:val="008627D7"/>
    <w:rsid w:val="0086329A"/>
    <w:rsid w:val="008632E2"/>
    <w:rsid w:val="00863B17"/>
    <w:rsid w:val="00864876"/>
    <w:rsid w:val="00864D63"/>
    <w:rsid w:val="00865720"/>
    <w:rsid w:val="00866036"/>
    <w:rsid w:val="0086630A"/>
    <w:rsid w:val="0086655E"/>
    <w:rsid w:val="008665F2"/>
    <w:rsid w:val="008679D9"/>
    <w:rsid w:val="00870523"/>
    <w:rsid w:val="00870910"/>
    <w:rsid w:val="00872249"/>
    <w:rsid w:val="0087235B"/>
    <w:rsid w:val="00872F93"/>
    <w:rsid w:val="00873055"/>
    <w:rsid w:val="00874265"/>
    <w:rsid w:val="00875285"/>
    <w:rsid w:val="00875311"/>
    <w:rsid w:val="00875619"/>
    <w:rsid w:val="00875A80"/>
    <w:rsid w:val="00876481"/>
    <w:rsid w:val="00876854"/>
    <w:rsid w:val="00876B65"/>
    <w:rsid w:val="008772CD"/>
    <w:rsid w:val="00877AAF"/>
    <w:rsid w:val="008810E1"/>
    <w:rsid w:val="0088191D"/>
    <w:rsid w:val="00882349"/>
    <w:rsid w:val="00882B92"/>
    <w:rsid w:val="008833DC"/>
    <w:rsid w:val="00883D0C"/>
    <w:rsid w:val="00883E02"/>
    <w:rsid w:val="00883FA5"/>
    <w:rsid w:val="00884E37"/>
    <w:rsid w:val="00885C1E"/>
    <w:rsid w:val="008869CE"/>
    <w:rsid w:val="00886FB1"/>
    <w:rsid w:val="00887228"/>
    <w:rsid w:val="00887B9B"/>
    <w:rsid w:val="00887CD2"/>
    <w:rsid w:val="00887D28"/>
    <w:rsid w:val="00890688"/>
    <w:rsid w:val="00890D2C"/>
    <w:rsid w:val="0089142D"/>
    <w:rsid w:val="00891A24"/>
    <w:rsid w:val="00891E74"/>
    <w:rsid w:val="008927DA"/>
    <w:rsid w:val="008933F6"/>
    <w:rsid w:val="008934E5"/>
    <w:rsid w:val="00895804"/>
    <w:rsid w:val="00896746"/>
    <w:rsid w:val="00896EBE"/>
    <w:rsid w:val="008973E1"/>
    <w:rsid w:val="008A055F"/>
    <w:rsid w:val="008A0BA6"/>
    <w:rsid w:val="008A3244"/>
    <w:rsid w:val="008A37C1"/>
    <w:rsid w:val="008A3DCC"/>
    <w:rsid w:val="008A4305"/>
    <w:rsid w:val="008A4799"/>
    <w:rsid w:val="008A551D"/>
    <w:rsid w:val="008A64E0"/>
    <w:rsid w:val="008A7CD8"/>
    <w:rsid w:val="008B0139"/>
    <w:rsid w:val="008B02A9"/>
    <w:rsid w:val="008B23C9"/>
    <w:rsid w:val="008B2D90"/>
    <w:rsid w:val="008B37BF"/>
    <w:rsid w:val="008B4CBA"/>
    <w:rsid w:val="008B512A"/>
    <w:rsid w:val="008B5C4F"/>
    <w:rsid w:val="008B63B7"/>
    <w:rsid w:val="008B711E"/>
    <w:rsid w:val="008B717C"/>
    <w:rsid w:val="008B742F"/>
    <w:rsid w:val="008B7CC3"/>
    <w:rsid w:val="008C08A1"/>
    <w:rsid w:val="008C0A79"/>
    <w:rsid w:val="008C1CF8"/>
    <w:rsid w:val="008C21CA"/>
    <w:rsid w:val="008C2955"/>
    <w:rsid w:val="008C5191"/>
    <w:rsid w:val="008C5673"/>
    <w:rsid w:val="008C63D3"/>
    <w:rsid w:val="008C65FB"/>
    <w:rsid w:val="008C6C33"/>
    <w:rsid w:val="008C7236"/>
    <w:rsid w:val="008C7917"/>
    <w:rsid w:val="008C7951"/>
    <w:rsid w:val="008C7C22"/>
    <w:rsid w:val="008C7F27"/>
    <w:rsid w:val="008D04C6"/>
    <w:rsid w:val="008D116C"/>
    <w:rsid w:val="008D1381"/>
    <w:rsid w:val="008D1D1D"/>
    <w:rsid w:val="008D286F"/>
    <w:rsid w:val="008D28A7"/>
    <w:rsid w:val="008D49E9"/>
    <w:rsid w:val="008D661A"/>
    <w:rsid w:val="008D6DA7"/>
    <w:rsid w:val="008D7762"/>
    <w:rsid w:val="008D7C49"/>
    <w:rsid w:val="008E004E"/>
    <w:rsid w:val="008E3640"/>
    <w:rsid w:val="008E372C"/>
    <w:rsid w:val="008E4DA3"/>
    <w:rsid w:val="008E535B"/>
    <w:rsid w:val="008E5BF0"/>
    <w:rsid w:val="008E5C77"/>
    <w:rsid w:val="008E6B59"/>
    <w:rsid w:val="008E6ED1"/>
    <w:rsid w:val="008E7FCC"/>
    <w:rsid w:val="008F0D20"/>
    <w:rsid w:val="008F1507"/>
    <w:rsid w:val="008F1546"/>
    <w:rsid w:val="008F173F"/>
    <w:rsid w:val="008F30AE"/>
    <w:rsid w:val="008F3174"/>
    <w:rsid w:val="008F33F7"/>
    <w:rsid w:val="008F3F1A"/>
    <w:rsid w:val="008F4376"/>
    <w:rsid w:val="00900215"/>
    <w:rsid w:val="009013AF"/>
    <w:rsid w:val="0090169C"/>
    <w:rsid w:val="009019A5"/>
    <w:rsid w:val="00901AC9"/>
    <w:rsid w:val="0090210B"/>
    <w:rsid w:val="00903037"/>
    <w:rsid w:val="00904166"/>
    <w:rsid w:val="009044A0"/>
    <w:rsid w:val="00904D6B"/>
    <w:rsid w:val="00905235"/>
    <w:rsid w:val="00905CD1"/>
    <w:rsid w:val="00905CDF"/>
    <w:rsid w:val="00906158"/>
    <w:rsid w:val="00911BF6"/>
    <w:rsid w:val="00913215"/>
    <w:rsid w:val="009135B5"/>
    <w:rsid w:val="0091379D"/>
    <w:rsid w:val="00913F80"/>
    <w:rsid w:val="009152E3"/>
    <w:rsid w:val="0091532F"/>
    <w:rsid w:val="0091616C"/>
    <w:rsid w:val="009168BA"/>
    <w:rsid w:val="00917651"/>
    <w:rsid w:val="00920780"/>
    <w:rsid w:val="00920AE2"/>
    <w:rsid w:val="00921B31"/>
    <w:rsid w:val="00921DC5"/>
    <w:rsid w:val="00921E4A"/>
    <w:rsid w:val="00922CC3"/>
    <w:rsid w:val="00922D16"/>
    <w:rsid w:val="00922EA3"/>
    <w:rsid w:val="009232C7"/>
    <w:rsid w:val="00923C33"/>
    <w:rsid w:val="00923F74"/>
    <w:rsid w:val="009240D2"/>
    <w:rsid w:val="00925601"/>
    <w:rsid w:val="009261C5"/>
    <w:rsid w:val="009267E1"/>
    <w:rsid w:val="0092715E"/>
    <w:rsid w:val="00931F41"/>
    <w:rsid w:val="00935AF0"/>
    <w:rsid w:val="00935CDB"/>
    <w:rsid w:val="0093653C"/>
    <w:rsid w:val="00936703"/>
    <w:rsid w:val="00940212"/>
    <w:rsid w:val="00940953"/>
    <w:rsid w:val="00941965"/>
    <w:rsid w:val="00942C97"/>
    <w:rsid w:val="0094315E"/>
    <w:rsid w:val="009448C0"/>
    <w:rsid w:val="00944953"/>
    <w:rsid w:val="00946330"/>
    <w:rsid w:val="0094673A"/>
    <w:rsid w:val="00947BE2"/>
    <w:rsid w:val="009508E3"/>
    <w:rsid w:val="00951108"/>
    <w:rsid w:val="00954BE1"/>
    <w:rsid w:val="00954D30"/>
    <w:rsid w:val="00954F4E"/>
    <w:rsid w:val="0095551E"/>
    <w:rsid w:val="009557D9"/>
    <w:rsid w:val="0095684E"/>
    <w:rsid w:val="00956B8E"/>
    <w:rsid w:val="0095769F"/>
    <w:rsid w:val="009577B4"/>
    <w:rsid w:val="00957913"/>
    <w:rsid w:val="00960903"/>
    <w:rsid w:val="00961E87"/>
    <w:rsid w:val="00962BD5"/>
    <w:rsid w:val="009633BE"/>
    <w:rsid w:val="00964479"/>
    <w:rsid w:val="00964F71"/>
    <w:rsid w:val="00965158"/>
    <w:rsid w:val="009652B5"/>
    <w:rsid w:val="009652C6"/>
    <w:rsid w:val="009659A6"/>
    <w:rsid w:val="00965EA0"/>
    <w:rsid w:val="0096605E"/>
    <w:rsid w:val="009662AF"/>
    <w:rsid w:val="009662F5"/>
    <w:rsid w:val="00967117"/>
    <w:rsid w:val="00967225"/>
    <w:rsid w:val="00967909"/>
    <w:rsid w:val="009705DB"/>
    <w:rsid w:val="00971ABF"/>
    <w:rsid w:val="009734C8"/>
    <w:rsid w:val="00973B25"/>
    <w:rsid w:val="009742F5"/>
    <w:rsid w:val="0097470E"/>
    <w:rsid w:val="009749D8"/>
    <w:rsid w:val="00974B60"/>
    <w:rsid w:val="009751C5"/>
    <w:rsid w:val="009752F4"/>
    <w:rsid w:val="009755A0"/>
    <w:rsid w:val="00975B35"/>
    <w:rsid w:val="00976A00"/>
    <w:rsid w:val="00977A35"/>
    <w:rsid w:val="00980875"/>
    <w:rsid w:val="00982A68"/>
    <w:rsid w:val="009856EC"/>
    <w:rsid w:val="00985769"/>
    <w:rsid w:val="009875DC"/>
    <w:rsid w:val="0098772D"/>
    <w:rsid w:val="00990A9B"/>
    <w:rsid w:val="009911C6"/>
    <w:rsid w:val="00991672"/>
    <w:rsid w:val="00992AAC"/>
    <w:rsid w:val="00993DF1"/>
    <w:rsid w:val="00994AA6"/>
    <w:rsid w:val="00994C18"/>
    <w:rsid w:val="0099526F"/>
    <w:rsid w:val="00995581"/>
    <w:rsid w:val="00995822"/>
    <w:rsid w:val="00995F27"/>
    <w:rsid w:val="0099659E"/>
    <w:rsid w:val="0099691B"/>
    <w:rsid w:val="00997310"/>
    <w:rsid w:val="009A2773"/>
    <w:rsid w:val="009A45E7"/>
    <w:rsid w:val="009A4C64"/>
    <w:rsid w:val="009A655D"/>
    <w:rsid w:val="009A681D"/>
    <w:rsid w:val="009A74AF"/>
    <w:rsid w:val="009A7B42"/>
    <w:rsid w:val="009A7B7D"/>
    <w:rsid w:val="009B03D7"/>
    <w:rsid w:val="009B0C4A"/>
    <w:rsid w:val="009B149E"/>
    <w:rsid w:val="009B15D8"/>
    <w:rsid w:val="009B2A0E"/>
    <w:rsid w:val="009B2E82"/>
    <w:rsid w:val="009B4AE3"/>
    <w:rsid w:val="009B5391"/>
    <w:rsid w:val="009B6BCF"/>
    <w:rsid w:val="009B7517"/>
    <w:rsid w:val="009B778C"/>
    <w:rsid w:val="009B79ED"/>
    <w:rsid w:val="009B7A05"/>
    <w:rsid w:val="009B7B5A"/>
    <w:rsid w:val="009B7CF5"/>
    <w:rsid w:val="009C0C04"/>
    <w:rsid w:val="009C1A0E"/>
    <w:rsid w:val="009C3270"/>
    <w:rsid w:val="009C3629"/>
    <w:rsid w:val="009C3A20"/>
    <w:rsid w:val="009C3B71"/>
    <w:rsid w:val="009C4B16"/>
    <w:rsid w:val="009C5C88"/>
    <w:rsid w:val="009C5CBF"/>
    <w:rsid w:val="009C5DEA"/>
    <w:rsid w:val="009C5E85"/>
    <w:rsid w:val="009C6979"/>
    <w:rsid w:val="009C6AAE"/>
    <w:rsid w:val="009C773E"/>
    <w:rsid w:val="009C7AAB"/>
    <w:rsid w:val="009D083B"/>
    <w:rsid w:val="009D088E"/>
    <w:rsid w:val="009D268C"/>
    <w:rsid w:val="009D2871"/>
    <w:rsid w:val="009D2998"/>
    <w:rsid w:val="009D2A70"/>
    <w:rsid w:val="009D2B2A"/>
    <w:rsid w:val="009D31EC"/>
    <w:rsid w:val="009D3237"/>
    <w:rsid w:val="009D3954"/>
    <w:rsid w:val="009D434C"/>
    <w:rsid w:val="009D58AB"/>
    <w:rsid w:val="009D61FE"/>
    <w:rsid w:val="009D7C67"/>
    <w:rsid w:val="009E135E"/>
    <w:rsid w:val="009E151B"/>
    <w:rsid w:val="009E1994"/>
    <w:rsid w:val="009E1A88"/>
    <w:rsid w:val="009E38C7"/>
    <w:rsid w:val="009E4377"/>
    <w:rsid w:val="009E5623"/>
    <w:rsid w:val="009E628F"/>
    <w:rsid w:val="009E6C47"/>
    <w:rsid w:val="009E7E88"/>
    <w:rsid w:val="009F13EE"/>
    <w:rsid w:val="009F159F"/>
    <w:rsid w:val="009F4079"/>
    <w:rsid w:val="009F6245"/>
    <w:rsid w:val="009F631F"/>
    <w:rsid w:val="009F7CCE"/>
    <w:rsid w:val="00A000DC"/>
    <w:rsid w:val="00A00317"/>
    <w:rsid w:val="00A00686"/>
    <w:rsid w:val="00A00A9E"/>
    <w:rsid w:val="00A00EDB"/>
    <w:rsid w:val="00A015B1"/>
    <w:rsid w:val="00A02CB6"/>
    <w:rsid w:val="00A038F2"/>
    <w:rsid w:val="00A065D6"/>
    <w:rsid w:val="00A0696E"/>
    <w:rsid w:val="00A0707C"/>
    <w:rsid w:val="00A0785C"/>
    <w:rsid w:val="00A07C33"/>
    <w:rsid w:val="00A10C02"/>
    <w:rsid w:val="00A12733"/>
    <w:rsid w:val="00A12BA4"/>
    <w:rsid w:val="00A13104"/>
    <w:rsid w:val="00A136C6"/>
    <w:rsid w:val="00A14200"/>
    <w:rsid w:val="00A14F47"/>
    <w:rsid w:val="00A16AA2"/>
    <w:rsid w:val="00A17004"/>
    <w:rsid w:val="00A17025"/>
    <w:rsid w:val="00A17E3D"/>
    <w:rsid w:val="00A200E5"/>
    <w:rsid w:val="00A20EB9"/>
    <w:rsid w:val="00A223B2"/>
    <w:rsid w:val="00A22434"/>
    <w:rsid w:val="00A22850"/>
    <w:rsid w:val="00A23787"/>
    <w:rsid w:val="00A239AB"/>
    <w:rsid w:val="00A24379"/>
    <w:rsid w:val="00A25DE3"/>
    <w:rsid w:val="00A26280"/>
    <w:rsid w:val="00A2656A"/>
    <w:rsid w:val="00A2662C"/>
    <w:rsid w:val="00A26680"/>
    <w:rsid w:val="00A268D9"/>
    <w:rsid w:val="00A26920"/>
    <w:rsid w:val="00A278A0"/>
    <w:rsid w:val="00A31370"/>
    <w:rsid w:val="00A31383"/>
    <w:rsid w:val="00A33CF2"/>
    <w:rsid w:val="00A34130"/>
    <w:rsid w:val="00A354C5"/>
    <w:rsid w:val="00A35F16"/>
    <w:rsid w:val="00A36128"/>
    <w:rsid w:val="00A36511"/>
    <w:rsid w:val="00A36D8F"/>
    <w:rsid w:val="00A3735F"/>
    <w:rsid w:val="00A375BC"/>
    <w:rsid w:val="00A37B61"/>
    <w:rsid w:val="00A4274A"/>
    <w:rsid w:val="00A438EC"/>
    <w:rsid w:val="00A43C3E"/>
    <w:rsid w:val="00A4402A"/>
    <w:rsid w:val="00A44BCC"/>
    <w:rsid w:val="00A4542E"/>
    <w:rsid w:val="00A46690"/>
    <w:rsid w:val="00A46FE9"/>
    <w:rsid w:val="00A5001C"/>
    <w:rsid w:val="00A501AA"/>
    <w:rsid w:val="00A50671"/>
    <w:rsid w:val="00A50CB9"/>
    <w:rsid w:val="00A518A7"/>
    <w:rsid w:val="00A51C07"/>
    <w:rsid w:val="00A521B3"/>
    <w:rsid w:val="00A527D9"/>
    <w:rsid w:val="00A52973"/>
    <w:rsid w:val="00A52CF2"/>
    <w:rsid w:val="00A53084"/>
    <w:rsid w:val="00A5342C"/>
    <w:rsid w:val="00A53E34"/>
    <w:rsid w:val="00A544E9"/>
    <w:rsid w:val="00A54588"/>
    <w:rsid w:val="00A55747"/>
    <w:rsid w:val="00A5630B"/>
    <w:rsid w:val="00A56B33"/>
    <w:rsid w:val="00A61ACA"/>
    <w:rsid w:val="00A6214F"/>
    <w:rsid w:val="00A62CE6"/>
    <w:rsid w:val="00A63598"/>
    <w:rsid w:val="00A646E9"/>
    <w:rsid w:val="00A6488C"/>
    <w:rsid w:val="00A657C1"/>
    <w:rsid w:val="00A662A5"/>
    <w:rsid w:val="00A66CA6"/>
    <w:rsid w:val="00A66FE1"/>
    <w:rsid w:val="00A70F01"/>
    <w:rsid w:val="00A711F7"/>
    <w:rsid w:val="00A715C8"/>
    <w:rsid w:val="00A7372F"/>
    <w:rsid w:val="00A73F75"/>
    <w:rsid w:val="00A7418B"/>
    <w:rsid w:val="00A749FA"/>
    <w:rsid w:val="00A75EE8"/>
    <w:rsid w:val="00A777A0"/>
    <w:rsid w:val="00A817D1"/>
    <w:rsid w:val="00A82207"/>
    <w:rsid w:val="00A826AC"/>
    <w:rsid w:val="00A83014"/>
    <w:rsid w:val="00A8602C"/>
    <w:rsid w:val="00A86E7B"/>
    <w:rsid w:val="00A87051"/>
    <w:rsid w:val="00A87B7A"/>
    <w:rsid w:val="00A90068"/>
    <w:rsid w:val="00A9066F"/>
    <w:rsid w:val="00A906AC"/>
    <w:rsid w:val="00A92422"/>
    <w:rsid w:val="00A928D3"/>
    <w:rsid w:val="00A93FBB"/>
    <w:rsid w:val="00A94947"/>
    <w:rsid w:val="00A94BE6"/>
    <w:rsid w:val="00A95602"/>
    <w:rsid w:val="00A95F9F"/>
    <w:rsid w:val="00A965FE"/>
    <w:rsid w:val="00AA10AE"/>
    <w:rsid w:val="00AA1704"/>
    <w:rsid w:val="00AA267E"/>
    <w:rsid w:val="00AA29CB"/>
    <w:rsid w:val="00AA3EC4"/>
    <w:rsid w:val="00AA515E"/>
    <w:rsid w:val="00AA5C75"/>
    <w:rsid w:val="00AA6B6C"/>
    <w:rsid w:val="00AA756B"/>
    <w:rsid w:val="00AA771B"/>
    <w:rsid w:val="00AB02CB"/>
    <w:rsid w:val="00AB04F2"/>
    <w:rsid w:val="00AB1E8F"/>
    <w:rsid w:val="00AB28FA"/>
    <w:rsid w:val="00AB28FE"/>
    <w:rsid w:val="00AB396B"/>
    <w:rsid w:val="00AB4127"/>
    <w:rsid w:val="00AB46F8"/>
    <w:rsid w:val="00AB4AE7"/>
    <w:rsid w:val="00AB4C90"/>
    <w:rsid w:val="00AB4F3B"/>
    <w:rsid w:val="00AB568F"/>
    <w:rsid w:val="00AB5875"/>
    <w:rsid w:val="00AB5B86"/>
    <w:rsid w:val="00AB613C"/>
    <w:rsid w:val="00AB6288"/>
    <w:rsid w:val="00AB62AE"/>
    <w:rsid w:val="00AB6555"/>
    <w:rsid w:val="00AB6778"/>
    <w:rsid w:val="00AB7436"/>
    <w:rsid w:val="00AC0565"/>
    <w:rsid w:val="00AC09F9"/>
    <w:rsid w:val="00AC0FFF"/>
    <w:rsid w:val="00AC11AD"/>
    <w:rsid w:val="00AC1BA2"/>
    <w:rsid w:val="00AC28BE"/>
    <w:rsid w:val="00AC2B79"/>
    <w:rsid w:val="00AC2D89"/>
    <w:rsid w:val="00AC34B6"/>
    <w:rsid w:val="00AC45A7"/>
    <w:rsid w:val="00AC48EB"/>
    <w:rsid w:val="00AC4D7D"/>
    <w:rsid w:val="00AC4F60"/>
    <w:rsid w:val="00AC5065"/>
    <w:rsid w:val="00AC61F3"/>
    <w:rsid w:val="00AD0102"/>
    <w:rsid w:val="00AD11B0"/>
    <w:rsid w:val="00AD196B"/>
    <w:rsid w:val="00AD1BEF"/>
    <w:rsid w:val="00AD3100"/>
    <w:rsid w:val="00AD33D3"/>
    <w:rsid w:val="00AD3D68"/>
    <w:rsid w:val="00AD41DB"/>
    <w:rsid w:val="00AD4602"/>
    <w:rsid w:val="00AD5637"/>
    <w:rsid w:val="00AD59CB"/>
    <w:rsid w:val="00AD5C94"/>
    <w:rsid w:val="00AD646E"/>
    <w:rsid w:val="00AD7257"/>
    <w:rsid w:val="00AD743A"/>
    <w:rsid w:val="00AD7572"/>
    <w:rsid w:val="00AD7619"/>
    <w:rsid w:val="00AD7EE4"/>
    <w:rsid w:val="00AE03D8"/>
    <w:rsid w:val="00AE107F"/>
    <w:rsid w:val="00AE1379"/>
    <w:rsid w:val="00AE1521"/>
    <w:rsid w:val="00AE153D"/>
    <w:rsid w:val="00AE200A"/>
    <w:rsid w:val="00AE2495"/>
    <w:rsid w:val="00AE2914"/>
    <w:rsid w:val="00AE327B"/>
    <w:rsid w:val="00AE3283"/>
    <w:rsid w:val="00AE4E76"/>
    <w:rsid w:val="00AE7404"/>
    <w:rsid w:val="00AE7C33"/>
    <w:rsid w:val="00AE7ECB"/>
    <w:rsid w:val="00AF125A"/>
    <w:rsid w:val="00AF16DD"/>
    <w:rsid w:val="00AF1E89"/>
    <w:rsid w:val="00AF1F89"/>
    <w:rsid w:val="00AF2F53"/>
    <w:rsid w:val="00AF3DB2"/>
    <w:rsid w:val="00AF422F"/>
    <w:rsid w:val="00AF496C"/>
    <w:rsid w:val="00AF52F9"/>
    <w:rsid w:val="00AF64D3"/>
    <w:rsid w:val="00AF6820"/>
    <w:rsid w:val="00AF6AC7"/>
    <w:rsid w:val="00AF727A"/>
    <w:rsid w:val="00AF731E"/>
    <w:rsid w:val="00AF7771"/>
    <w:rsid w:val="00B00A87"/>
    <w:rsid w:val="00B00B5B"/>
    <w:rsid w:val="00B011CF"/>
    <w:rsid w:val="00B01508"/>
    <w:rsid w:val="00B02052"/>
    <w:rsid w:val="00B02169"/>
    <w:rsid w:val="00B02BAE"/>
    <w:rsid w:val="00B02E71"/>
    <w:rsid w:val="00B02FAD"/>
    <w:rsid w:val="00B0343D"/>
    <w:rsid w:val="00B03873"/>
    <w:rsid w:val="00B03D68"/>
    <w:rsid w:val="00B03F04"/>
    <w:rsid w:val="00B04EDF"/>
    <w:rsid w:val="00B0532C"/>
    <w:rsid w:val="00B05B43"/>
    <w:rsid w:val="00B0602C"/>
    <w:rsid w:val="00B06033"/>
    <w:rsid w:val="00B068EF"/>
    <w:rsid w:val="00B06A97"/>
    <w:rsid w:val="00B07D2D"/>
    <w:rsid w:val="00B102E0"/>
    <w:rsid w:val="00B10C4E"/>
    <w:rsid w:val="00B123C9"/>
    <w:rsid w:val="00B123D1"/>
    <w:rsid w:val="00B13010"/>
    <w:rsid w:val="00B13216"/>
    <w:rsid w:val="00B14601"/>
    <w:rsid w:val="00B15A0D"/>
    <w:rsid w:val="00B17CFC"/>
    <w:rsid w:val="00B17F84"/>
    <w:rsid w:val="00B2060C"/>
    <w:rsid w:val="00B20CA4"/>
    <w:rsid w:val="00B20EAB"/>
    <w:rsid w:val="00B213C6"/>
    <w:rsid w:val="00B21C68"/>
    <w:rsid w:val="00B21CBE"/>
    <w:rsid w:val="00B22290"/>
    <w:rsid w:val="00B2252F"/>
    <w:rsid w:val="00B229AF"/>
    <w:rsid w:val="00B23631"/>
    <w:rsid w:val="00B2421D"/>
    <w:rsid w:val="00B25511"/>
    <w:rsid w:val="00B2654A"/>
    <w:rsid w:val="00B26C35"/>
    <w:rsid w:val="00B27371"/>
    <w:rsid w:val="00B27DE9"/>
    <w:rsid w:val="00B30743"/>
    <w:rsid w:val="00B30A78"/>
    <w:rsid w:val="00B30A92"/>
    <w:rsid w:val="00B317BC"/>
    <w:rsid w:val="00B34825"/>
    <w:rsid w:val="00B34CA0"/>
    <w:rsid w:val="00B35BE7"/>
    <w:rsid w:val="00B361E9"/>
    <w:rsid w:val="00B37E89"/>
    <w:rsid w:val="00B4060B"/>
    <w:rsid w:val="00B41840"/>
    <w:rsid w:val="00B41D34"/>
    <w:rsid w:val="00B434A2"/>
    <w:rsid w:val="00B43CF1"/>
    <w:rsid w:val="00B43F90"/>
    <w:rsid w:val="00B45254"/>
    <w:rsid w:val="00B4615A"/>
    <w:rsid w:val="00B461A0"/>
    <w:rsid w:val="00B46958"/>
    <w:rsid w:val="00B47117"/>
    <w:rsid w:val="00B4728F"/>
    <w:rsid w:val="00B4780D"/>
    <w:rsid w:val="00B47966"/>
    <w:rsid w:val="00B47D53"/>
    <w:rsid w:val="00B47DB9"/>
    <w:rsid w:val="00B50D45"/>
    <w:rsid w:val="00B52172"/>
    <w:rsid w:val="00B522F8"/>
    <w:rsid w:val="00B526D2"/>
    <w:rsid w:val="00B52DDD"/>
    <w:rsid w:val="00B53907"/>
    <w:rsid w:val="00B54617"/>
    <w:rsid w:val="00B56009"/>
    <w:rsid w:val="00B561FF"/>
    <w:rsid w:val="00B56AE7"/>
    <w:rsid w:val="00B57961"/>
    <w:rsid w:val="00B60484"/>
    <w:rsid w:val="00B607F9"/>
    <w:rsid w:val="00B60EFA"/>
    <w:rsid w:val="00B61349"/>
    <w:rsid w:val="00B61996"/>
    <w:rsid w:val="00B638FA"/>
    <w:rsid w:val="00B64B22"/>
    <w:rsid w:val="00B657A2"/>
    <w:rsid w:val="00B66179"/>
    <w:rsid w:val="00B663FA"/>
    <w:rsid w:val="00B667E9"/>
    <w:rsid w:val="00B66F6D"/>
    <w:rsid w:val="00B671DE"/>
    <w:rsid w:val="00B67388"/>
    <w:rsid w:val="00B70215"/>
    <w:rsid w:val="00B71E1F"/>
    <w:rsid w:val="00B728EA"/>
    <w:rsid w:val="00B731FF"/>
    <w:rsid w:val="00B73B54"/>
    <w:rsid w:val="00B73E6F"/>
    <w:rsid w:val="00B749D1"/>
    <w:rsid w:val="00B75F3C"/>
    <w:rsid w:val="00B77222"/>
    <w:rsid w:val="00B77A6F"/>
    <w:rsid w:val="00B77F80"/>
    <w:rsid w:val="00B803B5"/>
    <w:rsid w:val="00B80D6B"/>
    <w:rsid w:val="00B80DDA"/>
    <w:rsid w:val="00B810FB"/>
    <w:rsid w:val="00B81E85"/>
    <w:rsid w:val="00B83429"/>
    <w:rsid w:val="00B8412E"/>
    <w:rsid w:val="00B84BBC"/>
    <w:rsid w:val="00B84CC1"/>
    <w:rsid w:val="00B8569A"/>
    <w:rsid w:val="00B858FC"/>
    <w:rsid w:val="00B90816"/>
    <w:rsid w:val="00B912D5"/>
    <w:rsid w:val="00B95176"/>
    <w:rsid w:val="00B954AF"/>
    <w:rsid w:val="00B958E0"/>
    <w:rsid w:val="00B975A9"/>
    <w:rsid w:val="00BA1C39"/>
    <w:rsid w:val="00BA28D6"/>
    <w:rsid w:val="00BA3303"/>
    <w:rsid w:val="00BA38D5"/>
    <w:rsid w:val="00BA5E38"/>
    <w:rsid w:val="00BA6FD0"/>
    <w:rsid w:val="00BA7D00"/>
    <w:rsid w:val="00BB005A"/>
    <w:rsid w:val="00BB0829"/>
    <w:rsid w:val="00BB29AA"/>
    <w:rsid w:val="00BB45A8"/>
    <w:rsid w:val="00BB4970"/>
    <w:rsid w:val="00BB583F"/>
    <w:rsid w:val="00BB5D90"/>
    <w:rsid w:val="00BB6075"/>
    <w:rsid w:val="00BB663F"/>
    <w:rsid w:val="00BB6E87"/>
    <w:rsid w:val="00BB6F98"/>
    <w:rsid w:val="00BB787B"/>
    <w:rsid w:val="00BB7ADE"/>
    <w:rsid w:val="00BC2255"/>
    <w:rsid w:val="00BC2C67"/>
    <w:rsid w:val="00BC2D4C"/>
    <w:rsid w:val="00BC3A29"/>
    <w:rsid w:val="00BC43D3"/>
    <w:rsid w:val="00BC43D7"/>
    <w:rsid w:val="00BC4711"/>
    <w:rsid w:val="00BC4AC5"/>
    <w:rsid w:val="00BC5411"/>
    <w:rsid w:val="00BC771A"/>
    <w:rsid w:val="00BD0253"/>
    <w:rsid w:val="00BD0590"/>
    <w:rsid w:val="00BD067F"/>
    <w:rsid w:val="00BD1634"/>
    <w:rsid w:val="00BD3762"/>
    <w:rsid w:val="00BD4ED7"/>
    <w:rsid w:val="00BD55FB"/>
    <w:rsid w:val="00BD5681"/>
    <w:rsid w:val="00BD6189"/>
    <w:rsid w:val="00BD6230"/>
    <w:rsid w:val="00BD6686"/>
    <w:rsid w:val="00BD6906"/>
    <w:rsid w:val="00BD710C"/>
    <w:rsid w:val="00BD76F9"/>
    <w:rsid w:val="00BE02E4"/>
    <w:rsid w:val="00BE07AC"/>
    <w:rsid w:val="00BE15D1"/>
    <w:rsid w:val="00BE3228"/>
    <w:rsid w:val="00BE34BF"/>
    <w:rsid w:val="00BE35A8"/>
    <w:rsid w:val="00BE3A3A"/>
    <w:rsid w:val="00BE3A4C"/>
    <w:rsid w:val="00BE40D9"/>
    <w:rsid w:val="00BE453B"/>
    <w:rsid w:val="00BE5DE3"/>
    <w:rsid w:val="00BE5EB1"/>
    <w:rsid w:val="00BE6C09"/>
    <w:rsid w:val="00BE79CD"/>
    <w:rsid w:val="00BE7C47"/>
    <w:rsid w:val="00BF07DD"/>
    <w:rsid w:val="00BF107E"/>
    <w:rsid w:val="00BF1D12"/>
    <w:rsid w:val="00BF297B"/>
    <w:rsid w:val="00BF4ACF"/>
    <w:rsid w:val="00BF6AFB"/>
    <w:rsid w:val="00BF6EF0"/>
    <w:rsid w:val="00BF7181"/>
    <w:rsid w:val="00BF761D"/>
    <w:rsid w:val="00BF7EB3"/>
    <w:rsid w:val="00C00E03"/>
    <w:rsid w:val="00C018B8"/>
    <w:rsid w:val="00C018E6"/>
    <w:rsid w:val="00C02465"/>
    <w:rsid w:val="00C030FA"/>
    <w:rsid w:val="00C05F39"/>
    <w:rsid w:val="00C0670D"/>
    <w:rsid w:val="00C06935"/>
    <w:rsid w:val="00C0756A"/>
    <w:rsid w:val="00C076C7"/>
    <w:rsid w:val="00C078DF"/>
    <w:rsid w:val="00C079D5"/>
    <w:rsid w:val="00C100FB"/>
    <w:rsid w:val="00C103A7"/>
    <w:rsid w:val="00C109DA"/>
    <w:rsid w:val="00C112F9"/>
    <w:rsid w:val="00C115F8"/>
    <w:rsid w:val="00C11A1F"/>
    <w:rsid w:val="00C130E1"/>
    <w:rsid w:val="00C134AB"/>
    <w:rsid w:val="00C137E1"/>
    <w:rsid w:val="00C13BA2"/>
    <w:rsid w:val="00C14A5D"/>
    <w:rsid w:val="00C15B46"/>
    <w:rsid w:val="00C15C7F"/>
    <w:rsid w:val="00C15D39"/>
    <w:rsid w:val="00C1682F"/>
    <w:rsid w:val="00C17131"/>
    <w:rsid w:val="00C17FAA"/>
    <w:rsid w:val="00C21134"/>
    <w:rsid w:val="00C21856"/>
    <w:rsid w:val="00C22AC5"/>
    <w:rsid w:val="00C23EC3"/>
    <w:rsid w:val="00C24338"/>
    <w:rsid w:val="00C245C3"/>
    <w:rsid w:val="00C24DEA"/>
    <w:rsid w:val="00C250F2"/>
    <w:rsid w:val="00C2543D"/>
    <w:rsid w:val="00C25A45"/>
    <w:rsid w:val="00C25B5A"/>
    <w:rsid w:val="00C26B96"/>
    <w:rsid w:val="00C27936"/>
    <w:rsid w:val="00C30365"/>
    <w:rsid w:val="00C309A0"/>
    <w:rsid w:val="00C30FC8"/>
    <w:rsid w:val="00C31465"/>
    <w:rsid w:val="00C321E9"/>
    <w:rsid w:val="00C32830"/>
    <w:rsid w:val="00C32D3C"/>
    <w:rsid w:val="00C33948"/>
    <w:rsid w:val="00C3410F"/>
    <w:rsid w:val="00C349A3"/>
    <w:rsid w:val="00C34BEC"/>
    <w:rsid w:val="00C34D40"/>
    <w:rsid w:val="00C362A9"/>
    <w:rsid w:val="00C36A54"/>
    <w:rsid w:val="00C36ACC"/>
    <w:rsid w:val="00C370F1"/>
    <w:rsid w:val="00C3746E"/>
    <w:rsid w:val="00C40122"/>
    <w:rsid w:val="00C4044C"/>
    <w:rsid w:val="00C408BC"/>
    <w:rsid w:val="00C412BA"/>
    <w:rsid w:val="00C41733"/>
    <w:rsid w:val="00C41E15"/>
    <w:rsid w:val="00C425F2"/>
    <w:rsid w:val="00C42ED0"/>
    <w:rsid w:val="00C42FFC"/>
    <w:rsid w:val="00C43B7F"/>
    <w:rsid w:val="00C440B2"/>
    <w:rsid w:val="00C44A65"/>
    <w:rsid w:val="00C44D4B"/>
    <w:rsid w:val="00C457A3"/>
    <w:rsid w:val="00C45EE0"/>
    <w:rsid w:val="00C45FED"/>
    <w:rsid w:val="00C46192"/>
    <w:rsid w:val="00C461AF"/>
    <w:rsid w:val="00C467F0"/>
    <w:rsid w:val="00C46890"/>
    <w:rsid w:val="00C46F21"/>
    <w:rsid w:val="00C477B7"/>
    <w:rsid w:val="00C51D0F"/>
    <w:rsid w:val="00C522F0"/>
    <w:rsid w:val="00C525AA"/>
    <w:rsid w:val="00C529CA"/>
    <w:rsid w:val="00C52D4F"/>
    <w:rsid w:val="00C536D1"/>
    <w:rsid w:val="00C542A7"/>
    <w:rsid w:val="00C54944"/>
    <w:rsid w:val="00C55062"/>
    <w:rsid w:val="00C55AB1"/>
    <w:rsid w:val="00C568ED"/>
    <w:rsid w:val="00C56D5D"/>
    <w:rsid w:val="00C56E6A"/>
    <w:rsid w:val="00C572FD"/>
    <w:rsid w:val="00C57A51"/>
    <w:rsid w:val="00C57F44"/>
    <w:rsid w:val="00C60306"/>
    <w:rsid w:val="00C606CB"/>
    <w:rsid w:val="00C6159A"/>
    <w:rsid w:val="00C61AE6"/>
    <w:rsid w:val="00C62839"/>
    <w:rsid w:val="00C6325C"/>
    <w:rsid w:val="00C6350A"/>
    <w:rsid w:val="00C64B90"/>
    <w:rsid w:val="00C65984"/>
    <w:rsid w:val="00C65A8F"/>
    <w:rsid w:val="00C6653D"/>
    <w:rsid w:val="00C665FB"/>
    <w:rsid w:val="00C66B7D"/>
    <w:rsid w:val="00C66EA8"/>
    <w:rsid w:val="00C67FDF"/>
    <w:rsid w:val="00C72630"/>
    <w:rsid w:val="00C727CA"/>
    <w:rsid w:val="00C743D9"/>
    <w:rsid w:val="00C745C0"/>
    <w:rsid w:val="00C74C0C"/>
    <w:rsid w:val="00C750FB"/>
    <w:rsid w:val="00C75ECB"/>
    <w:rsid w:val="00C75F3B"/>
    <w:rsid w:val="00C77084"/>
    <w:rsid w:val="00C772C7"/>
    <w:rsid w:val="00C806CF"/>
    <w:rsid w:val="00C80850"/>
    <w:rsid w:val="00C80DA7"/>
    <w:rsid w:val="00C81093"/>
    <w:rsid w:val="00C81FCD"/>
    <w:rsid w:val="00C83168"/>
    <w:rsid w:val="00C83465"/>
    <w:rsid w:val="00C83963"/>
    <w:rsid w:val="00C84453"/>
    <w:rsid w:val="00C845D8"/>
    <w:rsid w:val="00C847E1"/>
    <w:rsid w:val="00C84C7C"/>
    <w:rsid w:val="00C86E06"/>
    <w:rsid w:val="00C879E8"/>
    <w:rsid w:val="00C87A46"/>
    <w:rsid w:val="00C90A7A"/>
    <w:rsid w:val="00C913B0"/>
    <w:rsid w:val="00C91C73"/>
    <w:rsid w:val="00C962B6"/>
    <w:rsid w:val="00C9721C"/>
    <w:rsid w:val="00C97672"/>
    <w:rsid w:val="00CA0556"/>
    <w:rsid w:val="00CA0CBF"/>
    <w:rsid w:val="00CA107E"/>
    <w:rsid w:val="00CA198A"/>
    <w:rsid w:val="00CA38E3"/>
    <w:rsid w:val="00CA42BF"/>
    <w:rsid w:val="00CA4F5B"/>
    <w:rsid w:val="00CA591E"/>
    <w:rsid w:val="00CA7EA4"/>
    <w:rsid w:val="00CB075F"/>
    <w:rsid w:val="00CB0794"/>
    <w:rsid w:val="00CB0E14"/>
    <w:rsid w:val="00CB2D16"/>
    <w:rsid w:val="00CB383E"/>
    <w:rsid w:val="00CB484B"/>
    <w:rsid w:val="00CB4C6F"/>
    <w:rsid w:val="00CB4D0D"/>
    <w:rsid w:val="00CB509F"/>
    <w:rsid w:val="00CB55D3"/>
    <w:rsid w:val="00CB6EC8"/>
    <w:rsid w:val="00CB720E"/>
    <w:rsid w:val="00CB75C6"/>
    <w:rsid w:val="00CB76C1"/>
    <w:rsid w:val="00CB7B87"/>
    <w:rsid w:val="00CC096D"/>
    <w:rsid w:val="00CC0D58"/>
    <w:rsid w:val="00CC12E8"/>
    <w:rsid w:val="00CC135F"/>
    <w:rsid w:val="00CC25DF"/>
    <w:rsid w:val="00CC2CDE"/>
    <w:rsid w:val="00CC2FBF"/>
    <w:rsid w:val="00CC344C"/>
    <w:rsid w:val="00CC372A"/>
    <w:rsid w:val="00CC48F2"/>
    <w:rsid w:val="00CC5943"/>
    <w:rsid w:val="00CC6FA0"/>
    <w:rsid w:val="00CC7DEB"/>
    <w:rsid w:val="00CD05C2"/>
    <w:rsid w:val="00CD0664"/>
    <w:rsid w:val="00CD0701"/>
    <w:rsid w:val="00CD0B3E"/>
    <w:rsid w:val="00CD1C8C"/>
    <w:rsid w:val="00CD1E17"/>
    <w:rsid w:val="00CD2078"/>
    <w:rsid w:val="00CD2CD3"/>
    <w:rsid w:val="00CD3192"/>
    <w:rsid w:val="00CD33B6"/>
    <w:rsid w:val="00CD3567"/>
    <w:rsid w:val="00CD360F"/>
    <w:rsid w:val="00CD400E"/>
    <w:rsid w:val="00CD4156"/>
    <w:rsid w:val="00CD41F2"/>
    <w:rsid w:val="00CD4400"/>
    <w:rsid w:val="00CD462C"/>
    <w:rsid w:val="00CD46A9"/>
    <w:rsid w:val="00CD499C"/>
    <w:rsid w:val="00CD4CC8"/>
    <w:rsid w:val="00CD5358"/>
    <w:rsid w:val="00CD5B54"/>
    <w:rsid w:val="00CD68ED"/>
    <w:rsid w:val="00CD6F86"/>
    <w:rsid w:val="00CE02F0"/>
    <w:rsid w:val="00CE0327"/>
    <w:rsid w:val="00CE034E"/>
    <w:rsid w:val="00CE0A7F"/>
    <w:rsid w:val="00CE149E"/>
    <w:rsid w:val="00CE1C59"/>
    <w:rsid w:val="00CE3001"/>
    <w:rsid w:val="00CE487E"/>
    <w:rsid w:val="00CE5492"/>
    <w:rsid w:val="00CE5DEE"/>
    <w:rsid w:val="00CE6194"/>
    <w:rsid w:val="00CE6628"/>
    <w:rsid w:val="00CE6705"/>
    <w:rsid w:val="00CE78D5"/>
    <w:rsid w:val="00CF0546"/>
    <w:rsid w:val="00CF140F"/>
    <w:rsid w:val="00CF2855"/>
    <w:rsid w:val="00CF2B4F"/>
    <w:rsid w:val="00CF37C7"/>
    <w:rsid w:val="00CF49CD"/>
    <w:rsid w:val="00CF677F"/>
    <w:rsid w:val="00CF7F98"/>
    <w:rsid w:val="00D00A0F"/>
    <w:rsid w:val="00D00BDC"/>
    <w:rsid w:val="00D01800"/>
    <w:rsid w:val="00D020BF"/>
    <w:rsid w:val="00D02DE1"/>
    <w:rsid w:val="00D03469"/>
    <w:rsid w:val="00D03752"/>
    <w:rsid w:val="00D03892"/>
    <w:rsid w:val="00D04155"/>
    <w:rsid w:val="00D0463B"/>
    <w:rsid w:val="00D049C9"/>
    <w:rsid w:val="00D050F6"/>
    <w:rsid w:val="00D05321"/>
    <w:rsid w:val="00D057F7"/>
    <w:rsid w:val="00D05F66"/>
    <w:rsid w:val="00D071D1"/>
    <w:rsid w:val="00D0739A"/>
    <w:rsid w:val="00D073E7"/>
    <w:rsid w:val="00D07A92"/>
    <w:rsid w:val="00D10F36"/>
    <w:rsid w:val="00D115A3"/>
    <w:rsid w:val="00D122B4"/>
    <w:rsid w:val="00D12C24"/>
    <w:rsid w:val="00D14C8A"/>
    <w:rsid w:val="00D158EC"/>
    <w:rsid w:val="00D1656B"/>
    <w:rsid w:val="00D1689D"/>
    <w:rsid w:val="00D20014"/>
    <w:rsid w:val="00D20071"/>
    <w:rsid w:val="00D21120"/>
    <w:rsid w:val="00D218E5"/>
    <w:rsid w:val="00D231E0"/>
    <w:rsid w:val="00D23F34"/>
    <w:rsid w:val="00D23FD8"/>
    <w:rsid w:val="00D241F8"/>
    <w:rsid w:val="00D24F2F"/>
    <w:rsid w:val="00D24F73"/>
    <w:rsid w:val="00D24FBE"/>
    <w:rsid w:val="00D25416"/>
    <w:rsid w:val="00D25D33"/>
    <w:rsid w:val="00D25E6A"/>
    <w:rsid w:val="00D2604C"/>
    <w:rsid w:val="00D274BC"/>
    <w:rsid w:val="00D2775B"/>
    <w:rsid w:val="00D27BCF"/>
    <w:rsid w:val="00D27C2D"/>
    <w:rsid w:val="00D27F30"/>
    <w:rsid w:val="00D30FF6"/>
    <w:rsid w:val="00D3179F"/>
    <w:rsid w:val="00D32A54"/>
    <w:rsid w:val="00D32F19"/>
    <w:rsid w:val="00D3322A"/>
    <w:rsid w:val="00D340BD"/>
    <w:rsid w:val="00D343A5"/>
    <w:rsid w:val="00D34969"/>
    <w:rsid w:val="00D34A1E"/>
    <w:rsid w:val="00D34E55"/>
    <w:rsid w:val="00D34FB2"/>
    <w:rsid w:val="00D35F63"/>
    <w:rsid w:val="00D361DD"/>
    <w:rsid w:val="00D3632A"/>
    <w:rsid w:val="00D36588"/>
    <w:rsid w:val="00D36A52"/>
    <w:rsid w:val="00D36B28"/>
    <w:rsid w:val="00D371C2"/>
    <w:rsid w:val="00D372CC"/>
    <w:rsid w:val="00D37471"/>
    <w:rsid w:val="00D37EE5"/>
    <w:rsid w:val="00D40EF4"/>
    <w:rsid w:val="00D4133A"/>
    <w:rsid w:val="00D41D3D"/>
    <w:rsid w:val="00D42452"/>
    <w:rsid w:val="00D4342C"/>
    <w:rsid w:val="00D43F47"/>
    <w:rsid w:val="00D447B1"/>
    <w:rsid w:val="00D47624"/>
    <w:rsid w:val="00D5010D"/>
    <w:rsid w:val="00D5034E"/>
    <w:rsid w:val="00D5092B"/>
    <w:rsid w:val="00D509CB"/>
    <w:rsid w:val="00D52B7E"/>
    <w:rsid w:val="00D53907"/>
    <w:rsid w:val="00D5468C"/>
    <w:rsid w:val="00D54AAC"/>
    <w:rsid w:val="00D55B95"/>
    <w:rsid w:val="00D55C96"/>
    <w:rsid w:val="00D568AC"/>
    <w:rsid w:val="00D57E67"/>
    <w:rsid w:val="00D60431"/>
    <w:rsid w:val="00D60473"/>
    <w:rsid w:val="00D60B85"/>
    <w:rsid w:val="00D60F60"/>
    <w:rsid w:val="00D62B23"/>
    <w:rsid w:val="00D62DDB"/>
    <w:rsid w:val="00D63213"/>
    <w:rsid w:val="00D63648"/>
    <w:rsid w:val="00D639D2"/>
    <w:rsid w:val="00D64086"/>
    <w:rsid w:val="00D640C1"/>
    <w:rsid w:val="00D6427E"/>
    <w:rsid w:val="00D646E3"/>
    <w:rsid w:val="00D64E57"/>
    <w:rsid w:val="00D65BBD"/>
    <w:rsid w:val="00D65E8E"/>
    <w:rsid w:val="00D660C0"/>
    <w:rsid w:val="00D668EE"/>
    <w:rsid w:val="00D67E65"/>
    <w:rsid w:val="00D71982"/>
    <w:rsid w:val="00D7210B"/>
    <w:rsid w:val="00D72B36"/>
    <w:rsid w:val="00D73C62"/>
    <w:rsid w:val="00D74E21"/>
    <w:rsid w:val="00D74E34"/>
    <w:rsid w:val="00D75453"/>
    <w:rsid w:val="00D75EDE"/>
    <w:rsid w:val="00D76F4F"/>
    <w:rsid w:val="00D77E3F"/>
    <w:rsid w:val="00D8018D"/>
    <w:rsid w:val="00D8081D"/>
    <w:rsid w:val="00D80DA4"/>
    <w:rsid w:val="00D8142B"/>
    <w:rsid w:val="00D83607"/>
    <w:rsid w:val="00D8363C"/>
    <w:rsid w:val="00D83941"/>
    <w:rsid w:val="00D843CF"/>
    <w:rsid w:val="00D846EB"/>
    <w:rsid w:val="00D847D3"/>
    <w:rsid w:val="00D84A56"/>
    <w:rsid w:val="00D85506"/>
    <w:rsid w:val="00D85679"/>
    <w:rsid w:val="00D861DD"/>
    <w:rsid w:val="00D868DD"/>
    <w:rsid w:val="00D91313"/>
    <w:rsid w:val="00D9140F"/>
    <w:rsid w:val="00D91960"/>
    <w:rsid w:val="00D9363A"/>
    <w:rsid w:val="00D93AE7"/>
    <w:rsid w:val="00D93BE5"/>
    <w:rsid w:val="00D94FB3"/>
    <w:rsid w:val="00D950E3"/>
    <w:rsid w:val="00D95F04"/>
    <w:rsid w:val="00D967E2"/>
    <w:rsid w:val="00D97F9D"/>
    <w:rsid w:val="00DA010C"/>
    <w:rsid w:val="00DA13CE"/>
    <w:rsid w:val="00DA1AE5"/>
    <w:rsid w:val="00DA1B27"/>
    <w:rsid w:val="00DA338F"/>
    <w:rsid w:val="00DA3480"/>
    <w:rsid w:val="00DA36FB"/>
    <w:rsid w:val="00DA51AB"/>
    <w:rsid w:val="00DA5205"/>
    <w:rsid w:val="00DA67D3"/>
    <w:rsid w:val="00DA7268"/>
    <w:rsid w:val="00DA75C4"/>
    <w:rsid w:val="00DA7B08"/>
    <w:rsid w:val="00DB0524"/>
    <w:rsid w:val="00DB066B"/>
    <w:rsid w:val="00DB0E3F"/>
    <w:rsid w:val="00DB1407"/>
    <w:rsid w:val="00DB1A51"/>
    <w:rsid w:val="00DB235C"/>
    <w:rsid w:val="00DB40BC"/>
    <w:rsid w:val="00DB4676"/>
    <w:rsid w:val="00DB4D40"/>
    <w:rsid w:val="00DB4DE2"/>
    <w:rsid w:val="00DB552C"/>
    <w:rsid w:val="00DB5A54"/>
    <w:rsid w:val="00DB63E2"/>
    <w:rsid w:val="00DB6F7C"/>
    <w:rsid w:val="00DB7545"/>
    <w:rsid w:val="00DB78D1"/>
    <w:rsid w:val="00DC0009"/>
    <w:rsid w:val="00DC14B4"/>
    <w:rsid w:val="00DC37CD"/>
    <w:rsid w:val="00DC4966"/>
    <w:rsid w:val="00DC4BA0"/>
    <w:rsid w:val="00DC4C21"/>
    <w:rsid w:val="00DC4C8F"/>
    <w:rsid w:val="00DC5155"/>
    <w:rsid w:val="00DC5186"/>
    <w:rsid w:val="00DC5367"/>
    <w:rsid w:val="00DC5C7E"/>
    <w:rsid w:val="00DC6674"/>
    <w:rsid w:val="00DD02E7"/>
    <w:rsid w:val="00DD0F50"/>
    <w:rsid w:val="00DD1196"/>
    <w:rsid w:val="00DD11CB"/>
    <w:rsid w:val="00DD18F9"/>
    <w:rsid w:val="00DD196E"/>
    <w:rsid w:val="00DD1AA8"/>
    <w:rsid w:val="00DD1FB8"/>
    <w:rsid w:val="00DD29E8"/>
    <w:rsid w:val="00DD4090"/>
    <w:rsid w:val="00DD48A2"/>
    <w:rsid w:val="00DD630E"/>
    <w:rsid w:val="00DD66D4"/>
    <w:rsid w:val="00DE0A1C"/>
    <w:rsid w:val="00DE0ED1"/>
    <w:rsid w:val="00DE1849"/>
    <w:rsid w:val="00DE19D6"/>
    <w:rsid w:val="00DE21B2"/>
    <w:rsid w:val="00DE24D6"/>
    <w:rsid w:val="00DE35F9"/>
    <w:rsid w:val="00DE54C6"/>
    <w:rsid w:val="00DE5BBE"/>
    <w:rsid w:val="00DE5E64"/>
    <w:rsid w:val="00DE681A"/>
    <w:rsid w:val="00DF093A"/>
    <w:rsid w:val="00DF200C"/>
    <w:rsid w:val="00DF2474"/>
    <w:rsid w:val="00DF2ABE"/>
    <w:rsid w:val="00DF2EEE"/>
    <w:rsid w:val="00DF2FD4"/>
    <w:rsid w:val="00DF4111"/>
    <w:rsid w:val="00DF4F5D"/>
    <w:rsid w:val="00DF6DB7"/>
    <w:rsid w:val="00DF7977"/>
    <w:rsid w:val="00E01488"/>
    <w:rsid w:val="00E0160A"/>
    <w:rsid w:val="00E02936"/>
    <w:rsid w:val="00E037AE"/>
    <w:rsid w:val="00E03CB1"/>
    <w:rsid w:val="00E04EC9"/>
    <w:rsid w:val="00E04F88"/>
    <w:rsid w:val="00E0525D"/>
    <w:rsid w:val="00E05AD0"/>
    <w:rsid w:val="00E0725A"/>
    <w:rsid w:val="00E07A64"/>
    <w:rsid w:val="00E07E6A"/>
    <w:rsid w:val="00E104F9"/>
    <w:rsid w:val="00E1071E"/>
    <w:rsid w:val="00E12A04"/>
    <w:rsid w:val="00E13AF8"/>
    <w:rsid w:val="00E14959"/>
    <w:rsid w:val="00E15174"/>
    <w:rsid w:val="00E153D2"/>
    <w:rsid w:val="00E15921"/>
    <w:rsid w:val="00E15B83"/>
    <w:rsid w:val="00E2112F"/>
    <w:rsid w:val="00E2160C"/>
    <w:rsid w:val="00E22119"/>
    <w:rsid w:val="00E22529"/>
    <w:rsid w:val="00E235D7"/>
    <w:rsid w:val="00E24241"/>
    <w:rsid w:val="00E243D6"/>
    <w:rsid w:val="00E25944"/>
    <w:rsid w:val="00E25BC6"/>
    <w:rsid w:val="00E271B9"/>
    <w:rsid w:val="00E276BB"/>
    <w:rsid w:val="00E27BA7"/>
    <w:rsid w:val="00E30A88"/>
    <w:rsid w:val="00E30DE2"/>
    <w:rsid w:val="00E3222B"/>
    <w:rsid w:val="00E329BA"/>
    <w:rsid w:val="00E33171"/>
    <w:rsid w:val="00E3324C"/>
    <w:rsid w:val="00E34AC5"/>
    <w:rsid w:val="00E34DBD"/>
    <w:rsid w:val="00E36555"/>
    <w:rsid w:val="00E3706A"/>
    <w:rsid w:val="00E37F9D"/>
    <w:rsid w:val="00E40C7F"/>
    <w:rsid w:val="00E40ED9"/>
    <w:rsid w:val="00E418C4"/>
    <w:rsid w:val="00E41C87"/>
    <w:rsid w:val="00E41F52"/>
    <w:rsid w:val="00E4242E"/>
    <w:rsid w:val="00E42772"/>
    <w:rsid w:val="00E4298A"/>
    <w:rsid w:val="00E43465"/>
    <w:rsid w:val="00E4524F"/>
    <w:rsid w:val="00E46659"/>
    <w:rsid w:val="00E46A9D"/>
    <w:rsid w:val="00E46B94"/>
    <w:rsid w:val="00E46F75"/>
    <w:rsid w:val="00E4768E"/>
    <w:rsid w:val="00E47801"/>
    <w:rsid w:val="00E47890"/>
    <w:rsid w:val="00E501C5"/>
    <w:rsid w:val="00E503A6"/>
    <w:rsid w:val="00E50E23"/>
    <w:rsid w:val="00E51E0C"/>
    <w:rsid w:val="00E52F2A"/>
    <w:rsid w:val="00E52FC5"/>
    <w:rsid w:val="00E53E84"/>
    <w:rsid w:val="00E55485"/>
    <w:rsid w:val="00E56766"/>
    <w:rsid w:val="00E56873"/>
    <w:rsid w:val="00E5707B"/>
    <w:rsid w:val="00E602F4"/>
    <w:rsid w:val="00E606DE"/>
    <w:rsid w:val="00E61C77"/>
    <w:rsid w:val="00E6209D"/>
    <w:rsid w:val="00E63BFF"/>
    <w:rsid w:val="00E63CE8"/>
    <w:rsid w:val="00E63F59"/>
    <w:rsid w:val="00E65468"/>
    <w:rsid w:val="00E65CC8"/>
    <w:rsid w:val="00E65DCF"/>
    <w:rsid w:val="00E661E5"/>
    <w:rsid w:val="00E67877"/>
    <w:rsid w:val="00E67AAD"/>
    <w:rsid w:val="00E70E39"/>
    <w:rsid w:val="00E718CA"/>
    <w:rsid w:val="00E71976"/>
    <w:rsid w:val="00E7263C"/>
    <w:rsid w:val="00E7319B"/>
    <w:rsid w:val="00E73272"/>
    <w:rsid w:val="00E74429"/>
    <w:rsid w:val="00E744DC"/>
    <w:rsid w:val="00E74B15"/>
    <w:rsid w:val="00E74D53"/>
    <w:rsid w:val="00E758F9"/>
    <w:rsid w:val="00E762F4"/>
    <w:rsid w:val="00E76540"/>
    <w:rsid w:val="00E76C62"/>
    <w:rsid w:val="00E77F65"/>
    <w:rsid w:val="00E80F9A"/>
    <w:rsid w:val="00E828EA"/>
    <w:rsid w:val="00E829A2"/>
    <w:rsid w:val="00E83307"/>
    <w:rsid w:val="00E86A9C"/>
    <w:rsid w:val="00E87A17"/>
    <w:rsid w:val="00E91EA8"/>
    <w:rsid w:val="00E9285F"/>
    <w:rsid w:val="00E92FF7"/>
    <w:rsid w:val="00E9397D"/>
    <w:rsid w:val="00E947F4"/>
    <w:rsid w:val="00E94B4C"/>
    <w:rsid w:val="00E96DE7"/>
    <w:rsid w:val="00E97028"/>
    <w:rsid w:val="00E97DB3"/>
    <w:rsid w:val="00E97E2B"/>
    <w:rsid w:val="00EA020E"/>
    <w:rsid w:val="00EA16E1"/>
    <w:rsid w:val="00EA176D"/>
    <w:rsid w:val="00EA1C38"/>
    <w:rsid w:val="00EA21D9"/>
    <w:rsid w:val="00EA2E83"/>
    <w:rsid w:val="00EA3365"/>
    <w:rsid w:val="00EA462F"/>
    <w:rsid w:val="00EA5FC4"/>
    <w:rsid w:val="00EA6448"/>
    <w:rsid w:val="00EA6982"/>
    <w:rsid w:val="00EA6EDF"/>
    <w:rsid w:val="00EA7A00"/>
    <w:rsid w:val="00EA7B92"/>
    <w:rsid w:val="00EB0265"/>
    <w:rsid w:val="00EB1178"/>
    <w:rsid w:val="00EB1A85"/>
    <w:rsid w:val="00EB33EB"/>
    <w:rsid w:val="00EB3875"/>
    <w:rsid w:val="00EB3AD1"/>
    <w:rsid w:val="00EB3EA1"/>
    <w:rsid w:val="00EB4355"/>
    <w:rsid w:val="00EB5346"/>
    <w:rsid w:val="00EB5DA5"/>
    <w:rsid w:val="00EB718D"/>
    <w:rsid w:val="00EB790E"/>
    <w:rsid w:val="00EC16DB"/>
    <w:rsid w:val="00EC1C23"/>
    <w:rsid w:val="00EC2889"/>
    <w:rsid w:val="00EC2D4B"/>
    <w:rsid w:val="00EC4813"/>
    <w:rsid w:val="00EC48DB"/>
    <w:rsid w:val="00EC5045"/>
    <w:rsid w:val="00EC61CA"/>
    <w:rsid w:val="00EC6454"/>
    <w:rsid w:val="00EC6498"/>
    <w:rsid w:val="00EC669B"/>
    <w:rsid w:val="00EC7BA1"/>
    <w:rsid w:val="00EC7EAB"/>
    <w:rsid w:val="00ED0C3E"/>
    <w:rsid w:val="00ED158E"/>
    <w:rsid w:val="00ED1A3A"/>
    <w:rsid w:val="00ED37B8"/>
    <w:rsid w:val="00ED3A73"/>
    <w:rsid w:val="00ED6015"/>
    <w:rsid w:val="00ED76C0"/>
    <w:rsid w:val="00EE0A6B"/>
    <w:rsid w:val="00EE2348"/>
    <w:rsid w:val="00EE25CC"/>
    <w:rsid w:val="00EE36D8"/>
    <w:rsid w:val="00EE3B63"/>
    <w:rsid w:val="00EE3E14"/>
    <w:rsid w:val="00EE4F19"/>
    <w:rsid w:val="00EE578A"/>
    <w:rsid w:val="00EE5A13"/>
    <w:rsid w:val="00EE638D"/>
    <w:rsid w:val="00EE6A8B"/>
    <w:rsid w:val="00EE765A"/>
    <w:rsid w:val="00EF034F"/>
    <w:rsid w:val="00EF0D90"/>
    <w:rsid w:val="00EF18E4"/>
    <w:rsid w:val="00EF2298"/>
    <w:rsid w:val="00EF2F64"/>
    <w:rsid w:val="00EF33B3"/>
    <w:rsid w:val="00EF4FE8"/>
    <w:rsid w:val="00EF59C6"/>
    <w:rsid w:val="00EF6779"/>
    <w:rsid w:val="00EF75A1"/>
    <w:rsid w:val="00EF790B"/>
    <w:rsid w:val="00EF7A21"/>
    <w:rsid w:val="00F00277"/>
    <w:rsid w:val="00F00DAF"/>
    <w:rsid w:val="00F01A1C"/>
    <w:rsid w:val="00F02C9B"/>
    <w:rsid w:val="00F03001"/>
    <w:rsid w:val="00F040D0"/>
    <w:rsid w:val="00F06E75"/>
    <w:rsid w:val="00F07321"/>
    <w:rsid w:val="00F117D0"/>
    <w:rsid w:val="00F118B4"/>
    <w:rsid w:val="00F11F72"/>
    <w:rsid w:val="00F14351"/>
    <w:rsid w:val="00F14A14"/>
    <w:rsid w:val="00F16E8A"/>
    <w:rsid w:val="00F202FF"/>
    <w:rsid w:val="00F20C60"/>
    <w:rsid w:val="00F22BE3"/>
    <w:rsid w:val="00F23A0F"/>
    <w:rsid w:val="00F23A56"/>
    <w:rsid w:val="00F24660"/>
    <w:rsid w:val="00F25844"/>
    <w:rsid w:val="00F268F3"/>
    <w:rsid w:val="00F2715F"/>
    <w:rsid w:val="00F31CA8"/>
    <w:rsid w:val="00F32432"/>
    <w:rsid w:val="00F335F1"/>
    <w:rsid w:val="00F336D8"/>
    <w:rsid w:val="00F34241"/>
    <w:rsid w:val="00F34674"/>
    <w:rsid w:val="00F34F51"/>
    <w:rsid w:val="00F3514C"/>
    <w:rsid w:val="00F352D1"/>
    <w:rsid w:val="00F359AE"/>
    <w:rsid w:val="00F3746C"/>
    <w:rsid w:val="00F37907"/>
    <w:rsid w:val="00F403DE"/>
    <w:rsid w:val="00F41908"/>
    <w:rsid w:val="00F42054"/>
    <w:rsid w:val="00F422DC"/>
    <w:rsid w:val="00F42FFC"/>
    <w:rsid w:val="00F4345F"/>
    <w:rsid w:val="00F46B1C"/>
    <w:rsid w:val="00F50196"/>
    <w:rsid w:val="00F5078E"/>
    <w:rsid w:val="00F516F7"/>
    <w:rsid w:val="00F5173D"/>
    <w:rsid w:val="00F51EA0"/>
    <w:rsid w:val="00F53051"/>
    <w:rsid w:val="00F54A66"/>
    <w:rsid w:val="00F54C9B"/>
    <w:rsid w:val="00F55A40"/>
    <w:rsid w:val="00F55DD8"/>
    <w:rsid w:val="00F5647F"/>
    <w:rsid w:val="00F56535"/>
    <w:rsid w:val="00F56707"/>
    <w:rsid w:val="00F574E1"/>
    <w:rsid w:val="00F62075"/>
    <w:rsid w:val="00F6378D"/>
    <w:rsid w:val="00F64596"/>
    <w:rsid w:val="00F64C9D"/>
    <w:rsid w:val="00F6514B"/>
    <w:rsid w:val="00F6558A"/>
    <w:rsid w:val="00F65E38"/>
    <w:rsid w:val="00F66724"/>
    <w:rsid w:val="00F673C4"/>
    <w:rsid w:val="00F67779"/>
    <w:rsid w:val="00F67C8E"/>
    <w:rsid w:val="00F67F6B"/>
    <w:rsid w:val="00F7062B"/>
    <w:rsid w:val="00F70698"/>
    <w:rsid w:val="00F724FC"/>
    <w:rsid w:val="00F729F2"/>
    <w:rsid w:val="00F72FBF"/>
    <w:rsid w:val="00F7411A"/>
    <w:rsid w:val="00F74512"/>
    <w:rsid w:val="00F75972"/>
    <w:rsid w:val="00F759AA"/>
    <w:rsid w:val="00F76D13"/>
    <w:rsid w:val="00F76D44"/>
    <w:rsid w:val="00F7756F"/>
    <w:rsid w:val="00F779B3"/>
    <w:rsid w:val="00F77DB7"/>
    <w:rsid w:val="00F80227"/>
    <w:rsid w:val="00F80964"/>
    <w:rsid w:val="00F80B5C"/>
    <w:rsid w:val="00F80B73"/>
    <w:rsid w:val="00F80F9A"/>
    <w:rsid w:val="00F81782"/>
    <w:rsid w:val="00F82122"/>
    <w:rsid w:val="00F838FF"/>
    <w:rsid w:val="00F84EFC"/>
    <w:rsid w:val="00F84F95"/>
    <w:rsid w:val="00F86B87"/>
    <w:rsid w:val="00F87B20"/>
    <w:rsid w:val="00F90724"/>
    <w:rsid w:val="00F90E74"/>
    <w:rsid w:val="00F90E8A"/>
    <w:rsid w:val="00F91216"/>
    <w:rsid w:val="00F9135B"/>
    <w:rsid w:val="00F943AF"/>
    <w:rsid w:val="00F969A1"/>
    <w:rsid w:val="00F96B3C"/>
    <w:rsid w:val="00F9788B"/>
    <w:rsid w:val="00F97909"/>
    <w:rsid w:val="00FA0326"/>
    <w:rsid w:val="00FA17B9"/>
    <w:rsid w:val="00FA1EA2"/>
    <w:rsid w:val="00FA2AE9"/>
    <w:rsid w:val="00FA3E66"/>
    <w:rsid w:val="00FA3EAD"/>
    <w:rsid w:val="00FA5917"/>
    <w:rsid w:val="00FA689E"/>
    <w:rsid w:val="00FA7795"/>
    <w:rsid w:val="00FA7CE1"/>
    <w:rsid w:val="00FB07C7"/>
    <w:rsid w:val="00FB0C5B"/>
    <w:rsid w:val="00FB1E94"/>
    <w:rsid w:val="00FB264A"/>
    <w:rsid w:val="00FB299A"/>
    <w:rsid w:val="00FB3026"/>
    <w:rsid w:val="00FB3132"/>
    <w:rsid w:val="00FB47A8"/>
    <w:rsid w:val="00FB54B0"/>
    <w:rsid w:val="00FB59A9"/>
    <w:rsid w:val="00FB5A7E"/>
    <w:rsid w:val="00FB616B"/>
    <w:rsid w:val="00FB660D"/>
    <w:rsid w:val="00FB7493"/>
    <w:rsid w:val="00FC0EF9"/>
    <w:rsid w:val="00FC177E"/>
    <w:rsid w:val="00FC17AA"/>
    <w:rsid w:val="00FC1D09"/>
    <w:rsid w:val="00FC26EE"/>
    <w:rsid w:val="00FC2960"/>
    <w:rsid w:val="00FC306D"/>
    <w:rsid w:val="00FC453A"/>
    <w:rsid w:val="00FC4E4B"/>
    <w:rsid w:val="00FC54B3"/>
    <w:rsid w:val="00FC553F"/>
    <w:rsid w:val="00FC5696"/>
    <w:rsid w:val="00FC5B4B"/>
    <w:rsid w:val="00FC675F"/>
    <w:rsid w:val="00FD056E"/>
    <w:rsid w:val="00FD06AF"/>
    <w:rsid w:val="00FD0974"/>
    <w:rsid w:val="00FD0A80"/>
    <w:rsid w:val="00FD1753"/>
    <w:rsid w:val="00FD2D54"/>
    <w:rsid w:val="00FD4557"/>
    <w:rsid w:val="00FD4F1C"/>
    <w:rsid w:val="00FD4FA7"/>
    <w:rsid w:val="00FD5969"/>
    <w:rsid w:val="00FD596A"/>
    <w:rsid w:val="00FD5E34"/>
    <w:rsid w:val="00FD61D8"/>
    <w:rsid w:val="00FD63CB"/>
    <w:rsid w:val="00FD6437"/>
    <w:rsid w:val="00FD76CA"/>
    <w:rsid w:val="00FD7BEE"/>
    <w:rsid w:val="00FE15BD"/>
    <w:rsid w:val="00FE183E"/>
    <w:rsid w:val="00FE1D27"/>
    <w:rsid w:val="00FE2830"/>
    <w:rsid w:val="00FE289B"/>
    <w:rsid w:val="00FE3281"/>
    <w:rsid w:val="00FE5A41"/>
    <w:rsid w:val="00FE6BD7"/>
    <w:rsid w:val="00FE754C"/>
    <w:rsid w:val="00FE7D79"/>
    <w:rsid w:val="00FE7FE1"/>
    <w:rsid w:val="00FF0407"/>
    <w:rsid w:val="00FF1927"/>
    <w:rsid w:val="00FF1F7B"/>
    <w:rsid w:val="00FF204C"/>
    <w:rsid w:val="00FF31DA"/>
    <w:rsid w:val="00FF3849"/>
    <w:rsid w:val="00FF40E0"/>
    <w:rsid w:val="00FF5584"/>
    <w:rsid w:val="00FF5C9C"/>
    <w:rsid w:val="00FF5E1B"/>
    <w:rsid w:val="00FF63CA"/>
    <w:rsid w:val="4CA76C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430D"/>
  <w15:chartTrackingRefBased/>
  <w15:docId w15:val="{581390DB-7D5A-0246-9AA1-3C58E6819B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7CD2"/>
    <w:rPr>
      <w:lang w:val="fr-CA"/>
    </w:rPr>
  </w:style>
  <w:style w:type="paragraph" w:styleId="Heading1">
    <w:name w:val="heading 1"/>
    <w:basedOn w:val="Normal"/>
    <w:next w:val="Normal"/>
    <w:link w:val="Heading1Char"/>
    <w:uiPriority w:val="9"/>
    <w:qFormat/>
    <w:rsid w:val="00FE75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4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754C"/>
    <w:rPr>
      <w:rFonts w:asciiTheme="majorHAnsi" w:hAnsiTheme="majorHAnsi" w:eastAsiaTheme="majorEastAsia" w:cstheme="majorBidi"/>
      <w:color w:val="0F4761" w:themeColor="accent1" w:themeShade="BF"/>
      <w:sz w:val="40"/>
      <w:szCs w:val="40"/>
      <w:lang w:val="fr-CA"/>
    </w:rPr>
  </w:style>
  <w:style w:type="character" w:styleId="Heading2Char" w:customStyle="1">
    <w:name w:val="Heading 2 Char"/>
    <w:basedOn w:val="DefaultParagraphFont"/>
    <w:link w:val="Heading2"/>
    <w:uiPriority w:val="9"/>
    <w:rsid w:val="00FE754C"/>
    <w:rPr>
      <w:rFonts w:asciiTheme="majorHAnsi" w:hAnsiTheme="majorHAnsi" w:eastAsiaTheme="majorEastAsia" w:cstheme="majorBidi"/>
      <w:color w:val="0F4761" w:themeColor="accent1" w:themeShade="BF"/>
      <w:sz w:val="32"/>
      <w:szCs w:val="32"/>
      <w:lang w:val="fr-CA"/>
    </w:rPr>
  </w:style>
  <w:style w:type="character" w:styleId="Heading3Char" w:customStyle="1">
    <w:name w:val="Heading 3 Char"/>
    <w:basedOn w:val="DefaultParagraphFont"/>
    <w:link w:val="Heading3"/>
    <w:uiPriority w:val="9"/>
    <w:rsid w:val="00FE754C"/>
    <w:rPr>
      <w:rFonts w:eastAsiaTheme="majorEastAsia" w:cstheme="majorBidi"/>
      <w:color w:val="0F4761" w:themeColor="accent1" w:themeShade="BF"/>
      <w:sz w:val="28"/>
      <w:szCs w:val="28"/>
      <w:lang w:val="fr-CA"/>
    </w:rPr>
  </w:style>
  <w:style w:type="character" w:styleId="Heading4Char" w:customStyle="1">
    <w:name w:val="Heading 4 Char"/>
    <w:basedOn w:val="DefaultParagraphFont"/>
    <w:link w:val="Heading4"/>
    <w:uiPriority w:val="9"/>
    <w:semiHidden/>
    <w:rsid w:val="00FE754C"/>
    <w:rPr>
      <w:rFonts w:eastAsiaTheme="majorEastAsia" w:cstheme="majorBidi"/>
      <w:i/>
      <w:iCs/>
      <w:color w:val="0F4761" w:themeColor="accent1" w:themeShade="BF"/>
      <w:lang w:val="fr-CA"/>
    </w:rPr>
  </w:style>
  <w:style w:type="character" w:styleId="Heading5Char" w:customStyle="1">
    <w:name w:val="Heading 5 Char"/>
    <w:basedOn w:val="DefaultParagraphFont"/>
    <w:link w:val="Heading5"/>
    <w:uiPriority w:val="9"/>
    <w:semiHidden/>
    <w:rsid w:val="00FE754C"/>
    <w:rPr>
      <w:rFonts w:eastAsiaTheme="majorEastAsia" w:cstheme="majorBidi"/>
      <w:color w:val="0F4761" w:themeColor="accent1" w:themeShade="BF"/>
      <w:lang w:val="fr-CA"/>
    </w:rPr>
  </w:style>
  <w:style w:type="character" w:styleId="Heading6Char" w:customStyle="1">
    <w:name w:val="Heading 6 Char"/>
    <w:basedOn w:val="DefaultParagraphFont"/>
    <w:link w:val="Heading6"/>
    <w:uiPriority w:val="9"/>
    <w:semiHidden/>
    <w:rsid w:val="00FE754C"/>
    <w:rPr>
      <w:rFonts w:eastAsiaTheme="majorEastAsia" w:cstheme="majorBidi"/>
      <w:i/>
      <w:iCs/>
      <w:color w:val="595959" w:themeColor="text1" w:themeTint="A6"/>
      <w:lang w:val="fr-CA"/>
    </w:rPr>
  </w:style>
  <w:style w:type="character" w:styleId="Heading7Char" w:customStyle="1">
    <w:name w:val="Heading 7 Char"/>
    <w:basedOn w:val="DefaultParagraphFont"/>
    <w:link w:val="Heading7"/>
    <w:uiPriority w:val="9"/>
    <w:semiHidden/>
    <w:rsid w:val="00FE754C"/>
    <w:rPr>
      <w:rFonts w:eastAsiaTheme="majorEastAsia" w:cstheme="majorBidi"/>
      <w:color w:val="595959" w:themeColor="text1" w:themeTint="A6"/>
      <w:lang w:val="fr-CA"/>
    </w:rPr>
  </w:style>
  <w:style w:type="character" w:styleId="Heading8Char" w:customStyle="1">
    <w:name w:val="Heading 8 Char"/>
    <w:basedOn w:val="DefaultParagraphFont"/>
    <w:link w:val="Heading8"/>
    <w:uiPriority w:val="9"/>
    <w:semiHidden/>
    <w:rsid w:val="00FE754C"/>
    <w:rPr>
      <w:rFonts w:eastAsiaTheme="majorEastAsia" w:cstheme="majorBidi"/>
      <w:i/>
      <w:iCs/>
      <w:color w:val="272727" w:themeColor="text1" w:themeTint="D8"/>
      <w:lang w:val="fr-CA"/>
    </w:rPr>
  </w:style>
  <w:style w:type="character" w:styleId="Heading9Char" w:customStyle="1">
    <w:name w:val="Heading 9 Char"/>
    <w:basedOn w:val="DefaultParagraphFont"/>
    <w:link w:val="Heading9"/>
    <w:uiPriority w:val="9"/>
    <w:semiHidden/>
    <w:rsid w:val="00FE754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754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E754C"/>
    <w:rPr>
      <w:rFonts w:asciiTheme="majorHAnsi" w:hAnsiTheme="majorHAnsi" w:eastAsiaTheme="majorEastAsia" w:cstheme="majorBidi"/>
      <w:spacing w:val="-10"/>
      <w:kern w:val="28"/>
      <w:sz w:val="56"/>
      <w:szCs w:val="56"/>
      <w:lang w:val="fr-CA"/>
    </w:rPr>
  </w:style>
  <w:style w:type="paragraph" w:styleId="Subtitle">
    <w:name w:val="Subtitle"/>
    <w:basedOn w:val="Normal"/>
    <w:next w:val="Normal"/>
    <w:link w:val="SubtitleChar"/>
    <w:uiPriority w:val="11"/>
    <w:qFormat/>
    <w:rsid w:val="00FE754C"/>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E754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754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E754C"/>
    <w:rPr>
      <w:i/>
      <w:iCs/>
      <w:color w:val="404040" w:themeColor="text1" w:themeTint="BF"/>
      <w:lang w:val="fr-CA"/>
    </w:rPr>
  </w:style>
  <w:style w:type="paragraph" w:styleId="ListParagraph">
    <w:name w:val="List Paragraph"/>
    <w:basedOn w:val="Normal"/>
    <w:uiPriority w:val="34"/>
    <w:qFormat/>
    <w:rsid w:val="00FE754C"/>
    <w:pPr>
      <w:ind w:left="720"/>
      <w:contextualSpacing/>
    </w:pPr>
  </w:style>
  <w:style w:type="character" w:styleId="IntenseEmphasis">
    <w:name w:val="Intense Emphasis"/>
    <w:basedOn w:val="DefaultParagraphFont"/>
    <w:uiPriority w:val="21"/>
    <w:qFormat/>
    <w:rsid w:val="00FE754C"/>
    <w:rPr>
      <w:i/>
      <w:iCs/>
      <w:color w:val="0F4761" w:themeColor="accent1" w:themeShade="BF"/>
    </w:rPr>
  </w:style>
  <w:style w:type="paragraph" w:styleId="IntenseQuote">
    <w:name w:val="Intense Quote"/>
    <w:basedOn w:val="Normal"/>
    <w:next w:val="Normal"/>
    <w:link w:val="IntenseQuoteChar"/>
    <w:uiPriority w:val="30"/>
    <w:qFormat/>
    <w:rsid w:val="00FE75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754C"/>
    <w:rPr>
      <w:i/>
      <w:iCs/>
      <w:color w:val="0F4761" w:themeColor="accent1" w:themeShade="BF"/>
      <w:lang w:val="fr-CA"/>
    </w:rPr>
  </w:style>
  <w:style w:type="character" w:styleId="IntenseReference">
    <w:name w:val="Intense Reference"/>
    <w:basedOn w:val="DefaultParagraphFont"/>
    <w:uiPriority w:val="32"/>
    <w:qFormat/>
    <w:rsid w:val="00FE754C"/>
    <w:rPr>
      <w:b/>
      <w:bCs/>
      <w:smallCaps/>
      <w:color w:val="0F4761" w:themeColor="accent1" w:themeShade="BF"/>
      <w:spacing w:val="5"/>
    </w:rPr>
  </w:style>
  <w:style w:type="paragraph" w:styleId="Bibliography">
    <w:name w:val="Bibliography"/>
    <w:basedOn w:val="Normal"/>
    <w:next w:val="Normal"/>
    <w:uiPriority w:val="37"/>
    <w:unhideWhenUsed/>
    <w:rsid w:val="002F6ED3"/>
    <w:pPr>
      <w:spacing w:line="480" w:lineRule="auto"/>
      <w:ind w:left="720" w:hanging="720"/>
    </w:pPr>
  </w:style>
  <w:style w:type="character" w:styleId="Hyperlink">
    <w:name w:val="Hyperlink"/>
    <w:basedOn w:val="DefaultParagraphFont"/>
    <w:uiPriority w:val="99"/>
    <w:unhideWhenUsed/>
    <w:rsid w:val="002F6ED3"/>
    <w:rPr>
      <w:color w:val="467886" w:themeColor="hyperlink"/>
      <w:u w:val="single"/>
    </w:rPr>
  </w:style>
  <w:style w:type="paragraph" w:styleId="TOC1">
    <w:name w:val="toc 1"/>
    <w:basedOn w:val="Normal"/>
    <w:next w:val="Normal"/>
    <w:autoRedefine/>
    <w:uiPriority w:val="39"/>
    <w:unhideWhenUsed/>
    <w:rsid w:val="00FD4557"/>
    <w:pPr>
      <w:spacing w:before="360"/>
    </w:pPr>
    <w:rPr>
      <w:rFonts w:asciiTheme="majorHAnsi" w:hAnsiTheme="majorHAnsi"/>
      <w:b/>
      <w:bCs/>
      <w:caps/>
    </w:rPr>
  </w:style>
  <w:style w:type="paragraph" w:styleId="TOC2">
    <w:name w:val="toc 2"/>
    <w:basedOn w:val="Normal"/>
    <w:next w:val="Normal"/>
    <w:autoRedefine/>
    <w:uiPriority w:val="39"/>
    <w:unhideWhenUsed/>
    <w:rsid w:val="00CE5492"/>
    <w:pPr>
      <w:spacing w:before="240"/>
    </w:pPr>
    <w:rPr>
      <w:b/>
      <w:bCs/>
      <w:sz w:val="20"/>
      <w:szCs w:val="20"/>
    </w:rPr>
  </w:style>
  <w:style w:type="paragraph" w:styleId="TOC3">
    <w:name w:val="toc 3"/>
    <w:basedOn w:val="Normal"/>
    <w:next w:val="Normal"/>
    <w:autoRedefine/>
    <w:uiPriority w:val="39"/>
    <w:unhideWhenUsed/>
    <w:rsid w:val="00CE5492"/>
    <w:pPr>
      <w:ind w:left="240"/>
    </w:pPr>
    <w:rPr>
      <w:sz w:val="20"/>
      <w:szCs w:val="20"/>
    </w:rPr>
  </w:style>
  <w:style w:type="paragraph" w:styleId="TOC4">
    <w:name w:val="toc 4"/>
    <w:basedOn w:val="Normal"/>
    <w:next w:val="Normal"/>
    <w:autoRedefine/>
    <w:uiPriority w:val="39"/>
    <w:unhideWhenUsed/>
    <w:rsid w:val="00CE5492"/>
    <w:pPr>
      <w:ind w:left="480"/>
    </w:pPr>
    <w:rPr>
      <w:sz w:val="20"/>
      <w:szCs w:val="20"/>
    </w:rPr>
  </w:style>
  <w:style w:type="paragraph" w:styleId="TOC5">
    <w:name w:val="toc 5"/>
    <w:basedOn w:val="Normal"/>
    <w:next w:val="Normal"/>
    <w:autoRedefine/>
    <w:uiPriority w:val="39"/>
    <w:unhideWhenUsed/>
    <w:rsid w:val="00CE5492"/>
    <w:pPr>
      <w:ind w:left="720"/>
    </w:pPr>
    <w:rPr>
      <w:sz w:val="20"/>
      <w:szCs w:val="20"/>
    </w:rPr>
  </w:style>
  <w:style w:type="paragraph" w:styleId="TOC6">
    <w:name w:val="toc 6"/>
    <w:basedOn w:val="Normal"/>
    <w:next w:val="Normal"/>
    <w:autoRedefine/>
    <w:uiPriority w:val="39"/>
    <w:unhideWhenUsed/>
    <w:rsid w:val="00CE5492"/>
    <w:pPr>
      <w:ind w:left="960"/>
    </w:pPr>
    <w:rPr>
      <w:sz w:val="20"/>
      <w:szCs w:val="20"/>
    </w:rPr>
  </w:style>
  <w:style w:type="paragraph" w:styleId="TOC7">
    <w:name w:val="toc 7"/>
    <w:basedOn w:val="Normal"/>
    <w:next w:val="Normal"/>
    <w:autoRedefine/>
    <w:uiPriority w:val="39"/>
    <w:unhideWhenUsed/>
    <w:rsid w:val="00CE5492"/>
    <w:pPr>
      <w:ind w:left="1200"/>
    </w:pPr>
    <w:rPr>
      <w:sz w:val="20"/>
      <w:szCs w:val="20"/>
    </w:rPr>
  </w:style>
  <w:style w:type="paragraph" w:styleId="TOC8">
    <w:name w:val="toc 8"/>
    <w:basedOn w:val="Normal"/>
    <w:next w:val="Normal"/>
    <w:autoRedefine/>
    <w:uiPriority w:val="39"/>
    <w:unhideWhenUsed/>
    <w:rsid w:val="00CE5492"/>
    <w:pPr>
      <w:ind w:left="1440"/>
    </w:pPr>
    <w:rPr>
      <w:sz w:val="20"/>
      <w:szCs w:val="20"/>
    </w:rPr>
  </w:style>
  <w:style w:type="paragraph" w:styleId="TOC9">
    <w:name w:val="toc 9"/>
    <w:basedOn w:val="Normal"/>
    <w:next w:val="Normal"/>
    <w:autoRedefine/>
    <w:uiPriority w:val="39"/>
    <w:unhideWhenUsed/>
    <w:rsid w:val="00CE5492"/>
    <w:pPr>
      <w:ind w:left="1680"/>
    </w:pPr>
    <w:rPr>
      <w:sz w:val="20"/>
      <w:szCs w:val="20"/>
    </w:rPr>
  </w:style>
  <w:style w:type="paragraph" w:styleId="Header">
    <w:name w:val="header"/>
    <w:basedOn w:val="Normal"/>
    <w:link w:val="HeaderChar"/>
    <w:uiPriority w:val="99"/>
    <w:unhideWhenUsed/>
    <w:rsid w:val="00FD4557"/>
    <w:pPr>
      <w:tabs>
        <w:tab w:val="center" w:pos="4680"/>
        <w:tab w:val="right" w:pos="9360"/>
      </w:tabs>
    </w:pPr>
  </w:style>
  <w:style w:type="character" w:styleId="HeaderChar" w:customStyle="1">
    <w:name w:val="Header Char"/>
    <w:basedOn w:val="DefaultParagraphFont"/>
    <w:link w:val="Header"/>
    <w:uiPriority w:val="99"/>
    <w:rsid w:val="00FD4557"/>
    <w:rPr>
      <w:lang w:val="fr-CA"/>
    </w:rPr>
  </w:style>
  <w:style w:type="paragraph" w:styleId="Footer">
    <w:name w:val="footer"/>
    <w:basedOn w:val="Normal"/>
    <w:link w:val="FooterChar"/>
    <w:uiPriority w:val="99"/>
    <w:unhideWhenUsed/>
    <w:rsid w:val="00FD4557"/>
    <w:pPr>
      <w:tabs>
        <w:tab w:val="center" w:pos="4680"/>
        <w:tab w:val="right" w:pos="9360"/>
      </w:tabs>
    </w:pPr>
  </w:style>
  <w:style w:type="character" w:styleId="FooterChar" w:customStyle="1">
    <w:name w:val="Footer Char"/>
    <w:basedOn w:val="DefaultParagraphFont"/>
    <w:link w:val="Footer"/>
    <w:uiPriority w:val="99"/>
    <w:rsid w:val="00FD4557"/>
    <w:rPr>
      <w:lang w:val="fr-CA"/>
    </w:rPr>
  </w:style>
  <w:style w:type="character" w:styleId="PageNumber">
    <w:name w:val="page number"/>
    <w:basedOn w:val="DefaultParagraphFont"/>
    <w:uiPriority w:val="99"/>
    <w:semiHidden/>
    <w:unhideWhenUsed/>
    <w:rsid w:val="00226AB0"/>
  </w:style>
  <w:style w:type="paragraph" w:styleId="TOCHeading">
    <w:name w:val="TOC Heading"/>
    <w:basedOn w:val="Heading1"/>
    <w:next w:val="Normal"/>
    <w:uiPriority w:val="39"/>
    <w:unhideWhenUsed/>
    <w:qFormat/>
    <w:rsid w:val="005D2F25"/>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3D0C"/>
    <w:rPr>
      <w:color w:val="666666"/>
    </w:rPr>
  </w:style>
  <w:style w:type="character" w:styleId="CommentReference">
    <w:name w:val="annotation reference"/>
    <w:basedOn w:val="DefaultParagraphFont"/>
    <w:uiPriority w:val="99"/>
    <w:semiHidden/>
    <w:unhideWhenUsed/>
    <w:rsid w:val="000369B9"/>
    <w:rPr>
      <w:sz w:val="16"/>
      <w:szCs w:val="16"/>
    </w:rPr>
  </w:style>
  <w:style w:type="paragraph" w:styleId="CommentText">
    <w:name w:val="annotation text"/>
    <w:basedOn w:val="Normal"/>
    <w:link w:val="CommentTextChar"/>
    <w:uiPriority w:val="99"/>
    <w:unhideWhenUsed/>
    <w:rsid w:val="000369B9"/>
    <w:rPr>
      <w:sz w:val="20"/>
      <w:szCs w:val="20"/>
    </w:rPr>
  </w:style>
  <w:style w:type="character" w:styleId="CommentTextChar" w:customStyle="1">
    <w:name w:val="Comment Text Char"/>
    <w:basedOn w:val="DefaultParagraphFont"/>
    <w:link w:val="CommentText"/>
    <w:uiPriority w:val="99"/>
    <w:rsid w:val="000369B9"/>
    <w:rPr>
      <w:sz w:val="20"/>
      <w:szCs w:val="20"/>
      <w:lang w:val="fr-CA"/>
    </w:rPr>
  </w:style>
  <w:style w:type="paragraph" w:styleId="CommentSubject">
    <w:name w:val="annotation subject"/>
    <w:basedOn w:val="CommentText"/>
    <w:next w:val="CommentText"/>
    <w:link w:val="CommentSubjectChar"/>
    <w:uiPriority w:val="99"/>
    <w:semiHidden/>
    <w:unhideWhenUsed/>
    <w:rsid w:val="000369B9"/>
    <w:rPr>
      <w:b/>
      <w:bCs/>
    </w:rPr>
  </w:style>
  <w:style w:type="character" w:styleId="CommentSubjectChar" w:customStyle="1">
    <w:name w:val="Comment Subject Char"/>
    <w:basedOn w:val="CommentTextChar"/>
    <w:link w:val="CommentSubject"/>
    <w:uiPriority w:val="99"/>
    <w:semiHidden/>
    <w:rsid w:val="000369B9"/>
    <w:rPr>
      <w:b/>
      <w:bCs/>
      <w:sz w:val="20"/>
      <w:szCs w:val="20"/>
      <w:lang w:val="fr-CA"/>
    </w:rPr>
  </w:style>
  <w:style w:type="table" w:styleId="TableGrid">
    <w:name w:val="Table Grid"/>
    <w:basedOn w:val="TableNormal"/>
    <w:uiPriority w:val="39"/>
    <w:rsid w:val="00E67AA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1" w:customStyle="1">
    <w:name w:val="p1"/>
    <w:basedOn w:val="Normal"/>
    <w:rsid w:val="00157554"/>
    <w:pPr>
      <w:spacing w:before="100" w:beforeAutospacing="1" w:after="100" w:afterAutospacing="1"/>
    </w:pPr>
    <w:rPr>
      <w:rFonts w:ascii="Times New Roman" w:hAnsi="Times New Roman" w:eastAsia="Times New Roman" w:cs="Times New Roman"/>
      <w:kern w:val="0"/>
      <w:lang w:val="en-CA"/>
      <w14:ligatures w14:val="none"/>
    </w:rPr>
  </w:style>
  <w:style w:type="character" w:styleId="s1" w:customStyle="1">
    <w:name w:val="s1"/>
    <w:basedOn w:val="DefaultParagraphFont"/>
    <w:rsid w:val="00AD646E"/>
  </w:style>
  <w:style w:type="paragraph" w:styleId="p2" w:customStyle="1">
    <w:name w:val="p2"/>
    <w:basedOn w:val="Normal"/>
    <w:rsid w:val="00AD646E"/>
    <w:pPr>
      <w:spacing w:before="100" w:beforeAutospacing="1" w:after="100" w:afterAutospacing="1"/>
    </w:pPr>
    <w:rPr>
      <w:rFonts w:ascii="Times New Roman" w:hAnsi="Times New Roman" w:eastAsia="Times New Roman" w:cs="Times New Roman"/>
      <w:kern w:val="0"/>
      <w:lang w:val="en-CA"/>
      <w14:ligatures w14:val="none"/>
    </w:rPr>
  </w:style>
  <w:style w:type="paragraph" w:styleId="p3" w:customStyle="1">
    <w:name w:val="p3"/>
    <w:basedOn w:val="Normal"/>
    <w:rsid w:val="00AD646E"/>
    <w:pPr>
      <w:spacing w:before="100" w:beforeAutospacing="1" w:after="100" w:afterAutospacing="1"/>
    </w:pPr>
    <w:rPr>
      <w:rFonts w:ascii="Times New Roman" w:hAnsi="Times New Roman" w:eastAsia="Times New Roman" w:cs="Times New Roman"/>
      <w:kern w:val="0"/>
      <w:lang w:val="en-CA"/>
      <w14:ligatures w14:val="none"/>
    </w:rPr>
  </w:style>
  <w:style w:type="character" w:styleId="apple-tab-span" w:customStyle="1">
    <w:name w:val="apple-tab-span"/>
    <w:basedOn w:val="DefaultParagraphFont"/>
    <w:rsid w:val="00AD646E"/>
  </w:style>
  <w:style w:type="paragraph" w:styleId="Revision">
    <w:name w:val="Revision"/>
    <w:hidden/>
    <w:uiPriority w:val="99"/>
    <w:semiHidden/>
    <w:rsid w:val="00165202"/>
    <w:rPr>
      <w:lang w:val="fr-CA"/>
    </w:rPr>
  </w:style>
  <w:style w:type="character" w:styleId="UnresolvedMention">
    <w:name w:val="Unresolved Mention"/>
    <w:basedOn w:val="DefaultParagraphFont"/>
    <w:uiPriority w:val="99"/>
    <w:semiHidden/>
    <w:unhideWhenUsed/>
    <w:rsid w:val="00D95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148">
      <w:bodyDiv w:val="1"/>
      <w:marLeft w:val="0"/>
      <w:marRight w:val="0"/>
      <w:marTop w:val="0"/>
      <w:marBottom w:val="0"/>
      <w:divBdr>
        <w:top w:val="none" w:sz="0" w:space="0" w:color="auto"/>
        <w:left w:val="none" w:sz="0" w:space="0" w:color="auto"/>
        <w:bottom w:val="none" w:sz="0" w:space="0" w:color="auto"/>
        <w:right w:val="none" w:sz="0" w:space="0" w:color="auto"/>
      </w:divBdr>
    </w:div>
    <w:div w:id="111557562">
      <w:bodyDiv w:val="1"/>
      <w:marLeft w:val="0"/>
      <w:marRight w:val="0"/>
      <w:marTop w:val="0"/>
      <w:marBottom w:val="0"/>
      <w:divBdr>
        <w:top w:val="none" w:sz="0" w:space="0" w:color="auto"/>
        <w:left w:val="none" w:sz="0" w:space="0" w:color="auto"/>
        <w:bottom w:val="none" w:sz="0" w:space="0" w:color="auto"/>
        <w:right w:val="none" w:sz="0" w:space="0" w:color="auto"/>
      </w:divBdr>
    </w:div>
    <w:div w:id="206993397">
      <w:bodyDiv w:val="1"/>
      <w:marLeft w:val="0"/>
      <w:marRight w:val="0"/>
      <w:marTop w:val="0"/>
      <w:marBottom w:val="0"/>
      <w:divBdr>
        <w:top w:val="none" w:sz="0" w:space="0" w:color="auto"/>
        <w:left w:val="none" w:sz="0" w:space="0" w:color="auto"/>
        <w:bottom w:val="none" w:sz="0" w:space="0" w:color="auto"/>
        <w:right w:val="none" w:sz="0" w:space="0" w:color="auto"/>
      </w:divBdr>
    </w:div>
    <w:div w:id="300504602">
      <w:bodyDiv w:val="1"/>
      <w:marLeft w:val="0"/>
      <w:marRight w:val="0"/>
      <w:marTop w:val="0"/>
      <w:marBottom w:val="0"/>
      <w:divBdr>
        <w:top w:val="none" w:sz="0" w:space="0" w:color="auto"/>
        <w:left w:val="none" w:sz="0" w:space="0" w:color="auto"/>
        <w:bottom w:val="none" w:sz="0" w:space="0" w:color="auto"/>
        <w:right w:val="none" w:sz="0" w:space="0" w:color="auto"/>
      </w:divBdr>
    </w:div>
    <w:div w:id="444886293">
      <w:bodyDiv w:val="1"/>
      <w:marLeft w:val="0"/>
      <w:marRight w:val="0"/>
      <w:marTop w:val="0"/>
      <w:marBottom w:val="0"/>
      <w:divBdr>
        <w:top w:val="none" w:sz="0" w:space="0" w:color="auto"/>
        <w:left w:val="none" w:sz="0" w:space="0" w:color="auto"/>
        <w:bottom w:val="none" w:sz="0" w:space="0" w:color="auto"/>
        <w:right w:val="none" w:sz="0" w:space="0" w:color="auto"/>
      </w:divBdr>
    </w:div>
    <w:div w:id="829715938">
      <w:bodyDiv w:val="1"/>
      <w:marLeft w:val="0"/>
      <w:marRight w:val="0"/>
      <w:marTop w:val="0"/>
      <w:marBottom w:val="0"/>
      <w:divBdr>
        <w:top w:val="none" w:sz="0" w:space="0" w:color="auto"/>
        <w:left w:val="none" w:sz="0" w:space="0" w:color="auto"/>
        <w:bottom w:val="none" w:sz="0" w:space="0" w:color="auto"/>
        <w:right w:val="none" w:sz="0" w:space="0" w:color="auto"/>
      </w:divBdr>
    </w:div>
    <w:div w:id="1046835816">
      <w:bodyDiv w:val="1"/>
      <w:marLeft w:val="0"/>
      <w:marRight w:val="0"/>
      <w:marTop w:val="0"/>
      <w:marBottom w:val="0"/>
      <w:divBdr>
        <w:top w:val="none" w:sz="0" w:space="0" w:color="auto"/>
        <w:left w:val="none" w:sz="0" w:space="0" w:color="auto"/>
        <w:bottom w:val="none" w:sz="0" w:space="0" w:color="auto"/>
        <w:right w:val="none" w:sz="0" w:space="0" w:color="auto"/>
      </w:divBdr>
    </w:div>
    <w:div w:id="20087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link.springer.com/content/pdf/10.1186/s40462-022-00337-2.pdf" TargetMode="External"/><Relationship Id="rId3" Type="http://schemas.openxmlformats.org/officeDocument/2006/relationships/hyperlink" Target="https://onlinelibrary.wiley.com/doi/full/10.1111/ibi.13072" TargetMode="External"/><Relationship Id="rId7" Type="http://schemas.openxmlformats.org/officeDocument/2006/relationships/hyperlink" Target="https://en.wikipedia.org/wiki/Resource_selection_function" TargetMode="External"/><Relationship Id="rId2" Type="http://schemas.openxmlformats.org/officeDocument/2006/relationships/hyperlink" Target="https://conbio.onlinelibrary.wiley.com/doi/full/10.1111/j.1523-1739.2005.00274.x" TargetMode="External"/><Relationship Id="rId1" Type="http://schemas.openxmlformats.org/officeDocument/2006/relationships/hyperlink" Target="https://link.springer.com/article/10.1007/s10531-020-02038-x" TargetMode="External"/><Relationship Id="rId6" Type="http://schemas.openxmlformats.org/officeDocument/2006/relationships/hyperlink" Target="https://link.springer.com/article/10.1007/s11252-024-01669-0" TargetMode="External"/><Relationship Id="rId5" Type="http://schemas.openxmlformats.org/officeDocument/2006/relationships/hyperlink" Target="https://www.researchgate.net/profile/Christian-Rutz/publication/285762909_Home_range_size_habitat_use_activity_patterns_and_hunting_behaviour_of_urban-breeding_Northern_Goshawks_Accipiter_gentilis/links/55b8a4af08ae9289a08d7d70/Home-range-size-habitat-use-activity-patterns-and-hunting-behaviour-of-urban-breeding-Northern-Goshawks-Accipiter-gentilis.pdf?origin=journalDetail&amp;_tp=eyJwYWdlIjoiam91cm5hbERldGFpbCJ9" TargetMode="External"/><Relationship Id="rId4" Type="http://schemas.openxmlformats.org/officeDocument/2006/relationships/hyperlink" Target="https://academic.oup.com/jue/article/6/1/juaa014/5867359?login=true" TargetMode="External"/><Relationship Id="rId9" Type="http://schemas.openxmlformats.org/officeDocument/2006/relationships/hyperlink" Target="https://academic.oup.com/jue/article/6/1/juaa014/5867359?login=tru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7A9AF-1920-9A46-B856-9FA7020562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Université de Montréal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Anne-Marie Cousineau</dc:creator>
  <keywords/>
  <dc:description/>
  <lastModifiedBy>Anne-Marie Cousineau</lastModifiedBy>
  <revision>1556</revision>
  <lastPrinted>2025-07-14T16:25:00.0000000Z</lastPrinted>
  <dcterms:created xsi:type="dcterms:W3CDTF">2025-06-25T19:06:00.0000000Z</dcterms:created>
  <dcterms:modified xsi:type="dcterms:W3CDTF">2025-07-30T16:21:24.8610447Z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id="mxBzkJG8"/&gt;&lt;style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