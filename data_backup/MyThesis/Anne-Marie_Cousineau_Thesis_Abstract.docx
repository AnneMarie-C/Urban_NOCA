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F31DD" w14:textId="1396C6D2" w:rsidR="00C345C3" w:rsidRPr="00D8716C" w:rsidRDefault="00C345C3" w:rsidP="00D8716C">
      <w:pPr>
        <w:spacing w:line="480" w:lineRule="auto"/>
        <w:jc w:val="center"/>
        <w:rPr>
          <w:rFonts w:ascii="Times New Roman" w:hAnsi="Times New Roman" w:cs="Times New Roman"/>
          <w:b/>
          <w:bCs/>
          <w:lang w:val="en-CA"/>
        </w:rPr>
      </w:pPr>
      <w:r w:rsidRPr="00D8716C">
        <w:rPr>
          <w:rFonts w:ascii="Times New Roman" w:hAnsi="Times New Roman" w:cs="Times New Roman"/>
          <w:b/>
          <w:bCs/>
          <w:lang w:val="en-CA"/>
        </w:rPr>
        <w:t>Fine-scale movement and seasonal activity of the northern cardinal (</w:t>
      </w:r>
      <w:r w:rsidRPr="00D8716C">
        <w:rPr>
          <w:rFonts w:ascii="Times New Roman" w:hAnsi="Times New Roman" w:cs="Times New Roman"/>
          <w:b/>
          <w:bCs/>
          <w:i/>
          <w:iCs/>
          <w:lang w:val="en-CA"/>
        </w:rPr>
        <w:t>Cardinalis cardinalis</w:t>
      </w:r>
      <w:r w:rsidRPr="00D8716C">
        <w:rPr>
          <w:rFonts w:ascii="Times New Roman" w:hAnsi="Times New Roman" w:cs="Times New Roman"/>
          <w:b/>
          <w:bCs/>
          <w:lang w:val="en-CA"/>
        </w:rPr>
        <w:t>)</w:t>
      </w:r>
      <w:r w:rsidR="00E343D4" w:rsidRPr="00D8716C">
        <w:rPr>
          <w:rFonts w:ascii="Times New Roman" w:hAnsi="Times New Roman" w:cs="Times New Roman"/>
          <w:b/>
          <w:bCs/>
          <w:lang w:val="en-CA"/>
        </w:rPr>
        <w:t xml:space="preserve"> across an urban gradient</w:t>
      </w:r>
      <w:r w:rsidRPr="00D8716C">
        <w:rPr>
          <w:rFonts w:ascii="Times New Roman" w:hAnsi="Times New Roman" w:cs="Times New Roman"/>
          <w:b/>
          <w:bCs/>
          <w:lang w:val="en-CA"/>
        </w:rPr>
        <w:t xml:space="preserve"> in winter</w:t>
      </w:r>
    </w:p>
    <w:p w14:paraId="38C908E2" w14:textId="7AD5AC2D" w:rsidR="00C345C3" w:rsidRPr="00F64A24" w:rsidRDefault="00C345C3" w:rsidP="00BC0658">
      <w:pPr>
        <w:spacing w:line="480" w:lineRule="auto"/>
        <w:jc w:val="both"/>
        <w:rPr>
          <w:rFonts w:ascii="Times New Roman" w:hAnsi="Times New Roman" w:cs="Times New Roman"/>
          <w:b/>
          <w:bCs/>
          <w:lang w:val="en-CA"/>
        </w:rPr>
      </w:pPr>
      <w:r w:rsidRPr="00F64A24">
        <w:rPr>
          <w:rFonts w:ascii="Times New Roman" w:hAnsi="Times New Roman" w:cs="Times New Roman"/>
          <w:b/>
          <w:bCs/>
          <w:lang w:val="en-CA"/>
        </w:rPr>
        <w:t>Abstract:</w:t>
      </w:r>
    </w:p>
    <w:p w14:paraId="7E741E4B" w14:textId="7D7FAC93" w:rsidR="00C345C3" w:rsidRDefault="001539B0" w:rsidP="00BC0658">
      <w:pPr>
        <w:spacing w:line="480" w:lineRule="auto"/>
        <w:jc w:val="both"/>
        <w:rPr>
          <w:rFonts w:ascii="Times New Roman" w:hAnsi="Times New Roman" w:cs="Times New Roman"/>
          <w:lang w:val="en-CA"/>
        </w:rPr>
      </w:pPr>
      <w:r>
        <w:rPr>
          <w:rFonts w:ascii="Times New Roman" w:hAnsi="Times New Roman" w:cs="Times New Roman"/>
          <w:lang w:val="en-CA"/>
        </w:rPr>
        <w:t xml:space="preserve">Winter presents a season of challenges for resident bird species in temperate areas. With lower temperatures, reduced food availability and shorter photoperiods, non-migratory birds must adjust their behaviour and energy expenditures to survive this harsh season. </w:t>
      </w:r>
      <w:r w:rsidR="00F865E8">
        <w:rPr>
          <w:rFonts w:ascii="Times New Roman" w:hAnsi="Times New Roman" w:cs="Times New Roman"/>
          <w:lang w:val="en-CA"/>
        </w:rPr>
        <w:t xml:space="preserve">While many species rely on roosting strategies, behavioural flexibility and nighttime fasting, those living in urban environments are introduced to both novel challenges and opportunities. Urban areas provide microclimates acting as refuges and reliable anthropogenic food sources, yet they also bring exposure to habitat fragmentation, pollution artificial lights, and more. </w:t>
      </w:r>
      <w:r w:rsidR="004D751A">
        <w:rPr>
          <w:rFonts w:ascii="Times New Roman" w:hAnsi="Times New Roman" w:cs="Times New Roman"/>
          <w:lang w:val="en-CA"/>
        </w:rPr>
        <w:t>Some species are doing</w:t>
      </w:r>
      <w:r w:rsidR="0000145F">
        <w:rPr>
          <w:rFonts w:ascii="Times New Roman" w:hAnsi="Times New Roman" w:cs="Times New Roman"/>
          <w:lang w:val="en-CA"/>
        </w:rPr>
        <w:t xml:space="preserve"> better than others in the urban </w:t>
      </w:r>
      <w:r w:rsidR="00205A1A">
        <w:rPr>
          <w:rFonts w:ascii="Times New Roman" w:hAnsi="Times New Roman" w:cs="Times New Roman"/>
          <w:lang w:val="en-CA"/>
        </w:rPr>
        <w:t>landscape and</w:t>
      </w:r>
      <w:r w:rsidR="0000145F">
        <w:rPr>
          <w:rFonts w:ascii="Times New Roman" w:hAnsi="Times New Roman" w:cs="Times New Roman"/>
          <w:lang w:val="en-CA"/>
        </w:rPr>
        <w:t xml:space="preserve"> learning more about the winter ecology of resident birds can provide us with valuable knowledge to design and improve urban green spaces in a way that benefits </w:t>
      </w:r>
      <w:r w:rsidR="00205A1A">
        <w:rPr>
          <w:rFonts w:ascii="Times New Roman" w:hAnsi="Times New Roman" w:cs="Times New Roman"/>
          <w:lang w:val="en-CA"/>
        </w:rPr>
        <w:t>people and birds, year-round.</w:t>
      </w:r>
    </w:p>
    <w:p w14:paraId="6924BFF1" w14:textId="33ED3E4C" w:rsidR="00A77477" w:rsidRDefault="00205A1A" w:rsidP="00BC0658">
      <w:pPr>
        <w:spacing w:line="480" w:lineRule="auto"/>
        <w:jc w:val="both"/>
        <w:rPr>
          <w:rFonts w:ascii="Times New Roman" w:hAnsi="Times New Roman" w:cs="Times New Roman"/>
          <w:lang w:val="en-CA"/>
        </w:rPr>
      </w:pPr>
      <w:r>
        <w:rPr>
          <w:rFonts w:ascii="Times New Roman" w:hAnsi="Times New Roman" w:cs="Times New Roman"/>
          <w:lang w:val="en-CA"/>
        </w:rPr>
        <w:t>In my first thesis chapter, I examined the fine-scale space use of the northern cardinals (</w:t>
      </w:r>
      <w:r>
        <w:rPr>
          <w:rFonts w:ascii="Times New Roman" w:hAnsi="Times New Roman" w:cs="Times New Roman"/>
          <w:i/>
          <w:iCs/>
          <w:lang w:val="en-CA"/>
        </w:rPr>
        <w:t>Cardinalis cardinalis</w:t>
      </w:r>
      <w:r>
        <w:rPr>
          <w:rFonts w:ascii="Times New Roman" w:hAnsi="Times New Roman" w:cs="Times New Roman"/>
          <w:lang w:val="en-CA"/>
        </w:rPr>
        <w:t xml:space="preserve">) across </w:t>
      </w:r>
      <w:r w:rsidR="00FE0E89">
        <w:rPr>
          <w:rFonts w:ascii="Times New Roman" w:hAnsi="Times New Roman" w:cs="Times New Roman"/>
          <w:lang w:val="en-CA"/>
        </w:rPr>
        <w:t>three sites</w:t>
      </w:r>
      <w:r w:rsidR="00E343D4">
        <w:rPr>
          <w:rFonts w:ascii="Times New Roman" w:hAnsi="Times New Roman" w:cs="Times New Roman"/>
          <w:lang w:val="en-CA"/>
        </w:rPr>
        <w:t xml:space="preserve"> on the island of Montreal, </w:t>
      </w:r>
      <w:r>
        <w:rPr>
          <w:rFonts w:ascii="Times New Roman" w:hAnsi="Times New Roman" w:cs="Times New Roman"/>
          <w:lang w:val="en-CA"/>
        </w:rPr>
        <w:t xml:space="preserve">of varying levels of urbanization during the non-breeding season. Using VHF telemetry, I tracked individual cardinals to evaluate how </w:t>
      </w:r>
      <w:r w:rsidR="00C66518">
        <w:rPr>
          <w:rFonts w:ascii="Times New Roman" w:hAnsi="Times New Roman" w:cs="Times New Roman"/>
          <w:lang w:val="en-CA"/>
        </w:rPr>
        <w:t>natural and anthropogenic landscape variables</w:t>
      </w:r>
      <w:r>
        <w:rPr>
          <w:rFonts w:ascii="Times New Roman" w:hAnsi="Times New Roman" w:cs="Times New Roman"/>
          <w:lang w:val="en-CA"/>
        </w:rPr>
        <w:t xml:space="preserve"> such as road density, access to bird feeders and vegetation structure, influence movement patterns and habitat use. My findings </w:t>
      </w:r>
      <w:r w:rsidR="00C66518">
        <w:rPr>
          <w:rFonts w:ascii="Times New Roman" w:hAnsi="Times New Roman" w:cs="Times New Roman"/>
          <w:lang w:val="en-CA"/>
        </w:rPr>
        <w:t xml:space="preserve">demonstrate </w:t>
      </w:r>
      <w:r>
        <w:rPr>
          <w:rFonts w:ascii="Times New Roman" w:hAnsi="Times New Roman" w:cs="Times New Roman"/>
          <w:lang w:val="en-CA"/>
        </w:rPr>
        <w:t xml:space="preserve">that </w:t>
      </w:r>
      <w:r w:rsidR="00FE0E89">
        <w:rPr>
          <w:rFonts w:ascii="Times New Roman" w:hAnsi="Times New Roman" w:cs="Times New Roman"/>
          <w:lang w:val="en-CA"/>
        </w:rPr>
        <w:t>the cardinals are associated with habitat factors</w:t>
      </w:r>
      <w:r>
        <w:rPr>
          <w:rFonts w:ascii="Times New Roman" w:hAnsi="Times New Roman" w:cs="Times New Roman"/>
          <w:lang w:val="en-CA"/>
        </w:rPr>
        <w:t xml:space="preserve"> at a smaller scale</w:t>
      </w:r>
      <w:r w:rsidR="00A77477">
        <w:rPr>
          <w:rFonts w:ascii="Times New Roman" w:hAnsi="Times New Roman" w:cs="Times New Roman"/>
          <w:lang w:val="en-CA"/>
        </w:rPr>
        <w:t xml:space="preserve"> (25 meters radius)</w:t>
      </w:r>
      <w:r>
        <w:rPr>
          <w:rFonts w:ascii="Times New Roman" w:hAnsi="Times New Roman" w:cs="Times New Roman"/>
          <w:lang w:val="en-CA"/>
        </w:rPr>
        <w:t xml:space="preserve"> when human</w:t>
      </w:r>
      <w:r w:rsidR="00A77477">
        <w:rPr>
          <w:rFonts w:ascii="Times New Roman" w:hAnsi="Times New Roman" w:cs="Times New Roman"/>
          <w:lang w:val="en-CA"/>
        </w:rPr>
        <w:t xml:space="preserve"> presence was more pronounced, compared to a larger scale in our less urbanized location (50 meters radius). We have also found that the birds spending winter in our most urban location had on average, home ranges about three times the size of the birds spending winter in less urbanized locations. And finally, I showed that the cardinals </w:t>
      </w:r>
      <w:r w:rsidR="00C93CCA">
        <w:rPr>
          <w:rFonts w:ascii="Times New Roman" w:hAnsi="Times New Roman" w:cs="Times New Roman"/>
          <w:lang w:val="en-CA"/>
        </w:rPr>
        <w:t xml:space="preserve">are associated with </w:t>
      </w:r>
      <w:r w:rsidR="00A77477">
        <w:rPr>
          <w:rFonts w:ascii="Times New Roman" w:hAnsi="Times New Roman" w:cs="Times New Roman"/>
          <w:lang w:val="en-CA"/>
        </w:rPr>
        <w:t xml:space="preserve">different features of their </w:t>
      </w:r>
      <w:r w:rsidR="00A77477">
        <w:rPr>
          <w:rFonts w:ascii="Times New Roman" w:hAnsi="Times New Roman" w:cs="Times New Roman"/>
          <w:lang w:val="en-CA"/>
        </w:rPr>
        <w:lastRenderedPageBreak/>
        <w:t xml:space="preserve">habitats, depending on the level of urbanization of the site they’re spending their winter in. These results underscore the importance of </w:t>
      </w:r>
      <w:r w:rsidR="00F37D34">
        <w:rPr>
          <w:rFonts w:ascii="Times New Roman" w:hAnsi="Times New Roman" w:cs="Times New Roman"/>
          <w:lang w:val="en-CA"/>
        </w:rPr>
        <w:t>small-scale urban green space design and winter resource availability for supporting resident bird populations in urban settings.</w:t>
      </w:r>
    </w:p>
    <w:p w14:paraId="167AA6AF" w14:textId="2C38E9A4" w:rsidR="00F37D34" w:rsidRPr="00205A1A" w:rsidRDefault="00F37D34" w:rsidP="00BC0658">
      <w:pPr>
        <w:spacing w:line="480" w:lineRule="auto"/>
        <w:jc w:val="both"/>
        <w:rPr>
          <w:rFonts w:ascii="Times New Roman" w:hAnsi="Times New Roman" w:cs="Times New Roman"/>
          <w:lang w:val="en-CA"/>
        </w:rPr>
      </w:pPr>
      <w:r>
        <w:rPr>
          <w:rFonts w:ascii="Times New Roman" w:hAnsi="Times New Roman" w:cs="Times New Roman"/>
          <w:lang w:val="en-CA"/>
        </w:rPr>
        <w:t>In my second chapter, I focused on daily activity patterns of norther</w:t>
      </w:r>
      <w:r w:rsidR="00464980">
        <w:rPr>
          <w:rFonts w:ascii="Times New Roman" w:hAnsi="Times New Roman" w:cs="Times New Roman"/>
          <w:lang w:val="en-CA"/>
        </w:rPr>
        <w:t>n</w:t>
      </w:r>
      <w:r>
        <w:rPr>
          <w:rFonts w:ascii="Times New Roman" w:hAnsi="Times New Roman" w:cs="Times New Roman"/>
          <w:lang w:val="en-CA"/>
        </w:rPr>
        <w:t xml:space="preserve"> cardinals </w:t>
      </w:r>
      <w:r w:rsidR="00464980">
        <w:rPr>
          <w:rFonts w:ascii="Times New Roman" w:hAnsi="Times New Roman" w:cs="Times New Roman"/>
          <w:lang w:val="en-CA"/>
        </w:rPr>
        <w:t xml:space="preserve">in three urban locations in Montreal, Canada. </w:t>
      </w:r>
      <w:r w:rsidR="002F4288">
        <w:rPr>
          <w:rFonts w:ascii="Times New Roman" w:hAnsi="Times New Roman" w:cs="Times New Roman"/>
          <w:lang w:val="en-CA"/>
        </w:rPr>
        <w:t xml:space="preserve">We tracked the daily activity of the same </w:t>
      </w:r>
      <w:r w:rsidR="005431C6">
        <w:rPr>
          <w:rFonts w:ascii="Times New Roman" w:hAnsi="Times New Roman" w:cs="Times New Roman"/>
          <w:lang w:val="en-CA"/>
        </w:rPr>
        <w:t xml:space="preserve">individuals in chapter 1, </w:t>
      </w:r>
      <w:r w:rsidR="00C66518">
        <w:rPr>
          <w:rFonts w:ascii="Times New Roman" w:hAnsi="Times New Roman" w:cs="Times New Roman"/>
          <w:lang w:val="en-CA"/>
        </w:rPr>
        <w:t xml:space="preserve">employing automated telemetry towers from </w:t>
      </w:r>
      <w:r w:rsidR="005431C6">
        <w:rPr>
          <w:rFonts w:ascii="Times New Roman" w:hAnsi="Times New Roman" w:cs="Times New Roman"/>
          <w:lang w:val="en-CA"/>
        </w:rPr>
        <w:t xml:space="preserve">the Motus Wildlife Tracking System. All the study locations </w:t>
      </w:r>
      <w:r w:rsidR="00851278">
        <w:rPr>
          <w:rFonts w:ascii="Times New Roman" w:hAnsi="Times New Roman" w:cs="Times New Roman"/>
          <w:lang w:val="en-CA"/>
        </w:rPr>
        <w:t>had receiver towers continuously recording the signal strength</w:t>
      </w:r>
      <w:r w:rsidR="00464980">
        <w:rPr>
          <w:rFonts w:ascii="Times New Roman" w:hAnsi="Times New Roman" w:cs="Times New Roman"/>
          <w:lang w:val="en-CA"/>
        </w:rPr>
        <w:t xml:space="preserve"> </w:t>
      </w:r>
      <w:r w:rsidR="00CC4715">
        <w:rPr>
          <w:rFonts w:ascii="Times New Roman" w:hAnsi="Times New Roman" w:cs="Times New Roman"/>
          <w:lang w:val="en-CA"/>
        </w:rPr>
        <w:t xml:space="preserve">of the VHF tags we deployed for chapter 1. A </w:t>
      </w:r>
      <w:r w:rsidR="00C66518">
        <w:rPr>
          <w:rFonts w:ascii="Times New Roman" w:hAnsi="Times New Roman" w:cs="Times New Roman"/>
          <w:lang w:val="en-CA"/>
        </w:rPr>
        <w:t>c</w:t>
      </w:r>
      <w:r w:rsidR="00CC4715">
        <w:rPr>
          <w:rFonts w:ascii="Times New Roman" w:hAnsi="Times New Roman" w:cs="Times New Roman"/>
          <w:lang w:val="en-CA"/>
        </w:rPr>
        <w:t>hange</w:t>
      </w:r>
      <w:r w:rsidR="00C66518">
        <w:rPr>
          <w:rFonts w:ascii="Times New Roman" w:hAnsi="Times New Roman" w:cs="Times New Roman"/>
          <w:lang w:val="en-CA"/>
        </w:rPr>
        <w:t>-</w:t>
      </w:r>
      <w:r w:rsidR="00CC4715">
        <w:rPr>
          <w:rFonts w:ascii="Times New Roman" w:hAnsi="Times New Roman" w:cs="Times New Roman"/>
          <w:lang w:val="en-CA"/>
        </w:rPr>
        <w:t xml:space="preserve">point analysis was performed to </w:t>
      </w:r>
      <w:r w:rsidR="00B046CF">
        <w:rPr>
          <w:rFonts w:ascii="Times New Roman" w:hAnsi="Times New Roman" w:cs="Times New Roman"/>
          <w:lang w:val="en-CA"/>
        </w:rPr>
        <w:t xml:space="preserve">precisely identify the moment birds </w:t>
      </w:r>
      <w:r w:rsidR="00C66518">
        <w:rPr>
          <w:rFonts w:ascii="Times New Roman" w:hAnsi="Times New Roman" w:cs="Times New Roman"/>
          <w:lang w:val="en-CA"/>
        </w:rPr>
        <w:t xml:space="preserve">began and ended </w:t>
      </w:r>
      <w:r w:rsidR="00B046CF">
        <w:rPr>
          <w:rFonts w:ascii="Times New Roman" w:hAnsi="Times New Roman" w:cs="Times New Roman"/>
          <w:lang w:val="en-CA"/>
        </w:rPr>
        <w:t>their daily activities</w:t>
      </w:r>
      <w:r w:rsidR="00C66518">
        <w:rPr>
          <w:rFonts w:ascii="Times New Roman" w:hAnsi="Times New Roman" w:cs="Times New Roman"/>
          <w:lang w:val="en-CA"/>
        </w:rPr>
        <w:t xml:space="preserve">, according to movement signals from their Motus tags. </w:t>
      </w:r>
      <w:r w:rsidR="00592C45">
        <w:rPr>
          <w:rFonts w:ascii="Times New Roman" w:hAnsi="Times New Roman" w:cs="Times New Roman"/>
          <w:lang w:val="en-CA"/>
        </w:rPr>
        <w:t xml:space="preserve">We used publicly available meteorological data to </w:t>
      </w:r>
      <w:r w:rsidR="00800C58">
        <w:rPr>
          <w:rFonts w:ascii="Times New Roman" w:hAnsi="Times New Roman" w:cs="Times New Roman"/>
          <w:lang w:val="en-CA"/>
        </w:rPr>
        <w:t xml:space="preserve">investigate how the cardinals adjust their winter foraging behaviour </w:t>
      </w:r>
      <w:r w:rsidR="003C3AC3">
        <w:rPr>
          <w:rFonts w:ascii="Times New Roman" w:hAnsi="Times New Roman" w:cs="Times New Roman"/>
          <w:lang w:val="en-CA"/>
        </w:rPr>
        <w:t xml:space="preserve">to temperature, snow </w:t>
      </w:r>
      <w:r w:rsidR="008C1157">
        <w:rPr>
          <w:rFonts w:ascii="Times New Roman" w:hAnsi="Times New Roman" w:cs="Times New Roman"/>
          <w:lang w:val="en-CA"/>
        </w:rPr>
        <w:t>on the ground</w:t>
      </w:r>
      <w:r w:rsidR="003C3AC3">
        <w:rPr>
          <w:rFonts w:ascii="Times New Roman" w:hAnsi="Times New Roman" w:cs="Times New Roman"/>
          <w:lang w:val="en-CA"/>
        </w:rPr>
        <w:t>, precipitation</w:t>
      </w:r>
      <w:ins w:id="0" w:author="Frei,Barbara (elle | she, her) (ECCC)" w:date="2025-06-25T06:25:00Z" w16du:dateUtc="2025-06-25T10:25:00Z">
        <w:r w:rsidR="00C66518">
          <w:rPr>
            <w:rFonts w:ascii="Times New Roman" w:hAnsi="Times New Roman" w:cs="Times New Roman"/>
            <w:lang w:val="en-CA"/>
          </w:rPr>
          <w:t>,</w:t>
        </w:r>
      </w:ins>
      <w:r w:rsidR="003C3AC3">
        <w:rPr>
          <w:rFonts w:ascii="Times New Roman" w:hAnsi="Times New Roman" w:cs="Times New Roman"/>
          <w:lang w:val="en-CA"/>
        </w:rPr>
        <w:t xml:space="preserve"> and consecutive days of cold weather.</w:t>
      </w:r>
      <w:r w:rsidR="00FE42F5">
        <w:rPr>
          <w:rFonts w:ascii="Times New Roman" w:hAnsi="Times New Roman" w:cs="Times New Roman"/>
          <w:lang w:val="en-CA"/>
        </w:rPr>
        <w:t xml:space="preserve"> We found that</w:t>
      </w:r>
      <w:r w:rsidR="00D24581">
        <w:rPr>
          <w:rFonts w:ascii="Times New Roman" w:hAnsi="Times New Roman" w:cs="Times New Roman"/>
          <w:lang w:val="en-CA"/>
        </w:rPr>
        <w:t>,</w:t>
      </w:r>
      <w:r w:rsidR="00FE42F5">
        <w:rPr>
          <w:rFonts w:ascii="Times New Roman" w:hAnsi="Times New Roman" w:cs="Times New Roman"/>
          <w:lang w:val="en-CA"/>
        </w:rPr>
        <w:t xml:space="preserve"> across three years of data collected, </w:t>
      </w:r>
      <w:r w:rsidR="00D24581">
        <w:rPr>
          <w:rFonts w:ascii="Times New Roman" w:hAnsi="Times New Roman" w:cs="Times New Roman"/>
          <w:lang w:val="en-CA"/>
        </w:rPr>
        <w:t>cumulative lag effe</w:t>
      </w:r>
      <w:r w:rsidR="00FA0BB2">
        <w:rPr>
          <w:rFonts w:ascii="Times New Roman" w:hAnsi="Times New Roman" w:cs="Times New Roman"/>
          <w:lang w:val="en-CA"/>
        </w:rPr>
        <w:t xml:space="preserve">cts of weather </w:t>
      </w:r>
      <w:r w:rsidR="001235AF">
        <w:rPr>
          <w:rFonts w:ascii="Times New Roman" w:hAnsi="Times New Roman" w:cs="Times New Roman"/>
          <w:lang w:val="en-CA"/>
        </w:rPr>
        <w:t>seem</w:t>
      </w:r>
      <w:r w:rsidR="00FA0BB2">
        <w:rPr>
          <w:rFonts w:ascii="Times New Roman" w:hAnsi="Times New Roman" w:cs="Times New Roman"/>
          <w:lang w:val="en-CA"/>
        </w:rPr>
        <w:t xml:space="preserve"> to have a stronger explanatory power compared to same-day conditions. We have also found that </w:t>
      </w:r>
      <w:r w:rsidR="00A4306B">
        <w:rPr>
          <w:rFonts w:ascii="Times New Roman" w:hAnsi="Times New Roman" w:cs="Times New Roman"/>
          <w:lang w:val="en-CA"/>
        </w:rPr>
        <w:t xml:space="preserve">precipitations have </w:t>
      </w:r>
      <w:r w:rsidR="00BE3EDF">
        <w:rPr>
          <w:rFonts w:ascii="Times New Roman" w:hAnsi="Times New Roman" w:cs="Times New Roman"/>
          <w:lang w:val="en-CA"/>
        </w:rPr>
        <w:t>an important, but non-linear effect on both the onset and end of the birds’ act</w:t>
      </w:r>
      <w:r w:rsidR="003B1590">
        <w:rPr>
          <w:rFonts w:ascii="Times New Roman" w:hAnsi="Times New Roman" w:cs="Times New Roman"/>
          <w:lang w:val="en-CA"/>
        </w:rPr>
        <w:t>ivities, while the amount of snow on the ground seems to have a strong</w:t>
      </w:r>
      <w:r w:rsidR="00503EC4">
        <w:rPr>
          <w:rFonts w:ascii="Times New Roman" w:hAnsi="Times New Roman" w:cs="Times New Roman"/>
          <w:lang w:val="en-CA"/>
        </w:rPr>
        <w:t xml:space="preserve"> and line</w:t>
      </w:r>
      <w:r w:rsidR="00BF0421">
        <w:rPr>
          <w:rFonts w:ascii="Times New Roman" w:hAnsi="Times New Roman" w:cs="Times New Roman"/>
          <w:lang w:val="en-CA"/>
        </w:rPr>
        <w:t xml:space="preserve">ar effect for the end of the </w:t>
      </w:r>
      <w:r w:rsidR="00F64A24">
        <w:rPr>
          <w:rFonts w:ascii="Times New Roman" w:hAnsi="Times New Roman" w:cs="Times New Roman"/>
          <w:lang w:val="en-CA"/>
        </w:rPr>
        <w:t>bird’s</w:t>
      </w:r>
      <w:r w:rsidR="00BF0421">
        <w:rPr>
          <w:rFonts w:ascii="Times New Roman" w:hAnsi="Times New Roman" w:cs="Times New Roman"/>
          <w:lang w:val="en-CA"/>
        </w:rPr>
        <w:t xml:space="preserve"> activity period, with the birds ending their active period earlier as the amount of snow on the ground increases. These </w:t>
      </w:r>
      <w:r w:rsidR="00953D23">
        <w:rPr>
          <w:rFonts w:ascii="Times New Roman" w:hAnsi="Times New Roman" w:cs="Times New Roman"/>
          <w:lang w:val="en-CA"/>
        </w:rPr>
        <w:t xml:space="preserve">findings highlight the </w:t>
      </w:r>
      <w:r w:rsidR="00B02275">
        <w:rPr>
          <w:rFonts w:ascii="Times New Roman" w:hAnsi="Times New Roman" w:cs="Times New Roman"/>
          <w:lang w:val="en-CA"/>
        </w:rPr>
        <w:t>behavioural flexibility of northern cardinals towards rough climatic conditions in winter, which may play a crucial role in its winter survival and thriving in urban areas.</w:t>
      </w:r>
      <w:r w:rsidR="00F124A5">
        <w:rPr>
          <w:rFonts w:ascii="Times New Roman" w:hAnsi="Times New Roman" w:cs="Times New Roman"/>
          <w:lang w:val="en-CA"/>
        </w:rPr>
        <w:t xml:space="preserve"> In summary, my thesis contributes to a growing understanding of how winter resident birds navigate the complex interactions between </w:t>
      </w:r>
      <w:r w:rsidR="00F64A24">
        <w:rPr>
          <w:rFonts w:ascii="Times New Roman" w:hAnsi="Times New Roman" w:cs="Times New Roman"/>
          <w:lang w:val="en-CA"/>
        </w:rPr>
        <w:t xml:space="preserve">the urban landscape and the extreme seasonal variations of a temperate region’s climate. </w:t>
      </w:r>
    </w:p>
    <w:p w14:paraId="6211A9B2" w14:textId="77777777" w:rsidR="00C345C3" w:rsidRPr="00C345C3" w:rsidRDefault="00C345C3" w:rsidP="00BC0658">
      <w:pPr>
        <w:spacing w:line="480" w:lineRule="auto"/>
        <w:jc w:val="both"/>
        <w:rPr>
          <w:rFonts w:ascii="Times New Roman" w:hAnsi="Times New Roman" w:cs="Times New Roman"/>
          <w:lang w:val="en-CA"/>
        </w:rPr>
      </w:pPr>
    </w:p>
    <w:p w14:paraId="73C1DDD2" w14:textId="77777777" w:rsidR="00C345C3" w:rsidRPr="00C345C3" w:rsidRDefault="00C345C3" w:rsidP="00BC0658">
      <w:pPr>
        <w:spacing w:line="480" w:lineRule="auto"/>
        <w:jc w:val="both"/>
        <w:rPr>
          <w:rFonts w:ascii="Times New Roman" w:hAnsi="Times New Roman" w:cs="Times New Roman"/>
          <w:lang w:val="en-CA"/>
        </w:rPr>
      </w:pPr>
    </w:p>
    <w:sectPr w:rsidR="00C345C3" w:rsidRPr="00C345C3" w:rsidSect="006D17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ei,Barbara (elle | she, her) (ECCC)">
    <w15:presenceInfo w15:providerId="AD" w15:userId="S::barbara.frei@ec.gc.ca::e1ad6eed-0917-4e71-a514-b6026a231c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C3"/>
    <w:rsid w:val="0000145F"/>
    <w:rsid w:val="0000687E"/>
    <w:rsid w:val="000105DE"/>
    <w:rsid w:val="000159BC"/>
    <w:rsid w:val="0001632D"/>
    <w:rsid w:val="00021F0C"/>
    <w:rsid w:val="00023173"/>
    <w:rsid w:val="00023991"/>
    <w:rsid w:val="00025DD9"/>
    <w:rsid w:val="000277B4"/>
    <w:rsid w:val="00030108"/>
    <w:rsid w:val="000313E8"/>
    <w:rsid w:val="0004317D"/>
    <w:rsid w:val="000502E6"/>
    <w:rsid w:val="00052795"/>
    <w:rsid w:val="000535B3"/>
    <w:rsid w:val="00054096"/>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449C"/>
    <w:rsid w:val="00085710"/>
    <w:rsid w:val="000866E3"/>
    <w:rsid w:val="00086D12"/>
    <w:rsid w:val="00087B57"/>
    <w:rsid w:val="00090440"/>
    <w:rsid w:val="000929A2"/>
    <w:rsid w:val="00092D70"/>
    <w:rsid w:val="00093A31"/>
    <w:rsid w:val="00094B09"/>
    <w:rsid w:val="0009569C"/>
    <w:rsid w:val="00095794"/>
    <w:rsid w:val="00095CFB"/>
    <w:rsid w:val="000968C8"/>
    <w:rsid w:val="00097F65"/>
    <w:rsid w:val="000A0D30"/>
    <w:rsid w:val="000A101A"/>
    <w:rsid w:val="000A13BC"/>
    <w:rsid w:val="000A197E"/>
    <w:rsid w:val="000A354F"/>
    <w:rsid w:val="000A3B63"/>
    <w:rsid w:val="000A4E58"/>
    <w:rsid w:val="000A5251"/>
    <w:rsid w:val="000A52C7"/>
    <w:rsid w:val="000A684C"/>
    <w:rsid w:val="000B36B8"/>
    <w:rsid w:val="000B6B8C"/>
    <w:rsid w:val="000B7290"/>
    <w:rsid w:val="000C0213"/>
    <w:rsid w:val="000C06C6"/>
    <w:rsid w:val="000C0D45"/>
    <w:rsid w:val="000C1BA0"/>
    <w:rsid w:val="000C596E"/>
    <w:rsid w:val="000C5EB8"/>
    <w:rsid w:val="000C6B57"/>
    <w:rsid w:val="000C7990"/>
    <w:rsid w:val="000C7EFD"/>
    <w:rsid w:val="000D1756"/>
    <w:rsid w:val="000D2FDA"/>
    <w:rsid w:val="000D482C"/>
    <w:rsid w:val="000D5518"/>
    <w:rsid w:val="000D6449"/>
    <w:rsid w:val="000E6246"/>
    <w:rsid w:val="000F07F9"/>
    <w:rsid w:val="000F2EB3"/>
    <w:rsid w:val="000F3083"/>
    <w:rsid w:val="000F324E"/>
    <w:rsid w:val="000F54A7"/>
    <w:rsid w:val="000F6785"/>
    <w:rsid w:val="00101840"/>
    <w:rsid w:val="00101B77"/>
    <w:rsid w:val="00104A66"/>
    <w:rsid w:val="00111A72"/>
    <w:rsid w:val="00112537"/>
    <w:rsid w:val="00114229"/>
    <w:rsid w:val="001144D1"/>
    <w:rsid w:val="001145F6"/>
    <w:rsid w:val="00116AD0"/>
    <w:rsid w:val="001174A1"/>
    <w:rsid w:val="00121849"/>
    <w:rsid w:val="001233FF"/>
    <w:rsid w:val="001235AF"/>
    <w:rsid w:val="001303BA"/>
    <w:rsid w:val="00133BF0"/>
    <w:rsid w:val="00134BF0"/>
    <w:rsid w:val="00135F04"/>
    <w:rsid w:val="00137ADF"/>
    <w:rsid w:val="00137BEA"/>
    <w:rsid w:val="00140F83"/>
    <w:rsid w:val="00141F83"/>
    <w:rsid w:val="00142E7C"/>
    <w:rsid w:val="00146BEE"/>
    <w:rsid w:val="001470A0"/>
    <w:rsid w:val="00147210"/>
    <w:rsid w:val="00150A40"/>
    <w:rsid w:val="00151574"/>
    <w:rsid w:val="00153339"/>
    <w:rsid w:val="001539B0"/>
    <w:rsid w:val="00155932"/>
    <w:rsid w:val="001564AB"/>
    <w:rsid w:val="00157009"/>
    <w:rsid w:val="00157CF8"/>
    <w:rsid w:val="00160747"/>
    <w:rsid w:val="00160FAB"/>
    <w:rsid w:val="001625E6"/>
    <w:rsid w:val="00163788"/>
    <w:rsid w:val="00165306"/>
    <w:rsid w:val="001676BD"/>
    <w:rsid w:val="00167F31"/>
    <w:rsid w:val="00172617"/>
    <w:rsid w:val="00172811"/>
    <w:rsid w:val="00172CA7"/>
    <w:rsid w:val="00172FEE"/>
    <w:rsid w:val="00176936"/>
    <w:rsid w:val="00181D51"/>
    <w:rsid w:val="00185405"/>
    <w:rsid w:val="0018688E"/>
    <w:rsid w:val="001902C0"/>
    <w:rsid w:val="001903E3"/>
    <w:rsid w:val="00192A8D"/>
    <w:rsid w:val="001937FC"/>
    <w:rsid w:val="001951DD"/>
    <w:rsid w:val="00196C2A"/>
    <w:rsid w:val="00197EE5"/>
    <w:rsid w:val="001A2665"/>
    <w:rsid w:val="001A7B55"/>
    <w:rsid w:val="001B19C3"/>
    <w:rsid w:val="001B2F71"/>
    <w:rsid w:val="001B597C"/>
    <w:rsid w:val="001B62EC"/>
    <w:rsid w:val="001C259C"/>
    <w:rsid w:val="001C2D11"/>
    <w:rsid w:val="001C40F6"/>
    <w:rsid w:val="001C52BA"/>
    <w:rsid w:val="001D08CE"/>
    <w:rsid w:val="001D0F87"/>
    <w:rsid w:val="001D1B21"/>
    <w:rsid w:val="001D391E"/>
    <w:rsid w:val="001D3AA4"/>
    <w:rsid w:val="001D4962"/>
    <w:rsid w:val="001D54E0"/>
    <w:rsid w:val="001D62AE"/>
    <w:rsid w:val="001D6369"/>
    <w:rsid w:val="001E3BA3"/>
    <w:rsid w:val="001E4C0F"/>
    <w:rsid w:val="001E64A5"/>
    <w:rsid w:val="001E787C"/>
    <w:rsid w:val="001F05F8"/>
    <w:rsid w:val="001F0C9F"/>
    <w:rsid w:val="001F2EB3"/>
    <w:rsid w:val="001F551D"/>
    <w:rsid w:val="001F6206"/>
    <w:rsid w:val="001F7D71"/>
    <w:rsid w:val="002029B3"/>
    <w:rsid w:val="00202A24"/>
    <w:rsid w:val="00205590"/>
    <w:rsid w:val="00205A1A"/>
    <w:rsid w:val="002067E6"/>
    <w:rsid w:val="00207D2B"/>
    <w:rsid w:val="00210D77"/>
    <w:rsid w:val="002131C5"/>
    <w:rsid w:val="00220627"/>
    <w:rsid w:val="002213BA"/>
    <w:rsid w:val="00221DA9"/>
    <w:rsid w:val="00222062"/>
    <w:rsid w:val="0022350A"/>
    <w:rsid w:val="00227EBF"/>
    <w:rsid w:val="00231D02"/>
    <w:rsid w:val="00237D43"/>
    <w:rsid w:val="00237F97"/>
    <w:rsid w:val="002401BE"/>
    <w:rsid w:val="00245B70"/>
    <w:rsid w:val="00250EFE"/>
    <w:rsid w:val="002511E1"/>
    <w:rsid w:val="002531E8"/>
    <w:rsid w:val="00256D0A"/>
    <w:rsid w:val="00257721"/>
    <w:rsid w:val="00261740"/>
    <w:rsid w:val="002636ED"/>
    <w:rsid w:val="00264729"/>
    <w:rsid w:val="00264BAD"/>
    <w:rsid w:val="00265B54"/>
    <w:rsid w:val="002666D1"/>
    <w:rsid w:val="002717F1"/>
    <w:rsid w:val="002724B2"/>
    <w:rsid w:val="00272FDE"/>
    <w:rsid w:val="002743EB"/>
    <w:rsid w:val="00276AEA"/>
    <w:rsid w:val="00276D63"/>
    <w:rsid w:val="002810E1"/>
    <w:rsid w:val="00281BC8"/>
    <w:rsid w:val="002829A3"/>
    <w:rsid w:val="0028319E"/>
    <w:rsid w:val="002833D9"/>
    <w:rsid w:val="00286A6F"/>
    <w:rsid w:val="00291B0B"/>
    <w:rsid w:val="00293EF2"/>
    <w:rsid w:val="00293F84"/>
    <w:rsid w:val="002971A0"/>
    <w:rsid w:val="0029749D"/>
    <w:rsid w:val="00297CEE"/>
    <w:rsid w:val="002A1E46"/>
    <w:rsid w:val="002A2657"/>
    <w:rsid w:val="002A4668"/>
    <w:rsid w:val="002A5C9C"/>
    <w:rsid w:val="002A605E"/>
    <w:rsid w:val="002A799E"/>
    <w:rsid w:val="002B0028"/>
    <w:rsid w:val="002B1050"/>
    <w:rsid w:val="002B1A08"/>
    <w:rsid w:val="002B1D30"/>
    <w:rsid w:val="002B2491"/>
    <w:rsid w:val="002B40E8"/>
    <w:rsid w:val="002B69E0"/>
    <w:rsid w:val="002B7038"/>
    <w:rsid w:val="002C1D41"/>
    <w:rsid w:val="002C3543"/>
    <w:rsid w:val="002C5C66"/>
    <w:rsid w:val="002D005E"/>
    <w:rsid w:val="002D4FE5"/>
    <w:rsid w:val="002D7178"/>
    <w:rsid w:val="002E2AF0"/>
    <w:rsid w:val="002E38D3"/>
    <w:rsid w:val="002E3FE1"/>
    <w:rsid w:val="002E450E"/>
    <w:rsid w:val="002E6141"/>
    <w:rsid w:val="002E6656"/>
    <w:rsid w:val="002E6DCB"/>
    <w:rsid w:val="002F05F9"/>
    <w:rsid w:val="002F0CFC"/>
    <w:rsid w:val="002F1A7B"/>
    <w:rsid w:val="002F1C2E"/>
    <w:rsid w:val="002F2222"/>
    <w:rsid w:val="002F2ED7"/>
    <w:rsid w:val="002F3826"/>
    <w:rsid w:val="002F4288"/>
    <w:rsid w:val="002F4859"/>
    <w:rsid w:val="002F5289"/>
    <w:rsid w:val="00301518"/>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2178D"/>
    <w:rsid w:val="003226CF"/>
    <w:rsid w:val="003229C0"/>
    <w:rsid w:val="003241A7"/>
    <w:rsid w:val="003247E8"/>
    <w:rsid w:val="003316EB"/>
    <w:rsid w:val="00332DF3"/>
    <w:rsid w:val="0033306A"/>
    <w:rsid w:val="003366EC"/>
    <w:rsid w:val="00336DDD"/>
    <w:rsid w:val="00337EE5"/>
    <w:rsid w:val="00344346"/>
    <w:rsid w:val="003445D9"/>
    <w:rsid w:val="003500C7"/>
    <w:rsid w:val="00350C19"/>
    <w:rsid w:val="00351C53"/>
    <w:rsid w:val="00356062"/>
    <w:rsid w:val="00360C60"/>
    <w:rsid w:val="00362AD9"/>
    <w:rsid w:val="00370B64"/>
    <w:rsid w:val="00371B40"/>
    <w:rsid w:val="00373603"/>
    <w:rsid w:val="00375166"/>
    <w:rsid w:val="00375A66"/>
    <w:rsid w:val="00380E72"/>
    <w:rsid w:val="0038223C"/>
    <w:rsid w:val="00384892"/>
    <w:rsid w:val="00384BF8"/>
    <w:rsid w:val="00390439"/>
    <w:rsid w:val="00392A19"/>
    <w:rsid w:val="00392AE6"/>
    <w:rsid w:val="00392BEB"/>
    <w:rsid w:val="003938B3"/>
    <w:rsid w:val="0039482E"/>
    <w:rsid w:val="00394E48"/>
    <w:rsid w:val="00395B13"/>
    <w:rsid w:val="003A0C96"/>
    <w:rsid w:val="003A0F9C"/>
    <w:rsid w:val="003A2ED5"/>
    <w:rsid w:val="003A6348"/>
    <w:rsid w:val="003A6559"/>
    <w:rsid w:val="003A716C"/>
    <w:rsid w:val="003B0604"/>
    <w:rsid w:val="003B1590"/>
    <w:rsid w:val="003B2019"/>
    <w:rsid w:val="003B3355"/>
    <w:rsid w:val="003B66F0"/>
    <w:rsid w:val="003C3AC3"/>
    <w:rsid w:val="003C3E14"/>
    <w:rsid w:val="003C52BC"/>
    <w:rsid w:val="003C71D8"/>
    <w:rsid w:val="003D1C61"/>
    <w:rsid w:val="003D58B5"/>
    <w:rsid w:val="003D6543"/>
    <w:rsid w:val="003D7611"/>
    <w:rsid w:val="003D7D13"/>
    <w:rsid w:val="003E0DDF"/>
    <w:rsid w:val="003E110F"/>
    <w:rsid w:val="003E118F"/>
    <w:rsid w:val="003E12C0"/>
    <w:rsid w:val="003E2989"/>
    <w:rsid w:val="003F1AF9"/>
    <w:rsid w:val="003F5927"/>
    <w:rsid w:val="003F73B8"/>
    <w:rsid w:val="003F7C82"/>
    <w:rsid w:val="00400023"/>
    <w:rsid w:val="00400ADC"/>
    <w:rsid w:val="00401979"/>
    <w:rsid w:val="00403123"/>
    <w:rsid w:val="004035D8"/>
    <w:rsid w:val="0040668E"/>
    <w:rsid w:val="00406733"/>
    <w:rsid w:val="0041111C"/>
    <w:rsid w:val="00411DB2"/>
    <w:rsid w:val="00413E49"/>
    <w:rsid w:val="004153E5"/>
    <w:rsid w:val="004157FC"/>
    <w:rsid w:val="00417D73"/>
    <w:rsid w:val="00424E49"/>
    <w:rsid w:val="0042518B"/>
    <w:rsid w:val="00425C30"/>
    <w:rsid w:val="00425D58"/>
    <w:rsid w:val="00425F43"/>
    <w:rsid w:val="004279EA"/>
    <w:rsid w:val="0043203C"/>
    <w:rsid w:val="00436DDC"/>
    <w:rsid w:val="00437341"/>
    <w:rsid w:val="004400EB"/>
    <w:rsid w:val="00440F33"/>
    <w:rsid w:val="00441752"/>
    <w:rsid w:val="0044323D"/>
    <w:rsid w:val="0044422F"/>
    <w:rsid w:val="00445B8C"/>
    <w:rsid w:val="00447BFD"/>
    <w:rsid w:val="0045023D"/>
    <w:rsid w:val="0045097E"/>
    <w:rsid w:val="00451076"/>
    <w:rsid w:val="00454263"/>
    <w:rsid w:val="004576F5"/>
    <w:rsid w:val="00457D2D"/>
    <w:rsid w:val="004624D1"/>
    <w:rsid w:val="00463B84"/>
    <w:rsid w:val="00464651"/>
    <w:rsid w:val="00464980"/>
    <w:rsid w:val="00471873"/>
    <w:rsid w:val="004751AC"/>
    <w:rsid w:val="00475A1C"/>
    <w:rsid w:val="00475B6D"/>
    <w:rsid w:val="00476B7F"/>
    <w:rsid w:val="00477EEF"/>
    <w:rsid w:val="00484DC3"/>
    <w:rsid w:val="00486928"/>
    <w:rsid w:val="0048712B"/>
    <w:rsid w:val="00487A10"/>
    <w:rsid w:val="00492477"/>
    <w:rsid w:val="00492810"/>
    <w:rsid w:val="004A11E0"/>
    <w:rsid w:val="004A3403"/>
    <w:rsid w:val="004A5E32"/>
    <w:rsid w:val="004B2BB6"/>
    <w:rsid w:val="004B2BDB"/>
    <w:rsid w:val="004B5058"/>
    <w:rsid w:val="004B5B12"/>
    <w:rsid w:val="004B62C0"/>
    <w:rsid w:val="004B7CF4"/>
    <w:rsid w:val="004C2CB0"/>
    <w:rsid w:val="004D0AA3"/>
    <w:rsid w:val="004D13C4"/>
    <w:rsid w:val="004D41BB"/>
    <w:rsid w:val="004D58BB"/>
    <w:rsid w:val="004D5CC3"/>
    <w:rsid w:val="004D6027"/>
    <w:rsid w:val="004D751A"/>
    <w:rsid w:val="004E024A"/>
    <w:rsid w:val="004E1593"/>
    <w:rsid w:val="004E233A"/>
    <w:rsid w:val="004E385E"/>
    <w:rsid w:val="004E39D3"/>
    <w:rsid w:val="004E3BF6"/>
    <w:rsid w:val="004E4309"/>
    <w:rsid w:val="004E516F"/>
    <w:rsid w:val="004E54C9"/>
    <w:rsid w:val="004E7591"/>
    <w:rsid w:val="004F045B"/>
    <w:rsid w:val="004F1306"/>
    <w:rsid w:val="004F29E0"/>
    <w:rsid w:val="004F38C4"/>
    <w:rsid w:val="004F77D7"/>
    <w:rsid w:val="005031C9"/>
    <w:rsid w:val="00503EC4"/>
    <w:rsid w:val="005040B5"/>
    <w:rsid w:val="0050465A"/>
    <w:rsid w:val="0051081C"/>
    <w:rsid w:val="005131E4"/>
    <w:rsid w:val="005136F7"/>
    <w:rsid w:val="005139E5"/>
    <w:rsid w:val="00514A47"/>
    <w:rsid w:val="00520480"/>
    <w:rsid w:val="00520C50"/>
    <w:rsid w:val="00520CC0"/>
    <w:rsid w:val="00521F40"/>
    <w:rsid w:val="005249E1"/>
    <w:rsid w:val="00524B16"/>
    <w:rsid w:val="00527515"/>
    <w:rsid w:val="0053257C"/>
    <w:rsid w:val="005326C0"/>
    <w:rsid w:val="00534B22"/>
    <w:rsid w:val="005358A3"/>
    <w:rsid w:val="005416D2"/>
    <w:rsid w:val="00542F6D"/>
    <w:rsid w:val="005431C6"/>
    <w:rsid w:val="00544835"/>
    <w:rsid w:val="00546DDB"/>
    <w:rsid w:val="005501F4"/>
    <w:rsid w:val="00552C62"/>
    <w:rsid w:val="00553831"/>
    <w:rsid w:val="005545A1"/>
    <w:rsid w:val="0055691A"/>
    <w:rsid w:val="0055706D"/>
    <w:rsid w:val="00557873"/>
    <w:rsid w:val="00557AE8"/>
    <w:rsid w:val="00561161"/>
    <w:rsid w:val="0056430D"/>
    <w:rsid w:val="00567E8B"/>
    <w:rsid w:val="0057310F"/>
    <w:rsid w:val="00573384"/>
    <w:rsid w:val="005768E8"/>
    <w:rsid w:val="00576FE0"/>
    <w:rsid w:val="00580820"/>
    <w:rsid w:val="00580F7F"/>
    <w:rsid w:val="00582273"/>
    <w:rsid w:val="00583833"/>
    <w:rsid w:val="00584702"/>
    <w:rsid w:val="005857FF"/>
    <w:rsid w:val="00586CB7"/>
    <w:rsid w:val="00592A0A"/>
    <w:rsid w:val="00592C45"/>
    <w:rsid w:val="005944BA"/>
    <w:rsid w:val="0059477A"/>
    <w:rsid w:val="00597849"/>
    <w:rsid w:val="00597A1C"/>
    <w:rsid w:val="005A02EA"/>
    <w:rsid w:val="005A0675"/>
    <w:rsid w:val="005A1EB0"/>
    <w:rsid w:val="005A2C09"/>
    <w:rsid w:val="005A2F68"/>
    <w:rsid w:val="005A3967"/>
    <w:rsid w:val="005A6385"/>
    <w:rsid w:val="005B0032"/>
    <w:rsid w:val="005B223F"/>
    <w:rsid w:val="005B3C9F"/>
    <w:rsid w:val="005B50F9"/>
    <w:rsid w:val="005B5A58"/>
    <w:rsid w:val="005B5FED"/>
    <w:rsid w:val="005B7FE4"/>
    <w:rsid w:val="005C135D"/>
    <w:rsid w:val="005C4B95"/>
    <w:rsid w:val="005D1665"/>
    <w:rsid w:val="005D4D8A"/>
    <w:rsid w:val="005D5E07"/>
    <w:rsid w:val="005E20A2"/>
    <w:rsid w:val="005E324F"/>
    <w:rsid w:val="005E5BA0"/>
    <w:rsid w:val="005E7ADF"/>
    <w:rsid w:val="005F009A"/>
    <w:rsid w:val="005F5AFE"/>
    <w:rsid w:val="005F5CA8"/>
    <w:rsid w:val="005F5D38"/>
    <w:rsid w:val="006006DA"/>
    <w:rsid w:val="00600D5A"/>
    <w:rsid w:val="006012EF"/>
    <w:rsid w:val="00602EF2"/>
    <w:rsid w:val="006063B8"/>
    <w:rsid w:val="006064F3"/>
    <w:rsid w:val="006067C2"/>
    <w:rsid w:val="00611747"/>
    <w:rsid w:val="0061186A"/>
    <w:rsid w:val="006122C9"/>
    <w:rsid w:val="0061388B"/>
    <w:rsid w:val="006139B5"/>
    <w:rsid w:val="0061445F"/>
    <w:rsid w:val="00614A92"/>
    <w:rsid w:val="00617CC9"/>
    <w:rsid w:val="00620998"/>
    <w:rsid w:val="0062110D"/>
    <w:rsid w:val="00622AD0"/>
    <w:rsid w:val="00623AA3"/>
    <w:rsid w:val="00625D19"/>
    <w:rsid w:val="00627C27"/>
    <w:rsid w:val="006304C3"/>
    <w:rsid w:val="00631748"/>
    <w:rsid w:val="00632484"/>
    <w:rsid w:val="006325B6"/>
    <w:rsid w:val="00633B80"/>
    <w:rsid w:val="00634CE0"/>
    <w:rsid w:val="00637F12"/>
    <w:rsid w:val="00637F7F"/>
    <w:rsid w:val="006438A8"/>
    <w:rsid w:val="006471A5"/>
    <w:rsid w:val="00647841"/>
    <w:rsid w:val="006536EA"/>
    <w:rsid w:val="00653A9C"/>
    <w:rsid w:val="006545D4"/>
    <w:rsid w:val="006554F8"/>
    <w:rsid w:val="00657C86"/>
    <w:rsid w:val="0066100A"/>
    <w:rsid w:val="0066101E"/>
    <w:rsid w:val="00661179"/>
    <w:rsid w:val="00661C88"/>
    <w:rsid w:val="00663905"/>
    <w:rsid w:val="00663C9C"/>
    <w:rsid w:val="00663E30"/>
    <w:rsid w:val="00664C4A"/>
    <w:rsid w:val="00665932"/>
    <w:rsid w:val="006671CA"/>
    <w:rsid w:val="00667FF1"/>
    <w:rsid w:val="00670E0D"/>
    <w:rsid w:val="00671015"/>
    <w:rsid w:val="006739EE"/>
    <w:rsid w:val="0067510D"/>
    <w:rsid w:val="0068238C"/>
    <w:rsid w:val="00682B3B"/>
    <w:rsid w:val="00683297"/>
    <w:rsid w:val="00684CDA"/>
    <w:rsid w:val="006850E7"/>
    <w:rsid w:val="006863A8"/>
    <w:rsid w:val="00687455"/>
    <w:rsid w:val="006916DF"/>
    <w:rsid w:val="00692926"/>
    <w:rsid w:val="006951F6"/>
    <w:rsid w:val="0069542A"/>
    <w:rsid w:val="00696B7D"/>
    <w:rsid w:val="00697C83"/>
    <w:rsid w:val="006A0735"/>
    <w:rsid w:val="006A1E6C"/>
    <w:rsid w:val="006A2514"/>
    <w:rsid w:val="006A31AB"/>
    <w:rsid w:val="006A3B0F"/>
    <w:rsid w:val="006A4C76"/>
    <w:rsid w:val="006A5B89"/>
    <w:rsid w:val="006A5D90"/>
    <w:rsid w:val="006B1151"/>
    <w:rsid w:val="006B16BC"/>
    <w:rsid w:val="006B2706"/>
    <w:rsid w:val="006B29F2"/>
    <w:rsid w:val="006B51AF"/>
    <w:rsid w:val="006B67DC"/>
    <w:rsid w:val="006C0664"/>
    <w:rsid w:val="006C24C7"/>
    <w:rsid w:val="006C3F7A"/>
    <w:rsid w:val="006C7361"/>
    <w:rsid w:val="006C76B2"/>
    <w:rsid w:val="006D0728"/>
    <w:rsid w:val="006D0A4B"/>
    <w:rsid w:val="006D0E0B"/>
    <w:rsid w:val="006D17D3"/>
    <w:rsid w:val="006D3C96"/>
    <w:rsid w:val="006D4792"/>
    <w:rsid w:val="006D6443"/>
    <w:rsid w:val="006D6446"/>
    <w:rsid w:val="006E0CAC"/>
    <w:rsid w:val="006E2DB2"/>
    <w:rsid w:val="006E7F88"/>
    <w:rsid w:val="006F0AE9"/>
    <w:rsid w:val="006F13BB"/>
    <w:rsid w:val="006F16CE"/>
    <w:rsid w:val="006F2B32"/>
    <w:rsid w:val="006F2ECE"/>
    <w:rsid w:val="006F35AC"/>
    <w:rsid w:val="006F5252"/>
    <w:rsid w:val="006F55E8"/>
    <w:rsid w:val="006F5638"/>
    <w:rsid w:val="0070369D"/>
    <w:rsid w:val="00704FB0"/>
    <w:rsid w:val="007121AD"/>
    <w:rsid w:val="0071392C"/>
    <w:rsid w:val="00713CD3"/>
    <w:rsid w:val="0071423A"/>
    <w:rsid w:val="007147DA"/>
    <w:rsid w:val="007173BD"/>
    <w:rsid w:val="00722070"/>
    <w:rsid w:val="00722C79"/>
    <w:rsid w:val="00722DF6"/>
    <w:rsid w:val="00722F85"/>
    <w:rsid w:val="00723DB1"/>
    <w:rsid w:val="0072650C"/>
    <w:rsid w:val="0072686E"/>
    <w:rsid w:val="00730DF6"/>
    <w:rsid w:val="00730F9D"/>
    <w:rsid w:val="00732A91"/>
    <w:rsid w:val="00742E9D"/>
    <w:rsid w:val="007433AF"/>
    <w:rsid w:val="0074451E"/>
    <w:rsid w:val="00744E6D"/>
    <w:rsid w:val="007454E7"/>
    <w:rsid w:val="00745C41"/>
    <w:rsid w:val="0074724D"/>
    <w:rsid w:val="00751A7E"/>
    <w:rsid w:val="007526D3"/>
    <w:rsid w:val="007538FE"/>
    <w:rsid w:val="00754925"/>
    <w:rsid w:val="007567B2"/>
    <w:rsid w:val="007571D7"/>
    <w:rsid w:val="007601B9"/>
    <w:rsid w:val="00762463"/>
    <w:rsid w:val="00762A68"/>
    <w:rsid w:val="007673B0"/>
    <w:rsid w:val="00770F76"/>
    <w:rsid w:val="007712D2"/>
    <w:rsid w:val="007717A8"/>
    <w:rsid w:val="00772114"/>
    <w:rsid w:val="00776653"/>
    <w:rsid w:val="00777F01"/>
    <w:rsid w:val="00780BD0"/>
    <w:rsid w:val="00781697"/>
    <w:rsid w:val="00782410"/>
    <w:rsid w:val="00783487"/>
    <w:rsid w:val="007843C6"/>
    <w:rsid w:val="007872BF"/>
    <w:rsid w:val="00790773"/>
    <w:rsid w:val="007920C1"/>
    <w:rsid w:val="00794E9F"/>
    <w:rsid w:val="00795958"/>
    <w:rsid w:val="007A0064"/>
    <w:rsid w:val="007A0A13"/>
    <w:rsid w:val="007A1CC8"/>
    <w:rsid w:val="007A2D96"/>
    <w:rsid w:val="007A58D9"/>
    <w:rsid w:val="007B242C"/>
    <w:rsid w:val="007B315A"/>
    <w:rsid w:val="007B3B4F"/>
    <w:rsid w:val="007B4BD9"/>
    <w:rsid w:val="007B6F82"/>
    <w:rsid w:val="007C2046"/>
    <w:rsid w:val="007C2138"/>
    <w:rsid w:val="007C3033"/>
    <w:rsid w:val="007C5B38"/>
    <w:rsid w:val="007C7910"/>
    <w:rsid w:val="007D0135"/>
    <w:rsid w:val="007D7B31"/>
    <w:rsid w:val="007E1080"/>
    <w:rsid w:val="007E1C00"/>
    <w:rsid w:val="007E2A85"/>
    <w:rsid w:val="007E2C8E"/>
    <w:rsid w:val="007E3326"/>
    <w:rsid w:val="007E3752"/>
    <w:rsid w:val="007E544B"/>
    <w:rsid w:val="007F0B87"/>
    <w:rsid w:val="007F5167"/>
    <w:rsid w:val="007F5600"/>
    <w:rsid w:val="00800C58"/>
    <w:rsid w:val="0080217F"/>
    <w:rsid w:val="00803B5B"/>
    <w:rsid w:val="00803DEC"/>
    <w:rsid w:val="0080456B"/>
    <w:rsid w:val="00804BFD"/>
    <w:rsid w:val="0080646C"/>
    <w:rsid w:val="008107FB"/>
    <w:rsid w:val="00810D41"/>
    <w:rsid w:val="008122A6"/>
    <w:rsid w:val="00814328"/>
    <w:rsid w:val="00815332"/>
    <w:rsid w:val="00816560"/>
    <w:rsid w:val="0081790E"/>
    <w:rsid w:val="00821EE8"/>
    <w:rsid w:val="00825283"/>
    <w:rsid w:val="00826390"/>
    <w:rsid w:val="00826E2E"/>
    <w:rsid w:val="008300B7"/>
    <w:rsid w:val="008318F5"/>
    <w:rsid w:val="008365D6"/>
    <w:rsid w:val="00836AFC"/>
    <w:rsid w:val="00844712"/>
    <w:rsid w:val="008465ED"/>
    <w:rsid w:val="00847B0E"/>
    <w:rsid w:val="00847C92"/>
    <w:rsid w:val="008503AC"/>
    <w:rsid w:val="008511DF"/>
    <w:rsid w:val="00851278"/>
    <w:rsid w:val="00853739"/>
    <w:rsid w:val="0085620B"/>
    <w:rsid w:val="00856757"/>
    <w:rsid w:val="00860098"/>
    <w:rsid w:val="00860D95"/>
    <w:rsid w:val="00860F00"/>
    <w:rsid w:val="008632E2"/>
    <w:rsid w:val="00863B17"/>
    <w:rsid w:val="00864D63"/>
    <w:rsid w:val="0086630A"/>
    <w:rsid w:val="008665F2"/>
    <w:rsid w:val="00870C40"/>
    <w:rsid w:val="00872249"/>
    <w:rsid w:val="00872F93"/>
    <w:rsid w:val="00873055"/>
    <w:rsid w:val="00875311"/>
    <w:rsid w:val="008772CD"/>
    <w:rsid w:val="008810E1"/>
    <w:rsid w:val="00881684"/>
    <w:rsid w:val="0088191D"/>
    <w:rsid w:val="00882349"/>
    <w:rsid w:val="00882EDE"/>
    <w:rsid w:val="00883E02"/>
    <w:rsid w:val="00884E37"/>
    <w:rsid w:val="00886FB1"/>
    <w:rsid w:val="00887228"/>
    <w:rsid w:val="00891A24"/>
    <w:rsid w:val="008927DA"/>
    <w:rsid w:val="00896746"/>
    <w:rsid w:val="008A0BA6"/>
    <w:rsid w:val="008B0139"/>
    <w:rsid w:val="008B17F7"/>
    <w:rsid w:val="008B711E"/>
    <w:rsid w:val="008B742F"/>
    <w:rsid w:val="008C1157"/>
    <w:rsid w:val="008C2955"/>
    <w:rsid w:val="008C3D57"/>
    <w:rsid w:val="008C5191"/>
    <w:rsid w:val="008C65FB"/>
    <w:rsid w:val="008C6C33"/>
    <w:rsid w:val="008D116C"/>
    <w:rsid w:val="008D1D1D"/>
    <w:rsid w:val="008D286F"/>
    <w:rsid w:val="008D5AAD"/>
    <w:rsid w:val="008D661A"/>
    <w:rsid w:val="008D7762"/>
    <w:rsid w:val="008D7C49"/>
    <w:rsid w:val="008E5BF0"/>
    <w:rsid w:val="008E5C77"/>
    <w:rsid w:val="008F33F7"/>
    <w:rsid w:val="008F3F1A"/>
    <w:rsid w:val="009013AF"/>
    <w:rsid w:val="0090169C"/>
    <w:rsid w:val="00901AC9"/>
    <w:rsid w:val="00903037"/>
    <w:rsid w:val="00905CD1"/>
    <w:rsid w:val="00905CDF"/>
    <w:rsid w:val="00906158"/>
    <w:rsid w:val="00913215"/>
    <w:rsid w:val="009152E3"/>
    <w:rsid w:val="00920AE2"/>
    <w:rsid w:val="00922CC3"/>
    <w:rsid w:val="00922D16"/>
    <w:rsid w:val="00922EA3"/>
    <w:rsid w:val="00925601"/>
    <w:rsid w:val="00935CDB"/>
    <w:rsid w:val="0093653C"/>
    <w:rsid w:val="00940953"/>
    <w:rsid w:val="00941965"/>
    <w:rsid w:val="00942C97"/>
    <w:rsid w:val="009448C0"/>
    <w:rsid w:val="00946330"/>
    <w:rsid w:val="00953D23"/>
    <w:rsid w:val="00954BE1"/>
    <w:rsid w:val="00954F4E"/>
    <w:rsid w:val="0095551E"/>
    <w:rsid w:val="009557D9"/>
    <w:rsid w:val="0095684E"/>
    <w:rsid w:val="0095769F"/>
    <w:rsid w:val="009577B4"/>
    <w:rsid w:val="00957913"/>
    <w:rsid w:val="00960903"/>
    <w:rsid w:val="00962BD5"/>
    <w:rsid w:val="00964F71"/>
    <w:rsid w:val="0096605E"/>
    <w:rsid w:val="009662AF"/>
    <w:rsid w:val="009662F5"/>
    <w:rsid w:val="00967909"/>
    <w:rsid w:val="009705DB"/>
    <w:rsid w:val="00973A70"/>
    <w:rsid w:val="009742F5"/>
    <w:rsid w:val="009749D8"/>
    <w:rsid w:val="00974B60"/>
    <w:rsid w:val="00975B35"/>
    <w:rsid w:val="00977A35"/>
    <w:rsid w:val="00980875"/>
    <w:rsid w:val="009826CC"/>
    <w:rsid w:val="009856EC"/>
    <w:rsid w:val="0098772D"/>
    <w:rsid w:val="00991672"/>
    <w:rsid w:val="00994C18"/>
    <w:rsid w:val="0099526F"/>
    <w:rsid w:val="00995581"/>
    <w:rsid w:val="00995822"/>
    <w:rsid w:val="00995F27"/>
    <w:rsid w:val="0099659E"/>
    <w:rsid w:val="009A45E7"/>
    <w:rsid w:val="009A74AF"/>
    <w:rsid w:val="009B0C4A"/>
    <w:rsid w:val="009B15D8"/>
    <w:rsid w:val="009B2A0E"/>
    <w:rsid w:val="009B4AE3"/>
    <w:rsid w:val="009B6BCF"/>
    <w:rsid w:val="009B7517"/>
    <w:rsid w:val="009B765C"/>
    <w:rsid w:val="009B7A05"/>
    <w:rsid w:val="009B7CF5"/>
    <w:rsid w:val="009C0C04"/>
    <w:rsid w:val="009C1A0E"/>
    <w:rsid w:val="009C3270"/>
    <w:rsid w:val="009C3629"/>
    <w:rsid w:val="009C6AAE"/>
    <w:rsid w:val="009C6FD4"/>
    <w:rsid w:val="009C773E"/>
    <w:rsid w:val="009D083B"/>
    <w:rsid w:val="009D268C"/>
    <w:rsid w:val="009D61FE"/>
    <w:rsid w:val="009E1994"/>
    <w:rsid w:val="009E1A88"/>
    <w:rsid w:val="009F13EE"/>
    <w:rsid w:val="009F3EA9"/>
    <w:rsid w:val="009F7CCE"/>
    <w:rsid w:val="00A000DC"/>
    <w:rsid w:val="00A02CB6"/>
    <w:rsid w:val="00A065D6"/>
    <w:rsid w:val="00A0707C"/>
    <w:rsid w:val="00A10C02"/>
    <w:rsid w:val="00A12733"/>
    <w:rsid w:val="00A13104"/>
    <w:rsid w:val="00A14F47"/>
    <w:rsid w:val="00A16AA2"/>
    <w:rsid w:val="00A17004"/>
    <w:rsid w:val="00A17E3D"/>
    <w:rsid w:val="00A2662C"/>
    <w:rsid w:val="00A31370"/>
    <w:rsid w:val="00A36128"/>
    <w:rsid w:val="00A37F62"/>
    <w:rsid w:val="00A4306B"/>
    <w:rsid w:val="00A501AA"/>
    <w:rsid w:val="00A50671"/>
    <w:rsid w:val="00A51C07"/>
    <w:rsid w:val="00A527D9"/>
    <w:rsid w:val="00A52973"/>
    <w:rsid w:val="00A52CF2"/>
    <w:rsid w:val="00A5342C"/>
    <w:rsid w:val="00A54588"/>
    <w:rsid w:val="00A55747"/>
    <w:rsid w:val="00A56B33"/>
    <w:rsid w:val="00A6214F"/>
    <w:rsid w:val="00A62CE6"/>
    <w:rsid w:val="00A646E9"/>
    <w:rsid w:val="00A66CA6"/>
    <w:rsid w:val="00A66FE1"/>
    <w:rsid w:val="00A70F01"/>
    <w:rsid w:val="00A711F7"/>
    <w:rsid w:val="00A7372F"/>
    <w:rsid w:val="00A73F75"/>
    <w:rsid w:val="00A77477"/>
    <w:rsid w:val="00A777A0"/>
    <w:rsid w:val="00A82207"/>
    <w:rsid w:val="00A86E7B"/>
    <w:rsid w:val="00A906AC"/>
    <w:rsid w:val="00A93FBB"/>
    <w:rsid w:val="00A94947"/>
    <w:rsid w:val="00A95602"/>
    <w:rsid w:val="00AA267E"/>
    <w:rsid w:val="00AA3EC4"/>
    <w:rsid w:val="00AA5C75"/>
    <w:rsid w:val="00AA756B"/>
    <w:rsid w:val="00AB02CB"/>
    <w:rsid w:val="00AB4127"/>
    <w:rsid w:val="00AB4F3B"/>
    <w:rsid w:val="00AB5B86"/>
    <w:rsid w:val="00AB6555"/>
    <w:rsid w:val="00AB6778"/>
    <w:rsid w:val="00AC0FFF"/>
    <w:rsid w:val="00AC28BE"/>
    <w:rsid w:val="00AC2B79"/>
    <w:rsid w:val="00AC45A7"/>
    <w:rsid w:val="00AC4F60"/>
    <w:rsid w:val="00AC61F3"/>
    <w:rsid w:val="00AD11B0"/>
    <w:rsid w:val="00AD3D68"/>
    <w:rsid w:val="00AD41DB"/>
    <w:rsid w:val="00AD5637"/>
    <w:rsid w:val="00AD5C94"/>
    <w:rsid w:val="00AD7257"/>
    <w:rsid w:val="00AD7619"/>
    <w:rsid w:val="00AE200A"/>
    <w:rsid w:val="00AE2495"/>
    <w:rsid w:val="00AE327B"/>
    <w:rsid w:val="00AE7404"/>
    <w:rsid w:val="00AE7C33"/>
    <w:rsid w:val="00AF1F89"/>
    <w:rsid w:val="00AF2F53"/>
    <w:rsid w:val="00AF496C"/>
    <w:rsid w:val="00AF7771"/>
    <w:rsid w:val="00B00B5B"/>
    <w:rsid w:val="00B011CF"/>
    <w:rsid w:val="00B02052"/>
    <w:rsid w:val="00B02275"/>
    <w:rsid w:val="00B03873"/>
    <w:rsid w:val="00B03D68"/>
    <w:rsid w:val="00B03F04"/>
    <w:rsid w:val="00B046CF"/>
    <w:rsid w:val="00B068EF"/>
    <w:rsid w:val="00B07D2D"/>
    <w:rsid w:val="00B105B2"/>
    <w:rsid w:val="00B10C4E"/>
    <w:rsid w:val="00B123C9"/>
    <w:rsid w:val="00B123D1"/>
    <w:rsid w:val="00B14116"/>
    <w:rsid w:val="00B17B76"/>
    <w:rsid w:val="00B2060C"/>
    <w:rsid w:val="00B21C68"/>
    <w:rsid w:val="00B229AF"/>
    <w:rsid w:val="00B23631"/>
    <w:rsid w:val="00B2654A"/>
    <w:rsid w:val="00B26C35"/>
    <w:rsid w:val="00B27371"/>
    <w:rsid w:val="00B27DE9"/>
    <w:rsid w:val="00B30743"/>
    <w:rsid w:val="00B30A92"/>
    <w:rsid w:val="00B35BE7"/>
    <w:rsid w:val="00B37E89"/>
    <w:rsid w:val="00B41840"/>
    <w:rsid w:val="00B434A2"/>
    <w:rsid w:val="00B45254"/>
    <w:rsid w:val="00B4615A"/>
    <w:rsid w:val="00B46958"/>
    <w:rsid w:val="00B4780D"/>
    <w:rsid w:val="00B47966"/>
    <w:rsid w:val="00B47DB9"/>
    <w:rsid w:val="00B50D45"/>
    <w:rsid w:val="00B52172"/>
    <w:rsid w:val="00B53907"/>
    <w:rsid w:val="00B54617"/>
    <w:rsid w:val="00B60EFA"/>
    <w:rsid w:val="00B638FA"/>
    <w:rsid w:val="00B64B22"/>
    <w:rsid w:val="00B667E9"/>
    <w:rsid w:val="00B66F6D"/>
    <w:rsid w:val="00B67388"/>
    <w:rsid w:val="00B73E6F"/>
    <w:rsid w:val="00B749D1"/>
    <w:rsid w:val="00B803B5"/>
    <w:rsid w:val="00B810FB"/>
    <w:rsid w:val="00B81E85"/>
    <w:rsid w:val="00B82B51"/>
    <w:rsid w:val="00B958E0"/>
    <w:rsid w:val="00B975A9"/>
    <w:rsid w:val="00BA28D6"/>
    <w:rsid w:val="00BA5E38"/>
    <w:rsid w:val="00BA6FD0"/>
    <w:rsid w:val="00BA7D00"/>
    <w:rsid w:val="00BB005A"/>
    <w:rsid w:val="00BB3244"/>
    <w:rsid w:val="00BB45A8"/>
    <w:rsid w:val="00BB4970"/>
    <w:rsid w:val="00BB6075"/>
    <w:rsid w:val="00BB6F98"/>
    <w:rsid w:val="00BC0658"/>
    <w:rsid w:val="00BD0590"/>
    <w:rsid w:val="00BD067F"/>
    <w:rsid w:val="00BD4ED7"/>
    <w:rsid w:val="00BD5681"/>
    <w:rsid w:val="00BD6189"/>
    <w:rsid w:val="00BD6230"/>
    <w:rsid w:val="00BE07AC"/>
    <w:rsid w:val="00BE3228"/>
    <w:rsid w:val="00BE3EDF"/>
    <w:rsid w:val="00BE40D9"/>
    <w:rsid w:val="00BE5EB1"/>
    <w:rsid w:val="00BE7C47"/>
    <w:rsid w:val="00BF0421"/>
    <w:rsid w:val="00BF3416"/>
    <w:rsid w:val="00BF6EF0"/>
    <w:rsid w:val="00BF7181"/>
    <w:rsid w:val="00C00E03"/>
    <w:rsid w:val="00C030FA"/>
    <w:rsid w:val="00C05F39"/>
    <w:rsid w:val="00C079D5"/>
    <w:rsid w:val="00C100FB"/>
    <w:rsid w:val="00C109DA"/>
    <w:rsid w:val="00C112F9"/>
    <w:rsid w:val="00C130E1"/>
    <w:rsid w:val="00C137E1"/>
    <w:rsid w:val="00C13BA2"/>
    <w:rsid w:val="00C14A5D"/>
    <w:rsid w:val="00C15C7F"/>
    <w:rsid w:val="00C15D39"/>
    <w:rsid w:val="00C1682F"/>
    <w:rsid w:val="00C17131"/>
    <w:rsid w:val="00C21134"/>
    <w:rsid w:val="00C245C3"/>
    <w:rsid w:val="00C2543D"/>
    <w:rsid w:val="00C25B5A"/>
    <w:rsid w:val="00C321E9"/>
    <w:rsid w:val="00C32830"/>
    <w:rsid w:val="00C33948"/>
    <w:rsid w:val="00C3410F"/>
    <w:rsid w:val="00C345C3"/>
    <w:rsid w:val="00C36A54"/>
    <w:rsid w:val="00C3746E"/>
    <w:rsid w:val="00C408BC"/>
    <w:rsid w:val="00C412BA"/>
    <w:rsid w:val="00C425F2"/>
    <w:rsid w:val="00C42FFC"/>
    <w:rsid w:val="00C44A65"/>
    <w:rsid w:val="00C45FED"/>
    <w:rsid w:val="00C46192"/>
    <w:rsid w:val="00C477B7"/>
    <w:rsid w:val="00C51D0F"/>
    <w:rsid w:val="00C522F0"/>
    <w:rsid w:val="00C525AA"/>
    <w:rsid w:val="00C542A7"/>
    <w:rsid w:val="00C54944"/>
    <w:rsid w:val="00C55062"/>
    <w:rsid w:val="00C56D5D"/>
    <w:rsid w:val="00C56E6A"/>
    <w:rsid w:val="00C64B90"/>
    <w:rsid w:val="00C65984"/>
    <w:rsid w:val="00C66518"/>
    <w:rsid w:val="00C745C0"/>
    <w:rsid w:val="00C75F3B"/>
    <w:rsid w:val="00C77084"/>
    <w:rsid w:val="00C806CF"/>
    <w:rsid w:val="00C81093"/>
    <w:rsid w:val="00C83963"/>
    <w:rsid w:val="00C84453"/>
    <w:rsid w:val="00C845D8"/>
    <w:rsid w:val="00C84C7C"/>
    <w:rsid w:val="00C87CD1"/>
    <w:rsid w:val="00C93CCA"/>
    <w:rsid w:val="00C9721C"/>
    <w:rsid w:val="00CA0CBF"/>
    <w:rsid w:val="00CA198A"/>
    <w:rsid w:val="00CA38E3"/>
    <w:rsid w:val="00CA42BF"/>
    <w:rsid w:val="00CA4F5B"/>
    <w:rsid w:val="00CB0794"/>
    <w:rsid w:val="00CB4D0D"/>
    <w:rsid w:val="00CB720E"/>
    <w:rsid w:val="00CB76C1"/>
    <w:rsid w:val="00CB7B87"/>
    <w:rsid w:val="00CC4715"/>
    <w:rsid w:val="00CD05C2"/>
    <w:rsid w:val="00CD1E17"/>
    <w:rsid w:val="00CD2078"/>
    <w:rsid w:val="00CD2CD3"/>
    <w:rsid w:val="00CD3192"/>
    <w:rsid w:val="00CD3567"/>
    <w:rsid w:val="00CD360F"/>
    <w:rsid w:val="00CD4156"/>
    <w:rsid w:val="00CD4400"/>
    <w:rsid w:val="00CD46A9"/>
    <w:rsid w:val="00CD5358"/>
    <w:rsid w:val="00CE034E"/>
    <w:rsid w:val="00CE0A7F"/>
    <w:rsid w:val="00CE149E"/>
    <w:rsid w:val="00CE6194"/>
    <w:rsid w:val="00CE6628"/>
    <w:rsid w:val="00CE6705"/>
    <w:rsid w:val="00CE78D5"/>
    <w:rsid w:val="00CF7F98"/>
    <w:rsid w:val="00D00A0F"/>
    <w:rsid w:val="00D020BF"/>
    <w:rsid w:val="00D03892"/>
    <w:rsid w:val="00D05321"/>
    <w:rsid w:val="00D071D1"/>
    <w:rsid w:val="00D073E7"/>
    <w:rsid w:val="00D07A92"/>
    <w:rsid w:val="00D122B4"/>
    <w:rsid w:val="00D12C24"/>
    <w:rsid w:val="00D20014"/>
    <w:rsid w:val="00D20071"/>
    <w:rsid w:val="00D21120"/>
    <w:rsid w:val="00D231E0"/>
    <w:rsid w:val="00D241F8"/>
    <w:rsid w:val="00D24581"/>
    <w:rsid w:val="00D25416"/>
    <w:rsid w:val="00D274BC"/>
    <w:rsid w:val="00D27C2D"/>
    <w:rsid w:val="00D32A54"/>
    <w:rsid w:val="00D3322A"/>
    <w:rsid w:val="00D34A1E"/>
    <w:rsid w:val="00D3632A"/>
    <w:rsid w:val="00D36A52"/>
    <w:rsid w:val="00D371C2"/>
    <w:rsid w:val="00D372CC"/>
    <w:rsid w:val="00D37471"/>
    <w:rsid w:val="00D4342C"/>
    <w:rsid w:val="00D47624"/>
    <w:rsid w:val="00D5034E"/>
    <w:rsid w:val="00D5092B"/>
    <w:rsid w:val="00D509CB"/>
    <w:rsid w:val="00D52B7E"/>
    <w:rsid w:val="00D5468C"/>
    <w:rsid w:val="00D54AAC"/>
    <w:rsid w:val="00D55B95"/>
    <w:rsid w:val="00D55C96"/>
    <w:rsid w:val="00D60B85"/>
    <w:rsid w:val="00D646E3"/>
    <w:rsid w:val="00D65BBD"/>
    <w:rsid w:val="00D65E8E"/>
    <w:rsid w:val="00D660C0"/>
    <w:rsid w:val="00D668EE"/>
    <w:rsid w:val="00D8081D"/>
    <w:rsid w:val="00D83607"/>
    <w:rsid w:val="00D846EB"/>
    <w:rsid w:val="00D85506"/>
    <w:rsid w:val="00D85679"/>
    <w:rsid w:val="00D861DD"/>
    <w:rsid w:val="00D868DD"/>
    <w:rsid w:val="00D8716C"/>
    <w:rsid w:val="00D9140F"/>
    <w:rsid w:val="00D9363A"/>
    <w:rsid w:val="00DA338F"/>
    <w:rsid w:val="00DA5205"/>
    <w:rsid w:val="00DA7268"/>
    <w:rsid w:val="00DA75C4"/>
    <w:rsid w:val="00DB0524"/>
    <w:rsid w:val="00DB1A51"/>
    <w:rsid w:val="00DB4676"/>
    <w:rsid w:val="00DB47D6"/>
    <w:rsid w:val="00DB4DE2"/>
    <w:rsid w:val="00DB63E2"/>
    <w:rsid w:val="00DB7545"/>
    <w:rsid w:val="00DC0009"/>
    <w:rsid w:val="00DC5186"/>
    <w:rsid w:val="00DC6674"/>
    <w:rsid w:val="00DD02E7"/>
    <w:rsid w:val="00DD11CB"/>
    <w:rsid w:val="00DD18F9"/>
    <w:rsid w:val="00DD29E8"/>
    <w:rsid w:val="00DD630E"/>
    <w:rsid w:val="00DD66D4"/>
    <w:rsid w:val="00DE0A1C"/>
    <w:rsid w:val="00DE24D6"/>
    <w:rsid w:val="00DE5BBE"/>
    <w:rsid w:val="00DF093A"/>
    <w:rsid w:val="00DF2474"/>
    <w:rsid w:val="00DF2A3F"/>
    <w:rsid w:val="00DF2ABE"/>
    <w:rsid w:val="00DF4111"/>
    <w:rsid w:val="00DF7977"/>
    <w:rsid w:val="00E01488"/>
    <w:rsid w:val="00E037AE"/>
    <w:rsid w:val="00E104F9"/>
    <w:rsid w:val="00E14959"/>
    <w:rsid w:val="00E15174"/>
    <w:rsid w:val="00E153D2"/>
    <w:rsid w:val="00E20B12"/>
    <w:rsid w:val="00E22119"/>
    <w:rsid w:val="00E22529"/>
    <w:rsid w:val="00E235D7"/>
    <w:rsid w:val="00E271B9"/>
    <w:rsid w:val="00E329BA"/>
    <w:rsid w:val="00E343D4"/>
    <w:rsid w:val="00E3706A"/>
    <w:rsid w:val="00E41F52"/>
    <w:rsid w:val="00E42772"/>
    <w:rsid w:val="00E4298A"/>
    <w:rsid w:val="00E43465"/>
    <w:rsid w:val="00E46A9D"/>
    <w:rsid w:val="00E47801"/>
    <w:rsid w:val="00E501C5"/>
    <w:rsid w:val="00E50E23"/>
    <w:rsid w:val="00E51E0C"/>
    <w:rsid w:val="00E52F2A"/>
    <w:rsid w:val="00E5549C"/>
    <w:rsid w:val="00E63CE8"/>
    <w:rsid w:val="00E63F59"/>
    <w:rsid w:val="00E67877"/>
    <w:rsid w:val="00E718CA"/>
    <w:rsid w:val="00E71976"/>
    <w:rsid w:val="00E74D53"/>
    <w:rsid w:val="00E76C62"/>
    <w:rsid w:val="00E828EA"/>
    <w:rsid w:val="00E829A2"/>
    <w:rsid w:val="00E83307"/>
    <w:rsid w:val="00E86A9C"/>
    <w:rsid w:val="00E9397D"/>
    <w:rsid w:val="00E94B4C"/>
    <w:rsid w:val="00E96DE7"/>
    <w:rsid w:val="00E97DB3"/>
    <w:rsid w:val="00E97E2B"/>
    <w:rsid w:val="00EA020E"/>
    <w:rsid w:val="00EA176D"/>
    <w:rsid w:val="00EA1C38"/>
    <w:rsid w:val="00EA462F"/>
    <w:rsid w:val="00EA6448"/>
    <w:rsid w:val="00EA6EDF"/>
    <w:rsid w:val="00EA7B92"/>
    <w:rsid w:val="00EB0265"/>
    <w:rsid w:val="00EB1178"/>
    <w:rsid w:val="00EB33EB"/>
    <w:rsid w:val="00EB5346"/>
    <w:rsid w:val="00EB718D"/>
    <w:rsid w:val="00EC16DB"/>
    <w:rsid w:val="00EC2889"/>
    <w:rsid w:val="00EC48DB"/>
    <w:rsid w:val="00EC5045"/>
    <w:rsid w:val="00EC61CA"/>
    <w:rsid w:val="00EC6498"/>
    <w:rsid w:val="00EC669B"/>
    <w:rsid w:val="00ED158E"/>
    <w:rsid w:val="00ED1A3A"/>
    <w:rsid w:val="00ED37B8"/>
    <w:rsid w:val="00ED76C0"/>
    <w:rsid w:val="00EE5A13"/>
    <w:rsid w:val="00EE6A8B"/>
    <w:rsid w:val="00EE765A"/>
    <w:rsid w:val="00EF2298"/>
    <w:rsid w:val="00EF33B3"/>
    <w:rsid w:val="00EF7A21"/>
    <w:rsid w:val="00F00277"/>
    <w:rsid w:val="00F01A1C"/>
    <w:rsid w:val="00F02C9B"/>
    <w:rsid w:val="00F06E75"/>
    <w:rsid w:val="00F07321"/>
    <w:rsid w:val="00F117D0"/>
    <w:rsid w:val="00F118B4"/>
    <w:rsid w:val="00F11F72"/>
    <w:rsid w:val="00F124A5"/>
    <w:rsid w:val="00F16E0C"/>
    <w:rsid w:val="00F16E8A"/>
    <w:rsid w:val="00F20C60"/>
    <w:rsid w:val="00F23A0F"/>
    <w:rsid w:val="00F23A56"/>
    <w:rsid w:val="00F24660"/>
    <w:rsid w:val="00F268F3"/>
    <w:rsid w:val="00F31CA8"/>
    <w:rsid w:val="00F32432"/>
    <w:rsid w:val="00F336D8"/>
    <w:rsid w:val="00F3514C"/>
    <w:rsid w:val="00F352D1"/>
    <w:rsid w:val="00F359AE"/>
    <w:rsid w:val="00F37D34"/>
    <w:rsid w:val="00F42054"/>
    <w:rsid w:val="00F422DC"/>
    <w:rsid w:val="00F42FFC"/>
    <w:rsid w:val="00F50196"/>
    <w:rsid w:val="00F5078E"/>
    <w:rsid w:val="00F5173D"/>
    <w:rsid w:val="00F51EA0"/>
    <w:rsid w:val="00F54C9B"/>
    <w:rsid w:val="00F55DD8"/>
    <w:rsid w:val="00F5647F"/>
    <w:rsid w:val="00F64A24"/>
    <w:rsid w:val="00F6558A"/>
    <w:rsid w:val="00F65E38"/>
    <w:rsid w:val="00F729F2"/>
    <w:rsid w:val="00F7411A"/>
    <w:rsid w:val="00F74D70"/>
    <w:rsid w:val="00F75972"/>
    <w:rsid w:val="00F759AA"/>
    <w:rsid w:val="00F7756F"/>
    <w:rsid w:val="00F77DB7"/>
    <w:rsid w:val="00F80964"/>
    <w:rsid w:val="00F80B5C"/>
    <w:rsid w:val="00F81782"/>
    <w:rsid w:val="00F82122"/>
    <w:rsid w:val="00F84F95"/>
    <w:rsid w:val="00F865E8"/>
    <w:rsid w:val="00F86B87"/>
    <w:rsid w:val="00F87B20"/>
    <w:rsid w:val="00F91216"/>
    <w:rsid w:val="00F9135B"/>
    <w:rsid w:val="00FA0BB2"/>
    <w:rsid w:val="00FA2AE9"/>
    <w:rsid w:val="00FA5917"/>
    <w:rsid w:val="00FB0C5B"/>
    <w:rsid w:val="00FB1E94"/>
    <w:rsid w:val="00FB299A"/>
    <w:rsid w:val="00FB54B0"/>
    <w:rsid w:val="00FB59A9"/>
    <w:rsid w:val="00FB5A7E"/>
    <w:rsid w:val="00FC26EE"/>
    <w:rsid w:val="00FC2960"/>
    <w:rsid w:val="00FC4E4B"/>
    <w:rsid w:val="00FC54B3"/>
    <w:rsid w:val="00FC553F"/>
    <w:rsid w:val="00FC5696"/>
    <w:rsid w:val="00FD06AF"/>
    <w:rsid w:val="00FD0A80"/>
    <w:rsid w:val="00FD4FA7"/>
    <w:rsid w:val="00FD5969"/>
    <w:rsid w:val="00FD596A"/>
    <w:rsid w:val="00FD61D8"/>
    <w:rsid w:val="00FD63CB"/>
    <w:rsid w:val="00FD76CA"/>
    <w:rsid w:val="00FE0E89"/>
    <w:rsid w:val="00FE2830"/>
    <w:rsid w:val="00FE289B"/>
    <w:rsid w:val="00FE3281"/>
    <w:rsid w:val="00FE42F5"/>
    <w:rsid w:val="00FE5A41"/>
    <w:rsid w:val="00FE6BD7"/>
    <w:rsid w:val="00FE7E09"/>
    <w:rsid w:val="00FE7FE1"/>
    <w:rsid w:val="00FF31DA"/>
    <w:rsid w:val="00FF3849"/>
    <w:rsid w:val="00FF40E0"/>
    <w:rsid w:val="00FF4C95"/>
    <w:rsid w:val="00FF5C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95904"/>
  <w15:chartTrackingRefBased/>
  <w15:docId w15:val="{AAD61368-089A-7D4F-9533-AF89A4F2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C34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5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5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5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5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5C3"/>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C345C3"/>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C345C3"/>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C345C3"/>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C345C3"/>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C345C3"/>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C345C3"/>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C345C3"/>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C345C3"/>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C345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5C3"/>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C345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5C3"/>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C345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45C3"/>
    <w:rPr>
      <w:i/>
      <w:iCs/>
      <w:color w:val="404040" w:themeColor="text1" w:themeTint="BF"/>
      <w:lang w:val="fr-CA"/>
    </w:rPr>
  </w:style>
  <w:style w:type="paragraph" w:styleId="ListParagraph">
    <w:name w:val="List Paragraph"/>
    <w:basedOn w:val="Normal"/>
    <w:uiPriority w:val="34"/>
    <w:qFormat/>
    <w:rsid w:val="00C345C3"/>
    <w:pPr>
      <w:ind w:left="720"/>
      <w:contextualSpacing/>
    </w:pPr>
  </w:style>
  <w:style w:type="character" w:styleId="IntenseEmphasis">
    <w:name w:val="Intense Emphasis"/>
    <w:basedOn w:val="DefaultParagraphFont"/>
    <w:uiPriority w:val="21"/>
    <w:qFormat/>
    <w:rsid w:val="00C345C3"/>
    <w:rPr>
      <w:i/>
      <w:iCs/>
      <w:color w:val="0F4761" w:themeColor="accent1" w:themeShade="BF"/>
    </w:rPr>
  </w:style>
  <w:style w:type="paragraph" w:styleId="IntenseQuote">
    <w:name w:val="Intense Quote"/>
    <w:basedOn w:val="Normal"/>
    <w:next w:val="Normal"/>
    <w:link w:val="IntenseQuoteChar"/>
    <w:uiPriority w:val="30"/>
    <w:qFormat/>
    <w:rsid w:val="00C34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5C3"/>
    <w:rPr>
      <w:i/>
      <w:iCs/>
      <w:color w:val="0F4761" w:themeColor="accent1" w:themeShade="BF"/>
      <w:lang w:val="fr-CA"/>
    </w:rPr>
  </w:style>
  <w:style w:type="character" w:styleId="IntenseReference">
    <w:name w:val="Intense Reference"/>
    <w:basedOn w:val="DefaultParagraphFont"/>
    <w:uiPriority w:val="32"/>
    <w:qFormat/>
    <w:rsid w:val="00C345C3"/>
    <w:rPr>
      <w:b/>
      <w:bCs/>
      <w:smallCaps/>
      <w:color w:val="0F4761" w:themeColor="accent1" w:themeShade="BF"/>
      <w:spacing w:val="5"/>
    </w:rPr>
  </w:style>
  <w:style w:type="character" w:styleId="CommentReference">
    <w:name w:val="annotation reference"/>
    <w:basedOn w:val="DefaultParagraphFont"/>
    <w:uiPriority w:val="99"/>
    <w:semiHidden/>
    <w:unhideWhenUsed/>
    <w:rsid w:val="00C66518"/>
    <w:rPr>
      <w:sz w:val="16"/>
      <w:szCs w:val="16"/>
    </w:rPr>
  </w:style>
  <w:style w:type="paragraph" w:styleId="CommentText">
    <w:name w:val="annotation text"/>
    <w:basedOn w:val="Normal"/>
    <w:link w:val="CommentTextChar"/>
    <w:uiPriority w:val="99"/>
    <w:unhideWhenUsed/>
    <w:rsid w:val="00C66518"/>
    <w:rPr>
      <w:sz w:val="20"/>
      <w:szCs w:val="20"/>
    </w:rPr>
  </w:style>
  <w:style w:type="character" w:customStyle="1" w:styleId="CommentTextChar">
    <w:name w:val="Comment Text Char"/>
    <w:basedOn w:val="DefaultParagraphFont"/>
    <w:link w:val="CommentText"/>
    <w:uiPriority w:val="99"/>
    <w:rsid w:val="00C66518"/>
    <w:rPr>
      <w:sz w:val="20"/>
      <w:szCs w:val="20"/>
      <w:lang w:val="fr-CA"/>
    </w:rPr>
  </w:style>
  <w:style w:type="paragraph" w:styleId="CommentSubject">
    <w:name w:val="annotation subject"/>
    <w:basedOn w:val="CommentText"/>
    <w:next w:val="CommentText"/>
    <w:link w:val="CommentSubjectChar"/>
    <w:uiPriority w:val="99"/>
    <w:semiHidden/>
    <w:unhideWhenUsed/>
    <w:rsid w:val="00C66518"/>
    <w:rPr>
      <w:b/>
      <w:bCs/>
    </w:rPr>
  </w:style>
  <w:style w:type="character" w:customStyle="1" w:styleId="CommentSubjectChar">
    <w:name w:val="Comment Subject Char"/>
    <w:basedOn w:val="CommentTextChar"/>
    <w:link w:val="CommentSubject"/>
    <w:uiPriority w:val="99"/>
    <w:semiHidden/>
    <w:rsid w:val="00C66518"/>
    <w:rPr>
      <w:b/>
      <w:bCs/>
      <w:sz w:val="20"/>
      <w:szCs w:val="20"/>
      <w:lang w:val="fr-CA"/>
    </w:rPr>
  </w:style>
  <w:style w:type="paragraph" w:styleId="Revision">
    <w:name w:val="Revision"/>
    <w:hidden/>
    <w:uiPriority w:val="99"/>
    <w:semiHidden/>
    <w:rsid w:val="00C66518"/>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7</cp:revision>
  <dcterms:created xsi:type="dcterms:W3CDTF">2025-06-25T18:06:00Z</dcterms:created>
  <dcterms:modified xsi:type="dcterms:W3CDTF">2025-06-27T20:31:00Z</dcterms:modified>
</cp:coreProperties>
</file>