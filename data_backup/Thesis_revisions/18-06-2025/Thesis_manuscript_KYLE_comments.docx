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5601" w14:textId="091237D6" w:rsidR="00C42FFC" w:rsidRPr="007039BB" w:rsidRDefault="00FE754C" w:rsidP="00FE754C">
      <w:pPr>
        <w:spacing w:line="276" w:lineRule="auto"/>
        <w:jc w:val="center"/>
        <w:rPr>
          <w:rFonts w:ascii="Times New Roman" w:hAnsi="Times New Roman" w:cs="Times New Roman"/>
          <w:b/>
          <w:bCs/>
          <w:sz w:val="32"/>
          <w:szCs w:val="32"/>
          <w:lang w:val="en-CA"/>
        </w:rPr>
      </w:pPr>
      <w:r w:rsidRPr="007039BB">
        <w:rPr>
          <w:rFonts w:ascii="Times New Roman" w:hAnsi="Times New Roman" w:cs="Times New Roman"/>
          <w:b/>
          <w:bCs/>
          <w:sz w:val="32"/>
          <w:szCs w:val="32"/>
          <w:lang w:val="en-CA"/>
        </w:rPr>
        <w:t>Winter survival and urban green space use of the Northern cardinal (</w:t>
      </w:r>
      <w:r w:rsidRPr="007039BB">
        <w:rPr>
          <w:rFonts w:ascii="Times New Roman" w:hAnsi="Times New Roman" w:cs="Times New Roman"/>
          <w:b/>
          <w:bCs/>
          <w:i/>
          <w:iCs/>
          <w:sz w:val="32"/>
          <w:szCs w:val="32"/>
          <w:lang w:val="en-CA"/>
        </w:rPr>
        <w:t>Cardinalis cardinalis</w:t>
      </w:r>
      <w:r w:rsidRPr="007039BB">
        <w:rPr>
          <w:rFonts w:ascii="Times New Roman" w:hAnsi="Times New Roman" w:cs="Times New Roman"/>
          <w:b/>
          <w:bCs/>
          <w:sz w:val="32"/>
          <w:szCs w:val="32"/>
          <w:lang w:val="en-CA"/>
        </w:rPr>
        <w:t>)</w:t>
      </w:r>
    </w:p>
    <w:p w14:paraId="061136D6" w14:textId="77777777" w:rsidR="00FE754C" w:rsidRPr="007039BB" w:rsidRDefault="00FE754C" w:rsidP="00FE754C">
      <w:pPr>
        <w:spacing w:line="276" w:lineRule="auto"/>
        <w:jc w:val="center"/>
        <w:rPr>
          <w:rFonts w:ascii="Times New Roman" w:hAnsi="Times New Roman" w:cs="Times New Roman"/>
          <w:b/>
          <w:bCs/>
          <w:lang w:val="en-CA"/>
        </w:rPr>
      </w:pPr>
    </w:p>
    <w:p w14:paraId="60A21C67" w14:textId="77777777" w:rsidR="00FE754C" w:rsidRPr="007039BB" w:rsidRDefault="00FE754C" w:rsidP="00FE754C">
      <w:pPr>
        <w:spacing w:line="276" w:lineRule="auto"/>
        <w:jc w:val="center"/>
        <w:rPr>
          <w:rFonts w:ascii="Times New Roman" w:hAnsi="Times New Roman" w:cs="Times New Roman"/>
          <w:b/>
          <w:bCs/>
          <w:lang w:val="en-CA"/>
        </w:rPr>
      </w:pPr>
    </w:p>
    <w:p w14:paraId="1D96A391" w14:textId="77777777" w:rsidR="00FE754C" w:rsidRPr="007039BB" w:rsidRDefault="00FE754C" w:rsidP="00FE754C">
      <w:pPr>
        <w:spacing w:line="276" w:lineRule="auto"/>
        <w:jc w:val="center"/>
        <w:rPr>
          <w:rFonts w:ascii="Times New Roman" w:hAnsi="Times New Roman" w:cs="Times New Roman"/>
          <w:b/>
          <w:bCs/>
          <w:lang w:val="en-CA"/>
        </w:rPr>
      </w:pPr>
    </w:p>
    <w:p w14:paraId="24B8D5FC" w14:textId="77777777" w:rsidR="00FE754C" w:rsidRPr="007039BB" w:rsidRDefault="00FE754C" w:rsidP="00FE754C">
      <w:pPr>
        <w:spacing w:line="276" w:lineRule="auto"/>
        <w:jc w:val="center"/>
        <w:rPr>
          <w:rFonts w:ascii="Times New Roman" w:hAnsi="Times New Roman" w:cs="Times New Roman"/>
          <w:b/>
          <w:bCs/>
          <w:lang w:val="en-CA"/>
        </w:rPr>
      </w:pPr>
    </w:p>
    <w:p w14:paraId="31923727" w14:textId="77777777" w:rsidR="00FE754C" w:rsidRPr="007039BB" w:rsidRDefault="00FE754C" w:rsidP="00FE754C">
      <w:pPr>
        <w:spacing w:line="276" w:lineRule="auto"/>
        <w:jc w:val="center"/>
        <w:rPr>
          <w:rFonts w:ascii="Times New Roman" w:hAnsi="Times New Roman" w:cs="Times New Roman"/>
          <w:b/>
          <w:bCs/>
          <w:lang w:val="en-CA"/>
        </w:rPr>
      </w:pPr>
    </w:p>
    <w:p w14:paraId="76F945B0" w14:textId="77777777" w:rsidR="00FE754C" w:rsidRPr="007039BB" w:rsidRDefault="00FE754C" w:rsidP="00FE754C">
      <w:pPr>
        <w:spacing w:line="276" w:lineRule="auto"/>
        <w:jc w:val="center"/>
        <w:rPr>
          <w:rFonts w:ascii="Times New Roman" w:hAnsi="Times New Roman" w:cs="Times New Roman"/>
          <w:b/>
          <w:bCs/>
          <w:lang w:val="en-CA"/>
        </w:rPr>
      </w:pPr>
    </w:p>
    <w:p w14:paraId="3A76C436" w14:textId="0072D196" w:rsidR="00FE754C" w:rsidRPr="00B15A0D" w:rsidRDefault="00FE754C" w:rsidP="00FE754C">
      <w:pPr>
        <w:spacing w:line="276" w:lineRule="auto"/>
        <w:jc w:val="center"/>
        <w:rPr>
          <w:rFonts w:ascii="Times New Roman" w:hAnsi="Times New Roman" w:cs="Times New Roman"/>
        </w:rPr>
      </w:pPr>
      <w:r w:rsidRPr="00B15A0D">
        <w:rPr>
          <w:rFonts w:ascii="Times New Roman" w:hAnsi="Times New Roman" w:cs="Times New Roman"/>
          <w:b/>
          <w:bCs/>
        </w:rPr>
        <w:t>Anne-Marie Cousineau</w:t>
      </w:r>
    </w:p>
    <w:p w14:paraId="3A1250AF" w14:textId="77777777" w:rsidR="00FE754C" w:rsidRPr="00B15A0D" w:rsidRDefault="00FE754C" w:rsidP="00FE754C">
      <w:pPr>
        <w:spacing w:line="276" w:lineRule="auto"/>
        <w:jc w:val="center"/>
        <w:rPr>
          <w:rFonts w:ascii="Times New Roman" w:hAnsi="Times New Roman" w:cs="Times New Roman"/>
        </w:rPr>
      </w:pPr>
    </w:p>
    <w:p w14:paraId="100A4AC2" w14:textId="77777777" w:rsidR="00FE754C" w:rsidRPr="00B15A0D" w:rsidRDefault="00FE754C" w:rsidP="00FE754C">
      <w:pPr>
        <w:spacing w:line="276" w:lineRule="auto"/>
        <w:jc w:val="center"/>
        <w:rPr>
          <w:rFonts w:ascii="Times New Roman" w:hAnsi="Times New Roman" w:cs="Times New Roman"/>
        </w:rPr>
      </w:pPr>
    </w:p>
    <w:p w14:paraId="1271D767" w14:textId="77777777" w:rsidR="00FE754C" w:rsidRPr="00B15A0D" w:rsidRDefault="00FE754C" w:rsidP="00FE754C">
      <w:pPr>
        <w:spacing w:line="276" w:lineRule="auto"/>
        <w:jc w:val="center"/>
        <w:rPr>
          <w:rFonts w:ascii="Times New Roman" w:hAnsi="Times New Roman" w:cs="Times New Roman"/>
        </w:rPr>
      </w:pPr>
    </w:p>
    <w:p w14:paraId="13ACB38E" w14:textId="77777777" w:rsidR="00FE754C" w:rsidRPr="00B15A0D" w:rsidRDefault="00FE754C" w:rsidP="00FE754C">
      <w:pPr>
        <w:spacing w:line="276" w:lineRule="auto"/>
        <w:jc w:val="center"/>
        <w:rPr>
          <w:rFonts w:ascii="Times New Roman" w:hAnsi="Times New Roman" w:cs="Times New Roman"/>
        </w:rPr>
      </w:pPr>
    </w:p>
    <w:p w14:paraId="00383F32" w14:textId="77777777" w:rsidR="00FE754C" w:rsidRPr="00B15A0D" w:rsidRDefault="00FE754C" w:rsidP="00FE754C">
      <w:pPr>
        <w:spacing w:line="276" w:lineRule="auto"/>
        <w:jc w:val="center"/>
        <w:rPr>
          <w:rFonts w:ascii="Times New Roman" w:hAnsi="Times New Roman" w:cs="Times New Roman"/>
        </w:rPr>
      </w:pPr>
    </w:p>
    <w:p w14:paraId="2695906C" w14:textId="77777777" w:rsidR="00FE754C" w:rsidRPr="00B15A0D" w:rsidRDefault="00FE754C" w:rsidP="00FE754C">
      <w:pPr>
        <w:spacing w:line="276" w:lineRule="auto"/>
        <w:jc w:val="center"/>
        <w:rPr>
          <w:rFonts w:ascii="Times New Roman" w:hAnsi="Times New Roman" w:cs="Times New Roman"/>
        </w:rPr>
      </w:pPr>
    </w:p>
    <w:p w14:paraId="692E74ED" w14:textId="2D19AD2F" w:rsidR="00FE754C" w:rsidRPr="00B15A0D" w:rsidRDefault="00FE754C" w:rsidP="00FE754C">
      <w:pPr>
        <w:spacing w:line="276" w:lineRule="auto"/>
        <w:jc w:val="center"/>
        <w:rPr>
          <w:rFonts w:ascii="Times New Roman" w:hAnsi="Times New Roman" w:cs="Times New Roman"/>
        </w:rPr>
      </w:pPr>
      <w:r w:rsidRPr="00B15A0D">
        <w:rPr>
          <w:rFonts w:ascii="Times New Roman" w:hAnsi="Times New Roman" w:cs="Times New Roman"/>
        </w:rPr>
        <w:t>Natural Resource Sciences</w:t>
      </w:r>
    </w:p>
    <w:p w14:paraId="56432A42" w14:textId="3F5F485A"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Agricultural and Environmental Sciences</w:t>
      </w:r>
    </w:p>
    <w:p w14:paraId="30AFE573" w14:textId="68A116A6"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McGill University, Montréal</w:t>
      </w:r>
    </w:p>
    <w:p w14:paraId="116B5A7A" w14:textId="77777777" w:rsidR="00FE754C" w:rsidRPr="007039BB" w:rsidRDefault="00FE754C" w:rsidP="00FE754C">
      <w:pPr>
        <w:spacing w:line="276" w:lineRule="auto"/>
        <w:jc w:val="center"/>
        <w:rPr>
          <w:rFonts w:ascii="Times New Roman" w:hAnsi="Times New Roman" w:cs="Times New Roman"/>
          <w:lang w:val="en-CA"/>
        </w:rPr>
      </w:pPr>
    </w:p>
    <w:p w14:paraId="229B4618" w14:textId="77777777" w:rsidR="00FE754C" w:rsidRPr="007039BB" w:rsidRDefault="00FE754C" w:rsidP="00FE754C">
      <w:pPr>
        <w:spacing w:line="276" w:lineRule="auto"/>
        <w:jc w:val="center"/>
        <w:rPr>
          <w:rFonts w:ascii="Times New Roman" w:hAnsi="Times New Roman" w:cs="Times New Roman"/>
          <w:lang w:val="en-CA"/>
        </w:rPr>
      </w:pPr>
    </w:p>
    <w:p w14:paraId="680771FC" w14:textId="77777777" w:rsidR="00FE754C" w:rsidRPr="007039BB" w:rsidRDefault="00FE754C" w:rsidP="00FE754C">
      <w:pPr>
        <w:spacing w:line="276" w:lineRule="auto"/>
        <w:jc w:val="center"/>
        <w:rPr>
          <w:rFonts w:ascii="Times New Roman" w:hAnsi="Times New Roman" w:cs="Times New Roman"/>
          <w:lang w:val="en-CA"/>
        </w:rPr>
      </w:pPr>
    </w:p>
    <w:p w14:paraId="7C75D999" w14:textId="77777777" w:rsidR="00FE754C" w:rsidRPr="007039BB" w:rsidRDefault="00FE754C" w:rsidP="00FE754C">
      <w:pPr>
        <w:spacing w:line="276" w:lineRule="auto"/>
        <w:jc w:val="center"/>
        <w:rPr>
          <w:rFonts w:ascii="Times New Roman" w:hAnsi="Times New Roman" w:cs="Times New Roman"/>
          <w:lang w:val="en-CA"/>
        </w:rPr>
      </w:pPr>
    </w:p>
    <w:p w14:paraId="6B39CC23" w14:textId="77777777" w:rsidR="00FE754C" w:rsidRPr="007039BB" w:rsidRDefault="00FE754C" w:rsidP="00FE754C">
      <w:pPr>
        <w:spacing w:line="276" w:lineRule="auto"/>
        <w:jc w:val="center"/>
        <w:rPr>
          <w:rFonts w:ascii="Times New Roman" w:hAnsi="Times New Roman" w:cs="Times New Roman"/>
          <w:lang w:val="en-CA"/>
        </w:rPr>
      </w:pPr>
    </w:p>
    <w:p w14:paraId="363E1854" w14:textId="0BF948B8"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August 2025</w:t>
      </w:r>
    </w:p>
    <w:p w14:paraId="1A7EE2CB" w14:textId="77777777" w:rsidR="00FE754C" w:rsidRPr="007039BB" w:rsidRDefault="00FE754C" w:rsidP="00FE754C">
      <w:pPr>
        <w:spacing w:line="276" w:lineRule="auto"/>
        <w:jc w:val="center"/>
        <w:rPr>
          <w:rFonts w:ascii="Times New Roman" w:hAnsi="Times New Roman" w:cs="Times New Roman"/>
          <w:lang w:val="en-CA"/>
        </w:rPr>
      </w:pPr>
    </w:p>
    <w:p w14:paraId="7B067807" w14:textId="77777777" w:rsidR="00FE754C" w:rsidRPr="007039BB" w:rsidRDefault="00FE754C" w:rsidP="00FE754C">
      <w:pPr>
        <w:spacing w:line="276" w:lineRule="auto"/>
        <w:jc w:val="center"/>
        <w:rPr>
          <w:rFonts w:ascii="Times New Roman" w:hAnsi="Times New Roman" w:cs="Times New Roman"/>
          <w:lang w:val="en-CA"/>
        </w:rPr>
      </w:pPr>
    </w:p>
    <w:p w14:paraId="6B564987" w14:textId="77777777" w:rsidR="00FE754C" w:rsidRPr="007039BB" w:rsidRDefault="00FE754C" w:rsidP="00FE754C">
      <w:pPr>
        <w:spacing w:line="276" w:lineRule="auto"/>
        <w:jc w:val="center"/>
        <w:rPr>
          <w:rFonts w:ascii="Times New Roman" w:hAnsi="Times New Roman" w:cs="Times New Roman"/>
          <w:lang w:val="en-CA"/>
        </w:rPr>
      </w:pPr>
    </w:p>
    <w:p w14:paraId="55896E54" w14:textId="77777777" w:rsidR="00FE754C" w:rsidRPr="007039BB" w:rsidRDefault="00FE754C" w:rsidP="00FE754C">
      <w:pPr>
        <w:spacing w:line="276" w:lineRule="auto"/>
        <w:jc w:val="center"/>
        <w:rPr>
          <w:rFonts w:ascii="Times New Roman" w:hAnsi="Times New Roman" w:cs="Times New Roman"/>
          <w:lang w:val="en-CA"/>
        </w:rPr>
      </w:pPr>
    </w:p>
    <w:p w14:paraId="69B9B260" w14:textId="6A7FC96B"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 thesis submitted to McGill University in partial fulfillment of the requirements of the degree of Master of Science in Renewable Resources</w:t>
      </w:r>
    </w:p>
    <w:p w14:paraId="2F7B0E49" w14:textId="77777777" w:rsidR="00FE754C" w:rsidRPr="007039BB" w:rsidRDefault="00FE754C" w:rsidP="00FE754C">
      <w:pPr>
        <w:spacing w:line="276" w:lineRule="auto"/>
        <w:jc w:val="center"/>
        <w:rPr>
          <w:rFonts w:ascii="Times New Roman" w:hAnsi="Times New Roman" w:cs="Times New Roman"/>
          <w:lang w:val="en-CA"/>
        </w:rPr>
      </w:pPr>
    </w:p>
    <w:p w14:paraId="0A17247B" w14:textId="77777777" w:rsidR="00FE754C" w:rsidRPr="007039BB" w:rsidRDefault="00FE754C" w:rsidP="00FE754C">
      <w:pPr>
        <w:spacing w:line="276" w:lineRule="auto"/>
        <w:jc w:val="center"/>
        <w:rPr>
          <w:rFonts w:ascii="Times New Roman" w:hAnsi="Times New Roman" w:cs="Times New Roman"/>
          <w:lang w:val="en-CA"/>
        </w:rPr>
      </w:pPr>
    </w:p>
    <w:p w14:paraId="74443C82" w14:textId="77777777" w:rsidR="00FE754C" w:rsidRPr="007039BB" w:rsidRDefault="00FE754C" w:rsidP="00FE754C">
      <w:pPr>
        <w:spacing w:line="276" w:lineRule="auto"/>
        <w:jc w:val="center"/>
        <w:rPr>
          <w:rFonts w:ascii="Times New Roman" w:hAnsi="Times New Roman" w:cs="Times New Roman"/>
          <w:lang w:val="en-CA"/>
        </w:rPr>
      </w:pPr>
    </w:p>
    <w:p w14:paraId="36169831" w14:textId="77777777" w:rsidR="00FE754C" w:rsidRPr="007039BB" w:rsidRDefault="00FE754C" w:rsidP="00FE754C">
      <w:pPr>
        <w:spacing w:line="276" w:lineRule="auto"/>
        <w:jc w:val="center"/>
        <w:rPr>
          <w:rFonts w:ascii="Times New Roman" w:hAnsi="Times New Roman" w:cs="Times New Roman"/>
          <w:lang w:val="en-CA"/>
        </w:rPr>
      </w:pPr>
    </w:p>
    <w:p w14:paraId="7D3B1B51" w14:textId="77777777" w:rsidR="00FE754C" w:rsidRPr="007039BB" w:rsidRDefault="00FE754C" w:rsidP="00FE754C">
      <w:pPr>
        <w:spacing w:line="276" w:lineRule="auto"/>
        <w:jc w:val="center"/>
        <w:rPr>
          <w:rFonts w:ascii="Times New Roman" w:hAnsi="Times New Roman" w:cs="Times New Roman"/>
          <w:lang w:val="en-CA"/>
        </w:rPr>
      </w:pPr>
    </w:p>
    <w:p w14:paraId="4AC7111D" w14:textId="77777777" w:rsidR="00FE754C" w:rsidRPr="007039BB" w:rsidRDefault="00FE754C" w:rsidP="00FE754C">
      <w:pPr>
        <w:spacing w:line="276" w:lineRule="auto"/>
        <w:jc w:val="center"/>
        <w:rPr>
          <w:rFonts w:ascii="Times New Roman" w:hAnsi="Times New Roman" w:cs="Times New Roman"/>
          <w:lang w:val="en-CA"/>
        </w:rPr>
      </w:pPr>
    </w:p>
    <w:p w14:paraId="5A3B1C12" w14:textId="77777777" w:rsidR="00FE754C" w:rsidRPr="007039BB" w:rsidRDefault="00FE754C" w:rsidP="00FE754C">
      <w:pPr>
        <w:spacing w:line="276" w:lineRule="auto"/>
        <w:jc w:val="center"/>
        <w:rPr>
          <w:rFonts w:ascii="Times New Roman" w:hAnsi="Times New Roman" w:cs="Times New Roman"/>
          <w:lang w:val="en-CA"/>
        </w:rPr>
      </w:pPr>
    </w:p>
    <w:p w14:paraId="24CB9B28" w14:textId="2B1DFBC7" w:rsidR="00FE754C" w:rsidRPr="007039BB" w:rsidRDefault="00FE754C" w:rsidP="00FE754C">
      <w:pPr>
        <w:spacing w:line="276" w:lineRule="auto"/>
        <w:jc w:val="center"/>
        <w:rPr>
          <w:rFonts w:ascii="Times New Roman" w:hAnsi="Times New Roman" w:cs="Times New Roman"/>
        </w:rPr>
      </w:pPr>
      <w:r w:rsidRPr="007039BB">
        <w:rPr>
          <w:rFonts w:ascii="Times New Roman" w:hAnsi="Times New Roman" w:cs="Times New Roman"/>
          <w:lang w:val="en-CA"/>
        </w:rPr>
        <w:sym w:font="Symbol" w:char="F0D3"/>
      </w:r>
      <w:r w:rsidRPr="007039BB">
        <w:rPr>
          <w:rFonts w:ascii="Times New Roman" w:hAnsi="Times New Roman" w:cs="Times New Roman"/>
        </w:rPr>
        <w:t xml:space="preserve"> Anne-Marie Cousineau, </w:t>
      </w:r>
      <w:proofErr w:type="spellStart"/>
      <w:r w:rsidRPr="007039BB">
        <w:rPr>
          <w:rFonts w:ascii="Times New Roman" w:hAnsi="Times New Roman" w:cs="Times New Roman"/>
        </w:rPr>
        <w:t>Montreal</w:t>
      </w:r>
      <w:proofErr w:type="spellEnd"/>
      <w:r w:rsidRPr="007039BB">
        <w:rPr>
          <w:rFonts w:ascii="Times New Roman" w:hAnsi="Times New Roman" w:cs="Times New Roman"/>
        </w:rPr>
        <w:t>, Canada, 2025</w:t>
      </w:r>
    </w:p>
    <w:p w14:paraId="0C5EADCB" w14:textId="77777777" w:rsidR="00FE754C" w:rsidRPr="007039BB" w:rsidRDefault="00FE754C" w:rsidP="00FE754C">
      <w:pPr>
        <w:spacing w:line="276" w:lineRule="auto"/>
        <w:jc w:val="center"/>
        <w:rPr>
          <w:rFonts w:ascii="Times New Roman" w:hAnsi="Times New Roman" w:cs="Times New Roman"/>
        </w:rPr>
      </w:pPr>
    </w:p>
    <w:p w14:paraId="0E5A408A" w14:textId="77777777" w:rsidR="00FE754C" w:rsidRPr="007039BB" w:rsidRDefault="00FE754C" w:rsidP="00FE754C">
      <w:pPr>
        <w:spacing w:line="276" w:lineRule="auto"/>
        <w:jc w:val="center"/>
        <w:rPr>
          <w:rFonts w:ascii="Times New Roman" w:hAnsi="Times New Roman" w:cs="Times New Roman"/>
        </w:rPr>
      </w:pPr>
    </w:p>
    <w:sdt>
      <w:sdtPr>
        <w:rPr>
          <w:rFonts w:asciiTheme="minorHAnsi" w:eastAsiaTheme="minorHAnsi" w:hAnsiTheme="minorHAnsi" w:cstheme="minorBidi"/>
          <w:b w:val="0"/>
          <w:bCs w:val="0"/>
          <w:color w:val="auto"/>
          <w:kern w:val="2"/>
          <w:sz w:val="24"/>
          <w:szCs w:val="24"/>
          <w:lang w:val="fr-CA"/>
          <w14:ligatures w14:val="standardContextual"/>
        </w:rPr>
        <w:id w:val="1029066206"/>
        <w:docPartObj>
          <w:docPartGallery w:val="Table of Contents"/>
          <w:docPartUnique/>
        </w:docPartObj>
      </w:sdtPr>
      <w:sdtEndPr>
        <w:rPr>
          <w:noProof/>
        </w:rPr>
      </w:sdtEndPr>
      <w:sdtContent>
        <w:p w14:paraId="7818EA82" w14:textId="60510149" w:rsidR="00CE1C59" w:rsidRPr="00CE1C59" w:rsidRDefault="00CE1C59">
          <w:pPr>
            <w:pStyle w:val="TOCHeading"/>
            <w:rPr>
              <w:rFonts w:ascii="Times New Roman" w:hAnsi="Times New Roman" w:cs="Times New Roman"/>
              <w:color w:val="000000" w:themeColor="text1"/>
              <w:sz w:val="40"/>
              <w:szCs w:val="40"/>
            </w:rPr>
          </w:pPr>
          <w:r w:rsidRPr="00CE1C59">
            <w:rPr>
              <w:rFonts w:ascii="Times New Roman" w:hAnsi="Times New Roman" w:cs="Times New Roman"/>
              <w:color w:val="000000" w:themeColor="text1"/>
              <w:sz w:val="40"/>
              <w:szCs w:val="40"/>
            </w:rPr>
            <w:t>Table of Contents</w:t>
          </w:r>
        </w:p>
        <w:p w14:paraId="5D474813" w14:textId="2EDAECBE" w:rsidR="00556935" w:rsidRDefault="00CE1C59">
          <w:pPr>
            <w:pStyle w:val="TOC1"/>
            <w:tabs>
              <w:tab w:val="right" w:leader="dot" w:pos="9350"/>
            </w:tabs>
            <w:rPr>
              <w:rFonts w:asciiTheme="minorHAnsi" w:eastAsiaTheme="minorEastAsia" w:hAnsiTheme="minorHAnsi"/>
              <w:b w:val="0"/>
              <w:bCs w:val="0"/>
              <w:caps w:val="0"/>
              <w:noProof/>
              <w:lang w:val="en-CA"/>
            </w:rPr>
          </w:pPr>
          <w:r>
            <w:rPr>
              <w:caps w:val="0"/>
              <w:sz w:val="20"/>
              <w:szCs w:val="20"/>
            </w:rPr>
            <w:fldChar w:fldCharType="begin"/>
          </w:r>
          <w:r>
            <w:rPr>
              <w:caps w:val="0"/>
              <w:sz w:val="20"/>
              <w:szCs w:val="20"/>
            </w:rPr>
            <w:instrText xml:space="preserve"> TOC \o "1-4" \h \z \u </w:instrText>
          </w:r>
          <w:r>
            <w:rPr>
              <w:caps w:val="0"/>
              <w:sz w:val="20"/>
              <w:szCs w:val="20"/>
            </w:rPr>
            <w:fldChar w:fldCharType="separate"/>
          </w:r>
          <w:hyperlink w:anchor="_Toc200031433" w:history="1">
            <w:r w:rsidR="00556935" w:rsidRPr="00AE27A2">
              <w:rPr>
                <w:rStyle w:val="Hyperlink"/>
                <w:rFonts w:ascii="Times New Roman" w:hAnsi="Times New Roman" w:cs="Times New Roman"/>
                <w:noProof/>
                <w:lang w:val="en-CA"/>
              </w:rPr>
              <w:t>Preface</w:t>
            </w:r>
            <w:r w:rsidR="00556935">
              <w:rPr>
                <w:noProof/>
                <w:webHidden/>
              </w:rPr>
              <w:tab/>
            </w:r>
            <w:r w:rsidR="00556935">
              <w:rPr>
                <w:noProof/>
                <w:webHidden/>
              </w:rPr>
              <w:fldChar w:fldCharType="begin"/>
            </w:r>
            <w:r w:rsidR="00556935">
              <w:rPr>
                <w:noProof/>
                <w:webHidden/>
              </w:rPr>
              <w:instrText xml:space="preserve"> PAGEREF _Toc200031433 \h </w:instrText>
            </w:r>
            <w:r w:rsidR="00556935">
              <w:rPr>
                <w:noProof/>
                <w:webHidden/>
              </w:rPr>
            </w:r>
            <w:r w:rsidR="00556935">
              <w:rPr>
                <w:noProof/>
                <w:webHidden/>
              </w:rPr>
              <w:fldChar w:fldCharType="separate"/>
            </w:r>
            <w:r w:rsidR="00556935">
              <w:rPr>
                <w:noProof/>
                <w:webHidden/>
              </w:rPr>
              <w:t>3</w:t>
            </w:r>
            <w:r w:rsidR="00556935">
              <w:rPr>
                <w:noProof/>
                <w:webHidden/>
              </w:rPr>
              <w:fldChar w:fldCharType="end"/>
            </w:r>
          </w:hyperlink>
        </w:p>
        <w:p w14:paraId="12A4E742" w14:textId="1A004003"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34" w:history="1">
            <w:r w:rsidRPr="00AE27A2">
              <w:rPr>
                <w:rStyle w:val="Hyperlink"/>
                <w:rFonts w:ascii="Times New Roman" w:hAnsi="Times New Roman" w:cs="Times New Roman"/>
                <w:i/>
                <w:iCs/>
                <w:noProof/>
                <w:lang w:val="en-CA"/>
              </w:rPr>
              <w:t>Contribution of coauthors</w:t>
            </w:r>
            <w:r>
              <w:rPr>
                <w:noProof/>
                <w:webHidden/>
              </w:rPr>
              <w:tab/>
            </w:r>
            <w:r>
              <w:rPr>
                <w:noProof/>
                <w:webHidden/>
              </w:rPr>
              <w:fldChar w:fldCharType="begin"/>
            </w:r>
            <w:r>
              <w:rPr>
                <w:noProof/>
                <w:webHidden/>
              </w:rPr>
              <w:instrText xml:space="preserve"> PAGEREF _Toc200031434 \h </w:instrText>
            </w:r>
            <w:r>
              <w:rPr>
                <w:noProof/>
                <w:webHidden/>
              </w:rPr>
            </w:r>
            <w:r>
              <w:rPr>
                <w:noProof/>
                <w:webHidden/>
              </w:rPr>
              <w:fldChar w:fldCharType="separate"/>
            </w:r>
            <w:r>
              <w:rPr>
                <w:noProof/>
                <w:webHidden/>
              </w:rPr>
              <w:t>4</w:t>
            </w:r>
            <w:r>
              <w:rPr>
                <w:noProof/>
                <w:webHidden/>
              </w:rPr>
              <w:fldChar w:fldCharType="end"/>
            </w:r>
          </w:hyperlink>
        </w:p>
        <w:p w14:paraId="5B488719" w14:textId="3C44973F"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35" w:history="1">
            <w:r w:rsidRPr="00AE27A2">
              <w:rPr>
                <w:rStyle w:val="Hyperlink"/>
                <w:rFonts w:ascii="Times New Roman" w:hAnsi="Times New Roman" w:cs="Times New Roman"/>
                <w:noProof/>
                <w:lang w:val="en-CA"/>
              </w:rPr>
              <w:t>Acknowledgements</w:t>
            </w:r>
            <w:r>
              <w:rPr>
                <w:noProof/>
                <w:webHidden/>
              </w:rPr>
              <w:tab/>
            </w:r>
            <w:r>
              <w:rPr>
                <w:noProof/>
                <w:webHidden/>
              </w:rPr>
              <w:fldChar w:fldCharType="begin"/>
            </w:r>
            <w:r>
              <w:rPr>
                <w:noProof/>
                <w:webHidden/>
              </w:rPr>
              <w:instrText xml:space="preserve"> PAGEREF _Toc200031435 \h </w:instrText>
            </w:r>
            <w:r>
              <w:rPr>
                <w:noProof/>
                <w:webHidden/>
              </w:rPr>
            </w:r>
            <w:r>
              <w:rPr>
                <w:noProof/>
                <w:webHidden/>
              </w:rPr>
              <w:fldChar w:fldCharType="separate"/>
            </w:r>
            <w:r>
              <w:rPr>
                <w:noProof/>
                <w:webHidden/>
              </w:rPr>
              <w:t>5</w:t>
            </w:r>
            <w:r>
              <w:rPr>
                <w:noProof/>
                <w:webHidden/>
              </w:rPr>
              <w:fldChar w:fldCharType="end"/>
            </w:r>
          </w:hyperlink>
        </w:p>
        <w:p w14:paraId="0873A5CC" w14:textId="5C2F094C"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36" w:history="1">
            <w:r w:rsidRPr="00AE27A2">
              <w:rPr>
                <w:rStyle w:val="Hyperlink"/>
                <w:rFonts w:ascii="Times New Roman" w:hAnsi="Times New Roman" w:cs="Times New Roman"/>
                <w:noProof/>
                <w:lang w:val="en-CA"/>
              </w:rPr>
              <w:t>Abstract</w:t>
            </w:r>
            <w:r>
              <w:rPr>
                <w:noProof/>
                <w:webHidden/>
              </w:rPr>
              <w:tab/>
            </w:r>
            <w:r>
              <w:rPr>
                <w:noProof/>
                <w:webHidden/>
              </w:rPr>
              <w:fldChar w:fldCharType="begin"/>
            </w:r>
            <w:r>
              <w:rPr>
                <w:noProof/>
                <w:webHidden/>
              </w:rPr>
              <w:instrText xml:space="preserve"> PAGEREF _Toc200031436 \h </w:instrText>
            </w:r>
            <w:r>
              <w:rPr>
                <w:noProof/>
                <w:webHidden/>
              </w:rPr>
            </w:r>
            <w:r>
              <w:rPr>
                <w:noProof/>
                <w:webHidden/>
              </w:rPr>
              <w:fldChar w:fldCharType="separate"/>
            </w:r>
            <w:r>
              <w:rPr>
                <w:noProof/>
                <w:webHidden/>
              </w:rPr>
              <w:t>6</w:t>
            </w:r>
            <w:r>
              <w:rPr>
                <w:noProof/>
                <w:webHidden/>
              </w:rPr>
              <w:fldChar w:fldCharType="end"/>
            </w:r>
          </w:hyperlink>
        </w:p>
        <w:p w14:paraId="57AC432C" w14:textId="6005AAFF"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37" w:history="1">
            <w:r w:rsidRPr="00AE27A2">
              <w:rPr>
                <w:rStyle w:val="Hyperlink"/>
                <w:rFonts w:ascii="Times New Roman" w:hAnsi="Times New Roman" w:cs="Times New Roman"/>
                <w:noProof/>
                <w:lang w:val="en-CA"/>
              </w:rPr>
              <w:t>Résumé</w:t>
            </w:r>
            <w:r>
              <w:rPr>
                <w:noProof/>
                <w:webHidden/>
              </w:rPr>
              <w:tab/>
            </w:r>
            <w:r>
              <w:rPr>
                <w:noProof/>
                <w:webHidden/>
              </w:rPr>
              <w:fldChar w:fldCharType="begin"/>
            </w:r>
            <w:r>
              <w:rPr>
                <w:noProof/>
                <w:webHidden/>
              </w:rPr>
              <w:instrText xml:space="preserve"> PAGEREF _Toc200031437 \h </w:instrText>
            </w:r>
            <w:r>
              <w:rPr>
                <w:noProof/>
                <w:webHidden/>
              </w:rPr>
            </w:r>
            <w:r>
              <w:rPr>
                <w:noProof/>
                <w:webHidden/>
              </w:rPr>
              <w:fldChar w:fldCharType="separate"/>
            </w:r>
            <w:r>
              <w:rPr>
                <w:noProof/>
                <w:webHidden/>
              </w:rPr>
              <w:t>6</w:t>
            </w:r>
            <w:r>
              <w:rPr>
                <w:noProof/>
                <w:webHidden/>
              </w:rPr>
              <w:fldChar w:fldCharType="end"/>
            </w:r>
          </w:hyperlink>
        </w:p>
        <w:p w14:paraId="0699D471" w14:textId="7C0B8C74"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38" w:history="1">
            <w:r w:rsidRPr="00AE27A2">
              <w:rPr>
                <w:rStyle w:val="Hyperlink"/>
                <w:rFonts w:ascii="Times New Roman" w:hAnsi="Times New Roman" w:cs="Times New Roman"/>
                <w:noProof/>
                <w:lang w:val="en-CA"/>
              </w:rPr>
              <w:t>Introduction</w:t>
            </w:r>
            <w:r>
              <w:rPr>
                <w:noProof/>
                <w:webHidden/>
              </w:rPr>
              <w:tab/>
            </w:r>
            <w:r>
              <w:rPr>
                <w:noProof/>
                <w:webHidden/>
              </w:rPr>
              <w:fldChar w:fldCharType="begin"/>
            </w:r>
            <w:r>
              <w:rPr>
                <w:noProof/>
                <w:webHidden/>
              </w:rPr>
              <w:instrText xml:space="preserve"> PAGEREF _Toc200031438 \h </w:instrText>
            </w:r>
            <w:r>
              <w:rPr>
                <w:noProof/>
                <w:webHidden/>
              </w:rPr>
            </w:r>
            <w:r>
              <w:rPr>
                <w:noProof/>
                <w:webHidden/>
              </w:rPr>
              <w:fldChar w:fldCharType="separate"/>
            </w:r>
            <w:r>
              <w:rPr>
                <w:noProof/>
                <w:webHidden/>
              </w:rPr>
              <w:t>6</w:t>
            </w:r>
            <w:r>
              <w:rPr>
                <w:noProof/>
                <w:webHidden/>
              </w:rPr>
              <w:fldChar w:fldCharType="end"/>
            </w:r>
          </w:hyperlink>
        </w:p>
        <w:p w14:paraId="5677A447" w14:textId="53E0ACF6"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39" w:history="1">
            <w:r w:rsidRPr="00AE27A2">
              <w:rPr>
                <w:rStyle w:val="Hyperlink"/>
                <w:rFonts w:ascii="Times New Roman" w:hAnsi="Times New Roman" w:cs="Times New Roman"/>
                <w:noProof/>
                <w:lang w:val="en-CA"/>
              </w:rPr>
              <w:t>Literature review</w:t>
            </w:r>
            <w:r>
              <w:rPr>
                <w:noProof/>
                <w:webHidden/>
              </w:rPr>
              <w:tab/>
            </w:r>
            <w:r>
              <w:rPr>
                <w:noProof/>
                <w:webHidden/>
              </w:rPr>
              <w:fldChar w:fldCharType="begin"/>
            </w:r>
            <w:r>
              <w:rPr>
                <w:noProof/>
                <w:webHidden/>
              </w:rPr>
              <w:instrText xml:space="preserve"> PAGEREF _Toc200031439 \h </w:instrText>
            </w:r>
            <w:r>
              <w:rPr>
                <w:noProof/>
                <w:webHidden/>
              </w:rPr>
            </w:r>
            <w:r>
              <w:rPr>
                <w:noProof/>
                <w:webHidden/>
              </w:rPr>
              <w:fldChar w:fldCharType="separate"/>
            </w:r>
            <w:r>
              <w:rPr>
                <w:noProof/>
                <w:webHidden/>
              </w:rPr>
              <w:t>7</w:t>
            </w:r>
            <w:r>
              <w:rPr>
                <w:noProof/>
                <w:webHidden/>
              </w:rPr>
              <w:fldChar w:fldCharType="end"/>
            </w:r>
          </w:hyperlink>
        </w:p>
        <w:p w14:paraId="46E61E98" w14:textId="6C4F62CF" w:rsidR="00556935" w:rsidRDefault="00556935">
          <w:pPr>
            <w:pStyle w:val="TOC3"/>
            <w:tabs>
              <w:tab w:val="right" w:leader="dot" w:pos="9350"/>
            </w:tabs>
            <w:rPr>
              <w:rFonts w:eastAsiaTheme="minorEastAsia"/>
              <w:noProof/>
              <w:sz w:val="24"/>
              <w:szCs w:val="24"/>
              <w:lang w:val="en-CA"/>
            </w:rPr>
          </w:pPr>
          <w:hyperlink w:anchor="_Toc200031440" w:history="1">
            <w:r w:rsidRPr="00AE27A2">
              <w:rPr>
                <w:rStyle w:val="Hyperlink"/>
                <w:rFonts w:ascii="Times New Roman" w:eastAsia="Times New Roman" w:hAnsi="Times New Roman" w:cs="Times New Roman"/>
                <w:b/>
                <w:bCs/>
                <w:noProof/>
                <w:lang w:val="en-CA"/>
              </w:rPr>
              <w:t>Research on urbanization’s effects on songbirds</w:t>
            </w:r>
            <w:r>
              <w:rPr>
                <w:noProof/>
                <w:webHidden/>
              </w:rPr>
              <w:tab/>
            </w:r>
            <w:r>
              <w:rPr>
                <w:noProof/>
                <w:webHidden/>
              </w:rPr>
              <w:fldChar w:fldCharType="begin"/>
            </w:r>
            <w:r>
              <w:rPr>
                <w:noProof/>
                <w:webHidden/>
              </w:rPr>
              <w:instrText xml:space="preserve"> PAGEREF _Toc200031440 \h </w:instrText>
            </w:r>
            <w:r>
              <w:rPr>
                <w:noProof/>
                <w:webHidden/>
              </w:rPr>
            </w:r>
            <w:r>
              <w:rPr>
                <w:noProof/>
                <w:webHidden/>
              </w:rPr>
              <w:fldChar w:fldCharType="separate"/>
            </w:r>
            <w:r>
              <w:rPr>
                <w:noProof/>
                <w:webHidden/>
              </w:rPr>
              <w:t>7</w:t>
            </w:r>
            <w:r>
              <w:rPr>
                <w:noProof/>
                <w:webHidden/>
              </w:rPr>
              <w:fldChar w:fldCharType="end"/>
            </w:r>
          </w:hyperlink>
        </w:p>
        <w:p w14:paraId="05308F27" w14:textId="46FEBEBC" w:rsidR="00556935" w:rsidRDefault="00556935">
          <w:pPr>
            <w:pStyle w:val="TOC3"/>
            <w:tabs>
              <w:tab w:val="right" w:leader="dot" w:pos="9350"/>
            </w:tabs>
            <w:rPr>
              <w:rFonts w:eastAsiaTheme="minorEastAsia"/>
              <w:noProof/>
              <w:sz w:val="24"/>
              <w:szCs w:val="24"/>
              <w:lang w:val="en-CA"/>
            </w:rPr>
          </w:pPr>
          <w:hyperlink w:anchor="_Toc200031441" w:history="1">
            <w:r w:rsidRPr="00AE27A2">
              <w:rPr>
                <w:rStyle w:val="Hyperlink"/>
                <w:rFonts w:ascii="Times New Roman" w:hAnsi="Times New Roman" w:cs="Times New Roman"/>
                <w:b/>
                <w:bCs/>
                <w:noProof/>
                <w:lang w:val="en-CA"/>
              </w:rPr>
              <w:t>Habitat selection and survival of songbirds in urban areas</w:t>
            </w:r>
            <w:r>
              <w:rPr>
                <w:noProof/>
                <w:webHidden/>
              </w:rPr>
              <w:tab/>
            </w:r>
            <w:r>
              <w:rPr>
                <w:noProof/>
                <w:webHidden/>
              </w:rPr>
              <w:fldChar w:fldCharType="begin"/>
            </w:r>
            <w:r>
              <w:rPr>
                <w:noProof/>
                <w:webHidden/>
              </w:rPr>
              <w:instrText xml:space="preserve"> PAGEREF _Toc200031441 \h </w:instrText>
            </w:r>
            <w:r>
              <w:rPr>
                <w:noProof/>
                <w:webHidden/>
              </w:rPr>
            </w:r>
            <w:r>
              <w:rPr>
                <w:noProof/>
                <w:webHidden/>
              </w:rPr>
              <w:fldChar w:fldCharType="separate"/>
            </w:r>
            <w:r>
              <w:rPr>
                <w:noProof/>
                <w:webHidden/>
              </w:rPr>
              <w:t>8</w:t>
            </w:r>
            <w:r>
              <w:rPr>
                <w:noProof/>
                <w:webHidden/>
              </w:rPr>
              <w:fldChar w:fldCharType="end"/>
            </w:r>
          </w:hyperlink>
        </w:p>
        <w:p w14:paraId="32F08E28" w14:textId="202F6305" w:rsidR="00556935" w:rsidRDefault="00556935">
          <w:pPr>
            <w:pStyle w:val="TOC3"/>
            <w:tabs>
              <w:tab w:val="right" w:leader="dot" w:pos="9350"/>
            </w:tabs>
            <w:rPr>
              <w:rFonts w:eastAsiaTheme="minorEastAsia"/>
              <w:noProof/>
              <w:sz w:val="24"/>
              <w:szCs w:val="24"/>
              <w:lang w:val="en-CA"/>
            </w:rPr>
          </w:pPr>
          <w:hyperlink w:anchor="_Toc200031442" w:history="1">
            <w:r w:rsidRPr="00AE27A2">
              <w:rPr>
                <w:rStyle w:val="Hyperlink"/>
                <w:rFonts w:ascii="Times New Roman" w:hAnsi="Times New Roman" w:cs="Times New Roman"/>
                <w:b/>
                <w:bCs/>
                <w:noProof/>
                <w:lang w:val="en-CA"/>
              </w:rPr>
              <w:t>Use of very high frequency (VHF) telemetry in bird research</w:t>
            </w:r>
            <w:r>
              <w:rPr>
                <w:noProof/>
                <w:webHidden/>
              </w:rPr>
              <w:tab/>
            </w:r>
            <w:r>
              <w:rPr>
                <w:noProof/>
                <w:webHidden/>
              </w:rPr>
              <w:fldChar w:fldCharType="begin"/>
            </w:r>
            <w:r>
              <w:rPr>
                <w:noProof/>
                <w:webHidden/>
              </w:rPr>
              <w:instrText xml:space="preserve"> PAGEREF _Toc200031442 \h </w:instrText>
            </w:r>
            <w:r>
              <w:rPr>
                <w:noProof/>
                <w:webHidden/>
              </w:rPr>
            </w:r>
            <w:r>
              <w:rPr>
                <w:noProof/>
                <w:webHidden/>
              </w:rPr>
              <w:fldChar w:fldCharType="separate"/>
            </w:r>
            <w:r>
              <w:rPr>
                <w:noProof/>
                <w:webHidden/>
              </w:rPr>
              <w:t>10</w:t>
            </w:r>
            <w:r>
              <w:rPr>
                <w:noProof/>
                <w:webHidden/>
              </w:rPr>
              <w:fldChar w:fldCharType="end"/>
            </w:r>
          </w:hyperlink>
        </w:p>
        <w:p w14:paraId="518A56D8" w14:textId="10DEFCCE" w:rsidR="00556935" w:rsidRDefault="00556935">
          <w:pPr>
            <w:pStyle w:val="TOC3"/>
            <w:tabs>
              <w:tab w:val="right" w:leader="dot" w:pos="9350"/>
            </w:tabs>
            <w:rPr>
              <w:rFonts w:eastAsiaTheme="minorEastAsia"/>
              <w:noProof/>
              <w:sz w:val="24"/>
              <w:szCs w:val="24"/>
              <w:lang w:val="en-CA"/>
            </w:rPr>
          </w:pPr>
          <w:hyperlink w:anchor="_Toc200031443" w:history="1">
            <w:r w:rsidRPr="00AE27A2">
              <w:rPr>
                <w:rStyle w:val="Hyperlink"/>
                <w:rFonts w:ascii="Times New Roman" w:hAnsi="Times New Roman" w:cs="Times New Roman"/>
                <w:b/>
                <w:bCs/>
                <w:noProof/>
                <w:lang w:val="en-CA"/>
              </w:rPr>
              <w:t>Study species and study sites</w:t>
            </w:r>
            <w:r>
              <w:rPr>
                <w:noProof/>
                <w:webHidden/>
              </w:rPr>
              <w:tab/>
            </w:r>
            <w:r>
              <w:rPr>
                <w:noProof/>
                <w:webHidden/>
              </w:rPr>
              <w:fldChar w:fldCharType="begin"/>
            </w:r>
            <w:r>
              <w:rPr>
                <w:noProof/>
                <w:webHidden/>
              </w:rPr>
              <w:instrText xml:space="preserve"> PAGEREF _Toc200031443 \h </w:instrText>
            </w:r>
            <w:r>
              <w:rPr>
                <w:noProof/>
                <w:webHidden/>
              </w:rPr>
            </w:r>
            <w:r>
              <w:rPr>
                <w:noProof/>
                <w:webHidden/>
              </w:rPr>
              <w:fldChar w:fldCharType="separate"/>
            </w:r>
            <w:r>
              <w:rPr>
                <w:noProof/>
                <w:webHidden/>
              </w:rPr>
              <w:t>12</w:t>
            </w:r>
            <w:r>
              <w:rPr>
                <w:noProof/>
                <w:webHidden/>
              </w:rPr>
              <w:fldChar w:fldCharType="end"/>
            </w:r>
          </w:hyperlink>
        </w:p>
        <w:p w14:paraId="43326CCB" w14:textId="52FB28C7" w:rsidR="00556935" w:rsidRDefault="00556935">
          <w:pPr>
            <w:pStyle w:val="TOC3"/>
            <w:tabs>
              <w:tab w:val="right" w:leader="dot" w:pos="9350"/>
            </w:tabs>
            <w:rPr>
              <w:rFonts w:eastAsiaTheme="minorEastAsia"/>
              <w:noProof/>
              <w:sz w:val="24"/>
              <w:szCs w:val="24"/>
              <w:lang w:val="en-CA"/>
            </w:rPr>
          </w:pPr>
          <w:hyperlink w:anchor="_Toc200031444" w:history="1">
            <w:r w:rsidRPr="00AE27A2">
              <w:rPr>
                <w:rStyle w:val="Hyperlink"/>
                <w:rFonts w:ascii="Times New Roman" w:hAnsi="Times New Roman" w:cs="Times New Roman"/>
                <w:b/>
                <w:bCs/>
                <w:noProof/>
                <w:lang w:val="en-CA"/>
              </w:rPr>
              <w:t>Knowledge gaps and research objectives</w:t>
            </w:r>
            <w:r>
              <w:rPr>
                <w:noProof/>
                <w:webHidden/>
              </w:rPr>
              <w:tab/>
            </w:r>
            <w:r>
              <w:rPr>
                <w:noProof/>
                <w:webHidden/>
              </w:rPr>
              <w:fldChar w:fldCharType="begin"/>
            </w:r>
            <w:r>
              <w:rPr>
                <w:noProof/>
                <w:webHidden/>
              </w:rPr>
              <w:instrText xml:space="preserve"> PAGEREF _Toc200031444 \h </w:instrText>
            </w:r>
            <w:r>
              <w:rPr>
                <w:noProof/>
                <w:webHidden/>
              </w:rPr>
            </w:r>
            <w:r>
              <w:rPr>
                <w:noProof/>
                <w:webHidden/>
              </w:rPr>
              <w:fldChar w:fldCharType="separate"/>
            </w:r>
            <w:r>
              <w:rPr>
                <w:noProof/>
                <w:webHidden/>
              </w:rPr>
              <w:t>14</w:t>
            </w:r>
            <w:r>
              <w:rPr>
                <w:noProof/>
                <w:webHidden/>
              </w:rPr>
              <w:fldChar w:fldCharType="end"/>
            </w:r>
          </w:hyperlink>
        </w:p>
        <w:p w14:paraId="008476CD" w14:textId="3E80C3BC"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45" w:history="1">
            <w:r w:rsidRPr="00AE27A2">
              <w:rPr>
                <w:rStyle w:val="Hyperlink"/>
                <w:rFonts w:ascii="Times New Roman" w:hAnsi="Times New Roman" w:cs="Times New Roman"/>
                <w:noProof/>
                <w:lang w:val="en-CA"/>
              </w:rPr>
              <w:t>Chapter 1: Fine-scale movements of the Northern Cardinal (</w:t>
            </w:r>
            <w:r w:rsidRPr="00AE27A2">
              <w:rPr>
                <w:rStyle w:val="Hyperlink"/>
                <w:rFonts w:ascii="Times New Roman" w:hAnsi="Times New Roman" w:cs="Times New Roman"/>
                <w:i/>
                <w:iCs/>
                <w:noProof/>
                <w:lang w:val="en-CA"/>
              </w:rPr>
              <w:t>Cardinalis cardinalis</w:t>
            </w:r>
            <w:r w:rsidRPr="00AE27A2">
              <w:rPr>
                <w:rStyle w:val="Hyperlink"/>
                <w:rFonts w:ascii="Times New Roman" w:hAnsi="Times New Roman" w:cs="Times New Roman"/>
                <w:noProof/>
                <w:lang w:val="en-CA"/>
              </w:rPr>
              <w:t>) across urban green spaces during the non-breeding period</w:t>
            </w:r>
            <w:r>
              <w:rPr>
                <w:noProof/>
                <w:webHidden/>
              </w:rPr>
              <w:tab/>
            </w:r>
            <w:r>
              <w:rPr>
                <w:noProof/>
                <w:webHidden/>
              </w:rPr>
              <w:fldChar w:fldCharType="begin"/>
            </w:r>
            <w:r>
              <w:rPr>
                <w:noProof/>
                <w:webHidden/>
              </w:rPr>
              <w:instrText xml:space="preserve"> PAGEREF _Toc200031445 \h </w:instrText>
            </w:r>
            <w:r>
              <w:rPr>
                <w:noProof/>
                <w:webHidden/>
              </w:rPr>
            </w:r>
            <w:r>
              <w:rPr>
                <w:noProof/>
                <w:webHidden/>
              </w:rPr>
              <w:fldChar w:fldCharType="separate"/>
            </w:r>
            <w:r>
              <w:rPr>
                <w:noProof/>
                <w:webHidden/>
              </w:rPr>
              <w:t>16</w:t>
            </w:r>
            <w:r>
              <w:rPr>
                <w:noProof/>
                <w:webHidden/>
              </w:rPr>
              <w:fldChar w:fldCharType="end"/>
            </w:r>
          </w:hyperlink>
        </w:p>
        <w:p w14:paraId="74CE3BC9" w14:textId="2F214292" w:rsidR="00556935" w:rsidRDefault="00556935">
          <w:pPr>
            <w:pStyle w:val="TOC3"/>
            <w:tabs>
              <w:tab w:val="right" w:leader="dot" w:pos="9350"/>
            </w:tabs>
            <w:rPr>
              <w:rFonts w:eastAsiaTheme="minorEastAsia"/>
              <w:noProof/>
              <w:sz w:val="24"/>
              <w:szCs w:val="24"/>
              <w:lang w:val="en-CA"/>
            </w:rPr>
          </w:pPr>
          <w:hyperlink w:anchor="_Toc200031446" w:history="1">
            <w:r w:rsidRPr="00AE27A2">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_Toc200031446 \h </w:instrText>
            </w:r>
            <w:r>
              <w:rPr>
                <w:noProof/>
                <w:webHidden/>
              </w:rPr>
            </w:r>
            <w:r>
              <w:rPr>
                <w:noProof/>
                <w:webHidden/>
              </w:rPr>
              <w:fldChar w:fldCharType="separate"/>
            </w:r>
            <w:r>
              <w:rPr>
                <w:noProof/>
                <w:webHidden/>
              </w:rPr>
              <w:t>16</w:t>
            </w:r>
            <w:r>
              <w:rPr>
                <w:noProof/>
                <w:webHidden/>
              </w:rPr>
              <w:fldChar w:fldCharType="end"/>
            </w:r>
          </w:hyperlink>
        </w:p>
        <w:p w14:paraId="26D87965" w14:textId="690B86C1" w:rsidR="00556935" w:rsidRDefault="00556935">
          <w:pPr>
            <w:pStyle w:val="TOC3"/>
            <w:tabs>
              <w:tab w:val="right" w:leader="dot" w:pos="9350"/>
            </w:tabs>
            <w:rPr>
              <w:rFonts w:eastAsiaTheme="minorEastAsia"/>
              <w:noProof/>
              <w:sz w:val="24"/>
              <w:szCs w:val="24"/>
              <w:lang w:val="en-CA"/>
            </w:rPr>
          </w:pPr>
          <w:hyperlink w:anchor="_Toc200031447" w:history="1">
            <w:r w:rsidRPr="00AE27A2">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_Toc200031447 \h </w:instrText>
            </w:r>
            <w:r>
              <w:rPr>
                <w:noProof/>
                <w:webHidden/>
              </w:rPr>
            </w:r>
            <w:r>
              <w:rPr>
                <w:noProof/>
                <w:webHidden/>
              </w:rPr>
              <w:fldChar w:fldCharType="separate"/>
            </w:r>
            <w:r>
              <w:rPr>
                <w:noProof/>
                <w:webHidden/>
              </w:rPr>
              <w:t>16</w:t>
            </w:r>
            <w:r>
              <w:rPr>
                <w:noProof/>
                <w:webHidden/>
              </w:rPr>
              <w:fldChar w:fldCharType="end"/>
            </w:r>
          </w:hyperlink>
        </w:p>
        <w:p w14:paraId="59B5E1CB" w14:textId="28952441" w:rsidR="00556935" w:rsidRDefault="00556935">
          <w:pPr>
            <w:pStyle w:val="TOC3"/>
            <w:tabs>
              <w:tab w:val="right" w:leader="dot" w:pos="9350"/>
            </w:tabs>
            <w:rPr>
              <w:rFonts w:eastAsiaTheme="minorEastAsia"/>
              <w:noProof/>
              <w:sz w:val="24"/>
              <w:szCs w:val="24"/>
              <w:lang w:val="en-CA"/>
            </w:rPr>
          </w:pPr>
          <w:hyperlink w:anchor="_Toc200031448" w:history="1">
            <w:r w:rsidRPr="00AE27A2">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_Toc200031448 \h </w:instrText>
            </w:r>
            <w:r>
              <w:rPr>
                <w:noProof/>
                <w:webHidden/>
              </w:rPr>
            </w:r>
            <w:r>
              <w:rPr>
                <w:noProof/>
                <w:webHidden/>
              </w:rPr>
              <w:fldChar w:fldCharType="separate"/>
            </w:r>
            <w:r>
              <w:rPr>
                <w:noProof/>
                <w:webHidden/>
              </w:rPr>
              <w:t>20</w:t>
            </w:r>
            <w:r>
              <w:rPr>
                <w:noProof/>
                <w:webHidden/>
              </w:rPr>
              <w:fldChar w:fldCharType="end"/>
            </w:r>
          </w:hyperlink>
        </w:p>
        <w:p w14:paraId="31A41B3D" w14:textId="1F426BA5" w:rsidR="00556935" w:rsidRDefault="00556935">
          <w:pPr>
            <w:pStyle w:val="TOC3"/>
            <w:tabs>
              <w:tab w:val="right" w:leader="dot" w:pos="9350"/>
            </w:tabs>
            <w:rPr>
              <w:rFonts w:eastAsiaTheme="minorEastAsia"/>
              <w:noProof/>
              <w:sz w:val="24"/>
              <w:szCs w:val="24"/>
              <w:lang w:val="en-CA"/>
            </w:rPr>
          </w:pPr>
          <w:hyperlink w:anchor="_Toc200031449" w:history="1">
            <w:r w:rsidRPr="00AE27A2">
              <w:rPr>
                <w:rStyle w:val="Hyperlink"/>
                <w:rFonts w:ascii="Times New Roman" w:hAnsi="Times New Roman" w:cs="Times New Roman"/>
                <w:noProof/>
                <w:lang w:val="en-CA"/>
              </w:rPr>
              <w:t>Study species</w:t>
            </w:r>
            <w:r>
              <w:rPr>
                <w:noProof/>
                <w:webHidden/>
              </w:rPr>
              <w:tab/>
            </w:r>
            <w:r>
              <w:rPr>
                <w:noProof/>
                <w:webHidden/>
              </w:rPr>
              <w:fldChar w:fldCharType="begin"/>
            </w:r>
            <w:r>
              <w:rPr>
                <w:noProof/>
                <w:webHidden/>
              </w:rPr>
              <w:instrText xml:space="preserve"> PAGEREF _Toc200031449 \h </w:instrText>
            </w:r>
            <w:r>
              <w:rPr>
                <w:noProof/>
                <w:webHidden/>
              </w:rPr>
            </w:r>
            <w:r>
              <w:rPr>
                <w:noProof/>
                <w:webHidden/>
              </w:rPr>
              <w:fldChar w:fldCharType="separate"/>
            </w:r>
            <w:r>
              <w:rPr>
                <w:noProof/>
                <w:webHidden/>
              </w:rPr>
              <w:t>20</w:t>
            </w:r>
            <w:r>
              <w:rPr>
                <w:noProof/>
                <w:webHidden/>
              </w:rPr>
              <w:fldChar w:fldCharType="end"/>
            </w:r>
          </w:hyperlink>
        </w:p>
        <w:p w14:paraId="7FB5BB9D" w14:textId="728F0DEF" w:rsidR="00556935" w:rsidRDefault="00556935">
          <w:pPr>
            <w:pStyle w:val="TOC3"/>
            <w:tabs>
              <w:tab w:val="right" w:leader="dot" w:pos="9350"/>
            </w:tabs>
            <w:rPr>
              <w:rFonts w:eastAsiaTheme="minorEastAsia"/>
              <w:noProof/>
              <w:sz w:val="24"/>
              <w:szCs w:val="24"/>
              <w:lang w:val="en-CA"/>
            </w:rPr>
          </w:pPr>
          <w:hyperlink w:anchor="_Toc200031450" w:history="1">
            <w:r w:rsidRPr="00AE27A2">
              <w:rPr>
                <w:rStyle w:val="Hyperlink"/>
                <w:rFonts w:ascii="Times New Roman" w:hAnsi="Times New Roman" w:cs="Times New Roman"/>
                <w:noProof/>
                <w:lang w:val="en-CA"/>
              </w:rPr>
              <w:t>Study locations</w:t>
            </w:r>
            <w:r>
              <w:rPr>
                <w:noProof/>
                <w:webHidden/>
              </w:rPr>
              <w:tab/>
            </w:r>
            <w:r>
              <w:rPr>
                <w:noProof/>
                <w:webHidden/>
              </w:rPr>
              <w:fldChar w:fldCharType="begin"/>
            </w:r>
            <w:r>
              <w:rPr>
                <w:noProof/>
                <w:webHidden/>
              </w:rPr>
              <w:instrText xml:space="preserve"> PAGEREF _Toc200031450 \h </w:instrText>
            </w:r>
            <w:r>
              <w:rPr>
                <w:noProof/>
                <w:webHidden/>
              </w:rPr>
            </w:r>
            <w:r>
              <w:rPr>
                <w:noProof/>
                <w:webHidden/>
              </w:rPr>
              <w:fldChar w:fldCharType="separate"/>
            </w:r>
            <w:r>
              <w:rPr>
                <w:noProof/>
                <w:webHidden/>
              </w:rPr>
              <w:t>22</w:t>
            </w:r>
            <w:r>
              <w:rPr>
                <w:noProof/>
                <w:webHidden/>
              </w:rPr>
              <w:fldChar w:fldCharType="end"/>
            </w:r>
          </w:hyperlink>
        </w:p>
        <w:p w14:paraId="79EB68AC" w14:textId="7875B16E" w:rsidR="00556935" w:rsidRDefault="00556935">
          <w:pPr>
            <w:pStyle w:val="TOC3"/>
            <w:tabs>
              <w:tab w:val="right" w:leader="dot" w:pos="9350"/>
            </w:tabs>
            <w:rPr>
              <w:rFonts w:eastAsiaTheme="minorEastAsia"/>
              <w:noProof/>
              <w:sz w:val="24"/>
              <w:szCs w:val="24"/>
              <w:lang w:val="en-CA"/>
            </w:rPr>
          </w:pPr>
          <w:hyperlink w:anchor="_Toc200031451" w:history="1">
            <w:r w:rsidRPr="00AE27A2">
              <w:rPr>
                <w:rStyle w:val="Hyperlink"/>
                <w:rFonts w:ascii="Times New Roman" w:hAnsi="Times New Roman" w:cs="Times New Roman"/>
                <w:noProof/>
                <w:lang w:val="en-CA"/>
              </w:rPr>
              <w:t>Radio tagging, banding &amp; translocation</w:t>
            </w:r>
            <w:r>
              <w:rPr>
                <w:noProof/>
                <w:webHidden/>
              </w:rPr>
              <w:tab/>
            </w:r>
            <w:r>
              <w:rPr>
                <w:noProof/>
                <w:webHidden/>
              </w:rPr>
              <w:fldChar w:fldCharType="begin"/>
            </w:r>
            <w:r>
              <w:rPr>
                <w:noProof/>
                <w:webHidden/>
              </w:rPr>
              <w:instrText xml:space="preserve"> PAGEREF _Toc200031451 \h </w:instrText>
            </w:r>
            <w:r>
              <w:rPr>
                <w:noProof/>
                <w:webHidden/>
              </w:rPr>
            </w:r>
            <w:r>
              <w:rPr>
                <w:noProof/>
                <w:webHidden/>
              </w:rPr>
              <w:fldChar w:fldCharType="separate"/>
            </w:r>
            <w:r>
              <w:rPr>
                <w:noProof/>
                <w:webHidden/>
              </w:rPr>
              <w:t>24</w:t>
            </w:r>
            <w:r>
              <w:rPr>
                <w:noProof/>
                <w:webHidden/>
              </w:rPr>
              <w:fldChar w:fldCharType="end"/>
            </w:r>
          </w:hyperlink>
        </w:p>
        <w:p w14:paraId="571B8B3D" w14:textId="5C3AA285" w:rsidR="00556935" w:rsidRDefault="00556935">
          <w:pPr>
            <w:pStyle w:val="TOC3"/>
            <w:tabs>
              <w:tab w:val="right" w:leader="dot" w:pos="9350"/>
            </w:tabs>
            <w:rPr>
              <w:rFonts w:eastAsiaTheme="minorEastAsia"/>
              <w:noProof/>
              <w:sz w:val="24"/>
              <w:szCs w:val="24"/>
              <w:lang w:val="en-CA"/>
            </w:rPr>
          </w:pPr>
          <w:hyperlink w:anchor="_Toc200031452" w:history="1">
            <w:r w:rsidRPr="00AE27A2">
              <w:rPr>
                <w:rStyle w:val="Hyperlink"/>
                <w:rFonts w:ascii="Times New Roman" w:hAnsi="Times New Roman" w:cs="Times New Roman"/>
                <w:noProof/>
                <w:lang w:val="en-CA"/>
              </w:rPr>
              <w:t>VHF tracking &amp; automated detections</w:t>
            </w:r>
            <w:r>
              <w:rPr>
                <w:noProof/>
                <w:webHidden/>
              </w:rPr>
              <w:tab/>
            </w:r>
            <w:r>
              <w:rPr>
                <w:noProof/>
                <w:webHidden/>
              </w:rPr>
              <w:fldChar w:fldCharType="begin"/>
            </w:r>
            <w:r>
              <w:rPr>
                <w:noProof/>
                <w:webHidden/>
              </w:rPr>
              <w:instrText xml:space="preserve"> PAGEREF _Toc200031452 \h </w:instrText>
            </w:r>
            <w:r>
              <w:rPr>
                <w:noProof/>
                <w:webHidden/>
              </w:rPr>
            </w:r>
            <w:r>
              <w:rPr>
                <w:noProof/>
                <w:webHidden/>
              </w:rPr>
              <w:fldChar w:fldCharType="separate"/>
            </w:r>
            <w:r>
              <w:rPr>
                <w:noProof/>
                <w:webHidden/>
              </w:rPr>
              <w:t>25</w:t>
            </w:r>
            <w:r>
              <w:rPr>
                <w:noProof/>
                <w:webHidden/>
              </w:rPr>
              <w:fldChar w:fldCharType="end"/>
            </w:r>
          </w:hyperlink>
        </w:p>
        <w:p w14:paraId="56B98DA2" w14:textId="68C1227F" w:rsidR="00556935" w:rsidRDefault="00556935">
          <w:pPr>
            <w:pStyle w:val="TOC3"/>
            <w:tabs>
              <w:tab w:val="right" w:leader="dot" w:pos="9350"/>
            </w:tabs>
            <w:rPr>
              <w:rFonts w:eastAsiaTheme="minorEastAsia"/>
              <w:noProof/>
              <w:sz w:val="24"/>
              <w:szCs w:val="24"/>
              <w:lang w:val="en-CA"/>
            </w:rPr>
          </w:pPr>
          <w:hyperlink w:anchor="_Toc200031453" w:history="1">
            <w:r w:rsidRPr="00AE27A2">
              <w:rPr>
                <w:rStyle w:val="Hyperlink"/>
                <w:rFonts w:ascii="Times New Roman" w:hAnsi="Times New Roman" w:cs="Times New Roman"/>
                <w:noProof/>
                <w:lang w:val="en-CA"/>
              </w:rPr>
              <w:t>Habitat characteristics from open-source datasets</w:t>
            </w:r>
            <w:r>
              <w:rPr>
                <w:noProof/>
                <w:webHidden/>
              </w:rPr>
              <w:tab/>
            </w:r>
            <w:r>
              <w:rPr>
                <w:noProof/>
                <w:webHidden/>
              </w:rPr>
              <w:fldChar w:fldCharType="begin"/>
            </w:r>
            <w:r>
              <w:rPr>
                <w:noProof/>
                <w:webHidden/>
              </w:rPr>
              <w:instrText xml:space="preserve"> PAGEREF _Toc200031453 \h </w:instrText>
            </w:r>
            <w:r>
              <w:rPr>
                <w:noProof/>
                <w:webHidden/>
              </w:rPr>
            </w:r>
            <w:r>
              <w:rPr>
                <w:noProof/>
                <w:webHidden/>
              </w:rPr>
              <w:fldChar w:fldCharType="separate"/>
            </w:r>
            <w:r>
              <w:rPr>
                <w:noProof/>
                <w:webHidden/>
              </w:rPr>
              <w:t>26</w:t>
            </w:r>
            <w:r>
              <w:rPr>
                <w:noProof/>
                <w:webHidden/>
              </w:rPr>
              <w:fldChar w:fldCharType="end"/>
            </w:r>
          </w:hyperlink>
        </w:p>
        <w:p w14:paraId="277B5DF7" w14:textId="6AB8D4A1" w:rsidR="00556935" w:rsidRDefault="00556935">
          <w:pPr>
            <w:pStyle w:val="TOC3"/>
            <w:tabs>
              <w:tab w:val="right" w:leader="dot" w:pos="9350"/>
            </w:tabs>
            <w:rPr>
              <w:rFonts w:eastAsiaTheme="minorEastAsia"/>
              <w:noProof/>
              <w:sz w:val="24"/>
              <w:szCs w:val="24"/>
              <w:lang w:val="en-CA"/>
            </w:rPr>
          </w:pPr>
          <w:hyperlink w:anchor="_Toc200031454" w:history="1">
            <w:r w:rsidRPr="00AE27A2">
              <w:rPr>
                <w:rStyle w:val="Hyperlink"/>
                <w:rFonts w:ascii="Times New Roman" w:hAnsi="Times New Roman" w:cs="Times New Roman"/>
                <w:noProof/>
                <w:lang w:val="en-CA"/>
              </w:rPr>
              <w:t>Statistical analyses</w:t>
            </w:r>
            <w:r>
              <w:rPr>
                <w:noProof/>
                <w:webHidden/>
              </w:rPr>
              <w:tab/>
            </w:r>
            <w:r>
              <w:rPr>
                <w:noProof/>
                <w:webHidden/>
              </w:rPr>
              <w:fldChar w:fldCharType="begin"/>
            </w:r>
            <w:r>
              <w:rPr>
                <w:noProof/>
                <w:webHidden/>
              </w:rPr>
              <w:instrText xml:space="preserve"> PAGEREF _Toc200031454 \h </w:instrText>
            </w:r>
            <w:r>
              <w:rPr>
                <w:noProof/>
                <w:webHidden/>
              </w:rPr>
            </w:r>
            <w:r>
              <w:rPr>
                <w:noProof/>
                <w:webHidden/>
              </w:rPr>
              <w:fldChar w:fldCharType="separate"/>
            </w:r>
            <w:r>
              <w:rPr>
                <w:noProof/>
                <w:webHidden/>
              </w:rPr>
              <w:t>27</w:t>
            </w:r>
            <w:r>
              <w:rPr>
                <w:noProof/>
                <w:webHidden/>
              </w:rPr>
              <w:fldChar w:fldCharType="end"/>
            </w:r>
          </w:hyperlink>
        </w:p>
        <w:p w14:paraId="42D0859A" w14:textId="62DEB050" w:rsidR="00556935" w:rsidRDefault="00556935">
          <w:pPr>
            <w:pStyle w:val="TOC3"/>
            <w:tabs>
              <w:tab w:val="right" w:leader="dot" w:pos="9350"/>
            </w:tabs>
            <w:rPr>
              <w:rFonts w:eastAsiaTheme="minorEastAsia"/>
              <w:noProof/>
              <w:sz w:val="24"/>
              <w:szCs w:val="24"/>
              <w:lang w:val="en-CA"/>
            </w:rPr>
          </w:pPr>
          <w:hyperlink w:anchor="_Toc200031455" w:history="1">
            <w:r w:rsidRPr="00AE27A2">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_Toc200031455 \h </w:instrText>
            </w:r>
            <w:r>
              <w:rPr>
                <w:noProof/>
                <w:webHidden/>
              </w:rPr>
            </w:r>
            <w:r>
              <w:rPr>
                <w:noProof/>
                <w:webHidden/>
              </w:rPr>
              <w:fldChar w:fldCharType="separate"/>
            </w:r>
            <w:r>
              <w:rPr>
                <w:noProof/>
                <w:webHidden/>
              </w:rPr>
              <w:t>29</w:t>
            </w:r>
            <w:r>
              <w:rPr>
                <w:noProof/>
                <w:webHidden/>
              </w:rPr>
              <w:fldChar w:fldCharType="end"/>
            </w:r>
          </w:hyperlink>
        </w:p>
        <w:p w14:paraId="54A2399D" w14:textId="7CC13214" w:rsidR="00556935" w:rsidRDefault="00556935">
          <w:pPr>
            <w:pStyle w:val="TOC3"/>
            <w:tabs>
              <w:tab w:val="right" w:leader="dot" w:pos="9350"/>
            </w:tabs>
            <w:rPr>
              <w:rFonts w:eastAsiaTheme="minorEastAsia"/>
              <w:noProof/>
              <w:sz w:val="24"/>
              <w:szCs w:val="24"/>
              <w:lang w:val="en-CA"/>
            </w:rPr>
          </w:pPr>
          <w:hyperlink w:anchor="_Toc200031456" w:history="1">
            <w:r w:rsidRPr="00AE27A2">
              <w:rPr>
                <w:rStyle w:val="Hyperlink"/>
                <w:rFonts w:ascii="Times New Roman" w:hAnsi="Times New Roman" w:cs="Times New Roman"/>
                <w:noProof/>
                <w:lang w:val="en-CA"/>
              </w:rPr>
              <w:t>Study sites urbanization level</w:t>
            </w:r>
            <w:r>
              <w:rPr>
                <w:noProof/>
                <w:webHidden/>
              </w:rPr>
              <w:tab/>
            </w:r>
            <w:r>
              <w:rPr>
                <w:noProof/>
                <w:webHidden/>
              </w:rPr>
              <w:fldChar w:fldCharType="begin"/>
            </w:r>
            <w:r>
              <w:rPr>
                <w:noProof/>
                <w:webHidden/>
              </w:rPr>
              <w:instrText xml:space="preserve"> PAGEREF _Toc200031456 \h </w:instrText>
            </w:r>
            <w:r>
              <w:rPr>
                <w:noProof/>
                <w:webHidden/>
              </w:rPr>
            </w:r>
            <w:r>
              <w:rPr>
                <w:noProof/>
                <w:webHidden/>
              </w:rPr>
              <w:fldChar w:fldCharType="separate"/>
            </w:r>
            <w:r>
              <w:rPr>
                <w:noProof/>
                <w:webHidden/>
              </w:rPr>
              <w:t>29</w:t>
            </w:r>
            <w:r>
              <w:rPr>
                <w:noProof/>
                <w:webHidden/>
              </w:rPr>
              <w:fldChar w:fldCharType="end"/>
            </w:r>
          </w:hyperlink>
        </w:p>
        <w:p w14:paraId="6E891F9D" w14:textId="30187829" w:rsidR="00556935" w:rsidRDefault="00556935">
          <w:pPr>
            <w:pStyle w:val="TOC3"/>
            <w:tabs>
              <w:tab w:val="right" w:leader="dot" w:pos="9350"/>
            </w:tabs>
            <w:rPr>
              <w:rFonts w:eastAsiaTheme="minorEastAsia"/>
              <w:noProof/>
              <w:sz w:val="24"/>
              <w:szCs w:val="24"/>
              <w:lang w:val="en-CA"/>
            </w:rPr>
          </w:pPr>
          <w:hyperlink w:anchor="_Toc200031457" w:history="1">
            <w:r w:rsidRPr="00AE27A2">
              <w:rPr>
                <w:rStyle w:val="Hyperlink"/>
                <w:rFonts w:ascii="Times New Roman" w:hAnsi="Times New Roman" w:cs="Times New Roman"/>
                <w:noProof/>
                <w:lang w:val="en-CA"/>
              </w:rPr>
              <w:t>Core areas and home ranges</w:t>
            </w:r>
            <w:r>
              <w:rPr>
                <w:noProof/>
                <w:webHidden/>
              </w:rPr>
              <w:tab/>
            </w:r>
            <w:r>
              <w:rPr>
                <w:noProof/>
                <w:webHidden/>
              </w:rPr>
              <w:fldChar w:fldCharType="begin"/>
            </w:r>
            <w:r>
              <w:rPr>
                <w:noProof/>
                <w:webHidden/>
              </w:rPr>
              <w:instrText xml:space="preserve"> PAGEREF _Toc200031457 \h </w:instrText>
            </w:r>
            <w:r>
              <w:rPr>
                <w:noProof/>
                <w:webHidden/>
              </w:rPr>
            </w:r>
            <w:r>
              <w:rPr>
                <w:noProof/>
                <w:webHidden/>
              </w:rPr>
              <w:fldChar w:fldCharType="separate"/>
            </w:r>
            <w:r>
              <w:rPr>
                <w:noProof/>
                <w:webHidden/>
              </w:rPr>
              <w:t>29</w:t>
            </w:r>
            <w:r>
              <w:rPr>
                <w:noProof/>
                <w:webHidden/>
              </w:rPr>
              <w:fldChar w:fldCharType="end"/>
            </w:r>
          </w:hyperlink>
        </w:p>
        <w:p w14:paraId="1D8EB33D" w14:textId="1B7AFF89" w:rsidR="00556935" w:rsidRDefault="00556935">
          <w:pPr>
            <w:pStyle w:val="TOC3"/>
            <w:tabs>
              <w:tab w:val="right" w:leader="dot" w:pos="9350"/>
            </w:tabs>
            <w:rPr>
              <w:rFonts w:eastAsiaTheme="minorEastAsia"/>
              <w:noProof/>
              <w:sz w:val="24"/>
              <w:szCs w:val="24"/>
              <w:lang w:val="en-CA"/>
            </w:rPr>
          </w:pPr>
          <w:hyperlink w:anchor="_Toc200031458" w:history="1">
            <w:r w:rsidRPr="00AE27A2">
              <w:rPr>
                <w:rStyle w:val="Hyperlink"/>
                <w:rFonts w:ascii="Times New Roman" w:hAnsi="Times New Roman" w:cs="Times New Roman"/>
                <w:noProof/>
                <w:lang w:val="en-CA"/>
              </w:rPr>
              <w:t>Habitat selection scale</w:t>
            </w:r>
            <w:r>
              <w:rPr>
                <w:noProof/>
                <w:webHidden/>
              </w:rPr>
              <w:tab/>
            </w:r>
            <w:r>
              <w:rPr>
                <w:noProof/>
                <w:webHidden/>
              </w:rPr>
              <w:fldChar w:fldCharType="begin"/>
            </w:r>
            <w:r>
              <w:rPr>
                <w:noProof/>
                <w:webHidden/>
              </w:rPr>
              <w:instrText xml:space="preserve"> PAGEREF _Toc200031458 \h </w:instrText>
            </w:r>
            <w:r>
              <w:rPr>
                <w:noProof/>
                <w:webHidden/>
              </w:rPr>
            </w:r>
            <w:r>
              <w:rPr>
                <w:noProof/>
                <w:webHidden/>
              </w:rPr>
              <w:fldChar w:fldCharType="separate"/>
            </w:r>
            <w:r>
              <w:rPr>
                <w:noProof/>
                <w:webHidden/>
              </w:rPr>
              <w:t>31</w:t>
            </w:r>
            <w:r>
              <w:rPr>
                <w:noProof/>
                <w:webHidden/>
              </w:rPr>
              <w:fldChar w:fldCharType="end"/>
            </w:r>
          </w:hyperlink>
        </w:p>
        <w:p w14:paraId="067EDF8A" w14:textId="0ACAE584" w:rsidR="00556935" w:rsidRDefault="00556935">
          <w:pPr>
            <w:pStyle w:val="TOC3"/>
            <w:tabs>
              <w:tab w:val="right" w:leader="dot" w:pos="9350"/>
            </w:tabs>
            <w:rPr>
              <w:rFonts w:eastAsiaTheme="minorEastAsia"/>
              <w:noProof/>
              <w:sz w:val="24"/>
              <w:szCs w:val="24"/>
              <w:lang w:val="en-CA"/>
            </w:rPr>
          </w:pPr>
          <w:hyperlink w:anchor="_Toc200031459" w:history="1">
            <w:r w:rsidRPr="00AE27A2">
              <w:rPr>
                <w:rStyle w:val="Hyperlink"/>
                <w:rFonts w:ascii="Times New Roman" w:hAnsi="Times New Roman" w:cs="Times New Roman"/>
                <w:noProof/>
                <w:lang w:val="en-CA"/>
              </w:rPr>
              <w:t>Resource selection: used vs. available habitats</w:t>
            </w:r>
            <w:r>
              <w:rPr>
                <w:noProof/>
                <w:webHidden/>
              </w:rPr>
              <w:tab/>
            </w:r>
            <w:r>
              <w:rPr>
                <w:noProof/>
                <w:webHidden/>
              </w:rPr>
              <w:fldChar w:fldCharType="begin"/>
            </w:r>
            <w:r>
              <w:rPr>
                <w:noProof/>
                <w:webHidden/>
              </w:rPr>
              <w:instrText xml:space="preserve"> PAGEREF _Toc200031459 \h </w:instrText>
            </w:r>
            <w:r>
              <w:rPr>
                <w:noProof/>
                <w:webHidden/>
              </w:rPr>
            </w:r>
            <w:r>
              <w:rPr>
                <w:noProof/>
                <w:webHidden/>
              </w:rPr>
              <w:fldChar w:fldCharType="separate"/>
            </w:r>
            <w:r>
              <w:rPr>
                <w:noProof/>
                <w:webHidden/>
              </w:rPr>
              <w:t>32</w:t>
            </w:r>
            <w:r>
              <w:rPr>
                <w:noProof/>
                <w:webHidden/>
              </w:rPr>
              <w:fldChar w:fldCharType="end"/>
            </w:r>
          </w:hyperlink>
        </w:p>
        <w:p w14:paraId="4C526356" w14:textId="66D5B1C7" w:rsidR="00556935" w:rsidRDefault="00556935">
          <w:pPr>
            <w:pStyle w:val="TOC3"/>
            <w:tabs>
              <w:tab w:val="right" w:leader="dot" w:pos="9350"/>
            </w:tabs>
            <w:rPr>
              <w:rFonts w:eastAsiaTheme="minorEastAsia"/>
              <w:noProof/>
              <w:sz w:val="24"/>
              <w:szCs w:val="24"/>
              <w:lang w:val="en-CA"/>
            </w:rPr>
          </w:pPr>
          <w:hyperlink w:anchor="_Toc200031460" w:history="1">
            <w:r w:rsidRPr="00AE27A2">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_Toc200031460 \h </w:instrText>
            </w:r>
            <w:r>
              <w:rPr>
                <w:noProof/>
                <w:webHidden/>
              </w:rPr>
            </w:r>
            <w:r>
              <w:rPr>
                <w:noProof/>
                <w:webHidden/>
              </w:rPr>
              <w:fldChar w:fldCharType="separate"/>
            </w:r>
            <w:r>
              <w:rPr>
                <w:noProof/>
                <w:webHidden/>
              </w:rPr>
              <w:t>34</w:t>
            </w:r>
            <w:r>
              <w:rPr>
                <w:noProof/>
                <w:webHidden/>
              </w:rPr>
              <w:fldChar w:fldCharType="end"/>
            </w:r>
          </w:hyperlink>
        </w:p>
        <w:p w14:paraId="0FB9A88C" w14:textId="63E7CCF9" w:rsidR="00556935" w:rsidRDefault="00556935">
          <w:pPr>
            <w:pStyle w:val="TOC3"/>
            <w:tabs>
              <w:tab w:val="right" w:leader="dot" w:pos="9350"/>
            </w:tabs>
            <w:rPr>
              <w:rFonts w:eastAsiaTheme="minorEastAsia"/>
              <w:noProof/>
              <w:sz w:val="24"/>
              <w:szCs w:val="24"/>
              <w:lang w:val="en-CA"/>
            </w:rPr>
          </w:pPr>
          <w:hyperlink w:anchor="_Toc200031461" w:history="1">
            <w:r w:rsidRPr="00AE27A2">
              <w:rPr>
                <w:rStyle w:val="Hyperlink"/>
                <w:rFonts w:ascii="Times New Roman" w:hAnsi="Times New Roman" w:cs="Times New Roman"/>
                <w:noProof/>
                <w:lang w:val="en-CA"/>
              </w:rPr>
              <w:t>Wintering home range sizes</w:t>
            </w:r>
            <w:r>
              <w:rPr>
                <w:noProof/>
                <w:webHidden/>
              </w:rPr>
              <w:tab/>
            </w:r>
            <w:r>
              <w:rPr>
                <w:noProof/>
                <w:webHidden/>
              </w:rPr>
              <w:fldChar w:fldCharType="begin"/>
            </w:r>
            <w:r>
              <w:rPr>
                <w:noProof/>
                <w:webHidden/>
              </w:rPr>
              <w:instrText xml:space="preserve"> PAGEREF _Toc200031461 \h </w:instrText>
            </w:r>
            <w:r>
              <w:rPr>
                <w:noProof/>
                <w:webHidden/>
              </w:rPr>
            </w:r>
            <w:r>
              <w:rPr>
                <w:noProof/>
                <w:webHidden/>
              </w:rPr>
              <w:fldChar w:fldCharType="separate"/>
            </w:r>
            <w:r>
              <w:rPr>
                <w:noProof/>
                <w:webHidden/>
              </w:rPr>
              <w:t>34</w:t>
            </w:r>
            <w:r>
              <w:rPr>
                <w:noProof/>
                <w:webHidden/>
              </w:rPr>
              <w:fldChar w:fldCharType="end"/>
            </w:r>
          </w:hyperlink>
        </w:p>
        <w:p w14:paraId="6083AF37" w14:textId="378CE7BC" w:rsidR="00556935" w:rsidRDefault="00556935">
          <w:pPr>
            <w:pStyle w:val="TOC3"/>
            <w:tabs>
              <w:tab w:val="right" w:leader="dot" w:pos="9350"/>
            </w:tabs>
            <w:rPr>
              <w:rFonts w:eastAsiaTheme="minorEastAsia"/>
              <w:noProof/>
              <w:sz w:val="24"/>
              <w:szCs w:val="24"/>
              <w:lang w:val="en-CA"/>
            </w:rPr>
          </w:pPr>
          <w:hyperlink w:anchor="_Toc200031462" w:history="1">
            <w:r w:rsidRPr="00AE27A2">
              <w:rPr>
                <w:rStyle w:val="Hyperlink"/>
                <w:rFonts w:ascii="Times New Roman" w:hAnsi="Times New Roman" w:cs="Times New Roman"/>
                <w:noProof/>
                <w:lang w:val="en-CA"/>
              </w:rPr>
              <w:t>Habitat selection preferences</w:t>
            </w:r>
            <w:r>
              <w:rPr>
                <w:noProof/>
                <w:webHidden/>
              </w:rPr>
              <w:tab/>
            </w:r>
            <w:r>
              <w:rPr>
                <w:noProof/>
                <w:webHidden/>
              </w:rPr>
              <w:fldChar w:fldCharType="begin"/>
            </w:r>
            <w:r>
              <w:rPr>
                <w:noProof/>
                <w:webHidden/>
              </w:rPr>
              <w:instrText xml:space="preserve"> PAGEREF _Toc200031462 \h </w:instrText>
            </w:r>
            <w:r>
              <w:rPr>
                <w:noProof/>
                <w:webHidden/>
              </w:rPr>
            </w:r>
            <w:r>
              <w:rPr>
                <w:noProof/>
                <w:webHidden/>
              </w:rPr>
              <w:fldChar w:fldCharType="separate"/>
            </w:r>
            <w:r>
              <w:rPr>
                <w:noProof/>
                <w:webHidden/>
              </w:rPr>
              <w:t>36</w:t>
            </w:r>
            <w:r>
              <w:rPr>
                <w:noProof/>
                <w:webHidden/>
              </w:rPr>
              <w:fldChar w:fldCharType="end"/>
            </w:r>
          </w:hyperlink>
        </w:p>
        <w:p w14:paraId="36E5BF33" w14:textId="0DA7B647" w:rsidR="00556935" w:rsidRDefault="00556935">
          <w:pPr>
            <w:pStyle w:val="TOC3"/>
            <w:tabs>
              <w:tab w:val="right" w:leader="dot" w:pos="9350"/>
            </w:tabs>
            <w:rPr>
              <w:rFonts w:eastAsiaTheme="minorEastAsia"/>
              <w:noProof/>
              <w:sz w:val="24"/>
              <w:szCs w:val="24"/>
              <w:lang w:val="en-CA"/>
            </w:rPr>
          </w:pPr>
          <w:hyperlink w:anchor="_Toc200031463" w:history="1">
            <w:r w:rsidRPr="00AE27A2">
              <w:rPr>
                <w:rStyle w:val="Hyperlink"/>
                <w:rFonts w:ascii="Times New Roman" w:hAnsi="Times New Roman" w:cs="Times New Roman"/>
                <w:b/>
                <w:bCs/>
                <w:noProof/>
                <w:lang w:val="en-CA"/>
              </w:rPr>
              <w:t>Conclusion</w:t>
            </w:r>
            <w:r>
              <w:rPr>
                <w:noProof/>
                <w:webHidden/>
              </w:rPr>
              <w:tab/>
            </w:r>
            <w:r>
              <w:rPr>
                <w:noProof/>
                <w:webHidden/>
              </w:rPr>
              <w:fldChar w:fldCharType="begin"/>
            </w:r>
            <w:r>
              <w:rPr>
                <w:noProof/>
                <w:webHidden/>
              </w:rPr>
              <w:instrText xml:space="preserve"> PAGEREF _Toc200031463 \h </w:instrText>
            </w:r>
            <w:r>
              <w:rPr>
                <w:noProof/>
                <w:webHidden/>
              </w:rPr>
            </w:r>
            <w:r>
              <w:rPr>
                <w:noProof/>
                <w:webHidden/>
              </w:rPr>
              <w:fldChar w:fldCharType="separate"/>
            </w:r>
            <w:r>
              <w:rPr>
                <w:noProof/>
                <w:webHidden/>
              </w:rPr>
              <w:t>38</w:t>
            </w:r>
            <w:r>
              <w:rPr>
                <w:noProof/>
                <w:webHidden/>
              </w:rPr>
              <w:fldChar w:fldCharType="end"/>
            </w:r>
          </w:hyperlink>
        </w:p>
        <w:p w14:paraId="26E4E8C9" w14:textId="3DFD8470"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64" w:history="1">
            <w:r w:rsidRPr="00AE27A2">
              <w:rPr>
                <w:rStyle w:val="Hyperlink"/>
                <w:rFonts w:ascii="Times New Roman" w:hAnsi="Times New Roman" w:cs="Times New Roman"/>
                <w:noProof/>
                <w:lang w:val="en-CA"/>
              </w:rPr>
              <w:t>Chapter 2: Seasonal variation in the activity level of the Northern cardinal (</w:t>
            </w:r>
            <w:r w:rsidRPr="00AE27A2">
              <w:rPr>
                <w:rStyle w:val="Hyperlink"/>
                <w:rFonts w:ascii="Times New Roman" w:hAnsi="Times New Roman" w:cs="Times New Roman"/>
                <w:i/>
                <w:iCs/>
                <w:noProof/>
                <w:lang w:val="en-CA"/>
              </w:rPr>
              <w:t>Cardinalis cardinalis</w:t>
            </w:r>
            <w:r w:rsidRPr="00AE27A2">
              <w:rPr>
                <w:rStyle w:val="Hyperlink"/>
                <w:rFonts w:ascii="Times New Roman" w:hAnsi="Times New Roman" w:cs="Times New Roman"/>
                <w:noProof/>
                <w:lang w:val="en-CA"/>
              </w:rPr>
              <w:t>) over the winter</w:t>
            </w:r>
            <w:r>
              <w:rPr>
                <w:noProof/>
                <w:webHidden/>
              </w:rPr>
              <w:tab/>
            </w:r>
            <w:r>
              <w:rPr>
                <w:noProof/>
                <w:webHidden/>
              </w:rPr>
              <w:fldChar w:fldCharType="begin"/>
            </w:r>
            <w:r>
              <w:rPr>
                <w:noProof/>
                <w:webHidden/>
              </w:rPr>
              <w:instrText xml:space="preserve"> PAGEREF _Toc200031464 \h </w:instrText>
            </w:r>
            <w:r>
              <w:rPr>
                <w:noProof/>
                <w:webHidden/>
              </w:rPr>
            </w:r>
            <w:r>
              <w:rPr>
                <w:noProof/>
                <w:webHidden/>
              </w:rPr>
              <w:fldChar w:fldCharType="separate"/>
            </w:r>
            <w:r>
              <w:rPr>
                <w:noProof/>
                <w:webHidden/>
              </w:rPr>
              <w:t>39</w:t>
            </w:r>
            <w:r>
              <w:rPr>
                <w:noProof/>
                <w:webHidden/>
              </w:rPr>
              <w:fldChar w:fldCharType="end"/>
            </w:r>
          </w:hyperlink>
        </w:p>
        <w:p w14:paraId="36C33805" w14:textId="2B102622" w:rsidR="00556935" w:rsidRDefault="00556935">
          <w:pPr>
            <w:pStyle w:val="TOC3"/>
            <w:tabs>
              <w:tab w:val="right" w:leader="dot" w:pos="9350"/>
            </w:tabs>
            <w:rPr>
              <w:rFonts w:eastAsiaTheme="minorEastAsia"/>
              <w:noProof/>
              <w:sz w:val="24"/>
              <w:szCs w:val="24"/>
              <w:lang w:val="en-CA"/>
            </w:rPr>
          </w:pPr>
          <w:hyperlink w:anchor="_Toc200031465" w:history="1">
            <w:r w:rsidRPr="00AE27A2">
              <w:rPr>
                <w:rStyle w:val="Hyperlink"/>
                <w:rFonts w:ascii="Times New Roman" w:hAnsi="Times New Roman" w:cs="Times New Roman"/>
                <w:i/>
                <w:iCs/>
                <w:noProof/>
                <w:lang w:val="en-CA"/>
              </w:rPr>
              <w:t>Note on this chapter</w:t>
            </w:r>
            <w:r>
              <w:rPr>
                <w:noProof/>
                <w:webHidden/>
              </w:rPr>
              <w:tab/>
            </w:r>
            <w:r>
              <w:rPr>
                <w:noProof/>
                <w:webHidden/>
              </w:rPr>
              <w:fldChar w:fldCharType="begin"/>
            </w:r>
            <w:r>
              <w:rPr>
                <w:noProof/>
                <w:webHidden/>
              </w:rPr>
              <w:instrText xml:space="preserve"> PAGEREF _Toc200031465 \h </w:instrText>
            </w:r>
            <w:r>
              <w:rPr>
                <w:noProof/>
                <w:webHidden/>
              </w:rPr>
            </w:r>
            <w:r>
              <w:rPr>
                <w:noProof/>
                <w:webHidden/>
              </w:rPr>
              <w:fldChar w:fldCharType="separate"/>
            </w:r>
            <w:r>
              <w:rPr>
                <w:noProof/>
                <w:webHidden/>
              </w:rPr>
              <w:t>39</w:t>
            </w:r>
            <w:r>
              <w:rPr>
                <w:noProof/>
                <w:webHidden/>
              </w:rPr>
              <w:fldChar w:fldCharType="end"/>
            </w:r>
          </w:hyperlink>
        </w:p>
        <w:p w14:paraId="7A48D8DA" w14:textId="2EE23940" w:rsidR="00556935" w:rsidRDefault="00556935">
          <w:pPr>
            <w:pStyle w:val="TOC3"/>
            <w:tabs>
              <w:tab w:val="right" w:leader="dot" w:pos="9350"/>
            </w:tabs>
            <w:rPr>
              <w:rFonts w:eastAsiaTheme="minorEastAsia"/>
              <w:noProof/>
              <w:sz w:val="24"/>
              <w:szCs w:val="24"/>
              <w:lang w:val="en-CA"/>
            </w:rPr>
          </w:pPr>
          <w:hyperlink w:anchor="_Toc200031466" w:history="1">
            <w:r w:rsidRPr="00AE27A2">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_Toc200031466 \h </w:instrText>
            </w:r>
            <w:r>
              <w:rPr>
                <w:noProof/>
                <w:webHidden/>
              </w:rPr>
            </w:r>
            <w:r>
              <w:rPr>
                <w:noProof/>
                <w:webHidden/>
              </w:rPr>
              <w:fldChar w:fldCharType="separate"/>
            </w:r>
            <w:r>
              <w:rPr>
                <w:noProof/>
                <w:webHidden/>
              </w:rPr>
              <w:t>39</w:t>
            </w:r>
            <w:r>
              <w:rPr>
                <w:noProof/>
                <w:webHidden/>
              </w:rPr>
              <w:fldChar w:fldCharType="end"/>
            </w:r>
          </w:hyperlink>
        </w:p>
        <w:p w14:paraId="57B41682" w14:textId="223B0BD2" w:rsidR="00556935" w:rsidRDefault="00556935">
          <w:pPr>
            <w:pStyle w:val="TOC3"/>
            <w:tabs>
              <w:tab w:val="right" w:leader="dot" w:pos="9350"/>
            </w:tabs>
            <w:rPr>
              <w:rFonts w:eastAsiaTheme="minorEastAsia"/>
              <w:noProof/>
              <w:sz w:val="24"/>
              <w:szCs w:val="24"/>
              <w:lang w:val="en-CA"/>
            </w:rPr>
          </w:pPr>
          <w:hyperlink w:anchor="_Toc200031467" w:history="1">
            <w:r w:rsidRPr="00AE27A2">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_Toc200031467 \h </w:instrText>
            </w:r>
            <w:r>
              <w:rPr>
                <w:noProof/>
                <w:webHidden/>
              </w:rPr>
            </w:r>
            <w:r>
              <w:rPr>
                <w:noProof/>
                <w:webHidden/>
              </w:rPr>
              <w:fldChar w:fldCharType="separate"/>
            </w:r>
            <w:r>
              <w:rPr>
                <w:noProof/>
                <w:webHidden/>
              </w:rPr>
              <w:t>39</w:t>
            </w:r>
            <w:r>
              <w:rPr>
                <w:noProof/>
                <w:webHidden/>
              </w:rPr>
              <w:fldChar w:fldCharType="end"/>
            </w:r>
          </w:hyperlink>
        </w:p>
        <w:p w14:paraId="32D0680C" w14:textId="39DAFBC8" w:rsidR="00556935" w:rsidRDefault="00556935">
          <w:pPr>
            <w:pStyle w:val="TOC1"/>
            <w:tabs>
              <w:tab w:val="right" w:leader="dot" w:pos="9350"/>
            </w:tabs>
            <w:rPr>
              <w:rFonts w:asciiTheme="minorHAnsi" w:eastAsiaTheme="minorEastAsia" w:hAnsiTheme="minorHAnsi"/>
              <w:b w:val="0"/>
              <w:bCs w:val="0"/>
              <w:caps w:val="0"/>
              <w:noProof/>
              <w:lang w:val="en-CA"/>
            </w:rPr>
          </w:pPr>
          <w:hyperlink w:anchor="_Toc200031468" w:history="1">
            <w:r w:rsidRPr="00AE27A2">
              <w:rPr>
                <w:rStyle w:val="Hyperlink"/>
                <w:rFonts w:ascii="Times New Roman" w:eastAsia="Times New Roman" w:hAnsi="Times New Roman" w:cs="Times New Roman"/>
                <w:noProof/>
                <w:lang w:val="en-CA"/>
              </w:rPr>
              <w:t>Literature cited</w:t>
            </w:r>
            <w:r>
              <w:rPr>
                <w:noProof/>
                <w:webHidden/>
              </w:rPr>
              <w:tab/>
            </w:r>
            <w:r>
              <w:rPr>
                <w:noProof/>
                <w:webHidden/>
              </w:rPr>
              <w:fldChar w:fldCharType="begin"/>
            </w:r>
            <w:r>
              <w:rPr>
                <w:noProof/>
                <w:webHidden/>
              </w:rPr>
              <w:instrText xml:space="preserve"> PAGEREF _Toc200031468 \h </w:instrText>
            </w:r>
            <w:r>
              <w:rPr>
                <w:noProof/>
                <w:webHidden/>
              </w:rPr>
            </w:r>
            <w:r>
              <w:rPr>
                <w:noProof/>
                <w:webHidden/>
              </w:rPr>
              <w:fldChar w:fldCharType="separate"/>
            </w:r>
            <w:r>
              <w:rPr>
                <w:noProof/>
                <w:webHidden/>
              </w:rPr>
              <w:t>41</w:t>
            </w:r>
            <w:r>
              <w:rPr>
                <w:noProof/>
                <w:webHidden/>
              </w:rPr>
              <w:fldChar w:fldCharType="end"/>
            </w:r>
          </w:hyperlink>
        </w:p>
        <w:p w14:paraId="6EE9866B" w14:textId="003460A4" w:rsidR="00CE1C59" w:rsidRDefault="00CE1C59">
          <w:r>
            <w:rPr>
              <w:rFonts w:asciiTheme="majorHAnsi" w:hAnsiTheme="majorHAnsi"/>
              <w:caps/>
              <w:sz w:val="20"/>
              <w:szCs w:val="20"/>
            </w:rPr>
            <w:fldChar w:fldCharType="end"/>
          </w:r>
        </w:p>
      </w:sdtContent>
    </w:sdt>
    <w:p w14:paraId="114529A8" w14:textId="77777777" w:rsidR="00FE754C" w:rsidRPr="007039BB" w:rsidRDefault="00FE754C" w:rsidP="004329A6">
      <w:pPr>
        <w:spacing w:line="276" w:lineRule="auto"/>
        <w:jc w:val="both"/>
        <w:rPr>
          <w:rFonts w:ascii="Times New Roman" w:hAnsi="Times New Roman" w:cs="Times New Roman"/>
        </w:rPr>
      </w:pPr>
    </w:p>
    <w:p w14:paraId="4E360C91" w14:textId="77777777" w:rsidR="00FE754C" w:rsidRPr="007039BB" w:rsidRDefault="00FE754C" w:rsidP="004329A6">
      <w:pPr>
        <w:spacing w:line="276" w:lineRule="auto"/>
        <w:jc w:val="both"/>
        <w:rPr>
          <w:rFonts w:ascii="Times New Roman" w:hAnsi="Times New Roman" w:cs="Times New Roman"/>
        </w:rPr>
      </w:pPr>
    </w:p>
    <w:p w14:paraId="5F5DA24F" w14:textId="77777777" w:rsidR="00FE754C" w:rsidRPr="007039BB" w:rsidRDefault="00FE754C" w:rsidP="004329A6">
      <w:pPr>
        <w:spacing w:line="276" w:lineRule="auto"/>
        <w:jc w:val="both"/>
        <w:rPr>
          <w:rFonts w:ascii="Times New Roman" w:hAnsi="Times New Roman" w:cs="Times New Roman"/>
        </w:rPr>
      </w:pPr>
    </w:p>
    <w:p w14:paraId="7E404BD1" w14:textId="77777777" w:rsidR="00FE754C" w:rsidRPr="007039BB" w:rsidRDefault="00FE754C" w:rsidP="004329A6">
      <w:pPr>
        <w:spacing w:line="276" w:lineRule="auto"/>
        <w:jc w:val="both"/>
        <w:rPr>
          <w:rFonts w:ascii="Times New Roman" w:hAnsi="Times New Roman" w:cs="Times New Roman"/>
        </w:rPr>
      </w:pPr>
    </w:p>
    <w:p w14:paraId="4F0E9B79" w14:textId="77777777" w:rsidR="00FE754C" w:rsidRDefault="00FE754C" w:rsidP="004329A6">
      <w:pPr>
        <w:spacing w:line="276" w:lineRule="auto"/>
        <w:jc w:val="both"/>
        <w:rPr>
          <w:rFonts w:ascii="Times New Roman" w:hAnsi="Times New Roman" w:cs="Times New Roman"/>
        </w:rPr>
      </w:pPr>
    </w:p>
    <w:p w14:paraId="03EA626B" w14:textId="77777777" w:rsidR="000369B9" w:rsidRDefault="000369B9" w:rsidP="004329A6">
      <w:pPr>
        <w:spacing w:line="276" w:lineRule="auto"/>
        <w:jc w:val="both"/>
        <w:rPr>
          <w:rFonts w:ascii="Times New Roman" w:hAnsi="Times New Roman" w:cs="Times New Roman"/>
        </w:rPr>
      </w:pPr>
    </w:p>
    <w:p w14:paraId="3365A7CF" w14:textId="77777777" w:rsidR="00556935" w:rsidRDefault="00556935" w:rsidP="004329A6">
      <w:pPr>
        <w:spacing w:line="276" w:lineRule="auto"/>
        <w:jc w:val="both"/>
        <w:rPr>
          <w:rFonts w:ascii="Times New Roman" w:hAnsi="Times New Roman" w:cs="Times New Roman"/>
        </w:rPr>
      </w:pPr>
    </w:p>
    <w:p w14:paraId="3CCC22AA" w14:textId="77777777" w:rsidR="00556935" w:rsidRDefault="00556935" w:rsidP="004329A6">
      <w:pPr>
        <w:spacing w:line="276" w:lineRule="auto"/>
        <w:jc w:val="both"/>
        <w:rPr>
          <w:rFonts w:ascii="Times New Roman" w:hAnsi="Times New Roman" w:cs="Times New Roman"/>
        </w:rPr>
      </w:pPr>
    </w:p>
    <w:p w14:paraId="3B326280" w14:textId="77777777" w:rsidR="00556935" w:rsidRDefault="00556935" w:rsidP="004329A6">
      <w:pPr>
        <w:spacing w:line="276" w:lineRule="auto"/>
        <w:jc w:val="both"/>
        <w:rPr>
          <w:rFonts w:ascii="Times New Roman" w:hAnsi="Times New Roman" w:cs="Times New Roman"/>
        </w:rPr>
      </w:pPr>
    </w:p>
    <w:p w14:paraId="71956A2E" w14:textId="77777777" w:rsidR="00556935" w:rsidRDefault="00556935" w:rsidP="004329A6">
      <w:pPr>
        <w:spacing w:line="276" w:lineRule="auto"/>
        <w:jc w:val="both"/>
        <w:rPr>
          <w:rFonts w:ascii="Times New Roman" w:hAnsi="Times New Roman" w:cs="Times New Roman"/>
        </w:rPr>
      </w:pPr>
    </w:p>
    <w:p w14:paraId="7F6D919A" w14:textId="77777777" w:rsidR="00556935" w:rsidRDefault="00556935" w:rsidP="004329A6">
      <w:pPr>
        <w:spacing w:line="276" w:lineRule="auto"/>
        <w:jc w:val="both"/>
        <w:rPr>
          <w:rFonts w:ascii="Times New Roman" w:hAnsi="Times New Roman" w:cs="Times New Roman"/>
        </w:rPr>
      </w:pPr>
    </w:p>
    <w:p w14:paraId="3D4A8D28" w14:textId="77777777" w:rsidR="00556935" w:rsidRDefault="00556935" w:rsidP="004329A6">
      <w:pPr>
        <w:spacing w:line="276" w:lineRule="auto"/>
        <w:jc w:val="both"/>
        <w:rPr>
          <w:rFonts w:ascii="Times New Roman" w:hAnsi="Times New Roman" w:cs="Times New Roman"/>
        </w:rPr>
      </w:pPr>
    </w:p>
    <w:p w14:paraId="564ABE89" w14:textId="77777777" w:rsidR="00556935" w:rsidRDefault="00556935" w:rsidP="004329A6">
      <w:pPr>
        <w:spacing w:line="276" w:lineRule="auto"/>
        <w:jc w:val="both"/>
        <w:rPr>
          <w:rFonts w:ascii="Times New Roman" w:hAnsi="Times New Roman" w:cs="Times New Roman"/>
        </w:rPr>
      </w:pPr>
    </w:p>
    <w:p w14:paraId="1D28AA84" w14:textId="77777777" w:rsidR="00556935" w:rsidRDefault="00556935" w:rsidP="004329A6">
      <w:pPr>
        <w:spacing w:line="276" w:lineRule="auto"/>
        <w:jc w:val="both"/>
        <w:rPr>
          <w:rFonts w:ascii="Times New Roman" w:hAnsi="Times New Roman" w:cs="Times New Roman"/>
        </w:rPr>
      </w:pPr>
    </w:p>
    <w:p w14:paraId="7E5C4986" w14:textId="77777777" w:rsidR="00556935" w:rsidRDefault="00556935" w:rsidP="004329A6">
      <w:pPr>
        <w:spacing w:line="276" w:lineRule="auto"/>
        <w:jc w:val="both"/>
        <w:rPr>
          <w:rFonts w:ascii="Times New Roman" w:hAnsi="Times New Roman" w:cs="Times New Roman"/>
        </w:rPr>
      </w:pPr>
    </w:p>
    <w:p w14:paraId="30AEC06A" w14:textId="77777777" w:rsidR="00556935" w:rsidRDefault="00556935" w:rsidP="004329A6">
      <w:pPr>
        <w:spacing w:line="276" w:lineRule="auto"/>
        <w:jc w:val="both"/>
        <w:rPr>
          <w:rFonts w:ascii="Times New Roman" w:hAnsi="Times New Roman" w:cs="Times New Roman"/>
        </w:rPr>
      </w:pPr>
    </w:p>
    <w:p w14:paraId="1F8232A8" w14:textId="77777777" w:rsidR="00556935" w:rsidRDefault="00556935" w:rsidP="004329A6">
      <w:pPr>
        <w:spacing w:line="276" w:lineRule="auto"/>
        <w:jc w:val="both"/>
        <w:rPr>
          <w:rFonts w:ascii="Times New Roman" w:hAnsi="Times New Roman" w:cs="Times New Roman"/>
        </w:rPr>
      </w:pPr>
    </w:p>
    <w:p w14:paraId="39FA7AA7" w14:textId="77777777" w:rsidR="00556935" w:rsidRDefault="00556935" w:rsidP="004329A6">
      <w:pPr>
        <w:spacing w:line="276" w:lineRule="auto"/>
        <w:jc w:val="both"/>
        <w:rPr>
          <w:rFonts w:ascii="Times New Roman" w:hAnsi="Times New Roman" w:cs="Times New Roman"/>
        </w:rPr>
      </w:pPr>
    </w:p>
    <w:p w14:paraId="64E480DE" w14:textId="77777777" w:rsidR="00556935" w:rsidRDefault="00556935" w:rsidP="004329A6">
      <w:pPr>
        <w:spacing w:line="276" w:lineRule="auto"/>
        <w:jc w:val="both"/>
        <w:rPr>
          <w:rFonts w:ascii="Times New Roman" w:hAnsi="Times New Roman" w:cs="Times New Roman"/>
        </w:rPr>
      </w:pPr>
    </w:p>
    <w:p w14:paraId="1A5A058A" w14:textId="77777777" w:rsidR="00556935" w:rsidRDefault="00556935" w:rsidP="004329A6">
      <w:pPr>
        <w:spacing w:line="276" w:lineRule="auto"/>
        <w:jc w:val="both"/>
        <w:rPr>
          <w:rFonts w:ascii="Times New Roman" w:hAnsi="Times New Roman" w:cs="Times New Roman"/>
        </w:rPr>
      </w:pPr>
    </w:p>
    <w:p w14:paraId="48504D68" w14:textId="77777777" w:rsidR="00556935" w:rsidRDefault="00556935" w:rsidP="004329A6">
      <w:pPr>
        <w:spacing w:line="276" w:lineRule="auto"/>
        <w:jc w:val="both"/>
        <w:rPr>
          <w:rFonts w:ascii="Times New Roman" w:hAnsi="Times New Roman" w:cs="Times New Roman"/>
        </w:rPr>
      </w:pPr>
    </w:p>
    <w:p w14:paraId="3A0871CB" w14:textId="77777777" w:rsidR="00556935" w:rsidRDefault="00556935" w:rsidP="004329A6">
      <w:pPr>
        <w:spacing w:line="276" w:lineRule="auto"/>
        <w:jc w:val="both"/>
        <w:rPr>
          <w:rFonts w:ascii="Times New Roman" w:hAnsi="Times New Roman" w:cs="Times New Roman"/>
        </w:rPr>
      </w:pPr>
    </w:p>
    <w:p w14:paraId="7BA253CB" w14:textId="77777777" w:rsidR="00556935" w:rsidRDefault="00556935" w:rsidP="004329A6">
      <w:pPr>
        <w:spacing w:line="276" w:lineRule="auto"/>
        <w:jc w:val="both"/>
        <w:rPr>
          <w:rFonts w:ascii="Times New Roman" w:hAnsi="Times New Roman" w:cs="Times New Roman"/>
        </w:rPr>
      </w:pPr>
    </w:p>
    <w:p w14:paraId="4A2B7749" w14:textId="77777777" w:rsidR="00556935" w:rsidRDefault="00556935" w:rsidP="004329A6">
      <w:pPr>
        <w:spacing w:line="276" w:lineRule="auto"/>
        <w:jc w:val="both"/>
        <w:rPr>
          <w:rFonts w:ascii="Times New Roman" w:hAnsi="Times New Roman" w:cs="Times New Roman"/>
        </w:rPr>
      </w:pPr>
    </w:p>
    <w:p w14:paraId="3FF48E26" w14:textId="77777777" w:rsidR="00556935" w:rsidRDefault="00556935" w:rsidP="004329A6">
      <w:pPr>
        <w:spacing w:line="276" w:lineRule="auto"/>
        <w:jc w:val="both"/>
        <w:rPr>
          <w:rFonts w:ascii="Times New Roman" w:hAnsi="Times New Roman" w:cs="Times New Roman"/>
        </w:rPr>
      </w:pPr>
    </w:p>
    <w:p w14:paraId="658971A9" w14:textId="77777777" w:rsidR="00556935" w:rsidRDefault="00556935" w:rsidP="004329A6">
      <w:pPr>
        <w:spacing w:line="276" w:lineRule="auto"/>
        <w:jc w:val="both"/>
        <w:rPr>
          <w:rFonts w:ascii="Times New Roman" w:hAnsi="Times New Roman" w:cs="Times New Roman"/>
        </w:rPr>
      </w:pPr>
    </w:p>
    <w:p w14:paraId="76ED28AD" w14:textId="77777777" w:rsidR="00556935" w:rsidRDefault="00556935" w:rsidP="004329A6">
      <w:pPr>
        <w:spacing w:line="276" w:lineRule="auto"/>
        <w:jc w:val="both"/>
        <w:rPr>
          <w:rFonts w:ascii="Times New Roman" w:hAnsi="Times New Roman" w:cs="Times New Roman"/>
        </w:rPr>
      </w:pPr>
    </w:p>
    <w:p w14:paraId="0DCD202D" w14:textId="77777777" w:rsidR="00556935" w:rsidRDefault="00556935" w:rsidP="004329A6">
      <w:pPr>
        <w:spacing w:line="276" w:lineRule="auto"/>
        <w:jc w:val="both"/>
        <w:rPr>
          <w:rFonts w:ascii="Times New Roman" w:hAnsi="Times New Roman" w:cs="Times New Roman"/>
        </w:rPr>
      </w:pPr>
    </w:p>
    <w:p w14:paraId="4FC4C813" w14:textId="77777777" w:rsidR="00556935" w:rsidRDefault="00556935" w:rsidP="004329A6">
      <w:pPr>
        <w:spacing w:line="276" w:lineRule="auto"/>
        <w:jc w:val="both"/>
        <w:rPr>
          <w:rFonts w:ascii="Times New Roman" w:hAnsi="Times New Roman" w:cs="Times New Roman"/>
        </w:rPr>
      </w:pPr>
    </w:p>
    <w:p w14:paraId="1519DB72" w14:textId="77777777" w:rsidR="00556935" w:rsidRDefault="00556935" w:rsidP="004329A6">
      <w:pPr>
        <w:spacing w:line="276" w:lineRule="auto"/>
        <w:jc w:val="both"/>
        <w:rPr>
          <w:rFonts w:ascii="Times New Roman" w:hAnsi="Times New Roman" w:cs="Times New Roman"/>
        </w:rPr>
      </w:pPr>
    </w:p>
    <w:p w14:paraId="42ACA6B2" w14:textId="77777777" w:rsidR="00556935" w:rsidRDefault="00556935" w:rsidP="004329A6">
      <w:pPr>
        <w:spacing w:line="276" w:lineRule="auto"/>
        <w:jc w:val="both"/>
        <w:rPr>
          <w:rFonts w:ascii="Times New Roman" w:hAnsi="Times New Roman" w:cs="Times New Roman"/>
        </w:rPr>
      </w:pPr>
    </w:p>
    <w:p w14:paraId="36339867" w14:textId="77777777" w:rsidR="00556935" w:rsidRPr="007039BB" w:rsidRDefault="00556935" w:rsidP="004329A6">
      <w:pPr>
        <w:spacing w:line="276" w:lineRule="auto"/>
        <w:jc w:val="both"/>
        <w:rPr>
          <w:rFonts w:ascii="Times New Roman" w:hAnsi="Times New Roman" w:cs="Times New Roman"/>
        </w:rPr>
      </w:pPr>
    </w:p>
    <w:p w14:paraId="0E338A2F" w14:textId="51BA6998" w:rsidR="00FE754C" w:rsidRPr="001E174A" w:rsidRDefault="00FE754C" w:rsidP="001E174A">
      <w:pPr>
        <w:pStyle w:val="Heading1"/>
        <w:jc w:val="center"/>
        <w:rPr>
          <w:rFonts w:ascii="Times New Roman" w:hAnsi="Times New Roman" w:cs="Times New Roman"/>
          <w:color w:val="000000" w:themeColor="text1"/>
          <w:lang w:val="en-CA"/>
        </w:rPr>
      </w:pPr>
      <w:bookmarkStart w:id="0" w:name="_Toc195699766"/>
      <w:bookmarkStart w:id="1" w:name="_Toc195699789"/>
      <w:bookmarkStart w:id="2" w:name="_Toc200031433"/>
      <w:r w:rsidRPr="001E174A">
        <w:rPr>
          <w:rFonts w:ascii="Times New Roman" w:hAnsi="Times New Roman" w:cs="Times New Roman"/>
          <w:color w:val="000000" w:themeColor="text1"/>
          <w:lang w:val="en-CA"/>
        </w:rPr>
        <w:lastRenderedPageBreak/>
        <w:t>Preface</w:t>
      </w:r>
      <w:bookmarkEnd w:id="0"/>
      <w:bookmarkEnd w:id="1"/>
      <w:bookmarkEnd w:id="2"/>
    </w:p>
    <w:p w14:paraId="6496CA4C" w14:textId="77777777" w:rsidR="00FE754C" w:rsidRPr="00B15A0D" w:rsidRDefault="00FE754C" w:rsidP="004329A6">
      <w:pPr>
        <w:spacing w:line="276" w:lineRule="auto"/>
        <w:jc w:val="both"/>
        <w:rPr>
          <w:rFonts w:ascii="Times New Roman" w:hAnsi="Times New Roman" w:cs="Times New Roman"/>
          <w:lang w:val="en-CA"/>
        </w:rPr>
      </w:pPr>
    </w:p>
    <w:p w14:paraId="217DCB68" w14:textId="2BAFADCD" w:rsidR="007039BB" w:rsidRDefault="007039BB" w:rsidP="001E174A">
      <w:pPr>
        <w:spacing w:line="480" w:lineRule="auto"/>
        <w:ind w:firstLine="720"/>
        <w:jc w:val="both"/>
        <w:rPr>
          <w:rFonts w:ascii="Times New Roman" w:hAnsi="Times New Roman" w:cs="Times New Roman"/>
          <w:lang w:val="en-CA"/>
        </w:rPr>
      </w:pPr>
      <w:r w:rsidRPr="007039BB">
        <w:rPr>
          <w:rFonts w:ascii="Times New Roman" w:hAnsi="Times New Roman" w:cs="Times New Roman"/>
          <w:lang w:val="en-CA"/>
        </w:rPr>
        <w:t xml:space="preserve">This Master’s project was supervised by Dr. Kyle Elliott from </w:t>
      </w:r>
      <w:r w:rsidR="001E174A">
        <w:rPr>
          <w:rFonts w:ascii="Times New Roman" w:hAnsi="Times New Roman" w:cs="Times New Roman"/>
          <w:lang w:val="en-CA"/>
        </w:rPr>
        <w:t xml:space="preserve">the </w:t>
      </w:r>
      <w:r w:rsidRPr="007039BB">
        <w:rPr>
          <w:rFonts w:ascii="Times New Roman" w:hAnsi="Times New Roman" w:cs="Times New Roman"/>
          <w:lang w:val="en-CA"/>
        </w:rPr>
        <w:t xml:space="preserve">Macdonald campus of McGill University and by Dr. Barbara Frei from </w:t>
      </w:r>
      <w:r w:rsidR="001E174A">
        <w:rPr>
          <w:rFonts w:ascii="Times New Roman" w:hAnsi="Times New Roman" w:cs="Times New Roman"/>
          <w:lang w:val="en-CA"/>
        </w:rPr>
        <w:t xml:space="preserve">the </w:t>
      </w:r>
      <w:r w:rsidRPr="007039BB">
        <w:rPr>
          <w:rFonts w:ascii="Times New Roman" w:hAnsi="Times New Roman" w:cs="Times New Roman"/>
          <w:lang w:val="en-CA"/>
        </w:rPr>
        <w:t>Environment and Climate Change Canada – Science &amp; Technologies Branch.</w:t>
      </w:r>
      <w:r w:rsidR="001E174A">
        <w:rPr>
          <w:rFonts w:ascii="Times New Roman" w:hAnsi="Times New Roman" w:cs="Times New Roman"/>
          <w:lang w:val="en-CA"/>
        </w:rPr>
        <w:t xml:space="preserve"> </w:t>
      </w:r>
      <w:commentRangeStart w:id="3"/>
      <w:r w:rsidR="001E174A">
        <w:rPr>
          <w:rFonts w:ascii="Times New Roman" w:hAnsi="Times New Roman" w:cs="Times New Roman"/>
          <w:lang w:val="en-CA"/>
        </w:rPr>
        <w:t>The</w:t>
      </w:r>
      <w:commentRangeEnd w:id="3"/>
      <w:r w:rsidR="00165202">
        <w:rPr>
          <w:rStyle w:val="CommentReference"/>
        </w:rPr>
        <w:commentReference w:id="3"/>
      </w:r>
      <w:r w:rsidR="001E174A">
        <w:rPr>
          <w:rFonts w:ascii="Times New Roman" w:hAnsi="Times New Roman" w:cs="Times New Roman"/>
          <w:lang w:val="en-CA"/>
        </w:rPr>
        <w:t xml:space="preserve"> thesis’ purpose is to investigate how </w:t>
      </w:r>
      <w:del w:id="4" w:author="Kyle Elliott, Dr" w:date="2025-06-17T18:31:00Z" w16du:dateUtc="2025-06-17T22:31:00Z">
        <w:r w:rsidR="001E174A" w:rsidDel="00165202">
          <w:rPr>
            <w:rFonts w:ascii="Times New Roman" w:hAnsi="Times New Roman" w:cs="Times New Roman"/>
            <w:lang w:val="en-CA"/>
          </w:rPr>
          <w:delText>the N</w:delText>
        </w:r>
      </w:del>
      <w:ins w:id="5" w:author="Kyle Elliott, Dr" w:date="2025-06-17T18:31:00Z" w16du:dateUtc="2025-06-17T22:31:00Z">
        <w:r w:rsidR="00165202">
          <w:rPr>
            <w:rFonts w:ascii="Times New Roman" w:hAnsi="Times New Roman" w:cs="Times New Roman"/>
            <w:lang w:val="en-CA"/>
          </w:rPr>
          <w:t>n</w:t>
        </w:r>
      </w:ins>
      <w:r w:rsidR="001E174A">
        <w:rPr>
          <w:rFonts w:ascii="Times New Roman" w:hAnsi="Times New Roman" w:cs="Times New Roman"/>
          <w:lang w:val="en-CA"/>
        </w:rPr>
        <w:t xml:space="preserve">orthern cardinals are using urban green spaces during the winter season, along with </w:t>
      </w:r>
      <w:r w:rsidR="00C41733">
        <w:rPr>
          <w:rFonts w:ascii="Times New Roman" w:hAnsi="Times New Roman" w:cs="Times New Roman"/>
          <w:lang w:val="en-CA"/>
        </w:rPr>
        <w:t xml:space="preserve">their survival and activity levels through the non-breeding season. Gathering knowledge on how green spaces </w:t>
      </w:r>
      <w:del w:id="6" w:author="Kyle Elliott, Dr" w:date="2025-06-17T18:31:00Z" w16du:dateUtc="2025-06-17T22:31:00Z">
        <w:r w:rsidR="00C41733" w:rsidDel="00165202">
          <w:rPr>
            <w:rFonts w:ascii="Times New Roman" w:hAnsi="Times New Roman" w:cs="Times New Roman"/>
            <w:lang w:val="en-CA"/>
          </w:rPr>
          <w:delText xml:space="preserve">are </w:delText>
        </w:r>
      </w:del>
      <w:r w:rsidR="00C41733">
        <w:rPr>
          <w:rFonts w:ascii="Times New Roman" w:hAnsi="Times New Roman" w:cs="Times New Roman"/>
          <w:lang w:val="en-CA"/>
        </w:rPr>
        <w:t>support</w:t>
      </w:r>
      <w:del w:id="7" w:author="Kyle Elliott, Dr" w:date="2025-06-17T18:31:00Z" w16du:dateUtc="2025-06-17T22:31:00Z">
        <w:r w:rsidR="00C41733" w:rsidDel="00165202">
          <w:rPr>
            <w:rFonts w:ascii="Times New Roman" w:hAnsi="Times New Roman" w:cs="Times New Roman"/>
            <w:lang w:val="en-CA"/>
          </w:rPr>
          <w:delText>ing</w:delText>
        </w:r>
      </w:del>
      <w:r w:rsidR="00C41733">
        <w:rPr>
          <w:rFonts w:ascii="Times New Roman" w:hAnsi="Times New Roman" w:cs="Times New Roman"/>
          <w:lang w:val="en-CA"/>
        </w:rPr>
        <w:t xml:space="preserve"> resident bird species, such as the </w:t>
      </w:r>
      <w:del w:id="8" w:author="Kyle Elliott, Dr" w:date="2025-06-17T18:31:00Z" w16du:dateUtc="2025-06-17T22:31:00Z">
        <w:r w:rsidR="00C41733" w:rsidDel="00165202">
          <w:rPr>
            <w:rFonts w:ascii="Times New Roman" w:hAnsi="Times New Roman" w:cs="Times New Roman"/>
            <w:lang w:val="en-CA"/>
          </w:rPr>
          <w:delText xml:space="preserve">Northern </w:delText>
        </w:r>
      </w:del>
      <w:ins w:id="9" w:author="Kyle Elliott, Dr" w:date="2025-06-17T18:31:00Z" w16du:dateUtc="2025-06-17T22:31:00Z">
        <w:r w:rsidR="00165202">
          <w:rPr>
            <w:rFonts w:ascii="Times New Roman" w:hAnsi="Times New Roman" w:cs="Times New Roman"/>
            <w:lang w:val="en-CA"/>
          </w:rPr>
          <w:t xml:space="preserve">northern </w:t>
        </w:r>
      </w:ins>
      <w:r w:rsidR="00C41733">
        <w:rPr>
          <w:rFonts w:ascii="Times New Roman" w:hAnsi="Times New Roman" w:cs="Times New Roman"/>
          <w:lang w:val="en-CA"/>
        </w:rPr>
        <w:t>cardinal, can guide future greening initiatives towards practices that support urban wildlife.</w:t>
      </w:r>
    </w:p>
    <w:p w14:paraId="6BE7F4E8" w14:textId="77777777" w:rsidR="00C41733" w:rsidRDefault="00C41733" w:rsidP="001E174A">
      <w:pPr>
        <w:spacing w:line="480" w:lineRule="auto"/>
        <w:ind w:firstLine="720"/>
        <w:jc w:val="both"/>
        <w:rPr>
          <w:rFonts w:ascii="Times New Roman" w:hAnsi="Times New Roman" w:cs="Times New Roman"/>
          <w:lang w:val="en-CA"/>
        </w:rPr>
      </w:pPr>
    </w:p>
    <w:p w14:paraId="1669D382" w14:textId="71090D38" w:rsidR="00C41733" w:rsidRDefault="00C41733" w:rsidP="001E174A">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This article-based thesis is divided into two chapters. First, </w:t>
      </w:r>
    </w:p>
    <w:p w14:paraId="09673479" w14:textId="77777777" w:rsidR="007039BB" w:rsidRDefault="007039BB" w:rsidP="004329A6">
      <w:pPr>
        <w:jc w:val="both"/>
        <w:rPr>
          <w:rFonts w:ascii="Times New Roman" w:hAnsi="Times New Roman" w:cs="Times New Roman"/>
          <w:lang w:val="en-CA"/>
        </w:rPr>
      </w:pPr>
      <w:r>
        <w:rPr>
          <w:rFonts w:ascii="Times New Roman" w:hAnsi="Times New Roman" w:cs="Times New Roman"/>
          <w:lang w:val="en-CA"/>
        </w:rPr>
        <w:br w:type="page"/>
      </w:r>
    </w:p>
    <w:p w14:paraId="1BC15001" w14:textId="790C525E" w:rsidR="007039BB" w:rsidRDefault="007039BB" w:rsidP="004446D5">
      <w:pPr>
        <w:pStyle w:val="Heading1"/>
        <w:jc w:val="center"/>
        <w:rPr>
          <w:rFonts w:ascii="Times New Roman" w:hAnsi="Times New Roman" w:cs="Times New Roman"/>
          <w:i/>
          <w:iCs/>
          <w:color w:val="000000" w:themeColor="text1"/>
          <w:lang w:val="en-CA"/>
        </w:rPr>
      </w:pPr>
      <w:bookmarkStart w:id="10" w:name="_Toc195699767"/>
      <w:bookmarkStart w:id="11" w:name="_Toc195699790"/>
      <w:bookmarkStart w:id="12" w:name="_Toc200031434"/>
      <w:r w:rsidRPr="004446D5">
        <w:rPr>
          <w:rFonts w:ascii="Times New Roman" w:hAnsi="Times New Roman" w:cs="Times New Roman"/>
          <w:i/>
          <w:iCs/>
          <w:color w:val="000000" w:themeColor="text1"/>
          <w:lang w:val="en-CA"/>
        </w:rPr>
        <w:lastRenderedPageBreak/>
        <w:t>Contribution of coauthors</w:t>
      </w:r>
      <w:bookmarkEnd w:id="10"/>
      <w:bookmarkEnd w:id="11"/>
      <w:bookmarkEnd w:id="12"/>
    </w:p>
    <w:p w14:paraId="52A74E01" w14:textId="4D421DA1" w:rsidR="004446D5" w:rsidRDefault="004446D5" w:rsidP="004446D5">
      <w:pPr>
        <w:spacing w:line="480" w:lineRule="auto"/>
        <w:jc w:val="both"/>
        <w:rPr>
          <w:lang w:val="en-CA"/>
        </w:rPr>
      </w:pPr>
    </w:p>
    <w:p w14:paraId="0F57E64E" w14:textId="2BB2D4B1" w:rsidR="005C318A" w:rsidRDefault="005C318A" w:rsidP="004446D5">
      <w:pPr>
        <w:spacing w:line="480" w:lineRule="auto"/>
        <w:jc w:val="both"/>
        <w:rPr>
          <w:rFonts w:ascii="Times New Roman" w:hAnsi="Times New Roman" w:cs="Times New Roman"/>
          <w:lang w:val="en-CA"/>
        </w:rPr>
      </w:pPr>
      <w:r>
        <w:rPr>
          <w:rFonts w:ascii="Times New Roman" w:hAnsi="Times New Roman" w:cs="Times New Roman"/>
          <w:lang w:val="en-CA"/>
        </w:rPr>
        <w:tab/>
        <w:t xml:space="preserve">I designed, conducted and analyzed all experiments of this thesis with the help of Dr. Kyle Elliott and Dr. Barbara Frei, except for the initial design and collection of Northern cardinal tracking data by co-author Barbara Frei during the winter of 2022 and 2023, which served as a pilot project for the first chapter. </w:t>
      </w:r>
      <w:r w:rsidR="001A1B30">
        <w:rPr>
          <w:rFonts w:ascii="Times New Roman" w:hAnsi="Times New Roman" w:cs="Times New Roman"/>
          <w:lang w:val="en-CA"/>
        </w:rPr>
        <w:t>Field</w:t>
      </w:r>
      <w:r w:rsidR="00157554">
        <w:rPr>
          <w:rFonts w:ascii="Times New Roman" w:hAnsi="Times New Roman" w:cs="Times New Roman"/>
          <w:lang w:val="en-CA"/>
        </w:rPr>
        <w:t xml:space="preserve"> </w:t>
      </w:r>
      <w:r w:rsidR="001A1B30">
        <w:rPr>
          <w:rFonts w:ascii="Times New Roman" w:hAnsi="Times New Roman" w:cs="Times New Roman"/>
          <w:lang w:val="en-CA"/>
        </w:rPr>
        <w:t>technicians</w:t>
      </w:r>
      <w:r>
        <w:rPr>
          <w:rFonts w:ascii="Times New Roman" w:hAnsi="Times New Roman" w:cs="Times New Roman"/>
          <w:lang w:val="en-CA"/>
        </w:rPr>
        <w:t xml:space="preserve"> </w:t>
      </w:r>
      <w:r w:rsidR="001A1B30">
        <w:rPr>
          <w:rFonts w:ascii="Times New Roman" w:hAnsi="Times New Roman" w:cs="Times New Roman"/>
          <w:lang w:val="en-CA"/>
        </w:rPr>
        <w:t>an</w:t>
      </w:r>
      <w:r>
        <w:rPr>
          <w:rFonts w:ascii="Times New Roman" w:hAnsi="Times New Roman" w:cs="Times New Roman"/>
          <w:lang w:val="en-CA"/>
        </w:rPr>
        <w:t xml:space="preserve">d </w:t>
      </w:r>
      <w:r w:rsidR="001A1B30">
        <w:rPr>
          <w:rFonts w:ascii="Times New Roman" w:hAnsi="Times New Roman" w:cs="Times New Roman"/>
          <w:lang w:val="en-CA"/>
        </w:rPr>
        <w:t>I</w:t>
      </w:r>
      <w:r>
        <w:rPr>
          <w:rFonts w:ascii="Times New Roman" w:hAnsi="Times New Roman" w:cs="Times New Roman"/>
          <w:lang w:val="en-CA"/>
        </w:rPr>
        <w:t xml:space="preserve"> collected all the GPS locations and tracking data for the Northern cardinals between 2023 and 2025</w:t>
      </w:r>
      <w:r w:rsidR="002162D2">
        <w:rPr>
          <w:rFonts w:ascii="Times New Roman" w:hAnsi="Times New Roman" w:cs="Times New Roman"/>
          <w:lang w:val="en-CA"/>
        </w:rPr>
        <w:t>.</w:t>
      </w:r>
    </w:p>
    <w:p w14:paraId="61662F3B" w14:textId="77777777" w:rsidR="002162D2" w:rsidRDefault="002162D2" w:rsidP="004446D5">
      <w:pPr>
        <w:spacing w:line="480" w:lineRule="auto"/>
        <w:jc w:val="both"/>
        <w:rPr>
          <w:rFonts w:ascii="Times New Roman" w:hAnsi="Times New Roman" w:cs="Times New Roman"/>
          <w:lang w:val="en-CA"/>
        </w:rPr>
      </w:pPr>
    </w:p>
    <w:p w14:paraId="293474AD" w14:textId="2C9962A5" w:rsidR="002162D2" w:rsidRPr="005C318A" w:rsidRDefault="002162D2" w:rsidP="004446D5">
      <w:pPr>
        <w:spacing w:line="480" w:lineRule="auto"/>
        <w:jc w:val="both"/>
        <w:rPr>
          <w:rFonts w:ascii="Times New Roman" w:hAnsi="Times New Roman" w:cs="Times New Roman"/>
          <w:lang w:val="en-CA"/>
        </w:rPr>
      </w:pPr>
      <w:r>
        <w:rPr>
          <w:rFonts w:ascii="Times New Roman" w:hAnsi="Times New Roman" w:cs="Times New Roman"/>
          <w:lang w:val="en-CA"/>
        </w:rPr>
        <w:tab/>
        <w:t>The coauthor of chapter two (Andrew Beauchamp from Western University of London – Ontario) contributed significantly by performing changepoint analyses on the data collected through the Motus receiver towers. I completed the statistical analyses and wrote both chapters with the help of coauthors. I wrote both chapters and the literature review with the help of Dr. Kyle Elliott and Dr. Barbara Frei.</w:t>
      </w:r>
    </w:p>
    <w:p w14:paraId="68C0C620" w14:textId="77777777" w:rsidR="007039BB" w:rsidRDefault="007039BB" w:rsidP="004329A6">
      <w:pPr>
        <w:jc w:val="both"/>
        <w:rPr>
          <w:rFonts w:ascii="Times New Roman" w:hAnsi="Times New Roman" w:cs="Times New Roman"/>
          <w:i/>
          <w:iCs/>
          <w:lang w:val="en-CA"/>
        </w:rPr>
      </w:pPr>
      <w:r>
        <w:rPr>
          <w:rFonts w:ascii="Times New Roman" w:hAnsi="Times New Roman" w:cs="Times New Roman"/>
          <w:i/>
          <w:iCs/>
          <w:lang w:val="en-CA"/>
        </w:rPr>
        <w:br w:type="page"/>
      </w:r>
    </w:p>
    <w:p w14:paraId="6D97F12E" w14:textId="3B200035" w:rsidR="007039BB" w:rsidRPr="00D24FBE" w:rsidRDefault="007039BB" w:rsidP="00D24FBE">
      <w:pPr>
        <w:pStyle w:val="Heading1"/>
        <w:jc w:val="center"/>
        <w:rPr>
          <w:rFonts w:ascii="Times New Roman" w:hAnsi="Times New Roman" w:cs="Times New Roman"/>
          <w:b/>
          <w:bCs/>
          <w:color w:val="000000" w:themeColor="text1"/>
          <w:lang w:val="en-CA"/>
        </w:rPr>
      </w:pPr>
      <w:bookmarkStart w:id="13" w:name="_Toc195699768"/>
      <w:bookmarkStart w:id="14" w:name="_Toc195699791"/>
      <w:bookmarkStart w:id="15" w:name="_Toc200031435"/>
      <w:r w:rsidRPr="00D24FBE">
        <w:rPr>
          <w:rFonts w:ascii="Times New Roman" w:hAnsi="Times New Roman" w:cs="Times New Roman"/>
          <w:b/>
          <w:bCs/>
          <w:color w:val="000000" w:themeColor="text1"/>
          <w:lang w:val="en-CA"/>
        </w:rPr>
        <w:lastRenderedPageBreak/>
        <w:t>Acknowledgements</w:t>
      </w:r>
      <w:bookmarkEnd w:id="13"/>
      <w:bookmarkEnd w:id="14"/>
      <w:bookmarkEnd w:id="15"/>
    </w:p>
    <w:p w14:paraId="25FF28B9" w14:textId="77777777" w:rsidR="00D24FBE" w:rsidRPr="00D24FBE" w:rsidRDefault="00D24FBE" w:rsidP="00D24FBE">
      <w:pPr>
        <w:rPr>
          <w:lang w:val="en-CA"/>
        </w:rPr>
      </w:pPr>
    </w:p>
    <w:p w14:paraId="5216D922" w14:textId="274923BD" w:rsidR="00157554" w:rsidRDefault="00157554" w:rsidP="00157554">
      <w:pPr>
        <w:pStyle w:val="p1"/>
        <w:spacing w:line="480" w:lineRule="auto"/>
        <w:jc w:val="both"/>
      </w:pPr>
      <w:r>
        <w:t xml:space="preserve">First, I would like to thank my incredible supervisors, Kyle Elliott and Barbara Frei, for this opportunity. I am grateful for your unwavering support, encouragement, and guidance </w:t>
      </w:r>
      <w:r w:rsidR="00346314">
        <w:t>through</w:t>
      </w:r>
      <w:r>
        <w:t xml:space="preserve"> this project.</w:t>
      </w:r>
      <w:r w:rsidR="00346314">
        <w:t xml:space="preserve"> Having you as mentors allowed me to develop valuable skills for my future as a biologist.</w:t>
      </w:r>
    </w:p>
    <w:p w14:paraId="5194D188" w14:textId="77777777" w:rsidR="00157554" w:rsidRDefault="00157554" w:rsidP="00157554">
      <w:pPr>
        <w:pStyle w:val="p1"/>
        <w:spacing w:line="480" w:lineRule="auto"/>
        <w:jc w:val="both"/>
      </w:pPr>
      <w:r>
        <w:t xml:space="preserve">I also want to thank the dedicated staff and volunteers at the McGill Bird Observatory, especially Shawna Sevigny, Ana Morales, and Barbara Frei, for banding the Northern Cardinals,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t>Piché</w:t>
      </w:r>
      <w:proofErr w:type="spellEnd"/>
      <w:r>
        <w:t xml:space="preserve">-Lebel, Laurianne </w:t>
      </w:r>
      <w:proofErr w:type="spellStart"/>
      <w:r>
        <w:t>Fallu</w:t>
      </w:r>
      <w:proofErr w:type="spellEnd"/>
      <w:r>
        <w:t xml:space="preserve">, Elliana Tomasso, and Mathilde </w:t>
      </w:r>
      <w:proofErr w:type="spellStart"/>
      <w:r>
        <w:t>Lefevert</w:t>
      </w:r>
      <w:proofErr w:type="spellEnd"/>
      <w:r>
        <w:t xml:space="preserve"> for your essential help in the field. Thanks to Jean and Richard Gregson for hosting a Motus tower in their backyard.</w:t>
      </w:r>
    </w:p>
    <w:p w14:paraId="553722A0" w14:textId="77777777" w:rsidR="00157554" w:rsidRDefault="00157554" w:rsidP="00157554">
      <w:pPr>
        <w:pStyle w:val="p1"/>
        <w:spacing w:line="480" w:lineRule="auto"/>
        <w:jc w:val="both"/>
      </w:pPr>
      <w:r>
        <w:t xml:space="preserve">Thank you to Concordia University for partnering on the Loyola campus tower installation, and to my committee members, Christina Davy, Carly Ziter, and Marcel </w:t>
      </w:r>
      <w:proofErr w:type="spellStart"/>
      <w:r>
        <w:t>Gahbauer</w:t>
      </w:r>
      <w:proofErr w:type="spellEnd"/>
      <w:r>
        <w:t>, for their valuable feedback. I’m also grateful to my Arctic Ecology Lab mates for their constant support and advice, and to McGill University and SSHRC for funding. Special thanks to Environment and Climate Change Canada for providing 80 nanotags across two field seasons!</w:t>
      </w:r>
    </w:p>
    <w:p w14:paraId="21C1B32A" w14:textId="77777777" w:rsidR="00157554" w:rsidRDefault="00157554" w:rsidP="00157554">
      <w:pPr>
        <w:pStyle w:val="p1"/>
        <w:spacing w:line="480" w:lineRule="auto"/>
        <w:jc w:val="both"/>
      </w:pPr>
      <w:r>
        <w:t xml:space="preserve">Finally, thank you to my family—Patricia, Gilbert, and Xi Chen—for your encouragement and patience with all my cardinal adventures. </w:t>
      </w:r>
    </w:p>
    <w:p w14:paraId="27079081" w14:textId="1D0A7C50" w:rsidR="000369B9" w:rsidRPr="000369B9" w:rsidRDefault="00157554" w:rsidP="00157554">
      <w:pPr>
        <w:pStyle w:val="p1"/>
        <w:spacing w:line="480" w:lineRule="auto"/>
        <w:jc w:val="both"/>
      </w:pPr>
      <w:r>
        <w:t>And of course, thanks to the Northern Cardinals for being the best (and most feisty) work companions; these bright red birds will always have a special place in my heart.</w:t>
      </w:r>
      <w:bookmarkStart w:id="16" w:name="_Toc195699769"/>
      <w:bookmarkStart w:id="17" w:name="_Toc195699792"/>
    </w:p>
    <w:p w14:paraId="49C4E28F" w14:textId="2392EC05" w:rsidR="002F6ED3" w:rsidRPr="00D24FBE" w:rsidRDefault="00D24FBE" w:rsidP="00FD4557">
      <w:pPr>
        <w:pStyle w:val="Heading1"/>
        <w:spacing w:line="480" w:lineRule="auto"/>
        <w:jc w:val="center"/>
        <w:rPr>
          <w:rFonts w:ascii="Times New Roman" w:hAnsi="Times New Roman" w:cs="Times New Roman"/>
          <w:b/>
          <w:bCs/>
          <w:color w:val="000000" w:themeColor="text1"/>
          <w:lang w:val="en-CA"/>
        </w:rPr>
      </w:pPr>
      <w:bookmarkStart w:id="18" w:name="_Toc200031436"/>
      <w:r w:rsidRPr="00D24FBE">
        <w:rPr>
          <w:rFonts w:ascii="Times New Roman" w:hAnsi="Times New Roman" w:cs="Times New Roman"/>
          <w:b/>
          <w:bCs/>
          <w:color w:val="000000" w:themeColor="text1"/>
          <w:lang w:val="en-CA"/>
        </w:rPr>
        <w:lastRenderedPageBreak/>
        <w:t>Abstract</w:t>
      </w:r>
      <w:bookmarkEnd w:id="16"/>
      <w:bookmarkEnd w:id="17"/>
      <w:bookmarkEnd w:id="18"/>
    </w:p>
    <w:p w14:paraId="54BE3844" w14:textId="77777777" w:rsidR="00D24FBE" w:rsidRDefault="00D24FBE" w:rsidP="00CE5492">
      <w:pPr>
        <w:spacing w:line="480" w:lineRule="auto"/>
        <w:rPr>
          <w:lang w:val="en-CA"/>
        </w:rPr>
      </w:pPr>
    </w:p>
    <w:p w14:paraId="1F6ED781" w14:textId="77777777" w:rsidR="00D24FBE" w:rsidRDefault="00D24FBE" w:rsidP="00CE5492">
      <w:pPr>
        <w:spacing w:line="480" w:lineRule="auto"/>
        <w:rPr>
          <w:lang w:val="en-CA"/>
        </w:rPr>
      </w:pPr>
    </w:p>
    <w:p w14:paraId="273ABDE7" w14:textId="6210A5E4" w:rsidR="00D24FBE" w:rsidRPr="00D24FBE" w:rsidRDefault="00D24FBE" w:rsidP="00FD4557">
      <w:pPr>
        <w:pStyle w:val="Heading1"/>
        <w:spacing w:line="480" w:lineRule="auto"/>
        <w:jc w:val="center"/>
        <w:rPr>
          <w:rFonts w:ascii="Times New Roman" w:hAnsi="Times New Roman" w:cs="Times New Roman"/>
          <w:b/>
          <w:bCs/>
          <w:color w:val="000000" w:themeColor="text1"/>
          <w:lang w:val="en-CA"/>
        </w:rPr>
      </w:pPr>
      <w:bookmarkStart w:id="19" w:name="_Toc195699770"/>
      <w:bookmarkStart w:id="20" w:name="_Toc195699793"/>
      <w:bookmarkStart w:id="21" w:name="_Toc200031437"/>
      <w:r w:rsidRPr="00D24FBE">
        <w:rPr>
          <w:rFonts w:ascii="Times New Roman" w:hAnsi="Times New Roman" w:cs="Times New Roman"/>
          <w:b/>
          <w:bCs/>
          <w:color w:val="000000" w:themeColor="text1"/>
          <w:lang w:val="en-CA"/>
        </w:rPr>
        <w:t>Résumé</w:t>
      </w:r>
      <w:bookmarkEnd w:id="19"/>
      <w:bookmarkEnd w:id="20"/>
      <w:bookmarkEnd w:id="21"/>
    </w:p>
    <w:p w14:paraId="74C2EF95" w14:textId="77777777" w:rsidR="002F6ED3" w:rsidRDefault="002F6ED3" w:rsidP="00CE5492">
      <w:pPr>
        <w:spacing w:line="480" w:lineRule="auto"/>
        <w:jc w:val="both"/>
        <w:rPr>
          <w:rFonts w:ascii="Times New Roman" w:hAnsi="Times New Roman" w:cs="Times New Roman"/>
          <w:lang w:val="en-CA"/>
        </w:rPr>
      </w:pPr>
    </w:p>
    <w:p w14:paraId="0BEFD6E8" w14:textId="77777777" w:rsidR="00D24FBE" w:rsidRDefault="00D24FBE" w:rsidP="00CE5492">
      <w:pPr>
        <w:spacing w:line="480" w:lineRule="auto"/>
        <w:jc w:val="both"/>
        <w:rPr>
          <w:rFonts w:ascii="Times New Roman" w:hAnsi="Times New Roman" w:cs="Times New Roman"/>
          <w:lang w:val="en-CA"/>
        </w:rPr>
      </w:pPr>
    </w:p>
    <w:p w14:paraId="11CEBB65" w14:textId="77777777" w:rsidR="002F6ED3" w:rsidRDefault="002F6ED3" w:rsidP="00CE5492">
      <w:pPr>
        <w:spacing w:line="480" w:lineRule="auto"/>
        <w:jc w:val="both"/>
        <w:rPr>
          <w:rFonts w:ascii="Times New Roman" w:hAnsi="Times New Roman" w:cs="Times New Roman"/>
          <w:lang w:val="en-CA"/>
        </w:rPr>
      </w:pPr>
    </w:p>
    <w:p w14:paraId="354B6031" w14:textId="77777777" w:rsidR="002F6ED3" w:rsidRDefault="002F6ED3" w:rsidP="00CE5492">
      <w:pPr>
        <w:spacing w:line="480" w:lineRule="auto"/>
        <w:jc w:val="both"/>
        <w:rPr>
          <w:rFonts w:ascii="Times New Roman" w:hAnsi="Times New Roman" w:cs="Times New Roman"/>
          <w:lang w:val="en-CA"/>
        </w:rPr>
      </w:pPr>
    </w:p>
    <w:p w14:paraId="0E11DACA" w14:textId="77777777" w:rsidR="002F6ED3" w:rsidRDefault="002F6ED3" w:rsidP="00CE5492">
      <w:pPr>
        <w:spacing w:line="480" w:lineRule="auto"/>
        <w:jc w:val="both"/>
        <w:rPr>
          <w:rFonts w:ascii="Times New Roman" w:hAnsi="Times New Roman" w:cs="Times New Roman"/>
          <w:lang w:val="en-CA"/>
        </w:rPr>
      </w:pPr>
    </w:p>
    <w:p w14:paraId="3B03066C" w14:textId="77777777" w:rsidR="002F6ED3" w:rsidRDefault="002F6ED3" w:rsidP="00CE5492">
      <w:pPr>
        <w:spacing w:line="480" w:lineRule="auto"/>
        <w:jc w:val="both"/>
        <w:rPr>
          <w:rFonts w:ascii="Times New Roman" w:hAnsi="Times New Roman" w:cs="Times New Roman"/>
          <w:lang w:val="en-CA"/>
        </w:rPr>
      </w:pPr>
    </w:p>
    <w:p w14:paraId="3C7EFDE9" w14:textId="77777777" w:rsidR="002F6ED3" w:rsidRPr="00B15A0D" w:rsidRDefault="002F6ED3" w:rsidP="00CE5492">
      <w:pPr>
        <w:pStyle w:val="Heading1"/>
        <w:spacing w:line="480" w:lineRule="auto"/>
        <w:jc w:val="center"/>
        <w:rPr>
          <w:rFonts w:ascii="Times New Roman" w:hAnsi="Times New Roman" w:cs="Times New Roman"/>
          <w:b/>
          <w:bCs/>
          <w:color w:val="000000" w:themeColor="text1"/>
          <w:lang w:val="en-CA"/>
        </w:rPr>
      </w:pPr>
      <w:bookmarkStart w:id="22" w:name="_Toc195617958"/>
      <w:bookmarkStart w:id="23" w:name="_Toc195699771"/>
      <w:bookmarkStart w:id="24" w:name="_Toc195699794"/>
      <w:bookmarkStart w:id="25" w:name="_Toc200031438"/>
      <w:r w:rsidRPr="00B15A0D">
        <w:rPr>
          <w:rFonts w:ascii="Times New Roman" w:hAnsi="Times New Roman" w:cs="Times New Roman"/>
          <w:b/>
          <w:bCs/>
          <w:color w:val="000000" w:themeColor="text1"/>
          <w:lang w:val="en-CA"/>
        </w:rPr>
        <w:t>Introduction</w:t>
      </w:r>
      <w:bookmarkEnd w:id="22"/>
      <w:bookmarkEnd w:id="23"/>
      <w:bookmarkEnd w:id="24"/>
      <w:bookmarkEnd w:id="25"/>
    </w:p>
    <w:p w14:paraId="7A3CCE07" w14:textId="77777777" w:rsidR="00D24FBE" w:rsidRPr="00B15A0D" w:rsidRDefault="00D24FBE" w:rsidP="005D2F25">
      <w:pPr>
        <w:rPr>
          <w:lang w:val="en-CA"/>
        </w:rPr>
      </w:pPr>
    </w:p>
    <w:p w14:paraId="11D1AE50" w14:textId="77777777" w:rsidR="00D24FBE" w:rsidRPr="00B15A0D" w:rsidRDefault="00D24FBE" w:rsidP="005D2F25">
      <w:pPr>
        <w:rPr>
          <w:lang w:val="en-CA"/>
        </w:rPr>
      </w:pPr>
    </w:p>
    <w:p w14:paraId="0A8B6593" w14:textId="77777777" w:rsidR="00FD4557" w:rsidRPr="00B15A0D" w:rsidRDefault="00FD4557" w:rsidP="005D2F25">
      <w:pPr>
        <w:rPr>
          <w:lang w:val="en-CA"/>
        </w:rPr>
      </w:pPr>
    </w:p>
    <w:p w14:paraId="2C3193FA" w14:textId="77777777" w:rsidR="00FD4557" w:rsidRPr="00B15A0D" w:rsidRDefault="00FD4557" w:rsidP="005D2F25">
      <w:pPr>
        <w:rPr>
          <w:lang w:val="en-CA"/>
        </w:rPr>
      </w:pPr>
    </w:p>
    <w:p w14:paraId="62CA999A" w14:textId="77777777" w:rsidR="00FD4557" w:rsidRPr="00B15A0D" w:rsidRDefault="00FD4557" w:rsidP="005D2F25">
      <w:pPr>
        <w:rPr>
          <w:lang w:val="en-CA"/>
        </w:rPr>
      </w:pPr>
    </w:p>
    <w:p w14:paraId="22587710" w14:textId="77777777" w:rsidR="00825730" w:rsidRDefault="00825730" w:rsidP="005D2F25">
      <w:pPr>
        <w:rPr>
          <w:lang w:val="en-CA"/>
        </w:rPr>
      </w:pPr>
    </w:p>
    <w:p w14:paraId="04D7297A" w14:textId="77777777" w:rsidR="000369B9" w:rsidRDefault="000369B9" w:rsidP="005D2F25">
      <w:pPr>
        <w:rPr>
          <w:lang w:val="en-CA"/>
        </w:rPr>
      </w:pPr>
    </w:p>
    <w:p w14:paraId="1C3494D6" w14:textId="3AE38428" w:rsidR="00D24FBE" w:rsidRPr="00FD4557" w:rsidRDefault="00D24FBE" w:rsidP="000369B9">
      <w:pPr>
        <w:pStyle w:val="Heading1"/>
        <w:spacing w:line="480" w:lineRule="auto"/>
        <w:jc w:val="center"/>
        <w:rPr>
          <w:rFonts w:ascii="Times New Roman" w:hAnsi="Times New Roman" w:cs="Times New Roman"/>
          <w:b/>
          <w:bCs/>
          <w:color w:val="000000" w:themeColor="text1"/>
          <w:lang w:val="en-CA"/>
        </w:rPr>
      </w:pPr>
      <w:bookmarkStart w:id="26" w:name="_Toc195699772"/>
      <w:bookmarkStart w:id="27" w:name="_Toc195699795"/>
      <w:bookmarkStart w:id="28" w:name="_Toc200031439"/>
      <w:r w:rsidRPr="00D24FBE">
        <w:rPr>
          <w:rFonts w:ascii="Times New Roman" w:hAnsi="Times New Roman" w:cs="Times New Roman"/>
          <w:b/>
          <w:bCs/>
          <w:color w:val="000000" w:themeColor="text1"/>
          <w:lang w:val="en-CA"/>
        </w:rPr>
        <w:lastRenderedPageBreak/>
        <w:t>Literature review</w:t>
      </w:r>
      <w:bookmarkEnd w:id="26"/>
      <w:bookmarkEnd w:id="27"/>
      <w:bookmarkEnd w:id="28"/>
    </w:p>
    <w:p w14:paraId="1BECCEC4" w14:textId="14929338" w:rsidR="001247C6" w:rsidRPr="00CE5492" w:rsidRDefault="00736EF2" w:rsidP="001247C6">
      <w:pPr>
        <w:pStyle w:val="Heading3"/>
        <w:spacing w:line="480" w:lineRule="auto"/>
        <w:rPr>
          <w:rFonts w:ascii="Times New Roman" w:eastAsia="Times New Roman" w:hAnsi="Times New Roman" w:cs="Times New Roman"/>
          <w:b/>
          <w:bCs/>
          <w:color w:val="000000" w:themeColor="text1"/>
          <w:lang w:val="en-CA"/>
        </w:rPr>
      </w:pPr>
      <w:bookmarkStart w:id="29" w:name="_Toc200031440"/>
      <w:r>
        <w:rPr>
          <w:rFonts w:ascii="Times New Roman" w:eastAsia="Times New Roman" w:hAnsi="Times New Roman" w:cs="Times New Roman"/>
          <w:b/>
          <w:bCs/>
          <w:color w:val="000000" w:themeColor="text1"/>
          <w:lang w:val="en-CA"/>
        </w:rPr>
        <w:t>Research on urbanization’s effects on songbirds</w:t>
      </w:r>
      <w:bookmarkEnd w:id="29"/>
    </w:p>
    <w:p w14:paraId="66C4ED19" w14:textId="6B0406B6" w:rsidR="001247C6" w:rsidRPr="002F6ED3" w:rsidRDefault="001247C6" w:rsidP="001247C6">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Urbanization </w:t>
      </w:r>
      <w:del w:id="30" w:author="Kyle Elliott, Dr" w:date="2025-06-17T18:38:00Z" w16du:dateUtc="2025-06-17T22:38:00Z">
        <w:r w:rsidRPr="002F6ED3" w:rsidDel="00165202">
          <w:rPr>
            <w:rFonts w:ascii="Times New Roman" w:hAnsi="Times New Roman" w:cs="Times New Roman"/>
            <w:color w:val="000000" w:themeColor="text1"/>
            <w:lang w:val="en-CA"/>
          </w:rPr>
          <w:delText xml:space="preserve">is a process that </w:delText>
        </w:r>
      </w:del>
      <w:r w:rsidRPr="002F6ED3">
        <w:rPr>
          <w:rFonts w:ascii="Times New Roman" w:hAnsi="Times New Roman" w:cs="Times New Roman"/>
          <w:color w:val="000000" w:themeColor="text1"/>
          <w:lang w:val="en-CA"/>
        </w:rPr>
        <w:t xml:space="preserve">significantly alters the landscape and its composition. Songbirds can be particularly vulnerable to </w:t>
      </w:r>
      <w:del w:id="31" w:author="Kyle Elliott, Dr" w:date="2025-06-17T18:38:00Z" w16du:dateUtc="2025-06-17T22:38:00Z">
        <w:r w:rsidRPr="002F6ED3" w:rsidDel="00165202">
          <w:rPr>
            <w:rFonts w:ascii="Times New Roman" w:hAnsi="Times New Roman" w:cs="Times New Roman"/>
            <w:color w:val="000000" w:themeColor="text1"/>
            <w:lang w:val="en-CA"/>
          </w:rPr>
          <w:delText xml:space="preserve">changes </w:delText>
        </w:r>
      </w:del>
      <w:ins w:id="32" w:author="Kyle Elliott, Dr" w:date="2025-06-17T18:38:00Z" w16du:dateUtc="2025-06-17T22:38:00Z">
        <w:r w:rsidR="00165202">
          <w:rPr>
            <w:rFonts w:ascii="Times New Roman" w:hAnsi="Times New Roman" w:cs="Times New Roman"/>
            <w:color w:val="000000" w:themeColor="text1"/>
            <w:lang w:val="en-CA"/>
          </w:rPr>
          <w:t xml:space="preserve">urban </w:t>
        </w:r>
        <w:commentRangeStart w:id="33"/>
        <w:r w:rsidR="00165202">
          <w:rPr>
            <w:rFonts w:ascii="Times New Roman" w:hAnsi="Times New Roman" w:cs="Times New Roman"/>
            <w:color w:val="000000" w:themeColor="text1"/>
            <w:lang w:val="en-CA"/>
          </w:rPr>
          <w:t>development</w:t>
        </w:r>
        <w:commentRangeEnd w:id="33"/>
        <w:r w:rsidR="00165202">
          <w:rPr>
            <w:rStyle w:val="CommentReference"/>
          </w:rPr>
          <w:commentReference w:id="33"/>
        </w:r>
        <w:r w:rsidR="00165202"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 xml:space="preserve">that often reduce species richness while increasing the density of only a few successful species </w:t>
      </w:r>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{"citationID":"b98mRdpW","properties":{"formattedCitation":"(Seress &amp; Liker, 2015)","plainCitation":"(Seress &amp; Liker, 2015)","noteIndex":0},"citationItems":[{"id":"H7JNOxb6/gqEG3etF","uris":["http://zotero.org/users/16770306/items/38GH6Z5Y"],"itemData":{"id":93,"type":"article-journal","container-title":"Acta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(Seress &amp; Liker, 2015)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ins w:id="34" w:author="Kyle Elliott, Dr" w:date="2025-06-17T18:39:00Z" w16du:dateUtc="2025-06-17T22:39:00Z">
        <w:r w:rsidR="00165202">
          <w:rPr>
            <w:rFonts w:ascii="Times New Roman" w:hAnsi="Times New Roman" w:cs="Times New Roman"/>
            <w:color w:val="000000" w:themeColor="text1"/>
            <w:lang w:val="en-CA"/>
          </w:rPr>
          <w:t xml:space="preserve">Nonetheless, </w:t>
        </w:r>
      </w:ins>
      <w:del w:id="35" w:author="Kyle Elliott, Dr" w:date="2025-06-17T18:39:00Z" w16du:dateUtc="2025-06-17T22:39:00Z">
        <w:r w:rsidRPr="002F6ED3" w:rsidDel="00165202">
          <w:rPr>
            <w:rFonts w:ascii="Times New Roman" w:hAnsi="Times New Roman" w:cs="Times New Roman"/>
            <w:color w:val="000000" w:themeColor="text1"/>
            <w:lang w:val="en-CA"/>
          </w:rPr>
          <w:delText>Urban environments</w:delText>
        </w:r>
      </w:del>
      <w:ins w:id="36" w:author="Kyle Elliott, Dr" w:date="2025-06-17T18:39:00Z" w16du:dateUtc="2025-06-17T22:39:00Z">
        <w:r w:rsidR="00165202">
          <w:rPr>
            <w:rFonts w:ascii="Times New Roman" w:hAnsi="Times New Roman" w:cs="Times New Roman"/>
            <w:color w:val="000000" w:themeColor="text1"/>
            <w:lang w:val="en-CA"/>
          </w:rPr>
          <w:t>cities</w:t>
        </w:r>
      </w:ins>
      <w:r w:rsidRPr="002F6ED3">
        <w:rPr>
          <w:rFonts w:ascii="Times New Roman" w:hAnsi="Times New Roman" w:cs="Times New Roman"/>
          <w:color w:val="000000" w:themeColor="text1"/>
          <w:lang w:val="en-CA"/>
        </w:rPr>
        <w:t xml:space="preserve"> can present both opportunities and challenges to the avifauna </w:t>
      </w:r>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{"citationID":"NgqDlGjV","properties":{"formattedCitation":"(Isaksson, 2018)","plainCitation":"(Isaksson, 2018)","noteIndex":0},"citationItems":[{"id":"H7JNOxb6/MXI1MHWr","uris":["http://zotero.org/users/16770306/items/9TZEPHW9"],"itemData":{"id":121,"type":"article-journal","container-title":"Bird species","page":"257","title":"Impact of urbanization on birds","volume":"235","author":[{"family":"Isaksson","given":"Caroline"}],"issued":{"date-parts":[["2018"]]}}}],"schema":"https://github.com/citation-style-language/schema/raw/master/csl-citation.json"}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(Isaksson, 2018)</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Heavily urbanized areas can provide year-round food through bird feeders and </w:t>
      </w:r>
      <w:del w:id="37" w:author="Kyle Elliott, Dr" w:date="2025-06-17T18:39:00Z" w16du:dateUtc="2025-06-17T22:39:00Z">
        <w:r w:rsidR="00DB78D1" w:rsidDel="00165202">
          <w:rPr>
            <w:rFonts w:ascii="Times New Roman" w:hAnsi="Times New Roman" w:cs="Times New Roman"/>
            <w:color w:val="000000" w:themeColor="text1"/>
            <w:lang w:val="en-CA"/>
          </w:rPr>
          <w:delText>im</w:delText>
        </w:r>
        <w:r w:rsidRPr="002F6ED3" w:rsidDel="00165202">
          <w:rPr>
            <w:rFonts w:ascii="Times New Roman" w:hAnsi="Times New Roman" w:cs="Times New Roman"/>
            <w:color w:val="000000" w:themeColor="text1"/>
            <w:lang w:val="en-CA"/>
          </w:rPr>
          <w:delText>properly disposed of waste</w:delText>
        </w:r>
      </w:del>
      <w:ins w:id="38" w:author="Kyle Elliott, Dr" w:date="2025-06-17T18:39:00Z" w16du:dateUtc="2025-06-17T22:39:00Z">
        <w:r w:rsidR="00165202">
          <w:rPr>
            <w:rFonts w:ascii="Times New Roman" w:hAnsi="Times New Roman" w:cs="Times New Roman"/>
            <w:color w:val="000000" w:themeColor="text1"/>
            <w:lang w:val="en-CA"/>
          </w:rPr>
          <w:t>human waste</w:t>
        </w:r>
      </w:ins>
      <w:del w:id="39" w:author="Kyle Elliott, Dr" w:date="2025-06-17T18:39:00Z" w16du:dateUtc="2025-06-17T22:39:00Z">
        <w:r w:rsidRPr="002F6ED3" w:rsidDel="00165202">
          <w:rPr>
            <w:rFonts w:ascii="Times New Roman" w:hAnsi="Times New Roman" w:cs="Times New Roman"/>
            <w:color w:val="000000" w:themeColor="text1"/>
            <w:lang w:val="en-CA"/>
          </w:rPr>
          <w:delText>s</w:delText>
        </w:r>
      </w:del>
      <w:r w:rsidRPr="002F6ED3">
        <w:rPr>
          <w:rFonts w:ascii="Times New Roman" w:hAnsi="Times New Roman" w:cs="Times New Roman"/>
          <w:color w:val="000000" w:themeColor="text1"/>
          <w:lang w:val="en-CA"/>
        </w:rPr>
        <w:t xml:space="preserve"> while simultaneously providing shelter against some predators that may not be as tolerant to human presence </w:t>
      </w:r>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{"citationID":"AtLlsJf8","properties":{"formattedCitation":"(E\\uc0\\u246{}tv\\uc0\\u246{}s et al., 2018; Liker et al., 2008)","plainCitation":"(Eötvös et al., 2018; Liker et al., 2008)","noteIndex":0},"citationItems":[{"id":"H7JNOxb6/uEXgs7p9","uris":["http://zotero.org/users/16770306/items/8VP3X76Z"],"itemData":{"id":115,"type":"article-journal","abstract":"Urbanization is one of the most important global trends which causes habitat reduction and alteration which are, in turn, the main reasons for the reduced structural and functional diversity in urbanized environments. Predation is one of the most important ecological functions because of its community-structuring effects. According to previous studies effects of urbanization on predation rates appear inconsistent. Predator species are vulnerable to habitat alteration and loss caused by urbanization, therefore, we hypothesised that predation rate would decrease along the rural-urban gradient. To clarify the impact of urbanization on predation, we performed a meta-analysis on predation rates in rural vs. urban areas using published data of 25 studies. Predation rates on taxa other than birds were underrepresented, preventing an overall evaluation. Reported predation rates on birds were significantly higher in rural than in urban habitats.","container-title":"Landscape and Urban Planning","DOI":"https://doi.org/10.1016/j.landurbplan.2018.08.010","ISSN":"0169-2046","page":"54-59","title":"A meta-analysis indicates reduced predation pressure with increasing urbanization","volume":"180","author":[{"family":"Eötvös","given":"Csaba Béla"},{"family":"Magura","given":"Tibor"},{"family":"Lövei","given":"Gábor L."}],"issued":{"date-parts":[["2018",12,1]]}}},{"id":"H7JNOxb6/Bjoq6j9x","uris":["http://zotero.org/users/16770306/items/JXTT4D8I"],"itemData":{"id":64,"type":"article-journal","abstract":"Summary 1 Urbanized habitats differ from natural ones in several ecological features, including climate, food availability, strength of predation and competition. Although the effects of urbanization on avian community composition are well known, there is much less information about how individual birds are affected by these human-generated habitat differences. 2 In this study we investigated the relationships between the morphological characteristics and the degree of habitat urbanization in house sparrows, Passer domesticus (Linne 1758) . We collected data for more than 1000 non-breeding adult birds in Hungary between 1997 and 2006, from seven sites including farmlands, suburban areas and city centres. 3 We found that the body mass, tarsus length and body condition of free-living sparrows differed among the sites: birds in more urbanized habitats were consistently smaller and in worse condition than birds in more rural habitats. A composite measure of habitat urbanization (based on building density, road density and vegetation cover) explained over 75% of variance between sites in the studied traits, after we controlled for the effects of sex, year, season and time of capture. 4 The difference in body mass between rural and urban sparrows was significant when birds were kept in aviaries under identical conditions, with constant ad libitum food availability. It is therefore unlikely that the reduced body size and condition of urban sparrows are a consequence of reduced access to food for adults (e.g. due to strong competition), or their short-term responses to high food predictability (e.g. by strategic mass regulation). 5 We suggest that habitat differences in nestling development or adaptive divergence of sparrow populations due to distinct environmental conditions (such as differing predation pressure) may account for the differences along the urbanization gradient.","container-title":"Journal of Animal Ecology","DOI":"https://doi.org/10.1111/j.1365-2656.2008.01402.x","ISSN":"0021-8790","issue":"4","page":"789-795","title":"Lean birds in the city: body size and condition of house sparrows along the urbanization gradient","volume":"77","author":[{"family":"Liker","given":"A."},{"family":"Papp","given":"Z."},{"family":"Bókony","given":"V."},{"family":"Lendvai","given":"Á Z."}],"issued":{"date-parts":[["2008",7,1]]}}}],"schema":"https://github.com/citation-style-language/schema/raw/master/csl-citation.json"}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lang w:val="en-US"/>
        </w:rPr>
        <w:t>(Eötvös et al., 2018; Liker et al., 2008)</w:t>
      </w:r>
      <w:r w:rsidRPr="002F6ED3">
        <w:rPr>
          <w:rFonts w:ascii="Times New Roman" w:hAnsi="Times New Roman" w:cs="Times New Roman"/>
          <w:color w:val="000000" w:themeColor="text1"/>
        </w:rPr>
        <w:fldChar w:fldCharType="end"/>
      </w:r>
      <w:r w:rsidRPr="00B15A0D">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lang w:val="en-CA"/>
        </w:rPr>
        <w:t xml:space="preserve">Urbanization positively impacted some bird guilds, such as the granivorous and terrestrial species, </w:t>
      </w:r>
      <w:del w:id="40" w:author="Kyle Elliott, Dr" w:date="2025-06-17T18:40:00Z" w16du:dateUtc="2025-06-17T22:40:00Z">
        <w:r w:rsidRPr="002F6ED3" w:rsidDel="00165202">
          <w:rPr>
            <w:rFonts w:ascii="Times New Roman" w:hAnsi="Times New Roman" w:cs="Times New Roman"/>
            <w:color w:val="000000" w:themeColor="text1"/>
            <w:lang w:val="en-CA"/>
          </w:rPr>
          <w:delText>which saw their</w:delText>
        </w:r>
      </w:del>
      <w:ins w:id="41" w:author="Kyle Elliott, Dr" w:date="2025-06-17T18:40:00Z" w16du:dateUtc="2025-06-17T22:40:00Z">
        <w:r w:rsidR="00165202">
          <w:rPr>
            <w:rFonts w:ascii="Times New Roman" w:hAnsi="Times New Roman" w:cs="Times New Roman"/>
            <w:color w:val="000000" w:themeColor="text1"/>
            <w:lang w:val="en-CA"/>
          </w:rPr>
          <w:t>whose</w:t>
        </w:r>
      </w:ins>
      <w:r w:rsidRPr="002F6ED3">
        <w:rPr>
          <w:rFonts w:ascii="Times New Roman" w:hAnsi="Times New Roman" w:cs="Times New Roman"/>
          <w:color w:val="000000" w:themeColor="text1"/>
          <w:lang w:val="en-CA"/>
        </w:rPr>
        <w:t xml:space="preserve"> richness increase</w:t>
      </w:r>
      <w:ins w:id="42" w:author="Kyle Elliott, Dr" w:date="2025-06-17T18:41:00Z" w16du:dateUtc="2025-06-17T22:41:00Z">
        <w:r w:rsidR="000C3FBA">
          <w:rPr>
            <w:rFonts w:ascii="Times New Roman" w:hAnsi="Times New Roman" w:cs="Times New Roman"/>
            <w:color w:val="000000" w:themeColor="text1"/>
            <w:lang w:val="en-CA"/>
          </w:rPr>
          <w:t>d</w:t>
        </w:r>
      </w:ins>
      <w:r w:rsidRPr="002F6ED3">
        <w:rPr>
          <w:rFonts w:ascii="Times New Roman" w:hAnsi="Times New Roman" w:cs="Times New Roman"/>
          <w:color w:val="000000" w:themeColor="text1"/>
          <w:lang w:val="en-CA"/>
        </w:rPr>
        <w:t xml:space="preserve"> in human-impacted </w:t>
      </w:r>
      <w:commentRangeStart w:id="43"/>
      <w:commentRangeStart w:id="44"/>
      <w:r w:rsidRPr="002F6ED3">
        <w:rPr>
          <w:rFonts w:ascii="Times New Roman" w:hAnsi="Times New Roman" w:cs="Times New Roman"/>
          <w:color w:val="000000" w:themeColor="text1"/>
          <w:lang w:val="en-CA"/>
        </w:rPr>
        <w:t>habitats</w:t>
      </w:r>
      <w:commentRangeEnd w:id="43"/>
      <w:r w:rsidR="00165202">
        <w:rPr>
          <w:rStyle w:val="CommentReference"/>
        </w:rPr>
        <w:commentReference w:id="43"/>
      </w:r>
      <w:commentRangeEnd w:id="44"/>
      <w:r w:rsidR="000C3FBA">
        <w:rPr>
          <w:rStyle w:val="CommentReference"/>
        </w:rPr>
        <w:commentReference w:id="44"/>
      </w:r>
      <w:ins w:id="45" w:author="Kyle Elliott, Dr" w:date="2025-06-17T18:41:00Z" w16du:dateUtc="2025-06-17T22:41:00Z">
        <w:r w:rsidR="000C3FBA">
          <w:rPr>
            <w:rFonts w:ascii="Times New Roman" w:hAnsi="Times New Roman" w:cs="Times New Roman"/>
            <w:color w:val="000000" w:themeColor="text1"/>
            <w:lang w:val="en-CA"/>
          </w:rPr>
          <w:t xml:space="preserve"> of Loja, E</w:t>
        </w:r>
      </w:ins>
      <w:ins w:id="46" w:author="Kyle Elliott, Dr" w:date="2025-06-17T18:42:00Z" w16du:dateUtc="2025-06-17T22:42:00Z">
        <w:r w:rsidR="000C3FBA">
          <w:rPr>
            <w:rFonts w:ascii="Times New Roman" w:hAnsi="Times New Roman" w:cs="Times New Roman"/>
            <w:color w:val="000000" w:themeColor="text1"/>
            <w:lang w:val="en-CA"/>
          </w:rPr>
          <w:t>cuador</w:t>
        </w:r>
      </w:ins>
      <w:r w:rsidRPr="002F6ED3">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{"citationID":"2YSlq8z6","properties":{"formattedCitation":"(Ord\\uc0\\u243{}\\uc0\\u241{}ez-Delgado et al., 2022)","plainCitation":"(Ordóñez-Delgado et al., 2022)","noteIndex":0},"citationItems":[{"id":"H7JNOxb6/jqLBH65t","uris":["http://zotero.org/users/16770306/items/TDNXUI45"],"itemData":{"id":174,"type":"article-journal","container-title":"Frontiers in Ecology and Evolution","ISSN":"2296-701X","page":"844944","title":"The good, the bad, and the ugly of urbanization: response of a bird community in the neotropical Andes","volume":"10","author":[{"family":"Ordóñez-Delgado","given":"Leonardo"},{"family":"Iñiguez-Armijos","given":"Carlos"},{"family":"Díaz","given":"Mario"},{"family":"Escudero","given":"Adrián"},{"family":"Gosselin","given":"Elyce"},{"family":"Waits","given":"Lisette P."},{"family":"Espinosa","given":"Carlos Iván"}],"issued":{"date-parts":[["2022"]]}}}],"schema":"https://github.com/citation-style-language/schema/raw/master/csl-citation.json"}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lang w:val="en-US"/>
        </w:rPr>
        <w:t>(Ordóñez-Delgado et al., 2022)</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del w:id="47" w:author="Kyle Elliott, Dr" w:date="2025-06-17T18:42:00Z" w16du:dateUtc="2025-06-17T22:42:00Z">
        <w:r w:rsidRPr="002F6ED3" w:rsidDel="000C3FBA">
          <w:rPr>
            <w:rFonts w:ascii="Times New Roman" w:hAnsi="Times New Roman" w:cs="Times New Roman"/>
            <w:color w:val="000000" w:themeColor="text1"/>
            <w:lang w:val="en-CA"/>
          </w:rPr>
          <w:delText>However</w:delText>
        </w:r>
      </w:del>
      <w:ins w:id="48" w:author="Kyle Elliott, Dr" w:date="2025-06-17T18:42:00Z" w16du:dateUtc="2025-06-17T22:42:00Z">
        <w:r w:rsidR="000C3FBA">
          <w:rPr>
            <w:rFonts w:ascii="Times New Roman" w:hAnsi="Times New Roman" w:cs="Times New Roman"/>
            <w:color w:val="000000" w:themeColor="text1"/>
            <w:lang w:val="en-CA"/>
          </w:rPr>
          <w:t>On the other hand</w:t>
        </w:r>
      </w:ins>
      <w:r w:rsidRPr="002F6ED3">
        <w:rPr>
          <w:rFonts w:ascii="Times New Roman" w:hAnsi="Times New Roman" w:cs="Times New Roman"/>
          <w:color w:val="000000" w:themeColor="text1"/>
          <w:lang w:val="en-CA"/>
        </w:rPr>
        <w:t xml:space="preserve">, significant challenges also arise for bird communities </w:t>
      </w:r>
      <w:del w:id="49" w:author="Kyle Elliott, Dr" w:date="2025-06-17T18:42:00Z" w16du:dateUtc="2025-06-17T22:42:00Z">
        <w:r w:rsidRPr="002F6ED3" w:rsidDel="000C3FBA">
          <w:rPr>
            <w:rFonts w:ascii="Times New Roman" w:hAnsi="Times New Roman" w:cs="Times New Roman"/>
            <w:color w:val="000000" w:themeColor="text1"/>
            <w:lang w:val="en-CA"/>
          </w:rPr>
          <w:delText xml:space="preserve">utilizing </w:delText>
        </w:r>
      </w:del>
      <w:ins w:id="50" w:author="Kyle Elliott, Dr" w:date="2025-06-17T18:42:00Z" w16du:dateUtc="2025-06-17T22:42:00Z">
        <w:r w:rsidR="000C3FBA" w:rsidRPr="002F6ED3">
          <w:rPr>
            <w:rFonts w:ascii="Times New Roman" w:hAnsi="Times New Roman" w:cs="Times New Roman"/>
            <w:color w:val="000000" w:themeColor="text1"/>
            <w:lang w:val="en-CA"/>
          </w:rPr>
          <w:t>u</w:t>
        </w:r>
        <w:r w:rsidR="000C3FBA">
          <w:rPr>
            <w:rFonts w:ascii="Times New Roman" w:hAnsi="Times New Roman" w:cs="Times New Roman"/>
            <w:color w:val="000000" w:themeColor="text1"/>
            <w:lang w:val="en-CA"/>
          </w:rPr>
          <w:t>s</w:t>
        </w:r>
        <w:r w:rsidR="000C3FBA" w:rsidRPr="002F6ED3">
          <w:rPr>
            <w:rFonts w:ascii="Times New Roman" w:hAnsi="Times New Roman" w:cs="Times New Roman"/>
            <w:color w:val="000000" w:themeColor="text1"/>
            <w:lang w:val="en-CA"/>
          </w:rPr>
          <w:t xml:space="preserve">ing </w:t>
        </w:r>
      </w:ins>
      <w:r w:rsidRPr="002F6ED3">
        <w:rPr>
          <w:rFonts w:ascii="Times New Roman" w:hAnsi="Times New Roman" w:cs="Times New Roman"/>
          <w:color w:val="000000" w:themeColor="text1"/>
          <w:lang w:val="en-CA"/>
        </w:rPr>
        <w:t xml:space="preserve">urban areas. Habitat loss and fragmentation can negatively affect birds’ communities and genetic diversity </w:t>
      </w:r>
      <w:commentRangeStart w:id="51"/>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{"citationID":"88S5Vwef","properties":{"formattedCitation":"(Palacio et al., 2018; Rodrigues et al., 2018; Shanahan et al., 2014)","plainCitation":"(Palacio et al., 2018; Rodrigues et al., 2018; Shanahan et al., 2014)","noteIndex":0},"citationItems":[{"id":"H7JNOxb6/yLFxV3tz","uris":["http://zotero.org/users/16770306/items/EYK3VZ8T"],"itemData":{"id":122,"type":"article-journal","container-title":"Canadian Journal of Zoology","ISSN":"0008-4301","issue":"10","page":"1114-1121","title":"Urbanization as a driver of taxonomic, functional, and phylogenetic diversity losses in bird communities","volume":"96","author":[{"family":"Palacio","given":"Facundo X."},{"family":"Ibañez","given":"Lucía M."},{"family":"Maragliano","given":"René E."},{"family":"Montalti","given":"Diego"}],"issued":{"date-parts":[["2018"]]}}},{"id":"H7JNOxb6/TsQboNu2","uris":["http://zotero.org/users/16770306/items/R9LPYUDY"],"itemData":{"id":123,"type":"article-journal","container-title":"Iheringia.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id":"H7JNOxb6/amH3TVOI","uris":["http://zotero.org/users/16770306/items/6TZC9TSY"],"itemData":{"id":88,"type":"article-journal","container-title":"Avian urban ecology","page":"3-20","title":"The challenges of urban living","author":[{"family":"Shanahan","given":"Danielle F."},{"family":"Strohbach","given":"Michael W."},{"family":"Warren","given":"Paige S."},{"family":"Fuller","given":"Richard A."}],"issued":{"date-parts":[["2014"]]}}}],"schema":"https://github.com/citation-style-language/schema/raw/master/csl-citation.json"} </w:instrText>
      </w:r>
      <w:r w:rsidRPr="002F6ED3">
        <w:rPr>
          <w:rFonts w:ascii="Times New Roman" w:hAnsi="Times New Roman" w:cs="Times New Roman"/>
          <w:color w:val="000000" w:themeColor="text1"/>
        </w:rPr>
        <w:fldChar w:fldCharType="separate"/>
      </w:r>
      <w:r w:rsidRPr="00B15A0D">
        <w:rPr>
          <w:rFonts w:ascii="Times New Roman" w:hAnsi="Times New Roman" w:cs="Times New Roman"/>
          <w:noProof/>
          <w:color w:val="000000" w:themeColor="text1"/>
          <w:lang w:val="en-CA"/>
        </w:rPr>
        <w:t>(Palacio et al., 2018; Rodrigues et al., 2018; Shanahan et al., 2014)</w:t>
      </w:r>
      <w:r w:rsidRPr="002F6ED3">
        <w:rPr>
          <w:rFonts w:ascii="Times New Roman" w:hAnsi="Times New Roman" w:cs="Times New Roman"/>
          <w:color w:val="000000" w:themeColor="text1"/>
        </w:rPr>
        <w:fldChar w:fldCharType="end"/>
      </w:r>
      <w:commentRangeEnd w:id="51"/>
      <w:r w:rsidR="000C3FBA">
        <w:rPr>
          <w:rStyle w:val="CommentReference"/>
        </w:rPr>
        <w:commentReference w:id="51"/>
      </w:r>
      <w:r w:rsidRPr="00B15A0D">
        <w:rPr>
          <w:rFonts w:ascii="Times New Roman" w:hAnsi="Times New Roman" w:cs="Times New Roman"/>
          <w:color w:val="000000" w:themeColor="text1"/>
          <w:lang w:val="en-CA"/>
        </w:rPr>
        <w:t xml:space="preserve">. </w:t>
      </w:r>
      <w:del w:id="52" w:author="Kyle Elliott, Dr" w:date="2025-06-17T18:44:00Z" w16du:dateUtc="2025-06-17T22:44:00Z">
        <w:r w:rsidRPr="002F6ED3" w:rsidDel="000C3FBA">
          <w:rPr>
            <w:rFonts w:ascii="Times New Roman" w:hAnsi="Times New Roman" w:cs="Times New Roman"/>
            <w:color w:val="000000" w:themeColor="text1"/>
            <w:lang w:val="en-CA"/>
          </w:rPr>
          <w:delText>The acute presence of p</w:delText>
        </w:r>
      </w:del>
      <w:ins w:id="53" w:author="Kyle Elliott, Dr" w:date="2025-06-17T18:44:00Z" w16du:dateUtc="2025-06-17T22:44:00Z">
        <w:r w:rsidR="000C3FBA">
          <w:rPr>
            <w:rFonts w:ascii="Times New Roman" w:hAnsi="Times New Roman" w:cs="Times New Roman"/>
            <w:color w:val="000000" w:themeColor="text1"/>
            <w:lang w:val="en-CA"/>
          </w:rPr>
          <w:t>P</w:t>
        </w:r>
      </w:ins>
      <w:r w:rsidRPr="002F6ED3">
        <w:rPr>
          <w:rFonts w:ascii="Times New Roman" w:hAnsi="Times New Roman" w:cs="Times New Roman"/>
          <w:color w:val="000000" w:themeColor="text1"/>
          <w:lang w:val="en-CA"/>
        </w:rPr>
        <w:t xml:space="preserve">ollution in various forms in heavily urbanized areas can also </w:t>
      </w:r>
      <w:del w:id="54" w:author="Kyle Elliott, Dr" w:date="2025-06-17T18:44:00Z" w16du:dateUtc="2025-06-17T22:44:00Z">
        <w:r w:rsidRPr="002F6ED3" w:rsidDel="000C3FBA">
          <w:rPr>
            <w:rFonts w:ascii="Times New Roman" w:hAnsi="Times New Roman" w:cs="Times New Roman"/>
            <w:color w:val="000000" w:themeColor="text1"/>
            <w:lang w:val="en-CA"/>
          </w:rPr>
          <w:delText xml:space="preserve">dramatically </w:delText>
        </w:r>
      </w:del>
      <w:r w:rsidRPr="002F6ED3">
        <w:rPr>
          <w:rFonts w:ascii="Times New Roman" w:hAnsi="Times New Roman" w:cs="Times New Roman"/>
          <w:color w:val="000000" w:themeColor="text1"/>
          <w:lang w:val="en-CA"/>
        </w:rPr>
        <w:t xml:space="preserve">affect </w:t>
      </w:r>
      <w:ins w:id="55" w:author="Kyle Elliott, Dr" w:date="2025-06-17T18:45:00Z" w16du:dateUtc="2025-06-17T22:45:00Z">
        <w:r w:rsidR="000C3FBA">
          <w:rPr>
            <w:rFonts w:ascii="Times New Roman" w:hAnsi="Times New Roman" w:cs="Times New Roman"/>
            <w:color w:val="000000" w:themeColor="text1"/>
            <w:lang w:val="en-CA"/>
          </w:rPr>
          <w:t>avian health</w:t>
        </w:r>
      </w:ins>
      <w:del w:id="56" w:author="Kyle Elliott, Dr" w:date="2025-06-17T18:45:00Z" w16du:dateUtc="2025-06-17T22:45:00Z">
        <w:r w:rsidRPr="002F6ED3" w:rsidDel="000C3FBA">
          <w:rPr>
            <w:rFonts w:ascii="Times New Roman" w:hAnsi="Times New Roman" w:cs="Times New Roman"/>
            <w:color w:val="000000" w:themeColor="text1"/>
            <w:lang w:val="en-CA"/>
          </w:rPr>
          <w:delText>birds</w:delText>
        </w:r>
      </w:del>
      <w:r w:rsidRPr="002F6ED3">
        <w:rPr>
          <w:rFonts w:ascii="Times New Roman" w:hAnsi="Times New Roman" w:cs="Times New Roman"/>
          <w:color w:val="000000" w:themeColor="text1"/>
          <w:lang w:val="en-CA"/>
        </w:rPr>
        <w:t xml:space="preserve">. Organic </w:t>
      </w:r>
      <w:commentRangeStart w:id="57"/>
      <w:r w:rsidRPr="002F6ED3">
        <w:rPr>
          <w:rFonts w:ascii="Times New Roman" w:hAnsi="Times New Roman" w:cs="Times New Roman"/>
          <w:color w:val="000000" w:themeColor="text1"/>
          <w:lang w:val="en-CA"/>
        </w:rPr>
        <w:t>compounds</w:t>
      </w:r>
      <w:commentRangeEnd w:id="57"/>
      <w:r w:rsidR="000C3FBA">
        <w:rPr>
          <w:rStyle w:val="CommentReference"/>
        </w:rPr>
        <w:commentReference w:id="57"/>
      </w:r>
      <w:r w:rsidRPr="002F6ED3">
        <w:rPr>
          <w:rFonts w:ascii="Times New Roman" w:hAnsi="Times New Roman" w:cs="Times New Roman"/>
          <w:color w:val="000000" w:themeColor="text1"/>
          <w:lang w:val="en-CA"/>
        </w:rPr>
        <w:t xml:space="preserve"> </w:t>
      </w:r>
      <w:del w:id="58" w:author="Kyle Elliott, Dr" w:date="2025-06-17T18:45:00Z" w16du:dateUtc="2025-06-17T22:45:00Z">
        <w:r w:rsidRPr="002F6ED3" w:rsidDel="000C3FBA">
          <w:rPr>
            <w:rFonts w:ascii="Times New Roman" w:hAnsi="Times New Roman" w:cs="Times New Roman"/>
            <w:color w:val="000000" w:themeColor="text1"/>
            <w:lang w:val="en-CA"/>
          </w:rPr>
          <w:delText>are especially present</w:delText>
        </w:r>
      </w:del>
      <w:ins w:id="59" w:author="Kyle Elliott, Dr" w:date="2025-06-17T18:45:00Z" w16du:dateUtc="2025-06-17T22:45:00Z">
        <w:r w:rsidR="000C3FBA">
          <w:rPr>
            <w:rFonts w:ascii="Times New Roman" w:hAnsi="Times New Roman" w:cs="Times New Roman"/>
            <w:color w:val="000000" w:themeColor="text1"/>
            <w:lang w:val="en-CA"/>
          </w:rPr>
          <w:t>can occur in high concentrations</w:t>
        </w:r>
      </w:ins>
      <w:r w:rsidRPr="002F6ED3">
        <w:rPr>
          <w:rFonts w:ascii="Times New Roman" w:hAnsi="Times New Roman" w:cs="Times New Roman"/>
          <w:color w:val="000000" w:themeColor="text1"/>
          <w:lang w:val="en-CA"/>
        </w:rPr>
        <w:t xml:space="preserve"> due to their use in housing, industrial processes and during the production of a wide range of goods </w:t>
      </w:r>
      <w:commentRangeStart w:id="60"/>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{"citationID":"KTjwuNXt","properties":{"formattedCitation":"(Kekkonen, 2017)","plainCitation":"(Kekkonen, 2017)","noteIndex":0},"citationItems":[{"id":"H7JNOxb6/qxOG5rfd","uris":["http://zotero.org/users/16770306/items/MCYQ53LH"],"itemData":{"id":104,"type":"article-journal","container-title":"Ecology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(Kekkonen, 2017)</w:t>
      </w:r>
      <w:r w:rsidRPr="002F6ED3">
        <w:rPr>
          <w:rFonts w:ascii="Times New Roman" w:hAnsi="Times New Roman" w:cs="Times New Roman"/>
          <w:color w:val="000000" w:themeColor="text1"/>
        </w:rPr>
        <w:fldChar w:fldCharType="end"/>
      </w:r>
      <w:commentRangeEnd w:id="60"/>
      <w:r w:rsidR="000C3FBA">
        <w:rPr>
          <w:rStyle w:val="CommentReference"/>
        </w:rPr>
        <w:commentReference w:id="60"/>
      </w:r>
      <w:r w:rsidRPr="002F6ED3">
        <w:rPr>
          <w:rFonts w:ascii="Times New Roman" w:hAnsi="Times New Roman" w:cs="Times New Roman"/>
          <w:color w:val="000000" w:themeColor="text1"/>
          <w:lang w:val="en-CA"/>
        </w:rPr>
        <w:t xml:space="preserve">. </w:t>
      </w:r>
      <w:del w:id="61" w:author="Kyle Elliott, Dr" w:date="2025-06-17T18:45:00Z" w16du:dateUtc="2025-06-17T22:45:00Z">
        <w:r w:rsidRPr="002F6ED3" w:rsidDel="000C3FBA">
          <w:rPr>
            <w:rFonts w:ascii="Times New Roman" w:hAnsi="Times New Roman" w:cs="Times New Roman"/>
            <w:color w:val="000000" w:themeColor="text1"/>
            <w:lang w:val="en-CA"/>
          </w:rPr>
          <w:delText xml:space="preserve">They </w:delText>
        </w:r>
      </w:del>
      <w:ins w:id="62" w:author="Kyle Elliott, Dr" w:date="2025-06-17T18:45:00Z" w16du:dateUtc="2025-06-17T22:45:00Z">
        <w:r w:rsidR="000C3FBA">
          <w:rPr>
            <w:rFonts w:ascii="Times New Roman" w:hAnsi="Times New Roman" w:cs="Times New Roman"/>
            <w:color w:val="000000" w:themeColor="text1"/>
            <w:lang w:val="en-CA"/>
          </w:rPr>
          <w:t>Such compounds</w:t>
        </w:r>
        <w:r w:rsidR="000C3FBA"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affect a multitude of organisms, including birds, which can suffer from reduced clutch sizes, hormonal disturbances, reduced active parenting behavio</w:t>
      </w:r>
      <w:r w:rsidR="00594465">
        <w:rPr>
          <w:rFonts w:ascii="Times New Roman" w:hAnsi="Times New Roman" w:cs="Times New Roman"/>
          <w:color w:val="000000" w:themeColor="text1"/>
          <w:lang w:val="en-CA"/>
        </w:rPr>
        <w:t>u</w:t>
      </w:r>
      <w:r w:rsidRPr="002F6ED3">
        <w:rPr>
          <w:rFonts w:ascii="Times New Roman" w:hAnsi="Times New Roman" w:cs="Times New Roman"/>
          <w:color w:val="000000" w:themeColor="text1"/>
          <w:lang w:val="en-CA"/>
        </w:rPr>
        <w:t xml:space="preserve">rs and more </w:t>
      </w:r>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{"citationID":"SxtMtcik","properties":{"formattedCitation":"(Kekkonen, 2017)","plainCitation":"(Kekkonen, 2017)","noteIndex":0},"citationItems":[{"id":"H7JNOxb6/qxOG5rfd","uris":["http://zotero.org/users/16770306/items/MCYQ53LH"],"itemData":{"id":104,"type":"article-journal","container-title":"Ecology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(Kekkonen, 2017)</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Light pollution emanating from large urban centers </w:t>
      </w:r>
      <w:del w:id="63" w:author="Kyle Elliott, Dr" w:date="2025-06-17T18:46:00Z" w16du:dateUtc="2025-06-17T22:46:00Z">
        <w:r w:rsidRPr="002F6ED3" w:rsidDel="000C3FBA">
          <w:rPr>
            <w:rFonts w:ascii="Times New Roman" w:hAnsi="Times New Roman" w:cs="Times New Roman"/>
            <w:color w:val="000000" w:themeColor="text1"/>
            <w:lang w:val="en-CA"/>
          </w:rPr>
          <w:delText xml:space="preserve">was shown to </w:delText>
        </w:r>
      </w:del>
      <w:r w:rsidRPr="002F6ED3">
        <w:rPr>
          <w:rFonts w:ascii="Times New Roman" w:hAnsi="Times New Roman" w:cs="Times New Roman"/>
          <w:color w:val="000000" w:themeColor="text1"/>
          <w:lang w:val="en-CA"/>
        </w:rPr>
        <w:t>affect</w:t>
      </w:r>
      <w:ins w:id="64" w:author="Kyle Elliott, Dr" w:date="2025-06-17T18:46:00Z" w16du:dateUtc="2025-06-17T22:46:00Z">
        <w:r w:rsidR="000C3FBA">
          <w:rPr>
            <w:rFonts w:ascii="Times New Roman" w:hAnsi="Times New Roman" w:cs="Times New Roman"/>
            <w:color w:val="000000" w:themeColor="text1"/>
            <w:lang w:val="en-CA"/>
          </w:rPr>
          <w:t>s</w:t>
        </w:r>
      </w:ins>
      <w:r w:rsidRPr="002F6ED3">
        <w:rPr>
          <w:rFonts w:ascii="Times New Roman" w:hAnsi="Times New Roman" w:cs="Times New Roman"/>
          <w:color w:val="000000" w:themeColor="text1"/>
          <w:lang w:val="en-CA"/>
        </w:rPr>
        <w:t xml:space="preserve"> migratory and resident bird species. </w:t>
      </w:r>
      <w:commentRangeStart w:id="65"/>
      <w:r w:rsidRPr="002F6ED3">
        <w:rPr>
          <w:rFonts w:ascii="Times New Roman" w:hAnsi="Times New Roman" w:cs="Times New Roman"/>
          <w:color w:val="000000" w:themeColor="text1"/>
          <w:lang w:val="en-CA"/>
        </w:rPr>
        <w:t>R</w:t>
      </w:r>
      <w:del w:id="66" w:author="Kyle Elliott, Dr" w:date="2025-06-17T18:46:00Z" w16du:dateUtc="2025-06-17T22:46:00Z">
        <w:r w:rsidRPr="002F6ED3" w:rsidDel="000C3FBA">
          <w:rPr>
            <w:rFonts w:ascii="Times New Roman" w:hAnsi="Times New Roman" w:cs="Times New Roman"/>
            <w:color w:val="000000" w:themeColor="text1"/>
            <w:lang w:val="en-CA"/>
          </w:rPr>
          <w:delText>ecent work from Jones, Llamas and Phillips (2023) revealed that r</w:delText>
        </w:r>
      </w:del>
      <w:r w:rsidRPr="002F6ED3">
        <w:rPr>
          <w:rFonts w:ascii="Times New Roman" w:hAnsi="Times New Roman" w:cs="Times New Roman"/>
          <w:color w:val="000000" w:themeColor="text1"/>
          <w:lang w:val="en-CA"/>
        </w:rPr>
        <w:t>esident</w:t>
      </w:r>
      <w:commentRangeEnd w:id="65"/>
      <w:r w:rsidR="000C3FBA">
        <w:rPr>
          <w:rStyle w:val="CommentReference"/>
        </w:rPr>
        <w:commentReference w:id="65"/>
      </w:r>
      <w:r w:rsidRPr="002F6ED3">
        <w:rPr>
          <w:rFonts w:ascii="Times New Roman" w:hAnsi="Times New Roman" w:cs="Times New Roman"/>
          <w:color w:val="000000" w:themeColor="text1"/>
          <w:lang w:val="en-CA"/>
        </w:rPr>
        <w:t xml:space="preserve"> bird species residing </w:t>
      </w:r>
      <w:r w:rsidRPr="002F6ED3">
        <w:rPr>
          <w:rFonts w:ascii="Times New Roman" w:hAnsi="Times New Roman" w:cs="Times New Roman"/>
          <w:color w:val="000000" w:themeColor="text1"/>
          <w:lang w:val="en-CA"/>
        </w:rPr>
        <w:lastRenderedPageBreak/>
        <w:t xml:space="preserve">in urban-core areas had smaller eyes than their urban-edge counterparts, most likely due to the intense brightness from urban centers </w:t>
      </w:r>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{"citationID":"UXxrQiY6","properties":{"formattedCitation":"(Jones et al., 2023)","plainCitation":"(Jones et al., 2023)","noteIndex":0},"citationItems":[{"id":"H7JNOxb6/5qSglnsq","uris":["http://zotero.org/users/16770306/items/6LF6GS4H"],"itemData":{"id":197,"type":"article-journal","container-title":"Global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(Jones et al., 2023)</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For long-distance migratory bird species, light pollution can have detrimental effects such as disorientation, disruption of circadian rhythm, changes in flight behaviours and more </w:t>
      </w:r>
      <w:commentRangeStart w:id="67"/>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{"citationID":"WXe8qHTM","properties":{"formattedCitation":"(Cabrera-Cruz et al., 2018)","plainCitation":"(Cabrera-Cruz et al., 2018)","noteIndex":0},"citationItems":[{"id":"H7JNOxb6/a4ESrZ3u","uris":["http://zotero.org/users/16770306/items/YVR6HARZ"],"itemData":{"id":114,"type":"article-journal","container-title":"Scientific reports","ISSN":"2045-2322","issue":"1","page":"3261","title":"Light pollution is greatest within migration passage areas for nocturnally-migrating birds around the world","volume":"8","author":[{"family":"Cabrera-Cruz","given":"Sergio A."},{"family":"Smolinsky","given":"Jaclyn A."},{"family":"Buler","given":"Jeffrey J."}],"issued":{"date-parts":[["2018"]]}}}],"schema":"https://github.com/citation-style-language/schema/raw/master/csl-citation.json"}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(Cabrera-Cruz et al., 2018)</w:t>
      </w:r>
      <w:r w:rsidRPr="002F6ED3">
        <w:rPr>
          <w:rFonts w:ascii="Times New Roman" w:hAnsi="Times New Roman" w:cs="Times New Roman"/>
          <w:color w:val="000000" w:themeColor="text1"/>
        </w:rPr>
        <w:fldChar w:fldCharType="end"/>
      </w:r>
      <w:commentRangeEnd w:id="67"/>
      <w:r w:rsidR="000C3FBA">
        <w:rPr>
          <w:rStyle w:val="CommentReference"/>
        </w:rPr>
        <w:commentReference w:id="67"/>
      </w:r>
      <w:r w:rsidRPr="002F6ED3">
        <w:rPr>
          <w:rFonts w:ascii="Times New Roman" w:hAnsi="Times New Roman" w:cs="Times New Roman"/>
          <w:color w:val="000000" w:themeColor="text1"/>
          <w:lang w:val="en-CA"/>
        </w:rPr>
        <w:t xml:space="preserve">. </w:t>
      </w:r>
    </w:p>
    <w:p w14:paraId="2BC8C541" w14:textId="0ED92F8A" w:rsidR="001247C6" w:rsidRDefault="001247C6" w:rsidP="001247C6">
      <w:pPr>
        <w:spacing w:line="480" w:lineRule="auto"/>
        <w:ind w:firstLine="720"/>
        <w:jc w:val="both"/>
        <w:rPr>
          <w:rFonts w:ascii="Times New Roman" w:hAnsi="Times New Roman" w:cs="Times New Roman"/>
          <w:lang w:val="en-CA"/>
        </w:rPr>
      </w:pPr>
      <w:r w:rsidRPr="002F6ED3">
        <w:rPr>
          <w:rFonts w:ascii="Times New Roman" w:hAnsi="Times New Roman" w:cs="Times New Roman"/>
          <w:lang w:val="en-CA"/>
        </w:rPr>
        <w:t xml:space="preserve">When environmental conditions are changing (including via rapid human-induced changes), behavioural traits are often one of the first displayed responses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{"citationID":"17wYk966","properties":{"formattedCitation":"(Lane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w:t>
      </w:r>
      <w:del w:id="68" w:author="Kyle Elliott, Dr" w:date="2025-06-17T18:48:00Z" w16du:dateUtc="2025-06-17T22:48:00Z">
        <w:r w:rsidRPr="002F6ED3" w:rsidDel="000C3FBA">
          <w:rPr>
            <w:rFonts w:ascii="Times New Roman" w:hAnsi="Times New Roman" w:cs="Times New Roman"/>
            <w:lang w:val="en-CA"/>
          </w:rPr>
          <w:delText>It has been shown that</w:delText>
        </w:r>
      </w:del>
      <w:ins w:id="69" w:author="Kyle Elliott, Dr" w:date="2025-06-17T18:48:00Z" w16du:dateUtc="2025-06-17T22:48:00Z">
        <w:r w:rsidR="000C3FBA">
          <w:rPr>
            <w:rFonts w:ascii="Times New Roman" w:hAnsi="Times New Roman" w:cs="Times New Roman"/>
            <w:lang w:val="en-CA"/>
          </w:rPr>
          <w:t>For example,</w:t>
        </w:r>
      </w:ins>
      <w:r w:rsidRPr="002F6ED3">
        <w:rPr>
          <w:rFonts w:ascii="Times New Roman" w:hAnsi="Times New Roman" w:cs="Times New Roman"/>
          <w:lang w:val="en-CA"/>
        </w:rPr>
        <w:t xml:space="preserve"> males of several songbird species show more aggression in urban habitats compared to their rural counterparts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{"citationID":"g1A2qlpw","properties":{"formattedCitation":"(Lane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Anthropogenic disturbances found in the city may also affect incubation behaviour, </w:t>
      </w:r>
      <w:del w:id="70" w:author="Kyle Elliott, Dr" w:date="2025-06-17T18:48:00Z" w16du:dateUtc="2025-06-17T22:48:00Z">
        <w:r w:rsidRPr="002F6ED3" w:rsidDel="000C3FBA">
          <w:rPr>
            <w:rFonts w:ascii="Times New Roman" w:hAnsi="Times New Roman" w:cs="Times New Roman"/>
            <w:lang w:val="en-CA"/>
          </w:rPr>
          <w:delText xml:space="preserve">known to be </w:delText>
        </w:r>
      </w:del>
      <w:r w:rsidRPr="002F6ED3">
        <w:rPr>
          <w:rFonts w:ascii="Times New Roman" w:hAnsi="Times New Roman" w:cs="Times New Roman"/>
          <w:lang w:val="en-CA"/>
        </w:rPr>
        <w:t xml:space="preserve">a critical life stage not only for the parents, but also for the success of the offspring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{"citationID":"okZm70tM","properties":{"formattedCitation":"(Hope et al., 2022; Lane et al., 2023)","plainCitation":"(Hope et al., 2022; Lane et al., 2023)","noteIndex":0},"citationItems":[{"id":714,"uris":["http://zotero.org/users/16770306/items/S4MBTQTE"],"itemData":{"id":714,"type":"article-journal","abstract":"With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w:instrText>
      </w:r>
      <w:r w:rsidRPr="002F6ED3">
        <w:rPr>
          <w:rFonts w:ascii="Times New Roman" w:hAnsi="Times New Roman" w:cs="Times New Roman"/>
        </w:rPr>
        <w:instrText>a uniparental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w:instrText>
      </w:r>
      <w:r w:rsidRPr="00B15A0D">
        <w:rPr>
          <w:rFonts w:ascii="Times New Roman" w:hAnsi="Times New Roman" w:cs="Times New Roman"/>
          <w:lang w:val="en-CA"/>
        </w:rPr>
        <w:instrText xml:space="preserve">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(Hope et al., 2022; Lane et al., 2023)</w:t>
      </w:r>
      <w:r w:rsidRPr="002F6ED3">
        <w:rPr>
          <w:rFonts w:ascii="Times New Roman" w:hAnsi="Times New Roman" w:cs="Times New Roman"/>
        </w:rPr>
        <w:fldChar w:fldCharType="end"/>
      </w:r>
      <w:r w:rsidRPr="00B15A0D">
        <w:rPr>
          <w:rFonts w:ascii="Times New Roman" w:hAnsi="Times New Roman" w:cs="Times New Roman"/>
          <w:lang w:val="en-CA"/>
        </w:rPr>
        <w:t xml:space="preserve">. </w:t>
      </w:r>
      <w:r w:rsidRPr="002F6ED3">
        <w:rPr>
          <w:rFonts w:ascii="Times New Roman" w:hAnsi="Times New Roman" w:cs="Times New Roman"/>
          <w:lang w:val="en-CA"/>
        </w:rPr>
        <w:t>Urban</w:t>
      </w:r>
      <w:ins w:id="71" w:author="Kyle Elliott, Dr" w:date="2025-06-17T18:49:00Z" w16du:dateUtc="2025-06-17T22:49:00Z">
        <w:r w:rsidR="000C3FBA">
          <w:rPr>
            <w:rFonts w:ascii="Times New Roman" w:hAnsi="Times New Roman" w:cs="Times New Roman"/>
            <w:lang w:val="en-CA"/>
          </w:rPr>
          <w:t xml:space="preserve"> great tits</w:t>
        </w:r>
      </w:ins>
      <w:r w:rsidRPr="002F6ED3">
        <w:rPr>
          <w:rFonts w:ascii="Times New Roman" w:hAnsi="Times New Roman" w:cs="Times New Roman"/>
          <w:lang w:val="en-CA"/>
        </w:rPr>
        <w:t xml:space="preserve"> </w:t>
      </w:r>
      <w:ins w:id="72" w:author="Kyle Elliott, Dr" w:date="2025-06-17T18:49:00Z" w16du:dateUtc="2025-06-17T22:49:00Z">
        <w:r w:rsidR="000C3FBA">
          <w:rPr>
            <w:rFonts w:ascii="Times New Roman" w:hAnsi="Times New Roman" w:cs="Times New Roman"/>
            <w:lang w:val="en-CA"/>
          </w:rPr>
          <w:t>(</w:t>
        </w:r>
      </w:ins>
      <w:r w:rsidRPr="002F6ED3">
        <w:rPr>
          <w:rFonts w:ascii="Times New Roman" w:hAnsi="Times New Roman" w:cs="Times New Roman"/>
          <w:i/>
          <w:iCs/>
          <w:lang w:val="en-CA"/>
        </w:rPr>
        <w:t xml:space="preserve">Parus </w:t>
      </w:r>
      <w:commentRangeStart w:id="73"/>
      <w:r w:rsidRPr="002F6ED3">
        <w:rPr>
          <w:rFonts w:ascii="Times New Roman" w:hAnsi="Times New Roman" w:cs="Times New Roman"/>
          <w:i/>
          <w:iCs/>
          <w:lang w:val="en-CA"/>
        </w:rPr>
        <w:t>major</w:t>
      </w:r>
      <w:commentRangeEnd w:id="73"/>
      <w:r w:rsidR="000C3FBA">
        <w:rPr>
          <w:rStyle w:val="CommentReference"/>
        </w:rPr>
        <w:commentReference w:id="73"/>
      </w:r>
      <w:del w:id="74" w:author="Kyle Elliott, Dr" w:date="2025-06-17T18:49:00Z" w16du:dateUtc="2025-06-17T22:49:00Z">
        <w:r w:rsidRPr="002F6ED3" w:rsidDel="000C3FBA">
          <w:rPr>
            <w:rFonts w:ascii="Times New Roman" w:hAnsi="Times New Roman" w:cs="Times New Roman"/>
            <w:lang w:val="en-CA"/>
          </w:rPr>
          <w:delText xml:space="preserve"> </w:delText>
        </w:r>
      </w:del>
      <w:ins w:id="75" w:author="Kyle Elliott, Dr" w:date="2025-06-17T18:49:00Z" w16du:dateUtc="2025-06-17T22:49:00Z">
        <w:r w:rsidR="000C3FBA">
          <w:rPr>
            <w:rFonts w:ascii="Times New Roman" w:hAnsi="Times New Roman" w:cs="Times New Roman"/>
            <w:lang w:val="en-CA"/>
          </w:rPr>
          <w:t xml:space="preserve">) </w:t>
        </w:r>
      </w:ins>
      <w:r w:rsidRPr="002F6ED3">
        <w:rPr>
          <w:rFonts w:ascii="Times New Roman" w:hAnsi="Times New Roman" w:cs="Times New Roman"/>
          <w:lang w:val="en-CA"/>
        </w:rPr>
        <w:t xml:space="preserve">spent more time incubating, took shorter off-bouts and ended their last nest outing later during the day, compared to the females incubating in the forest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{"citationID":"IKGnrCV5","properties":{"formattedCitation":"(Hope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w:instrText>
      </w:r>
      <w:r w:rsidRPr="002F6ED3">
        <w:rPr>
          <w:rFonts w:ascii="Times New Roman" w:hAnsi="Times New Roman" w:cs="Times New Roman"/>
        </w:rPr>
        <w:instrText>. We found that, compared to forest females, urban females spent more time incubating, took shorter off-bouts and ended their last daily off-bouts at a later hour. Furthermore, time spen</w:instrText>
      </w:r>
      <w:r w:rsidRPr="00B15A0D">
        <w:rPr>
          <w:rFonts w:ascii="Times New Roman" w:hAnsi="Times New Roman" w:cs="Times New Roman"/>
          <w:lang w:val="en-CA"/>
        </w:rPr>
        <w:instrText xml:space="preserve">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(Hope et al., 2022)</w:t>
      </w:r>
      <w:r w:rsidRPr="002F6ED3">
        <w:rPr>
          <w:rFonts w:ascii="Times New Roman" w:hAnsi="Times New Roman" w:cs="Times New Roman"/>
        </w:rPr>
        <w:fldChar w:fldCharType="end"/>
      </w:r>
      <w:r w:rsidRPr="00B15A0D">
        <w:rPr>
          <w:rFonts w:ascii="Times New Roman" w:hAnsi="Times New Roman" w:cs="Times New Roman"/>
          <w:lang w:val="en-CA"/>
        </w:rPr>
        <w:t xml:space="preserve">. </w:t>
      </w:r>
      <w:r w:rsidRPr="002F6ED3">
        <w:rPr>
          <w:rFonts w:ascii="Times New Roman" w:hAnsi="Times New Roman" w:cs="Times New Roman"/>
          <w:lang w:val="en-CA"/>
        </w:rPr>
        <w:t>Population dynamics and gene flow can also be affected by urbanization, as habitat fragmentation is a major side effect of human</w:t>
      </w:r>
      <w:r w:rsidR="00736EF2">
        <w:rPr>
          <w:rFonts w:ascii="Times New Roman" w:hAnsi="Times New Roman" w:cs="Times New Roman"/>
          <w:lang w:val="en-CA"/>
        </w:rPr>
        <w:t>s’</w:t>
      </w:r>
      <w:r w:rsidRPr="002F6ED3">
        <w:rPr>
          <w:rFonts w:ascii="Times New Roman" w:hAnsi="Times New Roman" w:cs="Times New Roman"/>
          <w:lang w:val="en-CA"/>
        </w:rPr>
        <w:t xml:space="preserve"> increasing needs for land and resources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{"citationID":"pibH8MKj","properties":{"formattedCitation":"(V. N. Brewer et al., 2020)","plainCitation":"(V. N. 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 N."},{"family":"Lane","given":"Samuel J."},{"family":"Sewall","given":"Kendra B."},{"family":"Mabry","given":"Karen E."}],"issued":{"date-parts":[["2020",6,12]]}}}],"schema":"https://github.com/citation-style-language/schema/raw/master/csl-citation.json"}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(V. N. Brewer et al., 2020)</w:t>
      </w:r>
      <w:r w:rsidRPr="002F6ED3">
        <w:rPr>
          <w:rFonts w:ascii="Times New Roman" w:hAnsi="Times New Roman" w:cs="Times New Roman"/>
        </w:rPr>
        <w:fldChar w:fldCharType="end"/>
      </w:r>
      <w:r w:rsidRPr="002F6ED3">
        <w:rPr>
          <w:rFonts w:ascii="Times New Roman" w:hAnsi="Times New Roman" w:cs="Times New Roman"/>
          <w:lang w:val="en-CA"/>
        </w:rPr>
        <w:t>. Although these effects can negatively impact gene diversity in songbirds’ populations, Brewer and her team showed that there seems to be an existing threshold</w:t>
      </w:r>
      <w:r w:rsidR="00736EF2">
        <w:rPr>
          <w:rFonts w:ascii="Times New Roman" w:hAnsi="Times New Roman" w:cs="Times New Roman"/>
          <w:lang w:val="en-CA"/>
        </w:rPr>
        <w:t>,</w:t>
      </w:r>
      <w:r w:rsidRPr="002F6ED3">
        <w:rPr>
          <w:rFonts w:ascii="Times New Roman" w:hAnsi="Times New Roman" w:cs="Times New Roman"/>
          <w:lang w:val="en-CA"/>
        </w:rPr>
        <w:t xml:space="preserve"> as low-intensity urbanization didn’t have as strong an impact on </w:t>
      </w:r>
      <w:r>
        <w:rPr>
          <w:rFonts w:ascii="Times New Roman" w:hAnsi="Times New Roman" w:cs="Times New Roman"/>
          <w:lang w:val="en-CA"/>
        </w:rPr>
        <w:t xml:space="preserve">the </w:t>
      </w:r>
      <w:r w:rsidRPr="002F6ED3">
        <w:rPr>
          <w:rFonts w:ascii="Times New Roman" w:hAnsi="Times New Roman" w:cs="Times New Roman"/>
          <w:lang w:val="en-CA"/>
        </w:rPr>
        <w:t xml:space="preserve">genetic diversity of </w:t>
      </w:r>
      <w:del w:id="76" w:author="Kyle Elliott, Dr" w:date="2025-06-17T18:48:00Z" w16du:dateUtc="2025-06-17T22:48:00Z">
        <w:r w:rsidRPr="002F6ED3" w:rsidDel="000C3FBA">
          <w:rPr>
            <w:rFonts w:ascii="Times New Roman" w:hAnsi="Times New Roman" w:cs="Times New Roman"/>
            <w:lang w:val="en-CA"/>
          </w:rPr>
          <w:delText xml:space="preserve">Song </w:delText>
        </w:r>
      </w:del>
      <w:ins w:id="77" w:author="Kyle Elliott, Dr" w:date="2025-06-17T18:48:00Z" w16du:dateUtc="2025-06-17T22:48:00Z">
        <w:r w:rsidR="000C3FBA">
          <w:rPr>
            <w:rFonts w:ascii="Times New Roman" w:hAnsi="Times New Roman" w:cs="Times New Roman"/>
            <w:lang w:val="en-CA"/>
          </w:rPr>
          <w:t>s</w:t>
        </w:r>
        <w:r w:rsidR="000C3FBA" w:rsidRPr="002F6ED3">
          <w:rPr>
            <w:rFonts w:ascii="Times New Roman" w:hAnsi="Times New Roman" w:cs="Times New Roman"/>
            <w:lang w:val="en-CA"/>
          </w:rPr>
          <w:t xml:space="preserve">ong </w:t>
        </w:r>
      </w:ins>
      <w:commentRangeStart w:id="78"/>
      <w:r w:rsidRPr="002F6ED3">
        <w:rPr>
          <w:rFonts w:ascii="Times New Roman" w:hAnsi="Times New Roman" w:cs="Times New Roman"/>
          <w:lang w:val="en-CA"/>
        </w:rPr>
        <w:t>sparrows</w:t>
      </w:r>
      <w:commentRangeEnd w:id="78"/>
      <w:r w:rsidR="000C3FBA">
        <w:rPr>
          <w:rStyle w:val="CommentReference"/>
        </w:rPr>
        <w:commentReference w:id="78"/>
      </w:r>
      <w:r w:rsidRPr="002F6ED3">
        <w:rPr>
          <w:rFonts w:ascii="Times New Roman" w:hAnsi="Times New Roman" w:cs="Times New Roman"/>
          <w:lang w:val="en-CA"/>
        </w:rPr>
        <w:t xml:space="preserve"> as initially anticipated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{"citationID":"AZswBZCG","properties":{"formattedCitation":"(V. N. Brewer et al., 2020)","plainCitation":"(V. N. 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w:instrText>
      </w:r>
      <w:r w:rsidRPr="00B15A0D">
        <w:rPr>
          <w:rFonts w:ascii="Times New Roman" w:hAnsi="Times New Roman" w:cs="Times New Roman"/>
          <w:lang w:val="en-CA"/>
        </w:rPr>
        <w:instrText xml:space="preserve">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 N."},{"family":"Lane","given":"Samuel J."},{"family":"Sewall","given":"Kendra B."},{"family":"Mabry","given":"Karen E."}],"issued":{"date-parts":[["2020",6,12]]}}}],"schema":"https://github.com/citation-style-language/schema/raw/master/csl-citation.json"}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(V. N. Brewer et al., 2020)</w:t>
      </w:r>
      <w:r w:rsidRPr="002F6ED3">
        <w:rPr>
          <w:rFonts w:ascii="Times New Roman" w:hAnsi="Times New Roman" w:cs="Times New Roman"/>
        </w:rPr>
        <w:fldChar w:fldCharType="end"/>
      </w:r>
      <w:r w:rsidRPr="00B15A0D">
        <w:rPr>
          <w:rFonts w:ascii="Times New Roman" w:hAnsi="Times New Roman" w:cs="Times New Roman"/>
          <w:lang w:val="en-CA"/>
        </w:rPr>
        <w:t xml:space="preserve">. </w:t>
      </w:r>
      <w:r w:rsidRPr="002F6ED3">
        <w:rPr>
          <w:rFonts w:ascii="Times New Roman" w:hAnsi="Times New Roman" w:cs="Times New Roman"/>
          <w:lang w:val="en-CA"/>
        </w:rPr>
        <w:t xml:space="preserve">These findings highlight the importance of greening in urban areas to counteract the effects of habitat fragmentation on birds’ genetic </w:t>
      </w:r>
      <w:commentRangeStart w:id="79"/>
      <w:commentRangeStart w:id="80"/>
      <w:commentRangeStart w:id="81"/>
      <w:commentRangeStart w:id="82"/>
      <w:r w:rsidRPr="002F6ED3">
        <w:rPr>
          <w:rFonts w:ascii="Times New Roman" w:hAnsi="Times New Roman" w:cs="Times New Roman"/>
          <w:lang w:val="en-CA"/>
        </w:rPr>
        <w:t>diversity</w:t>
      </w:r>
      <w:commentRangeEnd w:id="79"/>
      <w:r w:rsidR="00876481">
        <w:rPr>
          <w:rStyle w:val="CommentReference"/>
        </w:rPr>
        <w:commentReference w:id="79"/>
      </w:r>
      <w:commentRangeEnd w:id="80"/>
      <w:r w:rsidR="00876481">
        <w:rPr>
          <w:rStyle w:val="CommentReference"/>
        </w:rPr>
        <w:commentReference w:id="80"/>
      </w:r>
      <w:commentRangeEnd w:id="81"/>
      <w:r w:rsidR="00876481">
        <w:rPr>
          <w:rStyle w:val="CommentReference"/>
        </w:rPr>
        <w:commentReference w:id="81"/>
      </w:r>
      <w:commentRangeEnd w:id="82"/>
      <w:r w:rsidR="00876481">
        <w:rPr>
          <w:rStyle w:val="CommentReference"/>
        </w:rPr>
        <w:commentReference w:id="82"/>
      </w:r>
      <w:r w:rsidRPr="002F6ED3">
        <w:rPr>
          <w:rFonts w:ascii="Times New Roman" w:hAnsi="Times New Roman" w:cs="Times New Roman"/>
          <w:lang w:val="en-CA"/>
        </w:rPr>
        <w:t>.</w:t>
      </w:r>
    </w:p>
    <w:p w14:paraId="27DFE842" w14:textId="1CC0680B" w:rsidR="00736EF2" w:rsidRDefault="00736EF2" w:rsidP="009A2773">
      <w:pPr>
        <w:pStyle w:val="Heading3"/>
        <w:spacing w:line="480" w:lineRule="auto"/>
        <w:jc w:val="both"/>
        <w:rPr>
          <w:rFonts w:ascii="Times New Roman" w:hAnsi="Times New Roman" w:cs="Times New Roman"/>
          <w:b/>
          <w:bCs/>
          <w:color w:val="000000" w:themeColor="text1"/>
          <w:lang w:val="en-CA"/>
        </w:rPr>
      </w:pPr>
      <w:bookmarkStart w:id="83" w:name="_Toc200031441"/>
      <w:r>
        <w:rPr>
          <w:rFonts w:ascii="Times New Roman" w:hAnsi="Times New Roman" w:cs="Times New Roman"/>
          <w:b/>
          <w:bCs/>
          <w:color w:val="000000" w:themeColor="text1"/>
          <w:lang w:val="en-CA"/>
        </w:rPr>
        <w:t xml:space="preserve">Habitat selection and survival of songbirds </w:t>
      </w:r>
      <w:r w:rsidR="009D2871">
        <w:rPr>
          <w:rFonts w:ascii="Times New Roman" w:hAnsi="Times New Roman" w:cs="Times New Roman"/>
          <w:b/>
          <w:bCs/>
          <w:color w:val="000000" w:themeColor="text1"/>
          <w:lang w:val="en-CA"/>
        </w:rPr>
        <w:t>in urban areas</w:t>
      </w:r>
      <w:bookmarkEnd w:id="83"/>
    </w:p>
    <w:p w14:paraId="264EE8B8" w14:textId="259437CE" w:rsidR="00736EF2" w:rsidRPr="00236EB2" w:rsidRDefault="00CC372A" w:rsidP="00236EB2">
      <w:pPr>
        <w:spacing w:line="480" w:lineRule="auto"/>
        <w:jc w:val="both"/>
        <w:rPr>
          <w:rFonts w:ascii="Times New Roman" w:hAnsi="Times New Roman" w:cs="Times New Roman"/>
          <w:lang w:val="en-CA"/>
        </w:rPr>
      </w:pPr>
      <w:r>
        <w:rPr>
          <w:rFonts w:ascii="Times New Roman" w:hAnsi="Times New Roman" w:cs="Times New Roman"/>
          <w:lang w:val="en-CA"/>
        </w:rPr>
        <w:t>Habitat selection by songbirds in urban environments is influenced by a complex network of ecological and anthropogenic factors</w:t>
      </w:r>
      <w:r w:rsidR="00EE2348">
        <w:rPr>
          <w:rFonts w:ascii="Times New Roman" w:hAnsi="Times New Roman" w:cs="Times New Roman"/>
          <w:lang w:val="en-CA"/>
        </w:rPr>
        <w:t xml:space="preserve">. Patch size and </w:t>
      </w:r>
      <w:r>
        <w:rPr>
          <w:rFonts w:ascii="Times New Roman" w:hAnsi="Times New Roman" w:cs="Times New Roman"/>
          <w:lang w:val="en-CA"/>
        </w:rPr>
        <w:t xml:space="preserve">habitat fragmentation, which have been </w:t>
      </w:r>
      <w:r>
        <w:rPr>
          <w:rFonts w:ascii="Times New Roman" w:hAnsi="Times New Roman" w:cs="Times New Roman"/>
          <w:lang w:val="en-CA"/>
        </w:rPr>
        <w:lastRenderedPageBreak/>
        <w:t>shown to directly affect the availability and quality of resources for birds, are among the most widely studied variables</w:t>
      </w:r>
      <w:r w:rsidR="00EE2348">
        <w:rPr>
          <w:rFonts w:ascii="Times New Roman" w:hAnsi="Times New Roman" w:cs="Times New Roman"/>
          <w:lang w:val="en-CA"/>
        </w:rPr>
        <w:t xml:space="preserve">. </w:t>
      </w:r>
      <w:r>
        <w:rPr>
          <w:rFonts w:ascii="Times New Roman" w:hAnsi="Times New Roman" w:cs="Times New Roman"/>
          <w:lang w:val="en-CA"/>
        </w:rPr>
        <w:t>Vegetation composition</w:t>
      </w:r>
      <w:r w:rsidR="00C0756A">
        <w:rPr>
          <w:rFonts w:ascii="Times New Roman" w:hAnsi="Times New Roman" w:cs="Times New Roman"/>
          <w:lang w:val="en-CA"/>
        </w:rPr>
        <w:t>—including</w:t>
      </w:r>
      <w:r>
        <w:rPr>
          <w:rFonts w:ascii="Times New Roman" w:hAnsi="Times New Roman" w:cs="Times New Roman"/>
          <w:lang w:val="en-CA"/>
        </w:rPr>
        <w:t xml:space="preserve"> </w:t>
      </w:r>
      <w:r w:rsidR="00C0756A">
        <w:rPr>
          <w:rFonts w:ascii="Times New Roman" w:hAnsi="Times New Roman" w:cs="Times New Roman"/>
          <w:lang w:val="en-CA"/>
        </w:rPr>
        <w:t>plant species diversity and the physical vertical structure—also plays a significant role in determining habitat suitability, particularly for foraging, shelter and nesting</w:t>
      </w:r>
      <w:r w:rsidR="009A2773">
        <w:rPr>
          <w:rFonts w:ascii="Times New Roman" w:hAnsi="Times New Roman" w:cs="Times New Roman"/>
          <w:lang w:val="en-CA"/>
        </w:rPr>
        <w:t xml:space="preserve">. When creating and managing urban green spaces, stakeholders have to </w:t>
      </w:r>
      <w:r w:rsidR="00521E72">
        <w:rPr>
          <w:rFonts w:ascii="Times New Roman" w:hAnsi="Times New Roman" w:cs="Times New Roman"/>
          <w:lang w:val="en-CA"/>
        </w:rPr>
        <w:t>consider</w:t>
      </w:r>
      <w:r w:rsidR="009A2773">
        <w:rPr>
          <w:rFonts w:ascii="Times New Roman" w:hAnsi="Times New Roman" w:cs="Times New Roman"/>
          <w:lang w:val="en-CA"/>
        </w:rPr>
        <w:t xml:space="preserve"> the area-heterogeneity trade-off </w:t>
      </w:r>
      <w:r w:rsidR="009A2773">
        <w:rPr>
          <w:rFonts w:ascii="Times New Roman" w:hAnsi="Times New Roman" w:cs="Times New Roman"/>
          <w:lang w:val="en-CA"/>
        </w:rPr>
        <w:fldChar w:fldCharType="begin"/>
      </w:r>
      <w:r w:rsidR="009A2773">
        <w:rPr>
          <w:rFonts w:ascii="Times New Roman" w:hAnsi="Times New Roman" w:cs="Times New Roman"/>
          <w:lang w:val="en-CA"/>
        </w:rPr>
        <w:instrText xml:space="preserve"> ADDIN ZOTERO_ITEM CSL_CITATION {"citationID":"XEBWEJDd","properties":{"formattedCitation":"(Chiron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9A2773">
        <w:rPr>
          <w:rFonts w:ascii="Times New Roman" w:hAnsi="Times New Roman" w:cs="Times New Roman"/>
          <w:lang w:val="en-CA"/>
        </w:rPr>
        <w:fldChar w:fldCharType="separate"/>
      </w:r>
      <w:r w:rsidR="009A2773">
        <w:rPr>
          <w:rFonts w:ascii="Times New Roman" w:hAnsi="Times New Roman" w:cs="Times New Roman"/>
          <w:noProof/>
          <w:lang w:val="en-CA"/>
        </w:rPr>
        <w:t>(Chiron et al., 2024)</w:t>
      </w:r>
      <w:r w:rsidR="009A2773">
        <w:rPr>
          <w:rFonts w:ascii="Times New Roman" w:hAnsi="Times New Roman" w:cs="Times New Roman"/>
          <w:lang w:val="en-CA"/>
        </w:rPr>
        <w:fldChar w:fldCharType="end"/>
      </w:r>
      <w:r w:rsidR="009A2773">
        <w:rPr>
          <w:rFonts w:ascii="Times New Roman" w:hAnsi="Times New Roman" w:cs="Times New Roman"/>
          <w:lang w:val="en-CA"/>
        </w:rPr>
        <w:t xml:space="preserve">. </w:t>
      </w:r>
      <w:r w:rsidR="001334D9">
        <w:rPr>
          <w:rFonts w:ascii="Times New Roman" w:hAnsi="Times New Roman" w:cs="Times New Roman"/>
          <w:lang w:val="en-CA"/>
        </w:rPr>
        <w:t>This trade-off</w:t>
      </w:r>
      <w:r w:rsidR="00C30365">
        <w:rPr>
          <w:rFonts w:ascii="Times New Roman" w:hAnsi="Times New Roman" w:cs="Times New Roman"/>
          <w:lang w:val="en-CA"/>
        </w:rPr>
        <w:t xml:space="preserve"> stems from the fact that </w:t>
      </w:r>
      <w:r w:rsidR="00521E72">
        <w:rPr>
          <w:rFonts w:ascii="Times New Roman" w:hAnsi="Times New Roman" w:cs="Times New Roman"/>
          <w:lang w:val="en-CA"/>
        </w:rPr>
        <w:t>increasing landscape heterogeneity can inadvertently reduce patch sizes for individual habitat types, potentially disadvantaging specialist species</w:t>
      </w:r>
      <w:r w:rsidR="00C30365">
        <w:rPr>
          <w:rFonts w:ascii="Times New Roman" w:hAnsi="Times New Roman" w:cs="Times New Roman"/>
          <w:lang w:val="en-CA"/>
        </w:rPr>
        <w:t xml:space="preserve"> </w:t>
      </w:r>
      <w:r w:rsidR="00C30365">
        <w:rPr>
          <w:rFonts w:ascii="Times New Roman" w:hAnsi="Times New Roman" w:cs="Times New Roman"/>
          <w:lang w:val="en-CA"/>
        </w:rPr>
        <w:fldChar w:fldCharType="begin"/>
      </w:r>
      <w:r w:rsidR="00C30365">
        <w:rPr>
          <w:rFonts w:ascii="Times New Roman" w:hAnsi="Times New Roman" w:cs="Times New Roman"/>
          <w:lang w:val="en-CA"/>
        </w:rPr>
        <w:instrText xml:space="preserve"> ADDIN ZOTERO_ITEM CSL_CITATION {"citationID":"N2uUTXbe","properties":{"formattedCitation":"(Chiron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C30365">
        <w:rPr>
          <w:rFonts w:ascii="Times New Roman" w:hAnsi="Times New Roman" w:cs="Times New Roman"/>
          <w:lang w:val="en-CA"/>
        </w:rPr>
        <w:fldChar w:fldCharType="separate"/>
      </w:r>
      <w:r w:rsidR="00C30365">
        <w:rPr>
          <w:rFonts w:ascii="Times New Roman" w:hAnsi="Times New Roman" w:cs="Times New Roman"/>
          <w:noProof/>
          <w:lang w:val="en-CA"/>
        </w:rPr>
        <w:t>(Chiron et al., 2024)</w:t>
      </w:r>
      <w:r w:rsidR="00C30365">
        <w:rPr>
          <w:rFonts w:ascii="Times New Roman" w:hAnsi="Times New Roman" w:cs="Times New Roman"/>
          <w:lang w:val="en-CA"/>
        </w:rPr>
        <w:fldChar w:fldCharType="end"/>
      </w:r>
      <w:r w:rsidR="00C30365">
        <w:rPr>
          <w:rFonts w:ascii="Times New Roman" w:hAnsi="Times New Roman" w:cs="Times New Roman"/>
          <w:lang w:val="en-CA"/>
        </w:rPr>
        <w:t xml:space="preserve">. </w:t>
      </w:r>
      <w:r w:rsidR="00521E72">
        <w:rPr>
          <w:rFonts w:ascii="Times New Roman" w:hAnsi="Times New Roman" w:cs="Times New Roman"/>
          <w:lang w:val="en-CA"/>
        </w:rPr>
        <w:t xml:space="preserve">Evidence from </w:t>
      </w:r>
      <w:r w:rsidR="00DD4090">
        <w:rPr>
          <w:rFonts w:ascii="Times New Roman" w:hAnsi="Times New Roman" w:cs="Times New Roman"/>
          <w:lang w:val="en-CA"/>
        </w:rPr>
        <w:t xml:space="preserve">southern Ontario, Canada, confirmed that </w:t>
      </w:r>
      <w:r w:rsidR="00764A7C">
        <w:rPr>
          <w:rFonts w:ascii="Times New Roman" w:hAnsi="Times New Roman" w:cs="Times New Roman"/>
          <w:lang w:val="en-CA"/>
        </w:rPr>
        <w:t xml:space="preserve">area (size) and natural vegetation (in opposition to horticulturally managed parks) within the urban landscape </w:t>
      </w:r>
      <w:r w:rsidR="001334D9">
        <w:rPr>
          <w:rFonts w:ascii="Times New Roman" w:hAnsi="Times New Roman" w:cs="Times New Roman"/>
          <w:lang w:val="en-CA"/>
        </w:rPr>
        <w:t>are</w:t>
      </w:r>
      <w:r w:rsidR="00764A7C">
        <w:rPr>
          <w:rFonts w:ascii="Times New Roman" w:hAnsi="Times New Roman" w:cs="Times New Roman"/>
          <w:lang w:val="en-CA"/>
        </w:rPr>
        <w:t xml:space="preserve"> of great importance for winter birds (i.e. Northern cardinal, Downy woodpecker, Black-capped chickadee, White-breasted nuthatch, </w:t>
      </w:r>
      <w:commentRangeStart w:id="84"/>
      <w:commentRangeStart w:id="85"/>
      <w:r w:rsidR="00764A7C">
        <w:rPr>
          <w:rFonts w:ascii="Times New Roman" w:hAnsi="Times New Roman" w:cs="Times New Roman"/>
          <w:lang w:val="en-CA"/>
        </w:rPr>
        <w:t>etc</w:t>
      </w:r>
      <w:commentRangeEnd w:id="84"/>
      <w:r w:rsidR="00876481">
        <w:rPr>
          <w:rStyle w:val="CommentReference"/>
        </w:rPr>
        <w:commentReference w:id="84"/>
      </w:r>
      <w:commentRangeEnd w:id="85"/>
      <w:r w:rsidR="00876481">
        <w:rPr>
          <w:rStyle w:val="CommentReference"/>
        </w:rPr>
        <w:commentReference w:id="85"/>
      </w:r>
      <w:r w:rsidR="00764A7C">
        <w:rPr>
          <w:rFonts w:ascii="Times New Roman" w:hAnsi="Times New Roman" w:cs="Times New Roman"/>
          <w:lang w:val="en-CA"/>
        </w:rPr>
        <w:t xml:space="preserve">.) </w:t>
      </w:r>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{"citationID":"nDxPHVZw","properties":{"formattedCitation":"(Smith, 2007)","plainCitation":"(Smith, 2007)","noteIndex":0},"citationItems":[{"id":871,"uris":["http://zotero.org/users/16770306/items/KUW6P5UV"],"itemData":{"id":871,"type":"article-journal","abstract":"Characteristics of urban natural areas and surrounding landscapes were identified that best explain winter bird use for 28 urban natural areas in southern Ontario, Canada. The research confirms for winter birds the importance of area (size) and natural vegetation, rather than managed, horticultural parkland, within urban natural areas as well as percent urban land use and natural habitat in surrounding landscapes. Alien bird density and percent ground feeding species increased with percent surrounding urban land use. Higher percent forest cover was associated with higher percentages of forest, bark feeding, small (&lt;20 g) and insectivorous species. Natural area size (ha) was related to higher species richness, lower evenness and higher percentages of insectivorous, forest interior, area-sensitive, upper canopy, bark feeding, and non-resident species. Higher number of habitat types within natural areas and percent natural habitat in surrounding landscapes were also associated with higher species richness. Common, resident bird species dominated small areas (&lt;6.5 ha), while less common non-residents increased with area, indicative of a nested distribution. Areas at least 6.5 ha and more generally &gt;20 ha start to support some area-sensitive species. Areas similar to rural forests had &gt;25% insectivores, &gt;25% forest interior species, &gt;25% small species, and &lt;5% alien species. Indicator species separated urban natural areas from rural habitats and ordination placed urban natural areas along a gradient between urban development and undisturbed, rural forests. More attention is needed on issues of winter bird conservation in urban landscapes.","container-title":"Environmental Management","DOI":"10.1007/s00267-005-0028-2","ISSN":"0364-152X","issue":"3","language":"English","note":"number-of-pages: 15\npublisher: Springer-Verlag, Life Science Journals, 175 Fifth Ave. New York NY 10010 USA, [mailto:orders@springer-ny.com], [URL:http://www.springer-ny.com.proxy3.library.mcgill.ca/]","page":"338-352","source":"ProQuest","title":"Characteristics of Urban Natural Areas Influencing Winter Bird Use in Southern Ontario, Canada","volume":"39","author":[{"family":"Smith","given":"Paul GR"}],"issued":{"date-parts":[["2007"]]}}}],"schema":"https://github.com/citation-style-language/schema/raw/master/csl-citation.json"} </w:instrText>
      </w:r>
      <w:r w:rsidR="00152921">
        <w:rPr>
          <w:rFonts w:ascii="Times New Roman" w:hAnsi="Times New Roman" w:cs="Times New Roman"/>
          <w:lang w:val="en-CA"/>
        </w:rPr>
        <w:fldChar w:fldCharType="separate"/>
      </w:r>
      <w:r w:rsidR="00152921">
        <w:rPr>
          <w:rFonts w:ascii="Times New Roman" w:hAnsi="Times New Roman" w:cs="Times New Roman"/>
          <w:noProof/>
          <w:lang w:val="en-CA"/>
        </w:rPr>
        <w:t>(Smith, 2007)</w:t>
      </w:r>
      <w:r w:rsidR="00152921">
        <w:rPr>
          <w:rFonts w:ascii="Times New Roman" w:hAnsi="Times New Roman" w:cs="Times New Roman"/>
          <w:lang w:val="en-CA"/>
        </w:rPr>
        <w:fldChar w:fldCharType="end"/>
      </w:r>
      <w:r w:rsidR="00764A7C">
        <w:rPr>
          <w:rFonts w:ascii="Times New Roman" w:hAnsi="Times New Roman" w:cs="Times New Roman"/>
          <w:lang w:val="en-CA"/>
        </w:rPr>
        <w:t>.</w:t>
      </w:r>
      <w:r w:rsidR="0044282A">
        <w:rPr>
          <w:rFonts w:ascii="Times New Roman" w:hAnsi="Times New Roman" w:cs="Times New Roman"/>
          <w:lang w:val="en-CA"/>
        </w:rPr>
        <w:t xml:space="preserve"> While it can be challenging to try and create new green corridors through a city, a New Zealand study revealed that the conversion of roofs in urban areas to green roofs supporting birds could improve native birds’ dispersal through the urban landscape </w:t>
      </w:r>
      <w:r w:rsidR="0044282A">
        <w:rPr>
          <w:rFonts w:ascii="Times New Roman" w:hAnsi="Times New Roman" w:cs="Times New Roman"/>
          <w:lang w:val="en-CA"/>
        </w:rPr>
        <w:fldChar w:fldCharType="begin"/>
      </w:r>
      <w:r w:rsidR="0044282A">
        <w:rPr>
          <w:rFonts w:ascii="Times New Roman" w:hAnsi="Times New Roman" w:cs="Times New Roman"/>
          <w:lang w:val="en-CA"/>
        </w:rPr>
        <w:instrText xml:space="preserve"> ADDIN ZOTERO_ITEM CSL_CITATION {"citationID":"BEu4Bbdd","properties":{"formattedCitation":"(MacKinnon et al., 2023)","plainCitation":"(MacKinnon et al.,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K."}],"issued":{"date-parts":[["2023",7]]}}}],"schema":"https://github.com/citation-style-language/schema/raw/master/csl-citation.json"} </w:instrText>
      </w:r>
      <w:r w:rsidR="0044282A">
        <w:rPr>
          <w:rFonts w:ascii="Times New Roman" w:hAnsi="Times New Roman" w:cs="Times New Roman"/>
          <w:lang w:val="en-CA"/>
        </w:rPr>
        <w:fldChar w:fldCharType="separate"/>
      </w:r>
      <w:r w:rsidR="0044282A">
        <w:rPr>
          <w:rFonts w:ascii="Times New Roman" w:hAnsi="Times New Roman" w:cs="Times New Roman"/>
          <w:noProof/>
          <w:lang w:val="en-CA"/>
        </w:rPr>
        <w:t>(MacKinnon et al., 2023)</w:t>
      </w:r>
      <w:r w:rsidR="0044282A">
        <w:rPr>
          <w:rFonts w:ascii="Times New Roman" w:hAnsi="Times New Roman" w:cs="Times New Roman"/>
          <w:lang w:val="en-CA"/>
        </w:rPr>
        <w:fldChar w:fldCharType="end"/>
      </w:r>
      <w:r w:rsidR="0044282A">
        <w:rPr>
          <w:rFonts w:ascii="Times New Roman" w:hAnsi="Times New Roman" w:cs="Times New Roman"/>
          <w:lang w:val="en-CA"/>
        </w:rPr>
        <w:t>.</w:t>
      </w:r>
      <w:r w:rsidR="00527E98">
        <w:rPr>
          <w:rFonts w:ascii="Times New Roman" w:hAnsi="Times New Roman" w:cs="Times New Roman"/>
          <w:lang w:val="en-CA"/>
        </w:rPr>
        <w:t xml:space="preserve"> </w:t>
      </w:r>
      <w:r w:rsidR="009C5DEA">
        <w:rPr>
          <w:rFonts w:ascii="Times New Roman" w:hAnsi="Times New Roman" w:cs="Times New Roman"/>
          <w:lang w:val="en-CA"/>
        </w:rPr>
        <w:t xml:space="preserve">In addition to landscape structure, resource availability, and climatic conditions can significantly influence winter survival and habitat occupancy. For instance, supplementary feeding in urban environments has been linked to non-adaptive behavioural strategies and reduced apparent survival in Great tits, highlighting the potential trade-offs of human-provided resources </w:t>
      </w:r>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{"citationID":"WSFJimzZ","properties":{"formattedCitation":"(Krama et al., 2023)","plainCitation":"(Krama et al., 2023)","noteIndex":0},"citationItems":[{"id":869,"uris":["http://zotero.org/users/16770306/items/2IZCNU9R"],"itemData":{"id":869,"type":"article-journal","abstract":"The optimal body mass hypothesis posits that the body reserves of wintering birds are balanced between the risk of starvation and predation. In this study, we tested whether the body mass of wintering Great Tits (Parus major) was higher under conditions of less predictable food resources. We compared body mass, body mass index, the speed at take-off, and apparent survival of Great Tit adult males wintering in small urban areas either near feeders providing permanent access to food for months or near feeders providing irregular access to food. Body mass and body mass index were greater, while take-off speed and apparent survival were lower, in birds wintering near permanent feeders than birds wintering near irregular feeders. Thus, urban birds, with their predictable access to high energy food, did not follow the fattening strategy predicted by the optimal body mass hypothesis. This study shows that regular excess amounts of high-energy food may affect urban birds’ physiological and behavioral strategies in a non-adaptive way. We recommend irregular feeding of wintering birds and the placing of feeders in places that are safe against attacking predators.","container-title":"Birds","DOI":"10.3390/birds4020019","ISSN":"2673-6004","issue":"2","language":"en","license":"http://creativecommons.org/licenses/by/3.0/","note":"number: 2\npublisher: Multidisciplinary Digital Publishing Institute","page":"225-235","source":"www.mdpi.com","title":"Permanent Ad-lib Feeders Decrease the Survival of Wintering Great Tits (Parus major)","volume":"4","author":[{"family":"Krama","given":"Tatjana"},{"family":"Krams","given":"Ronalds"},{"family":"Popovs","given":"Sergejs"},{"family":"Trakimas","given":"Giedrius"},{"family":"Rantala","given":"Markus J."},{"family":"Freeberg","given":"Todd M."},{"family":"Krams","given":"Indrikis A."}],"issued":{"date-parts":[["2023",6]]}}}],"schema":"https://github.com/citation-style-language/schema/raw/master/csl-citation.json"} </w:instrText>
      </w:r>
      <w:r w:rsidR="00152921">
        <w:rPr>
          <w:rFonts w:ascii="Times New Roman" w:hAnsi="Times New Roman" w:cs="Times New Roman"/>
          <w:lang w:val="en-CA"/>
        </w:rPr>
        <w:fldChar w:fldCharType="separate"/>
      </w:r>
      <w:r w:rsidR="00152921">
        <w:rPr>
          <w:rFonts w:ascii="Times New Roman" w:hAnsi="Times New Roman" w:cs="Times New Roman"/>
          <w:noProof/>
          <w:lang w:val="en-CA"/>
        </w:rPr>
        <w:t>(Krama et al., 2023)</w:t>
      </w:r>
      <w:r w:rsidR="00152921">
        <w:rPr>
          <w:rFonts w:ascii="Times New Roman" w:hAnsi="Times New Roman" w:cs="Times New Roman"/>
          <w:lang w:val="en-CA"/>
        </w:rPr>
        <w:fldChar w:fldCharType="end"/>
      </w:r>
      <w:r w:rsidR="00152921">
        <w:rPr>
          <w:rFonts w:ascii="Times New Roman" w:hAnsi="Times New Roman" w:cs="Times New Roman"/>
          <w:lang w:val="en-CA"/>
        </w:rPr>
        <w:t>.</w:t>
      </w:r>
      <w:r w:rsidR="003218C2">
        <w:rPr>
          <w:rFonts w:ascii="Times New Roman" w:hAnsi="Times New Roman" w:cs="Times New Roman"/>
          <w:lang w:val="en-CA"/>
        </w:rPr>
        <w:t xml:space="preserve"> </w:t>
      </w:r>
      <w:r w:rsidR="009C5DEA">
        <w:rPr>
          <w:rFonts w:ascii="Times New Roman" w:hAnsi="Times New Roman" w:cs="Times New Roman"/>
          <w:lang w:val="en-CA"/>
        </w:rPr>
        <w:t>Moreover, temperature dynamics are likely to affect winter distributions: Northern cardinals were more likely to colonize sites that were warmer relative to the previous year, especially in forested areas</w:t>
      </w:r>
      <w:r w:rsidR="003218C2">
        <w:rPr>
          <w:rFonts w:ascii="Times New Roman" w:hAnsi="Times New Roman" w:cs="Times New Roman"/>
          <w:lang w:val="en-CA"/>
        </w:rPr>
        <w:t xml:space="preserve"> </w:t>
      </w:r>
      <w:r w:rsidR="003218C2">
        <w:rPr>
          <w:rFonts w:ascii="Times New Roman" w:hAnsi="Times New Roman" w:cs="Times New Roman"/>
          <w:lang w:val="en-CA"/>
        </w:rPr>
        <w:fldChar w:fldCharType="begin"/>
      </w:r>
      <w:r w:rsidR="003218C2">
        <w:rPr>
          <w:rFonts w:ascii="Times New Roman" w:hAnsi="Times New Roman" w:cs="Times New Roman"/>
          <w:lang w:val="en-CA"/>
        </w:rPr>
        <w:instrText xml:space="preserve"> ADDIN ZOTERO_ITEM CSL_CITATION {"citationID":"Qii2fzbj","properties":{"formattedCitation":"(Latimer &amp; Zuckerberg, 2021)","plainCitation":"(Latimer &amp; Zuckerberg, 2021)","noteIndex":0},"citationItems":[{"id":879,"uris":["http://zotero.org/users/16770306/items/WECETDE4"],"itemData":{"id":879,"type":"article-journal","abstract":"Climate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Ecology","DOI":"10.1111/1365-2656.13332","ISSN":"1365-2656","issue":"2","language":"en","license":"© 2020 British Ecological Society","note":"_eprint: https://besjournals.onlinelibrary.wiley.com/doi/pdf/10.1111/1365-2656.13332","page":"317-329","source":"Wiley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3218C2">
        <w:rPr>
          <w:rFonts w:ascii="Times New Roman" w:hAnsi="Times New Roman" w:cs="Times New Roman"/>
          <w:lang w:val="en-CA"/>
        </w:rPr>
        <w:fldChar w:fldCharType="separate"/>
      </w:r>
      <w:r w:rsidR="003218C2">
        <w:rPr>
          <w:rFonts w:ascii="Times New Roman" w:hAnsi="Times New Roman" w:cs="Times New Roman"/>
          <w:noProof/>
          <w:lang w:val="en-CA"/>
        </w:rPr>
        <w:t>(Latimer &amp; Zuckerberg, 2021)</w:t>
      </w:r>
      <w:r w:rsidR="003218C2">
        <w:rPr>
          <w:rFonts w:ascii="Times New Roman" w:hAnsi="Times New Roman" w:cs="Times New Roman"/>
          <w:lang w:val="en-CA"/>
        </w:rPr>
        <w:fldChar w:fldCharType="end"/>
      </w:r>
      <w:r w:rsidR="003218C2">
        <w:rPr>
          <w:rFonts w:ascii="Times New Roman" w:hAnsi="Times New Roman" w:cs="Times New Roman"/>
          <w:lang w:val="en-CA"/>
        </w:rPr>
        <w:t>.</w:t>
      </w:r>
      <w:r w:rsidR="00EF75A1">
        <w:rPr>
          <w:rFonts w:ascii="Times New Roman" w:hAnsi="Times New Roman" w:cs="Times New Roman"/>
          <w:lang w:val="en-CA"/>
        </w:rPr>
        <w:t xml:space="preserve"> </w:t>
      </w:r>
      <w:r w:rsidR="009C5DEA">
        <w:rPr>
          <w:rFonts w:ascii="Times New Roman" w:hAnsi="Times New Roman" w:cs="Times New Roman"/>
          <w:lang w:val="en-CA"/>
        </w:rPr>
        <w:t>Interestingly, while some other common urban species like the House Sparrow and the American Goldfinch show resilience to urban cold, others like the Northern cardinal and the American tree sparrow demonstrate cold-driven colonization, suggesting species-specific thermal strategies</w:t>
      </w:r>
      <w:r w:rsidR="00EF75A1">
        <w:rPr>
          <w:rFonts w:ascii="Times New Roman" w:hAnsi="Times New Roman" w:cs="Times New Roman"/>
          <w:lang w:val="en-CA"/>
        </w:rPr>
        <w:t xml:space="preserve"> </w:t>
      </w:r>
      <w:r w:rsidR="00EF75A1">
        <w:rPr>
          <w:rFonts w:ascii="Times New Roman" w:hAnsi="Times New Roman" w:cs="Times New Roman"/>
          <w:lang w:val="en-CA"/>
        </w:rPr>
        <w:lastRenderedPageBreak/>
        <w:fldChar w:fldCharType="begin"/>
      </w:r>
      <w:r w:rsidR="00EF75A1">
        <w:rPr>
          <w:rFonts w:ascii="Times New Roman" w:hAnsi="Times New Roman" w:cs="Times New Roman"/>
          <w:lang w:val="en-CA"/>
        </w:rPr>
        <w:instrText xml:space="preserve"> ADDIN ZOTERO_ITEM CSL_CITATION {"citationID":"xXpY1Irq","properties":{"formattedCitation":"(Latimer &amp; Zuckerberg, 2021)","plainCitation":"(Latimer &amp; Zuckerberg, 2021)","noteIndex":0},"citationItems":[{"id":879,"uris":["http://zotero.org/users/16770306/items/WECETDE4"],"itemData":{"id":879,"type":"article-journal","abstract":"Climate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Ecology","DOI":"10.1111/1365-2656.13332","ISSN":"1365-2656","issue":"2","language":"en","license":"© 2020 British Ecological Society","note":"_eprint: https://besjournals.onlinelibrary.wiley.com/doi/pdf/10.1111/1365-2656.13332","page":"317-329","source":"Wiley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F75A1">
        <w:rPr>
          <w:rFonts w:ascii="Times New Roman" w:hAnsi="Times New Roman" w:cs="Times New Roman"/>
          <w:lang w:val="en-CA"/>
        </w:rPr>
        <w:fldChar w:fldCharType="separate"/>
      </w:r>
      <w:r w:rsidR="00EF75A1">
        <w:rPr>
          <w:rFonts w:ascii="Times New Roman" w:hAnsi="Times New Roman" w:cs="Times New Roman"/>
          <w:noProof/>
          <w:lang w:val="en-CA"/>
        </w:rPr>
        <w:t>(Latimer &amp; Zuckerberg, 2021)</w:t>
      </w:r>
      <w:r w:rsidR="00EF75A1">
        <w:rPr>
          <w:rFonts w:ascii="Times New Roman" w:hAnsi="Times New Roman" w:cs="Times New Roman"/>
          <w:lang w:val="en-CA"/>
        </w:rPr>
        <w:fldChar w:fldCharType="end"/>
      </w:r>
      <w:r w:rsidR="00EF75A1">
        <w:rPr>
          <w:rFonts w:ascii="Times New Roman" w:hAnsi="Times New Roman" w:cs="Times New Roman"/>
          <w:lang w:val="en-CA"/>
        </w:rPr>
        <w:t>.</w:t>
      </w:r>
      <w:r w:rsidR="00473811">
        <w:rPr>
          <w:rFonts w:ascii="Times New Roman" w:hAnsi="Times New Roman" w:cs="Times New Roman"/>
          <w:lang w:val="en-CA"/>
        </w:rPr>
        <w:t xml:space="preserve"> </w:t>
      </w:r>
      <w:r w:rsidR="000B4702">
        <w:rPr>
          <w:rFonts w:ascii="Times New Roman" w:hAnsi="Times New Roman" w:cs="Times New Roman"/>
          <w:lang w:val="en-CA"/>
        </w:rPr>
        <w:t>Winter represents a period of acute and chronic energetic stress for small passerines, particularly in northern latitudes. Birds must balance reduced food availability and shorter foraging windows, along with an increased thermoregulatory demand during longer, colder nights</w:t>
      </w:r>
      <w:r w:rsidR="009D088E">
        <w:rPr>
          <w:rFonts w:ascii="Times New Roman" w:hAnsi="Times New Roman" w:cs="Times New Roman"/>
          <w:lang w:val="en-CA"/>
        </w:rPr>
        <w:t xml:space="preserve"> </w:t>
      </w:r>
      <w:r w:rsidR="009D088E">
        <w:rPr>
          <w:rFonts w:ascii="Times New Roman" w:hAnsi="Times New Roman" w:cs="Times New Roman"/>
          <w:lang w:val="en-CA"/>
        </w:rPr>
        <w:fldChar w:fldCharType="begin"/>
      </w:r>
      <w:r w:rsidR="009D088E">
        <w:rPr>
          <w:rFonts w:ascii="Times New Roman" w:hAnsi="Times New Roman" w:cs="Times New Roman"/>
          <w:lang w:val="en-CA"/>
        </w:rPr>
        <w:instrText xml:space="preserve"> ADDIN ZOTERO_ITEM CSL_CITATION {"citationID":"CXKphAIM","properties":{"formattedCitation":"(Petit et al., 2017)","plainCitation":"(Petit et al., 2017)","noteIndex":0},"citationItems":[{"id":850,"uris":["http://zotero.org/users/16770306/items/SV7ILDFP"],"itemData":{"id":850,"type":"article-journal","container-title":"Physiological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9D088E">
        <w:rPr>
          <w:rFonts w:ascii="Times New Roman" w:hAnsi="Times New Roman" w:cs="Times New Roman"/>
          <w:lang w:val="en-CA"/>
        </w:rPr>
        <w:fldChar w:fldCharType="separate"/>
      </w:r>
      <w:r w:rsidR="009D088E">
        <w:rPr>
          <w:rFonts w:ascii="Times New Roman" w:hAnsi="Times New Roman" w:cs="Times New Roman"/>
          <w:noProof/>
          <w:lang w:val="en-CA"/>
        </w:rPr>
        <w:t>(Petit et al., 2017)</w:t>
      </w:r>
      <w:r w:rsidR="009D088E">
        <w:rPr>
          <w:rFonts w:ascii="Times New Roman" w:hAnsi="Times New Roman" w:cs="Times New Roman"/>
          <w:lang w:val="en-CA"/>
        </w:rPr>
        <w:fldChar w:fldCharType="end"/>
      </w:r>
      <w:r w:rsidR="009D088E">
        <w:rPr>
          <w:rFonts w:ascii="Times New Roman" w:hAnsi="Times New Roman" w:cs="Times New Roman"/>
          <w:lang w:val="en-CA"/>
        </w:rPr>
        <w:t xml:space="preserve">. </w:t>
      </w:r>
      <w:r w:rsidR="000B4702">
        <w:rPr>
          <w:rFonts w:ascii="Times New Roman" w:hAnsi="Times New Roman" w:cs="Times New Roman"/>
          <w:lang w:val="en-CA"/>
        </w:rPr>
        <w:t>Physiological adaptations</w:t>
      </w:r>
      <w:r w:rsidR="00452A3C">
        <w:rPr>
          <w:rFonts w:ascii="Times New Roman" w:hAnsi="Times New Roman" w:cs="Times New Roman"/>
          <w:lang w:val="en-CA"/>
        </w:rPr>
        <w:t>,</w:t>
      </w:r>
      <w:r w:rsidR="000B4702">
        <w:rPr>
          <w:rFonts w:ascii="Times New Roman" w:hAnsi="Times New Roman" w:cs="Times New Roman"/>
          <w:lang w:val="en-CA"/>
        </w:rPr>
        <w:t xml:space="preserve"> such as the elevated heart rate observed in Eurasian blackbirds during colder temperatures could help preserve energy </w:t>
      </w:r>
      <w:r w:rsidR="000B4702">
        <w:rPr>
          <w:rFonts w:ascii="Times New Roman" w:hAnsi="Times New Roman" w:cs="Times New Roman"/>
          <w:lang w:val="en-CA"/>
        </w:rPr>
        <w:fldChar w:fldCharType="begin"/>
      </w:r>
      <w:r w:rsidR="000B4702">
        <w:rPr>
          <w:rFonts w:ascii="Times New Roman" w:hAnsi="Times New Roman" w:cs="Times New Roman"/>
          <w:lang w:val="en-CA"/>
        </w:rPr>
        <w:instrText xml:space="preserve"> ADDIN ZOTERO_ITEM CSL_CITATION {"citationID":"Tqt5dJpx","properties":{"formattedCitation":"(Linek et al., 2021)","plainCitation":"(Linek et al., 2021)","noteIndex":0},"citationItems":[{"id":867,"uris":["http://zotero.org/users/16770306/items/G8CVJV5M"],"itemData":{"id":867,"type":"article-journal","abstract":"In a seasonal world, organisms are continuously adjusting physiological processes relative to local environmental conditions. Owing to their limited heat and fat storage capacities, small animals, such as songbirds, must rapidly modulate their metabolism in response to weather extremes and changing seasons to ensure survival. As a consequence of previous technical limitations, most of our existing knowledge about how animals respond to changing environmental conditions comes from laboratory studies or field studies over short temporal scales. Here, we expanded beyond previous studies by outfitting 71 free-ranging Eurasian blackbirds (Turdus merula) with novel heart rate and body temperature loggers coupled with radio transmitters, and followed individuals in the wild from autumn to spring. Across seasons, blackbirds thermoconformed at night, i.e. their body temperature decreased with decreasing ambient temperature, but not so during daytime. By contrast, during all seasons blackbirds increased their heart rate when ambient temperatures became colder. However, the temperature setpoint at which heart rate was increased differed between seasons and between day and night. In our study, blackbirds showed an overall seasonal reduction in mean heart rate of 108 beats min−1 (21%) as well as a 1.2°C decrease in nighttime body temperature. Episodes of hypometabolism during cold periods likely allow the birds to save energy and, thus, help offset the increased energetic costs during the winter when also confronted with lower resource availability. Our data highlight that, similar to larger non-hibernating mammals and birds, small passerine birds such as Eurasian blackbirds not only adjust their heart rate and body temperature on daily timescales, but also exhibit pronounced seasonal changes in both that are modulated by local environmental conditions such as temperature.\nThis article is part of the theme issue ‘Measuring physiology in free-living animals (Part I)’.","container-title":"Philosophical Transactions of the Royal Society B: Biological Sciences","DOI":"10.1098/rstb.2020.0213","issue":"1830","note":"publisher: Royal Society","page":"20200213","source":"royalsocietypublishing-org.proxy3.library.mcgill.ca (Atypon)","title":"A songbird adjusts its heart rate and body temperature in response to season and fluctuating daily conditions","volume":"376","author":[{"family":"Linek","given":"Nils"},{"family":"Volkmer","given":"Tamara"},{"family":"Shipley","given":"J. Ryan"},{"family":"Twining","given":"Cornelia W."},{"family":"Zúñiga","given":"Daniel"},{"family":"Wikelski","given":"Martin"},{"family":"Partecke","given":"Jesko"}],"issued":{"date-parts":[["2021",6,14]]}}}],"schema":"https://github.com/citation-style-language/schema/raw/master/csl-citation.json"} </w:instrText>
      </w:r>
      <w:r w:rsidR="000B4702">
        <w:rPr>
          <w:rFonts w:ascii="Times New Roman" w:hAnsi="Times New Roman" w:cs="Times New Roman"/>
          <w:lang w:val="en-CA"/>
        </w:rPr>
        <w:fldChar w:fldCharType="separate"/>
      </w:r>
      <w:r w:rsidR="000B4702">
        <w:rPr>
          <w:rFonts w:ascii="Times New Roman" w:hAnsi="Times New Roman" w:cs="Times New Roman"/>
          <w:noProof/>
          <w:lang w:val="en-CA"/>
        </w:rPr>
        <w:t>(Linek et al., 2021)</w:t>
      </w:r>
      <w:r w:rsidR="000B4702">
        <w:rPr>
          <w:rFonts w:ascii="Times New Roman" w:hAnsi="Times New Roman" w:cs="Times New Roman"/>
          <w:lang w:val="en-CA"/>
        </w:rPr>
        <w:fldChar w:fldCharType="end"/>
      </w:r>
      <w:r w:rsidR="000B4702">
        <w:rPr>
          <w:rFonts w:ascii="Times New Roman" w:hAnsi="Times New Roman" w:cs="Times New Roman"/>
          <w:lang w:val="en-CA"/>
        </w:rPr>
        <w:t xml:space="preserve">. </w:t>
      </w:r>
      <w:r w:rsidR="008D04C6">
        <w:rPr>
          <w:rFonts w:ascii="Times New Roman" w:hAnsi="Times New Roman" w:cs="Times New Roman"/>
          <w:lang w:val="en-CA"/>
        </w:rPr>
        <w:t>Small passerine b</w:t>
      </w:r>
      <w:r w:rsidR="009D088E">
        <w:rPr>
          <w:rFonts w:ascii="Times New Roman" w:hAnsi="Times New Roman" w:cs="Times New Roman"/>
          <w:lang w:val="en-CA"/>
        </w:rPr>
        <w:t xml:space="preserve">irds </w:t>
      </w:r>
      <w:r w:rsidR="008D04C6">
        <w:rPr>
          <w:rFonts w:ascii="Times New Roman" w:hAnsi="Times New Roman" w:cs="Times New Roman"/>
          <w:lang w:val="en-CA"/>
        </w:rPr>
        <w:t>spending</w:t>
      </w:r>
      <w:r w:rsidR="009D088E">
        <w:rPr>
          <w:rFonts w:ascii="Times New Roman" w:hAnsi="Times New Roman" w:cs="Times New Roman"/>
          <w:lang w:val="en-CA"/>
        </w:rPr>
        <w:t xml:space="preserve"> winter </w:t>
      </w:r>
      <w:r w:rsidR="000B4702">
        <w:rPr>
          <w:rFonts w:ascii="Times New Roman" w:hAnsi="Times New Roman" w:cs="Times New Roman"/>
          <w:lang w:val="en-CA"/>
        </w:rPr>
        <w:t>at</w:t>
      </w:r>
      <w:r w:rsidR="009D088E">
        <w:rPr>
          <w:rFonts w:ascii="Times New Roman" w:hAnsi="Times New Roman" w:cs="Times New Roman"/>
          <w:lang w:val="en-CA"/>
        </w:rPr>
        <w:t xml:space="preserve"> higher latitudes </w:t>
      </w:r>
      <w:r w:rsidR="000B4702">
        <w:rPr>
          <w:rFonts w:ascii="Times New Roman" w:hAnsi="Times New Roman" w:cs="Times New Roman"/>
          <w:lang w:val="en-CA"/>
        </w:rPr>
        <w:t>are required to</w:t>
      </w:r>
      <w:r w:rsidR="008D04C6">
        <w:rPr>
          <w:rFonts w:ascii="Times New Roman" w:hAnsi="Times New Roman" w:cs="Times New Roman"/>
          <w:lang w:val="en-CA"/>
        </w:rPr>
        <w:t xml:space="preserve"> </w:t>
      </w:r>
      <w:r w:rsidR="005946FF">
        <w:rPr>
          <w:rFonts w:ascii="Times New Roman" w:hAnsi="Times New Roman" w:cs="Times New Roman"/>
          <w:lang w:val="en-CA"/>
        </w:rPr>
        <w:t xml:space="preserve">display optimal energy management in a multifaceted way to survive through the harsh conditions </w:t>
      </w:r>
      <w:r w:rsidR="005946FF">
        <w:rPr>
          <w:rFonts w:ascii="Times New Roman" w:hAnsi="Times New Roman" w:cs="Times New Roman"/>
          <w:lang w:val="en-CA"/>
        </w:rPr>
        <w:fldChar w:fldCharType="begin"/>
      </w:r>
      <w:r w:rsidR="005946FF">
        <w:rPr>
          <w:rFonts w:ascii="Times New Roman" w:hAnsi="Times New Roman" w:cs="Times New Roman"/>
          <w:lang w:val="en-CA"/>
        </w:rPr>
        <w:instrText xml:space="preserve"> ADDIN ZOTERO_ITEM CSL_CITATION {"citationID":"weeips2P","properties":{"formattedCitation":"(Andreev, 1999; Brodin, 2007; Petit et al., 2017)","plainCitation":"(Andreev, 1999; Brodin, 2007; Petit et al., 2017)","noteIndex":0},"citationItems":[{"id":852,"uris":["http://zotero.org/users/16770306/items/QJT2568Q"],"itemData":{"id":852,"type":"article-journal","container-title":"Ostrich","DOI":"10.1080/00306525.1999.9639745","ISSN":"0030-6525, 1727-947X","issue":"1","journalAbbreviation":"Ostrich","language":"en","page":"13-22","source":"DOI.org (Crossref)","title":"Energetics and survival of birds in extreme environments","volume":"70","author":[{"family":"Andreev","given":"Alexander V."}],"issued":{"date-parts":[["1999",3]]}}},{"id":858,"uris":["http://zotero.org/users/16770306/items/K7PADCCF"],"itemData":{"id":858,"type":"article-journal","abstract":"Many small passerines are resident in forests with very cold winters. Considering their size and the adverse conditions, this is a remarkable feat that requires optimal energy management in several respects, for example regulation of body fat reserves, food hoarding and night-time hypothermia. Besides their beneficial effect on survival, these behaviours also entail various costs. The scenario is complex with many potentially important factors, and this has made ‘the little bird in winter’ a popular topic for theoretic modellers. Many predictions could have been made intuitively, but models have been especially important when many factors interact. Predictions that hardly could have been made without models include: (i) the minimum mortality occurs at the fat level where the marginal values of starvation risk and predation risk are equal; (ii) starvation risk may also decrease when food requirement increases; (iii) mortality from starvation may correlate positively with fat reserves; (iv) the existence of food stores can increase fitness substantially even if the food is not eaten; (v) environmental changes may induce increases or decreases in the level of reserves depending on whether changes are temporary or permanent; and (vi) hoarding can also evolve under seemingly group-selectionistic conditions.","container-title":"Philosophical Transactions of the Royal Society B: Biological Sciences","DOI":"10.1098/rstb.2006.1812","ISSN":"0962-8436, 1471-2970","issue":"1486","journalAbbreviation":"Phil. Trans. R. Soc. B","language":"en","license":"https://royalsociety.org/journals/ethics-policies/data-sharing-mining/","page":"1857-1871","source":"DOI.org (Crossref)","title":"Theoretical models of adaptive energy management in small wintering birds","volume":"362","author":[{"family":"Brodin","given":"Anders"}],"issued":{"date-parts":[["2007",10,29]]}}},{"id":850,"uris":["http://zotero.org/users/16770306/items/SV7ILDFP"],"itemData":{"id":850,"type":"article-journal","container-title":"Physiological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5946FF">
        <w:rPr>
          <w:rFonts w:ascii="Times New Roman" w:hAnsi="Times New Roman" w:cs="Times New Roman"/>
          <w:lang w:val="en-CA"/>
        </w:rPr>
        <w:fldChar w:fldCharType="separate"/>
      </w:r>
      <w:r w:rsidR="005946FF">
        <w:rPr>
          <w:rFonts w:ascii="Times New Roman" w:hAnsi="Times New Roman" w:cs="Times New Roman"/>
          <w:noProof/>
          <w:lang w:val="en-CA"/>
        </w:rPr>
        <w:t>(Andreev, 1999; Brodin, 2007; Petit et al., 2017)</w:t>
      </w:r>
      <w:r w:rsidR="005946FF">
        <w:rPr>
          <w:rFonts w:ascii="Times New Roman" w:hAnsi="Times New Roman" w:cs="Times New Roman"/>
          <w:lang w:val="en-CA"/>
        </w:rPr>
        <w:fldChar w:fldCharType="end"/>
      </w:r>
      <w:r w:rsidR="005946FF">
        <w:rPr>
          <w:rFonts w:ascii="Times New Roman" w:hAnsi="Times New Roman" w:cs="Times New Roman"/>
          <w:lang w:val="en-CA"/>
        </w:rPr>
        <w:t>.</w:t>
      </w:r>
      <w:r w:rsidR="00FC1D09">
        <w:rPr>
          <w:rFonts w:ascii="Times New Roman" w:hAnsi="Times New Roman" w:cs="Times New Roman"/>
          <w:lang w:val="en-CA"/>
        </w:rPr>
        <w:t xml:space="preserve"> </w:t>
      </w:r>
      <w:r w:rsidR="000B4702">
        <w:rPr>
          <w:rFonts w:ascii="Times New Roman" w:hAnsi="Times New Roman" w:cs="Times New Roman"/>
          <w:lang w:val="en-CA"/>
        </w:rPr>
        <w:t>In addition, weather severity, including extreme wind events, has been linked to increased mortality in wintering seabirds</w:t>
      </w:r>
      <w:r w:rsidR="006C3D6F">
        <w:rPr>
          <w:rFonts w:ascii="Times New Roman" w:hAnsi="Times New Roman" w:cs="Times New Roman"/>
          <w:lang w:val="en-CA"/>
        </w:rPr>
        <w:t xml:space="preserve"> </w:t>
      </w:r>
      <w:r w:rsidR="006C3D6F">
        <w:rPr>
          <w:rFonts w:ascii="Times New Roman" w:hAnsi="Times New Roman" w:cs="Times New Roman"/>
          <w:lang w:val="en-CA"/>
        </w:rPr>
        <w:fldChar w:fldCharType="begin"/>
      </w:r>
      <w:r w:rsidR="006C3D6F">
        <w:rPr>
          <w:rFonts w:ascii="Times New Roman" w:hAnsi="Times New Roman" w:cs="Times New Roman"/>
          <w:lang w:val="en-CA"/>
        </w:rPr>
        <w:instrText xml:space="preserve"> ADDIN ZOTERO_ITEM CSL_CITATION {"citationID":"ZZArQpNe","properties":{"formattedCitation":"(Louzao et al., 2019)","plainCitation":"(Louzao et al., 2019)","noteIndex":0},"citationItems":[{"id":884,"uris":["http://zotero.org/users/16770306/items/8QF99HTI"],"itemData":{"id":884,"type":"article-journal","abstract":"Changing environmental conditions can have non-linear eﬀects from populations to ecosystems, which could increase following the strengthening of human activities. Investigating the potential role of threshold responses to increasing extreme events could help elucidate the mechanisms conferring resilience to populations and ecosystems, since extreme events could have a higher impact than mean changes in ecological systems. Among the potential impacts of extreme climatic events, the assessment of mortality deserves particular attention for long-lived species. In the NE Atlantic, the vulnerability of birds was emphatically demonstrated in the winter of 2013/2014 when at least 54,982 individuals were reported dead in cumulative mass-mortality events. The aim of the present work is to uncover the link between extreme wind events and bird mortality for the 2004–2014 period in southern European waters to detect potential threshold responses. As extreme wind events can be estimated in diﬀerent ways, we employed a multi threshold wind speed approach to assess which criteria yielded the strongest predictions. By focusing on a highly vulnerable species, the common guillemot Uria aalge, we hypothesized that bird mortality would be related to a cumulative eﬀect of extreme wind events. At the weekly scale, cumulative patterns of extreme wind events and bird mortality were correlated following similar sigmoidal curves. The period of maximum mortality fell within the time frame of maximum extreme wind events during winter (beginning of December-end of February). We identiﬁed a threshold response of bird mortality in relation to extreme wind events above which birds experienced consistent increased mortality, which was especially evident in the heavier winter (e.g. 2013/2014). Our methodological approach provides insights on the deﬁnition of the number of extreme wind events that should serve as a warning signal to activate the coordination of local administrations and volunteers to anticipate the occurrence of mass-mortality events under future climatic scenarios.","container-title":"Ecological Indicators","DOI":"10.1016/j.ecolind.2018.12.030","ISSN":"1470160X","journalAbbreviation":"Ecological Indicators","language":"en","page":"183-192","source":"DOI.org (Crossref)","title":"Threshold responses in bird mortality driven by extreme wind events","volume":"99","author":[{"family":"Louzao","given":"Maite"},{"family":"Gallagher","given":"Ruairí"},{"family":"García-Barón","given":"Isabel"},{"family":"Chust","given":"Guillem"},{"family":"Intxausti","given":"Iñaki"},{"family":"Albisu","given":"Joxan"},{"family":"Brereton","given":"Tom"},{"family":"Fontán","given":"Almudena"}],"issued":{"date-parts":[["2019",4]]}}}],"schema":"https://github.com/citation-style-language/schema/raw/master/csl-citation.json"} </w:instrText>
      </w:r>
      <w:r w:rsidR="006C3D6F">
        <w:rPr>
          <w:rFonts w:ascii="Times New Roman" w:hAnsi="Times New Roman" w:cs="Times New Roman"/>
          <w:lang w:val="en-CA"/>
        </w:rPr>
        <w:fldChar w:fldCharType="separate"/>
      </w:r>
      <w:r w:rsidR="006C3D6F">
        <w:rPr>
          <w:rFonts w:ascii="Times New Roman" w:hAnsi="Times New Roman" w:cs="Times New Roman"/>
          <w:noProof/>
          <w:lang w:val="en-CA"/>
        </w:rPr>
        <w:t>(Louzao et al., 2019)</w:t>
      </w:r>
      <w:r w:rsidR="006C3D6F">
        <w:rPr>
          <w:rFonts w:ascii="Times New Roman" w:hAnsi="Times New Roman" w:cs="Times New Roman"/>
          <w:lang w:val="en-CA"/>
        </w:rPr>
        <w:fldChar w:fldCharType="end"/>
      </w:r>
      <w:r w:rsidR="006C3D6F">
        <w:rPr>
          <w:rFonts w:ascii="Times New Roman" w:hAnsi="Times New Roman" w:cs="Times New Roman"/>
          <w:lang w:val="en-CA"/>
        </w:rPr>
        <w:t xml:space="preserve">. </w:t>
      </w:r>
      <w:r w:rsidR="00FB3132">
        <w:rPr>
          <w:rFonts w:ascii="Times New Roman" w:hAnsi="Times New Roman" w:cs="Times New Roman"/>
          <w:lang w:val="en-CA"/>
        </w:rPr>
        <w:t xml:space="preserve">This may also be especially relevant in urban settings, where wind tunnel effects created by buildings can amplify exposure to harsh microclimates </w:t>
      </w:r>
      <w:commentRangeStart w:id="86"/>
      <w:r w:rsidR="00FE183E">
        <w:rPr>
          <w:rFonts w:ascii="Times New Roman" w:hAnsi="Times New Roman" w:cs="Times New Roman"/>
          <w:lang w:val="en-CA"/>
        </w:rPr>
        <w:fldChar w:fldCharType="begin"/>
      </w:r>
      <w:r w:rsidR="00FE183E">
        <w:rPr>
          <w:rFonts w:ascii="Times New Roman" w:hAnsi="Times New Roman" w:cs="Times New Roman"/>
          <w:lang w:val="en-CA"/>
        </w:rPr>
        <w:instrText xml:space="preserve"> ADDIN ZOTERO_ITEM CSL_CITATION {"citationID":"aeOmi5xt","properties":{"formattedCitation":"(Kamei &amp; Maruta, 1979)","plainCitation":"(Kamei &amp; Maruta, 1979)","noteIndex":0},"citationItems":[{"id":887,"uris":["http://zotero.org/users/16770306/items/WDGKRJ5Y"],"itemData":{"id":887,"type":"article-journal","abstract":"This paper deals with wind environmental problems around buildings which, recently, have given cause for concern in Japan. We will consider the general trend of handling such problems, and a short history of how such problems came into being will be presented. Full-scale test data and wind tunnel test data obtained during research into these problems will also be explained. Full-scale test data used in this paper and those obtained at the Shinjuku Development Area, where a number of skyscrapers now stand, and their similarity with wind tunnel test data, will be discussed. Moreover, numerous basic wind tunnel test data relating to the strong wind region in particular will be considered. Following this, a discussion of a wind environment method applicable to strong wind regions is presented.","collection-title":"A selection of the papers presented at the Colloquium on Industrial Aerodynamics","container-title":"Journal of Wind Engineering and Industrial Aerodynamics","DOI":"10.1016/0167-6105(79)90010-2","ISSN":"0167-6105","issue":"3","journalAbbreviation":"Journal of Wind Engineering and Industrial Aerodynamics","page":"307-331","source":"ScienceDirect","title":"Study on wind environmental problems caused around buildings in Japan","volume":"4","author":[{"family":"Kamei","given":"I."},{"family":"Maruta","given":"E."}],"issued":{"date-parts":[["1979",8,1]]}}}],"schema":"https://github.com/citation-style-language/schema/raw/master/csl-citation.json"} </w:instrText>
      </w:r>
      <w:r w:rsidR="00FE183E">
        <w:rPr>
          <w:rFonts w:ascii="Times New Roman" w:hAnsi="Times New Roman" w:cs="Times New Roman"/>
          <w:lang w:val="en-CA"/>
        </w:rPr>
        <w:fldChar w:fldCharType="separate"/>
      </w:r>
      <w:r w:rsidR="00FE183E">
        <w:rPr>
          <w:rFonts w:ascii="Times New Roman" w:hAnsi="Times New Roman" w:cs="Times New Roman"/>
          <w:noProof/>
          <w:lang w:val="en-CA"/>
        </w:rPr>
        <w:t>(Kamei &amp; Maruta, 1979)</w:t>
      </w:r>
      <w:r w:rsidR="00FE183E">
        <w:rPr>
          <w:rFonts w:ascii="Times New Roman" w:hAnsi="Times New Roman" w:cs="Times New Roman"/>
          <w:lang w:val="en-CA"/>
        </w:rPr>
        <w:fldChar w:fldCharType="end"/>
      </w:r>
      <w:commentRangeEnd w:id="86"/>
      <w:r w:rsidR="00876481">
        <w:rPr>
          <w:rStyle w:val="CommentReference"/>
        </w:rPr>
        <w:commentReference w:id="86"/>
      </w:r>
      <w:r w:rsidR="00FE183E">
        <w:rPr>
          <w:rFonts w:ascii="Times New Roman" w:hAnsi="Times New Roman" w:cs="Times New Roman"/>
          <w:lang w:val="en-CA"/>
        </w:rPr>
        <w:t>.</w:t>
      </w:r>
      <w:r w:rsidR="00736EF2" w:rsidRPr="009261C5">
        <w:rPr>
          <w:lang w:val="en-CA"/>
        </w:rPr>
        <w:tab/>
      </w:r>
      <w:r w:rsidR="00736EF2" w:rsidRPr="009261C5">
        <w:rPr>
          <w:lang w:val="en-CA"/>
        </w:rPr>
        <w:tab/>
      </w:r>
    </w:p>
    <w:p w14:paraId="2DD119E7" w14:textId="77777777" w:rsidR="00736EF2" w:rsidRPr="009261C5" w:rsidRDefault="00736EF2" w:rsidP="00736EF2">
      <w:pPr>
        <w:rPr>
          <w:lang w:val="en-CA"/>
        </w:rPr>
      </w:pPr>
    </w:p>
    <w:p w14:paraId="31F032CE" w14:textId="60DA81EC" w:rsidR="00D24FBE" w:rsidRPr="00226AB0" w:rsidRDefault="00736EF2" w:rsidP="00CE5492">
      <w:pPr>
        <w:pStyle w:val="Heading3"/>
        <w:spacing w:line="480" w:lineRule="auto"/>
        <w:rPr>
          <w:rFonts w:ascii="Times New Roman" w:hAnsi="Times New Roman" w:cs="Times New Roman"/>
          <w:b/>
          <w:bCs/>
          <w:color w:val="000000" w:themeColor="text1"/>
          <w:lang w:val="en-CA"/>
        </w:rPr>
      </w:pPr>
      <w:bookmarkStart w:id="87" w:name="_Toc200031442"/>
      <w:r>
        <w:rPr>
          <w:rFonts w:ascii="Times New Roman" w:hAnsi="Times New Roman" w:cs="Times New Roman"/>
          <w:b/>
          <w:bCs/>
          <w:color w:val="000000" w:themeColor="text1"/>
          <w:lang w:val="en-CA"/>
        </w:rPr>
        <w:t>Use of very high frequency (VHF) telemetry in bird research</w:t>
      </w:r>
      <w:bookmarkEnd w:id="87"/>
    </w:p>
    <w:p w14:paraId="09E8D531" w14:textId="49B85D88" w:rsidR="002F6ED3" w:rsidRPr="002F6ED3" w:rsidRDefault="002F6ED3" w:rsidP="00CE5492">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Telemetry tracking in wildlife research can be defined as a group of techniques used to remotely acquire information (geographical, physiological, environmental, etc.) on animals equipped with various data-collecting devices  </w:t>
      </w:r>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{"citationID":"otHIZrCs","properties":{"formattedCitation":"(Rodgers, 2001; Thohari, 1989)","plainCitation":"(Rodgers, 2001; Thohari, 1989)","noteIndex":0},"citationItems":[{"id":"H7JNOxb6/HkuqVHQY","uris":["http://zotero.org/users/16770306/items/5JH4VN9P"],"itemData":{"id":290,"type":"chapter","abstract":"Publisher Summary This chapter provides an update on the most significant technological advances of terminology of the past decade along with an overview on the most recent telemetry systems. Telemetry refers to the remote determination of an animal's status, which includes the individual's current level of activity, some physiological measurement, and its physical location. Telemetry is used in an extensive array of agricultural, physiological, and medical research activities to monitor the status of individuals. In these studies, measurements are usually made at close range, typically within a few hundred meters. Ecologists, field biologists, and wildlife researchers, on the other hand, generally use “telemetry” to estimate a series of geographic locations for individual animals, often from distances exceeding several hundred meters. Furthermore, since radio signals emanating from a device attached to each animal are commonly used to estimate locations, the technique is often referred to as “radiotelemetry.” Telemetry technology has continued to progress throughout the 1990s. Advances in power management, electronic components, and microcomputers, as well as the emergence of several innovative systems based on the new technology, have all contributed to an ever-increasing variety of telemetry options available to field researchers.","container-title":"Radio Tracking and Animal Populations","event-place":"San Diego","ISBN":"978-0-12-497781-5","page":"79-121","publisher":"Academic Press","publisher-place":"San Diego","title":"Chapter 4 - Recent Telemetry Technology","author":[{"family":"Rodgers","given":"Arthur R."}],"editor":[{"family":"Millspaugh","given":"Joshua J."},{"family":"Marzluff","given":"John M."}],"issued":{"date-parts":[["2001",1,1]]}}},{"id":288,"uris":["http://zotero.org/users/16770306/items/WIDTAWZ2"],"itemData":{"id":288,"type":"paper-conference","title":"Wildlife Tracking by Telemetry","author":[{"family":"Thohari","given":"Machmud"}],"issued":{"date-parts":[["1989"]]}}}],"schema":"https://github.com/citation-style-language/schema/raw/master/csl-citation.json"}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(Rodgers, 2001; Thohari, 1989)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Such devices include the use of VHF/UHF (Very High Frequency and Ultra High Frequency) units, store-on-board units, GPS (Global Positioning System) units and GSM (Global System for Mobile Communication) units, among others. These technologies have significantly improved recently, particularly in satellite </w:t>
      </w:r>
      <w:commentRangeStart w:id="88"/>
      <w:r w:rsidRPr="002F6ED3">
        <w:rPr>
          <w:rFonts w:ascii="Times New Roman" w:hAnsi="Times New Roman" w:cs="Times New Roman"/>
          <w:color w:val="000000" w:themeColor="text1"/>
          <w:lang w:val="en-CA"/>
        </w:rPr>
        <w:t>telemetry</w:t>
      </w:r>
      <w:commentRangeEnd w:id="88"/>
      <w:r w:rsidR="00876481">
        <w:rPr>
          <w:rStyle w:val="CommentReference"/>
        </w:rPr>
        <w:commentReference w:id="88"/>
      </w:r>
      <w:r w:rsidRPr="002F6ED3">
        <w:rPr>
          <w:rFonts w:ascii="Times New Roman" w:hAnsi="Times New Roman" w:cs="Times New Roman"/>
          <w:color w:val="000000" w:themeColor="text1"/>
          <w:lang w:val="en-CA"/>
        </w:rPr>
        <w:t xml:space="preserve">, where animal movements can be tracked with high success rates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{"citationID":"yfjx7ZzB","properties":{"formattedCitation":"(Hofman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were high and were generally better predicted by species and unit characteristics, while environmental characteristics influenced the variability</w:instrText>
      </w:r>
      <w:r w:rsidRPr="002F6ED3">
        <w:rPr>
          <w:rFonts w:ascii="Times New Roman" w:hAnsi="Times New Roman" w:cs="Times New Roman"/>
          <w:color w:val="000000" w:themeColor="text1"/>
        </w:rPr>
        <w:instrText xml:space="preserve"> of performance. However, 48% of the unit deployments ended prematurely, half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Moreover, the size and weight of these devices are continuously decreasing as the technology around them improves (smaller batteries with longer runtime, increased memory </w:t>
      </w:r>
      <w:r w:rsidRPr="002F6ED3">
        <w:rPr>
          <w:rFonts w:ascii="Times New Roman" w:hAnsi="Times New Roman" w:cs="Times New Roman"/>
          <w:color w:val="000000" w:themeColor="text1"/>
          <w:lang w:val="en-CA"/>
        </w:rPr>
        <w:lastRenderedPageBreak/>
        <w:t xml:space="preserve">storage, increased use of microcomputers, etc.), generating </w:t>
      </w:r>
      <w:commentRangeStart w:id="89"/>
      <w:del w:id="90" w:author="Kyle Elliott, Dr" w:date="2025-06-17T19:01:00Z" w16du:dateUtc="2025-06-17T23:01:00Z">
        <w:r w:rsidRPr="002F6ED3" w:rsidDel="00876481">
          <w:rPr>
            <w:rFonts w:ascii="Times New Roman" w:hAnsi="Times New Roman" w:cs="Times New Roman"/>
            <w:color w:val="000000" w:themeColor="text1"/>
            <w:lang w:val="en-CA"/>
          </w:rPr>
          <w:delText>tons of</w:delText>
        </w:r>
      </w:del>
      <w:ins w:id="91" w:author="Kyle Elliott, Dr" w:date="2025-06-17T19:01:00Z" w16du:dateUtc="2025-06-17T23:01:00Z">
        <w:r w:rsidR="00876481">
          <w:rPr>
            <w:rFonts w:ascii="Times New Roman" w:hAnsi="Times New Roman" w:cs="Times New Roman"/>
            <w:color w:val="000000" w:themeColor="text1"/>
            <w:lang w:val="en-CA"/>
          </w:rPr>
          <w:t>many</w:t>
        </w:r>
        <w:commentRangeEnd w:id="89"/>
        <w:r w:rsidR="00876481">
          <w:rPr>
            <w:rStyle w:val="CommentReference"/>
          </w:rPr>
          <w:commentReference w:id="89"/>
        </w:r>
      </w:ins>
      <w:r w:rsidRPr="002F6ED3">
        <w:rPr>
          <w:rFonts w:ascii="Times New Roman" w:hAnsi="Times New Roman" w:cs="Times New Roman"/>
          <w:color w:val="000000" w:themeColor="text1"/>
          <w:lang w:val="en-CA"/>
        </w:rPr>
        <w:t xml:space="preserve"> possible applications in the field of wildlife conservation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{"citationID":"Xlkww8zq","properties":{"formattedCitation":"(Hofman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w:instrText>
      </w:r>
      <w:r w:rsidRPr="00876481">
        <w:rPr>
          <w:rFonts w:ascii="Times New Roman" w:hAnsi="Times New Roman" w:cs="Times New Roman"/>
          <w:color w:val="000000" w:themeColor="text1"/>
          <w:lang w:val="en-CA"/>
          <w:rPrChange w:id="92" w:author="Kyle Elliott, Dr" w:date="2025-06-17T19:01:00Z" w16du:dateUtc="2025-06-17T23:01:00Z">
            <w:rPr>
              <w:rFonts w:ascii="Times New Roman" w:hAnsi="Times New Roman" w:cs="Times New Roman"/>
              <w:color w:val="000000" w:themeColor="text1"/>
            </w:rPr>
          </w:rPrChange>
        </w:rPr>
        <w:instrText xml:space="preserve">re high and were generally better predicted by species and unit characteristics, while environmental characteristics influenced the variability of performance. However, 48% of the unit deployments ended prematurely, </w:instrText>
      </w:r>
      <w:r w:rsidRPr="002F6ED3">
        <w:rPr>
          <w:rFonts w:ascii="Times New Roman" w:hAnsi="Times New Roman" w:cs="Times New Roman"/>
          <w:color w:val="000000" w:themeColor="text1"/>
        </w:rPr>
        <w:instrText>half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p>
    <w:p w14:paraId="1498C094" w14:textId="067450D6" w:rsidR="00CE5492" w:rsidRDefault="002F6ED3" w:rsidP="00CE5492">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Some of the earliest published papers mentioning the use of tracking devices to study birds can be traced back to the 1960s. However, it was </w:t>
      </w:r>
      <w:del w:id="93" w:author="Kyle Elliott, Dr" w:date="2025-06-17T19:03:00Z" w16du:dateUtc="2025-06-17T23:03:00Z">
        <w:r w:rsidRPr="002F6ED3" w:rsidDel="00BA1C39">
          <w:rPr>
            <w:rFonts w:ascii="Times New Roman" w:hAnsi="Times New Roman" w:cs="Times New Roman"/>
            <w:color w:val="000000" w:themeColor="text1"/>
            <w:lang w:val="en-CA"/>
          </w:rPr>
          <w:delText xml:space="preserve">indeed </w:delText>
        </w:r>
      </w:del>
      <w:r w:rsidRPr="002F6ED3">
        <w:rPr>
          <w:rFonts w:ascii="Times New Roman" w:hAnsi="Times New Roman" w:cs="Times New Roman"/>
          <w:color w:val="000000" w:themeColor="text1"/>
          <w:lang w:val="en-CA"/>
        </w:rPr>
        <w:t xml:space="preserve">during the 1990s that telemetry tracking gained a strong interest from </w:t>
      </w:r>
      <w:commentRangeStart w:id="94"/>
      <w:r w:rsidRPr="002F6ED3">
        <w:rPr>
          <w:rFonts w:ascii="Times New Roman" w:hAnsi="Times New Roman" w:cs="Times New Roman"/>
          <w:color w:val="000000" w:themeColor="text1"/>
          <w:lang w:val="en-CA"/>
        </w:rPr>
        <w:t>ornithologists</w:t>
      </w:r>
      <w:commentRangeEnd w:id="94"/>
      <w:r w:rsidR="00BA1C39">
        <w:rPr>
          <w:rStyle w:val="CommentReference"/>
        </w:rPr>
        <w:commentReference w:id="94"/>
      </w:r>
      <w:r w:rsidRPr="002F6ED3">
        <w:rPr>
          <w:rFonts w:ascii="Times New Roman" w:hAnsi="Times New Roman" w:cs="Times New Roman"/>
          <w:color w:val="000000" w:themeColor="text1"/>
          <w:lang w:val="en-CA"/>
        </w:rPr>
        <w:t xml:space="preserve">. Using such devices allowed researchers to acquire valuable information on birds’ movements, behaviours and physiology without the need to restrain the individuals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{"citationID":"lZxcFncs","properties":{"formattedCitation":"(Harris &amp; Fish, 1990)","plainCitation":"(Harris &amp; Fish, 1990)","noteIndex":0},"citationItems":[{"id":289,"uris":["http://zotero.org/users/16770306/items/AK84VMHG"],"itemData":{"id":289,"type":"paper-conference","title":"Tracking wildlife by satellite","author":[{"family":"Harris","given":"Richard B."},{"family":"Fish","given":"U. S."}],"issued":{"date-parts":[["1990"]]}}}],"schema":"https://github.com/citation-style-language/schema/raw/master/csl-citation.json"}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(Harris &amp; Fish, 1990)</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Radio </w:t>
      </w:r>
      <w:del w:id="95" w:author="Kyle Elliott, Dr" w:date="2025-06-17T19:03:00Z" w16du:dateUtc="2025-06-17T23:03:00Z">
        <w:r w:rsidRPr="002F6ED3" w:rsidDel="00BA1C39">
          <w:rPr>
            <w:rFonts w:ascii="Times New Roman" w:hAnsi="Times New Roman" w:cs="Times New Roman"/>
            <w:color w:val="000000" w:themeColor="text1"/>
            <w:lang w:val="en-CA"/>
          </w:rPr>
          <w:delText>trackers</w:delText>
        </w:r>
      </w:del>
      <w:ins w:id="96" w:author="Kyle Elliott, Dr" w:date="2025-06-17T19:03:00Z" w16du:dateUtc="2025-06-17T23:03:00Z">
        <w:r w:rsidR="00BA1C39" w:rsidRPr="002F6ED3">
          <w:rPr>
            <w:rFonts w:ascii="Times New Roman" w:hAnsi="Times New Roman" w:cs="Times New Roman"/>
            <w:color w:val="000000" w:themeColor="text1"/>
            <w:lang w:val="en-CA"/>
          </w:rPr>
          <w:t>t</w:t>
        </w:r>
        <w:r w:rsidR="00BA1C39">
          <w:rPr>
            <w:rFonts w:ascii="Times New Roman" w:hAnsi="Times New Roman" w:cs="Times New Roman"/>
            <w:color w:val="000000" w:themeColor="text1"/>
            <w:lang w:val="en-CA"/>
          </w:rPr>
          <w:t>elemetry</w:t>
        </w:r>
      </w:ins>
      <w:r w:rsidRPr="002F6ED3">
        <w:rPr>
          <w:rFonts w:ascii="Times New Roman" w:hAnsi="Times New Roman" w:cs="Times New Roman"/>
          <w:color w:val="000000" w:themeColor="text1"/>
          <w:lang w:val="en-CA"/>
        </w:rPr>
        <w:t xml:space="preserve">, for example, can provide helpful information on birds’ migratory movements, stopover sites, breeding and non-breeding grounds, and local movements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{"citationID":"yTlnKIOe","properties":{"formattedCitation":"(Fuller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(Fuller et al., 2005)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This data can be extremely valuable when dealing with cases of avian disease affecting migratory birds and livestock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{"citationID":"Cp26QRy2","properties":{"formattedCitation":"(Fuller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(Fuller et al., 2005)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Digital telemetry systems such as </w:t>
      </w:r>
      <w:proofErr w:type="spellStart"/>
      <w:r w:rsidRPr="002F6ED3">
        <w:rPr>
          <w:rFonts w:ascii="Times New Roman" w:hAnsi="Times New Roman" w:cs="Times New Roman"/>
          <w:color w:val="000000" w:themeColor="text1"/>
          <w:lang w:val="en-CA"/>
        </w:rPr>
        <w:t>Encounternet</w:t>
      </w:r>
      <w:proofErr w:type="spellEnd"/>
      <w:r w:rsidRPr="002F6ED3">
        <w:rPr>
          <w:rFonts w:ascii="Times New Roman" w:hAnsi="Times New Roman" w:cs="Times New Roman"/>
          <w:color w:val="000000" w:themeColor="text1"/>
          <w:lang w:val="en-CA"/>
        </w:rPr>
        <w:t xml:space="preserve"> can also provide more detailed information that can be used to study birds’ behaviour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{"citationID":"7vhiy70c","properties":{"formattedCitation":"(Mennill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tests revealed that pulse strength and probability of detection decrease with </w:instrText>
      </w:r>
      <w:r w:rsidRPr="002F6ED3">
        <w:rPr>
          <w:rFonts w:ascii="Times New Roman" w:hAnsi="Times New Roman" w:cs="Times New Roman"/>
          <w:color w:val="000000" w:themeColor="text1"/>
        </w:rPr>
        <w:instrText>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B15A0D">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2F6ED3">
        <w:rPr>
          <w:rFonts w:ascii="Times New Roman" w:hAnsi="Times New Roman" w:cs="Times New Roman"/>
          <w:color w:val="000000" w:themeColor="text1"/>
        </w:rPr>
        <w:fldChar w:fldCharType="separate"/>
      </w:r>
      <w:r w:rsidRPr="00B15A0D">
        <w:rPr>
          <w:rFonts w:ascii="Times New Roman" w:hAnsi="Times New Roman" w:cs="Times New Roman"/>
          <w:noProof/>
          <w:color w:val="000000" w:themeColor="text1"/>
          <w:lang w:val="en-CA"/>
        </w:rPr>
        <w:t>(Mennill et al., 2012)</w:t>
      </w:r>
      <w:r w:rsidRPr="002F6ED3">
        <w:rPr>
          <w:rFonts w:ascii="Times New Roman" w:hAnsi="Times New Roman" w:cs="Times New Roman"/>
          <w:color w:val="000000" w:themeColor="text1"/>
        </w:rPr>
        <w:fldChar w:fldCharType="end"/>
      </w:r>
      <w:r w:rsidRPr="00B15A0D">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lang w:val="en-CA"/>
        </w:rPr>
        <w:t xml:space="preserve">The long-term use of portable receiver stations and digital tags allows researchers to investigate birds’ social behaviours (such as social networks) and reproductive behaviours (such as Lekking and parental care)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{"citationID":"8DUThoZu","properties":{"formattedCitation":"(Mennill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instrText>
      </w:r>
      <w:r w:rsidRPr="002F6ED3">
        <w:rPr>
          <w:rFonts w:ascii="Times New Roman" w:hAnsi="Times New Roman" w:cs="Times New Roman"/>
          <w:color w:val="000000" w:themeColor="text1"/>
        </w:rPr>
        <w:instrText>wo tests revealed that pulse strength and probability of detection decrease with 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2F6ED3">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(Mennill et al., 2012)</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p>
    <w:p w14:paraId="046CC3ED" w14:textId="27B6BD77" w:rsidR="00B61349" w:rsidRDefault="001247C6" w:rsidP="000369B9">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This research project will rely heavily on VHF radio-tracking devices for data collection. </w:t>
      </w:r>
      <w:r w:rsidRPr="002F6ED3">
        <w:rPr>
          <w:rFonts w:ascii="Times New Roman" w:hAnsi="Times New Roman" w:cs="Times New Roman"/>
          <w:color w:val="000000" w:themeColor="text1"/>
          <w:lang w:val="en-CA"/>
        </w:rPr>
        <w:t xml:space="preserve">VHF radio-tracking tags are a particular type of logger that does not record any location data. As the name suggests, they emit a very high-frequency radio signal that can be picked up by receiver stations or hand-held receiver devices. Researchers need to use an antenna and a receiver to get as close to the bird as possible before using a hand-held GPS device to record the location. This is probably the main disadvantage of using VHF radio tags: it’s labour-intensive as it requires the researchers to be within a certain range of the tagged bird to get a precise location </w:t>
      </w:r>
      <w:r w:rsidRPr="002F6ED3">
        <w:rPr>
          <w:rFonts w:ascii="Times New Roman" w:hAnsi="Times New Roman" w:cs="Times New Roman"/>
          <w:color w:val="000000" w:themeColor="text1"/>
        </w:rPr>
        <w:fldChar w:fldCharType="begin"/>
      </w:r>
      <w:r w:rsidR="003218C2">
        <w:rPr>
          <w:rFonts w:ascii="Times New Roman" w:hAnsi="Times New Roman" w:cs="Times New Roman"/>
          <w:color w:val="000000" w:themeColor="text1"/>
          <w:lang w:val="en-CA"/>
        </w:rPr>
        <w:instrText xml:space="preserve"> ADDIN ZOTERO_ITEM CSL_CITATION {"citationID":"G3AvckWU","properties":{"formattedCitation":"(Iverson et al., 2023)","plainCitation":"(Iverson et al., 2023)","noteIndex":0},"citationItems":[{"id":"H7JNOxb6/d04q76RT","uris":["http://zotero.org/users/16770306/items/FB6DCTFW"],"itemData":{"id":"HZkicGO3/CnjFds2h","type":"article-journal","container-title":"Ornithological Applications","ISSN":"0010-5422","issue":"3","page":"duad014","title":"Global positioning system (GPS) and platform transmitter terminal (PTT) tags reveal fine-scale migratory movements of small birds: A review highlights further opportunities for hypothesis-driven research","volume":"125","author":[{"family":"Iverson","given":"Autumn R."},{"family":"Schaefer","given":"Jessica LB"},{"family":"Skalos","given":"Shannon M."},{"family":"Hawkins","given":"Carly E."}],"issued":{"date-parts":[["2023"]]}}}],"schema":"https://github.com/citation-style-language/schema/raw/master/csl-citation.json"}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(Iverson et al., 2023)</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Because this type of tag doesn’t include solar panels or devices to record GPS location, they can be extremely small. For example, Lotek’s Nanotags for birds and bats NTQB2-1 weighs </w:t>
      </w:r>
      <w:r w:rsidRPr="002F6ED3">
        <w:rPr>
          <w:rFonts w:ascii="Times New Roman" w:hAnsi="Times New Roman" w:cs="Times New Roman"/>
          <w:color w:val="000000" w:themeColor="text1"/>
          <w:lang w:val="en-CA"/>
        </w:rPr>
        <w:lastRenderedPageBreak/>
        <w:t>only 0.28 grams with a maximum life expectancy of approximately 103 days (</w:t>
      </w:r>
      <w:r>
        <w:fldChar w:fldCharType="begin"/>
      </w:r>
      <w:r w:rsidRPr="00165202">
        <w:rPr>
          <w:lang w:val="en-CA"/>
          <w:rPrChange w:id="97" w:author="Kyle Elliott, Dr" w:date="2025-06-17T18:31:00Z" w16du:dateUtc="2025-06-17T22:31:00Z">
            <w:rPr/>
          </w:rPrChange>
        </w:rPr>
        <w:instrText>HYPERLINK "http://www.lotek.com"</w:instrText>
      </w:r>
      <w:r>
        <w:fldChar w:fldCharType="separate"/>
      </w:r>
      <w:r w:rsidRPr="002F6ED3">
        <w:rPr>
          <w:rStyle w:val="Hyperlink"/>
          <w:rFonts w:ascii="Times New Roman" w:hAnsi="Times New Roman" w:cs="Times New Roman"/>
          <w:lang w:val="en-CA"/>
        </w:rPr>
        <w:t>www.lotek.com</w:t>
      </w:r>
      <w:r>
        <w:fldChar w:fldCharType="end"/>
      </w:r>
      <w:r w:rsidRPr="002F6ED3">
        <w:rPr>
          <w:rFonts w:ascii="Times New Roman" w:hAnsi="Times New Roman" w:cs="Times New Roman"/>
          <w:color w:val="000000" w:themeColor="text1"/>
          <w:lang w:val="en-CA"/>
        </w:rPr>
        <w:t xml:space="preserve">). VHF radio tags are also generally less expensive than other loggers, meaning researchers can have a greater sample size for the same budget. Historically, VHF trackers have been successful at revealing fine-scale movements of birds, such as habitat use and home range sizes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{"citationID":"5Z8TgLXo","properties":{"formattedCitation":"(D. E. Brewer et al., 2023; Naguib et al., 2022; O\\uc0\\u8217{}Connell et al., 2023)","plainCitation":"(D. E. Brewer et al., 2023; Naguib et al., 2022; O’Connell et al., 2023)","noteIndex":0},"citationItems":[{"id":597,"uris":["http://zotero.org/users/16770306/items/7TGVSGAW"],"itemData":{"id":597,"type":"article-journal","abstract":"The king rail (Rallus elegans) is a secretive marsh bird that is threatened or endangered in eight of nine states and provinces in the Laurentian Great Lakes (Great Lakes) region. Available survey data suggests that this species has undergone population declines across this region and these are believed to have been driven by habitat loss and degradation. An improved understanding of the amount and type of habitat king rails require during the breeding season at sites within the Great Lakes region would inform and improve progress toward conservation goals. During 2019-2021, we caught and radio-tagged 14 king rails in northwestern Ohio and southeastern Michigan within impounded coastal wetlands of western Lake Erie. We used radio telemetry to identify breeding season (May-August) home-range characteristics and third order habitat selection within home ranges (hereafter microhabitat). For the birds whose home range stabilize</w:instrText>
      </w:r>
      <w:r w:rsidRPr="002F6ED3">
        <w:rPr>
          <w:rFonts w:ascii="Times New Roman" w:hAnsi="Times New Roman" w:cs="Times New Roman"/>
          <w:color w:val="000000" w:themeColor="text1"/>
        </w:rPr>
        <w:instrText xml:space="preserve">d (N = 10), we found a mean home-range size of 8.8 ha (+/- 1.63 [SE]; range = 1.9 to 15.8). We generated a classification tree to determine which habitat characteristics were associated with king rail presence within home ranges in our study. We found that vegetative density within home ranges was particularly associated with king rail presence. Phragmites australis was also associated with king rail presence, despite its invasiveness and negative ecological impacts in the region, and could be selectively maintained to benefit king rails. Our results suggest that managers may be able to provide microhabitat for king rails by maintaining water depths of 6 to 17 cm and by promoting native, robust vegetation in the genera Carex and Juncus. Our findings could help inform wetland managers and conservation planners in the Great Lakes region, particularly in western Lake Erie coastal marshes, of patch sizes, water depths, plant communities, and vegetative structure preferred by king rails.","container-title":"Ecology and Evolution","DOI":"10.1002/ece3.10043","ISSN":"2045-7758","issue":"4","language":"English","page":"16","title":"King rail (Rallus elegans) home range and microhabitat characteristics in western Lake Erie coastal marshes","volume":"13","author":[{"family":"Brewer","given":"D. E."},{"family":"Gehring","given":"T. M."},{"family":"Garcia","given":"M. M."},{"family":"Shirkey","given":"B. T."},{"family":"Simpson","given":"J. W."},{"family":"Fournier","given":"A. M. V."}],"issued":{"date-parts":[["2023",4]]}}},{"id":583,"uris":["http://zotero.org/users/16770306/items/2WD59JJM"],"itemData":{"id":583,"type":"article-journal","abstract":"Territorial animals often use signals to advertise territorial occupancy within their larger home ranges. Songbirds are among the best-studied territorial signaling taxa, and when competitors start singing during a territorial intrusion, residents usually show elevated spatial and vocal responses. These responses could be used by intruders and distant eavesdroppers to predict future responses or to compare responses across competitors. Yet, the extent to which responses of a resident to a territorial intrusion predict its future responses and its overall spatial behavior (home range) within a neighborhood is less well understood. We used wild great tits (Parus major) as a model species in repeated song playback trials, simulating territorial intrusions combined with radio-tracking before and during playback trials. The time spent close to the loudspeaker in response to an initial simulated intrusion predicted the same response variable during a second simulated intrusion on the next day, whereas singing activity during the first simulated intrusion did not predict singing during the second simulated intrusion. We also show that more explorative males (as determined by a novel environment test) and males with smaller home ranges sang more and spent more time near the loudspeaker in response to both simulated intrusions. Thus, by probing residents, intruders can obtain reliable information about subsequent response probabilities, while eavesdroppers from a distance, who can use auditory information only, would not receive sufficient predictive information. Our findings also suggest that males with larger home ranges are more tolerant toward intruders, which could reflect a trade-off between tendencies to respond strongly and to range widely. The lack of predictability of singing activity with regard to responses to future intrusions might explain why territorial animals continuously exchange vocal signals and regularly foray into neighboring territories, as a way to obtain regular information updates. Significance Statement Animals use experience from interactions with conspecifics in their future decision making, such as mate choice and strategies for conflict resolution. The value of such information depends in part on the predictability of the future behavior of that conspecific. In songbirds, territorial individuals respond to intruders by approach and signaling. Here, we tested in radio-tagged great tits (Parus major) if territorial responses are predictable and are affected by individual and environmental factors. We show that the time spent near the simulated intruder was more predictable than singing activity and that birds with larger home ranges showed weaker responses. These findings suggest that information based on such spatial responses is more useful for future decision making, as compared to vocal information, and that distant eavesdroppers will thus receive less reliable information. Limited predictability may explain why territorial animals continuously exchange vocal signals and foray into neighboring territories, providing opportunities for regular information updates.","container-title":"Behavioral Ecology and Sociobiology","DOI":"10.1007/s00265-022-03143-3","ISSN":"0340-5443","issue":"3","journalAbbreviation":"Behav. Ecol. Sociobiol.","language":"English","page":"12","title":"Prior territorial responses and home range size predict territory defense in radio-tagged great tits","volume":"76","author":[{"family":"Naguib","given":"M."},{"family":"Titulaer","given":"M."},{"family":"Waas","given":"J. R."},{"family":"Oers","given":"K.","non-dropping-particle":"van"},{"family":"Sprau","given":"P."},{"family":"Snijders","given":"L."}],"issued":{"date-parts":[["2022",3]]}}},{"id":624,"uris":["http://zotero.org/users/16770306/items/VC6KGU2Y"],"itemData":{"id":624,"type":"article-journal","abstract":"CapsuleRadio-tracking of four woodland passerine species reveals variation in winter roost site selection within and between species.AimsTo evaluate methods for studying winter roosting behaviour in woodland passerines and to collect preliminary data on intra- and inter-specific differences in roost site characteristics and spatial arrangement.MethodsTen woodland birds (three Eurasian Blackbirds Turdus merula, three Dunnocks Prunella modularis, two Great Tits Parus major and two European Robins Erithacus rubecula), were fitted with a tail-mounted Lotek PicoPip AG337 VHF radio tag (January to March 2022). Tagged birds were located by triangulation, and nightly winter roost locations identified and characterized. A geographic information system was used to quantify roost site fidelity, roosting height and types of habitats used.ResultsManual tracking of birds with radio tags is a cost effective and appropriate method for studying passerine winter roosting behaviour. Sample sizes were too small to allow exploration of significant differences between sites, age and sex. European Robins showed the greatest site fidelity in relation to between-night roost positions, with Eurasian Blackbird, Great Tit and Dunnock being more variable in the sites chosen between nights. Eurasian Blackbird and Great Tit roost sites were generally higher above the ground (up to 6 m), compared to European Robins and Dunnocks (all sites less than 4 m above the ground). Eurasian Blackbirds varied the most in the number of habitats used for roost sites, and European Robins showed the least variation. Only three out of 11 habitat types (bramble Rubus sp, laurel Prunus sp. and Sycamore Acer pseudoplatanus with Ivy Hedera helix) were used by more than one species as a roosting habitat.ConclusionFurther research should focus on: (1) habitat use in relation to relative availability; (2) increasing samples sizes to allow comparison of factors such as age, sex and sites; (3) the impact of supplementary feeding on roosting behaviour; (4) quantifying the thermal properties of roost sites.","container-title":"Bird Study","DOI":"10.1080/00063657.2023.2269329","ISSN":"0006-3657","issue":"4","language":"English","page":"243-250","title":"A preliminary study of the winter roosting behaviour of four woodland passerines","volume":"70","author":[{"family":"O'Connell","given":"M. J."},{"family":"Squirrell","given":"F. I."},{"family":"Greening","given":"M."}],"issued":{"date-parts":[["2023",10]]}}}],"schema":"https://github.com/citation-style-language/schema/raw/master/csl-citation.json"}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rPr>
        <w:t>(D. E. Brewer et al., 2023; Naguib et al., 2022; O’Connell et al., 2023)</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rPr>
        <w:t xml:space="preserve">. </w:t>
      </w:r>
      <w:r w:rsidRPr="002F6ED3">
        <w:rPr>
          <w:rFonts w:ascii="Times New Roman" w:hAnsi="Times New Roman" w:cs="Times New Roman"/>
          <w:color w:val="000000" w:themeColor="text1"/>
          <w:lang w:val="en-CA"/>
        </w:rPr>
        <w:t xml:space="preserve">It is important to note that the success of using VHF radio trackers at a small scale is dependent on the presence of receiver towers within the vicinity of the marked individuals, along with the researchers </w:t>
      </w:r>
      <w:r w:rsidR="00FF5E1B">
        <w:rPr>
          <w:rFonts w:ascii="Times New Roman" w:hAnsi="Times New Roman" w:cs="Times New Roman"/>
          <w:color w:val="000000" w:themeColor="text1"/>
          <w:lang w:val="en-CA"/>
        </w:rPr>
        <w:t xml:space="preserve">' capacity </w:t>
      </w:r>
      <w:r w:rsidRPr="002F6ED3">
        <w:rPr>
          <w:rFonts w:ascii="Times New Roman" w:hAnsi="Times New Roman" w:cs="Times New Roman"/>
          <w:color w:val="000000" w:themeColor="text1"/>
          <w:lang w:val="en-CA"/>
        </w:rPr>
        <w:t xml:space="preserve">to have access to the individuals </w:t>
      </w:r>
      <w:r w:rsidR="00FF5E1B">
        <w:rPr>
          <w:rFonts w:ascii="Times New Roman" w:hAnsi="Times New Roman" w:cs="Times New Roman"/>
          <w:color w:val="000000" w:themeColor="text1"/>
          <w:lang w:val="en-CA"/>
        </w:rPr>
        <w:t>i</w:t>
      </w:r>
      <w:r w:rsidRPr="002F6ED3">
        <w:rPr>
          <w:rFonts w:ascii="Times New Roman" w:hAnsi="Times New Roman" w:cs="Times New Roman"/>
          <w:color w:val="000000" w:themeColor="text1"/>
          <w:lang w:val="en-CA"/>
        </w:rPr>
        <w:t>n the field. Getting valuable fine-scale data on tracked birds is possible but highly labo</w:t>
      </w:r>
      <w:r>
        <w:rPr>
          <w:rFonts w:ascii="Times New Roman" w:hAnsi="Times New Roman" w:cs="Times New Roman"/>
          <w:color w:val="000000" w:themeColor="text1"/>
          <w:lang w:val="en-CA"/>
        </w:rPr>
        <w:t>u</w:t>
      </w:r>
      <w:r w:rsidRPr="002F6ED3">
        <w:rPr>
          <w:rFonts w:ascii="Times New Roman" w:hAnsi="Times New Roman" w:cs="Times New Roman"/>
          <w:color w:val="000000" w:themeColor="text1"/>
          <w:lang w:val="en-CA"/>
        </w:rPr>
        <w:t>r</w:t>
      </w:r>
      <w:r>
        <w:rPr>
          <w:rFonts w:ascii="Times New Roman" w:hAnsi="Times New Roman" w:cs="Times New Roman"/>
          <w:color w:val="000000" w:themeColor="text1"/>
          <w:lang w:val="en-CA"/>
        </w:rPr>
        <w:t>-</w:t>
      </w:r>
      <w:r w:rsidRPr="002F6ED3">
        <w:rPr>
          <w:rFonts w:ascii="Times New Roman" w:hAnsi="Times New Roman" w:cs="Times New Roman"/>
          <w:color w:val="000000" w:themeColor="text1"/>
          <w:lang w:val="en-CA"/>
        </w:rPr>
        <w:t>intensive as the researcher needs to get close enough to the bird to be able to pick up its signal. On the o</w:t>
      </w:r>
      <w:r w:rsidR="00FF5E1B">
        <w:rPr>
          <w:rFonts w:ascii="Times New Roman" w:hAnsi="Times New Roman" w:cs="Times New Roman"/>
          <w:color w:val="000000" w:themeColor="text1"/>
          <w:lang w:val="en-CA"/>
        </w:rPr>
        <w:t>ther hand</w:t>
      </w:r>
      <w:r w:rsidRPr="002F6ED3">
        <w:rPr>
          <w:rFonts w:ascii="Times New Roman" w:hAnsi="Times New Roman" w:cs="Times New Roman"/>
          <w:color w:val="000000" w:themeColor="text1"/>
          <w:lang w:val="en-CA"/>
        </w:rPr>
        <w:t xml:space="preserve">, in areas of the world where there’s an extensive network of receiver towers (such as the Motus Wildlife Tracking network in North America), the use of VHF radio trackers can provide valuable information for long-distance monitoring, such as migration routes and stopover </w:t>
      </w:r>
      <w:commentRangeStart w:id="98"/>
      <w:r w:rsidRPr="002F6ED3">
        <w:rPr>
          <w:rFonts w:ascii="Times New Roman" w:hAnsi="Times New Roman" w:cs="Times New Roman"/>
          <w:color w:val="000000" w:themeColor="text1"/>
          <w:lang w:val="en-CA"/>
        </w:rPr>
        <w:t>sites</w:t>
      </w:r>
      <w:commentRangeEnd w:id="98"/>
      <w:r w:rsidR="00BA1C39">
        <w:rPr>
          <w:rStyle w:val="CommentReference"/>
        </w:rPr>
        <w:commentReference w:id="98"/>
      </w:r>
      <w:r w:rsidRPr="002F6ED3">
        <w:rPr>
          <w:rFonts w:ascii="Times New Roman" w:hAnsi="Times New Roman" w:cs="Times New Roman"/>
          <w:color w:val="000000" w:themeColor="text1"/>
          <w:lang w:val="en-CA"/>
        </w:rPr>
        <w:t>.</w:t>
      </w:r>
    </w:p>
    <w:p w14:paraId="7BAF44AE" w14:textId="76FF7189" w:rsidR="00B61349" w:rsidRDefault="00B61349" w:rsidP="00516566">
      <w:pPr>
        <w:pStyle w:val="Heading3"/>
        <w:spacing w:line="480" w:lineRule="auto"/>
        <w:rPr>
          <w:rFonts w:ascii="Times New Roman" w:hAnsi="Times New Roman" w:cs="Times New Roman"/>
          <w:b/>
          <w:bCs/>
          <w:color w:val="000000" w:themeColor="text1"/>
          <w:lang w:val="en-CA"/>
        </w:rPr>
      </w:pPr>
      <w:bookmarkStart w:id="99" w:name="_Toc195699775"/>
      <w:bookmarkStart w:id="100" w:name="_Toc195699798"/>
      <w:bookmarkStart w:id="101" w:name="_Toc200031443"/>
      <w:r w:rsidRPr="00B61349">
        <w:rPr>
          <w:rFonts w:ascii="Times New Roman" w:hAnsi="Times New Roman" w:cs="Times New Roman"/>
          <w:b/>
          <w:bCs/>
          <w:color w:val="000000" w:themeColor="text1"/>
          <w:lang w:val="en-CA"/>
        </w:rPr>
        <w:t xml:space="preserve">Study species and </w:t>
      </w:r>
      <w:bookmarkEnd w:id="99"/>
      <w:bookmarkEnd w:id="100"/>
      <w:r w:rsidR="00736EF2">
        <w:rPr>
          <w:rFonts w:ascii="Times New Roman" w:hAnsi="Times New Roman" w:cs="Times New Roman"/>
          <w:b/>
          <w:bCs/>
          <w:color w:val="000000" w:themeColor="text1"/>
          <w:lang w:val="en-CA"/>
        </w:rPr>
        <w:t>study sites</w:t>
      </w:r>
      <w:bookmarkEnd w:id="101"/>
    </w:p>
    <w:p w14:paraId="781B45C1" w14:textId="7B352129" w:rsidR="00B06A97" w:rsidRDefault="00A521B3" w:rsidP="00E47890">
      <w:pPr>
        <w:spacing w:line="480" w:lineRule="auto"/>
        <w:ind w:firstLine="720"/>
        <w:jc w:val="both"/>
        <w:rPr>
          <w:rFonts w:ascii="Times New Roman" w:eastAsiaTheme="minorEastAsia" w:hAnsi="Times New Roman" w:cs="Times New Roman"/>
          <w:iCs/>
          <w:lang w:val="en-CA"/>
        </w:rPr>
      </w:pPr>
      <w:r>
        <w:rPr>
          <w:rFonts w:ascii="Times New Roman" w:hAnsi="Times New Roman" w:cs="Times New Roman"/>
          <w:lang w:val="en-CA"/>
        </w:rPr>
        <w:t>The Northern cardinal (</w:t>
      </w:r>
      <w:r>
        <w:rPr>
          <w:rFonts w:ascii="Times New Roman" w:hAnsi="Times New Roman" w:cs="Times New Roman"/>
          <w:i/>
          <w:lang w:val="en-CA"/>
        </w:rPr>
        <w:t>Cardinalis cardinalis</w:t>
      </w:r>
      <w:r>
        <w:rPr>
          <w:rFonts w:ascii="Times New Roman" w:hAnsi="Times New Roman" w:cs="Times New Roman"/>
          <w:iCs/>
          <w:lang w:val="en-CA"/>
        </w:rPr>
        <w:t>)</w:t>
      </w:r>
      <w:r w:rsidR="00516566">
        <w:rPr>
          <w:rFonts w:ascii="Times New Roman" w:hAnsi="Times New Roman" w:cs="Times New Roman"/>
          <w:iCs/>
          <w:lang w:val="en-CA"/>
        </w:rPr>
        <w:t xml:space="preserve"> is a resident bird species </w:t>
      </w:r>
      <w:r w:rsidR="00A0696E">
        <w:rPr>
          <w:rFonts w:ascii="Times New Roman" w:hAnsi="Times New Roman" w:cs="Times New Roman"/>
          <w:iCs/>
          <w:lang w:val="en-CA"/>
        </w:rPr>
        <w:t xml:space="preserve">that is </w:t>
      </w:r>
      <w:del w:id="102" w:author="Kyle Elliott, Dr" w:date="2025-06-17T19:05:00Z" w16du:dateUtc="2025-06-17T23:05:00Z">
        <w:r w:rsidR="00516566" w:rsidDel="00BA1C39">
          <w:rPr>
            <w:rFonts w:ascii="Times New Roman" w:hAnsi="Times New Roman" w:cs="Times New Roman"/>
            <w:iCs/>
            <w:lang w:val="en-CA"/>
          </w:rPr>
          <w:delText xml:space="preserve">particularly </w:delText>
        </w:r>
      </w:del>
      <w:r w:rsidR="00516566">
        <w:rPr>
          <w:rFonts w:ascii="Times New Roman" w:hAnsi="Times New Roman" w:cs="Times New Roman"/>
          <w:iCs/>
          <w:lang w:val="en-CA"/>
        </w:rPr>
        <w:t>abundant in</w:t>
      </w:r>
      <w:ins w:id="103" w:author="Kyle Elliott, Dr" w:date="2025-06-17T19:05:00Z" w16du:dateUtc="2025-06-17T23:05:00Z">
        <w:r w:rsidR="00BA1C39">
          <w:rPr>
            <w:rFonts w:ascii="Times New Roman" w:hAnsi="Times New Roman" w:cs="Times New Roman"/>
            <w:iCs/>
            <w:lang w:val="en-CA"/>
          </w:rPr>
          <w:t xml:space="preserve"> many areas of eastern</w:t>
        </w:r>
      </w:ins>
      <w:r w:rsidR="00516566">
        <w:rPr>
          <w:rFonts w:ascii="Times New Roman" w:hAnsi="Times New Roman" w:cs="Times New Roman"/>
          <w:iCs/>
          <w:lang w:val="en-CA"/>
        </w:rPr>
        <w:t xml:space="preserve"> North America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{"citationID":"WaJzyOlR","properties":{"formattedCitation":"(Halkin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51656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 xml:space="preserve">. It can be found year-round in southern Canada all the way to southern </w:t>
      </w:r>
      <w:commentRangeStart w:id="104"/>
      <w:del w:id="105" w:author="Kyle Elliott, Dr" w:date="2025-06-17T19:06:00Z" w16du:dateUtc="2025-06-17T23:06:00Z">
        <w:r w:rsidR="00516566" w:rsidDel="00BA1C39">
          <w:rPr>
            <w:rFonts w:ascii="Times New Roman" w:hAnsi="Times New Roman" w:cs="Times New Roman"/>
            <w:iCs/>
            <w:lang w:val="en-CA"/>
          </w:rPr>
          <w:delText>Central America</w:delText>
        </w:r>
      </w:del>
      <w:ins w:id="106" w:author="Kyle Elliott, Dr" w:date="2025-06-17T19:06:00Z" w16du:dateUtc="2025-06-17T23:06:00Z">
        <w:r w:rsidR="00BA1C39">
          <w:rPr>
            <w:rFonts w:ascii="Times New Roman" w:hAnsi="Times New Roman" w:cs="Times New Roman"/>
            <w:iCs/>
            <w:lang w:val="en-CA"/>
          </w:rPr>
          <w:t>Mexico</w:t>
        </w:r>
        <w:commentRangeEnd w:id="104"/>
        <w:r w:rsidR="00BA1C39">
          <w:rPr>
            <w:rStyle w:val="CommentReference"/>
          </w:rPr>
          <w:commentReference w:id="104"/>
        </w:r>
      </w:ins>
      <w:r w:rsidR="00516566">
        <w:rPr>
          <w:rFonts w:ascii="Times New Roman" w:hAnsi="Times New Roman" w:cs="Times New Roman"/>
          <w:iCs/>
          <w:lang w:val="en-CA"/>
        </w:rPr>
        <w:t xml:space="preserve">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{"citationID":"aOjRl31y","properties":{"formattedCitation":"(Halkin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51656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w:t>
      </w:r>
      <w:r w:rsidR="00544D04">
        <w:rPr>
          <w:rFonts w:ascii="Times New Roman" w:hAnsi="Times New Roman" w:cs="Times New Roman"/>
          <w:iCs/>
          <w:lang w:val="en-CA"/>
        </w:rPr>
        <w:t xml:space="preserve"> </w:t>
      </w:r>
      <w:del w:id="107" w:author="Kyle Elliott, Dr" w:date="2025-06-17T19:06:00Z" w16du:dateUtc="2025-06-17T23:06:00Z">
        <w:r w:rsidR="00B95176" w:rsidDel="00BA1C39">
          <w:rPr>
            <w:rFonts w:ascii="Times New Roman" w:hAnsi="Times New Roman" w:cs="Times New Roman"/>
            <w:iCs/>
            <w:lang w:val="en-CA"/>
          </w:rPr>
          <w:delText xml:space="preserve">The </w:delText>
        </w:r>
      </w:del>
      <w:r w:rsidR="00B95176">
        <w:rPr>
          <w:rFonts w:ascii="Times New Roman" w:hAnsi="Times New Roman" w:cs="Times New Roman"/>
          <w:iCs/>
          <w:lang w:val="en-CA"/>
        </w:rPr>
        <w:t>Northern cardinals have been expanding their range northward since the 1800s, and they can be characterized as urban-tolerant birds that thrive in inhabited areas</w:t>
      </w:r>
      <w:r w:rsidR="00544D04">
        <w:rPr>
          <w:rFonts w:ascii="Times New Roman" w:hAnsi="Times New Roman" w:cs="Times New Roman"/>
          <w:iCs/>
          <w:lang w:val="en-CA"/>
        </w:rPr>
        <w:t xml:space="preserve"> </w:t>
      </w:r>
      <w:commentRangeStart w:id="108"/>
      <w:r w:rsidR="00544D04">
        <w:rPr>
          <w:rFonts w:ascii="Times New Roman" w:hAnsi="Times New Roman" w:cs="Times New Roman"/>
          <w:iCs/>
          <w:lang w:val="en-CA"/>
        </w:rPr>
        <w:fldChar w:fldCharType="begin"/>
      </w:r>
      <w:r w:rsidR="00544D04">
        <w:rPr>
          <w:rFonts w:ascii="Times New Roman" w:hAnsi="Times New Roman" w:cs="Times New Roman"/>
          <w:iCs/>
          <w:lang w:val="en-CA"/>
        </w:rPr>
        <w:instrText xml:space="preserve"> ADDIN ZOTERO_ITEM CSL_CITATION {"citationID":"0EksTmxD","properties":{"formattedCitation":"(Halkin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544D04">
        <w:rPr>
          <w:rFonts w:ascii="Times New Roman" w:hAnsi="Times New Roman" w:cs="Times New Roman"/>
          <w:iCs/>
          <w:lang w:val="en-CA"/>
        </w:rPr>
        <w:fldChar w:fldCharType="separate"/>
      </w:r>
      <w:r w:rsidR="00544D04">
        <w:rPr>
          <w:rFonts w:ascii="Times New Roman" w:hAnsi="Times New Roman" w:cs="Times New Roman"/>
          <w:iCs/>
          <w:noProof/>
          <w:lang w:val="en-CA"/>
        </w:rPr>
        <w:t>(Halkin et al., 2021; Robert et al., 2019)</w:t>
      </w:r>
      <w:r w:rsidR="00544D04">
        <w:rPr>
          <w:rFonts w:ascii="Times New Roman" w:hAnsi="Times New Roman" w:cs="Times New Roman"/>
          <w:iCs/>
          <w:lang w:val="en-CA"/>
        </w:rPr>
        <w:fldChar w:fldCharType="end"/>
      </w:r>
      <w:commentRangeEnd w:id="108"/>
      <w:r w:rsidR="00BA1C39">
        <w:rPr>
          <w:rStyle w:val="CommentReference"/>
        </w:rPr>
        <w:commentReference w:id="108"/>
      </w:r>
      <w:r w:rsidR="00B95176">
        <w:rPr>
          <w:rFonts w:ascii="Times New Roman" w:hAnsi="Times New Roman" w:cs="Times New Roman"/>
          <w:iCs/>
          <w:lang w:val="en-CA"/>
        </w:rPr>
        <w:t>.</w:t>
      </w:r>
      <w:r w:rsidR="00B60484">
        <w:rPr>
          <w:rFonts w:ascii="Times New Roman" w:hAnsi="Times New Roman" w:cs="Times New Roman"/>
          <w:iCs/>
          <w:lang w:val="en-CA"/>
        </w:rPr>
        <w:t xml:space="preserve"> In southern Quebec, the cardinals are strongly associated with urban and agricultural areas, along with mature deciduous forests, while being rarely found at elevations above 200 meters </w:t>
      </w:r>
      <w:r w:rsidR="00B60484">
        <w:rPr>
          <w:rFonts w:ascii="Times New Roman" w:hAnsi="Times New Roman" w:cs="Times New Roman"/>
          <w:iCs/>
          <w:lang w:val="en-CA"/>
        </w:rPr>
        <w:fldChar w:fldCharType="begin"/>
      </w:r>
      <w:r w:rsidR="00B60484">
        <w:rPr>
          <w:rFonts w:ascii="Times New Roman" w:hAnsi="Times New Roman" w:cs="Times New Roman"/>
          <w:iCs/>
          <w:lang w:val="en-CA"/>
        </w:rPr>
        <w:instrText xml:space="preserve"> ADDIN ZOTERO_ITEM CSL_CITATION {"citationID":"74OCyFvP","properties":{"formattedCitation":"(Robert et al., 2019)","plainCitation":"(Robert et al., 2019)","noteIndex":0},"citationItems":[{"id":794,"uris":["http://zotero.org/users/16770306/items/RC4A6B4C"],"itemData":{"id":794,"type":"book","event-place":"Montréal","ISBN":"978-2-9814107-9-5","language":"en","note":"OCLC: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B60484">
        <w:rPr>
          <w:rFonts w:ascii="Times New Roman" w:hAnsi="Times New Roman" w:cs="Times New Roman"/>
          <w:iCs/>
          <w:lang w:val="en-CA"/>
        </w:rPr>
        <w:fldChar w:fldCharType="separate"/>
      </w:r>
      <w:r w:rsidR="00B60484">
        <w:rPr>
          <w:rFonts w:ascii="Times New Roman" w:hAnsi="Times New Roman" w:cs="Times New Roman"/>
          <w:iCs/>
          <w:noProof/>
          <w:lang w:val="en-CA"/>
        </w:rPr>
        <w:t>(Robert et al., 2019)</w:t>
      </w:r>
      <w:r w:rsidR="00B60484">
        <w:rPr>
          <w:rFonts w:ascii="Times New Roman" w:hAnsi="Times New Roman" w:cs="Times New Roman"/>
          <w:iCs/>
          <w:lang w:val="en-CA"/>
        </w:rPr>
        <w:fldChar w:fldCharType="end"/>
      </w:r>
      <w:r w:rsidR="00B60484">
        <w:rPr>
          <w:rFonts w:ascii="Times New Roman" w:hAnsi="Times New Roman" w:cs="Times New Roman"/>
          <w:iCs/>
          <w:lang w:val="en-CA"/>
        </w:rPr>
        <w:t>.</w:t>
      </w:r>
      <w:r w:rsidR="00AF6AC7">
        <w:rPr>
          <w:rFonts w:ascii="Times New Roman" w:hAnsi="Times New Roman" w:cs="Times New Roman"/>
          <w:iCs/>
          <w:lang w:val="en-CA"/>
        </w:rPr>
        <w:t xml:space="preserve"> Cardinals </w:t>
      </w:r>
      <w:del w:id="109" w:author="Kyle Elliott, Dr" w:date="2025-06-17T19:07:00Z" w16du:dateUtc="2025-06-17T23:07:00Z">
        <w:r w:rsidR="00AF6AC7" w:rsidDel="00BA1C39">
          <w:rPr>
            <w:rFonts w:ascii="Times New Roman" w:hAnsi="Times New Roman" w:cs="Times New Roman"/>
            <w:iCs/>
            <w:lang w:val="en-CA"/>
          </w:rPr>
          <w:delText>have been shown to be</w:delText>
        </w:r>
      </w:del>
      <w:ins w:id="110" w:author="Kyle Elliott, Dr" w:date="2025-06-17T19:07:00Z" w16du:dateUtc="2025-06-17T23:07:00Z">
        <w:r w:rsidR="00BA1C39">
          <w:rPr>
            <w:rFonts w:ascii="Times New Roman" w:hAnsi="Times New Roman" w:cs="Times New Roman"/>
            <w:iCs/>
            <w:lang w:val="en-CA"/>
          </w:rPr>
          <w:t>are</w:t>
        </w:r>
      </w:ins>
      <w:r w:rsidR="00AF6AC7">
        <w:rPr>
          <w:rFonts w:ascii="Times New Roman" w:hAnsi="Times New Roman" w:cs="Times New Roman"/>
          <w:iCs/>
          <w:lang w:val="en-CA"/>
        </w:rPr>
        <w:t xml:space="preserve"> 1.7 to 4 times more abundant in urban forests compared to rural ones </w:t>
      </w:r>
      <w:r w:rsidR="00AF6AC7">
        <w:rPr>
          <w:rFonts w:ascii="Times New Roman" w:hAnsi="Times New Roman" w:cs="Times New Roman"/>
          <w:iCs/>
          <w:lang w:val="en-CA"/>
        </w:rPr>
        <w:fldChar w:fldCharType="begin"/>
      </w:r>
      <w:r w:rsidR="00AF6AC7">
        <w:rPr>
          <w:rFonts w:ascii="Times New Roman" w:hAnsi="Times New Roman" w:cs="Times New Roman"/>
          <w:iCs/>
          <w:lang w:val="en-CA"/>
        </w:rPr>
        <w:instrText xml:space="preserve"> ADDIN ZOTERO_ITEM CSL_CITATION {"citationID":"kYkoPiaC","properties":{"formattedCitation":"(Leston &amp; Rodewald, 2006)","plainCitation":"(Leston &amp; Rodewald, 2006)","noteIndex":0},"citationItems":[{"id":798,"uris":["http://zotero.org/users/16770306/items/22DZP6BC"],"itemData":{"id":798,"type":"article-journal","abstract":"Many studies have reported increased numbers of certain synanthropic species in urbanizing landscapes, but few have evaluated if urban habitats constitute ecological traps for these species. The Northern cardinal (Cardinalis cardinalis) was used as a model species to evaluate if urban riparian forests might act as ecological traps for understory-nesting birds. Cardinals were surveyed within 2-ha riparian forest plots within rural (n = 6) and urban (n = 6) landscapes in Ohio USA during breeding and non-breeding seasons 2003–2005. Cues used by cardinals to select habitats were identiﬁed based on measurements surrounding 219 nests and in 106 randomly-located plots and 96 systematically-located plots. Productivity of 161 cardinal pairs and survival of 180 adults were monitored from late March–September, 2003–2005. Cardinals were 1.7· (in the breeding season) to nearly 4· (in non-breeding season) more abundant in urban than rural forests, and the results suggest that these differences in abundance stemmed from urban-associated changes in habitat and microclimate features used by cardinals to select habitats. Most notably, cardinals were strongly associated with dense understory vegetation and warmer minimum January temperatures, both of which were promoted as urban development increased within the landscapes surrounding riparian forests. Although other studies suggest mismatches between the habitat cues used by cardinals and how those features affect nesting success (e.g., higher nest predation in exotic shrubs), these results provide no evidence that urban forests were acting as ecological traps for cardinals. Instead, cardinals in urban and rural forests had similar numbers of nesting attempts, young ﬂedged over the breeding season, and apparent annual survival rates. Thus, these ﬁndings do not support for the idea that urban forests in central Ohio represent ecological traps for synanthropic understory birds.","container-title":"Biological Conservation","DOI":"10.1016/j.biocon.2006.03.003","ISSN":"00063207","issue":"4","journalAbbreviation":"Biological Conservation","language":"en","license":"https://www.elsevier.com/tdm/userlicense/1.0/","page":"566-574","source":"DOI.org (Crossref)","title":"Are urban forests ecological traps for understory birds? An examination using Northern cardinals","title-short":"Are urban forests ecological traps for understory birds?","volume":"131","author":[{"family":"Leston","given":"Lionel F.V."},{"family":"Rodewald","given":"Amanda D."}],"issued":{"date-parts":[["2006",9]]}}}],"schema":"https://github.com/citation-style-language/schema/raw/master/csl-citation.json"} </w:instrText>
      </w:r>
      <w:r w:rsidR="00AF6AC7">
        <w:rPr>
          <w:rFonts w:ascii="Times New Roman" w:hAnsi="Times New Roman" w:cs="Times New Roman"/>
          <w:iCs/>
          <w:lang w:val="en-CA"/>
        </w:rPr>
        <w:fldChar w:fldCharType="separate"/>
      </w:r>
      <w:r w:rsidR="00AF6AC7">
        <w:rPr>
          <w:rFonts w:ascii="Times New Roman" w:hAnsi="Times New Roman" w:cs="Times New Roman"/>
          <w:iCs/>
          <w:noProof/>
          <w:lang w:val="en-CA"/>
        </w:rPr>
        <w:t>(Leston &amp; Rodewald, 2006)</w:t>
      </w:r>
      <w:r w:rsidR="00AF6AC7">
        <w:rPr>
          <w:rFonts w:ascii="Times New Roman" w:hAnsi="Times New Roman" w:cs="Times New Roman"/>
          <w:iCs/>
          <w:lang w:val="en-CA"/>
        </w:rPr>
        <w:fldChar w:fldCharType="end"/>
      </w:r>
      <w:r w:rsidR="00AF6AC7">
        <w:rPr>
          <w:rFonts w:ascii="Times New Roman" w:hAnsi="Times New Roman" w:cs="Times New Roman"/>
          <w:iCs/>
          <w:lang w:val="en-CA"/>
        </w:rPr>
        <w:t xml:space="preserve">. The </w:t>
      </w:r>
      <w:r w:rsidR="00883D0C">
        <w:rPr>
          <w:rFonts w:ascii="Times New Roman" w:hAnsi="Times New Roman" w:cs="Times New Roman"/>
          <w:iCs/>
          <w:lang w:val="en-CA"/>
        </w:rPr>
        <w:t xml:space="preserve">apparent annual survival </w:t>
      </w:r>
      <w:r w:rsidR="00883D0C">
        <w:rPr>
          <w:rFonts w:ascii="Times New Roman" w:hAnsi="Times New Roman" w:cs="Times New Roman"/>
          <w:iCs/>
          <w:lang w:val="en-CA"/>
        </w:rPr>
        <w:lastRenderedPageBreak/>
        <w:t xml:space="preserve">rate of adult Northern </w:t>
      </w:r>
      <w:commentRangeStart w:id="111"/>
      <w:r w:rsidR="00883D0C">
        <w:rPr>
          <w:rFonts w:ascii="Times New Roman" w:hAnsi="Times New Roman" w:cs="Times New Roman"/>
          <w:iCs/>
          <w:lang w:val="en-CA"/>
        </w:rPr>
        <w:t>cardinals</w:t>
      </w:r>
      <w:commentRangeEnd w:id="111"/>
      <w:r w:rsidR="00BA1C39">
        <w:rPr>
          <w:rStyle w:val="CommentReference"/>
        </w:rPr>
        <w:commentReference w:id="111"/>
      </w:r>
      <w:r w:rsidR="00883D0C">
        <w:rPr>
          <w:rFonts w:ascii="Times New Roman" w:hAnsi="Times New Roman" w:cs="Times New Roman"/>
          <w:iCs/>
          <w:lang w:val="en-CA"/>
        </w:rPr>
        <w:t xml:space="preserve"> is estimated to range from 50.5% </w:t>
      </w:r>
      <m:oMath>
        <m:r>
          <w:rPr>
            <w:rFonts w:ascii="Cambria Math" w:hAnsi="Cambria Math" w:cs="Times New Roman"/>
            <w:lang w:val="en-CA"/>
          </w:rPr>
          <m:t>±</m:t>
        </m:r>
      </m:oMath>
      <w:r w:rsidR="00883D0C">
        <w:rPr>
          <w:rFonts w:ascii="Times New Roman" w:eastAsiaTheme="minorEastAsia" w:hAnsi="Times New Roman" w:cs="Times New Roman"/>
          <w:iCs/>
          <w:lang w:val="en-CA"/>
        </w:rPr>
        <w:t xml:space="preserve"> 10.3 SE to 78.3% </w:t>
      </w:r>
      <m:oMath>
        <m:r>
          <w:rPr>
            <w:rFonts w:ascii="Cambria Math" w:hAnsi="Cambria Math" w:cs="Times New Roman"/>
            <w:lang w:val="en-CA"/>
          </w:rPr>
          <m:t>±</m:t>
        </m:r>
      </m:oMath>
      <w:r w:rsidR="00883D0C">
        <w:rPr>
          <w:rFonts w:ascii="Times New Roman" w:eastAsiaTheme="minorEastAsia" w:hAnsi="Times New Roman" w:cs="Times New Roman"/>
          <w:iCs/>
          <w:lang w:val="en-CA"/>
        </w:rPr>
        <w:t xml:space="preserve"> 7.6 SE </w:t>
      </w:r>
      <w:r w:rsidR="00883D0C">
        <w:rPr>
          <w:rFonts w:ascii="Times New Roman" w:eastAsiaTheme="minorEastAsia" w:hAnsi="Times New Roman" w:cs="Times New Roman"/>
          <w:iCs/>
          <w:lang w:val="en-CA"/>
        </w:rPr>
        <w:fldChar w:fldCharType="begin"/>
      </w:r>
      <w:r w:rsidR="00883D0C">
        <w:rPr>
          <w:rFonts w:ascii="Times New Roman" w:eastAsiaTheme="minorEastAsia" w:hAnsi="Times New Roman" w:cs="Times New Roman"/>
          <w:iCs/>
          <w:lang w:val="en-CA"/>
        </w:rPr>
        <w:instrText xml:space="preserve"> ADDIN ZOTERO_ITEM CSL_CITATION {"citationID":"x37m9Kwj","properties":{"formattedCitation":"(Shustack,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883D0C">
        <w:rPr>
          <w:rFonts w:ascii="Times New Roman" w:eastAsiaTheme="minorEastAsia" w:hAnsi="Times New Roman" w:cs="Times New Roman"/>
          <w:iCs/>
          <w:lang w:val="en-CA"/>
        </w:rPr>
        <w:fldChar w:fldCharType="separate"/>
      </w:r>
      <w:r w:rsidR="00883D0C">
        <w:rPr>
          <w:rFonts w:ascii="Times New Roman" w:eastAsiaTheme="minorEastAsia" w:hAnsi="Times New Roman" w:cs="Times New Roman"/>
          <w:iCs/>
          <w:noProof/>
          <w:lang w:val="en-CA"/>
        </w:rPr>
        <w:t>(Shustack, 2008)</w:t>
      </w:r>
      <w:r w:rsidR="00883D0C">
        <w:rPr>
          <w:rFonts w:ascii="Times New Roman" w:eastAsiaTheme="minorEastAsia" w:hAnsi="Times New Roman" w:cs="Times New Roman"/>
          <w:iCs/>
          <w:lang w:val="en-CA"/>
        </w:rPr>
        <w:fldChar w:fldCharType="end"/>
      </w:r>
      <w:r w:rsidR="00883D0C">
        <w:rPr>
          <w:rFonts w:ascii="Times New Roman" w:eastAsiaTheme="minorEastAsia" w:hAnsi="Times New Roman" w:cs="Times New Roman"/>
          <w:iCs/>
          <w:lang w:val="en-CA"/>
        </w:rPr>
        <w:t>.</w:t>
      </w:r>
      <w:r w:rsidR="00AD7EE4">
        <w:rPr>
          <w:rFonts w:ascii="Times New Roman" w:eastAsiaTheme="minorEastAsia" w:hAnsi="Times New Roman" w:cs="Times New Roman"/>
          <w:iCs/>
          <w:lang w:val="en-CA"/>
        </w:rPr>
        <w:t xml:space="preserve"> The principal causes of mortality for the cardinals </w:t>
      </w:r>
      <w:r w:rsidR="00CC6FA0">
        <w:rPr>
          <w:rFonts w:ascii="Times New Roman" w:eastAsiaTheme="minorEastAsia" w:hAnsi="Times New Roman" w:cs="Times New Roman"/>
          <w:iCs/>
          <w:lang w:val="en-CA"/>
        </w:rPr>
        <w:t>are</w:t>
      </w:r>
      <w:r w:rsidR="00AD7EE4">
        <w:rPr>
          <w:rFonts w:ascii="Times New Roman" w:eastAsiaTheme="minorEastAsia" w:hAnsi="Times New Roman" w:cs="Times New Roman"/>
          <w:iCs/>
          <w:lang w:val="en-CA"/>
        </w:rPr>
        <w:t xml:space="preserve"> not well documented, with information on exposure to contaminants, disease and parasites, interspecific and intraspecific competition still fairly unknown </w:t>
      </w:r>
      <w:r w:rsidR="00AD7EE4">
        <w:rPr>
          <w:rFonts w:ascii="Times New Roman" w:eastAsiaTheme="minorEastAsia" w:hAnsi="Times New Roman" w:cs="Times New Roman"/>
          <w:iCs/>
          <w:lang w:val="en-CA"/>
        </w:rPr>
        <w:fldChar w:fldCharType="begin"/>
      </w:r>
      <w:r w:rsidR="00AD7EE4">
        <w:rPr>
          <w:rFonts w:ascii="Times New Roman" w:eastAsiaTheme="minorEastAsia" w:hAnsi="Times New Roman" w:cs="Times New Roman"/>
          <w:iCs/>
          <w:lang w:val="en-CA"/>
        </w:rPr>
        <w:instrText xml:space="preserve"> ADDIN ZOTERO_ITEM CSL_CITATION {"citationID":"a7gT9jsr","properties":{"formattedCitation":"(Halkin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AD7EE4">
        <w:rPr>
          <w:rFonts w:ascii="Times New Roman" w:eastAsiaTheme="minorEastAsia" w:hAnsi="Times New Roman" w:cs="Times New Roman"/>
          <w:iCs/>
          <w:lang w:val="en-CA"/>
        </w:rPr>
        <w:fldChar w:fldCharType="separate"/>
      </w:r>
      <w:r w:rsidR="00AD7EE4">
        <w:rPr>
          <w:rFonts w:ascii="Times New Roman" w:eastAsiaTheme="minorEastAsia" w:hAnsi="Times New Roman" w:cs="Times New Roman"/>
          <w:iCs/>
          <w:noProof/>
          <w:lang w:val="en-CA"/>
        </w:rPr>
        <w:t>(Halkin et al., 2021)</w:t>
      </w:r>
      <w:r w:rsidR="00AD7EE4">
        <w:rPr>
          <w:rFonts w:ascii="Times New Roman" w:eastAsiaTheme="minorEastAsia" w:hAnsi="Times New Roman" w:cs="Times New Roman"/>
          <w:iCs/>
          <w:lang w:val="en-CA"/>
        </w:rPr>
        <w:fldChar w:fldCharType="end"/>
      </w:r>
      <w:r w:rsidR="00AD7EE4">
        <w:rPr>
          <w:rFonts w:ascii="Times New Roman" w:eastAsiaTheme="minorEastAsia" w:hAnsi="Times New Roman" w:cs="Times New Roman"/>
          <w:iCs/>
          <w:lang w:val="en-CA"/>
        </w:rPr>
        <w:t>.</w:t>
      </w:r>
      <w:r w:rsidR="00D6427E">
        <w:rPr>
          <w:rFonts w:ascii="Times New Roman" w:eastAsiaTheme="minorEastAsia" w:hAnsi="Times New Roman" w:cs="Times New Roman"/>
          <w:iCs/>
          <w:lang w:val="en-CA"/>
        </w:rPr>
        <w:t xml:space="preserve"> Despite this lack of information, it’s possible to assume that predation by raptors, domestic cats and window collisions play an important role in the survival of the Northern cardinal </w:t>
      </w:r>
      <w:r w:rsidR="00D25E6A">
        <w:rPr>
          <w:rFonts w:ascii="Times New Roman" w:eastAsiaTheme="minorEastAsia" w:hAnsi="Times New Roman" w:cs="Times New Roman"/>
          <w:iCs/>
          <w:lang w:val="en-CA"/>
        </w:rPr>
        <w:fldChar w:fldCharType="begin"/>
      </w:r>
      <w:r w:rsidR="00D25E6A">
        <w:rPr>
          <w:rFonts w:ascii="Times New Roman" w:eastAsiaTheme="minorEastAsia" w:hAnsi="Times New Roman" w:cs="Times New Roman"/>
          <w:iCs/>
          <w:lang w:val="en-CA"/>
        </w:rPr>
        <w:instrText xml:space="preserve"> ADDIN ZOTERO_ITEM CSL_CITATION {"citationID":"2ORUDWR8","properties":{"formattedCitation":"(Lopes et al., 2024; Panchana et al., 2025; Tryjanowski et al., 2024)","plainCitation":"(Lopes et al., 2024; Panchana et al., 2025; Tryjanowski et al., 2024)","noteIndex":0},"citationItems":[{"id":838,"uris":["http://zotero.org/users/16770306/items/HIGHZJ9A"],"itemData":{"id":838,"type":"article-journal","abstract":"The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Schetini","non-dropping-particle":"de"}],"issued":{"date-parts":[["2024",12]]}}},{"id":840,"uris":["http://zotero.org/users/16770306/items/7M5WUP3Z"],"itemData":{"id":840,"type":"article-journal","abstract":"Domestic cats pose a latent threat to wildlife that lives within the remnants of natural vegetation in urban ecosystems. Both intrinsic (e.g., age, weight, sterilization status) and extrinsic factors (e.g., night confinement, interaction time with owners at home) can influence the number of prey items caught by cats. We assessed the fauna predation by domestic cats in three cities on the coast of Ecuador. We aimed to: (i) evaluate the composition of the prey brought home by cats, counting the taxa number and their capture frequency, as well as their conservation status, and (ii) identify the intrinsic and extrinsic factors that influence the quantity of prey brought home by cats (henceforth referred to as ‘prey captured’). A citizen science approach was employed to gather information about wildlife taxa caught and brought home by 100 cats in 50 households between March and October 2023. Cats captured 132 prey items, of which 53.8% were invertebrates, 27.3% reptiles, 8.3% birds, 6.8% small mammals, and 3.8% amphibians. These prey items belonged to 53 taxa, 56.6% native and 15.1% non-native. Non-native reptiles Hemidactylus sp. and Anolis sagrei were the most frequently captured taxa, and ten native taxa were among the most commonly captured, particularly odonates. This is the first study to register predation of cats on amphibians in northwestern South America. The capture by cats of Coniophanes dromiciformis, a vulnerable and probably endemic snake, is noteworthy. Three factors—age, nocturnal confinement, and the presence of toys in their homes—were the most important factors that contributed to predation events. We recommend controlling these factors to reduce the potential impacts caused by domestic cats on wildlife.","container-title":"Urban Ecosystems","DOI":"10.1007/s11252-024-01628-9","ISSN":"1573-1642","issue":"1","journalAbbreviation":"Urban Ecosyst","language":"en","license":"2024 The Author(s), under exclusive licence to Springer Science+Business Media, LLC, part of Springer Nature","note":"Company: Springer\nDistributor: Springer\nInstitution: Springer\nLabel: Springer\nnumber: 1\npublisher: Springer US","page":"1-18","source":"link-springer-com.proxy3.library.mcgill.ca","title":"Whiskers in the city: domestic cat predation in Ecuadorian coastal cities and associated factors","title-short":"Whiskers in the city","volume":"28","author":[{"family":"Panchana","given":"Kevin"},{"family":"Herrera","given":"Ileana"},{"family":"Vargas","given":"Anahí"},{"family":"Mella-Méndez","given":"Isac"},{"family":"Flores-Peredo","given":"Rafael"}],"issued":{"date-parts":[["2025",2,1]]}}},{"id":834,"uris":["http://zotero.org/users/16770306/items/5SEHZG7G"],"itemData":{"id":834,"type":"article-journal","abstract":"Winter is a critical period for the survival of local bird species in temperate regions. Some wintering birds may rely on transient food, such as that provided at birdfeeders, but bird communities around birdfeeders may also attract predators. However, these effects of birdfeeders on interspecific interactions between birds and their predators remain largely unexplored and have so far not been tested experimentally. We hypothesized that birdfeeders indirectly attract predators in winter because of the attraction of small birds, and tested this hypothesis using experimental feeders at 52 different urban and rural sites across western Poland. We found that the number of small birds increased around birdfeeders, particularly those with provided food. We found that birdfeeders that attracted more small birds (regardless of whether they provided food) attracted also more predators, such as sparrowhawks Accipiter nisus and feral cats Felis domesticus. Moreover, birdfeeders in urban habitats attracted relatively fewer small birds but not fewer predators compared to those in rural areas. Altogether, birdfeeders with food provided attracted small prey birds but they attracted also more predators, whose presence may hinder small birds from fully utilizing available resources, potentially impacting their winter survival through direct (mortality) and indirect (increased monitoring and vigilance) effects.","container-title":"Basic and Applied Ecology","DOI":"10.1016/j.baae.2024.06.005","ISSN":"1439-1791","journalAbbreviation":"Basic and Applied Ecology","page":"84-89","source":"ScienceDirect","title":"Dynamic interactions at birdfeeders: Attracting both prey and predators across urban and rural habitats","title-short":"Dynamic interactions at birdfeeders","volume":"79","author":[{"family":"Tryjanowski","given":"Piotr"},{"family":"Mikula","given":"Peter"},{"family":"Morelli","given":"Federico"}],"issued":{"date-parts":[["2024",9,1]]}}}],"schema":"https://github.com/citation-style-language/schema/raw/master/csl-citation.json"} </w:instrText>
      </w:r>
      <w:r w:rsidR="00D25E6A">
        <w:rPr>
          <w:rFonts w:ascii="Times New Roman" w:eastAsiaTheme="minorEastAsia" w:hAnsi="Times New Roman" w:cs="Times New Roman"/>
          <w:iCs/>
          <w:lang w:val="en-CA"/>
        </w:rPr>
        <w:fldChar w:fldCharType="separate"/>
      </w:r>
      <w:r w:rsidR="00D25E6A">
        <w:rPr>
          <w:rFonts w:ascii="Times New Roman" w:eastAsiaTheme="minorEastAsia" w:hAnsi="Times New Roman" w:cs="Times New Roman"/>
          <w:iCs/>
          <w:noProof/>
          <w:lang w:val="en-CA"/>
        </w:rPr>
        <w:t>(Lopes et al., 2024; Panchana et al., 2025; Tryjanowski et al., 2024)</w:t>
      </w:r>
      <w:r w:rsidR="00D25E6A">
        <w:rPr>
          <w:rFonts w:ascii="Times New Roman" w:eastAsiaTheme="minorEastAsia" w:hAnsi="Times New Roman" w:cs="Times New Roman"/>
          <w:iCs/>
          <w:lang w:val="en-CA"/>
        </w:rPr>
        <w:fldChar w:fldCharType="end"/>
      </w:r>
      <w:r w:rsidR="00D6427E">
        <w:rPr>
          <w:rFonts w:ascii="Times New Roman" w:eastAsiaTheme="minorEastAsia" w:hAnsi="Times New Roman" w:cs="Times New Roman"/>
          <w:iCs/>
          <w:lang w:val="en-CA"/>
        </w:rPr>
        <w:t>.</w:t>
      </w:r>
      <w:r w:rsidR="00D25E6A">
        <w:rPr>
          <w:rFonts w:ascii="Times New Roman" w:eastAsiaTheme="minorEastAsia" w:hAnsi="Times New Roman" w:cs="Times New Roman"/>
          <w:iCs/>
          <w:lang w:val="en-CA"/>
        </w:rPr>
        <w:t xml:space="preserve"> Breeding of</w:t>
      </w:r>
      <w:del w:id="112" w:author="Kyle Elliott, Dr" w:date="2025-06-17T19:07:00Z" w16du:dateUtc="2025-06-17T23:07:00Z">
        <w:r w:rsidR="00D25E6A" w:rsidDel="00BA1C39">
          <w:rPr>
            <w:rFonts w:ascii="Times New Roman" w:eastAsiaTheme="minorEastAsia" w:hAnsi="Times New Roman" w:cs="Times New Roman"/>
            <w:iCs/>
            <w:lang w:val="en-CA"/>
          </w:rPr>
          <w:delText xml:space="preserve"> the</w:delText>
        </w:r>
      </w:del>
      <w:r w:rsidR="00D25E6A">
        <w:rPr>
          <w:rFonts w:ascii="Times New Roman" w:eastAsiaTheme="minorEastAsia" w:hAnsi="Times New Roman" w:cs="Times New Roman"/>
          <w:iCs/>
          <w:lang w:val="en-CA"/>
        </w:rPr>
        <w:t xml:space="preserve"> cardinals can begin as early as </w:t>
      </w:r>
      <w:commentRangeStart w:id="113"/>
      <w:r w:rsidR="00D25E6A">
        <w:rPr>
          <w:rFonts w:ascii="Times New Roman" w:eastAsiaTheme="minorEastAsia" w:hAnsi="Times New Roman" w:cs="Times New Roman"/>
          <w:iCs/>
          <w:lang w:val="en-CA"/>
        </w:rPr>
        <w:t>April</w:t>
      </w:r>
      <w:commentRangeEnd w:id="113"/>
      <w:r w:rsidR="00BA1C39">
        <w:rPr>
          <w:rStyle w:val="CommentReference"/>
        </w:rPr>
        <w:commentReference w:id="113"/>
      </w:r>
      <w:r w:rsidR="00D25E6A">
        <w:rPr>
          <w:rFonts w:ascii="Times New Roman" w:eastAsiaTheme="minorEastAsia" w:hAnsi="Times New Roman" w:cs="Times New Roman"/>
          <w:iCs/>
          <w:lang w:val="en-CA"/>
        </w:rPr>
        <w:t xml:space="preserve">, with nest building lasting approximately 2 to 3 weeks and first eggs laid at the end of April or beginning of May </w:t>
      </w:r>
      <w:r w:rsidR="00D25E6A">
        <w:rPr>
          <w:rFonts w:ascii="Times New Roman" w:eastAsiaTheme="minorEastAsia" w:hAnsi="Times New Roman" w:cs="Times New Roman"/>
          <w:iCs/>
          <w:lang w:val="en-CA"/>
        </w:rPr>
        <w:fldChar w:fldCharType="begin"/>
      </w:r>
      <w:r w:rsidR="0083437F">
        <w:rPr>
          <w:rFonts w:ascii="Times New Roman" w:eastAsiaTheme="minorEastAsia" w:hAnsi="Times New Roman" w:cs="Times New Roman"/>
          <w:iCs/>
          <w:lang w:val="en-CA"/>
        </w:rPr>
        <w:instrText xml:space="preserve"> ADDIN ZOTERO_ITEM CSL_CITATION {"citationID":"hStlvsK6","properties":{"formattedCitation":"(Halkin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D25E6A">
        <w:rPr>
          <w:rFonts w:ascii="Times New Roman" w:eastAsiaTheme="minorEastAsia" w:hAnsi="Times New Roman" w:cs="Times New Roman"/>
          <w:iCs/>
          <w:lang w:val="en-CA"/>
        </w:rPr>
        <w:fldChar w:fldCharType="separate"/>
      </w:r>
      <w:r w:rsidR="0083437F">
        <w:rPr>
          <w:rFonts w:ascii="Times New Roman" w:eastAsiaTheme="minorEastAsia" w:hAnsi="Times New Roman" w:cs="Times New Roman"/>
          <w:iCs/>
          <w:noProof/>
          <w:lang w:val="en-CA"/>
        </w:rPr>
        <w:t>(Halkin et al., 2021; Robert et al., 2019)</w:t>
      </w:r>
      <w:r w:rsidR="00D25E6A">
        <w:rPr>
          <w:rFonts w:ascii="Times New Roman" w:eastAsiaTheme="minorEastAsia" w:hAnsi="Times New Roman" w:cs="Times New Roman"/>
          <w:iCs/>
          <w:lang w:val="en-CA"/>
        </w:rPr>
        <w:fldChar w:fldCharType="end"/>
      </w:r>
      <w:r w:rsidR="00D25E6A">
        <w:rPr>
          <w:rFonts w:ascii="Times New Roman" w:eastAsiaTheme="minorEastAsia" w:hAnsi="Times New Roman" w:cs="Times New Roman"/>
          <w:iCs/>
          <w:lang w:val="en-CA"/>
        </w:rPr>
        <w:t xml:space="preserve">. </w:t>
      </w:r>
      <w:r w:rsidR="0083437F">
        <w:rPr>
          <w:rFonts w:ascii="Times New Roman" w:eastAsiaTheme="minorEastAsia" w:hAnsi="Times New Roman" w:cs="Times New Roman"/>
          <w:iCs/>
          <w:lang w:val="en-CA"/>
        </w:rPr>
        <w:t xml:space="preserve">Nest predation for the Northern cardinals tends to be quite </w:t>
      </w:r>
      <w:commentRangeStart w:id="114"/>
      <w:r w:rsidR="0083437F">
        <w:rPr>
          <w:rFonts w:ascii="Times New Roman" w:eastAsiaTheme="minorEastAsia" w:hAnsi="Times New Roman" w:cs="Times New Roman"/>
          <w:iCs/>
          <w:lang w:val="en-CA"/>
        </w:rPr>
        <w:t>high</w:t>
      </w:r>
      <w:commentRangeEnd w:id="114"/>
      <w:r w:rsidR="00BA1C39">
        <w:rPr>
          <w:rStyle w:val="CommentReference"/>
        </w:rPr>
        <w:commentReference w:id="114"/>
      </w:r>
      <w:r w:rsidR="0083437F">
        <w:rPr>
          <w:rFonts w:ascii="Times New Roman" w:eastAsiaTheme="minorEastAsia" w:hAnsi="Times New Roman" w:cs="Times New Roman"/>
          <w:iCs/>
          <w:lang w:val="en-CA"/>
        </w:rPr>
        <w:t>, averaging 70% in the early season</w:t>
      </w:r>
      <w:r w:rsidR="00882B92">
        <w:rPr>
          <w:rFonts w:ascii="Times New Roman" w:eastAsiaTheme="minorEastAsia" w:hAnsi="Times New Roman" w:cs="Times New Roman"/>
          <w:iCs/>
          <w:lang w:val="en-CA"/>
        </w:rPr>
        <w:t xml:space="preserve">, with improving success as the breeding season progresses </w:t>
      </w:r>
      <w:r w:rsidR="00882B92">
        <w:rPr>
          <w:rFonts w:ascii="Times New Roman" w:eastAsiaTheme="minorEastAsia" w:hAnsi="Times New Roman" w:cs="Times New Roman"/>
          <w:iCs/>
          <w:lang w:val="en-CA"/>
        </w:rPr>
        <w:fldChar w:fldCharType="begin"/>
      </w:r>
      <w:r w:rsidR="00882B92">
        <w:rPr>
          <w:rFonts w:ascii="Times New Roman" w:eastAsiaTheme="minorEastAsia" w:hAnsi="Times New Roman" w:cs="Times New Roman"/>
          <w:iCs/>
          <w:lang w:val="en-CA"/>
        </w:rPr>
        <w:instrText xml:space="preserve"> ADDIN ZOTERO_ITEM CSL_CITATION {"citationID":"jKtWSEdl","properties":{"formattedCitation":"(DeVries &amp; Jawor, 2013; Filliater et al., 1994; Linville et al., 1998)","plainCitation":"(DeVries &amp; Jawor, 2013; Filliater et al., 1994; Linville et al., 1998)","noteIndex":0},"citationItems":[{"id":846,"uris":["http://zotero.org/users/16770306/items/7J2X4V6U"],"itemData":{"id":846,"type":"article-journal","abstract":"Behavioural transitions between territoriality and parental care are necessary for many seasonally breeding vertebrates. Among birds, such transitions can be mediated by the steroid hormone testosterone (T), resulting in a T-mediated behavioural trade-off. This theory is supported by many implantation studies with birds demonstrating that the administration of exogenous T during parental phases can negatively affect offspring care. However, little is known about relationships between naturally circulating levels of T and parental behaviour in wild bird populations. We examined covariation in circulating levels of T (before and after injection of gonadotropin-releasing hormone (GnRH)) and nestling provisioning rates in male and female northern cardinals, Cardinalis cardinalis, a highly aggressive, biparental resident songbird. Results indicate that both sexes had detectable levels of initial T when providing parental care, but only males produced significantly higher elevations of T following GnRH injections. Furthermore, T levels (both initial and following GnRH injections) and nestling provisioning rates did not covary for either sex, and these measures were not correlated between members of breeding pairs. When results of this study are considered with prior work indicating that elevations in T might not be necessary to support male or female aggression in this species, it appears that relationships between circulating T and reproductive behaviour could be more complex for the cardinal than for many others birds similarly examined. Such findings warrant additional examination of interrelationships between T, aggression and other forms of parental care to assess whether this species engages in T-mediated behavioural trade-offs. Possible alternative mechanisms influencing behaviour in the cardinal and future directions for research are discussed.","collection-title":"Special Issue: Behavioural Plasticity and Evolution","container-title":"Animal Behaviour","DOI":"10.1016/j.anbehav.2013.02.019","ISSN":"0003-3472","issue":"5","journalAbbreviation":"Animal Behaviour","page":"957-965","source":"ScienceDirect","title":"Natural variation in circulating testosterone does not predict nestling provisioning rates in the northern cardinal, &lt;i&gt;Cardinalis cardinalis&lt;/i&gt;","volume":"85","author":[{"family":"DeVries","given":"M. Susan"},{"family":"Jawor","given":"Jodie M."}],"issued":{"date-parts":[["2013",5,1]]}}},{"id":842,"uris":["http://zotero.org/users/16770306/items/YU2JBY6C"],"itemData":{"id":842,"type":"article-journal","abstract":"The fates of 121 nests of Northern Cardinals (Cardinalis cardinalis) in south-western Ohio were determined in 1991 and 1992. Success rate was only 15%, estimated by the Mayfield method. All failed nests were known or suspected to have been preyed upon. Several hypotheses to explain differences between the location of successful and failed nests were tested. None of those considered explained why the contents of particular nests were taken. We propose that a high incidence of predation by a rich guild of nest predators precludes the existence of predictably safe nest sites for cardinals. Instead, cardinals appear simply to be well-adapted to renest rapidly in response to the near randomness of nest predation. A similar adaptation may characterize many passerines.","container-title":"The Condor: Ornithological Applications","DOI":"10.2307/1369479","ISSN":"1938-5129","issue":"3","journalAbbreviation":"The Condor: Ornithological Applications","page":"761-768","source":"Silverchair","title":"Predation on Northern Cardinal Nests: Does Choice of Nest Site Matter?","title-short":"Predation on Northern Cardinal Nests","volume":"96","author":[{"family":"Filliater","given":"Tamatha S."},{"family":"Breitwisch","given":"Randall"},{"family":"Nealen","given":"Paul M."}],"issued":{"date-parts":[["1994",8,1]]}}},{"id":844,"uris":["http://zotero.org/users/16770306/items/HX8LBEAD"],"itemData":{"id":844,"type":"article-journal","abstract":"Good parent and differential allocation models predict relationships between degree of sexual ornamentation and parental care, but relatively few studies have tested these models. The northern cardinal, Cardinalis cardinalis, is a sexually dichromatic species in which both sexes are ornamented. Males have red plumage, and females have tan plumage with limited areas of red feathering. Cardinals were used to address the two models and determine whether plumage brightness signals level of parental care by both sexes. Absolute effort in feeding nestlings by males was not correlated with male breast plumage colour, but effort by females was positively correlated with female underwing plumage colour. Absolute feeding effort by females was also inversely related to brightness of the mate's breast colour. As a consequence, the proportion of a pair's total feedings provided by the male was positively correlated with male breast colour. Proportion of total feedings provided by the female was positively correlated with female wing colour. Feeding efforts (both per nest and per nestling) were correlated between mates, but birds did not mate assortatively in relation to colour. These results support the good parent hypothesis, suggesting colour brightness is a signal of parental care. The results also indicate that ornamentation of both members of the pair may be important determinants of relative efforts in provisioning nestlings by parent birds. Copyright 1998 The Association for the Study of Animal Behaviour.","container-title":"Animal Behaviour","DOI":"10.1006/anbe.1997.0595","ISSN":"0003-3472","issue":"1","journalAbbreviation":"Anim Behav","language":"eng","note":"PMID: 9480678","page":"119-127","source":"PubMed","title":"Plumage brightness as an indicator of parental care in northern cardinals","volume":"55","author":[{"family":"Linville","given":"S. U."},{"family":"Breitwisch","given":"R."},{"family":"Schilling","given":"A. J."}],"issued":{"date-parts":[["1998",1]]}}}],"schema":"https://github.com/citation-style-language/schema/raw/master/csl-citation.json"} </w:instrText>
      </w:r>
      <w:r w:rsidR="00882B92">
        <w:rPr>
          <w:rFonts w:ascii="Times New Roman" w:eastAsiaTheme="minorEastAsia" w:hAnsi="Times New Roman" w:cs="Times New Roman"/>
          <w:iCs/>
          <w:lang w:val="en-CA"/>
        </w:rPr>
        <w:fldChar w:fldCharType="separate"/>
      </w:r>
      <w:r w:rsidR="00882B92">
        <w:rPr>
          <w:rFonts w:ascii="Times New Roman" w:eastAsiaTheme="minorEastAsia" w:hAnsi="Times New Roman" w:cs="Times New Roman"/>
          <w:iCs/>
          <w:noProof/>
          <w:lang w:val="en-CA"/>
        </w:rPr>
        <w:t>(DeVries &amp; Jawor, 2013; Filliater et al., 1994; Linville et al., 1998)</w:t>
      </w:r>
      <w:r w:rsidR="00882B92">
        <w:rPr>
          <w:rFonts w:ascii="Times New Roman" w:eastAsiaTheme="minorEastAsia" w:hAnsi="Times New Roman" w:cs="Times New Roman"/>
          <w:iCs/>
          <w:lang w:val="en-CA"/>
        </w:rPr>
        <w:fldChar w:fldCharType="end"/>
      </w:r>
      <w:r w:rsidR="0083437F">
        <w:rPr>
          <w:rFonts w:ascii="Times New Roman" w:eastAsiaTheme="minorEastAsia" w:hAnsi="Times New Roman" w:cs="Times New Roman"/>
          <w:iCs/>
          <w:lang w:val="en-CA"/>
        </w:rPr>
        <w:t xml:space="preserve">. For this reason, </w:t>
      </w:r>
      <w:del w:id="115" w:author="Kyle Elliott, Dr" w:date="2025-06-17T19:07:00Z" w16du:dateUtc="2025-06-17T23:07:00Z">
        <w:r w:rsidR="0083437F" w:rsidDel="00BA1C39">
          <w:rPr>
            <w:rFonts w:ascii="Times New Roman" w:eastAsiaTheme="minorEastAsia" w:hAnsi="Times New Roman" w:cs="Times New Roman"/>
            <w:iCs/>
            <w:lang w:val="en-CA"/>
          </w:rPr>
          <w:delText xml:space="preserve">it’s not rare to see </w:delText>
        </w:r>
      </w:del>
      <w:r w:rsidR="0083437F">
        <w:rPr>
          <w:rFonts w:ascii="Times New Roman" w:eastAsiaTheme="minorEastAsia" w:hAnsi="Times New Roman" w:cs="Times New Roman"/>
          <w:iCs/>
          <w:lang w:val="en-CA"/>
        </w:rPr>
        <w:t xml:space="preserve">cardinals </w:t>
      </w:r>
      <w:ins w:id="116" w:author="Kyle Elliott, Dr" w:date="2025-06-17T19:07:00Z" w16du:dateUtc="2025-06-17T23:07:00Z">
        <w:r w:rsidR="00BA1C39">
          <w:rPr>
            <w:rFonts w:ascii="Times New Roman" w:eastAsiaTheme="minorEastAsia" w:hAnsi="Times New Roman" w:cs="Times New Roman"/>
            <w:iCs/>
            <w:lang w:val="en-CA"/>
          </w:rPr>
          <w:t xml:space="preserve">often </w:t>
        </w:r>
      </w:ins>
      <w:r w:rsidR="0083437F">
        <w:rPr>
          <w:rFonts w:ascii="Times New Roman" w:eastAsiaTheme="minorEastAsia" w:hAnsi="Times New Roman" w:cs="Times New Roman"/>
          <w:iCs/>
          <w:lang w:val="en-CA"/>
        </w:rPr>
        <w:t xml:space="preserve">have a second nest and brood later in the season, with reports of recently fledged young as late as </w:t>
      </w:r>
      <w:r w:rsidR="00882B92">
        <w:rPr>
          <w:rFonts w:ascii="Times New Roman" w:eastAsiaTheme="minorEastAsia" w:hAnsi="Times New Roman" w:cs="Times New Roman"/>
          <w:iCs/>
          <w:lang w:val="en-CA"/>
        </w:rPr>
        <w:t xml:space="preserve">August and September </w:t>
      </w:r>
      <w:commentRangeStart w:id="117"/>
      <w:r w:rsidR="00882B92">
        <w:rPr>
          <w:rFonts w:ascii="Times New Roman" w:eastAsiaTheme="minorEastAsia" w:hAnsi="Times New Roman" w:cs="Times New Roman"/>
          <w:iCs/>
          <w:lang w:val="en-CA"/>
        </w:rPr>
        <w:fldChar w:fldCharType="begin"/>
      </w:r>
      <w:r w:rsidR="00882B92">
        <w:rPr>
          <w:rFonts w:ascii="Times New Roman" w:eastAsiaTheme="minorEastAsia" w:hAnsi="Times New Roman" w:cs="Times New Roman"/>
          <w:iCs/>
          <w:lang w:val="en-CA"/>
        </w:rPr>
        <w:instrText xml:space="preserve"> ADDIN ZOTERO_ITEM CSL_CITATION {"citationID":"ldABt7SN","properties":{"formattedCitation":"(Laskey, 1944)","plainCitation":"(Laskey, 1944)","noteIndex":0},"citationItems":[{"id":849,"uris":["http://zotero.org/users/16770306/items/PW8CM4RP"],"itemData":{"id":849,"type":"article-journal","issue":"1","language":"en","source":"Zotero","title":"A STUDY OF THE CARDINAL IN TENNESSEE","volume":"56","author":[{"family":"Laskey","given":"Amelia R"}],"issued":{"date-parts":[["1944",3]]}}}],"schema":"https://github.com/citation-style-language/schema/raw/master/csl-citation.json"} </w:instrText>
      </w:r>
      <w:r w:rsidR="00882B92">
        <w:rPr>
          <w:rFonts w:ascii="Times New Roman" w:eastAsiaTheme="minorEastAsia" w:hAnsi="Times New Roman" w:cs="Times New Roman"/>
          <w:iCs/>
          <w:lang w:val="en-CA"/>
        </w:rPr>
        <w:fldChar w:fldCharType="separate"/>
      </w:r>
      <w:r w:rsidR="00882B92">
        <w:rPr>
          <w:rFonts w:ascii="Times New Roman" w:eastAsiaTheme="minorEastAsia" w:hAnsi="Times New Roman" w:cs="Times New Roman"/>
          <w:iCs/>
          <w:noProof/>
          <w:lang w:val="en-CA"/>
        </w:rPr>
        <w:t>(Laskey, 1944)</w:t>
      </w:r>
      <w:r w:rsidR="00882B92">
        <w:rPr>
          <w:rFonts w:ascii="Times New Roman" w:eastAsiaTheme="minorEastAsia" w:hAnsi="Times New Roman" w:cs="Times New Roman"/>
          <w:iCs/>
          <w:lang w:val="en-CA"/>
        </w:rPr>
        <w:fldChar w:fldCharType="end"/>
      </w:r>
      <w:commentRangeEnd w:id="117"/>
      <w:r w:rsidR="00BA1C39">
        <w:rPr>
          <w:rStyle w:val="CommentReference"/>
        </w:rPr>
        <w:commentReference w:id="117"/>
      </w:r>
      <w:r w:rsidR="0083437F">
        <w:rPr>
          <w:rFonts w:ascii="Times New Roman" w:eastAsiaTheme="minorEastAsia" w:hAnsi="Times New Roman" w:cs="Times New Roman"/>
          <w:iCs/>
          <w:lang w:val="en-CA"/>
        </w:rPr>
        <w:t>.</w:t>
      </w:r>
    </w:p>
    <w:p w14:paraId="1FF26F94" w14:textId="2AAA7D46" w:rsidR="00421FFE" w:rsidRDefault="00D42452" w:rsidP="00421FFE">
      <w:pPr>
        <w:spacing w:line="480" w:lineRule="auto"/>
        <w:ind w:firstLine="720"/>
        <w:jc w:val="both"/>
        <w:rPr>
          <w:rFonts w:ascii="Times New Roman" w:eastAsiaTheme="minorEastAsia" w:hAnsi="Times New Roman" w:cs="Times New Roman"/>
          <w:iCs/>
          <w:lang w:val="en-CA"/>
        </w:rPr>
      </w:pPr>
      <w:del w:id="118" w:author="Kyle Elliott, Dr" w:date="2025-06-17T19:07:00Z" w16du:dateUtc="2025-06-17T23:07:00Z">
        <w:r w:rsidDel="00BA1C39">
          <w:rPr>
            <w:rFonts w:ascii="Times New Roman" w:eastAsiaTheme="minorEastAsia" w:hAnsi="Times New Roman" w:cs="Times New Roman"/>
            <w:iCs/>
            <w:lang w:val="en-CA"/>
          </w:rPr>
          <w:delText>A total of t</w:delText>
        </w:r>
      </w:del>
      <w:ins w:id="119" w:author="Kyle Elliott, Dr" w:date="2025-06-17T19:07:00Z" w16du:dateUtc="2025-06-17T23:07:00Z">
        <w:r w:rsidR="00BA1C39">
          <w:rPr>
            <w:rFonts w:ascii="Times New Roman" w:eastAsiaTheme="minorEastAsia" w:hAnsi="Times New Roman" w:cs="Times New Roman"/>
            <w:iCs/>
            <w:lang w:val="en-CA"/>
          </w:rPr>
          <w:t>T</w:t>
        </w:r>
      </w:ins>
      <w:r>
        <w:rPr>
          <w:rFonts w:ascii="Times New Roman" w:eastAsiaTheme="minorEastAsia" w:hAnsi="Times New Roman" w:cs="Times New Roman"/>
          <w:iCs/>
          <w:lang w:val="en-CA"/>
        </w:rPr>
        <w:t>h</w:t>
      </w:r>
      <w:ins w:id="120" w:author="Kyle Elliott, Dr" w:date="2025-06-17T19:08:00Z" w16du:dateUtc="2025-06-17T23:08:00Z">
        <w:r w:rsidR="00BA1C39">
          <w:rPr>
            <w:rFonts w:ascii="Times New Roman" w:eastAsiaTheme="minorEastAsia" w:hAnsi="Times New Roman" w:cs="Times New Roman"/>
            <w:iCs/>
            <w:lang w:val="en-CA"/>
          </w:rPr>
          <w:t>e th</w:t>
        </w:r>
      </w:ins>
      <w:r>
        <w:rPr>
          <w:rFonts w:ascii="Times New Roman" w:eastAsiaTheme="minorEastAsia" w:hAnsi="Times New Roman" w:cs="Times New Roman"/>
          <w:iCs/>
          <w:lang w:val="en-CA"/>
        </w:rPr>
        <w:t xml:space="preserve">ree study locations </w:t>
      </w:r>
      <w:del w:id="121" w:author="Kyle Elliott, Dr" w:date="2025-06-17T19:08:00Z" w16du:dateUtc="2025-06-17T23:08:00Z">
        <w:r w:rsidDel="00BA1C39">
          <w:rPr>
            <w:rFonts w:ascii="Times New Roman" w:eastAsiaTheme="minorEastAsia" w:hAnsi="Times New Roman" w:cs="Times New Roman"/>
            <w:iCs/>
            <w:lang w:val="en-CA"/>
          </w:rPr>
          <w:delText xml:space="preserve">are investigated </w:delText>
        </w:r>
      </w:del>
      <w:r w:rsidR="00D94FB3">
        <w:rPr>
          <w:rFonts w:ascii="Times New Roman" w:eastAsiaTheme="minorEastAsia" w:hAnsi="Times New Roman" w:cs="Times New Roman"/>
          <w:iCs/>
          <w:lang w:val="en-CA"/>
        </w:rPr>
        <w:t xml:space="preserve">in this study are within the island of Montreal, the second largest city in Canada </w:t>
      </w:r>
      <w:r w:rsidR="00D94FB3">
        <w:rPr>
          <w:rFonts w:ascii="Times New Roman" w:eastAsiaTheme="minorEastAsia" w:hAnsi="Times New Roman" w:cs="Times New Roman"/>
          <w:iCs/>
          <w:lang w:val="en-CA"/>
        </w:rPr>
        <w:fldChar w:fldCharType="begin"/>
      </w:r>
      <w:r w:rsidR="00D94FB3">
        <w:rPr>
          <w:rFonts w:ascii="Times New Roman" w:eastAsiaTheme="minorEastAsia" w:hAnsi="Times New Roman" w:cs="Times New Roman"/>
          <w:iCs/>
          <w:lang w:val="en-CA"/>
        </w:rPr>
        <w:instrText xml:space="preserve"> ADDIN ZOTERO_ITEM CSL_CITATION {"citationID":"5vl3947e","properties":{"formattedCitation":"(Government of Canada, 2022)","plainCitation":"(Government of Canada, 2022)","noteIndex":0},"citationItems":[{"id":863,"uris":["http://zotero.org/users/16770306/items/XAHVI5W7"],"itemData":{"id":863,"type":"webpage","abstract":"This profile presents information from the 2021 Census of Population for various levels of geography, including provinces and territories, census metropolitan areas, communities and census tracts. Data are from the 2021 Census of Population and are available according to the major releases of the 2021 Census release dates: February 9, 2022 – Population and dwelling counts; April 27, 2022 – Age, Sex at birth and gender, Type of dwelling; July 13, 2022 – Families, households and marital status, Canadian military experience, Income; August 17, 2022 – Language; September 21, 2022 – Indigenous peoples, Housing; October 26, 2022 – Immigration, place of birth, and citizenship, Ethnocultural and religious diversity, Mobility and migration; November 30, 2022 – Education, Labour, Language of work, Commuting, Instruction in the official minority language.","language":"eng","note":"Last Modified: 2023-11-15","title":"Census Profile, 2021 Census of Population","URL":"https://www12.statcan.gc.ca/census-recensement/2021/dp-pd/prof/index.cfm?Lang=E","author":[{"family":"Government of Canada","given":"Statistics Canada"}],"accessed":{"date-parts":[["2025",5,13]]},"issued":{"date-parts":[["2022",2,9]]}}}],"schema":"https://github.com/citation-style-language/schema/raw/master/csl-citation.json"} </w:instrText>
      </w:r>
      <w:r w:rsidR="00D94FB3">
        <w:rPr>
          <w:rFonts w:ascii="Times New Roman" w:eastAsiaTheme="minorEastAsia" w:hAnsi="Times New Roman" w:cs="Times New Roman"/>
          <w:iCs/>
          <w:lang w:val="en-CA"/>
        </w:rPr>
        <w:fldChar w:fldCharType="separate"/>
      </w:r>
      <w:r w:rsidR="00D94FB3">
        <w:rPr>
          <w:rFonts w:ascii="Times New Roman" w:eastAsiaTheme="minorEastAsia" w:hAnsi="Times New Roman" w:cs="Times New Roman"/>
          <w:iCs/>
          <w:noProof/>
          <w:lang w:val="en-CA"/>
        </w:rPr>
        <w:t>(Government of Canada, 2022)</w:t>
      </w:r>
      <w:r w:rsidR="00D94FB3">
        <w:rPr>
          <w:rFonts w:ascii="Times New Roman" w:eastAsiaTheme="minorEastAsia" w:hAnsi="Times New Roman" w:cs="Times New Roman"/>
          <w:iCs/>
          <w:lang w:val="en-CA"/>
        </w:rPr>
        <w:fldChar w:fldCharType="end"/>
      </w:r>
      <w:r w:rsidR="00D94FB3">
        <w:rPr>
          <w:rFonts w:ascii="Times New Roman" w:eastAsiaTheme="minorEastAsia" w:hAnsi="Times New Roman" w:cs="Times New Roman"/>
          <w:iCs/>
          <w:lang w:val="en-CA"/>
        </w:rPr>
        <w:t>. The first study site is the McGill Bird Observatory</w:t>
      </w:r>
      <w:ins w:id="122" w:author="Kyle Elliott, Dr" w:date="2025-06-17T19:08:00Z" w16du:dateUtc="2025-06-17T23:08:00Z">
        <w:r w:rsidR="00BA1C39">
          <w:rPr>
            <w:rFonts w:ascii="Times New Roman" w:eastAsiaTheme="minorEastAsia" w:hAnsi="Times New Roman" w:cs="Times New Roman"/>
            <w:iCs/>
            <w:lang w:val="en-CA"/>
          </w:rPr>
          <w:t xml:space="preserve"> (MBO)</w:t>
        </w:r>
      </w:ins>
      <w:r w:rsidR="00D94FB3">
        <w:rPr>
          <w:rFonts w:ascii="Times New Roman" w:eastAsiaTheme="minorEastAsia" w:hAnsi="Times New Roman" w:cs="Times New Roman"/>
          <w:iCs/>
          <w:lang w:val="en-CA"/>
        </w:rPr>
        <w:t>, a migration monitoring banding station based in Sainte-Anne-de-Bellevue on the western tip of the island</w:t>
      </w:r>
      <w:r w:rsidR="000C4741">
        <w:rPr>
          <w:rFonts w:ascii="Times New Roman" w:eastAsiaTheme="minorEastAsia" w:hAnsi="Times New Roman" w:cs="Times New Roman"/>
          <w:iCs/>
          <w:lang w:val="en-CA"/>
        </w:rPr>
        <w:t xml:space="preserve"> (</w:t>
      </w:r>
      <w:r w:rsidR="005419C4">
        <w:rPr>
          <w:rFonts w:ascii="Times New Roman" w:eastAsiaTheme="minorEastAsia" w:hAnsi="Times New Roman" w:cs="Times New Roman"/>
          <w:iCs/>
          <w:lang w:val="en-CA"/>
        </w:rPr>
        <w:t>45.43˚N, 73.94˚W)</w:t>
      </w:r>
      <w:r w:rsidR="00D94FB3">
        <w:rPr>
          <w:rFonts w:ascii="Times New Roman" w:eastAsiaTheme="minorEastAsia" w:hAnsi="Times New Roman" w:cs="Times New Roman"/>
          <w:iCs/>
          <w:lang w:val="en-CA"/>
        </w:rPr>
        <w:t xml:space="preserve">, more specifically in the </w:t>
      </w:r>
      <w:proofErr w:type="spellStart"/>
      <w:r w:rsidR="00D94FB3">
        <w:rPr>
          <w:rFonts w:ascii="Times New Roman" w:eastAsiaTheme="minorEastAsia" w:hAnsi="Times New Roman" w:cs="Times New Roman"/>
          <w:iCs/>
          <w:lang w:val="en-CA"/>
        </w:rPr>
        <w:t>Stoneycroft</w:t>
      </w:r>
      <w:proofErr w:type="spellEnd"/>
      <w:r w:rsidR="00634598">
        <w:rPr>
          <w:rFonts w:ascii="Times New Roman" w:eastAsiaTheme="minorEastAsia" w:hAnsi="Times New Roman" w:cs="Times New Roman"/>
          <w:iCs/>
          <w:lang w:val="en-CA"/>
        </w:rPr>
        <w:t xml:space="preserve"> Wildlife Area, part of the MacDonald campus at McGill University </w:t>
      </w:r>
      <w:r w:rsidR="00634598">
        <w:rPr>
          <w:rFonts w:ascii="Times New Roman" w:eastAsiaTheme="minorEastAsia" w:hAnsi="Times New Roman" w:cs="Times New Roman"/>
          <w:iCs/>
          <w:lang w:val="en-CA"/>
        </w:rPr>
        <w:fldChar w:fldCharType="begin"/>
      </w:r>
      <w:r w:rsidR="00634598">
        <w:rPr>
          <w:rFonts w:ascii="Times New Roman" w:eastAsiaTheme="minorEastAsia" w:hAnsi="Times New Roman" w:cs="Times New Roman"/>
          <w:iCs/>
          <w:lang w:val="en-CA"/>
        </w:rPr>
        <w:instrText xml:space="preserve"> ADDIN ZOTERO_ITEM CSL_CITATION {"citationID":"1ng8REXw","properties":{"formattedCitation":"(Gahbauer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634598">
        <w:rPr>
          <w:rFonts w:ascii="Times New Roman" w:eastAsiaTheme="minorEastAsia" w:hAnsi="Times New Roman" w:cs="Times New Roman"/>
          <w:iCs/>
          <w:lang w:val="en-CA"/>
        </w:rPr>
        <w:fldChar w:fldCharType="separate"/>
      </w:r>
      <w:r w:rsidR="00634598">
        <w:rPr>
          <w:rFonts w:ascii="Times New Roman" w:eastAsiaTheme="minorEastAsia" w:hAnsi="Times New Roman" w:cs="Times New Roman"/>
          <w:iCs/>
          <w:noProof/>
          <w:lang w:val="en-CA"/>
        </w:rPr>
        <w:t>(Gahbauer et al., 2015)</w:t>
      </w:r>
      <w:r w:rsidR="00634598">
        <w:rPr>
          <w:rFonts w:ascii="Times New Roman" w:eastAsiaTheme="minorEastAsia" w:hAnsi="Times New Roman" w:cs="Times New Roman"/>
          <w:iCs/>
          <w:lang w:val="en-CA"/>
        </w:rPr>
        <w:fldChar w:fldCharType="end"/>
      </w:r>
      <w:r w:rsidR="00634598">
        <w:rPr>
          <w:rFonts w:ascii="Times New Roman" w:eastAsiaTheme="minorEastAsia" w:hAnsi="Times New Roman" w:cs="Times New Roman"/>
          <w:iCs/>
          <w:lang w:val="en-CA"/>
        </w:rPr>
        <w:t>.</w:t>
      </w:r>
      <w:r w:rsidR="005419C4">
        <w:rPr>
          <w:rFonts w:ascii="Times New Roman" w:eastAsiaTheme="minorEastAsia" w:hAnsi="Times New Roman" w:cs="Times New Roman"/>
          <w:iCs/>
          <w:lang w:val="en-CA"/>
        </w:rPr>
        <w:t xml:space="preserve"> </w:t>
      </w:r>
      <w:del w:id="123" w:author="Kyle Elliott, Dr" w:date="2025-06-17T19:08:00Z" w16du:dateUtc="2025-06-17T23:08:00Z">
        <w:r w:rsidR="005419C4" w:rsidDel="00BA1C39">
          <w:rPr>
            <w:rFonts w:ascii="Times New Roman" w:eastAsiaTheme="minorEastAsia" w:hAnsi="Times New Roman" w:cs="Times New Roman"/>
            <w:iCs/>
            <w:lang w:val="en-CA"/>
          </w:rPr>
          <w:delText xml:space="preserve">It </w:delText>
        </w:r>
      </w:del>
      <w:ins w:id="124" w:author="Kyle Elliott, Dr" w:date="2025-06-17T19:08:00Z" w16du:dateUtc="2025-06-17T23:08:00Z">
        <w:r w:rsidR="00BA1C39">
          <w:rPr>
            <w:rFonts w:ascii="Times New Roman" w:eastAsiaTheme="minorEastAsia" w:hAnsi="Times New Roman" w:cs="Times New Roman"/>
            <w:iCs/>
            <w:lang w:val="en-CA"/>
          </w:rPr>
          <w:t xml:space="preserve">MBO </w:t>
        </w:r>
      </w:ins>
      <w:r w:rsidR="005419C4">
        <w:rPr>
          <w:rFonts w:ascii="Times New Roman" w:eastAsiaTheme="minorEastAsia" w:hAnsi="Times New Roman" w:cs="Times New Roman"/>
          <w:iCs/>
          <w:lang w:val="en-CA"/>
        </w:rPr>
        <w:t xml:space="preserve">was founded in 2004 by graduate students at McGill University and is now operated by the Migration Research Foundation (MRF) </w:t>
      </w:r>
      <w:r w:rsidR="005419C4">
        <w:rPr>
          <w:rFonts w:ascii="Times New Roman" w:eastAsiaTheme="minorEastAsia" w:hAnsi="Times New Roman" w:cs="Times New Roman"/>
          <w:iCs/>
          <w:lang w:val="en-CA"/>
        </w:rPr>
        <w:fldChar w:fldCharType="begin"/>
      </w:r>
      <w:r w:rsidR="005419C4">
        <w:rPr>
          <w:rFonts w:ascii="Times New Roman" w:eastAsiaTheme="minorEastAsia" w:hAnsi="Times New Roman" w:cs="Times New Roman"/>
          <w:iCs/>
          <w:lang w:val="en-CA"/>
        </w:rPr>
        <w:instrText xml:space="preserve"> ADDIN ZOTERO_ITEM CSL_CITATION {"citationID":"mUfp5rw6","properties":{"formattedCitation":"(Gahbauer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5419C4">
        <w:rPr>
          <w:rFonts w:ascii="Times New Roman" w:eastAsiaTheme="minorEastAsia" w:hAnsi="Times New Roman" w:cs="Times New Roman"/>
          <w:iCs/>
          <w:lang w:val="en-CA"/>
        </w:rPr>
        <w:fldChar w:fldCharType="separate"/>
      </w:r>
      <w:r w:rsidR="005419C4">
        <w:rPr>
          <w:rFonts w:ascii="Times New Roman" w:eastAsiaTheme="minorEastAsia" w:hAnsi="Times New Roman" w:cs="Times New Roman"/>
          <w:iCs/>
          <w:noProof/>
          <w:lang w:val="en-CA"/>
        </w:rPr>
        <w:t>(Gahbauer et al., 2015)</w:t>
      </w:r>
      <w:r w:rsidR="005419C4">
        <w:rPr>
          <w:rFonts w:ascii="Times New Roman" w:eastAsiaTheme="minorEastAsia" w:hAnsi="Times New Roman" w:cs="Times New Roman"/>
          <w:iCs/>
          <w:lang w:val="en-CA"/>
        </w:rPr>
        <w:fldChar w:fldCharType="end"/>
      </w:r>
      <w:r w:rsidR="006C3A23">
        <w:rPr>
          <w:rFonts w:ascii="Times New Roman" w:eastAsiaTheme="minorEastAsia" w:hAnsi="Times New Roman" w:cs="Times New Roman"/>
          <w:iCs/>
          <w:lang w:val="en-CA"/>
        </w:rPr>
        <w:t xml:space="preserve">. This banding station is the only one </w:t>
      </w:r>
      <w:r w:rsidR="00D00BDC">
        <w:rPr>
          <w:rFonts w:ascii="Times New Roman" w:eastAsiaTheme="minorEastAsia" w:hAnsi="Times New Roman" w:cs="Times New Roman"/>
          <w:iCs/>
          <w:lang w:val="en-CA"/>
        </w:rPr>
        <w:t xml:space="preserve">active in southwestern Quebec and also serves </w:t>
      </w:r>
      <w:r w:rsidR="00870910">
        <w:rPr>
          <w:rFonts w:ascii="Times New Roman" w:eastAsiaTheme="minorEastAsia" w:hAnsi="Times New Roman" w:cs="Times New Roman"/>
          <w:iCs/>
          <w:lang w:val="en-CA"/>
        </w:rPr>
        <w:t xml:space="preserve">as </w:t>
      </w:r>
      <w:r w:rsidR="00D00BDC">
        <w:rPr>
          <w:rFonts w:ascii="Times New Roman" w:eastAsiaTheme="minorEastAsia" w:hAnsi="Times New Roman" w:cs="Times New Roman"/>
          <w:iCs/>
          <w:lang w:val="en-CA"/>
        </w:rPr>
        <w:t>a training facility for students who wish to enhance their skills in field ornithology</w:t>
      </w:r>
      <w:r w:rsidR="001C6D9A">
        <w:rPr>
          <w:rFonts w:ascii="Times New Roman" w:eastAsiaTheme="minorEastAsia" w:hAnsi="Times New Roman" w:cs="Times New Roman"/>
          <w:iCs/>
          <w:lang w:val="en-CA"/>
        </w:rPr>
        <w:t xml:space="preserve"> </w:t>
      </w:r>
      <w:r w:rsidR="001C6D9A">
        <w:rPr>
          <w:rFonts w:ascii="Times New Roman" w:eastAsiaTheme="minorEastAsia" w:hAnsi="Times New Roman" w:cs="Times New Roman"/>
          <w:iCs/>
          <w:lang w:val="en-CA"/>
        </w:rPr>
        <w:fldChar w:fldCharType="begin"/>
      </w:r>
      <w:r w:rsidR="001C6D9A">
        <w:rPr>
          <w:rFonts w:ascii="Times New Roman" w:eastAsiaTheme="minorEastAsia" w:hAnsi="Times New Roman" w:cs="Times New Roman"/>
          <w:iCs/>
          <w:lang w:val="en-CA"/>
        </w:rPr>
        <w:instrText xml:space="preserve"> ADDIN ZOTERO_ITEM CSL_CITATION {"citationID":"yI1XmRet","properties":{"formattedCitation":"(Gahbauer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1C6D9A">
        <w:rPr>
          <w:rFonts w:ascii="Times New Roman" w:eastAsiaTheme="minorEastAsia" w:hAnsi="Times New Roman" w:cs="Times New Roman"/>
          <w:iCs/>
          <w:lang w:val="en-CA"/>
        </w:rPr>
        <w:fldChar w:fldCharType="separate"/>
      </w:r>
      <w:r w:rsidR="001C6D9A">
        <w:rPr>
          <w:rFonts w:ascii="Times New Roman" w:eastAsiaTheme="minorEastAsia" w:hAnsi="Times New Roman" w:cs="Times New Roman"/>
          <w:iCs/>
          <w:noProof/>
          <w:lang w:val="en-CA"/>
        </w:rPr>
        <w:t>(Gahbauer et al., 2015)</w:t>
      </w:r>
      <w:r w:rsidR="001C6D9A">
        <w:rPr>
          <w:rFonts w:ascii="Times New Roman" w:eastAsiaTheme="minorEastAsia" w:hAnsi="Times New Roman" w:cs="Times New Roman"/>
          <w:iCs/>
          <w:lang w:val="en-CA"/>
        </w:rPr>
        <w:fldChar w:fldCharType="end"/>
      </w:r>
      <w:r w:rsidR="001C6D9A">
        <w:rPr>
          <w:rFonts w:ascii="Times New Roman" w:eastAsiaTheme="minorEastAsia" w:hAnsi="Times New Roman" w:cs="Times New Roman"/>
          <w:iCs/>
          <w:lang w:val="en-CA"/>
        </w:rPr>
        <w:t>.</w:t>
      </w:r>
      <w:r w:rsidR="00870910">
        <w:rPr>
          <w:rFonts w:ascii="Times New Roman" w:eastAsiaTheme="minorEastAsia" w:hAnsi="Times New Roman" w:cs="Times New Roman"/>
          <w:iCs/>
          <w:lang w:val="en-CA"/>
        </w:rPr>
        <w:t xml:space="preserve"> The area covered by MBO is mainly composed of mature and immature forest, wetlands and agricultural fields </w:t>
      </w:r>
      <w:r w:rsidR="00870910">
        <w:rPr>
          <w:rFonts w:ascii="Times New Roman" w:eastAsiaTheme="minorEastAsia" w:hAnsi="Times New Roman" w:cs="Times New Roman"/>
          <w:iCs/>
          <w:lang w:val="en-CA"/>
        </w:rPr>
        <w:fldChar w:fldCharType="begin"/>
      </w:r>
      <w:r w:rsidR="00870910">
        <w:rPr>
          <w:rFonts w:ascii="Times New Roman" w:eastAsiaTheme="minorEastAsia" w:hAnsi="Times New Roman" w:cs="Times New Roman"/>
          <w:iCs/>
          <w:lang w:val="en-CA"/>
        </w:rPr>
        <w:instrText xml:space="preserve"> ADDIN ZOTERO_ITEM CSL_CITATION {"citationID":"s4MQiECl","properties":{"formattedCitation":"(Poirier et al., 2024)","plainCitation":"(Poirier et al., 2024)","noteIndex":0},"citationItems":[{"id":820,"uris":["http://zotero.org/users/16770306/items/BNPS9ZQ2"],"itemData":{"id":820,"type":"article-journal","abstract":"Cities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00870910">
        <w:rPr>
          <w:rFonts w:ascii="Cambria Math" w:eastAsiaTheme="minorEastAsia" w:hAnsi="Cambria Math" w:cs="Cambria Math"/>
          <w:iCs/>
          <w:lang w:val="en-CA"/>
        </w:rPr>
        <w:instrText>∼</w:instrText>
      </w:r>
      <w:r w:rsidR="00870910">
        <w:rPr>
          <w:rFonts w:ascii="Times New Roman" w:eastAsiaTheme="minorEastAsia" w:hAnsi="Times New Roman" w:cs="Times New Roman"/>
          <w:iCs/>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00870910">
        <w:rPr>
          <w:rFonts w:ascii="Times New Roman" w:eastAsiaTheme="minorEastAsia" w:hAnsi="Times New Roman" w:cs="Times New Roman"/>
          <w:iCs/>
          <w:lang w:val="en-CA"/>
        </w:rPr>
        <w:fldChar w:fldCharType="separate"/>
      </w:r>
      <w:r w:rsidR="00870910">
        <w:rPr>
          <w:rFonts w:ascii="Times New Roman" w:eastAsiaTheme="minorEastAsia" w:hAnsi="Times New Roman" w:cs="Times New Roman"/>
          <w:iCs/>
          <w:noProof/>
          <w:lang w:val="en-CA"/>
        </w:rPr>
        <w:t xml:space="preserve">(Poirier et al., </w:t>
      </w:r>
      <w:r w:rsidR="00870910">
        <w:rPr>
          <w:rFonts w:ascii="Times New Roman" w:eastAsiaTheme="minorEastAsia" w:hAnsi="Times New Roman" w:cs="Times New Roman"/>
          <w:iCs/>
          <w:noProof/>
          <w:lang w:val="en-CA"/>
        </w:rPr>
        <w:lastRenderedPageBreak/>
        <w:t>2024)</w:t>
      </w:r>
      <w:r w:rsidR="00870910">
        <w:rPr>
          <w:rFonts w:ascii="Times New Roman" w:eastAsiaTheme="minorEastAsia" w:hAnsi="Times New Roman" w:cs="Times New Roman"/>
          <w:iCs/>
          <w:lang w:val="en-CA"/>
        </w:rPr>
        <w:fldChar w:fldCharType="end"/>
      </w:r>
      <w:r w:rsidR="00870910">
        <w:rPr>
          <w:rFonts w:ascii="Times New Roman" w:eastAsiaTheme="minorEastAsia" w:hAnsi="Times New Roman" w:cs="Times New Roman"/>
          <w:iCs/>
          <w:lang w:val="en-CA"/>
        </w:rPr>
        <w:t xml:space="preserve">. This study site serves as </w:t>
      </w:r>
      <w:r w:rsidR="00864876">
        <w:rPr>
          <w:rFonts w:ascii="Times New Roman" w:eastAsiaTheme="minorEastAsia" w:hAnsi="Times New Roman" w:cs="Times New Roman"/>
          <w:iCs/>
          <w:lang w:val="en-CA"/>
        </w:rPr>
        <w:t xml:space="preserve">a control location with minimal human presence. The second location used in this research is the Baie </w:t>
      </w:r>
      <w:proofErr w:type="spellStart"/>
      <w:r w:rsidR="00864876">
        <w:rPr>
          <w:rFonts w:ascii="Times New Roman" w:eastAsiaTheme="minorEastAsia" w:hAnsi="Times New Roman" w:cs="Times New Roman"/>
          <w:iCs/>
          <w:lang w:val="en-CA"/>
        </w:rPr>
        <w:t>d’Urfé</w:t>
      </w:r>
      <w:proofErr w:type="spellEnd"/>
      <w:r w:rsidR="00864876">
        <w:rPr>
          <w:rFonts w:ascii="Times New Roman" w:eastAsiaTheme="minorEastAsia" w:hAnsi="Times New Roman" w:cs="Times New Roman"/>
          <w:iCs/>
          <w:lang w:val="en-CA"/>
        </w:rPr>
        <w:t xml:space="preserve"> residential area, next to the MacDonald campus of McGill University. It’s located south of MBO near the Saint-Lawrence River (45.41˚N, 73.92˚W).</w:t>
      </w:r>
      <w:r w:rsidR="00D76F4F">
        <w:rPr>
          <w:rFonts w:ascii="Times New Roman" w:eastAsiaTheme="minorEastAsia" w:hAnsi="Times New Roman" w:cs="Times New Roman"/>
          <w:iCs/>
          <w:lang w:val="en-CA"/>
        </w:rPr>
        <w:t xml:space="preserve"> This area was selected as an intermediate urbanized location, as human presence is more pronounced compared to MBO, while remaining one of the greenest neighbourhoods of Montreal.</w:t>
      </w:r>
      <w:r w:rsidR="00E276BB">
        <w:rPr>
          <w:rFonts w:ascii="Times New Roman" w:eastAsiaTheme="minorEastAsia" w:hAnsi="Times New Roman" w:cs="Times New Roman"/>
          <w:iCs/>
          <w:lang w:val="en-CA"/>
        </w:rPr>
        <w:t xml:space="preserve"> The final study site selected for this project is situated in Notre-Dame-de-Grâce, close to the Concordia University Loyola campus (45.46˚N, 73.64˚W). This site serves as the most urbanized location out of the three sites selected, with a higher average population </w:t>
      </w:r>
      <w:commentRangeStart w:id="125"/>
      <w:r w:rsidR="00E276BB">
        <w:rPr>
          <w:rFonts w:ascii="Times New Roman" w:eastAsiaTheme="minorEastAsia" w:hAnsi="Times New Roman" w:cs="Times New Roman"/>
          <w:iCs/>
          <w:lang w:val="en-CA"/>
        </w:rPr>
        <w:t>density</w:t>
      </w:r>
      <w:commentRangeEnd w:id="125"/>
      <w:r w:rsidR="00BA1C39">
        <w:rPr>
          <w:rStyle w:val="CommentReference"/>
        </w:rPr>
        <w:commentReference w:id="125"/>
      </w:r>
      <w:r w:rsidR="00E276BB">
        <w:rPr>
          <w:rFonts w:ascii="Times New Roman" w:eastAsiaTheme="minorEastAsia" w:hAnsi="Times New Roman" w:cs="Times New Roman"/>
          <w:iCs/>
          <w:lang w:val="en-CA"/>
        </w:rPr>
        <w:t xml:space="preserve">. </w:t>
      </w:r>
    </w:p>
    <w:p w14:paraId="5BEC215B" w14:textId="4E0B3B65" w:rsidR="00D42452" w:rsidRDefault="00E276BB" w:rsidP="00421FFE">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These three study sites reflect different types of environments a bird may encounter in a large city. It has been shown that fragmentation, heat island effect, noise pollution and loss of habitats can constitute significant challenges for urba</w:t>
      </w:r>
      <w:r w:rsidR="00421FFE">
        <w:rPr>
          <w:rFonts w:ascii="Times New Roman" w:eastAsiaTheme="minorEastAsia" w:hAnsi="Times New Roman" w:cs="Times New Roman"/>
          <w:iCs/>
          <w:lang w:val="en-CA"/>
        </w:rPr>
        <w:t>n birds, and these may be even more challenging when the rough winter weather hits Montreal. Understanding how a resident bird species can use, move and survive across those different types of landscape is crucial to move towards greening efforts that are biodiversity-friendly.</w:t>
      </w:r>
    </w:p>
    <w:p w14:paraId="3842EC6B" w14:textId="30BAA1A1" w:rsidR="00AD646E" w:rsidRDefault="00AD646E" w:rsidP="00AD646E">
      <w:pPr>
        <w:pStyle w:val="Heading3"/>
        <w:spacing w:line="480" w:lineRule="auto"/>
        <w:rPr>
          <w:rFonts w:ascii="Times New Roman" w:hAnsi="Times New Roman" w:cs="Times New Roman"/>
          <w:b/>
          <w:bCs/>
          <w:color w:val="000000" w:themeColor="text1"/>
          <w:lang w:val="en-CA"/>
        </w:rPr>
      </w:pPr>
      <w:bookmarkStart w:id="126" w:name="_Toc200031444"/>
      <w:r>
        <w:rPr>
          <w:rFonts w:ascii="Times New Roman" w:hAnsi="Times New Roman" w:cs="Times New Roman"/>
          <w:b/>
          <w:bCs/>
          <w:color w:val="000000" w:themeColor="text1"/>
          <w:lang w:val="en-CA"/>
        </w:rPr>
        <w:t>Knowledge gaps and research objectives</w:t>
      </w:r>
      <w:bookmarkEnd w:id="126"/>
    </w:p>
    <w:p w14:paraId="25328022" w14:textId="0FBF7D03" w:rsidR="00AD646E" w:rsidRDefault="00AD646E" w:rsidP="003B782C">
      <w:pPr>
        <w:spacing w:line="480" w:lineRule="auto"/>
        <w:ind w:firstLine="720"/>
        <w:jc w:val="both"/>
        <w:rPr>
          <w:rFonts w:ascii="Times New Roman" w:hAnsi="Times New Roman" w:cs="Times New Roman"/>
          <w:lang w:val="en-CA"/>
        </w:rPr>
      </w:pPr>
      <w:r>
        <w:rPr>
          <w:rFonts w:ascii="Times New Roman" w:hAnsi="Times New Roman" w:cs="Times New Roman"/>
          <w:lang w:val="en-CA"/>
        </w:rPr>
        <w:t>Although a considerable body of research has explored the effects of urbanization on bird communities, significant knowledge gaps remain regarding fin</w:t>
      </w:r>
      <w:r w:rsidR="00CB075F">
        <w:rPr>
          <w:rFonts w:ascii="Times New Roman" w:hAnsi="Times New Roman" w:cs="Times New Roman"/>
          <w:lang w:val="en-CA"/>
        </w:rPr>
        <w:t>e-scale, winter-specific movement behaviours of urban-tolerant passerines like the Northern cardinal. While urbanization has been linked to changes in behaviour, habitat selection, survival and gene flow</w:t>
      </w:r>
      <w:r w:rsidR="003B782C">
        <w:rPr>
          <w:rFonts w:ascii="Times New Roman" w:hAnsi="Times New Roman" w:cs="Times New Roman"/>
          <w:lang w:val="en-CA"/>
        </w:rPr>
        <w:t xml:space="preserve">, there is a lack of detailed studies examining how individual birds use urban green spaces during the whole non-breeding season at a fine spatial and temporal scale. Most previous work has relied on </w:t>
      </w:r>
      <w:proofErr w:type="gramStart"/>
      <w:r w:rsidR="003B782C">
        <w:rPr>
          <w:rFonts w:ascii="Times New Roman" w:hAnsi="Times New Roman" w:cs="Times New Roman"/>
          <w:lang w:val="en-CA"/>
        </w:rPr>
        <w:t>coarse</w:t>
      </w:r>
      <w:proofErr w:type="gramEnd"/>
      <w:r w:rsidR="003B782C">
        <w:rPr>
          <w:rFonts w:ascii="Times New Roman" w:hAnsi="Times New Roman" w:cs="Times New Roman"/>
          <w:lang w:val="en-CA"/>
        </w:rPr>
        <w:t>-resolution data or presence-absence metrics, limiting our understanding of how resident birds interact with habitats or anthropogenic features during periods of heightened energetic stress, such as winter.</w:t>
      </w:r>
    </w:p>
    <w:p w14:paraId="62C7E6DC" w14:textId="3AFAA85F" w:rsidR="003B782C" w:rsidRDefault="003B782C" w:rsidP="003B782C">
      <w:pPr>
        <w:spacing w:line="480" w:lineRule="auto"/>
        <w:ind w:firstLine="720"/>
        <w:jc w:val="both"/>
        <w:rPr>
          <w:rFonts w:ascii="Times New Roman" w:hAnsi="Times New Roman" w:cs="Times New Roman"/>
          <w:lang w:val="en-CA"/>
        </w:rPr>
      </w:pPr>
      <w:r>
        <w:rPr>
          <w:rFonts w:ascii="Times New Roman" w:hAnsi="Times New Roman" w:cs="Times New Roman"/>
          <w:lang w:val="en-CA"/>
        </w:rPr>
        <w:lastRenderedPageBreak/>
        <w:t xml:space="preserve">In addition, while VHF telemetry has been widely used to monitor birds’ movements, its application has mostly focused on breeding or migratory periods. Studies investigating how resident passerines navigate through fragmented landscapes in winter using manual, ground-based VHF telemetry remain scarce, particularly in northern urban centers where winter conditions and urban microclimates can be quite harsh for the birds. Understanding these dynamics is crucial, especially as climate change and urban expansion continue to reshape winter conditions and resource availability in cities. Thus, the objective of this study is to </w:t>
      </w:r>
      <w:r w:rsidR="00BE02E4">
        <w:rPr>
          <w:rFonts w:ascii="Times New Roman" w:hAnsi="Times New Roman" w:cs="Times New Roman"/>
          <w:lang w:val="en-CA"/>
        </w:rPr>
        <w:t>use fine-scale VHF telemetry data to characterize the space use patterns and habitat preferences of the Northern cardinal across three urban locations with varying levels of urbanization on the island of Montreal. By comparing movements with habitat use and proximity to anthropogenic features, this research aims to:</w:t>
      </w:r>
    </w:p>
    <w:p w14:paraId="2DC077BB" w14:textId="25C6B0A9"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Quantify winter home range sizes in relation to urban </w:t>
      </w:r>
      <w:proofErr w:type="gramStart"/>
      <w:r>
        <w:rPr>
          <w:rFonts w:ascii="Times New Roman" w:hAnsi="Times New Roman" w:cs="Times New Roman"/>
          <w:lang w:val="en-CA"/>
        </w:rPr>
        <w:t>gradient;</w:t>
      </w:r>
      <w:proofErr w:type="gramEnd"/>
    </w:p>
    <w:p w14:paraId="467C330E" w14:textId="478F1579"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the influence of specific urban features (e.g., bird feeders, population density, etc.) on habitat </w:t>
      </w:r>
      <w:proofErr w:type="gramStart"/>
      <w:r>
        <w:rPr>
          <w:rFonts w:ascii="Times New Roman" w:hAnsi="Times New Roman" w:cs="Times New Roman"/>
          <w:lang w:val="en-CA"/>
        </w:rPr>
        <w:t>use;</w:t>
      </w:r>
      <w:proofErr w:type="gramEnd"/>
    </w:p>
    <w:p w14:paraId="0DB79691" w14:textId="1B214D33"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Examine potential differences in movement behaviour and space use across </w:t>
      </w:r>
      <w:proofErr w:type="gramStart"/>
      <w:r>
        <w:rPr>
          <w:rFonts w:ascii="Times New Roman" w:hAnsi="Times New Roman" w:cs="Times New Roman"/>
          <w:lang w:val="en-CA"/>
        </w:rPr>
        <w:t>sites;</w:t>
      </w:r>
      <w:proofErr w:type="gramEnd"/>
    </w:p>
    <w:p w14:paraId="10649B03" w14:textId="755D70E6"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winter energy expenditure variations </w:t>
      </w:r>
      <w:r w:rsidR="005016F6">
        <w:rPr>
          <w:rFonts w:ascii="Times New Roman" w:hAnsi="Times New Roman" w:cs="Times New Roman"/>
          <w:lang w:val="en-CA"/>
        </w:rPr>
        <w:t xml:space="preserve">according to local </w:t>
      </w:r>
      <w:proofErr w:type="gramStart"/>
      <w:r w:rsidR="005016F6">
        <w:rPr>
          <w:rFonts w:ascii="Times New Roman" w:hAnsi="Times New Roman" w:cs="Times New Roman"/>
          <w:lang w:val="en-CA"/>
        </w:rPr>
        <w:t>climate;</w:t>
      </w:r>
      <w:proofErr w:type="gramEnd"/>
    </w:p>
    <w:p w14:paraId="05C9F4CB" w14:textId="50854D3E" w:rsidR="00BE02E4" w:rsidRDefault="00BE02E4" w:rsidP="00AD646E">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Inform future conservation planning for urban-tolerant resident birds.</w:t>
      </w:r>
    </w:p>
    <w:p w14:paraId="31070875" w14:textId="1A362045" w:rsidR="007915B5" w:rsidRPr="005016F6" w:rsidRDefault="005016F6" w:rsidP="005016F6">
      <w:pPr>
        <w:spacing w:line="480" w:lineRule="auto"/>
        <w:jc w:val="both"/>
        <w:rPr>
          <w:rFonts w:ascii="Times New Roman" w:hAnsi="Times New Roman" w:cs="Times New Roman"/>
          <w:lang w:val="en-CA"/>
        </w:rPr>
      </w:pPr>
      <w:r>
        <w:rPr>
          <w:rFonts w:ascii="Times New Roman" w:hAnsi="Times New Roman" w:cs="Times New Roman"/>
          <w:lang w:val="en-CA"/>
        </w:rPr>
        <w:t xml:space="preserve">This study seeks to bring novel insights into how individual birds behave within the urban ecosystem during a challenging life-history stage and to inform the planning, design and management of urban green spaces that support wintering bird </w:t>
      </w:r>
      <w:commentRangeStart w:id="127"/>
      <w:r>
        <w:rPr>
          <w:rFonts w:ascii="Times New Roman" w:hAnsi="Times New Roman" w:cs="Times New Roman"/>
          <w:lang w:val="en-CA"/>
        </w:rPr>
        <w:t>populations</w:t>
      </w:r>
      <w:commentRangeEnd w:id="127"/>
      <w:r w:rsidR="000636F7">
        <w:rPr>
          <w:rStyle w:val="CommentReference"/>
        </w:rPr>
        <w:commentReference w:id="127"/>
      </w:r>
      <w:r>
        <w:rPr>
          <w:rFonts w:ascii="Times New Roman" w:hAnsi="Times New Roman" w:cs="Times New Roman"/>
          <w:lang w:val="en-CA"/>
        </w:rPr>
        <w:t xml:space="preserve">. </w:t>
      </w:r>
    </w:p>
    <w:p w14:paraId="1CC13ECD" w14:textId="77777777" w:rsidR="007915B5" w:rsidRDefault="007915B5" w:rsidP="00421FFE">
      <w:pPr>
        <w:spacing w:line="480" w:lineRule="auto"/>
        <w:ind w:firstLine="720"/>
        <w:jc w:val="both"/>
        <w:rPr>
          <w:rFonts w:ascii="Times New Roman" w:eastAsiaTheme="minorEastAsia" w:hAnsi="Times New Roman" w:cs="Times New Roman"/>
          <w:iCs/>
          <w:lang w:val="en-CA"/>
        </w:rPr>
      </w:pPr>
    </w:p>
    <w:p w14:paraId="6F7DA4BC" w14:textId="77777777" w:rsidR="007915B5" w:rsidRDefault="007915B5" w:rsidP="00421FFE">
      <w:pPr>
        <w:spacing w:line="480" w:lineRule="auto"/>
        <w:ind w:firstLine="720"/>
        <w:jc w:val="both"/>
        <w:rPr>
          <w:rFonts w:ascii="Times New Roman" w:eastAsiaTheme="minorEastAsia" w:hAnsi="Times New Roman" w:cs="Times New Roman"/>
          <w:iCs/>
          <w:lang w:val="en-CA"/>
        </w:rPr>
      </w:pPr>
    </w:p>
    <w:p w14:paraId="3CD28632" w14:textId="77777777" w:rsidR="007915B5" w:rsidRDefault="007915B5" w:rsidP="00421FFE">
      <w:pPr>
        <w:spacing w:line="480" w:lineRule="auto"/>
        <w:ind w:firstLine="720"/>
        <w:jc w:val="both"/>
        <w:rPr>
          <w:rFonts w:ascii="Times New Roman" w:eastAsiaTheme="minorEastAsia" w:hAnsi="Times New Roman" w:cs="Times New Roman"/>
          <w:iCs/>
          <w:lang w:val="en-CA"/>
        </w:rPr>
      </w:pPr>
    </w:p>
    <w:p w14:paraId="1F5DFEAA" w14:textId="77777777" w:rsidR="007915B5" w:rsidRDefault="007915B5" w:rsidP="00421FFE">
      <w:pPr>
        <w:spacing w:line="480" w:lineRule="auto"/>
        <w:ind w:firstLine="720"/>
        <w:jc w:val="both"/>
        <w:rPr>
          <w:rFonts w:ascii="Times New Roman" w:eastAsiaTheme="minorEastAsia" w:hAnsi="Times New Roman" w:cs="Times New Roman"/>
          <w:iCs/>
          <w:lang w:val="en-CA"/>
        </w:rPr>
      </w:pPr>
    </w:p>
    <w:p w14:paraId="2EF0DD0D" w14:textId="77777777" w:rsidR="007915B5" w:rsidRDefault="007915B5" w:rsidP="00421FFE">
      <w:pPr>
        <w:spacing w:line="480" w:lineRule="auto"/>
        <w:ind w:firstLine="720"/>
        <w:jc w:val="both"/>
        <w:rPr>
          <w:rFonts w:ascii="Times New Roman" w:eastAsiaTheme="minorEastAsia" w:hAnsi="Times New Roman" w:cs="Times New Roman"/>
          <w:iCs/>
          <w:lang w:val="en-CA"/>
        </w:rPr>
      </w:pPr>
    </w:p>
    <w:p w14:paraId="54C71F1E" w14:textId="77777777" w:rsidR="00B56009" w:rsidRDefault="00B56009" w:rsidP="00E47890">
      <w:pPr>
        <w:spacing w:line="480" w:lineRule="auto"/>
        <w:ind w:firstLine="720"/>
        <w:jc w:val="both"/>
        <w:rPr>
          <w:rFonts w:ascii="Times New Roman" w:hAnsi="Times New Roman" w:cs="Times New Roman"/>
          <w:iCs/>
          <w:lang w:val="en-CA"/>
        </w:rPr>
      </w:pPr>
    </w:p>
    <w:p w14:paraId="602B08A5" w14:textId="77777777" w:rsidR="00FB3026" w:rsidRPr="00E47890" w:rsidRDefault="00FB3026" w:rsidP="000C4741">
      <w:pPr>
        <w:spacing w:line="480" w:lineRule="auto"/>
        <w:jc w:val="both"/>
        <w:rPr>
          <w:rFonts w:ascii="Times New Roman" w:hAnsi="Times New Roman" w:cs="Times New Roman"/>
          <w:iCs/>
          <w:lang w:val="en-CA"/>
        </w:rPr>
      </w:pPr>
    </w:p>
    <w:p w14:paraId="4210F1AA" w14:textId="6BFCF9E3" w:rsidR="00B61349" w:rsidRDefault="00453166" w:rsidP="00453166">
      <w:pPr>
        <w:pStyle w:val="Heading1"/>
        <w:jc w:val="center"/>
        <w:rPr>
          <w:rFonts w:ascii="Times New Roman" w:hAnsi="Times New Roman" w:cs="Times New Roman"/>
          <w:b/>
          <w:bCs/>
          <w:color w:val="000000" w:themeColor="text1"/>
          <w:lang w:val="en-CA"/>
        </w:rPr>
      </w:pPr>
      <w:bookmarkStart w:id="128" w:name="_Toc200031445"/>
      <w:commentRangeStart w:id="129"/>
      <w:commentRangeStart w:id="130"/>
      <w:r w:rsidRPr="00453166">
        <w:rPr>
          <w:rFonts w:ascii="Times New Roman" w:hAnsi="Times New Roman" w:cs="Times New Roman"/>
          <w:b/>
          <w:bCs/>
          <w:color w:val="000000" w:themeColor="text1"/>
          <w:lang w:val="en-CA"/>
        </w:rPr>
        <w:t xml:space="preserve">Chapter 1: </w:t>
      </w:r>
      <w:del w:id="131" w:author="Kyle Elliott, Dr" w:date="2025-06-17T19:15:00Z" w16du:dateUtc="2025-06-17T23:15:00Z">
        <w:r w:rsidRPr="00453166" w:rsidDel="000636F7">
          <w:rPr>
            <w:rFonts w:ascii="Times New Roman" w:hAnsi="Times New Roman" w:cs="Times New Roman"/>
            <w:b/>
            <w:bCs/>
            <w:color w:val="000000" w:themeColor="text1"/>
            <w:lang w:val="en-CA"/>
          </w:rPr>
          <w:delText>Fine-scale movements of the</w:delText>
        </w:r>
      </w:del>
      <w:ins w:id="132" w:author="Kyle Elliott, Dr" w:date="2025-06-17T19:15:00Z" w16du:dateUtc="2025-06-17T23:15:00Z">
        <w:r w:rsidR="000636F7">
          <w:rPr>
            <w:rFonts w:ascii="Times New Roman" w:hAnsi="Times New Roman" w:cs="Times New Roman"/>
            <w:b/>
            <w:bCs/>
            <w:color w:val="000000" w:themeColor="text1"/>
            <w:lang w:val="en-CA"/>
          </w:rPr>
          <w:t xml:space="preserve">Larger winter home ranges </w:t>
        </w:r>
      </w:ins>
      <w:ins w:id="133" w:author="Kyle Elliott, Dr" w:date="2025-06-17T19:16:00Z" w16du:dateUtc="2025-06-17T23:16:00Z">
        <w:r w:rsidR="000636F7">
          <w:rPr>
            <w:rFonts w:ascii="Times New Roman" w:hAnsi="Times New Roman" w:cs="Times New Roman"/>
            <w:b/>
            <w:bCs/>
            <w:color w:val="000000" w:themeColor="text1"/>
            <w:lang w:val="en-CA"/>
          </w:rPr>
          <w:t>in urban than peri-urban sites for a very short distance migrant, the</w:t>
        </w:r>
      </w:ins>
      <w:r w:rsidRPr="00453166">
        <w:rPr>
          <w:rFonts w:ascii="Times New Roman" w:hAnsi="Times New Roman" w:cs="Times New Roman"/>
          <w:b/>
          <w:bCs/>
          <w:color w:val="000000" w:themeColor="text1"/>
          <w:lang w:val="en-CA"/>
        </w:rPr>
        <w:t xml:space="preserve"> Northern Cardinal (</w:t>
      </w:r>
      <w:r w:rsidRPr="00453166">
        <w:rPr>
          <w:rFonts w:ascii="Times New Roman" w:hAnsi="Times New Roman" w:cs="Times New Roman"/>
          <w:b/>
          <w:bCs/>
          <w:i/>
          <w:iCs/>
          <w:color w:val="000000" w:themeColor="text1"/>
          <w:lang w:val="en-CA"/>
        </w:rPr>
        <w:t>Cardinalis cardinalis</w:t>
      </w:r>
      <w:r w:rsidRPr="00453166">
        <w:rPr>
          <w:rFonts w:ascii="Times New Roman" w:hAnsi="Times New Roman" w:cs="Times New Roman"/>
          <w:b/>
          <w:bCs/>
          <w:color w:val="000000" w:themeColor="text1"/>
          <w:lang w:val="en-CA"/>
        </w:rPr>
        <w:t>)</w:t>
      </w:r>
      <w:ins w:id="134" w:author="Kyle Elliott, Dr" w:date="2025-06-17T19:16:00Z" w16du:dateUtc="2025-06-17T23:16:00Z">
        <w:r w:rsidR="000636F7" w:rsidRPr="00453166" w:rsidDel="000636F7">
          <w:rPr>
            <w:rFonts w:ascii="Times New Roman" w:hAnsi="Times New Roman" w:cs="Times New Roman"/>
            <w:b/>
            <w:bCs/>
            <w:color w:val="000000" w:themeColor="text1"/>
            <w:lang w:val="en-CA"/>
          </w:rPr>
          <w:t xml:space="preserve"> </w:t>
        </w:r>
      </w:ins>
      <w:del w:id="135" w:author="Kyle Elliott, Dr" w:date="2025-06-17T19:16:00Z" w16du:dateUtc="2025-06-17T23:16:00Z">
        <w:r w:rsidRPr="00453166" w:rsidDel="000636F7">
          <w:rPr>
            <w:rFonts w:ascii="Times New Roman" w:hAnsi="Times New Roman" w:cs="Times New Roman"/>
            <w:b/>
            <w:bCs/>
            <w:color w:val="000000" w:themeColor="text1"/>
            <w:lang w:val="en-CA"/>
          </w:rPr>
          <w:delText xml:space="preserve"> across urban green spaces during the non-breeding period</w:delText>
        </w:r>
      </w:del>
      <w:bookmarkStart w:id="136" w:name="_Toc195617975"/>
      <w:commentRangeEnd w:id="129"/>
      <w:r w:rsidR="00B8412E">
        <w:rPr>
          <w:rStyle w:val="CommentReference"/>
          <w:rFonts w:asciiTheme="minorHAnsi" w:eastAsiaTheme="minorHAnsi" w:hAnsiTheme="minorHAnsi" w:cstheme="minorBidi"/>
          <w:color w:val="auto"/>
        </w:rPr>
        <w:commentReference w:id="129"/>
      </w:r>
      <w:bookmarkEnd w:id="128"/>
      <w:commentRangeEnd w:id="130"/>
      <w:r w:rsidR="000636F7">
        <w:rPr>
          <w:rStyle w:val="CommentReference"/>
          <w:rFonts w:asciiTheme="minorHAnsi" w:eastAsiaTheme="minorHAnsi" w:hAnsiTheme="minorHAnsi" w:cstheme="minorBidi"/>
          <w:color w:val="auto"/>
        </w:rPr>
        <w:commentReference w:id="130"/>
      </w:r>
    </w:p>
    <w:p w14:paraId="659FBE9F" w14:textId="77777777" w:rsidR="00453166" w:rsidRDefault="00453166" w:rsidP="00453166">
      <w:pPr>
        <w:jc w:val="both"/>
        <w:rPr>
          <w:rFonts w:ascii="Times New Roman" w:hAnsi="Times New Roman" w:cs="Times New Roman"/>
          <w:lang w:val="en-CA"/>
        </w:rPr>
      </w:pPr>
    </w:p>
    <w:p w14:paraId="698596B0" w14:textId="5D8F225B" w:rsidR="00453166" w:rsidRDefault="00453166" w:rsidP="00453166">
      <w:pPr>
        <w:spacing w:line="480" w:lineRule="auto"/>
        <w:jc w:val="both"/>
        <w:rPr>
          <w:rFonts w:ascii="Times New Roman" w:hAnsi="Times New Roman" w:cs="Times New Roman"/>
          <w:lang w:val="en-CA"/>
        </w:rPr>
      </w:pPr>
      <w:r>
        <w:rPr>
          <w:rFonts w:ascii="Times New Roman" w:hAnsi="Times New Roman" w:cs="Times New Roman"/>
          <w:i/>
          <w:iCs/>
          <w:lang w:val="en-CA"/>
        </w:rPr>
        <w:t>Note on this chapter</w:t>
      </w:r>
    </w:p>
    <w:p w14:paraId="0AB048AD" w14:textId="77777777" w:rsidR="00453166" w:rsidRDefault="00453166" w:rsidP="00453166">
      <w:pPr>
        <w:spacing w:line="480" w:lineRule="auto"/>
        <w:jc w:val="both"/>
        <w:rPr>
          <w:rFonts w:ascii="Times New Roman" w:hAnsi="Times New Roman" w:cs="Times New Roman"/>
          <w:lang w:val="en-CA"/>
        </w:rPr>
      </w:pPr>
    </w:p>
    <w:p w14:paraId="0A73FABD" w14:textId="62ECC625" w:rsidR="00453166" w:rsidRDefault="00453166" w:rsidP="00453166">
      <w:pPr>
        <w:pStyle w:val="Heading3"/>
        <w:spacing w:line="480" w:lineRule="auto"/>
        <w:rPr>
          <w:rFonts w:ascii="Times New Roman" w:hAnsi="Times New Roman" w:cs="Times New Roman"/>
          <w:b/>
          <w:bCs/>
          <w:color w:val="000000" w:themeColor="text1"/>
          <w:lang w:val="en-CA"/>
        </w:rPr>
      </w:pPr>
      <w:bookmarkStart w:id="137" w:name="_Toc200031446"/>
      <w:r>
        <w:rPr>
          <w:rFonts w:ascii="Times New Roman" w:hAnsi="Times New Roman" w:cs="Times New Roman"/>
          <w:b/>
          <w:bCs/>
          <w:color w:val="000000" w:themeColor="text1"/>
          <w:lang w:val="en-CA"/>
        </w:rPr>
        <w:t>Abstract</w:t>
      </w:r>
      <w:bookmarkEnd w:id="137"/>
    </w:p>
    <w:p w14:paraId="632F7C6B" w14:textId="7EAF2127" w:rsidR="00453166" w:rsidRDefault="000636F7" w:rsidP="00453166">
      <w:pPr>
        <w:spacing w:line="480" w:lineRule="auto"/>
        <w:rPr>
          <w:lang w:val="en-CA"/>
        </w:rPr>
      </w:pPr>
      <w:ins w:id="138" w:author="Kyle Elliott, Dr" w:date="2025-06-17T19:16:00Z" w16du:dateUtc="2025-06-17T23:16:00Z">
        <w:r>
          <w:rPr>
            <w:lang w:val="en-CA"/>
          </w:rPr>
          <w:t>It would really help me to have this written—what is the main message?</w:t>
        </w:r>
      </w:ins>
    </w:p>
    <w:p w14:paraId="3182283B" w14:textId="77777777" w:rsidR="00453166" w:rsidRPr="00453166" w:rsidRDefault="00453166" w:rsidP="00453166">
      <w:pPr>
        <w:spacing w:line="480" w:lineRule="auto"/>
        <w:rPr>
          <w:lang w:val="en-CA"/>
        </w:rPr>
      </w:pPr>
    </w:p>
    <w:p w14:paraId="75578DDF" w14:textId="3AB41F3C" w:rsidR="00453166" w:rsidRDefault="00453166" w:rsidP="00453166">
      <w:pPr>
        <w:pStyle w:val="Heading3"/>
        <w:spacing w:line="480" w:lineRule="auto"/>
        <w:rPr>
          <w:rFonts w:ascii="Times New Roman" w:hAnsi="Times New Roman" w:cs="Times New Roman"/>
          <w:b/>
          <w:bCs/>
          <w:color w:val="000000" w:themeColor="text1"/>
          <w:lang w:val="en-CA"/>
        </w:rPr>
      </w:pPr>
      <w:bookmarkStart w:id="139" w:name="_Toc200031447"/>
      <w:r>
        <w:rPr>
          <w:rFonts w:ascii="Times New Roman" w:hAnsi="Times New Roman" w:cs="Times New Roman"/>
          <w:b/>
          <w:bCs/>
          <w:color w:val="000000" w:themeColor="text1"/>
          <w:lang w:val="en-CA"/>
        </w:rPr>
        <w:t>Introduction</w:t>
      </w:r>
      <w:bookmarkEnd w:id="139"/>
    </w:p>
    <w:p w14:paraId="38A38FF3" w14:textId="436DEB55" w:rsidR="00567DEE" w:rsidRPr="008F3174" w:rsidRDefault="00453166" w:rsidP="00567DEE">
      <w:pPr>
        <w:autoSpaceDE w:val="0"/>
        <w:autoSpaceDN w:val="0"/>
        <w:adjustRightInd w:val="0"/>
        <w:spacing w:line="480" w:lineRule="auto"/>
        <w:ind w:firstLine="720"/>
        <w:jc w:val="both"/>
        <w:rPr>
          <w:rFonts w:ascii="Times New Roman" w:hAnsi="Times New Roman" w:cs="Times New Roman"/>
          <w:color w:val="000000"/>
          <w:lang w:val="en-CA"/>
        </w:rPr>
      </w:pPr>
      <w:r w:rsidRPr="00453166">
        <w:rPr>
          <w:rFonts w:ascii="Times New Roman" w:hAnsi="Times New Roman" w:cs="Times New Roman"/>
          <w:color w:val="000000"/>
          <w:lang w:val="en-CA"/>
        </w:rPr>
        <w:t xml:space="preserve">Urbanization is a global phenomenon that keeps </w:t>
      </w:r>
      <w:del w:id="140" w:author="Kyle Elliott, Dr" w:date="2025-06-17T19:17:00Z" w16du:dateUtc="2025-06-17T23:17:00Z">
        <w:r w:rsidRPr="00453166" w:rsidDel="000636F7">
          <w:rPr>
            <w:rFonts w:ascii="Times New Roman" w:hAnsi="Times New Roman" w:cs="Times New Roman"/>
            <w:color w:val="000000"/>
            <w:lang w:val="en-CA"/>
          </w:rPr>
          <w:delText>on increasing at a rapid pace</w:delText>
        </w:r>
      </w:del>
      <w:ins w:id="141" w:author="Kyle Elliott, Dr" w:date="2025-06-17T19:17:00Z" w16du:dateUtc="2025-06-17T23:17:00Z">
        <w:r w:rsidR="000636F7">
          <w:rPr>
            <w:rFonts w:ascii="Times New Roman" w:hAnsi="Times New Roman" w:cs="Times New Roman"/>
            <w:color w:val="000000"/>
            <w:lang w:val="en-CA"/>
          </w:rPr>
          <w:t>accelerating</w:t>
        </w:r>
      </w:ins>
      <w:r w:rsidRPr="00453166">
        <w:rPr>
          <w:rFonts w:ascii="Times New Roman" w:hAnsi="Times New Roman" w:cs="Times New Roman"/>
          <w:color w:val="000000"/>
          <w:lang w:val="en-CA"/>
        </w:rPr>
        <w:t xml:space="preserve">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{"citationID":"yqK44Avz","properties":{"formattedCitation":"(Elmqvist et al., 2013; Simkin et al., 2022; Wang et al., 2012)","plainCitation":"(Elmqvist et al., 2013; Simkin et al., 2022; Wang et al., 2012)","noteIndex":0},"citationItems":[{"id":"H7JNOxb6/Y3vmx8xO","uris":["http://zotero.org/users/16770306/items/63HH2VLG"],"itemData":{"id":78,"type":"book","ISBN":"3-319-16104-0","publisher":"Springer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C."}],"issued":{"date-parts":[["2013"]]}}},{"id":"H7JNOxb6/xBqrGj2c","uris":["http://zotero.org/users/16770306/items/Y5W4YPFT"],"itemData":{"id":178,"type":"article-journal","abstract":"Understanding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I."},{"family":"Jetz","given":"Walter"}],"issued":{"date-parts":[["2022"]]}}},{"id":"H7JNOxb6/SCA51oya","uris":["http://zotero.org/users/16770306/items/SWXQGFGR"],"itemData":{"id":77,"type":"article-journal","container-title":"Landscape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(Elmqvist et al., 2013; Simkin et al., 2022; Wang et al., 2012)</w:t>
      </w:r>
      <w:r w:rsidRPr="00453166">
        <w:rPr>
          <w:rFonts w:ascii="Times New Roman" w:hAnsi="Times New Roman" w:cs="Times New Roman"/>
          <w:color w:val="000000"/>
        </w:rPr>
        <w:fldChar w:fldCharType="end"/>
      </w:r>
      <w:del w:id="142" w:author="Kyle Elliott, Dr" w:date="2025-06-17T19:17:00Z" w16du:dateUtc="2025-06-17T23:17:00Z">
        <w:r w:rsidRPr="00453166" w:rsidDel="000636F7">
          <w:rPr>
            <w:rFonts w:ascii="Times New Roman" w:hAnsi="Times New Roman" w:cs="Times New Roman"/>
            <w:color w:val="000000"/>
            <w:lang w:val="en-CA"/>
          </w:rPr>
          <w:delText>. It’s a process that</w:delText>
        </w:r>
      </w:del>
      <w:ins w:id="143" w:author="Kyle Elliott, Dr" w:date="2025-06-17T19:17:00Z" w16du:dateUtc="2025-06-17T23:17:00Z">
        <w:r w:rsidR="000636F7">
          <w:rPr>
            <w:rFonts w:ascii="Times New Roman" w:hAnsi="Times New Roman" w:cs="Times New Roman"/>
            <w:color w:val="000000"/>
            <w:lang w:val="en-CA"/>
          </w:rPr>
          <w:t>,</w:t>
        </w:r>
      </w:ins>
      <w:r w:rsidRPr="00453166">
        <w:rPr>
          <w:rFonts w:ascii="Times New Roman" w:hAnsi="Times New Roman" w:cs="Times New Roman"/>
          <w:color w:val="000000"/>
          <w:lang w:val="en-CA"/>
        </w:rPr>
        <w:t xml:space="preserve"> dramatically </w:t>
      </w:r>
      <w:del w:id="144" w:author="Kyle Elliott, Dr" w:date="2025-06-17T19:17:00Z" w16du:dateUtc="2025-06-17T23:17:00Z">
        <w:r w:rsidRPr="00453166" w:rsidDel="000636F7">
          <w:rPr>
            <w:rFonts w:ascii="Times New Roman" w:hAnsi="Times New Roman" w:cs="Times New Roman"/>
            <w:color w:val="000000"/>
            <w:lang w:val="en-CA"/>
          </w:rPr>
          <w:delText xml:space="preserve">alters </w:delText>
        </w:r>
      </w:del>
      <w:ins w:id="145" w:author="Kyle Elliott, Dr" w:date="2025-06-17T19:17:00Z" w16du:dateUtc="2025-06-17T23:17:00Z">
        <w:r w:rsidR="000636F7" w:rsidRPr="00453166">
          <w:rPr>
            <w:rFonts w:ascii="Times New Roman" w:hAnsi="Times New Roman" w:cs="Times New Roman"/>
            <w:color w:val="000000"/>
            <w:lang w:val="en-CA"/>
          </w:rPr>
          <w:t>alter</w:t>
        </w:r>
        <w:r w:rsidR="000636F7">
          <w:rPr>
            <w:rFonts w:ascii="Times New Roman" w:hAnsi="Times New Roman" w:cs="Times New Roman"/>
            <w:color w:val="000000"/>
            <w:lang w:val="en-CA"/>
          </w:rPr>
          <w:t>ing</w:t>
        </w:r>
        <w:r w:rsidR="000636F7" w:rsidRPr="00453166">
          <w:rPr>
            <w:rFonts w:ascii="Times New Roman" w:hAnsi="Times New Roman" w:cs="Times New Roman"/>
            <w:color w:val="000000"/>
            <w:lang w:val="en-CA"/>
          </w:rPr>
          <w:t xml:space="preserve"> </w:t>
        </w:r>
      </w:ins>
      <w:del w:id="146" w:author="Kyle Elliott, Dr" w:date="2025-06-17T19:17:00Z" w16du:dateUtc="2025-06-17T23:17:00Z">
        <w:r w:rsidRPr="00453166" w:rsidDel="000636F7">
          <w:rPr>
            <w:rFonts w:ascii="Times New Roman" w:hAnsi="Times New Roman" w:cs="Times New Roman"/>
            <w:color w:val="000000"/>
            <w:lang w:val="en-CA"/>
          </w:rPr>
          <w:delText xml:space="preserve">the </w:delText>
        </w:r>
      </w:del>
      <w:r w:rsidRPr="00453166">
        <w:rPr>
          <w:rFonts w:ascii="Times New Roman" w:hAnsi="Times New Roman" w:cs="Times New Roman"/>
          <w:color w:val="000000"/>
          <w:lang w:val="en-CA"/>
        </w:rPr>
        <w:t>landscape</w:t>
      </w:r>
      <w:ins w:id="147" w:author="Kyle Elliott, Dr" w:date="2025-06-17T19:17:00Z" w16du:dateUtc="2025-06-17T23:17:00Z">
        <w:r w:rsidR="000636F7">
          <w:rPr>
            <w:rFonts w:ascii="Times New Roman" w:hAnsi="Times New Roman" w:cs="Times New Roman"/>
            <w:color w:val="000000"/>
            <w:lang w:val="en-CA"/>
          </w:rPr>
          <w:t>s</w:t>
        </w:r>
      </w:ins>
      <w:del w:id="148" w:author="Kyle Elliott, Dr" w:date="2025-06-17T19:17:00Z" w16du:dateUtc="2025-06-17T23:17:00Z">
        <w:r w:rsidRPr="00453166" w:rsidDel="000636F7">
          <w:rPr>
            <w:rFonts w:ascii="Times New Roman" w:hAnsi="Times New Roman" w:cs="Times New Roman"/>
            <w:color w:val="000000"/>
            <w:lang w:val="en-CA"/>
          </w:rPr>
          <w:delText xml:space="preserve">, </w:delText>
        </w:r>
      </w:del>
      <w:ins w:id="149" w:author="Kyle Elliott, Dr" w:date="2025-06-17T19:17:00Z" w16du:dateUtc="2025-06-17T23:17:00Z">
        <w:r w:rsidR="000636F7">
          <w:rPr>
            <w:rFonts w:ascii="Times New Roman" w:hAnsi="Times New Roman" w:cs="Times New Roman"/>
            <w:color w:val="000000"/>
            <w:lang w:val="en-CA"/>
          </w:rPr>
          <w:t xml:space="preserve"> and</w:t>
        </w:r>
        <w:r w:rsidR="000636F7" w:rsidRPr="00453166">
          <w:rPr>
            <w:rFonts w:ascii="Times New Roman" w:hAnsi="Times New Roman" w:cs="Times New Roman"/>
            <w:color w:val="000000"/>
            <w:lang w:val="en-CA"/>
          </w:rPr>
          <w:t xml:space="preserve"> </w:t>
        </w:r>
      </w:ins>
      <w:r w:rsidRPr="00453166">
        <w:rPr>
          <w:rFonts w:ascii="Times New Roman" w:hAnsi="Times New Roman" w:cs="Times New Roman"/>
          <w:color w:val="000000"/>
          <w:lang w:val="en-CA"/>
        </w:rPr>
        <w:t xml:space="preserve">bringing novel challenges to wildlife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{"citationID":"N5gIS7Nj","properties":{"formattedCitation":"(Lowry et al., 2013)","plainCitation":"(Lowry et al., 2013)","noteIndex":0},"citationItems":[{"id":"H7JNOxb6/LIdtZRBH","uris":["http://zotero.org/users/16770306/items/R7KL4SMC"],"itemData":{"id":79,"type":"article-journal","container-title":"Biological reviews","ISSN":"1464-7931","issue":"3","page":"537-549","title":"Behavioural responses of wildlife to urban environments","volume":"88","author":[{"family":"Lowry","given":"Hélène"},{"family":"Lill","given":"Alan"},{"family":"Wong","given":"Bob BM"}],"issued":{"date-parts":[["2013"]]}}}],"schema":"https://github.com/citation-style-language/schema/raw/master/csl-citation.json"}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(Lowry et al., 2013)</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w:t>
      </w:r>
      <w:del w:id="150" w:author="Kyle Elliott, Dr" w:date="2025-06-17T19:17:00Z" w16du:dateUtc="2025-06-17T23:17:00Z">
        <w:r w:rsidRPr="00453166" w:rsidDel="000636F7">
          <w:rPr>
            <w:rFonts w:ascii="Times New Roman" w:hAnsi="Times New Roman" w:cs="Times New Roman"/>
            <w:color w:val="000000"/>
            <w:lang w:val="en-CA"/>
          </w:rPr>
          <w:delText>Some examples</w:delText>
        </w:r>
      </w:del>
      <w:ins w:id="151" w:author="Kyle Elliott, Dr" w:date="2025-06-17T19:17:00Z" w16du:dateUtc="2025-06-17T23:17:00Z">
        <w:r w:rsidR="000636F7">
          <w:rPr>
            <w:rFonts w:ascii="Times New Roman" w:hAnsi="Times New Roman" w:cs="Times New Roman"/>
            <w:color w:val="000000"/>
            <w:lang w:val="en-CA"/>
          </w:rPr>
          <w:t>Challenges</w:t>
        </w:r>
      </w:ins>
      <w:r w:rsidRPr="00453166">
        <w:rPr>
          <w:rFonts w:ascii="Times New Roman" w:hAnsi="Times New Roman" w:cs="Times New Roman"/>
          <w:color w:val="000000"/>
          <w:lang w:val="en-CA"/>
        </w:rPr>
        <w:t xml:space="preserve"> include habitat fragmentation, habitat loss, chronic </w:t>
      </w:r>
      <w:del w:id="152" w:author="Kyle Elliott, Dr" w:date="2025-06-17T19:17:00Z" w16du:dateUtc="2025-06-17T23:17:00Z">
        <w:r w:rsidRPr="00453166" w:rsidDel="000636F7">
          <w:rPr>
            <w:rFonts w:ascii="Times New Roman" w:hAnsi="Times New Roman" w:cs="Times New Roman"/>
            <w:color w:val="000000"/>
            <w:lang w:val="en-CA"/>
          </w:rPr>
          <w:delText>exposure to contaminants</w:delText>
        </w:r>
      </w:del>
      <w:ins w:id="153" w:author="Kyle Elliott, Dr" w:date="2025-06-17T19:17:00Z" w16du:dateUtc="2025-06-17T23:17:00Z">
        <w:r w:rsidR="000636F7">
          <w:rPr>
            <w:rFonts w:ascii="Times New Roman" w:hAnsi="Times New Roman" w:cs="Times New Roman"/>
            <w:color w:val="000000"/>
            <w:lang w:val="en-CA"/>
          </w:rPr>
          <w:t>pollution</w:t>
        </w:r>
      </w:ins>
      <w:r w:rsidRPr="00453166">
        <w:rPr>
          <w:rFonts w:ascii="Times New Roman" w:hAnsi="Times New Roman" w:cs="Times New Roman"/>
          <w:color w:val="000000"/>
          <w:lang w:val="en-CA"/>
        </w:rPr>
        <w:t xml:space="preserve">, and more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{"citationID":"lpWqOUXa","properties":{"formattedCitation":"(Murray et al., 2019; Seress &amp; Liker, 2015; Vaz et al., 2023)","plainCitation":"(Murray et al., 2019; Seress &amp; Liker, 2015; Vaz et al., 2023)","noteIndex":0},"citationItems":[{"id":"H7JNOxb6/3cuG9yzY","uris":["http://zotero.org/users/16770306/items/SFAXA8LX"],"itemData":{"id":136,"type":"article-journal","container-title":"Frontiers in Ecology and the Environment","ISSN":"1540-9295","issue":"10","page":"575-583","title":"City sicker? A meta‐analysis of wildlife health and urbanization","volume":"17","author":[{"family":"Murray","given":"Maureen H."},{"family":"Sánchez","given":"Cecilia A."},{"family":"Becker","given":"Daniel J."},{"family":"Byers","given":"Kaylee A."},{"family":"Worsley‐Tonks","given":"Katherine EL"},{"family":"Craft","given":"Meggan E."}],"issued":{"date-parts":[["2019"]]}}},{"id":"H7JNOxb6/gqEG3etF","uris":["http://zotero.org/users/16770306/items/38GH6Z5Y"],"itemData":{"id":93,"type":"article-journal","container-title":"Acta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id":"H7JNOxb6/qj91QNiF","uris":["http://zotero.org/users/16770306/items/KIU9NH4N"],"itemData":{"id":203,"type":"article-journal","abstract":"Anthropic stressors are among the greatest concerns in nature conservation. Among these, deforestation and urban expansion are major drivers of habitat loss, which is a major threat to biodiversity. Insects, the largest and most abundant group of animals, are declining at alarming rates. However, global estimates of the impact of anthropic stressors on insect abundance, richness, and traits are still lacking. Here, we performed a meta-analysis to estimate the impact of urbanization stressors on insect abundance, diversity, and traits. Our design focused on the effects of urbanization on moderators such as insects' activity periods, climatic zones, development stages, ecosystem, functional roles, mobility, orders, and life history. We found that insects are negatively affected by urban stressors across most moderators evaluated. Our research estimated that in insects, urbanization resulted in a mean decrease of 42 % in abundance, 40 % in richness, and 24 % in trait effects, compared to a conserved area. Even though in general there was greater loss in abundance than in richness, each moderator was affected by different means and to varying degrees, which results from artificial lighting at night as well as land use. Our study highlights the importance of promoting better protection of insect biodiversity in the future from the enormous loss in biodiversity reported in &gt;500 papers assessed.","container-title":"Science of The Total Environment","DOI":"https://doi.org/10.1016/j.scitotenv.2023.165967","ISSN":"0048-9697","page":"165967","title":"Global meta-analysis of urbanization stressors on insect abundance, richness, and traits","volume":"903","author":[{"family":"Vaz","given":"Stephanie"},{"family":"Manes","given":"Stella"},{"family":"Khattar","given":"Gabriel"},{"family":"Mendes","given":"Mariana"},{"family":"Silveira","given":"Luiz"},{"family":"Mendes","given":"Eduardo"},{"family":"Morais Rodrigues","given":"Erimágna","non-dropping-particle":"de"},{"family":"Gama-Maia","given":"Danielle"},{"family":"Lorini","given":"Maria Lucia"},{"family":"Macedo","given":"Margarete"},{"family":"Paiva","given":"Paulo Cesar"}],"issued":{"date-parts":[["2023",12,10]]}}}],"schema":"https://github.com/citation-style-language/schema/raw/master/csl-citation.json"}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(Murray et al., 2019; Seress &amp; Liker, 2015; Vaz et al., 2023)</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w:t>
      </w:r>
      <w:del w:id="154" w:author="Kyle Elliott, Dr" w:date="2025-06-17T19:18:00Z" w16du:dateUtc="2025-06-17T23:18:00Z">
        <w:r w:rsidRPr="00453166" w:rsidDel="000636F7">
          <w:rPr>
            <w:rFonts w:ascii="Times New Roman" w:hAnsi="Times New Roman" w:cs="Times New Roman"/>
            <w:color w:val="000000"/>
            <w:lang w:val="en-CA"/>
          </w:rPr>
          <w:delText>As shown in recent work by Li and collaborators, f</w:delText>
        </w:r>
      </w:del>
      <w:ins w:id="155" w:author="Kyle Elliott, Dr" w:date="2025-06-17T19:18:00Z" w16du:dateUtc="2025-06-17T23:18:00Z">
        <w:r w:rsidR="000636F7">
          <w:rPr>
            <w:rFonts w:ascii="Times New Roman" w:hAnsi="Times New Roman" w:cs="Times New Roman"/>
            <w:color w:val="000000"/>
            <w:lang w:val="en-CA"/>
          </w:rPr>
          <w:t>F</w:t>
        </w:r>
      </w:ins>
      <w:r w:rsidRPr="00453166">
        <w:rPr>
          <w:rFonts w:ascii="Times New Roman" w:hAnsi="Times New Roman" w:cs="Times New Roman"/>
          <w:color w:val="000000"/>
          <w:lang w:val="en-CA"/>
        </w:rPr>
        <w:t xml:space="preserve">uture global urban expansion projections could lead to 11 to 33 million hectares of </w:t>
      </w:r>
      <w:del w:id="156" w:author="Kyle Elliott, Dr" w:date="2025-06-17T19:18:00Z" w16du:dateUtc="2025-06-17T23:18:00Z">
        <w:r w:rsidRPr="00453166" w:rsidDel="000636F7">
          <w:rPr>
            <w:rFonts w:ascii="Times New Roman" w:hAnsi="Times New Roman" w:cs="Times New Roman"/>
            <w:color w:val="000000"/>
            <w:lang w:val="en-CA"/>
          </w:rPr>
          <w:delText xml:space="preserve">natural </w:delText>
        </w:r>
      </w:del>
      <w:r w:rsidRPr="00453166">
        <w:rPr>
          <w:rFonts w:ascii="Times New Roman" w:hAnsi="Times New Roman" w:cs="Times New Roman"/>
          <w:color w:val="000000"/>
          <w:lang w:val="en-CA"/>
        </w:rPr>
        <w:t xml:space="preserve">habitat loss by 2100, as well as cause a disproportionately large increase in habitat fragmentation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{"citationID":"3ZibMxzP","properties":{"formattedCitation":"(G. Li et al., 2022)","plainCitation":"(G. Li et al., 2022)","noteIndex":0},"citationItems":[{"id":"H7JNOxb6/Sn87CqVx","uris":["http://zotero.org/users/16770306/items/F5CQ2Q3X"],"itemData":{"id":170,"type":"article-journal","abstract":"Rapid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(G. Li et al., 2022)</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w:t>
      </w:r>
      <w:del w:id="157" w:author="Kyle Elliott, Dr" w:date="2025-06-17T19:18:00Z" w16du:dateUtc="2025-06-17T23:18:00Z">
        <w:r w:rsidRPr="00453166" w:rsidDel="000636F7">
          <w:rPr>
            <w:rFonts w:ascii="Times New Roman" w:hAnsi="Times New Roman" w:cs="Times New Roman"/>
            <w:color w:val="000000"/>
            <w:lang w:val="en-CA"/>
          </w:rPr>
          <w:delText>They stress that t</w:delText>
        </w:r>
      </w:del>
      <w:ins w:id="158" w:author="Kyle Elliott, Dr" w:date="2025-06-17T19:18:00Z" w16du:dateUtc="2025-06-17T23:18:00Z">
        <w:r w:rsidR="000636F7">
          <w:rPr>
            <w:rFonts w:ascii="Times New Roman" w:hAnsi="Times New Roman" w:cs="Times New Roman"/>
            <w:color w:val="000000"/>
            <w:lang w:val="en-CA"/>
          </w:rPr>
          <w:t>T</w:t>
        </w:r>
      </w:ins>
      <w:r w:rsidRPr="00453166">
        <w:rPr>
          <w:rFonts w:ascii="Times New Roman" w:hAnsi="Times New Roman" w:cs="Times New Roman"/>
          <w:color w:val="000000"/>
          <w:lang w:val="en-CA"/>
        </w:rPr>
        <w:t xml:space="preserve">his </w:t>
      </w:r>
      <w:r w:rsidRPr="00453166">
        <w:rPr>
          <w:rFonts w:ascii="Times New Roman" w:hAnsi="Times New Roman" w:cs="Times New Roman"/>
          <w:color w:val="000000"/>
          <w:lang w:val="en-CA"/>
        </w:rPr>
        <w:lastRenderedPageBreak/>
        <w:t xml:space="preserve">massive urban land conversion may lead to a 34% decline in local within-site species richness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{"citationID":"CuTgTHLm","properties":{"formattedCitation":"(G. Li et al., 2022)","plainCitation":"(G. Li et al., 2022)","noteIndex":0},"citationItems":[{"id":"H7JNOxb6/Sn87CqVx","uris":["http://zotero.org/users/16770306/items/F5CQ2Q3X"],"itemData":{"id":170,"type":"article-journal","abstract":"Rapid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(G. Li et al., 2022)</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w:t>
      </w:r>
      <w:r w:rsidR="00567DEE">
        <w:rPr>
          <w:rFonts w:ascii="Times New Roman" w:hAnsi="Times New Roman" w:cs="Times New Roman"/>
          <w:color w:val="000000"/>
          <w:lang w:val="en-CA"/>
        </w:rPr>
        <w:t xml:space="preserve"> </w:t>
      </w:r>
      <w:r w:rsidRPr="00453166">
        <w:rPr>
          <w:rFonts w:ascii="Times New Roman" w:hAnsi="Times New Roman" w:cs="Times New Roman"/>
          <w:color w:val="000000"/>
          <w:lang w:val="en-CA"/>
        </w:rPr>
        <w:t xml:space="preserve">In recent years, international institutions and governments have recognized the value of creating and preserving urban green spaces (UGS). The 2022 Convention on Biological Diversity adopted the Kunming-Montreal Global Biodiversity Framework and introduced 23 global targets to </w:t>
      </w:r>
      <w:r w:rsidR="00567DEE">
        <w:rPr>
          <w:rFonts w:ascii="Times New Roman" w:hAnsi="Times New Roman" w:cs="Times New Roman"/>
          <w:color w:val="000000"/>
          <w:lang w:val="en-CA"/>
        </w:rPr>
        <w:t>be reached</w:t>
      </w:r>
      <w:r w:rsidRPr="00453166">
        <w:rPr>
          <w:rFonts w:ascii="Times New Roman" w:hAnsi="Times New Roman" w:cs="Times New Roman"/>
          <w:color w:val="000000"/>
          <w:lang w:val="en-CA"/>
        </w:rPr>
        <w:t xml:space="preserve"> by the year 2030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{"citationID":"UklV1yfU","properties":{"formattedCitation":"(Stephens, 2023)","plainCitation":"(Stephens, 2023)","noteIndex":0},"citationItems":[{"id":"H7JNOxb6/U5m49AmX","uris":["http://zotero.org/users/16770306/items/WMUL8EUL"],"itemData":{"id":200,"type":"article-journal","abstract":"The Kunming–Montreal Global Biodiversity Framework (the Framework) was adopted at the Fifteenth Meeting of the Conference of the Parties (COP15) to the 1992 Convention on Biological Diversity (CBD) on December 19, 2022. Despite the efforts made under the CBD, biodiversity loss has continued at an alarming rate, and the targets set under the Convention's Strategic Plan for Biodiversity 2011–2020 were not fully achieved. In 2018, the CBD Parties therefore adopted a decision to develop a post-2020 global biodiversity framework to guide international efforts towards the conservation and sustainable use of biodiversity over the next decade. The Framework, the adoption of which was delayed by two years by the COVID-19 pandemic, succeeds and replaces the 2011–2020 Strategic Plan for Biodiversity and its accompanying Aichi Targets. The Framework includes four overarching goals and twenty-three accompanying targets to be achieved by 2030, together with four long-term goals to achieve the 2050 Vision for Biodiversity.","container-title":"International Legal Materials","DOI":"10.1017/ilm.2023.16","ISSN":"0020-7829","issue":"5","page":"868-887","source":"Cambridge Core","title":"The Kunming–Montreal Global Biodiversity Framework","volume":"62","author":[{"family":"Stephens","given":"Tim"}],"issued":{"date-parts":[["2023"]]}}}],"schema":"https://github.com/citation-style-language/schema/raw/master/csl-citation.json"}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(Stephens, 2023)</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Target 12 precisely touches on that matter by stating that there’s a need to “significantly increase the area and quality, and connectivity of, access to, and benefits from green and blue spaces in urban and densely populated areas” (Stephens, 2023, p. 880). </w:t>
      </w:r>
      <w:commentRangeStart w:id="159"/>
      <w:r w:rsidRPr="00453166">
        <w:rPr>
          <w:rFonts w:ascii="Times New Roman" w:hAnsi="Times New Roman" w:cs="Times New Roman"/>
          <w:color w:val="000000"/>
          <w:lang w:val="en-CA"/>
        </w:rPr>
        <w:t xml:space="preserve">Numerous studies have investigated the benefits that humans living in urbanized areas can get out of UGS. They include improved mental health, access to clean air from pollution removal by trees, cooling effects during heatwaves, and much more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{"citationID":"9xPEnjQv","properties":{"formattedCitation":"(Buxton et al., 2024; Cox et al., 2017; Jim &amp; Chen, 2008; Skarbit et al., 2024)","plainCitation":"(Buxton et al., 2024; Cox et al., 2017; Jim &amp; Chen, 2008; Skarbit et al., 2024)","noteIndex":0},"citationItems":[{"id":"H7JNOxb6/UqSumBWW","uris":["http://zotero.org/users/16770306/items/J7CSMTH3"],"itemData":{"id":213,"type":"article-journal","abstract":"Cities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R."}],"issued":{"date-parts":[["2024",6,11]]}}},{"id":"H7JNOxb6/kBYxZe3H","uris":["http://zotero.org/users/16770306/items/8Q83LZ8M"],"itemData":{"id":102,"type":"article-journal","abstract":"Experiences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J."}],"issued":{"date-parts":[["2017"]]}}},{"id":"H7JNOxb6/Al53yRtG","uris":["http://zotero.org/users/16770306/items/5YINS6IP"],"itemData":{"id":62,"type":"article-journal","abstract":"In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Y."}],"issued":{"date-parts":[["2008",9,1]]}}},{"id":"H7JNOxb6/137Z6uUG","uris":["http://zotero.org/users/16770306/items/GUV5XVUY"],"itemData":{"id":233,"type":"article-journal","abstract":"Recognizing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003218C2" w:rsidRPr="003218C2">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rPr>
        <w:t>(Buxton et al., 2024; Cox et al., 2017; Jim &amp; Chen, 2008; Skarbit et al., 2024)</w:t>
      </w:r>
      <w:r w:rsidRPr="00453166">
        <w:rPr>
          <w:rFonts w:ascii="Times New Roman" w:hAnsi="Times New Roman" w:cs="Times New Roman"/>
          <w:color w:val="000000"/>
        </w:rPr>
        <w:fldChar w:fldCharType="end"/>
      </w:r>
      <w:r w:rsidRPr="00453166">
        <w:rPr>
          <w:rFonts w:ascii="Times New Roman" w:hAnsi="Times New Roman" w:cs="Times New Roman"/>
          <w:color w:val="000000"/>
        </w:rPr>
        <w:t xml:space="preserve">. </w:t>
      </w:r>
      <w:r w:rsidR="008F3174" w:rsidRPr="008F3174">
        <w:rPr>
          <w:rFonts w:ascii="Times New Roman" w:hAnsi="Times New Roman" w:cs="Times New Roman"/>
          <w:color w:val="000000"/>
          <w:lang w:val="en-CA"/>
        </w:rPr>
        <w:t xml:space="preserve">Access to UGS of high biodiversity </w:t>
      </w:r>
      <w:r w:rsidR="008F3174">
        <w:rPr>
          <w:rFonts w:ascii="Times New Roman" w:hAnsi="Times New Roman" w:cs="Times New Roman"/>
          <w:color w:val="000000"/>
          <w:lang w:val="en-CA"/>
        </w:rPr>
        <w:t>brings</w:t>
      </w:r>
      <w:r w:rsidR="008F3174" w:rsidRPr="008F3174">
        <w:rPr>
          <w:rFonts w:ascii="Times New Roman" w:hAnsi="Times New Roman" w:cs="Times New Roman"/>
          <w:color w:val="000000"/>
          <w:lang w:val="en-CA"/>
        </w:rPr>
        <w:t xml:space="preserve"> greater restorative </w:t>
      </w:r>
      <w:r w:rsidR="008F3174">
        <w:rPr>
          <w:rFonts w:ascii="Times New Roman" w:hAnsi="Times New Roman" w:cs="Times New Roman"/>
          <w:color w:val="000000"/>
          <w:lang w:val="en-CA"/>
        </w:rPr>
        <w:t>benefits</w:t>
      </w:r>
      <w:r w:rsidR="008F3174" w:rsidRPr="008F3174">
        <w:rPr>
          <w:rFonts w:ascii="Times New Roman" w:hAnsi="Times New Roman" w:cs="Times New Roman"/>
          <w:color w:val="000000"/>
          <w:lang w:val="en-CA"/>
        </w:rPr>
        <w:t xml:space="preserve"> for </w:t>
      </w:r>
      <w:r w:rsidR="008F3174">
        <w:rPr>
          <w:rFonts w:ascii="Times New Roman" w:hAnsi="Times New Roman" w:cs="Times New Roman"/>
          <w:color w:val="000000"/>
          <w:lang w:val="en-CA"/>
        </w:rPr>
        <w:t xml:space="preserve">people, regardless of socio-economic variables like age or ethnic background </w:t>
      </w:r>
      <w:r w:rsidR="00820FC9">
        <w:rPr>
          <w:rFonts w:ascii="Times New Roman" w:hAnsi="Times New Roman" w:cs="Times New Roman"/>
          <w:color w:val="000000"/>
          <w:lang w:val="en-CA"/>
        </w:rPr>
        <w:fldChar w:fldCharType="begin"/>
      </w:r>
      <w:r w:rsidR="00820FC9">
        <w:rPr>
          <w:rFonts w:ascii="Times New Roman" w:hAnsi="Times New Roman" w:cs="Times New Roman"/>
          <w:color w:val="000000"/>
          <w:lang w:val="en-CA"/>
        </w:rPr>
        <w:instrText xml:space="preserve"> ADDIN ZOTERO_ITEM CSL_CITATION {"citationID":"0zMnQEGg","properties":{"formattedCitation":"(Wood et al., 2018)","plainCitation":"(Wood et al., 2018)","noteIndex":0},"citationItems":[{"id":829,"uris":["http://zotero.org/users/16770306/items/GXBJBKJB"],"itemData":{"id":829,"type":"article-journal","abstract":"Contemporary epidemiological methods testing the associations between green space and psychological well-being treat all vegetation cover as equal. However, there is very good reason to expect that variations in ecological “quality” (number of species, integrity of ecological processes) may influence the link between access to green space and benefits to human health and well-being. We test the relationship between green space quality and restorative benefit in an inner city urban population in Bradford, United Kingdom. We selected 12 urban parks for study where we carried out botanical and faunal surveys to quantify biodiversity and assessed the site facilities of the green space (cleanliness, provision of amenities). We also conducted 128 surveys with park users to quantify psychological restoration based on four self-reported measure of general restoration, attention-grabbing distractions, being away from everyday life, and site preference. We present three key results. First, there is a positive association between site facilities and biodiversity. Second, restorative benefit is predicted by biodiversity, which explained 43% of the variance in restorative benefit across the parks, with minimal input from other variables. Third, the benefits accrued through access to green space were unrelated to age, gender, and ethnic background. The results add to a small but growing body of evidence that emphasize the role of nature in contributing to the well-being of urban populations and, hence, the need to consider biodiversity in the design of landscapes that enhance multiple ecosystem services.","container-title":"Frontiers in Psychology","DOI":"10.3389/fpsyg.2018.02320","ISSN":"1664-1078","journalAbbreviation":"Front. Psychol.","language":"English","note":"publisher: Frontiers","source":"Frontiers","title":"Not All Green Space Is Created Equal: Biodiversity Predicts Psychological Restorative Benefits From Urban Green Space","title-short":"Not All Green Space Is Created Equal","URL":"https://www.frontiersin.orghttps://www.frontiersin.org/journals/psychology/articles/10.3389/fpsyg.2018.02320/full","volume":"9","author":[{"family":"Wood","given":"Emma"},{"family":"Harsant","given":"Alice"},{"family":"Dallimer","given":"Martin"},{"family":"Cronin de Chavez","given":"Anna"},{"family":"McEachan","given":"Rosemary R. C."},{"family":"Hassall","given":"Christopher"}],"accessed":{"date-parts":[["2025",5,6]]},"issued":{"date-parts":[["2018",11,27]]}}}],"schema":"https://github.com/citation-style-language/schema/raw/master/csl-citation.json"} </w:instrText>
      </w:r>
      <w:r w:rsidR="00820FC9">
        <w:rPr>
          <w:rFonts w:ascii="Times New Roman" w:hAnsi="Times New Roman" w:cs="Times New Roman"/>
          <w:color w:val="000000"/>
          <w:lang w:val="en-CA"/>
        </w:rPr>
        <w:fldChar w:fldCharType="separate"/>
      </w:r>
      <w:r w:rsidR="00820FC9">
        <w:rPr>
          <w:rFonts w:ascii="Times New Roman" w:hAnsi="Times New Roman" w:cs="Times New Roman"/>
          <w:noProof/>
          <w:color w:val="000000"/>
          <w:lang w:val="en-CA"/>
        </w:rPr>
        <w:t>(Wood et al., 2018)</w:t>
      </w:r>
      <w:r w:rsidR="00820FC9">
        <w:rPr>
          <w:rFonts w:ascii="Times New Roman" w:hAnsi="Times New Roman" w:cs="Times New Roman"/>
          <w:color w:val="000000"/>
          <w:lang w:val="en-CA"/>
        </w:rPr>
        <w:fldChar w:fldCharType="end"/>
      </w:r>
      <w:r w:rsidR="008F3174">
        <w:rPr>
          <w:rFonts w:ascii="Times New Roman" w:hAnsi="Times New Roman" w:cs="Times New Roman"/>
          <w:color w:val="000000"/>
          <w:lang w:val="en-CA"/>
        </w:rPr>
        <w:t>.</w:t>
      </w:r>
      <w:r w:rsidR="00A354C5">
        <w:rPr>
          <w:rFonts w:ascii="Times New Roman" w:hAnsi="Times New Roman" w:cs="Times New Roman"/>
          <w:color w:val="000000"/>
          <w:lang w:val="en-CA"/>
        </w:rPr>
        <w:t xml:space="preserve"> While there are multiple benefits to greening cities, it is important to highlight the challenges faced by urban planners, such as the paradox between greening and gentrification. </w:t>
      </w:r>
      <w:r w:rsidR="00E46F75">
        <w:rPr>
          <w:rFonts w:ascii="Times New Roman" w:hAnsi="Times New Roman" w:cs="Times New Roman"/>
          <w:color w:val="000000"/>
          <w:lang w:val="en-CA"/>
        </w:rPr>
        <w:t xml:space="preserve">As efforts are deployed to increase access to urban green space to address health and environmental issues, neighbourhoods become healthier, more aesthetically pleasing, increasing property values and housing costs </w:t>
      </w:r>
      <w:r w:rsidR="009C7AAB">
        <w:rPr>
          <w:rFonts w:ascii="Times New Roman" w:hAnsi="Times New Roman" w:cs="Times New Roman"/>
          <w:color w:val="000000"/>
          <w:lang w:val="en-CA"/>
        </w:rPr>
        <w:fldChar w:fldCharType="begin"/>
      </w:r>
      <w:r w:rsidR="009C7AAB">
        <w:rPr>
          <w:rFonts w:ascii="Times New Roman" w:hAnsi="Times New Roman" w:cs="Times New Roman"/>
          <w:color w:val="000000"/>
          <w:lang w:val="en-CA"/>
        </w:rPr>
        <w:instrText xml:space="preserve"> ADDIN ZOTERO_ITEM CSL_CITATION {"citationID":"D3bwkRhK","properties":{"formattedCitation":"(Wolch et al., 2014)","plainCitation":"(Wolch et al., 2014)","noteIndex":0},"citationItems":[{"id":831,"uris":["http://zotero.org/users/16770306/items/6G6QG5E5"],"itemData":{"id":831,"type":"article-journal","abstract":"Urban green space, such as parks, forests, green roofs, streams, and community gardens, provides critical ecosystem services. Green space also promotes physical activity, psychological well-being, and the general public health of urban residents. This paper reviews the Anglo-American literature on urban green space, especially parks, and compares efforts to green US and Chinese cities. Most studies reveal that the distribution of such space often disproportionately benefits predominantly White and more affluent communities. Access to green space is therefore increasingly recognized as an environmental justice issue. Many US cities have implemented strategies to increase the supply of urban green space, especially in park-poor neighborhoods. Strategies include greening of remnant urban land and reuse of obsolete or underutilized transportation infrastructure. Similar strategies are being employed in Chinese cities where there is more state control of land supply but similar market incentives for urban greening. In both contexts, however, urban green space strategies may be paradoxical: while the creation of new green space to address environmental justice problems can make neighborhoods healthier and more esthetically attractive, it also can increase housing costs and property values. Ultimately, this can lead to gentrification and a displacement of the very residents the green space strategies were designed to benefit. Urban planners, designers, and ecologists, therefore, need to focus on urban green space strategies that are ‘just green enough’ and that explicitly protect social as well as ecological sustainability.","container-title":"Landscape and Urban Planning","DOI":"10.1016/j.landurbplan.2014.01.017","ISSN":"0169-2046","journalAbbreviation":"Landscape and Urban Planning","page":"234-244","source":"ScienceDirect","title":"Urban green space, public health, and environmental justice: The challenge of making cities ‘just green enough’","title-short":"Urban green space, public health, and environmental justice","volume":"125","author":[{"family":"Wolch","given":"Jennifer R."},{"family":"Byrne","given":"Jason"},{"family":"Newell","given":"Joshua P."}],"issued":{"date-parts":[["2014",5,1]]}}}],"schema":"https://github.com/citation-style-language/schema/raw/master/csl-citation.json"} </w:instrText>
      </w:r>
      <w:r w:rsidR="009C7AAB">
        <w:rPr>
          <w:rFonts w:ascii="Times New Roman" w:hAnsi="Times New Roman" w:cs="Times New Roman"/>
          <w:color w:val="000000"/>
          <w:lang w:val="en-CA"/>
        </w:rPr>
        <w:fldChar w:fldCharType="separate"/>
      </w:r>
      <w:r w:rsidR="009C7AAB">
        <w:rPr>
          <w:rFonts w:ascii="Times New Roman" w:hAnsi="Times New Roman" w:cs="Times New Roman"/>
          <w:noProof/>
          <w:color w:val="000000"/>
          <w:lang w:val="en-CA"/>
        </w:rPr>
        <w:t>(Wolch et al., 2014)</w:t>
      </w:r>
      <w:r w:rsidR="009C7AAB">
        <w:rPr>
          <w:rFonts w:ascii="Times New Roman" w:hAnsi="Times New Roman" w:cs="Times New Roman"/>
          <w:color w:val="000000"/>
          <w:lang w:val="en-CA"/>
        </w:rPr>
        <w:fldChar w:fldCharType="end"/>
      </w:r>
      <w:r w:rsidR="00E46F75">
        <w:rPr>
          <w:rFonts w:ascii="Times New Roman" w:hAnsi="Times New Roman" w:cs="Times New Roman"/>
          <w:color w:val="000000"/>
          <w:lang w:val="en-CA"/>
        </w:rPr>
        <w:t>.</w:t>
      </w:r>
      <w:r w:rsidR="009C7AAB">
        <w:rPr>
          <w:rFonts w:ascii="Times New Roman" w:hAnsi="Times New Roman" w:cs="Times New Roman"/>
          <w:color w:val="000000"/>
          <w:lang w:val="en-CA"/>
        </w:rPr>
        <w:t xml:space="preserve"> Urban greening is complex and involves trade-offs – including issues of gentrification, cost and ecological impact – but advancing knowledge in t</w:t>
      </w:r>
      <w:r w:rsidR="00AB613C">
        <w:rPr>
          <w:rFonts w:ascii="Times New Roman" w:hAnsi="Times New Roman" w:cs="Times New Roman"/>
          <w:color w:val="000000"/>
          <w:lang w:val="en-CA"/>
        </w:rPr>
        <w:t>his area remains essential to move towards biodiversity-friendly green spaces that also support human well-being.</w:t>
      </w:r>
      <w:commentRangeEnd w:id="159"/>
      <w:r w:rsidR="000636F7">
        <w:rPr>
          <w:rStyle w:val="CommentReference"/>
        </w:rPr>
        <w:commentReference w:id="159"/>
      </w:r>
    </w:p>
    <w:p w14:paraId="36244A89" w14:textId="77777777" w:rsidR="00567DEE" w:rsidRPr="008F3174" w:rsidRDefault="00567DEE" w:rsidP="00567DEE">
      <w:pPr>
        <w:autoSpaceDE w:val="0"/>
        <w:autoSpaceDN w:val="0"/>
        <w:adjustRightInd w:val="0"/>
        <w:spacing w:line="480" w:lineRule="auto"/>
        <w:ind w:firstLine="720"/>
        <w:jc w:val="both"/>
        <w:rPr>
          <w:rFonts w:ascii="Times New Roman" w:hAnsi="Times New Roman" w:cs="Times New Roman"/>
          <w:color w:val="000000"/>
          <w:lang w:val="en-CA"/>
        </w:rPr>
      </w:pPr>
    </w:p>
    <w:p w14:paraId="53DB00EF" w14:textId="48114714" w:rsidR="00453166" w:rsidRPr="00192E76" w:rsidRDefault="00453166" w:rsidP="00567DEE">
      <w:pPr>
        <w:autoSpaceDE w:val="0"/>
        <w:autoSpaceDN w:val="0"/>
        <w:adjustRightInd w:val="0"/>
        <w:spacing w:line="480" w:lineRule="auto"/>
        <w:ind w:firstLine="720"/>
        <w:jc w:val="both"/>
        <w:rPr>
          <w:rFonts w:ascii="Times New Roman" w:hAnsi="Times New Roman" w:cs="Times New Roman"/>
          <w:color w:val="000000"/>
          <w:lang w:val="en-CA"/>
        </w:rPr>
      </w:pPr>
      <w:del w:id="160" w:author="Kyle Elliott, Dr" w:date="2025-06-17T19:20:00Z" w16du:dateUtc="2025-06-17T23:20:00Z">
        <w:r w:rsidRPr="00453166" w:rsidDel="000636F7">
          <w:rPr>
            <w:rFonts w:ascii="Times New Roman" w:hAnsi="Times New Roman" w:cs="Times New Roman"/>
            <w:color w:val="000000"/>
            <w:lang w:val="en-CA"/>
          </w:rPr>
          <w:delText xml:space="preserve">Not only are </w:delText>
        </w:r>
      </w:del>
      <w:r w:rsidRPr="00453166">
        <w:rPr>
          <w:rFonts w:ascii="Times New Roman" w:hAnsi="Times New Roman" w:cs="Times New Roman"/>
          <w:color w:val="000000"/>
          <w:lang w:val="en-CA"/>
        </w:rPr>
        <w:t xml:space="preserve">UGS </w:t>
      </w:r>
      <w:del w:id="161" w:author="Kyle Elliott, Dr" w:date="2025-06-17T19:20:00Z" w16du:dateUtc="2025-06-17T23:20:00Z">
        <w:r w:rsidRPr="00453166" w:rsidDel="000636F7">
          <w:rPr>
            <w:rFonts w:ascii="Times New Roman" w:hAnsi="Times New Roman" w:cs="Times New Roman"/>
            <w:color w:val="000000"/>
            <w:lang w:val="en-CA"/>
          </w:rPr>
          <w:delText xml:space="preserve">extremely valuable for humans, but they </w:delText>
        </w:r>
      </w:del>
      <w:r w:rsidRPr="00453166">
        <w:rPr>
          <w:rFonts w:ascii="Times New Roman" w:hAnsi="Times New Roman" w:cs="Times New Roman"/>
          <w:color w:val="000000"/>
          <w:lang w:val="en-CA"/>
        </w:rPr>
        <w:t xml:space="preserve">are </w:t>
      </w:r>
      <w:del w:id="162" w:author="Kyle Elliott, Dr" w:date="2025-06-17T19:20:00Z" w16du:dateUtc="2025-06-17T23:20:00Z">
        <w:r w:rsidRPr="00453166" w:rsidDel="000636F7">
          <w:rPr>
            <w:rFonts w:ascii="Times New Roman" w:hAnsi="Times New Roman" w:cs="Times New Roman"/>
            <w:color w:val="000000"/>
            <w:lang w:val="en-CA"/>
          </w:rPr>
          <w:delText xml:space="preserve">also </w:delText>
        </w:r>
      </w:del>
      <w:r w:rsidRPr="00453166">
        <w:rPr>
          <w:rFonts w:ascii="Times New Roman" w:hAnsi="Times New Roman" w:cs="Times New Roman"/>
          <w:color w:val="000000"/>
          <w:lang w:val="en-CA"/>
        </w:rPr>
        <w:t xml:space="preserve">crucial for the survival of urban wildlife. Urban forests can host shrub-nesting bird species during the reproduction season, </w:t>
      </w:r>
      <w:r w:rsidRPr="00453166">
        <w:rPr>
          <w:rFonts w:ascii="Times New Roman" w:hAnsi="Times New Roman" w:cs="Times New Roman"/>
          <w:color w:val="000000"/>
          <w:lang w:val="en-CA"/>
        </w:rPr>
        <w:lastRenderedPageBreak/>
        <w:t xml:space="preserve">while wintering birds rely on those UGS to survive through the harsh conditions of the non-breeding season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{"citationID":"wbS59As4","properties":{"formattedCitation":"(Kelly &amp; Amanda, 2006; Rousseau et al., 2015)","plainCitation":"(Kelly &amp; Amanda, 2006; Rousseau et al., 2015)","noteIndex":0},"citationItems":[{"id":"H7JNOxb6/dXs9zSXj","uris":["http://zotero.org/users/16770306/items/7NZYJJHX"],"itemData":{"id":38,"type":"article-journal","abstract":"Although the negative impacts of urbanization on ecological communities are usually emphasized in the literature, urban parks may make positive contributions to conservation. We hypothesized that riparian forest parks surrounded by urban development would support greater numbers and diversity of wintering birds than similar forests in more rural landscapes due to improved food resources and microclimate conditions in urban landscapes. During winters 2001–2002 and 2002–2003, we surveyed bird communities three times each year at 36 sites located in riparian forests along a rural-urban gradient in central Ohio. At each forest site, we measured forest width (m), landscape characteristics (percentages of urban and forest cover within 1 km), and local variables describing both habitat and microclimate conditions. Species richness, total abundance, and numbers of nine of 10 species were positively related to urban development within 1 km. These patterns may be partially explained by positive associations between urban development within 1 km and winter temperatures, numbers of birdfeeders near sites, and understory stem densities. Unlike most studies of breeding birds, our results suggest that an urbanizing landscape matrix surrounding riparian forests may benefit some native birds in winter.","container-title":"Natural Areas Journal","DOI":"10.3375/0885-8608(2006)26[280:TVOUFT]2.0.CO;2","issue":"3","page":"280-288","title":"The Value of Urban Forests to Wintering Birds","volume":"26","author":[{"family":"Kelly","given":"A. Atchison"},{"family":"Amanda","given":"D. Rodewald"}],"issued":{"date-parts":[["2006"]],"season":"1"}}},{"id":"H7JNOxb6/l9wvXgux","uris":["http://zotero.org/users/16770306/items/Y3XEJPI2"],"itemData":{"id":91,"type":"article-journal","abstract":"Shrub-nesting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Ecosystems","DOI":"10.1007/s11252-014-0434-4","ISSN":"1573-1642","issue":"3","page":"871-884","title":"Shrub-nesting birds in urban habitats: their abundance and association with vegetation","volume":"18","author":[{"family":"Rousseau","given":"Josée S."},{"family":"Savard","given":"Jean-Pierre L."},{"family":"Titman","given":"Rodger"}],"issued":{"date-parts":[["2015",9,1]]}}}],"schema":"https://github.com/citation-style-language/schema/raw/master/csl-citation.json"}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(Kelly &amp; Amanda, 2006; Rousseau et al., 2015)</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w:t>
      </w:r>
      <w:r w:rsidR="00567DEE">
        <w:rPr>
          <w:rFonts w:ascii="Times New Roman" w:hAnsi="Times New Roman" w:cs="Times New Roman"/>
          <w:color w:val="000000"/>
          <w:lang w:val="en-CA"/>
        </w:rPr>
        <w:t xml:space="preserve"> </w:t>
      </w:r>
      <w:r w:rsidRPr="00453166">
        <w:rPr>
          <w:rFonts w:ascii="Times New Roman" w:hAnsi="Times New Roman" w:cs="Times New Roman"/>
          <w:color w:val="000000"/>
          <w:lang w:val="en-CA"/>
        </w:rPr>
        <w:t xml:space="preserve">UGS also provide a wide range of benefits for the birds that find themselves in the middle of the complex urban landscape. </w:t>
      </w:r>
      <w:del w:id="163" w:author="Kyle Elliott, Dr" w:date="2025-06-17T19:21:00Z" w16du:dateUtc="2025-06-17T23:21:00Z">
        <w:r w:rsidRPr="00453166" w:rsidDel="000636F7">
          <w:rPr>
            <w:rFonts w:ascii="Times New Roman" w:hAnsi="Times New Roman" w:cs="Times New Roman"/>
            <w:color w:val="000000"/>
            <w:lang w:val="en-CA"/>
          </w:rPr>
          <w:delText>Previous work has shown that a lot of the</w:delText>
        </w:r>
      </w:del>
      <w:ins w:id="164" w:author="Kyle Elliott, Dr" w:date="2025-06-17T19:21:00Z" w16du:dateUtc="2025-06-17T23:21:00Z">
        <w:r w:rsidR="000636F7">
          <w:rPr>
            <w:rFonts w:ascii="Times New Roman" w:hAnsi="Times New Roman" w:cs="Times New Roman"/>
            <w:color w:val="000000"/>
            <w:lang w:val="en-CA"/>
          </w:rPr>
          <w:t>Many</w:t>
        </w:r>
      </w:ins>
      <w:r w:rsidRPr="00453166">
        <w:rPr>
          <w:rFonts w:ascii="Times New Roman" w:hAnsi="Times New Roman" w:cs="Times New Roman"/>
          <w:color w:val="000000"/>
          <w:lang w:val="en-CA"/>
        </w:rPr>
        <w:t xml:space="preserve"> urban bird species can be supported by interacting with 0.1-0.35 km</w:t>
      </w:r>
      <w:r w:rsidRPr="000636F7">
        <w:rPr>
          <w:rFonts w:ascii="Times New Roman" w:hAnsi="Times New Roman" w:cs="Times New Roman"/>
          <w:color w:val="000000"/>
          <w:vertAlign w:val="superscript"/>
          <w:lang w:val="en-CA"/>
          <w:rPrChange w:id="165" w:author="Kyle Elliott, Dr" w:date="2025-06-17T19:21:00Z" w16du:dateUtc="2025-06-17T23:21:00Z">
            <w:rPr>
              <w:rFonts w:ascii="Times New Roman" w:hAnsi="Times New Roman" w:cs="Times New Roman"/>
              <w:color w:val="000000"/>
              <w:lang w:val="en-CA"/>
            </w:rPr>
          </w:rPrChange>
        </w:rPr>
        <w:t>2</w:t>
      </w:r>
      <w:r w:rsidRPr="00453166">
        <w:rPr>
          <w:rFonts w:ascii="Times New Roman" w:hAnsi="Times New Roman" w:cs="Times New Roman"/>
          <w:color w:val="000000"/>
          <w:lang w:val="en-CA"/>
        </w:rPr>
        <w:t xml:space="preserve"> of continuous green space, while forest birds (</w:t>
      </w:r>
      <w:del w:id="166" w:author="Kyle Elliott, Dr" w:date="2025-06-17T19:21:00Z" w16du:dateUtc="2025-06-17T23:21:00Z">
        <w:r w:rsidRPr="00453166" w:rsidDel="000636F7">
          <w:rPr>
            <w:rFonts w:ascii="Times New Roman" w:hAnsi="Times New Roman" w:cs="Times New Roman"/>
            <w:color w:val="000000"/>
            <w:lang w:val="en-CA"/>
          </w:rPr>
          <w:delText>generally trying to avoid urbanized areas</w:delText>
        </w:r>
      </w:del>
      <w:ins w:id="167" w:author="Kyle Elliott, Dr" w:date="2025-06-17T19:21:00Z" w16du:dateUtc="2025-06-17T23:21:00Z">
        <w:r w:rsidR="000636F7">
          <w:rPr>
            <w:rFonts w:ascii="Times New Roman" w:hAnsi="Times New Roman" w:cs="Times New Roman"/>
            <w:color w:val="000000"/>
            <w:lang w:val="en-CA"/>
          </w:rPr>
          <w:t xml:space="preserve">“urban </w:t>
        </w:r>
        <w:commentRangeStart w:id="168"/>
        <w:r w:rsidR="000636F7">
          <w:rPr>
            <w:rFonts w:ascii="Times New Roman" w:hAnsi="Times New Roman" w:cs="Times New Roman"/>
            <w:color w:val="000000"/>
            <w:lang w:val="en-CA"/>
          </w:rPr>
          <w:t>avoiders</w:t>
        </w:r>
        <w:commentRangeEnd w:id="168"/>
        <w:r w:rsidR="000636F7">
          <w:rPr>
            <w:rStyle w:val="CommentReference"/>
          </w:rPr>
          <w:commentReference w:id="168"/>
        </w:r>
        <w:r w:rsidR="000636F7">
          <w:rPr>
            <w:rFonts w:ascii="Times New Roman" w:hAnsi="Times New Roman" w:cs="Times New Roman"/>
            <w:color w:val="000000"/>
            <w:lang w:val="en-CA"/>
          </w:rPr>
          <w:t>”</w:t>
        </w:r>
      </w:ins>
      <w:r w:rsidRPr="00453166">
        <w:rPr>
          <w:rFonts w:ascii="Times New Roman" w:hAnsi="Times New Roman" w:cs="Times New Roman"/>
          <w:color w:val="000000"/>
          <w:lang w:val="en-CA"/>
        </w:rPr>
        <w:t xml:space="preserve">) require larger areas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{"citationID":"weTYM6bn","properties":{"formattedCitation":"(Chamberlain et al., 2007)","plainCitation":"(Chamberlain et al., 2007)","noteIndex":0},"citationItems":[{"id":"H7JNOxb6/GzGJJkSj","uris":["http://zotero.org/users/16770306/items/BGEWFCWG"],"itemData":{"id":43,"type":"article-journal","container-title":"Bird Study","DOI":"10.1080/00063650709461460","ISSN":"0006-3657","issue":"1","page":"87-97","title":"Determinants of bird species richness in public green spaces","volume":"54","author":[{"family":"Chamberlain","given":"D. E."},{"family":"Gough","given":"S."},{"family":"Vaughan","given":"H."},{"family":"Vickery","given":"J. A."},{"family":"Appleton","given":"G. F."}],"issued":{"date-parts":[["2007",3,1]]}}}],"schema":"https://github.com/citation-style-language/schema/raw/master/csl-citation.json"}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(Chamberlain et al., 2007)</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What is interesting, however, is that adding just a little bit of additional green space to neighbourhood parks can considerably increase bird species richness. These smaller UGS are nonetheless important as they generate “stepping-stone” habitats that allow for highly mobile species like birds to navigate more easily through the urban matrix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{"citationID":"sy5if1sE","properties":{"formattedCitation":"(DONNELLY &amp; MARZLUFF, 2004)","plainCitation":"(DONNELLY &amp; MARZLUFF, 2004)","noteIndex":0},"citationItems":[{"id":"H7JNOxb6/W4oefS6C","uris":["http://zotero.org/users/16770306/items/GD49YBBN"],"itemData":{"id":31,"type":"article-journal","abstract":"Abstract:  We tested whether reserve size, landscape surrounding the reserve, and their interaction affect forest songbirds in the metropolitan area of Seattle, Washington (U.S.A.), by studying 29 reserves of varying size (small, medium, large) and surrounding urbanization intensity (urban, suburban, exurban). Larger reserves contained richer and less even bird communities than smaller reserves. These size effects disappeared when we removed the positive correlation of shrub diversity with reserve size, suggesting that greater habitat diversity in large reserves supported additional species, some of which were rare. Standardizing the number of individuals detected among all reserve size classes reversed the effect of size on richness in exurban landscapes and reduced the magnitude of the effect in suburban or urban landscapes. The latter change suggested that richness increased with reserve size in most landscapes because larger areas also supported larger samples from the regional bird species pool. Most bird species associated with native forest habitat (native forest species) and with human activity (synanthropic species) were present in reserves larger than 42 ha and surrounded by &gt;40% urban land cover, respectively. Thus, we recommend these thresholds as means for conserving the composition of native bird communities in this mostly forested region. Native forest species were least abundant and synanthropic species most abundant in urban landscapes, where exotic ground and shrub vegetation was most common. Therefore, control of exotic vegetation may benefit native songbird populations. Bird nests in shrubs were most dense in medium (suburban) and large reserves (urban) and tended to be most successful in medium (suburban) and large reserves (exurban), potentially supplying another mechanism by which reserve size increased retention of native forest species.","container-title":"Conservation Biology","DOI":"https://doi.org/10.1111/j.1523-1739.2004.00032.x","ISSN":"0888-8892","issue":"3","page":"733-745","title":"Importance of Reserve Size and Landscape Context to Urban Bird Conservation","volume":"18","author":[{"family":"DONNELLY","given":"ROARKE"},{"family":"MARZLUFF","given":"JOHN M."}],"issued":{"date-parts":[["2004"]]}}}],"schema":"https://github.com/citation-style-language/schema/raw/master/csl-citation.json"} </w:instrText>
      </w:r>
      <w:r w:rsidRPr="00453166">
        <w:rPr>
          <w:rFonts w:ascii="Times New Roman" w:hAnsi="Times New Roman" w:cs="Times New Roman"/>
          <w:color w:val="000000"/>
        </w:rPr>
        <w:fldChar w:fldCharType="separate"/>
      </w:r>
      <w:r w:rsidRPr="00192E76">
        <w:rPr>
          <w:rFonts w:ascii="Times New Roman" w:hAnsi="Times New Roman" w:cs="Times New Roman"/>
          <w:noProof/>
          <w:color w:val="000000"/>
          <w:lang w:val="en-CA"/>
        </w:rPr>
        <w:t>(DONNELLY &amp; MARZLUFF, 2004)</w:t>
      </w:r>
      <w:r w:rsidRPr="00453166">
        <w:rPr>
          <w:rFonts w:ascii="Times New Roman" w:hAnsi="Times New Roman" w:cs="Times New Roman"/>
          <w:color w:val="000000"/>
        </w:rPr>
        <w:fldChar w:fldCharType="end"/>
      </w:r>
      <w:r w:rsidRPr="00192E76">
        <w:rPr>
          <w:rFonts w:ascii="Times New Roman" w:hAnsi="Times New Roman" w:cs="Times New Roman"/>
          <w:color w:val="000000"/>
          <w:lang w:val="en-CA"/>
        </w:rPr>
        <w:t>.</w:t>
      </w:r>
    </w:p>
    <w:p w14:paraId="13BFB335" w14:textId="77777777" w:rsidR="00453166" w:rsidRPr="00192E76" w:rsidRDefault="00453166" w:rsidP="00453166">
      <w:pPr>
        <w:autoSpaceDE w:val="0"/>
        <w:autoSpaceDN w:val="0"/>
        <w:adjustRightInd w:val="0"/>
        <w:spacing w:line="480" w:lineRule="auto"/>
        <w:jc w:val="both"/>
        <w:rPr>
          <w:rFonts w:ascii="Times New Roman" w:hAnsi="Times New Roman" w:cs="Times New Roman"/>
          <w:color w:val="000000"/>
          <w:lang w:val="en-CA"/>
        </w:rPr>
      </w:pPr>
    </w:p>
    <w:p w14:paraId="1A8235E3" w14:textId="43E2CE1A" w:rsidR="00453166" w:rsidRPr="00261E7A" w:rsidRDefault="00453166" w:rsidP="00473811">
      <w:pPr>
        <w:autoSpaceDE w:val="0"/>
        <w:autoSpaceDN w:val="0"/>
        <w:adjustRightInd w:val="0"/>
        <w:spacing w:line="480" w:lineRule="auto"/>
        <w:ind w:firstLine="720"/>
        <w:jc w:val="both"/>
        <w:rPr>
          <w:rFonts w:ascii="Times New Roman" w:hAnsi="Times New Roman" w:cs="Times New Roman"/>
          <w:color w:val="000000"/>
          <w:lang w:val="en-CA"/>
        </w:rPr>
      </w:pPr>
      <w:commentRangeStart w:id="169"/>
      <w:r w:rsidRPr="00453166">
        <w:rPr>
          <w:rFonts w:ascii="Times New Roman" w:hAnsi="Times New Roman" w:cs="Times New Roman"/>
          <w:color w:val="000000"/>
          <w:lang w:val="en-CA"/>
        </w:rPr>
        <w:t>Being</w:t>
      </w:r>
      <w:commentRangeEnd w:id="169"/>
      <w:r w:rsidR="000636F7">
        <w:rPr>
          <w:rStyle w:val="CommentReference"/>
        </w:rPr>
        <w:commentReference w:id="169"/>
      </w:r>
      <w:r w:rsidRPr="00453166">
        <w:rPr>
          <w:rFonts w:ascii="Times New Roman" w:hAnsi="Times New Roman" w:cs="Times New Roman"/>
          <w:color w:val="000000"/>
          <w:lang w:val="en-CA"/>
        </w:rPr>
        <w:t xml:space="preserve"> </w:t>
      </w:r>
      <w:del w:id="170" w:author="Kyle Elliott, Dr" w:date="2025-06-17T19:22:00Z" w16du:dateUtc="2025-06-17T23:22:00Z">
        <w:r w:rsidRPr="00453166" w:rsidDel="000636F7">
          <w:rPr>
            <w:rFonts w:ascii="Times New Roman" w:hAnsi="Times New Roman" w:cs="Times New Roman"/>
            <w:color w:val="000000"/>
            <w:lang w:val="en-CA"/>
          </w:rPr>
          <w:delText xml:space="preserve">incredibly </w:delText>
        </w:r>
      </w:del>
      <w:r w:rsidRPr="00453166">
        <w:rPr>
          <w:rFonts w:ascii="Times New Roman" w:hAnsi="Times New Roman" w:cs="Times New Roman"/>
          <w:color w:val="000000"/>
          <w:lang w:val="en-CA"/>
        </w:rPr>
        <w:t xml:space="preserve">mobile animals, birds are especially vulnerable to the challenges that urban areas impose. Over the past five decades, numerous bird species in Canada have experienced a significant decline in their populations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{"citationID":"P1xWDZOC","properties":{"formattedCitation":"({\\i{}The State of Canada\\uc0\\u8217{}s Birds Report}, 2024)","plainCitation":"(The State of Canada’s Birds Report, 2024)","noteIndex":0},"citationItems":[{"id":"H7JNOxb6/QuCFNWru","uris":["http://zotero.org/users/16770306/items/3MGE7AHL"],"itemData":{"id":210,"type":"webpage","title":"The State of Canada’s Birds Report","issued":{"date-parts":[["2024"]]}}}],"schema":"https://github.com/citation-style-language/schema/raw/master/csl-citation.json"}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color w:val="000000"/>
          <w:lang w:val="en-CA"/>
        </w:rPr>
        <w:t>(</w:t>
      </w:r>
      <w:r w:rsidRPr="00453166">
        <w:rPr>
          <w:rFonts w:ascii="Times New Roman" w:hAnsi="Times New Roman" w:cs="Times New Roman"/>
          <w:i/>
          <w:iCs/>
          <w:color w:val="000000"/>
          <w:lang w:val="en-CA"/>
        </w:rPr>
        <w:t>The State of Canada’s Birds Report</w:t>
      </w:r>
      <w:r w:rsidRPr="00453166">
        <w:rPr>
          <w:rFonts w:ascii="Times New Roman" w:hAnsi="Times New Roman" w:cs="Times New Roman"/>
          <w:color w:val="000000"/>
          <w:lang w:val="en-CA"/>
        </w:rPr>
        <w:t>, 2024)</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Amongst those groups, urbanization is often cited as a negative factor impacting bird populations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{"citationID":"oIXRdDcJ","properties":{"formattedCitation":"({\\i{}The State of Canada\\uc0\\u8217{}s Birds Report}, 2024)","plainCitation":"(The State of Canada’s Birds Report, 2024)","noteIndex":0},"citationItems":[{"id":"H7JNOxb6/QuCFNWru","uris":["http://zotero.org/users/16770306/items/3MGE7AHL"],"itemData":{"id":210,"type":"webpage","title":"The State of Canada’s Birds Report","issued":{"date-parts":[["2024"]]}}}],"schema":"https://github.com/citation-style-language/schema/raw/master/csl-citation.json"}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color w:val="000000"/>
          <w:lang w:val="en-CA"/>
        </w:rPr>
        <w:t>(</w:t>
      </w:r>
      <w:r w:rsidRPr="00453166">
        <w:rPr>
          <w:rFonts w:ascii="Times New Roman" w:hAnsi="Times New Roman" w:cs="Times New Roman"/>
          <w:i/>
          <w:iCs/>
          <w:color w:val="000000"/>
          <w:lang w:val="en-CA"/>
        </w:rPr>
        <w:t>The State of Canada’s Birds Report</w:t>
      </w:r>
      <w:r w:rsidRPr="00453166">
        <w:rPr>
          <w:rFonts w:ascii="Times New Roman" w:hAnsi="Times New Roman" w:cs="Times New Roman"/>
          <w:color w:val="000000"/>
          <w:lang w:val="en-CA"/>
        </w:rPr>
        <w:t>, 2024)</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Indeed, numerous studies have highlighted the novel threats that birds are facing in the city: increased risk of collision with manmade structures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{"citationID":"NQxAxAJi","properties":{"formattedCitation":"(Chace &amp; Walsh, 2006)","plainCitation":"(Chace &amp; Walsh, 2006)","noteIndex":0},"citationItems":[{"id":"H7JNOxb6/m9RUrqPN","uris":["http://zotero.org/users/16770306/items/BULBNQVV"],"itemData":{"id":37,"type":"article-journal","container-title":"Landscape and Urban Planning","ISSN":"0169-2046","issue":"1","page":"46-69","title":"Urban effects on native avifauna: a review","volume":"74","author":[{"family":"Chace","given":"Jameson F."},{"family":"Walsh","given":"John J."}],"issued":{"date-parts":[["2006"]]}}}],"schema":"https://github.com/citation-style-language/schema/raw/master/csl-citation.json"}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(Chace &amp; Walsh, 2006)</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acute predation by domestic cats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{"citationID":"mTLKJwXV","properties":{"formattedCitation":"(Seress &amp; Liker, 2015)","plainCitation":"(Seress &amp; Liker, 2015)","noteIndex":0},"citationItems":[{"id":"H7JNOxb6/gqEG3etF","uris":["http://zotero.org/users/16770306/items/38GH6Z5Y"],"itemData":{"id":93,"type":"article-journal","container-title":"Acta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(Seress &amp; Liker, 2015)</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nesting disturbances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{"citationID":"1hahA223","properties":{"formattedCitation":"(Bocz et al., 2017)","plainCitation":"(Bocz et al., 2017)","noteIndex":0},"citationItems":[{"id":"H7JNOxb6/2GYlpPBr","uris":["http://zotero.org/users/16770306/items/HAWMX6H3"],"itemData":{"id":101,"type":"article-journal","container-title":"Animal Biodiversity and Conservation","issue":"2","title":"Human disturbances and predation on artificial ground nests across an urban gradient","volume":"40","author":[{"family":"Bocz","given":"R."},{"family":"Szép","given":"D."},{"family":"Witz","given":"D."},{"family":"Ronczyk","given":"L."},{"family":"Kurucz","given":"K."},{"family":"Purger","given":"J. J."}],"issued":{"date-parts":[["2017"]]}}}],"schema":"https://github.com/citation-style-language/schema/raw/master/csl-citation.json"}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(Bocz et al., 2017)</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and more. During the breeding period, UGS can provide birds with suitable nesting locations that are also food sources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{"citationID":"gURTUnAU","properties":{"formattedCitation":"(Cull et al., 2025; Fernandez-Canero &amp; Gonzalez-Redondo, 2010; K. Li et al., 2025)","plainCitation":"(Cull et al., 2025; Fernandez-Canero &amp; Gonzalez-Redondo, 2010; K. Li et al., 2025)","noteIndex":0},"citationItems":[{"id":"H7JNOxb6/h60HpaGg","uris":["http://zotero.org/users/16770306/items/2YN735SJ"],"itemData":{"id":244,"type":"article-journal","container-title":"Urban Ecosystems","DOI":"10.1007/s11252-024-01669-0","ISSN":"1083-8155 1573-</w:instrText>
      </w:r>
      <w:r w:rsidR="003218C2" w:rsidRPr="00165202">
        <w:rPr>
          <w:rFonts w:ascii="Times New Roman" w:hAnsi="Times New Roman" w:cs="Times New Roman"/>
          <w:color w:val="000000"/>
        </w:rPr>
        <w:instrText>1642","issue":"2","title":"Human recreational activity does not influence open cup avian nest survival in urban green spaces","volume":"28","author":[{"family":"Cull","given":"C. A."},{"family":"Guest","given":"M. J."},{"family":"Frei","given":"B."},{"family":"Ziter","given":"C. D."}],"issued":{"date-parts":[["2025",4]]}}},{"id":"H7JNOxb6/AHVZa971","uris":["http://zotero.org/users/16770306/items/3F3ZDURG"],"itemData":{"id":71,"type":"article-journal","container-title":"Journal of Animal and Veterinary Advances","ISSN":"1680-5593","issue":"15","page":"2041-2052","title":"Green Roofs as a Habitat for Birds: A Review","volume":"9","author":[{"family":"Fernandez-Canero","given":"R."},{"family":"Gonzalez-Redondo","given":"P."}],"issued":{"date-parts":[["2010",8]]}}},{"id":"H7JNOxb6/zdJK5UsB","uris":["http://zotero.org/users/16770306/items/5HDXJTTI"</w:instrText>
      </w:r>
      <w:r w:rsidR="003218C2" w:rsidRPr="003218C2">
        <w:rPr>
          <w:rFonts w:ascii="Times New Roman" w:hAnsi="Times New Roman" w:cs="Times New Roman"/>
          <w:color w:val="000000"/>
        </w:rPr>
        <w:instrText xml:space="preserve">],"itemData":{"id":246,"type":"article-journal","container-title":"Urban Forestry &amp; Urban Greening","DOI":"10.1016/j.ufug.2025.128748","ISSN":"1618-8667","title":"More fruits, more birds? How plant traits attract birds feeding in urban green spaces during winter","volume":"107","author":[{"family":"Li","given":"K."},{"family":"Hu","given":"W. H."},{"family":"Chen","given":"X."},{"family":"Zhang","given":"M. Y."},{"family":"Ye","given":"K. M."},{"family":"Zhu","given":"H."},{"family":"Zhao","given":"H. B."}],"issued":{"date-parts":[["2025",5]]}}}],"schema":"https://github.com/citation-style-language/schema/raw/master/csl-citation.json"}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rPr>
        <w:t>(Cull et al., 2025; Fernandez-Canero &amp; Gonzalez-Redondo, 2010; K. Li et al., 2025)</w:t>
      </w:r>
      <w:r w:rsidRPr="00453166">
        <w:rPr>
          <w:rFonts w:ascii="Times New Roman" w:hAnsi="Times New Roman" w:cs="Times New Roman"/>
          <w:color w:val="000000"/>
        </w:rPr>
        <w:fldChar w:fldCharType="end"/>
      </w:r>
      <w:r w:rsidRPr="00453166">
        <w:rPr>
          <w:rFonts w:ascii="Times New Roman" w:hAnsi="Times New Roman" w:cs="Times New Roman"/>
          <w:color w:val="000000"/>
        </w:rPr>
        <w:t xml:space="preserve">. </w:t>
      </w:r>
      <w:r w:rsidRPr="00453166">
        <w:rPr>
          <w:rFonts w:ascii="Times New Roman" w:hAnsi="Times New Roman" w:cs="Times New Roman"/>
          <w:color w:val="000000"/>
          <w:lang w:val="en-CA"/>
        </w:rPr>
        <w:t xml:space="preserve">During the winter season, those same spaces can then provide shelter from the cold weather and potential predators </w:t>
      </w:r>
      <w:r w:rsidRPr="00453166">
        <w:rPr>
          <w:rFonts w:ascii="Times New Roman" w:hAnsi="Times New Roman" w:cs="Times New Roman"/>
          <w:color w:val="000000"/>
        </w:rPr>
        <w:fldChar w:fldCharType="begin"/>
      </w:r>
      <w:r w:rsidR="003218C2">
        <w:rPr>
          <w:rFonts w:ascii="Times New Roman" w:hAnsi="Times New Roman" w:cs="Times New Roman"/>
          <w:color w:val="000000"/>
          <w:lang w:val="en-CA"/>
        </w:rPr>
        <w:instrText xml:space="preserve"> ADDIN ZOTERO_ITEM CSL_CITATION {"citationID":"zKDcH8Io","properties":{"formattedCitation":"(Marl\\uc0\\u232{}s Magre et al., 2019; \\uc0\\u352{}\\uc0\\u225{}lek et al., 2024)","plainCitation":"(Marlès Magre et al., 2019; Šálek et al., 2024)","noteIndex":0},"citationItems":[{"id":"H7JNOxb6/1UOgkMMo","uris":["http://zotero.org/users/16770306/items/QS8D7IQW"],"itemData":{"id":134,"type":"article-journal","abstract":"The vegetation within the urban system provides sheltering and food provisions to birds, influencing their nesting options. This study analyses for the first time in the Mediterranean area how different socio-ecological factors related with public urban green management can influence the nesting of the passerine bird order. It uses a case study in the city of Valls (Catalonia, Spain). First, the public urban green was quantitatively and qualitatively characterised; then the nests from the passerine birds were collected and identified, and finally, potential associations between nests and urban green-related socio-ecological factors such as vegetation type (tree, shrub, herb, liana), plant species, neighbourhood type, pruning type, fruit and seed production, and presence of insect plague were analysed. A total of 300 nests were identified and belonged, mostly, to the family of Fringillidae and Sylviidae, all from Mediterranean agroforestry areas. Passerine birds show preference for the historic centre, being this area the one with highest biodiversity of vegetation in the city, in detriment of surrounding neighbourhoods, which in turn are less biodiverse. Passerine birds do not consider four tree species (Celtis australis, Laurus nobilis, Robinia pseudoacacia and Pinus pinea) suitable for nesting whereas showing preference for two tree species of medium height and size (Hibiscus syriacus and Melia azederach). Also, passerine birds seem to preferably nest in trees that have been pruned intensively. These results suggest that, to strengthen the passerine bird diversity in cities, urban green management should promote certain species of trees of medium size and intensive pruning while supporting the overall biodiversity of the urban green. All these results contribute to inform effective urban planning and management strategies for passerine birds conservation that aim to reconcile urban development and urban biodiversity protection.","container-title":"Urban Forestry &amp; Urban Greening","DOI":"https://doi.org/10.1016/j.ufug.2019.03.012","ISSN":"1618-8667","page":"221-229","title":"How urban green management is influencing passerine birds’ nesting in the Mediterranean: A case study in a Catalan city","volume":"41","author":[{"family":"Marlès Magre","given":"Jaume"},{"family":"Boada Juncà","given":"Martí"},{"family":"Campanera","given":"Josep M."},{"family":"Bach Pagès","given":"Albert"},{"family":"Ruiz Mallén","given":"Isabel"},{"family":"Maneja Zaragoza","given":"Roser"},{"family":"Sánchez Mateo","given":"Sònia"},{"family":"Pallarès Barberà","given":"Montserrat"},{"family":"Barriocanal Lozano","given":"Carles"}],"issued":{"date-parts":[["2019",5,1]]}}},{"id":"H7JNOxb6/DOf12nv6","uris":["http://zotero.org/users/16770306/items/G9C5G6ZX"],"itemData":{"id":228,"type":"article-journal","abstract":"Urban environments can serve as critical overwintering habitats for many bird species due to the high availability of essential resources. Among the significant factors shaping bird assemblages is the widespread provision of supplementary feeding, which can increase avian species richness and abundance. However, how this effect varies among individual habitat types at various spatial scales remains largely unexplored. Using data from three small to medium-sized towns in the Czech Republic, (a temperate region of Central Europe), we found that observed species richness and bird abundance in winter were highest in allotments and old residential areas, and lowest in industrial and new residential housing areas. The results of multi-species occupancy modelling (MSOM) for eight dominant and widespread species revealed that habitat type has a more significant impact on community-level occupancy in urban landscapes than variations in major habitat attributes at different spatial scales. Supplementary feeding increased occupancy across all habitat types, with the largest increases observed in industrial and new residential areas. In turn, both habitat-attribute MSOMs indicated that community-level occupancy increased with the amount of green space. Similarly, using single-species N-mixture models, we found that habitat type was more important than habitat attributes for the abundance of eight dominant bird species. The presence of supplementary feeding increased bird abundance, but this was significant for only a few species. In conclusions, our findings illustrate that supplementary feeding significantly shapes winter bird communities. However, its effect is species-specific and more pronounced in low quality habitats.","container-title":"Urban Ecosystems","DOI":"10.1007/s11252-024-01632-z","ISSN":"1573-1642","issue":"1","page":"67","title":"Urban refuges in winter: the role of habitat characteristics and supplementary feeding in shaping bird occupancy and abundance","volume":"28","author":[{"family":"Šálek","given":"Martin"},{"family":"Bažant","given":"Miroslav"},{"family":"Vrána","given":"Jakub"},{"family":"Grill","given":"Stanislav"},{"family":"Václav","given":"Radovan"}],"issued":{"date-parts":[["2024",10,18]]}}}],"schema":"https://github.com/citation-style-language/schema/raw/master/csl-citation.json"} </w:instrText>
      </w:r>
      <w:r w:rsidRPr="00453166">
        <w:rPr>
          <w:rFonts w:ascii="Times New Roman" w:hAnsi="Times New Roman" w:cs="Times New Roman"/>
          <w:color w:val="000000"/>
        </w:rPr>
        <w:fldChar w:fldCharType="separate"/>
      </w:r>
      <w:r w:rsidRPr="00261E7A">
        <w:rPr>
          <w:rFonts w:ascii="Times New Roman" w:hAnsi="Times New Roman" w:cs="Times New Roman"/>
          <w:color w:val="000000"/>
          <w:lang w:val="en-CA"/>
        </w:rPr>
        <w:t>(Marlès Magre et al., 2019; Šálek et al., 2024)</w:t>
      </w:r>
      <w:r w:rsidRPr="00453166">
        <w:rPr>
          <w:rFonts w:ascii="Times New Roman" w:hAnsi="Times New Roman" w:cs="Times New Roman"/>
          <w:color w:val="000000"/>
        </w:rPr>
        <w:fldChar w:fldCharType="end"/>
      </w:r>
      <w:r w:rsidRPr="00261E7A">
        <w:rPr>
          <w:rFonts w:ascii="Times New Roman" w:hAnsi="Times New Roman" w:cs="Times New Roman"/>
          <w:color w:val="000000"/>
          <w:lang w:val="en-CA"/>
        </w:rPr>
        <w:t>.</w:t>
      </w:r>
    </w:p>
    <w:p w14:paraId="18FE852E" w14:textId="77777777" w:rsidR="00D57E67" w:rsidRPr="00261E7A" w:rsidRDefault="00D57E67" w:rsidP="00473811">
      <w:pPr>
        <w:autoSpaceDE w:val="0"/>
        <w:autoSpaceDN w:val="0"/>
        <w:adjustRightInd w:val="0"/>
        <w:spacing w:line="480" w:lineRule="auto"/>
        <w:ind w:firstLine="720"/>
        <w:jc w:val="both"/>
        <w:rPr>
          <w:rFonts w:ascii="Times New Roman" w:hAnsi="Times New Roman" w:cs="Times New Roman"/>
          <w:color w:val="000000"/>
          <w:lang w:val="en-CA"/>
        </w:rPr>
      </w:pPr>
    </w:p>
    <w:p w14:paraId="1D1184E1" w14:textId="195CEFC2" w:rsidR="00D57E67" w:rsidRDefault="00D57E67" w:rsidP="00473811">
      <w:pPr>
        <w:autoSpaceDE w:val="0"/>
        <w:autoSpaceDN w:val="0"/>
        <w:adjustRightInd w:val="0"/>
        <w:spacing w:line="480" w:lineRule="auto"/>
        <w:ind w:firstLine="720"/>
        <w:jc w:val="both"/>
        <w:rPr>
          <w:rFonts w:ascii="Times New Roman" w:hAnsi="Times New Roman" w:cs="Times New Roman"/>
          <w:color w:val="000000"/>
          <w:lang w:val="en-CA"/>
        </w:rPr>
      </w:pPr>
      <w:r w:rsidRPr="00D57E67">
        <w:rPr>
          <w:rFonts w:ascii="Times New Roman" w:hAnsi="Times New Roman" w:cs="Times New Roman"/>
          <w:color w:val="000000"/>
          <w:lang w:val="en-CA"/>
        </w:rPr>
        <w:lastRenderedPageBreak/>
        <w:t xml:space="preserve">In Canada specifically, urban sprawl </w:t>
      </w:r>
      <w:r>
        <w:rPr>
          <w:rFonts w:ascii="Times New Roman" w:hAnsi="Times New Roman" w:cs="Times New Roman"/>
          <w:color w:val="000000"/>
          <w:lang w:val="en-CA"/>
        </w:rPr>
        <w:t xml:space="preserve">in major cities such as Montreal, Toronto and Vancouver is a phenomenon in constant expansion </w:t>
      </w:r>
      <w:r w:rsidR="003326F7">
        <w:rPr>
          <w:rFonts w:ascii="Times New Roman" w:hAnsi="Times New Roman" w:cs="Times New Roman"/>
          <w:color w:val="000000"/>
          <w:lang w:val="en-CA"/>
        </w:rPr>
        <w:fldChar w:fldCharType="begin"/>
      </w:r>
      <w:r w:rsidR="003326F7">
        <w:rPr>
          <w:rFonts w:ascii="Times New Roman" w:hAnsi="Times New Roman" w:cs="Times New Roman"/>
          <w:color w:val="000000"/>
          <w:lang w:val="en-CA"/>
        </w:rPr>
        <w:instrText xml:space="preserve"> ADDIN ZOTERO_ITEM CSL_CITATION {"citationID":"VIAlTQqO","properties":{"formattedCitation":"(Dupras &amp; Alam, 2015; Filion et al., 2010; Furberg &amp; Ban, 2008)","plainCitation":"(Dupras &amp; Alam, 2015; Filion et al., 2010; Furberg &amp; Ban, 2008)","noteIndex":0},"citationItems":[{"id":891,"uris":["http://zotero.org/users/16770306/items/LZ4MUPCK"],"itemData":{"id":891,"type":"article-journal","container-title":"Journal of Environmental Policy &amp; Planning","DOI":"10.1080/1523908X.2014.927755","ISSN":"1523-908X, 1522-7200","issue":"2","journalAbbreviation":"Journal of Environmental Policy &amp; Planning","language":"en","page":"180-200","source":"DOI.org (Crossref)","title":"Urban Sprawl and Ecosystem Services: A Half Century Perspective in the Montreal Area (Quebec, Canada)","title-short":"Urban Sprawl and Ecosystem Services","volume":"17","author":[{"family":"Dupras","given":"Jérôme"},{"family":"Alam","given":"Mahbubul"}],"issued":{"date-parts":[["2015",3,15]]}}},{"id":899,"uris":["http://zotero.org/users/16770306/items/STQE7A7Z"],"itemData":{"id":899,"type":"article-journal","container-title":"Urban Geography","DOI":"10.2747/0272-3638.31.4.541","ISSN":"0272-3638, 1938-2847","issue":"4","journalAbbreviation":"Urban Geography","language":"en","page":"541-569","source":"DOI.org (Crossref)","title":"Intensification and Sprawl: Residential Density Trajectories in Canada's Largest Metropolitan Regions","title-short":"Intensification and Sprawl","volume":"31","author":[{"family":"Filion","given":"Pierre"},{"family":"Bunting","given":"Trudi"},{"family":"Pavlic","given":"Dejan"},{"family":"Langlois","given":"Paul"}],"issued":{"date-parts":[["2010",5]]}}},{"id":898,"uris":["http://zotero.org/users/16770306/items/9FCCAZ77"],"itemData":{"id":898,"type":"paper-conference","container-title":"The XXI Congress of ISPRS. Beijing, China. 3-11 July 2008","title":"Satellite Monitoring of Urban Sprawl and Assessing the Impact of Land-Cover Changes in the Greater Toronto Area","author":[{"family":"Furberg","given":"Dorothy"},{"family":"Ban","given":"Yifang"}],"issued":{"date-parts":[["2008"]]}}}],"schema":"https://github.com/citation-style-language/schema/raw/master/csl-citation.json"} </w:instrText>
      </w:r>
      <w:r w:rsidR="003326F7">
        <w:rPr>
          <w:rFonts w:ascii="Times New Roman" w:hAnsi="Times New Roman" w:cs="Times New Roman"/>
          <w:color w:val="000000"/>
          <w:lang w:val="en-CA"/>
        </w:rPr>
        <w:fldChar w:fldCharType="separate"/>
      </w:r>
      <w:r w:rsidR="003326F7">
        <w:rPr>
          <w:rFonts w:ascii="Times New Roman" w:hAnsi="Times New Roman" w:cs="Times New Roman"/>
          <w:noProof/>
          <w:color w:val="000000"/>
          <w:lang w:val="en-CA"/>
        </w:rPr>
        <w:t>(Dupras &amp; Alam, 2015; Filion et al., 2010; Furberg &amp; Ban, 2008)</w:t>
      </w:r>
      <w:r w:rsidR="003326F7">
        <w:rPr>
          <w:rFonts w:ascii="Times New Roman" w:hAnsi="Times New Roman" w:cs="Times New Roman"/>
          <w:color w:val="000000"/>
          <w:lang w:val="en-CA"/>
        </w:rPr>
        <w:fldChar w:fldCharType="end"/>
      </w:r>
      <w:r>
        <w:rPr>
          <w:rFonts w:ascii="Times New Roman" w:hAnsi="Times New Roman" w:cs="Times New Roman"/>
          <w:color w:val="000000"/>
          <w:lang w:val="en-CA"/>
        </w:rPr>
        <w:t>.</w:t>
      </w:r>
      <w:r w:rsidR="003326F7">
        <w:rPr>
          <w:rFonts w:ascii="Times New Roman" w:hAnsi="Times New Roman" w:cs="Times New Roman"/>
          <w:color w:val="000000"/>
          <w:lang w:val="en-CA"/>
        </w:rPr>
        <w:t xml:space="preserve"> </w:t>
      </w:r>
      <w:r w:rsidR="00B83429">
        <w:rPr>
          <w:rFonts w:ascii="Times New Roman" w:hAnsi="Times New Roman" w:cs="Times New Roman"/>
          <w:color w:val="000000"/>
          <w:lang w:val="en-CA"/>
        </w:rPr>
        <w:t>Forest patch size tends to decrease as urbanization increases</w:t>
      </w:r>
      <w:r w:rsidR="0062787D">
        <w:rPr>
          <w:rFonts w:ascii="Times New Roman" w:hAnsi="Times New Roman" w:cs="Times New Roman"/>
          <w:color w:val="000000"/>
          <w:lang w:val="en-CA"/>
        </w:rPr>
        <w:t>,</w:t>
      </w:r>
      <w:r w:rsidR="00B83429">
        <w:rPr>
          <w:rFonts w:ascii="Times New Roman" w:hAnsi="Times New Roman" w:cs="Times New Roman"/>
          <w:color w:val="000000"/>
          <w:lang w:val="en-CA"/>
        </w:rPr>
        <w:t xml:space="preserve"> leading to a reduction </w:t>
      </w:r>
      <w:r w:rsidR="0062787D">
        <w:rPr>
          <w:rFonts w:ascii="Times New Roman" w:hAnsi="Times New Roman" w:cs="Times New Roman"/>
          <w:color w:val="000000"/>
          <w:lang w:val="en-CA"/>
        </w:rPr>
        <w:t xml:space="preserve">of the ecosystem services associated with those green spaces </w:t>
      </w:r>
      <w:r w:rsidR="0062787D">
        <w:rPr>
          <w:rFonts w:ascii="Times New Roman" w:hAnsi="Times New Roman" w:cs="Times New Roman"/>
          <w:color w:val="000000"/>
          <w:lang w:val="en-CA"/>
        </w:rPr>
        <w:fldChar w:fldCharType="begin"/>
      </w:r>
      <w:r w:rsidR="0062787D">
        <w:rPr>
          <w:rFonts w:ascii="Times New Roman" w:hAnsi="Times New Roman" w:cs="Times New Roman"/>
          <w:color w:val="000000"/>
          <w:lang w:val="en-CA"/>
        </w:rPr>
        <w:instrText xml:space="preserve"> ADDIN ZOTERO_ITEM CSL_CITATION {"citationID":"f8sFFCn3","properties":{"formattedCitation":"(Mitchell &amp; Devisscher, 2022)","plainCitation":"(Mitchell &amp; Devisscher, 2022)","noteIndex":0},"citationItems":[{"id":901,"uris":["http://zotero.org/users/16770306/items/8ATRZLBK"],"itemData":{"id":901,"type":"article-journal","abstract":"Urban forest fragments are highly multifunctional and provide many ecosystem services to people. However, the expansion and densification of cities is threatening this particular type of urban forest, resulting in further fragmentation, degradation and a change in forest function. Understanding how urbanization affects urban forests fragments and the multiple ecosystem services they provide is important for the creation of livable cities. We used an urban-to-rural gradient in Maple Ridge, Canada, to explore relationships between urban forest structure, urbanization, surrounding landscape structure, and the supply of eight different ecosystem services, including merchantable timber, carbon storage, flood control, food (berries), non-native shrub control, cultural use, and habitat provision. We found that the supply of multiple ecosystem services was higher at the rural end of our gradient and that forest fragments spaced closer together showed strong negative associations with most services. Crucially, forest fragment size had very weak effects on most services, emphasizing the importance of conserving small urban forest fragments with large trees. We also identified key tree genera, including Picea and Thuja, that could be retained or planted in urban forests to maximize individual services and multifunctionality. Our results highlight the potential for strategically managing urban landscapes to maintain forest fragments and enhance their ability to provide ecosystem services and multifunctionality. Our findings are relevant to inform urban conservation and greening strategies in cities around the world that are currently expanding into surrounding forests or losing greenspace through densification.","container-title":"Landscape and Urban Planning","DOI":"10.1016/j.landurbplan.2022.104548","ISSN":"0169-2046","journalAbbreviation":"Landscape and Urban Planning","page":"104548","source":"ScienceDirect","title":"Strong relationships between urbanization, landscape structure, and ecosystem service multifunctionality in urban forest fragments","volume":"228","author":[{"family":"Mitchell","given":"Matthew G. E."},{"family":"Devisscher","given":"Tahia"}],"issued":{"date-parts":[["2022",12,1]]}}}],"schema":"https://github.com/citation-style-language/schema/raw/master/csl-citation.json"} </w:instrText>
      </w:r>
      <w:r w:rsidR="0062787D">
        <w:rPr>
          <w:rFonts w:ascii="Times New Roman" w:hAnsi="Times New Roman" w:cs="Times New Roman"/>
          <w:color w:val="000000"/>
          <w:lang w:val="en-CA"/>
        </w:rPr>
        <w:fldChar w:fldCharType="separate"/>
      </w:r>
      <w:r w:rsidR="0062787D">
        <w:rPr>
          <w:rFonts w:ascii="Times New Roman" w:hAnsi="Times New Roman" w:cs="Times New Roman"/>
          <w:noProof/>
          <w:color w:val="000000"/>
          <w:lang w:val="en-CA"/>
        </w:rPr>
        <w:t>(Mitchell &amp; Devisscher, 2022)</w:t>
      </w:r>
      <w:r w:rsidR="0062787D">
        <w:rPr>
          <w:rFonts w:ascii="Times New Roman" w:hAnsi="Times New Roman" w:cs="Times New Roman"/>
          <w:color w:val="000000"/>
          <w:lang w:val="en-CA"/>
        </w:rPr>
        <w:fldChar w:fldCharType="end"/>
      </w:r>
      <w:r w:rsidR="0062787D">
        <w:rPr>
          <w:rFonts w:ascii="Times New Roman" w:hAnsi="Times New Roman" w:cs="Times New Roman"/>
          <w:color w:val="000000"/>
          <w:lang w:val="en-CA"/>
        </w:rPr>
        <w:t>. For birds, this often results in an increased cost to travel between patches, lower resource availability and fewer sheltering opportunities.</w:t>
      </w:r>
      <w:r w:rsidR="00A23787">
        <w:rPr>
          <w:rFonts w:ascii="Times New Roman" w:hAnsi="Times New Roman" w:cs="Times New Roman"/>
          <w:color w:val="000000"/>
          <w:lang w:val="en-CA"/>
        </w:rPr>
        <w:t xml:space="preserve"> In addition, winters in Canada subject birds to prolonged cold weather periods, adding significant energetic stress for resident birds</w:t>
      </w:r>
      <w:r w:rsidR="00EC7EAB">
        <w:rPr>
          <w:rFonts w:ascii="Times New Roman" w:hAnsi="Times New Roman" w:cs="Times New Roman"/>
          <w:color w:val="000000"/>
          <w:lang w:val="en-CA"/>
        </w:rPr>
        <w:t xml:space="preserve"> </w:t>
      </w:r>
      <w:r w:rsidR="00EC7EAB">
        <w:rPr>
          <w:rFonts w:ascii="Times New Roman" w:hAnsi="Times New Roman" w:cs="Times New Roman"/>
          <w:color w:val="000000"/>
          <w:lang w:val="en-CA"/>
        </w:rPr>
        <w:fldChar w:fldCharType="begin"/>
      </w:r>
      <w:r w:rsidR="00510386">
        <w:rPr>
          <w:rFonts w:ascii="Times New Roman" w:hAnsi="Times New Roman" w:cs="Times New Roman"/>
          <w:color w:val="000000"/>
          <w:lang w:val="en-CA"/>
        </w:rPr>
        <w:instrText xml:space="preserve"> ADDIN ZOTERO_ITEM CSL_CITATION {"citationID":"EEvtfkoq","properties":{"formattedCitation":"(Dawson et al., 1983; Swanson &amp; V\\uc0\\u233{}zina, 2015)","plainCitation":"(Dawson et al., 1983; Swanson &amp; Vézina, 2015)","noteIndex":0},"citationItems":[{"id":905,"uris":["http://zotero.org/users/16770306/items/RZRY75GB"],"itemData":{"id":905,"type":"article-journal","DOI":"https://doi.org/10.1152/ajpregu.1983.245.6.R755","issue":"6","page":"R755-R767","title":"Metabolic adjustments of small passerine birds for migration and cold","volume":"245","author":[{"family":"Dawson","given":"W. R."},{"family":"Marsh","given":"R. L."},{"family":"Yacoe","given":"M. E."}],"issued":{"date-parts":[["1983",12]]}}},{"id":903,"uris":["http://zotero.org/users/16770306/items/GYDBQMQ5"],"itemData":{"id":903,"type":"article-journal","abstract":"Small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00EC7EAB">
        <w:rPr>
          <w:rFonts w:ascii="Times New Roman" w:hAnsi="Times New Roman" w:cs="Times New Roman"/>
          <w:color w:val="000000"/>
          <w:lang w:val="en-CA"/>
        </w:rPr>
        <w:fldChar w:fldCharType="separate"/>
      </w:r>
      <w:r w:rsidR="00510386" w:rsidRPr="00510386">
        <w:rPr>
          <w:rFonts w:ascii="Times New Roman" w:hAnsi="Times New Roman" w:cs="Times New Roman"/>
          <w:color w:val="000000"/>
          <w:kern w:val="0"/>
          <w:lang w:val="en-US"/>
        </w:rPr>
        <w:t>(Dawson et al., 1983; Swanson &amp; Vézina, 2015)</w:t>
      </w:r>
      <w:r w:rsidR="00EC7EAB">
        <w:rPr>
          <w:rFonts w:ascii="Times New Roman" w:hAnsi="Times New Roman" w:cs="Times New Roman"/>
          <w:color w:val="000000"/>
          <w:lang w:val="en-CA"/>
        </w:rPr>
        <w:fldChar w:fldCharType="end"/>
      </w:r>
      <w:r w:rsidR="00A23787">
        <w:rPr>
          <w:rFonts w:ascii="Times New Roman" w:hAnsi="Times New Roman" w:cs="Times New Roman"/>
          <w:color w:val="000000"/>
          <w:lang w:val="en-CA"/>
        </w:rPr>
        <w:t>.</w:t>
      </w:r>
      <w:r w:rsidR="00C34BEC">
        <w:rPr>
          <w:rFonts w:ascii="Times New Roman" w:hAnsi="Times New Roman" w:cs="Times New Roman"/>
          <w:color w:val="000000"/>
          <w:lang w:val="en-CA"/>
        </w:rPr>
        <w:t xml:space="preserve"> The importance of greening initiatives in heavily urbanized areas is not only crucial for the community experiencing the benefits of urban green spaces, but also for the birds and the wildlife that depend on it to survive even the harsh winters of southern Canada.</w:t>
      </w:r>
      <w:r w:rsidR="008933F6">
        <w:rPr>
          <w:rFonts w:ascii="Times New Roman" w:hAnsi="Times New Roman" w:cs="Times New Roman"/>
          <w:color w:val="000000"/>
          <w:lang w:val="en-CA"/>
        </w:rPr>
        <w:t xml:space="preserve"> In the last </w:t>
      </w:r>
      <w:r w:rsidR="00096886">
        <w:rPr>
          <w:rFonts w:ascii="Times New Roman" w:hAnsi="Times New Roman" w:cs="Times New Roman"/>
          <w:color w:val="000000"/>
          <w:lang w:val="en-CA"/>
        </w:rPr>
        <w:t xml:space="preserve">few years, the city of Montreal has been a leader in its efforts towards urban greening initiatives. The city adopted its Climate Plan 2020-2030 and through it is committing to plant, maintain and protect 500,000 trees, create new parks, green corridors and wetlands, restore shorelines and increase the size of protected areas so they cover 10% of the land within the city limits </w:t>
      </w:r>
      <w:r w:rsidR="008B37BF">
        <w:rPr>
          <w:rFonts w:ascii="Times New Roman" w:hAnsi="Times New Roman" w:cs="Times New Roman"/>
          <w:color w:val="000000"/>
          <w:lang w:val="en-CA"/>
        </w:rPr>
        <w:fldChar w:fldCharType="begin"/>
      </w:r>
      <w:r w:rsidR="008B37BF">
        <w:rPr>
          <w:rFonts w:ascii="Times New Roman" w:hAnsi="Times New Roman" w:cs="Times New Roman"/>
          <w:color w:val="000000"/>
          <w:lang w:val="en-CA"/>
        </w:rPr>
        <w:instrText xml:space="preserve"> ADDIN ZOTERO_ITEM CSL_CITATION {"citationID":"LUyKWPdp","properties":{"formattedCitation":"(City of Montreal, 2020)","plainCitation":"(City of Montreal, 2020)","noteIndex":0},"citationItems":[{"id":909,"uris":["http://zotero.org/users/16770306/items/RV5A736Y"],"itemData":{"id":909,"type":"document","language":"English","publisher":"City of Montreal","title":"Climate Plan 2020-2030","URL":"https://montreal.ca/en/articles/montreal-climate-plan-objective-carbon-neutral-2050-7613","author":[{"family":"City of Montreal","given":""}],"issued":{"date-parts":[["2020"]]}}}],"schema":"https://github.com/citation-style-language/schema/raw/master/csl-citation.json"} </w:instrText>
      </w:r>
      <w:r w:rsidR="008B37BF">
        <w:rPr>
          <w:rFonts w:ascii="Times New Roman" w:hAnsi="Times New Roman" w:cs="Times New Roman"/>
          <w:color w:val="000000"/>
          <w:lang w:val="en-CA"/>
        </w:rPr>
        <w:fldChar w:fldCharType="separate"/>
      </w:r>
      <w:r w:rsidR="008B37BF">
        <w:rPr>
          <w:rFonts w:ascii="Times New Roman" w:hAnsi="Times New Roman" w:cs="Times New Roman"/>
          <w:noProof/>
          <w:color w:val="000000"/>
          <w:lang w:val="en-CA"/>
        </w:rPr>
        <w:t>(City of Montreal, 2020)</w:t>
      </w:r>
      <w:r w:rsidR="008B37BF">
        <w:rPr>
          <w:rFonts w:ascii="Times New Roman" w:hAnsi="Times New Roman" w:cs="Times New Roman"/>
          <w:color w:val="000000"/>
          <w:lang w:val="en-CA"/>
        </w:rPr>
        <w:fldChar w:fldCharType="end"/>
      </w:r>
      <w:r w:rsidR="00096886">
        <w:rPr>
          <w:rFonts w:ascii="Times New Roman" w:hAnsi="Times New Roman" w:cs="Times New Roman"/>
          <w:color w:val="000000"/>
          <w:lang w:val="en-CA"/>
        </w:rPr>
        <w:t>.</w:t>
      </w:r>
      <w:r w:rsidR="008B37BF">
        <w:rPr>
          <w:rFonts w:ascii="Times New Roman" w:hAnsi="Times New Roman" w:cs="Times New Roman"/>
          <w:color w:val="000000"/>
          <w:lang w:val="en-CA"/>
        </w:rPr>
        <w:t xml:space="preserve"> In the most recent </w:t>
      </w:r>
      <w:r w:rsidR="00072AAE">
        <w:rPr>
          <w:rFonts w:ascii="Times New Roman" w:hAnsi="Times New Roman" w:cs="Times New Roman"/>
          <w:color w:val="000000"/>
          <w:lang w:val="en-CA"/>
        </w:rPr>
        <w:t xml:space="preserve">progress report, the city states that as of 2023, approximately 180,000 trees were planted, and 7.6% of the land is categorized as protected and contributing to preserving biodiversity </w:t>
      </w:r>
      <w:r w:rsidR="00072AAE">
        <w:rPr>
          <w:rFonts w:ascii="Times New Roman" w:hAnsi="Times New Roman" w:cs="Times New Roman"/>
          <w:color w:val="000000"/>
          <w:lang w:val="en-CA"/>
        </w:rPr>
        <w:fldChar w:fldCharType="begin"/>
      </w:r>
      <w:r w:rsidR="00072AAE">
        <w:rPr>
          <w:rFonts w:ascii="Times New Roman" w:hAnsi="Times New Roman" w:cs="Times New Roman"/>
          <w:color w:val="000000"/>
          <w:lang w:val="en-CA"/>
        </w:rPr>
        <w:instrText xml:space="preserve"> ADDIN ZOTERO_ITEM CSL_CITATION {"citationID":"fn8wypyZ","properties":{"formattedCitation":"(City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sidR="00072AAE">
        <w:rPr>
          <w:rFonts w:ascii="Times New Roman" w:hAnsi="Times New Roman" w:cs="Times New Roman"/>
          <w:color w:val="000000"/>
          <w:lang w:val="en-CA"/>
        </w:rPr>
        <w:fldChar w:fldCharType="separate"/>
      </w:r>
      <w:r w:rsidR="00072AAE">
        <w:rPr>
          <w:rFonts w:ascii="Times New Roman" w:hAnsi="Times New Roman" w:cs="Times New Roman"/>
          <w:noProof/>
          <w:color w:val="000000"/>
          <w:lang w:val="en-CA"/>
        </w:rPr>
        <w:t>(City of Montreal, 2024)</w:t>
      </w:r>
      <w:r w:rsidR="00072AAE">
        <w:rPr>
          <w:rFonts w:ascii="Times New Roman" w:hAnsi="Times New Roman" w:cs="Times New Roman"/>
          <w:color w:val="000000"/>
          <w:lang w:val="en-CA"/>
        </w:rPr>
        <w:fldChar w:fldCharType="end"/>
      </w:r>
      <w:r w:rsidR="00072AAE">
        <w:rPr>
          <w:rFonts w:ascii="Times New Roman" w:hAnsi="Times New Roman" w:cs="Times New Roman"/>
          <w:color w:val="000000"/>
          <w:lang w:val="en-CA"/>
        </w:rPr>
        <w:t>. This highlights that while progress is being made, greening efforts need to ramp up in the next few years for the city to reach its goal</w:t>
      </w:r>
      <w:r w:rsidR="00AC48EB">
        <w:rPr>
          <w:rFonts w:ascii="Times New Roman" w:hAnsi="Times New Roman" w:cs="Times New Roman"/>
          <w:color w:val="000000"/>
          <w:lang w:val="en-CA"/>
        </w:rPr>
        <w:t xml:space="preserve">s, meaning that there’s a need to build knowledge on efficient ways to create and restore urban green spaces in a way that’ll promote biodiversity in the </w:t>
      </w:r>
      <w:commentRangeStart w:id="171"/>
      <w:r w:rsidR="00AC48EB">
        <w:rPr>
          <w:rFonts w:ascii="Times New Roman" w:hAnsi="Times New Roman" w:cs="Times New Roman"/>
          <w:color w:val="000000"/>
          <w:lang w:val="en-CA"/>
        </w:rPr>
        <w:t>city</w:t>
      </w:r>
      <w:commentRangeEnd w:id="171"/>
      <w:r w:rsidR="0085434E">
        <w:rPr>
          <w:rStyle w:val="CommentReference"/>
        </w:rPr>
        <w:commentReference w:id="171"/>
      </w:r>
      <w:r w:rsidR="00AC48EB">
        <w:rPr>
          <w:rFonts w:ascii="Times New Roman" w:hAnsi="Times New Roman" w:cs="Times New Roman"/>
          <w:color w:val="000000"/>
          <w:lang w:val="en-CA"/>
        </w:rPr>
        <w:t>.</w:t>
      </w:r>
    </w:p>
    <w:p w14:paraId="041D9948" w14:textId="77777777" w:rsidR="00AC48EB" w:rsidRDefault="00AC48EB" w:rsidP="00473811">
      <w:pPr>
        <w:autoSpaceDE w:val="0"/>
        <w:autoSpaceDN w:val="0"/>
        <w:adjustRightInd w:val="0"/>
        <w:spacing w:line="480" w:lineRule="auto"/>
        <w:ind w:firstLine="720"/>
        <w:jc w:val="both"/>
        <w:rPr>
          <w:rFonts w:ascii="Times New Roman" w:hAnsi="Times New Roman" w:cs="Times New Roman"/>
          <w:color w:val="000000"/>
          <w:lang w:val="en-CA"/>
        </w:rPr>
      </w:pPr>
    </w:p>
    <w:p w14:paraId="06109E39" w14:textId="1CEE2EAC" w:rsidR="00E47890" w:rsidRPr="00196E4E" w:rsidRDefault="00AC48EB" w:rsidP="00196E4E">
      <w:pPr>
        <w:autoSpaceDE w:val="0"/>
        <w:autoSpaceDN w:val="0"/>
        <w:adjustRightInd w:val="0"/>
        <w:spacing w:line="480" w:lineRule="auto"/>
        <w:ind w:firstLine="720"/>
        <w:jc w:val="both"/>
        <w:rPr>
          <w:rFonts w:ascii="Times New Roman" w:hAnsi="Times New Roman" w:cs="Times New Roman"/>
          <w:color w:val="000000"/>
          <w:lang w:val="en-CA"/>
        </w:rPr>
      </w:pPr>
      <w:r>
        <w:rPr>
          <w:rFonts w:ascii="Times New Roman" w:hAnsi="Times New Roman" w:cs="Times New Roman"/>
          <w:color w:val="000000"/>
          <w:lang w:val="en-CA"/>
        </w:rPr>
        <w:t>While habitat use by breeding birds in urban environments has been well documented, much less is known about fine-scale movement patterns and habitat selection during the non-</w:t>
      </w:r>
      <w:r>
        <w:rPr>
          <w:rFonts w:ascii="Times New Roman" w:hAnsi="Times New Roman" w:cs="Times New Roman"/>
          <w:color w:val="000000"/>
          <w:lang w:val="en-CA"/>
        </w:rPr>
        <w:lastRenderedPageBreak/>
        <w:t>breeding season</w:t>
      </w:r>
      <w:r w:rsidR="00196E4E">
        <w:rPr>
          <w:rFonts w:ascii="Times New Roman" w:hAnsi="Times New Roman" w:cs="Times New Roman"/>
          <w:color w:val="000000"/>
          <w:lang w:val="en-CA"/>
        </w:rPr>
        <w:t xml:space="preserve"> at higher latitudes</w:t>
      </w:r>
      <w:r>
        <w:rPr>
          <w:rFonts w:ascii="Times New Roman" w:hAnsi="Times New Roman" w:cs="Times New Roman"/>
          <w:color w:val="000000"/>
          <w:lang w:val="en-CA"/>
        </w:rPr>
        <w:t>, especially in relation to urbanization</w:t>
      </w:r>
      <w:r w:rsidR="00196E4E">
        <w:rPr>
          <w:rFonts w:ascii="Times New Roman" w:hAnsi="Times New Roman" w:cs="Times New Roman"/>
          <w:color w:val="000000"/>
          <w:lang w:val="en-CA"/>
        </w:rPr>
        <w:t>. There’s a lack of detailed understanding of how particular variables of the urban environment influence winter season survival and movement in resident bird species. This knowledge gap is especially relevant in temperate regions like southern Quebec, where winter poses extreme challenges for small passerines like the Northern cardinal.</w:t>
      </w:r>
    </w:p>
    <w:p w14:paraId="1A4EA496" w14:textId="11692E3B" w:rsidR="00453166" w:rsidRPr="00453166" w:rsidRDefault="00B8412E" w:rsidP="00453166">
      <w:pPr>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We have identified three main hypotheses to investigate through this research</w:t>
      </w:r>
      <w:r w:rsidR="00453166" w:rsidRPr="00453166">
        <w:rPr>
          <w:rFonts w:ascii="Times New Roman" w:hAnsi="Times New Roman" w:cs="Times New Roman"/>
          <w:color w:val="000000"/>
          <w:lang w:val="en-CA"/>
        </w:rPr>
        <w:t>:</w:t>
      </w:r>
    </w:p>
    <w:p w14:paraId="560CDE4A" w14:textId="7595BBBF" w:rsidR="00453166" w:rsidRPr="00453166" w:rsidRDefault="00453166" w:rsidP="00453166">
      <w:pPr>
        <w:numPr>
          <w:ilvl w:val="0"/>
          <w:numId w:val="4"/>
        </w:numPr>
        <w:tabs>
          <w:tab w:val="left" w:pos="20"/>
          <w:tab w:val="left" w:pos="392"/>
        </w:tabs>
        <w:autoSpaceDE w:val="0"/>
        <w:autoSpaceDN w:val="0"/>
        <w:adjustRightInd w:val="0"/>
        <w:spacing w:line="480" w:lineRule="auto"/>
        <w:ind w:left="392" w:hanging="393"/>
        <w:jc w:val="both"/>
        <w:rPr>
          <w:rFonts w:ascii="Times New Roman" w:hAnsi="Times New Roman" w:cs="Times New Roman"/>
          <w:color w:val="000000"/>
          <w:lang w:val="en-CA"/>
        </w:rPr>
      </w:pPr>
      <w:r w:rsidRPr="00453166">
        <w:rPr>
          <w:rFonts w:ascii="Times New Roman" w:hAnsi="Times New Roman" w:cs="Times New Roman"/>
          <w:color w:val="000000"/>
          <w:lang w:val="en-CA"/>
        </w:rPr>
        <w:t xml:space="preserve">If </w:t>
      </w:r>
      <w:del w:id="172" w:author="Kyle Elliott, Dr" w:date="2025-06-17T19:28:00Z" w16du:dateUtc="2025-06-17T23:28:00Z">
        <w:r w:rsidRPr="00453166" w:rsidDel="0085434E">
          <w:rPr>
            <w:rFonts w:ascii="Times New Roman" w:hAnsi="Times New Roman" w:cs="Times New Roman"/>
            <w:color w:val="000000"/>
            <w:lang w:val="en-CA"/>
          </w:rPr>
          <w:delText xml:space="preserve">the </w:delText>
        </w:r>
      </w:del>
      <w:r w:rsidRPr="00453166">
        <w:rPr>
          <w:rFonts w:ascii="Times New Roman" w:hAnsi="Times New Roman" w:cs="Times New Roman"/>
          <w:color w:val="000000"/>
          <w:lang w:val="en-CA"/>
        </w:rPr>
        <w:t xml:space="preserve">Northern cardinals </w:t>
      </w:r>
      <w:ins w:id="173" w:author="Kyle Elliott, Dr" w:date="2025-06-17T19:27:00Z" w16du:dateUtc="2025-06-17T23:27:00Z">
        <w:r w:rsidR="0085434E">
          <w:rPr>
            <w:rFonts w:ascii="Times New Roman" w:hAnsi="Times New Roman" w:cs="Times New Roman"/>
            <w:color w:val="000000"/>
            <w:lang w:val="en-CA"/>
          </w:rPr>
          <w:t xml:space="preserve">have less reliable food sources in urban areas, </w:t>
        </w:r>
      </w:ins>
      <w:del w:id="174" w:author="Kyle Elliott, Dr" w:date="2025-06-17T19:27:00Z" w16du:dateUtc="2025-06-17T23:27:00Z">
        <w:r w:rsidRPr="00453166" w:rsidDel="0085434E">
          <w:rPr>
            <w:rFonts w:ascii="Times New Roman" w:hAnsi="Times New Roman" w:cs="Times New Roman"/>
            <w:color w:val="000000"/>
            <w:lang w:val="en-CA"/>
          </w:rPr>
          <w:delText xml:space="preserve">have to move more often and on greater distances to sustain themselves in urban areas, </w:delText>
        </w:r>
      </w:del>
      <w:r w:rsidRPr="00453166">
        <w:rPr>
          <w:rFonts w:ascii="Times New Roman" w:hAnsi="Times New Roman" w:cs="Times New Roman"/>
          <w:color w:val="000000"/>
          <w:lang w:val="en-CA"/>
        </w:rPr>
        <w:t xml:space="preserve">and their fine-scale movements are recorded through the winter in locations with varying levels of urbanization, then </w:t>
      </w:r>
      <w:del w:id="175" w:author="Kyle Elliott, Dr" w:date="2025-06-17T19:27:00Z" w16du:dateUtc="2025-06-17T23:27:00Z">
        <w:r w:rsidRPr="00453166" w:rsidDel="0085434E">
          <w:rPr>
            <w:rFonts w:ascii="Times New Roman" w:hAnsi="Times New Roman" w:cs="Times New Roman"/>
            <w:color w:val="000000"/>
            <w:lang w:val="en-CA"/>
          </w:rPr>
          <w:delText xml:space="preserve">a positive correlation between their </w:delText>
        </w:r>
      </w:del>
      <w:r w:rsidRPr="00453166">
        <w:rPr>
          <w:rFonts w:ascii="Times New Roman" w:hAnsi="Times New Roman" w:cs="Times New Roman"/>
          <w:color w:val="000000"/>
          <w:lang w:val="en-CA"/>
        </w:rPr>
        <w:t xml:space="preserve">average home range size </w:t>
      </w:r>
      <w:del w:id="176" w:author="Kyle Elliott, Dr" w:date="2025-06-17T19:27:00Z" w16du:dateUtc="2025-06-17T23:27:00Z">
        <w:r w:rsidRPr="00453166" w:rsidDel="0085434E">
          <w:rPr>
            <w:rFonts w:ascii="Times New Roman" w:hAnsi="Times New Roman" w:cs="Times New Roman"/>
            <w:color w:val="000000"/>
            <w:lang w:val="en-CA"/>
          </w:rPr>
          <w:delText>and the</w:delText>
        </w:r>
      </w:del>
      <w:ins w:id="177" w:author="Kyle Elliott, Dr" w:date="2025-06-17T19:27:00Z" w16du:dateUtc="2025-06-17T23:27:00Z">
        <w:r w:rsidR="0085434E">
          <w:rPr>
            <w:rFonts w:ascii="Times New Roman" w:hAnsi="Times New Roman" w:cs="Times New Roman"/>
            <w:color w:val="000000"/>
            <w:lang w:val="en-CA"/>
          </w:rPr>
          <w:t>will correlate</w:t>
        </w:r>
      </w:ins>
      <w:ins w:id="178" w:author="Kyle Elliott, Dr" w:date="2025-06-17T19:29:00Z" w16du:dateUtc="2025-06-17T23:29:00Z">
        <w:r w:rsidR="0085434E">
          <w:rPr>
            <w:rFonts w:ascii="Times New Roman" w:hAnsi="Times New Roman" w:cs="Times New Roman"/>
            <w:color w:val="000000"/>
            <w:lang w:val="en-CA"/>
          </w:rPr>
          <w:t xml:space="preserve"> positively</w:t>
        </w:r>
      </w:ins>
      <w:ins w:id="179" w:author="Kyle Elliott, Dr" w:date="2025-06-17T19:27:00Z" w16du:dateUtc="2025-06-17T23:27:00Z">
        <w:r w:rsidR="0085434E">
          <w:rPr>
            <w:rFonts w:ascii="Times New Roman" w:hAnsi="Times New Roman" w:cs="Times New Roman"/>
            <w:color w:val="000000"/>
            <w:lang w:val="en-CA"/>
          </w:rPr>
          <w:t xml:space="preserve"> with</w:t>
        </w:r>
      </w:ins>
      <w:r w:rsidRPr="00453166">
        <w:rPr>
          <w:rFonts w:ascii="Times New Roman" w:hAnsi="Times New Roman" w:cs="Times New Roman"/>
          <w:color w:val="000000"/>
          <w:lang w:val="en-CA"/>
        </w:rPr>
        <w:t xml:space="preserve"> urbanization level</w:t>
      </w:r>
      <w:del w:id="180" w:author="Kyle Elliott, Dr" w:date="2025-06-17T19:28:00Z" w16du:dateUtc="2025-06-17T23:28:00Z">
        <w:r w:rsidRPr="00453166" w:rsidDel="0085434E">
          <w:rPr>
            <w:rFonts w:ascii="Times New Roman" w:hAnsi="Times New Roman" w:cs="Times New Roman"/>
            <w:color w:val="000000"/>
            <w:lang w:val="en-CA"/>
          </w:rPr>
          <w:delText xml:space="preserve"> will be revealed</w:delText>
        </w:r>
      </w:del>
      <w:r w:rsidRPr="00453166">
        <w:rPr>
          <w:rFonts w:ascii="Times New Roman" w:hAnsi="Times New Roman" w:cs="Times New Roman"/>
          <w:color w:val="000000"/>
          <w:lang w:val="en-CA"/>
        </w:rPr>
        <w:t>.</w:t>
      </w:r>
    </w:p>
    <w:p w14:paraId="46B8A7E1" w14:textId="0FFE4BC0" w:rsidR="00453166" w:rsidRPr="00453166" w:rsidRDefault="00453166" w:rsidP="00453166">
      <w:pPr>
        <w:numPr>
          <w:ilvl w:val="0"/>
          <w:numId w:val="4"/>
        </w:numPr>
        <w:tabs>
          <w:tab w:val="left" w:pos="20"/>
          <w:tab w:val="left" w:pos="392"/>
        </w:tabs>
        <w:autoSpaceDE w:val="0"/>
        <w:autoSpaceDN w:val="0"/>
        <w:adjustRightInd w:val="0"/>
        <w:spacing w:line="480" w:lineRule="auto"/>
        <w:ind w:left="392" w:hanging="393"/>
        <w:jc w:val="both"/>
        <w:rPr>
          <w:rFonts w:ascii="Times New Roman" w:hAnsi="Times New Roman" w:cs="Times New Roman"/>
          <w:color w:val="000000"/>
          <w:lang w:val="en-CA"/>
        </w:rPr>
      </w:pPr>
      <w:r w:rsidRPr="00453166">
        <w:rPr>
          <w:rFonts w:ascii="Times New Roman" w:hAnsi="Times New Roman" w:cs="Times New Roman"/>
          <w:color w:val="000000"/>
          <w:lang w:val="en-CA"/>
        </w:rPr>
        <w:t xml:space="preserve">If </w:t>
      </w:r>
      <w:del w:id="181" w:author="Kyle Elliott, Dr" w:date="2025-06-17T19:28:00Z" w16du:dateUtc="2025-06-17T23:28:00Z">
        <w:r w:rsidRPr="00453166" w:rsidDel="0085434E">
          <w:rPr>
            <w:rFonts w:ascii="Times New Roman" w:hAnsi="Times New Roman" w:cs="Times New Roman"/>
            <w:color w:val="000000"/>
            <w:lang w:val="en-CA"/>
          </w:rPr>
          <w:delText xml:space="preserve">the </w:delText>
        </w:r>
      </w:del>
      <w:r w:rsidRPr="00453166">
        <w:rPr>
          <w:rFonts w:ascii="Times New Roman" w:hAnsi="Times New Roman" w:cs="Times New Roman"/>
          <w:color w:val="000000"/>
          <w:lang w:val="en-CA"/>
        </w:rPr>
        <w:t xml:space="preserve">Northern cardinals spending the winter in urban areas have </w:t>
      </w:r>
      <w:del w:id="182" w:author="Kyle Elliott, Dr" w:date="2025-06-17T19:28:00Z" w16du:dateUtc="2025-06-17T23:28:00Z">
        <w:r w:rsidRPr="00453166" w:rsidDel="0085434E">
          <w:rPr>
            <w:rFonts w:ascii="Times New Roman" w:hAnsi="Times New Roman" w:cs="Times New Roman"/>
            <w:color w:val="000000"/>
            <w:lang w:val="en-CA"/>
          </w:rPr>
          <w:delText xml:space="preserve">access to </w:delText>
        </w:r>
      </w:del>
      <w:r w:rsidRPr="00453166">
        <w:rPr>
          <w:rFonts w:ascii="Times New Roman" w:hAnsi="Times New Roman" w:cs="Times New Roman"/>
          <w:color w:val="000000"/>
          <w:lang w:val="en-CA"/>
        </w:rPr>
        <w:t xml:space="preserve">highly fragmented </w:t>
      </w:r>
      <w:del w:id="183" w:author="Kyle Elliott, Dr" w:date="2025-06-17T19:28:00Z" w16du:dateUtc="2025-06-17T23:28:00Z">
        <w:r w:rsidRPr="00453166" w:rsidDel="0085434E">
          <w:rPr>
            <w:rFonts w:ascii="Times New Roman" w:hAnsi="Times New Roman" w:cs="Times New Roman"/>
            <w:color w:val="000000"/>
            <w:lang w:val="en-CA"/>
          </w:rPr>
          <w:delText>green space</w:delText>
        </w:r>
      </w:del>
      <w:ins w:id="184" w:author="Kyle Elliott, Dr" w:date="2025-06-17T19:28:00Z" w16du:dateUtc="2025-06-17T23:28:00Z">
        <w:r w:rsidR="0085434E">
          <w:rPr>
            <w:rFonts w:ascii="Times New Roman" w:hAnsi="Times New Roman" w:cs="Times New Roman"/>
            <w:color w:val="000000"/>
            <w:lang w:val="en-CA"/>
          </w:rPr>
          <w:t>resource</w:t>
        </w:r>
      </w:ins>
      <w:r w:rsidRPr="00453166">
        <w:rPr>
          <w:rFonts w:ascii="Times New Roman" w:hAnsi="Times New Roman" w:cs="Times New Roman"/>
          <w:color w:val="000000"/>
          <w:lang w:val="en-CA"/>
        </w:rPr>
        <w:t xml:space="preserve">s, and their fine-scale movements are recorded during the non-breeding season in sites with varying levels of urbanization, then </w:t>
      </w:r>
      <w:del w:id="185" w:author="Kyle Elliott, Dr" w:date="2025-06-17T19:28:00Z" w16du:dateUtc="2025-06-17T23:28:00Z">
        <w:r w:rsidRPr="00453166" w:rsidDel="0085434E">
          <w:rPr>
            <w:rFonts w:ascii="Times New Roman" w:hAnsi="Times New Roman" w:cs="Times New Roman"/>
            <w:color w:val="000000"/>
            <w:lang w:val="en-CA"/>
          </w:rPr>
          <w:delText xml:space="preserve">the results should show a positive correlation between </w:delText>
        </w:r>
      </w:del>
      <w:r w:rsidRPr="00453166">
        <w:rPr>
          <w:rFonts w:ascii="Times New Roman" w:hAnsi="Times New Roman" w:cs="Times New Roman"/>
          <w:color w:val="000000"/>
          <w:lang w:val="en-CA"/>
        </w:rPr>
        <w:t xml:space="preserve">the scale at which the birds are selecting their habitats </w:t>
      </w:r>
      <w:del w:id="186" w:author="Kyle Elliott, Dr" w:date="2025-06-17T19:28:00Z" w16du:dateUtc="2025-06-17T23:28:00Z">
        <w:r w:rsidRPr="00453166" w:rsidDel="0085434E">
          <w:rPr>
            <w:rFonts w:ascii="Times New Roman" w:hAnsi="Times New Roman" w:cs="Times New Roman"/>
            <w:color w:val="000000"/>
            <w:lang w:val="en-CA"/>
          </w:rPr>
          <w:delText xml:space="preserve">and </w:delText>
        </w:r>
      </w:del>
      <w:ins w:id="187" w:author="Kyle Elliott, Dr" w:date="2025-06-17T19:28:00Z" w16du:dateUtc="2025-06-17T23:28:00Z">
        <w:r w:rsidR="0085434E">
          <w:rPr>
            <w:rFonts w:ascii="Times New Roman" w:hAnsi="Times New Roman" w:cs="Times New Roman"/>
            <w:color w:val="000000"/>
            <w:lang w:val="en-CA"/>
          </w:rPr>
          <w:t>will correlate positively</w:t>
        </w:r>
      </w:ins>
      <w:ins w:id="188" w:author="Kyle Elliott, Dr" w:date="2025-06-17T19:29:00Z" w16du:dateUtc="2025-06-17T23:29:00Z">
        <w:r w:rsidR="0085434E">
          <w:rPr>
            <w:rFonts w:ascii="Times New Roman" w:hAnsi="Times New Roman" w:cs="Times New Roman"/>
            <w:color w:val="000000"/>
            <w:lang w:val="en-CA"/>
          </w:rPr>
          <w:t xml:space="preserve"> with</w:t>
        </w:r>
      </w:ins>
      <w:ins w:id="189" w:author="Kyle Elliott, Dr" w:date="2025-06-17T19:28:00Z" w16du:dateUtc="2025-06-17T23:28:00Z">
        <w:r w:rsidR="0085434E" w:rsidRPr="00453166">
          <w:rPr>
            <w:rFonts w:ascii="Times New Roman" w:hAnsi="Times New Roman" w:cs="Times New Roman"/>
            <w:color w:val="000000"/>
            <w:lang w:val="en-CA"/>
          </w:rPr>
          <w:t xml:space="preserve"> </w:t>
        </w:r>
      </w:ins>
      <w:r w:rsidRPr="00453166">
        <w:rPr>
          <w:rFonts w:ascii="Times New Roman" w:hAnsi="Times New Roman" w:cs="Times New Roman"/>
          <w:color w:val="000000"/>
          <w:lang w:val="en-CA"/>
        </w:rPr>
        <w:t>the urbanization level.</w:t>
      </w:r>
    </w:p>
    <w:p w14:paraId="350D4B44" w14:textId="14E8939E" w:rsidR="00453166" w:rsidRPr="00444249" w:rsidRDefault="00453166" w:rsidP="00453166">
      <w:pPr>
        <w:numPr>
          <w:ilvl w:val="0"/>
          <w:numId w:val="4"/>
        </w:numPr>
        <w:tabs>
          <w:tab w:val="left" w:pos="20"/>
          <w:tab w:val="left" w:pos="392"/>
        </w:tabs>
        <w:autoSpaceDE w:val="0"/>
        <w:autoSpaceDN w:val="0"/>
        <w:adjustRightInd w:val="0"/>
        <w:spacing w:line="480" w:lineRule="auto"/>
        <w:ind w:left="392" w:hanging="393"/>
        <w:jc w:val="both"/>
        <w:rPr>
          <w:rFonts w:ascii="Times New Roman" w:hAnsi="Times New Roman" w:cs="Times New Roman"/>
          <w:i/>
          <w:iCs/>
          <w:color w:val="000000"/>
          <w:lang w:val="en-CA"/>
        </w:rPr>
      </w:pPr>
      <w:r w:rsidRPr="00453166">
        <w:rPr>
          <w:rFonts w:ascii="Times New Roman" w:hAnsi="Times New Roman" w:cs="Times New Roman"/>
          <w:color w:val="000000"/>
          <w:lang w:val="en-CA"/>
        </w:rPr>
        <w:t xml:space="preserve">If </w:t>
      </w:r>
      <w:del w:id="190" w:author="Kyle Elliott, Dr" w:date="2025-06-17T19:29:00Z" w16du:dateUtc="2025-06-17T23:29:00Z">
        <w:r w:rsidRPr="00453166" w:rsidDel="0085434E">
          <w:rPr>
            <w:rFonts w:ascii="Times New Roman" w:hAnsi="Times New Roman" w:cs="Times New Roman"/>
            <w:color w:val="000000"/>
            <w:lang w:val="en-CA"/>
          </w:rPr>
          <w:delText xml:space="preserve">the </w:delText>
        </w:r>
      </w:del>
      <w:r w:rsidRPr="00453166">
        <w:rPr>
          <w:rFonts w:ascii="Times New Roman" w:hAnsi="Times New Roman" w:cs="Times New Roman"/>
          <w:color w:val="000000"/>
          <w:lang w:val="en-CA"/>
        </w:rPr>
        <w:t xml:space="preserve">Northern cardinals </w:t>
      </w:r>
      <w:del w:id="191" w:author="Kyle Elliott, Dr" w:date="2025-06-17T19:29:00Z" w16du:dateUtc="2025-06-17T23:29:00Z">
        <w:r w:rsidRPr="00453166" w:rsidDel="0085434E">
          <w:rPr>
            <w:rFonts w:ascii="Times New Roman" w:hAnsi="Times New Roman" w:cs="Times New Roman"/>
            <w:color w:val="000000"/>
            <w:lang w:val="en-CA"/>
          </w:rPr>
          <w:delText xml:space="preserve">are </w:delText>
        </w:r>
      </w:del>
      <w:r w:rsidRPr="00453166">
        <w:rPr>
          <w:rFonts w:ascii="Times New Roman" w:hAnsi="Times New Roman" w:cs="Times New Roman"/>
          <w:color w:val="000000"/>
          <w:lang w:val="en-CA"/>
        </w:rPr>
        <w:t xml:space="preserve">selecting wintering grounds with a complex canopy stratification, and their fine-scale movements are tracked in areas with known vegetation vertical </w:t>
      </w:r>
      <w:commentRangeStart w:id="192"/>
      <w:r w:rsidRPr="00453166">
        <w:rPr>
          <w:rFonts w:ascii="Times New Roman" w:hAnsi="Times New Roman" w:cs="Times New Roman"/>
          <w:color w:val="000000"/>
          <w:lang w:val="en-CA"/>
        </w:rPr>
        <w:t>structure</w:t>
      </w:r>
      <w:commentRangeEnd w:id="192"/>
      <w:r w:rsidR="0085434E">
        <w:rPr>
          <w:rStyle w:val="CommentReference"/>
        </w:rPr>
        <w:commentReference w:id="192"/>
      </w:r>
      <w:r w:rsidRPr="00453166">
        <w:rPr>
          <w:rFonts w:ascii="Times New Roman" w:hAnsi="Times New Roman" w:cs="Times New Roman"/>
          <w:color w:val="000000"/>
          <w:lang w:val="en-CA"/>
        </w:rPr>
        <w:t xml:space="preserve">, then </w:t>
      </w:r>
      <w:del w:id="193" w:author="Kyle Elliott, Dr" w:date="2025-06-17T19:29:00Z" w16du:dateUtc="2025-06-17T23:29:00Z">
        <w:r w:rsidRPr="00453166" w:rsidDel="0085434E">
          <w:rPr>
            <w:rFonts w:ascii="Times New Roman" w:hAnsi="Times New Roman" w:cs="Times New Roman"/>
            <w:color w:val="000000"/>
            <w:lang w:val="en-CA"/>
          </w:rPr>
          <w:delText xml:space="preserve">a positive correlation between </w:delText>
        </w:r>
      </w:del>
      <w:r w:rsidRPr="00453166">
        <w:rPr>
          <w:rFonts w:ascii="Times New Roman" w:hAnsi="Times New Roman" w:cs="Times New Roman"/>
          <w:color w:val="000000"/>
          <w:lang w:val="en-CA"/>
        </w:rPr>
        <w:t xml:space="preserve">the probability of selection of the habitat </w:t>
      </w:r>
      <w:del w:id="194" w:author="Kyle Elliott, Dr" w:date="2025-06-17T19:29:00Z" w16du:dateUtc="2025-06-17T23:29:00Z">
        <w:r w:rsidRPr="00453166" w:rsidDel="0085434E">
          <w:rPr>
            <w:rFonts w:ascii="Times New Roman" w:hAnsi="Times New Roman" w:cs="Times New Roman"/>
            <w:color w:val="000000"/>
            <w:lang w:val="en-CA"/>
          </w:rPr>
          <w:delText xml:space="preserve">and </w:delText>
        </w:r>
      </w:del>
      <w:ins w:id="195" w:author="Kyle Elliott, Dr" w:date="2025-06-17T19:29:00Z" w16du:dateUtc="2025-06-17T23:29:00Z">
        <w:r w:rsidR="0085434E">
          <w:rPr>
            <w:rFonts w:ascii="Times New Roman" w:hAnsi="Times New Roman" w:cs="Times New Roman"/>
            <w:color w:val="000000"/>
            <w:lang w:val="en-CA"/>
          </w:rPr>
          <w:t>will correlate positively with</w:t>
        </w:r>
        <w:r w:rsidR="0085434E" w:rsidRPr="00453166">
          <w:rPr>
            <w:rFonts w:ascii="Times New Roman" w:hAnsi="Times New Roman" w:cs="Times New Roman"/>
            <w:color w:val="000000"/>
            <w:lang w:val="en-CA"/>
          </w:rPr>
          <w:t xml:space="preserve"> </w:t>
        </w:r>
      </w:ins>
      <w:r w:rsidRPr="00453166">
        <w:rPr>
          <w:rFonts w:ascii="Times New Roman" w:hAnsi="Times New Roman" w:cs="Times New Roman"/>
          <w:color w:val="000000"/>
          <w:lang w:val="en-CA"/>
        </w:rPr>
        <w:t xml:space="preserve">the complexity of the canopy </w:t>
      </w:r>
      <w:commentRangeStart w:id="196"/>
      <w:r w:rsidRPr="00453166">
        <w:rPr>
          <w:rFonts w:ascii="Times New Roman" w:hAnsi="Times New Roman" w:cs="Times New Roman"/>
          <w:color w:val="000000"/>
          <w:lang w:val="en-CA"/>
        </w:rPr>
        <w:t>stratification</w:t>
      </w:r>
      <w:commentRangeEnd w:id="196"/>
      <w:r w:rsidR="0085434E">
        <w:rPr>
          <w:rStyle w:val="CommentReference"/>
        </w:rPr>
        <w:commentReference w:id="196"/>
      </w:r>
      <w:del w:id="197" w:author="Kyle Elliott, Dr" w:date="2025-06-17T19:29:00Z" w16du:dateUtc="2025-06-17T23:29:00Z">
        <w:r w:rsidRPr="00453166" w:rsidDel="0085434E">
          <w:rPr>
            <w:rFonts w:ascii="Times New Roman" w:hAnsi="Times New Roman" w:cs="Times New Roman"/>
            <w:color w:val="000000"/>
            <w:lang w:val="en-CA"/>
          </w:rPr>
          <w:delText xml:space="preserve"> should emerge</w:delText>
        </w:r>
      </w:del>
      <w:r w:rsidRPr="00453166">
        <w:rPr>
          <w:rFonts w:ascii="Times New Roman" w:hAnsi="Times New Roman" w:cs="Times New Roman"/>
          <w:color w:val="000000"/>
          <w:lang w:val="en-CA"/>
        </w:rPr>
        <w:t>.</w:t>
      </w:r>
    </w:p>
    <w:p w14:paraId="3CCB2713" w14:textId="77777777" w:rsidR="0080628C" w:rsidRDefault="0080628C" w:rsidP="0080628C">
      <w:pPr>
        <w:pStyle w:val="Heading3"/>
        <w:spacing w:line="480" w:lineRule="auto"/>
        <w:rPr>
          <w:rFonts w:ascii="Times New Roman" w:hAnsi="Times New Roman" w:cs="Times New Roman"/>
          <w:b/>
          <w:bCs/>
          <w:color w:val="000000" w:themeColor="text1"/>
          <w:lang w:val="en-CA"/>
        </w:rPr>
      </w:pPr>
      <w:bookmarkStart w:id="198" w:name="_Toc200031448"/>
      <w:r>
        <w:rPr>
          <w:rFonts w:ascii="Times New Roman" w:hAnsi="Times New Roman" w:cs="Times New Roman"/>
          <w:b/>
          <w:bCs/>
          <w:color w:val="000000" w:themeColor="text1"/>
          <w:lang w:val="en-CA"/>
        </w:rPr>
        <w:lastRenderedPageBreak/>
        <w:t>Materials and methods</w:t>
      </w:r>
      <w:bookmarkEnd w:id="198"/>
    </w:p>
    <w:p w14:paraId="4EE92CD4" w14:textId="0B57A7C0" w:rsidR="0094673A" w:rsidRPr="0080628C" w:rsidRDefault="0094673A" w:rsidP="0080628C">
      <w:pPr>
        <w:pStyle w:val="Heading3"/>
        <w:spacing w:line="480" w:lineRule="auto"/>
        <w:rPr>
          <w:rFonts w:ascii="Times New Roman" w:hAnsi="Times New Roman" w:cs="Times New Roman"/>
          <w:b/>
          <w:bCs/>
          <w:color w:val="000000" w:themeColor="text1"/>
          <w:lang w:val="en-CA"/>
        </w:rPr>
      </w:pPr>
      <w:bookmarkStart w:id="199" w:name="_Toc200031449"/>
      <w:r w:rsidRPr="002B7289">
        <w:rPr>
          <w:rFonts w:ascii="Times New Roman" w:hAnsi="Times New Roman" w:cs="Times New Roman"/>
          <w:color w:val="000000" w:themeColor="text1"/>
          <w:sz w:val="24"/>
          <w:szCs w:val="24"/>
          <w:u w:val="single"/>
          <w:lang w:val="en-CA"/>
        </w:rPr>
        <w:t xml:space="preserve">Study </w:t>
      </w:r>
      <w:commentRangeStart w:id="200"/>
      <w:r w:rsidRPr="002B7289">
        <w:rPr>
          <w:rFonts w:ascii="Times New Roman" w:hAnsi="Times New Roman" w:cs="Times New Roman"/>
          <w:color w:val="000000" w:themeColor="text1"/>
          <w:sz w:val="24"/>
          <w:szCs w:val="24"/>
          <w:u w:val="single"/>
          <w:lang w:val="en-CA"/>
        </w:rPr>
        <w:t>species</w:t>
      </w:r>
      <w:bookmarkEnd w:id="199"/>
      <w:commentRangeEnd w:id="200"/>
      <w:r w:rsidR="00441FF4">
        <w:rPr>
          <w:rStyle w:val="CommentReference"/>
          <w:rFonts w:eastAsiaTheme="minorHAnsi" w:cstheme="minorBidi"/>
          <w:color w:val="auto"/>
        </w:rPr>
        <w:commentReference w:id="200"/>
      </w:r>
    </w:p>
    <w:p w14:paraId="1AAD29E4" w14:textId="54150179" w:rsidR="00A34130" w:rsidRPr="0094673A" w:rsidRDefault="0094673A" w:rsidP="0094673A">
      <w:pPr>
        <w:autoSpaceDE w:val="0"/>
        <w:autoSpaceDN w:val="0"/>
        <w:adjustRightInd w:val="0"/>
        <w:spacing w:line="480" w:lineRule="auto"/>
        <w:jc w:val="both"/>
        <w:rPr>
          <w:rFonts w:ascii="Times New Roman" w:hAnsi="Times New Roman" w:cs="Times New Roman"/>
          <w:color w:val="000000"/>
          <w:u w:color="000000"/>
          <w:lang w:val="en-CA"/>
        </w:rPr>
      </w:pPr>
      <w:del w:id="201" w:author="Kyle Elliott, Dr" w:date="2025-06-17T19:31:00Z" w16du:dateUtc="2025-06-17T23:31:00Z">
        <w:r w:rsidRPr="0094673A" w:rsidDel="0085434E">
          <w:rPr>
            <w:rFonts w:ascii="Times New Roman" w:hAnsi="Times New Roman" w:cs="Times New Roman"/>
            <w:color w:val="000000"/>
            <w:u w:color="000000"/>
            <w:lang w:val="en-CA"/>
          </w:rPr>
          <w:delText xml:space="preserve">To answer those questions, </w:delText>
        </w:r>
        <w:r w:rsidR="00B8412E" w:rsidDel="0085434E">
          <w:rPr>
            <w:rFonts w:ascii="Times New Roman" w:hAnsi="Times New Roman" w:cs="Times New Roman"/>
            <w:color w:val="000000"/>
            <w:u w:color="000000"/>
            <w:lang w:val="en-CA"/>
          </w:rPr>
          <w:delText>w</w:delText>
        </w:r>
      </w:del>
      <w:ins w:id="202" w:author="Kyle Elliott, Dr" w:date="2025-06-17T19:31:00Z" w16du:dateUtc="2025-06-17T23:31:00Z">
        <w:r w:rsidR="0085434E">
          <w:rPr>
            <w:rFonts w:ascii="Times New Roman" w:hAnsi="Times New Roman" w:cs="Times New Roman"/>
            <w:color w:val="000000"/>
            <w:u w:color="000000"/>
            <w:lang w:val="en-CA"/>
          </w:rPr>
          <w:t>W</w:t>
        </w:r>
      </w:ins>
      <w:r w:rsidR="00B8412E">
        <w:rPr>
          <w:rFonts w:ascii="Times New Roman" w:hAnsi="Times New Roman" w:cs="Times New Roman"/>
          <w:color w:val="000000"/>
          <w:u w:color="000000"/>
          <w:lang w:val="en-CA"/>
        </w:rPr>
        <w:t xml:space="preserve">e </w:t>
      </w:r>
      <w:del w:id="203" w:author="Kyle Elliott, Dr" w:date="2025-06-17T19:31:00Z" w16du:dateUtc="2025-06-17T23:31:00Z">
        <w:r w:rsidR="00B8412E" w:rsidDel="0085434E">
          <w:rPr>
            <w:rFonts w:ascii="Times New Roman" w:hAnsi="Times New Roman" w:cs="Times New Roman"/>
            <w:color w:val="000000"/>
            <w:u w:color="000000"/>
            <w:lang w:val="en-CA"/>
          </w:rPr>
          <w:delText>have selected</w:delText>
        </w:r>
      </w:del>
      <w:ins w:id="204" w:author="Kyle Elliott, Dr" w:date="2025-06-17T19:31:00Z" w16du:dateUtc="2025-06-17T23:31:00Z">
        <w:r w:rsidR="0085434E">
          <w:rPr>
            <w:rFonts w:ascii="Times New Roman" w:hAnsi="Times New Roman" w:cs="Times New Roman"/>
            <w:color w:val="000000"/>
            <w:u w:color="000000"/>
            <w:lang w:val="en-CA"/>
          </w:rPr>
          <w:t>studied</w:t>
        </w:r>
      </w:ins>
      <w:r w:rsidR="00B8412E">
        <w:rPr>
          <w:rFonts w:ascii="Times New Roman" w:hAnsi="Times New Roman" w:cs="Times New Roman"/>
          <w:color w:val="000000"/>
          <w:u w:color="000000"/>
          <w:lang w:val="en-CA"/>
        </w:rPr>
        <w:t xml:space="preserve"> the Northern cardinal</w:t>
      </w:r>
      <w:del w:id="205" w:author="Kyle Elliott, Dr" w:date="2025-06-17T19:31:00Z" w16du:dateUtc="2025-06-17T23:31:00Z">
        <w:r w:rsidR="00B8412E" w:rsidDel="0085434E">
          <w:rPr>
            <w:rFonts w:ascii="Times New Roman" w:hAnsi="Times New Roman" w:cs="Times New Roman"/>
            <w:color w:val="000000"/>
            <w:u w:color="000000"/>
            <w:lang w:val="en-CA"/>
          </w:rPr>
          <w:delText xml:space="preserve"> as being the </w:delText>
        </w:r>
        <w:r w:rsidR="004C14A2" w:rsidDel="0085434E">
          <w:rPr>
            <w:rFonts w:ascii="Times New Roman" w:hAnsi="Times New Roman" w:cs="Times New Roman"/>
            <w:color w:val="000000"/>
            <w:u w:color="000000"/>
            <w:lang w:val="en-CA"/>
          </w:rPr>
          <w:delText>most suitable species for this type of project</w:delText>
        </w:r>
        <w:r w:rsidRPr="0094673A" w:rsidDel="0085434E">
          <w:rPr>
            <w:rFonts w:ascii="Times New Roman" w:hAnsi="Times New Roman" w:cs="Times New Roman"/>
            <w:color w:val="000000"/>
            <w:u w:color="000000"/>
            <w:lang w:val="en-CA"/>
          </w:rPr>
          <w:delText>. It’s</w:delText>
        </w:r>
      </w:del>
      <w:ins w:id="206" w:author="Kyle Elliott, Dr" w:date="2025-06-17T19:31:00Z" w16du:dateUtc="2025-06-17T23:31:00Z">
        <w:r w:rsidR="0085434E">
          <w:rPr>
            <w:rFonts w:ascii="Times New Roman" w:hAnsi="Times New Roman" w:cs="Times New Roman"/>
            <w:color w:val="000000"/>
            <w:u w:color="000000"/>
            <w:lang w:val="en-CA"/>
          </w:rPr>
          <w:t>,</w:t>
        </w:r>
      </w:ins>
      <w:r w:rsidRPr="0094673A">
        <w:rPr>
          <w:rFonts w:ascii="Times New Roman" w:hAnsi="Times New Roman" w:cs="Times New Roman"/>
          <w:color w:val="000000"/>
          <w:u w:color="000000"/>
          <w:lang w:val="en-CA"/>
        </w:rPr>
        <w:t xml:space="preserve"> a resident bird in southern Quebec</w:t>
      </w:r>
      <w:del w:id="207" w:author="Kyle Elliott, Dr" w:date="2025-06-17T19:31:00Z" w16du:dateUtc="2025-06-17T23:31:00Z">
        <w:r w:rsidRPr="0094673A" w:rsidDel="0085434E">
          <w:rPr>
            <w:rFonts w:ascii="Times New Roman" w:hAnsi="Times New Roman" w:cs="Times New Roman"/>
            <w:color w:val="000000"/>
            <w:u w:color="000000"/>
            <w:lang w:val="en-CA"/>
          </w:rPr>
          <w:delText xml:space="preserve">, meaning that </w:delText>
        </w:r>
        <w:r w:rsidR="004C14A2" w:rsidDel="0085434E">
          <w:rPr>
            <w:rFonts w:ascii="Times New Roman" w:hAnsi="Times New Roman" w:cs="Times New Roman"/>
            <w:color w:val="000000"/>
            <w:u w:color="000000"/>
            <w:lang w:val="en-CA"/>
          </w:rPr>
          <w:delText>it</w:delText>
        </w:r>
        <w:r w:rsidRPr="0094673A" w:rsidDel="0085434E">
          <w:rPr>
            <w:rFonts w:ascii="Times New Roman" w:hAnsi="Times New Roman" w:cs="Times New Roman"/>
            <w:color w:val="000000"/>
            <w:u w:color="000000"/>
            <w:lang w:val="en-CA"/>
          </w:rPr>
          <w:delText xml:space="preserve"> will spend the whole winter season around the Montreal area</w:delText>
        </w:r>
      </w:del>
      <w:r w:rsidRPr="0094673A">
        <w:rPr>
          <w:rFonts w:ascii="Times New Roman" w:hAnsi="Times New Roman" w:cs="Times New Roman"/>
          <w:color w:val="000000"/>
          <w:u w:color="000000"/>
          <w:lang w:val="en-CA"/>
        </w:rPr>
        <w:t xml:space="preserve">. </w:t>
      </w:r>
      <w:r w:rsidR="004C14A2">
        <w:rPr>
          <w:rFonts w:ascii="Times New Roman" w:hAnsi="Times New Roman" w:cs="Times New Roman"/>
          <w:color w:val="000000"/>
          <w:u w:color="000000"/>
          <w:lang w:val="en-CA"/>
        </w:rPr>
        <w:t>It’s</w:t>
      </w:r>
      <w:r w:rsidRPr="0094673A">
        <w:rPr>
          <w:rFonts w:ascii="Times New Roman" w:hAnsi="Times New Roman" w:cs="Times New Roman"/>
          <w:color w:val="000000"/>
          <w:u w:color="000000"/>
          <w:lang w:val="en-CA"/>
        </w:rPr>
        <w:t xml:space="preserve"> also </w:t>
      </w:r>
      <w:proofErr w:type="gramStart"/>
      <w:r w:rsidRPr="0094673A">
        <w:rPr>
          <w:rFonts w:ascii="Times New Roman" w:hAnsi="Times New Roman" w:cs="Times New Roman"/>
          <w:color w:val="000000"/>
          <w:u w:color="000000"/>
          <w:lang w:val="en-CA"/>
        </w:rPr>
        <w:t>fairly large</w:t>
      </w:r>
      <w:proofErr w:type="gramEnd"/>
      <w:r w:rsidRPr="0094673A">
        <w:rPr>
          <w:rFonts w:ascii="Times New Roman" w:hAnsi="Times New Roman" w:cs="Times New Roman"/>
          <w:color w:val="000000"/>
          <w:u w:color="000000"/>
          <w:lang w:val="en-CA"/>
        </w:rPr>
        <w:t xml:space="preserve"> songbirds (weighing between 42 to 45 grams), which allows for the deployment of radio tags that are large enough to have a battery life that should span the whole duration of the non-breeding period. </w:t>
      </w:r>
      <w:del w:id="208" w:author="Kyle Elliott, Dr" w:date="2025-06-17T19:33:00Z" w16du:dateUtc="2025-06-17T23:33:00Z">
        <w:r w:rsidRPr="0094673A" w:rsidDel="00441FF4">
          <w:rPr>
            <w:rFonts w:ascii="Times New Roman" w:hAnsi="Times New Roman" w:cs="Times New Roman"/>
            <w:color w:val="000000"/>
            <w:u w:color="000000"/>
            <w:lang w:val="en-CA"/>
          </w:rPr>
          <w:delText>Finally, the N</w:delText>
        </w:r>
      </w:del>
      <w:ins w:id="209" w:author="Kyle Elliott, Dr" w:date="2025-06-17T19:33:00Z" w16du:dateUtc="2025-06-17T23:33:00Z">
        <w:r w:rsidR="00441FF4">
          <w:rPr>
            <w:rFonts w:ascii="Times New Roman" w:hAnsi="Times New Roman" w:cs="Times New Roman"/>
            <w:color w:val="000000"/>
            <w:u w:color="000000"/>
            <w:lang w:val="en-CA"/>
          </w:rPr>
          <w:t>N</w:t>
        </w:r>
      </w:ins>
      <w:r w:rsidRPr="0094673A">
        <w:rPr>
          <w:rFonts w:ascii="Times New Roman" w:hAnsi="Times New Roman" w:cs="Times New Roman"/>
          <w:color w:val="000000"/>
          <w:u w:color="000000"/>
          <w:lang w:val="en-CA"/>
        </w:rPr>
        <w:t>orthern cardinal</w:t>
      </w:r>
      <w:ins w:id="210" w:author="Kyle Elliott, Dr" w:date="2025-06-17T19:33:00Z" w16du:dateUtc="2025-06-17T23:33:00Z">
        <w:r w:rsidR="00441FF4">
          <w:rPr>
            <w:rFonts w:ascii="Times New Roman" w:hAnsi="Times New Roman" w:cs="Times New Roman"/>
            <w:color w:val="000000"/>
            <w:u w:color="000000"/>
            <w:lang w:val="en-CA"/>
          </w:rPr>
          <w:t>s</w:t>
        </w:r>
      </w:ins>
      <w:r w:rsidRPr="0094673A">
        <w:rPr>
          <w:rFonts w:ascii="Times New Roman" w:hAnsi="Times New Roman" w:cs="Times New Roman"/>
          <w:color w:val="000000"/>
          <w:u w:color="000000"/>
          <w:lang w:val="en-CA"/>
        </w:rPr>
        <w:t xml:space="preserve"> </w:t>
      </w:r>
      <w:del w:id="211" w:author="Kyle Elliott, Dr" w:date="2025-06-17T19:33:00Z" w16du:dateUtc="2025-06-17T23:33:00Z">
        <w:r w:rsidRPr="0094673A" w:rsidDel="00441FF4">
          <w:rPr>
            <w:rFonts w:ascii="Times New Roman" w:hAnsi="Times New Roman" w:cs="Times New Roman"/>
            <w:color w:val="000000"/>
            <w:u w:color="000000"/>
            <w:lang w:val="en-CA"/>
          </w:rPr>
          <w:delText xml:space="preserve">is </w:delText>
        </w:r>
      </w:del>
      <w:ins w:id="212" w:author="Kyle Elliott, Dr" w:date="2025-06-17T19:33:00Z" w16du:dateUtc="2025-06-17T23:33:00Z">
        <w:r w:rsidR="00441FF4">
          <w:rPr>
            <w:rFonts w:ascii="Times New Roman" w:hAnsi="Times New Roman" w:cs="Times New Roman"/>
            <w:color w:val="000000"/>
            <w:u w:color="000000"/>
            <w:lang w:val="en-CA"/>
          </w:rPr>
          <w:t>are</w:t>
        </w:r>
        <w:r w:rsidR="00441FF4" w:rsidRPr="0094673A">
          <w:rPr>
            <w:rFonts w:ascii="Times New Roman" w:hAnsi="Times New Roman" w:cs="Times New Roman"/>
            <w:color w:val="000000"/>
            <w:u w:color="000000"/>
            <w:lang w:val="en-CA"/>
          </w:rPr>
          <w:t xml:space="preserve"> </w:t>
        </w:r>
      </w:ins>
      <w:r w:rsidRPr="0094673A">
        <w:rPr>
          <w:rFonts w:ascii="Times New Roman" w:hAnsi="Times New Roman" w:cs="Times New Roman"/>
          <w:color w:val="000000"/>
          <w:u w:color="000000"/>
          <w:lang w:val="en-CA"/>
        </w:rPr>
        <w:t xml:space="preserve">very well adapted to urban life. They should thus be able to survive and thrive across </w:t>
      </w:r>
      <w:proofErr w:type="gramStart"/>
      <w:r w:rsidRPr="0094673A">
        <w:rPr>
          <w:rFonts w:ascii="Times New Roman" w:hAnsi="Times New Roman" w:cs="Times New Roman"/>
          <w:color w:val="000000"/>
          <w:u w:color="000000"/>
          <w:lang w:val="en-CA"/>
        </w:rPr>
        <w:t>all of</w:t>
      </w:r>
      <w:proofErr w:type="gramEnd"/>
      <w:r w:rsidRPr="0094673A">
        <w:rPr>
          <w:rFonts w:ascii="Times New Roman" w:hAnsi="Times New Roman" w:cs="Times New Roman"/>
          <w:color w:val="000000"/>
          <w:u w:color="000000"/>
          <w:lang w:val="en-CA"/>
        </w:rPr>
        <w:t xml:space="preserve"> the selected study locations as part of this project. In southern Quebec, the Northern cardinal population has seen a steep increase in abundance initiated around the 1970s. The same trends have been reported in southern Ontario, as shown in </w:t>
      </w:r>
      <w:r w:rsidR="00EE3B63">
        <w:rPr>
          <w:rFonts w:ascii="Times New Roman" w:hAnsi="Times New Roman" w:cs="Times New Roman"/>
          <w:color w:val="000000"/>
          <w:u w:color="000000"/>
          <w:lang w:val="en-CA"/>
        </w:rPr>
        <w:t>F</w:t>
      </w:r>
      <w:r w:rsidRPr="0094673A">
        <w:rPr>
          <w:rFonts w:ascii="Times New Roman" w:hAnsi="Times New Roman" w:cs="Times New Roman"/>
          <w:color w:val="000000"/>
          <w:u w:color="000000"/>
          <w:lang w:val="en-CA"/>
        </w:rPr>
        <w:t>igure 1. This expansion of the northern distribution of the cardinal is largely attributed to the increase of people putting ou</w:t>
      </w:r>
      <w:r w:rsidR="004C14A2">
        <w:rPr>
          <w:rFonts w:ascii="Times New Roman" w:hAnsi="Times New Roman" w:cs="Times New Roman"/>
          <w:color w:val="000000"/>
          <w:u w:color="000000"/>
          <w:lang w:val="en-CA"/>
        </w:rPr>
        <w:t>t</w:t>
      </w:r>
      <w:r w:rsidRPr="0094673A">
        <w:rPr>
          <w:rFonts w:ascii="Times New Roman" w:hAnsi="Times New Roman" w:cs="Times New Roman"/>
          <w:color w:val="000000"/>
          <w:u w:color="000000"/>
          <w:lang w:val="en-CA"/>
        </w:rPr>
        <w:t xml:space="preserve"> bird feeders on their property, along with increasing winter temperatures, making it easier for the cardinals to remain in the northern part of their distribution range year-round.</w:t>
      </w:r>
      <w:commentRangeStart w:id="213"/>
      <w:commentRangeEnd w:id="213"/>
      <w:r w:rsidR="000369B9">
        <w:rPr>
          <w:rStyle w:val="CommentReference"/>
        </w:rPr>
        <w:commentReference w:id="213"/>
      </w:r>
    </w:p>
    <w:p w14:paraId="6721F5A3" w14:textId="25C440F3" w:rsidR="00BF1D12" w:rsidRPr="00482FB4" w:rsidRDefault="00A34130" w:rsidP="00482FB4">
      <w:pPr>
        <w:pStyle w:val="p1"/>
        <w:spacing w:line="480" w:lineRule="auto"/>
        <w:jc w:val="both"/>
        <w:rPr>
          <w:color w:val="000000"/>
        </w:rPr>
      </w:pPr>
      <w:r w:rsidRPr="00482FB4">
        <w:rPr>
          <w:b/>
          <w:bCs/>
          <w:noProof/>
          <w:color w:val="000000"/>
          <w:u w:color="000000"/>
        </w:rPr>
        <w:lastRenderedPageBreak/>
        <w:drawing>
          <wp:anchor distT="0" distB="0" distL="114300" distR="114300" simplePos="0" relativeHeight="251660288" behindDoc="0" locked="0" layoutInCell="1" allowOverlap="1" wp14:anchorId="4DE2A5F6" wp14:editId="2DB42528">
            <wp:simplePos x="0" y="0"/>
            <wp:positionH relativeFrom="column">
              <wp:posOffset>0</wp:posOffset>
            </wp:positionH>
            <wp:positionV relativeFrom="paragraph">
              <wp:posOffset>123825</wp:posOffset>
            </wp:positionV>
            <wp:extent cx="5943600" cy="3667760"/>
            <wp:effectExtent l="0" t="0" r="0" b="2540"/>
            <wp:wrapTopAndBottom/>
            <wp:docPr id="19174649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493" name="Picture 5" descr="A graph of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14:sizeRelH relativeFrom="page">
              <wp14:pctWidth>0</wp14:pctWidth>
            </wp14:sizeRelH>
            <wp14:sizeRelV relativeFrom="page">
              <wp14:pctHeight>0</wp14:pctHeight>
            </wp14:sizeRelV>
          </wp:anchor>
        </w:drawing>
      </w:r>
      <w:r w:rsidR="00677B2A" w:rsidRPr="00482FB4">
        <w:rPr>
          <w:b/>
          <w:bCs/>
          <w:color w:val="000000" w:themeColor="text1"/>
        </w:rPr>
        <w:t>Figure 1.</w:t>
      </w:r>
      <w:r w:rsidR="00482FB4" w:rsidRPr="00482FB4">
        <w:rPr>
          <w:b/>
          <w:bCs/>
          <w:color w:val="000000" w:themeColor="text1"/>
        </w:rPr>
        <w:t xml:space="preserve"> </w:t>
      </w:r>
      <w:r w:rsidR="00482FB4" w:rsidRPr="006B2035">
        <w:rPr>
          <w:color w:val="000000" w:themeColor="text1"/>
        </w:rPr>
        <w:t>Number of Northern cardinal observations per reporting observers by year and state (United States of America) or province (Canada)</w:t>
      </w:r>
      <w:r w:rsidR="006B2035" w:rsidRPr="006B2035">
        <w:rPr>
          <w:color w:val="000000" w:themeColor="text1"/>
        </w:rPr>
        <w:t>.</w:t>
      </w:r>
      <w:r w:rsidR="00482FB4">
        <w:rPr>
          <w:color w:val="000000" w:themeColor="text1"/>
        </w:rPr>
        <w:t xml:space="preserve"> </w:t>
      </w:r>
      <w:r w:rsidR="00482FB4" w:rsidRPr="00482FB4">
        <w:rPr>
          <w:color w:val="000000"/>
        </w:rPr>
        <w:t xml:space="preserve">This chart shows the number of </w:t>
      </w:r>
      <w:r w:rsidR="00482FB4">
        <w:rPr>
          <w:color w:val="000000"/>
        </w:rPr>
        <w:t>N</w:t>
      </w:r>
      <w:r w:rsidR="00482FB4" w:rsidRPr="00482FB4">
        <w:rPr>
          <w:color w:val="000000"/>
        </w:rPr>
        <w:t>orthern cardinals counted by year per</w:t>
      </w:r>
      <w:r w:rsidR="00482FB4">
        <w:rPr>
          <w:color w:val="000000"/>
        </w:rPr>
        <w:t xml:space="preserve"> </w:t>
      </w:r>
      <w:r w:rsidR="00482FB4" w:rsidRPr="00482FB4">
        <w:rPr>
          <w:color w:val="000000"/>
        </w:rPr>
        <w:t xml:space="preserve">observer from Audubon’s Christmas Bird Count. The state or province of the </w:t>
      </w:r>
      <w:r w:rsidR="00482FB4">
        <w:rPr>
          <w:color w:val="000000"/>
        </w:rPr>
        <w:t xml:space="preserve">number of cardinals observed </w:t>
      </w:r>
      <w:r w:rsidR="00482FB4" w:rsidRPr="00482FB4">
        <w:rPr>
          <w:color w:val="000000"/>
        </w:rPr>
        <w:t>is also shown within each year using different colours.</w:t>
      </w:r>
      <w:r w:rsidR="00482FB4">
        <w:rPr>
          <w:color w:val="000000"/>
        </w:rPr>
        <w:t xml:space="preserve"> </w:t>
      </w:r>
      <w:r w:rsidR="00482FB4" w:rsidRPr="00482FB4">
        <w:rPr>
          <w:color w:val="000000"/>
        </w:rPr>
        <w:t>There is an overall increasing trend in the number of observations until appro</w:t>
      </w:r>
      <w:r w:rsidR="00482FB4">
        <w:rPr>
          <w:color w:val="000000"/>
        </w:rPr>
        <w:t>ximately</w:t>
      </w:r>
      <w:r w:rsidR="00482FB4" w:rsidRPr="00482FB4">
        <w:rPr>
          <w:color w:val="000000"/>
        </w:rPr>
        <w:t xml:space="preserve"> 2011, and the</w:t>
      </w:r>
      <w:r w:rsidR="00482FB4">
        <w:rPr>
          <w:color w:val="000000"/>
        </w:rPr>
        <w:t xml:space="preserve"> </w:t>
      </w:r>
      <w:r w:rsidR="00482FB4" w:rsidRPr="00482FB4">
        <w:rPr>
          <w:color w:val="000000"/>
        </w:rPr>
        <w:t>individual subnational regions mostly increase as well before that time</w:t>
      </w:r>
      <w:r w:rsidR="006B2035">
        <w:rPr>
          <w:color w:val="000000"/>
        </w:rPr>
        <w:t>.</w:t>
      </w:r>
      <w:r w:rsidR="00482FB4" w:rsidRPr="00482FB4">
        <w:rPr>
          <w:color w:val="000000"/>
        </w:rPr>
        <w:t xml:space="preserve"> In Quebec</w:t>
      </w:r>
      <w:r w:rsidR="006B2035">
        <w:rPr>
          <w:color w:val="000000"/>
        </w:rPr>
        <w:t xml:space="preserve"> specifically</w:t>
      </w:r>
      <w:r w:rsidR="00482FB4" w:rsidRPr="00482FB4">
        <w:rPr>
          <w:color w:val="000000"/>
        </w:rPr>
        <w:t>, early</w:t>
      </w:r>
      <w:r w:rsidR="00482FB4">
        <w:rPr>
          <w:color w:val="000000"/>
        </w:rPr>
        <w:t xml:space="preserve"> </w:t>
      </w:r>
      <w:r w:rsidR="00482FB4" w:rsidRPr="00482FB4">
        <w:rPr>
          <w:color w:val="000000"/>
        </w:rPr>
        <w:t xml:space="preserve">sightings can be seen after </w:t>
      </w:r>
      <w:r w:rsidR="006B2035" w:rsidRPr="00482FB4">
        <w:rPr>
          <w:color w:val="000000"/>
        </w:rPr>
        <w:t>1975 and</w:t>
      </w:r>
      <w:r w:rsidR="00482FB4" w:rsidRPr="00482FB4">
        <w:rPr>
          <w:color w:val="000000"/>
        </w:rPr>
        <w:t xml:space="preserve"> steadily increase </w:t>
      </w:r>
      <w:commentRangeStart w:id="214"/>
      <w:r w:rsidR="00482FB4" w:rsidRPr="00482FB4">
        <w:rPr>
          <w:color w:val="000000"/>
        </w:rPr>
        <w:t>thereafter</w:t>
      </w:r>
      <w:commentRangeEnd w:id="214"/>
      <w:r w:rsidR="00441FF4">
        <w:rPr>
          <w:rStyle w:val="CommentReference"/>
          <w:rFonts w:asciiTheme="minorHAnsi" w:eastAsiaTheme="minorHAnsi" w:hAnsiTheme="minorHAnsi" w:cstheme="minorBidi"/>
          <w:kern w:val="2"/>
          <w:lang w:val="fr-CA"/>
          <w14:ligatures w14:val="standardContextual"/>
        </w:rPr>
        <w:commentReference w:id="214"/>
      </w:r>
      <w:r w:rsidR="00482FB4" w:rsidRPr="00482FB4">
        <w:rPr>
          <w:color w:val="000000"/>
        </w:rPr>
        <w:t>.</w:t>
      </w:r>
    </w:p>
    <w:p w14:paraId="13E7168D" w14:textId="3666E6E7"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215" w:name="_Toc200031450"/>
      <w:r w:rsidRPr="002B7289">
        <w:rPr>
          <w:rFonts w:ascii="Times New Roman" w:hAnsi="Times New Roman" w:cs="Times New Roman"/>
          <w:color w:val="000000" w:themeColor="text1"/>
          <w:sz w:val="24"/>
          <w:szCs w:val="24"/>
          <w:u w:val="single"/>
          <w:lang w:val="en-CA"/>
        </w:rPr>
        <w:t>Study locations</w:t>
      </w:r>
      <w:bookmarkEnd w:id="215"/>
    </w:p>
    <w:p w14:paraId="327F3973" w14:textId="19C00541" w:rsidR="00DB066B" w:rsidRDefault="0094673A" w:rsidP="00246D10">
      <w:pPr>
        <w:autoSpaceDE w:val="0"/>
        <w:autoSpaceDN w:val="0"/>
        <w:adjustRightInd w:val="0"/>
        <w:spacing w:line="480" w:lineRule="auto"/>
        <w:jc w:val="both"/>
        <w:rPr>
          <w:rFonts w:ascii="Times New Roman" w:hAnsi="Times New Roman" w:cs="Times New Roman"/>
          <w:noProof/>
          <w:color w:val="000000"/>
          <w:u w:color="000000"/>
          <w:lang w:val="en-CA"/>
        </w:rPr>
      </w:pPr>
      <w:r w:rsidRPr="0094673A">
        <w:rPr>
          <w:rFonts w:ascii="Times New Roman" w:hAnsi="Times New Roman" w:cs="Times New Roman"/>
          <w:color w:val="000000"/>
          <w:u w:color="000000"/>
          <w:lang w:val="en-CA"/>
        </w:rPr>
        <w:t xml:space="preserve">This research was conducted in three study sites with varying levels of urbanization. Each study site includes two distinct release locations, which were randomly assigned to the individuals. The first study site is at the McGill Bird Observatory (MBO), located on the western end of the island </w:t>
      </w:r>
      <w:r w:rsidRPr="0094673A">
        <w:rPr>
          <w:rFonts w:ascii="Times New Roman" w:hAnsi="Times New Roman" w:cs="Times New Roman"/>
          <w:color w:val="000000"/>
          <w:u w:color="000000"/>
          <w:lang w:val="en-CA"/>
        </w:rPr>
        <w:lastRenderedPageBreak/>
        <w:t>of Montreal (45˚25’51.</w:t>
      </w:r>
      <w:proofErr w:type="gramStart"/>
      <w:r w:rsidRPr="0094673A">
        <w:rPr>
          <w:rFonts w:ascii="Times New Roman" w:hAnsi="Times New Roman" w:cs="Times New Roman"/>
          <w:color w:val="000000"/>
          <w:u w:color="000000"/>
          <w:lang w:val="en-CA"/>
        </w:rPr>
        <w:t>4”N</w:t>
      </w:r>
      <w:proofErr w:type="gramEnd"/>
      <w:r w:rsidRPr="0094673A">
        <w:rPr>
          <w:rFonts w:ascii="Times New Roman" w:hAnsi="Times New Roman" w:cs="Times New Roman"/>
          <w:color w:val="000000"/>
          <w:u w:color="000000"/>
          <w:lang w:val="en-CA"/>
        </w:rPr>
        <w:t xml:space="preserve"> 73˚56’18.</w:t>
      </w:r>
      <w:proofErr w:type="gramStart"/>
      <w:r w:rsidRPr="0094673A">
        <w:rPr>
          <w:rFonts w:ascii="Times New Roman" w:hAnsi="Times New Roman" w:cs="Times New Roman"/>
          <w:color w:val="000000"/>
          <w:u w:color="000000"/>
          <w:lang w:val="en-CA"/>
        </w:rPr>
        <w:t>5”W</w:t>
      </w:r>
      <w:proofErr w:type="gramEnd"/>
      <w:r w:rsidRPr="0094673A">
        <w:rPr>
          <w:rFonts w:ascii="Times New Roman" w:hAnsi="Times New Roman" w:cs="Times New Roman"/>
          <w:color w:val="000000"/>
          <w:u w:color="000000"/>
          <w:lang w:val="en-CA"/>
        </w:rPr>
        <w:t xml:space="preserve">). The MBO site serves as </w:t>
      </w:r>
      <w:r w:rsidR="004C14A2">
        <w:rPr>
          <w:rFonts w:ascii="Times New Roman" w:hAnsi="Times New Roman" w:cs="Times New Roman"/>
          <w:color w:val="000000"/>
          <w:u w:color="000000"/>
          <w:lang w:val="en-CA"/>
        </w:rPr>
        <w:t>our</w:t>
      </w:r>
      <w:r w:rsidRPr="0094673A">
        <w:rPr>
          <w:rFonts w:ascii="Times New Roman" w:hAnsi="Times New Roman" w:cs="Times New Roman"/>
          <w:color w:val="000000"/>
          <w:u w:color="000000"/>
          <w:lang w:val="en-CA"/>
        </w:rPr>
        <w:t xml:space="preserve"> less urbanized location out of the three, being part of the 30 km</w:t>
      </w:r>
      <w:r w:rsidRPr="0094673A">
        <w:rPr>
          <w:rFonts w:ascii="Times New Roman" w:hAnsi="Times New Roman" w:cs="Times New Roman"/>
          <w:color w:val="000000"/>
          <w:u w:color="000000"/>
          <w:vertAlign w:val="superscript"/>
          <w:lang w:val="en-CA"/>
        </w:rPr>
        <w:t>2</w:t>
      </w:r>
      <w:r w:rsidRPr="0094673A">
        <w:rPr>
          <w:rFonts w:ascii="Times New Roman" w:hAnsi="Times New Roman" w:cs="Times New Roman"/>
          <w:color w:val="000000"/>
          <w:u w:color="000000"/>
          <w:lang w:val="en-CA"/>
        </w:rPr>
        <w:t xml:space="preserve"> of the </w:t>
      </w:r>
      <w:r w:rsidRPr="0094673A">
        <w:rPr>
          <w:rFonts w:ascii="Times New Roman" w:hAnsi="Times New Roman" w:cs="Times New Roman"/>
          <w:i/>
          <w:iCs/>
          <w:color w:val="000000"/>
          <w:u w:color="000000"/>
          <w:lang w:val="en-CA"/>
        </w:rPr>
        <w:t xml:space="preserve">Grand parc de </w:t>
      </w:r>
      <w:proofErr w:type="spellStart"/>
      <w:r w:rsidRPr="0094673A">
        <w:rPr>
          <w:rFonts w:ascii="Times New Roman" w:hAnsi="Times New Roman" w:cs="Times New Roman"/>
          <w:i/>
          <w:iCs/>
          <w:color w:val="000000"/>
          <w:u w:color="000000"/>
          <w:lang w:val="en-CA"/>
        </w:rPr>
        <w:t>l’Ouest</w:t>
      </w:r>
      <w:proofErr w:type="spellEnd"/>
      <w:r w:rsidRPr="0094673A">
        <w:rPr>
          <w:rFonts w:ascii="Times New Roman" w:hAnsi="Times New Roman" w:cs="Times New Roman"/>
          <w:color w:val="000000"/>
          <w:u w:color="000000"/>
          <w:lang w:val="en-CA"/>
        </w:rPr>
        <w:t xml:space="preserve">. The second study site is in the residential neighbourhood of Baie </w:t>
      </w:r>
      <w:proofErr w:type="spellStart"/>
      <w:r w:rsidRPr="0094673A">
        <w:rPr>
          <w:rFonts w:ascii="Times New Roman" w:hAnsi="Times New Roman" w:cs="Times New Roman"/>
          <w:color w:val="000000"/>
          <w:u w:color="000000"/>
          <w:lang w:val="en-CA"/>
        </w:rPr>
        <w:t>d’Urfé</w:t>
      </w:r>
      <w:proofErr w:type="spellEnd"/>
      <w:r w:rsidRPr="0094673A">
        <w:rPr>
          <w:rFonts w:ascii="Times New Roman" w:hAnsi="Times New Roman" w:cs="Times New Roman"/>
          <w:color w:val="000000"/>
          <w:u w:color="000000"/>
          <w:lang w:val="en-CA"/>
        </w:rPr>
        <w:t xml:space="preserve"> (BDU) </w:t>
      </w:r>
      <w:del w:id="216" w:author="Kyle Elliott, Dr" w:date="2025-06-17T19:38:00Z" w16du:dateUtc="2025-06-17T23:38:00Z">
        <w:r w:rsidRPr="0094673A" w:rsidDel="00441FF4">
          <w:rPr>
            <w:rFonts w:ascii="Times New Roman" w:hAnsi="Times New Roman" w:cs="Times New Roman"/>
            <w:color w:val="000000"/>
            <w:u w:color="000000"/>
            <w:lang w:val="en-CA"/>
          </w:rPr>
          <w:delText>and is considered to have</w:delText>
        </w:r>
      </w:del>
      <w:ins w:id="217" w:author="Kyle Elliott, Dr" w:date="2025-06-17T19:38:00Z" w16du:dateUtc="2025-06-17T23:38:00Z">
        <w:r w:rsidR="00441FF4">
          <w:rPr>
            <w:rFonts w:ascii="Times New Roman" w:hAnsi="Times New Roman" w:cs="Times New Roman"/>
            <w:color w:val="000000"/>
            <w:u w:color="000000"/>
            <w:lang w:val="en-CA"/>
          </w:rPr>
          <w:t>has</w:t>
        </w:r>
      </w:ins>
      <w:r w:rsidRPr="0094673A">
        <w:rPr>
          <w:rFonts w:ascii="Times New Roman" w:hAnsi="Times New Roman" w:cs="Times New Roman"/>
          <w:color w:val="000000"/>
          <w:u w:color="000000"/>
          <w:lang w:val="en-CA"/>
        </w:rPr>
        <w:t xml:space="preserve"> an intermediate level of urbanization (45˚24’39.</w:t>
      </w:r>
      <w:proofErr w:type="gramStart"/>
      <w:r w:rsidRPr="0094673A">
        <w:rPr>
          <w:rFonts w:ascii="Times New Roman" w:hAnsi="Times New Roman" w:cs="Times New Roman"/>
          <w:color w:val="000000"/>
          <w:u w:color="000000"/>
          <w:lang w:val="en-CA"/>
        </w:rPr>
        <w:t>2”N</w:t>
      </w:r>
      <w:proofErr w:type="gramEnd"/>
      <w:r w:rsidRPr="0094673A">
        <w:rPr>
          <w:rFonts w:ascii="Times New Roman" w:hAnsi="Times New Roman" w:cs="Times New Roman"/>
          <w:color w:val="000000"/>
          <w:u w:color="000000"/>
          <w:lang w:val="en-CA"/>
        </w:rPr>
        <w:t xml:space="preserve"> 73˚55’50.</w:t>
      </w:r>
      <w:proofErr w:type="gramStart"/>
      <w:r w:rsidRPr="0094673A">
        <w:rPr>
          <w:rFonts w:ascii="Times New Roman" w:hAnsi="Times New Roman" w:cs="Times New Roman"/>
          <w:color w:val="000000"/>
          <w:u w:color="000000"/>
          <w:lang w:val="en-CA"/>
        </w:rPr>
        <w:t>0”W</w:t>
      </w:r>
      <w:proofErr w:type="gramEnd"/>
      <w:r w:rsidRPr="0094673A">
        <w:rPr>
          <w:rFonts w:ascii="Times New Roman" w:hAnsi="Times New Roman" w:cs="Times New Roman"/>
          <w:color w:val="000000"/>
          <w:u w:color="000000"/>
          <w:lang w:val="en-CA"/>
        </w:rPr>
        <w:t>). The final study site is in the Notre-Dame-de-Grâce neighbourhood in Montreal, close to Concordia University’s Loyola campus (45˚27’35.</w:t>
      </w:r>
      <w:proofErr w:type="gramStart"/>
      <w:r w:rsidRPr="0094673A">
        <w:rPr>
          <w:rFonts w:ascii="Times New Roman" w:hAnsi="Times New Roman" w:cs="Times New Roman"/>
          <w:color w:val="000000"/>
          <w:u w:color="000000"/>
          <w:lang w:val="en-CA"/>
        </w:rPr>
        <w:t>7”N</w:t>
      </w:r>
      <w:proofErr w:type="gramEnd"/>
      <w:r w:rsidRPr="0094673A">
        <w:rPr>
          <w:rFonts w:ascii="Times New Roman" w:hAnsi="Times New Roman" w:cs="Times New Roman"/>
          <w:color w:val="000000"/>
          <w:u w:color="000000"/>
          <w:lang w:val="en-CA"/>
        </w:rPr>
        <w:t xml:space="preserve"> 73˚38’30.</w:t>
      </w:r>
      <w:proofErr w:type="gramStart"/>
      <w:r w:rsidRPr="0094673A">
        <w:rPr>
          <w:rFonts w:ascii="Times New Roman" w:hAnsi="Times New Roman" w:cs="Times New Roman"/>
          <w:color w:val="000000"/>
          <w:u w:color="000000"/>
          <w:lang w:val="en-CA"/>
        </w:rPr>
        <w:t>2”W</w:t>
      </w:r>
      <w:proofErr w:type="gramEnd"/>
      <w:r w:rsidRPr="0094673A">
        <w:rPr>
          <w:rFonts w:ascii="Times New Roman" w:hAnsi="Times New Roman" w:cs="Times New Roman"/>
          <w:color w:val="000000"/>
          <w:u w:color="000000"/>
          <w:lang w:val="en-CA"/>
        </w:rPr>
        <w:t xml:space="preserve">). This sector is the most urbanized of the three locations considered for this study. Since the Northern cardinal can be found in all three regions, </w:t>
      </w:r>
      <w:r w:rsidR="004C14A2">
        <w:rPr>
          <w:rFonts w:ascii="Times New Roman" w:hAnsi="Times New Roman" w:cs="Times New Roman"/>
          <w:color w:val="000000"/>
          <w:u w:color="000000"/>
          <w:lang w:val="en-CA"/>
        </w:rPr>
        <w:t>we</w:t>
      </w:r>
      <w:r w:rsidRPr="0094673A">
        <w:rPr>
          <w:rFonts w:ascii="Times New Roman" w:hAnsi="Times New Roman" w:cs="Times New Roman"/>
          <w:color w:val="000000"/>
          <w:u w:color="000000"/>
          <w:lang w:val="en-CA"/>
        </w:rPr>
        <w:t xml:space="preserve"> assumed that the translocated birds would be able to survive and thrive at each </w:t>
      </w:r>
      <w:r w:rsidR="004C14A2">
        <w:rPr>
          <w:rFonts w:ascii="Times New Roman" w:hAnsi="Times New Roman" w:cs="Times New Roman"/>
          <w:color w:val="000000"/>
          <w:u w:color="000000"/>
          <w:lang w:val="en-CA"/>
        </w:rPr>
        <w:t>selected</w:t>
      </w:r>
      <w:r w:rsidRPr="0094673A">
        <w:rPr>
          <w:rFonts w:ascii="Times New Roman" w:hAnsi="Times New Roman" w:cs="Times New Roman"/>
          <w:color w:val="000000"/>
          <w:u w:color="000000"/>
          <w:lang w:val="en-CA"/>
        </w:rPr>
        <w:t xml:space="preserve"> site.</w:t>
      </w:r>
    </w:p>
    <w:p w14:paraId="2358D95E" w14:textId="7D2C95E4" w:rsidR="0094673A" w:rsidRDefault="00DB066B" w:rsidP="00DB066B">
      <w:pPr>
        <w:autoSpaceDE w:val="0"/>
        <w:autoSpaceDN w:val="0"/>
        <w:adjustRightInd w:val="0"/>
        <w:spacing w:line="480" w:lineRule="auto"/>
        <w:jc w:val="center"/>
        <w:rPr>
          <w:rFonts w:ascii="Times New Roman" w:hAnsi="Times New Roman" w:cs="Times New Roman"/>
          <w:color w:val="000000"/>
          <w:u w:color="000000"/>
          <w:lang w:val="en-CA"/>
        </w:rPr>
      </w:pPr>
      <w:r>
        <w:rPr>
          <w:rFonts w:ascii="Times New Roman" w:hAnsi="Times New Roman" w:cs="Times New Roman"/>
          <w:noProof/>
          <w:color w:val="000000"/>
          <w:u w:color="000000"/>
          <w:lang w:val="en-CA"/>
        </w:rPr>
        <w:drawing>
          <wp:inline distT="0" distB="0" distL="0" distR="0" wp14:anchorId="07E28A15" wp14:editId="1F8C59D2">
            <wp:extent cx="5088081" cy="5000017"/>
            <wp:effectExtent l="0" t="0" r="5080" b="0"/>
            <wp:docPr id="1663446304" name="Picture 2" descr="A map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46304" name="Picture 2" descr="A map with a black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43157" cy="5054140"/>
                    </a:xfrm>
                    <a:prstGeom prst="rect">
                      <a:avLst/>
                    </a:prstGeom>
                  </pic:spPr>
                </pic:pic>
              </a:graphicData>
            </a:graphic>
          </wp:inline>
        </w:drawing>
      </w:r>
    </w:p>
    <w:p w14:paraId="68795F5E" w14:textId="511B19F9" w:rsidR="00E67AAD" w:rsidRPr="001763CD" w:rsidRDefault="00DB066B" w:rsidP="0094673A">
      <w:pPr>
        <w:autoSpaceDE w:val="0"/>
        <w:autoSpaceDN w:val="0"/>
        <w:adjustRightInd w:val="0"/>
        <w:spacing w:line="480" w:lineRule="auto"/>
        <w:jc w:val="both"/>
        <w:rPr>
          <w:rFonts w:ascii="Times New Roman" w:hAnsi="Times New Roman" w:cs="Times New Roman"/>
          <w:color w:val="000000"/>
          <w:u w:color="000000"/>
          <w:lang w:val="en-CA"/>
        </w:rPr>
      </w:pPr>
      <w:r w:rsidRPr="008E7FCC">
        <w:rPr>
          <w:rFonts w:ascii="Times New Roman" w:hAnsi="Times New Roman" w:cs="Times New Roman"/>
          <w:b/>
          <w:bCs/>
          <w:color w:val="000000"/>
          <w:u w:color="000000"/>
          <w:lang w:val="en-CA"/>
        </w:rPr>
        <w:lastRenderedPageBreak/>
        <w:t>Figure</w:t>
      </w:r>
      <w:r w:rsidR="00CB75C6">
        <w:rPr>
          <w:rFonts w:ascii="Times New Roman" w:hAnsi="Times New Roman" w:cs="Times New Roman"/>
          <w:b/>
          <w:bCs/>
          <w:color w:val="000000"/>
          <w:u w:color="000000"/>
          <w:lang w:val="en-CA"/>
        </w:rPr>
        <w:t xml:space="preserve"> </w:t>
      </w:r>
      <w:r w:rsidR="00677B2A">
        <w:rPr>
          <w:rFonts w:ascii="Times New Roman" w:hAnsi="Times New Roman" w:cs="Times New Roman"/>
          <w:b/>
          <w:bCs/>
          <w:color w:val="000000"/>
          <w:u w:color="000000"/>
          <w:lang w:val="en-CA"/>
        </w:rPr>
        <w:t>2</w:t>
      </w:r>
      <w:r w:rsidR="00CB75C6">
        <w:rPr>
          <w:rFonts w:ascii="Times New Roman" w:hAnsi="Times New Roman" w:cs="Times New Roman"/>
          <w:b/>
          <w:bCs/>
          <w:color w:val="000000"/>
          <w:u w:color="000000"/>
          <w:lang w:val="en-CA"/>
        </w:rPr>
        <w:t xml:space="preserve">. </w:t>
      </w:r>
      <w:r w:rsidR="00CB75C6" w:rsidRPr="006B2035">
        <w:rPr>
          <w:rFonts w:ascii="Times New Roman" w:hAnsi="Times New Roman" w:cs="Times New Roman"/>
          <w:color w:val="000000"/>
          <w:u w:color="000000"/>
          <w:lang w:val="en-CA"/>
        </w:rPr>
        <w:t>S</w:t>
      </w:r>
      <w:r w:rsidRPr="006B2035">
        <w:rPr>
          <w:rFonts w:ascii="Times New Roman" w:hAnsi="Times New Roman" w:cs="Times New Roman"/>
          <w:color w:val="000000"/>
          <w:u w:color="000000"/>
          <w:lang w:val="en-CA"/>
        </w:rPr>
        <w:t>tudy locations on the Island of Montreal</w:t>
      </w:r>
      <w:r w:rsidR="008E7FCC">
        <w:rPr>
          <w:rFonts w:ascii="Times New Roman" w:hAnsi="Times New Roman" w:cs="Times New Roman"/>
          <w:b/>
          <w:bCs/>
          <w:color w:val="000000"/>
          <w:u w:color="000000"/>
          <w:lang w:val="en-CA"/>
        </w:rPr>
        <w:t xml:space="preserve"> </w:t>
      </w:r>
      <w:r>
        <w:rPr>
          <w:rFonts w:ascii="Times New Roman" w:hAnsi="Times New Roman" w:cs="Times New Roman"/>
          <w:color w:val="000000"/>
          <w:u w:color="000000"/>
          <w:lang w:val="en-CA"/>
        </w:rPr>
        <w:t xml:space="preserve">A) The McGill Bird Observatory (MBO) served as the less urban location out of the three (2% of the area covered by streets and/or roads). It’s located in Sainte-Anne-de-Bellevue on the West side of the island. B) The residential area of Baie </w:t>
      </w:r>
      <w:proofErr w:type="spellStart"/>
      <w:r>
        <w:rPr>
          <w:rFonts w:ascii="Times New Roman" w:hAnsi="Times New Roman" w:cs="Times New Roman"/>
          <w:color w:val="000000"/>
          <w:u w:color="000000"/>
          <w:lang w:val="en-CA"/>
        </w:rPr>
        <w:t>d’Urfé</w:t>
      </w:r>
      <w:proofErr w:type="spellEnd"/>
      <w:r>
        <w:rPr>
          <w:rFonts w:ascii="Times New Roman" w:hAnsi="Times New Roman" w:cs="Times New Roman"/>
          <w:color w:val="000000"/>
          <w:u w:color="000000"/>
          <w:lang w:val="en-CA"/>
        </w:rPr>
        <w:t xml:space="preserve"> </w:t>
      </w:r>
      <w:r w:rsidR="008E7FCC">
        <w:rPr>
          <w:rFonts w:ascii="Times New Roman" w:hAnsi="Times New Roman" w:cs="Times New Roman"/>
          <w:color w:val="000000"/>
          <w:u w:color="000000"/>
          <w:lang w:val="en-CA"/>
        </w:rPr>
        <w:t xml:space="preserve">(BDU) </w:t>
      </w:r>
      <w:r>
        <w:rPr>
          <w:rFonts w:ascii="Times New Roman" w:hAnsi="Times New Roman" w:cs="Times New Roman"/>
          <w:color w:val="000000"/>
          <w:u w:color="000000"/>
          <w:lang w:val="en-CA"/>
        </w:rPr>
        <w:t>served as an intermediately urbanized location (5% of the area covered by streets and/or roads)</w:t>
      </w:r>
      <w:r w:rsidR="008E7FCC">
        <w:rPr>
          <w:rFonts w:ascii="Times New Roman" w:hAnsi="Times New Roman" w:cs="Times New Roman"/>
          <w:color w:val="000000"/>
          <w:u w:color="000000"/>
          <w:lang w:val="en-CA"/>
        </w:rPr>
        <w:t>. C) The last study site is near Concordia University (CON) in the Notre-Dame-de-Grâce neighbourhood and served as the most urban location (13% of the area covered by streets and/or roads).</w:t>
      </w:r>
    </w:p>
    <w:p w14:paraId="7E6937AC" w14:textId="1483A038"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218" w:name="_Toc200031451"/>
      <w:r w:rsidRPr="002B7289">
        <w:rPr>
          <w:rFonts w:ascii="Times New Roman" w:hAnsi="Times New Roman" w:cs="Times New Roman"/>
          <w:color w:val="000000" w:themeColor="text1"/>
          <w:sz w:val="24"/>
          <w:szCs w:val="24"/>
          <w:u w:val="single"/>
          <w:lang w:val="en-CA"/>
        </w:rPr>
        <w:t>Radio tagging, banding &amp; translocation</w:t>
      </w:r>
      <w:bookmarkEnd w:id="218"/>
    </w:p>
    <w:p w14:paraId="124D07E4" w14:textId="09595AE1" w:rsidR="00714550" w:rsidRPr="0094673A" w:rsidRDefault="004C14A2" w:rsidP="0094673A">
      <w:pPr>
        <w:autoSpaceDE w:val="0"/>
        <w:autoSpaceDN w:val="0"/>
        <w:adjustRightInd w:val="0"/>
        <w:spacing w:line="480" w:lineRule="auto"/>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We </w:t>
      </w:r>
      <w:proofErr w:type="spellStart"/>
      <w:ins w:id="219" w:author="Kyle Elliott, Dr" w:date="2025-06-17T19:39:00Z" w16du:dateUtc="2025-06-17T23:39:00Z">
        <w:r w:rsidR="00441FF4">
          <w:rPr>
            <w:rFonts w:ascii="Times New Roman" w:hAnsi="Times New Roman" w:cs="Times New Roman"/>
            <w:color w:val="000000"/>
            <w:u w:color="000000"/>
            <w:lang w:val="en-CA"/>
          </w:rPr>
          <w:t>mist</w:t>
        </w:r>
      </w:ins>
      <w:r>
        <w:rPr>
          <w:rFonts w:ascii="Times New Roman" w:hAnsi="Times New Roman" w:cs="Times New Roman"/>
          <w:color w:val="000000"/>
          <w:u w:color="000000"/>
          <w:lang w:val="en-CA"/>
        </w:rPr>
        <w:t>netted</w:t>
      </w:r>
      <w:proofErr w:type="spellEnd"/>
      <w:r>
        <w:rPr>
          <w:rFonts w:ascii="Times New Roman" w:hAnsi="Times New Roman" w:cs="Times New Roman"/>
          <w:color w:val="000000"/>
          <w:u w:color="000000"/>
          <w:lang w:val="en-CA"/>
        </w:rPr>
        <w:t xml:space="preserve"> </w:t>
      </w:r>
      <w:r w:rsidR="0094673A" w:rsidRPr="0094673A">
        <w:rPr>
          <w:rFonts w:ascii="Times New Roman" w:hAnsi="Times New Roman" w:cs="Times New Roman"/>
          <w:color w:val="000000"/>
          <w:u w:color="000000"/>
          <w:lang w:val="en-CA"/>
        </w:rPr>
        <w:t xml:space="preserve">Northern cardinals (males and females) at the MBO during October and November of the year 2022, 2023 and 2024. The birds were intercepted using 30 mm Japanese Nylon nets and placed in small cotton bags to reduce stress before handling. As part of the migration monitoring being done at the MBO, </w:t>
      </w:r>
      <w:r>
        <w:rPr>
          <w:rFonts w:ascii="Times New Roman" w:hAnsi="Times New Roman" w:cs="Times New Roman"/>
          <w:color w:val="000000"/>
          <w:u w:color="000000"/>
          <w:lang w:val="en-CA"/>
        </w:rPr>
        <w:t>we banded the cardinals</w:t>
      </w:r>
      <w:r w:rsidR="0094673A" w:rsidRPr="0094673A">
        <w:rPr>
          <w:rFonts w:ascii="Times New Roman" w:hAnsi="Times New Roman" w:cs="Times New Roman"/>
          <w:color w:val="000000"/>
          <w:u w:color="000000"/>
          <w:lang w:val="en-CA"/>
        </w:rPr>
        <w:t xml:space="preserve"> with a numbered aluminum band. The individuals were sexed, aged, weighed, and randomly assigned to one of the six possible release site</w:t>
      </w:r>
      <w:r w:rsidR="002B7289">
        <w:rPr>
          <w:rFonts w:ascii="Times New Roman" w:hAnsi="Times New Roman" w:cs="Times New Roman"/>
          <w:color w:val="000000"/>
          <w:u w:color="000000"/>
          <w:lang w:val="en-CA"/>
        </w:rPr>
        <w:t>s</w:t>
      </w:r>
      <w:r w:rsidR="0094673A" w:rsidRPr="0094673A">
        <w:rPr>
          <w:rFonts w:ascii="Times New Roman" w:hAnsi="Times New Roman" w:cs="Times New Roman"/>
          <w:color w:val="000000"/>
          <w:u w:color="000000"/>
          <w:lang w:val="en-CA"/>
        </w:rPr>
        <w:t xml:space="preserve"> for translocation by car. In addition to the aluminum band, </w:t>
      </w:r>
      <w:r>
        <w:rPr>
          <w:rFonts w:ascii="Times New Roman" w:hAnsi="Times New Roman" w:cs="Times New Roman"/>
          <w:color w:val="000000"/>
          <w:u w:color="000000"/>
          <w:lang w:val="en-CA"/>
        </w:rPr>
        <w:t>we fitted the cardinals</w:t>
      </w:r>
      <w:r w:rsidR="0094673A" w:rsidRPr="0094673A">
        <w:rPr>
          <w:rFonts w:ascii="Times New Roman" w:hAnsi="Times New Roman" w:cs="Times New Roman"/>
          <w:color w:val="000000"/>
          <w:u w:color="000000"/>
          <w:lang w:val="en-CA"/>
        </w:rPr>
        <w:t xml:space="preserve"> with a set of coloured plastic bands, each with a unique combination of colours. This allowed visual identification of the individuals without having to resort to a radio tag receiver. Each bird was </w:t>
      </w:r>
      <w:r>
        <w:rPr>
          <w:rFonts w:ascii="Times New Roman" w:hAnsi="Times New Roman" w:cs="Times New Roman"/>
          <w:color w:val="000000"/>
          <w:u w:color="000000"/>
          <w:lang w:val="en-CA"/>
        </w:rPr>
        <w:t>equipped</w:t>
      </w:r>
      <w:r w:rsidR="0094673A" w:rsidRPr="0094673A">
        <w:rPr>
          <w:rFonts w:ascii="Times New Roman" w:hAnsi="Times New Roman" w:cs="Times New Roman"/>
          <w:color w:val="000000"/>
          <w:u w:color="000000"/>
          <w:lang w:val="en-CA"/>
        </w:rPr>
        <w:t xml:space="preserve"> with a Lotek </w:t>
      </w:r>
      <w:proofErr w:type="spellStart"/>
      <w:r w:rsidR="0094673A" w:rsidRPr="0094673A">
        <w:rPr>
          <w:rFonts w:ascii="Times New Roman" w:hAnsi="Times New Roman" w:cs="Times New Roman"/>
          <w:color w:val="000000"/>
          <w:u w:color="000000"/>
          <w:lang w:val="en-CA"/>
        </w:rPr>
        <w:t>NanoTag</w:t>
      </w:r>
      <w:proofErr w:type="spellEnd"/>
      <w:r w:rsidR="0094673A" w:rsidRPr="0094673A">
        <w:rPr>
          <w:rFonts w:ascii="Times New Roman" w:hAnsi="Times New Roman" w:cs="Times New Roman"/>
          <w:color w:val="000000"/>
          <w:u w:color="000000"/>
          <w:lang w:val="en-CA"/>
        </w:rPr>
        <w:t xml:space="preserve"> (NTQB-2)</w:t>
      </w:r>
      <w:r w:rsidR="00251612">
        <w:rPr>
          <w:rFonts w:ascii="Times New Roman" w:hAnsi="Times New Roman" w:cs="Times New Roman"/>
          <w:color w:val="000000"/>
          <w:u w:color="000000"/>
          <w:lang w:val="en-CA"/>
        </w:rPr>
        <w:t xml:space="preserve"> weighing 0.8 grams</w:t>
      </w:r>
      <w:r w:rsidR="0094673A" w:rsidRPr="0094673A">
        <w:rPr>
          <w:rFonts w:ascii="Times New Roman" w:hAnsi="Times New Roman" w:cs="Times New Roman"/>
          <w:color w:val="000000"/>
          <w:u w:color="000000"/>
          <w:lang w:val="en-CA"/>
        </w:rPr>
        <w:t>, using soft elastics in a figure 8 harness configuration</w:t>
      </w:r>
      <w:r w:rsidR="00251612">
        <w:rPr>
          <w:rFonts w:ascii="Times New Roman" w:hAnsi="Times New Roman" w:cs="Times New Roman"/>
          <w:color w:val="000000"/>
          <w:u w:color="000000"/>
          <w:lang w:val="en-CA"/>
        </w:rPr>
        <w:t xml:space="preserve"> (the total weight of the tag, harness</w:t>
      </w:r>
      <w:r>
        <w:rPr>
          <w:rFonts w:ascii="Times New Roman" w:hAnsi="Times New Roman" w:cs="Times New Roman"/>
          <w:color w:val="000000"/>
          <w:u w:color="000000"/>
          <w:lang w:val="en-CA"/>
        </w:rPr>
        <w:t>,</w:t>
      </w:r>
      <w:r w:rsidR="00251612">
        <w:rPr>
          <w:rFonts w:ascii="Times New Roman" w:hAnsi="Times New Roman" w:cs="Times New Roman"/>
          <w:color w:val="000000"/>
          <w:u w:color="000000"/>
          <w:lang w:val="en-CA"/>
        </w:rPr>
        <w:t xml:space="preserve"> and glue was less than 3% of the cardinals’ body weight)</w:t>
      </w:r>
      <w:r w:rsidR="0094673A" w:rsidRPr="0094673A">
        <w:rPr>
          <w:rFonts w:ascii="Times New Roman" w:hAnsi="Times New Roman" w:cs="Times New Roman"/>
          <w:color w:val="000000"/>
          <w:u w:color="000000"/>
          <w:lang w:val="en-CA"/>
        </w:rPr>
        <w:t>.</w:t>
      </w:r>
      <w:r w:rsidR="00877AAF">
        <w:rPr>
          <w:rFonts w:ascii="Times New Roman" w:hAnsi="Times New Roman" w:cs="Times New Roman"/>
          <w:color w:val="000000"/>
          <w:u w:color="000000"/>
          <w:lang w:val="en-CA"/>
        </w:rPr>
        <w:t xml:space="preserve"> All the radio-tags were registered as part of the Motus Wildlife Tracking System (</w:t>
      </w:r>
      <w:commentRangeStart w:id="220"/>
      <w:r w:rsidR="00877AAF">
        <w:rPr>
          <w:rFonts w:ascii="Times New Roman" w:hAnsi="Times New Roman" w:cs="Times New Roman"/>
          <w:color w:val="000000"/>
          <w:u w:color="000000"/>
          <w:lang w:val="en-CA"/>
        </w:rPr>
        <w:t>CITATION</w:t>
      </w:r>
      <w:commentRangeEnd w:id="220"/>
      <w:r w:rsidR="00246D10">
        <w:rPr>
          <w:rStyle w:val="CommentReference"/>
        </w:rPr>
        <w:commentReference w:id="220"/>
      </w:r>
      <w:r w:rsidR="00877AAF">
        <w:rPr>
          <w:rFonts w:ascii="Times New Roman" w:hAnsi="Times New Roman" w:cs="Times New Roman"/>
          <w:color w:val="000000"/>
          <w:u w:color="000000"/>
          <w:lang w:val="en-CA"/>
        </w:rPr>
        <w:t>).</w:t>
      </w:r>
      <w:r w:rsidR="0094673A" w:rsidRPr="0094673A">
        <w:rPr>
          <w:rFonts w:ascii="Times New Roman" w:hAnsi="Times New Roman" w:cs="Times New Roman"/>
          <w:color w:val="000000"/>
          <w:u w:color="000000"/>
          <w:lang w:val="en-CA"/>
        </w:rPr>
        <w:t xml:space="preserve"> Northern cardinals translocated to the MBO and BDU locations underwent a holding time of 45 minutes before release to standardize treatment amongst individuals. For the winter of the year 2022-2023 (winter 1), </w:t>
      </w:r>
      <w:r>
        <w:rPr>
          <w:rFonts w:ascii="Times New Roman" w:hAnsi="Times New Roman" w:cs="Times New Roman"/>
          <w:color w:val="000000"/>
          <w:u w:color="000000"/>
          <w:lang w:val="en-CA"/>
        </w:rPr>
        <w:t xml:space="preserve">we were able to consistently track </w:t>
      </w:r>
      <w:r w:rsidR="0094673A" w:rsidRPr="0094673A">
        <w:rPr>
          <w:rFonts w:ascii="Times New Roman" w:hAnsi="Times New Roman" w:cs="Times New Roman"/>
          <w:color w:val="000000"/>
          <w:u w:color="000000"/>
          <w:lang w:val="en-CA"/>
        </w:rPr>
        <w:t>20 birds</w:t>
      </w:r>
      <w:r>
        <w:rPr>
          <w:rFonts w:ascii="Times New Roman" w:hAnsi="Times New Roman" w:cs="Times New Roman"/>
          <w:color w:val="000000"/>
          <w:u w:color="000000"/>
          <w:lang w:val="en-CA"/>
        </w:rPr>
        <w:t xml:space="preserve"> </w:t>
      </w:r>
      <w:r w:rsidR="0094673A" w:rsidRPr="0094673A">
        <w:rPr>
          <w:rFonts w:ascii="Times New Roman" w:hAnsi="Times New Roman" w:cs="Times New Roman"/>
          <w:color w:val="000000"/>
          <w:u w:color="000000"/>
          <w:lang w:val="en-CA"/>
        </w:rPr>
        <w:t xml:space="preserve">at MBO, which served as a pilot winter to assess the feasibility of the project. During the winter of 2023-2024 </w:t>
      </w:r>
      <w:r w:rsidR="0094673A" w:rsidRPr="0094673A">
        <w:rPr>
          <w:rFonts w:ascii="Times New Roman" w:hAnsi="Times New Roman" w:cs="Times New Roman"/>
          <w:color w:val="000000"/>
          <w:u w:color="000000"/>
          <w:lang w:val="en-CA"/>
        </w:rPr>
        <w:lastRenderedPageBreak/>
        <w:t>(winter 2), a total of 45 birds were tagged and banded, with 15 individuals relocated to CON, 15 relocated to BDU and 15 relocated to MBO. In 2024-2025 (winter 3), a total of 42 birds were tagged and banded, with 5 individuals relocated to MBO, 16 individuals released in BDU and 21 individuals released at CON. All birds were handled with appropriate permits (</w:t>
      </w:r>
      <w:commentRangeStart w:id="221"/>
      <w:r w:rsidR="000369B9">
        <w:rPr>
          <w:rFonts w:ascii="Times New Roman" w:hAnsi="Times New Roman" w:cs="Times New Roman"/>
          <w:color w:val="000000"/>
          <w:u w:color="000000"/>
          <w:lang w:val="en-CA"/>
        </w:rPr>
        <w:t>#####</w:t>
      </w:r>
      <w:commentRangeEnd w:id="221"/>
      <w:r w:rsidR="000369B9">
        <w:rPr>
          <w:rStyle w:val="CommentReference"/>
        </w:rPr>
        <w:commentReference w:id="221"/>
      </w:r>
      <w:r w:rsidR="0094673A" w:rsidRPr="0094673A">
        <w:rPr>
          <w:rFonts w:ascii="Times New Roman" w:hAnsi="Times New Roman" w:cs="Times New Roman"/>
          <w:color w:val="000000"/>
          <w:u w:color="000000"/>
          <w:lang w:val="en-CA"/>
        </w:rPr>
        <w:t>, Scientific permit to capture and band migratory birds 10973 D).</w:t>
      </w:r>
    </w:p>
    <w:p w14:paraId="6E7B9CE5" w14:textId="101C67F7"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222" w:name="_Toc200031452"/>
      <w:r w:rsidRPr="002B7289">
        <w:rPr>
          <w:rFonts w:ascii="Times New Roman" w:hAnsi="Times New Roman" w:cs="Times New Roman"/>
          <w:color w:val="000000" w:themeColor="text1"/>
          <w:sz w:val="24"/>
          <w:szCs w:val="24"/>
          <w:u w:val="single"/>
          <w:lang w:val="en-CA"/>
        </w:rPr>
        <w:t>VHF tracking &amp; automated detections</w:t>
      </w:r>
      <w:bookmarkEnd w:id="222"/>
    </w:p>
    <w:p w14:paraId="71D5EA77" w14:textId="589BE2BE" w:rsidR="009267E1" w:rsidRPr="00246D10" w:rsidRDefault="0094673A" w:rsidP="00246D10">
      <w:pPr>
        <w:autoSpaceDE w:val="0"/>
        <w:autoSpaceDN w:val="0"/>
        <w:adjustRightInd w:val="0"/>
        <w:spacing w:line="480" w:lineRule="auto"/>
        <w:jc w:val="both"/>
        <w:rPr>
          <w:rFonts w:ascii="Times New Roman" w:hAnsi="Times New Roman" w:cs="Times New Roman"/>
          <w:color w:val="000000"/>
          <w:u w:color="000000"/>
          <w:lang w:val="en-CA"/>
        </w:rPr>
      </w:pPr>
      <w:r w:rsidRPr="0094673A">
        <w:rPr>
          <w:rFonts w:ascii="Times New Roman" w:hAnsi="Times New Roman" w:cs="Times New Roman"/>
          <w:color w:val="000000"/>
          <w:u w:color="000000"/>
          <w:lang w:val="en-CA"/>
        </w:rPr>
        <w:t>During the first winter, only 2 automated receiver towers from the Motus network were deployed. The first tower is located at the MBO (4525’50.</w:t>
      </w:r>
      <w:proofErr w:type="gramStart"/>
      <w:r w:rsidRPr="0094673A">
        <w:rPr>
          <w:rFonts w:ascii="Times New Roman" w:hAnsi="Times New Roman" w:cs="Times New Roman"/>
          <w:color w:val="000000"/>
          <w:u w:color="000000"/>
          <w:lang w:val="en-CA"/>
        </w:rPr>
        <w:t>4”N</w:t>
      </w:r>
      <w:proofErr w:type="gramEnd"/>
      <w:r w:rsidRPr="0094673A">
        <w:rPr>
          <w:rFonts w:ascii="Times New Roman" w:hAnsi="Times New Roman" w:cs="Times New Roman"/>
          <w:color w:val="000000"/>
          <w:u w:color="000000"/>
          <w:lang w:val="en-CA"/>
        </w:rPr>
        <w:t xml:space="preserve"> 73˚56’18.</w:t>
      </w:r>
      <w:proofErr w:type="gramStart"/>
      <w:r w:rsidRPr="0094673A">
        <w:rPr>
          <w:rFonts w:ascii="Times New Roman" w:hAnsi="Times New Roman" w:cs="Times New Roman"/>
          <w:color w:val="000000"/>
          <w:u w:color="000000"/>
          <w:lang w:val="en-CA"/>
        </w:rPr>
        <w:t>6”W</w:t>
      </w:r>
      <w:proofErr w:type="gramEnd"/>
      <w:r w:rsidRPr="0094673A">
        <w:rPr>
          <w:rFonts w:ascii="Times New Roman" w:hAnsi="Times New Roman" w:cs="Times New Roman"/>
          <w:color w:val="000000"/>
          <w:u w:color="000000"/>
          <w:lang w:val="en-CA"/>
        </w:rPr>
        <w:t>), while the second tower is located on top of a faculty building at McGill University’s MacDonald campus (45˚24’28.</w:t>
      </w:r>
      <w:proofErr w:type="gramStart"/>
      <w:r w:rsidRPr="0094673A">
        <w:rPr>
          <w:rFonts w:ascii="Times New Roman" w:hAnsi="Times New Roman" w:cs="Times New Roman"/>
          <w:color w:val="000000"/>
          <w:u w:color="000000"/>
          <w:lang w:val="en-CA"/>
        </w:rPr>
        <w:t>3”N</w:t>
      </w:r>
      <w:proofErr w:type="gramEnd"/>
      <w:r w:rsidRPr="0094673A">
        <w:rPr>
          <w:rFonts w:ascii="Times New Roman" w:hAnsi="Times New Roman" w:cs="Times New Roman"/>
          <w:color w:val="000000"/>
          <w:u w:color="000000"/>
          <w:lang w:val="en-CA"/>
        </w:rPr>
        <w:t xml:space="preserve"> 73˚56’20.</w:t>
      </w:r>
      <w:proofErr w:type="gramStart"/>
      <w:r w:rsidRPr="0094673A">
        <w:rPr>
          <w:rFonts w:ascii="Times New Roman" w:hAnsi="Times New Roman" w:cs="Times New Roman"/>
          <w:color w:val="000000"/>
          <w:u w:color="000000"/>
          <w:lang w:val="en-CA"/>
        </w:rPr>
        <w:t>3”W</w:t>
      </w:r>
      <w:proofErr w:type="gramEnd"/>
      <w:r w:rsidRPr="0094673A">
        <w:rPr>
          <w:rFonts w:ascii="Times New Roman" w:hAnsi="Times New Roman" w:cs="Times New Roman"/>
          <w:color w:val="000000"/>
          <w:u w:color="000000"/>
          <w:lang w:val="en-CA"/>
        </w:rPr>
        <w:t xml:space="preserve">). For the second winter, those two towers were also used for continuous data location, with the addition of a third temporary receiver tower </w:t>
      </w:r>
      <w:r w:rsidR="004C14A2">
        <w:rPr>
          <w:rFonts w:ascii="Times New Roman" w:hAnsi="Times New Roman" w:cs="Times New Roman"/>
          <w:color w:val="000000"/>
          <w:u w:color="000000"/>
          <w:lang w:val="en-CA"/>
        </w:rPr>
        <w:t>that we installed</w:t>
      </w:r>
      <w:r w:rsidRPr="0094673A">
        <w:rPr>
          <w:rFonts w:ascii="Times New Roman" w:hAnsi="Times New Roman" w:cs="Times New Roman"/>
          <w:color w:val="000000"/>
          <w:u w:color="000000"/>
          <w:lang w:val="en-CA"/>
        </w:rPr>
        <w:t xml:space="preserve"> in BDU (45˚24’39.</w:t>
      </w:r>
      <w:proofErr w:type="gramStart"/>
      <w:r w:rsidRPr="0094673A">
        <w:rPr>
          <w:rFonts w:ascii="Times New Roman" w:hAnsi="Times New Roman" w:cs="Times New Roman"/>
          <w:color w:val="000000"/>
          <w:u w:color="000000"/>
          <w:lang w:val="en-CA"/>
        </w:rPr>
        <w:t>3”N</w:t>
      </w:r>
      <w:proofErr w:type="gramEnd"/>
      <w:r w:rsidRPr="0094673A">
        <w:rPr>
          <w:rFonts w:ascii="Times New Roman" w:hAnsi="Times New Roman" w:cs="Times New Roman"/>
          <w:color w:val="000000"/>
          <w:u w:color="000000"/>
          <w:lang w:val="en-CA"/>
        </w:rPr>
        <w:t xml:space="preserve"> 73˚55’48.</w:t>
      </w:r>
      <w:proofErr w:type="gramStart"/>
      <w:r w:rsidRPr="0094673A">
        <w:rPr>
          <w:rFonts w:ascii="Times New Roman" w:hAnsi="Times New Roman" w:cs="Times New Roman"/>
          <w:color w:val="000000"/>
          <w:u w:color="000000"/>
          <w:lang w:val="en-CA"/>
        </w:rPr>
        <w:t>3”W</w:t>
      </w:r>
      <w:proofErr w:type="gramEnd"/>
      <w:r w:rsidRPr="0094673A">
        <w:rPr>
          <w:rFonts w:ascii="Times New Roman" w:hAnsi="Times New Roman" w:cs="Times New Roman"/>
          <w:color w:val="000000"/>
          <w:u w:color="000000"/>
          <w:lang w:val="en-CA"/>
        </w:rPr>
        <w:t>). Finally, during the third winter, a fourth, permanent Motus tower was installed on top of a building at Concordia University’s Loyola campus location (45˚27’32.</w:t>
      </w:r>
      <w:proofErr w:type="gramStart"/>
      <w:r w:rsidRPr="0094673A">
        <w:rPr>
          <w:rFonts w:ascii="Times New Roman" w:hAnsi="Times New Roman" w:cs="Times New Roman"/>
          <w:color w:val="000000"/>
          <w:u w:color="000000"/>
          <w:lang w:val="en-CA"/>
        </w:rPr>
        <w:t>6”N</w:t>
      </w:r>
      <w:proofErr w:type="gramEnd"/>
      <w:r w:rsidRPr="0094673A">
        <w:rPr>
          <w:rFonts w:ascii="Times New Roman" w:hAnsi="Times New Roman" w:cs="Times New Roman"/>
          <w:color w:val="000000"/>
          <w:u w:color="000000"/>
          <w:lang w:val="en-CA"/>
        </w:rPr>
        <w:t xml:space="preserve"> 73˚38’30.</w:t>
      </w:r>
      <w:proofErr w:type="gramStart"/>
      <w:r w:rsidRPr="0094673A">
        <w:rPr>
          <w:rFonts w:ascii="Times New Roman" w:hAnsi="Times New Roman" w:cs="Times New Roman"/>
          <w:color w:val="000000"/>
          <w:u w:color="000000"/>
          <w:lang w:val="en-CA"/>
        </w:rPr>
        <w:t>2”W</w:t>
      </w:r>
      <w:proofErr w:type="gramEnd"/>
      <w:r w:rsidRPr="0094673A">
        <w:rPr>
          <w:rFonts w:ascii="Times New Roman" w:hAnsi="Times New Roman" w:cs="Times New Roman"/>
          <w:color w:val="000000"/>
          <w:u w:color="000000"/>
          <w:lang w:val="en-CA"/>
        </w:rPr>
        <w:t xml:space="preserve">). While these automated receiver towers </w:t>
      </w:r>
      <w:r w:rsidR="00420980">
        <w:rPr>
          <w:rFonts w:ascii="Times New Roman" w:hAnsi="Times New Roman" w:cs="Times New Roman"/>
          <w:color w:val="000000"/>
          <w:u w:color="000000"/>
          <w:lang w:val="en-CA"/>
        </w:rPr>
        <w:t>can</w:t>
      </w:r>
      <w:r w:rsidRPr="0094673A">
        <w:rPr>
          <w:rFonts w:ascii="Times New Roman" w:hAnsi="Times New Roman" w:cs="Times New Roman"/>
          <w:color w:val="000000"/>
          <w:u w:color="000000"/>
          <w:lang w:val="en-CA"/>
        </w:rPr>
        <w:t xml:space="preserve"> detect the presence of the cardinals, they do not record precise GPS locations.</w:t>
      </w:r>
      <w:r w:rsidR="00246D10">
        <w:rPr>
          <w:rFonts w:ascii="Times New Roman" w:hAnsi="Times New Roman" w:cs="Times New Roman"/>
          <w:color w:val="000000"/>
          <w:u w:color="000000"/>
          <w:lang w:val="en-CA"/>
        </w:rPr>
        <w:t xml:space="preserve"> </w:t>
      </w:r>
      <w:r w:rsidR="004C14A2">
        <w:rPr>
          <w:rFonts w:ascii="Times New Roman" w:hAnsi="Times New Roman" w:cs="Times New Roman"/>
          <w:color w:val="000000"/>
          <w:u w:color="000000"/>
          <w:lang w:val="en-CA"/>
        </w:rPr>
        <w:t>We conducted m</w:t>
      </w:r>
      <w:r w:rsidRPr="0094673A">
        <w:rPr>
          <w:rFonts w:ascii="Times New Roman" w:hAnsi="Times New Roman" w:cs="Times New Roman"/>
          <w:color w:val="000000"/>
          <w:u w:color="000000"/>
          <w:lang w:val="en-CA"/>
        </w:rPr>
        <w:t xml:space="preserve">anual radio tracking of </w:t>
      </w:r>
      <w:proofErr w:type="gramStart"/>
      <w:r w:rsidRPr="0094673A">
        <w:rPr>
          <w:rFonts w:ascii="Times New Roman" w:hAnsi="Times New Roman" w:cs="Times New Roman"/>
          <w:color w:val="000000"/>
          <w:u w:color="000000"/>
          <w:lang w:val="en-CA"/>
        </w:rPr>
        <w:t>each individual</w:t>
      </w:r>
      <w:proofErr w:type="gramEnd"/>
      <w:r w:rsidRPr="0094673A">
        <w:rPr>
          <w:rFonts w:ascii="Times New Roman" w:hAnsi="Times New Roman" w:cs="Times New Roman"/>
          <w:color w:val="000000"/>
          <w:u w:color="000000"/>
          <w:lang w:val="en-CA"/>
        </w:rPr>
        <w:t xml:space="preserve"> as often as possible (approximately once </w:t>
      </w:r>
      <w:r w:rsidR="004C14A2">
        <w:rPr>
          <w:rFonts w:ascii="Times New Roman" w:hAnsi="Times New Roman" w:cs="Times New Roman"/>
          <w:color w:val="000000"/>
          <w:u w:color="000000"/>
          <w:lang w:val="en-CA"/>
        </w:rPr>
        <w:t xml:space="preserve">or twice </w:t>
      </w:r>
      <w:r w:rsidRPr="0094673A">
        <w:rPr>
          <w:rFonts w:ascii="Times New Roman" w:hAnsi="Times New Roman" w:cs="Times New Roman"/>
          <w:color w:val="000000"/>
          <w:u w:color="000000"/>
          <w:lang w:val="en-CA"/>
        </w:rPr>
        <w:t xml:space="preserve">a week) between the months of October and May using a set of portable receivers and antennae. Trackers would cover as much ground as possible at each study location with the goal of recording at least </w:t>
      </w:r>
      <w:r w:rsidR="00420980">
        <w:rPr>
          <w:rFonts w:ascii="Times New Roman" w:hAnsi="Times New Roman" w:cs="Times New Roman"/>
          <w:color w:val="000000"/>
          <w:u w:color="000000"/>
          <w:lang w:val="en-CA"/>
        </w:rPr>
        <w:t>one</w:t>
      </w:r>
      <w:r w:rsidRPr="0094673A">
        <w:rPr>
          <w:rFonts w:ascii="Times New Roman" w:hAnsi="Times New Roman" w:cs="Times New Roman"/>
          <w:color w:val="000000"/>
          <w:u w:color="000000"/>
          <w:lang w:val="en-CA"/>
        </w:rPr>
        <w:t xml:space="preserve"> GPS location for </w:t>
      </w:r>
      <w:proofErr w:type="gramStart"/>
      <w:r w:rsidRPr="0094673A">
        <w:rPr>
          <w:rFonts w:ascii="Times New Roman" w:hAnsi="Times New Roman" w:cs="Times New Roman"/>
          <w:color w:val="000000"/>
          <w:u w:color="000000"/>
          <w:lang w:val="en-CA"/>
        </w:rPr>
        <w:t>each individual</w:t>
      </w:r>
      <w:proofErr w:type="gramEnd"/>
      <w:r w:rsidRPr="0094673A">
        <w:rPr>
          <w:rFonts w:ascii="Times New Roman" w:hAnsi="Times New Roman" w:cs="Times New Roman"/>
          <w:color w:val="000000"/>
          <w:u w:color="000000"/>
          <w:lang w:val="en-CA"/>
        </w:rPr>
        <w:t xml:space="preserve"> per week</w:t>
      </w:r>
      <w:r w:rsidR="00420980">
        <w:rPr>
          <w:rFonts w:ascii="Times New Roman" w:hAnsi="Times New Roman" w:cs="Times New Roman"/>
          <w:color w:val="000000"/>
          <w:u w:color="000000"/>
          <w:lang w:val="en-CA"/>
        </w:rPr>
        <w:t xml:space="preserve"> using a Garmin ETREX 22x GPS</w:t>
      </w:r>
      <w:r w:rsidRPr="0094673A">
        <w:rPr>
          <w:rFonts w:ascii="Times New Roman" w:hAnsi="Times New Roman" w:cs="Times New Roman"/>
          <w:color w:val="000000"/>
          <w:u w:color="000000"/>
          <w:lang w:val="en-CA"/>
        </w:rPr>
        <w:t>. The portable receivers were either Lotek’s SRX800 or SRX1200. They were operated by setting the frequency to 166.380 MHz (Motus tags</w:t>
      </w:r>
      <w:r w:rsidR="0080628C">
        <w:rPr>
          <w:rFonts w:ascii="Times New Roman" w:hAnsi="Times New Roman" w:cs="Times New Roman"/>
          <w:color w:val="000000"/>
          <w:u w:color="000000"/>
          <w:lang w:val="en-CA"/>
        </w:rPr>
        <w:t>’</w:t>
      </w:r>
      <w:r w:rsidRPr="0094673A">
        <w:rPr>
          <w:rFonts w:ascii="Times New Roman" w:hAnsi="Times New Roman" w:cs="Times New Roman"/>
          <w:color w:val="000000"/>
          <w:u w:color="000000"/>
          <w:lang w:val="en-CA"/>
        </w:rPr>
        <w:t xml:space="preserve"> frequency for the Western hemisphere) and using both the gain and the signal strength to get as close as possible to the tagged individuals. The gain is a value between 0 and 100, representing the amplification of the received signal. By increasing it, the tracker increases how </w:t>
      </w:r>
      <w:r w:rsidRPr="0094673A">
        <w:rPr>
          <w:rFonts w:ascii="Times New Roman" w:hAnsi="Times New Roman" w:cs="Times New Roman"/>
          <w:color w:val="000000"/>
          <w:u w:color="000000"/>
          <w:lang w:val="en-CA"/>
        </w:rPr>
        <w:lastRenderedPageBreak/>
        <w:t xml:space="preserve">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cardinal’s tag, the tracker moves toward the direction with the strongest signal. Once a threshold of 150 dB (SRX800) or 200 dB (SRX1200) is </w:t>
      </w:r>
      <w:r w:rsidR="00F335F1">
        <w:rPr>
          <w:rFonts w:ascii="Times New Roman" w:hAnsi="Times New Roman" w:cs="Times New Roman"/>
          <w:color w:val="000000"/>
          <w:u w:color="000000"/>
          <w:lang w:val="en-CA"/>
        </w:rPr>
        <w:t>attained</w:t>
      </w:r>
      <w:r w:rsidRPr="0094673A">
        <w:rPr>
          <w:rFonts w:ascii="Times New Roman" w:hAnsi="Times New Roman" w:cs="Times New Roman"/>
          <w:color w:val="000000"/>
          <w:u w:color="000000"/>
          <w:lang w:val="en-CA"/>
        </w:rPr>
        <w:t>, the trackers then lower the gain by 10 and repeat this process until they reach the tagged individual. The trackers only record a GPS point if the signal strength is 150 or 200 dB, with a gain of 40 or less (the bird is considered close enough when those conditions are met).</w:t>
      </w:r>
      <w:r w:rsidR="00246D10">
        <w:rPr>
          <w:rFonts w:ascii="Times New Roman" w:hAnsi="Times New Roman" w:cs="Times New Roman"/>
          <w:color w:val="000000"/>
          <w:u w:color="000000"/>
          <w:lang w:val="en-CA"/>
        </w:rPr>
        <w:t xml:space="preserve"> </w:t>
      </w:r>
      <w:r w:rsidRPr="0094673A">
        <w:rPr>
          <w:rFonts w:ascii="Times New Roman" w:hAnsi="Times New Roman" w:cs="Times New Roman"/>
          <w:color w:val="000000"/>
          <w:u w:color="000000"/>
          <w:lang w:val="en-CA"/>
        </w:rPr>
        <w:t>Once close enough to the bird, a few additional environmental measurements are collected. The wind speed (km/h), current temperature (˚C)</w:t>
      </w:r>
      <w:r w:rsidR="00DA67D3">
        <w:rPr>
          <w:rFonts w:ascii="Times New Roman" w:hAnsi="Times New Roman" w:cs="Times New Roman"/>
          <w:color w:val="000000"/>
          <w:u w:color="000000"/>
          <w:lang w:val="en-CA"/>
        </w:rPr>
        <w:t>,</w:t>
      </w:r>
      <w:r w:rsidRPr="0094673A">
        <w:rPr>
          <w:rFonts w:ascii="Times New Roman" w:hAnsi="Times New Roman" w:cs="Times New Roman"/>
          <w:color w:val="000000"/>
          <w:u w:color="000000"/>
          <w:lang w:val="en-CA"/>
        </w:rPr>
        <w:t xml:space="preserve"> along with the angle at which the antenna was pointing (˚) are all collected using free and publicly available smartphone applications. </w:t>
      </w:r>
      <w:r w:rsidR="00F335F1">
        <w:rPr>
          <w:rFonts w:ascii="Times New Roman" w:hAnsi="Times New Roman" w:cs="Times New Roman"/>
          <w:color w:val="000000"/>
          <w:u w:color="000000"/>
          <w:lang w:val="en-CA"/>
        </w:rPr>
        <w:t>We assessed cloud coverage</w:t>
      </w:r>
      <w:r w:rsidRPr="0094673A">
        <w:rPr>
          <w:rFonts w:ascii="Times New Roman" w:hAnsi="Times New Roman" w:cs="Times New Roman"/>
          <w:color w:val="000000"/>
          <w:u w:color="000000"/>
          <w:lang w:val="en-CA"/>
        </w:rPr>
        <w:t xml:space="preserve">, with 100% meaning the clouds were completely covering the sky, and 0% meaning the sky </w:t>
      </w:r>
      <w:r w:rsidR="00F335F1">
        <w:rPr>
          <w:rFonts w:ascii="Times New Roman" w:hAnsi="Times New Roman" w:cs="Times New Roman"/>
          <w:color w:val="000000"/>
          <w:u w:color="000000"/>
          <w:lang w:val="en-CA"/>
        </w:rPr>
        <w:t>wa</w:t>
      </w:r>
      <w:r w:rsidRPr="0094673A">
        <w:rPr>
          <w:rFonts w:ascii="Times New Roman" w:hAnsi="Times New Roman" w:cs="Times New Roman"/>
          <w:color w:val="000000"/>
          <w:u w:color="000000"/>
          <w:lang w:val="en-CA"/>
        </w:rPr>
        <w:t xml:space="preserve">s completely unobstructed by clouds. Finally, </w:t>
      </w:r>
      <w:r w:rsidR="00F335F1">
        <w:rPr>
          <w:rFonts w:ascii="Times New Roman" w:hAnsi="Times New Roman" w:cs="Times New Roman"/>
          <w:color w:val="000000"/>
          <w:u w:color="000000"/>
          <w:lang w:val="en-CA"/>
        </w:rPr>
        <w:t>three</w:t>
      </w:r>
      <w:r w:rsidRPr="0094673A">
        <w:rPr>
          <w:rFonts w:ascii="Times New Roman" w:hAnsi="Times New Roman" w:cs="Times New Roman"/>
          <w:color w:val="000000"/>
          <w:u w:color="000000"/>
          <w:lang w:val="en-CA"/>
        </w:rPr>
        <w:t xml:space="preserve"> snow measurements were taken at designated locations at each of the study sites. The amount of snow on the ground (cm), the snow hardness and the snow water content were estimated using the </w:t>
      </w:r>
      <w:r w:rsidRPr="00246D10">
        <w:rPr>
          <w:rFonts w:ascii="Times New Roman" w:hAnsi="Times New Roman" w:cs="Times New Roman"/>
          <w:color w:val="000000"/>
          <w:u w:color="000000"/>
          <w:lang w:val="en-CA"/>
        </w:rPr>
        <w:t>methods described in</w:t>
      </w:r>
      <w:r w:rsidR="000369B9" w:rsidRPr="00246D10">
        <w:rPr>
          <w:rFonts w:ascii="Times New Roman" w:hAnsi="Times New Roman" w:cs="Times New Roman"/>
          <w:color w:val="000000"/>
          <w:u w:color="000000"/>
          <w:lang w:val="en-CA"/>
        </w:rPr>
        <w:t xml:space="preserve"> </w:t>
      </w:r>
      <w:r w:rsidR="009E151B">
        <w:rPr>
          <w:rFonts w:ascii="Times New Roman" w:hAnsi="Times New Roman" w:cs="Times New Roman"/>
          <w:color w:val="000000"/>
          <w:u w:color="000000"/>
          <w:lang w:val="en-CA"/>
        </w:rPr>
        <w:t>The International Classification for Seasonal Snow on the Ground</w:t>
      </w:r>
      <w:r w:rsidR="00823DD3">
        <w:rPr>
          <w:rFonts w:ascii="Times New Roman" w:hAnsi="Times New Roman" w:cs="Times New Roman"/>
          <w:color w:val="000000"/>
          <w:u w:color="000000"/>
          <w:lang w:val="en-CA"/>
        </w:rPr>
        <w:t xml:space="preserve"> </w:t>
      </w:r>
      <w:r w:rsidR="00823DD3">
        <w:rPr>
          <w:rFonts w:ascii="Times New Roman" w:hAnsi="Times New Roman" w:cs="Times New Roman"/>
          <w:color w:val="000000"/>
          <w:u w:color="000000"/>
          <w:lang w:val="en-CA"/>
        </w:rPr>
        <w:fldChar w:fldCharType="begin"/>
      </w:r>
      <w:r w:rsidR="00823DD3">
        <w:rPr>
          <w:rFonts w:ascii="Times New Roman" w:hAnsi="Times New Roman" w:cs="Times New Roman"/>
          <w:color w:val="000000"/>
          <w:u w:color="000000"/>
          <w:lang w:val="en-CA"/>
        </w:rPr>
        <w:instrText xml:space="preserve"> ADDIN ZOTERO_ITEM CSL_CITATION {"citationID":"W58sNaRi","properties":{"formattedCitation":"(Fierz et al., 2009)","plainCitation":"(Fierz et al., 2009)","noteIndex":0},"citationItems":[{"id":876,"uris":["http://zotero.org/users/16770306/items/47UXFIG6"],"itemData":{"id":876,"type":"article-journal","note":"publisher: UNESCO","title":"The international classification for seasonal snow on the ground","author":[{"family":"Fierz","given":"CRLA"},{"family":"Armstrong","given":"Richard L."},{"family":"Durand","given":"Yves"},{"family":"Etchevers","given":"Pierre"},{"family":"Greene","given":"Ethan"},{"family":"McClung","given":"David M."},{"family":"Nishimura","given":"Kouichi"},{"family":"Satyawali","given":"Pramod K."},{"family":"Sokratov","given":"Sergey A."}],"issued":{"date-parts":[["2009"]]}}}],"schema":"https://github.com/citation-style-language/schema/raw/master/csl-citation.json"} </w:instrText>
      </w:r>
      <w:r w:rsidR="00823DD3">
        <w:rPr>
          <w:rFonts w:ascii="Times New Roman" w:hAnsi="Times New Roman" w:cs="Times New Roman"/>
          <w:color w:val="000000"/>
          <w:u w:color="000000"/>
          <w:lang w:val="en-CA"/>
        </w:rPr>
        <w:fldChar w:fldCharType="separate"/>
      </w:r>
      <w:r w:rsidR="00823DD3">
        <w:rPr>
          <w:rFonts w:ascii="Times New Roman" w:hAnsi="Times New Roman" w:cs="Times New Roman"/>
          <w:noProof/>
          <w:color w:val="000000"/>
          <w:u w:color="000000"/>
          <w:lang w:val="en-CA"/>
        </w:rPr>
        <w:t>(Fierz et al., 2009)</w:t>
      </w:r>
      <w:r w:rsidR="00823DD3">
        <w:rPr>
          <w:rFonts w:ascii="Times New Roman" w:hAnsi="Times New Roman" w:cs="Times New Roman"/>
          <w:color w:val="000000"/>
          <w:u w:color="000000"/>
          <w:lang w:val="en-CA"/>
        </w:rPr>
        <w:fldChar w:fldCharType="end"/>
      </w:r>
      <w:r w:rsidR="00823DD3">
        <w:rPr>
          <w:rFonts w:ascii="Times New Roman" w:hAnsi="Times New Roman" w:cs="Times New Roman"/>
          <w:color w:val="000000"/>
          <w:u w:color="000000"/>
          <w:lang w:val="en-CA"/>
        </w:rPr>
        <w:t>.</w:t>
      </w:r>
    </w:p>
    <w:p w14:paraId="3AF020FF" w14:textId="60AAE084" w:rsidR="00246D10" w:rsidRDefault="00246D10" w:rsidP="00246D10">
      <w:pPr>
        <w:pStyle w:val="Heading3"/>
        <w:spacing w:line="480" w:lineRule="auto"/>
        <w:rPr>
          <w:rFonts w:ascii="Times New Roman" w:hAnsi="Times New Roman" w:cs="Times New Roman"/>
          <w:color w:val="000000" w:themeColor="text1"/>
          <w:sz w:val="24"/>
          <w:szCs w:val="24"/>
          <w:u w:val="single" w:color="000000"/>
          <w:lang w:val="en-CA"/>
        </w:rPr>
      </w:pPr>
      <w:bookmarkStart w:id="223" w:name="_Toc200031453"/>
      <w:r w:rsidRPr="00246D10">
        <w:rPr>
          <w:rFonts w:ascii="Times New Roman" w:hAnsi="Times New Roman" w:cs="Times New Roman"/>
          <w:color w:val="000000" w:themeColor="text1"/>
          <w:sz w:val="24"/>
          <w:szCs w:val="24"/>
          <w:u w:val="single" w:color="000000"/>
          <w:lang w:val="en-CA"/>
        </w:rPr>
        <w:lastRenderedPageBreak/>
        <w:t>Habitat characteristics</w:t>
      </w:r>
      <w:r w:rsidR="00E76540">
        <w:rPr>
          <w:rFonts w:ascii="Times New Roman" w:hAnsi="Times New Roman" w:cs="Times New Roman"/>
          <w:color w:val="000000" w:themeColor="text1"/>
          <w:sz w:val="24"/>
          <w:szCs w:val="24"/>
          <w:u w:val="single" w:color="000000"/>
          <w:lang w:val="en-CA"/>
        </w:rPr>
        <w:t xml:space="preserve"> from open-source datasets</w:t>
      </w:r>
      <w:bookmarkEnd w:id="223"/>
    </w:p>
    <w:p w14:paraId="70A02D55" w14:textId="0E250068" w:rsidR="00246D10" w:rsidRPr="00451FE6" w:rsidRDefault="00246D10" w:rsidP="00451FE6">
      <w:pPr>
        <w:spacing w:line="480" w:lineRule="auto"/>
        <w:jc w:val="both"/>
        <w:rPr>
          <w:rFonts w:ascii="Times New Roman" w:hAnsi="Times New Roman" w:cs="Times New Roman"/>
          <w:color w:val="000000" w:themeColor="text1"/>
          <w:lang w:val="en-CA"/>
        </w:rPr>
      </w:pPr>
      <w:r>
        <w:rPr>
          <w:rFonts w:ascii="Times New Roman" w:hAnsi="Times New Roman" w:cs="Times New Roman"/>
          <w:lang w:val="en-CA"/>
        </w:rPr>
        <w:t>A variety of habitat characteristics were integrated in the later</w:t>
      </w:r>
      <w:r w:rsidR="00DE21B2">
        <w:rPr>
          <w:rFonts w:ascii="Times New Roman" w:hAnsi="Times New Roman" w:cs="Times New Roman"/>
          <w:lang w:val="en-CA"/>
        </w:rPr>
        <w:t>-</w:t>
      </w:r>
      <w:r>
        <w:rPr>
          <w:rFonts w:ascii="Times New Roman" w:hAnsi="Times New Roman" w:cs="Times New Roman"/>
          <w:lang w:val="en-CA"/>
        </w:rPr>
        <w:t xml:space="preserve">described statistical analyses. </w:t>
      </w:r>
      <w:r w:rsidR="00F335F1">
        <w:rPr>
          <w:rFonts w:ascii="Times New Roman" w:hAnsi="Times New Roman" w:cs="Times New Roman"/>
          <w:lang w:val="en-CA"/>
        </w:rPr>
        <w:t xml:space="preserve">We have also extracted a 1-meter resolution map of the vegetation height on the island of Montreal, </w:t>
      </w:r>
      <w:r w:rsidR="00D34969">
        <w:rPr>
          <w:rFonts w:ascii="Times New Roman" w:hAnsi="Times New Roman" w:cs="Times New Roman"/>
          <w:lang w:val="en-CA"/>
        </w:rPr>
        <w:t xml:space="preserve">from the </w:t>
      </w:r>
      <w:proofErr w:type="spellStart"/>
      <w:r w:rsidR="00D34969">
        <w:rPr>
          <w:rFonts w:ascii="Times New Roman" w:hAnsi="Times New Roman" w:cs="Times New Roman"/>
          <w:lang w:val="en-CA"/>
        </w:rPr>
        <w:t>OpenForest</w:t>
      </w:r>
      <w:proofErr w:type="spellEnd"/>
      <w:r w:rsidR="00D34969">
        <w:rPr>
          <w:rFonts w:ascii="Times New Roman" w:hAnsi="Times New Roman" w:cs="Times New Roman"/>
          <w:lang w:val="en-CA"/>
        </w:rPr>
        <w:t xml:space="preserve"> interactive platform from the Government </w:t>
      </w:r>
      <w:r w:rsidR="00B561FF">
        <w:rPr>
          <w:rFonts w:ascii="Times New Roman" w:hAnsi="Times New Roman" w:cs="Times New Roman"/>
          <w:lang w:val="en-CA"/>
        </w:rPr>
        <w:t xml:space="preserve">and Municipalities of Quebec </w:t>
      </w:r>
      <w:commentRangeStart w:id="224"/>
      <w:r w:rsidR="00B561FF">
        <w:rPr>
          <w:rFonts w:ascii="Times New Roman" w:hAnsi="Times New Roman" w:cs="Times New Roman"/>
          <w:lang w:val="en-CA"/>
        </w:rPr>
        <w:fldChar w:fldCharType="begin"/>
      </w:r>
      <w:r w:rsidR="00B561FF">
        <w:rPr>
          <w:rFonts w:ascii="Times New Roman" w:hAnsi="Times New Roman" w:cs="Times New Roman"/>
          <w:lang w:val="en-CA"/>
        </w:rPr>
        <w:instrText xml:space="preserve"> ADDIN ZOTERO_ITEM CSL_CITATION {"citationID":"wvRa3rOj","properties":{"formattedCitation":"(Qu\\uc0\\u233{}bec, n.d.)","plainCitation":"(Québec, n.d.)","noteIndex":0},"citationItems":[{"id":825,"uris":["http://zotero.org/users/16770306/items/UQXXCICI"],"itemData":{"id":825,"type":"dataset","abstract":"__The link: * Access the data directory is available in the sectionDataset description sheets; Additional information. Products derived from lidar (Light Detection and Ranging) are generated as...","genre":"Carte interactive","language":"eng","medium":"HTML","number":"1fb86026-791c-45d2-88d7-58754ecebd73","title":"Lidar - Digital models (terrain, canopy, slope, level curve) - Open Government Portal","URL":"https://open.canada.ca/data/en/dataset/5e5d2750-d129-4952-b9fc-f824c5e480b4","author":[{"family":"Québec","given":"Government and Municipalities","dropping-particle":"of"}],"accessed":{"date-parts":[["2025",5,5]]}}}],"schema":"https://github.com/citation-style-language/schema/raw/master/csl-citation.json"} </w:instrText>
      </w:r>
      <w:r w:rsidR="00B561FF">
        <w:rPr>
          <w:rFonts w:ascii="Times New Roman" w:hAnsi="Times New Roman" w:cs="Times New Roman"/>
          <w:lang w:val="en-CA"/>
        </w:rPr>
        <w:fldChar w:fldCharType="separate"/>
      </w:r>
      <w:r w:rsidR="00B561FF" w:rsidRPr="00B561FF">
        <w:rPr>
          <w:rFonts w:ascii="Times New Roman" w:hAnsi="Times New Roman" w:cs="Times New Roman"/>
          <w:kern w:val="0"/>
          <w:lang w:val="en-US"/>
        </w:rPr>
        <w:t>(Québec, n.d.)</w:t>
      </w:r>
      <w:r w:rsidR="00B561FF">
        <w:rPr>
          <w:rFonts w:ascii="Times New Roman" w:hAnsi="Times New Roman" w:cs="Times New Roman"/>
          <w:lang w:val="en-CA"/>
        </w:rPr>
        <w:fldChar w:fldCharType="end"/>
      </w:r>
      <w:commentRangeEnd w:id="224"/>
      <w:r w:rsidR="00B561FF">
        <w:rPr>
          <w:rStyle w:val="CommentReference"/>
        </w:rPr>
        <w:commentReference w:id="224"/>
      </w:r>
      <w:r w:rsidR="00B561FF">
        <w:rPr>
          <w:rFonts w:ascii="Times New Roman" w:hAnsi="Times New Roman" w:cs="Times New Roman"/>
          <w:lang w:val="en-CA"/>
        </w:rPr>
        <w:t xml:space="preserve">. </w:t>
      </w:r>
      <w:r w:rsidR="00326F7D">
        <w:rPr>
          <w:rFonts w:ascii="Times New Roman" w:hAnsi="Times New Roman" w:cs="Times New Roman"/>
          <w:lang w:val="en-CA"/>
        </w:rPr>
        <w:t xml:space="preserve">The LiDAR data extracted from </w:t>
      </w:r>
      <w:proofErr w:type="spellStart"/>
      <w:r w:rsidR="00326F7D">
        <w:rPr>
          <w:rFonts w:ascii="Times New Roman" w:hAnsi="Times New Roman" w:cs="Times New Roman"/>
          <w:lang w:val="en-CA"/>
        </w:rPr>
        <w:t>OpenForest</w:t>
      </w:r>
      <w:proofErr w:type="spellEnd"/>
      <w:r w:rsidR="00326F7D">
        <w:rPr>
          <w:rFonts w:ascii="Times New Roman" w:hAnsi="Times New Roman" w:cs="Times New Roman"/>
          <w:lang w:val="en-CA"/>
        </w:rPr>
        <w:t xml:space="preserve"> was collected in 2016 and is the most up-to-date version of this dataset. </w:t>
      </w:r>
      <w:r w:rsidR="00F335F1">
        <w:rPr>
          <w:rFonts w:ascii="Times New Roman" w:hAnsi="Times New Roman" w:cs="Times New Roman"/>
          <w:lang w:val="en-CA"/>
        </w:rPr>
        <w:t>We have also collected locations of the bird feeders encountered during tracking</w:t>
      </w:r>
      <w:r w:rsidR="00326F7D">
        <w:rPr>
          <w:rFonts w:ascii="Times New Roman" w:hAnsi="Times New Roman" w:cs="Times New Roman"/>
          <w:lang w:val="en-CA"/>
        </w:rPr>
        <w:t xml:space="preserve">, and the entire area </w:t>
      </w:r>
      <w:r w:rsidR="00420980">
        <w:rPr>
          <w:rFonts w:ascii="Times New Roman" w:hAnsi="Times New Roman" w:cs="Times New Roman"/>
          <w:lang w:val="en-CA"/>
        </w:rPr>
        <w:t>of the Northern cardinals’ home ranges</w:t>
      </w:r>
      <w:r w:rsidR="00326F7D">
        <w:rPr>
          <w:rFonts w:ascii="Times New Roman" w:hAnsi="Times New Roman" w:cs="Times New Roman"/>
          <w:lang w:val="en-CA"/>
        </w:rPr>
        <w:t xml:space="preserve"> was covered by the field team. A GPS location was recorded </w:t>
      </w:r>
      <w:r w:rsidR="00420980">
        <w:rPr>
          <w:rFonts w:ascii="Times New Roman" w:hAnsi="Times New Roman" w:cs="Times New Roman"/>
          <w:lang w:val="en-CA"/>
        </w:rPr>
        <w:t xml:space="preserve">using a Garmin ETREX 22x GPS </w:t>
      </w:r>
      <w:r w:rsidR="00326F7D">
        <w:rPr>
          <w:rFonts w:ascii="Times New Roman" w:hAnsi="Times New Roman" w:cs="Times New Roman"/>
          <w:lang w:val="en-CA"/>
        </w:rPr>
        <w:t xml:space="preserve">for every bird feeder </w:t>
      </w:r>
      <w:r w:rsidR="00420980">
        <w:rPr>
          <w:rFonts w:ascii="Times New Roman" w:hAnsi="Times New Roman" w:cs="Times New Roman"/>
          <w:lang w:val="en-CA"/>
        </w:rPr>
        <w:t>encountered</w:t>
      </w:r>
      <w:r w:rsidR="00326F7D">
        <w:rPr>
          <w:rFonts w:ascii="Times New Roman" w:hAnsi="Times New Roman" w:cs="Times New Roman"/>
          <w:lang w:val="en-CA"/>
        </w:rPr>
        <w:t xml:space="preserve">, whether </w:t>
      </w:r>
      <w:r w:rsidR="00561BEB">
        <w:rPr>
          <w:rFonts w:ascii="Times New Roman" w:hAnsi="Times New Roman" w:cs="Times New Roman"/>
          <w:lang w:val="en-CA"/>
        </w:rPr>
        <w:t>on private or public property.</w:t>
      </w:r>
      <w:r w:rsidR="00D27BCF">
        <w:rPr>
          <w:rFonts w:ascii="Times New Roman" w:hAnsi="Times New Roman" w:cs="Times New Roman"/>
          <w:lang w:val="en-CA"/>
        </w:rPr>
        <w:t xml:space="preserve"> The population density data</w:t>
      </w:r>
      <w:r w:rsidR="00C27936">
        <w:rPr>
          <w:rFonts w:ascii="Times New Roman" w:hAnsi="Times New Roman" w:cs="Times New Roman"/>
          <w:lang w:val="en-CA"/>
        </w:rPr>
        <w:t xml:space="preserve"> (population density per square kilometre) for all of the study sites</w:t>
      </w:r>
      <w:r w:rsidR="00D27BCF">
        <w:rPr>
          <w:rFonts w:ascii="Times New Roman" w:hAnsi="Times New Roman" w:cs="Times New Roman"/>
          <w:lang w:val="en-CA"/>
        </w:rPr>
        <w:t xml:space="preserve"> </w:t>
      </w:r>
      <w:r w:rsidR="00F335F1">
        <w:rPr>
          <w:rFonts w:ascii="Times New Roman" w:hAnsi="Times New Roman" w:cs="Times New Roman"/>
          <w:lang w:val="en-CA"/>
        </w:rPr>
        <w:t>were</w:t>
      </w:r>
      <w:r w:rsidR="00D27BCF">
        <w:rPr>
          <w:rFonts w:ascii="Times New Roman" w:hAnsi="Times New Roman" w:cs="Times New Roman"/>
          <w:lang w:val="en-CA"/>
        </w:rPr>
        <w:t xml:space="preserve"> extracted in R using the </w:t>
      </w:r>
      <w:proofErr w:type="spellStart"/>
      <w:r w:rsidR="00D27BCF">
        <w:rPr>
          <w:rFonts w:ascii="Times New Roman" w:hAnsi="Times New Roman" w:cs="Times New Roman"/>
          <w:lang w:val="en-CA"/>
        </w:rPr>
        <w:t>Cancensus</w:t>
      </w:r>
      <w:proofErr w:type="spellEnd"/>
      <w:r w:rsidR="00D27BCF">
        <w:rPr>
          <w:rFonts w:ascii="Times New Roman" w:hAnsi="Times New Roman" w:cs="Times New Roman"/>
          <w:lang w:val="en-CA"/>
        </w:rPr>
        <w:t xml:space="preserve"> package</w:t>
      </w:r>
      <w:r w:rsidR="00C27936">
        <w:rPr>
          <w:rFonts w:ascii="Times New Roman" w:hAnsi="Times New Roman" w:cs="Times New Roman"/>
          <w:lang w:val="en-CA"/>
        </w:rPr>
        <w:t xml:space="preserve"> </w:t>
      </w:r>
      <w:r w:rsidR="00C27936">
        <w:rPr>
          <w:rFonts w:ascii="Times New Roman" w:hAnsi="Times New Roman" w:cs="Times New Roman"/>
          <w:lang w:val="en-CA"/>
        </w:rPr>
        <w:fldChar w:fldCharType="begin"/>
      </w:r>
      <w:r w:rsidR="00C27936">
        <w:rPr>
          <w:rFonts w:ascii="Times New Roman" w:hAnsi="Times New Roman" w:cs="Times New Roman"/>
          <w:lang w:val="en-CA"/>
        </w:rPr>
        <w:instrText xml:space="preserve"> ADDIN ZOTERO_ITEM CSL_CITATION {"citationID":"tld65mQ9","properties":{"formattedCitation":"(vonBergmann &amp; Jacobs, n.d.)","plainCitation":"(vonBergmann &amp; Jacobs, n.d.)","noteIndex":0},"citationItems":[{"id":827,"uris":["http://zotero.org/users/16770306/items/XGVWYM9W"],"itemData":{"id":827,"type":"software","title":"cancensus: Access, Retrieve, and Work with Canadian Census Data and Geography","URL":"https://CRAN.R-project.org/package=cancensus","version":"0.5.3","author":[{"family":"vonBergmann","given":"Jens"},{"family":"Jacobs","given":"Aaron"}],"accessed":{"date-parts":[["2025",5,5]]}}}],"schema":"https://github.com/citation-style-language/schema/raw/master/csl-citation.json"} </w:instrText>
      </w:r>
      <w:r w:rsidR="00C27936">
        <w:rPr>
          <w:rFonts w:ascii="Times New Roman" w:hAnsi="Times New Roman" w:cs="Times New Roman"/>
          <w:lang w:val="en-CA"/>
        </w:rPr>
        <w:fldChar w:fldCharType="separate"/>
      </w:r>
      <w:r w:rsidR="00C27936">
        <w:rPr>
          <w:rFonts w:ascii="Times New Roman" w:hAnsi="Times New Roman" w:cs="Times New Roman"/>
          <w:noProof/>
          <w:lang w:val="en-CA"/>
        </w:rPr>
        <w:t>(vonBergmann &amp; Jacobs, n.d.)</w:t>
      </w:r>
      <w:r w:rsidR="00C27936">
        <w:rPr>
          <w:rFonts w:ascii="Times New Roman" w:hAnsi="Times New Roman" w:cs="Times New Roman"/>
          <w:lang w:val="en-CA"/>
        </w:rPr>
        <w:fldChar w:fldCharType="end"/>
      </w:r>
      <w:r w:rsidR="00C27936">
        <w:rPr>
          <w:rFonts w:ascii="Times New Roman" w:hAnsi="Times New Roman" w:cs="Times New Roman"/>
          <w:lang w:val="en-CA"/>
        </w:rPr>
        <w:t xml:space="preserve">. </w:t>
      </w:r>
      <w:r w:rsidR="00E76540">
        <w:rPr>
          <w:rFonts w:ascii="Times New Roman" w:hAnsi="Times New Roman" w:cs="Times New Roman"/>
          <w:lang w:val="en-CA"/>
        </w:rPr>
        <w:t xml:space="preserve">The last environmental metric sourced from open data is a polygon </w:t>
      </w:r>
      <w:r w:rsidR="00E76540" w:rsidRPr="00451FE6">
        <w:rPr>
          <w:rFonts w:ascii="Times New Roman" w:hAnsi="Times New Roman" w:cs="Times New Roman"/>
          <w:color w:val="000000" w:themeColor="text1"/>
          <w:lang w:val="en-CA"/>
        </w:rPr>
        <w:t xml:space="preserve">file of the streets and roads on the island of Montreal </w:t>
      </w:r>
      <w:r w:rsidR="00E76540" w:rsidRPr="00451FE6">
        <w:rPr>
          <w:rFonts w:ascii="Times New Roman" w:hAnsi="Times New Roman" w:cs="Times New Roman"/>
          <w:color w:val="000000" w:themeColor="text1"/>
          <w:lang w:val="en-CA"/>
        </w:rPr>
        <w:fldChar w:fldCharType="begin"/>
      </w:r>
      <w:r w:rsidR="00E76540" w:rsidRPr="00451FE6">
        <w:rPr>
          <w:rFonts w:ascii="Times New Roman" w:hAnsi="Times New Roman" w:cs="Times New Roman"/>
          <w:color w:val="000000" w:themeColor="text1"/>
          <w:lang w:val="en-CA"/>
        </w:rPr>
        <w:instrText xml:space="preserve"> ADDIN ZOTERO_ITEM CSL_CITATION {"citationID":"17R0XRsQ","properties":{"formattedCitation":"(VILLE DE MONTR\\uc0\\u201{}AL,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E76540" w:rsidRPr="00451FE6">
        <w:rPr>
          <w:rFonts w:ascii="Times New Roman" w:hAnsi="Times New Roman" w:cs="Times New Roman"/>
          <w:color w:val="000000" w:themeColor="text1"/>
          <w:lang w:val="en-CA"/>
        </w:rPr>
        <w:fldChar w:fldCharType="separate"/>
      </w:r>
      <w:r w:rsidR="00E76540" w:rsidRPr="00451FE6">
        <w:rPr>
          <w:rFonts w:ascii="Times New Roman" w:hAnsi="Times New Roman" w:cs="Times New Roman"/>
          <w:color w:val="000000" w:themeColor="text1"/>
          <w:kern w:val="0"/>
          <w:lang w:val="en-US"/>
        </w:rPr>
        <w:t>(VILLE DE MONTRÉAL, 2018)</w:t>
      </w:r>
      <w:r w:rsidR="00E76540" w:rsidRPr="00451FE6">
        <w:rPr>
          <w:rFonts w:ascii="Times New Roman" w:hAnsi="Times New Roman" w:cs="Times New Roman"/>
          <w:color w:val="000000" w:themeColor="text1"/>
          <w:lang w:val="en-CA"/>
        </w:rPr>
        <w:fldChar w:fldCharType="end"/>
      </w:r>
      <w:r w:rsidR="00E76540" w:rsidRPr="00451FE6">
        <w:rPr>
          <w:rFonts w:ascii="Times New Roman" w:hAnsi="Times New Roman" w:cs="Times New Roman"/>
          <w:color w:val="000000" w:themeColor="text1"/>
          <w:lang w:val="en-CA"/>
        </w:rPr>
        <w:t>.</w:t>
      </w:r>
    </w:p>
    <w:p w14:paraId="04641E85" w14:textId="27B97911" w:rsidR="0053475B" w:rsidRPr="00451FE6" w:rsidRDefault="00451FE6" w:rsidP="004E004B">
      <w:pPr>
        <w:pStyle w:val="Heading3"/>
        <w:spacing w:line="480" w:lineRule="auto"/>
        <w:ind w:left="720" w:hanging="720"/>
        <w:jc w:val="both"/>
        <w:rPr>
          <w:rFonts w:ascii="Times New Roman" w:hAnsi="Times New Roman" w:cs="Times New Roman"/>
          <w:color w:val="000000" w:themeColor="text1"/>
          <w:sz w:val="24"/>
          <w:szCs w:val="24"/>
          <w:u w:val="single"/>
          <w:lang w:val="en-CA"/>
        </w:rPr>
      </w:pPr>
      <w:bookmarkStart w:id="225" w:name="_Toc200031454"/>
      <w:r w:rsidRPr="00451FE6">
        <w:rPr>
          <w:rFonts w:ascii="Times New Roman" w:hAnsi="Times New Roman" w:cs="Times New Roman"/>
          <w:color w:val="000000" w:themeColor="text1"/>
          <w:sz w:val="24"/>
          <w:szCs w:val="24"/>
          <w:u w:val="single"/>
          <w:lang w:val="en-CA"/>
        </w:rPr>
        <w:t>Statistical analyses</w:t>
      </w:r>
      <w:bookmarkEnd w:id="225"/>
    </w:p>
    <w:p w14:paraId="34C0F0B6" w14:textId="1DC1BB23" w:rsidR="006F1C6F" w:rsidRDefault="006F1C6F" w:rsidP="00705D11">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To begin, </w:t>
      </w:r>
      <w:r w:rsidR="00F335F1">
        <w:rPr>
          <w:rFonts w:ascii="Times New Roman" w:hAnsi="Times New Roman" w:cs="Times New Roman"/>
          <w:lang w:val="en-CA"/>
        </w:rPr>
        <w:t>we have assessed the urbanization level of each study location by calculating the mean population density</w:t>
      </w:r>
      <w:r>
        <w:rPr>
          <w:rFonts w:ascii="Times New Roman" w:hAnsi="Times New Roman" w:cs="Times New Roman"/>
          <w:lang w:val="en-CA"/>
        </w:rPr>
        <w:t xml:space="preserve">, following a bounding box covering the study area. </w:t>
      </w:r>
      <w:r w:rsidR="00AF727A">
        <w:rPr>
          <w:rFonts w:ascii="Times New Roman" w:hAnsi="Times New Roman" w:cs="Times New Roman"/>
          <w:lang w:val="en-CA"/>
        </w:rPr>
        <w:t>Because the data d</w:t>
      </w:r>
      <w:r w:rsidR="00F335F1">
        <w:rPr>
          <w:rFonts w:ascii="Times New Roman" w:hAnsi="Times New Roman" w:cs="Times New Roman"/>
          <w:lang w:val="en-CA"/>
        </w:rPr>
        <w:t>id</w:t>
      </w:r>
      <w:r w:rsidR="00AF727A">
        <w:rPr>
          <w:rFonts w:ascii="Times New Roman" w:hAnsi="Times New Roman" w:cs="Times New Roman"/>
          <w:lang w:val="en-CA"/>
        </w:rPr>
        <w:t xml:space="preserve">n’t meet ANOVA assumptions, </w:t>
      </w:r>
      <w:r w:rsidR="00F335F1">
        <w:rPr>
          <w:rFonts w:ascii="Times New Roman" w:hAnsi="Times New Roman" w:cs="Times New Roman"/>
          <w:lang w:val="en-CA"/>
        </w:rPr>
        <w:t>we used a</w:t>
      </w:r>
      <w:r w:rsidR="00AF727A">
        <w:rPr>
          <w:rFonts w:ascii="Times New Roman" w:hAnsi="Times New Roman" w:cs="Times New Roman"/>
          <w:lang w:val="en-CA"/>
        </w:rPr>
        <w:t xml:space="preserve"> non-parametric Kruskal-Wallis Test to assess site differences. This was followed by a Pairwise Wilcoxon Test to identify which specific pairs of relocation sites were different from one another.</w:t>
      </w:r>
    </w:p>
    <w:p w14:paraId="1CE42F77" w14:textId="75967543" w:rsidR="00451FE6" w:rsidRDefault="00F335F1" w:rsidP="00705D11">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We then assessed </w:t>
      </w:r>
      <w:r w:rsidR="00CD4CC8">
        <w:rPr>
          <w:rFonts w:ascii="Times New Roman" w:hAnsi="Times New Roman" w:cs="Times New Roman"/>
          <w:lang w:val="en-CA"/>
        </w:rPr>
        <w:t xml:space="preserve">how the Northern cardinals were selecting their habitats using </w:t>
      </w:r>
      <w:r w:rsidR="00DC4BA0">
        <w:rPr>
          <w:rFonts w:ascii="Times New Roman" w:hAnsi="Times New Roman" w:cs="Times New Roman"/>
          <w:lang w:val="en-CA"/>
        </w:rPr>
        <w:t xml:space="preserve">five variables, suspected of having an impact on the birds’ decision-making. Two vegetation-oriented variables were investigated: the mean height of the vegetation, along with the standard deviation of the mean vegetation height for each recorded location. Three human-oriented variables were also included in the models: the population density at all locations, the </w:t>
      </w:r>
      <w:r w:rsidR="006F1C6F">
        <w:rPr>
          <w:rFonts w:ascii="Times New Roman" w:hAnsi="Times New Roman" w:cs="Times New Roman"/>
          <w:lang w:val="en-CA"/>
        </w:rPr>
        <w:t>number</w:t>
      </w:r>
      <w:r w:rsidR="00DC4BA0">
        <w:rPr>
          <w:rFonts w:ascii="Times New Roman" w:hAnsi="Times New Roman" w:cs="Times New Roman"/>
          <w:lang w:val="en-CA"/>
        </w:rPr>
        <w:t xml:space="preserve"> of paved roads</w:t>
      </w:r>
      <w:r w:rsidR="006F1C6F">
        <w:rPr>
          <w:rFonts w:ascii="Times New Roman" w:hAnsi="Times New Roman" w:cs="Times New Roman"/>
          <w:lang w:val="en-CA"/>
        </w:rPr>
        <w:t>,</w:t>
      </w:r>
      <w:r w:rsidR="00DC4BA0">
        <w:rPr>
          <w:rFonts w:ascii="Times New Roman" w:hAnsi="Times New Roman" w:cs="Times New Roman"/>
          <w:lang w:val="en-CA"/>
        </w:rPr>
        <w:t xml:space="preserve"> and </w:t>
      </w:r>
      <w:r w:rsidR="00DC4BA0">
        <w:rPr>
          <w:rFonts w:ascii="Times New Roman" w:hAnsi="Times New Roman" w:cs="Times New Roman"/>
          <w:lang w:val="en-CA"/>
        </w:rPr>
        <w:lastRenderedPageBreak/>
        <w:t xml:space="preserve">the proximity to the nearest recorded bird feeder. </w:t>
      </w:r>
      <w:r w:rsidR="00AF727A">
        <w:rPr>
          <w:rFonts w:ascii="Times New Roman" w:hAnsi="Times New Roman" w:cs="Times New Roman"/>
          <w:lang w:val="en-CA"/>
        </w:rPr>
        <w:t>It is important to mention that t</w:t>
      </w:r>
      <w:r w:rsidR="00705D11">
        <w:rPr>
          <w:rFonts w:ascii="Times New Roman" w:hAnsi="Times New Roman" w:cs="Times New Roman"/>
          <w:lang w:val="en-CA"/>
        </w:rPr>
        <w:t xml:space="preserve">o account for the bias that may arise from the fact that in urbanized locations, GPS coordinates were mostly recorded on the </w:t>
      </w:r>
      <w:r w:rsidR="00AF727A">
        <w:rPr>
          <w:rFonts w:ascii="Times New Roman" w:hAnsi="Times New Roman" w:cs="Times New Roman"/>
          <w:lang w:val="en-CA"/>
        </w:rPr>
        <w:t xml:space="preserve">side of the </w:t>
      </w:r>
      <w:r w:rsidR="00705D11">
        <w:rPr>
          <w:rFonts w:ascii="Times New Roman" w:hAnsi="Times New Roman" w:cs="Times New Roman"/>
          <w:lang w:val="en-CA"/>
        </w:rPr>
        <w:t xml:space="preserve">streets, </w:t>
      </w:r>
      <w:proofErr w:type="gramStart"/>
      <w:r w:rsidR="00705D11">
        <w:rPr>
          <w:rFonts w:ascii="Times New Roman" w:hAnsi="Times New Roman" w:cs="Times New Roman"/>
          <w:lang w:val="en-CA"/>
        </w:rPr>
        <w:t>all of</w:t>
      </w:r>
      <w:proofErr w:type="gramEnd"/>
      <w:r w:rsidR="00705D11">
        <w:rPr>
          <w:rFonts w:ascii="Times New Roman" w:hAnsi="Times New Roman" w:cs="Times New Roman"/>
          <w:lang w:val="en-CA"/>
        </w:rPr>
        <w:t xml:space="preserve"> the GPS locations were </w:t>
      </w:r>
      <w:r w:rsidR="00E30A88">
        <w:rPr>
          <w:rFonts w:ascii="Times New Roman" w:hAnsi="Times New Roman" w:cs="Times New Roman"/>
          <w:lang w:val="en-CA"/>
        </w:rPr>
        <w:t>corrected</w:t>
      </w:r>
      <w:r w:rsidR="00705D11">
        <w:rPr>
          <w:rFonts w:ascii="Times New Roman" w:hAnsi="Times New Roman" w:cs="Times New Roman"/>
          <w:lang w:val="en-CA"/>
        </w:rPr>
        <w:t xml:space="preserve"> according to the gain and direction they were taken at, to reflect more accurately where the bird was located.</w:t>
      </w:r>
    </w:p>
    <w:p w14:paraId="5EF4D7E8" w14:textId="421AF882" w:rsidR="008A551D" w:rsidRDefault="00B14601" w:rsidP="008A551D">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First, </w:t>
      </w:r>
      <w:r w:rsidR="00CD4CC8">
        <w:rPr>
          <w:rFonts w:ascii="Times New Roman" w:hAnsi="Times New Roman" w:cs="Times New Roman"/>
          <w:lang w:val="en-CA"/>
        </w:rPr>
        <w:t xml:space="preserve">we ran </w:t>
      </w:r>
      <w:r>
        <w:rPr>
          <w:rFonts w:ascii="Times New Roman" w:hAnsi="Times New Roman" w:cs="Times New Roman"/>
          <w:lang w:val="en-CA"/>
        </w:rPr>
        <w:t>a set of four generalized linear mixed models</w:t>
      </w:r>
      <w:r w:rsidR="00A715C8">
        <w:rPr>
          <w:rFonts w:ascii="Times New Roman" w:hAnsi="Times New Roman" w:cs="Times New Roman"/>
          <w:lang w:val="en-CA"/>
        </w:rPr>
        <w:t xml:space="preserve"> (GLMMs)</w:t>
      </w:r>
      <w:r>
        <w:rPr>
          <w:rFonts w:ascii="Times New Roman" w:hAnsi="Times New Roman" w:cs="Times New Roman"/>
          <w:lang w:val="en-CA"/>
        </w:rPr>
        <w:t xml:space="preserve"> for each study location with data extracted from four different radius areas (buffer zones), to assess the Northern cardinals’ habitat selection scale. For each model, </w:t>
      </w:r>
      <w:r w:rsidR="00CD4CC8">
        <w:rPr>
          <w:rFonts w:ascii="Times New Roman" w:hAnsi="Times New Roman" w:cs="Times New Roman"/>
          <w:lang w:val="en-CA"/>
        </w:rPr>
        <w:t xml:space="preserve">we included </w:t>
      </w:r>
      <w:r>
        <w:rPr>
          <w:rFonts w:ascii="Times New Roman" w:hAnsi="Times New Roman" w:cs="Times New Roman"/>
          <w:lang w:val="en-CA"/>
        </w:rPr>
        <w:t xml:space="preserve">all </w:t>
      </w:r>
      <w:r w:rsidR="00A715C8">
        <w:rPr>
          <w:rFonts w:ascii="Times New Roman" w:hAnsi="Times New Roman" w:cs="Times New Roman"/>
          <w:lang w:val="en-CA"/>
        </w:rPr>
        <w:t xml:space="preserve">five </w:t>
      </w:r>
      <w:r>
        <w:rPr>
          <w:rFonts w:ascii="Times New Roman" w:hAnsi="Times New Roman" w:cs="Times New Roman"/>
          <w:lang w:val="en-CA"/>
        </w:rPr>
        <w:t>of the previously mentioned variables</w:t>
      </w:r>
      <w:r w:rsidR="00A715C8">
        <w:rPr>
          <w:rFonts w:ascii="Times New Roman" w:hAnsi="Times New Roman" w:cs="Times New Roman"/>
          <w:lang w:val="en-CA"/>
        </w:rPr>
        <w:t xml:space="preserve">. </w:t>
      </w:r>
      <w:r w:rsidR="00CD4CC8">
        <w:rPr>
          <w:rFonts w:ascii="Times New Roman" w:hAnsi="Times New Roman" w:cs="Times New Roman"/>
          <w:lang w:val="en-CA"/>
        </w:rPr>
        <w:t>We</w:t>
      </w:r>
      <w:r w:rsidR="00A715C8">
        <w:rPr>
          <w:rFonts w:ascii="Times New Roman" w:hAnsi="Times New Roman" w:cs="Times New Roman"/>
          <w:lang w:val="en-CA"/>
        </w:rPr>
        <w:t xml:space="preserve"> </w:t>
      </w:r>
      <w:r w:rsidR="00AF727A">
        <w:rPr>
          <w:rFonts w:ascii="Times New Roman" w:hAnsi="Times New Roman" w:cs="Times New Roman"/>
          <w:lang w:val="en-CA"/>
        </w:rPr>
        <w:t>evaluat</w:t>
      </w:r>
      <w:r w:rsidR="00A715C8">
        <w:rPr>
          <w:rFonts w:ascii="Times New Roman" w:hAnsi="Times New Roman" w:cs="Times New Roman"/>
          <w:lang w:val="en-CA"/>
        </w:rPr>
        <w:t>ed</w:t>
      </w:r>
      <w:r w:rsidR="00CD4CC8">
        <w:rPr>
          <w:rFonts w:ascii="Times New Roman" w:hAnsi="Times New Roman" w:cs="Times New Roman"/>
          <w:lang w:val="en-CA"/>
        </w:rPr>
        <w:t xml:space="preserve"> the models</w:t>
      </w:r>
      <w:r w:rsidR="00A715C8">
        <w:rPr>
          <w:rFonts w:ascii="Times New Roman" w:hAnsi="Times New Roman" w:cs="Times New Roman"/>
          <w:lang w:val="en-CA"/>
        </w:rPr>
        <w:t xml:space="preserve"> using the corrected Akaike Information Criterion (</w:t>
      </w:r>
      <w:proofErr w:type="spellStart"/>
      <w:r w:rsidR="00A715C8">
        <w:rPr>
          <w:rFonts w:ascii="Times New Roman" w:hAnsi="Times New Roman" w:cs="Times New Roman"/>
          <w:lang w:val="en-CA"/>
        </w:rPr>
        <w:t>AICc</w:t>
      </w:r>
      <w:proofErr w:type="spellEnd"/>
      <w:r w:rsidR="00A715C8">
        <w:rPr>
          <w:rFonts w:ascii="Times New Roman" w:hAnsi="Times New Roman" w:cs="Times New Roman"/>
          <w:lang w:val="en-CA"/>
        </w:rPr>
        <w:t xml:space="preserve">) values, which </w:t>
      </w:r>
      <w:proofErr w:type="gramStart"/>
      <w:r w:rsidR="00A715C8">
        <w:rPr>
          <w:rFonts w:ascii="Times New Roman" w:hAnsi="Times New Roman" w:cs="Times New Roman"/>
          <w:lang w:val="en-CA"/>
        </w:rPr>
        <w:t>take into account</w:t>
      </w:r>
      <w:proofErr w:type="gramEnd"/>
      <w:r w:rsidR="00A715C8">
        <w:rPr>
          <w:rFonts w:ascii="Times New Roman" w:hAnsi="Times New Roman" w:cs="Times New Roman"/>
          <w:lang w:val="en-CA"/>
        </w:rPr>
        <w:t xml:space="preserve"> small sample sizes. Once an optimal habitat selection scale was determined for each location,</w:t>
      </w:r>
      <w:r w:rsidR="00CD4CC8">
        <w:rPr>
          <w:rFonts w:ascii="Times New Roman" w:hAnsi="Times New Roman" w:cs="Times New Roman"/>
          <w:lang w:val="en-CA"/>
        </w:rPr>
        <w:t xml:space="preserve"> we conducted</w:t>
      </w:r>
      <w:r w:rsidR="00A715C8">
        <w:rPr>
          <w:rFonts w:ascii="Times New Roman" w:hAnsi="Times New Roman" w:cs="Times New Roman"/>
          <w:lang w:val="en-CA"/>
        </w:rPr>
        <w:t xml:space="preserve"> a use-availability analysis </w:t>
      </w:r>
      <w:r w:rsidR="00AF727A">
        <w:rPr>
          <w:rFonts w:ascii="Times New Roman" w:hAnsi="Times New Roman" w:cs="Times New Roman"/>
          <w:lang w:val="en-CA"/>
        </w:rPr>
        <w:t>to investigate the Northern cardinals’ habitat preferences</w:t>
      </w:r>
      <w:r w:rsidR="00E30A88">
        <w:rPr>
          <w:rFonts w:ascii="Times New Roman" w:hAnsi="Times New Roman" w:cs="Times New Roman"/>
          <w:lang w:val="en-CA"/>
        </w:rPr>
        <w:t xml:space="preserve"> based on the five variables mentioned above. For each study site, </w:t>
      </w:r>
      <w:r w:rsidR="00CD4CC8">
        <w:rPr>
          <w:rFonts w:ascii="Times New Roman" w:hAnsi="Times New Roman" w:cs="Times New Roman"/>
          <w:lang w:val="en-CA"/>
        </w:rPr>
        <w:t>we ran a</w:t>
      </w:r>
      <w:r w:rsidR="00E30A88">
        <w:rPr>
          <w:rFonts w:ascii="Times New Roman" w:hAnsi="Times New Roman" w:cs="Times New Roman"/>
          <w:lang w:val="en-CA"/>
        </w:rPr>
        <w:t xml:space="preserve"> “Full model” (</w:t>
      </w:r>
      <w:r w:rsidR="00E2112F">
        <w:rPr>
          <w:rFonts w:ascii="Times New Roman" w:hAnsi="Times New Roman" w:cs="Times New Roman"/>
          <w:lang w:val="en-CA"/>
        </w:rPr>
        <w:t xml:space="preserve">Used ~ </w:t>
      </w:r>
      <w:r w:rsidR="00E30A88">
        <w:rPr>
          <w:rFonts w:ascii="Times New Roman" w:hAnsi="Times New Roman" w:cs="Times New Roman"/>
          <w:lang w:val="en-CA"/>
        </w:rPr>
        <w:t>Mean vegetation height + Sd vegetation height + Population density + Road length + Distance to nearest feeder + (1|Winter) + (1|Site) + (1|ID))</w:t>
      </w:r>
      <w:r w:rsidR="006B3799">
        <w:rPr>
          <w:rFonts w:ascii="Times New Roman" w:hAnsi="Times New Roman" w:cs="Times New Roman"/>
          <w:lang w:val="en-CA"/>
        </w:rPr>
        <w:t xml:space="preserve">, including all of the variables, plus the winter (years of sampling), relocation site and bird ID as random effects. The second model </w:t>
      </w:r>
      <w:r w:rsidR="00CD4CC8">
        <w:rPr>
          <w:rFonts w:ascii="Times New Roman" w:hAnsi="Times New Roman" w:cs="Times New Roman"/>
          <w:lang w:val="en-CA"/>
        </w:rPr>
        <w:t>we ran</w:t>
      </w:r>
      <w:r w:rsidR="006B3799">
        <w:rPr>
          <w:rFonts w:ascii="Times New Roman" w:hAnsi="Times New Roman" w:cs="Times New Roman"/>
          <w:lang w:val="en-CA"/>
        </w:rPr>
        <w:t xml:space="preserve"> was the “Vegetation height” model (</w:t>
      </w:r>
      <w:r w:rsidR="00E2112F">
        <w:rPr>
          <w:rFonts w:ascii="Times New Roman" w:hAnsi="Times New Roman" w:cs="Times New Roman"/>
          <w:lang w:val="en-CA"/>
        </w:rPr>
        <w:t xml:space="preserve">Used ~ </w:t>
      </w:r>
      <w:r w:rsidR="006B3799">
        <w:rPr>
          <w:rFonts w:ascii="Times New Roman" w:hAnsi="Times New Roman" w:cs="Times New Roman"/>
          <w:lang w:val="en-CA"/>
        </w:rPr>
        <w:t xml:space="preserve">Mean vegetation height + (1|Winter) + (1|Site) + (1|ID)), assuming the vertical height of vegetation was a primary factor for decision making. The third model </w:t>
      </w:r>
      <w:r w:rsidR="00CD4CC8">
        <w:rPr>
          <w:rFonts w:ascii="Times New Roman" w:hAnsi="Times New Roman" w:cs="Times New Roman"/>
          <w:lang w:val="en-CA"/>
        </w:rPr>
        <w:t>we ran was</w:t>
      </w:r>
      <w:r w:rsidR="006B3799">
        <w:rPr>
          <w:rFonts w:ascii="Times New Roman" w:hAnsi="Times New Roman" w:cs="Times New Roman"/>
          <w:lang w:val="en-CA"/>
        </w:rPr>
        <w:t xml:space="preserve"> “Sd vegetation height” (</w:t>
      </w:r>
      <w:r w:rsidR="00E2112F">
        <w:rPr>
          <w:rFonts w:ascii="Times New Roman" w:hAnsi="Times New Roman" w:cs="Times New Roman"/>
          <w:lang w:val="en-CA"/>
        </w:rPr>
        <w:t xml:space="preserve">Used ~ </w:t>
      </w:r>
      <w:r w:rsidR="006B3799">
        <w:rPr>
          <w:rFonts w:ascii="Times New Roman" w:hAnsi="Times New Roman" w:cs="Times New Roman"/>
          <w:lang w:val="en-CA"/>
        </w:rPr>
        <w:t>Sd vegetation height + (1|Winter) + (1|Site) + (1|ID)), in this case</w:t>
      </w:r>
      <w:r w:rsidR="00CD4CC8">
        <w:rPr>
          <w:rFonts w:ascii="Times New Roman" w:hAnsi="Times New Roman" w:cs="Times New Roman"/>
          <w:lang w:val="en-CA"/>
        </w:rPr>
        <w:t>,</w:t>
      </w:r>
      <w:r w:rsidR="006B3799">
        <w:rPr>
          <w:rFonts w:ascii="Times New Roman" w:hAnsi="Times New Roman" w:cs="Times New Roman"/>
          <w:lang w:val="en-CA"/>
        </w:rPr>
        <w:t xml:space="preserve"> </w:t>
      </w:r>
      <w:r w:rsidR="00CD4CC8">
        <w:rPr>
          <w:rFonts w:ascii="Times New Roman" w:hAnsi="Times New Roman" w:cs="Times New Roman"/>
          <w:lang w:val="en-CA"/>
        </w:rPr>
        <w:t>we assume</w:t>
      </w:r>
      <w:r w:rsidR="006B3799">
        <w:rPr>
          <w:rFonts w:ascii="Times New Roman" w:hAnsi="Times New Roman" w:cs="Times New Roman"/>
          <w:lang w:val="en-CA"/>
        </w:rPr>
        <w:t xml:space="preserve"> that the vertical composition was a more predominant decision-making factor compared to height on its own. The fourth model </w:t>
      </w:r>
      <w:r w:rsidR="00CD4CC8">
        <w:rPr>
          <w:rFonts w:ascii="Times New Roman" w:hAnsi="Times New Roman" w:cs="Times New Roman"/>
          <w:lang w:val="en-CA"/>
        </w:rPr>
        <w:t>we ran</w:t>
      </w:r>
      <w:r w:rsidR="006B3799">
        <w:rPr>
          <w:rFonts w:ascii="Times New Roman" w:hAnsi="Times New Roman" w:cs="Times New Roman"/>
          <w:lang w:val="en-CA"/>
        </w:rPr>
        <w:t xml:space="preserve"> was the “Human model” (</w:t>
      </w:r>
      <w:r w:rsidR="00E2112F">
        <w:rPr>
          <w:rFonts w:ascii="Times New Roman" w:hAnsi="Times New Roman" w:cs="Times New Roman"/>
          <w:lang w:val="en-CA"/>
        </w:rPr>
        <w:t xml:space="preserve">Used ~ </w:t>
      </w:r>
      <w:r w:rsidR="006B3799">
        <w:rPr>
          <w:rFonts w:ascii="Times New Roman" w:hAnsi="Times New Roman" w:cs="Times New Roman"/>
          <w:lang w:val="en-CA"/>
        </w:rPr>
        <w:t xml:space="preserve">Population density + Road length + </w:t>
      </w:r>
      <w:r w:rsidR="00E2112F">
        <w:rPr>
          <w:rFonts w:ascii="Times New Roman" w:hAnsi="Times New Roman" w:cs="Times New Roman"/>
          <w:lang w:val="en-CA"/>
        </w:rPr>
        <w:t xml:space="preserve">Distance to nearest feeders + (1|Winter) + (1|Site) + (1|ID)), which assumed that the cardinals would rely mostly on human-related cues to select a wintering habitat. The final model </w:t>
      </w:r>
      <w:r w:rsidR="00CD4CC8">
        <w:rPr>
          <w:rFonts w:ascii="Times New Roman" w:hAnsi="Times New Roman" w:cs="Times New Roman"/>
          <w:lang w:val="en-CA"/>
        </w:rPr>
        <w:t xml:space="preserve">we ran </w:t>
      </w:r>
      <w:r w:rsidR="00E2112F">
        <w:rPr>
          <w:rFonts w:ascii="Times New Roman" w:hAnsi="Times New Roman" w:cs="Times New Roman"/>
          <w:lang w:val="en-CA"/>
        </w:rPr>
        <w:t xml:space="preserve">was the “Null” model, including </w:t>
      </w:r>
      <w:r w:rsidR="00E2112F">
        <w:rPr>
          <w:rFonts w:ascii="Times New Roman" w:hAnsi="Times New Roman" w:cs="Times New Roman"/>
          <w:lang w:val="en-CA"/>
        </w:rPr>
        <w:lastRenderedPageBreak/>
        <w:t xml:space="preserve">only the random effects variables (Used ~ + (1|Winter) + (1|Site) + (1|ID)). </w:t>
      </w:r>
      <w:r w:rsidR="00CD4CC8">
        <w:rPr>
          <w:rFonts w:ascii="Times New Roman" w:hAnsi="Times New Roman" w:cs="Times New Roman"/>
          <w:lang w:val="en-CA"/>
        </w:rPr>
        <w:t>We then once again selected the best models according to</w:t>
      </w:r>
      <w:r w:rsidR="00E2112F">
        <w:rPr>
          <w:rFonts w:ascii="Times New Roman" w:hAnsi="Times New Roman" w:cs="Times New Roman"/>
          <w:lang w:val="en-CA"/>
        </w:rPr>
        <w:t xml:space="preserve"> the corrected Akaike Information Criterion (</w:t>
      </w:r>
      <w:proofErr w:type="spellStart"/>
      <w:r w:rsidR="00E2112F">
        <w:rPr>
          <w:rFonts w:ascii="Times New Roman" w:hAnsi="Times New Roman" w:cs="Times New Roman"/>
          <w:lang w:val="en-CA"/>
        </w:rPr>
        <w:t>AICc</w:t>
      </w:r>
      <w:proofErr w:type="spellEnd"/>
      <w:r w:rsidR="00E2112F">
        <w:rPr>
          <w:rFonts w:ascii="Times New Roman" w:hAnsi="Times New Roman" w:cs="Times New Roman"/>
          <w:lang w:val="en-CA"/>
        </w:rPr>
        <w:t>)</w:t>
      </w:r>
      <w:r w:rsidR="008A551D">
        <w:rPr>
          <w:rFonts w:ascii="Times New Roman" w:hAnsi="Times New Roman" w:cs="Times New Roman"/>
          <w:lang w:val="en-CA"/>
        </w:rPr>
        <w:t>.</w:t>
      </w:r>
    </w:p>
    <w:p w14:paraId="69355CA2" w14:textId="4B8B3C8B" w:rsidR="00705D11" w:rsidRPr="00775107" w:rsidRDefault="00CD4CC8" w:rsidP="008A551D">
      <w:pPr>
        <w:spacing w:line="480" w:lineRule="auto"/>
        <w:ind w:firstLine="720"/>
        <w:jc w:val="both"/>
        <w:rPr>
          <w:rFonts w:ascii="Times New Roman" w:hAnsi="Times New Roman" w:cs="Times New Roman"/>
          <w:lang w:val="en-CA"/>
        </w:rPr>
      </w:pPr>
      <w:r>
        <w:rPr>
          <w:rFonts w:ascii="Times New Roman" w:hAnsi="Times New Roman" w:cs="Times New Roman"/>
          <w:lang w:val="en-CA"/>
        </w:rPr>
        <w:t>We used the</w:t>
      </w:r>
      <w:r w:rsidR="008A551D">
        <w:rPr>
          <w:rFonts w:ascii="Times New Roman" w:hAnsi="Times New Roman" w:cs="Times New Roman"/>
          <w:lang w:val="en-CA"/>
        </w:rPr>
        <w:t xml:space="preserve"> Variance Inflation Factor (VIF)</w:t>
      </w:r>
      <w:r>
        <w:rPr>
          <w:rFonts w:ascii="Times New Roman" w:hAnsi="Times New Roman" w:cs="Times New Roman"/>
          <w:lang w:val="en-CA"/>
        </w:rPr>
        <w:t xml:space="preserve"> </w:t>
      </w:r>
      <w:r w:rsidR="008A551D">
        <w:rPr>
          <w:rFonts w:ascii="Times New Roman" w:hAnsi="Times New Roman" w:cs="Times New Roman"/>
          <w:lang w:val="en-CA"/>
        </w:rPr>
        <w:t xml:space="preserve">to quantify multicollinearity among the predictor variables of the models selected through the </w:t>
      </w:r>
      <w:proofErr w:type="spellStart"/>
      <w:r w:rsidR="008A551D">
        <w:rPr>
          <w:rFonts w:ascii="Times New Roman" w:hAnsi="Times New Roman" w:cs="Times New Roman"/>
          <w:lang w:val="en-CA"/>
        </w:rPr>
        <w:t>AICc</w:t>
      </w:r>
      <w:proofErr w:type="spellEnd"/>
      <w:r w:rsidR="008A551D">
        <w:rPr>
          <w:rFonts w:ascii="Times New Roman" w:hAnsi="Times New Roman" w:cs="Times New Roman"/>
          <w:lang w:val="en-CA"/>
        </w:rPr>
        <w:t xml:space="preserve"> process. VIF values of over 10 were considered very problematic, values between 5 and 10 were considered problematic, and values below or of 5 were considered acceptable. Finally, if the VIF scores are </w:t>
      </w:r>
      <w:r>
        <w:rPr>
          <w:rFonts w:ascii="Times New Roman" w:hAnsi="Times New Roman" w:cs="Times New Roman"/>
          <w:lang w:val="en-CA"/>
        </w:rPr>
        <w:t xml:space="preserve">deemed </w:t>
      </w:r>
      <w:r w:rsidR="008A551D">
        <w:rPr>
          <w:rFonts w:ascii="Times New Roman" w:hAnsi="Times New Roman" w:cs="Times New Roman"/>
          <w:lang w:val="en-CA"/>
        </w:rPr>
        <w:t xml:space="preserve">satisfactory, </w:t>
      </w:r>
      <w:r>
        <w:rPr>
          <w:rFonts w:ascii="Times New Roman" w:hAnsi="Times New Roman" w:cs="Times New Roman"/>
          <w:lang w:val="en-CA"/>
        </w:rPr>
        <w:t>we conducted a</w:t>
      </w:r>
      <w:r w:rsidR="008A551D">
        <w:rPr>
          <w:rFonts w:ascii="Times New Roman" w:hAnsi="Times New Roman" w:cs="Times New Roman"/>
          <w:lang w:val="en-CA"/>
        </w:rPr>
        <w:t xml:space="preserve"> Hosmer-</w:t>
      </w:r>
      <w:proofErr w:type="spellStart"/>
      <w:r w:rsidR="008A551D">
        <w:rPr>
          <w:rFonts w:ascii="Times New Roman" w:hAnsi="Times New Roman" w:cs="Times New Roman"/>
          <w:lang w:val="en-CA"/>
        </w:rPr>
        <w:t>Lemeshow</w:t>
      </w:r>
      <w:proofErr w:type="spellEnd"/>
      <w:r w:rsidR="008A551D">
        <w:rPr>
          <w:rFonts w:ascii="Times New Roman" w:hAnsi="Times New Roman" w:cs="Times New Roman"/>
          <w:lang w:val="en-CA"/>
        </w:rPr>
        <w:t xml:space="preserve"> Goodness-of-Fit Test (H-L GOF) </w:t>
      </w:r>
      <w:r>
        <w:rPr>
          <w:rFonts w:ascii="Times New Roman" w:hAnsi="Times New Roman" w:cs="Times New Roman"/>
          <w:lang w:val="en-CA"/>
        </w:rPr>
        <w:t xml:space="preserve">to </w:t>
      </w:r>
      <w:r w:rsidR="008A551D">
        <w:rPr>
          <w:rFonts w:ascii="Times New Roman" w:hAnsi="Times New Roman" w:cs="Times New Roman"/>
          <w:lang w:val="en-CA"/>
        </w:rPr>
        <w:t>evaluate how well the model’s predicted probabilities match the observed data.</w:t>
      </w:r>
      <w:r w:rsidR="00775107">
        <w:rPr>
          <w:rFonts w:ascii="Times New Roman" w:hAnsi="Times New Roman" w:cs="Times New Roman"/>
          <w:lang w:val="en-CA"/>
        </w:rPr>
        <w:t xml:space="preserve"> A high </w:t>
      </w:r>
      <w:r w:rsidR="00775107">
        <w:rPr>
          <w:rFonts w:ascii="Times New Roman" w:hAnsi="Times New Roman" w:cs="Times New Roman"/>
          <w:i/>
          <w:iCs/>
          <w:lang w:val="en-CA"/>
        </w:rPr>
        <w:t>p-value</w:t>
      </w:r>
      <w:r w:rsidR="00775107">
        <w:rPr>
          <w:rFonts w:ascii="Times New Roman" w:hAnsi="Times New Roman" w:cs="Times New Roman"/>
          <w:lang w:val="en-CA"/>
        </w:rPr>
        <w:t xml:space="preserve"> (&gt; 0.05) indicates no evidence of poor fit, meaning the model is likely adequate for the data. On the contrary, a low </w:t>
      </w:r>
      <w:r w:rsidR="00775107">
        <w:rPr>
          <w:rFonts w:ascii="Times New Roman" w:hAnsi="Times New Roman" w:cs="Times New Roman"/>
          <w:i/>
          <w:iCs/>
          <w:lang w:val="en-CA"/>
        </w:rPr>
        <w:t>p-value</w:t>
      </w:r>
      <w:r w:rsidR="00775107">
        <w:rPr>
          <w:rFonts w:ascii="Times New Roman" w:hAnsi="Times New Roman" w:cs="Times New Roman"/>
          <w:lang w:val="en-CA"/>
        </w:rPr>
        <w:t xml:space="preserve"> (&lt; 0.05) will indicate a lack of fit, meaning the model may be mis-specified for the </w:t>
      </w:r>
      <w:commentRangeStart w:id="226"/>
      <w:r w:rsidR="00775107">
        <w:rPr>
          <w:rFonts w:ascii="Times New Roman" w:hAnsi="Times New Roman" w:cs="Times New Roman"/>
          <w:lang w:val="en-CA"/>
        </w:rPr>
        <w:t>data</w:t>
      </w:r>
      <w:commentRangeEnd w:id="226"/>
      <w:r w:rsidR="00441FF4">
        <w:rPr>
          <w:rStyle w:val="CommentReference"/>
        </w:rPr>
        <w:commentReference w:id="226"/>
      </w:r>
      <w:r w:rsidR="00775107">
        <w:rPr>
          <w:rFonts w:ascii="Times New Roman" w:hAnsi="Times New Roman" w:cs="Times New Roman"/>
          <w:lang w:val="en-CA"/>
        </w:rPr>
        <w:t>.</w:t>
      </w:r>
    </w:p>
    <w:p w14:paraId="22771EE6" w14:textId="77777777" w:rsidR="0094673A" w:rsidRPr="0094673A" w:rsidRDefault="0094673A" w:rsidP="0094673A">
      <w:pPr>
        <w:rPr>
          <w:lang w:val="en-CA"/>
        </w:rPr>
      </w:pPr>
    </w:p>
    <w:p w14:paraId="4DC6B38C" w14:textId="226DB4B3" w:rsidR="00B02FAD" w:rsidRDefault="0082677E" w:rsidP="00C461AF">
      <w:pPr>
        <w:pStyle w:val="Heading3"/>
        <w:spacing w:line="480" w:lineRule="auto"/>
        <w:jc w:val="both"/>
        <w:rPr>
          <w:rFonts w:ascii="Times New Roman" w:hAnsi="Times New Roman" w:cs="Times New Roman"/>
          <w:b/>
          <w:bCs/>
          <w:color w:val="000000" w:themeColor="text1"/>
          <w:lang w:val="en-CA"/>
        </w:rPr>
      </w:pPr>
      <w:bookmarkStart w:id="227" w:name="_Toc200031455"/>
      <w:commentRangeStart w:id="228"/>
      <w:r w:rsidRPr="00BC2255">
        <w:rPr>
          <w:rFonts w:ascii="Times New Roman" w:hAnsi="Times New Roman" w:cs="Times New Roman"/>
          <w:b/>
          <w:bCs/>
          <w:color w:val="000000" w:themeColor="text1"/>
          <w:lang w:val="en-CA"/>
        </w:rPr>
        <w:t>Results</w:t>
      </w:r>
      <w:commentRangeEnd w:id="228"/>
      <w:r w:rsidR="00E606DE" w:rsidRPr="00BC2255">
        <w:rPr>
          <w:rStyle w:val="CommentReference"/>
          <w:rFonts w:ascii="Times New Roman" w:hAnsi="Times New Roman" w:cs="Times New Roman"/>
          <w:b/>
          <w:bCs/>
          <w:color w:val="000000" w:themeColor="text1"/>
          <w:sz w:val="28"/>
          <w:szCs w:val="28"/>
        </w:rPr>
        <w:commentReference w:id="228"/>
      </w:r>
      <w:bookmarkEnd w:id="227"/>
    </w:p>
    <w:p w14:paraId="18F1530F" w14:textId="79680637" w:rsidR="00C461AF" w:rsidRDefault="00D62B23" w:rsidP="00D62B23">
      <w:pPr>
        <w:pStyle w:val="Heading3"/>
        <w:spacing w:line="480" w:lineRule="auto"/>
        <w:rPr>
          <w:rFonts w:ascii="Times New Roman" w:hAnsi="Times New Roman" w:cs="Times New Roman"/>
          <w:color w:val="000000" w:themeColor="text1"/>
          <w:sz w:val="24"/>
          <w:szCs w:val="24"/>
          <w:u w:val="single"/>
          <w:lang w:val="en-CA"/>
        </w:rPr>
      </w:pPr>
      <w:bookmarkStart w:id="229" w:name="_Toc200031456"/>
      <w:r w:rsidRPr="00D62B23">
        <w:rPr>
          <w:rFonts w:ascii="Times New Roman" w:hAnsi="Times New Roman" w:cs="Times New Roman"/>
          <w:color w:val="000000" w:themeColor="text1"/>
          <w:sz w:val="24"/>
          <w:szCs w:val="24"/>
          <w:u w:val="single"/>
          <w:lang w:val="en-CA"/>
        </w:rPr>
        <w:t>Study sites urbanization level</w:t>
      </w:r>
      <w:bookmarkEnd w:id="229"/>
    </w:p>
    <w:p w14:paraId="5FBF476E" w14:textId="66BA7DD3" w:rsidR="00AA1704" w:rsidRPr="00AA1704" w:rsidRDefault="00CD4CC8" w:rsidP="00705D11">
      <w:pPr>
        <w:spacing w:line="480" w:lineRule="auto"/>
        <w:ind w:firstLine="720"/>
        <w:jc w:val="both"/>
        <w:rPr>
          <w:rFonts w:ascii="Times New Roman" w:hAnsi="Times New Roman" w:cs="Times New Roman"/>
          <w:lang w:val="en-CA"/>
        </w:rPr>
      </w:pPr>
      <w:del w:id="230" w:author="Kyle Elliott, Dr" w:date="2025-06-17T19:41:00Z" w16du:dateUtc="2025-06-17T23:41:00Z">
        <w:r w:rsidDel="00441FF4">
          <w:rPr>
            <w:rFonts w:ascii="Times New Roman" w:hAnsi="Times New Roman" w:cs="Times New Roman"/>
            <w:lang w:val="en-CA"/>
          </w:rPr>
          <w:delText>We found that a</w:delText>
        </w:r>
      </w:del>
      <w:ins w:id="231" w:author="Kyle Elliott, Dr" w:date="2025-06-17T19:41:00Z" w16du:dateUtc="2025-06-17T23:41:00Z">
        <w:r w:rsidR="00441FF4">
          <w:rPr>
            <w:rFonts w:ascii="Times New Roman" w:hAnsi="Times New Roman" w:cs="Times New Roman"/>
            <w:lang w:val="en-CA"/>
          </w:rPr>
          <w:t>A</w:t>
        </w:r>
      </w:ins>
      <w:r w:rsidR="00D62B23">
        <w:rPr>
          <w:rFonts w:ascii="Times New Roman" w:hAnsi="Times New Roman" w:cs="Times New Roman"/>
          <w:lang w:val="en-CA"/>
        </w:rPr>
        <w:t>ll translocation sites had a significantly different level of urbanization from one another (</w:t>
      </w:r>
      <w:r w:rsidR="00D62B23">
        <w:rPr>
          <w:rFonts w:ascii="Times New Roman" w:hAnsi="Times New Roman" w:cs="Times New Roman"/>
          <w:i/>
          <w:iCs/>
          <w:lang w:val="en-CA"/>
        </w:rPr>
        <w:t>p</w:t>
      </w:r>
      <w:r w:rsidR="00D62B23">
        <w:rPr>
          <w:rFonts w:ascii="Times New Roman" w:hAnsi="Times New Roman" w:cs="Times New Roman"/>
          <w:lang w:val="en-CA"/>
        </w:rPr>
        <w:t xml:space="preserve"> &lt; 0.001). </w:t>
      </w:r>
      <w:commentRangeStart w:id="232"/>
      <w:r w:rsidR="00D62B23">
        <w:rPr>
          <w:rFonts w:ascii="Times New Roman" w:hAnsi="Times New Roman" w:cs="Times New Roman"/>
          <w:lang w:val="en-CA"/>
        </w:rPr>
        <w:t xml:space="preserve">Here, urbanization level is determined using population density data from the </w:t>
      </w:r>
      <w:proofErr w:type="spellStart"/>
      <w:r w:rsidR="00D62B23">
        <w:rPr>
          <w:rFonts w:ascii="Times New Roman" w:hAnsi="Times New Roman" w:cs="Times New Roman"/>
          <w:lang w:val="en-CA"/>
        </w:rPr>
        <w:t>Cancensus</w:t>
      </w:r>
      <w:proofErr w:type="spellEnd"/>
      <w:r w:rsidR="00D62B23">
        <w:rPr>
          <w:rFonts w:ascii="Times New Roman" w:hAnsi="Times New Roman" w:cs="Times New Roman"/>
          <w:lang w:val="en-CA"/>
        </w:rPr>
        <w:t xml:space="preserve"> packages, using census data from the Government of Canada for the year 2021.</w:t>
      </w:r>
      <w:commentRangeEnd w:id="232"/>
      <w:r w:rsidR="00441FF4">
        <w:rPr>
          <w:rStyle w:val="CommentReference"/>
        </w:rPr>
        <w:commentReference w:id="232"/>
      </w:r>
      <w:r w:rsidR="00D62B23">
        <w:rPr>
          <w:rFonts w:ascii="Times New Roman" w:hAnsi="Times New Roman" w:cs="Times New Roman"/>
          <w:lang w:val="en-CA"/>
        </w:rPr>
        <w:t xml:space="preserve"> The McGill Bird Observatory serving as the less urbanized location</w:t>
      </w:r>
      <w:r w:rsidR="002F5FBD">
        <w:rPr>
          <w:rFonts w:ascii="Times New Roman" w:hAnsi="Times New Roman" w:cs="Times New Roman"/>
          <w:lang w:val="en-CA"/>
        </w:rPr>
        <w:t>,</w:t>
      </w:r>
      <w:r w:rsidR="00D62B23">
        <w:rPr>
          <w:rFonts w:ascii="Times New Roman" w:hAnsi="Times New Roman" w:cs="Times New Roman"/>
          <w:lang w:val="en-CA"/>
        </w:rPr>
        <w:t xml:space="preserve"> has an average population density of 196</w:t>
      </w:r>
      <w:r w:rsidR="00AA1704">
        <w:rPr>
          <w:rFonts w:ascii="Times New Roman" w:hAnsi="Times New Roman" w:cs="Times New Roman"/>
          <w:lang w:val="en-CA"/>
        </w:rPr>
        <w:t xml:space="preserve"> people</w:t>
      </w:r>
      <w:r w:rsidR="00B77F80" w:rsidRPr="0082677E">
        <w:rPr>
          <w:rFonts w:ascii="Times New Roman" w:hAnsi="Times New Roman" w:cs="Times New Roman"/>
          <w:color w:val="000000"/>
          <w:lang w:val="en-CA"/>
        </w:rPr>
        <w:t>/</w:t>
      </w:r>
      <w:r w:rsidR="00B77F80">
        <w:rPr>
          <w:rFonts w:ascii="Times New Roman" w:hAnsi="Times New Roman" w:cs="Times New Roman"/>
          <w:color w:val="000000"/>
          <w:lang w:val="en-CA"/>
        </w:rPr>
        <w:t>km</w:t>
      </w:r>
      <w:r w:rsidR="00B77F80">
        <w:rPr>
          <w:rFonts w:ascii="Times New Roman" w:hAnsi="Times New Roman" w:cs="Times New Roman"/>
          <w:color w:val="000000"/>
          <w:vertAlign w:val="superscript"/>
          <w:lang w:val="en-CA"/>
        </w:rPr>
        <w:t>2</w:t>
      </w:r>
      <w:r w:rsidR="00B77F80">
        <w:rPr>
          <w:rFonts w:ascii="Times New Roman" w:hAnsi="Times New Roman" w:cs="Times New Roman"/>
          <w:color w:val="000000"/>
          <w:lang w:val="en-CA"/>
        </w:rPr>
        <w:t xml:space="preserve"> (SE </w:t>
      </w:r>
      <w:r w:rsidR="00B77F80">
        <w:rPr>
          <w:rFonts w:ascii="Times New Roman" w:eastAsiaTheme="minorEastAsia" w:hAnsi="Times New Roman" w:cs="Times New Roman"/>
          <w:color w:val="000000" w:themeColor="text1"/>
          <w:lang w:val="en-CA"/>
        </w:rPr>
        <w:sym w:font="Symbol" w:char="F0B1"/>
      </w:r>
      <w:r w:rsidR="00B77F80">
        <w:rPr>
          <w:rFonts w:ascii="Times New Roman" w:eastAsiaTheme="minorEastAsia" w:hAnsi="Times New Roman" w:cs="Times New Roman"/>
          <w:color w:val="000000" w:themeColor="text1"/>
          <w:lang w:val="en-CA"/>
        </w:rPr>
        <w:t xml:space="preserve"> 15 </w:t>
      </w:r>
      <w:r w:rsidR="00AA1704">
        <w:rPr>
          <w:rFonts w:ascii="Times New Roman" w:hAnsi="Times New Roman" w:cs="Times New Roman"/>
          <w:lang w:val="en-CA"/>
        </w:rPr>
        <w:t>people</w:t>
      </w:r>
      <w:r w:rsidR="00B77F80" w:rsidRPr="0082677E">
        <w:rPr>
          <w:rFonts w:ascii="Times New Roman" w:hAnsi="Times New Roman" w:cs="Times New Roman"/>
          <w:color w:val="000000"/>
          <w:lang w:val="en-CA"/>
        </w:rPr>
        <w:t>/</w:t>
      </w:r>
      <w:r w:rsidR="00B77F80">
        <w:rPr>
          <w:rFonts w:ascii="Times New Roman" w:hAnsi="Times New Roman" w:cs="Times New Roman"/>
          <w:color w:val="000000"/>
          <w:lang w:val="en-CA"/>
        </w:rPr>
        <w:t>km</w:t>
      </w:r>
      <w:r w:rsidR="00B77F80">
        <w:rPr>
          <w:rFonts w:ascii="Times New Roman" w:hAnsi="Times New Roman" w:cs="Times New Roman"/>
          <w:color w:val="000000"/>
          <w:vertAlign w:val="superscript"/>
          <w:lang w:val="en-CA"/>
        </w:rPr>
        <w:t>2</w:t>
      </w:r>
      <w:r w:rsidR="00B77F80">
        <w:rPr>
          <w:rFonts w:ascii="Times New Roman" w:hAnsi="Times New Roman" w:cs="Times New Roman"/>
          <w:color w:val="000000"/>
          <w:lang w:val="en-CA"/>
        </w:rPr>
        <w:t xml:space="preserve">). The Town of Baie </w:t>
      </w:r>
      <w:proofErr w:type="spellStart"/>
      <w:r w:rsidR="00B77F80">
        <w:rPr>
          <w:rFonts w:ascii="Times New Roman" w:hAnsi="Times New Roman" w:cs="Times New Roman"/>
          <w:color w:val="000000"/>
          <w:lang w:val="en-CA"/>
        </w:rPr>
        <w:t>d’Urfé</w:t>
      </w:r>
      <w:proofErr w:type="spellEnd"/>
      <w:r w:rsidR="00B77F80">
        <w:rPr>
          <w:rFonts w:ascii="Times New Roman" w:hAnsi="Times New Roman" w:cs="Times New Roman"/>
          <w:color w:val="000000"/>
          <w:lang w:val="en-CA"/>
        </w:rPr>
        <w:t xml:space="preserve"> area</w:t>
      </w:r>
      <w:r w:rsidR="002F5FBD">
        <w:rPr>
          <w:rFonts w:ascii="Times New Roman" w:hAnsi="Times New Roman" w:cs="Times New Roman"/>
          <w:color w:val="000000"/>
          <w:lang w:val="en-CA"/>
        </w:rPr>
        <w:t>,</w:t>
      </w:r>
      <w:r w:rsidR="00B77F80">
        <w:rPr>
          <w:rFonts w:ascii="Times New Roman" w:hAnsi="Times New Roman" w:cs="Times New Roman"/>
          <w:color w:val="000000"/>
          <w:lang w:val="en-CA"/>
        </w:rPr>
        <w:t xml:space="preserve"> considered to be an intermediate urbanized location for this study, has an average population density of </w:t>
      </w:r>
      <w:r w:rsidR="00AA1704">
        <w:rPr>
          <w:rFonts w:ascii="Times New Roman" w:hAnsi="Times New Roman" w:cs="Times New Roman"/>
          <w:color w:val="000000"/>
          <w:lang w:val="en-CA"/>
        </w:rPr>
        <w:t xml:space="preserve">918 </w:t>
      </w:r>
      <w:r w:rsidR="00AA1704">
        <w:rPr>
          <w:rFonts w:ascii="Times New Roman" w:hAnsi="Times New Roman" w:cs="Times New Roman"/>
          <w:lang w:val="en-CA"/>
        </w:rPr>
        <w:t>people</w:t>
      </w:r>
      <w:r w:rsidR="00AA1704" w:rsidRPr="0082677E">
        <w:rPr>
          <w:rFonts w:ascii="Times New Roman" w:hAnsi="Times New Roman" w:cs="Times New Roman"/>
          <w:color w:val="000000"/>
          <w:lang w:val="en-CA"/>
        </w:rPr>
        <w:t>/</w:t>
      </w:r>
      <w:r w:rsidR="00AA1704">
        <w:rPr>
          <w:rFonts w:ascii="Times New Roman" w:hAnsi="Times New Roman" w:cs="Times New Roman"/>
          <w:color w:val="000000"/>
          <w:lang w:val="en-CA"/>
        </w:rPr>
        <w:t>km</w:t>
      </w:r>
      <w:r w:rsidR="00AA1704">
        <w:rPr>
          <w:rFonts w:ascii="Times New Roman" w:hAnsi="Times New Roman" w:cs="Times New Roman"/>
          <w:color w:val="000000"/>
          <w:vertAlign w:val="superscript"/>
          <w:lang w:val="en-CA"/>
        </w:rPr>
        <w:t>2</w:t>
      </w:r>
      <w:r w:rsidR="00AA1704">
        <w:rPr>
          <w:rFonts w:ascii="Times New Roman" w:hAnsi="Times New Roman" w:cs="Times New Roman"/>
          <w:color w:val="000000"/>
          <w:lang w:val="en-CA"/>
        </w:rPr>
        <w:t xml:space="preserve"> (SE </w:t>
      </w:r>
      <w:r w:rsidR="00AA1704">
        <w:rPr>
          <w:rFonts w:ascii="Times New Roman" w:eastAsiaTheme="minorEastAsia" w:hAnsi="Times New Roman" w:cs="Times New Roman"/>
          <w:color w:val="000000" w:themeColor="text1"/>
          <w:lang w:val="en-CA"/>
        </w:rPr>
        <w:sym w:font="Symbol" w:char="F0B1"/>
      </w:r>
      <w:r w:rsidR="00AA1704">
        <w:rPr>
          <w:rFonts w:ascii="Times New Roman" w:eastAsiaTheme="minorEastAsia" w:hAnsi="Times New Roman" w:cs="Times New Roman"/>
          <w:color w:val="000000" w:themeColor="text1"/>
          <w:lang w:val="en-CA"/>
        </w:rPr>
        <w:t xml:space="preserve"> 12 </w:t>
      </w:r>
      <w:r w:rsidR="00AA1704">
        <w:rPr>
          <w:rFonts w:ascii="Times New Roman" w:hAnsi="Times New Roman" w:cs="Times New Roman"/>
          <w:lang w:val="en-CA"/>
        </w:rPr>
        <w:t>people</w:t>
      </w:r>
      <w:r w:rsidR="00AA1704" w:rsidRPr="0082677E">
        <w:rPr>
          <w:rFonts w:ascii="Times New Roman" w:hAnsi="Times New Roman" w:cs="Times New Roman"/>
          <w:color w:val="000000"/>
          <w:lang w:val="en-CA"/>
        </w:rPr>
        <w:t>/</w:t>
      </w:r>
      <w:r w:rsidR="00AA1704">
        <w:rPr>
          <w:rFonts w:ascii="Times New Roman" w:hAnsi="Times New Roman" w:cs="Times New Roman"/>
          <w:color w:val="000000"/>
          <w:lang w:val="en-CA"/>
        </w:rPr>
        <w:t>km</w:t>
      </w:r>
      <w:r w:rsidR="00AA1704">
        <w:rPr>
          <w:rFonts w:ascii="Times New Roman" w:hAnsi="Times New Roman" w:cs="Times New Roman"/>
          <w:color w:val="000000"/>
          <w:vertAlign w:val="superscript"/>
          <w:lang w:val="en-CA"/>
        </w:rPr>
        <w:t>2</w:t>
      </w:r>
      <w:r w:rsidR="00AA1704">
        <w:rPr>
          <w:rFonts w:ascii="Times New Roman" w:hAnsi="Times New Roman" w:cs="Times New Roman"/>
          <w:color w:val="000000"/>
          <w:lang w:val="en-CA"/>
        </w:rPr>
        <w:t xml:space="preserve">). Finally, the Concordia University location serving as the most urbanized location out of the three has an average population density of 5361 </w:t>
      </w:r>
      <w:r w:rsidR="00AA1704">
        <w:rPr>
          <w:rFonts w:ascii="Times New Roman" w:eastAsiaTheme="minorEastAsia" w:hAnsi="Times New Roman" w:cs="Times New Roman"/>
          <w:color w:val="000000" w:themeColor="text1"/>
          <w:lang w:val="en-CA"/>
        </w:rPr>
        <w:sym w:font="Symbol" w:char="F0B1"/>
      </w:r>
      <w:r w:rsidR="00AA1704">
        <w:rPr>
          <w:rFonts w:ascii="Times New Roman" w:eastAsiaTheme="minorEastAsia" w:hAnsi="Times New Roman" w:cs="Times New Roman"/>
          <w:color w:val="000000" w:themeColor="text1"/>
          <w:lang w:val="en-CA"/>
        </w:rPr>
        <w:t xml:space="preserve"> 15 </w:t>
      </w:r>
      <w:r w:rsidR="00AA1704">
        <w:rPr>
          <w:rFonts w:ascii="Times New Roman" w:hAnsi="Times New Roman" w:cs="Times New Roman"/>
          <w:lang w:val="en-CA"/>
        </w:rPr>
        <w:t>people</w:t>
      </w:r>
      <w:r w:rsidR="00AA1704" w:rsidRPr="0082677E">
        <w:rPr>
          <w:rFonts w:ascii="Times New Roman" w:hAnsi="Times New Roman" w:cs="Times New Roman"/>
          <w:color w:val="000000"/>
          <w:lang w:val="en-CA"/>
        </w:rPr>
        <w:t>/</w:t>
      </w:r>
      <w:r w:rsidR="00AA1704">
        <w:rPr>
          <w:rFonts w:ascii="Times New Roman" w:hAnsi="Times New Roman" w:cs="Times New Roman"/>
          <w:color w:val="000000"/>
          <w:lang w:val="en-CA"/>
        </w:rPr>
        <w:t>km</w:t>
      </w:r>
      <w:r w:rsidR="00AA1704">
        <w:rPr>
          <w:rFonts w:ascii="Times New Roman" w:hAnsi="Times New Roman" w:cs="Times New Roman"/>
          <w:color w:val="000000"/>
          <w:vertAlign w:val="superscript"/>
          <w:lang w:val="en-CA"/>
        </w:rPr>
        <w:t>2</w:t>
      </w:r>
      <w:r w:rsidR="00AA1704">
        <w:rPr>
          <w:rFonts w:ascii="Times New Roman" w:hAnsi="Times New Roman" w:cs="Times New Roman"/>
          <w:color w:val="000000"/>
          <w:lang w:val="en-CA"/>
        </w:rPr>
        <w:t xml:space="preserve"> (SE </w:t>
      </w:r>
      <w:r w:rsidR="00AA1704">
        <w:rPr>
          <w:rFonts w:ascii="Times New Roman" w:eastAsiaTheme="minorEastAsia" w:hAnsi="Times New Roman" w:cs="Times New Roman"/>
          <w:color w:val="000000" w:themeColor="text1"/>
          <w:lang w:val="en-CA"/>
        </w:rPr>
        <w:sym w:font="Symbol" w:char="F0B1"/>
      </w:r>
      <w:r w:rsidR="00AA1704">
        <w:rPr>
          <w:rFonts w:ascii="Times New Roman" w:eastAsiaTheme="minorEastAsia" w:hAnsi="Times New Roman" w:cs="Times New Roman"/>
          <w:color w:val="000000" w:themeColor="text1"/>
          <w:lang w:val="en-CA"/>
        </w:rPr>
        <w:t xml:space="preserve"> 83 </w:t>
      </w:r>
      <w:r w:rsidR="00AA1704">
        <w:rPr>
          <w:rFonts w:ascii="Times New Roman" w:hAnsi="Times New Roman" w:cs="Times New Roman"/>
          <w:lang w:val="en-CA"/>
        </w:rPr>
        <w:t>people</w:t>
      </w:r>
      <w:r w:rsidR="00AA1704" w:rsidRPr="0082677E">
        <w:rPr>
          <w:rFonts w:ascii="Times New Roman" w:hAnsi="Times New Roman" w:cs="Times New Roman"/>
          <w:color w:val="000000"/>
          <w:lang w:val="en-CA"/>
        </w:rPr>
        <w:t>/</w:t>
      </w:r>
      <w:r w:rsidR="00AA1704">
        <w:rPr>
          <w:rFonts w:ascii="Times New Roman" w:hAnsi="Times New Roman" w:cs="Times New Roman"/>
          <w:color w:val="000000"/>
          <w:lang w:val="en-CA"/>
        </w:rPr>
        <w:t>km</w:t>
      </w:r>
      <w:r w:rsidR="00AA1704">
        <w:rPr>
          <w:rFonts w:ascii="Times New Roman" w:hAnsi="Times New Roman" w:cs="Times New Roman"/>
          <w:color w:val="000000"/>
          <w:vertAlign w:val="superscript"/>
          <w:lang w:val="en-CA"/>
        </w:rPr>
        <w:t>2</w:t>
      </w:r>
      <w:r w:rsidR="00AA1704">
        <w:rPr>
          <w:rFonts w:ascii="Times New Roman" w:hAnsi="Times New Roman" w:cs="Times New Roman"/>
          <w:color w:val="000000"/>
          <w:lang w:val="en-CA"/>
        </w:rPr>
        <w:t>).</w:t>
      </w:r>
      <w:r w:rsidR="00CC344C">
        <w:rPr>
          <w:rFonts w:ascii="Times New Roman" w:hAnsi="Times New Roman" w:cs="Times New Roman"/>
          <w:color w:val="000000"/>
          <w:lang w:val="en-CA"/>
        </w:rPr>
        <w:t xml:space="preserve"> Before moving forward, it is important to acknowledge that all three sites are characterized</w:t>
      </w:r>
      <w:r w:rsidR="00095296">
        <w:rPr>
          <w:rFonts w:ascii="Times New Roman" w:hAnsi="Times New Roman" w:cs="Times New Roman"/>
          <w:color w:val="000000"/>
          <w:lang w:val="en-CA"/>
        </w:rPr>
        <w:t xml:space="preserve"> by relatively high levels of green space compared to the broader </w:t>
      </w:r>
      <w:r w:rsidR="00095296">
        <w:rPr>
          <w:rFonts w:ascii="Times New Roman" w:hAnsi="Times New Roman" w:cs="Times New Roman"/>
          <w:color w:val="000000"/>
          <w:lang w:val="en-CA"/>
        </w:rPr>
        <w:lastRenderedPageBreak/>
        <w:t>urban context of Montreal.</w:t>
      </w:r>
      <w:r w:rsidR="00CC344C">
        <w:rPr>
          <w:rFonts w:ascii="Times New Roman" w:hAnsi="Times New Roman" w:cs="Times New Roman"/>
          <w:color w:val="000000"/>
          <w:lang w:val="en-CA"/>
        </w:rPr>
        <w:t xml:space="preserve"> </w:t>
      </w:r>
      <w:r w:rsidR="00095296">
        <w:rPr>
          <w:rFonts w:ascii="Times New Roman" w:hAnsi="Times New Roman" w:cs="Times New Roman"/>
          <w:color w:val="000000"/>
          <w:lang w:val="en-CA"/>
        </w:rPr>
        <w:t xml:space="preserve">As such, this gradient may not fully capture the extent of urbanization present across the entire city and should be interpreted as a localized urbanization gradient within predominantly green neighbourhoods, rather than a representative cross-section of the full urban-rural </w:t>
      </w:r>
      <w:commentRangeStart w:id="233"/>
      <w:r w:rsidR="00095296">
        <w:rPr>
          <w:rFonts w:ascii="Times New Roman" w:hAnsi="Times New Roman" w:cs="Times New Roman"/>
          <w:color w:val="000000"/>
          <w:lang w:val="en-CA"/>
        </w:rPr>
        <w:t>continuum</w:t>
      </w:r>
      <w:commentRangeEnd w:id="233"/>
      <w:r w:rsidR="00441FF4">
        <w:rPr>
          <w:rStyle w:val="CommentReference"/>
        </w:rPr>
        <w:commentReference w:id="233"/>
      </w:r>
      <w:r w:rsidR="00095296">
        <w:rPr>
          <w:rFonts w:ascii="Times New Roman" w:hAnsi="Times New Roman" w:cs="Times New Roman"/>
          <w:color w:val="000000"/>
          <w:lang w:val="en-CA"/>
        </w:rPr>
        <w:t>.</w:t>
      </w:r>
    </w:p>
    <w:p w14:paraId="111C4FF0" w14:textId="54CA156A" w:rsidR="00B02FAD" w:rsidRPr="00B02FAD" w:rsidRDefault="00994AA6" w:rsidP="00B02FAD">
      <w:pPr>
        <w:pStyle w:val="Heading3"/>
        <w:spacing w:line="480" w:lineRule="auto"/>
        <w:jc w:val="both"/>
        <w:rPr>
          <w:rFonts w:ascii="Times New Roman" w:hAnsi="Times New Roman" w:cs="Times New Roman"/>
          <w:color w:val="000000" w:themeColor="text1"/>
          <w:sz w:val="24"/>
          <w:szCs w:val="24"/>
          <w:lang w:val="en-CA"/>
        </w:rPr>
      </w:pPr>
      <w:bookmarkStart w:id="234" w:name="_Toc200031457"/>
      <w:commentRangeStart w:id="235"/>
      <w:commentRangeStart w:id="236"/>
      <w:r>
        <w:rPr>
          <w:rFonts w:ascii="Times New Roman" w:hAnsi="Times New Roman" w:cs="Times New Roman"/>
          <w:color w:val="000000" w:themeColor="text1"/>
          <w:sz w:val="24"/>
          <w:szCs w:val="24"/>
          <w:u w:val="single"/>
          <w:lang w:val="en-CA"/>
        </w:rPr>
        <w:t>Core</w:t>
      </w:r>
      <w:commentRangeEnd w:id="235"/>
      <w:r w:rsidR="003A4710">
        <w:rPr>
          <w:rStyle w:val="CommentReference"/>
          <w:rFonts w:eastAsiaTheme="minorHAnsi" w:cstheme="minorBidi"/>
          <w:color w:val="auto"/>
        </w:rPr>
        <w:commentReference w:id="235"/>
      </w:r>
      <w:commentRangeEnd w:id="236"/>
      <w:r w:rsidR="003A4710">
        <w:rPr>
          <w:rStyle w:val="CommentReference"/>
          <w:rFonts w:eastAsiaTheme="minorHAnsi" w:cstheme="minorBidi"/>
          <w:color w:val="auto"/>
        </w:rPr>
        <w:commentReference w:id="236"/>
      </w:r>
      <w:r>
        <w:rPr>
          <w:rFonts w:ascii="Times New Roman" w:hAnsi="Times New Roman" w:cs="Times New Roman"/>
          <w:color w:val="000000" w:themeColor="text1"/>
          <w:sz w:val="24"/>
          <w:szCs w:val="24"/>
          <w:u w:val="single"/>
          <w:lang w:val="en-CA"/>
        </w:rPr>
        <w:t xml:space="preserve"> areas and h</w:t>
      </w:r>
      <w:r w:rsidR="00B02FAD" w:rsidRPr="00B02FAD">
        <w:rPr>
          <w:rFonts w:ascii="Times New Roman" w:hAnsi="Times New Roman" w:cs="Times New Roman"/>
          <w:color w:val="000000" w:themeColor="text1"/>
          <w:sz w:val="24"/>
          <w:szCs w:val="24"/>
          <w:u w:val="single"/>
          <w:lang w:val="en-CA"/>
        </w:rPr>
        <w:t>ome ranges</w:t>
      </w:r>
      <w:bookmarkEnd w:id="234"/>
    </w:p>
    <w:p w14:paraId="5DF264FE" w14:textId="2CD878EA" w:rsidR="00B02FAD" w:rsidRDefault="009C4B16" w:rsidP="00821470">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For all three study sites, </w:t>
      </w:r>
      <w:r w:rsidR="005C1FEE">
        <w:rPr>
          <w:rFonts w:ascii="Times New Roman" w:hAnsi="Times New Roman" w:cs="Times New Roman"/>
          <w:color w:val="000000" w:themeColor="text1"/>
          <w:lang w:val="en-CA"/>
        </w:rPr>
        <w:t xml:space="preserve">we calculated </w:t>
      </w:r>
      <w:r>
        <w:rPr>
          <w:rFonts w:ascii="Times New Roman" w:hAnsi="Times New Roman" w:cs="Times New Roman"/>
          <w:color w:val="000000" w:themeColor="text1"/>
          <w:lang w:val="en-CA"/>
        </w:rPr>
        <w:t xml:space="preserve">the average home range </w:t>
      </w:r>
      <w:r w:rsidR="004F6B8B">
        <w:rPr>
          <w:rFonts w:ascii="Times New Roman" w:hAnsi="Times New Roman" w:cs="Times New Roman"/>
          <w:color w:val="000000" w:themeColor="text1"/>
          <w:lang w:val="en-CA"/>
        </w:rPr>
        <w:t xml:space="preserve">size </w:t>
      </w:r>
      <w:r>
        <w:rPr>
          <w:rFonts w:ascii="Times New Roman" w:hAnsi="Times New Roman" w:cs="Times New Roman"/>
          <w:color w:val="000000" w:themeColor="text1"/>
          <w:lang w:val="en-CA"/>
        </w:rPr>
        <w:t>using the Kernel Density Estimation</w:t>
      </w:r>
      <w:r w:rsidR="00D1656B">
        <w:rPr>
          <w:rFonts w:ascii="Times New Roman" w:hAnsi="Times New Roman" w:cs="Times New Roman"/>
          <w:color w:val="000000" w:themeColor="text1"/>
          <w:lang w:val="en-CA"/>
        </w:rPr>
        <w:t xml:space="preserve"> (KDE)</w:t>
      </w:r>
      <w:r>
        <w:rPr>
          <w:rFonts w:ascii="Times New Roman" w:hAnsi="Times New Roman" w:cs="Times New Roman"/>
          <w:color w:val="000000" w:themeColor="text1"/>
          <w:lang w:val="en-CA"/>
        </w:rPr>
        <w:t xml:space="preserve">, a non-parametric way to estimate the probability density function of a random variable based on a finite data sample (in </w:t>
      </w:r>
      <w:r w:rsidR="005C1FEE">
        <w:rPr>
          <w:rFonts w:ascii="Times New Roman" w:hAnsi="Times New Roman" w:cs="Times New Roman"/>
          <w:color w:val="000000" w:themeColor="text1"/>
          <w:lang w:val="en-CA"/>
        </w:rPr>
        <w:t>the present</w:t>
      </w:r>
      <w:r>
        <w:rPr>
          <w:rFonts w:ascii="Times New Roman" w:hAnsi="Times New Roman" w:cs="Times New Roman"/>
          <w:color w:val="000000" w:themeColor="text1"/>
          <w:lang w:val="en-CA"/>
        </w:rPr>
        <w:t xml:space="preserve"> case, the Northern cardinal’s GPS location recorded in the field).</w:t>
      </w:r>
    </w:p>
    <w:p w14:paraId="054EE187" w14:textId="3E2EA5C0" w:rsidR="00475BA5" w:rsidRPr="00475BA5" w:rsidRDefault="00475BA5" w:rsidP="00B02FAD">
      <w:pPr>
        <w:spacing w:line="480" w:lineRule="auto"/>
        <w:jc w:val="both"/>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3B93F232" w14:textId="77777777" w:rsidR="00475BA5" w:rsidRDefault="00475BA5" w:rsidP="007A1B89">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color w:val="000000" w:themeColor="text1"/>
          <w:lang w:val="en-CA"/>
        </w:rPr>
        <w:t>Where:</w:t>
      </w:r>
    </w:p>
    <w:p w14:paraId="583011DE" w14:textId="56261047" w:rsidR="00475BA5" w:rsidRDefault="00475BA5" w:rsidP="007A1B89">
      <w:pPr>
        <w:spacing w:line="480" w:lineRule="auto"/>
        <w:jc w:val="both"/>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sidR="007A1B89">
        <w:rPr>
          <w:rFonts w:ascii="Times New Roman" w:eastAsiaTheme="minorEastAsia" w:hAnsi="Times New Roman" w:cs="Times New Roman"/>
          <w:color w:val="000000" w:themeColor="text1"/>
          <w:lang w:val="en-CA"/>
        </w:rPr>
        <w:t xml:space="preserve"> is the kernel function evaluated at </w:t>
      </w:r>
      <w:r w:rsidR="007A1B89">
        <w:rPr>
          <w:rFonts w:ascii="Times New Roman" w:eastAsiaTheme="minorEastAsia" w:hAnsi="Times New Roman" w:cs="Times New Roman"/>
          <w:i/>
          <w:iCs/>
          <w:color w:val="000000" w:themeColor="text1"/>
          <w:lang w:val="en-CA"/>
        </w:rPr>
        <w:t>u</w:t>
      </w:r>
      <w:r w:rsidR="007A1B89">
        <w:rPr>
          <w:rFonts w:ascii="Times New Roman" w:eastAsiaTheme="minorEastAsia" w:hAnsi="Times New Roman" w:cs="Times New Roman"/>
          <w:color w:val="000000" w:themeColor="text1"/>
          <w:lang w:val="en-CA"/>
        </w:rPr>
        <w:t>, providing the weight assigned to a data point based on its distance to the target location.</w:t>
      </w:r>
    </w:p>
    <w:p w14:paraId="1F8EB343" w14:textId="6D00844B" w:rsidR="007A1B89" w:rsidRDefault="007A1B89" w:rsidP="007A1B89">
      <w:pPr>
        <w:spacing w:line="480" w:lineRule="auto"/>
        <w:jc w:val="both"/>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Pr>
          <w:rFonts w:ascii="Times New Roman" w:eastAsiaTheme="minorEastAsia" w:hAnsi="Times New Roman" w:cs="Times New Roman"/>
          <w:color w:val="000000" w:themeColor="text1"/>
          <w:lang w:val="en-CA"/>
        </w:rPr>
        <w:t xml:space="preserve"> is the standardized distance between the location </w:t>
      </w:r>
      <w:r>
        <w:rPr>
          <w:rFonts w:ascii="Times New Roman" w:eastAsiaTheme="minorEastAsia" w:hAnsi="Times New Roman" w:cs="Times New Roman"/>
          <w:i/>
          <w:iCs/>
          <w:color w:val="000000" w:themeColor="text1"/>
          <w:lang w:val="en-CA"/>
        </w:rPr>
        <w:t>x</w:t>
      </w:r>
      <w:r>
        <w:rPr>
          <w:rFonts w:ascii="Times New Roman" w:eastAsiaTheme="minorEastAsia" w:hAnsi="Times New Roman" w:cs="Times New Roman"/>
          <w:color w:val="000000" w:themeColor="text1"/>
          <w:lang w:val="en-CA"/>
        </w:rPr>
        <w:t xml:space="preserve"> (where the density is being estimated) and the observed data point </w:t>
      </w:r>
      <w:r>
        <w:rPr>
          <w:rFonts w:ascii="Times New Roman" w:eastAsiaTheme="minorEastAsia" w:hAnsi="Times New Roman" w:cs="Times New Roman"/>
          <w:i/>
          <w:iCs/>
          <w:color w:val="000000" w:themeColor="text1"/>
          <w:lang w:val="en-CA"/>
        </w:rPr>
        <w:t>x</w:t>
      </w:r>
      <w:r w:rsidRPr="007A1B89">
        <w:rPr>
          <w:rFonts w:ascii="Times New Roman" w:eastAsiaTheme="minorEastAsia" w:hAnsi="Times New Roman" w:cs="Times New Roman"/>
          <w:i/>
          <w:iCs/>
          <w:color w:val="000000" w:themeColor="text1"/>
          <w:vertAlign w:val="subscript"/>
          <w:lang w:val="en-CA"/>
        </w:rPr>
        <w:t>i</w:t>
      </w:r>
      <w:r>
        <w:rPr>
          <w:rFonts w:ascii="Times New Roman" w:eastAsiaTheme="minorEastAsia" w:hAnsi="Times New Roman" w:cs="Times New Roman"/>
          <w:color w:val="000000" w:themeColor="text1"/>
          <w:lang w:val="en-CA"/>
        </w:rPr>
        <w:t xml:space="preserve">, scaled by the bandwidth </w:t>
      </w: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w:t>
      </w:r>
    </w:p>
    <w:p w14:paraId="6EB7F983" w14:textId="53678A01" w:rsidR="007A1B89" w:rsidRDefault="007A1B89" w:rsidP="007A1B89">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 xml:space="preserve"> lead to a rougher estimate, while larger values produce a smoother result.</w:t>
      </w:r>
    </w:p>
    <w:p w14:paraId="437EAE15" w14:textId="34CE3F89" w:rsidR="007A1B89" w:rsidRDefault="00000000" w:rsidP="00B02FAD">
      <w:pPr>
        <w:spacing w:line="480" w:lineRule="auto"/>
        <w:jc w:val="both"/>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7A1B89">
        <w:rPr>
          <w:rFonts w:ascii="Times New Roman" w:eastAsiaTheme="minorEastAsia" w:hAnsi="Times New Roman" w:cs="Times New Roman"/>
          <w:color w:val="000000" w:themeColor="text1"/>
          <w:lang w:val="en-CA"/>
        </w:rPr>
        <w:t xml:space="preserve"> is the normalization constant </w:t>
      </w:r>
      <w:r w:rsidR="004F6B8B">
        <w:rPr>
          <w:rFonts w:ascii="Times New Roman" w:eastAsiaTheme="minorEastAsia" w:hAnsi="Times New Roman" w:cs="Times New Roman"/>
          <w:color w:val="000000" w:themeColor="text1"/>
          <w:lang w:val="en-CA"/>
        </w:rPr>
        <w:t>ensuring that the kernel integrates to one.</w:t>
      </w:r>
    </w:p>
    <w:p w14:paraId="225431EE" w14:textId="1D16695B" w:rsidR="004F6B8B" w:rsidRDefault="004F6B8B" w:rsidP="00B02FAD">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i/>
          <w:iCs/>
          <w:color w:val="000000" w:themeColor="text1"/>
          <w:lang w:val="en-CA"/>
        </w:rPr>
        <w:t>e</w:t>
      </w:r>
      <w:r>
        <w:rPr>
          <w:rFonts w:ascii="Times New Roman" w:eastAsiaTheme="minorEastAsia" w:hAnsi="Times New Roman" w:cs="Times New Roman"/>
          <w:color w:val="000000" w:themeColor="text1"/>
          <w:lang w:val="en-CA"/>
        </w:rPr>
        <w:t xml:space="preserve"> is Euler’s number (approximately 2.718), the base of the natural </w:t>
      </w:r>
      <w:commentRangeStart w:id="237"/>
      <w:r>
        <w:rPr>
          <w:rFonts w:ascii="Times New Roman" w:eastAsiaTheme="minorEastAsia" w:hAnsi="Times New Roman" w:cs="Times New Roman"/>
          <w:color w:val="000000" w:themeColor="text1"/>
          <w:lang w:val="en-CA"/>
        </w:rPr>
        <w:t>logarithm</w:t>
      </w:r>
      <w:commentRangeEnd w:id="237"/>
      <w:r w:rsidR="003A4710">
        <w:rPr>
          <w:rStyle w:val="CommentReference"/>
        </w:rPr>
        <w:commentReference w:id="237"/>
      </w:r>
      <w:r>
        <w:rPr>
          <w:rFonts w:ascii="Times New Roman" w:eastAsiaTheme="minorEastAsia" w:hAnsi="Times New Roman" w:cs="Times New Roman"/>
          <w:color w:val="000000" w:themeColor="text1"/>
          <w:lang w:val="en-CA"/>
        </w:rPr>
        <w:t>.</w:t>
      </w:r>
    </w:p>
    <w:p w14:paraId="373471D2" w14:textId="77777777" w:rsidR="00AA1704" w:rsidRDefault="00AA1704" w:rsidP="00B02FAD">
      <w:pPr>
        <w:spacing w:line="480" w:lineRule="auto"/>
        <w:jc w:val="both"/>
        <w:rPr>
          <w:rFonts w:ascii="Times New Roman" w:eastAsiaTheme="minorEastAsia" w:hAnsi="Times New Roman" w:cs="Times New Roman"/>
          <w:color w:val="000000" w:themeColor="text1"/>
          <w:lang w:val="en-CA"/>
        </w:rPr>
      </w:pPr>
    </w:p>
    <w:p w14:paraId="6FD2902E" w14:textId="715F64AB" w:rsidR="009B5391" w:rsidRPr="001B5B4E" w:rsidRDefault="00D1656B" w:rsidP="001B5B4E">
      <w:pPr>
        <w:spacing w:line="480" w:lineRule="auto"/>
        <w:ind w:firstLine="720"/>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color w:val="000000" w:themeColor="text1"/>
          <w:lang w:val="en-CA"/>
        </w:rPr>
        <w:t xml:space="preserve">For all three locations, </w:t>
      </w:r>
      <w:r w:rsidR="005C1FEE">
        <w:rPr>
          <w:rFonts w:ascii="Times New Roman" w:eastAsiaTheme="minorEastAsia" w:hAnsi="Times New Roman" w:cs="Times New Roman"/>
          <w:color w:val="000000" w:themeColor="text1"/>
          <w:lang w:val="en-CA"/>
        </w:rPr>
        <w:t xml:space="preserve">we calculated </w:t>
      </w:r>
      <w:r>
        <w:rPr>
          <w:rFonts w:ascii="Times New Roman" w:eastAsiaTheme="minorEastAsia" w:hAnsi="Times New Roman" w:cs="Times New Roman"/>
          <w:color w:val="000000" w:themeColor="text1"/>
          <w:lang w:val="en-CA"/>
        </w:rPr>
        <w:t xml:space="preserve">the KDE 50 % and 95 %, corresponding </w:t>
      </w:r>
      <w:r w:rsidR="009B5391">
        <w:rPr>
          <w:rFonts w:ascii="Times New Roman" w:eastAsiaTheme="minorEastAsia" w:hAnsi="Times New Roman" w:cs="Times New Roman"/>
          <w:color w:val="000000" w:themeColor="text1"/>
          <w:lang w:val="en-CA"/>
        </w:rPr>
        <w:t>respectively</w:t>
      </w:r>
      <w:r>
        <w:rPr>
          <w:rFonts w:ascii="Times New Roman" w:eastAsiaTheme="minorEastAsia" w:hAnsi="Times New Roman" w:cs="Times New Roman"/>
          <w:color w:val="000000" w:themeColor="text1"/>
          <w:lang w:val="en-CA"/>
        </w:rPr>
        <w:t xml:space="preserve"> to the core area where the bird spent most of its time, and to its total home range, including most </w:t>
      </w:r>
      <w:r>
        <w:rPr>
          <w:rFonts w:ascii="Times New Roman" w:eastAsiaTheme="minorEastAsia" w:hAnsi="Times New Roman" w:cs="Times New Roman"/>
          <w:color w:val="000000" w:themeColor="text1"/>
          <w:lang w:val="en-CA"/>
        </w:rPr>
        <w:lastRenderedPageBreak/>
        <w:t>of the areas visited in winter</w:t>
      </w:r>
      <w:r w:rsidR="009B5391">
        <w:rPr>
          <w:rFonts w:ascii="Times New Roman" w:eastAsiaTheme="minorEastAsia" w:hAnsi="Times New Roman" w:cs="Times New Roman"/>
          <w:color w:val="000000" w:themeColor="text1"/>
          <w:lang w:val="en-CA"/>
        </w:rPr>
        <w:t xml:space="preserve">, </w:t>
      </w:r>
      <w:r>
        <w:rPr>
          <w:rFonts w:ascii="Times New Roman" w:eastAsiaTheme="minorEastAsia" w:hAnsi="Times New Roman" w:cs="Times New Roman"/>
          <w:color w:val="000000" w:themeColor="text1"/>
          <w:lang w:val="en-CA"/>
        </w:rPr>
        <w:t>excluding outlier</w:t>
      </w:r>
      <w:r w:rsidR="009B5391">
        <w:rPr>
          <w:rFonts w:ascii="Times New Roman" w:eastAsiaTheme="minorEastAsia" w:hAnsi="Times New Roman" w:cs="Times New Roman"/>
          <w:color w:val="000000" w:themeColor="text1"/>
          <w:lang w:val="en-CA"/>
        </w:rPr>
        <w:t>s (Figure 3)</w:t>
      </w:r>
      <w:r>
        <w:rPr>
          <w:rFonts w:ascii="Times New Roman" w:eastAsiaTheme="minorEastAsia" w:hAnsi="Times New Roman" w:cs="Times New Roman"/>
          <w:color w:val="000000" w:themeColor="text1"/>
          <w:lang w:val="en-CA"/>
        </w:rPr>
        <w:t xml:space="preserve">. </w:t>
      </w:r>
      <w:del w:id="238" w:author="Kyle Elliott, Dr" w:date="2025-06-17T19:45:00Z" w16du:dateUtc="2025-06-17T23:45:00Z">
        <w:r w:rsidDel="003A4710">
          <w:rPr>
            <w:rFonts w:ascii="Times New Roman" w:eastAsiaTheme="minorEastAsia" w:hAnsi="Times New Roman" w:cs="Times New Roman"/>
            <w:color w:val="000000" w:themeColor="text1"/>
            <w:lang w:val="en-CA"/>
          </w:rPr>
          <w:delText>For t</w:delText>
        </w:r>
      </w:del>
      <w:ins w:id="239" w:author="Kyle Elliott, Dr" w:date="2025-06-17T19:45:00Z" w16du:dateUtc="2025-06-17T23:45:00Z">
        <w:r w:rsidR="003A4710">
          <w:rPr>
            <w:rFonts w:ascii="Times New Roman" w:eastAsiaTheme="minorEastAsia" w:hAnsi="Times New Roman" w:cs="Times New Roman"/>
            <w:color w:val="000000" w:themeColor="text1"/>
            <w:lang w:val="en-CA"/>
          </w:rPr>
          <w:t>T</w:t>
        </w:r>
      </w:ins>
      <w:r>
        <w:rPr>
          <w:rFonts w:ascii="Times New Roman" w:eastAsiaTheme="minorEastAsia" w:hAnsi="Times New Roman" w:cs="Times New Roman"/>
          <w:color w:val="000000" w:themeColor="text1"/>
          <w:lang w:val="en-CA"/>
        </w:rPr>
        <w:t xml:space="preserve">he cardinals </w:t>
      </w:r>
      <w:del w:id="240" w:author="Kyle Elliott, Dr" w:date="2025-06-17T19:45:00Z" w16du:dateUtc="2025-06-17T23:45:00Z">
        <w:r w:rsidDel="003A4710">
          <w:rPr>
            <w:rFonts w:ascii="Times New Roman" w:eastAsiaTheme="minorEastAsia" w:hAnsi="Times New Roman" w:cs="Times New Roman"/>
            <w:color w:val="000000" w:themeColor="text1"/>
            <w:lang w:val="en-CA"/>
          </w:rPr>
          <w:delText xml:space="preserve">that spent their </w:delText>
        </w:r>
      </w:del>
      <w:r>
        <w:rPr>
          <w:rFonts w:ascii="Times New Roman" w:eastAsiaTheme="minorEastAsia" w:hAnsi="Times New Roman" w:cs="Times New Roman"/>
          <w:color w:val="000000" w:themeColor="text1"/>
          <w:lang w:val="en-CA"/>
        </w:rPr>
        <w:t>winter</w:t>
      </w:r>
      <w:ins w:id="241" w:author="Kyle Elliott, Dr" w:date="2025-06-17T19:45:00Z" w16du:dateUtc="2025-06-17T23:45:00Z">
        <w:r w:rsidR="003A4710">
          <w:rPr>
            <w:rFonts w:ascii="Times New Roman" w:eastAsiaTheme="minorEastAsia" w:hAnsi="Times New Roman" w:cs="Times New Roman"/>
            <w:color w:val="000000" w:themeColor="text1"/>
            <w:lang w:val="en-CA"/>
          </w:rPr>
          <w:t>ing</w:t>
        </w:r>
      </w:ins>
      <w:r>
        <w:rPr>
          <w:rFonts w:ascii="Times New Roman" w:eastAsiaTheme="minorEastAsia" w:hAnsi="Times New Roman" w:cs="Times New Roman"/>
          <w:color w:val="000000" w:themeColor="text1"/>
          <w:lang w:val="en-CA"/>
        </w:rPr>
        <w:t xml:space="preserve"> at MBO (least urbanized location)</w:t>
      </w:r>
      <w:del w:id="242" w:author="Kyle Elliott, Dr" w:date="2025-06-17T19:45:00Z" w16du:dateUtc="2025-06-17T23:45:00Z">
        <w:r w:rsidDel="003A4710">
          <w:rPr>
            <w:rFonts w:ascii="Times New Roman" w:eastAsiaTheme="minorEastAsia" w:hAnsi="Times New Roman" w:cs="Times New Roman"/>
            <w:color w:val="000000" w:themeColor="text1"/>
            <w:lang w:val="en-CA"/>
          </w:rPr>
          <w:delText xml:space="preserve">, </w:delText>
        </w:r>
        <w:r w:rsidR="005C1FEE" w:rsidDel="003A4710">
          <w:rPr>
            <w:rFonts w:ascii="Times New Roman" w:eastAsiaTheme="minorEastAsia" w:hAnsi="Times New Roman" w:cs="Times New Roman"/>
            <w:color w:val="000000" w:themeColor="text1"/>
            <w:lang w:val="en-CA"/>
          </w:rPr>
          <w:delText xml:space="preserve">we found that </w:delText>
        </w:r>
        <w:r w:rsidDel="003A4710">
          <w:rPr>
            <w:rFonts w:ascii="Times New Roman" w:eastAsiaTheme="minorEastAsia" w:hAnsi="Times New Roman" w:cs="Times New Roman"/>
            <w:color w:val="000000" w:themeColor="text1"/>
            <w:lang w:val="en-CA"/>
          </w:rPr>
          <w:delText>their</w:delText>
        </w:r>
      </w:del>
      <w:ins w:id="243" w:author="Kyle Elliott, Dr" w:date="2025-06-17T19:45:00Z" w16du:dateUtc="2025-06-17T23:45:00Z">
        <w:r w:rsidR="003A4710">
          <w:rPr>
            <w:rFonts w:ascii="Times New Roman" w:eastAsiaTheme="minorEastAsia" w:hAnsi="Times New Roman" w:cs="Times New Roman"/>
            <w:color w:val="000000" w:themeColor="text1"/>
            <w:lang w:val="en-CA"/>
          </w:rPr>
          <w:t xml:space="preserve"> had a</w:t>
        </w:r>
      </w:ins>
      <w:r>
        <w:rPr>
          <w:rFonts w:ascii="Times New Roman" w:eastAsiaTheme="minorEastAsia" w:hAnsi="Times New Roman" w:cs="Times New Roman"/>
          <w:color w:val="000000" w:themeColor="text1"/>
          <w:lang w:val="en-CA"/>
        </w:rPr>
        <w:t xml:space="preserve"> core </w:t>
      </w:r>
      <w:r w:rsidR="00994AA6">
        <w:rPr>
          <w:rFonts w:ascii="Times New Roman" w:eastAsiaTheme="minorEastAsia" w:hAnsi="Times New Roman" w:cs="Times New Roman"/>
          <w:color w:val="000000" w:themeColor="text1"/>
          <w:lang w:val="en-CA"/>
        </w:rPr>
        <w:t>area</w:t>
      </w:r>
      <w:del w:id="244" w:author="Kyle Elliott, Dr" w:date="2025-06-17T19:45:00Z" w16du:dateUtc="2025-06-17T23:45:00Z">
        <w:r w:rsidR="00994AA6" w:rsidDel="003A4710">
          <w:rPr>
            <w:rFonts w:ascii="Times New Roman" w:eastAsiaTheme="minorEastAsia" w:hAnsi="Times New Roman" w:cs="Times New Roman"/>
            <w:color w:val="000000" w:themeColor="text1"/>
            <w:lang w:val="en-CA"/>
          </w:rPr>
          <w:delText>s</w:delText>
        </w:r>
      </w:del>
      <w:r>
        <w:rPr>
          <w:rFonts w:ascii="Times New Roman" w:eastAsiaTheme="minorEastAsia" w:hAnsi="Times New Roman" w:cs="Times New Roman"/>
          <w:color w:val="000000" w:themeColor="text1"/>
          <w:lang w:val="en-CA"/>
        </w:rPr>
        <w:t xml:space="preserve"> (50 % KDE) </w:t>
      </w:r>
      <w:del w:id="245" w:author="Kyle Elliott, Dr" w:date="2025-06-17T19:45:00Z" w16du:dateUtc="2025-06-17T23:45:00Z">
        <w:r w:rsidDel="003A4710">
          <w:rPr>
            <w:rFonts w:ascii="Times New Roman" w:eastAsiaTheme="minorEastAsia" w:hAnsi="Times New Roman" w:cs="Times New Roman"/>
            <w:color w:val="000000" w:themeColor="text1"/>
            <w:lang w:val="en-CA"/>
          </w:rPr>
          <w:delText xml:space="preserve">were on </w:delText>
        </w:r>
      </w:del>
      <w:r>
        <w:rPr>
          <w:rFonts w:ascii="Times New Roman" w:eastAsiaTheme="minorEastAsia" w:hAnsi="Times New Roman" w:cs="Times New Roman"/>
          <w:color w:val="000000" w:themeColor="text1"/>
          <w:lang w:val="en-CA"/>
        </w:rPr>
        <w:t>averag</w:t>
      </w:r>
      <w:del w:id="246" w:author="Kyle Elliott, Dr" w:date="2025-06-17T19:45:00Z" w16du:dateUtc="2025-06-17T23:45:00Z">
        <w:r w:rsidDel="003A4710">
          <w:rPr>
            <w:rFonts w:ascii="Times New Roman" w:eastAsiaTheme="minorEastAsia" w:hAnsi="Times New Roman" w:cs="Times New Roman"/>
            <w:color w:val="000000" w:themeColor="text1"/>
            <w:lang w:val="en-CA"/>
          </w:rPr>
          <w:delText>e</w:delText>
        </w:r>
      </w:del>
      <w:ins w:id="247" w:author="Kyle Elliott, Dr" w:date="2025-06-17T19:45:00Z" w16du:dateUtc="2025-06-17T23:45:00Z">
        <w:r w:rsidR="003A4710">
          <w:rPr>
            <w:rFonts w:ascii="Times New Roman" w:eastAsiaTheme="minorEastAsia" w:hAnsi="Times New Roman" w:cs="Times New Roman"/>
            <w:color w:val="000000" w:themeColor="text1"/>
            <w:lang w:val="en-CA"/>
          </w:rPr>
          <w:t>ing</w:t>
        </w:r>
      </w:ins>
      <w:r>
        <w:rPr>
          <w:rFonts w:ascii="Times New Roman" w:eastAsiaTheme="minorEastAsia" w:hAnsi="Times New Roman" w:cs="Times New Roman"/>
          <w:color w:val="000000" w:themeColor="text1"/>
          <w:lang w:val="en-CA"/>
        </w:rPr>
        <w:t xml:space="preserve"> 0.156 </w:t>
      </w:r>
      <w:del w:id="248" w:author="Kyle Elliott, Dr" w:date="2025-06-17T19:45:00Z" w16du:dateUtc="2025-06-17T23:45:00Z">
        <w:r w:rsidDel="003A4710">
          <w:rPr>
            <w:rFonts w:ascii="Times New Roman" w:eastAsiaTheme="minorEastAsia" w:hAnsi="Times New Roman" w:cs="Times New Roman"/>
            <w:color w:val="000000" w:themeColor="text1"/>
            <w:lang w:val="en-CA"/>
          </w:rPr>
          <w:delText>km</w:delText>
        </w:r>
        <w:r w:rsidDel="003A4710">
          <w:rPr>
            <w:rFonts w:ascii="Times New Roman" w:eastAsiaTheme="minorEastAsia" w:hAnsi="Times New Roman" w:cs="Times New Roman"/>
            <w:color w:val="000000" w:themeColor="text1"/>
            <w:vertAlign w:val="superscript"/>
            <w:lang w:val="en-CA"/>
          </w:rPr>
          <w:delText>2</w:delText>
        </w:r>
        <w:r w:rsidDel="003A4710">
          <w:rPr>
            <w:rFonts w:ascii="Times New Roman" w:eastAsiaTheme="minorEastAsia" w:hAnsi="Times New Roman" w:cs="Times New Roman"/>
            <w:color w:val="000000" w:themeColor="text1"/>
            <w:lang w:val="en-CA"/>
          </w:rPr>
          <w:delText xml:space="preserve"> with a SE of </w:delText>
        </w:r>
      </w:del>
      <w:r>
        <w:rPr>
          <w:rFonts w:ascii="Times New Roman" w:eastAsiaTheme="minorEastAsia" w:hAnsi="Times New Roman" w:cs="Times New Roman"/>
          <w:color w:val="000000" w:themeColor="text1"/>
          <w:lang w:val="en-CA"/>
        </w:rPr>
        <w:sym w:font="Symbol" w:char="F0B1"/>
      </w:r>
      <w:r>
        <w:rPr>
          <w:rFonts w:ascii="Times New Roman" w:eastAsiaTheme="minorEastAsia" w:hAnsi="Times New Roman" w:cs="Times New Roman"/>
          <w:color w:val="000000" w:themeColor="text1"/>
          <w:lang w:val="en-CA"/>
        </w:rPr>
        <w:t xml:space="preserve"> </w:t>
      </w:r>
      <w:r w:rsidR="00994AA6">
        <w:rPr>
          <w:rFonts w:ascii="Times New Roman" w:eastAsiaTheme="minorEastAsia" w:hAnsi="Times New Roman" w:cs="Times New Roman"/>
          <w:color w:val="000000" w:themeColor="text1"/>
          <w:lang w:val="en-CA"/>
        </w:rPr>
        <w:t>0.038</w:t>
      </w:r>
      <w:ins w:id="249" w:author="Kyle Elliott, Dr" w:date="2025-06-17T19:46:00Z" w16du:dateUtc="2025-06-17T23:46:00Z">
        <w:r w:rsidR="003A4710">
          <w:rPr>
            <w:rFonts w:ascii="Times New Roman" w:eastAsiaTheme="minorEastAsia" w:hAnsi="Times New Roman" w:cs="Times New Roman"/>
            <w:color w:val="000000" w:themeColor="text1"/>
            <w:lang w:val="en-CA"/>
          </w:rPr>
          <w:t xml:space="preserve"> (SE)</w:t>
        </w:r>
      </w:ins>
      <w:r w:rsidR="00994AA6">
        <w:rPr>
          <w:rFonts w:ascii="Times New Roman" w:eastAsiaTheme="minorEastAsia" w:hAnsi="Times New Roman" w:cs="Times New Roman"/>
          <w:color w:val="000000" w:themeColor="text1"/>
          <w:lang w:val="en-CA"/>
        </w:rPr>
        <w:t xml:space="preserve"> km</w:t>
      </w:r>
      <w:r w:rsidR="00994AA6">
        <w:rPr>
          <w:rFonts w:ascii="Times New Roman" w:eastAsiaTheme="minorEastAsia" w:hAnsi="Times New Roman" w:cs="Times New Roman"/>
          <w:color w:val="000000" w:themeColor="text1"/>
          <w:vertAlign w:val="superscript"/>
          <w:lang w:val="en-CA"/>
        </w:rPr>
        <w:t>2</w:t>
      </w:r>
      <w:r w:rsidR="005C1FEE">
        <w:rPr>
          <w:rFonts w:ascii="Times New Roman" w:eastAsiaTheme="minorEastAsia" w:hAnsi="Times New Roman" w:cs="Times New Roman"/>
          <w:color w:val="000000" w:themeColor="text1"/>
          <w:lang w:val="en-CA"/>
        </w:rPr>
        <w:t xml:space="preserve">, </w:t>
      </w:r>
      <w:del w:id="250" w:author="Kyle Elliott, Dr" w:date="2025-06-17T19:45:00Z" w16du:dateUtc="2025-06-17T23:45:00Z">
        <w:r w:rsidR="005C1FEE" w:rsidDel="003A4710">
          <w:rPr>
            <w:rFonts w:ascii="Times New Roman" w:eastAsiaTheme="minorEastAsia" w:hAnsi="Times New Roman" w:cs="Times New Roman"/>
            <w:color w:val="000000" w:themeColor="text1"/>
            <w:lang w:val="en-CA"/>
          </w:rPr>
          <w:delText>while t</w:delText>
        </w:r>
        <w:r w:rsidR="00994AA6" w:rsidDel="003A4710">
          <w:rPr>
            <w:rFonts w:ascii="Times New Roman" w:eastAsiaTheme="minorEastAsia" w:hAnsi="Times New Roman" w:cs="Times New Roman"/>
            <w:color w:val="000000" w:themeColor="text1"/>
            <w:lang w:val="en-CA"/>
          </w:rPr>
          <w:delText>heir</w:delText>
        </w:r>
      </w:del>
      <w:ins w:id="251" w:author="Kyle Elliott, Dr" w:date="2025-06-17T19:45:00Z" w16du:dateUtc="2025-06-17T23:45:00Z">
        <w:r w:rsidR="003A4710">
          <w:rPr>
            <w:rFonts w:ascii="Times New Roman" w:eastAsiaTheme="minorEastAsia" w:hAnsi="Times New Roman" w:cs="Times New Roman"/>
            <w:color w:val="000000" w:themeColor="text1"/>
            <w:lang w:val="en-CA"/>
          </w:rPr>
          <w:t>and</w:t>
        </w:r>
      </w:ins>
      <w:r w:rsidR="00994AA6">
        <w:rPr>
          <w:rFonts w:ascii="Times New Roman" w:eastAsiaTheme="minorEastAsia" w:hAnsi="Times New Roman" w:cs="Times New Roman"/>
          <w:color w:val="000000" w:themeColor="text1"/>
          <w:lang w:val="en-CA"/>
        </w:rPr>
        <w:t xml:space="preserve"> </w:t>
      </w:r>
      <w:r w:rsidR="009B5391">
        <w:rPr>
          <w:rFonts w:ascii="Times New Roman" w:eastAsiaTheme="minorEastAsia" w:hAnsi="Times New Roman" w:cs="Times New Roman"/>
          <w:color w:val="000000" w:themeColor="text1"/>
          <w:lang w:val="en-CA"/>
        </w:rPr>
        <w:t xml:space="preserve">total </w:t>
      </w:r>
      <w:r w:rsidR="00994AA6">
        <w:rPr>
          <w:rFonts w:ascii="Times New Roman" w:eastAsiaTheme="minorEastAsia" w:hAnsi="Times New Roman" w:cs="Times New Roman"/>
          <w:color w:val="000000" w:themeColor="text1"/>
          <w:lang w:val="en-CA"/>
        </w:rPr>
        <w:t xml:space="preserve">home ranges (95 % KDE) were on average 0.631 </w:t>
      </w:r>
      <w:del w:id="252" w:author="Kyle Elliott, Dr" w:date="2025-06-17T19:45:00Z" w16du:dateUtc="2025-06-17T23:45:00Z">
        <w:r w:rsidR="00994AA6" w:rsidDel="003A4710">
          <w:rPr>
            <w:rFonts w:ascii="Times New Roman" w:eastAsiaTheme="minorEastAsia" w:hAnsi="Times New Roman" w:cs="Times New Roman"/>
            <w:color w:val="000000" w:themeColor="text1"/>
            <w:lang w:val="en-CA"/>
          </w:rPr>
          <w:delText>km</w:delText>
        </w:r>
        <w:r w:rsidR="00994AA6" w:rsidDel="003A4710">
          <w:rPr>
            <w:rFonts w:ascii="Times New Roman" w:eastAsiaTheme="minorEastAsia" w:hAnsi="Times New Roman" w:cs="Times New Roman"/>
            <w:color w:val="000000" w:themeColor="text1"/>
            <w:vertAlign w:val="superscript"/>
            <w:lang w:val="en-CA"/>
          </w:rPr>
          <w:delText>2</w:delText>
        </w:r>
        <w:r w:rsidR="00994AA6" w:rsidDel="003A4710">
          <w:rPr>
            <w:rFonts w:ascii="Times New Roman" w:eastAsiaTheme="minorEastAsia" w:hAnsi="Times New Roman" w:cs="Times New Roman"/>
            <w:color w:val="000000" w:themeColor="text1"/>
            <w:lang w:val="en-CA"/>
          </w:rPr>
          <w:delText xml:space="preserve"> with a SE of </w:delText>
        </w:r>
      </w:del>
      <w:r w:rsidR="00994AA6">
        <w:rPr>
          <w:rFonts w:ascii="Times New Roman" w:eastAsiaTheme="minorEastAsia" w:hAnsi="Times New Roman" w:cs="Times New Roman"/>
          <w:color w:val="000000" w:themeColor="text1"/>
          <w:lang w:val="en-CA"/>
        </w:rPr>
        <w:sym w:font="Symbol" w:char="F0B1"/>
      </w:r>
      <w:r w:rsidR="00994AA6">
        <w:rPr>
          <w:rFonts w:ascii="Times New Roman" w:eastAsiaTheme="minorEastAsia" w:hAnsi="Times New Roman" w:cs="Times New Roman"/>
          <w:color w:val="000000" w:themeColor="text1"/>
          <w:lang w:val="en-CA"/>
        </w:rPr>
        <w:t xml:space="preserve"> 0.134 km</w:t>
      </w:r>
      <w:r w:rsidR="00994AA6">
        <w:rPr>
          <w:rFonts w:ascii="Times New Roman" w:eastAsiaTheme="minorEastAsia" w:hAnsi="Times New Roman" w:cs="Times New Roman"/>
          <w:color w:val="000000" w:themeColor="text1"/>
          <w:vertAlign w:val="superscript"/>
          <w:lang w:val="en-CA"/>
        </w:rPr>
        <w:t>2</w:t>
      </w:r>
      <w:r w:rsidR="00994AA6">
        <w:rPr>
          <w:rFonts w:ascii="Times New Roman" w:eastAsiaTheme="minorEastAsia" w:hAnsi="Times New Roman" w:cs="Times New Roman"/>
          <w:color w:val="000000" w:themeColor="text1"/>
          <w:lang w:val="en-CA"/>
        </w:rPr>
        <w:t xml:space="preserve">. </w:t>
      </w:r>
      <w:del w:id="253" w:author="Kyle Elliott, Dr" w:date="2025-06-17T19:46:00Z" w16du:dateUtc="2025-06-17T23:46:00Z">
        <w:r w:rsidR="005C1FEE" w:rsidDel="003A4710">
          <w:rPr>
            <w:rFonts w:ascii="Times New Roman" w:eastAsiaTheme="minorEastAsia" w:hAnsi="Times New Roman" w:cs="Times New Roman"/>
            <w:color w:val="000000" w:themeColor="text1"/>
            <w:lang w:val="en-CA"/>
          </w:rPr>
          <w:delText>For t</w:delText>
        </w:r>
        <w:r w:rsidR="00994AA6" w:rsidDel="003A4710">
          <w:rPr>
            <w:rFonts w:ascii="Times New Roman" w:eastAsiaTheme="minorEastAsia" w:hAnsi="Times New Roman" w:cs="Times New Roman"/>
            <w:color w:val="000000" w:themeColor="text1"/>
            <w:lang w:val="en-CA"/>
          </w:rPr>
          <w:delText>he c</w:delText>
        </w:r>
      </w:del>
      <w:ins w:id="254" w:author="Kyle Elliott, Dr" w:date="2025-06-17T19:46:00Z" w16du:dateUtc="2025-06-17T23:46:00Z">
        <w:r w:rsidR="003A4710">
          <w:rPr>
            <w:rFonts w:ascii="Times New Roman" w:eastAsiaTheme="minorEastAsia" w:hAnsi="Times New Roman" w:cs="Times New Roman"/>
            <w:color w:val="000000" w:themeColor="text1"/>
            <w:lang w:val="en-CA"/>
          </w:rPr>
          <w:t>C</w:t>
        </w:r>
      </w:ins>
      <w:r w:rsidR="00994AA6">
        <w:rPr>
          <w:rFonts w:ascii="Times New Roman" w:eastAsiaTheme="minorEastAsia" w:hAnsi="Times New Roman" w:cs="Times New Roman"/>
          <w:color w:val="000000" w:themeColor="text1"/>
          <w:lang w:val="en-CA"/>
        </w:rPr>
        <w:t xml:space="preserve">ardinals </w:t>
      </w:r>
      <w:del w:id="255" w:author="Kyle Elliott, Dr" w:date="2025-06-17T19:46:00Z" w16du:dateUtc="2025-06-17T23:46:00Z">
        <w:r w:rsidR="00994AA6" w:rsidDel="003A4710">
          <w:rPr>
            <w:rFonts w:ascii="Times New Roman" w:eastAsiaTheme="minorEastAsia" w:hAnsi="Times New Roman" w:cs="Times New Roman"/>
            <w:color w:val="000000" w:themeColor="text1"/>
            <w:lang w:val="en-CA"/>
          </w:rPr>
          <w:delText xml:space="preserve">that were </w:delText>
        </w:r>
      </w:del>
      <w:r w:rsidR="00994AA6">
        <w:rPr>
          <w:rFonts w:ascii="Times New Roman" w:eastAsiaTheme="minorEastAsia" w:hAnsi="Times New Roman" w:cs="Times New Roman"/>
          <w:color w:val="000000" w:themeColor="text1"/>
          <w:lang w:val="en-CA"/>
        </w:rPr>
        <w:t>translocated to BDU (intermediate urbanization)</w:t>
      </w:r>
      <w:del w:id="256" w:author="Kyle Elliott, Dr" w:date="2025-06-17T19:46:00Z" w16du:dateUtc="2025-06-17T23:46:00Z">
        <w:r w:rsidR="005C1FEE" w:rsidDel="003A4710">
          <w:rPr>
            <w:rFonts w:ascii="Times New Roman" w:eastAsiaTheme="minorEastAsia" w:hAnsi="Times New Roman" w:cs="Times New Roman"/>
            <w:color w:val="000000" w:themeColor="text1"/>
            <w:lang w:val="en-CA"/>
          </w:rPr>
          <w:delText>,</w:delText>
        </w:r>
        <w:r w:rsidR="00994AA6" w:rsidDel="003A4710">
          <w:rPr>
            <w:rFonts w:ascii="Times New Roman" w:eastAsiaTheme="minorEastAsia" w:hAnsi="Times New Roman" w:cs="Times New Roman"/>
            <w:color w:val="000000" w:themeColor="text1"/>
            <w:lang w:val="en-CA"/>
          </w:rPr>
          <w:delText xml:space="preserve"> </w:delText>
        </w:r>
        <w:r w:rsidR="005C1FEE" w:rsidDel="003A4710">
          <w:rPr>
            <w:rFonts w:ascii="Times New Roman" w:eastAsiaTheme="minorEastAsia" w:hAnsi="Times New Roman" w:cs="Times New Roman"/>
            <w:color w:val="000000" w:themeColor="text1"/>
            <w:lang w:val="en-CA"/>
          </w:rPr>
          <w:delText>we have found that they</w:delText>
        </w:r>
      </w:del>
      <w:r w:rsidR="00047350">
        <w:rPr>
          <w:rFonts w:ascii="Times New Roman" w:eastAsiaTheme="minorEastAsia" w:hAnsi="Times New Roman" w:cs="Times New Roman"/>
          <w:color w:val="000000" w:themeColor="text1"/>
          <w:lang w:val="en-CA"/>
        </w:rPr>
        <w:t xml:space="preserve"> </w:t>
      </w:r>
      <w:r w:rsidR="00994AA6">
        <w:rPr>
          <w:rFonts w:ascii="Times New Roman" w:eastAsiaTheme="minorEastAsia" w:hAnsi="Times New Roman" w:cs="Times New Roman"/>
          <w:color w:val="000000" w:themeColor="text1"/>
          <w:lang w:val="en-CA"/>
        </w:rPr>
        <w:t>had</w:t>
      </w:r>
      <w:r w:rsidR="005C1FEE">
        <w:rPr>
          <w:rFonts w:ascii="Times New Roman" w:eastAsiaTheme="minorEastAsia" w:hAnsi="Times New Roman" w:cs="Times New Roman"/>
          <w:color w:val="000000" w:themeColor="text1"/>
          <w:lang w:val="en-CA"/>
        </w:rPr>
        <w:t>,</w:t>
      </w:r>
      <w:r w:rsidR="00994AA6">
        <w:rPr>
          <w:rFonts w:ascii="Times New Roman" w:eastAsiaTheme="minorEastAsia" w:hAnsi="Times New Roman" w:cs="Times New Roman"/>
          <w:color w:val="000000" w:themeColor="text1"/>
          <w:lang w:val="en-CA"/>
        </w:rPr>
        <w:t xml:space="preserve"> on average</w:t>
      </w:r>
      <w:r w:rsidR="005C1FEE">
        <w:rPr>
          <w:rFonts w:ascii="Times New Roman" w:eastAsiaTheme="minorEastAsia" w:hAnsi="Times New Roman" w:cs="Times New Roman"/>
          <w:color w:val="000000" w:themeColor="text1"/>
          <w:lang w:val="en-CA"/>
        </w:rPr>
        <w:t>,</w:t>
      </w:r>
      <w:r w:rsidR="00994AA6">
        <w:rPr>
          <w:rFonts w:ascii="Times New Roman" w:eastAsiaTheme="minorEastAsia" w:hAnsi="Times New Roman" w:cs="Times New Roman"/>
          <w:color w:val="000000" w:themeColor="text1"/>
          <w:lang w:val="en-CA"/>
        </w:rPr>
        <w:t xml:space="preserve"> core areas of 0.086 </w:t>
      </w:r>
      <w:del w:id="257" w:author="Kyle Elliott, Dr" w:date="2025-06-17T19:46:00Z" w16du:dateUtc="2025-06-17T23:46:00Z">
        <w:r w:rsidR="00994AA6" w:rsidDel="003A4710">
          <w:rPr>
            <w:rFonts w:ascii="Times New Roman" w:eastAsiaTheme="minorEastAsia" w:hAnsi="Times New Roman" w:cs="Times New Roman"/>
            <w:color w:val="000000" w:themeColor="text1"/>
            <w:lang w:val="en-CA"/>
          </w:rPr>
          <w:delText>km</w:delText>
        </w:r>
        <w:r w:rsidR="00994AA6" w:rsidDel="003A4710">
          <w:rPr>
            <w:rFonts w:ascii="Times New Roman" w:eastAsiaTheme="minorEastAsia" w:hAnsi="Times New Roman" w:cs="Times New Roman"/>
            <w:color w:val="000000" w:themeColor="text1"/>
            <w:vertAlign w:val="superscript"/>
            <w:lang w:val="en-CA"/>
          </w:rPr>
          <w:delText>2</w:delText>
        </w:r>
        <w:r w:rsidR="00994AA6" w:rsidDel="003A4710">
          <w:rPr>
            <w:rFonts w:ascii="Times New Roman" w:eastAsiaTheme="minorEastAsia" w:hAnsi="Times New Roman" w:cs="Times New Roman"/>
            <w:color w:val="000000" w:themeColor="text1"/>
            <w:lang w:val="en-CA"/>
          </w:rPr>
          <w:delText xml:space="preserve"> with a SE of </w:delText>
        </w:r>
      </w:del>
      <w:r w:rsidR="00994AA6">
        <w:rPr>
          <w:rFonts w:ascii="Times New Roman" w:eastAsiaTheme="minorEastAsia" w:hAnsi="Times New Roman" w:cs="Times New Roman"/>
          <w:color w:val="000000" w:themeColor="text1"/>
          <w:lang w:val="en-CA"/>
        </w:rPr>
        <w:sym w:font="Symbol" w:char="F0B1"/>
      </w:r>
      <w:r w:rsidR="00994AA6">
        <w:rPr>
          <w:rFonts w:ascii="Times New Roman" w:eastAsiaTheme="minorEastAsia" w:hAnsi="Times New Roman" w:cs="Times New Roman"/>
          <w:color w:val="000000" w:themeColor="text1"/>
          <w:lang w:val="en-CA"/>
        </w:rPr>
        <w:t xml:space="preserve"> 0.021 km</w:t>
      </w:r>
      <w:r w:rsidR="00994AA6">
        <w:rPr>
          <w:rFonts w:ascii="Times New Roman" w:eastAsiaTheme="minorEastAsia" w:hAnsi="Times New Roman" w:cs="Times New Roman"/>
          <w:color w:val="000000" w:themeColor="text1"/>
          <w:vertAlign w:val="superscript"/>
          <w:lang w:val="en-CA"/>
        </w:rPr>
        <w:t>2</w:t>
      </w:r>
      <w:r w:rsidR="005C1FEE">
        <w:rPr>
          <w:rFonts w:ascii="Times New Roman" w:eastAsiaTheme="minorEastAsia" w:hAnsi="Times New Roman" w:cs="Times New Roman"/>
          <w:color w:val="000000" w:themeColor="text1"/>
          <w:lang w:val="en-CA"/>
        </w:rPr>
        <w:t xml:space="preserve"> </w:t>
      </w:r>
      <w:del w:id="258" w:author="Kyle Elliott, Dr" w:date="2025-06-17T19:46:00Z" w16du:dateUtc="2025-06-17T23:46:00Z">
        <w:r w:rsidR="005C1FEE" w:rsidDel="003A4710">
          <w:rPr>
            <w:rFonts w:ascii="Times New Roman" w:eastAsiaTheme="minorEastAsia" w:hAnsi="Times New Roman" w:cs="Times New Roman"/>
            <w:color w:val="000000" w:themeColor="text1"/>
            <w:lang w:val="en-CA"/>
          </w:rPr>
          <w:delText>while t</w:delText>
        </w:r>
        <w:r w:rsidR="00994AA6" w:rsidDel="003A4710">
          <w:rPr>
            <w:rFonts w:ascii="Times New Roman" w:eastAsiaTheme="minorEastAsia" w:hAnsi="Times New Roman" w:cs="Times New Roman"/>
            <w:color w:val="000000" w:themeColor="text1"/>
            <w:lang w:val="en-CA"/>
          </w:rPr>
          <w:delText>heir</w:delText>
        </w:r>
      </w:del>
      <w:ins w:id="259" w:author="Kyle Elliott, Dr" w:date="2025-06-17T19:46:00Z" w16du:dateUtc="2025-06-17T23:46:00Z">
        <w:r w:rsidR="003A4710">
          <w:rPr>
            <w:rFonts w:ascii="Times New Roman" w:eastAsiaTheme="minorEastAsia" w:hAnsi="Times New Roman" w:cs="Times New Roman"/>
            <w:color w:val="000000" w:themeColor="text1"/>
            <w:lang w:val="en-CA"/>
          </w:rPr>
          <w:t>and</w:t>
        </w:r>
      </w:ins>
      <w:r w:rsidR="00994AA6">
        <w:rPr>
          <w:rFonts w:ascii="Times New Roman" w:eastAsiaTheme="minorEastAsia" w:hAnsi="Times New Roman" w:cs="Times New Roman"/>
          <w:color w:val="000000" w:themeColor="text1"/>
          <w:lang w:val="en-CA"/>
        </w:rPr>
        <w:t xml:space="preserve"> </w:t>
      </w:r>
      <w:r w:rsidR="005C1FEE">
        <w:rPr>
          <w:rFonts w:ascii="Times New Roman" w:eastAsiaTheme="minorEastAsia" w:hAnsi="Times New Roman" w:cs="Times New Roman"/>
          <w:color w:val="000000" w:themeColor="text1"/>
          <w:lang w:val="en-CA"/>
        </w:rPr>
        <w:t xml:space="preserve">total </w:t>
      </w:r>
      <w:r w:rsidR="00994AA6">
        <w:rPr>
          <w:rFonts w:ascii="Times New Roman" w:eastAsiaTheme="minorEastAsia" w:hAnsi="Times New Roman" w:cs="Times New Roman"/>
          <w:color w:val="000000" w:themeColor="text1"/>
          <w:lang w:val="en-CA"/>
        </w:rPr>
        <w:t xml:space="preserve">home ranges </w:t>
      </w:r>
      <w:del w:id="260" w:author="Kyle Elliott, Dr" w:date="2025-06-17T19:46:00Z" w16du:dateUtc="2025-06-17T23:46:00Z">
        <w:r w:rsidR="00994AA6" w:rsidDel="003A4710">
          <w:rPr>
            <w:rFonts w:ascii="Times New Roman" w:eastAsiaTheme="minorEastAsia" w:hAnsi="Times New Roman" w:cs="Times New Roman"/>
            <w:color w:val="000000" w:themeColor="text1"/>
            <w:lang w:val="en-CA"/>
          </w:rPr>
          <w:delText>were on average</w:delText>
        </w:r>
      </w:del>
      <w:ins w:id="261" w:author="Kyle Elliott, Dr" w:date="2025-06-17T19:46:00Z" w16du:dateUtc="2025-06-17T23:46:00Z">
        <w:r w:rsidR="003A4710">
          <w:rPr>
            <w:rFonts w:ascii="Times New Roman" w:eastAsiaTheme="minorEastAsia" w:hAnsi="Times New Roman" w:cs="Times New Roman"/>
            <w:color w:val="000000" w:themeColor="text1"/>
            <w:lang w:val="en-CA"/>
          </w:rPr>
          <w:t>of</w:t>
        </w:r>
      </w:ins>
      <w:r w:rsidR="00994AA6">
        <w:rPr>
          <w:rFonts w:ascii="Times New Roman" w:eastAsiaTheme="minorEastAsia" w:hAnsi="Times New Roman" w:cs="Times New Roman"/>
          <w:color w:val="000000" w:themeColor="text1"/>
          <w:lang w:val="en-CA"/>
        </w:rPr>
        <w:t xml:space="preserve"> 0.572 </w:t>
      </w:r>
      <w:del w:id="262" w:author="Kyle Elliott, Dr" w:date="2025-06-17T19:46:00Z" w16du:dateUtc="2025-06-17T23:46:00Z">
        <w:r w:rsidR="00994AA6" w:rsidDel="003A4710">
          <w:rPr>
            <w:rFonts w:ascii="Times New Roman" w:eastAsiaTheme="minorEastAsia" w:hAnsi="Times New Roman" w:cs="Times New Roman"/>
            <w:color w:val="000000" w:themeColor="text1"/>
            <w:lang w:val="en-CA"/>
          </w:rPr>
          <w:delText>km</w:delText>
        </w:r>
        <w:r w:rsidR="00994AA6" w:rsidDel="003A4710">
          <w:rPr>
            <w:rFonts w:ascii="Times New Roman" w:eastAsiaTheme="minorEastAsia" w:hAnsi="Times New Roman" w:cs="Times New Roman"/>
            <w:color w:val="000000" w:themeColor="text1"/>
            <w:vertAlign w:val="superscript"/>
            <w:lang w:val="en-CA"/>
          </w:rPr>
          <w:delText>2</w:delText>
        </w:r>
        <w:r w:rsidR="00994AA6" w:rsidDel="003A4710">
          <w:rPr>
            <w:rFonts w:ascii="Times New Roman" w:eastAsiaTheme="minorEastAsia" w:hAnsi="Times New Roman" w:cs="Times New Roman"/>
            <w:color w:val="000000" w:themeColor="text1"/>
            <w:lang w:val="en-CA"/>
          </w:rPr>
          <w:delText xml:space="preserve"> with a SE of </w:delText>
        </w:r>
      </w:del>
      <w:r w:rsidR="00994AA6">
        <w:rPr>
          <w:rFonts w:ascii="Times New Roman" w:eastAsiaTheme="minorEastAsia" w:hAnsi="Times New Roman" w:cs="Times New Roman"/>
          <w:color w:val="000000" w:themeColor="text1"/>
          <w:lang w:val="en-CA"/>
        </w:rPr>
        <w:sym w:font="Symbol" w:char="F0B1"/>
      </w:r>
      <w:r w:rsidR="00994AA6">
        <w:rPr>
          <w:rFonts w:ascii="Times New Roman" w:eastAsiaTheme="minorEastAsia" w:hAnsi="Times New Roman" w:cs="Times New Roman"/>
          <w:color w:val="000000" w:themeColor="text1"/>
          <w:lang w:val="en-CA"/>
        </w:rPr>
        <w:t xml:space="preserve"> </w:t>
      </w:r>
      <w:r w:rsidR="00FE15BD">
        <w:rPr>
          <w:rFonts w:ascii="Times New Roman" w:eastAsiaTheme="minorEastAsia" w:hAnsi="Times New Roman" w:cs="Times New Roman"/>
          <w:color w:val="000000" w:themeColor="text1"/>
          <w:lang w:val="en-CA"/>
        </w:rPr>
        <w:t>0.127 km</w:t>
      </w:r>
      <w:r w:rsidR="00FE15BD">
        <w:rPr>
          <w:rFonts w:ascii="Times New Roman" w:eastAsiaTheme="minorEastAsia" w:hAnsi="Times New Roman" w:cs="Times New Roman"/>
          <w:color w:val="000000" w:themeColor="text1"/>
          <w:vertAlign w:val="superscript"/>
          <w:lang w:val="en-CA"/>
        </w:rPr>
        <w:t>2</w:t>
      </w:r>
      <w:r w:rsidR="00FE15BD">
        <w:rPr>
          <w:rFonts w:ascii="Times New Roman" w:eastAsiaTheme="minorEastAsia" w:hAnsi="Times New Roman" w:cs="Times New Roman"/>
          <w:color w:val="000000" w:themeColor="text1"/>
          <w:lang w:val="en-CA"/>
        </w:rPr>
        <w:t xml:space="preserve">. </w:t>
      </w:r>
      <w:del w:id="263" w:author="Kyle Elliott, Dr" w:date="2025-06-17T19:46:00Z" w16du:dateUtc="2025-06-17T23:46:00Z">
        <w:r w:rsidR="00FE15BD" w:rsidDel="003A4710">
          <w:rPr>
            <w:rFonts w:ascii="Times New Roman" w:eastAsiaTheme="minorEastAsia" w:hAnsi="Times New Roman" w:cs="Times New Roman"/>
            <w:color w:val="000000" w:themeColor="text1"/>
            <w:lang w:val="en-CA"/>
          </w:rPr>
          <w:delText xml:space="preserve">Finaly, </w:delText>
        </w:r>
        <w:r w:rsidR="005C1FEE" w:rsidDel="003A4710">
          <w:rPr>
            <w:rFonts w:ascii="Times New Roman" w:eastAsiaTheme="minorEastAsia" w:hAnsi="Times New Roman" w:cs="Times New Roman"/>
            <w:color w:val="000000" w:themeColor="text1"/>
            <w:lang w:val="en-CA"/>
          </w:rPr>
          <w:delText xml:space="preserve">for </w:delText>
        </w:r>
        <w:r w:rsidR="00FE15BD" w:rsidDel="003A4710">
          <w:rPr>
            <w:rFonts w:ascii="Times New Roman" w:eastAsiaTheme="minorEastAsia" w:hAnsi="Times New Roman" w:cs="Times New Roman"/>
            <w:color w:val="000000" w:themeColor="text1"/>
            <w:lang w:val="en-CA"/>
          </w:rPr>
          <w:delText>the b</w:delText>
        </w:r>
      </w:del>
      <w:ins w:id="264" w:author="Kyle Elliott, Dr" w:date="2025-06-17T19:46:00Z" w16du:dateUtc="2025-06-17T23:46:00Z">
        <w:r w:rsidR="003A4710">
          <w:rPr>
            <w:rFonts w:ascii="Times New Roman" w:eastAsiaTheme="minorEastAsia" w:hAnsi="Times New Roman" w:cs="Times New Roman"/>
            <w:color w:val="000000" w:themeColor="text1"/>
            <w:lang w:val="en-CA"/>
          </w:rPr>
          <w:t>B</w:t>
        </w:r>
      </w:ins>
      <w:r w:rsidR="00FE15BD">
        <w:rPr>
          <w:rFonts w:ascii="Times New Roman" w:eastAsiaTheme="minorEastAsia" w:hAnsi="Times New Roman" w:cs="Times New Roman"/>
          <w:color w:val="000000" w:themeColor="text1"/>
          <w:lang w:val="en-CA"/>
        </w:rPr>
        <w:t xml:space="preserve">irds </w:t>
      </w:r>
      <w:del w:id="265" w:author="Kyle Elliott, Dr" w:date="2025-06-17T19:46:00Z" w16du:dateUtc="2025-06-17T23:46:00Z">
        <w:r w:rsidR="00FE15BD" w:rsidDel="003A4710">
          <w:rPr>
            <w:rFonts w:ascii="Times New Roman" w:eastAsiaTheme="minorEastAsia" w:hAnsi="Times New Roman" w:cs="Times New Roman"/>
            <w:color w:val="000000" w:themeColor="text1"/>
            <w:lang w:val="en-CA"/>
          </w:rPr>
          <w:delText>that spent winter</w:delText>
        </w:r>
      </w:del>
      <w:ins w:id="266" w:author="Kyle Elliott, Dr" w:date="2025-06-17T19:46:00Z" w16du:dateUtc="2025-06-17T23:46:00Z">
        <w:r w:rsidR="003A4710">
          <w:rPr>
            <w:rFonts w:ascii="Times New Roman" w:eastAsiaTheme="minorEastAsia" w:hAnsi="Times New Roman" w:cs="Times New Roman"/>
            <w:color w:val="000000" w:themeColor="text1"/>
            <w:lang w:val="en-CA"/>
          </w:rPr>
          <w:t>wintering</w:t>
        </w:r>
      </w:ins>
      <w:r w:rsidR="00FE15BD">
        <w:rPr>
          <w:rFonts w:ascii="Times New Roman" w:eastAsiaTheme="minorEastAsia" w:hAnsi="Times New Roman" w:cs="Times New Roman"/>
          <w:color w:val="000000" w:themeColor="text1"/>
          <w:lang w:val="en-CA"/>
        </w:rPr>
        <w:t xml:space="preserve"> at CON (most urban location)</w:t>
      </w:r>
      <w:del w:id="267" w:author="Kyle Elliott, Dr" w:date="2025-06-17T19:46:00Z" w16du:dateUtc="2025-06-17T23:46:00Z">
        <w:r w:rsidR="00FE15BD" w:rsidDel="003A4710">
          <w:rPr>
            <w:rFonts w:ascii="Times New Roman" w:eastAsiaTheme="minorEastAsia" w:hAnsi="Times New Roman" w:cs="Times New Roman"/>
            <w:color w:val="000000" w:themeColor="text1"/>
            <w:lang w:val="en-CA"/>
          </w:rPr>
          <w:delText xml:space="preserve">, </w:delText>
        </w:r>
        <w:r w:rsidR="005C1FEE" w:rsidDel="003A4710">
          <w:rPr>
            <w:rFonts w:ascii="Times New Roman" w:eastAsiaTheme="minorEastAsia" w:hAnsi="Times New Roman" w:cs="Times New Roman"/>
            <w:color w:val="000000" w:themeColor="text1"/>
            <w:lang w:val="en-CA"/>
          </w:rPr>
          <w:delText>we found that they</w:delText>
        </w:r>
      </w:del>
      <w:r w:rsidR="005C1FEE">
        <w:rPr>
          <w:rFonts w:ascii="Times New Roman" w:eastAsiaTheme="minorEastAsia" w:hAnsi="Times New Roman" w:cs="Times New Roman"/>
          <w:color w:val="000000" w:themeColor="text1"/>
          <w:lang w:val="en-CA"/>
        </w:rPr>
        <w:t xml:space="preserve"> </w:t>
      </w:r>
      <w:r w:rsidR="00FE15BD">
        <w:rPr>
          <w:rFonts w:ascii="Times New Roman" w:eastAsiaTheme="minorEastAsia" w:hAnsi="Times New Roman" w:cs="Times New Roman"/>
          <w:color w:val="000000" w:themeColor="text1"/>
          <w:lang w:val="en-CA"/>
        </w:rPr>
        <w:t xml:space="preserve">had </w:t>
      </w:r>
      <w:del w:id="268" w:author="Kyle Elliott, Dr" w:date="2025-06-17T19:46:00Z" w16du:dateUtc="2025-06-17T23:46:00Z">
        <w:r w:rsidR="00FE15BD" w:rsidDel="003A4710">
          <w:rPr>
            <w:rFonts w:ascii="Times New Roman" w:eastAsiaTheme="minorEastAsia" w:hAnsi="Times New Roman" w:cs="Times New Roman"/>
            <w:color w:val="000000" w:themeColor="text1"/>
            <w:lang w:val="en-CA"/>
          </w:rPr>
          <w:delText xml:space="preserve">on </w:delText>
        </w:r>
      </w:del>
      <w:ins w:id="269" w:author="Kyle Elliott, Dr" w:date="2025-06-17T19:46:00Z" w16du:dateUtc="2025-06-17T23:46:00Z">
        <w:r w:rsidR="003A4710">
          <w:rPr>
            <w:rFonts w:ascii="Times New Roman" w:eastAsiaTheme="minorEastAsia" w:hAnsi="Times New Roman" w:cs="Times New Roman"/>
            <w:color w:val="000000" w:themeColor="text1"/>
            <w:lang w:val="en-CA"/>
          </w:rPr>
          <w:t xml:space="preserve">an </w:t>
        </w:r>
      </w:ins>
      <w:r w:rsidR="00FE15BD">
        <w:rPr>
          <w:rFonts w:ascii="Times New Roman" w:eastAsiaTheme="minorEastAsia" w:hAnsi="Times New Roman" w:cs="Times New Roman"/>
          <w:color w:val="000000" w:themeColor="text1"/>
          <w:lang w:val="en-CA"/>
        </w:rPr>
        <w:t>average core area</w:t>
      </w:r>
      <w:del w:id="270" w:author="Kyle Elliott, Dr" w:date="2025-06-17T19:47:00Z" w16du:dateUtc="2025-06-17T23:47:00Z">
        <w:r w:rsidR="00FE15BD" w:rsidDel="003A4710">
          <w:rPr>
            <w:rFonts w:ascii="Times New Roman" w:eastAsiaTheme="minorEastAsia" w:hAnsi="Times New Roman" w:cs="Times New Roman"/>
            <w:color w:val="000000" w:themeColor="text1"/>
            <w:lang w:val="en-CA"/>
          </w:rPr>
          <w:delText>s</w:delText>
        </w:r>
      </w:del>
      <w:r w:rsidR="00FE15BD">
        <w:rPr>
          <w:rFonts w:ascii="Times New Roman" w:eastAsiaTheme="minorEastAsia" w:hAnsi="Times New Roman" w:cs="Times New Roman"/>
          <w:color w:val="000000" w:themeColor="text1"/>
          <w:lang w:val="en-CA"/>
        </w:rPr>
        <w:t xml:space="preserve"> of 0.279 </w:t>
      </w:r>
      <w:del w:id="271" w:author="Kyle Elliott, Dr" w:date="2025-06-17T19:47:00Z" w16du:dateUtc="2025-06-17T23:47:00Z">
        <w:r w:rsidR="00FE15BD" w:rsidDel="003A4710">
          <w:rPr>
            <w:rFonts w:ascii="Times New Roman" w:eastAsiaTheme="minorEastAsia" w:hAnsi="Times New Roman" w:cs="Times New Roman"/>
            <w:color w:val="000000" w:themeColor="text1"/>
            <w:lang w:val="en-CA"/>
          </w:rPr>
          <w:delText>km</w:delText>
        </w:r>
        <w:r w:rsidR="00FE15BD" w:rsidDel="003A4710">
          <w:rPr>
            <w:rFonts w:ascii="Times New Roman" w:eastAsiaTheme="minorEastAsia" w:hAnsi="Times New Roman" w:cs="Times New Roman"/>
            <w:color w:val="000000" w:themeColor="text1"/>
            <w:vertAlign w:val="superscript"/>
            <w:lang w:val="en-CA"/>
          </w:rPr>
          <w:delText>2</w:delText>
        </w:r>
        <w:r w:rsidR="00FE15BD" w:rsidDel="003A4710">
          <w:rPr>
            <w:rFonts w:ascii="Times New Roman" w:eastAsiaTheme="minorEastAsia" w:hAnsi="Times New Roman" w:cs="Times New Roman"/>
            <w:color w:val="000000" w:themeColor="text1"/>
            <w:lang w:val="en-CA"/>
          </w:rPr>
          <w:delText xml:space="preserve"> with a SE of </w:delText>
        </w:r>
      </w:del>
      <w:r w:rsidR="00FE15BD">
        <w:rPr>
          <w:rFonts w:ascii="Times New Roman" w:eastAsiaTheme="minorEastAsia" w:hAnsi="Times New Roman" w:cs="Times New Roman"/>
          <w:color w:val="000000" w:themeColor="text1"/>
          <w:lang w:val="en-CA"/>
        </w:rPr>
        <w:sym w:font="Symbol" w:char="F0B1"/>
      </w:r>
      <w:r w:rsidR="00FE15BD">
        <w:rPr>
          <w:rFonts w:ascii="Times New Roman" w:eastAsiaTheme="minorEastAsia" w:hAnsi="Times New Roman" w:cs="Times New Roman"/>
          <w:color w:val="000000" w:themeColor="text1"/>
          <w:lang w:val="en-CA"/>
        </w:rPr>
        <w:t xml:space="preserve"> 0.117 km</w:t>
      </w:r>
      <w:r w:rsidR="00FE15BD">
        <w:rPr>
          <w:rFonts w:ascii="Times New Roman" w:eastAsiaTheme="minorEastAsia" w:hAnsi="Times New Roman" w:cs="Times New Roman"/>
          <w:color w:val="000000" w:themeColor="text1"/>
          <w:vertAlign w:val="superscript"/>
          <w:lang w:val="en-CA"/>
        </w:rPr>
        <w:t>2</w:t>
      </w:r>
      <w:r w:rsidR="005C1FEE">
        <w:rPr>
          <w:rFonts w:ascii="Times New Roman" w:eastAsiaTheme="minorEastAsia" w:hAnsi="Times New Roman" w:cs="Times New Roman"/>
          <w:color w:val="000000" w:themeColor="text1"/>
          <w:lang w:val="en-CA"/>
        </w:rPr>
        <w:t xml:space="preserve"> while t</w:t>
      </w:r>
      <w:r w:rsidR="00FE15BD">
        <w:rPr>
          <w:rFonts w:ascii="Times New Roman" w:eastAsiaTheme="minorEastAsia" w:hAnsi="Times New Roman" w:cs="Times New Roman"/>
          <w:color w:val="000000" w:themeColor="text1"/>
          <w:lang w:val="en-CA"/>
        </w:rPr>
        <w:t xml:space="preserve">heir </w:t>
      </w:r>
      <w:r w:rsidR="005C1FEE">
        <w:rPr>
          <w:rFonts w:ascii="Times New Roman" w:eastAsiaTheme="minorEastAsia" w:hAnsi="Times New Roman" w:cs="Times New Roman"/>
          <w:color w:val="000000" w:themeColor="text1"/>
          <w:lang w:val="en-CA"/>
        </w:rPr>
        <w:t xml:space="preserve">total </w:t>
      </w:r>
      <w:r w:rsidR="00FE15BD">
        <w:rPr>
          <w:rFonts w:ascii="Times New Roman" w:eastAsiaTheme="minorEastAsia" w:hAnsi="Times New Roman" w:cs="Times New Roman"/>
          <w:color w:val="000000" w:themeColor="text1"/>
          <w:lang w:val="en-CA"/>
        </w:rPr>
        <w:t xml:space="preserve">home ranges </w:t>
      </w:r>
      <w:del w:id="272" w:author="Kyle Elliott, Dr" w:date="2025-06-17T19:47:00Z" w16du:dateUtc="2025-06-17T23:47:00Z">
        <w:r w:rsidR="00FE15BD" w:rsidDel="003A4710">
          <w:rPr>
            <w:rFonts w:ascii="Times New Roman" w:eastAsiaTheme="minorEastAsia" w:hAnsi="Times New Roman" w:cs="Times New Roman"/>
            <w:color w:val="000000" w:themeColor="text1"/>
            <w:lang w:val="en-CA"/>
          </w:rPr>
          <w:delText>were on average</w:delText>
        </w:r>
      </w:del>
      <w:ins w:id="273" w:author="Kyle Elliott, Dr" w:date="2025-06-17T19:47:00Z" w16du:dateUtc="2025-06-17T23:47:00Z">
        <w:r w:rsidR="003A4710">
          <w:rPr>
            <w:rFonts w:ascii="Times New Roman" w:eastAsiaTheme="minorEastAsia" w:hAnsi="Times New Roman" w:cs="Times New Roman"/>
            <w:color w:val="000000" w:themeColor="text1"/>
            <w:lang w:val="en-CA"/>
          </w:rPr>
          <w:t>were</w:t>
        </w:r>
      </w:ins>
      <w:r w:rsidR="00FE15BD">
        <w:rPr>
          <w:rFonts w:ascii="Times New Roman" w:eastAsiaTheme="minorEastAsia" w:hAnsi="Times New Roman" w:cs="Times New Roman"/>
          <w:color w:val="000000" w:themeColor="text1"/>
          <w:lang w:val="en-CA"/>
        </w:rPr>
        <w:t xml:space="preserve"> 1.525 </w:t>
      </w:r>
      <w:del w:id="274" w:author="Kyle Elliott, Dr" w:date="2025-06-17T19:47:00Z" w16du:dateUtc="2025-06-17T23:47:00Z">
        <w:r w:rsidR="00FE15BD" w:rsidDel="003A4710">
          <w:rPr>
            <w:rFonts w:ascii="Times New Roman" w:eastAsiaTheme="minorEastAsia" w:hAnsi="Times New Roman" w:cs="Times New Roman"/>
            <w:color w:val="000000" w:themeColor="text1"/>
            <w:lang w:val="en-CA"/>
          </w:rPr>
          <w:delText>km</w:delText>
        </w:r>
        <w:r w:rsidR="00FE15BD" w:rsidDel="003A4710">
          <w:rPr>
            <w:rFonts w:ascii="Times New Roman" w:eastAsiaTheme="minorEastAsia" w:hAnsi="Times New Roman" w:cs="Times New Roman"/>
            <w:color w:val="000000" w:themeColor="text1"/>
            <w:vertAlign w:val="superscript"/>
            <w:lang w:val="en-CA"/>
          </w:rPr>
          <w:delText>2</w:delText>
        </w:r>
        <w:r w:rsidR="00FE15BD" w:rsidDel="003A4710">
          <w:rPr>
            <w:rFonts w:ascii="Times New Roman" w:eastAsiaTheme="minorEastAsia" w:hAnsi="Times New Roman" w:cs="Times New Roman"/>
            <w:color w:val="000000" w:themeColor="text1"/>
            <w:lang w:val="en-CA"/>
          </w:rPr>
          <w:delText xml:space="preserve"> with a SE of </w:delText>
        </w:r>
      </w:del>
      <w:r w:rsidR="00FE15BD">
        <w:rPr>
          <w:rFonts w:ascii="Times New Roman" w:eastAsiaTheme="minorEastAsia" w:hAnsi="Times New Roman" w:cs="Times New Roman"/>
          <w:color w:val="000000" w:themeColor="text1"/>
          <w:lang w:val="en-CA"/>
        </w:rPr>
        <w:sym w:font="Symbol" w:char="F0B1"/>
      </w:r>
      <w:r w:rsidR="00FE15BD">
        <w:rPr>
          <w:rFonts w:ascii="Times New Roman" w:eastAsiaTheme="minorEastAsia" w:hAnsi="Times New Roman" w:cs="Times New Roman"/>
          <w:color w:val="000000" w:themeColor="text1"/>
          <w:lang w:val="en-CA"/>
        </w:rPr>
        <w:t xml:space="preserve"> 0.532 km</w:t>
      </w:r>
      <w:r w:rsidR="00FE15BD">
        <w:rPr>
          <w:rFonts w:ascii="Times New Roman" w:eastAsiaTheme="minorEastAsia" w:hAnsi="Times New Roman" w:cs="Times New Roman"/>
          <w:color w:val="000000" w:themeColor="text1"/>
          <w:vertAlign w:val="superscript"/>
          <w:lang w:val="en-CA"/>
        </w:rPr>
        <w:t>2</w:t>
      </w:r>
      <w:r w:rsidR="00FE15BD">
        <w:rPr>
          <w:rFonts w:ascii="Times New Roman" w:eastAsiaTheme="minorEastAsia" w:hAnsi="Times New Roman" w:cs="Times New Roman"/>
          <w:color w:val="000000" w:themeColor="text1"/>
          <w:lang w:val="en-CA"/>
        </w:rPr>
        <w:t>.</w:t>
      </w:r>
    </w:p>
    <w:p w14:paraId="36161780" w14:textId="7EC83960" w:rsidR="00EE3B63" w:rsidRPr="0013639E" w:rsidRDefault="009B5391" w:rsidP="009B5391">
      <w:pPr>
        <w:pStyle w:val="Heading3"/>
        <w:spacing w:line="480" w:lineRule="auto"/>
        <w:jc w:val="both"/>
        <w:rPr>
          <w:rFonts w:ascii="Times New Roman" w:hAnsi="Times New Roman" w:cs="Times New Roman"/>
          <w:noProof/>
          <w:color w:val="000000" w:themeColor="text1"/>
          <w:sz w:val="24"/>
          <w:szCs w:val="24"/>
          <w:u w:val="single"/>
          <w:lang w:val="en-CA"/>
        </w:rPr>
      </w:pPr>
      <w:bookmarkStart w:id="275" w:name="_Toc200031458"/>
      <w:r w:rsidRPr="006B2035">
        <w:rPr>
          <w:rFonts w:ascii="Times New Roman" w:hAnsi="Times New Roman" w:cs="Times New Roman"/>
          <w:noProof/>
          <w:color w:val="000000" w:themeColor="text1"/>
          <w:sz w:val="24"/>
          <w:szCs w:val="24"/>
          <w:u w:val="single"/>
          <w:lang w:val="en-CA"/>
        </w:rPr>
        <w:t xml:space="preserve">Habitat selection </w:t>
      </w:r>
      <w:commentRangeStart w:id="276"/>
      <w:commentRangeStart w:id="277"/>
      <w:r w:rsidRPr="006B2035">
        <w:rPr>
          <w:rFonts w:ascii="Times New Roman" w:hAnsi="Times New Roman" w:cs="Times New Roman"/>
          <w:noProof/>
          <w:color w:val="000000" w:themeColor="text1"/>
          <w:sz w:val="24"/>
          <w:szCs w:val="24"/>
          <w:u w:val="single"/>
          <w:lang w:val="en-CA"/>
        </w:rPr>
        <w:t>scale</w:t>
      </w:r>
      <w:bookmarkEnd w:id="275"/>
      <w:commentRangeEnd w:id="276"/>
      <w:r w:rsidR="003A4710">
        <w:rPr>
          <w:rStyle w:val="CommentReference"/>
          <w:rFonts w:eastAsiaTheme="minorHAnsi" w:cstheme="minorBidi"/>
          <w:color w:val="auto"/>
        </w:rPr>
        <w:commentReference w:id="276"/>
      </w:r>
      <w:commentRangeEnd w:id="277"/>
      <w:r w:rsidR="003A4710">
        <w:rPr>
          <w:rStyle w:val="CommentReference"/>
          <w:rFonts w:eastAsiaTheme="minorHAnsi" w:cstheme="minorBidi"/>
          <w:color w:val="auto"/>
        </w:rPr>
        <w:commentReference w:id="277"/>
      </w:r>
    </w:p>
    <w:p w14:paraId="5E31EBDB" w14:textId="3B4AA64E" w:rsidR="00A46690" w:rsidRDefault="001B5B4E" w:rsidP="00B02FAD">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themeColor="text1"/>
          <w:lang w:val="en-CA"/>
        </w:rPr>
        <w:tab/>
      </w:r>
      <w:r>
        <w:rPr>
          <w:rFonts w:ascii="Times New Roman" w:hAnsi="Times New Roman" w:cs="Times New Roman"/>
          <w:color w:val="000000" w:themeColor="text1"/>
          <w:lang w:val="en-CA"/>
        </w:rPr>
        <w:tab/>
      </w:r>
      <w:del w:id="278" w:author="Kyle Elliott, Dr" w:date="2025-06-17T19:47:00Z" w16du:dateUtc="2025-06-17T23:47:00Z">
        <w:r w:rsidR="00261A15" w:rsidDel="003A4710">
          <w:rPr>
            <w:rFonts w:ascii="Times New Roman" w:hAnsi="Times New Roman" w:cs="Times New Roman"/>
            <w:color w:val="000000" w:themeColor="text1"/>
            <w:lang w:val="en-CA"/>
          </w:rPr>
          <w:delText xml:space="preserve">For each release site, four different habitat selection scales were investigated, using variables extracted from either a </w:delText>
        </w:r>
        <w:r w:rsidR="00AF422F" w:rsidDel="003A4710">
          <w:rPr>
            <w:rFonts w:ascii="Times New Roman" w:hAnsi="Times New Roman" w:cs="Times New Roman"/>
            <w:color w:val="000000" w:themeColor="text1"/>
            <w:lang w:val="en-CA"/>
          </w:rPr>
          <w:delText>25-, 50-, 100- or 200-meter</w:delText>
        </w:r>
        <w:r w:rsidR="00261A15" w:rsidDel="003A4710">
          <w:rPr>
            <w:rFonts w:ascii="Times New Roman" w:hAnsi="Times New Roman" w:cs="Times New Roman"/>
            <w:color w:val="000000" w:themeColor="text1"/>
            <w:lang w:val="en-CA"/>
          </w:rPr>
          <w:delText xml:space="preserve"> radius</w:delText>
        </w:r>
        <w:r w:rsidR="00AF422F" w:rsidDel="003A4710">
          <w:rPr>
            <w:rFonts w:ascii="Times New Roman" w:hAnsi="Times New Roman" w:cs="Times New Roman"/>
            <w:color w:val="000000" w:themeColor="text1"/>
            <w:lang w:val="en-CA"/>
          </w:rPr>
          <w:delText xml:space="preserve"> </w:delText>
        </w:r>
        <w:r w:rsidR="00261A15" w:rsidDel="003A4710">
          <w:rPr>
            <w:rFonts w:ascii="Times New Roman" w:hAnsi="Times New Roman" w:cs="Times New Roman"/>
            <w:color w:val="000000" w:themeColor="text1"/>
            <w:lang w:val="en-CA"/>
          </w:rPr>
          <w:delText>area.</w:delText>
        </w:r>
        <w:r w:rsidR="00AF422F" w:rsidDel="003A4710">
          <w:rPr>
            <w:rFonts w:ascii="Times New Roman" w:hAnsi="Times New Roman" w:cs="Times New Roman"/>
            <w:color w:val="000000" w:themeColor="text1"/>
            <w:lang w:val="en-CA"/>
          </w:rPr>
          <w:delText xml:space="preserve"> Said variables included the mean vegetation height (in meters), the standard deviation of the mean vegetation height, the mean population density (in </w:delText>
        </w:r>
        <w:r w:rsidR="00AF422F" w:rsidDel="003A4710">
          <w:rPr>
            <w:rFonts w:ascii="Times New Roman" w:hAnsi="Times New Roman" w:cs="Times New Roman"/>
            <w:lang w:val="en-CA"/>
          </w:rPr>
          <w:delText>people</w:delText>
        </w:r>
        <w:r w:rsidR="00AF422F" w:rsidRPr="0082677E" w:rsidDel="003A4710">
          <w:rPr>
            <w:rFonts w:ascii="Times New Roman" w:hAnsi="Times New Roman" w:cs="Times New Roman"/>
            <w:color w:val="000000"/>
            <w:lang w:val="en-CA"/>
          </w:rPr>
          <w:delText>/</w:delText>
        </w:r>
        <w:r w:rsidR="00AF422F" w:rsidDel="003A4710">
          <w:rPr>
            <w:rFonts w:ascii="Times New Roman" w:hAnsi="Times New Roman" w:cs="Times New Roman"/>
            <w:color w:val="000000"/>
            <w:lang w:val="en-CA"/>
          </w:rPr>
          <w:delText>km</w:delText>
        </w:r>
        <w:r w:rsidR="00AF422F" w:rsidDel="003A4710">
          <w:rPr>
            <w:rFonts w:ascii="Times New Roman" w:hAnsi="Times New Roman" w:cs="Times New Roman"/>
            <w:color w:val="000000"/>
            <w:vertAlign w:val="superscript"/>
            <w:lang w:val="en-CA"/>
          </w:rPr>
          <w:delText>2</w:delText>
        </w:r>
        <w:r w:rsidR="00AF422F" w:rsidDel="003A4710">
          <w:rPr>
            <w:rFonts w:ascii="Times New Roman" w:hAnsi="Times New Roman" w:cs="Times New Roman"/>
            <w:color w:val="000000"/>
            <w:lang w:val="en-CA"/>
          </w:rPr>
          <w:delText xml:space="preserve">), the mean road length (in meters) and the distance to the closest bird feeder (in meters). </w:delText>
        </w:r>
      </w:del>
      <w:r w:rsidR="00AF422F">
        <w:rPr>
          <w:rFonts w:ascii="Times New Roman" w:hAnsi="Times New Roman" w:cs="Times New Roman"/>
          <w:color w:val="000000"/>
          <w:lang w:val="en-CA"/>
        </w:rPr>
        <w:t xml:space="preserve">The best model for the habitat selection scale of the cardinals relocated to </w:t>
      </w:r>
      <w:del w:id="279" w:author="Kyle Elliott, Dr" w:date="2025-06-17T19:47:00Z" w16du:dateUtc="2025-06-17T23:47:00Z">
        <w:r w:rsidR="00AF422F" w:rsidDel="003A4710">
          <w:rPr>
            <w:rFonts w:ascii="Times New Roman" w:hAnsi="Times New Roman" w:cs="Times New Roman"/>
            <w:color w:val="000000"/>
            <w:lang w:val="en-CA"/>
          </w:rPr>
          <w:delText>the McGill Bird Observatory</w:delText>
        </w:r>
      </w:del>
      <w:ins w:id="280" w:author="Kyle Elliott, Dr" w:date="2025-06-17T19:47:00Z" w16du:dateUtc="2025-06-17T23:47:00Z">
        <w:r w:rsidR="003A4710">
          <w:rPr>
            <w:rFonts w:ascii="Times New Roman" w:hAnsi="Times New Roman" w:cs="Times New Roman"/>
            <w:color w:val="000000"/>
            <w:lang w:val="en-CA"/>
          </w:rPr>
          <w:t>MBO</w:t>
        </w:r>
      </w:ins>
      <w:r w:rsidR="00AF422F">
        <w:rPr>
          <w:rFonts w:ascii="Times New Roman" w:hAnsi="Times New Roman" w:cs="Times New Roman"/>
          <w:color w:val="000000"/>
          <w:lang w:val="en-CA"/>
        </w:rPr>
        <w:t xml:space="preserve"> is the 50-meter</w:t>
      </w:r>
      <w:r>
        <w:rPr>
          <w:rFonts w:ascii="Times New Roman" w:hAnsi="Times New Roman" w:cs="Times New Roman"/>
          <w:color w:val="000000"/>
          <w:lang w:val="en-CA"/>
        </w:rPr>
        <w:t xml:space="preserve"> model </w:t>
      </w:r>
      <w:r w:rsidR="009F6245">
        <w:rPr>
          <w:rFonts w:ascii="Times New Roman" w:hAnsi="Times New Roman" w:cs="Times New Roman"/>
          <w:color w:val="000000"/>
          <w:lang w:val="en-CA"/>
        </w:rPr>
        <w:t>(&gt;</w:t>
      </w:r>
      <w:r>
        <w:rPr>
          <w:rFonts w:ascii="Times New Roman" w:hAnsi="Times New Roman" w:cs="Times New Roman"/>
          <w:color w:val="000000"/>
          <w:lang w:val="en-CA"/>
        </w:rPr>
        <w:t xml:space="preserve">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between all other models; Table 1a). For the birds translocated to </w:t>
      </w:r>
      <w:del w:id="281" w:author="Kyle Elliott, Dr" w:date="2025-06-17T19:47:00Z" w16du:dateUtc="2025-06-17T23:47:00Z">
        <w:r w:rsidDel="003A4710">
          <w:rPr>
            <w:rFonts w:ascii="Times New Roman" w:hAnsi="Times New Roman" w:cs="Times New Roman"/>
            <w:color w:val="000000"/>
            <w:lang w:val="en-CA"/>
          </w:rPr>
          <w:delText>the Town of Baie d’Urfé</w:delText>
        </w:r>
      </w:del>
      <w:ins w:id="282" w:author="Kyle Elliott, Dr" w:date="2025-06-17T19:47:00Z" w16du:dateUtc="2025-06-17T23:47:00Z">
        <w:r w:rsidR="003A4710">
          <w:rPr>
            <w:rFonts w:ascii="Times New Roman" w:hAnsi="Times New Roman" w:cs="Times New Roman"/>
            <w:color w:val="000000"/>
            <w:lang w:val="en-CA"/>
          </w:rPr>
          <w:t>BDU</w:t>
        </w:r>
      </w:ins>
      <w:r>
        <w:rPr>
          <w:rFonts w:ascii="Times New Roman" w:hAnsi="Times New Roman" w:cs="Times New Roman"/>
          <w:color w:val="000000"/>
          <w:lang w:val="en-CA"/>
        </w:rPr>
        <w:t xml:space="preserve">, the best model is the 25-meter one (&gt;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between all other models; Table 1a). Lastly, for the birds relocated at the most urban location (</w:t>
      </w:r>
      <w:del w:id="283" w:author="Kyle Elliott, Dr" w:date="2025-06-17T19:48:00Z" w16du:dateUtc="2025-06-17T23:48:00Z">
        <w:r w:rsidDel="003A4710">
          <w:rPr>
            <w:rFonts w:ascii="Times New Roman" w:hAnsi="Times New Roman" w:cs="Times New Roman"/>
            <w:color w:val="000000"/>
            <w:lang w:val="en-CA"/>
          </w:rPr>
          <w:delText>Concordia University</w:delText>
        </w:r>
      </w:del>
      <w:ins w:id="284" w:author="Kyle Elliott, Dr" w:date="2025-06-17T19:48:00Z" w16du:dateUtc="2025-06-17T23:48:00Z">
        <w:r w:rsidR="003A4710">
          <w:rPr>
            <w:rFonts w:ascii="Times New Roman" w:hAnsi="Times New Roman" w:cs="Times New Roman"/>
            <w:color w:val="000000"/>
            <w:lang w:val="en-CA"/>
          </w:rPr>
          <w:t>CON</w:t>
        </w:r>
      </w:ins>
      <w:r>
        <w:rPr>
          <w:rFonts w:ascii="Times New Roman" w:hAnsi="Times New Roman" w:cs="Times New Roman"/>
          <w:color w:val="000000"/>
          <w:lang w:val="en-CA"/>
        </w:rPr>
        <w:t xml:space="preserve">), the 25-meter model turned out to be the best (&gt;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among all other models; Table 1a).</w:t>
      </w:r>
    </w:p>
    <w:p w14:paraId="1645AB47" w14:textId="78A55180" w:rsidR="001B5B4E" w:rsidRPr="001B5B4E" w:rsidRDefault="001B5B4E" w:rsidP="00B02FAD">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02586D49" w14:textId="5B3F66E9" w:rsidR="006869FD" w:rsidRPr="009B5391" w:rsidRDefault="008F30AE" w:rsidP="00B02FAD">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commentRangeStart w:id="285"/>
      <w:r w:rsidRPr="009B5391">
        <w:rPr>
          <w:rFonts w:ascii="Times New Roman" w:hAnsi="Times New Roman" w:cs="Times New Roman"/>
          <w:b/>
          <w:bCs/>
          <w:color w:val="000000" w:themeColor="text1"/>
          <w:lang w:val="en-CA"/>
        </w:rPr>
        <w:t>Table 1a</w:t>
      </w:r>
      <w:commentRangeEnd w:id="285"/>
      <w:r w:rsidR="00503348" w:rsidRPr="00B02FAD">
        <w:rPr>
          <w:rStyle w:val="CommentReference"/>
          <w:rFonts w:ascii="Times New Roman" w:hAnsi="Times New Roman" w:cs="Times New Roman"/>
          <w:color w:val="000000" w:themeColor="text1"/>
          <w:sz w:val="24"/>
          <w:szCs w:val="24"/>
        </w:rPr>
        <w:commentReference w:id="285"/>
      </w:r>
    </w:p>
    <w:p w14:paraId="1214F5C9" w14:textId="3BDD7639" w:rsidR="008F30AE" w:rsidRDefault="00263ED4"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roofErr w:type="spellStart"/>
      <w:r>
        <w:rPr>
          <w:rFonts w:ascii="Times New Roman" w:hAnsi="Times New Roman" w:cs="Times New Roman"/>
          <w:color w:val="000000"/>
          <w:lang w:val="en-CA"/>
        </w:rPr>
        <w:lastRenderedPageBreak/>
        <w:t>AICc</w:t>
      </w:r>
      <w:proofErr w:type="spellEnd"/>
      <w:r>
        <w:rPr>
          <w:rFonts w:ascii="Times New Roman" w:hAnsi="Times New Roman" w:cs="Times New Roman"/>
          <w:color w:val="000000"/>
          <w:lang w:val="en-CA"/>
        </w:rPr>
        <w:t xml:space="preserve"> of 12 binomial generalized linear model (GLM) with a logit link function comparing habitat selection scales for the 56 Northern cardinals tracked at three study locations</w:t>
      </w:r>
      <w:r w:rsidR="00AF422F">
        <w:rPr>
          <w:rFonts w:ascii="Times New Roman" w:hAnsi="Times New Roman" w:cs="Times New Roman"/>
          <w:color w:val="000000"/>
          <w:lang w:val="en-CA"/>
        </w:rPr>
        <w:t>, based on vegetation vertical structure and anthropogenic variables.</w:t>
      </w:r>
    </w:p>
    <w:p w14:paraId="70386229" w14:textId="77777777" w:rsidR="00DA67D3" w:rsidRDefault="00503348"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 xml:space="preserve"> </w:t>
      </w:r>
    </w:p>
    <w:p w14:paraId="20E30DB2" w14:textId="77777777" w:rsidR="00DA67D3" w:rsidRDefault="00DA67D3"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25FC7443" w14:textId="19EB15F2" w:rsidR="00FC17AA" w:rsidRPr="00FC17AA" w:rsidRDefault="00650C40"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650C40">
        <w:rPr>
          <w:rFonts w:ascii="Times New Roman" w:hAnsi="Times New Roman" w:cs="Times New Roman"/>
          <w:noProof/>
          <w:color w:val="000000"/>
          <w:lang w:val="en-CA"/>
        </w:rPr>
        <w:drawing>
          <wp:inline distT="0" distB="0" distL="0" distR="0" wp14:anchorId="6AB5ACA8" wp14:editId="3D0F53E0">
            <wp:extent cx="5943600" cy="2353310"/>
            <wp:effectExtent l="0" t="0" r="0" b="0"/>
            <wp:docPr id="127658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80904" name=""/>
                    <pic:cNvPicPr/>
                  </pic:nvPicPr>
                  <pic:blipFill>
                    <a:blip r:embed="rId14"/>
                    <a:stretch>
                      <a:fillRect/>
                    </a:stretch>
                  </pic:blipFill>
                  <pic:spPr>
                    <a:xfrm>
                      <a:off x="0" y="0"/>
                      <a:ext cx="5943600" cy="2353310"/>
                    </a:xfrm>
                    <a:prstGeom prst="rect">
                      <a:avLst/>
                    </a:prstGeom>
                  </pic:spPr>
                </pic:pic>
              </a:graphicData>
            </a:graphic>
          </wp:inline>
        </w:drawing>
      </w:r>
    </w:p>
    <w:p w14:paraId="05B80AD8" w14:textId="78C07C69" w:rsidR="00DA67D3" w:rsidRDefault="00DA67D3" w:rsidP="00DA67D3">
      <w:pPr>
        <w:pStyle w:val="Heading3"/>
        <w:spacing w:line="480" w:lineRule="auto"/>
        <w:jc w:val="both"/>
        <w:rPr>
          <w:rFonts w:ascii="Times New Roman" w:hAnsi="Times New Roman" w:cs="Times New Roman"/>
          <w:color w:val="000000" w:themeColor="text1"/>
          <w:sz w:val="24"/>
          <w:szCs w:val="24"/>
          <w:u w:val="single"/>
          <w:lang w:val="en-CA"/>
        </w:rPr>
      </w:pPr>
      <w:bookmarkStart w:id="286" w:name="_Toc200031459"/>
      <w:r w:rsidRPr="00DA67D3">
        <w:rPr>
          <w:rFonts w:ascii="Times New Roman" w:hAnsi="Times New Roman" w:cs="Times New Roman"/>
          <w:color w:val="000000" w:themeColor="text1"/>
          <w:sz w:val="24"/>
          <w:szCs w:val="24"/>
          <w:u w:val="single"/>
          <w:lang w:val="en-CA"/>
        </w:rPr>
        <w:t>Resource selection: used vs. available habitats</w:t>
      </w:r>
      <w:bookmarkEnd w:id="286"/>
    </w:p>
    <w:p w14:paraId="5A87869D" w14:textId="4D8CF8E5" w:rsidR="00DA67D3" w:rsidRPr="00DA67D3" w:rsidRDefault="00DA67D3" w:rsidP="00A46690">
      <w:pPr>
        <w:spacing w:line="480" w:lineRule="auto"/>
        <w:ind w:firstLine="720"/>
        <w:jc w:val="both"/>
        <w:rPr>
          <w:rFonts w:ascii="Times New Roman" w:hAnsi="Times New Roman" w:cs="Times New Roman"/>
          <w:lang w:val="en-CA"/>
        </w:rPr>
      </w:pPr>
      <w:r>
        <w:rPr>
          <w:rFonts w:ascii="Times New Roman" w:hAnsi="Times New Roman" w:cs="Times New Roman"/>
          <w:lang w:val="en-CA"/>
        </w:rPr>
        <w:t>Because each translocation site has a different level of urbanization, model selection was conducted for each of them, at their corresponding habitat selection scale. For the McGill Bird Observatory, the global model</w:t>
      </w:r>
      <w:r w:rsidR="009F6245">
        <w:rPr>
          <w:rFonts w:ascii="Times New Roman" w:hAnsi="Times New Roman" w:cs="Times New Roman"/>
          <w:lang w:val="en-CA"/>
        </w:rPr>
        <w:t>,</w:t>
      </w:r>
      <w:r>
        <w:rPr>
          <w:rFonts w:ascii="Times New Roman" w:hAnsi="Times New Roman" w:cs="Times New Roman"/>
          <w:lang w:val="en-CA"/>
        </w:rPr>
        <w:t xml:space="preserve"> which extracted habitats and anthropogenic measurements from a 50-meter radius around used and available points</w:t>
      </w:r>
      <w:r w:rsidR="009F6245">
        <w:rPr>
          <w:rFonts w:ascii="Times New Roman" w:hAnsi="Times New Roman" w:cs="Times New Roman"/>
          <w:lang w:val="en-CA"/>
        </w:rPr>
        <w:t>,</w:t>
      </w:r>
      <w:r>
        <w:rPr>
          <w:rFonts w:ascii="Times New Roman" w:hAnsi="Times New Roman" w:cs="Times New Roman"/>
          <w:lang w:val="en-CA"/>
        </w:rPr>
        <w:t xml:space="preserve"> was significantly better than the models considering either only the vegetation variables, only the anthropogenic variables</w:t>
      </w:r>
      <w:r w:rsidR="009F6245">
        <w:rPr>
          <w:rFonts w:ascii="Times New Roman" w:hAnsi="Times New Roman" w:cs="Times New Roman"/>
          <w:lang w:val="en-CA"/>
        </w:rPr>
        <w:t xml:space="preserve"> or the null model (&gt; 10 </w:t>
      </w:r>
      <w:r w:rsidR="009F6245">
        <w:rPr>
          <w:rFonts w:ascii="Times New Roman" w:hAnsi="Times New Roman" w:cs="Times New Roman"/>
          <w:color w:val="000000"/>
          <w:lang w:val="en-CA"/>
        </w:rPr>
        <w:sym w:font="Symbol" w:char="F044"/>
      </w:r>
      <w:r w:rsidR="009F6245">
        <w:rPr>
          <w:rFonts w:ascii="Times New Roman" w:hAnsi="Times New Roman" w:cs="Times New Roman"/>
          <w:color w:val="000000"/>
          <w:lang w:val="en-CA"/>
        </w:rPr>
        <w:t xml:space="preserve"> </w:t>
      </w:r>
      <w:proofErr w:type="spellStart"/>
      <w:r w:rsidR="009F6245">
        <w:rPr>
          <w:rFonts w:ascii="Times New Roman" w:hAnsi="Times New Roman" w:cs="Times New Roman"/>
          <w:color w:val="000000"/>
          <w:lang w:val="en-CA"/>
        </w:rPr>
        <w:t>AICc</w:t>
      </w:r>
      <w:proofErr w:type="spellEnd"/>
      <w:r w:rsidR="009F6245">
        <w:rPr>
          <w:rFonts w:ascii="Times New Roman" w:hAnsi="Times New Roman" w:cs="Times New Roman"/>
          <w:color w:val="000000"/>
          <w:lang w:val="en-CA"/>
        </w:rPr>
        <w:t xml:space="preserve"> values between all other models). For the birds relocated in the Town of Baie </w:t>
      </w:r>
      <w:proofErr w:type="spellStart"/>
      <w:r w:rsidR="009F6245">
        <w:rPr>
          <w:rFonts w:ascii="Times New Roman" w:hAnsi="Times New Roman" w:cs="Times New Roman"/>
          <w:color w:val="000000"/>
          <w:lang w:val="en-CA"/>
        </w:rPr>
        <w:t>d’Urfé</w:t>
      </w:r>
      <w:proofErr w:type="spellEnd"/>
      <w:r w:rsidR="009F6245">
        <w:rPr>
          <w:rFonts w:ascii="Times New Roman" w:hAnsi="Times New Roman" w:cs="Times New Roman"/>
          <w:color w:val="000000"/>
          <w:lang w:val="en-CA"/>
        </w:rPr>
        <w:t>, the human covariates model, which extracted only anthropogenic measurements from a 25-meter radius around used and available points, was better than the other models</w:t>
      </w:r>
      <w:r w:rsidR="00F64596">
        <w:rPr>
          <w:rFonts w:ascii="Times New Roman" w:hAnsi="Times New Roman" w:cs="Times New Roman"/>
          <w:lang w:val="en-CA"/>
        </w:rPr>
        <w:t xml:space="preserve">, but with only less than a 2 </w:t>
      </w:r>
      <w:proofErr w:type="spellStart"/>
      <w:r w:rsidR="00F64596">
        <w:rPr>
          <w:rFonts w:ascii="Times New Roman" w:hAnsi="Times New Roman" w:cs="Times New Roman"/>
          <w:lang w:val="en-CA"/>
        </w:rPr>
        <w:t>AICc</w:t>
      </w:r>
      <w:proofErr w:type="spellEnd"/>
      <w:r w:rsidR="00F64596">
        <w:rPr>
          <w:rFonts w:ascii="Times New Roman" w:hAnsi="Times New Roman" w:cs="Times New Roman"/>
          <w:lang w:val="en-CA"/>
        </w:rPr>
        <w:t xml:space="preserve"> points difference between the human covariates model and the full model. </w:t>
      </w:r>
      <w:r w:rsidR="00F64596">
        <w:rPr>
          <w:rFonts w:ascii="Times New Roman" w:hAnsi="Times New Roman" w:cs="Times New Roman"/>
          <w:color w:val="000000"/>
          <w:lang w:val="en-CA"/>
        </w:rPr>
        <w:t xml:space="preserve">For the Concordia University location, the </w:t>
      </w:r>
      <w:r w:rsidR="00450F80">
        <w:rPr>
          <w:rFonts w:ascii="Times New Roman" w:hAnsi="Times New Roman" w:cs="Times New Roman"/>
          <w:color w:val="000000"/>
          <w:lang w:val="en-CA"/>
        </w:rPr>
        <w:t>full</w:t>
      </w:r>
      <w:r w:rsidR="00F64596">
        <w:rPr>
          <w:rFonts w:ascii="Times New Roman" w:hAnsi="Times New Roman" w:cs="Times New Roman"/>
          <w:color w:val="000000"/>
          <w:lang w:val="en-CA"/>
        </w:rPr>
        <w:t xml:space="preserve"> model, which also only extracted variables from a 25-meter </w:t>
      </w:r>
      <w:r w:rsidR="00F64596">
        <w:rPr>
          <w:rFonts w:ascii="Times New Roman" w:hAnsi="Times New Roman" w:cs="Times New Roman"/>
          <w:color w:val="000000"/>
          <w:lang w:val="en-CA"/>
        </w:rPr>
        <w:lastRenderedPageBreak/>
        <w:t>radius around used and available points, was</w:t>
      </w:r>
      <w:r w:rsidR="00450F80">
        <w:rPr>
          <w:rFonts w:ascii="Times New Roman" w:hAnsi="Times New Roman" w:cs="Times New Roman"/>
          <w:color w:val="000000"/>
          <w:lang w:val="en-CA"/>
        </w:rPr>
        <w:t xml:space="preserve"> the best model, but by less than a 1 </w:t>
      </w:r>
      <w:proofErr w:type="spellStart"/>
      <w:r w:rsidR="00450F80">
        <w:rPr>
          <w:rFonts w:ascii="Times New Roman" w:hAnsi="Times New Roman" w:cs="Times New Roman"/>
          <w:color w:val="000000"/>
          <w:lang w:val="en-CA"/>
        </w:rPr>
        <w:t>AICc</w:t>
      </w:r>
      <w:proofErr w:type="spellEnd"/>
      <w:r w:rsidR="00450F80">
        <w:rPr>
          <w:rFonts w:ascii="Times New Roman" w:hAnsi="Times New Roman" w:cs="Times New Roman"/>
          <w:color w:val="000000"/>
          <w:lang w:val="en-CA"/>
        </w:rPr>
        <w:t xml:space="preserve"> point difference with the human covariates model. </w:t>
      </w:r>
    </w:p>
    <w:p w14:paraId="165E2B8B" w14:textId="77777777" w:rsidR="00DA67D3" w:rsidRDefault="00DA67D3" w:rsidP="0082677E">
      <w:pPr>
        <w:tabs>
          <w:tab w:val="left" w:pos="20"/>
          <w:tab w:val="left" w:pos="392"/>
        </w:tabs>
        <w:autoSpaceDE w:val="0"/>
        <w:autoSpaceDN w:val="0"/>
        <w:adjustRightInd w:val="0"/>
        <w:spacing w:line="480" w:lineRule="auto"/>
        <w:jc w:val="both"/>
        <w:rPr>
          <w:rFonts w:ascii="Times New Roman" w:hAnsi="Times New Roman" w:cs="Times New Roman"/>
          <w:b/>
          <w:bCs/>
          <w:color w:val="000000"/>
          <w:lang w:val="en-CA"/>
        </w:rPr>
      </w:pPr>
    </w:p>
    <w:p w14:paraId="4A74674F" w14:textId="77777777" w:rsidR="00F80227" w:rsidRDefault="00F80227" w:rsidP="0082677E">
      <w:pPr>
        <w:tabs>
          <w:tab w:val="left" w:pos="20"/>
          <w:tab w:val="left" w:pos="392"/>
        </w:tabs>
        <w:autoSpaceDE w:val="0"/>
        <w:autoSpaceDN w:val="0"/>
        <w:adjustRightInd w:val="0"/>
        <w:spacing w:line="480" w:lineRule="auto"/>
        <w:jc w:val="both"/>
        <w:rPr>
          <w:rFonts w:ascii="Times New Roman" w:hAnsi="Times New Roman" w:cs="Times New Roman"/>
          <w:b/>
          <w:bCs/>
          <w:color w:val="000000"/>
          <w:lang w:val="en-CA"/>
        </w:rPr>
      </w:pPr>
    </w:p>
    <w:p w14:paraId="2FB4760C" w14:textId="77777777" w:rsidR="009019A5" w:rsidRDefault="009019A5" w:rsidP="0082677E">
      <w:pPr>
        <w:tabs>
          <w:tab w:val="left" w:pos="20"/>
          <w:tab w:val="left" w:pos="392"/>
        </w:tabs>
        <w:autoSpaceDE w:val="0"/>
        <w:autoSpaceDN w:val="0"/>
        <w:adjustRightInd w:val="0"/>
        <w:spacing w:line="480" w:lineRule="auto"/>
        <w:jc w:val="both"/>
        <w:rPr>
          <w:rFonts w:ascii="Times New Roman" w:hAnsi="Times New Roman" w:cs="Times New Roman"/>
          <w:b/>
          <w:bCs/>
          <w:color w:val="000000"/>
          <w:lang w:val="en-CA"/>
        </w:rPr>
      </w:pPr>
    </w:p>
    <w:p w14:paraId="7AE0B50F" w14:textId="71953FA8" w:rsidR="006869FD" w:rsidRDefault="006869FD"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commentRangeStart w:id="287"/>
      <w:r>
        <w:rPr>
          <w:rFonts w:ascii="Times New Roman" w:hAnsi="Times New Roman" w:cs="Times New Roman"/>
          <w:b/>
          <w:bCs/>
          <w:color w:val="000000"/>
          <w:lang w:val="en-CA"/>
        </w:rPr>
        <w:t>Table 1b</w:t>
      </w:r>
      <w:commentRangeEnd w:id="287"/>
      <w:r w:rsidR="00BC5411">
        <w:rPr>
          <w:rStyle w:val="CommentReference"/>
        </w:rPr>
        <w:commentReference w:id="287"/>
      </w:r>
    </w:p>
    <w:p w14:paraId="242C7F91" w14:textId="77B40B20" w:rsidR="009019A5" w:rsidRPr="009019A5" w:rsidRDefault="006869FD" w:rsidP="0082677E">
      <w:pPr>
        <w:tabs>
          <w:tab w:val="left" w:pos="20"/>
          <w:tab w:val="left" w:pos="392"/>
        </w:tabs>
        <w:autoSpaceDE w:val="0"/>
        <w:autoSpaceDN w:val="0"/>
        <w:adjustRightInd w:val="0"/>
        <w:spacing w:line="480" w:lineRule="auto"/>
        <w:jc w:val="both"/>
        <w:rPr>
          <w:rFonts w:ascii="Times New Roman" w:hAnsi="Times New Roman" w:cs="Times New Roman"/>
          <w:color w:val="1F1F1F"/>
          <w:shd w:val="clear" w:color="auto" w:fill="FFFFFF"/>
          <w:lang w:val="en-CA"/>
        </w:rPr>
      </w:pPr>
      <w:r>
        <w:rPr>
          <w:rFonts w:ascii="Times New Roman" w:hAnsi="Times New Roman" w:cs="Times New Roman"/>
          <w:color w:val="000000"/>
          <w:lang w:val="en-CA"/>
        </w:rPr>
        <w:t>Model parameters for the three resource selection models predicting the presence</w:t>
      </w:r>
      <w:r w:rsidRPr="006869FD">
        <w:rPr>
          <w:rFonts w:ascii="Times New Roman" w:hAnsi="Times New Roman" w:cs="Times New Roman"/>
          <w:color w:val="1F1F1F"/>
          <w:shd w:val="clear" w:color="auto" w:fill="FFFFFF"/>
          <w:lang w:val="en-CA"/>
        </w:rPr>
        <w:t>/</w:t>
      </w:r>
      <w:r>
        <w:rPr>
          <w:rFonts w:ascii="Times New Roman" w:hAnsi="Times New Roman" w:cs="Times New Roman"/>
          <w:color w:val="1F1F1F"/>
          <w:shd w:val="clear" w:color="auto" w:fill="FFFFFF"/>
          <w:lang w:val="en-CA"/>
        </w:rPr>
        <w:t xml:space="preserve">absence of </w:t>
      </w:r>
      <w:r w:rsidR="00FC17AA">
        <w:rPr>
          <w:rFonts w:ascii="Times New Roman" w:hAnsi="Times New Roman" w:cs="Times New Roman"/>
          <w:color w:val="1F1F1F"/>
          <w:shd w:val="clear" w:color="auto" w:fill="FFFFFF"/>
          <w:lang w:val="en-CA"/>
        </w:rPr>
        <w:t>56</w:t>
      </w:r>
      <w:r>
        <w:rPr>
          <w:rFonts w:ascii="Times New Roman" w:hAnsi="Times New Roman" w:cs="Times New Roman"/>
          <w:color w:val="1F1F1F"/>
          <w:shd w:val="clear" w:color="auto" w:fill="FFFFFF"/>
          <w:lang w:val="en-CA"/>
        </w:rPr>
        <w:t xml:space="preserve"> Northern cardinals within (25 or 50 m-radius) areas based on </w:t>
      </w:r>
      <w:r w:rsidR="00474EE3">
        <w:rPr>
          <w:rFonts w:ascii="Times New Roman" w:hAnsi="Times New Roman" w:cs="Times New Roman"/>
          <w:color w:val="1F1F1F"/>
          <w:shd w:val="clear" w:color="auto" w:fill="FFFFFF"/>
          <w:lang w:val="en-CA"/>
        </w:rPr>
        <w:t>the average vegetation height (in meters) and its standard deviation, along with human-related environmental features such as population density</w:t>
      </w:r>
      <w:r w:rsidR="00DC5C7E">
        <w:rPr>
          <w:rFonts w:ascii="Times New Roman" w:hAnsi="Times New Roman" w:cs="Times New Roman"/>
          <w:color w:val="1F1F1F"/>
          <w:shd w:val="clear" w:color="auto" w:fill="FFFFFF"/>
          <w:lang w:val="en-CA"/>
        </w:rPr>
        <w:t xml:space="preserve"> (in </w:t>
      </w:r>
      <w:r w:rsidR="00FC17AA">
        <w:rPr>
          <w:rFonts w:ascii="Times New Roman" w:hAnsi="Times New Roman" w:cs="Times New Roman"/>
          <w:lang w:val="en-CA"/>
        </w:rPr>
        <w:t>people</w:t>
      </w:r>
      <w:r w:rsidR="00FC17AA" w:rsidRPr="0082677E">
        <w:rPr>
          <w:rFonts w:ascii="Times New Roman" w:hAnsi="Times New Roman" w:cs="Times New Roman"/>
          <w:color w:val="000000"/>
          <w:lang w:val="en-CA"/>
        </w:rPr>
        <w:t>/</w:t>
      </w:r>
      <w:r w:rsidR="00FC17AA">
        <w:rPr>
          <w:rFonts w:ascii="Times New Roman" w:hAnsi="Times New Roman" w:cs="Times New Roman"/>
          <w:color w:val="000000"/>
          <w:lang w:val="en-CA"/>
        </w:rPr>
        <w:t>km</w:t>
      </w:r>
      <w:r w:rsidR="00FC17AA">
        <w:rPr>
          <w:rFonts w:ascii="Times New Roman" w:hAnsi="Times New Roman" w:cs="Times New Roman"/>
          <w:color w:val="000000"/>
          <w:vertAlign w:val="superscript"/>
          <w:lang w:val="en-CA"/>
        </w:rPr>
        <w:t>2</w:t>
      </w:r>
      <w:r w:rsidR="00DC5C7E">
        <w:rPr>
          <w:rFonts w:ascii="Times New Roman" w:hAnsi="Times New Roman" w:cs="Times New Roman"/>
          <w:color w:val="1F1F1F"/>
          <w:shd w:val="clear" w:color="auto" w:fill="FFFFFF"/>
          <w:lang w:val="en-CA"/>
        </w:rPr>
        <w:t>)</w:t>
      </w:r>
      <w:r w:rsidR="00474EE3">
        <w:rPr>
          <w:rFonts w:ascii="Times New Roman" w:hAnsi="Times New Roman" w:cs="Times New Roman"/>
          <w:color w:val="1F1F1F"/>
          <w:shd w:val="clear" w:color="auto" w:fill="FFFFFF"/>
          <w:lang w:val="en-CA"/>
        </w:rPr>
        <w:t>, road length</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 xml:space="preserve"> and distance to the nearest bird feeder</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 The study site, year of sampling</w:t>
      </w:r>
      <w:r w:rsidR="00FC17AA">
        <w:rPr>
          <w:rFonts w:ascii="Times New Roman" w:hAnsi="Times New Roman" w:cs="Times New Roman"/>
          <w:color w:val="1F1F1F"/>
          <w:shd w:val="clear" w:color="auto" w:fill="FFFFFF"/>
          <w:lang w:val="en-CA"/>
        </w:rPr>
        <w:t xml:space="preserve"> (Winter)</w:t>
      </w:r>
      <w:r w:rsidR="00474EE3">
        <w:rPr>
          <w:rFonts w:ascii="Times New Roman" w:hAnsi="Times New Roman" w:cs="Times New Roman"/>
          <w:color w:val="1F1F1F"/>
          <w:shd w:val="clear" w:color="auto" w:fill="FFFFFF"/>
          <w:lang w:val="en-CA"/>
        </w:rPr>
        <w:t xml:space="preserve"> and the individual’s identification (ID) are included as random effects in each model.</w:t>
      </w:r>
    </w:p>
    <w:p w14:paraId="6B7FA902" w14:textId="6AA6DC00" w:rsidR="009019A5" w:rsidRDefault="00F80227" w:rsidP="009019A5">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F80227">
        <w:rPr>
          <w:rFonts w:ascii="Times New Roman" w:hAnsi="Times New Roman" w:cs="Times New Roman"/>
          <w:noProof/>
          <w:color w:val="000000"/>
          <w:lang w:val="en-CA"/>
        </w:rPr>
        <w:lastRenderedPageBreak/>
        <w:drawing>
          <wp:inline distT="0" distB="0" distL="0" distR="0" wp14:anchorId="1E52DE45" wp14:editId="68EB7E62">
            <wp:extent cx="5943600" cy="4782185"/>
            <wp:effectExtent l="0" t="0" r="0" b="5715"/>
            <wp:docPr id="201151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16468" name=""/>
                    <pic:cNvPicPr/>
                  </pic:nvPicPr>
                  <pic:blipFill>
                    <a:blip r:embed="rId15"/>
                    <a:stretch>
                      <a:fillRect/>
                    </a:stretch>
                  </pic:blipFill>
                  <pic:spPr>
                    <a:xfrm>
                      <a:off x="0" y="0"/>
                      <a:ext cx="5943600" cy="4782185"/>
                    </a:xfrm>
                    <a:prstGeom prst="rect">
                      <a:avLst/>
                    </a:prstGeom>
                  </pic:spPr>
                </pic:pic>
              </a:graphicData>
            </a:graphic>
          </wp:inline>
        </w:drawing>
      </w:r>
    </w:p>
    <w:p w14:paraId="50396494" w14:textId="77777777" w:rsidR="009019A5" w:rsidRPr="009019A5" w:rsidRDefault="009019A5" w:rsidP="009019A5">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7D011F56" w14:textId="744DE60E" w:rsidR="00261E7A" w:rsidRDefault="00261E7A" w:rsidP="00261E7A">
      <w:pPr>
        <w:pStyle w:val="Heading3"/>
        <w:spacing w:line="480" w:lineRule="auto"/>
        <w:rPr>
          <w:rFonts w:ascii="Times New Roman" w:hAnsi="Times New Roman" w:cs="Times New Roman"/>
          <w:b/>
          <w:bCs/>
          <w:color w:val="000000" w:themeColor="text1"/>
          <w:lang w:val="en-CA"/>
        </w:rPr>
      </w:pPr>
      <w:bookmarkStart w:id="288" w:name="_Toc200031460"/>
      <w:commentRangeStart w:id="289"/>
      <w:r>
        <w:rPr>
          <w:rFonts w:ascii="Times New Roman" w:hAnsi="Times New Roman" w:cs="Times New Roman"/>
          <w:b/>
          <w:bCs/>
          <w:color w:val="000000" w:themeColor="text1"/>
          <w:lang w:val="en-CA"/>
        </w:rPr>
        <w:t>Discussion</w:t>
      </w:r>
      <w:bookmarkEnd w:id="288"/>
      <w:commentRangeEnd w:id="289"/>
      <w:r w:rsidR="00530616">
        <w:rPr>
          <w:rStyle w:val="CommentReference"/>
          <w:rFonts w:eastAsiaTheme="minorHAnsi" w:cstheme="minorBidi"/>
          <w:color w:val="auto"/>
        </w:rPr>
        <w:commentReference w:id="289"/>
      </w:r>
    </w:p>
    <w:p w14:paraId="004EBBF7" w14:textId="6024E9F6" w:rsidR="00261E7A" w:rsidRDefault="00997310" w:rsidP="003C4E1E">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The main goal of this research was to provide novel insights regarding the fine-scale movement of a resident passerine species across urban green spaces, revealing how birds navigate and respond to varying degrees of urbanization. By comparing true and random point distributions across multiple landscape features—including vegetation </w:t>
      </w:r>
      <w:r w:rsidR="00D10F36">
        <w:rPr>
          <w:rFonts w:ascii="Times New Roman" w:hAnsi="Times New Roman" w:cs="Times New Roman"/>
          <w:lang w:val="en-CA"/>
        </w:rPr>
        <w:t xml:space="preserve">cover, road length, population density and proximity to bird feeders—this work highlights how cardinals utilize human-modified environments during the non-breeding season. These findings contribute to a needed and growing </w:t>
      </w:r>
      <w:r w:rsidR="00D10F36">
        <w:rPr>
          <w:rFonts w:ascii="Times New Roman" w:hAnsi="Times New Roman" w:cs="Times New Roman"/>
          <w:lang w:val="en-CA"/>
        </w:rPr>
        <w:lastRenderedPageBreak/>
        <w:t>body of work on avian ecology in urban areas, emphasizing the importance of maintaining and creating urban green spaces supporting wintering birds.</w:t>
      </w:r>
    </w:p>
    <w:p w14:paraId="4188A782" w14:textId="46190CC2" w:rsidR="003C4E1E" w:rsidRDefault="003C4E1E" w:rsidP="003C4E1E">
      <w:pPr>
        <w:pStyle w:val="Heading3"/>
        <w:spacing w:line="480" w:lineRule="auto"/>
        <w:jc w:val="both"/>
        <w:rPr>
          <w:rFonts w:ascii="Times New Roman" w:hAnsi="Times New Roman" w:cs="Times New Roman"/>
          <w:color w:val="000000" w:themeColor="text1"/>
          <w:sz w:val="24"/>
          <w:szCs w:val="24"/>
          <w:u w:val="single"/>
          <w:lang w:val="en-CA"/>
        </w:rPr>
      </w:pPr>
      <w:bookmarkStart w:id="290" w:name="_Toc200031461"/>
      <w:r>
        <w:rPr>
          <w:rFonts w:ascii="Times New Roman" w:hAnsi="Times New Roman" w:cs="Times New Roman"/>
          <w:color w:val="000000" w:themeColor="text1"/>
          <w:sz w:val="24"/>
          <w:szCs w:val="24"/>
          <w:u w:val="single"/>
          <w:lang w:val="en-CA"/>
        </w:rPr>
        <w:t>Wintering home range sizes</w:t>
      </w:r>
      <w:bookmarkEnd w:id="290"/>
    </w:p>
    <w:p w14:paraId="485BD5A3" w14:textId="77279071" w:rsidR="004E560E" w:rsidRDefault="002D5F49" w:rsidP="00144FAE">
      <w:pPr>
        <w:pStyle w:val="p1"/>
        <w:spacing w:line="480" w:lineRule="auto"/>
        <w:ind w:firstLine="720"/>
        <w:jc w:val="both"/>
      </w:pPr>
      <w:r>
        <w:t xml:space="preserve">The variation in the cardinal’s home range size </w:t>
      </w:r>
      <w:del w:id="291" w:author="Kyle Elliott, Dr" w:date="2025-06-17T22:32:00Z" w16du:dateUtc="2025-06-18T02:32:00Z">
        <w:r w:rsidDel="00530616">
          <w:delText xml:space="preserve">that we’re getting </w:delText>
        </w:r>
      </w:del>
      <w:r>
        <w:t xml:space="preserve">highlights the influence of urbanization on the birds’ use of space in winter. </w:t>
      </w:r>
      <w:del w:id="292" w:author="Kyle Elliott, Dr" w:date="2025-06-17T22:32:00Z" w16du:dateUtc="2025-06-18T02:32:00Z">
        <w:r w:rsidDel="00530616">
          <w:delText>As shown in Figure 3, i</w:delText>
        </w:r>
      </w:del>
      <w:ins w:id="293" w:author="Kyle Elliott, Dr" w:date="2025-06-17T22:32:00Z" w16du:dateUtc="2025-06-18T02:32:00Z">
        <w:r w:rsidR="00530616">
          <w:t>I</w:t>
        </w:r>
      </w:ins>
      <w:r>
        <w:t xml:space="preserve">ndividuals spending winter in our most urban location (CON) had substantially larger total and core home ranges (KDE 95% and 50%, respectively), compared to the birds that spent their winter in a less urbanized location (BDU) or a </w:t>
      </w:r>
      <w:r w:rsidRPr="002D5F49">
        <w:rPr>
          <w:i/>
          <w:iCs/>
        </w:rPr>
        <w:t>peri</w:t>
      </w:r>
      <w:r>
        <w:t>-urban location (MBO</w:t>
      </w:r>
      <w:ins w:id="294" w:author="Kyle Elliott, Dr" w:date="2025-06-17T22:32:00Z" w16du:dateUtc="2025-06-18T02:32:00Z">
        <w:r w:rsidR="00530616">
          <w:t>) (Fig. 3</w:t>
        </w:r>
      </w:ins>
      <w:r>
        <w:t>).</w:t>
      </w:r>
      <w:r w:rsidR="00D34FB2">
        <w:t xml:space="preserve"> This pattern suggests that the Northern cardinals spending the winter in highly urbanized locations may need to traverse greater distances to meet their ecological and/or energetic needs. This could result </w:t>
      </w:r>
      <w:r w:rsidR="00B671DE">
        <w:t>from</w:t>
      </w:r>
      <w:r w:rsidR="00D34FB2">
        <w:t xml:space="preserve"> a more intense spatial fragmentation as urbanization increases. In opposition to that, the smaller home ranges obtained at both MBO and BDU suggest that more continuous and resource-rich green spaces could enable the cardinals to fulfill their basic requirements with a more restricted area.</w:t>
      </w:r>
      <w:r w:rsidR="003A7A8E">
        <w:t xml:space="preserve"> </w:t>
      </w:r>
      <w:r w:rsidR="004E560E">
        <w:t xml:space="preserve">The relatively low variability in home range estimates at MBO points towards more consistent habitat use, potentially reflecting an environment with reliable food sources and sheltering opportunities. These results align with broader urban ecology literature, suggesting that species thriving in urban areas often exhibit increased movement and space use plasticity </w:t>
      </w:r>
      <w:proofErr w:type="gramStart"/>
      <w:r w:rsidR="004E560E">
        <w:t>as a way to</w:t>
      </w:r>
      <w:proofErr w:type="gramEnd"/>
      <w:r w:rsidR="004E560E">
        <w:t xml:space="preserve"> compensate for scattered resources in a fragmented landscape</w:t>
      </w:r>
      <w:r w:rsidR="00593F82">
        <w:t xml:space="preserve"> (</w:t>
      </w:r>
      <w:r w:rsidR="00593F82" w:rsidRPr="00593F82">
        <w:rPr>
          <w:highlight w:val="yellow"/>
        </w:rPr>
        <w:t>ADD REFERENCES</w:t>
      </w:r>
      <w:r w:rsidR="00593F82">
        <w:t>)</w:t>
      </w:r>
      <w:r w:rsidR="004E560E">
        <w:t>. Importantly, the larger home ranges in urban settings may come with energetic and survival costs, with implications for winter ecology and conservation strategies aimed at maintaining bird populations in increasingly urbanized landscapes.</w:t>
      </w:r>
    </w:p>
    <w:p w14:paraId="2133A634" w14:textId="5C1ED602" w:rsidR="0082677E" w:rsidRPr="004E560E" w:rsidRDefault="00B75F3C" w:rsidP="004E560E">
      <w:pPr>
        <w:pStyle w:val="p1"/>
        <w:spacing w:line="480" w:lineRule="auto"/>
        <w:jc w:val="both"/>
      </w:pPr>
      <w:r>
        <w:rPr>
          <w:noProof/>
          <w14:ligatures w14:val="standardContextual"/>
        </w:rPr>
        <w:lastRenderedPageBreak/>
        <w:drawing>
          <wp:inline distT="0" distB="0" distL="0" distR="0" wp14:anchorId="2604E71D" wp14:editId="57A52B3F">
            <wp:extent cx="5943600" cy="4262491"/>
            <wp:effectExtent l="0" t="0" r="0" b="0"/>
            <wp:docPr id="233496712"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96712" name="Picture 1" descr="A graph with different colored bars&#10;&#10;AI-generated content may be incorrect."/>
                    <pic:cNvPicPr/>
                  </pic:nvPicPr>
                  <pic:blipFill rotWithShape="1">
                    <a:blip r:embed="rId16" cstate="print">
                      <a:extLst>
                        <a:ext uri="{28A0092B-C50C-407E-A947-70E740481C1C}">
                          <a14:useLocalDpi xmlns:a14="http://schemas.microsoft.com/office/drawing/2010/main" val="0"/>
                        </a:ext>
                      </a:extLst>
                    </a:blip>
                    <a:srcRect t="4379"/>
                    <a:stretch>
                      <a:fillRect/>
                    </a:stretch>
                  </pic:blipFill>
                  <pic:spPr bwMode="auto">
                    <a:xfrm>
                      <a:off x="0" y="0"/>
                      <a:ext cx="5943600" cy="4262491"/>
                    </a:xfrm>
                    <a:prstGeom prst="rect">
                      <a:avLst/>
                    </a:prstGeom>
                    <a:ln>
                      <a:noFill/>
                    </a:ln>
                    <a:extLst>
                      <a:ext uri="{53640926-AAD7-44D8-BBD7-CCE9431645EC}">
                        <a14:shadowObscured xmlns:a14="http://schemas.microsoft.com/office/drawing/2010/main"/>
                      </a:ext>
                    </a:extLst>
                  </pic:spPr>
                </pic:pic>
              </a:graphicData>
            </a:graphic>
          </wp:inline>
        </w:drawing>
      </w:r>
    </w:p>
    <w:bookmarkEnd w:id="136"/>
    <w:p w14:paraId="70B85094" w14:textId="283798FC" w:rsidR="00EE3B63" w:rsidRDefault="00EE3B63" w:rsidP="00EE3B63">
      <w:pPr>
        <w:spacing w:line="480" w:lineRule="auto"/>
        <w:jc w:val="both"/>
        <w:rPr>
          <w:rFonts w:ascii="Times New Roman" w:hAnsi="Times New Roman" w:cs="Times New Roman"/>
          <w:color w:val="000000" w:themeColor="text1"/>
          <w:lang w:val="en-CA"/>
        </w:rPr>
      </w:pPr>
      <w:r w:rsidRPr="006B2035">
        <w:rPr>
          <w:rFonts w:ascii="Times New Roman" w:hAnsi="Times New Roman" w:cs="Times New Roman"/>
          <w:b/>
          <w:bCs/>
          <w:color w:val="000000" w:themeColor="text1"/>
          <w:lang w:val="en-CA"/>
        </w:rPr>
        <w:t xml:space="preserve">Figure </w:t>
      </w:r>
      <w:r w:rsidR="009B5391" w:rsidRPr="006B2035">
        <w:rPr>
          <w:rFonts w:ascii="Times New Roman" w:hAnsi="Times New Roman" w:cs="Times New Roman"/>
          <w:b/>
          <w:bCs/>
          <w:color w:val="000000" w:themeColor="text1"/>
          <w:lang w:val="en-CA"/>
        </w:rPr>
        <w:t>3</w:t>
      </w:r>
      <w:r w:rsidRPr="006B2035">
        <w:rPr>
          <w:rFonts w:ascii="Times New Roman" w:hAnsi="Times New Roman" w:cs="Times New Roman"/>
          <w:b/>
          <w:bCs/>
          <w:color w:val="000000" w:themeColor="text1"/>
          <w:lang w:val="en-CA"/>
        </w:rPr>
        <w:t>.</w:t>
      </w:r>
      <w:r>
        <w:rPr>
          <w:rFonts w:ascii="Times New Roman" w:hAnsi="Times New Roman" w:cs="Times New Roman"/>
          <w:color w:val="000000" w:themeColor="text1"/>
          <w:lang w:val="en-CA"/>
        </w:rPr>
        <w:t xml:space="preserve"> Mean home range areas of the cardinals at each translocation sites (McGill Bird Observatory – MBO, Town of Baie </w:t>
      </w:r>
      <w:proofErr w:type="spellStart"/>
      <w:r>
        <w:rPr>
          <w:rFonts w:ascii="Times New Roman" w:hAnsi="Times New Roman" w:cs="Times New Roman"/>
          <w:color w:val="000000" w:themeColor="text1"/>
          <w:lang w:val="en-CA"/>
        </w:rPr>
        <w:t>d’Urfé</w:t>
      </w:r>
      <w:proofErr w:type="spellEnd"/>
      <w:r>
        <w:rPr>
          <w:rFonts w:ascii="Times New Roman" w:hAnsi="Times New Roman" w:cs="Times New Roman"/>
          <w:color w:val="000000" w:themeColor="text1"/>
          <w:lang w:val="en-CA"/>
        </w:rPr>
        <w:t xml:space="preserve"> – BDU, Concordia University campus – CON) for both the KDE 50% (representing the core home range of the birds) and the KDE 95% (representing the total home range of the </w:t>
      </w:r>
      <w:commentRangeStart w:id="295"/>
      <w:r>
        <w:rPr>
          <w:rFonts w:ascii="Times New Roman" w:hAnsi="Times New Roman" w:cs="Times New Roman"/>
          <w:color w:val="000000" w:themeColor="text1"/>
          <w:lang w:val="en-CA"/>
        </w:rPr>
        <w:t>birds</w:t>
      </w:r>
      <w:commentRangeEnd w:id="295"/>
      <w:r w:rsidR="00530616">
        <w:rPr>
          <w:rStyle w:val="CommentReference"/>
        </w:rPr>
        <w:commentReference w:id="295"/>
      </w:r>
      <w:r>
        <w:rPr>
          <w:rFonts w:ascii="Times New Roman" w:hAnsi="Times New Roman" w:cs="Times New Roman"/>
          <w:color w:val="000000" w:themeColor="text1"/>
          <w:lang w:val="en-CA"/>
        </w:rPr>
        <w:t>).</w:t>
      </w:r>
    </w:p>
    <w:p w14:paraId="31D823A0" w14:textId="44586CA7" w:rsidR="00B75F3C" w:rsidRPr="007E0A56" w:rsidRDefault="003E4DB7" w:rsidP="007E0A56">
      <w:pPr>
        <w:pStyle w:val="Heading3"/>
        <w:spacing w:line="480" w:lineRule="auto"/>
        <w:jc w:val="both"/>
        <w:rPr>
          <w:rFonts w:ascii="Times New Roman" w:hAnsi="Times New Roman" w:cs="Times New Roman"/>
          <w:color w:val="000000" w:themeColor="text1"/>
          <w:sz w:val="24"/>
          <w:szCs w:val="24"/>
          <w:u w:val="single"/>
          <w:lang w:val="en-CA"/>
        </w:rPr>
      </w:pPr>
      <w:bookmarkStart w:id="296" w:name="_Toc200031462"/>
      <w:r>
        <w:rPr>
          <w:noProof/>
          <w:lang w:val="en-CA"/>
        </w:rPr>
        <w:lastRenderedPageBreak/>
        <w:drawing>
          <wp:anchor distT="0" distB="0" distL="114300" distR="114300" simplePos="0" relativeHeight="251659264" behindDoc="0" locked="0" layoutInCell="1" allowOverlap="1" wp14:anchorId="51811563" wp14:editId="625CAB75">
            <wp:simplePos x="0" y="0"/>
            <wp:positionH relativeFrom="column">
              <wp:posOffset>10160</wp:posOffset>
            </wp:positionH>
            <wp:positionV relativeFrom="paragraph">
              <wp:posOffset>400685</wp:posOffset>
            </wp:positionV>
            <wp:extent cx="6061710" cy="6570345"/>
            <wp:effectExtent l="0" t="0" r="0" b="0"/>
            <wp:wrapTopAndBottom/>
            <wp:docPr id="1155083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8176" name="Picture 1659008176"/>
                    <pic:cNvPicPr/>
                  </pic:nvPicPr>
                  <pic:blipFill rotWithShape="1">
                    <a:blip r:embed="rId17" cstate="print">
                      <a:extLst>
                        <a:ext uri="{28A0092B-C50C-407E-A947-70E740481C1C}">
                          <a14:useLocalDpi xmlns:a14="http://schemas.microsoft.com/office/drawing/2010/main" val="0"/>
                        </a:ext>
                      </a:extLst>
                    </a:blip>
                    <a:srcRect l="4321" r="4921"/>
                    <a:stretch>
                      <a:fillRect/>
                    </a:stretch>
                  </pic:blipFill>
                  <pic:spPr bwMode="auto">
                    <a:xfrm>
                      <a:off x="0" y="0"/>
                      <a:ext cx="6061710" cy="6570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5F3C" w:rsidRPr="00B75F3C">
        <w:rPr>
          <w:rFonts w:ascii="Times New Roman" w:hAnsi="Times New Roman" w:cs="Times New Roman"/>
          <w:color w:val="000000" w:themeColor="text1"/>
          <w:sz w:val="24"/>
          <w:szCs w:val="24"/>
          <w:u w:val="single"/>
          <w:lang w:val="en-CA"/>
        </w:rPr>
        <w:t>Habitat selection preferences</w:t>
      </w:r>
      <w:bookmarkEnd w:id="296"/>
    </w:p>
    <w:p w14:paraId="6D798793" w14:textId="2A21AC02" w:rsidR="00CF0546" w:rsidRDefault="00EE3B63" w:rsidP="00CF0546">
      <w:pPr>
        <w:spacing w:line="480" w:lineRule="auto"/>
        <w:jc w:val="both"/>
        <w:rPr>
          <w:rFonts w:ascii="Times New Roman" w:hAnsi="Times New Roman" w:cs="Times New Roman"/>
          <w:color w:val="000000"/>
          <w:lang w:val="en-CA"/>
        </w:rPr>
      </w:pPr>
      <w:r w:rsidRPr="00EE3B63">
        <w:rPr>
          <w:rFonts w:ascii="Times New Roman" w:hAnsi="Times New Roman" w:cs="Times New Roman"/>
          <w:color w:val="000000"/>
          <w:lang w:val="en-CA"/>
        </w:rPr>
        <w:t xml:space="preserve"> </w:t>
      </w:r>
      <w:r w:rsidRPr="005424CA">
        <w:rPr>
          <w:rFonts w:ascii="Times New Roman" w:hAnsi="Times New Roman" w:cs="Times New Roman"/>
          <w:b/>
          <w:bCs/>
          <w:color w:val="000000"/>
          <w:lang w:val="en-CA"/>
        </w:rPr>
        <w:t xml:space="preserve">Figure </w:t>
      </w:r>
      <w:r w:rsidR="009B5391" w:rsidRPr="005424CA">
        <w:rPr>
          <w:rFonts w:ascii="Times New Roman" w:hAnsi="Times New Roman" w:cs="Times New Roman"/>
          <w:b/>
          <w:bCs/>
          <w:color w:val="000000"/>
          <w:lang w:val="en-CA"/>
        </w:rPr>
        <w:t>4</w:t>
      </w:r>
      <w:r w:rsidRPr="005424CA">
        <w:rPr>
          <w:rFonts w:ascii="Times New Roman" w:hAnsi="Times New Roman" w:cs="Times New Roman"/>
          <w:b/>
          <w:bCs/>
          <w:color w:val="000000"/>
          <w:lang w:val="en-CA"/>
        </w:rPr>
        <w:t>.</w:t>
      </w:r>
      <w:r w:rsidRPr="00EE3B63">
        <w:rPr>
          <w:rFonts w:ascii="Times New Roman" w:hAnsi="Times New Roman" w:cs="Times New Roman"/>
          <w:color w:val="000000"/>
          <w:lang w:val="en-CA"/>
        </w:rPr>
        <w:t xml:space="preserve"> Probability of presence of Northern cardinals </w:t>
      </w:r>
      <w:proofErr w:type="gramStart"/>
      <w:r w:rsidRPr="00EE3B63">
        <w:rPr>
          <w:rFonts w:ascii="Times New Roman" w:hAnsi="Times New Roman" w:cs="Times New Roman"/>
          <w:color w:val="000000"/>
          <w:lang w:val="en-CA"/>
        </w:rPr>
        <w:t>in a given</w:t>
      </w:r>
      <w:proofErr w:type="gramEnd"/>
      <w:r w:rsidRPr="00EE3B63">
        <w:rPr>
          <w:rFonts w:ascii="Times New Roman" w:hAnsi="Times New Roman" w:cs="Times New Roman"/>
          <w:color w:val="000000"/>
          <w:lang w:val="en-CA"/>
        </w:rPr>
        <w:t xml:space="preserve"> radius area, as predicted by a generalized linear mixed effects model.</w:t>
      </w:r>
      <w:r w:rsidR="00434BA9">
        <w:rPr>
          <w:rFonts w:ascii="Times New Roman" w:hAnsi="Times New Roman" w:cs="Times New Roman"/>
          <w:color w:val="000000"/>
          <w:lang w:val="en-CA"/>
        </w:rPr>
        <w:t xml:space="preserve"> Shaded areas represent 67% confidence intervals around the predicted probabilities.</w:t>
      </w:r>
      <w:r w:rsidRPr="00EE3B63">
        <w:rPr>
          <w:rFonts w:ascii="Times New Roman" w:hAnsi="Times New Roman" w:cs="Times New Roman"/>
          <w:color w:val="000000"/>
          <w:lang w:val="en-CA"/>
        </w:rPr>
        <w:t xml:space="preserve"> The model’s fixed effect variables are described in </w:t>
      </w:r>
      <w:r>
        <w:rPr>
          <w:rFonts w:ascii="Times New Roman" w:hAnsi="Times New Roman" w:cs="Times New Roman"/>
          <w:color w:val="000000"/>
          <w:lang w:val="en-CA"/>
        </w:rPr>
        <w:t>T</w:t>
      </w:r>
      <w:r w:rsidRPr="00EE3B63">
        <w:rPr>
          <w:rFonts w:ascii="Times New Roman" w:hAnsi="Times New Roman" w:cs="Times New Roman"/>
          <w:color w:val="000000"/>
          <w:lang w:val="en-CA"/>
        </w:rPr>
        <w:t>able 1b</w:t>
      </w:r>
      <w:r w:rsidR="00434BA9">
        <w:rPr>
          <w:rFonts w:ascii="Times New Roman" w:hAnsi="Times New Roman" w:cs="Times New Roman"/>
          <w:color w:val="000000"/>
          <w:lang w:val="en-CA"/>
        </w:rPr>
        <w:t>,</w:t>
      </w:r>
      <w:r w:rsidRPr="00EE3B63">
        <w:rPr>
          <w:rFonts w:ascii="Times New Roman" w:hAnsi="Times New Roman" w:cs="Times New Roman"/>
          <w:color w:val="000000"/>
          <w:lang w:val="en-CA"/>
        </w:rPr>
        <w:t xml:space="preserve"> and for each model, random effects were sampling years, translocation site and bird </w:t>
      </w:r>
      <w:commentRangeStart w:id="297"/>
      <w:r w:rsidRPr="00EE3B63">
        <w:rPr>
          <w:rFonts w:ascii="Times New Roman" w:hAnsi="Times New Roman" w:cs="Times New Roman"/>
          <w:color w:val="000000"/>
          <w:lang w:val="en-CA"/>
        </w:rPr>
        <w:t>ID</w:t>
      </w:r>
      <w:commentRangeEnd w:id="297"/>
      <w:r w:rsidR="00530616">
        <w:rPr>
          <w:rStyle w:val="CommentReference"/>
        </w:rPr>
        <w:commentReference w:id="297"/>
      </w:r>
      <w:r w:rsidRPr="00EE3B63">
        <w:rPr>
          <w:rFonts w:ascii="Times New Roman" w:hAnsi="Times New Roman" w:cs="Times New Roman"/>
          <w:color w:val="000000"/>
          <w:lang w:val="en-CA"/>
        </w:rPr>
        <w:t xml:space="preserve">. </w:t>
      </w:r>
    </w:p>
    <w:p w14:paraId="41A703F3" w14:textId="0DFFC059" w:rsidR="002D411E" w:rsidRDefault="00CF0546" w:rsidP="005424CA">
      <w:pPr>
        <w:spacing w:line="480" w:lineRule="auto"/>
        <w:ind w:firstLine="720"/>
        <w:jc w:val="both"/>
        <w:rPr>
          <w:rFonts w:ascii="Times New Roman" w:hAnsi="Times New Roman" w:cs="Times New Roman"/>
          <w:lang w:val="en-CA"/>
        </w:rPr>
      </w:pPr>
      <w:r w:rsidRPr="00CF0546">
        <w:rPr>
          <w:rFonts w:ascii="Times New Roman" w:hAnsi="Times New Roman" w:cs="Times New Roman"/>
          <w:lang w:val="en-CA"/>
        </w:rPr>
        <w:lastRenderedPageBreak/>
        <w:t xml:space="preserve">Figure </w:t>
      </w:r>
      <w:r>
        <w:rPr>
          <w:rFonts w:ascii="Times New Roman" w:hAnsi="Times New Roman" w:cs="Times New Roman"/>
          <w:lang w:val="en-CA"/>
        </w:rPr>
        <w:t xml:space="preserve">4 shows the habitat selection preferences of Northern cardinals across three sites with varying levels of urbanization—McGill Bird Observatory (MBO), the Town of Baie </w:t>
      </w:r>
      <w:proofErr w:type="spellStart"/>
      <w:r>
        <w:rPr>
          <w:rFonts w:ascii="Times New Roman" w:hAnsi="Times New Roman" w:cs="Times New Roman"/>
          <w:lang w:val="en-CA"/>
        </w:rPr>
        <w:t>d’Urfé</w:t>
      </w:r>
      <w:proofErr w:type="spellEnd"/>
      <w:r>
        <w:rPr>
          <w:rFonts w:ascii="Times New Roman" w:hAnsi="Times New Roman" w:cs="Times New Roman"/>
          <w:lang w:val="en-CA"/>
        </w:rPr>
        <w:t xml:space="preserve"> (BDU), and Concordia University’s Loyola Campus (CON)—as predicted by generalized linear mixed-effects models. These prediction plots reveal distinct habitat use and demonstrate how cardinals select for different variables </w:t>
      </w:r>
      <w:r w:rsidR="00BA38D5">
        <w:rPr>
          <w:rFonts w:ascii="Times New Roman" w:hAnsi="Times New Roman" w:cs="Times New Roman"/>
          <w:lang w:val="en-CA"/>
        </w:rPr>
        <w:t>regarding</w:t>
      </w:r>
      <w:r>
        <w:rPr>
          <w:rFonts w:ascii="Times New Roman" w:hAnsi="Times New Roman" w:cs="Times New Roman"/>
          <w:lang w:val="en-CA"/>
        </w:rPr>
        <w:t xml:space="preserve"> both environmental and anthropogenic features.</w:t>
      </w:r>
      <w:r w:rsidR="00BA38D5">
        <w:rPr>
          <w:rFonts w:ascii="Times New Roman" w:hAnsi="Times New Roman" w:cs="Times New Roman"/>
          <w:lang w:val="en-CA"/>
        </w:rPr>
        <w:t xml:space="preserve"> At MBO, the cardinals showed a more pronounced positive association for areas with generally lower vegetation (A) and greater structural heterogeneity (B), as reflected by the negative association with mean vegetation height and its standard deviation. This preference could suggest that Northern cardinals prefer to use habitats that are vertically complex, yet still mainly composed of shrubs, providing shelter and foraging opportunities. This is not surprising as cardinals are known to favour habitats corresponding to those criteria. </w:t>
      </w:r>
      <w:r w:rsidR="00B2252F">
        <w:rPr>
          <w:rFonts w:ascii="Times New Roman" w:hAnsi="Times New Roman" w:cs="Times New Roman"/>
          <w:lang w:val="en-CA"/>
        </w:rPr>
        <w:t xml:space="preserve">In addition, the presence probability drops as the distance from the nearest feeder increases (C), emphasizing the role of supplementary feeding as a reliable food source in this </w:t>
      </w:r>
      <w:r w:rsidR="00A817D1">
        <w:rPr>
          <w:rFonts w:ascii="Times New Roman" w:hAnsi="Times New Roman" w:cs="Times New Roman"/>
          <w:lang w:val="en-CA"/>
        </w:rPr>
        <w:t>less urbanized location.</w:t>
      </w:r>
      <w:r w:rsidR="00686809">
        <w:rPr>
          <w:rFonts w:ascii="Times New Roman" w:hAnsi="Times New Roman" w:cs="Times New Roman"/>
          <w:lang w:val="en-CA"/>
        </w:rPr>
        <w:t xml:space="preserve"> In contrast, selection patterns in the moderately urbanized BDU site seem to revolve mainly around human-related variables, and less so a</w:t>
      </w:r>
      <w:r w:rsidR="00CA0556">
        <w:rPr>
          <w:rFonts w:ascii="Times New Roman" w:hAnsi="Times New Roman" w:cs="Times New Roman"/>
          <w:lang w:val="en-CA"/>
        </w:rPr>
        <w:t>round</w:t>
      </w:r>
      <w:r w:rsidR="00686809">
        <w:rPr>
          <w:rFonts w:ascii="Times New Roman" w:hAnsi="Times New Roman" w:cs="Times New Roman"/>
          <w:lang w:val="en-CA"/>
        </w:rPr>
        <w:t xml:space="preserve"> the vegetation variables. Here, cardinals tended to avoid areas of high population density (D)</w:t>
      </w:r>
      <w:r w:rsidR="00C362A9">
        <w:rPr>
          <w:rFonts w:ascii="Times New Roman" w:hAnsi="Times New Roman" w:cs="Times New Roman"/>
          <w:lang w:val="en-CA"/>
        </w:rPr>
        <w:t>, while showing a preference for longer road lengths (E), a counterintuitive pattern. This might be reflecting an indirect association with edge habitats or corridors, often seen with suburban</w:t>
      </w:r>
      <w:r w:rsidR="001C6F83">
        <w:rPr>
          <w:rFonts w:ascii="Times New Roman" w:hAnsi="Times New Roman" w:cs="Times New Roman"/>
          <w:lang w:val="en-CA"/>
        </w:rPr>
        <w:t xml:space="preserve"> </w:t>
      </w:r>
      <w:r w:rsidR="00CA0556">
        <w:rPr>
          <w:rFonts w:ascii="Times New Roman" w:hAnsi="Times New Roman" w:cs="Times New Roman"/>
          <w:lang w:val="en-CA"/>
        </w:rPr>
        <w:t>street planning.</w:t>
      </w:r>
      <w:r w:rsidR="00E12A04">
        <w:rPr>
          <w:rFonts w:ascii="Times New Roman" w:hAnsi="Times New Roman" w:cs="Times New Roman"/>
          <w:lang w:val="en-CA"/>
        </w:rPr>
        <w:t xml:space="preserve"> </w:t>
      </w:r>
      <w:r w:rsidR="00842205">
        <w:rPr>
          <w:rFonts w:ascii="Times New Roman" w:hAnsi="Times New Roman" w:cs="Times New Roman"/>
          <w:lang w:val="en-CA"/>
        </w:rPr>
        <w:t xml:space="preserve">We considered the potential bias that could be induced by recording the GPS locations of the birds from the side of the streets. To assess this issue, the statistical analyses were run on both the unshifted location data and the shifted points, and the resulting model selection remains unchanged. This confirms the robustness of the method used to record cardinal location. </w:t>
      </w:r>
      <w:r w:rsidR="00F724FC">
        <w:rPr>
          <w:rFonts w:ascii="Times New Roman" w:hAnsi="Times New Roman" w:cs="Times New Roman"/>
          <w:lang w:val="en-CA"/>
        </w:rPr>
        <w:t xml:space="preserve">The highly urbanized location of CON showed yet another distinct pattern of habitat </w:t>
      </w:r>
      <w:proofErr w:type="gramStart"/>
      <w:r w:rsidR="00F724FC">
        <w:rPr>
          <w:rFonts w:ascii="Times New Roman" w:hAnsi="Times New Roman" w:cs="Times New Roman"/>
          <w:lang w:val="en-CA"/>
        </w:rPr>
        <w:t>use</w:t>
      </w:r>
      <w:proofErr w:type="gramEnd"/>
      <w:r w:rsidR="00F724FC">
        <w:rPr>
          <w:rFonts w:ascii="Times New Roman" w:hAnsi="Times New Roman" w:cs="Times New Roman"/>
          <w:lang w:val="en-CA"/>
        </w:rPr>
        <w:t>. Cardinals were less likely to occupy areas with strong vegetation vertical heterogeneity (G</w:t>
      </w:r>
      <w:r w:rsidR="00E7263C">
        <w:rPr>
          <w:rFonts w:ascii="Times New Roman" w:hAnsi="Times New Roman" w:cs="Times New Roman"/>
          <w:lang w:val="en-CA"/>
        </w:rPr>
        <w:t>), a</w:t>
      </w:r>
      <w:r w:rsidR="00F724FC">
        <w:rPr>
          <w:rFonts w:ascii="Times New Roman" w:hAnsi="Times New Roman" w:cs="Times New Roman"/>
          <w:lang w:val="en-CA"/>
        </w:rPr>
        <w:t xml:space="preserve"> </w:t>
      </w:r>
      <w:r w:rsidR="00F724FC">
        <w:rPr>
          <w:rFonts w:ascii="Times New Roman" w:hAnsi="Times New Roman" w:cs="Times New Roman"/>
          <w:lang w:val="en-CA"/>
        </w:rPr>
        <w:lastRenderedPageBreak/>
        <w:t>pattern opposite to what we’re seeing at MBO. This could indicate a certain avoidance of fragmented, or lower quality patches, in a context where vegetation is already scarce and patchily distributed through the landscape.</w:t>
      </w:r>
      <w:r w:rsidR="00E7263C">
        <w:rPr>
          <w:rFonts w:ascii="Times New Roman" w:hAnsi="Times New Roman" w:cs="Times New Roman"/>
          <w:lang w:val="en-CA"/>
        </w:rPr>
        <w:t xml:space="preserve"> In addition, </w:t>
      </w:r>
      <w:r w:rsidR="00B61996">
        <w:rPr>
          <w:rFonts w:ascii="Times New Roman" w:hAnsi="Times New Roman" w:cs="Times New Roman"/>
          <w:lang w:val="en-CA"/>
        </w:rPr>
        <w:t xml:space="preserve">the </w:t>
      </w:r>
      <w:r w:rsidR="00E7263C">
        <w:rPr>
          <w:rFonts w:ascii="Times New Roman" w:hAnsi="Times New Roman" w:cs="Times New Roman"/>
          <w:lang w:val="en-CA"/>
        </w:rPr>
        <w:t>probability of selection increased with road length</w:t>
      </w:r>
      <w:r w:rsidR="00B61996">
        <w:rPr>
          <w:rFonts w:ascii="Times New Roman" w:hAnsi="Times New Roman" w:cs="Times New Roman"/>
          <w:lang w:val="en-CA"/>
        </w:rPr>
        <w:t xml:space="preserve"> (H)</w:t>
      </w:r>
      <w:r w:rsidR="00E7263C">
        <w:rPr>
          <w:rFonts w:ascii="Times New Roman" w:hAnsi="Times New Roman" w:cs="Times New Roman"/>
          <w:lang w:val="en-CA"/>
        </w:rPr>
        <w:t xml:space="preserve">, suggesting that </w:t>
      </w:r>
      <w:r w:rsidR="00B61996">
        <w:rPr>
          <w:rFonts w:ascii="Times New Roman" w:hAnsi="Times New Roman" w:cs="Times New Roman"/>
          <w:lang w:val="en-CA"/>
        </w:rPr>
        <w:t>the limited access to vegetated habitats comes with the necessity to navigate along urban features such as roads. Finally, the presence of Northern cardinals declined as the distance to the nearest bird feeder increased, highlighting the potential dependence on anthropogenic food resources in highly urbanized areas, where more natural foraging opportunities may be insufficient.</w:t>
      </w:r>
      <w:r w:rsidR="009D31EC">
        <w:rPr>
          <w:rFonts w:ascii="Times New Roman" w:hAnsi="Times New Roman" w:cs="Times New Roman"/>
          <w:lang w:val="en-CA"/>
        </w:rPr>
        <w:t xml:space="preserve"> Collectively, these findings highlight the context-dependent nature of habitat selection by Northern cardinals, suggesting that behavioural flexibility may play a role in their persistence in urban environments through the winter.</w:t>
      </w:r>
      <w:r w:rsidR="00111A85">
        <w:rPr>
          <w:rFonts w:ascii="Times New Roman" w:hAnsi="Times New Roman" w:cs="Times New Roman"/>
          <w:lang w:val="en-CA"/>
        </w:rPr>
        <w:t xml:space="preserve"> The varying importance of vegetation structure, anthropogenic disturbances and proximity to supplemental food indicates that conservation strategies for winter birds must be tailored to the local urban context. In less urbanized areas, maintaining large vegetation patches with a complex vertical structure is likely essential, while in urbanized locations, providing access to supplemental food </w:t>
      </w:r>
      <w:r w:rsidR="0018300F">
        <w:rPr>
          <w:rFonts w:ascii="Times New Roman" w:hAnsi="Times New Roman" w:cs="Times New Roman"/>
          <w:lang w:val="en-CA"/>
        </w:rPr>
        <w:t xml:space="preserve">and mitigating the negative impacts of fragmentation may be more critical for sustaining Northern cardinals (and potentially other resident bird species) populations during the winter </w:t>
      </w:r>
      <w:r w:rsidR="007677D8">
        <w:rPr>
          <w:rFonts w:ascii="Times New Roman" w:hAnsi="Times New Roman" w:cs="Times New Roman"/>
          <w:lang w:val="en-CA"/>
        </w:rPr>
        <w:t>season</w:t>
      </w:r>
      <w:r w:rsidR="0018300F">
        <w:rPr>
          <w:rFonts w:ascii="Times New Roman" w:hAnsi="Times New Roman" w:cs="Times New Roman"/>
          <w:lang w:val="en-CA"/>
        </w:rPr>
        <w:t>.</w:t>
      </w:r>
    </w:p>
    <w:p w14:paraId="346EEA5B" w14:textId="2623CD73" w:rsidR="002D411E" w:rsidRDefault="002D411E" w:rsidP="002D411E">
      <w:pPr>
        <w:pStyle w:val="Heading3"/>
        <w:spacing w:line="480" w:lineRule="auto"/>
        <w:rPr>
          <w:rFonts w:ascii="Times New Roman" w:hAnsi="Times New Roman" w:cs="Times New Roman"/>
          <w:b/>
          <w:bCs/>
          <w:color w:val="000000" w:themeColor="text1"/>
          <w:lang w:val="en-CA"/>
        </w:rPr>
      </w:pPr>
      <w:bookmarkStart w:id="298" w:name="_Toc200031463"/>
      <w:r>
        <w:rPr>
          <w:rFonts w:ascii="Times New Roman" w:hAnsi="Times New Roman" w:cs="Times New Roman"/>
          <w:b/>
          <w:bCs/>
          <w:color w:val="000000" w:themeColor="text1"/>
          <w:lang w:val="en-CA"/>
        </w:rPr>
        <w:t>Conclusion</w:t>
      </w:r>
      <w:bookmarkEnd w:id="298"/>
    </w:p>
    <w:p w14:paraId="2D7C88AB" w14:textId="2782C71D" w:rsidR="00AB5875" w:rsidRPr="005424CA" w:rsidRDefault="002D411E" w:rsidP="005424CA">
      <w:pPr>
        <w:pStyle w:val="p1"/>
        <w:spacing w:line="480" w:lineRule="auto"/>
        <w:jc w:val="both"/>
      </w:pPr>
      <w:r>
        <w:t xml:space="preserve">This study provides new insights into how a resident songbird species, the Northern cardinal, adapts its movement and habitat selection patterns in response to varying levels of urbanization during the non-breeding season. </w:t>
      </w:r>
      <w:r w:rsidR="006F0A0B">
        <w:t xml:space="preserve">By combining spatial movement analyses with fine-scale habitat selection models across three sites with varying levels of urbanization, we demonstrate that cardinals </w:t>
      </w:r>
      <w:r w:rsidR="009E628F">
        <w:t xml:space="preserve">seem to exhibit both behavioural plasticity and context-dependent responses to urban landscape features. </w:t>
      </w:r>
      <w:r w:rsidR="00AD59CB">
        <w:t xml:space="preserve">Larger home ranges in highly urbanized areas suggest increased energetic </w:t>
      </w:r>
      <w:r w:rsidR="00AD59CB">
        <w:lastRenderedPageBreak/>
        <w:t>costs, likely driven by fragmented habitats and sparse natural resources</w:t>
      </w:r>
      <w:r w:rsidR="00AD1BEF">
        <w:t xml:space="preserve">. In contrast, smaller and more consistent home ranges in less urbanized environments reflect a more stable and resource-rich context for the cardinals. Habitat selection varied quite considerably across sites: in </w:t>
      </w:r>
      <w:r w:rsidR="00AD1BEF">
        <w:rPr>
          <w:i/>
          <w:iCs/>
        </w:rPr>
        <w:t>peri</w:t>
      </w:r>
      <w:r w:rsidR="00AD1BEF">
        <w:t xml:space="preserve">-urban areas, cardinals favoured structurally complex vegetation and proximity to feeders, while in urban areas, reliance on anthropogenic features was more evident. These findings highlight the importance of flexible behavioural strategies in enabling some species of birds to persist in human-modified environments. From a </w:t>
      </w:r>
      <w:r w:rsidR="005D1DA3">
        <w:t>conservation perspective, we argue that this work emphasizes the importance, in urban environments, to tailor local management efforts to the context they’re in. As urban areas continue to expand globally, understanding such fine-scale responses will be critical for informing urban planning and ensuring a year-round support of our native bird species.</w:t>
      </w:r>
    </w:p>
    <w:p w14:paraId="397431C8" w14:textId="1EB90C38" w:rsidR="00FD2D54" w:rsidRDefault="00AB5875" w:rsidP="00FD2D54">
      <w:pPr>
        <w:pStyle w:val="Heading1"/>
        <w:jc w:val="center"/>
        <w:rPr>
          <w:rFonts w:ascii="Times New Roman" w:hAnsi="Times New Roman" w:cs="Times New Roman"/>
          <w:b/>
          <w:bCs/>
          <w:color w:val="000000" w:themeColor="text1"/>
          <w:lang w:val="en-CA"/>
        </w:rPr>
      </w:pPr>
      <w:bookmarkStart w:id="299" w:name="_Toc200031464"/>
      <w:r w:rsidRPr="00453166">
        <w:rPr>
          <w:rFonts w:ascii="Times New Roman" w:hAnsi="Times New Roman" w:cs="Times New Roman"/>
          <w:b/>
          <w:bCs/>
          <w:color w:val="000000" w:themeColor="text1"/>
          <w:lang w:val="en-CA"/>
        </w:rPr>
        <w:t xml:space="preserve">Chapter </w:t>
      </w:r>
      <w:r>
        <w:rPr>
          <w:rFonts w:ascii="Times New Roman" w:hAnsi="Times New Roman" w:cs="Times New Roman"/>
          <w:b/>
          <w:bCs/>
          <w:color w:val="000000" w:themeColor="text1"/>
          <w:lang w:val="en-CA"/>
        </w:rPr>
        <w:t>2</w:t>
      </w:r>
      <w:r w:rsidRPr="00453166">
        <w:rPr>
          <w:rFonts w:ascii="Times New Roman" w:hAnsi="Times New Roman" w:cs="Times New Roman"/>
          <w:b/>
          <w:bCs/>
          <w:color w:val="000000" w:themeColor="text1"/>
          <w:lang w:val="en-CA"/>
        </w:rPr>
        <w:t xml:space="preserve">: </w:t>
      </w:r>
      <w:r>
        <w:rPr>
          <w:rFonts w:ascii="Times New Roman" w:hAnsi="Times New Roman" w:cs="Times New Roman"/>
          <w:b/>
          <w:bCs/>
          <w:color w:val="000000" w:themeColor="text1"/>
          <w:lang w:val="en-CA"/>
        </w:rPr>
        <w:t>Seasonal variation in the activity level of the Northern cardinal (</w:t>
      </w:r>
      <w:r>
        <w:rPr>
          <w:rFonts w:ascii="Times New Roman" w:hAnsi="Times New Roman" w:cs="Times New Roman"/>
          <w:b/>
          <w:bCs/>
          <w:i/>
          <w:iCs/>
          <w:color w:val="000000" w:themeColor="text1"/>
          <w:lang w:val="en-CA"/>
        </w:rPr>
        <w:t>Cardinalis cardinalis</w:t>
      </w:r>
      <w:r>
        <w:rPr>
          <w:rFonts w:ascii="Times New Roman" w:hAnsi="Times New Roman" w:cs="Times New Roman"/>
          <w:b/>
          <w:bCs/>
          <w:color w:val="000000" w:themeColor="text1"/>
          <w:lang w:val="en-CA"/>
        </w:rPr>
        <w:t>) over the winter</w:t>
      </w:r>
      <w:bookmarkEnd w:id="299"/>
    </w:p>
    <w:p w14:paraId="46405B9F" w14:textId="10F41BA0" w:rsidR="00FD2D54" w:rsidRDefault="00FD2D54" w:rsidP="000F7584">
      <w:pPr>
        <w:pStyle w:val="Heading3"/>
        <w:spacing w:line="480" w:lineRule="auto"/>
        <w:rPr>
          <w:rFonts w:ascii="Times New Roman" w:hAnsi="Times New Roman" w:cs="Times New Roman"/>
          <w:i/>
          <w:iCs/>
          <w:color w:val="000000" w:themeColor="text1"/>
          <w:sz w:val="24"/>
          <w:szCs w:val="24"/>
          <w:lang w:val="en-CA"/>
        </w:rPr>
      </w:pPr>
      <w:bookmarkStart w:id="300" w:name="_Toc200031465"/>
      <w:r w:rsidRPr="00FD2D54">
        <w:rPr>
          <w:rFonts w:ascii="Times New Roman" w:hAnsi="Times New Roman" w:cs="Times New Roman"/>
          <w:i/>
          <w:iCs/>
          <w:color w:val="000000" w:themeColor="text1"/>
          <w:sz w:val="24"/>
          <w:szCs w:val="24"/>
          <w:lang w:val="en-CA"/>
        </w:rPr>
        <w:t>Note on this chapter</w:t>
      </w:r>
      <w:bookmarkEnd w:id="300"/>
    </w:p>
    <w:p w14:paraId="340230C4" w14:textId="77777777" w:rsidR="00FD2D54" w:rsidRDefault="00FD2D54" w:rsidP="00FD2D54">
      <w:pPr>
        <w:rPr>
          <w:lang w:val="en-CA"/>
        </w:rPr>
      </w:pPr>
    </w:p>
    <w:p w14:paraId="05C1C883" w14:textId="5315CDC0" w:rsidR="000F7584" w:rsidRDefault="000F7584" w:rsidP="000F7584">
      <w:pPr>
        <w:pStyle w:val="Heading3"/>
        <w:spacing w:line="480" w:lineRule="auto"/>
        <w:rPr>
          <w:rFonts w:ascii="Times New Roman" w:hAnsi="Times New Roman" w:cs="Times New Roman"/>
          <w:b/>
          <w:bCs/>
          <w:color w:val="000000" w:themeColor="text1"/>
          <w:lang w:val="en-CA"/>
        </w:rPr>
      </w:pPr>
      <w:bookmarkStart w:id="301" w:name="_Toc200031466"/>
      <w:r>
        <w:rPr>
          <w:rFonts w:ascii="Times New Roman" w:hAnsi="Times New Roman" w:cs="Times New Roman"/>
          <w:b/>
          <w:bCs/>
          <w:color w:val="000000" w:themeColor="text1"/>
          <w:lang w:val="en-CA"/>
        </w:rPr>
        <w:t>Abstract</w:t>
      </w:r>
      <w:bookmarkEnd w:id="301"/>
    </w:p>
    <w:p w14:paraId="0648A436" w14:textId="77777777" w:rsidR="000F7584" w:rsidRDefault="000F7584" w:rsidP="00FD2D54">
      <w:pPr>
        <w:rPr>
          <w:lang w:val="en-CA"/>
        </w:rPr>
      </w:pPr>
    </w:p>
    <w:p w14:paraId="7147CB22" w14:textId="77777777" w:rsidR="000F7584" w:rsidRPr="00FD2D54" w:rsidRDefault="000F7584" w:rsidP="00FD2D54">
      <w:pPr>
        <w:rPr>
          <w:lang w:val="en-CA"/>
        </w:rPr>
      </w:pPr>
    </w:p>
    <w:p w14:paraId="3E2360B8" w14:textId="7EFC5A1B" w:rsidR="00AB5875" w:rsidRDefault="00AB5875" w:rsidP="00AB5875">
      <w:pPr>
        <w:pStyle w:val="Heading3"/>
        <w:spacing w:line="480" w:lineRule="auto"/>
        <w:rPr>
          <w:rFonts w:ascii="Times New Roman" w:hAnsi="Times New Roman" w:cs="Times New Roman"/>
          <w:b/>
          <w:bCs/>
          <w:color w:val="000000" w:themeColor="text1"/>
          <w:lang w:val="en-CA"/>
        </w:rPr>
      </w:pPr>
      <w:bookmarkStart w:id="302" w:name="_Toc200031467"/>
      <w:r>
        <w:rPr>
          <w:rFonts w:ascii="Times New Roman" w:hAnsi="Times New Roman" w:cs="Times New Roman"/>
          <w:b/>
          <w:bCs/>
          <w:color w:val="000000" w:themeColor="text1"/>
          <w:lang w:val="en-CA"/>
        </w:rPr>
        <w:t>Introduction</w:t>
      </w:r>
      <w:bookmarkEnd w:id="302"/>
    </w:p>
    <w:p w14:paraId="213963A7" w14:textId="565FA9A9" w:rsidR="00AB5875" w:rsidRDefault="00FD2D54" w:rsidP="00FD2D54">
      <w:pPr>
        <w:pStyle w:val="ListParagraph"/>
        <w:numPr>
          <w:ilvl w:val="0"/>
          <w:numId w:val="5"/>
        </w:numPr>
        <w:spacing w:line="480" w:lineRule="auto"/>
        <w:rPr>
          <w:rFonts w:ascii="Times New Roman" w:hAnsi="Times New Roman" w:cs="Times New Roman"/>
          <w:lang w:val="en-CA"/>
        </w:rPr>
      </w:pPr>
      <w:r>
        <w:rPr>
          <w:rFonts w:ascii="Times New Roman" w:hAnsi="Times New Roman" w:cs="Times New Roman"/>
          <w:lang w:val="en-CA"/>
        </w:rPr>
        <w:t>General background.</w:t>
      </w:r>
    </w:p>
    <w:p w14:paraId="2D5738E1" w14:textId="4DA4F37C"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Importance of studying winter bird behaviour in temperate regions of the world.</w:t>
      </w:r>
    </w:p>
    <w:p w14:paraId="2A19DFAD" w14:textId="74F54A4B"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Seasonal challenges (temperature, food, snow cover, etc.).</w:t>
      </w:r>
    </w:p>
    <w:p w14:paraId="2A733BB8" w14:textId="4F215C84"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How urbanisation x climate can influence winter movement\activity</w:t>
      </w:r>
    </w:p>
    <w:p w14:paraId="348490DC" w14:textId="6824B06F" w:rsidR="00FD2D54" w:rsidRDefault="00FD2D54" w:rsidP="00FD2D54">
      <w:pPr>
        <w:pStyle w:val="ListParagraph"/>
        <w:numPr>
          <w:ilvl w:val="0"/>
          <w:numId w:val="5"/>
        </w:numPr>
        <w:spacing w:line="480" w:lineRule="auto"/>
        <w:rPr>
          <w:rFonts w:ascii="Times New Roman" w:hAnsi="Times New Roman" w:cs="Times New Roman"/>
          <w:lang w:val="en-CA"/>
        </w:rPr>
      </w:pPr>
      <w:r>
        <w:rPr>
          <w:rFonts w:ascii="Times New Roman" w:hAnsi="Times New Roman" w:cs="Times New Roman"/>
          <w:lang w:val="en-CA"/>
        </w:rPr>
        <w:lastRenderedPageBreak/>
        <w:t>Species of interest.</w:t>
      </w:r>
    </w:p>
    <w:p w14:paraId="67D4343E" w14:textId="7EDA57A3"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Cardinal doesn’t migrate.</w:t>
      </w:r>
    </w:p>
    <w:p w14:paraId="37FD601B" w14:textId="55128B3E"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Territoriality and vocalization in winter.</w:t>
      </w:r>
    </w:p>
    <w:p w14:paraId="6EFC1DD0" w14:textId="28F8B42B"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Adaptability to urban environments.</w:t>
      </w:r>
    </w:p>
    <w:p w14:paraId="3A58BF0C" w14:textId="4F888277" w:rsidR="009A655D" w:rsidRPr="009A655D" w:rsidRDefault="009A655D" w:rsidP="009A655D">
      <w:pPr>
        <w:spacing w:line="480" w:lineRule="auto"/>
        <w:jc w:val="both"/>
        <w:rPr>
          <w:rFonts w:ascii="Times New Roman" w:hAnsi="Times New Roman" w:cs="Times New Roman"/>
          <w:lang w:val="en-CA"/>
        </w:rPr>
      </w:pPr>
      <w:r>
        <w:rPr>
          <w:rFonts w:ascii="Times New Roman" w:hAnsi="Times New Roman" w:cs="Times New Roman"/>
          <w:lang w:val="en-CA"/>
        </w:rPr>
        <w:t xml:space="preserve">Previous work investigated the Northern cardinal’s ability to adapt its energy management to survive the winter. They found no evidence of the use of torpor, but did notice a slight decrease in body temperature in winter, which could potentially </w:t>
      </w:r>
      <w:r w:rsidR="00833820">
        <w:rPr>
          <w:rFonts w:ascii="Times New Roman" w:hAnsi="Times New Roman" w:cs="Times New Roman"/>
          <w:lang w:val="en-CA"/>
        </w:rPr>
        <w:t>lead</w:t>
      </w:r>
      <w:r>
        <w:rPr>
          <w:rFonts w:ascii="Times New Roman" w:hAnsi="Times New Roman" w:cs="Times New Roman"/>
          <w:lang w:val="en-CA"/>
        </w:rPr>
        <w:t xml:space="preserve"> to a 10-16 % saving in daily energy expenditures </w:t>
      </w:r>
      <w:r w:rsidR="00833820">
        <w:rPr>
          <w:rFonts w:ascii="Times New Roman" w:hAnsi="Times New Roman" w:cs="Times New Roman"/>
          <w:lang w:val="en-CA"/>
        </w:rPr>
        <w:fldChar w:fldCharType="begin"/>
      </w:r>
      <w:r w:rsidR="00833820">
        <w:rPr>
          <w:rFonts w:ascii="Times New Roman" w:hAnsi="Times New Roman" w:cs="Times New Roman"/>
          <w:lang w:val="en-CA"/>
        </w:rPr>
        <w:instrText xml:space="preserve"> ADDIN ZOTERO_ITEM CSL_CITATION {"citationID":"zch329Bv","properties":{"formattedCitation":"(Schaeffer et al., 2015)","plainCitation":"(Schaeffer et al., 2015)","noteIndex":0},"citationItems":[{"id":860,"uris":["http://zotero.org/users/16770306/items/S37SP9GW"],"itemData":{"id":860,"type":"article-journal","abstract":"PDF | Background Northern Cardinals (Cardinalis cardinalis) are able to endure drastic seasonal variations in ambient temperature. Many endotherms in... | Find, read and cite all the research you need on ResearchGate","container-title":"ResearchGate","DOI":"10.1186/s40317-015-0078-z","issue":"1","language":"en","source":"www.researchgate.net","title":"Energy savings due to the use of shallow body temperature reduction in overwintering Northern Cardinals","URL":"https://www.researchgate.net/publication/282531232_Energy_savings_due_to_the_use_of_shallow_body_temperature_reduction_in_overwintering_Northern_Cardinals","volume":"3","author":[{"family":"Schaeffer","given":"Paul"},{"family":"Komer","given":"Maria C."},{"family":"Corder","given":"Keely"}],"accessed":{"date-parts":[["2025",5,13]]},"issued":{"date-parts":[["2015",10]]}}}],"schema":"https://github.com/citation-style-language/schema/raw/master/csl-citation.json"} </w:instrText>
      </w:r>
      <w:r w:rsidR="00833820">
        <w:rPr>
          <w:rFonts w:ascii="Times New Roman" w:hAnsi="Times New Roman" w:cs="Times New Roman"/>
          <w:lang w:val="en-CA"/>
        </w:rPr>
        <w:fldChar w:fldCharType="separate"/>
      </w:r>
      <w:r w:rsidR="00833820">
        <w:rPr>
          <w:rFonts w:ascii="Times New Roman" w:hAnsi="Times New Roman" w:cs="Times New Roman"/>
          <w:kern w:val="0"/>
          <w:lang w:val="en-US"/>
        </w:rPr>
        <w:t>(Schaeffer et al., 2015)</w:t>
      </w:r>
      <w:r w:rsidR="00833820">
        <w:rPr>
          <w:rFonts w:ascii="Times New Roman" w:hAnsi="Times New Roman" w:cs="Times New Roman"/>
          <w:lang w:val="en-CA"/>
        </w:rPr>
        <w:fldChar w:fldCharType="end"/>
      </w:r>
      <w:r>
        <w:rPr>
          <w:rFonts w:ascii="Times New Roman" w:hAnsi="Times New Roman" w:cs="Times New Roman"/>
          <w:lang w:val="en-CA"/>
        </w:rPr>
        <w:t>.</w:t>
      </w:r>
    </w:p>
    <w:p w14:paraId="00C9CF1B" w14:textId="2062F3D3" w:rsidR="00FD2D54" w:rsidRDefault="00FD2D54" w:rsidP="00FD2D54">
      <w:pPr>
        <w:pStyle w:val="ListParagraph"/>
        <w:numPr>
          <w:ilvl w:val="0"/>
          <w:numId w:val="5"/>
        </w:numPr>
        <w:spacing w:line="480" w:lineRule="auto"/>
        <w:rPr>
          <w:rFonts w:ascii="Times New Roman" w:hAnsi="Times New Roman" w:cs="Times New Roman"/>
          <w:lang w:val="en-CA"/>
        </w:rPr>
      </w:pPr>
      <w:r>
        <w:rPr>
          <w:rFonts w:ascii="Times New Roman" w:hAnsi="Times New Roman" w:cs="Times New Roman"/>
          <w:lang w:val="en-CA"/>
        </w:rPr>
        <w:t>Introduce Motus.</w:t>
      </w:r>
    </w:p>
    <w:p w14:paraId="594697F1" w14:textId="0E3A45FB"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Fine-scale movement\activity.</w:t>
      </w:r>
    </w:p>
    <w:p w14:paraId="1D64A400" w14:textId="652FD249"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Highlight benefits (passive + continuous).</w:t>
      </w:r>
    </w:p>
    <w:p w14:paraId="4A9737A2" w14:textId="25448538"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Acknowledge limitations (radius, interference, coverage in city).</w:t>
      </w:r>
    </w:p>
    <w:p w14:paraId="48CFBFE6" w14:textId="40B5554B" w:rsidR="00AB5875" w:rsidRPr="00334C2D" w:rsidRDefault="00FD2D54" w:rsidP="00334C2D">
      <w:pPr>
        <w:pStyle w:val="ListParagraph"/>
        <w:numPr>
          <w:ilvl w:val="0"/>
          <w:numId w:val="5"/>
        </w:numPr>
        <w:spacing w:line="480" w:lineRule="auto"/>
        <w:rPr>
          <w:rFonts w:ascii="Times New Roman" w:hAnsi="Times New Roman" w:cs="Times New Roman"/>
          <w:lang w:val="en-CA"/>
        </w:rPr>
      </w:pPr>
      <w:r>
        <w:rPr>
          <w:rFonts w:ascii="Times New Roman" w:hAnsi="Times New Roman" w:cs="Times New Roman"/>
          <w:lang w:val="en-CA"/>
        </w:rPr>
        <w:t>Hypotheses</w:t>
      </w:r>
      <w:r w:rsidR="00334C2D">
        <w:rPr>
          <w:rFonts w:ascii="Times New Roman" w:hAnsi="Times New Roman" w:cs="Times New Roman"/>
          <w:lang w:val="en-CA"/>
        </w:rPr>
        <w:t>.</w:t>
      </w:r>
    </w:p>
    <w:p w14:paraId="455E0186" w14:textId="77777777" w:rsidR="00B61349" w:rsidRDefault="00B61349" w:rsidP="00B15A0D">
      <w:pPr>
        <w:spacing w:before="100" w:beforeAutospacing="1" w:after="100" w:afterAutospacing="1" w:line="480" w:lineRule="auto"/>
        <w:rPr>
          <w:rFonts w:ascii="Times New Roman" w:eastAsia="Times New Roman" w:hAnsi="Times New Roman" w:cs="Times New Roman"/>
          <w:lang w:val="en-CA"/>
        </w:rPr>
      </w:pPr>
    </w:p>
    <w:p w14:paraId="445D8115"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47247A19"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370FCAD0"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198E2C8E"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678F03B5" w14:textId="77777777" w:rsidR="001247C6" w:rsidRDefault="001247C6" w:rsidP="00B15A0D">
      <w:pPr>
        <w:spacing w:before="100" w:beforeAutospacing="1" w:after="100" w:afterAutospacing="1" w:line="480" w:lineRule="auto"/>
        <w:rPr>
          <w:rFonts w:ascii="Times New Roman" w:eastAsia="Times New Roman" w:hAnsi="Times New Roman" w:cs="Times New Roman"/>
          <w:lang w:val="en-CA"/>
        </w:rPr>
      </w:pPr>
    </w:p>
    <w:p w14:paraId="0CE53D71" w14:textId="77777777" w:rsidR="001247C6" w:rsidRDefault="001247C6" w:rsidP="00B15A0D">
      <w:pPr>
        <w:spacing w:before="100" w:beforeAutospacing="1" w:after="100" w:afterAutospacing="1" w:line="480" w:lineRule="auto"/>
        <w:rPr>
          <w:rFonts w:ascii="Times New Roman" w:eastAsia="Times New Roman" w:hAnsi="Times New Roman" w:cs="Times New Roman"/>
          <w:lang w:val="en-CA"/>
        </w:rPr>
      </w:pPr>
    </w:p>
    <w:p w14:paraId="6949681C" w14:textId="77777777" w:rsidR="001247C6" w:rsidRDefault="001247C6" w:rsidP="00B15A0D">
      <w:pPr>
        <w:spacing w:before="100" w:beforeAutospacing="1" w:after="100" w:afterAutospacing="1" w:line="480" w:lineRule="auto"/>
        <w:rPr>
          <w:rFonts w:ascii="Times New Roman" w:eastAsia="Times New Roman" w:hAnsi="Times New Roman" w:cs="Times New Roman"/>
          <w:lang w:val="en-CA"/>
        </w:rPr>
      </w:pPr>
    </w:p>
    <w:p w14:paraId="32D82605" w14:textId="77777777" w:rsidR="001E174A" w:rsidRDefault="001E174A" w:rsidP="00B15A0D">
      <w:pPr>
        <w:spacing w:before="100" w:beforeAutospacing="1" w:after="100" w:afterAutospacing="1" w:line="480" w:lineRule="auto"/>
        <w:rPr>
          <w:rFonts w:ascii="Times New Roman" w:eastAsia="Times New Roman" w:hAnsi="Times New Roman" w:cs="Times New Roman"/>
          <w:lang w:val="en-CA"/>
        </w:rPr>
      </w:pPr>
    </w:p>
    <w:p w14:paraId="69535DCA" w14:textId="77777777" w:rsidR="001E174A" w:rsidRDefault="001E174A" w:rsidP="00B15A0D">
      <w:pPr>
        <w:spacing w:before="100" w:beforeAutospacing="1" w:after="100" w:afterAutospacing="1" w:line="480" w:lineRule="auto"/>
        <w:rPr>
          <w:rFonts w:ascii="Times New Roman" w:eastAsia="Times New Roman" w:hAnsi="Times New Roman" w:cs="Times New Roman"/>
          <w:lang w:val="en-CA"/>
        </w:rPr>
      </w:pPr>
    </w:p>
    <w:p w14:paraId="03FA876A" w14:textId="77777777" w:rsidR="001E174A" w:rsidRDefault="001E174A" w:rsidP="00B15A0D">
      <w:pPr>
        <w:spacing w:before="100" w:beforeAutospacing="1" w:after="100" w:afterAutospacing="1" w:line="480" w:lineRule="auto"/>
        <w:rPr>
          <w:rFonts w:ascii="Times New Roman" w:eastAsia="Times New Roman" w:hAnsi="Times New Roman" w:cs="Times New Roman"/>
          <w:lang w:val="en-CA"/>
        </w:rPr>
      </w:pPr>
    </w:p>
    <w:p w14:paraId="00A47A23" w14:textId="77777777" w:rsidR="001E174A" w:rsidRDefault="001E174A" w:rsidP="00B15A0D">
      <w:pPr>
        <w:spacing w:before="100" w:beforeAutospacing="1" w:after="100" w:afterAutospacing="1" w:line="480" w:lineRule="auto"/>
        <w:rPr>
          <w:rFonts w:ascii="Times New Roman" w:eastAsia="Times New Roman" w:hAnsi="Times New Roman" w:cs="Times New Roman"/>
          <w:lang w:val="en-CA"/>
        </w:rPr>
      </w:pPr>
    </w:p>
    <w:p w14:paraId="102258D2" w14:textId="77777777" w:rsidR="001E174A" w:rsidRDefault="001E174A" w:rsidP="00B15A0D">
      <w:pPr>
        <w:spacing w:before="100" w:beforeAutospacing="1" w:after="100" w:afterAutospacing="1" w:line="480" w:lineRule="auto"/>
        <w:rPr>
          <w:rFonts w:ascii="Times New Roman" w:eastAsia="Times New Roman" w:hAnsi="Times New Roman" w:cs="Times New Roman"/>
          <w:lang w:val="en-CA"/>
        </w:rPr>
      </w:pPr>
    </w:p>
    <w:p w14:paraId="5C80F596" w14:textId="17794399" w:rsidR="00B15A0D" w:rsidRPr="00B15A0D" w:rsidRDefault="001E174A" w:rsidP="00B15A0D">
      <w:pPr>
        <w:pStyle w:val="Heading1"/>
        <w:rPr>
          <w:rFonts w:ascii="Times New Roman" w:eastAsia="Times New Roman" w:hAnsi="Times New Roman" w:cs="Times New Roman"/>
          <w:b/>
          <w:bCs/>
          <w:color w:val="000000" w:themeColor="text1"/>
          <w:lang w:val="en-CA"/>
        </w:rPr>
      </w:pPr>
      <w:bookmarkStart w:id="303" w:name="_Toc195699777"/>
      <w:bookmarkStart w:id="304" w:name="_Toc195699800"/>
      <w:bookmarkStart w:id="305" w:name="_Toc200031468"/>
      <w:r>
        <w:rPr>
          <w:rFonts w:ascii="Times New Roman" w:eastAsia="Times New Roman" w:hAnsi="Times New Roman" w:cs="Times New Roman"/>
          <w:b/>
          <w:bCs/>
          <w:color w:val="000000" w:themeColor="text1"/>
          <w:lang w:val="en-CA"/>
        </w:rPr>
        <w:t>Literature cited</w:t>
      </w:r>
      <w:bookmarkEnd w:id="303"/>
      <w:bookmarkEnd w:id="304"/>
      <w:bookmarkEnd w:id="305"/>
    </w:p>
    <w:p w14:paraId="0902BAA6" w14:textId="77777777" w:rsidR="00B15A0D" w:rsidRPr="00B15A0D" w:rsidRDefault="00B15A0D" w:rsidP="00B15A0D">
      <w:pPr>
        <w:rPr>
          <w:lang w:val="en-CA"/>
        </w:rPr>
      </w:pPr>
    </w:p>
    <w:p w14:paraId="148C88B4" w14:textId="77777777" w:rsidR="00072AAE" w:rsidRPr="00072AAE" w:rsidRDefault="00B15A0D" w:rsidP="00072AAE">
      <w:pPr>
        <w:pStyle w:val="Bibliography"/>
        <w:rPr>
          <w:lang w:val="en-US"/>
        </w:rPr>
      </w:pPr>
      <w:r>
        <w:rPr>
          <w:lang w:val="en-CA"/>
        </w:rPr>
        <w:fldChar w:fldCharType="begin"/>
      </w:r>
      <w:r w:rsidR="00510386">
        <w:rPr>
          <w:lang w:val="en-CA"/>
        </w:rPr>
        <w:instrText xml:space="preserve"> ADDIN ZOTERO_BIBL {"uncited":[],"omitted":[],"custom":[]} CSL_BIBLIOGRAPHY </w:instrText>
      </w:r>
      <w:r>
        <w:rPr>
          <w:lang w:val="en-CA"/>
        </w:rPr>
        <w:fldChar w:fldCharType="separate"/>
      </w:r>
      <w:r w:rsidR="00072AAE" w:rsidRPr="00072AAE">
        <w:rPr>
          <w:lang w:val="en-US"/>
        </w:rPr>
        <w:t xml:space="preserve">Andreev, A. V. (1999). Energetics and survival of birds in extreme environments. </w:t>
      </w:r>
      <w:r w:rsidR="00072AAE" w:rsidRPr="00072AAE">
        <w:rPr>
          <w:i/>
          <w:iCs/>
          <w:lang w:val="en-US"/>
        </w:rPr>
        <w:t>Ostrich</w:t>
      </w:r>
      <w:r w:rsidR="00072AAE" w:rsidRPr="00072AAE">
        <w:rPr>
          <w:lang w:val="en-US"/>
        </w:rPr>
        <w:t xml:space="preserve">, </w:t>
      </w:r>
      <w:r w:rsidR="00072AAE" w:rsidRPr="00072AAE">
        <w:rPr>
          <w:i/>
          <w:iCs/>
          <w:lang w:val="en-US"/>
        </w:rPr>
        <w:t>70</w:t>
      </w:r>
      <w:r w:rsidR="00072AAE" w:rsidRPr="00072AAE">
        <w:rPr>
          <w:lang w:val="en-US"/>
        </w:rPr>
        <w:t>(1), 13–22. https://doi.org/10.1080/00306525.1999.9639745</w:t>
      </w:r>
    </w:p>
    <w:p w14:paraId="6E652619" w14:textId="77777777" w:rsidR="00072AAE" w:rsidRPr="00072AAE" w:rsidRDefault="00072AAE" w:rsidP="00072AAE">
      <w:pPr>
        <w:pStyle w:val="Bibliography"/>
        <w:rPr>
          <w:lang w:val="en-US"/>
        </w:rPr>
      </w:pPr>
      <w:r w:rsidRPr="00072AAE">
        <w:rPr>
          <w:lang w:val="en-US"/>
        </w:rPr>
        <w:t xml:space="preserve">Bocz, R., Szép, D., Witz, D., Ronczyk, L., Kurucz, K., &amp; Purger, J. J. (2017). Human disturbances and predation on artificial ground nests across an urban gradient. </w:t>
      </w:r>
      <w:r w:rsidRPr="00072AAE">
        <w:rPr>
          <w:i/>
          <w:iCs/>
          <w:lang w:val="en-US"/>
        </w:rPr>
        <w:t>Animal Biodiversity and Conservation</w:t>
      </w:r>
      <w:r w:rsidRPr="00072AAE">
        <w:rPr>
          <w:lang w:val="en-US"/>
        </w:rPr>
        <w:t xml:space="preserve">, </w:t>
      </w:r>
      <w:r w:rsidRPr="00072AAE">
        <w:rPr>
          <w:i/>
          <w:iCs/>
          <w:lang w:val="en-US"/>
        </w:rPr>
        <w:t>40</w:t>
      </w:r>
      <w:r w:rsidRPr="00072AAE">
        <w:rPr>
          <w:lang w:val="en-US"/>
        </w:rPr>
        <w:t>(2).</w:t>
      </w:r>
    </w:p>
    <w:p w14:paraId="39737C93" w14:textId="77777777" w:rsidR="00072AAE" w:rsidRPr="00072AAE" w:rsidRDefault="00072AAE" w:rsidP="00072AAE">
      <w:pPr>
        <w:pStyle w:val="Bibliography"/>
        <w:rPr>
          <w:lang w:val="en-US"/>
        </w:rPr>
      </w:pPr>
      <w:r w:rsidRPr="00072AAE">
        <w:rPr>
          <w:lang w:val="en-US"/>
        </w:rPr>
        <w:t xml:space="preserve">Brewer, D. E., Gehring, T. M., Garcia, M. M., Shirkey, B. T., Simpson, J. W., &amp; Fournier, A. M. V. (2023). King rail (Rallus elegans) home range and microhabitat characteristics in western Lake Erie coastal marshes. </w:t>
      </w:r>
      <w:r w:rsidRPr="00072AAE">
        <w:rPr>
          <w:i/>
          <w:iCs/>
          <w:lang w:val="en-US"/>
        </w:rPr>
        <w:t>Ecology and Evolution</w:t>
      </w:r>
      <w:r w:rsidRPr="00072AAE">
        <w:rPr>
          <w:lang w:val="en-US"/>
        </w:rPr>
        <w:t xml:space="preserve">, </w:t>
      </w:r>
      <w:r w:rsidRPr="00072AAE">
        <w:rPr>
          <w:i/>
          <w:iCs/>
          <w:lang w:val="en-US"/>
        </w:rPr>
        <w:t>13</w:t>
      </w:r>
      <w:r w:rsidRPr="00072AAE">
        <w:rPr>
          <w:lang w:val="en-US"/>
        </w:rPr>
        <w:t>(4), 16. https://doi.org/10.1002/ece3.10043</w:t>
      </w:r>
    </w:p>
    <w:p w14:paraId="1E7EF809" w14:textId="77777777" w:rsidR="00072AAE" w:rsidRPr="00072AAE" w:rsidRDefault="00072AAE" w:rsidP="00072AAE">
      <w:pPr>
        <w:pStyle w:val="Bibliography"/>
        <w:rPr>
          <w:lang w:val="en-US"/>
        </w:rPr>
      </w:pPr>
      <w:r w:rsidRPr="00072AAE">
        <w:rPr>
          <w:lang w:val="en-US"/>
        </w:rPr>
        <w:t xml:space="preserve">Brewer, V. N., Lane, S. J., Sewall, K. B., &amp; Mabry, K. E. (2020). Effects of low-density urbanization on genetic structure in the Song Sparrow. </w:t>
      </w:r>
      <w:r w:rsidRPr="00072AAE">
        <w:rPr>
          <w:i/>
          <w:iCs/>
          <w:lang w:val="en-US"/>
        </w:rPr>
        <w:t>PLOS ONE</w:t>
      </w:r>
      <w:r w:rsidRPr="00072AAE">
        <w:rPr>
          <w:lang w:val="en-US"/>
        </w:rPr>
        <w:t xml:space="preserve">, </w:t>
      </w:r>
      <w:r w:rsidRPr="00072AAE">
        <w:rPr>
          <w:i/>
          <w:iCs/>
          <w:lang w:val="en-US"/>
        </w:rPr>
        <w:t>15</w:t>
      </w:r>
      <w:r w:rsidRPr="00072AAE">
        <w:rPr>
          <w:lang w:val="en-US"/>
        </w:rPr>
        <w:t>(6), e0234008. https://doi.org/10.1371/journal.pone.0234008</w:t>
      </w:r>
    </w:p>
    <w:p w14:paraId="07FE2293" w14:textId="77777777" w:rsidR="00072AAE" w:rsidRPr="00072AAE" w:rsidRDefault="00072AAE" w:rsidP="00072AAE">
      <w:pPr>
        <w:pStyle w:val="Bibliography"/>
        <w:rPr>
          <w:lang w:val="en-US"/>
        </w:rPr>
      </w:pPr>
      <w:r w:rsidRPr="00072AAE">
        <w:rPr>
          <w:lang w:val="en-US"/>
        </w:rPr>
        <w:lastRenderedPageBreak/>
        <w:t xml:space="preserve">Brodin, A. (2007). Theoretical models of adaptive energy management in small wintering birds. </w:t>
      </w:r>
      <w:r w:rsidRPr="00072AAE">
        <w:rPr>
          <w:i/>
          <w:iCs/>
          <w:lang w:val="en-US"/>
        </w:rPr>
        <w:t>Philosophical Transactions of the Royal Society B: Biological Sciences</w:t>
      </w:r>
      <w:r w:rsidRPr="00072AAE">
        <w:rPr>
          <w:lang w:val="en-US"/>
        </w:rPr>
        <w:t xml:space="preserve">, </w:t>
      </w:r>
      <w:r w:rsidRPr="00072AAE">
        <w:rPr>
          <w:i/>
          <w:iCs/>
          <w:lang w:val="en-US"/>
        </w:rPr>
        <w:t>362</w:t>
      </w:r>
      <w:r w:rsidRPr="00072AAE">
        <w:rPr>
          <w:lang w:val="en-US"/>
        </w:rPr>
        <w:t>(1486), 1857–1871. https://doi.org/10.1098/rstb.2006.1812</w:t>
      </w:r>
    </w:p>
    <w:p w14:paraId="3B8128CF" w14:textId="77777777" w:rsidR="00072AAE" w:rsidRPr="00072AAE" w:rsidRDefault="00072AAE" w:rsidP="00072AAE">
      <w:pPr>
        <w:pStyle w:val="Bibliography"/>
        <w:rPr>
          <w:lang w:val="en-US"/>
        </w:rPr>
      </w:pPr>
      <w:r w:rsidRPr="00072AAE">
        <w:rPr>
          <w:lang w:val="en-US"/>
        </w:rPr>
        <w:t xml:space="preserve">Buxton, R. T., Hudgins, E. J., Lavigne, E., Villeneuve, P. J., Prince, S. A., Pearson, A. L., Halsall, T., Robichaud, C., &amp; Bennett, J. R. (2024). Mental health is positively associated with biodiversity in Canadian cities. </w:t>
      </w:r>
      <w:r w:rsidRPr="00072AAE">
        <w:rPr>
          <w:i/>
          <w:iCs/>
          <w:lang w:val="en-US"/>
        </w:rPr>
        <w:t>Communications Earth &amp; Environment</w:t>
      </w:r>
      <w:r w:rsidRPr="00072AAE">
        <w:rPr>
          <w:lang w:val="en-US"/>
        </w:rPr>
        <w:t xml:space="preserve">, </w:t>
      </w:r>
      <w:r w:rsidRPr="00072AAE">
        <w:rPr>
          <w:i/>
          <w:iCs/>
          <w:lang w:val="en-US"/>
        </w:rPr>
        <w:t>5</w:t>
      </w:r>
      <w:r w:rsidRPr="00072AAE">
        <w:rPr>
          <w:lang w:val="en-US"/>
        </w:rPr>
        <w:t>(1), 310. https://doi.org/10.1038/s43247-024-01482-9</w:t>
      </w:r>
    </w:p>
    <w:p w14:paraId="65076B02" w14:textId="77777777" w:rsidR="00072AAE" w:rsidRPr="00072AAE" w:rsidRDefault="00072AAE" w:rsidP="00072AAE">
      <w:pPr>
        <w:pStyle w:val="Bibliography"/>
        <w:rPr>
          <w:lang w:val="en-US"/>
        </w:rPr>
      </w:pPr>
      <w:r w:rsidRPr="00072AAE">
        <w:rPr>
          <w:lang w:val="en-US"/>
        </w:rPr>
        <w:t xml:space="preserve">Cabrera-Cruz, S. A., Smolinsky, J. A., &amp; Buler, J. J. (2018). Light pollution is greatest within migration passage areas for nocturnally-migrating birds around the world. </w:t>
      </w:r>
      <w:r w:rsidRPr="00072AAE">
        <w:rPr>
          <w:i/>
          <w:iCs/>
          <w:lang w:val="en-US"/>
        </w:rPr>
        <w:t>Scientific Reports</w:t>
      </w:r>
      <w:r w:rsidRPr="00072AAE">
        <w:rPr>
          <w:lang w:val="en-US"/>
        </w:rPr>
        <w:t xml:space="preserve">, </w:t>
      </w:r>
      <w:r w:rsidRPr="00072AAE">
        <w:rPr>
          <w:i/>
          <w:iCs/>
          <w:lang w:val="en-US"/>
        </w:rPr>
        <w:t>8</w:t>
      </w:r>
      <w:r w:rsidRPr="00072AAE">
        <w:rPr>
          <w:lang w:val="en-US"/>
        </w:rPr>
        <w:t>(1), 3261.</w:t>
      </w:r>
    </w:p>
    <w:p w14:paraId="68A11573" w14:textId="77777777" w:rsidR="00072AAE" w:rsidRPr="00072AAE" w:rsidRDefault="00072AAE" w:rsidP="00072AAE">
      <w:pPr>
        <w:pStyle w:val="Bibliography"/>
        <w:rPr>
          <w:lang w:val="en-US"/>
        </w:rPr>
      </w:pPr>
      <w:r w:rsidRPr="00072AAE">
        <w:rPr>
          <w:lang w:val="en-US"/>
        </w:rPr>
        <w:t xml:space="preserve">Chace, J. F., &amp; Walsh, J. J. (2006). Urban effects on native avifauna: A review. </w:t>
      </w:r>
      <w:r w:rsidRPr="00072AAE">
        <w:rPr>
          <w:i/>
          <w:iCs/>
          <w:lang w:val="en-US"/>
        </w:rPr>
        <w:t>Landscape and Urban Planning</w:t>
      </w:r>
      <w:r w:rsidRPr="00072AAE">
        <w:rPr>
          <w:lang w:val="en-US"/>
        </w:rPr>
        <w:t xml:space="preserve">, </w:t>
      </w:r>
      <w:r w:rsidRPr="00072AAE">
        <w:rPr>
          <w:i/>
          <w:iCs/>
          <w:lang w:val="en-US"/>
        </w:rPr>
        <w:t>74</w:t>
      </w:r>
      <w:r w:rsidRPr="00072AAE">
        <w:rPr>
          <w:lang w:val="en-US"/>
        </w:rPr>
        <w:t>(1), 46–69.</w:t>
      </w:r>
    </w:p>
    <w:p w14:paraId="06C0C1EF" w14:textId="77777777" w:rsidR="00072AAE" w:rsidRPr="00072AAE" w:rsidRDefault="00072AAE" w:rsidP="00072AAE">
      <w:pPr>
        <w:pStyle w:val="Bibliography"/>
        <w:rPr>
          <w:lang w:val="en-US"/>
        </w:rPr>
      </w:pPr>
      <w:r w:rsidRPr="00072AAE">
        <w:rPr>
          <w:lang w:val="en-US"/>
        </w:rPr>
        <w:t xml:space="preserve">Chamberlain, D. E., Gough, S., Vaughan, H., Vickery, J. A., &amp; Appleton, G. F. (2007). Determinants of bird species richness in public green spaces. </w:t>
      </w:r>
      <w:r w:rsidRPr="00072AAE">
        <w:rPr>
          <w:i/>
          <w:iCs/>
          <w:lang w:val="en-US"/>
        </w:rPr>
        <w:t>Bird Study</w:t>
      </w:r>
      <w:r w:rsidRPr="00072AAE">
        <w:rPr>
          <w:lang w:val="en-US"/>
        </w:rPr>
        <w:t xml:space="preserve">, </w:t>
      </w:r>
      <w:r w:rsidRPr="00072AAE">
        <w:rPr>
          <w:i/>
          <w:iCs/>
          <w:lang w:val="en-US"/>
        </w:rPr>
        <w:t>54</w:t>
      </w:r>
      <w:r w:rsidRPr="00072AAE">
        <w:rPr>
          <w:lang w:val="en-US"/>
        </w:rPr>
        <w:t>(1), 87–97. https://doi.org/10.1080/00063650709461460</w:t>
      </w:r>
    </w:p>
    <w:p w14:paraId="2BDCA98B" w14:textId="77777777" w:rsidR="00072AAE" w:rsidRPr="00072AAE" w:rsidRDefault="00072AAE" w:rsidP="00072AAE">
      <w:pPr>
        <w:pStyle w:val="Bibliography"/>
        <w:rPr>
          <w:lang w:val="en-US"/>
        </w:rPr>
      </w:pPr>
      <w:r w:rsidRPr="00072AAE">
        <w:rPr>
          <w:lang w:val="en-US"/>
        </w:rPr>
        <w:t xml:space="preserve">Chiron, F., Lorrillière, R., Bessa-Gomes, C., Tryjanowski, P., Casanelles-Abella, J., Laanisto, L., Leal, A., Van Mensel, A., Moretti, M., Muyshondt, B., Niinemets, Ü., Ortí, M. A., Pinho, P., Samson, R., &amp; Deguines, N. (2024). How do urban green space designs shape avian communities? Testing the area–heterogeneity trade-off. </w:t>
      </w:r>
      <w:r w:rsidRPr="00072AAE">
        <w:rPr>
          <w:i/>
          <w:iCs/>
          <w:lang w:val="en-US"/>
        </w:rPr>
        <w:t>Landscape and Urban Planning</w:t>
      </w:r>
      <w:r w:rsidRPr="00072AAE">
        <w:rPr>
          <w:lang w:val="en-US"/>
        </w:rPr>
        <w:t xml:space="preserve">, </w:t>
      </w:r>
      <w:r w:rsidRPr="00072AAE">
        <w:rPr>
          <w:i/>
          <w:iCs/>
          <w:lang w:val="en-US"/>
        </w:rPr>
        <w:t>242</w:t>
      </w:r>
      <w:r w:rsidRPr="00072AAE">
        <w:rPr>
          <w:lang w:val="en-US"/>
        </w:rPr>
        <w:t>, 104954. https://doi.org/10.1016/j.landurbplan.2023.104954</w:t>
      </w:r>
    </w:p>
    <w:p w14:paraId="4B610A6B" w14:textId="77777777" w:rsidR="00072AAE" w:rsidRPr="00072AAE" w:rsidRDefault="00072AAE" w:rsidP="00072AAE">
      <w:pPr>
        <w:pStyle w:val="Bibliography"/>
        <w:rPr>
          <w:lang w:val="en-US"/>
        </w:rPr>
      </w:pPr>
      <w:r w:rsidRPr="00072AAE">
        <w:rPr>
          <w:lang w:val="en-US"/>
        </w:rPr>
        <w:lastRenderedPageBreak/>
        <w:t xml:space="preserve">City of Montreal. (2020). </w:t>
      </w:r>
      <w:r w:rsidRPr="00072AAE">
        <w:rPr>
          <w:i/>
          <w:iCs/>
          <w:lang w:val="en-US"/>
        </w:rPr>
        <w:t>Climate Plan 2020-2030</w:t>
      </w:r>
      <w:r w:rsidRPr="00072AAE">
        <w:rPr>
          <w:lang w:val="en-US"/>
        </w:rPr>
        <w:t>. City of Montreal. https://montreal.ca/en/articles/montreal-climate-plan-objective-carbon-neutral-2050-7613</w:t>
      </w:r>
    </w:p>
    <w:p w14:paraId="64D98B4D" w14:textId="77777777" w:rsidR="00072AAE" w:rsidRPr="00072AAE" w:rsidRDefault="00072AAE" w:rsidP="00072AAE">
      <w:pPr>
        <w:pStyle w:val="Bibliography"/>
        <w:rPr>
          <w:lang w:val="en-US"/>
        </w:rPr>
      </w:pPr>
      <w:r w:rsidRPr="00072AAE">
        <w:t xml:space="preserve">City of Montreal. (2024). </w:t>
      </w:r>
      <w:r w:rsidRPr="00072AAE">
        <w:rPr>
          <w:i/>
          <w:iCs/>
        </w:rPr>
        <w:t>Plan climat 2020-2030 Ville de Montréal—État d’avancement avril 2024</w:t>
      </w:r>
      <w:r w:rsidRPr="00072AAE">
        <w:t xml:space="preserve">. </w:t>
      </w:r>
      <w:r w:rsidRPr="00072AAE">
        <w:rPr>
          <w:lang w:val="en-US"/>
        </w:rPr>
        <w:t>City of Montreal. https://mtl.ged.montreal.ca/constellio/?collection=mtlca&amp;portal=REPDOCVDM#!displayDocument/00000092918</w:t>
      </w:r>
    </w:p>
    <w:p w14:paraId="08C20069" w14:textId="77777777" w:rsidR="00072AAE" w:rsidRPr="00072AAE" w:rsidRDefault="00072AAE" w:rsidP="00072AAE">
      <w:pPr>
        <w:pStyle w:val="Bibliography"/>
        <w:rPr>
          <w:lang w:val="en-US"/>
        </w:rPr>
      </w:pPr>
      <w:r w:rsidRPr="00072AAE">
        <w:rPr>
          <w:lang w:val="en-US"/>
        </w:rPr>
        <w:t xml:space="preserve">Cox, D. T. C., Shanahan, D. F., Hudson, H. L., Plummer, K. E., Siriwardena, G. M., Fuller, R. A., Anderson, K., Hancock, S., &amp; Gaston, K. J. (2017). Doses of Neighborhood Nature: The Benefits for Mental Health of Living with Nature. </w:t>
      </w:r>
      <w:r w:rsidRPr="00072AAE">
        <w:rPr>
          <w:i/>
          <w:iCs/>
          <w:lang w:val="en-US"/>
        </w:rPr>
        <w:t>BioScience</w:t>
      </w:r>
      <w:r w:rsidRPr="00072AAE">
        <w:rPr>
          <w:lang w:val="en-US"/>
        </w:rPr>
        <w:t xml:space="preserve">, </w:t>
      </w:r>
      <w:r w:rsidRPr="00072AAE">
        <w:rPr>
          <w:i/>
          <w:iCs/>
          <w:lang w:val="en-US"/>
        </w:rPr>
        <w:t>67</w:t>
      </w:r>
      <w:r w:rsidRPr="00072AAE">
        <w:rPr>
          <w:lang w:val="en-US"/>
        </w:rPr>
        <w:t>(2), 147–155. https://doi.org/10.1093/biosci/biw173</w:t>
      </w:r>
    </w:p>
    <w:p w14:paraId="15968427" w14:textId="77777777" w:rsidR="00072AAE" w:rsidRPr="00072AAE" w:rsidRDefault="00072AAE" w:rsidP="00072AAE">
      <w:pPr>
        <w:pStyle w:val="Bibliography"/>
        <w:rPr>
          <w:lang w:val="en-US"/>
        </w:rPr>
      </w:pPr>
      <w:r w:rsidRPr="00072AAE">
        <w:rPr>
          <w:lang w:val="en-US"/>
        </w:rPr>
        <w:t xml:space="preserve">Cull, C. A., Guest, M. J., Frei, B., &amp; Ziter, C. D. (2025). Human recreational activity does not influence open cup avian nest survival in urban green spaces. </w:t>
      </w:r>
      <w:r w:rsidRPr="00072AAE">
        <w:rPr>
          <w:i/>
          <w:iCs/>
          <w:lang w:val="en-US"/>
        </w:rPr>
        <w:t>Urban Ecosystems</w:t>
      </w:r>
      <w:r w:rsidRPr="00072AAE">
        <w:rPr>
          <w:lang w:val="en-US"/>
        </w:rPr>
        <w:t xml:space="preserve">, </w:t>
      </w:r>
      <w:r w:rsidRPr="00072AAE">
        <w:rPr>
          <w:i/>
          <w:iCs/>
          <w:lang w:val="en-US"/>
        </w:rPr>
        <w:t>28</w:t>
      </w:r>
      <w:r w:rsidRPr="00072AAE">
        <w:rPr>
          <w:lang w:val="en-US"/>
        </w:rPr>
        <w:t>(2). https://doi.org/10.1007/s11252-024-01669-0</w:t>
      </w:r>
    </w:p>
    <w:p w14:paraId="4A5894FF" w14:textId="77777777" w:rsidR="00072AAE" w:rsidRPr="00072AAE" w:rsidRDefault="00072AAE" w:rsidP="00072AAE">
      <w:pPr>
        <w:pStyle w:val="Bibliography"/>
        <w:rPr>
          <w:lang w:val="en-US"/>
        </w:rPr>
      </w:pPr>
      <w:r w:rsidRPr="00072AAE">
        <w:rPr>
          <w:lang w:val="en-US"/>
        </w:rPr>
        <w:t xml:space="preserve">Dawson, W. R., Marsh, R. L., &amp; Yacoe, M. E. (1983). </w:t>
      </w:r>
      <w:r w:rsidRPr="00072AAE">
        <w:rPr>
          <w:i/>
          <w:iCs/>
          <w:lang w:val="en-US"/>
        </w:rPr>
        <w:t>Metabolic adjustments of small passerine birds for migration and cold</w:t>
      </w:r>
      <w:r w:rsidRPr="00072AAE">
        <w:rPr>
          <w:lang w:val="en-US"/>
        </w:rPr>
        <w:t xml:space="preserve">. </w:t>
      </w:r>
      <w:r w:rsidRPr="00072AAE">
        <w:rPr>
          <w:i/>
          <w:iCs/>
          <w:lang w:val="en-US"/>
        </w:rPr>
        <w:t>245</w:t>
      </w:r>
      <w:r w:rsidRPr="00072AAE">
        <w:rPr>
          <w:lang w:val="en-US"/>
        </w:rPr>
        <w:t>(6), R755–R767. https://doi.org/10.1152/ajpregu.1983.245.6.R755</w:t>
      </w:r>
    </w:p>
    <w:p w14:paraId="4358E9C1" w14:textId="77777777" w:rsidR="00072AAE" w:rsidRPr="00072AAE" w:rsidRDefault="00072AAE" w:rsidP="00072AAE">
      <w:pPr>
        <w:pStyle w:val="Bibliography"/>
        <w:rPr>
          <w:lang w:val="en-US"/>
        </w:rPr>
      </w:pPr>
      <w:r w:rsidRPr="00072AAE">
        <w:rPr>
          <w:lang w:val="en-US"/>
        </w:rPr>
        <w:t xml:space="preserve">DeVries, M. S., &amp; Jawor, J. M. (2013). Natural variation in circulating testosterone does not predict nestling provisioning rates in the northern cardinal, </w:t>
      </w:r>
      <w:r w:rsidRPr="00072AAE">
        <w:rPr>
          <w:i/>
          <w:iCs/>
          <w:lang w:val="en-US"/>
        </w:rPr>
        <w:t>Cardinalis cardinalis</w:t>
      </w:r>
      <w:r w:rsidRPr="00072AAE">
        <w:rPr>
          <w:lang w:val="en-US"/>
        </w:rPr>
        <w:t xml:space="preserve">. </w:t>
      </w:r>
      <w:r w:rsidRPr="00072AAE">
        <w:rPr>
          <w:i/>
          <w:iCs/>
          <w:lang w:val="en-US"/>
        </w:rPr>
        <w:t>Animal Behaviour</w:t>
      </w:r>
      <w:r w:rsidRPr="00072AAE">
        <w:rPr>
          <w:lang w:val="en-US"/>
        </w:rPr>
        <w:t xml:space="preserve">, </w:t>
      </w:r>
      <w:r w:rsidRPr="00072AAE">
        <w:rPr>
          <w:i/>
          <w:iCs/>
          <w:lang w:val="en-US"/>
        </w:rPr>
        <w:t>85</w:t>
      </w:r>
      <w:r w:rsidRPr="00072AAE">
        <w:rPr>
          <w:lang w:val="en-US"/>
        </w:rPr>
        <w:t>(5), 957–965. https://doi.org/10.1016/j.anbehav.2013.02.019</w:t>
      </w:r>
    </w:p>
    <w:p w14:paraId="450C7943" w14:textId="77777777" w:rsidR="00072AAE" w:rsidRPr="00072AAE" w:rsidRDefault="00072AAE" w:rsidP="00072AAE">
      <w:pPr>
        <w:pStyle w:val="Bibliography"/>
        <w:rPr>
          <w:lang w:val="en-US"/>
        </w:rPr>
      </w:pPr>
      <w:r w:rsidRPr="00072AAE">
        <w:rPr>
          <w:lang w:val="en-US"/>
        </w:rPr>
        <w:lastRenderedPageBreak/>
        <w:t xml:space="preserve">DONNELLY, R., &amp; MARZLUFF, J. M. (2004). Importance of Reserve Size and Landscape Context to Urban Bird Conservation. </w:t>
      </w:r>
      <w:r w:rsidRPr="00072AAE">
        <w:rPr>
          <w:i/>
          <w:iCs/>
          <w:lang w:val="en-US"/>
        </w:rPr>
        <w:t>Conservation Biology</w:t>
      </w:r>
      <w:r w:rsidRPr="00072AAE">
        <w:rPr>
          <w:lang w:val="en-US"/>
        </w:rPr>
        <w:t xml:space="preserve">, </w:t>
      </w:r>
      <w:r w:rsidRPr="00072AAE">
        <w:rPr>
          <w:i/>
          <w:iCs/>
          <w:lang w:val="en-US"/>
        </w:rPr>
        <w:t>18</w:t>
      </w:r>
      <w:r w:rsidRPr="00072AAE">
        <w:rPr>
          <w:lang w:val="en-US"/>
        </w:rPr>
        <w:t>(3), 733–745. https://doi.org/10.1111/j.1523-1739.2004.00032.x</w:t>
      </w:r>
    </w:p>
    <w:p w14:paraId="0A94EB9D" w14:textId="77777777" w:rsidR="00072AAE" w:rsidRPr="00072AAE" w:rsidRDefault="00072AAE" w:rsidP="00072AAE">
      <w:pPr>
        <w:pStyle w:val="Bibliography"/>
        <w:rPr>
          <w:lang w:val="en-US"/>
        </w:rPr>
      </w:pPr>
      <w:r w:rsidRPr="00072AAE">
        <w:rPr>
          <w:lang w:val="en-US"/>
        </w:rPr>
        <w:t xml:space="preserve">Dupras, J., &amp; Alam, M. (2015). Urban Sprawl and Ecosystem Services: A Half Century Perspective in the Montreal Area (Quebec, Canada). </w:t>
      </w:r>
      <w:r w:rsidRPr="00072AAE">
        <w:rPr>
          <w:i/>
          <w:iCs/>
          <w:lang w:val="en-US"/>
        </w:rPr>
        <w:t>Journal of Environmental Policy &amp; Planning</w:t>
      </w:r>
      <w:r w:rsidRPr="00072AAE">
        <w:rPr>
          <w:lang w:val="en-US"/>
        </w:rPr>
        <w:t xml:space="preserve">, </w:t>
      </w:r>
      <w:r w:rsidRPr="00072AAE">
        <w:rPr>
          <w:i/>
          <w:iCs/>
          <w:lang w:val="en-US"/>
        </w:rPr>
        <w:t>17</w:t>
      </w:r>
      <w:r w:rsidRPr="00072AAE">
        <w:rPr>
          <w:lang w:val="en-US"/>
        </w:rPr>
        <w:t>(2), 180–200. https://doi.org/10.1080/1523908X.2014.927755</w:t>
      </w:r>
    </w:p>
    <w:p w14:paraId="0E1FAB92" w14:textId="77777777" w:rsidR="00072AAE" w:rsidRPr="00072AAE" w:rsidRDefault="00072AAE" w:rsidP="00072AAE">
      <w:pPr>
        <w:pStyle w:val="Bibliography"/>
        <w:rPr>
          <w:lang w:val="en-US"/>
        </w:rPr>
      </w:pPr>
      <w:r w:rsidRPr="00072AAE">
        <w:rPr>
          <w:lang w:val="en-US"/>
        </w:rPr>
        <w:t xml:space="preserve">Elmqvist, T., Fragkias, M., Goodness, J., Güneralp, B., Marcotullio, P. J., McDonald, R. I., Parnell, S., Schewenius, M., Sendstad, M., &amp; Seto, K. C. (2013). </w:t>
      </w:r>
      <w:r w:rsidRPr="00072AAE">
        <w:rPr>
          <w:i/>
          <w:iCs/>
          <w:lang w:val="en-US"/>
        </w:rPr>
        <w:t>Urbanization, biodiversity and ecosystem services: Challenges and opportunities: A global assessment</w:t>
      </w:r>
      <w:r w:rsidRPr="00072AAE">
        <w:rPr>
          <w:lang w:val="en-US"/>
        </w:rPr>
        <w:t>. Springer Nature.</w:t>
      </w:r>
    </w:p>
    <w:p w14:paraId="7005C917" w14:textId="77777777" w:rsidR="00072AAE" w:rsidRPr="00072AAE" w:rsidRDefault="00072AAE" w:rsidP="00072AAE">
      <w:pPr>
        <w:pStyle w:val="Bibliography"/>
        <w:rPr>
          <w:lang w:val="en-US"/>
        </w:rPr>
      </w:pPr>
      <w:r w:rsidRPr="00072AAE">
        <w:rPr>
          <w:lang w:val="en-US"/>
        </w:rPr>
        <w:t xml:space="preserve">Eötvös, C. B., Magura, T., &amp; Lövei, G. L. (2018). A meta-analysis indicates reduced predation pressure with increasing urbanization. </w:t>
      </w:r>
      <w:r w:rsidRPr="00072AAE">
        <w:rPr>
          <w:i/>
          <w:iCs/>
          <w:lang w:val="en-US"/>
        </w:rPr>
        <w:t>Landscape and Urban Planning</w:t>
      </w:r>
      <w:r w:rsidRPr="00072AAE">
        <w:rPr>
          <w:lang w:val="en-US"/>
        </w:rPr>
        <w:t xml:space="preserve">, </w:t>
      </w:r>
      <w:r w:rsidRPr="00072AAE">
        <w:rPr>
          <w:i/>
          <w:iCs/>
          <w:lang w:val="en-US"/>
        </w:rPr>
        <w:t>180</w:t>
      </w:r>
      <w:r w:rsidRPr="00072AAE">
        <w:rPr>
          <w:lang w:val="en-US"/>
        </w:rPr>
        <w:t>, 54–59. https://doi.org/10.1016/j.landurbplan.2018.08.010</w:t>
      </w:r>
    </w:p>
    <w:p w14:paraId="29007B61" w14:textId="77777777" w:rsidR="00072AAE" w:rsidRPr="00072AAE" w:rsidRDefault="00072AAE" w:rsidP="00072AAE">
      <w:pPr>
        <w:pStyle w:val="Bibliography"/>
        <w:rPr>
          <w:lang w:val="en-US"/>
        </w:rPr>
      </w:pPr>
      <w:r w:rsidRPr="00072AAE">
        <w:rPr>
          <w:lang w:val="en-US"/>
        </w:rPr>
        <w:t xml:space="preserve">Fernandez-Canero, R., &amp; Gonzalez-Redondo, P. (2010). Green Roofs as a Habitat for Birds: A Review. </w:t>
      </w:r>
      <w:r w:rsidRPr="00072AAE">
        <w:rPr>
          <w:i/>
          <w:iCs/>
          <w:lang w:val="en-US"/>
        </w:rPr>
        <w:t>Journal of Animal and Veterinary Advances</w:t>
      </w:r>
      <w:r w:rsidRPr="00072AAE">
        <w:rPr>
          <w:lang w:val="en-US"/>
        </w:rPr>
        <w:t xml:space="preserve">, </w:t>
      </w:r>
      <w:r w:rsidRPr="00072AAE">
        <w:rPr>
          <w:i/>
          <w:iCs/>
          <w:lang w:val="en-US"/>
        </w:rPr>
        <w:t>9</w:t>
      </w:r>
      <w:r w:rsidRPr="00072AAE">
        <w:rPr>
          <w:lang w:val="en-US"/>
        </w:rPr>
        <w:t>(15), 2041–2052.</w:t>
      </w:r>
    </w:p>
    <w:p w14:paraId="128A1407" w14:textId="77777777" w:rsidR="00072AAE" w:rsidRPr="00072AAE" w:rsidRDefault="00072AAE" w:rsidP="00072AAE">
      <w:pPr>
        <w:pStyle w:val="Bibliography"/>
        <w:rPr>
          <w:lang w:val="en-US"/>
        </w:rPr>
      </w:pPr>
      <w:r w:rsidRPr="00072AAE">
        <w:rPr>
          <w:lang w:val="en-US"/>
        </w:rPr>
        <w:t xml:space="preserve">Fierz, C., Armstrong, R. L., Durand, Y., Etchevers, P., Greene, E., McClung, D. M., Nishimura, K., Satyawali, P. K., &amp; Sokratov, S. A. (2009). </w:t>
      </w:r>
      <w:r w:rsidRPr="00072AAE">
        <w:rPr>
          <w:i/>
          <w:iCs/>
          <w:lang w:val="en-US"/>
        </w:rPr>
        <w:t>The international classification for seasonal snow on the ground</w:t>
      </w:r>
      <w:r w:rsidRPr="00072AAE">
        <w:rPr>
          <w:lang w:val="en-US"/>
        </w:rPr>
        <w:t>.</w:t>
      </w:r>
    </w:p>
    <w:p w14:paraId="562F1793" w14:textId="77777777" w:rsidR="00072AAE" w:rsidRPr="00072AAE" w:rsidRDefault="00072AAE" w:rsidP="00072AAE">
      <w:pPr>
        <w:pStyle w:val="Bibliography"/>
        <w:rPr>
          <w:lang w:val="en-US"/>
        </w:rPr>
      </w:pPr>
      <w:r w:rsidRPr="00072AAE">
        <w:rPr>
          <w:lang w:val="en-US"/>
        </w:rPr>
        <w:t xml:space="preserve">Filion, P., Bunting, T., Pavlic, D., &amp; Langlois, P. (2010). Intensification and Sprawl: Residential Density Trajectories in Canada’s Largest Metropolitan Regions. </w:t>
      </w:r>
      <w:r w:rsidRPr="00072AAE">
        <w:rPr>
          <w:i/>
          <w:iCs/>
          <w:lang w:val="en-US"/>
        </w:rPr>
        <w:t>Urban Geography</w:t>
      </w:r>
      <w:r w:rsidRPr="00072AAE">
        <w:rPr>
          <w:lang w:val="en-US"/>
        </w:rPr>
        <w:t xml:space="preserve">, </w:t>
      </w:r>
      <w:r w:rsidRPr="00072AAE">
        <w:rPr>
          <w:i/>
          <w:iCs/>
          <w:lang w:val="en-US"/>
        </w:rPr>
        <w:t>31</w:t>
      </w:r>
      <w:r w:rsidRPr="00072AAE">
        <w:rPr>
          <w:lang w:val="en-US"/>
        </w:rPr>
        <w:t>(4), 541–569. https://doi.org/10.2747/0272-3638.31.4.541</w:t>
      </w:r>
    </w:p>
    <w:p w14:paraId="67A843BB" w14:textId="77777777" w:rsidR="00072AAE" w:rsidRPr="00072AAE" w:rsidRDefault="00072AAE" w:rsidP="00072AAE">
      <w:pPr>
        <w:pStyle w:val="Bibliography"/>
        <w:rPr>
          <w:lang w:val="en-US"/>
        </w:rPr>
      </w:pPr>
      <w:r w:rsidRPr="00072AAE">
        <w:rPr>
          <w:lang w:val="en-US"/>
        </w:rPr>
        <w:lastRenderedPageBreak/>
        <w:t xml:space="preserve">Filliater, T. S., Breitwisch, R., &amp; Nealen, P. M. (1994). Predation on Northern Cardinal Nests: Does Choice of Nest Site Matter? </w:t>
      </w:r>
      <w:r w:rsidRPr="00072AAE">
        <w:rPr>
          <w:i/>
          <w:iCs/>
          <w:lang w:val="en-US"/>
        </w:rPr>
        <w:t>The Condor: Ornithological Applications</w:t>
      </w:r>
      <w:r w:rsidRPr="00072AAE">
        <w:rPr>
          <w:lang w:val="en-US"/>
        </w:rPr>
        <w:t xml:space="preserve">, </w:t>
      </w:r>
      <w:r w:rsidRPr="00072AAE">
        <w:rPr>
          <w:i/>
          <w:iCs/>
          <w:lang w:val="en-US"/>
        </w:rPr>
        <w:t>96</w:t>
      </w:r>
      <w:r w:rsidRPr="00072AAE">
        <w:rPr>
          <w:lang w:val="en-US"/>
        </w:rPr>
        <w:t>(3), 761–768. https://doi.org/10.2307/1369479</w:t>
      </w:r>
    </w:p>
    <w:p w14:paraId="3D3B5B43" w14:textId="77777777" w:rsidR="00072AAE" w:rsidRPr="00072AAE" w:rsidRDefault="00072AAE" w:rsidP="00072AAE">
      <w:pPr>
        <w:pStyle w:val="Bibliography"/>
        <w:rPr>
          <w:lang w:val="en-US"/>
        </w:rPr>
      </w:pPr>
      <w:r w:rsidRPr="00072AAE">
        <w:rPr>
          <w:lang w:val="en-US"/>
        </w:rPr>
        <w:t xml:space="preserve">Fuller, M. R., Millspaugh, J. J., Church, K. E., &amp; Kenward, R. E. (2005). Wildlife radiotelemetry. </w:t>
      </w:r>
      <w:r w:rsidRPr="00072AAE">
        <w:rPr>
          <w:i/>
          <w:iCs/>
          <w:lang w:val="en-US"/>
        </w:rPr>
        <w:t>Techniques for Wildlife Investigations and Management. Sixth Edition. The Wildlife Society, Bethesda, Maryland, USA</w:t>
      </w:r>
      <w:r w:rsidRPr="00072AAE">
        <w:rPr>
          <w:lang w:val="en-US"/>
        </w:rPr>
        <w:t>, 377–417.</w:t>
      </w:r>
    </w:p>
    <w:p w14:paraId="2928FC9F" w14:textId="77777777" w:rsidR="00072AAE" w:rsidRPr="00072AAE" w:rsidRDefault="00072AAE" w:rsidP="00072AAE">
      <w:pPr>
        <w:pStyle w:val="Bibliography"/>
        <w:rPr>
          <w:lang w:val="en-US"/>
        </w:rPr>
      </w:pPr>
      <w:r w:rsidRPr="00072AAE">
        <w:rPr>
          <w:lang w:val="en-US"/>
        </w:rPr>
        <w:t xml:space="preserve">Furberg, D., &amp; Ban, Y. (2008). Satellite Monitoring of Urban Sprawl and Assessing the Impact of Land-Cover Changes in the Greater Toronto Area. </w:t>
      </w:r>
      <w:r w:rsidRPr="00072AAE">
        <w:rPr>
          <w:i/>
          <w:iCs/>
          <w:lang w:val="en-US"/>
        </w:rPr>
        <w:t>The XXI Congress of ISPRS. Beijing, China. 3-11 July 2008</w:t>
      </w:r>
      <w:r w:rsidRPr="00072AAE">
        <w:rPr>
          <w:lang w:val="en-US"/>
        </w:rPr>
        <w:t>.</w:t>
      </w:r>
    </w:p>
    <w:p w14:paraId="24702D17" w14:textId="77777777" w:rsidR="00072AAE" w:rsidRPr="00072AAE" w:rsidRDefault="00072AAE" w:rsidP="00072AAE">
      <w:pPr>
        <w:pStyle w:val="Bibliography"/>
        <w:rPr>
          <w:lang w:val="en-US"/>
        </w:rPr>
      </w:pPr>
      <w:r w:rsidRPr="00072AAE">
        <w:rPr>
          <w:lang w:val="en-US"/>
        </w:rPr>
        <w:t xml:space="preserve">Gahbauer, M. A., Duval, S., &amp; Davey, D. (2015). </w:t>
      </w:r>
      <w:r w:rsidRPr="00072AAE">
        <w:rPr>
          <w:i/>
          <w:iCs/>
          <w:lang w:val="en-US"/>
        </w:rPr>
        <w:t>McGill Bird Observatory Annual Program Report 2014</w:t>
      </w:r>
      <w:r w:rsidRPr="00072AAE">
        <w:rPr>
          <w:lang w:val="en-US"/>
        </w:rPr>
        <w:t>.</w:t>
      </w:r>
    </w:p>
    <w:p w14:paraId="7E7E9036" w14:textId="77777777" w:rsidR="00072AAE" w:rsidRPr="00072AAE" w:rsidRDefault="00072AAE" w:rsidP="00072AAE">
      <w:pPr>
        <w:pStyle w:val="Bibliography"/>
        <w:rPr>
          <w:lang w:val="en-US"/>
        </w:rPr>
      </w:pPr>
      <w:r w:rsidRPr="00072AAE">
        <w:rPr>
          <w:lang w:val="en-US"/>
        </w:rPr>
        <w:t xml:space="preserve">Government of Canada, S. C. (2022, February 9). </w:t>
      </w:r>
      <w:r w:rsidRPr="00072AAE">
        <w:rPr>
          <w:i/>
          <w:iCs/>
          <w:lang w:val="en-US"/>
        </w:rPr>
        <w:t>Census Profile, 2021 Census of Population</w:t>
      </w:r>
      <w:r w:rsidRPr="00072AAE">
        <w:rPr>
          <w:lang w:val="en-US"/>
        </w:rPr>
        <w:t>. https://www12.statcan.gc.ca/census-recensement/2021/dp-pd/prof/index.cfm?Lang=E</w:t>
      </w:r>
    </w:p>
    <w:p w14:paraId="586F650C" w14:textId="77777777" w:rsidR="00072AAE" w:rsidRPr="00072AAE" w:rsidRDefault="00072AAE" w:rsidP="00072AAE">
      <w:pPr>
        <w:pStyle w:val="Bibliography"/>
        <w:rPr>
          <w:lang w:val="en-US"/>
        </w:rPr>
      </w:pPr>
      <w:r w:rsidRPr="00072AAE">
        <w:rPr>
          <w:lang w:val="en-US"/>
        </w:rPr>
        <w:t xml:space="preserve">Halkin, S. L., Shustack, D. P., DeVries, M. S., Jawor, J. M., &amp; Linville, S. U. (2021). Northern Cardinal (Cardinalis cardinalis), version 2.0. </w:t>
      </w:r>
      <w:r w:rsidRPr="00072AAE">
        <w:rPr>
          <w:i/>
          <w:iCs/>
          <w:lang w:val="en-US"/>
        </w:rPr>
        <w:t>Birds of the World</w:t>
      </w:r>
      <w:r w:rsidRPr="00072AAE">
        <w:rPr>
          <w:lang w:val="en-US"/>
        </w:rPr>
        <w:t>. https://doi.org/10.2173/bow.norcar.02</w:t>
      </w:r>
    </w:p>
    <w:p w14:paraId="448459BF" w14:textId="77777777" w:rsidR="00072AAE" w:rsidRPr="00072AAE" w:rsidRDefault="00072AAE" w:rsidP="00072AAE">
      <w:pPr>
        <w:pStyle w:val="Bibliography"/>
        <w:rPr>
          <w:lang w:val="en-US"/>
        </w:rPr>
      </w:pPr>
      <w:r w:rsidRPr="00072AAE">
        <w:rPr>
          <w:lang w:val="en-US"/>
        </w:rPr>
        <w:t xml:space="preserve">Harris, R. B., &amp; Fish, U. S. (1990). </w:t>
      </w:r>
      <w:r w:rsidRPr="00072AAE">
        <w:rPr>
          <w:i/>
          <w:iCs/>
          <w:lang w:val="en-US"/>
        </w:rPr>
        <w:t>Tracking wildlife by satellite</w:t>
      </w:r>
      <w:r w:rsidRPr="00072AAE">
        <w:rPr>
          <w:lang w:val="en-US"/>
        </w:rPr>
        <w:t>.</w:t>
      </w:r>
    </w:p>
    <w:p w14:paraId="2473CCCE" w14:textId="77777777" w:rsidR="00072AAE" w:rsidRPr="00072AAE" w:rsidRDefault="00072AAE" w:rsidP="00072AAE">
      <w:pPr>
        <w:pStyle w:val="Bibliography"/>
        <w:rPr>
          <w:lang w:val="en-US"/>
        </w:rPr>
      </w:pPr>
      <w:r w:rsidRPr="00072AAE">
        <w:rPr>
          <w:lang w:val="en-US"/>
        </w:rPr>
        <w:t xml:space="preserve">Hofman, M. P. G., Hayward, M. W., Heim, M., Marchand, P., Rolandsen, C. M., Mattisson, J., Urbano, F., Heurich, M., Mysterud, A., Melzheimer, J., Morellet, N., Voigt, U., Allen, B. L., Gehr, B., Rouco, C., Ullmann, W., Holand, Ø., Jørgensen, N. H., Steinheim, G., … Balkenhol, N. (2019). Right on track? Performance of satellite telemetry in terrestrial </w:t>
      </w:r>
      <w:r w:rsidRPr="00072AAE">
        <w:rPr>
          <w:lang w:val="en-US"/>
        </w:rPr>
        <w:lastRenderedPageBreak/>
        <w:t xml:space="preserve">wildlife research. </w:t>
      </w:r>
      <w:r w:rsidRPr="00072AAE">
        <w:rPr>
          <w:i/>
          <w:iCs/>
          <w:lang w:val="en-US"/>
        </w:rPr>
        <w:t>Plos One</w:t>
      </w:r>
      <w:r w:rsidRPr="00072AAE">
        <w:rPr>
          <w:lang w:val="en-US"/>
        </w:rPr>
        <w:t xml:space="preserve">, </w:t>
      </w:r>
      <w:r w:rsidRPr="00072AAE">
        <w:rPr>
          <w:i/>
          <w:iCs/>
          <w:lang w:val="en-US"/>
        </w:rPr>
        <w:t>14</w:t>
      </w:r>
      <w:r w:rsidRPr="00072AAE">
        <w:rPr>
          <w:lang w:val="en-US"/>
        </w:rPr>
        <w:t>(5), e0216223. https://doi.org/10.1371/journal.pone.0216223</w:t>
      </w:r>
    </w:p>
    <w:p w14:paraId="0984BB34" w14:textId="77777777" w:rsidR="00072AAE" w:rsidRPr="00072AAE" w:rsidRDefault="00072AAE" w:rsidP="00072AAE">
      <w:pPr>
        <w:pStyle w:val="Bibliography"/>
        <w:rPr>
          <w:lang w:val="en-US"/>
        </w:rPr>
      </w:pPr>
      <w:r w:rsidRPr="00072AAE">
        <w:rPr>
          <w:lang w:val="en-US"/>
        </w:rPr>
        <w:t xml:space="preserve">Hope, S. F., Hopkins, W. A., &amp; Angelier, F. (2022). Parenting in the city: Effects of urbanization on incubation behaviour and egg temperature in great tits, </w:t>
      </w:r>
      <w:r w:rsidRPr="00072AAE">
        <w:rPr>
          <w:i/>
          <w:iCs/>
          <w:lang w:val="en-US"/>
        </w:rPr>
        <w:t>Parus major</w:t>
      </w:r>
      <w:r w:rsidRPr="00072AAE">
        <w:rPr>
          <w:lang w:val="en-US"/>
        </w:rPr>
        <w:t xml:space="preserve">. </w:t>
      </w:r>
      <w:r w:rsidRPr="00072AAE">
        <w:rPr>
          <w:i/>
          <w:iCs/>
          <w:lang w:val="en-US"/>
        </w:rPr>
        <w:t>Animal Behaviour</w:t>
      </w:r>
      <w:r w:rsidRPr="00072AAE">
        <w:rPr>
          <w:lang w:val="en-US"/>
        </w:rPr>
        <w:t xml:space="preserve">, </w:t>
      </w:r>
      <w:r w:rsidRPr="00072AAE">
        <w:rPr>
          <w:i/>
          <w:iCs/>
          <w:lang w:val="en-US"/>
        </w:rPr>
        <w:t>194</w:t>
      </w:r>
      <w:r w:rsidRPr="00072AAE">
        <w:rPr>
          <w:lang w:val="en-US"/>
        </w:rPr>
        <w:t>, 1–11. https://doi.org/10.1016/j.anbehav.2022.09.004</w:t>
      </w:r>
    </w:p>
    <w:p w14:paraId="440E6E7E" w14:textId="77777777" w:rsidR="00072AAE" w:rsidRPr="00072AAE" w:rsidRDefault="00072AAE" w:rsidP="00072AAE">
      <w:pPr>
        <w:pStyle w:val="Bibliography"/>
        <w:rPr>
          <w:lang w:val="en-US"/>
        </w:rPr>
      </w:pPr>
      <w:r w:rsidRPr="00072AAE">
        <w:rPr>
          <w:lang w:val="en-US"/>
        </w:rPr>
        <w:t xml:space="preserve">Isaksson, C. (2018). Impact of urbanization on birds. </w:t>
      </w:r>
      <w:r w:rsidRPr="00072AAE">
        <w:rPr>
          <w:i/>
          <w:iCs/>
          <w:lang w:val="en-US"/>
        </w:rPr>
        <w:t>Bird Species</w:t>
      </w:r>
      <w:r w:rsidRPr="00072AAE">
        <w:rPr>
          <w:lang w:val="en-US"/>
        </w:rPr>
        <w:t xml:space="preserve">, </w:t>
      </w:r>
      <w:r w:rsidRPr="00072AAE">
        <w:rPr>
          <w:i/>
          <w:iCs/>
          <w:lang w:val="en-US"/>
        </w:rPr>
        <w:t>235</w:t>
      </w:r>
      <w:r w:rsidRPr="00072AAE">
        <w:rPr>
          <w:lang w:val="en-US"/>
        </w:rPr>
        <w:t>, 257.</w:t>
      </w:r>
    </w:p>
    <w:p w14:paraId="78B19EE1" w14:textId="77777777" w:rsidR="00072AAE" w:rsidRPr="00072AAE" w:rsidRDefault="00072AAE" w:rsidP="00072AAE">
      <w:pPr>
        <w:pStyle w:val="Bibliography"/>
        <w:rPr>
          <w:lang w:val="en-US"/>
        </w:rPr>
      </w:pPr>
      <w:r w:rsidRPr="00072AAE">
        <w:rPr>
          <w:lang w:val="en-US"/>
        </w:rPr>
        <w:t xml:space="preserve">Iverson, A. R., Schaefer, J. L., Skalos, S. M., &amp; Hawkins, C. E. (2023). Global positioning system (GPS) and platform transmitter terminal (PTT) tags reveal fine-scale migratory movements of small birds: A review highlights further opportunities for hypothesis-driven research. </w:t>
      </w:r>
      <w:r w:rsidRPr="00072AAE">
        <w:rPr>
          <w:i/>
          <w:iCs/>
          <w:lang w:val="en-US"/>
        </w:rPr>
        <w:t>Ornithological Applications</w:t>
      </w:r>
      <w:r w:rsidRPr="00072AAE">
        <w:rPr>
          <w:lang w:val="en-US"/>
        </w:rPr>
        <w:t xml:space="preserve">, </w:t>
      </w:r>
      <w:r w:rsidRPr="00072AAE">
        <w:rPr>
          <w:i/>
          <w:iCs/>
          <w:lang w:val="en-US"/>
        </w:rPr>
        <w:t>125</w:t>
      </w:r>
      <w:r w:rsidRPr="00072AAE">
        <w:rPr>
          <w:lang w:val="en-US"/>
        </w:rPr>
        <w:t>(3), duad014.</w:t>
      </w:r>
    </w:p>
    <w:p w14:paraId="5129060A" w14:textId="77777777" w:rsidR="00072AAE" w:rsidRPr="00072AAE" w:rsidRDefault="00072AAE" w:rsidP="00072AAE">
      <w:pPr>
        <w:pStyle w:val="Bibliography"/>
        <w:rPr>
          <w:lang w:val="en-US"/>
        </w:rPr>
      </w:pPr>
      <w:r w:rsidRPr="00072AAE">
        <w:rPr>
          <w:lang w:val="en-US"/>
        </w:rPr>
        <w:t xml:space="preserve">Jim, C. Y., &amp; Chen, W. Y. (2008). Assessing the ecosystem service of air pollutant removal by urban trees in Guangzhou (China). </w:t>
      </w:r>
      <w:r w:rsidRPr="00072AAE">
        <w:rPr>
          <w:i/>
          <w:iCs/>
          <w:lang w:val="en-US"/>
        </w:rPr>
        <w:t>Journal of Environmental Management</w:t>
      </w:r>
      <w:r w:rsidRPr="00072AAE">
        <w:rPr>
          <w:lang w:val="en-US"/>
        </w:rPr>
        <w:t xml:space="preserve">, </w:t>
      </w:r>
      <w:r w:rsidRPr="00072AAE">
        <w:rPr>
          <w:i/>
          <w:iCs/>
          <w:lang w:val="en-US"/>
        </w:rPr>
        <w:t>88</w:t>
      </w:r>
      <w:r w:rsidRPr="00072AAE">
        <w:rPr>
          <w:lang w:val="en-US"/>
        </w:rPr>
        <w:t>(4), 665–676. https://doi.org/10.1016/j.jenvman.2007.03.035</w:t>
      </w:r>
    </w:p>
    <w:p w14:paraId="2DD9817B" w14:textId="77777777" w:rsidR="00072AAE" w:rsidRPr="00072AAE" w:rsidRDefault="00072AAE" w:rsidP="00072AAE">
      <w:pPr>
        <w:pStyle w:val="Bibliography"/>
        <w:rPr>
          <w:lang w:val="en-US"/>
        </w:rPr>
      </w:pPr>
      <w:r w:rsidRPr="00072AAE">
        <w:rPr>
          <w:lang w:val="en-US"/>
        </w:rPr>
        <w:t>Jones, T. M., Llamas, A. P., &amp; Phillips, J. N. (2023). Phenotypic signatures of urbanization? Resident, but not migratory, songbird eye size varies with urban</w:t>
      </w:r>
      <w:r w:rsidRPr="00072AAE">
        <w:rPr>
          <w:rFonts w:ascii="Cambria Math" w:hAnsi="Cambria Math" w:cs="Cambria Math"/>
          <w:lang w:val="en-US"/>
        </w:rPr>
        <w:t>‐</w:t>
      </w:r>
      <w:r w:rsidRPr="00072AAE">
        <w:rPr>
          <w:lang w:val="en-US"/>
        </w:rPr>
        <w:t xml:space="preserve">associated light pollution levels. </w:t>
      </w:r>
      <w:r w:rsidRPr="00072AAE">
        <w:rPr>
          <w:i/>
          <w:iCs/>
          <w:lang w:val="en-US"/>
        </w:rPr>
        <w:t>Global Change Biology</w:t>
      </w:r>
      <w:r w:rsidRPr="00072AAE">
        <w:rPr>
          <w:lang w:val="en-US"/>
        </w:rPr>
        <w:t xml:space="preserve">, </w:t>
      </w:r>
      <w:r w:rsidRPr="00072AAE">
        <w:rPr>
          <w:i/>
          <w:iCs/>
          <w:lang w:val="en-US"/>
        </w:rPr>
        <w:t>29</w:t>
      </w:r>
      <w:r w:rsidRPr="00072AAE">
        <w:rPr>
          <w:lang w:val="en-US"/>
        </w:rPr>
        <w:t>(23), 6635–6646.</w:t>
      </w:r>
    </w:p>
    <w:p w14:paraId="0C4908FA" w14:textId="77777777" w:rsidR="00072AAE" w:rsidRPr="00072AAE" w:rsidRDefault="00072AAE" w:rsidP="00072AAE">
      <w:pPr>
        <w:pStyle w:val="Bibliography"/>
        <w:rPr>
          <w:lang w:val="en-US"/>
        </w:rPr>
      </w:pPr>
      <w:r w:rsidRPr="00072AAE">
        <w:rPr>
          <w:lang w:val="en-US"/>
        </w:rPr>
        <w:t xml:space="preserve">Kamei, I., &amp; Maruta, E. (1979). Study on wind environmental problems caused around buildings in Japan. </w:t>
      </w:r>
      <w:r w:rsidRPr="00072AAE">
        <w:rPr>
          <w:i/>
          <w:iCs/>
          <w:lang w:val="en-US"/>
        </w:rPr>
        <w:t>Journal of Wind Engineering and Industrial Aerodynamics</w:t>
      </w:r>
      <w:r w:rsidRPr="00072AAE">
        <w:rPr>
          <w:lang w:val="en-US"/>
        </w:rPr>
        <w:t xml:space="preserve">, </w:t>
      </w:r>
      <w:r w:rsidRPr="00072AAE">
        <w:rPr>
          <w:i/>
          <w:iCs/>
          <w:lang w:val="en-US"/>
        </w:rPr>
        <w:t>4</w:t>
      </w:r>
      <w:r w:rsidRPr="00072AAE">
        <w:rPr>
          <w:lang w:val="en-US"/>
        </w:rPr>
        <w:t>(3), 307–331. https://doi.org/10.1016/0167-6105(79)90010-2</w:t>
      </w:r>
    </w:p>
    <w:p w14:paraId="68EA289F" w14:textId="77777777" w:rsidR="00072AAE" w:rsidRPr="00072AAE" w:rsidRDefault="00072AAE" w:rsidP="00072AAE">
      <w:pPr>
        <w:pStyle w:val="Bibliography"/>
        <w:rPr>
          <w:lang w:val="en-US"/>
        </w:rPr>
      </w:pPr>
      <w:r w:rsidRPr="00072AAE">
        <w:rPr>
          <w:lang w:val="en-US"/>
        </w:rPr>
        <w:t xml:space="preserve">Kekkonen, J. (2017). Pollutants in urbanized areas: Direct and indirect effects on bird populations. </w:t>
      </w:r>
      <w:r w:rsidRPr="00072AAE">
        <w:rPr>
          <w:i/>
          <w:iCs/>
          <w:lang w:val="en-US"/>
        </w:rPr>
        <w:t>Ecology and Conservation of Birds in Urban Environments</w:t>
      </w:r>
      <w:r w:rsidRPr="00072AAE">
        <w:rPr>
          <w:lang w:val="en-US"/>
        </w:rPr>
        <w:t>, 227–250.</w:t>
      </w:r>
    </w:p>
    <w:p w14:paraId="7A2558BD" w14:textId="77777777" w:rsidR="00072AAE" w:rsidRPr="00072AAE" w:rsidRDefault="00072AAE" w:rsidP="00072AAE">
      <w:pPr>
        <w:pStyle w:val="Bibliography"/>
        <w:rPr>
          <w:lang w:val="en-US"/>
        </w:rPr>
      </w:pPr>
      <w:r w:rsidRPr="00072AAE">
        <w:rPr>
          <w:lang w:val="en-US"/>
        </w:rPr>
        <w:lastRenderedPageBreak/>
        <w:t xml:space="preserve">Kelly, A. A., &amp; Amanda, D. R. (2006). The Value of Urban Forests to Wintering Birds. </w:t>
      </w:r>
      <w:r w:rsidRPr="00072AAE">
        <w:rPr>
          <w:i/>
          <w:iCs/>
          <w:lang w:val="en-US"/>
        </w:rPr>
        <w:t>Natural Areas Journal</w:t>
      </w:r>
      <w:r w:rsidRPr="00072AAE">
        <w:rPr>
          <w:lang w:val="en-US"/>
        </w:rPr>
        <w:t xml:space="preserve">, </w:t>
      </w:r>
      <w:r w:rsidRPr="00072AAE">
        <w:rPr>
          <w:i/>
          <w:iCs/>
          <w:lang w:val="en-US"/>
        </w:rPr>
        <w:t>26</w:t>
      </w:r>
      <w:r w:rsidRPr="00072AAE">
        <w:rPr>
          <w:lang w:val="en-US"/>
        </w:rPr>
        <w:t>(3), 280–288. https://doi.org/10.3375/0885-8608(2006)26[280:TVOUFT]2.0.CO;2</w:t>
      </w:r>
    </w:p>
    <w:p w14:paraId="05CA49F8" w14:textId="77777777" w:rsidR="00072AAE" w:rsidRPr="00072AAE" w:rsidRDefault="00072AAE" w:rsidP="00072AAE">
      <w:pPr>
        <w:pStyle w:val="Bibliography"/>
        <w:rPr>
          <w:lang w:val="en-US"/>
        </w:rPr>
      </w:pPr>
      <w:r w:rsidRPr="00072AAE">
        <w:rPr>
          <w:lang w:val="en-US"/>
        </w:rPr>
        <w:t xml:space="preserve">Krama, T., Krams, R., Popovs, S., Trakimas, G., Rantala, M. J., Freeberg, T. M., &amp; Krams, I. A. (2023). Permanent Ad-lib Feeders Decrease the Survival of Wintering Great Tits (Parus major). </w:t>
      </w:r>
      <w:r w:rsidRPr="00072AAE">
        <w:rPr>
          <w:i/>
          <w:iCs/>
          <w:lang w:val="en-US"/>
        </w:rPr>
        <w:t>Birds</w:t>
      </w:r>
      <w:r w:rsidRPr="00072AAE">
        <w:rPr>
          <w:lang w:val="en-US"/>
        </w:rPr>
        <w:t xml:space="preserve">, </w:t>
      </w:r>
      <w:r w:rsidRPr="00072AAE">
        <w:rPr>
          <w:i/>
          <w:iCs/>
          <w:lang w:val="en-US"/>
        </w:rPr>
        <w:t>4</w:t>
      </w:r>
      <w:r w:rsidRPr="00072AAE">
        <w:rPr>
          <w:lang w:val="en-US"/>
        </w:rPr>
        <w:t>(2), Article 2. https://doi.org/10.3390/birds4020019</w:t>
      </w:r>
    </w:p>
    <w:p w14:paraId="3C845396" w14:textId="77777777" w:rsidR="00072AAE" w:rsidRPr="00072AAE" w:rsidRDefault="00072AAE" w:rsidP="00072AAE">
      <w:pPr>
        <w:pStyle w:val="Bibliography"/>
        <w:rPr>
          <w:lang w:val="en-US"/>
        </w:rPr>
      </w:pPr>
      <w:r w:rsidRPr="00072AAE">
        <w:rPr>
          <w:lang w:val="en-US"/>
        </w:rPr>
        <w:t xml:space="preserve">Lane, S. J., VanDiest, I. J., Brewer, V. N., Linkous, C. R., Fossett, T. E., Goodchild, C. G., &amp; Sewall, K. B. (2023). Indirect effects of urbanization: Consequences of increased aggression in an urban male songbird for mates and offspring. </w:t>
      </w:r>
      <w:r w:rsidRPr="00072AAE">
        <w:rPr>
          <w:i/>
          <w:iCs/>
          <w:lang w:val="en-US"/>
        </w:rPr>
        <w:t>Frontiers in Ecology and Evolution</w:t>
      </w:r>
      <w:r w:rsidRPr="00072AAE">
        <w:rPr>
          <w:lang w:val="en-US"/>
        </w:rPr>
        <w:t xml:space="preserve">, </w:t>
      </w:r>
      <w:r w:rsidRPr="00072AAE">
        <w:rPr>
          <w:i/>
          <w:iCs/>
          <w:lang w:val="en-US"/>
        </w:rPr>
        <w:t>11</w:t>
      </w:r>
      <w:r w:rsidRPr="00072AAE">
        <w:rPr>
          <w:lang w:val="en-US"/>
        </w:rPr>
        <w:t>. https://doi.org/10.3389/fevo.2023.1234562</w:t>
      </w:r>
    </w:p>
    <w:p w14:paraId="3B876694" w14:textId="77777777" w:rsidR="00072AAE" w:rsidRPr="00072AAE" w:rsidRDefault="00072AAE" w:rsidP="00072AAE">
      <w:pPr>
        <w:pStyle w:val="Bibliography"/>
      </w:pPr>
      <w:r w:rsidRPr="00072AAE">
        <w:rPr>
          <w:lang w:val="en-US"/>
        </w:rPr>
        <w:t xml:space="preserve">Laskey, A. R. (1944). </w:t>
      </w:r>
      <w:r w:rsidRPr="00072AAE">
        <w:rPr>
          <w:i/>
          <w:iCs/>
          <w:lang w:val="en-US"/>
        </w:rPr>
        <w:t>A STUDY OF THE CARDINAL IN TENNESSEE</w:t>
      </w:r>
      <w:r w:rsidRPr="00072AAE">
        <w:rPr>
          <w:lang w:val="en-US"/>
        </w:rPr>
        <w:t xml:space="preserve">. </w:t>
      </w:r>
      <w:r w:rsidRPr="00072AAE">
        <w:rPr>
          <w:i/>
          <w:iCs/>
        </w:rPr>
        <w:t>56</w:t>
      </w:r>
      <w:r w:rsidRPr="00072AAE">
        <w:t>(1).</w:t>
      </w:r>
    </w:p>
    <w:p w14:paraId="54770160" w14:textId="77777777" w:rsidR="00072AAE" w:rsidRPr="00072AAE" w:rsidRDefault="00072AAE" w:rsidP="00072AAE">
      <w:pPr>
        <w:pStyle w:val="Bibliography"/>
        <w:rPr>
          <w:lang w:val="en-US"/>
        </w:rPr>
      </w:pPr>
      <w:r w:rsidRPr="00072AAE">
        <w:t xml:space="preserve">Latimer, C. E., &amp; Zuckerberg, B. (2021). </w:t>
      </w:r>
      <w:r w:rsidRPr="00072AAE">
        <w:rPr>
          <w:lang w:val="en-US"/>
        </w:rPr>
        <w:t xml:space="preserve">Habitat loss and thermal tolerances influence the sensitivity of resident bird populations to winter weather at regional scales. </w:t>
      </w:r>
      <w:r w:rsidRPr="00072AAE">
        <w:rPr>
          <w:i/>
          <w:iCs/>
          <w:lang w:val="en-US"/>
        </w:rPr>
        <w:t>Journal of Animal Ecology</w:t>
      </w:r>
      <w:r w:rsidRPr="00072AAE">
        <w:rPr>
          <w:lang w:val="en-US"/>
        </w:rPr>
        <w:t xml:space="preserve">, </w:t>
      </w:r>
      <w:r w:rsidRPr="00072AAE">
        <w:rPr>
          <w:i/>
          <w:iCs/>
          <w:lang w:val="en-US"/>
        </w:rPr>
        <w:t>90</w:t>
      </w:r>
      <w:r w:rsidRPr="00072AAE">
        <w:rPr>
          <w:lang w:val="en-US"/>
        </w:rPr>
        <w:t>(2), 317–329. https://doi.org/10.1111/1365-2656.13332</w:t>
      </w:r>
    </w:p>
    <w:p w14:paraId="747C8FE5" w14:textId="77777777" w:rsidR="00072AAE" w:rsidRPr="00072AAE" w:rsidRDefault="00072AAE" w:rsidP="00072AAE">
      <w:pPr>
        <w:pStyle w:val="Bibliography"/>
        <w:rPr>
          <w:lang w:val="en-US"/>
        </w:rPr>
      </w:pPr>
      <w:r w:rsidRPr="00072AAE">
        <w:rPr>
          <w:lang w:val="en-US"/>
        </w:rPr>
        <w:t xml:space="preserve">Leston, L. F. V., &amp; Rodewald, A. D. (2006). Are urban forests ecological traps for understory birds? An examination using Northern cardinals. </w:t>
      </w:r>
      <w:r w:rsidRPr="00072AAE">
        <w:rPr>
          <w:i/>
          <w:iCs/>
          <w:lang w:val="en-US"/>
        </w:rPr>
        <w:t>Biological Conservation</w:t>
      </w:r>
      <w:r w:rsidRPr="00072AAE">
        <w:rPr>
          <w:lang w:val="en-US"/>
        </w:rPr>
        <w:t xml:space="preserve">, </w:t>
      </w:r>
      <w:r w:rsidRPr="00072AAE">
        <w:rPr>
          <w:i/>
          <w:iCs/>
          <w:lang w:val="en-US"/>
        </w:rPr>
        <w:t>131</w:t>
      </w:r>
      <w:r w:rsidRPr="00072AAE">
        <w:rPr>
          <w:lang w:val="en-US"/>
        </w:rPr>
        <w:t>(4), 566–574. https://doi.org/10.1016/j.biocon.2006.03.003</w:t>
      </w:r>
    </w:p>
    <w:p w14:paraId="69A94417" w14:textId="77777777" w:rsidR="00072AAE" w:rsidRPr="00072AAE" w:rsidRDefault="00072AAE" w:rsidP="00072AAE">
      <w:pPr>
        <w:pStyle w:val="Bibliography"/>
      </w:pPr>
      <w:r w:rsidRPr="00072AAE">
        <w:rPr>
          <w:lang w:val="en-US"/>
        </w:rPr>
        <w:t xml:space="preserve">Li, G., Fang, C., Li, Y., Wang, Z., Sun, S., He, S., Qi, W., Bao, C., Ma, H., Fan, Y., Feng, Y., &amp; Liu, X. (2022). Global impacts of future urban expansion on terrestrial vertebrate diversity. </w:t>
      </w:r>
      <w:r w:rsidRPr="00072AAE">
        <w:rPr>
          <w:i/>
          <w:iCs/>
        </w:rPr>
        <w:t>Nature Communications</w:t>
      </w:r>
      <w:r w:rsidRPr="00072AAE">
        <w:t xml:space="preserve">, </w:t>
      </w:r>
      <w:r w:rsidRPr="00072AAE">
        <w:rPr>
          <w:i/>
          <w:iCs/>
        </w:rPr>
        <w:t>13</w:t>
      </w:r>
      <w:r w:rsidRPr="00072AAE">
        <w:t>(1), 1628. https://doi.org/10.1038/s41467-022-29324-2</w:t>
      </w:r>
    </w:p>
    <w:p w14:paraId="1DA628F5" w14:textId="77777777" w:rsidR="00072AAE" w:rsidRPr="00072AAE" w:rsidRDefault="00072AAE" w:rsidP="00072AAE">
      <w:pPr>
        <w:pStyle w:val="Bibliography"/>
        <w:rPr>
          <w:lang w:val="en-US"/>
        </w:rPr>
      </w:pPr>
      <w:r w:rsidRPr="00072AAE">
        <w:lastRenderedPageBreak/>
        <w:t xml:space="preserve">Li, K., Hu, W. H., Chen, X., Zhang, M. Y., Ye, K. M., Zhu, H., &amp; Zhao, H. B. (2025). </w:t>
      </w:r>
      <w:r w:rsidRPr="00072AAE">
        <w:rPr>
          <w:lang w:val="en-US"/>
        </w:rPr>
        <w:t xml:space="preserve">More fruits, more birds? How plant traits attract birds feeding in urban green spaces during winter. </w:t>
      </w:r>
      <w:r w:rsidRPr="00072AAE">
        <w:rPr>
          <w:i/>
          <w:iCs/>
          <w:lang w:val="en-US"/>
        </w:rPr>
        <w:t>Urban Forestry &amp; Urban Greening</w:t>
      </w:r>
      <w:r w:rsidRPr="00072AAE">
        <w:rPr>
          <w:lang w:val="en-US"/>
        </w:rPr>
        <w:t xml:space="preserve">, </w:t>
      </w:r>
      <w:r w:rsidRPr="00072AAE">
        <w:rPr>
          <w:i/>
          <w:iCs/>
          <w:lang w:val="en-US"/>
        </w:rPr>
        <w:t>107</w:t>
      </w:r>
      <w:r w:rsidRPr="00072AAE">
        <w:rPr>
          <w:lang w:val="en-US"/>
        </w:rPr>
        <w:t>. https://doi.org/10.1016/j.ufug.2025.128748</w:t>
      </w:r>
    </w:p>
    <w:p w14:paraId="0A7E097C" w14:textId="77777777" w:rsidR="00072AAE" w:rsidRPr="00072AAE" w:rsidRDefault="00072AAE" w:rsidP="00072AAE">
      <w:pPr>
        <w:pStyle w:val="Bibliography"/>
        <w:rPr>
          <w:lang w:val="en-US"/>
        </w:rPr>
      </w:pPr>
      <w:r w:rsidRPr="00072AAE">
        <w:rPr>
          <w:lang w:val="en-US"/>
        </w:rPr>
        <w:t xml:space="preserve">Liker, A., Papp, Z., Bókony, V., &amp; Lendvai, Á. Z. (2008). Lean birds in the city: Body size and condition of house sparrows along the urbanization gradient. </w:t>
      </w:r>
      <w:r w:rsidRPr="00072AAE">
        <w:rPr>
          <w:i/>
          <w:iCs/>
          <w:lang w:val="en-US"/>
        </w:rPr>
        <w:t>Journal of Animal Ecology</w:t>
      </w:r>
      <w:r w:rsidRPr="00072AAE">
        <w:rPr>
          <w:lang w:val="en-US"/>
        </w:rPr>
        <w:t xml:space="preserve">, </w:t>
      </w:r>
      <w:r w:rsidRPr="00072AAE">
        <w:rPr>
          <w:i/>
          <w:iCs/>
          <w:lang w:val="en-US"/>
        </w:rPr>
        <w:t>77</w:t>
      </w:r>
      <w:r w:rsidRPr="00072AAE">
        <w:rPr>
          <w:lang w:val="en-US"/>
        </w:rPr>
        <w:t>(4), 789–795. https://doi.org/10.1111/j.1365-2656.2008.01402.x</w:t>
      </w:r>
    </w:p>
    <w:p w14:paraId="203EA2A8" w14:textId="77777777" w:rsidR="00072AAE" w:rsidRPr="00072AAE" w:rsidRDefault="00072AAE" w:rsidP="00072AAE">
      <w:pPr>
        <w:pStyle w:val="Bibliography"/>
        <w:rPr>
          <w:lang w:val="en-US"/>
        </w:rPr>
      </w:pPr>
      <w:r w:rsidRPr="00072AAE">
        <w:rPr>
          <w:lang w:val="en-US"/>
        </w:rPr>
        <w:t xml:space="preserve">Linek, N., Volkmer, T., Shipley, J. R., Twining, C. W., Zúñiga, D., Wikelski, M., &amp; Partecke, J. (2021). A songbird adjusts its heart rate and body temperature in response to season and fluctuating daily conditions. </w:t>
      </w:r>
      <w:r w:rsidRPr="00072AAE">
        <w:rPr>
          <w:i/>
          <w:iCs/>
          <w:lang w:val="en-US"/>
        </w:rPr>
        <w:t>Philosophical Transactions of the Royal Society B: Biological Sciences</w:t>
      </w:r>
      <w:r w:rsidRPr="00072AAE">
        <w:rPr>
          <w:lang w:val="en-US"/>
        </w:rPr>
        <w:t xml:space="preserve">, </w:t>
      </w:r>
      <w:r w:rsidRPr="00072AAE">
        <w:rPr>
          <w:i/>
          <w:iCs/>
          <w:lang w:val="en-US"/>
        </w:rPr>
        <w:t>376</w:t>
      </w:r>
      <w:r w:rsidRPr="00072AAE">
        <w:rPr>
          <w:lang w:val="en-US"/>
        </w:rPr>
        <w:t>(1830), 20200213. https://doi.org/10.1098/rstb.2020.0213</w:t>
      </w:r>
    </w:p>
    <w:p w14:paraId="1DF2BAE2" w14:textId="77777777" w:rsidR="00072AAE" w:rsidRPr="00072AAE" w:rsidRDefault="00072AAE" w:rsidP="00072AAE">
      <w:pPr>
        <w:pStyle w:val="Bibliography"/>
      </w:pPr>
      <w:r w:rsidRPr="00072AAE">
        <w:rPr>
          <w:lang w:val="en-US"/>
        </w:rPr>
        <w:t xml:space="preserve">Linville, S. U., Breitwisch, R., &amp; Schilling, A. J. (1998). Plumage brightness as an indicator of parental care in northern cardinals. </w:t>
      </w:r>
      <w:r w:rsidRPr="00072AAE">
        <w:rPr>
          <w:i/>
          <w:iCs/>
        </w:rPr>
        <w:t>Animal Behaviour</w:t>
      </w:r>
      <w:r w:rsidRPr="00072AAE">
        <w:t xml:space="preserve">, </w:t>
      </w:r>
      <w:r w:rsidRPr="00072AAE">
        <w:rPr>
          <w:i/>
          <w:iCs/>
        </w:rPr>
        <w:t>55</w:t>
      </w:r>
      <w:r w:rsidRPr="00072AAE">
        <w:t>(1), 119–127. https://doi.org/10.1006/anbe.1997.0595</w:t>
      </w:r>
    </w:p>
    <w:p w14:paraId="03F83E41" w14:textId="77777777" w:rsidR="00072AAE" w:rsidRPr="00072AAE" w:rsidRDefault="00072AAE" w:rsidP="00072AAE">
      <w:pPr>
        <w:pStyle w:val="Bibliography"/>
        <w:rPr>
          <w:lang w:val="en-US"/>
        </w:rPr>
      </w:pPr>
      <w:r w:rsidRPr="00072AAE">
        <w:t xml:space="preserve">Lopes, A. C., Rocha, G. O. C., de Oliveira Passos, M. F., Barçante, L., &amp; de Azevedo, C. S. (2024). </w:t>
      </w:r>
      <w:r w:rsidRPr="00072AAE">
        <w:rPr>
          <w:lang w:val="en-US"/>
        </w:rPr>
        <w:t xml:space="preserve">The Influence of Building Surroundings and Glass Cover in Bird Collisions. </w:t>
      </w:r>
      <w:r w:rsidRPr="00072AAE">
        <w:rPr>
          <w:i/>
          <w:iCs/>
          <w:lang w:val="en-US"/>
        </w:rPr>
        <w:t>Birds</w:t>
      </w:r>
      <w:r w:rsidRPr="00072AAE">
        <w:rPr>
          <w:lang w:val="en-US"/>
        </w:rPr>
        <w:t xml:space="preserve">, </w:t>
      </w:r>
      <w:r w:rsidRPr="00072AAE">
        <w:rPr>
          <w:i/>
          <w:iCs/>
          <w:lang w:val="en-US"/>
        </w:rPr>
        <w:t>5</w:t>
      </w:r>
      <w:r w:rsidRPr="00072AAE">
        <w:rPr>
          <w:lang w:val="en-US"/>
        </w:rPr>
        <w:t>(4), Article 4. https://doi.org/10.3390/birds5040048</w:t>
      </w:r>
    </w:p>
    <w:p w14:paraId="65790865" w14:textId="77777777" w:rsidR="00072AAE" w:rsidRPr="00072AAE" w:rsidRDefault="00072AAE" w:rsidP="00072AAE">
      <w:pPr>
        <w:pStyle w:val="Bibliography"/>
        <w:rPr>
          <w:lang w:val="en-US"/>
        </w:rPr>
      </w:pPr>
      <w:r w:rsidRPr="00072AAE">
        <w:rPr>
          <w:lang w:val="en-US"/>
        </w:rPr>
        <w:t xml:space="preserve">Louzao, M., Gallagher, R., García-Barón, I., Chust, G., Intxausti, I., Albisu, J., Brereton, T., &amp; Fontán, A. (2019). Threshold responses in bird mortality driven by extreme wind events. </w:t>
      </w:r>
      <w:r w:rsidRPr="00072AAE">
        <w:rPr>
          <w:i/>
          <w:iCs/>
          <w:lang w:val="en-US"/>
        </w:rPr>
        <w:t>Ecological Indicators</w:t>
      </w:r>
      <w:r w:rsidRPr="00072AAE">
        <w:rPr>
          <w:lang w:val="en-US"/>
        </w:rPr>
        <w:t xml:space="preserve">, </w:t>
      </w:r>
      <w:r w:rsidRPr="00072AAE">
        <w:rPr>
          <w:i/>
          <w:iCs/>
          <w:lang w:val="en-US"/>
        </w:rPr>
        <w:t>99</w:t>
      </w:r>
      <w:r w:rsidRPr="00072AAE">
        <w:rPr>
          <w:lang w:val="en-US"/>
        </w:rPr>
        <w:t>, 183–192. https://doi.org/10.1016/j.ecolind.2018.12.030</w:t>
      </w:r>
    </w:p>
    <w:p w14:paraId="6F440127" w14:textId="77777777" w:rsidR="00072AAE" w:rsidRPr="00072AAE" w:rsidRDefault="00072AAE" w:rsidP="00072AAE">
      <w:pPr>
        <w:pStyle w:val="Bibliography"/>
        <w:rPr>
          <w:lang w:val="en-US"/>
        </w:rPr>
      </w:pPr>
      <w:r w:rsidRPr="00072AAE">
        <w:rPr>
          <w:lang w:val="en-US"/>
        </w:rPr>
        <w:lastRenderedPageBreak/>
        <w:t xml:space="preserve">Lowry, H., Lill, A., &amp; Wong, B. B. (2013). Behavioural responses of wildlife to urban environments. </w:t>
      </w:r>
      <w:r w:rsidRPr="00072AAE">
        <w:rPr>
          <w:i/>
          <w:iCs/>
          <w:lang w:val="en-US"/>
        </w:rPr>
        <w:t>Biological Reviews</w:t>
      </w:r>
      <w:r w:rsidRPr="00072AAE">
        <w:rPr>
          <w:lang w:val="en-US"/>
        </w:rPr>
        <w:t xml:space="preserve">, </w:t>
      </w:r>
      <w:r w:rsidRPr="00072AAE">
        <w:rPr>
          <w:i/>
          <w:iCs/>
          <w:lang w:val="en-US"/>
        </w:rPr>
        <w:t>88</w:t>
      </w:r>
      <w:r w:rsidRPr="00072AAE">
        <w:rPr>
          <w:lang w:val="en-US"/>
        </w:rPr>
        <w:t>(3), 537–549.</w:t>
      </w:r>
    </w:p>
    <w:p w14:paraId="1EED15AE" w14:textId="77777777" w:rsidR="00072AAE" w:rsidRPr="00072AAE" w:rsidRDefault="00072AAE" w:rsidP="00072AAE">
      <w:pPr>
        <w:pStyle w:val="Bibliography"/>
        <w:rPr>
          <w:lang w:val="en-US"/>
        </w:rPr>
      </w:pPr>
      <w:r w:rsidRPr="00072AAE">
        <w:rPr>
          <w:lang w:val="en-US"/>
        </w:rPr>
        <w:t xml:space="preserve">MacKinnon, M., Pedersen Zari, M., &amp; Brown, D. K. (2023). Improving Urban Habitat Connectivity for Native Birds: Using Least-Cost Path Analyses to Design Urban Green Infrastructure Networks. </w:t>
      </w:r>
      <w:r w:rsidRPr="00072AAE">
        <w:rPr>
          <w:i/>
          <w:iCs/>
          <w:lang w:val="en-US"/>
        </w:rPr>
        <w:t>Land</w:t>
      </w:r>
      <w:r w:rsidRPr="00072AAE">
        <w:rPr>
          <w:lang w:val="en-US"/>
        </w:rPr>
        <w:t xml:space="preserve">, </w:t>
      </w:r>
      <w:r w:rsidRPr="00072AAE">
        <w:rPr>
          <w:i/>
          <w:iCs/>
          <w:lang w:val="en-US"/>
        </w:rPr>
        <w:t>12</w:t>
      </w:r>
      <w:r w:rsidRPr="00072AAE">
        <w:rPr>
          <w:lang w:val="en-US"/>
        </w:rPr>
        <w:t>(7), Article 7. https://doi.org/10.3390/land12071456</w:t>
      </w:r>
    </w:p>
    <w:p w14:paraId="086565E4" w14:textId="77777777" w:rsidR="00072AAE" w:rsidRPr="00072AAE" w:rsidRDefault="00072AAE" w:rsidP="00072AAE">
      <w:pPr>
        <w:pStyle w:val="Bibliography"/>
        <w:rPr>
          <w:lang w:val="en-US"/>
        </w:rPr>
      </w:pPr>
      <w:r w:rsidRPr="00072AAE">
        <w:rPr>
          <w:lang w:val="en-US"/>
        </w:rPr>
        <w:t xml:space="preserve">Marlès Magre, J., Boada Juncà, M., Campanera, J. M., Bach Pagès, A., Ruiz Mallén, I., Maneja Zaragoza, R., Sánchez Mateo, S., Pallarès Barberà, M., &amp; Barriocanal Lozano, C. (2019). How urban green management is influencing passerine birds’ nesting in the Mediterranean: A case study in a Catalan city. </w:t>
      </w:r>
      <w:r w:rsidRPr="00072AAE">
        <w:rPr>
          <w:i/>
          <w:iCs/>
          <w:lang w:val="en-US"/>
        </w:rPr>
        <w:t>Urban Forestry &amp; Urban Greening</w:t>
      </w:r>
      <w:r w:rsidRPr="00072AAE">
        <w:rPr>
          <w:lang w:val="en-US"/>
        </w:rPr>
        <w:t xml:space="preserve">, </w:t>
      </w:r>
      <w:r w:rsidRPr="00072AAE">
        <w:rPr>
          <w:i/>
          <w:iCs/>
          <w:lang w:val="en-US"/>
        </w:rPr>
        <w:t>41</w:t>
      </w:r>
      <w:r w:rsidRPr="00072AAE">
        <w:rPr>
          <w:lang w:val="en-US"/>
        </w:rPr>
        <w:t>, 221–229. https://doi.org/10.1016/j.ufug.2019.03.012</w:t>
      </w:r>
    </w:p>
    <w:p w14:paraId="35029FB7" w14:textId="77777777" w:rsidR="00072AAE" w:rsidRPr="00072AAE" w:rsidRDefault="00072AAE" w:rsidP="00072AAE">
      <w:pPr>
        <w:pStyle w:val="Bibliography"/>
        <w:rPr>
          <w:lang w:val="en-US"/>
        </w:rPr>
      </w:pPr>
      <w:r w:rsidRPr="00072AAE">
        <w:rPr>
          <w:lang w:val="en-US"/>
        </w:rPr>
        <w:t xml:space="preserve">Mennill, D. J., Doucet, S. M., Ward, K.-A. A., Maynard, D. F., Otis, B., &amp; Burt, J. M. (2012). A novel digital telemetry system for tracking wild animals: A field test for studying mate choice in a lekking tropical bird. </w:t>
      </w:r>
      <w:r w:rsidRPr="00072AAE">
        <w:rPr>
          <w:i/>
          <w:iCs/>
          <w:lang w:val="en-US"/>
        </w:rPr>
        <w:t>Methods in Ecology and Evolution</w:t>
      </w:r>
      <w:r w:rsidRPr="00072AAE">
        <w:rPr>
          <w:lang w:val="en-US"/>
        </w:rPr>
        <w:t xml:space="preserve">, </w:t>
      </w:r>
      <w:r w:rsidRPr="00072AAE">
        <w:rPr>
          <w:i/>
          <w:iCs/>
          <w:lang w:val="en-US"/>
        </w:rPr>
        <w:t>3</w:t>
      </w:r>
      <w:r w:rsidRPr="00072AAE">
        <w:rPr>
          <w:lang w:val="en-US"/>
        </w:rPr>
        <w:t>(4), 663–672. https://doi.org/10.1111/j.2041-210X.2012.00206.x</w:t>
      </w:r>
    </w:p>
    <w:p w14:paraId="40B5F8B0" w14:textId="77777777" w:rsidR="00072AAE" w:rsidRPr="00072AAE" w:rsidRDefault="00072AAE" w:rsidP="00072AAE">
      <w:pPr>
        <w:pStyle w:val="Bibliography"/>
        <w:rPr>
          <w:lang w:val="en-US"/>
        </w:rPr>
      </w:pPr>
      <w:r w:rsidRPr="00072AAE">
        <w:rPr>
          <w:lang w:val="en-US"/>
        </w:rPr>
        <w:t xml:space="preserve">Mitchell, M. G. E., &amp; Devisscher, T. (2022). Strong relationships between urbanization, landscape structure, and ecosystem service multifunctionality in urban forest fragments. </w:t>
      </w:r>
      <w:r w:rsidRPr="00072AAE">
        <w:rPr>
          <w:i/>
          <w:iCs/>
          <w:lang w:val="en-US"/>
        </w:rPr>
        <w:t>Landscape and Urban Planning</w:t>
      </w:r>
      <w:r w:rsidRPr="00072AAE">
        <w:rPr>
          <w:lang w:val="en-US"/>
        </w:rPr>
        <w:t xml:space="preserve">, </w:t>
      </w:r>
      <w:r w:rsidRPr="00072AAE">
        <w:rPr>
          <w:i/>
          <w:iCs/>
          <w:lang w:val="en-US"/>
        </w:rPr>
        <w:t>228</w:t>
      </w:r>
      <w:r w:rsidRPr="00072AAE">
        <w:rPr>
          <w:lang w:val="en-US"/>
        </w:rPr>
        <w:t>, 104548. https://doi.org/10.1016/j.landurbplan.2022.104548</w:t>
      </w:r>
    </w:p>
    <w:p w14:paraId="20123D2C" w14:textId="77777777" w:rsidR="00072AAE" w:rsidRPr="00072AAE" w:rsidRDefault="00072AAE" w:rsidP="00072AAE">
      <w:pPr>
        <w:pStyle w:val="Bibliography"/>
        <w:rPr>
          <w:lang w:val="en-US"/>
        </w:rPr>
      </w:pPr>
      <w:r w:rsidRPr="00072AAE">
        <w:rPr>
          <w:lang w:val="en-US"/>
        </w:rPr>
        <w:t>Murray, M. H., Sánchez, C. A., Becker, D. J., Byers, K. A., Worsley</w:t>
      </w:r>
      <w:r w:rsidRPr="00072AAE">
        <w:rPr>
          <w:rFonts w:ascii="Cambria Math" w:hAnsi="Cambria Math" w:cs="Cambria Math"/>
          <w:lang w:val="en-US"/>
        </w:rPr>
        <w:t>‐</w:t>
      </w:r>
      <w:r w:rsidRPr="00072AAE">
        <w:rPr>
          <w:lang w:val="en-US"/>
        </w:rPr>
        <w:t>Tonks, K. E., &amp; Craft, M. E. (2019). City sicker? A meta</w:t>
      </w:r>
      <w:r w:rsidRPr="00072AAE">
        <w:rPr>
          <w:rFonts w:ascii="Cambria Math" w:hAnsi="Cambria Math" w:cs="Cambria Math"/>
          <w:lang w:val="en-US"/>
        </w:rPr>
        <w:t>‐</w:t>
      </w:r>
      <w:r w:rsidRPr="00072AAE">
        <w:rPr>
          <w:lang w:val="en-US"/>
        </w:rPr>
        <w:t xml:space="preserve">analysis of wildlife health and urbanization. </w:t>
      </w:r>
      <w:r w:rsidRPr="00072AAE">
        <w:rPr>
          <w:i/>
          <w:iCs/>
          <w:lang w:val="en-US"/>
        </w:rPr>
        <w:t>Frontiers in Ecology and the Environment</w:t>
      </w:r>
      <w:r w:rsidRPr="00072AAE">
        <w:rPr>
          <w:lang w:val="en-US"/>
        </w:rPr>
        <w:t xml:space="preserve">, </w:t>
      </w:r>
      <w:r w:rsidRPr="00072AAE">
        <w:rPr>
          <w:i/>
          <w:iCs/>
          <w:lang w:val="en-US"/>
        </w:rPr>
        <w:t>17</w:t>
      </w:r>
      <w:r w:rsidRPr="00072AAE">
        <w:rPr>
          <w:lang w:val="en-US"/>
        </w:rPr>
        <w:t>(10), 575–583.</w:t>
      </w:r>
    </w:p>
    <w:p w14:paraId="76C19487" w14:textId="77777777" w:rsidR="00072AAE" w:rsidRPr="00072AAE" w:rsidRDefault="00072AAE" w:rsidP="00072AAE">
      <w:pPr>
        <w:pStyle w:val="Bibliography"/>
        <w:rPr>
          <w:lang w:val="en-US"/>
        </w:rPr>
      </w:pPr>
      <w:r w:rsidRPr="00072AAE">
        <w:rPr>
          <w:lang w:val="en-US"/>
        </w:rPr>
        <w:lastRenderedPageBreak/>
        <w:t xml:space="preserve">Naguib, M., Titulaer, M., Waas, J. R., van Oers, K., Sprau, P., &amp; Snijders, L. (2022). Prior territorial responses and home range size predict territory defense in radio-tagged great tits. </w:t>
      </w:r>
      <w:r w:rsidRPr="00072AAE">
        <w:rPr>
          <w:i/>
          <w:iCs/>
          <w:lang w:val="en-US"/>
        </w:rPr>
        <w:t>Behavioral Ecology and Sociobiology</w:t>
      </w:r>
      <w:r w:rsidRPr="00072AAE">
        <w:rPr>
          <w:lang w:val="en-US"/>
        </w:rPr>
        <w:t xml:space="preserve">, </w:t>
      </w:r>
      <w:r w:rsidRPr="00072AAE">
        <w:rPr>
          <w:i/>
          <w:iCs/>
          <w:lang w:val="en-US"/>
        </w:rPr>
        <w:t>76</w:t>
      </w:r>
      <w:r w:rsidRPr="00072AAE">
        <w:rPr>
          <w:lang w:val="en-US"/>
        </w:rPr>
        <w:t>(3), 12. https://doi.org/10.1007/s00265-022-03143-3</w:t>
      </w:r>
    </w:p>
    <w:p w14:paraId="7B6BED2F" w14:textId="77777777" w:rsidR="00072AAE" w:rsidRPr="00072AAE" w:rsidRDefault="00072AAE" w:rsidP="00072AAE">
      <w:pPr>
        <w:pStyle w:val="Bibliography"/>
        <w:rPr>
          <w:lang w:val="en-US"/>
        </w:rPr>
      </w:pPr>
      <w:r w:rsidRPr="00072AAE">
        <w:rPr>
          <w:lang w:val="en-US"/>
        </w:rPr>
        <w:t xml:space="preserve">O’Connell, M. J., Squirrell, F. I., &amp; Greening, M. (2023). A preliminary study of the winter roosting behaviour of four woodland passerines. </w:t>
      </w:r>
      <w:r w:rsidRPr="00072AAE">
        <w:rPr>
          <w:i/>
          <w:iCs/>
          <w:lang w:val="en-US"/>
        </w:rPr>
        <w:t>Bird Study</w:t>
      </w:r>
      <w:r w:rsidRPr="00072AAE">
        <w:rPr>
          <w:lang w:val="en-US"/>
        </w:rPr>
        <w:t xml:space="preserve">, </w:t>
      </w:r>
      <w:r w:rsidRPr="00072AAE">
        <w:rPr>
          <w:i/>
          <w:iCs/>
          <w:lang w:val="en-US"/>
        </w:rPr>
        <w:t>70</w:t>
      </w:r>
      <w:r w:rsidRPr="00072AAE">
        <w:rPr>
          <w:lang w:val="en-US"/>
        </w:rPr>
        <w:t>(4), 243–250. https://doi.org/10.1080/00063657.2023.2269329</w:t>
      </w:r>
    </w:p>
    <w:p w14:paraId="767724B9" w14:textId="77777777" w:rsidR="00072AAE" w:rsidRPr="00072AAE" w:rsidRDefault="00072AAE" w:rsidP="00072AAE">
      <w:pPr>
        <w:pStyle w:val="Bibliography"/>
        <w:rPr>
          <w:lang w:val="en-US"/>
        </w:rPr>
      </w:pPr>
      <w:r w:rsidRPr="00072AAE">
        <w:rPr>
          <w:lang w:val="en-US"/>
        </w:rPr>
        <w:t xml:space="preserve">Ordóñez-Delgado, L., Iñiguez-Armijos, C., Díaz, M., Escudero, A., Gosselin, E., Waits, L. P., &amp; Espinosa, C. I. (2022). The good, the bad, and the ugly of urbanization: Response of a bird community in the neotropical Andes. </w:t>
      </w:r>
      <w:r w:rsidRPr="00072AAE">
        <w:rPr>
          <w:i/>
          <w:iCs/>
          <w:lang w:val="en-US"/>
        </w:rPr>
        <w:t>Frontiers in Ecology and Evolution</w:t>
      </w:r>
      <w:r w:rsidRPr="00072AAE">
        <w:rPr>
          <w:lang w:val="en-US"/>
        </w:rPr>
        <w:t xml:space="preserve">, </w:t>
      </w:r>
      <w:r w:rsidRPr="00072AAE">
        <w:rPr>
          <w:i/>
          <w:iCs/>
          <w:lang w:val="en-US"/>
        </w:rPr>
        <w:t>10</w:t>
      </w:r>
      <w:r w:rsidRPr="00072AAE">
        <w:rPr>
          <w:lang w:val="en-US"/>
        </w:rPr>
        <w:t>, 844944.</w:t>
      </w:r>
    </w:p>
    <w:p w14:paraId="53C8C8C3" w14:textId="77777777" w:rsidR="00072AAE" w:rsidRPr="00072AAE" w:rsidRDefault="00072AAE" w:rsidP="00072AAE">
      <w:pPr>
        <w:pStyle w:val="Bibliography"/>
        <w:rPr>
          <w:lang w:val="en-US"/>
        </w:rPr>
      </w:pPr>
      <w:r w:rsidRPr="00072AAE">
        <w:rPr>
          <w:lang w:val="en-US"/>
        </w:rPr>
        <w:t xml:space="preserve">Palacio, F. X., Ibañez, L. M., Maragliano, R. E., &amp; Montalti, D. (2018). Urbanization as a driver of taxonomic, functional, and phylogenetic diversity losses in bird communities. </w:t>
      </w:r>
      <w:r w:rsidRPr="00072AAE">
        <w:rPr>
          <w:i/>
          <w:iCs/>
          <w:lang w:val="en-US"/>
        </w:rPr>
        <w:t>Canadian Journal of Zoology</w:t>
      </w:r>
      <w:r w:rsidRPr="00072AAE">
        <w:rPr>
          <w:lang w:val="en-US"/>
        </w:rPr>
        <w:t xml:space="preserve">, </w:t>
      </w:r>
      <w:r w:rsidRPr="00072AAE">
        <w:rPr>
          <w:i/>
          <w:iCs/>
          <w:lang w:val="en-US"/>
        </w:rPr>
        <w:t>96</w:t>
      </w:r>
      <w:r w:rsidRPr="00072AAE">
        <w:rPr>
          <w:lang w:val="en-US"/>
        </w:rPr>
        <w:t>(10), 1114–1121.</w:t>
      </w:r>
    </w:p>
    <w:p w14:paraId="58CACEE9" w14:textId="77777777" w:rsidR="00072AAE" w:rsidRPr="00072AAE" w:rsidRDefault="00072AAE" w:rsidP="00072AAE">
      <w:pPr>
        <w:pStyle w:val="Bibliography"/>
        <w:rPr>
          <w:lang w:val="en-US"/>
        </w:rPr>
      </w:pPr>
      <w:r w:rsidRPr="00072AAE">
        <w:rPr>
          <w:lang w:val="en-US"/>
        </w:rPr>
        <w:t xml:space="preserve">Panchana, K., Herrera, I., Vargas, A., Mella-Méndez, I., &amp; Flores-Peredo, R. (2025). Whiskers in the city: Domestic cat predation in Ecuadorian coastal cities and associated factors. </w:t>
      </w:r>
      <w:r w:rsidRPr="00072AAE">
        <w:rPr>
          <w:i/>
          <w:iCs/>
          <w:lang w:val="en-US"/>
        </w:rPr>
        <w:t>Urban Ecosystems</w:t>
      </w:r>
      <w:r w:rsidRPr="00072AAE">
        <w:rPr>
          <w:lang w:val="en-US"/>
        </w:rPr>
        <w:t xml:space="preserve">, </w:t>
      </w:r>
      <w:r w:rsidRPr="00072AAE">
        <w:rPr>
          <w:i/>
          <w:iCs/>
          <w:lang w:val="en-US"/>
        </w:rPr>
        <w:t>28</w:t>
      </w:r>
      <w:r w:rsidRPr="00072AAE">
        <w:rPr>
          <w:lang w:val="en-US"/>
        </w:rPr>
        <w:t>(1), 1–18. https://doi.org/10.1007/s11252-024-01628-9</w:t>
      </w:r>
    </w:p>
    <w:p w14:paraId="777093F6" w14:textId="77777777" w:rsidR="00072AAE" w:rsidRPr="00072AAE" w:rsidRDefault="00072AAE" w:rsidP="00072AAE">
      <w:pPr>
        <w:pStyle w:val="Bibliography"/>
        <w:rPr>
          <w:lang w:val="en-US"/>
        </w:rPr>
      </w:pPr>
      <w:r w:rsidRPr="00072AAE">
        <w:rPr>
          <w:lang w:val="en-US"/>
        </w:rPr>
        <w:t xml:space="preserve">Petit, M., Clavijo-Baquet, S., &amp; Vézina, F. (2017). Increasing Winter Maximal Metabolic Rate Improves Intrawinter Survival in Small Birds. </w:t>
      </w:r>
      <w:r w:rsidRPr="00072AAE">
        <w:rPr>
          <w:i/>
          <w:iCs/>
          <w:lang w:val="en-US"/>
        </w:rPr>
        <w:t>Physiological and Biochemical Zoology</w:t>
      </w:r>
      <w:r w:rsidRPr="00072AAE">
        <w:rPr>
          <w:lang w:val="en-US"/>
        </w:rPr>
        <w:t xml:space="preserve">, </w:t>
      </w:r>
      <w:r w:rsidRPr="00072AAE">
        <w:rPr>
          <w:i/>
          <w:iCs/>
          <w:lang w:val="en-US"/>
        </w:rPr>
        <w:t>90</w:t>
      </w:r>
      <w:r w:rsidRPr="00072AAE">
        <w:rPr>
          <w:lang w:val="en-US"/>
        </w:rPr>
        <w:t>(2), 166–177. https://doi.org/10.1086/689274</w:t>
      </w:r>
    </w:p>
    <w:p w14:paraId="34E943F9" w14:textId="77777777" w:rsidR="00072AAE" w:rsidRPr="00072AAE" w:rsidRDefault="00072AAE" w:rsidP="00072AAE">
      <w:pPr>
        <w:pStyle w:val="Bibliography"/>
        <w:rPr>
          <w:lang w:val="en-US"/>
        </w:rPr>
      </w:pPr>
      <w:r w:rsidRPr="00072AAE">
        <w:rPr>
          <w:lang w:val="en-US"/>
        </w:rPr>
        <w:lastRenderedPageBreak/>
        <w:t xml:space="preserve">Poirier, V., Elliott, K. H., &amp; Frei, B. (2024). Peri-urban forest margins are important stopover sites for moult-migrating songbirds. </w:t>
      </w:r>
      <w:r w:rsidRPr="00072AAE">
        <w:rPr>
          <w:i/>
          <w:iCs/>
          <w:lang w:val="en-US"/>
        </w:rPr>
        <w:t>Journal for Nature Conservation</w:t>
      </w:r>
      <w:r w:rsidRPr="00072AAE">
        <w:rPr>
          <w:lang w:val="en-US"/>
        </w:rPr>
        <w:t xml:space="preserve">, </w:t>
      </w:r>
      <w:r w:rsidRPr="00072AAE">
        <w:rPr>
          <w:i/>
          <w:iCs/>
          <w:lang w:val="en-US"/>
        </w:rPr>
        <w:t>77</w:t>
      </w:r>
      <w:r w:rsidRPr="00072AAE">
        <w:rPr>
          <w:lang w:val="en-US"/>
        </w:rPr>
        <w:t>, 126539. https://doi.org/10.1016/j.jnc.2023.126539</w:t>
      </w:r>
    </w:p>
    <w:p w14:paraId="73E167D1" w14:textId="77777777" w:rsidR="00072AAE" w:rsidRPr="00072AAE" w:rsidRDefault="00072AAE" w:rsidP="00072AAE">
      <w:pPr>
        <w:pStyle w:val="Bibliography"/>
        <w:rPr>
          <w:lang w:val="en-US"/>
        </w:rPr>
      </w:pPr>
      <w:r w:rsidRPr="00072AAE">
        <w:rPr>
          <w:lang w:val="en-US"/>
        </w:rPr>
        <w:t xml:space="preserve">Québec, G. and M. of. (n.d.). </w:t>
      </w:r>
      <w:r w:rsidRPr="00072AAE">
        <w:rPr>
          <w:i/>
          <w:iCs/>
          <w:lang w:val="en-US"/>
        </w:rPr>
        <w:t>Lidar—Digital models (terrain, canopy, slope, level curve)—Open Government Portal</w:t>
      </w:r>
      <w:r w:rsidRPr="00072AAE">
        <w:rPr>
          <w:lang w:val="en-US"/>
        </w:rPr>
        <w:t xml:space="preserve"> (Carte Interactive Nos. 1fb86026-791c-45d2-88d7-58754ecebd73) [HTML]. Retrieved May 5, 2025, from https://open.canada.ca/data/en/dataset/5e5d2750-d129-4952-b9fc-f824c5e480b4</w:t>
      </w:r>
    </w:p>
    <w:p w14:paraId="2958BE41" w14:textId="77777777" w:rsidR="00072AAE" w:rsidRPr="00072AAE" w:rsidRDefault="00072AAE" w:rsidP="00072AAE">
      <w:pPr>
        <w:pStyle w:val="Bibliography"/>
        <w:rPr>
          <w:lang w:val="en-US"/>
        </w:rPr>
      </w:pPr>
      <w:r w:rsidRPr="00072AAE">
        <w:rPr>
          <w:lang w:val="en-US"/>
        </w:rPr>
        <w:t xml:space="preserve">Robert, M., Hachey, M.-H., Lepage, D., &amp; Couturier, A. R. (Eds.). (2019). </w:t>
      </w:r>
      <w:r w:rsidRPr="00072AAE">
        <w:rPr>
          <w:i/>
          <w:iCs/>
          <w:lang w:val="en-US"/>
        </w:rPr>
        <w:t>Second atlas of the breeding birds of Southern Québec</w:t>
      </w:r>
      <w:r w:rsidRPr="00072AAE">
        <w:rPr>
          <w:lang w:val="en-US"/>
        </w:rPr>
        <w:t>. Regroupement QuébecOiseaux.</w:t>
      </w:r>
    </w:p>
    <w:p w14:paraId="4C878AB8" w14:textId="77777777" w:rsidR="00072AAE" w:rsidRPr="00072AAE" w:rsidRDefault="00072AAE" w:rsidP="00072AAE">
      <w:pPr>
        <w:pStyle w:val="Bibliography"/>
        <w:rPr>
          <w:lang w:val="en-US"/>
        </w:rPr>
      </w:pPr>
      <w:r w:rsidRPr="00072AAE">
        <w:rPr>
          <w:lang w:val="en-US"/>
        </w:rPr>
        <w:t xml:space="preserve">Rodgers, A. R. (2001). Chapter 4—Recent Telemetry Technology. In J. J. Millspaugh &amp; J. M. Marzluff (Eds.), </w:t>
      </w:r>
      <w:r w:rsidRPr="00072AAE">
        <w:rPr>
          <w:i/>
          <w:iCs/>
          <w:lang w:val="en-US"/>
        </w:rPr>
        <w:t>Radio Tracking and Animal Populations</w:t>
      </w:r>
      <w:r w:rsidRPr="00072AAE">
        <w:rPr>
          <w:lang w:val="en-US"/>
        </w:rPr>
        <w:t xml:space="preserve"> (pp. 79–121). Academic Press.</w:t>
      </w:r>
    </w:p>
    <w:p w14:paraId="06E19D26" w14:textId="77777777" w:rsidR="00072AAE" w:rsidRPr="00072AAE" w:rsidRDefault="00072AAE" w:rsidP="00072AAE">
      <w:pPr>
        <w:pStyle w:val="Bibliography"/>
      </w:pPr>
      <w:r w:rsidRPr="00072AAE">
        <w:rPr>
          <w:lang w:val="en-US"/>
        </w:rPr>
        <w:t xml:space="preserve">Rodrigues, A. G., Borges-Martins, M., &amp; Zilio, F. (2018). Bird diversity in an urban ecosystem: The role of local habitats in understanding the effects of urbanization. </w:t>
      </w:r>
      <w:r w:rsidRPr="00072AAE">
        <w:rPr>
          <w:i/>
          <w:iCs/>
        </w:rPr>
        <w:t>Iheringia. Série Zoologia</w:t>
      </w:r>
      <w:r w:rsidRPr="00072AAE">
        <w:t xml:space="preserve">, </w:t>
      </w:r>
      <w:r w:rsidRPr="00072AAE">
        <w:rPr>
          <w:i/>
          <w:iCs/>
        </w:rPr>
        <w:t>108</w:t>
      </w:r>
      <w:r w:rsidRPr="00072AAE">
        <w:t>, e2018017.</w:t>
      </w:r>
    </w:p>
    <w:p w14:paraId="1856684A" w14:textId="77777777" w:rsidR="00072AAE" w:rsidRPr="00072AAE" w:rsidRDefault="00072AAE" w:rsidP="00072AAE">
      <w:pPr>
        <w:pStyle w:val="Bibliography"/>
        <w:rPr>
          <w:lang w:val="en-US"/>
        </w:rPr>
      </w:pPr>
      <w:r w:rsidRPr="00072AAE">
        <w:t xml:space="preserve">Rousseau, J. S., Savard, J.-P. L., &amp; Titman, R. (2015). </w:t>
      </w:r>
      <w:r w:rsidRPr="00072AAE">
        <w:rPr>
          <w:lang w:val="en-US"/>
        </w:rPr>
        <w:t xml:space="preserve">Shrub-nesting birds in urban habitats: Their abundance and association with vegetation. </w:t>
      </w:r>
      <w:r w:rsidRPr="00072AAE">
        <w:rPr>
          <w:i/>
          <w:iCs/>
          <w:lang w:val="en-US"/>
        </w:rPr>
        <w:t>Urban Ecosystems</w:t>
      </w:r>
      <w:r w:rsidRPr="00072AAE">
        <w:rPr>
          <w:lang w:val="en-US"/>
        </w:rPr>
        <w:t xml:space="preserve">, </w:t>
      </w:r>
      <w:r w:rsidRPr="00072AAE">
        <w:rPr>
          <w:i/>
          <w:iCs/>
          <w:lang w:val="en-US"/>
        </w:rPr>
        <w:t>18</w:t>
      </w:r>
      <w:r w:rsidRPr="00072AAE">
        <w:rPr>
          <w:lang w:val="en-US"/>
        </w:rPr>
        <w:t>(3), 871–884. https://doi.org/10.1007/s11252-014-0434-4</w:t>
      </w:r>
    </w:p>
    <w:p w14:paraId="45EB9C2D" w14:textId="77777777" w:rsidR="00072AAE" w:rsidRPr="00072AAE" w:rsidRDefault="00072AAE" w:rsidP="00072AAE">
      <w:pPr>
        <w:pStyle w:val="Bibliography"/>
        <w:rPr>
          <w:lang w:val="en-US"/>
        </w:rPr>
      </w:pPr>
      <w:r w:rsidRPr="00072AAE">
        <w:rPr>
          <w:lang w:val="en-US"/>
        </w:rPr>
        <w:t xml:space="preserve">Šálek, M., Bažant, M., Vrána, J., Grill, S., &amp; Václav, R. (2024). Urban refuges in winter: The role of habitat characteristics and supplementary feeding in shaping bird occupancy and abundance. </w:t>
      </w:r>
      <w:r w:rsidRPr="00072AAE">
        <w:rPr>
          <w:i/>
          <w:iCs/>
          <w:lang w:val="en-US"/>
        </w:rPr>
        <w:t>Urban Ecosystems</w:t>
      </w:r>
      <w:r w:rsidRPr="00072AAE">
        <w:rPr>
          <w:lang w:val="en-US"/>
        </w:rPr>
        <w:t xml:space="preserve">, </w:t>
      </w:r>
      <w:r w:rsidRPr="00072AAE">
        <w:rPr>
          <w:i/>
          <w:iCs/>
          <w:lang w:val="en-US"/>
        </w:rPr>
        <w:t>28</w:t>
      </w:r>
      <w:r w:rsidRPr="00072AAE">
        <w:rPr>
          <w:lang w:val="en-US"/>
        </w:rPr>
        <w:t>(1), 67. https://doi.org/10.1007/s11252-024-01632-z</w:t>
      </w:r>
    </w:p>
    <w:p w14:paraId="7AD33426" w14:textId="77777777" w:rsidR="00072AAE" w:rsidRPr="00072AAE" w:rsidRDefault="00072AAE" w:rsidP="00072AAE">
      <w:pPr>
        <w:pStyle w:val="Bibliography"/>
        <w:rPr>
          <w:lang w:val="en-US"/>
        </w:rPr>
      </w:pPr>
      <w:r w:rsidRPr="00072AAE">
        <w:rPr>
          <w:lang w:val="en-US"/>
        </w:rPr>
        <w:lastRenderedPageBreak/>
        <w:t xml:space="preserve">Schaeffer, P., Komer, M. C., &amp; Corder, K. (2015). Energy savings due to the use of shallow body temperature reduction in overwintering Northern Cardinals. </w:t>
      </w:r>
      <w:r w:rsidRPr="00072AAE">
        <w:rPr>
          <w:i/>
          <w:iCs/>
          <w:lang w:val="en-US"/>
        </w:rPr>
        <w:t>ResearchGate</w:t>
      </w:r>
      <w:r w:rsidRPr="00072AAE">
        <w:rPr>
          <w:lang w:val="en-US"/>
        </w:rPr>
        <w:t xml:space="preserve">, </w:t>
      </w:r>
      <w:r w:rsidRPr="00072AAE">
        <w:rPr>
          <w:i/>
          <w:iCs/>
          <w:lang w:val="en-US"/>
        </w:rPr>
        <w:t>3</w:t>
      </w:r>
      <w:r w:rsidRPr="00072AAE">
        <w:rPr>
          <w:lang w:val="en-US"/>
        </w:rPr>
        <w:t>(1). https://doi.org/10.1186/s40317-015-0078-z</w:t>
      </w:r>
    </w:p>
    <w:p w14:paraId="138492CA" w14:textId="77777777" w:rsidR="00072AAE" w:rsidRPr="00072AAE" w:rsidRDefault="00072AAE" w:rsidP="00072AAE">
      <w:pPr>
        <w:pStyle w:val="Bibliography"/>
        <w:rPr>
          <w:lang w:val="en-US"/>
        </w:rPr>
      </w:pPr>
      <w:r w:rsidRPr="00072AAE">
        <w:rPr>
          <w:lang w:val="en-US"/>
        </w:rPr>
        <w:t xml:space="preserve">Seress, G., &amp; Liker, A. (2015). Habitat urbanization and its effects on birds. </w:t>
      </w:r>
      <w:r w:rsidRPr="00072AAE">
        <w:rPr>
          <w:i/>
          <w:iCs/>
          <w:lang w:val="en-US"/>
        </w:rPr>
        <w:t>Acta Zoologica Academiae Scientiarum Hungaricae</w:t>
      </w:r>
      <w:r w:rsidRPr="00072AAE">
        <w:rPr>
          <w:lang w:val="en-US"/>
        </w:rPr>
        <w:t xml:space="preserve">, </w:t>
      </w:r>
      <w:r w:rsidRPr="00072AAE">
        <w:rPr>
          <w:i/>
          <w:iCs/>
          <w:lang w:val="en-US"/>
        </w:rPr>
        <w:t>61</w:t>
      </w:r>
      <w:r w:rsidRPr="00072AAE">
        <w:rPr>
          <w:lang w:val="en-US"/>
        </w:rPr>
        <w:t>(4), 373–408.</w:t>
      </w:r>
    </w:p>
    <w:p w14:paraId="600001F5" w14:textId="77777777" w:rsidR="00072AAE" w:rsidRPr="00072AAE" w:rsidRDefault="00072AAE" w:rsidP="00072AAE">
      <w:pPr>
        <w:pStyle w:val="Bibliography"/>
        <w:rPr>
          <w:lang w:val="en-US"/>
        </w:rPr>
      </w:pPr>
      <w:r w:rsidRPr="00072AAE">
        <w:rPr>
          <w:lang w:val="en-US"/>
        </w:rPr>
        <w:t xml:space="preserve">Shanahan, D. F., Strohbach, M. W., Warren, P. S., &amp; Fuller, R. A. (2014). The challenges of urban living. </w:t>
      </w:r>
      <w:r w:rsidRPr="00072AAE">
        <w:rPr>
          <w:i/>
          <w:iCs/>
          <w:lang w:val="en-US"/>
        </w:rPr>
        <w:t>Avian Urban Ecology</w:t>
      </w:r>
      <w:r w:rsidRPr="00072AAE">
        <w:rPr>
          <w:lang w:val="en-US"/>
        </w:rPr>
        <w:t>, 3–20.</w:t>
      </w:r>
    </w:p>
    <w:p w14:paraId="7B580524" w14:textId="77777777" w:rsidR="00072AAE" w:rsidRPr="00072AAE" w:rsidRDefault="00072AAE" w:rsidP="00072AAE">
      <w:pPr>
        <w:pStyle w:val="Bibliography"/>
        <w:rPr>
          <w:lang w:val="en-US"/>
        </w:rPr>
      </w:pPr>
      <w:r w:rsidRPr="00072AAE">
        <w:rPr>
          <w:lang w:val="en-US"/>
        </w:rPr>
        <w:t xml:space="preserve">Shustack, D. P. (2008). </w:t>
      </w:r>
      <w:r w:rsidRPr="00072AAE">
        <w:rPr>
          <w:i/>
          <w:iCs/>
          <w:lang w:val="en-US"/>
        </w:rPr>
        <w:t>Reproductive Timing of Passerines in Urbanizing Landscapes</w:t>
      </w:r>
      <w:r w:rsidRPr="00072AAE">
        <w:rPr>
          <w:lang w:val="en-US"/>
        </w:rPr>
        <w:t xml:space="preserve"> [The Ohio State University]. http://rave.ohiolink.edu/etdc/view?acc_num=osu1217601092</w:t>
      </w:r>
    </w:p>
    <w:p w14:paraId="7ACA40EB" w14:textId="77777777" w:rsidR="00072AAE" w:rsidRPr="00072AAE" w:rsidRDefault="00072AAE" w:rsidP="00072AAE">
      <w:pPr>
        <w:pStyle w:val="Bibliography"/>
        <w:rPr>
          <w:lang w:val="en-US"/>
        </w:rPr>
      </w:pPr>
      <w:r w:rsidRPr="00072AAE">
        <w:rPr>
          <w:lang w:val="en-US"/>
        </w:rPr>
        <w:t xml:space="preserve">Simkin, R. D., Seto, K. C., McDonald, R. I., &amp; Jetz, W. (2022). Biodiversity impacts and conservation implications of urban land expansion projected to 2050. </w:t>
      </w:r>
      <w:r w:rsidRPr="00072AAE">
        <w:rPr>
          <w:i/>
          <w:iCs/>
          <w:lang w:val="en-US"/>
        </w:rPr>
        <w:t>Proceedings of the National Academy of Sciences</w:t>
      </w:r>
      <w:r w:rsidRPr="00072AAE">
        <w:rPr>
          <w:lang w:val="en-US"/>
        </w:rPr>
        <w:t xml:space="preserve">, </w:t>
      </w:r>
      <w:r w:rsidRPr="00072AAE">
        <w:rPr>
          <w:i/>
          <w:iCs/>
          <w:lang w:val="en-US"/>
        </w:rPr>
        <w:t>119</w:t>
      </w:r>
      <w:r w:rsidRPr="00072AAE">
        <w:rPr>
          <w:lang w:val="en-US"/>
        </w:rPr>
        <w:t>(12), e2117297119. https://doi.org/doi:10.1073/pnas.2117297119</w:t>
      </w:r>
    </w:p>
    <w:p w14:paraId="3C29678A" w14:textId="77777777" w:rsidR="00072AAE" w:rsidRPr="00072AAE" w:rsidRDefault="00072AAE" w:rsidP="00072AAE">
      <w:pPr>
        <w:pStyle w:val="Bibliography"/>
        <w:rPr>
          <w:lang w:val="en-US"/>
        </w:rPr>
      </w:pPr>
      <w:r w:rsidRPr="00072AAE">
        <w:rPr>
          <w:lang w:val="en-US"/>
        </w:rPr>
        <w:t xml:space="preserve">Skarbit, N., Unger, J., &amp; Gál, T. (2024). Evaluating the Impact of Heat Mitigation Strategies Using Added Urban Green Spaces during a Heatwave in a Medium-Sized City. </w:t>
      </w:r>
      <w:r w:rsidRPr="00072AAE">
        <w:rPr>
          <w:i/>
          <w:iCs/>
          <w:lang w:val="en-US"/>
        </w:rPr>
        <w:t>Sustainability</w:t>
      </w:r>
      <w:r w:rsidRPr="00072AAE">
        <w:rPr>
          <w:lang w:val="en-US"/>
        </w:rPr>
        <w:t xml:space="preserve">, </w:t>
      </w:r>
      <w:r w:rsidRPr="00072AAE">
        <w:rPr>
          <w:i/>
          <w:iCs/>
          <w:lang w:val="en-US"/>
        </w:rPr>
        <w:t>16</w:t>
      </w:r>
      <w:r w:rsidRPr="00072AAE">
        <w:rPr>
          <w:lang w:val="en-US"/>
        </w:rPr>
        <w:t>(8), 17. https://doi.org/10.3390/su16083296</w:t>
      </w:r>
    </w:p>
    <w:p w14:paraId="1B75EFD4" w14:textId="77777777" w:rsidR="00072AAE" w:rsidRPr="00072AAE" w:rsidRDefault="00072AAE" w:rsidP="00072AAE">
      <w:pPr>
        <w:pStyle w:val="Bibliography"/>
        <w:rPr>
          <w:lang w:val="en-US"/>
        </w:rPr>
      </w:pPr>
      <w:r w:rsidRPr="00072AAE">
        <w:rPr>
          <w:lang w:val="en-US"/>
        </w:rPr>
        <w:t xml:space="preserve">Smith, P. G. (2007). Characteristics of Urban Natural Areas Influencing Winter Bird Use in Southern Ontario, Canada. </w:t>
      </w:r>
      <w:r w:rsidRPr="00072AAE">
        <w:rPr>
          <w:i/>
          <w:iCs/>
          <w:lang w:val="en-US"/>
        </w:rPr>
        <w:t>Environmental Management</w:t>
      </w:r>
      <w:r w:rsidRPr="00072AAE">
        <w:rPr>
          <w:lang w:val="en-US"/>
        </w:rPr>
        <w:t xml:space="preserve">, </w:t>
      </w:r>
      <w:r w:rsidRPr="00072AAE">
        <w:rPr>
          <w:i/>
          <w:iCs/>
          <w:lang w:val="en-US"/>
        </w:rPr>
        <w:t>39</w:t>
      </w:r>
      <w:r w:rsidRPr="00072AAE">
        <w:rPr>
          <w:lang w:val="en-US"/>
        </w:rPr>
        <w:t>(3), 338–352. https://doi.org/10.1007/s00267-005-0028-2</w:t>
      </w:r>
    </w:p>
    <w:p w14:paraId="167E5190" w14:textId="77777777" w:rsidR="00072AAE" w:rsidRPr="00072AAE" w:rsidRDefault="00072AAE" w:rsidP="00072AAE">
      <w:pPr>
        <w:pStyle w:val="Bibliography"/>
        <w:rPr>
          <w:lang w:val="en-US"/>
        </w:rPr>
      </w:pPr>
      <w:r w:rsidRPr="00072AAE">
        <w:rPr>
          <w:lang w:val="en-US"/>
        </w:rPr>
        <w:t xml:space="preserve">Stephens, T. (2023). The Kunming–Montreal Global Biodiversity Framework. </w:t>
      </w:r>
      <w:r w:rsidRPr="00072AAE">
        <w:rPr>
          <w:i/>
          <w:iCs/>
          <w:lang w:val="en-US"/>
        </w:rPr>
        <w:t>International Legal Materials</w:t>
      </w:r>
      <w:r w:rsidRPr="00072AAE">
        <w:rPr>
          <w:lang w:val="en-US"/>
        </w:rPr>
        <w:t xml:space="preserve">, </w:t>
      </w:r>
      <w:r w:rsidRPr="00072AAE">
        <w:rPr>
          <w:i/>
          <w:iCs/>
          <w:lang w:val="en-US"/>
        </w:rPr>
        <w:t>62</w:t>
      </w:r>
      <w:r w:rsidRPr="00072AAE">
        <w:rPr>
          <w:lang w:val="en-US"/>
        </w:rPr>
        <w:t>(5), 868–887. https://doi.org/10.1017/ilm.2023.16</w:t>
      </w:r>
    </w:p>
    <w:p w14:paraId="070BC7F9" w14:textId="77777777" w:rsidR="00072AAE" w:rsidRPr="00072AAE" w:rsidRDefault="00072AAE" w:rsidP="00072AAE">
      <w:pPr>
        <w:pStyle w:val="Bibliography"/>
        <w:rPr>
          <w:lang w:val="en-US"/>
        </w:rPr>
      </w:pPr>
      <w:r w:rsidRPr="00072AAE">
        <w:rPr>
          <w:lang w:val="en-US"/>
        </w:rPr>
        <w:lastRenderedPageBreak/>
        <w:t xml:space="preserve">Swanson, D. L., &amp; Vézina, F. (2015). Environmental, ecological and mechanistic drivers of avian seasonal metabolic flexibility in response to cold winters. </w:t>
      </w:r>
      <w:r w:rsidRPr="00072AAE">
        <w:rPr>
          <w:i/>
          <w:iCs/>
          <w:lang w:val="en-US"/>
        </w:rPr>
        <w:t>Journal of Ornithology</w:t>
      </w:r>
      <w:r w:rsidRPr="00072AAE">
        <w:rPr>
          <w:lang w:val="en-US"/>
        </w:rPr>
        <w:t xml:space="preserve">, </w:t>
      </w:r>
      <w:r w:rsidRPr="00072AAE">
        <w:rPr>
          <w:i/>
          <w:iCs/>
          <w:lang w:val="en-US"/>
        </w:rPr>
        <w:t>156</w:t>
      </w:r>
      <w:r w:rsidRPr="00072AAE">
        <w:rPr>
          <w:lang w:val="en-US"/>
        </w:rPr>
        <w:t>(1), 377–388. https://doi.org/10.1007/s10336-015-1192-7</w:t>
      </w:r>
    </w:p>
    <w:p w14:paraId="6A0359F2" w14:textId="77777777" w:rsidR="00072AAE" w:rsidRPr="00072AAE" w:rsidRDefault="00072AAE" w:rsidP="00072AAE">
      <w:pPr>
        <w:pStyle w:val="Bibliography"/>
        <w:rPr>
          <w:lang w:val="en-US"/>
        </w:rPr>
      </w:pPr>
      <w:r w:rsidRPr="00072AAE">
        <w:rPr>
          <w:i/>
          <w:iCs/>
          <w:lang w:val="en-US"/>
        </w:rPr>
        <w:t>The State of Canada’s Birds Report</w:t>
      </w:r>
      <w:r w:rsidRPr="00072AAE">
        <w:rPr>
          <w:lang w:val="en-US"/>
        </w:rPr>
        <w:t>. (2024).</w:t>
      </w:r>
    </w:p>
    <w:p w14:paraId="1D9E857D" w14:textId="77777777" w:rsidR="00072AAE" w:rsidRPr="00072AAE" w:rsidRDefault="00072AAE" w:rsidP="00072AAE">
      <w:pPr>
        <w:pStyle w:val="Bibliography"/>
        <w:rPr>
          <w:lang w:val="en-US"/>
        </w:rPr>
      </w:pPr>
      <w:r w:rsidRPr="00072AAE">
        <w:rPr>
          <w:lang w:val="en-US"/>
        </w:rPr>
        <w:t xml:space="preserve">Thohari, M. (1989). </w:t>
      </w:r>
      <w:r w:rsidRPr="00072AAE">
        <w:rPr>
          <w:i/>
          <w:iCs/>
          <w:lang w:val="en-US"/>
        </w:rPr>
        <w:t>Wildlife Tracking by Telemetry</w:t>
      </w:r>
      <w:r w:rsidRPr="00072AAE">
        <w:rPr>
          <w:lang w:val="en-US"/>
        </w:rPr>
        <w:t>.</w:t>
      </w:r>
    </w:p>
    <w:p w14:paraId="6573C774" w14:textId="77777777" w:rsidR="00072AAE" w:rsidRPr="00072AAE" w:rsidRDefault="00072AAE" w:rsidP="00072AAE">
      <w:pPr>
        <w:pStyle w:val="Bibliography"/>
        <w:rPr>
          <w:lang w:val="en-US"/>
        </w:rPr>
      </w:pPr>
      <w:r w:rsidRPr="00072AAE">
        <w:rPr>
          <w:lang w:val="en-US"/>
        </w:rPr>
        <w:t xml:space="preserve">Tryjanowski, P., Mikula, P., &amp; Morelli, F. (2024). Dynamic interactions at birdfeeders: Attracting both prey and predators across urban and rural habitats. </w:t>
      </w:r>
      <w:r w:rsidRPr="00072AAE">
        <w:rPr>
          <w:i/>
          <w:iCs/>
          <w:lang w:val="en-US"/>
        </w:rPr>
        <w:t>Basic and Applied Ecology</w:t>
      </w:r>
      <w:r w:rsidRPr="00072AAE">
        <w:rPr>
          <w:lang w:val="en-US"/>
        </w:rPr>
        <w:t xml:space="preserve">, </w:t>
      </w:r>
      <w:r w:rsidRPr="00072AAE">
        <w:rPr>
          <w:i/>
          <w:iCs/>
          <w:lang w:val="en-US"/>
        </w:rPr>
        <w:t>79</w:t>
      </w:r>
      <w:r w:rsidRPr="00072AAE">
        <w:rPr>
          <w:lang w:val="en-US"/>
        </w:rPr>
        <w:t>, 84–89. https://doi.org/10.1016/j.baae.2024.06.005</w:t>
      </w:r>
    </w:p>
    <w:p w14:paraId="25B78C14" w14:textId="77777777" w:rsidR="00072AAE" w:rsidRPr="00072AAE" w:rsidRDefault="00072AAE" w:rsidP="00072AAE">
      <w:pPr>
        <w:pStyle w:val="Bibliography"/>
        <w:rPr>
          <w:lang w:val="en-US"/>
        </w:rPr>
      </w:pPr>
      <w:r w:rsidRPr="00072AAE">
        <w:rPr>
          <w:lang w:val="en-US"/>
        </w:rPr>
        <w:t xml:space="preserve">Vaz, S., Manes, S., Khattar, G., Mendes, M., Silveira, L., Mendes, E., de Morais Rodrigues, E., Gama-Maia, D., Lorini, M. L., Macedo, M., &amp; Paiva, P. C. (2023). Global meta-analysis of urbanization stressors on insect abundance, richness, and traits. </w:t>
      </w:r>
      <w:r w:rsidRPr="00072AAE">
        <w:rPr>
          <w:i/>
          <w:iCs/>
          <w:lang w:val="en-US"/>
        </w:rPr>
        <w:t>Science of The Total Environment</w:t>
      </w:r>
      <w:r w:rsidRPr="00072AAE">
        <w:rPr>
          <w:lang w:val="en-US"/>
        </w:rPr>
        <w:t xml:space="preserve">, </w:t>
      </w:r>
      <w:r w:rsidRPr="00072AAE">
        <w:rPr>
          <w:i/>
          <w:iCs/>
          <w:lang w:val="en-US"/>
        </w:rPr>
        <w:t>903</w:t>
      </w:r>
      <w:r w:rsidRPr="00072AAE">
        <w:rPr>
          <w:lang w:val="en-US"/>
        </w:rPr>
        <w:t>, 165967. https://doi.org/10.1016/j.scitotenv.2023.165967</w:t>
      </w:r>
    </w:p>
    <w:p w14:paraId="0D859411" w14:textId="77777777" w:rsidR="00072AAE" w:rsidRPr="00072AAE" w:rsidRDefault="00072AAE" w:rsidP="00072AAE">
      <w:pPr>
        <w:pStyle w:val="Bibliography"/>
      </w:pPr>
      <w:r w:rsidRPr="00072AAE">
        <w:t xml:space="preserve">VILLE DE MONTRÉAL. (2018). </w:t>
      </w:r>
      <w:r w:rsidRPr="00072AAE">
        <w:rPr>
          <w:i/>
          <w:iCs/>
        </w:rPr>
        <w:t>Chaussée agrégée et intersection (Base de données des actifs de voirie)</w:t>
      </w:r>
      <w:r w:rsidRPr="00072AAE">
        <w:t xml:space="preserve"> (Jeu de données Nos. a2810949-7335-49e2-84af-1c5da4ff6342). Données Québec. https://www.donneesquebec.ca/recherche/dataset/vmtl-voirie-chaussee-intersection</w:t>
      </w:r>
    </w:p>
    <w:p w14:paraId="588DF783" w14:textId="77777777" w:rsidR="00072AAE" w:rsidRPr="00072AAE" w:rsidRDefault="00072AAE" w:rsidP="00072AAE">
      <w:pPr>
        <w:pStyle w:val="Bibliography"/>
        <w:rPr>
          <w:lang w:val="en-US"/>
        </w:rPr>
      </w:pPr>
      <w:r w:rsidRPr="00072AAE">
        <w:t xml:space="preserve">vonBergmann, J., &amp; Jacobs, A. (n.d.). </w:t>
      </w:r>
      <w:r w:rsidRPr="00072AAE">
        <w:rPr>
          <w:i/>
          <w:iCs/>
          <w:lang w:val="en-US"/>
        </w:rPr>
        <w:t>cancensus: Access, Retrieve, and Work with Canadian Census Data and Geography</w:t>
      </w:r>
      <w:r w:rsidRPr="00072AAE">
        <w:rPr>
          <w:lang w:val="en-US"/>
        </w:rPr>
        <w:t xml:space="preserve"> (Version 0.5.3) [Computer software]. Retrieved May 5, 2025, from https://CRAN.R-project.org/package=cancensus</w:t>
      </w:r>
    </w:p>
    <w:p w14:paraId="595D444A" w14:textId="77777777" w:rsidR="00072AAE" w:rsidRPr="00072AAE" w:rsidRDefault="00072AAE" w:rsidP="00072AAE">
      <w:pPr>
        <w:pStyle w:val="Bibliography"/>
        <w:rPr>
          <w:lang w:val="en-US"/>
        </w:rPr>
      </w:pPr>
      <w:r w:rsidRPr="00072AAE">
        <w:rPr>
          <w:lang w:val="en-US"/>
        </w:rPr>
        <w:lastRenderedPageBreak/>
        <w:t xml:space="preserve">Wang, H., He, Q., Liu, X., Zhuang, Y., &amp; Hong, S. (2012). Global urbanization research from 1991 to 2009: A systematic research review. </w:t>
      </w:r>
      <w:r w:rsidRPr="00072AAE">
        <w:rPr>
          <w:i/>
          <w:iCs/>
          <w:lang w:val="en-US"/>
        </w:rPr>
        <w:t>Landscape and Urban Planning</w:t>
      </w:r>
      <w:r w:rsidRPr="00072AAE">
        <w:rPr>
          <w:lang w:val="en-US"/>
        </w:rPr>
        <w:t xml:space="preserve">, </w:t>
      </w:r>
      <w:r w:rsidRPr="00072AAE">
        <w:rPr>
          <w:i/>
          <w:iCs/>
          <w:lang w:val="en-US"/>
        </w:rPr>
        <w:t>104</w:t>
      </w:r>
      <w:r w:rsidRPr="00072AAE">
        <w:rPr>
          <w:lang w:val="en-US"/>
        </w:rPr>
        <w:t>(3–4), 299–309.</w:t>
      </w:r>
    </w:p>
    <w:p w14:paraId="6A11B3B5" w14:textId="77777777" w:rsidR="00072AAE" w:rsidRPr="00072AAE" w:rsidRDefault="00072AAE" w:rsidP="00072AAE">
      <w:pPr>
        <w:pStyle w:val="Bibliography"/>
        <w:rPr>
          <w:lang w:val="en-US"/>
        </w:rPr>
      </w:pPr>
      <w:r w:rsidRPr="00072AAE">
        <w:rPr>
          <w:lang w:val="en-US"/>
        </w:rPr>
        <w:t xml:space="preserve">Wolch, J. R., Byrne, J., &amp; Newell, J. P. (2014). Urban green space, public health, and environmental justice: The challenge of making cities ‘just green enough.’ </w:t>
      </w:r>
      <w:r w:rsidRPr="00072AAE">
        <w:rPr>
          <w:i/>
          <w:iCs/>
          <w:lang w:val="en-US"/>
        </w:rPr>
        <w:t>Landscape and Urban Planning</w:t>
      </w:r>
      <w:r w:rsidRPr="00072AAE">
        <w:rPr>
          <w:lang w:val="en-US"/>
        </w:rPr>
        <w:t xml:space="preserve">, </w:t>
      </w:r>
      <w:r w:rsidRPr="00072AAE">
        <w:rPr>
          <w:i/>
          <w:iCs/>
          <w:lang w:val="en-US"/>
        </w:rPr>
        <w:t>125</w:t>
      </w:r>
      <w:r w:rsidRPr="00072AAE">
        <w:rPr>
          <w:lang w:val="en-US"/>
        </w:rPr>
        <w:t>, 234–244. https://doi.org/10.1016/j.landurbplan.2014.01.017</w:t>
      </w:r>
    </w:p>
    <w:p w14:paraId="44280504" w14:textId="77777777" w:rsidR="00072AAE" w:rsidRPr="00072AAE" w:rsidRDefault="00072AAE" w:rsidP="00072AAE">
      <w:pPr>
        <w:pStyle w:val="Bibliography"/>
        <w:rPr>
          <w:lang w:val="en-US"/>
        </w:rPr>
      </w:pPr>
      <w:r w:rsidRPr="00072AAE">
        <w:rPr>
          <w:lang w:val="en-US"/>
        </w:rPr>
        <w:t xml:space="preserve">Wood, E., Harsant, A., Dallimer, M., Cronin de Chavez, A., McEachan, R. R. C., &amp; Hassall, C. (2018). Not All Green Space Is Created Equal: Biodiversity Predicts Psychological Restorative Benefits From Urban Green Space. </w:t>
      </w:r>
      <w:r w:rsidRPr="00072AAE">
        <w:rPr>
          <w:i/>
          <w:iCs/>
          <w:lang w:val="en-US"/>
        </w:rPr>
        <w:t>Frontiers in Psychology</w:t>
      </w:r>
      <w:r w:rsidRPr="00072AAE">
        <w:rPr>
          <w:lang w:val="en-US"/>
        </w:rPr>
        <w:t xml:space="preserve">, </w:t>
      </w:r>
      <w:r w:rsidRPr="00072AAE">
        <w:rPr>
          <w:i/>
          <w:iCs/>
          <w:lang w:val="en-US"/>
        </w:rPr>
        <w:t>9</w:t>
      </w:r>
      <w:r w:rsidRPr="00072AAE">
        <w:rPr>
          <w:lang w:val="en-US"/>
        </w:rPr>
        <w:t>. https://doi.org/10.3389/fpsyg.2018.02320</w:t>
      </w:r>
    </w:p>
    <w:p w14:paraId="0746A6F0" w14:textId="4E553143" w:rsidR="002F6ED3" w:rsidRPr="007254CE" w:rsidRDefault="00B15A0D" w:rsidP="00072AAE">
      <w:pPr>
        <w:pStyle w:val="Bibliography"/>
        <w:rPr>
          <w:rFonts w:ascii="Times New Roman" w:hAnsi="Times New Roman" w:cs="Times New Roman"/>
          <w:lang w:val="en-CA"/>
        </w:rPr>
      </w:pPr>
      <w:r>
        <w:rPr>
          <w:rFonts w:ascii="Times New Roman" w:hAnsi="Times New Roman" w:cs="Times New Roman"/>
          <w:lang w:val="en-CA"/>
        </w:rPr>
        <w:fldChar w:fldCharType="end"/>
      </w:r>
    </w:p>
    <w:sectPr w:rsidR="002F6ED3" w:rsidRPr="007254CE" w:rsidSect="006D17D3">
      <w:footerReference w:type="even" r:id="rId18"/>
      <w:footerReference w:type="default" r:id="rId1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yle Elliott, Dr" w:date="2025-06-17T18:37:00Z" w:initials="KE">
    <w:p w14:paraId="5EC425C5" w14:textId="77777777" w:rsidR="00165202" w:rsidRDefault="00165202" w:rsidP="00165202">
      <w:pPr>
        <w:pStyle w:val="CommentText"/>
      </w:pPr>
      <w:r>
        <w:rPr>
          <w:rStyle w:val="CommentReference"/>
        </w:rPr>
        <w:annotationRef/>
      </w:r>
      <w:r>
        <w:t xml:space="preserve">Perhaps something about cardinals. “Northern cardinals are iconic species in cities in North America, often one of few native songbirds visible for ubanites.” or I’m sure you could do better, but something that links it to cities? </w:t>
      </w:r>
    </w:p>
  </w:comment>
  <w:comment w:id="33" w:author="Kyle Elliott, Dr" w:date="2025-06-17T18:38:00Z" w:initials="KE">
    <w:p w14:paraId="3B921A78" w14:textId="77777777" w:rsidR="00165202" w:rsidRDefault="00165202" w:rsidP="00165202">
      <w:pPr>
        <w:pStyle w:val="CommentText"/>
      </w:pPr>
      <w:r>
        <w:rPr>
          <w:rStyle w:val="CommentReference"/>
        </w:rPr>
        <w:annotationRef/>
      </w:r>
      <w:r>
        <w:t xml:space="preserve">Try to be precise. What changes? I changed to “urban development”. </w:t>
      </w:r>
    </w:p>
  </w:comment>
  <w:comment w:id="43" w:author="Kyle Elliott, Dr" w:date="2025-06-17T18:40:00Z" w:initials="KE">
    <w:p w14:paraId="79C15DCE" w14:textId="77777777" w:rsidR="00165202" w:rsidRDefault="00165202" w:rsidP="00165202">
      <w:pPr>
        <w:pStyle w:val="CommentText"/>
      </w:pPr>
      <w:r>
        <w:rPr>
          <w:rStyle w:val="CommentReference"/>
        </w:rPr>
        <w:annotationRef/>
      </w:r>
      <w:r>
        <w:t xml:space="preserve">I can imagine counter-examples. Perhaps tell us where this happens. </w:t>
      </w:r>
    </w:p>
  </w:comment>
  <w:comment w:id="44" w:author="Kyle Elliott, Dr" w:date="2025-06-17T18:42:00Z" w:initials="KE">
    <w:p w14:paraId="7681D7D6" w14:textId="77777777" w:rsidR="000C3FBA" w:rsidRDefault="000C3FBA" w:rsidP="000C3FBA">
      <w:pPr>
        <w:pStyle w:val="CommentText"/>
      </w:pPr>
      <w:r>
        <w:rPr>
          <w:rStyle w:val="CommentReference"/>
        </w:rPr>
        <w:annotationRef/>
      </w:r>
      <w:r>
        <w:t xml:space="preserve">(You treat this as a generality, when it is a result from one place and time). </w:t>
      </w:r>
    </w:p>
  </w:comment>
  <w:comment w:id="51" w:author="Kyle Elliott, Dr" w:date="2025-06-17T18:43:00Z" w:initials="KE">
    <w:p w14:paraId="15DB74F0" w14:textId="77777777" w:rsidR="000C3FBA" w:rsidRDefault="000C3FBA" w:rsidP="000C3FBA">
      <w:pPr>
        <w:pStyle w:val="CommentText"/>
      </w:pPr>
      <w:r>
        <w:rPr>
          <w:rStyle w:val="CommentReference"/>
        </w:rPr>
        <w:annotationRef/>
      </w:r>
      <w:r>
        <w:t>Again you might give us a bit of context of what these studies are about. (where, etc.)</w:t>
      </w:r>
    </w:p>
  </w:comment>
  <w:comment w:id="57" w:author="Kyle Elliott, Dr" w:date="2025-06-17T18:46:00Z" w:initials="KE">
    <w:p w14:paraId="32E8D86F" w14:textId="77777777" w:rsidR="000C3FBA" w:rsidRDefault="000C3FBA" w:rsidP="000C3FBA">
      <w:pPr>
        <w:pStyle w:val="CommentText"/>
      </w:pPr>
      <w:r>
        <w:rPr>
          <w:rStyle w:val="CommentReference"/>
        </w:rPr>
        <w:annotationRef/>
      </w:r>
      <w:r>
        <w:t>Many organics are in higher levels in agricultural areas due to being used as pesticides. Perhaps be more specific. I think brominated flame retardants might be one example?</w:t>
      </w:r>
    </w:p>
  </w:comment>
  <w:comment w:id="60" w:author="Kyle Elliott, Dr" w:date="2025-06-17T18:44:00Z" w:initials="KE">
    <w:p w14:paraId="27F2E1A2" w14:textId="055CF455" w:rsidR="000C3FBA" w:rsidRDefault="000C3FBA" w:rsidP="000C3FBA">
      <w:pPr>
        <w:pStyle w:val="CommentText"/>
      </w:pPr>
      <w:r>
        <w:rPr>
          <w:rStyle w:val="CommentReference"/>
        </w:rPr>
        <w:annotationRef/>
      </w:r>
      <w:r>
        <w:t>A cooper’s hawk feeding in suburban Vancouver held the record highest brominated flame retardant levels:</w:t>
      </w:r>
    </w:p>
    <w:p w14:paraId="2BC6B994" w14:textId="77777777" w:rsidR="000C3FBA" w:rsidRDefault="000C3FBA" w:rsidP="000C3FBA">
      <w:pPr>
        <w:pStyle w:val="CommentText"/>
      </w:pPr>
    </w:p>
    <w:p w14:paraId="27C0FFA6" w14:textId="77777777" w:rsidR="000C3FBA" w:rsidRDefault="000C3FBA" w:rsidP="000C3FBA">
      <w:pPr>
        <w:pStyle w:val="CommentText"/>
      </w:pPr>
      <w:r>
        <w:rPr>
          <w:color w:val="222222"/>
          <w:highlight w:val="white"/>
        </w:rPr>
        <w:t>Elliott, J.E., Brogan, J., Lee, S.L., Drouillard, K.G. and Elliott, K.H., 2015. PBDEs and other POPs in urban birds of prey partly explained by trophic level and carbon source. </w:t>
      </w:r>
      <w:r>
        <w:rPr>
          <w:i/>
          <w:iCs/>
          <w:color w:val="222222"/>
          <w:highlight w:val="white"/>
        </w:rPr>
        <w:t>Science of the Total Environment</w:t>
      </w:r>
      <w:r>
        <w:rPr>
          <w:color w:val="222222"/>
          <w:highlight w:val="white"/>
        </w:rPr>
        <w:t>, </w:t>
      </w:r>
      <w:r>
        <w:rPr>
          <w:i/>
          <w:iCs/>
          <w:color w:val="222222"/>
          <w:highlight w:val="white"/>
        </w:rPr>
        <w:t>524</w:t>
      </w:r>
      <w:r>
        <w:rPr>
          <w:color w:val="222222"/>
          <w:highlight w:val="white"/>
        </w:rPr>
        <w:t>, pp.157-165.</w:t>
      </w:r>
      <w:r>
        <w:t xml:space="preserve"> </w:t>
      </w:r>
    </w:p>
  </w:comment>
  <w:comment w:id="65" w:author="Kyle Elliott, Dr" w:date="2025-06-17T18:47:00Z" w:initials="KE">
    <w:p w14:paraId="756B82FE" w14:textId="77777777" w:rsidR="000C3FBA" w:rsidRDefault="000C3FBA" w:rsidP="000C3FBA">
      <w:pPr>
        <w:pStyle w:val="CommentText"/>
      </w:pPr>
      <w:r>
        <w:rPr>
          <w:rStyle w:val="CommentReference"/>
        </w:rPr>
        <w:annotationRef/>
      </w:r>
      <w:r>
        <w:t>Rather than saying “Einstein et al. found this…” I suggest stating the discovery and then putting the reference in parentheses at the end. It’s less wordy.</w:t>
      </w:r>
    </w:p>
  </w:comment>
  <w:comment w:id="67" w:author="Kyle Elliott, Dr" w:date="2025-06-17T18:47:00Z" w:initials="KE">
    <w:p w14:paraId="170DB402" w14:textId="77777777" w:rsidR="000C3FBA" w:rsidRDefault="000C3FBA" w:rsidP="000C3FBA">
      <w:pPr>
        <w:pStyle w:val="CommentText"/>
      </w:pPr>
      <w:r>
        <w:rPr>
          <w:rStyle w:val="CommentReference"/>
        </w:rPr>
        <w:annotationRef/>
      </w:r>
      <w:r>
        <w:t>One page is long for a paragraph. Break it up.</w:t>
      </w:r>
    </w:p>
  </w:comment>
  <w:comment w:id="73" w:author="Kyle Elliott, Dr" w:date="2025-06-17T18:49:00Z" w:initials="KE">
    <w:p w14:paraId="666A147F" w14:textId="77777777" w:rsidR="000C3FBA" w:rsidRDefault="000C3FBA" w:rsidP="000C3FBA">
      <w:pPr>
        <w:pStyle w:val="CommentText"/>
      </w:pPr>
      <w:r>
        <w:rPr>
          <w:rStyle w:val="CommentReference"/>
        </w:rPr>
        <w:annotationRef/>
      </w:r>
      <w:r>
        <w:t>Either use common or latin names consistently.</w:t>
      </w:r>
    </w:p>
  </w:comment>
  <w:comment w:id="78" w:author="Kyle Elliott, Dr" w:date="2025-06-17T18:49:00Z" w:initials="KE">
    <w:p w14:paraId="60C99AD3" w14:textId="424C1C48" w:rsidR="000C3FBA" w:rsidRDefault="000C3FBA" w:rsidP="000C3FBA">
      <w:pPr>
        <w:pStyle w:val="CommentText"/>
      </w:pPr>
      <w:r>
        <w:rPr>
          <w:rStyle w:val="CommentReference"/>
        </w:rPr>
        <w:annotationRef/>
      </w:r>
      <w:r>
        <w:t xml:space="preserve">Either capitalize both names “Song Sparrow” or neither “song sparrow”. </w:t>
      </w:r>
    </w:p>
    <w:p w14:paraId="31458445" w14:textId="77777777" w:rsidR="000C3FBA" w:rsidRDefault="000C3FBA" w:rsidP="000C3FBA">
      <w:pPr>
        <w:pStyle w:val="CommentText"/>
      </w:pPr>
    </w:p>
    <w:p w14:paraId="4A6FBE0B" w14:textId="77777777" w:rsidR="000C3FBA" w:rsidRDefault="000C3FBA" w:rsidP="000C3FBA">
      <w:pPr>
        <w:pStyle w:val="CommentText"/>
      </w:pPr>
      <w:r>
        <w:t>Add Latin name.</w:t>
      </w:r>
    </w:p>
  </w:comment>
  <w:comment w:id="79" w:author="Kyle Elliott, Dr" w:date="2025-06-17T18:51:00Z" w:initials="KE">
    <w:p w14:paraId="5DC876CA" w14:textId="77777777" w:rsidR="00876481" w:rsidRDefault="00876481" w:rsidP="00876481">
      <w:pPr>
        <w:pStyle w:val="CommentText"/>
      </w:pPr>
      <w:r>
        <w:rPr>
          <w:rStyle w:val="CommentReference"/>
        </w:rPr>
        <w:annotationRef/>
      </w:r>
      <w:r>
        <w:t xml:space="preserve">A decade ago, there was a lot of work on land sparing vs. land sharing which I think is an interesting lens for urban development decisions. (Originally used for agriculture where maybe it’s less useful). </w:t>
      </w:r>
    </w:p>
    <w:p w14:paraId="6E82157F" w14:textId="77777777" w:rsidR="00876481" w:rsidRDefault="00876481" w:rsidP="00876481">
      <w:pPr>
        <w:pStyle w:val="CommentText"/>
      </w:pPr>
    </w:p>
    <w:p w14:paraId="6FE91DBE" w14:textId="77777777" w:rsidR="00876481" w:rsidRDefault="00876481" w:rsidP="00876481">
      <w:pPr>
        <w:pStyle w:val="CommentText"/>
      </w:pPr>
      <w:r>
        <w:rPr>
          <w:color w:val="222222"/>
          <w:highlight w:val="white"/>
        </w:rPr>
        <w:t>Ibáñez-Álamo, J.D., Morelli, F., Benedetti, Y., Rubio, E., Jokimäki, J., Pérez-Contreras, T., Sprau, P., Suhonen, J., Tryjanowski, P., Kaisanlahti-Jokimäki, M.L. and Møller, A.P., 2020. Biodiversity within the city: Effects of land sharing and land sparing urban development on avian diversity. </w:t>
      </w:r>
      <w:r>
        <w:rPr>
          <w:i/>
          <w:iCs/>
          <w:color w:val="222222"/>
          <w:highlight w:val="white"/>
        </w:rPr>
        <w:t>Science of the Total Environment</w:t>
      </w:r>
      <w:r>
        <w:rPr>
          <w:color w:val="222222"/>
          <w:highlight w:val="white"/>
        </w:rPr>
        <w:t>, </w:t>
      </w:r>
      <w:r>
        <w:rPr>
          <w:i/>
          <w:iCs/>
          <w:color w:val="222222"/>
          <w:highlight w:val="white"/>
        </w:rPr>
        <w:t>707</w:t>
      </w:r>
      <w:r>
        <w:rPr>
          <w:color w:val="222222"/>
          <w:highlight w:val="white"/>
        </w:rPr>
        <w:t>, p.135477.</w:t>
      </w:r>
      <w:r>
        <w:t xml:space="preserve"> </w:t>
      </w:r>
    </w:p>
  </w:comment>
  <w:comment w:id="80" w:author="Kyle Elliott, Dr" w:date="2025-06-17T18:53:00Z" w:initials="KE">
    <w:p w14:paraId="647681B2" w14:textId="77777777" w:rsidR="00876481" w:rsidRDefault="00876481" w:rsidP="00876481">
      <w:pPr>
        <w:pStyle w:val="CommentText"/>
      </w:pPr>
      <w:r>
        <w:rPr>
          <w:rStyle w:val="CommentReference"/>
        </w:rPr>
        <w:annotationRef/>
      </w:r>
      <w:r>
        <w:t xml:space="preserve">I think a picture’s worth 1000 words. What about an image of Montreal where you highlight key parks and urban areas. Not specific to cardinals or your project, just a broader context of how birds might respond to urbanization in the Montreal area? </w:t>
      </w:r>
    </w:p>
    <w:p w14:paraId="315A7B1B" w14:textId="77777777" w:rsidR="00876481" w:rsidRDefault="00876481" w:rsidP="00876481">
      <w:pPr>
        <w:pStyle w:val="CommentText"/>
      </w:pPr>
    </w:p>
    <w:p w14:paraId="35A993CD" w14:textId="77777777" w:rsidR="00876481" w:rsidRDefault="00876481" w:rsidP="00876481">
      <w:pPr>
        <w:pStyle w:val="CommentText"/>
      </w:pPr>
      <w:r>
        <w:t>Or change over time?</w:t>
      </w:r>
    </w:p>
  </w:comment>
  <w:comment w:id="81" w:author="Kyle Elliott, Dr" w:date="2025-06-17T18:54:00Z" w:initials="KE">
    <w:p w14:paraId="195FF216" w14:textId="77777777" w:rsidR="00876481" w:rsidRDefault="00876481" w:rsidP="00876481">
      <w:pPr>
        <w:pStyle w:val="CommentText"/>
      </w:pPr>
      <w:r>
        <w:rPr>
          <w:rStyle w:val="CommentReference"/>
        </w:rPr>
        <w:annotationRef/>
      </w:r>
      <w:r>
        <w:t xml:space="preserve">Somehting like Fig 4 here? Maybe you could find something similar online, or just modify it, reference it, and include it? </w:t>
      </w:r>
    </w:p>
    <w:p w14:paraId="10D6EF51" w14:textId="77777777" w:rsidR="00876481" w:rsidRDefault="00876481" w:rsidP="00876481">
      <w:pPr>
        <w:pStyle w:val="CommentText"/>
      </w:pPr>
    </w:p>
    <w:p w14:paraId="2146C89E" w14:textId="77777777" w:rsidR="00876481" w:rsidRDefault="00876481" w:rsidP="00876481">
      <w:pPr>
        <w:pStyle w:val="CommentText"/>
      </w:pPr>
      <w:r>
        <w:t>chrome-extension://efaidnbmnnnibpcajpcglclefindmkaj/https://ocpm.qc.ca/sites/default/files/pdf/P85/5.8.3_2015_accelerated_urban_sprawl_in_montreal_quebec_city_and_zurich_1951-2011.pdf</w:t>
      </w:r>
    </w:p>
  </w:comment>
  <w:comment w:id="82" w:author="Kyle Elliott, Dr" w:date="2025-06-17T18:56:00Z" w:initials="KE">
    <w:p w14:paraId="54A3B883" w14:textId="77777777" w:rsidR="00876481" w:rsidRDefault="00876481" w:rsidP="00876481">
      <w:pPr>
        <w:pStyle w:val="CommentText"/>
      </w:pPr>
      <w:r>
        <w:rPr>
          <w:rStyle w:val="CommentReference"/>
        </w:rPr>
        <w:annotationRef/>
      </w:r>
      <w:r>
        <w:t>(I often see that approach in theses, here’s what the Internet says): A 2012 Supreme Court ruling in Canada (Alberta v. Access Copyright) expanded fair dealing for educational use, including in theses. You’d need to:</w:t>
      </w:r>
    </w:p>
    <w:p w14:paraId="27EA4BF0" w14:textId="77777777" w:rsidR="00876481" w:rsidRDefault="00876481" w:rsidP="00876481">
      <w:pPr>
        <w:pStyle w:val="CommentText"/>
        <w:numPr>
          <w:ilvl w:val="0"/>
          <w:numId w:val="7"/>
        </w:numPr>
      </w:pPr>
      <w:r>
        <w:t>Use only what is necessary (e.g., a single figure),</w:t>
      </w:r>
    </w:p>
    <w:p w14:paraId="62700190" w14:textId="77777777" w:rsidR="00876481" w:rsidRDefault="00876481" w:rsidP="00876481">
      <w:pPr>
        <w:pStyle w:val="CommentText"/>
        <w:numPr>
          <w:ilvl w:val="0"/>
          <w:numId w:val="7"/>
        </w:numPr>
      </w:pPr>
      <w:r>
        <w:t>Provide full credit,</w:t>
      </w:r>
    </w:p>
    <w:p w14:paraId="2DBAFA4F" w14:textId="77777777" w:rsidR="00876481" w:rsidRDefault="00876481" w:rsidP="00876481">
      <w:pPr>
        <w:pStyle w:val="CommentText"/>
        <w:numPr>
          <w:ilvl w:val="0"/>
          <w:numId w:val="7"/>
        </w:numPr>
        <w:ind w:left="360"/>
      </w:pPr>
      <w:r>
        <w:t xml:space="preserve">Ideally, include a caption like: </w:t>
      </w:r>
      <w:r>
        <w:rPr>
          <w:i/>
          <w:iCs/>
        </w:rPr>
        <w:t>“Reproduced under fair dealing for the purpose of research and education.”</w:t>
      </w:r>
    </w:p>
  </w:comment>
  <w:comment w:id="84" w:author="Kyle Elliott, Dr" w:date="2025-06-17T18:57:00Z" w:initials="KE">
    <w:p w14:paraId="6737B908" w14:textId="77777777" w:rsidR="00876481" w:rsidRDefault="00876481" w:rsidP="00876481">
      <w:pPr>
        <w:pStyle w:val="CommentText"/>
      </w:pPr>
      <w:r>
        <w:rPr>
          <w:rStyle w:val="CommentReference"/>
        </w:rPr>
        <w:annotationRef/>
      </w:r>
      <w:r>
        <w:t>Latin names at first use.</w:t>
      </w:r>
    </w:p>
  </w:comment>
  <w:comment w:id="85" w:author="Kyle Elliott, Dr" w:date="2025-06-17T18:57:00Z" w:initials="KE">
    <w:p w14:paraId="4502008F" w14:textId="77777777" w:rsidR="00876481" w:rsidRDefault="00876481" w:rsidP="00876481">
      <w:pPr>
        <w:pStyle w:val="CommentText"/>
      </w:pPr>
      <w:r>
        <w:rPr>
          <w:rStyle w:val="CommentReference"/>
        </w:rPr>
        <w:annotationRef/>
      </w:r>
      <w:r>
        <w:t>And don’t acapitalize unless a proper noun!</w:t>
      </w:r>
    </w:p>
  </w:comment>
  <w:comment w:id="86" w:author="Kyle Elliott, Dr" w:date="2025-06-17T18:58:00Z" w:initials="KE">
    <w:p w14:paraId="4181103F" w14:textId="77777777" w:rsidR="00876481" w:rsidRDefault="00876481" w:rsidP="00876481">
      <w:pPr>
        <w:pStyle w:val="CommentText"/>
      </w:pPr>
      <w:r>
        <w:rPr>
          <w:rStyle w:val="CommentReference"/>
        </w:rPr>
        <w:annotationRef/>
      </w:r>
      <w:r>
        <w:t xml:space="preserve">I really liked this section. But divide into several easily readable paragraphs. </w:t>
      </w:r>
    </w:p>
  </w:comment>
  <w:comment w:id="88" w:author="Kyle Elliott, Dr" w:date="2025-06-17T19:02:00Z" w:initials="KE">
    <w:p w14:paraId="46CD35FD" w14:textId="77777777" w:rsidR="00876481" w:rsidRDefault="00876481" w:rsidP="00876481">
      <w:pPr>
        <w:pStyle w:val="CommentText"/>
      </w:pPr>
      <w:r>
        <w:rPr>
          <w:rStyle w:val="CommentReference"/>
        </w:rPr>
        <w:annotationRef/>
      </w:r>
      <w:r>
        <w:t>I think GPS is where it’s at rather than satellite telemetry… ICARUS kinda fell apart when the Russians attacked Ukraine.</w:t>
      </w:r>
    </w:p>
  </w:comment>
  <w:comment w:id="89" w:author="Kyle Elliott, Dr" w:date="2025-06-17T19:01:00Z" w:initials="KE">
    <w:p w14:paraId="20B5D36F" w14:textId="2B74DC9B" w:rsidR="00876481" w:rsidRDefault="00876481" w:rsidP="00876481">
      <w:pPr>
        <w:pStyle w:val="CommentText"/>
      </w:pPr>
      <w:r>
        <w:rPr>
          <w:rStyle w:val="CommentReference"/>
        </w:rPr>
        <w:annotationRef/>
      </w:r>
      <w:r>
        <w:t xml:space="preserve">I would argue that it’s grams rather than tons of applications? ☺️ changed to “many”. </w:t>
      </w:r>
    </w:p>
  </w:comment>
  <w:comment w:id="94" w:author="Kyle Elliott, Dr" w:date="2025-06-17T19:03:00Z" w:initials="KE">
    <w:p w14:paraId="0187B285" w14:textId="77777777" w:rsidR="00BA1C39" w:rsidRDefault="00BA1C39" w:rsidP="00BA1C39">
      <w:pPr>
        <w:pStyle w:val="CommentText"/>
      </w:pPr>
      <w:r>
        <w:rPr>
          <w:rStyle w:val="CommentReference"/>
        </w:rPr>
        <w:annotationRef/>
      </w:r>
      <w:r>
        <w:t>I think VHF radios really took off in the 1970s and 1980s. The 1990s were when sat telemetry took off.</w:t>
      </w:r>
    </w:p>
  </w:comment>
  <w:comment w:id="98" w:author="Kyle Elliott, Dr" w:date="2025-06-17T19:04:00Z" w:initials="KE">
    <w:p w14:paraId="74E21395" w14:textId="77777777" w:rsidR="00BA1C39" w:rsidRDefault="00BA1C39" w:rsidP="00BA1C39">
      <w:pPr>
        <w:pStyle w:val="CommentText"/>
      </w:pPr>
      <w:r>
        <w:rPr>
          <w:rStyle w:val="CommentReference"/>
        </w:rPr>
        <w:annotationRef/>
      </w:r>
      <w:r>
        <w:t xml:space="preserve">I don’t think I can let a thesis come out of my lab on biologging that doesn’t have a paragraph on the downsides--i.e. tag effects. There was just a lab paper on the subject…. ☺️. </w:t>
      </w:r>
    </w:p>
  </w:comment>
  <w:comment w:id="104" w:author="Kyle Elliott, Dr" w:date="2025-06-17T19:06:00Z" w:initials="KE">
    <w:p w14:paraId="64367357" w14:textId="77777777" w:rsidR="00BA1C39" w:rsidRDefault="00BA1C39" w:rsidP="00BA1C39">
      <w:pPr>
        <w:pStyle w:val="CommentText"/>
      </w:pPr>
      <w:r>
        <w:rPr>
          <w:rStyle w:val="CommentReference"/>
        </w:rPr>
        <w:annotationRef/>
      </w:r>
      <w:r>
        <w:t>Doesn’t occur in southern CA (Panama/CR)</w:t>
      </w:r>
    </w:p>
  </w:comment>
  <w:comment w:id="108" w:author="Kyle Elliott, Dr" w:date="2025-06-17T19:06:00Z" w:initials="KE">
    <w:p w14:paraId="12DAB9AE" w14:textId="77777777" w:rsidR="00BA1C39" w:rsidRDefault="00BA1C39" w:rsidP="00BA1C39">
      <w:pPr>
        <w:pStyle w:val="CommentText"/>
      </w:pPr>
      <w:r>
        <w:rPr>
          <w:rStyle w:val="CommentReference"/>
        </w:rPr>
        <w:annotationRef/>
      </w:r>
      <w:r>
        <w:t xml:space="preserve">When was first report in Quebec? </w:t>
      </w:r>
    </w:p>
  </w:comment>
  <w:comment w:id="111" w:author="Kyle Elliott, Dr" w:date="2025-06-17T19:06:00Z" w:initials="KE">
    <w:p w14:paraId="23C1BE0D" w14:textId="77777777" w:rsidR="00BA1C39" w:rsidRDefault="00BA1C39" w:rsidP="00BA1C39">
      <w:pPr>
        <w:pStyle w:val="CommentText"/>
      </w:pPr>
      <w:r>
        <w:rPr>
          <w:rStyle w:val="CommentReference"/>
        </w:rPr>
        <w:annotationRef/>
      </w:r>
      <w:r>
        <w:t>Where—provide some context.</w:t>
      </w:r>
    </w:p>
  </w:comment>
  <w:comment w:id="113" w:author="Kyle Elliott, Dr" w:date="2025-06-17T19:07:00Z" w:initials="KE">
    <w:p w14:paraId="5AC05DA7" w14:textId="77777777" w:rsidR="00BA1C39" w:rsidRDefault="00BA1C39" w:rsidP="00BA1C39">
      <w:pPr>
        <w:pStyle w:val="CommentText"/>
      </w:pPr>
      <w:r>
        <w:rPr>
          <w:rStyle w:val="CommentReference"/>
        </w:rPr>
        <w:annotationRef/>
      </w:r>
      <w:r>
        <w:t>Where?</w:t>
      </w:r>
    </w:p>
  </w:comment>
  <w:comment w:id="114" w:author="Kyle Elliott, Dr" w:date="2025-06-17T19:07:00Z" w:initials="KE">
    <w:p w14:paraId="73B5C2BF" w14:textId="77777777" w:rsidR="00BA1C39" w:rsidRDefault="00BA1C39" w:rsidP="00BA1C39">
      <w:pPr>
        <w:pStyle w:val="CommentText"/>
      </w:pPr>
      <w:r>
        <w:rPr>
          <w:rStyle w:val="CommentReference"/>
        </w:rPr>
        <w:annotationRef/>
      </w:r>
      <w:r>
        <w:t xml:space="preserve">Where? Cities? Rural? </w:t>
      </w:r>
    </w:p>
  </w:comment>
  <w:comment w:id="117" w:author="Kyle Elliott, Dr" w:date="2025-06-17T19:09:00Z" w:initials="KE">
    <w:p w14:paraId="0F985F83" w14:textId="77777777" w:rsidR="00BA1C39" w:rsidRDefault="00BA1C39" w:rsidP="00BA1C39">
      <w:pPr>
        <w:pStyle w:val="CommentText"/>
      </w:pPr>
      <w:r>
        <w:rPr>
          <w:rStyle w:val="CommentReference"/>
        </w:rPr>
        <w:annotationRef/>
      </w:r>
      <w:r>
        <w:t>The original motivation of the study was to find out why NOCAs have a pulse at MBO in the late Fall. Might be worth mentioning? We went well beyond that, but it was the original thought.</w:t>
      </w:r>
    </w:p>
  </w:comment>
  <w:comment w:id="125" w:author="Kyle Elliott, Dr" w:date="2025-06-17T19:09:00Z" w:initials="KE">
    <w:p w14:paraId="5F883479" w14:textId="77777777" w:rsidR="00BA1C39" w:rsidRDefault="00BA1C39" w:rsidP="00BA1C39">
      <w:pPr>
        <w:pStyle w:val="CommentText"/>
      </w:pPr>
      <w:r>
        <w:rPr>
          <w:rStyle w:val="CommentReference"/>
        </w:rPr>
        <w:annotationRef/>
      </w:r>
      <w:r>
        <w:t xml:space="preserve">The study was originally funded by the EDF grant. Maybe explain a bit about that? (1 sentence)? </w:t>
      </w:r>
    </w:p>
  </w:comment>
  <w:comment w:id="127" w:author="Kyle Elliott, Dr" w:date="2025-06-17T19:13:00Z" w:initials="KE">
    <w:p w14:paraId="12B8132C" w14:textId="77777777" w:rsidR="000636F7" w:rsidRDefault="000636F7" w:rsidP="000636F7">
      <w:pPr>
        <w:pStyle w:val="CommentText"/>
      </w:pPr>
      <w:r>
        <w:rPr>
          <w:rStyle w:val="CommentReference"/>
        </w:rPr>
        <w:annotationRef/>
      </w:r>
      <w:r>
        <w:t>I tried to limit my comments on this section as I believe it should really come from you. It’s the one part of the thesis where you can express yourself 100%, so limiting myself here.</w:t>
      </w:r>
    </w:p>
    <w:p w14:paraId="3AC42FFD" w14:textId="77777777" w:rsidR="000636F7" w:rsidRDefault="000636F7" w:rsidP="000636F7">
      <w:pPr>
        <w:pStyle w:val="CommentText"/>
      </w:pPr>
    </w:p>
    <w:p w14:paraId="5E065313" w14:textId="77777777" w:rsidR="000636F7" w:rsidRDefault="000636F7" w:rsidP="000636F7">
      <w:pPr>
        <w:pStyle w:val="CommentText"/>
      </w:pPr>
      <w:r>
        <w:t>That being said, I miss a little bit the social connection to cardinals. I live in an area where the only birds are introduced + cardinals (cooper’s hawk? Rbgu? A few others maybe). But I think cardinals are really an important part of nature in downtown Mtl.</w:t>
      </w:r>
    </w:p>
  </w:comment>
  <w:comment w:id="129" w:author="Anne-Marie Cousineau" w:date="2025-06-01T10:17:00Z" w:initials="AMC">
    <w:p w14:paraId="1E43C14D" w14:textId="1017A322" w:rsidR="00B8412E" w:rsidRDefault="00B8412E" w:rsidP="00B8412E">
      <w:r>
        <w:rPr>
          <w:rStyle w:val="CommentReference"/>
        </w:rPr>
        <w:annotationRef/>
      </w:r>
      <w:r>
        <w:rPr>
          <w:color w:val="000000"/>
          <w:sz w:val="20"/>
          <w:szCs w:val="20"/>
        </w:rPr>
        <w:t>Change phrasing to include “we” sentences.</w:t>
      </w:r>
    </w:p>
  </w:comment>
  <w:comment w:id="130" w:author="Kyle Elliott, Dr" w:date="2025-06-17T19:16:00Z" w:initials="KE">
    <w:p w14:paraId="794BDB85" w14:textId="77777777" w:rsidR="000636F7" w:rsidRDefault="000636F7" w:rsidP="000636F7">
      <w:pPr>
        <w:pStyle w:val="CommentText"/>
      </w:pPr>
      <w:r>
        <w:rPr>
          <w:rStyle w:val="CommentReference"/>
        </w:rPr>
        <w:annotationRef/>
      </w:r>
      <w:r>
        <w:t>Titles are best if they tell you the main result.</w:t>
      </w:r>
    </w:p>
  </w:comment>
  <w:comment w:id="159" w:author="Kyle Elliott, Dr" w:date="2025-06-17T19:19:00Z" w:initials="KE">
    <w:p w14:paraId="692FAA2F" w14:textId="77777777" w:rsidR="000636F7" w:rsidRDefault="000636F7" w:rsidP="000636F7">
      <w:pPr>
        <w:pStyle w:val="CommentText"/>
      </w:pPr>
      <w:r>
        <w:rPr>
          <w:rStyle w:val="CommentReference"/>
        </w:rPr>
        <w:annotationRef/>
      </w:r>
      <w:r>
        <w:t>Put this in the Intro. Very true, but it’s not really germane to our study. If you are going to have a gun in Act 1, make sure it’s fired in Act 4… This chapter isn’t really about these social issues.</w:t>
      </w:r>
    </w:p>
  </w:comment>
  <w:comment w:id="168" w:author="Kyle Elliott, Dr" w:date="2025-06-17T19:21:00Z" w:initials="KE">
    <w:p w14:paraId="76F28B74" w14:textId="77777777" w:rsidR="000636F7" w:rsidRDefault="000636F7" w:rsidP="000636F7">
      <w:pPr>
        <w:pStyle w:val="CommentText"/>
      </w:pPr>
      <w:r>
        <w:rPr>
          <w:rStyle w:val="CommentReference"/>
        </w:rPr>
        <w:annotationRef/>
      </w:r>
      <w:r>
        <w:t>I know Barbara doesn’t like this term, but I think we do need a way to say that some birds do well in cities, and others not so much.</w:t>
      </w:r>
    </w:p>
  </w:comment>
  <w:comment w:id="169" w:author="Kyle Elliott, Dr" w:date="2025-06-17T19:22:00Z" w:initials="KE">
    <w:p w14:paraId="23C96F13" w14:textId="77777777" w:rsidR="000636F7" w:rsidRDefault="000636F7" w:rsidP="000636F7">
      <w:pPr>
        <w:pStyle w:val="CommentText"/>
      </w:pPr>
      <w:r>
        <w:rPr>
          <w:rStyle w:val="CommentReference"/>
        </w:rPr>
        <w:annotationRef/>
      </w:r>
      <w:r>
        <w:t xml:space="preserve">Maybe Aristotle was incredible, but I find it quite credible. ☺️. </w:t>
      </w:r>
    </w:p>
  </w:comment>
  <w:comment w:id="171" w:author="Kyle Elliott, Dr" w:date="2025-06-17T19:27:00Z" w:initials="KE">
    <w:p w14:paraId="2761CC3A" w14:textId="77777777" w:rsidR="0085434E" w:rsidRDefault="0085434E" w:rsidP="0085434E">
      <w:pPr>
        <w:pStyle w:val="CommentText"/>
      </w:pPr>
      <w:r>
        <w:rPr>
          <w:rStyle w:val="CommentReference"/>
        </w:rPr>
        <w:annotationRef/>
      </w:r>
      <w:r>
        <w:t>Much of this should go in the thesis Introduction. What you need in the paper introduction is:</w:t>
      </w:r>
    </w:p>
    <w:p w14:paraId="6DE485CA" w14:textId="77777777" w:rsidR="0085434E" w:rsidRDefault="0085434E" w:rsidP="0085434E">
      <w:pPr>
        <w:pStyle w:val="CommentText"/>
      </w:pPr>
    </w:p>
    <w:p w14:paraId="72ED837A" w14:textId="77777777" w:rsidR="0085434E" w:rsidRDefault="0085434E" w:rsidP="0085434E">
      <w:pPr>
        <w:pStyle w:val="CommentText"/>
      </w:pPr>
      <w:r>
        <w:t xml:space="preserve">Paragraph 1. Urbanization impacts birds and their habitat needs. </w:t>
      </w:r>
    </w:p>
    <w:p w14:paraId="1CD9CB25" w14:textId="77777777" w:rsidR="0085434E" w:rsidRDefault="0085434E" w:rsidP="0085434E">
      <w:pPr>
        <w:pStyle w:val="CommentText"/>
      </w:pPr>
      <w:r>
        <w:t>Paragraph 2. This maybe especially true in winter when resources are scarce, but fewer studies then.</w:t>
      </w:r>
    </w:p>
    <w:p w14:paraId="6A530C9A" w14:textId="77777777" w:rsidR="0085434E" w:rsidRDefault="0085434E" w:rsidP="0085434E">
      <w:pPr>
        <w:pStyle w:val="CommentText"/>
      </w:pPr>
      <w:r>
        <w:t xml:space="preserve">Paragraph 3. The NOCA and why it’s interesting. </w:t>
      </w:r>
    </w:p>
    <w:p w14:paraId="0F1758B3" w14:textId="77777777" w:rsidR="0085434E" w:rsidRDefault="0085434E" w:rsidP="0085434E">
      <w:pPr>
        <w:pStyle w:val="CommentText"/>
      </w:pPr>
      <w:r>
        <w:t>Paragraph 4. Your study, hypotheses and predictions.</w:t>
      </w:r>
    </w:p>
    <w:p w14:paraId="0DB27BF5" w14:textId="77777777" w:rsidR="0085434E" w:rsidRDefault="0085434E" w:rsidP="0085434E">
      <w:pPr>
        <w:pStyle w:val="CommentText"/>
      </w:pPr>
    </w:p>
    <w:p w14:paraId="134A30EF" w14:textId="77777777" w:rsidR="0085434E" w:rsidRDefault="0085434E" w:rsidP="0085434E">
      <w:pPr>
        <w:pStyle w:val="CommentText"/>
      </w:pPr>
      <w:r>
        <w:t xml:space="preserve">Basically, the Intro should just be what you need to understand your H&amp;P, and I think the rest can go in the Introduction. </w:t>
      </w:r>
    </w:p>
    <w:p w14:paraId="20440CE1" w14:textId="77777777" w:rsidR="0085434E" w:rsidRDefault="0085434E" w:rsidP="0085434E">
      <w:pPr>
        <w:pStyle w:val="CommentText"/>
      </w:pPr>
    </w:p>
    <w:p w14:paraId="215580A5" w14:textId="77777777" w:rsidR="0085434E" w:rsidRDefault="0085434E" w:rsidP="0085434E">
      <w:pPr>
        <w:pStyle w:val="CommentText"/>
      </w:pPr>
      <w:r>
        <w:t>Surely you could write an entire paragraph on studies on the impacts of bird feeders on home range in birds in winter. That to me would be more germane to interpreting your results than the amount of tree-planting that Montreal has or might do. Likewise, you could have an entire paragraph on heat islands in cities and that would likely be directly relevant to your data.</w:t>
      </w:r>
    </w:p>
  </w:comment>
  <w:comment w:id="192" w:author="Kyle Elliott, Dr" w:date="2025-06-17T19:30:00Z" w:initials="KE">
    <w:p w14:paraId="2A01BE15" w14:textId="77777777" w:rsidR="0085434E" w:rsidRDefault="0085434E" w:rsidP="0085434E">
      <w:pPr>
        <w:pStyle w:val="CommentText"/>
      </w:pPr>
      <w:r>
        <w:rPr>
          <w:rStyle w:val="CommentReference"/>
        </w:rPr>
        <w:annotationRef/>
      </w:r>
      <w:r>
        <w:t>The research hypothesis is a good thing to think about, but probably the methods part is not necessary in this context. You could just explain that.</w:t>
      </w:r>
    </w:p>
    <w:p w14:paraId="1FE5FC67" w14:textId="77777777" w:rsidR="0085434E" w:rsidRDefault="0085434E" w:rsidP="0085434E">
      <w:pPr>
        <w:pStyle w:val="CommentText"/>
      </w:pPr>
    </w:p>
    <w:p w14:paraId="515CE9D1" w14:textId="77777777" w:rsidR="0085434E" w:rsidRDefault="0085434E" w:rsidP="0085434E">
      <w:pPr>
        <w:pStyle w:val="CommentText"/>
      </w:pPr>
      <w:r>
        <w:t>Also, some of the hypotheses sound liked “If cardinals move more then they will have a larger home range.” Well, yes, of course! So I changed the hypothesis to be more mechanistic.</w:t>
      </w:r>
    </w:p>
  </w:comment>
  <w:comment w:id="196" w:author="Kyle Elliott, Dr" w:date="2025-06-17T19:32:00Z" w:initials="KE">
    <w:p w14:paraId="414B1C8D" w14:textId="77777777" w:rsidR="0085434E" w:rsidRDefault="0085434E" w:rsidP="0085434E">
      <w:pPr>
        <w:pStyle w:val="CommentText"/>
      </w:pPr>
      <w:r>
        <w:rPr>
          <w:rStyle w:val="CommentReference"/>
        </w:rPr>
        <w:annotationRef/>
      </w:r>
      <w:r>
        <w:t>To me, a key result is that the cardinals are moving from green spaces to breed to feeders in winter. Could you frame something about that?</w:t>
      </w:r>
    </w:p>
  </w:comment>
  <w:comment w:id="200" w:author="Kyle Elliott, Dr" w:date="2025-06-17T19:34:00Z" w:initials="KE">
    <w:p w14:paraId="449F6794" w14:textId="77777777" w:rsidR="00441FF4" w:rsidRDefault="00441FF4" w:rsidP="00441FF4">
      <w:pPr>
        <w:pStyle w:val="CommentText"/>
      </w:pPr>
      <w:r>
        <w:rPr>
          <w:rStyle w:val="CommentReference"/>
        </w:rPr>
        <w:annotationRef/>
      </w:r>
      <w:r>
        <w:t xml:space="preserve">Not sure we need this section. The relevant bits should go in the Introduction. The figure of expansion I think could go in the Results. </w:t>
      </w:r>
    </w:p>
  </w:comment>
  <w:comment w:id="213" w:author="Anne-Marie Cousineau" w:date="2025-04-22T11:20:00Z" w:initials="CA">
    <w:p w14:paraId="04FC64B5" w14:textId="581EC2C4" w:rsidR="000369B9" w:rsidRDefault="000369B9" w:rsidP="000369B9">
      <w:r>
        <w:rPr>
          <w:rStyle w:val="CommentReference"/>
        </w:rPr>
        <w:annotationRef/>
      </w:r>
      <w:r>
        <w:rPr>
          <w:color w:val="000000"/>
          <w:sz w:val="20"/>
          <w:szCs w:val="20"/>
        </w:rPr>
        <w:t>Include figure with cardinal numbers increasing over the years from Elliana’s report.</w:t>
      </w:r>
    </w:p>
  </w:comment>
  <w:comment w:id="214" w:author="Kyle Elliott, Dr" w:date="2025-06-17T19:37:00Z" w:initials="KE">
    <w:p w14:paraId="798A4CF3" w14:textId="77777777" w:rsidR="00441FF4" w:rsidRDefault="00441FF4" w:rsidP="00441FF4">
      <w:pPr>
        <w:pStyle w:val="CommentText"/>
      </w:pPr>
      <w:r>
        <w:rPr>
          <w:rStyle w:val="CommentReference"/>
        </w:rPr>
        <w:annotationRef/>
      </w:r>
      <w:r>
        <w:t>Are you saying that the average observer reports 400 NOCAs per count?? It’s unclear to me how this is being added together. I suggest having a Methods section on this, and then including in the Results.</w:t>
      </w:r>
    </w:p>
    <w:p w14:paraId="49B6EC2E" w14:textId="77777777" w:rsidR="00441FF4" w:rsidRDefault="00441FF4" w:rsidP="00441FF4">
      <w:pPr>
        <w:pStyle w:val="CommentText"/>
      </w:pPr>
    </w:p>
    <w:p w14:paraId="098F7BC1" w14:textId="77777777" w:rsidR="00441FF4" w:rsidRDefault="00441FF4" w:rsidP="00441FF4">
      <w:pPr>
        <w:pStyle w:val="CommentText"/>
      </w:pPr>
      <w:r>
        <w:t xml:space="preserve">I think what you want is a graph for each state/province of the total number of cardinals / total number of observers. </w:t>
      </w:r>
    </w:p>
    <w:p w14:paraId="608B42D3" w14:textId="77777777" w:rsidR="00441FF4" w:rsidRDefault="00441FF4" w:rsidP="00441FF4">
      <w:pPr>
        <w:pStyle w:val="CommentText"/>
      </w:pPr>
    </w:p>
    <w:p w14:paraId="598F7CD5" w14:textId="77777777" w:rsidR="00441FF4" w:rsidRDefault="00441FF4" w:rsidP="00441FF4">
      <w:pPr>
        <w:pStyle w:val="CommentText"/>
      </w:pPr>
      <w:r>
        <w:t>I’d also be interested to know what’s happening at the southern edge, where they are apparently decreasing.</w:t>
      </w:r>
    </w:p>
    <w:p w14:paraId="70B4CB98" w14:textId="77777777" w:rsidR="00441FF4" w:rsidRDefault="00441FF4" w:rsidP="00441FF4">
      <w:pPr>
        <w:pStyle w:val="CommentText"/>
      </w:pPr>
    </w:p>
    <w:p w14:paraId="62F38CB7" w14:textId="77777777" w:rsidR="00441FF4" w:rsidRDefault="00441FF4" w:rsidP="00441FF4">
      <w:pPr>
        <w:pStyle w:val="CommentText"/>
      </w:pPr>
      <w:r>
        <w:t>Some larger areas (ON, PA, NY) might be worth subdividing into regions. I imagine what is happening with NOCAs in Windsor is quite different than Ottawa.</w:t>
      </w:r>
    </w:p>
    <w:p w14:paraId="346A241E" w14:textId="77777777" w:rsidR="00441FF4" w:rsidRDefault="00441FF4" w:rsidP="00441FF4">
      <w:pPr>
        <w:pStyle w:val="CommentText"/>
      </w:pPr>
    </w:p>
    <w:p w14:paraId="0E939AA3" w14:textId="77777777" w:rsidR="00441FF4" w:rsidRDefault="00441FF4" w:rsidP="00441FF4">
      <w:pPr>
        <w:pStyle w:val="CommentText"/>
      </w:pPr>
      <w:r>
        <w:t>Maybe send me the data and I could take a look?</w:t>
      </w:r>
    </w:p>
  </w:comment>
  <w:comment w:id="220" w:author="Anne-Marie Cousineau" w:date="2025-05-05T21:43:00Z" w:initials="CA">
    <w:p w14:paraId="5D47A61C" w14:textId="5B9B3CEF" w:rsidR="00246D10" w:rsidRDefault="00246D10" w:rsidP="00246D10">
      <w:r>
        <w:rPr>
          <w:rStyle w:val="CommentReference"/>
        </w:rPr>
        <w:annotationRef/>
      </w:r>
      <w:r>
        <w:rPr>
          <w:sz w:val="20"/>
          <w:szCs w:val="20"/>
        </w:rPr>
        <w:t>Add citation from Motus project (see Barbara for configuration of the citation for the project #882).</w:t>
      </w:r>
    </w:p>
  </w:comment>
  <w:comment w:id="221" w:author="Anne-Marie Cousineau" w:date="2025-04-22T11:17:00Z" w:initials="CA">
    <w:p w14:paraId="167D3931" w14:textId="68569C93" w:rsidR="000369B9" w:rsidRDefault="000369B9" w:rsidP="000369B9">
      <w:r>
        <w:rPr>
          <w:rStyle w:val="CommentReference"/>
        </w:rPr>
        <w:annotationRef/>
      </w:r>
      <w:r>
        <w:rPr>
          <w:color w:val="000000"/>
          <w:sz w:val="20"/>
          <w:szCs w:val="20"/>
        </w:rPr>
        <w:t>Add permit numbers for both sampling years.</w:t>
      </w:r>
    </w:p>
  </w:comment>
  <w:comment w:id="224" w:author="Anne-Marie Cousineau" w:date="2025-05-05T22:02:00Z" w:initials="CA">
    <w:p w14:paraId="7AFF1C8A" w14:textId="77777777" w:rsidR="00B561FF" w:rsidRDefault="00B561FF" w:rsidP="00B561FF">
      <w:r>
        <w:rPr>
          <w:rStyle w:val="CommentReference"/>
        </w:rPr>
        <w:annotationRef/>
      </w:r>
      <w:r>
        <w:rPr>
          <w:sz w:val="20"/>
          <w:szCs w:val="20"/>
        </w:rPr>
        <w:t>Change reference? For some reason, I get an n.d. when generating it from Zotero.</w:t>
      </w:r>
    </w:p>
  </w:comment>
  <w:comment w:id="226" w:author="Kyle Elliott, Dr" w:date="2025-06-17T19:41:00Z" w:initials="KE">
    <w:p w14:paraId="5F2E211B" w14:textId="77777777" w:rsidR="00441FF4" w:rsidRDefault="00441FF4" w:rsidP="00441FF4">
      <w:pPr>
        <w:pStyle w:val="CommentText"/>
      </w:pPr>
      <w:r>
        <w:rPr>
          <w:rStyle w:val="CommentReference"/>
        </w:rPr>
        <w:annotationRef/>
      </w:r>
      <w:r>
        <w:t xml:space="preserve">Rather than comment on Methods, I decided to comment on Results which would then translate to the Methods. </w:t>
      </w:r>
    </w:p>
  </w:comment>
  <w:comment w:id="228" w:author="Anne-Marie Cousineau" w:date="2025-04-24T10:54:00Z" w:initials="CA">
    <w:p w14:paraId="0EE070FF" w14:textId="3A5F6129" w:rsidR="00E606DE" w:rsidRDefault="00E606DE" w:rsidP="00E606DE">
      <w:r>
        <w:rPr>
          <w:rStyle w:val="CommentReference"/>
        </w:rPr>
        <w:annotationRef/>
      </w:r>
      <w:r>
        <w:rPr>
          <w:color w:val="000000"/>
          <w:sz w:val="20"/>
          <w:szCs w:val="20"/>
        </w:rPr>
        <w:t>Include the fact that when running the models with the points on the streets, vs in the yards doesn’t change much meaning it’s robust.</w:t>
      </w:r>
    </w:p>
  </w:comment>
  <w:comment w:id="232" w:author="Kyle Elliott, Dr" w:date="2025-06-17T19:42:00Z" w:initials="KE">
    <w:p w14:paraId="1837BD08" w14:textId="77777777" w:rsidR="00441FF4" w:rsidRDefault="00441FF4" w:rsidP="00441FF4">
      <w:pPr>
        <w:pStyle w:val="CommentText"/>
      </w:pPr>
      <w:r>
        <w:rPr>
          <w:rStyle w:val="CommentReference"/>
        </w:rPr>
        <w:annotationRef/>
      </w:r>
      <w:r>
        <w:t>This should be in the Methods.</w:t>
      </w:r>
    </w:p>
  </w:comment>
  <w:comment w:id="233" w:author="Kyle Elliott, Dr" w:date="2025-06-17T19:42:00Z" w:initials="KE">
    <w:p w14:paraId="20CC0351" w14:textId="77777777" w:rsidR="00441FF4" w:rsidRDefault="00441FF4" w:rsidP="00441FF4">
      <w:pPr>
        <w:pStyle w:val="CommentText"/>
      </w:pPr>
      <w:r>
        <w:rPr>
          <w:rStyle w:val="CommentReference"/>
        </w:rPr>
        <w:annotationRef/>
      </w:r>
      <w:r>
        <w:t>I think this whole section should go in the Methods, under study site.</w:t>
      </w:r>
    </w:p>
  </w:comment>
  <w:comment w:id="235" w:author="Kyle Elliott, Dr" w:date="2025-06-17T19:43:00Z" w:initials="KE">
    <w:p w14:paraId="05BBF0D6" w14:textId="77777777" w:rsidR="003A4710" w:rsidRDefault="003A4710" w:rsidP="003A4710">
      <w:pPr>
        <w:pStyle w:val="CommentText"/>
      </w:pPr>
      <w:r>
        <w:rPr>
          <w:rStyle w:val="CommentReference"/>
        </w:rPr>
        <w:annotationRef/>
      </w:r>
      <w:r>
        <w:t>I suggest a short section with Elianna’s graphs. I’d also like to see a short section showing the capture rate of NOCAs over time at MBO (i.e. throughout the year), showing the pulse for ads and juvs in late Fall, suggesting they are mobile then. Perhaps from MAPS data you could show they are not local breeders?</w:t>
      </w:r>
    </w:p>
  </w:comment>
  <w:comment w:id="236" w:author="Kyle Elliott, Dr" w:date="2025-06-17T19:44:00Z" w:initials="KE">
    <w:p w14:paraId="0600E482" w14:textId="77777777" w:rsidR="003A4710" w:rsidRDefault="003A4710" w:rsidP="003A4710">
      <w:pPr>
        <w:pStyle w:val="CommentText"/>
      </w:pPr>
      <w:r>
        <w:rPr>
          <w:rStyle w:val="CommentReference"/>
        </w:rPr>
        <w:annotationRef/>
      </w:r>
      <w:r>
        <w:t xml:space="preserve">(I would have thought that would take MAX half a day if you had the data from MBO)? </w:t>
      </w:r>
    </w:p>
  </w:comment>
  <w:comment w:id="237" w:author="Kyle Elliott, Dr" w:date="2025-06-17T19:43:00Z" w:initials="KE">
    <w:p w14:paraId="11EEDF38" w14:textId="26FA60AB" w:rsidR="003A4710" w:rsidRDefault="003A4710" w:rsidP="003A4710">
      <w:pPr>
        <w:pStyle w:val="CommentText"/>
      </w:pPr>
      <w:r>
        <w:rPr>
          <w:rStyle w:val="CommentReference"/>
        </w:rPr>
        <w:annotationRef/>
      </w:r>
      <w:r>
        <w:t>This belongs in Methods.</w:t>
      </w:r>
    </w:p>
  </w:comment>
  <w:comment w:id="276" w:author="Kyle Elliott, Dr" w:date="2025-06-17T19:47:00Z" w:initials="KE">
    <w:p w14:paraId="6DC05C10" w14:textId="77777777" w:rsidR="003A4710" w:rsidRDefault="003A4710" w:rsidP="003A4710">
      <w:pPr>
        <w:pStyle w:val="CommentText"/>
      </w:pPr>
      <w:r>
        <w:rPr>
          <w:rStyle w:val="CommentReference"/>
        </w:rPr>
        <w:annotationRef/>
      </w:r>
      <w:r>
        <w:t>Don’t mix methods with Results.</w:t>
      </w:r>
    </w:p>
  </w:comment>
  <w:comment w:id="277" w:author="Kyle Elliott, Dr" w:date="2025-06-17T19:49:00Z" w:initials="KE">
    <w:p w14:paraId="3C8788DC" w14:textId="77777777" w:rsidR="003A4710" w:rsidRDefault="003A4710" w:rsidP="003A4710">
      <w:pPr>
        <w:pStyle w:val="CommentText"/>
      </w:pPr>
      <w:r>
        <w:rPr>
          <w:rStyle w:val="CommentReference"/>
        </w:rPr>
        <w:annotationRef/>
      </w:r>
      <w:r>
        <w:t xml:space="preserve">I’ve stopped commenting here because you need to update with current data. I suggest having the table as a Word table rather than an image. </w:t>
      </w:r>
    </w:p>
  </w:comment>
  <w:comment w:id="285" w:author="Anne-Marie Cousineau" w:date="2025-05-13T11:38:00Z" w:initials="CA">
    <w:p w14:paraId="507347C7" w14:textId="498F51CC" w:rsidR="00503348" w:rsidRDefault="00503348" w:rsidP="00503348">
      <w:r>
        <w:rPr>
          <w:rStyle w:val="CommentReference"/>
        </w:rPr>
        <w:annotationRef/>
      </w:r>
      <w:r>
        <w:rPr>
          <w:color w:val="000000"/>
          <w:sz w:val="20"/>
          <w:szCs w:val="20"/>
        </w:rPr>
        <w:t>To be updated once data collection is over.</w:t>
      </w:r>
    </w:p>
  </w:comment>
  <w:comment w:id="287" w:author="Anne-Marie Cousineau" w:date="2025-05-13T10:42:00Z" w:initials="CA">
    <w:p w14:paraId="5F5CAEF7" w14:textId="16BCA6F6" w:rsidR="00BC5411" w:rsidRDefault="00BC5411" w:rsidP="00BC5411">
      <w:r>
        <w:rPr>
          <w:rStyle w:val="CommentReference"/>
        </w:rPr>
        <w:annotationRef/>
      </w:r>
      <w:r>
        <w:rPr>
          <w:color w:val="000000"/>
          <w:sz w:val="20"/>
          <w:szCs w:val="20"/>
        </w:rPr>
        <w:t>To be updated once data collection is over.</w:t>
      </w:r>
    </w:p>
  </w:comment>
  <w:comment w:id="289" w:author="Kyle Elliott, Dr" w:date="2025-06-17T22:37:00Z" w:initials="KE">
    <w:p w14:paraId="5E650B2D" w14:textId="77777777" w:rsidR="00530616" w:rsidRDefault="00530616" w:rsidP="00530616">
      <w:pPr>
        <w:pStyle w:val="CommentText"/>
      </w:pPr>
      <w:r>
        <w:rPr>
          <w:rStyle w:val="CommentReference"/>
        </w:rPr>
        <w:annotationRef/>
      </w:r>
      <w:r>
        <w:t>Much of the “Discussion” should actually be in “Results”. Please move it there!</w:t>
      </w:r>
    </w:p>
  </w:comment>
  <w:comment w:id="295" w:author="Kyle Elliott, Dr" w:date="2025-06-17T22:33:00Z" w:initials="KE">
    <w:p w14:paraId="7E8D3141" w14:textId="42FB7C86" w:rsidR="00530616" w:rsidRDefault="00530616" w:rsidP="00530616">
      <w:pPr>
        <w:pStyle w:val="CommentText"/>
      </w:pPr>
      <w:r>
        <w:rPr>
          <w:rStyle w:val="CommentReference"/>
        </w:rPr>
        <w:annotationRef/>
      </w:r>
      <w:r>
        <w:t>This should be referenced in the Results.</w:t>
      </w:r>
    </w:p>
  </w:comment>
  <w:comment w:id="297" w:author="Kyle Elliott, Dr" w:date="2025-06-17T22:33:00Z" w:initials="KE">
    <w:p w14:paraId="593A0651" w14:textId="77777777" w:rsidR="00530616" w:rsidRDefault="00530616" w:rsidP="00530616">
      <w:pPr>
        <w:pStyle w:val="CommentText"/>
      </w:pPr>
      <w:r>
        <w:rPr>
          <w:rStyle w:val="CommentReference"/>
        </w:rPr>
        <w:annotationRef/>
      </w:r>
      <w:r>
        <w:t>This should be referenced in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425C5" w15:done="1"/>
  <w15:commentEx w15:paraId="3B921A78" w15:done="1"/>
  <w15:commentEx w15:paraId="79C15DCE" w15:done="1"/>
  <w15:commentEx w15:paraId="7681D7D6" w15:paraIdParent="79C15DCE" w15:done="1"/>
  <w15:commentEx w15:paraId="15DB74F0" w15:done="1"/>
  <w15:commentEx w15:paraId="32E8D86F" w15:done="1"/>
  <w15:commentEx w15:paraId="27C0FFA6" w15:done="1"/>
  <w15:commentEx w15:paraId="756B82FE" w15:done="1"/>
  <w15:commentEx w15:paraId="170DB402" w15:done="1"/>
  <w15:commentEx w15:paraId="666A147F" w15:done="1"/>
  <w15:commentEx w15:paraId="4A6FBE0B" w15:done="1"/>
  <w15:commentEx w15:paraId="6FE91DBE" w15:done="1"/>
  <w15:commentEx w15:paraId="35A993CD" w15:done="1"/>
  <w15:commentEx w15:paraId="2146C89E" w15:paraIdParent="35A993CD" w15:done="1"/>
  <w15:commentEx w15:paraId="2DBAFA4F" w15:paraIdParent="35A993CD" w15:done="1"/>
  <w15:commentEx w15:paraId="6737B908" w15:done="1"/>
  <w15:commentEx w15:paraId="4502008F" w15:paraIdParent="6737B908" w15:done="1"/>
  <w15:commentEx w15:paraId="4181103F" w15:done="1"/>
  <w15:commentEx w15:paraId="46CD35FD" w15:done="1"/>
  <w15:commentEx w15:paraId="20B5D36F" w15:done="1"/>
  <w15:commentEx w15:paraId="0187B285" w15:done="1"/>
  <w15:commentEx w15:paraId="74E21395" w15:done="1"/>
  <w15:commentEx w15:paraId="64367357" w15:done="1"/>
  <w15:commentEx w15:paraId="12DAB9AE" w15:done="1"/>
  <w15:commentEx w15:paraId="23C1BE0D" w15:done="1"/>
  <w15:commentEx w15:paraId="5AC05DA7" w15:done="1"/>
  <w15:commentEx w15:paraId="73B5C2BF" w15:done="1"/>
  <w15:commentEx w15:paraId="0F985F83" w15:done="1"/>
  <w15:commentEx w15:paraId="5F883479" w15:done="1"/>
  <w15:commentEx w15:paraId="5E065313" w15:done="1"/>
  <w15:commentEx w15:paraId="1E43C14D" w15:done="1"/>
  <w15:commentEx w15:paraId="794BDB85" w15:paraIdParent="1E43C14D" w15:done="1"/>
  <w15:commentEx w15:paraId="692FAA2F" w15:done="0"/>
  <w15:commentEx w15:paraId="76F28B74" w15:done="0"/>
  <w15:commentEx w15:paraId="23C96F13" w15:done="0"/>
  <w15:commentEx w15:paraId="215580A5" w15:done="0"/>
  <w15:commentEx w15:paraId="515CE9D1" w15:done="0"/>
  <w15:commentEx w15:paraId="414B1C8D" w15:done="0"/>
  <w15:commentEx w15:paraId="449F6794" w15:done="0"/>
  <w15:commentEx w15:paraId="04FC64B5" w15:done="1"/>
  <w15:commentEx w15:paraId="0E939AA3" w15:done="0"/>
  <w15:commentEx w15:paraId="5D47A61C" w15:done="0"/>
  <w15:commentEx w15:paraId="167D3931" w15:done="0"/>
  <w15:commentEx w15:paraId="7AFF1C8A" w15:done="0"/>
  <w15:commentEx w15:paraId="5F2E211B" w15:done="0"/>
  <w15:commentEx w15:paraId="0EE070FF" w15:done="1"/>
  <w15:commentEx w15:paraId="1837BD08" w15:done="0"/>
  <w15:commentEx w15:paraId="20CC0351" w15:done="0"/>
  <w15:commentEx w15:paraId="05BBF0D6" w15:done="0"/>
  <w15:commentEx w15:paraId="0600E482" w15:paraIdParent="05BBF0D6" w15:done="0"/>
  <w15:commentEx w15:paraId="11EEDF38" w15:done="0"/>
  <w15:commentEx w15:paraId="6DC05C10" w15:done="0"/>
  <w15:commentEx w15:paraId="3C8788DC" w15:done="0"/>
  <w15:commentEx w15:paraId="507347C7" w15:done="1"/>
  <w15:commentEx w15:paraId="5F5CAEF7" w15:done="1"/>
  <w15:commentEx w15:paraId="5E650B2D" w15:done="0"/>
  <w15:commentEx w15:paraId="7E8D3141" w15:done="0"/>
  <w15:commentEx w15:paraId="593A06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B007D6" w16cex:dateUtc="2025-06-17T22:37:00Z"/>
  <w16cex:commentExtensible w16cex:durableId="0F8F4CE7" w16cex:dateUtc="2025-06-17T22:38:00Z"/>
  <w16cex:commentExtensible w16cex:durableId="7F80C722" w16cex:dateUtc="2025-06-17T22:40:00Z"/>
  <w16cex:commentExtensible w16cex:durableId="7DA81438" w16cex:dateUtc="2025-06-17T22:42:00Z"/>
  <w16cex:commentExtensible w16cex:durableId="46EA7B9E" w16cex:dateUtc="2025-06-17T22:43:00Z"/>
  <w16cex:commentExtensible w16cex:durableId="100F67FA" w16cex:dateUtc="2025-06-17T22:46:00Z"/>
  <w16cex:commentExtensible w16cex:durableId="030601CF" w16cex:dateUtc="2025-06-17T22:44:00Z"/>
  <w16cex:commentExtensible w16cex:durableId="165184F9" w16cex:dateUtc="2025-06-17T22:47:00Z"/>
  <w16cex:commentExtensible w16cex:durableId="0686446A" w16cex:dateUtc="2025-06-17T22:47:00Z"/>
  <w16cex:commentExtensible w16cex:durableId="5094A31D" w16cex:dateUtc="2025-06-17T22:49:00Z"/>
  <w16cex:commentExtensible w16cex:durableId="1C554F93" w16cex:dateUtc="2025-06-17T22:49:00Z"/>
  <w16cex:commentExtensible w16cex:durableId="19C57073" w16cex:dateUtc="2025-06-17T22:51:00Z"/>
  <w16cex:commentExtensible w16cex:durableId="4D14BAC0" w16cex:dateUtc="2025-06-17T22:53:00Z"/>
  <w16cex:commentExtensible w16cex:durableId="3E6FCE7A" w16cex:dateUtc="2025-06-17T22:54:00Z"/>
  <w16cex:commentExtensible w16cex:durableId="2106732A" w16cex:dateUtc="2025-06-17T22:56:00Z"/>
  <w16cex:commentExtensible w16cex:durableId="0E1C7045" w16cex:dateUtc="2025-06-17T22:57:00Z"/>
  <w16cex:commentExtensible w16cex:durableId="3A12A0C0" w16cex:dateUtc="2025-06-17T22:57:00Z"/>
  <w16cex:commentExtensible w16cex:durableId="2BE91A9A" w16cex:dateUtc="2025-06-17T22:58:00Z"/>
  <w16cex:commentExtensible w16cex:durableId="7FF1ACF3" w16cex:dateUtc="2025-06-17T23:02:00Z"/>
  <w16cex:commentExtensible w16cex:durableId="3930A1D4" w16cex:dateUtc="2025-06-17T23:01:00Z"/>
  <w16cex:commentExtensible w16cex:durableId="0CA9A5ED" w16cex:dateUtc="2025-06-17T23:03:00Z"/>
  <w16cex:commentExtensible w16cex:durableId="353D1444" w16cex:dateUtc="2025-06-17T23:04:00Z"/>
  <w16cex:commentExtensible w16cex:durableId="73DC9BF1" w16cex:dateUtc="2025-06-17T23:06:00Z"/>
  <w16cex:commentExtensible w16cex:durableId="61221321" w16cex:dateUtc="2025-06-17T23:06:00Z"/>
  <w16cex:commentExtensible w16cex:durableId="78103120" w16cex:dateUtc="2025-06-17T23:06:00Z"/>
  <w16cex:commentExtensible w16cex:durableId="41A784DA" w16cex:dateUtc="2025-06-17T23:07:00Z"/>
  <w16cex:commentExtensible w16cex:durableId="7787CC25" w16cex:dateUtc="2025-06-17T23:07:00Z"/>
  <w16cex:commentExtensible w16cex:durableId="785D4AA3" w16cex:dateUtc="2025-06-17T23:09:00Z"/>
  <w16cex:commentExtensible w16cex:durableId="4E8C3B03" w16cex:dateUtc="2025-06-17T23:09:00Z"/>
  <w16cex:commentExtensible w16cex:durableId="2E575D7B" w16cex:dateUtc="2025-06-17T23:13:00Z"/>
  <w16cex:commentExtensible w16cex:durableId="6E7B03EC" w16cex:dateUtc="2025-06-01T14:17:00Z"/>
  <w16cex:commentExtensible w16cex:durableId="4374436C" w16cex:dateUtc="2025-06-17T23:16:00Z"/>
  <w16cex:commentExtensible w16cex:durableId="031498FE" w16cex:dateUtc="2025-06-17T23:19:00Z"/>
  <w16cex:commentExtensible w16cex:durableId="14CD262D" w16cex:dateUtc="2025-06-17T23:21:00Z"/>
  <w16cex:commentExtensible w16cex:durableId="26372F75" w16cex:dateUtc="2025-06-17T23:22:00Z"/>
  <w16cex:commentExtensible w16cex:durableId="31775983" w16cex:dateUtc="2025-06-17T23:27:00Z"/>
  <w16cex:commentExtensible w16cex:durableId="115C7A19" w16cex:dateUtc="2025-06-17T23:30:00Z"/>
  <w16cex:commentExtensible w16cex:durableId="20FFAC79" w16cex:dateUtc="2025-06-17T23:32:00Z"/>
  <w16cex:commentExtensible w16cex:durableId="0DF5AE85" w16cex:dateUtc="2025-06-17T23:34:00Z"/>
  <w16cex:commentExtensible w16cex:durableId="7E1D5D02" w16cex:dateUtc="2025-04-22T15:20:00Z"/>
  <w16cex:commentExtensible w16cex:durableId="64A869B2" w16cex:dateUtc="2025-06-17T23:37:00Z"/>
  <w16cex:commentExtensible w16cex:durableId="2C06A557" w16cex:dateUtc="2025-05-06T01:43:00Z"/>
  <w16cex:commentExtensible w16cex:durableId="7FF760DA" w16cex:dateUtc="2025-04-22T15:17:00Z"/>
  <w16cex:commentExtensible w16cex:durableId="57CA1533" w16cex:dateUtc="2025-05-06T02:02:00Z"/>
  <w16cex:commentExtensible w16cex:durableId="5E5AD4C7" w16cex:dateUtc="2025-06-17T23:41:00Z"/>
  <w16cex:commentExtensible w16cex:durableId="19EAC89B" w16cex:dateUtc="2025-04-24T14:54:00Z"/>
  <w16cex:commentExtensible w16cex:durableId="2866C2A5" w16cex:dateUtc="2025-06-17T23:42:00Z"/>
  <w16cex:commentExtensible w16cex:durableId="0414A94D" w16cex:dateUtc="2025-06-17T23:42:00Z"/>
  <w16cex:commentExtensible w16cex:durableId="313AE34A" w16cex:dateUtc="2025-06-17T23:43:00Z"/>
  <w16cex:commentExtensible w16cex:durableId="4EB66461" w16cex:dateUtc="2025-06-17T23:44:00Z"/>
  <w16cex:commentExtensible w16cex:durableId="4F3A9123" w16cex:dateUtc="2025-06-17T23:43:00Z"/>
  <w16cex:commentExtensible w16cex:durableId="53D99EC0" w16cex:dateUtc="2025-06-17T23:47:00Z"/>
  <w16cex:commentExtensible w16cex:durableId="4AC1F9F6" w16cex:dateUtc="2025-06-17T23:49:00Z"/>
  <w16cex:commentExtensible w16cex:durableId="1DD476BB" w16cex:dateUtc="2025-05-13T15:38:00Z"/>
  <w16cex:commentExtensible w16cex:durableId="45D8D65F" w16cex:dateUtc="2025-05-13T14:42:00Z"/>
  <w16cex:commentExtensible w16cex:durableId="351F94A4" w16cex:dateUtc="2025-06-18T02:37:00Z"/>
  <w16cex:commentExtensible w16cex:durableId="41D6A20A" w16cex:dateUtc="2025-06-18T02:33:00Z"/>
  <w16cex:commentExtensible w16cex:durableId="5009B218" w16cex:dateUtc="2025-06-18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425C5" w16cid:durableId="58B007D6"/>
  <w16cid:commentId w16cid:paraId="3B921A78" w16cid:durableId="0F8F4CE7"/>
  <w16cid:commentId w16cid:paraId="79C15DCE" w16cid:durableId="7F80C722"/>
  <w16cid:commentId w16cid:paraId="7681D7D6" w16cid:durableId="7DA81438"/>
  <w16cid:commentId w16cid:paraId="15DB74F0" w16cid:durableId="46EA7B9E"/>
  <w16cid:commentId w16cid:paraId="32E8D86F" w16cid:durableId="100F67FA"/>
  <w16cid:commentId w16cid:paraId="27C0FFA6" w16cid:durableId="030601CF"/>
  <w16cid:commentId w16cid:paraId="756B82FE" w16cid:durableId="165184F9"/>
  <w16cid:commentId w16cid:paraId="170DB402" w16cid:durableId="0686446A"/>
  <w16cid:commentId w16cid:paraId="666A147F" w16cid:durableId="5094A31D"/>
  <w16cid:commentId w16cid:paraId="4A6FBE0B" w16cid:durableId="1C554F93"/>
  <w16cid:commentId w16cid:paraId="6FE91DBE" w16cid:durableId="19C57073"/>
  <w16cid:commentId w16cid:paraId="35A993CD" w16cid:durableId="4D14BAC0"/>
  <w16cid:commentId w16cid:paraId="2146C89E" w16cid:durableId="3E6FCE7A"/>
  <w16cid:commentId w16cid:paraId="2DBAFA4F" w16cid:durableId="2106732A"/>
  <w16cid:commentId w16cid:paraId="6737B908" w16cid:durableId="0E1C7045"/>
  <w16cid:commentId w16cid:paraId="4502008F" w16cid:durableId="3A12A0C0"/>
  <w16cid:commentId w16cid:paraId="4181103F" w16cid:durableId="2BE91A9A"/>
  <w16cid:commentId w16cid:paraId="46CD35FD" w16cid:durableId="7FF1ACF3"/>
  <w16cid:commentId w16cid:paraId="20B5D36F" w16cid:durableId="3930A1D4"/>
  <w16cid:commentId w16cid:paraId="0187B285" w16cid:durableId="0CA9A5ED"/>
  <w16cid:commentId w16cid:paraId="74E21395" w16cid:durableId="353D1444"/>
  <w16cid:commentId w16cid:paraId="64367357" w16cid:durableId="73DC9BF1"/>
  <w16cid:commentId w16cid:paraId="12DAB9AE" w16cid:durableId="61221321"/>
  <w16cid:commentId w16cid:paraId="23C1BE0D" w16cid:durableId="78103120"/>
  <w16cid:commentId w16cid:paraId="5AC05DA7" w16cid:durableId="41A784DA"/>
  <w16cid:commentId w16cid:paraId="73B5C2BF" w16cid:durableId="7787CC25"/>
  <w16cid:commentId w16cid:paraId="0F985F83" w16cid:durableId="785D4AA3"/>
  <w16cid:commentId w16cid:paraId="5F883479" w16cid:durableId="4E8C3B03"/>
  <w16cid:commentId w16cid:paraId="5E065313" w16cid:durableId="2E575D7B"/>
  <w16cid:commentId w16cid:paraId="1E43C14D" w16cid:durableId="6E7B03EC"/>
  <w16cid:commentId w16cid:paraId="794BDB85" w16cid:durableId="4374436C"/>
  <w16cid:commentId w16cid:paraId="692FAA2F" w16cid:durableId="031498FE"/>
  <w16cid:commentId w16cid:paraId="76F28B74" w16cid:durableId="14CD262D"/>
  <w16cid:commentId w16cid:paraId="23C96F13" w16cid:durableId="26372F75"/>
  <w16cid:commentId w16cid:paraId="215580A5" w16cid:durableId="31775983"/>
  <w16cid:commentId w16cid:paraId="515CE9D1" w16cid:durableId="115C7A19"/>
  <w16cid:commentId w16cid:paraId="414B1C8D" w16cid:durableId="20FFAC79"/>
  <w16cid:commentId w16cid:paraId="449F6794" w16cid:durableId="0DF5AE85"/>
  <w16cid:commentId w16cid:paraId="04FC64B5" w16cid:durableId="7E1D5D02"/>
  <w16cid:commentId w16cid:paraId="0E939AA3" w16cid:durableId="64A869B2"/>
  <w16cid:commentId w16cid:paraId="5D47A61C" w16cid:durableId="2C06A557"/>
  <w16cid:commentId w16cid:paraId="167D3931" w16cid:durableId="7FF760DA"/>
  <w16cid:commentId w16cid:paraId="7AFF1C8A" w16cid:durableId="57CA1533"/>
  <w16cid:commentId w16cid:paraId="5F2E211B" w16cid:durableId="5E5AD4C7"/>
  <w16cid:commentId w16cid:paraId="0EE070FF" w16cid:durableId="19EAC89B"/>
  <w16cid:commentId w16cid:paraId="1837BD08" w16cid:durableId="2866C2A5"/>
  <w16cid:commentId w16cid:paraId="20CC0351" w16cid:durableId="0414A94D"/>
  <w16cid:commentId w16cid:paraId="05BBF0D6" w16cid:durableId="313AE34A"/>
  <w16cid:commentId w16cid:paraId="0600E482" w16cid:durableId="4EB66461"/>
  <w16cid:commentId w16cid:paraId="11EEDF38" w16cid:durableId="4F3A9123"/>
  <w16cid:commentId w16cid:paraId="6DC05C10" w16cid:durableId="53D99EC0"/>
  <w16cid:commentId w16cid:paraId="3C8788DC" w16cid:durableId="4AC1F9F6"/>
  <w16cid:commentId w16cid:paraId="507347C7" w16cid:durableId="1DD476BB"/>
  <w16cid:commentId w16cid:paraId="5F5CAEF7" w16cid:durableId="45D8D65F"/>
  <w16cid:commentId w16cid:paraId="5E650B2D" w16cid:durableId="351F94A4"/>
  <w16cid:commentId w16cid:paraId="7E8D3141" w16cid:durableId="41D6A20A"/>
  <w16cid:commentId w16cid:paraId="593A0651" w16cid:durableId="5009B2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0C80" w14:textId="77777777" w:rsidR="00853ADD" w:rsidRDefault="00853ADD" w:rsidP="00FD4557">
      <w:r>
        <w:separator/>
      </w:r>
    </w:p>
  </w:endnote>
  <w:endnote w:type="continuationSeparator" w:id="0">
    <w:p w14:paraId="78CE3684" w14:textId="77777777" w:rsidR="00853ADD" w:rsidRDefault="00853ADD" w:rsidP="00FD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759235"/>
      <w:docPartObj>
        <w:docPartGallery w:val="Page Numbers (Bottom of Page)"/>
        <w:docPartUnique/>
      </w:docPartObj>
    </w:sdtPr>
    <w:sdtContent>
      <w:p w14:paraId="5D09BB27" w14:textId="77474349" w:rsidR="00226AB0" w:rsidRDefault="00226AB0" w:rsidP="003C47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B2DE60" w14:textId="77777777" w:rsidR="00226AB0" w:rsidRDefault="00226AB0" w:rsidP="00226A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06969"/>
      <w:docPartObj>
        <w:docPartGallery w:val="Page Numbers (Bottom of Page)"/>
        <w:docPartUnique/>
      </w:docPartObj>
    </w:sdtPr>
    <w:sdtEndPr>
      <w:rPr>
        <w:rStyle w:val="PageNumber"/>
        <w:rFonts w:ascii="Times New Roman" w:hAnsi="Times New Roman" w:cs="Times New Roman"/>
      </w:rPr>
    </w:sdtEndPr>
    <w:sdtContent>
      <w:p w14:paraId="62E19818" w14:textId="07D73C4D" w:rsidR="00226AB0" w:rsidRPr="00226AB0" w:rsidRDefault="00226AB0" w:rsidP="003C4773">
        <w:pPr>
          <w:pStyle w:val="Footer"/>
          <w:framePr w:wrap="none" w:vAnchor="text" w:hAnchor="margin" w:xAlign="right" w:y="1"/>
          <w:rPr>
            <w:rStyle w:val="PageNumber"/>
            <w:rFonts w:ascii="Times New Roman" w:hAnsi="Times New Roman" w:cs="Times New Roman"/>
          </w:rPr>
        </w:pPr>
        <w:r w:rsidRPr="00226AB0">
          <w:rPr>
            <w:rStyle w:val="PageNumber"/>
            <w:rFonts w:ascii="Times New Roman" w:hAnsi="Times New Roman" w:cs="Times New Roman"/>
          </w:rPr>
          <w:fldChar w:fldCharType="begin"/>
        </w:r>
        <w:r w:rsidRPr="00226AB0">
          <w:rPr>
            <w:rStyle w:val="PageNumber"/>
            <w:rFonts w:ascii="Times New Roman" w:hAnsi="Times New Roman" w:cs="Times New Roman"/>
          </w:rPr>
          <w:instrText xml:space="preserve"> PAGE </w:instrText>
        </w:r>
        <w:r w:rsidRPr="00226AB0">
          <w:rPr>
            <w:rStyle w:val="PageNumber"/>
            <w:rFonts w:ascii="Times New Roman" w:hAnsi="Times New Roman" w:cs="Times New Roman"/>
          </w:rPr>
          <w:fldChar w:fldCharType="separate"/>
        </w:r>
        <w:r w:rsidRPr="00226AB0">
          <w:rPr>
            <w:rStyle w:val="PageNumber"/>
            <w:rFonts w:ascii="Times New Roman" w:hAnsi="Times New Roman" w:cs="Times New Roman"/>
            <w:noProof/>
          </w:rPr>
          <w:t>1</w:t>
        </w:r>
        <w:r w:rsidRPr="00226AB0">
          <w:rPr>
            <w:rStyle w:val="PageNumber"/>
            <w:rFonts w:ascii="Times New Roman" w:hAnsi="Times New Roman" w:cs="Times New Roman"/>
          </w:rPr>
          <w:fldChar w:fldCharType="end"/>
        </w:r>
      </w:p>
    </w:sdtContent>
  </w:sdt>
  <w:p w14:paraId="0C458A91" w14:textId="77777777" w:rsidR="00226AB0" w:rsidRPr="00226AB0" w:rsidRDefault="00226AB0" w:rsidP="00226AB0">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A0588" w14:textId="77777777" w:rsidR="00853ADD" w:rsidRDefault="00853ADD" w:rsidP="00FD4557">
      <w:r>
        <w:separator/>
      </w:r>
    </w:p>
  </w:footnote>
  <w:footnote w:type="continuationSeparator" w:id="0">
    <w:p w14:paraId="349FF9E3" w14:textId="77777777" w:rsidR="00853ADD" w:rsidRDefault="00853ADD" w:rsidP="00FD45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num w:numId="1" w16cid:durableId="2022856594">
    <w:abstractNumId w:val="2"/>
  </w:num>
  <w:num w:numId="2" w16cid:durableId="1794053725">
    <w:abstractNumId w:val="5"/>
  </w:num>
  <w:num w:numId="3" w16cid:durableId="1801878074">
    <w:abstractNumId w:val="0"/>
  </w:num>
  <w:num w:numId="4" w16cid:durableId="1344553890">
    <w:abstractNumId w:val="1"/>
  </w:num>
  <w:num w:numId="5" w16cid:durableId="1404716027">
    <w:abstractNumId w:val="3"/>
  </w:num>
  <w:num w:numId="6" w16cid:durableId="1360158006">
    <w:abstractNumId w:val="4"/>
  </w:num>
  <w:num w:numId="7" w16cid:durableId="164708189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lliott, Dr">
    <w15:presenceInfo w15:providerId="AD" w15:userId="S::kyle.elliott@mcgill.ca::b3b0d205-0e12-4fc3-a9b3-d4a2ff50f6ea"/>
  </w15:person>
  <w15:person w15:author="Anne-Marie Cousineau">
    <w15:presenceInfo w15:providerId="AD" w15:userId="S::anne-marie.cousineau@mail.mcgill.ca::ef19705e-62fd-4e9f-8953-556deac7e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4C"/>
    <w:rsid w:val="0000687E"/>
    <w:rsid w:val="00007705"/>
    <w:rsid w:val="000105DE"/>
    <w:rsid w:val="000159BC"/>
    <w:rsid w:val="0001632D"/>
    <w:rsid w:val="00021C7E"/>
    <w:rsid w:val="00021F0C"/>
    <w:rsid w:val="00023173"/>
    <w:rsid w:val="00023991"/>
    <w:rsid w:val="00025DD9"/>
    <w:rsid w:val="000277B4"/>
    <w:rsid w:val="00030108"/>
    <w:rsid w:val="000313E8"/>
    <w:rsid w:val="000369B9"/>
    <w:rsid w:val="000370FB"/>
    <w:rsid w:val="00042219"/>
    <w:rsid w:val="0004317D"/>
    <w:rsid w:val="00047350"/>
    <w:rsid w:val="000502E6"/>
    <w:rsid w:val="00052795"/>
    <w:rsid w:val="000535B3"/>
    <w:rsid w:val="00054096"/>
    <w:rsid w:val="00056899"/>
    <w:rsid w:val="00057840"/>
    <w:rsid w:val="00057CF8"/>
    <w:rsid w:val="0006013B"/>
    <w:rsid w:val="000610D5"/>
    <w:rsid w:val="00062613"/>
    <w:rsid w:val="000627F6"/>
    <w:rsid w:val="000636F7"/>
    <w:rsid w:val="000650D8"/>
    <w:rsid w:val="0006549A"/>
    <w:rsid w:val="00066486"/>
    <w:rsid w:val="000670EA"/>
    <w:rsid w:val="0007130E"/>
    <w:rsid w:val="00071A6E"/>
    <w:rsid w:val="00072AAE"/>
    <w:rsid w:val="00074624"/>
    <w:rsid w:val="00075F99"/>
    <w:rsid w:val="000766F8"/>
    <w:rsid w:val="000801C6"/>
    <w:rsid w:val="00080993"/>
    <w:rsid w:val="0008192D"/>
    <w:rsid w:val="00081CDE"/>
    <w:rsid w:val="0008449C"/>
    <w:rsid w:val="000846E4"/>
    <w:rsid w:val="00085710"/>
    <w:rsid w:val="000866E3"/>
    <w:rsid w:val="00086CEC"/>
    <w:rsid w:val="00086D12"/>
    <w:rsid w:val="00087B57"/>
    <w:rsid w:val="00090440"/>
    <w:rsid w:val="00091D76"/>
    <w:rsid w:val="000929A2"/>
    <w:rsid w:val="00092D70"/>
    <w:rsid w:val="00093A31"/>
    <w:rsid w:val="00094B09"/>
    <w:rsid w:val="00095296"/>
    <w:rsid w:val="0009569C"/>
    <w:rsid w:val="00095794"/>
    <w:rsid w:val="00095CFB"/>
    <w:rsid w:val="00096886"/>
    <w:rsid w:val="000968C8"/>
    <w:rsid w:val="00097F65"/>
    <w:rsid w:val="000A0D30"/>
    <w:rsid w:val="000A101A"/>
    <w:rsid w:val="000A13BC"/>
    <w:rsid w:val="000A197E"/>
    <w:rsid w:val="000A354F"/>
    <w:rsid w:val="000A3B63"/>
    <w:rsid w:val="000A4E58"/>
    <w:rsid w:val="000A5251"/>
    <w:rsid w:val="000A52C7"/>
    <w:rsid w:val="000A5959"/>
    <w:rsid w:val="000B36B8"/>
    <w:rsid w:val="000B4702"/>
    <w:rsid w:val="000B6B8C"/>
    <w:rsid w:val="000B7290"/>
    <w:rsid w:val="000C0213"/>
    <w:rsid w:val="000C06C6"/>
    <w:rsid w:val="000C0D45"/>
    <w:rsid w:val="000C1BA0"/>
    <w:rsid w:val="000C3FBA"/>
    <w:rsid w:val="000C4741"/>
    <w:rsid w:val="000C5737"/>
    <w:rsid w:val="000C596E"/>
    <w:rsid w:val="000C5EB8"/>
    <w:rsid w:val="000C6B57"/>
    <w:rsid w:val="000C7990"/>
    <w:rsid w:val="000C7EFD"/>
    <w:rsid w:val="000D1756"/>
    <w:rsid w:val="000D2FDA"/>
    <w:rsid w:val="000D4ABD"/>
    <w:rsid w:val="000D5518"/>
    <w:rsid w:val="000E6246"/>
    <w:rsid w:val="000F07F9"/>
    <w:rsid w:val="000F2EB3"/>
    <w:rsid w:val="000F3083"/>
    <w:rsid w:val="000F324E"/>
    <w:rsid w:val="000F54A7"/>
    <w:rsid w:val="000F6785"/>
    <w:rsid w:val="000F7584"/>
    <w:rsid w:val="00101840"/>
    <w:rsid w:val="00101981"/>
    <w:rsid w:val="00101B77"/>
    <w:rsid w:val="00104A66"/>
    <w:rsid w:val="00111A72"/>
    <w:rsid w:val="00111A85"/>
    <w:rsid w:val="00112537"/>
    <w:rsid w:val="00114229"/>
    <w:rsid w:val="001144D1"/>
    <w:rsid w:val="001145F6"/>
    <w:rsid w:val="00116AD0"/>
    <w:rsid w:val="001174A1"/>
    <w:rsid w:val="00121849"/>
    <w:rsid w:val="001233FF"/>
    <w:rsid w:val="001247C6"/>
    <w:rsid w:val="001303BA"/>
    <w:rsid w:val="001334D9"/>
    <w:rsid w:val="00133BF0"/>
    <w:rsid w:val="00134BF0"/>
    <w:rsid w:val="00135F04"/>
    <w:rsid w:val="0013639E"/>
    <w:rsid w:val="00137ADF"/>
    <w:rsid w:val="00137BEA"/>
    <w:rsid w:val="00140F83"/>
    <w:rsid w:val="00141F83"/>
    <w:rsid w:val="00142E7C"/>
    <w:rsid w:val="00144FAE"/>
    <w:rsid w:val="00146BEE"/>
    <w:rsid w:val="001470A0"/>
    <w:rsid w:val="00147210"/>
    <w:rsid w:val="00150250"/>
    <w:rsid w:val="00150A40"/>
    <w:rsid w:val="00151574"/>
    <w:rsid w:val="00152921"/>
    <w:rsid w:val="00153339"/>
    <w:rsid w:val="00155932"/>
    <w:rsid w:val="001564AB"/>
    <w:rsid w:val="00157009"/>
    <w:rsid w:val="00157554"/>
    <w:rsid w:val="00157CF8"/>
    <w:rsid w:val="00160747"/>
    <w:rsid w:val="00160FAB"/>
    <w:rsid w:val="001625E6"/>
    <w:rsid w:val="00163788"/>
    <w:rsid w:val="00165202"/>
    <w:rsid w:val="00165306"/>
    <w:rsid w:val="001676BD"/>
    <w:rsid w:val="00167F31"/>
    <w:rsid w:val="00170209"/>
    <w:rsid w:val="00172617"/>
    <w:rsid w:val="00172CA7"/>
    <w:rsid w:val="00172FEE"/>
    <w:rsid w:val="001763CD"/>
    <w:rsid w:val="00176936"/>
    <w:rsid w:val="00181D51"/>
    <w:rsid w:val="0018300F"/>
    <w:rsid w:val="00185405"/>
    <w:rsid w:val="0018688E"/>
    <w:rsid w:val="001902C0"/>
    <w:rsid w:val="001903E3"/>
    <w:rsid w:val="00192A8D"/>
    <w:rsid w:val="00192E76"/>
    <w:rsid w:val="001937FC"/>
    <w:rsid w:val="001951DD"/>
    <w:rsid w:val="00196C2A"/>
    <w:rsid w:val="00196E4E"/>
    <w:rsid w:val="00197EE5"/>
    <w:rsid w:val="001A1B30"/>
    <w:rsid w:val="001A2665"/>
    <w:rsid w:val="001A7B55"/>
    <w:rsid w:val="001B19C3"/>
    <w:rsid w:val="001B2F71"/>
    <w:rsid w:val="001B597C"/>
    <w:rsid w:val="001B5B4E"/>
    <w:rsid w:val="001B62EC"/>
    <w:rsid w:val="001B6F03"/>
    <w:rsid w:val="001C259C"/>
    <w:rsid w:val="001C2D11"/>
    <w:rsid w:val="001C52BA"/>
    <w:rsid w:val="001C6D9A"/>
    <w:rsid w:val="001C6F83"/>
    <w:rsid w:val="001D08CE"/>
    <w:rsid w:val="001D0F87"/>
    <w:rsid w:val="001D1B21"/>
    <w:rsid w:val="001D2390"/>
    <w:rsid w:val="001D391E"/>
    <w:rsid w:val="001D3AA4"/>
    <w:rsid w:val="001D4962"/>
    <w:rsid w:val="001D54E0"/>
    <w:rsid w:val="001D62AE"/>
    <w:rsid w:val="001D6369"/>
    <w:rsid w:val="001D798E"/>
    <w:rsid w:val="001E174A"/>
    <w:rsid w:val="001E1EAF"/>
    <w:rsid w:val="001E3BA3"/>
    <w:rsid w:val="001E4C0F"/>
    <w:rsid w:val="001E64A5"/>
    <w:rsid w:val="001E787C"/>
    <w:rsid w:val="001F05F8"/>
    <w:rsid w:val="001F0C9F"/>
    <w:rsid w:val="001F2EB3"/>
    <w:rsid w:val="001F551D"/>
    <w:rsid w:val="001F6206"/>
    <w:rsid w:val="001F7D71"/>
    <w:rsid w:val="002029B3"/>
    <w:rsid w:val="00202A24"/>
    <w:rsid w:val="00205590"/>
    <w:rsid w:val="002067E6"/>
    <w:rsid w:val="00207D2B"/>
    <w:rsid w:val="00210D77"/>
    <w:rsid w:val="002131C5"/>
    <w:rsid w:val="002162D2"/>
    <w:rsid w:val="00220627"/>
    <w:rsid w:val="002213BA"/>
    <w:rsid w:val="00221DA9"/>
    <w:rsid w:val="00222062"/>
    <w:rsid w:val="0022350A"/>
    <w:rsid w:val="00226AB0"/>
    <w:rsid w:val="0022707F"/>
    <w:rsid w:val="00227EBF"/>
    <w:rsid w:val="00231D02"/>
    <w:rsid w:val="00236EB2"/>
    <w:rsid w:val="00237D43"/>
    <w:rsid w:val="00237F97"/>
    <w:rsid w:val="002401BE"/>
    <w:rsid w:val="00246D10"/>
    <w:rsid w:val="00250EFE"/>
    <w:rsid w:val="002511E1"/>
    <w:rsid w:val="00251612"/>
    <w:rsid w:val="002523F0"/>
    <w:rsid w:val="002531E8"/>
    <w:rsid w:val="00256D0A"/>
    <w:rsid w:val="00257721"/>
    <w:rsid w:val="0026085D"/>
    <w:rsid w:val="00261740"/>
    <w:rsid w:val="00261A15"/>
    <w:rsid w:val="00261E7A"/>
    <w:rsid w:val="002636ED"/>
    <w:rsid w:val="00263ED4"/>
    <w:rsid w:val="002641A3"/>
    <w:rsid w:val="00264729"/>
    <w:rsid w:val="00264BAD"/>
    <w:rsid w:val="00264E36"/>
    <w:rsid w:val="00265B54"/>
    <w:rsid w:val="002666D1"/>
    <w:rsid w:val="002717F1"/>
    <w:rsid w:val="002724B2"/>
    <w:rsid w:val="00272FDE"/>
    <w:rsid w:val="002743EB"/>
    <w:rsid w:val="00276AEA"/>
    <w:rsid w:val="00276D63"/>
    <w:rsid w:val="002810E1"/>
    <w:rsid w:val="00281BC8"/>
    <w:rsid w:val="002829A3"/>
    <w:rsid w:val="0028319E"/>
    <w:rsid w:val="002833D9"/>
    <w:rsid w:val="00286A6F"/>
    <w:rsid w:val="00291B0B"/>
    <w:rsid w:val="00293EF2"/>
    <w:rsid w:val="00293F84"/>
    <w:rsid w:val="002971A0"/>
    <w:rsid w:val="0029749D"/>
    <w:rsid w:val="00297CEE"/>
    <w:rsid w:val="002A1E46"/>
    <w:rsid w:val="002A2657"/>
    <w:rsid w:val="002A4668"/>
    <w:rsid w:val="002A5C9C"/>
    <w:rsid w:val="002A605E"/>
    <w:rsid w:val="002A799E"/>
    <w:rsid w:val="002B0028"/>
    <w:rsid w:val="002B1050"/>
    <w:rsid w:val="002B1A08"/>
    <w:rsid w:val="002B1D30"/>
    <w:rsid w:val="002B2491"/>
    <w:rsid w:val="002B40E8"/>
    <w:rsid w:val="002B69E0"/>
    <w:rsid w:val="002B7038"/>
    <w:rsid w:val="002B7289"/>
    <w:rsid w:val="002C1D41"/>
    <w:rsid w:val="002C3543"/>
    <w:rsid w:val="002C5C66"/>
    <w:rsid w:val="002D411E"/>
    <w:rsid w:val="002D4FE5"/>
    <w:rsid w:val="002D5F49"/>
    <w:rsid w:val="002D7178"/>
    <w:rsid w:val="002E2201"/>
    <w:rsid w:val="002E2AF0"/>
    <w:rsid w:val="002E38D3"/>
    <w:rsid w:val="002E450E"/>
    <w:rsid w:val="002E6141"/>
    <w:rsid w:val="002E6656"/>
    <w:rsid w:val="002E6DCB"/>
    <w:rsid w:val="002F05F9"/>
    <w:rsid w:val="002F0CFC"/>
    <w:rsid w:val="002F1A7B"/>
    <w:rsid w:val="002F1C2E"/>
    <w:rsid w:val="002F2222"/>
    <w:rsid w:val="002F2ED7"/>
    <w:rsid w:val="002F3826"/>
    <w:rsid w:val="002F4859"/>
    <w:rsid w:val="002F5289"/>
    <w:rsid w:val="002F533E"/>
    <w:rsid w:val="002F5FBD"/>
    <w:rsid w:val="002F6ED3"/>
    <w:rsid w:val="00301518"/>
    <w:rsid w:val="00302DAD"/>
    <w:rsid w:val="0030418B"/>
    <w:rsid w:val="00304B87"/>
    <w:rsid w:val="00304D71"/>
    <w:rsid w:val="00304F4F"/>
    <w:rsid w:val="00305C9F"/>
    <w:rsid w:val="003076B9"/>
    <w:rsid w:val="00307BD4"/>
    <w:rsid w:val="00310B4B"/>
    <w:rsid w:val="00310CF4"/>
    <w:rsid w:val="00313AD1"/>
    <w:rsid w:val="0031693F"/>
    <w:rsid w:val="003175D4"/>
    <w:rsid w:val="00317A22"/>
    <w:rsid w:val="0032178D"/>
    <w:rsid w:val="003218C2"/>
    <w:rsid w:val="003226CF"/>
    <w:rsid w:val="003229C0"/>
    <w:rsid w:val="003241A7"/>
    <w:rsid w:val="003247E8"/>
    <w:rsid w:val="00326F7D"/>
    <w:rsid w:val="003316EB"/>
    <w:rsid w:val="003326F7"/>
    <w:rsid w:val="00332DF3"/>
    <w:rsid w:val="0033306A"/>
    <w:rsid w:val="00334C2D"/>
    <w:rsid w:val="003366EC"/>
    <w:rsid w:val="00336DDD"/>
    <w:rsid w:val="00337EE5"/>
    <w:rsid w:val="00344346"/>
    <w:rsid w:val="003445D9"/>
    <w:rsid w:val="00346314"/>
    <w:rsid w:val="003500C7"/>
    <w:rsid w:val="00350C19"/>
    <w:rsid w:val="00351C53"/>
    <w:rsid w:val="0035499F"/>
    <w:rsid w:val="00356062"/>
    <w:rsid w:val="00360C60"/>
    <w:rsid w:val="00362013"/>
    <w:rsid w:val="00362AD9"/>
    <w:rsid w:val="00370B64"/>
    <w:rsid w:val="00371B40"/>
    <w:rsid w:val="00373603"/>
    <w:rsid w:val="00375166"/>
    <w:rsid w:val="00375A66"/>
    <w:rsid w:val="00380E72"/>
    <w:rsid w:val="0038223C"/>
    <w:rsid w:val="00384BF8"/>
    <w:rsid w:val="00390439"/>
    <w:rsid w:val="00392A19"/>
    <w:rsid w:val="00392AE6"/>
    <w:rsid w:val="00392BEB"/>
    <w:rsid w:val="003938B3"/>
    <w:rsid w:val="0039482E"/>
    <w:rsid w:val="00394E48"/>
    <w:rsid w:val="00395B13"/>
    <w:rsid w:val="003A0B61"/>
    <w:rsid w:val="003A0C96"/>
    <w:rsid w:val="003A0F9C"/>
    <w:rsid w:val="003A2ED5"/>
    <w:rsid w:val="003A4710"/>
    <w:rsid w:val="003A6348"/>
    <w:rsid w:val="003A6559"/>
    <w:rsid w:val="003A716C"/>
    <w:rsid w:val="003A7A8E"/>
    <w:rsid w:val="003B0604"/>
    <w:rsid w:val="003B2019"/>
    <w:rsid w:val="003B3355"/>
    <w:rsid w:val="003B66F0"/>
    <w:rsid w:val="003B782C"/>
    <w:rsid w:val="003C3E14"/>
    <w:rsid w:val="003C4E1E"/>
    <w:rsid w:val="003C71D8"/>
    <w:rsid w:val="003D1C61"/>
    <w:rsid w:val="003D58B5"/>
    <w:rsid w:val="003D6543"/>
    <w:rsid w:val="003D7611"/>
    <w:rsid w:val="003D7D13"/>
    <w:rsid w:val="003E0DDF"/>
    <w:rsid w:val="003E118F"/>
    <w:rsid w:val="003E12C0"/>
    <w:rsid w:val="003E2989"/>
    <w:rsid w:val="003E4DB7"/>
    <w:rsid w:val="003F1AF9"/>
    <w:rsid w:val="003F5927"/>
    <w:rsid w:val="003F65FC"/>
    <w:rsid w:val="003F73B8"/>
    <w:rsid w:val="003F7C82"/>
    <w:rsid w:val="00400023"/>
    <w:rsid w:val="00400ADC"/>
    <w:rsid w:val="00401979"/>
    <w:rsid w:val="00403123"/>
    <w:rsid w:val="004035D8"/>
    <w:rsid w:val="0040668E"/>
    <w:rsid w:val="00406733"/>
    <w:rsid w:val="0041111C"/>
    <w:rsid w:val="00411DB2"/>
    <w:rsid w:val="00413E49"/>
    <w:rsid w:val="004153E5"/>
    <w:rsid w:val="004157FC"/>
    <w:rsid w:val="00417D73"/>
    <w:rsid w:val="00420980"/>
    <w:rsid w:val="00421295"/>
    <w:rsid w:val="00421FFE"/>
    <w:rsid w:val="00424E49"/>
    <w:rsid w:val="0042518B"/>
    <w:rsid w:val="00425C30"/>
    <w:rsid w:val="00425F43"/>
    <w:rsid w:val="004279EA"/>
    <w:rsid w:val="0043203C"/>
    <w:rsid w:val="004329A6"/>
    <w:rsid w:val="00434BA9"/>
    <w:rsid w:val="00436DDC"/>
    <w:rsid w:val="00437341"/>
    <w:rsid w:val="004400EB"/>
    <w:rsid w:val="00440F33"/>
    <w:rsid w:val="00441752"/>
    <w:rsid w:val="00441FF4"/>
    <w:rsid w:val="0044282A"/>
    <w:rsid w:val="0044323D"/>
    <w:rsid w:val="0044393A"/>
    <w:rsid w:val="0044422F"/>
    <w:rsid w:val="00444249"/>
    <w:rsid w:val="004446D5"/>
    <w:rsid w:val="00445B8C"/>
    <w:rsid w:val="00447BFD"/>
    <w:rsid w:val="0045023D"/>
    <w:rsid w:val="0045097E"/>
    <w:rsid w:val="00450F80"/>
    <w:rsid w:val="00451076"/>
    <w:rsid w:val="00451FE6"/>
    <w:rsid w:val="00452A3C"/>
    <w:rsid w:val="00453166"/>
    <w:rsid w:val="00454263"/>
    <w:rsid w:val="004576F5"/>
    <w:rsid w:val="00457D2D"/>
    <w:rsid w:val="004624D1"/>
    <w:rsid w:val="00463B84"/>
    <w:rsid w:val="00464651"/>
    <w:rsid w:val="00471873"/>
    <w:rsid w:val="00473811"/>
    <w:rsid w:val="00474EE3"/>
    <w:rsid w:val="004751AC"/>
    <w:rsid w:val="00475A1C"/>
    <w:rsid w:val="00475B6D"/>
    <w:rsid w:val="00475BA5"/>
    <w:rsid w:val="00476B7F"/>
    <w:rsid w:val="00477EEF"/>
    <w:rsid w:val="004826D6"/>
    <w:rsid w:val="00482FB4"/>
    <w:rsid w:val="00484DC3"/>
    <w:rsid w:val="00486928"/>
    <w:rsid w:val="0048712B"/>
    <w:rsid w:val="00487A10"/>
    <w:rsid w:val="00492477"/>
    <w:rsid w:val="00492810"/>
    <w:rsid w:val="004A11E0"/>
    <w:rsid w:val="004A3403"/>
    <w:rsid w:val="004A530A"/>
    <w:rsid w:val="004A5B53"/>
    <w:rsid w:val="004A5E32"/>
    <w:rsid w:val="004B2BB6"/>
    <w:rsid w:val="004B2BDB"/>
    <w:rsid w:val="004B5058"/>
    <w:rsid w:val="004B5B12"/>
    <w:rsid w:val="004B62C0"/>
    <w:rsid w:val="004B7CF4"/>
    <w:rsid w:val="004C14A2"/>
    <w:rsid w:val="004C2CB0"/>
    <w:rsid w:val="004D0AA3"/>
    <w:rsid w:val="004D13C4"/>
    <w:rsid w:val="004D41BB"/>
    <w:rsid w:val="004D58BB"/>
    <w:rsid w:val="004D5CC3"/>
    <w:rsid w:val="004D6B2D"/>
    <w:rsid w:val="004D6BD9"/>
    <w:rsid w:val="004E004B"/>
    <w:rsid w:val="004E024A"/>
    <w:rsid w:val="004E1593"/>
    <w:rsid w:val="004E233A"/>
    <w:rsid w:val="004E385E"/>
    <w:rsid w:val="004E39D3"/>
    <w:rsid w:val="004E3BF6"/>
    <w:rsid w:val="004E4309"/>
    <w:rsid w:val="004E516F"/>
    <w:rsid w:val="004E54C9"/>
    <w:rsid w:val="004E560E"/>
    <w:rsid w:val="004E7591"/>
    <w:rsid w:val="004F045B"/>
    <w:rsid w:val="004F1306"/>
    <w:rsid w:val="004F29E0"/>
    <w:rsid w:val="004F38C4"/>
    <w:rsid w:val="004F6B8B"/>
    <w:rsid w:val="004F77D7"/>
    <w:rsid w:val="005016F6"/>
    <w:rsid w:val="005031C9"/>
    <w:rsid w:val="00503348"/>
    <w:rsid w:val="005040B5"/>
    <w:rsid w:val="0050465A"/>
    <w:rsid w:val="00510386"/>
    <w:rsid w:val="0051081C"/>
    <w:rsid w:val="00512A58"/>
    <w:rsid w:val="005131E4"/>
    <w:rsid w:val="005136F7"/>
    <w:rsid w:val="005139E5"/>
    <w:rsid w:val="00514A47"/>
    <w:rsid w:val="00516566"/>
    <w:rsid w:val="00520480"/>
    <w:rsid w:val="00520C50"/>
    <w:rsid w:val="00520CC0"/>
    <w:rsid w:val="00521E72"/>
    <w:rsid w:val="00521F40"/>
    <w:rsid w:val="005249E1"/>
    <w:rsid w:val="00524B16"/>
    <w:rsid w:val="00527515"/>
    <w:rsid w:val="00527E98"/>
    <w:rsid w:val="00530616"/>
    <w:rsid w:val="0053171C"/>
    <w:rsid w:val="0053257C"/>
    <w:rsid w:val="005326C0"/>
    <w:rsid w:val="0053475B"/>
    <w:rsid w:val="00534B22"/>
    <w:rsid w:val="005358A3"/>
    <w:rsid w:val="005416D2"/>
    <w:rsid w:val="005419C4"/>
    <w:rsid w:val="005424CA"/>
    <w:rsid w:val="00542F6D"/>
    <w:rsid w:val="00544835"/>
    <w:rsid w:val="00544D04"/>
    <w:rsid w:val="005458B9"/>
    <w:rsid w:val="00546DDB"/>
    <w:rsid w:val="005501F4"/>
    <w:rsid w:val="00551DCE"/>
    <w:rsid w:val="00552C62"/>
    <w:rsid w:val="00553831"/>
    <w:rsid w:val="005545A1"/>
    <w:rsid w:val="0055691A"/>
    <w:rsid w:val="00556935"/>
    <w:rsid w:val="0055706D"/>
    <w:rsid w:val="00557873"/>
    <w:rsid w:val="00557AE8"/>
    <w:rsid w:val="00561161"/>
    <w:rsid w:val="00561BEB"/>
    <w:rsid w:val="0056430D"/>
    <w:rsid w:val="00567DEE"/>
    <w:rsid w:val="00567E8B"/>
    <w:rsid w:val="0057310F"/>
    <w:rsid w:val="00573384"/>
    <w:rsid w:val="005768E8"/>
    <w:rsid w:val="00576FE0"/>
    <w:rsid w:val="00580820"/>
    <w:rsid w:val="00580F7F"/>
    <w:rsid w:val="00582273"/>
    <w:rsid w:val="00583833"/>
    <w:rsid w:val="00584702"/>
    <w:rsid w:val="005857FF"/>
    <w:rsid w:val="00586CB7"/>
    <w:rsid w:val="00586D01"/>
    <w:rsid w:val="00592A0A"/>
    <w:rsid w:val="00593F82"/>
    <w:rsid w:val="00594465"/>
    <w:rsid w:val="005944BA"/>
    <w:rsid w:val="005946FF"/>
    <w:rsid w:val="0059477A"/>
    <w:rsid w:val="00596F59"/>
    <w:rsid w:val="00597849"/>
    <w:rsid w:val="00597A1C"/>
    <w:rsid w:val="005A02EA"/>
    <w:rsid w:val="005A0675"/>
    <w:rsid w:val="005A1EB0"/>
    <w:rsid w:val="005A2F68"/>
    <w:rsid w:val="005A3219"/>
    <w:rsid w:val="005A3967"/>
    <w:rsid w:val="005A6385"/>
    <w:rsid w:val="005B0032"/>
    <w:rsid w:val="005B223F"/>
    <w:rsid w:val="005B3C9F"/>
    <w:rsid w:val="005B50F9"/>
    <w:rsid w:val="005B5A58"/>
    <w:rsid w:val="005B5FED"/>
    <w:rsid w:val="005B7633"/>
    <w:rsid w:val="005B7FE4"/>
    <w:rsid w:val="005C135D"/>
    <w:rsid w:val="005C1FEE"/>
    <w:rsid w:val="005C318A"/>
    <w:rsid w:val="005C3ECE"/>
    <w:rsid w:val="005C4B95"/>
    <w:rsid w:val="005D1665"/>
    <w:rsid w:val="005D1DA3"/>
    <w:rsid w:val="005D2F25"/>
    <w:rsid w:val="005D4D8A"/>
    <w:rsid w:val="005D5E07"/>
    <w:rsid w:val="005E20A2"/>
    <w:rsid w:val="005E324F"/>
    <w:rsid w:val="005E5BA0"/>
    <w:rsid w:val="005E7ADF"/>
    <w:rsid w:val="005F009A"/>
    <w:rsid w:val="005F5AFE"/>
    <w:rsid w:val="005F5CA8"/>
    <w:rsid w:val="005F5D38"/>
    <w:rsid w:val="006006DA"/>
    <w:rsid w:val="00600D5A"/>
    <w:rsid w:val="006012EF"/>
    <w:rsid w:val="00602EF2"/>
    <w:rsid w:val="006063B8"/>
    <w:rsid w:val="006064F3"/>
    <w:rsid w:val="006067C2"/>
    <w:rsid w:val="00611747"/>
    <w:rsid w:val="0061186A"/>
    <w:rsid w:val="006122C9"/>
    <w:rsid w:val="0061388B"/>
    <w:rsid w:val="006139B5"/>
    <w:rsid w:val="00614A92"/>
    <w:rsid w:val="00617CC9"/>
    <w:rsid w:val="00620998"/>
    <w:rsid w:val="00622AD0"/>
    <w:rsid w:val="00623AA3"/>
    <w:rsid w:val="00625D19"/>
    <w:rsid w:val="0062787D"/>
    <w:rsid w:val="00627C27"/>
    <w:rsid w:val="006304C3"/>
    <w:rsid w:val="00631748"/>
    <w:rsid w:val="00632484"/>
    <w:rsid w:val="006325B6"/>
    <w:rsid w:val="00633B80"/>
    <w:rsid w:val="00634598"/>
    <w:rsid w:val="00634CE0"/>
    <w:rsid w:val="00637F12"/>
    <w:rsid w:val="00637F44"/>
    <w:rsid w:val="00637F7F"/>
    <w:rsid w:val="00643898"/>
    <w:rsid w:val="006438A8"/>
    <w:rsid w:val="00646993"/>
    <w:rsid w:val="006471A5"/>
    <w:rsid w:val="00647841"/>
    <w:rsid w:val="00650C40"/>
    <w:rsid w:val="006536EA"/>
    <w:rsid w:val="00653A9C"/>
    <w:rsid w:val="006545D4"/>
    <w:rsid w:val="006554F8"/>
    <w:rsid w:val="00657C86"/>
    <w:rsid w:val="0066100A"/>
    <w:rsid w:val="0066101E"/>
    <w:rsid w:val="00661179"/>
    <w:rsid w:val="00661C88"/>
    <w:rsid w:val="00663905"/>
    <w:rsid w:val="00663C9C"/>
    <w:rsid w:val="00663E30"/>
    <w:rsid w:val="00664C4A"/>
    <w:rsid w:val="00665932"/>
    <w:rsid w:val="006671CA"/>
    <w:rsid w:val="00667FF1"/>
    <w:rsid w:val="006739EE"/>
    <w:rsid w:val="0067510D"/>
    <w:rsid w:val="00677B2A"/>
    <w:rsid w:val="0068238C"/>
    <w:rsid w:val="00682B3B"/>
    <w:rsid w:val="00683297"/>
    <w:rsid w:val="00684CDA"/>
    <w:rsid w:val="006850E7"/>
    <w:rsid w:val="00685C2F"/>
    <w:rsid w:val="006863A8"/>
    <w:rsid w:val="00686809"/>
    <w:rsid w:val="006869FD"/>
    <w:rsid w:val="00687455"/>
    <w:rsid w:val="006916DF"/>
    <w:rsid w:val="00692926"/>
    <w:rsid w:val="006951F6"/>
    <w:rsid w:val="0069542A"/>
    <w:rsid w:val="00696B7D"/>
    <w:rsid w:val="00697C83"/>
    <w:rsid w:val="006A0735"/>
    <w:rsid w:val="006A1698"/>
    <w:rsid w:val="006A1E6C"/>
    <w:rsid w:val="006A2514"/>
    <w:rsid w:val="006A31AB"/>
    <w:rsid w:val="006A3B0F"/>
    <w:rsid w:val="006A4C76"/>
    <w:rsid w:val="006A5B89"/>
    <w:rsid w:val="006A5D90"/>
    <w:rsid w:val="006B1151"/>
    <w:rsid w:val="006B2035"/>
    <w:rsid w:val="006B2706"/>
    <w:rsid w:val="006B29F2"/>
    <w:rsid w:val="006B3799"/>
    <w:rsid w:val="006B51AF"/>
    <w:rsid w:val="006B67DC"/>
    <w:rsid w:val="006C0664"/>
    <w:rsid w:val="006C24C7"/>
    <w:rsid w:val="006C3A23"/>
    <w:rsid w:val="006C3D6F"/>
    <w:rsid w:val="006C3F7A"/>
    <w:rsid w:val="006C4513"/>
    <w:rsid w:val="006C6B5E"/>
    <w:rsid w:val="006C7361"/>
    <w:rsid w:val="006C76B2"/>
    <w:rsid w:val="006D033B"/>
    <w:rsid w:val="006D0728"/>
    <w:rsid w:val="006D0A4B"/>
    <w:rsid w:val="006D0E0B"/>
    <w:rsid w:val="006D17D3"/>
    <w:rsid w:val="006D226D"/>
    <w:rsid w:val="006D3C96"/>
    <w:rsid w:val="006D4792"/>
    <w:rsid w:val="006D6443"/>
    <w:rsid w:val="006D6446"/>
    <w:rsid w:val="006E0CAC"/>
    <w:rsid w:val="006E2DB2"/>
    <w:rsid w:val="006E7F88"/>
    <w:rsid w:val="006F0A0B"/>
    <w:rsid w:val="006F0AE9"/>
    <w:rsid w:val="006F13BB"/>
    <w:rsid w:val="006F16CE"/>
    <w:rsid w:val="006F1C6F"/>
    <w:rsid w:val="006F1DD0"/>
    <w:rsid w:val="006F2B32"/>
    <w:rsid w:val="006F2ECE"/>
    <w:rsid w:val="006F35AC"/>
    <w:rsid w:val="006F5252"/>
    <w:rsid w:val="006F55E8"/>
    <w:rsid w:val="006F5638"/>
    <w:rsid w:val="00701118"/>
    <w:rsid w:val="0070369D"/>
    <w:rsid w:val="007039BB"/>
    <w:rsid w:val="00704FB0"/>
    <w:rsid w:val="00705D11"/>
    <w:rsid w:val="00712122"/>
    <w:rsid w:val="007121AD"/>
    <w:rsid w:val="0071392C"/>
    <w:rsid w:val="00713CD3"/>
    <w:rsid w:val="0071423A"/>
    <w:rsid w:val="00714550"/>
    <w:rsid w:val="007147DA"/>
    <w:rsid w:val="007173BD"/>
    <w:rsid w:val="00722070"/>
    <w:rsid w:val="00722C79"/>
    <w:rsid w:val="00722DF6"/>
    <w:rsid w:val="00722F85"/>
    <w:rsid w:val="00723DB1"/>
    <w:rsid w:val="007254CE"/>
    <w:rsid w:val="0072650C"/>
    <w:rsid w:val="0072686E"/>
    <w:rsid w:val="00730DF6"/>
    <w:rsid w:val="00730F9D"/>
    <w:rsid w:val="00732A91"/>
    <w:rsid w:val="00732C97"/>
    <w:rsid w:val="00736EF2"/>
    <w:rsid w:val="00742E9D"/>
    <w:rsid w:val="007433AF"/>
    <w:rsid w:val="0074451E"/>
    <w:rsid w:val="00744E6D"/>
    <w:rsid w:val="007454E7"/>
    <w:rsid w:val="0074724D"/>
    <w:rsid w:val="00751A7E"/>
    <w:rsid w:val="007526D3"/>
    <w:rsid w:val="007538FE"/>
    <w:rsid w:val="00754925"/>
    <w:rsid w:val="007567B2"/>
    <w:rsid w:val="007571D7"/>
    <w:rsid w:val="007601B9"/>
    <w:rsid w:val="00760D3A"/>
    <w:rsid w:val="00762463"/>
    <w:rsid w:val="00762A68"/>
    <w:rsid w:val="00764A7C"/>
    <w:rsid w:val="007673B0"/>
    <w:rsid w:val="007677D8"/>
    <w:rsid w:val="00770F76"/>
    <w:rsid w:val="007712D2"/>
    <w:rsid w:val="007717A8"/>
    <w:rsid w:val="00772114"/>
    <w:rsid w:val="00775107"/>
    <w:rsid w:val="00776653"/>
    <w:rsid w:val="00777F01"/>
    <w:rsid w:val="00780BD0"/>
    <w:rsid w:val="00781697"/>
    <w:rsid w:val="00782410"/>
    <w:rsid w:val="00783487"/>
    <w:rsid w:val="007872BF"/>
    <w:rsid w:val="00790773"/>
    <w:rsid w:val="00790AE0"/>
    <w:rsid w:val="007915B5"/>
    <w:rsid w:val="007920C1"/>
    <w:rsid w:val="00794E9F"/>
    <w:rsid w:val="00795958"/>
    <w:rsid w:val="007A0064"/>
    <w:rsid w:val="007A0A13"/>
    <w:rsid w:val="007A1B89"/>
    <w:rsid w:val="007A1CC8"/>
    <w:rsid w:val="007A2D96"/>
    <w:rsid w:val="007A58D9"/>
    <w:rsid w:val="007B242C"/>
    <w:rsid w:val="007B315A"/>
    <w:rsid w:val="007B3B4F"/>
    <w:rsid w:val="007B4BD9"/>
    <w:rsid w:val="007B6F82"/>
    <w:rsid w:val="007C2046"/>
    <w:rsid w:val="007C2138"/>
    <w:rsid w:val="007C22F4"/>
    <w:rsid w:val="007C3033"/>
    <w:rsid w:val="007C5B38"/>
    <w:rsid w:val="007C7910"/>
    <w:rsid w:val="007D0135"/>
    <w:rsid w:val="007D7B31"/>
    <w:rsid w:val="007E0A56"/>
    <w:rsid w:val="007E1080"/>
    <w:rsid w:val="007E1C00"/>
    <w:rsid w:val="007E2A85"/>
    <w:rsid w:val="007E2C8E"/>
    <w:rsid w:val="007E3326"/>
    <w:rsid w:val="007E3752"/>
    <w:rsid w:val="007E544B"/>
    <w:rsid w:val="007F0B87"/>
    <w:rsid w:val="007F3E16"/>
    <w:rsid w:val="007F5167"/>
    <w:rsid w:val="007F5600"/>
    <w:rsid w:val="0080217F"/>
    <w:rsid w:val="00803B5B"/>
    <w:rsid w:val="00803DEC"/>
    <w:rsid w:val="0080456B"/>
    <w:rsid w:val="00804BFD"/>
    <w:rsid w:val="0080628C"/>
    <w:rsid w:val="0080646C"/>
    <w:rsid w:val="008107FB"/>
    <w:rsid w:val="00810D41"/>
    <w:rsid w:val="008122A6"/>
    <w:rsid w:val="00813322"/>
    <w:rsid w:val="00814328"/>
    <w:rsid w:val="00815332"/>
    <w:rsid w:val="00816560"/>
    <w:rsid w:val="008171EB"/>
    <w:rsid w:val="0081790E"/>
    <w:rsid w:val="00820FC9"/>
    <w:rsid w:val="00821470"/>
    <w:rsid w:val="00821EE8"/>
    <w:rsid w:val="00823DD3"/>
    <w:rsid w:val="00825283"/>
    <w:rsid w:val="00825730"/>
    <w:rsid w:val="00826390"/>
    <w:rsid w:val="0082677E"/>
    <w:rsid w:val="00826E2E"/>
    <w:rsid w:val="008318F5"/>
    <w:rsid w:val="00833820"/>
    <w:rsid w:val="0083437F"/>
    <w:rsid w:val="008365D6"/>
    <w:rsid w:val="00836AFC"/>
    <w:rsid w:val="0083777A"/>
    <w:rsid w:val="00842205"/>
    <w:rsid w:val="00844712"/>
    <w:rsid w:val="008465ED"/>
    <w:rsid w:val="00847B0E"/>
    <w:rsid w:val="00847C92"/>
    <w:rsid w:val="008503AC"/>
    <w:rsid w:val="008511DF"/>
    <w:rsid w:val="00853739"/>
    <w:rsid w:val="00853ADD"/>
    <w:rsid w:val="0085434E"/>
    <w:rsid w:val="0085620B"/>
    <w:rsid w:val="00856757"/>
    <w:rsid w:val="00860098"/>
    <w:rsid w:val="00860D95"/>
    <w:rsid w:val="00860DC2"/>
    <w:rsid w:val="00860F00"/>
    <w:rsid w:val="008632E2"/>
    <w:rsid w:val="00863B17"/>
    <w:rsid w:val="00864876"/>
    <w:rsid w:val="00864D63"/>
    <w:rsid w:val="0086630A"/>
    <w:rsid w:val="008665F2"/>
    <w:rsid w:val="00870910"/>
    <w:rsid w:val="00872249"/>
    <w:rsid w:val="00872F93"/>
    <w:rsid w:val="00873055"/>
    <w:rsid w:val="00875311"/>
    <w:rsid w:val="00875A80"/>
    <w:rsid w:val="00876481"/>
    <w:rsid w:val="008772CD"/>
    <w:rsid w:val="00877AAF"/>
    <w:rsid w:val="008810E1"/>
    <w:rsid w:val="0088191D"/>
    <w:rsid w:val="00882349"/>
    <w:rsid w:val="00882B92"/>
    <w:rsid w:val="00883D0C"/>
    <w:rsid w:val="00883E02"/>
    <w:rsid w:val="00883FA5"/>
    <w:rsid w:val="00884E37"/>
    <w:rsid w:val="00886FB1"/>
    <w:rsid w:val="00887228"/>
    <w:rsid w:val="00890688"/>
    <w:rsid w:val="00891A24"/>
    <w:rsid w:val="008927DA"/>
    <w:rsid w:val="008933F6"/>
    <w:rsid w:val="00896746"/>
    <w:rsid w:val="008A0BA6"/>
    <w:rsid w:val="008A551D"/>
    <w:rsid w:val="008B0139"/>
    <w:rsid w:val="008B37BF"/>
    <w:rsid w:val="008B711E"/>
    <w:rsid w:val="008B742F"/>
    <w:rsid w:val="008C08A1"/>
    <w:rsid w:val="008C21CA"/>
    <w:rsid w:val="008C2955"/>
    <w:rsid w:val="008C5191"/>
    <w:rsid w:val="008C65FB"/>
    <w:rsid w:val="008C6C33"/>
    <w:rsid w:val="008C7F27"/>
    <w:rsid w:val="008D04C6"/>
    <w:rsid w:val="008D116C"/>
    <w:rsid w:val="008D1D1D"/>
    <w:rsid w:val="008D286F"/>
    <w:rsid w:val="008D661A"/>
    <w:rsid w:val="008D7762"/>
    <w:rsid w:val="008D7C49"/>
    <w:rsid w:val="008E4DA3"/>
    <w:rsid w:val="008E5BF0"/>
    <w:rsid w:val="008E5C77"/>
    <w:rsid w:val="008E6ED1"/>
    <w:rsid w:val="008E7FCC"/>
    <w:rsid w:val="008F30AE"/>
    <w:rsid w:val="008F3174"/>
    <w:rsid w:val="008F33F7"/>
    <w:rsid w:val="008F3F1A"/>
    <w:rsid w:val="0090125F"/>
    <w:rsid w:val="009013AF"/>
    <w:rsid w:val="0090169C"/>
    <w:rsid w:val="009019A5"/>
    <w:rsid w:val="00901AC9"/>
    <w:rsid w:val="00903037"/>
    <w:rsid w:val="00905CD1"/>
    <w:rsid w:val="00905CDF"/>
    <w:rsid w:val="00906158"/>
    <w:rsid w:val="00913215"/>
    <w:rsid w:val="009152E3"/>
    <w:rsid w:val="009168BA"/>
    <w:rsid w:val="00920AE2"/>
    <w:rsid w:val="00922CC3"/>
    <w:rsid w:val="00922D16"/>
    <w:rsid w:val="00922EA3"/>
    <w:rsid w:val="00925601"/>
    <w:rsid w:val="009261C5"/>
    <w:rsid w:val="009267E1"/>
    <w:rsid w:val="00935CDB"/>
    <w:rsid w:val="0093653C"/>
    <w:rsid w:val="00940953"/>
    <w:rsid w:val="00941965"/>
    <w:rsid w:val="00942C97"/>
    <w:rsid w:val="009448C0"/>
    <w:rsid w:val="00946330"/>
    <w:rsid w:val="0094673A"/>
    <w:rsid w:val="00954BE1"/>
    <w:rsid w:val="00954F4E"/>
    <w:rsid w:val="0095551E"/>
    <w:rsid w:val="009557D9"/>
    <w:rsid w:val="0095684E"/>
    <w:rsid w:val="0095769F"/>
    <w:rsid w:val="009577B4"/>
    <w:rsid w:val="00957913"/>
    <w:rsid w:val="00960903"/>
    <w:rsid w:val="00962BD5"/>
    <w:rsid w:val="00964F71"/>
    <w:rsid w:val="0096605E"/>
    <w:rsid w:val="009662AF"/>
    <w:rsid w:val="009662F5"/>
    <w:rsid w:val="00967909"/>
    <w:rsid w:val="009705DB"/>
    <w:rsid w:val="009742F5"/>
    <w:rsid w:val="009749D8"/>
    <w:rsid w:val="00974B60"/>
    <w:rsid w:val="00975B35"/>
    <w:rsid w:val="00977A35"/>
    <w:rsid w:val="00980875"/>
    <w:rsid w:val="009856EC"/>
    <w:rsid w:val="0098772D"/>
    <w:rsid w:val="00991672"/>
    <w:rsid w:val="00994AA6"/>
    <w:rsid w:val="00994C18"/>
    <w:rsid w:val="0099526F"/>
    <w:rsid w:val="00995581"/>
    <w:rsid w:val="00995822"/>
    <w:rsid w:val="00995F27"/>
    <w:rsid w:val="0099659E"/>
    <w:rsid w:val="009969F0"/>
    <w:rsid w:val="00997310"/>
    <w:rsid w:val="009A2773"/>
    <w:rsid w:val="009A2D06"/>
    <w:rsid w:val="009A45E7"/>
    <w:rsid w:val="009A655D"/>
    <w:rsid w:val="009A74AF"/>
    <w:rsid w:val="009B0C4A"/>
    <w:rsid w:val="009B15D8"/>
    <w:rsid w:val="009B2A0E"/>
    <w:rsid w:val="009B4AE3"/>
    <w:rsid w:val="009B5391"/>
    <w:rsid w:val="009B6BCF"/>
    <w:rsid w:val="009B7517"/>
    <w:rsid w:val="009B7A05"/>
    <w:rsid w:val="009B7CF5"/>
    <w:rsid w:val="009C0C04"/>
    <w:rsid w:val="009C1A0E"/>
    <w:rsid w:val="009C3270"/>
    <w:rsid w:val="009C3629"/>
    <w:rsid w:val="009C4B16"/>
    <w:rsid w:val="009C5DEA"/>
    <w:rsid w:val="009C5E85"/>
    <w:rsid w:val="009C6AAE"/>
    <w:rsid w:val="009C773E"/>
    <w:rsid w:val="009C7AAB"/>
    <w:rsid w:val="009D083B"/>
    <w:rsid w:val="009D088E"/>
    <w:rsid w:val="009D268C"/>
    <w:rsid w:val="009D2871"/>
    <w:rsid w:val="009D31EC"/>
    <w:rsid w:val="009D61FE"/>
    <w:rsid w:val="009E151B"/>
    <w:rsid w:val="009E1994"/>
    <w:rsid w:val="009E1A88"/>
    <w:rsid w:val="009E628F"/>
    <w:rsid w:val="009F13EE"/>
    <w:rsid w:val="009F6245"/>
    <w:rsid w:val="009F7CCE"/>
    <w:rsid w:val="00A000DC"/>
    <w:rsid w:val="00A02CB6"/>
    <w:rsid w:val="00A065D6"/>
    <w:rsid w:val="00A0696E"/>
    <w:rsid w:val="00A0707C"/>
    <w:rsid w:val="00A10C02"/>
    <w:rsid w:val="00A12733"/>
    <w:rsid w:val="00A13104"/>
    <w:rsid w:val="00A14F47"/>
    <w:rsid w:val="00A16AA2"/>
    <w:rsid w:val="00A17004"/>
    <w:rsid w:val="00A17E3D"/>
    <w:rsid w:val="00A23787"/>
    <w:rsid w:val="00A2662C"/>
    <w:rsid w:val="00A31370"/>
    <w:rsid w:val="00A34130"/>
    <w:rsid w:val="00A354C5"/>
    <w:rsid w:val="00A36128"/>
    <w:rsid w:val="00A36511"/>
    <w:rsid w:val="00A46690"/>
    <w:rsid w:val="00A501AA"/>
    <w:rsid w:val="00A50671"/>
    <w:rsid w:val="00A51C07"/>
    <w:rsid w:val="00A521B3"/>
    <w:rsid w:val="00A527D9"/>
    <w:rsid w:val="00A52973"/>
    <w:rsid w:val="00A52CF2"/>
    <w:rsid w:val="00A5342C"/>
    <w:rsid w:val="00A54588"/>
    <w:rsid w:val="00A55747"/>
    <w:rsid w:val="00A5630B"/>
    <w:rsid w:val="00A5655F"/>
    <w:rsid w:val="00A56B33"/>
    <w:rsid w:val="00A61ACA"/>
    <w:rsid w:val="00A6214F"/>
    <w:rsid w:val="00A62CE6"/>
    <w:rsid w:val="00A646E9"/>
    <w:rsid w:val="00A6488C"/>
    <w:rsid w:val="00A66CA6"/>
    <w:rsid w:val="00A66FE1"/>
    <w:rsid w:val="00A70F01"/>
    <w:rsid w:val="00A711F7"/>
    <w:rsid w:val="00A715C8"/>
    <w:rsid w:val="00A7372F"/>
    <w:rsid w:val="00A73F75"/>
    <w:rsid w:val="00A777A0"/>
    <w:rsid w:val="00A817D1"/>
    <w:rsid w:val="00A82207"/>
    <w:rsid w:val="00A86E7B"/>
    <w:rsid w:val="00A906AC"/>
    <w:rsid w:val="00A93FBB"/>
    <w:rsid w:val="00A94947"/>
    <w:rsid w:val="00A95602"/>
    <w:rsid w:val="00A95F9F"/>
    <w:rsid w:val="00AA10AE"/>
    <w:rsid w:val="00AA1704"/>
    <w:rsid w:val="00AA267E"/>
    <w:rsid w:val="00AA3EC4"/>
    <w:rsid w:val="00AA5C75"/>
    <w:rsid w:val="00AA6B6C"/>
    <w:rsid w:val="00AA756B"/>
    <w:rsid w:val="00AB02CB"/>
    <w:rsid w:val="00AB4127"/>
    <w:rsid w:val="00AB4F3B"/>
    <w:rsid w:val="00AB5875"/>
    <w:rsid w:val="00AB5B86"/>
    <w:rsid w:val="00AB613C"/>
    <w:rsid w:val="00AB6555"/>
    <w:rsid w:val="00AB6778"/>
    <w:rsid w:val="00AC0FFF"/>
    <w:rsid w:val="00AC28BE"/>
    <w:rsid w:val="00AC2B79"/>
    <w:rsid w:val="00AC45A7"/>
    <w:rsid w:val="00AC48EB"/>
    <w:rsid w:val="00AC4F60"/>
    <w:rsid w:val="00AC61F3"/>
    <w:rsid w:val="00AD11B0"/>
    <w:rsid w:val="00AD1BEF"/>
    <w:rsid w:val="00AD33D3"/>
    <w:rsid w:val="00AD3D68"/>
    <w:rsid w:val="00AD41DB"/>
    <w:rsid w:val="00AD5637"/>
    <w:rsid w:val="00AD59CB"/>
    <w:rsid w:val="00AD5C94"/>
    <w:rsid w:val="00AD646E"/>
    <w:rsid w:val="00AD7257"/>
    <w:rsid w:val="00AD7619"/>
    <w:rsid w:val="00AD7EE4"/>
    <w:rsid w:val="00AE107F"/>
    <w:rsid w:val="00AE200A"/>
    <w:rsid w:val="00AE2495"/>
    <w:rsid w:val="00AE327B"/>
    <w:rsid w:val="00AE7404"/>
    <w:rsid w:val="00AE7C33"/>
    <w:rsid w:val="00AF1F89"/>
    <w:rsid w:val="00AF2F53"/>
    <w:rsid w:val="00AF422F"/>
    <w:rsid w:val="00AF496C"/>
    <w:rsid w:val="00AF6AC7"/>
    <w:rsid w:val="00AF727A"/>
    <w:rsid w:val="00AF731E"/>
    <w:rsid w:val="00AF7771"/>
    <w:rsid w:val="00B00B5B"/>
    <w:rsid w:val="00B011CF"/>
    <w:rsid w:val="00B02052"/>
    <w:rsid w:val="00B02FAD"/>
    <w:rsid w:val="00B03873"/>
    <w:rsid w:val="00B03D68"/>
    <w:rsid w:val="00B03F04"/>
    <w:rsid w:val="00B0532C"/>
    <w:rsid w:val="00B05B43"/>
    <w:rsid w:val="00B068EF"/>
    <w:rsid w:val="00B06A97"/>
    <w:rsid w:val="00B07D2D"/>
    <w:rsid w:val="00B10C4E"/>
    <w:rsid w:val="00B123C9"/>
    <w:rsid w:val="00B123D1"/>
    <w:rsid w:val="00B14601"/>
    <w:rsid w:val="00B15A0D"/>
    <w:rsid w:val="00B2060C"/>
    <w:rsid w:val="00B21C68"/>
    <w:rsid w:val="00B2252F"/>
    <w:rsid w:val="00B229AF"/>
    <w:rsid w:val="00B23631"/>
    <w:rsid w:val="00B2654A"/>
    <w:rsid w:val="00B26C35"/>
    <w:rsid w:val="00B27371"/>
    <w:rsid w:val="00B27DE9"/>
    <w:rsid w:val="00B30743"/>
    <w:rsid w:val="00B30A92"/>
    <w:rsid w:val="00B35BE7"/>
    <w:rsid w:val="00B37E89"/>
    <w:rsid w:val="00B41840"/>
    <w:rsid w:val="00B434A2"/>
    <w:rsid w:val="00B45254"/>
    <w:rsid w:val="00B4615A"/>
    <w:rsid w:val="00B46958"/>
    <w:rsid w:val="00B4780D"/>
    <w:rsid w:val="00B47966"/>
    <w:rsid w:val="00B47DB9"/>
    <w:rsid w:val="00B50D45"/>
    <w:rsid w:val="00B52172"/>
    <w:rsid w:val="00B53907"/>
    <w:rsid w:val="00B54617"/>
    <w:rsid w:val="00B56009"/>
    <w:rsid w:val="00B561FF"/>
    <w:rsid w:val="00B60484"/>
    <w:rsid w:val="00B60EFA"/>
    <w:rsid w:val="00B61349"/>
    <w:rsid w:val="00B61996"/>
    <w:rsid w:val="00B638FA"/>
    <w:rsid w:val="00B64B22"/>
    <w:rsid w:val="00B657A2"/>
    <w:rsid w:val="00B667E9"/>
    <w:rsid w:val="00B66F6D"/>
    <w:rsid w:val="00B671DE"/>
    <w:rsid w:val="00B67388"/>
    <w:rsid w:val="00B73E6F"/>
    <w:rsid w:val="00B749D1"/>
    <w:rsid w:val="00B75F3C"/>
    <w:rsid w:val="00B77F80"/>
    <w:rsid w:val="00B803B5"/>
    <w:rsid w:val="00B810FB"/>
    <w:rsid w:val="00B81E85"/>
    <w:rsid w:val="00B83429"/>
    <w:rsid w:val="00B8412E"/>
    <w:rsid w:val="00B912D5"/>
    <w:rsid w:val="00B94B77"/>
    <w:rsid w:val="00B95176"/>
    <w:rsid w:val="00B958E0"/>
    <w:rsid w:val="00B975A9"/>
    <w:rsid w:val="00B979AA"/>
    <w:rsid w:val="00BA1C39"/>
    <w:rsid w:val="00BA28D6"/>
    <w:rsid w:val="00BA38D5"/>
    <w:rsid w:val="00BA5E38"/>
    <w:rsid w:val="00BA6FD0"/>
    <w:rsid w:val="00BA7D00"/>
    <w:rsid w:val="00BB005A"/>
    <w:rsid w:val="00BB45A8"/>
    <w:rsid w:val="00BB4970"/>
    <w:rsid w:val="00BB6075"/>
    <w:rsid w:val="00BB6F98"/>
    <w:rsid w:val="00BB787B"/>
    <w:rsid w:val="00BC2255"/>
    <w:rsid w:val="00BC4AC5"/>
    <w:rsid w:val="00BC5411"/>
    <w:rsid w:val="00BD0590"/>
    <w:rsid w:val="00BD067F"/>
    <w:rsid w:val="00BD4ED7"/>
    <w:rsid w:val="00BD5681"/>
    <w:rsid w:val="00BD6189"/>
    <w:rsid w:val="00BD6230"/>
    <w:rsid w:val="00BD6906"/>
    <w:rsid w:val="00BE02E4"/>
    <w:rsid w:val="00BE07AC"/>
    <w:rsid w:val="00BE3228"/>
    <w:rsid w:val="00BE40D9"/>
    <w:rsid w:val="00BE5EB1"/>
    <w:rsid w:val="00BE7C47"/>
    <w:rsid w:val="00BF1D12"/>
    <w:rsid w:val="00BF6EF0"/>
    <w:rsid w:val="00BF7181"/>
    <w:rsid w:val="00C00E03"/>
    <w:rsid w:val="00C030FA"/>
    <w:rsid w:val="00C05F39"/>
    <w:rsid w:val="00C0756A"/>
    <w:rsid w:val="00C078DF"/>
    <w:rsid w:val="00C079D5"/>
    <w:rsid w:val="00C100FB"/>
    <w:rsid w:val="00C109DA"/>
    <w:rsid w:val="00C112F9"/>
    <w:rsid w:val="00C130E1"/>
    <w:rsid w:val="00C137E1"/>
    <w:rsid w:val="00C13BA2"/>
    <w:rsid w:val="00C14A5D"/>
    <w:rsid w:val="00C15C7F"/>
    <w:rsid w:val="00C15D39"/>
    <w:rsid w:val="00C1682F"/>
    <w:rsid w:val="00C17131"/>
    <w:rsid w:val="00C21134"/>
    <w:rsid w:val="00C245C3"/>
    <w:rsid w:val="00C2543D"/>
    <w:rsid w:val="00C25B5A"/>
    <w:rsid w:val="00C27936"/>
    <w:rsid w:val="00C30365"/>
    <w:rsid w:val="00C321E9"/>
    <w:rsid w:val="00C32830"/>
    <w:rsid w:val="00C33948"/>
    <w:rsid w:val="00C3410F"/>
    <w:rsid w:val="00C34BEC"/>
    <w:rsid w:val="00C362A9"/>
    <w:rsid w:val="00C36A54"/>
    <w:rsid w:val="00C3746E"/>
    <w:rsid w:val="00C402BC"/>
    <w:rsid w:val="00C408BC"/>
    <w:rsid w:val="00C412BA"/>
    <w:rsid w:val="00C41733"/>
    <w:rsid w:val="00C425F2"/>
    <w:rsid w:val="00C42FFC"/>
    <w:rsid w:val="00C44A65"/>
    <w:rsid w:val="00C45FED"/>
    <w:rsid w:val="00C46192"/>
    <w:rsid w:val="00C461AF"/>
    <w:rsid w:val="00C477B7"/>
    <w:rsid w:val="00C51D0F"/>
    <w:rsid w:val="00C522F0"/>
    <w:rsid w:val="00C525AA"/>
    <w:rsid w:val="00C52D4F"/>
    <w:rsid w:val="00C542A7"/>
    <w:rsid w:val="00C54944"/>
    <w:rsid w:val="00C55062"/>
    <w:rsid w:val="00C56D5D"/>
    <w:rsid w:val="00C56E6A"/>
    <w:rsid w:val="00C57A51"/>
    <w:rsid w:val="00C60306"/>
    <w:rsid w:val="00C6159A"/>
    <w:rsid w:val="00C64B90"/>
    <w:rsid w:val="00C65984"/>
    <w:rsid w:val="00C745C0"/>
    <w:rsid w:val="00C75F3B"/>
    <w:rsid w:val="00C77084"/>
    <w:rsid w:val="00C806CF"/>
    <w:rsid w:val="00C81093"/>
    <w:rsid w:val="00C83963"/>
    <w:rsid w:val="00C84453"/>
    <w:rsid w:val="00C845D8"/>
    <w:rsid w:val="00C84C7C"/>
    <w:rsid w:val="00C9721C"/>
    <w:rsid w:val="00CA0556"/>
    <w:rsid w:val="00CA0CBF"/>
    <w:rsid w:val="00CA198A"/>
    <w:rsid w:val="00CA38E3"/>
    <w:rsid w:val="00CA42BF"/>
    <w:rsid w:val="00CA4F5B"/>
    <w:rsid w:val="00CA6F5F"/>
    <w:rsid w:val="00CB075F"/>
    <w:rsid w:val="00CB0794"/>
    <w:rsid w:val="00CB4D0D"/>
    <w:rsid w:val="00CB720E"/>
    <w:rsid w:val="00CB75C6"/>
    <w:rsid w:val="00CB76C1"/>
    <w:rsid w:val="00CB7B87"/>
    <w:rsid w:val="00CC344C"/>
    <w:rsid w:val="00CC372A"/>
    <w:rsid w:val="00CC6FA0"/>
    <w:rsid w:val="00CD05C2"/>
    <w:rsid w:val="00CD1E17"/>
    <w:rsid w:val="00CD2078"/>
    <w:rsid w:val="00CD2CD3"/>
    <w:rsid w:val="00CD3192"/>
    <w:rsid w:val="00CD3567"/>
    <w:rsid w:val="00CD360F"/>
    <w:rsid w:val="00CD4156"/>
    <w:rsid w:val="00CD4400"/>
    <w:rsid w:val="00CD46A9"/>
    <w:rsid w:val="00CD4CC8"/>
    <w:rsid w:val="00CD5358"/>
    <w:rsid w:val="00CE034E"/>
    <w:rsid w:val="00CE0A7F"/>
    <w:rsid w:val="00CE149E"/>
    <w:rsid w:val="00CE1C59"/>
    <w:rsid w:val="00CE487E"/>
    <w:rsid w:val="00CE5492"/>
    <w:rsid w:val="00CE6194"/>
    <w:rsid w:val="00CE6628"/>
    <w:rsid w:val="00CE6705"/>
    <w:rsid w:val="00CE78D5"/>
    <w:rsid w:val="00CF0546"/>
    <w:rsid w:val="00CF7F98"/>
    <w:rsid w:val="00D00A0F"/>
    <w:rsid w:val="00D00BDC"/>
    <w:rsid w:val="00D020BF"/>
    <w:rsid w:val="00D03892"/>
    <w:rsid w:val="00D05321"/>
    <w:rsid w:val="00D071D1"/>
    <w:rsid w:val="00D073E7"/>
    <w:rsid w:val="00D07A92"/>
    <w:rsid w:val="00D10F36"/>
    <w:rsid w:val="00D122B4"/>
    <w:rsid w:val="00D12C24"/>
    <w:rsid w:val="00D1656B"/>
    <w:rsid w:val="00D20014"/>
    <w:rsid w:val="00D20071"/>
    <w:rsid w:val="00D21120"/>
    <w:rsid w:val="00D231E0"/>
    <w:rsid w:val="00D241F8"/>
    <w:rsid w:val="00D24FBE"/>
    <w:rsid w:val="00D25416"/>
    <w:rsid w:val="00D25E6A"/>
    <w:rsid w:val="00D274BC"/>
    <w:rsid w:val="00D27BCF"/>
    <w:rsid w:val="00D27C2D"/>
    <w:rsid w:val="00D32A54"/>
    <w:rsid w:val="00D3322A"/>
    <w:rsid w:val="00D34969"/>
    <w:rsid w:val="00D34A1E"/>
    <w:rsid w:val="00D34FB2"/>
    <w:rsid w:val="00D3632A"/>
    <w:rsid w:val="00D36A52"/>
    <w:rsid w:val="00D371C2"/>
    <w:rsid w:val="00D372CC"/>
    <w:rsid w:val="00D37471"/>
    <w:rsid w:val="00D42452"/>
    <w:rsid w:val="00D4342C"/>
    <w:rsid w:val="00D47624"/>
    <w:rsid w:val="00D5034E"/>
    <w:rsid w:val="00D5092B"/>
    <w:rsid w:val="00D509CB"/>
    <w:rsid w:val="00D52B7E"/>
    <w:rsid w:val="00D5468C"/>
    <w:rsid w:val="00D54AAC"/>
    <w:rsid w:val="00D55B95"/>
    <w:rsid w:val="00D55C96"/>
    <w:rsid w:val="00D57E67"/>
    <w:rsid w:val="00D60B85"/>
    <w:rsid w:val="00D62B23"/>
    <w:rsid w:val="00D6427E"/>
    <w:rsid w:val="00D646E3"/>
    <w:rsid w:val="00D65BBD"/>
    <w:rsid w:val="00D65E8E"/>
    <w:rsid w:val="00D660C0"/>
    <w:rsid w:val="00D668EE"/>
    <w:rsid w:val="00D76F4F"/>
    <w:rsid w:val="00D77E3F"/>
    <w:rsid w:val="00D8081D"/>
    <w:rsid w:val="00D83607"/>
    <w:rsid w:val="00D846EB"/>
    <w:rsid w:val="00D85506"/>
    <w:rsid w:val="00D85679"/>
    <w:rsid w:val="00D861DD"/>
    <w:rsid w:val="00D868DD"/>
    <w:rsid w:val="00D9140F"/>
    <w:rsid w:val="00D9363A"/>
    <w:rsid w:val="00D94FB3"/>
    <w:rsid w:val="00DA338F"/>
    <w:rsid w:val="00DA5205"/>
    <w:rsid w:val="00DA67D3"/>
    <w:rsid w:val="00DA7268"/>
    <w:rsid w:val="00DA75C4"/>
    <w:rsid w:val="00DB0524"/>
    <w:rsid w:val="00DB066B"/>
    <w:rsid w:val="00DB1A51"/>
    <w:rsid w:val="00DB40BC"/>
    <w:rsid w:val="00DB4676"/>
    <w:rsid w:val="00DB4DE2"/>
    <w:rsid w:val="00DB63E2"/>
    <w:rsid w:val="00DB7545"/>
    <w:rsid w:val="00DB78D1"/>
    <w:rsid w:val="00DC0009"/>
    <w:rsid w:val="00DC4BA0"/>
    <w:rsid w:val="00DC5186"/>
    <w:rsid w:val="00DC5C7E"/>
    <w:rsid w:val="00DC6674"/>
    <w:rsid w:val="00DD02E7"/>
    <w:rsid w:val="00DD11CB"/>
    <w:rsid w:val="00DD18F9"/>
    <w:rsid w:val="00DD29E8"/>
    <w:rsid w:val="00DD4090"/>
    <w:rsid w:val="00DD630E"/>
    <w:rsid w:val="00DD66D4"/>
    <w:rsid w:val="00DE0A1C"/>
    <w:rsid w:val="00DE21B2"/>
    <w:rsid w:val="00DE24D6"/>
    <w:rsid w:val="00DE5BBE"/>
    <w:rsid w:val="00DF093A"/>
    <w:rsid w:val="00DF2474"/>
    <w:rsid w:val="00DF28EC"/>
    <w:rsid w:val="00DF2ABE"/>
    <w:rsid w:val="00DF4111"/>
    <w:rsid w:val="00DF7977"/>
    <w:rsid w:val="00E01488"/>
    <w:rsid w:val="00E037AE"/>
    <w:rsid w:val="00E104F9"/>
    <w:rsid w:val="00E12A04"/>
    <w:rsid w:val="00E14959"/>
    <w:rsid w:val="00E15174"/>
    <w:rsid w:val="00E153D2"/>
    <w:rsid w:val="00E2112F"/>
    <w:rsid w:val="00E22119"/>
    <w:rsid w:val="00E22529"/>
    <w:rsid w:val="00E235D7"/>
    <w:rsid w:val="00E271B9"/>
    <w:rsid w:val="00E276BB"/>
    <w:rsid w:val="00E30A88"/>
    <w:rsid w:val="00E329BA"/>
    <w:rsid w:val="00E3706A"/>
    <w:rsid w:val="00E37F9D"/>
    <w:rsid w:val="00E41F52"/>
    <w:rsid w:val="00E42772"/>
    <w:rsid w:val="00E4298A"/>
    <w:rsid w:val="00E43465"/>
    <w:rsid w:val="00E46A9D"/>
    <w:rsid w:val="00E46F75"/>
    <w:rsid w:val="00E47801"/>
    <w:rsid w:val="00E47890"/>
    <w:rsid w:val="00E501C5"/>
    <w:rsid w:val="00E50E23"/>
    <w:rsid w:val="00E51E0C"/>
    <w:rsid w:val="00E52F2A"/>
    <w:rsid w:val="00E56766"/>
    <w:rsid w:val="00E606DE"/>
    <w:rsid w:val="00E63CE8"/>
    <w:rsid w:val="00E63F59"/>
    <w:rsid w:val="00E67877"/>
    <w:rsid w:val="00E67AAD"/>
    <w:rsid w:val="00E718CA"/>
    <w:rsid w:val="00E71976"/>
    <w:rsid w:val="00E7263C"/>
    <w:rsid w:val="00E74D53"/>
    <w:rsid w:val="00E76540"/>
    <w:rsid w:val="00E76C62"/>
    <w:rsid w:val="00E828EA"/>
    <w:rsid w:val="00E829A2"/>
    <w:rsid w:val="00E83307"/>
    <w:rsid w:val="00E86A9C"/>
    <w:rsid w:val="00E9397D"/>
    <w:rsid w:val="00E94B4C"/>
    <w:rsid w:val="00E96DE7"/>
    <w:rsid w:val="00E97DB3"/>
    <w:rsid w:val="00E97E2B"/>
    <w:rsid w:val="00EA020E"/>
    <w:rsid w:val="00EA176D"/>
    <w:rsid w:val="00EA1C38"/>
    <w:rsid w:val="00EA462F"/>
    <w:rsid w:val="00EA6448"/>
    <w:rsid w:val="00EA6EDF"/>
    <w:rsid w:val="00EA7B92"/>
    <w:rsid w:val="00EB0265"/>
    <w:rsid w:val="00EB1178"/>
    <w:rsid w:val="00EB33EB"/>
    <w:rsid w:val="00EB5346"/>
    <w:rsid w:val="00EB718D"/>
    <w:rsid w:val="00EC16DB"/>
    <w:rsid w:val="00EC2889"/>
    <w:rsid w:val="00EC48DB"/>
    <w:rsid w:val="00EC5045"/>
    <w:rsid w:val="00EC61CA"/>
    <w:rsid w:val="00EC6498"/>
    <w:rsid w:val="00EC669B"/>
    <w:rsid w:val="00EC7EAB"/>
    <w:rsid w:val="00ED158E"/>
    <w:rsid w:val="00ED1A3A"/>
    <w:rsid w:val="00ED37B8"/>
    <w:rsid w:val="00ED76C0"/>
    <w:rsid w:val="00EE2348"/>
    <w:rsid w:val="00EE3B63"/>
    <w:rsid w:val="00EE3E14"/>
    <w:rsid w:val="00EE5A13"/>
    <w:rsid w:val="00EE6740"/>
    <w:rsid w:val="00EE6A8B"/>
    <w:rsid w:val="00EE765A"/>
    <w:rsid w:val="00EF0917"/>
    <w:rsid w:val="00EF0D90"/>
    <w:rsid w:val="00EF2298"/>
    <w:rsid w:val="00EF33B3"/>
    <w:rsid w:val="00EF59C6"/>
    <w:rsid w:val="00EF75A1"/>
    <w:rsid w:val="00EF7A21"/>
    <w:rsid w:val="00F00277"/>
    <w:rsid w:val="00F00DAF"/>
    <w:rsid w:val="00F01A1C"/>
    <w:rsid w:val="00F021FF"/>
    <w:rsid w:val="00F02C9B"/>
    <w:rsid w:val="00F040D0"/>
    <w:rsid w:val="00F06E75"/>
    <w:rsid w:val="00F07321"/>
    <w:rsid w:val="00F117D0"/>
    <w:rsid w:val="00F118B4"/>
    <w:rsid w:val="00F11F72"/>
    <w:rsid w:val="00F16E8A"/>
    <w:rsid w:val="00F20C60"/>
    <w:rsid w:val="00F23A0F"/>
    <w:rsid w:val="00F23A56"/>
    <w:rsid w:val="00F24660"/>
    <w:rsid w:val="00F268F3"/>
    <w:rsid w:val="00F31CA8"/>
    <w:rsid w:val="00F32432"/>
    <w:rsid w:val="00F335F1"/>
    <w:rsid w:val="00F336D8"/>
    <w:rsid w:val="00F34674"/>
    <w:rsid w:val="00F3514C"/>
    <w:rsid w:val="00F352D1"/>
    <w:rsid w:val="00F359AE"/>
    <w:rsid w:val="00F42054"/>
    <w:rsid w:val="00F422DC"/>
    <w:rsid w:val="00F42FFC"/>
    <w:rsid w:val="00F50196"/>
    <w:rsid w:val="00F5078E"/>
    <w:rsid w:val="00F5173D"/>
    <w:rsid w:val="00F51EA0"/>
    <w:rsid w:val="00F54C9B"/>
    <w:rsid w:val="00F55DD8"/>
    <w:rsid w:val="00F5647F"/>
    <w:rsid w:val="00F64596"/>
    <w:rsid w:val="00F64C9D"/>
    <w:rsid w:val="00F6514B"/>
    <w:rsid w:val="00F6558A"/>
    <w:rsid w:val="00F65E38"/>
    <w:rsid w:val="00F67779"/>
    <w:rsid w:val="00F724FC"/>
    <w:rsid w:val="00F729F2"/>
    <w:rsid w:val="00F7411A"/>
    <w:rsid w:val="00F75972"/>
    <w:rsid w:val="00F759AA"/>
    <w:rsid w:val="00F76D44"/>
    <w:rsid w:val="00F7756F"/>
    <w:rsid w:val="00F779B3"/>
    <w:rsid w:val="00F77DB7"/>
    <w:rsid w:val="00F80227"/>
    <w:rsid w:val="00F80964"/>
    <w:rsid w:val="00F80B5C"/>
    <w:rsid w:val="00F81782"/>
    <w:rsid w:val="00F82122"/>
    <w:rsid w:val="00F84F95"/>
    <w:rsid w:val="00F86B87"/>
    <w:rsid w:val="00F87B20"/>
    <w:rsid w:val="00F91216"/>
    <w:rsid w:val="00F9135B"/>
    <w:rsid w:val="00FA0326"/>
    <w:rsid w:val="00FA2AE9"/>
    <w:rsid w:val="00FA5917"/>
    <w:rsid w:val="00FB0C5B"/>
    <w:rsid w:val="00FB1E94"/>
    <w:rsid w:val="00FB299A"/>
    <w:rsid w:val="00FB3026"/>
    <w:rsid w:val="00FB3132"/>
    <w:rsid w:val="00FB54B0"/>
    <w:rsid w:val="00FB59A9"/>
    <w:rsid w:val="00FB5A7E"/>
    <w:rsid w:val="00FC0EF9"/>
    <w:rsid w:val="00FC17AA"/>
    <w:rsid w:val="00FC1D09"/>
    <w:rsid w:val="00FC26EE"/>
    <w:rsid w:val="00FC2960"/>
    <w:rsid w:val="00FC4E4B"/>
    <w:rsid w:val="00FC54B3"/>
    <w:rsid w:val="00FC553F"/>
    <w:rsid w:val="00FC5696"/>
    <w:rsid w:val="00FD06AF"/>
    <w:rsid w:val="00FD0A80"/>
    <w:rsid w:val="00FD2D54"/>
    <w:rsid w:val="00FD4557"/>
    <w:rsid w:val="00FD4FA7"/>
    <w:rsid w:val="00FD5969"/>
    <w:rsid w:val="00FD596A"/>
    <w:rsid w:val="00FD61D8"/>
    <w:rsid w:val="00FD63CB"/>
    <w:rsid w:val="00FD76CA"/>
    <w:rsid w:val="00FE15BD"/>
    <w:rsid w:val="00FE183E"/>
    <w:rsid w:val="00FE2830"/>
    <w:rsid w:val="00FE289B"/>
    <w:rsid w:val="00FE3281"/>
    <w:rsid w:val="00FE5A41"/>
    <w:rsid w:val="00FE6BD7"/>
    <w:rsid w:val="00FE754C"/>
    <w:rsid w:val="00FE7FE1"/>
    <w:rsid w:val="00FF31DA"/>
    <w:rsid w:val="00FF3849"/>
    <w:rsid w:val="00FF40E0"/>
    <w:rsid w:val="00FF5C9C"/>
    <w:rsid w:val="00FF5E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430D"/>
  <w15:chartTrackingRefBased/>
  <w15:docId w15:val="{581390DB-7D5A-0246-9AA1-3C58E6819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EE4"/>
    <w:rPr>
      <w:lang w:val="fr-CA"/>
    </w:rPr>
  </w:style>
  <w:style w:type="paragraph" w:styleId="Heading1">
    <w:name w:val="heading 1"/>
    <w:basedOn w:val="Normal"/>
    <w:next w:val="Normal"/>
    <w:link w:val="Heading1Char"/>
    <w:uiPriority w:val="9"/>
    <w:qFormat/>
    <w:rsid w:val="00FE7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4C"/>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FE754C"/>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FE754C"/>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FE754C"/>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FE754C"/>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FE754C"/>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FE754C"/>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FE754C"/>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FE754C"/>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FE75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4C"/>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FE75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4C"/>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FE75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754C"/>
    <w:rPr>
      <w:i/>
      <w:iCs/>
      <w:color w:val="404040" w:themeColor="text1" w:themeTint="BF"/>
      <w:lang w:val="fr-CA"/>
    </w:rPr>
  </w:style>
  <w:style w:type="paragraph" w:styleId="ListParagraph">
    <w:name w:val="List Paragraph"/>
    <w:basedOn w:val="Normal"/>
    <w:uiPriority w:val="34"/>
    <w:qFormat/>
    <w:rsid w:val="00FE754C"/>
    <w:pPr>
      <w:ind w:left="720"/>
      <w:contextualSpacing/>
    </w:pPr>
  </w:style>
  <w:style w:type="character" w:styleId="IntenseEmphasis">
    <w:name w:val="Intense Emphasis"/>
    <w:basedOn w:val="DefaultParagraphFont"/>
    <w:uiPriority w:val="21"/>
    <w:qFormat/>
    <w:rsid w:val="00FE754C"/>
    <w:rPr>
      <w:i/>
      <w:iCs/>
      <w:color w:val="0F4761" w:themeColor="accent1" w:themeShade="BF"/>
    </w:rPr>
  </w:style>
  <w:style w:type="paragraph" w:styleId="IntenseQuote">
    <w:name w:val="Intense Quote"/>
    <w:basedOn w:val="Normal"/>
    <w:next w:val="Normal"/>
    <w:link w:val="IntenseQuoteChar"/>
    <w:uiPriority w:val="30"/>
    <w:qFormat/>
    <w:rsid w:val="00FE7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54C"/>
    <w:rPr>
      <w:i/>
      <w:iCs/>
      <w:color w:val="0F4761" w:themeColor="accent1" w:themeShade="BF"/>
      <w:lang w:val="fr-CA"/>
    </w:rPr>
  </w:style>
  <w:style w:type="character" w:styleId="IntenseReference">
    <w:name w:val="Intense Reference"/>
    <w:basedOn w:val="DefaultParagraphFont"/>
    <w:uiPriority w:val="32"/>
    <w:qFormat/>
    <w:rsid w:val="00FE754C"/>
    <w:rPr>
      <w:b/>
      <w:bCs/>
      <w:smallCaps/>
      <w:color w:val="0F4761" w:themeColor="accent1" w:themeShade="BF"/>
      <w:spacing w:val="5"/>
    </w:rPr>
  </w:style>
  <w:style w:type="paragraph" w:styleId="Bibliography">
    <w:name w:val="Bibliography"/>
    <w:basedOn w:val="Normal"/>
    <w:next w:val="Normal"/>
    <w:uiPriority w:val="37"/>
    <w:unhideWhenUsed/>
    <w:rsid w:val="002F6ED3"/>
    <w:pPr>
      <w:spacing w:line="480" w:lineRule="auto"/>
      <w:ind w:left="720" w:hanging="720"/>
    </w:pPr>
  </w:style>
  <w:style w:type="character" w:styleId="Hyperlink">
    <w:name w:val="Hyperlink"/>
    <w:basedOn w:val="DefaultParagraphFont"/>
    <w:uiPriority w:val="99"/>
    <w:unhideWhenUsed/>
    <w:rsid w:val="002F6ED3"/>
    <w:rPr>
      <w:color w:val="467886" w:themeColor="hyperlink"/>
      <w:u w:val="single"/>
    </w:rPr>
  </w:style>
  <w:style w:type="paragraph" w:styleId="TOC1">
    <w:name w:val="toc 1"/>
    <w:basedOn w:val="Normal"/>
    <w:next w:val="Normal"/>
    <w:autoRedefine/>
    <w:uiPriority w:val="39"/>
    <w:unhideWhenUsed/>
    <w:rsid w:val="00FD4557"/>
    <w:pPr>
      <w:spacing w:before="360"/>
    </w:pPr>
    <w:rPr>
      <w:rFonts w:asciiTheme="majorHAnsi" w:hAnsiTheme="majorHAnsi"/>
      <w:b/>
      <w:bCs/>
      <w:caps/>
    </w:rPr>
  </w:style>
  <w:style w:type="paragraph" w:styleId="TOC2">
    <w:name w:val="toc 2"/>
    <w:basedOn w:val="Normal"/>
    <w:next w:val="Normal"/>
    <w:autoRedefine/>
    <w:uiPriority w:val="39"/>
    <w:unhideWhenUsed/>
    <w:rsid w:val="00CE5492"/>
    <w:pPr>
      <w:spacing w:before="240"/>
    </w:pPr>
    <w:rPr>
      <w:b/>
      <w:bCs/>
      <w:sz w:val="20"/>
      <w:szCs w:val="20"/>
    </w:rPr>
  </w:style>
  <w:style w:type="paragraph" w:styleId="TOC3">
    <w:name w:val="toc 3"/>
    <w:basedOn w:val="Normal"/>
    <w:next w:val="Normal"/>
    <w:autoRedefine/>
    <w:uiPriority w:val="39"/>
    <w:unhideWhenUsed/>
    <w:rsid w:val="00CE5492"/>
    <w:pPr>
      <w:ind w:left="240"/>
    </w:pPr>
    <w:rPr>
      <w:sz w:val="20"/>
      <w:szCs w:val="20"/>
    </w:rPr>
  </w:style>
  <w:style w:type="paragraph" w:styleId="TOC4">
    <w:name w:val="toc 4"/>
    <w:basedOn w:val="Normal"/>
    <w:next w:val="Normal"/>
    <w:autoRedefine/>
    <w:uiPriority w:val="39"/>
    <w:unhideWhenUsed/>
    <w:rsid w:val="00CE5492"/>
    <w:pPr>
      <w:ind w:left="480"/>
    </w:pPr>
    <w:rPr>
      <w:sz w:val="20"/>
      <w:szCs w:val="20"/>
    </w:rPr>
  </w:style>
  <w:style w:type="paragraph" w:styleId="TOC5">
    <w:name w:val="toc 5"/>
    <w:basedOn w:val="Normal"/>
    <w:next w:val="Normal"/>
    <w:autoRedefine/>
    <w:uiPriority w:val="39"/>
    <w:unhideWhenUsed/>
    <w:rsid w:val="00CE5492"/>
    <w:pPr>
      <w:ind w:left="720"/>
    </w:pPr>
    <w:rPr>
      <w:sz w:val="20"/>
      <w:szCs w:val="20"/>
    </w:rPr>
  </w:style>
  <w:style w:type="paragraph" w:styleId="TOC6">
    <w:name w:val="toc 6"/>
    <w:basedOn w:val="Normal"/>
    <w:next w:val="Normal"/>
    <w:autoRedefine/>
    <w:uiPriority w:val="39"/>
    <w:unhideWhenUsed/>
    <w:rsid w:val="00CE5492"/>
    <w:pPr>
      <w:ind w:left="960"/>
    </w:pPr>
    <w:rPr>
      <w:sz w:val="20"/>
      <w:szCs w:val="20"/>
    </w:rPr>
  </w:style>
  <w:style w:type="paragraph" w:styleId="TOC7">
    <w:name w:val="toc 7"/>
    <w:basedOn w:val="Normal"/>
    <w:next w:val="Normal"/>
    <w:autoRedefine/>
    <w:uiPriority w:val="39"/>
    <w:unhideWhenUsed/>
    <w:rsid w:val="00CE5492"/>
    <w:pPr>
      <w:ind w:left="1200"/>
    </w:pPr>
    <w:rPr>
      <w:sz w:val="20"/>
      <w:szCs w:val="20"/>
    </w:rPr>
  </w:style>
  <w:style w:type="paragraph" w:styleId="TOC8">
    <w:name w:val="toc 8"/>
    <w:basedOn w:val="Normal"/>
    <w:next w:val="Normal"/>
    <w:autoRedefine/>
    <w:uiPriority w:val="39"/>
    <w:unhideWhenUsed/>
    <w:rsid w:val="00CE5492"/>
    <w:pPr>
      <w:ind w:left="1440"/>
    </w:pPr>
    <w:rPr>
      <w:sz w:val="20"/>
      <w:szCs w:val="20"/>
    </w:rPr>
  </w:style>
  <w:style w:type="paragraph" w:styleId="TOC9">
    <w:name w:val="toc 9"/>
    <w:basedOn w:val="Normal"/>
    <w:next w:val="Normal"/>
    <w:autoRedefine/>
    <w:uiPriority w:val="39"/>
    <w:unhideWhenUsed/>
    <w:rsid w:val="00CE5492"/>
    <w:pPr>
      <w:ind w:left="1680"/>
    </w:pPr>
    <w:rPr>
      <w:sz w:val="20"/>
      <w:szCs w:val="20"/>
    </w:rPr>
  </w:style>
  <w:style w:type="paragraph" w:styleId="Header">
    <w:name w:val="header"/>
    <w:basedOn w:val="Normal"/>
    <w:link w:val="HeaderChar"/>
    <w:uiPriority w:val="99"/>
    <w:unhideWhenUsed/>
    <w:rsid w:val="00FD4557"/>
    <w:pPr>
      <w:tabs>
        <w:tab w:val="center" w:pos="4680"/>
        <w:tab w:val="right" w:pos="9360"/>
      </w:tabs>
    </w:pPr>
  </w:style>
  <w:style w:type="character" w:customStyle="1" w:styleId="HeaderChar">
    <w:name w:val="Header Char"/>
    <w:basedOn w:val="DefaultParagraphFont"/>
    <w:link w:val="Header"/>
    <w:uiPriority w:val="99"/>
    <w:rsid w:val="00FD4557"/>
    <w:rPr>
      <w:lang w:val="fr-CA"/>
    </w:rPr>
  </w:style>
  <w:style w:type="paragraph" w:styleId="Footer">
    <w:name w:val="footer"/>
    <w:basedOn w:val="Normal"/>
    <w:link w:val="FooterChar"/>
    <w:uiPriority w:val="99"/>
    <w:unhideWhenUsed/>
    <w:rsid w:val="00FD4557"/>
    <w:pPr>
      <w:tabs>
        <w:tab w:val="center" w:pos="4680"/>
        <w:tab w:val="right" w:pos="9360"/>
      </w:tabs>
    </w:pPr>
  </w:style>
  <w:style w:type="character" w:customStyle="1" w:styleId="FooterChar">
    <w:name w:val="Footer Char"/>
    <w:basedOn w:val="DefaultParagraphFont"/>
    <w:link w:val="Footer"/>
    <w:uiPriority w:val="99"/>
    <w:rsid w:val="00FD4557"/>
    <w:rPr>
      <w:lang w:val="fr-CA"/>
    </w:rPr>
  </w:style>
  <w:style w:type="character" w:styleId="PageNumber">
    <w:name w:val="page number"/>
    <w:basedOn w:val="DefaultParagraphFont"/>
    <w:uiPriority w:val="99"/>
    <w:semiHidden/>
    <w:unhideWhenUsed/>
    <w:rsid w:val="00226AB0"/>
  </w:style>
  <w:style w:type="paragraph" w:styleId="TOCHeading">
    <w:name w:val="TOC Heading"/>
    <w:basedOn w:val="Heading1"/>
    <w:next w:val="Normal"/>
    <w:uiPriority w:val="39"/>
    <w:unhideWhenUsed/>
    <w:qFormat/>
    <w:rsid w:val="005D2F25"/>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883D0C"/>
    <w:rPr>
      <w:color w:val="666666"/>
    </w:rPr>
  </w:style>
  <w:style w:type="character" w:styleId="CommentReference">
    <w:name w:val="annotation reference"/>
    <w:basedOn w:val="DefaultParagraphFont"/>
    <w:uiPriority w:val="99"/>
    <w:semiHidden/>
    <w:unhideWhenUsed/>
    <w:rsid w:val="000369B9"/>
    <w:rPr>
      <w:sz w:val="16"/>
      <w:szCs w:val="16"/>
    </w:rPr>
  </w:style>
  <w:style w:type="paragraph" w:styleId="CommentText">
    <w:name w:val="annotation text"/>
    <w:basedOn w:val="Normal"/>
    <w:link w:val="CommentTextChar"/>
    <w:uiPriority w:val="99"/>
    <w:unhideWhenUsed/>
    <w:rsid w:val="000369B9"/>
    <w:rPr>
      <w:sz w:val="20"/>
      <w:szCs w:val="20"/>
    </w:rPr>
  </w:style>
  <w:style w:type="character" w:customStyle="1" w:styleId="CommentTextChar">
    <w:name w:val="Comment Text Char"/>
    <w:basedOn w:val="DefaultParagraphFont"/>
    <w:link w:val="CommentText"/>
    <w:uiPriority w:val="99"/>
    <w:rsid w:val="000369B9"/>
    <w:rPr>
      <w:sz w:val="20"/>
      <w:szCs w:val="20"/>
      <w:lang w:val="fr-CA"/>
    </w:rPr>
  </w:style>
  <w:style w:type="paragraph" w:styleId="CommentSubject">
    <w:name w:val="annotation subject"/>
    <w:basedOn w:val="CommentText"/>
    <w:next w:val="CommentText"/>
    <w:link w:val="CommentSubjectChar"/>
    <w:uiPriority w:val="99"/>
    <w:semiHidden/>
    <w:unhideWhenUsed/>
    <w:rsid w:val="000369B9"/>
    <w:rPr>
      <w:b/>
      <w:bCs/>
    </w:rPr>
  </w:style>
  <w:style w:type="character" w:customStyle="1" w:styleId="CommentSubjectChar">
    <w:name w:val="Comment Subject Char"/>
    <w:basedOn w:val="CommentTextChar"/>
    <w:link w:val="CommentSubject"/>
    <w:uiPriority w:val="99"/>
    <w:semiHidden/>
    <w:rsid w:val="000369B9"/>
    <w:rPr>
      <w:b/>
      <w:bCs/>
      <w:sz w:val="20"/>
      <w:szCs w:val="20"/>
      <w:lang w:val="fr-CA"/>
    </w:rPr>
  </w:style>
  <w:style w:type="table" w:styleId="TableGrid">
    <w:name w:val="Table Grid"/>
    <w:basedOn w:val="TableNormal"/>
    <w:uiPriority w:val="39"/>
    <w:rsid w:val="00E67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57554"/>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AD646E"/>
  </w:style>
  <w:style w:type="paragraph" w:customStyle="1" w:styleId="p2">
    <w:name w:val="p2"/>
    <w:basedOn w:val="Normal"/>
    <w:rsid w:val="00AD646E"/>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AD646E"/>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AD646E"/>
  </w:style>
  <w:style w:type="paragraph" w:styleId="Revision">
    <w:name w:val="Revision"/>
    <w:hidden/>
    <w:uiPriority w:val="99"/>
    <w:semiHidden/>
    <w:rsid w:val="00165202"/>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8148">
      <w:bodyDiv w:val="1"/>
      <w:marLeft w:val="0"/>
      <w:marRight w:val="0"/>
      <w:marTop w:val="0"/>
      <w:marBottom w:val="0"/>
      <w:divBdr>
        <w:top w:val="none" w:sz="0" w:space="0" w:color="auto"/>
        <w:left w:val="none" w:sz="0" w:space="0" w:color="auto"/>
        <w:bottom w:val="none" w:sz="0" w:space="0" w:color="auto"/>
        <w:right w:val="none" w:sz="0" w:space="0" w:color="auto"/>
      </w:divBdr>
    </w:div>
    <w:div w:id="111557562">
      <w:bodyDiv w:val="1"/>
      <w:marLeft w:val="0"/>
      <w:marRight w:val="0"/>
      <w:marTop w:val="0"/>
      <w:marBottom w:val="0"/>
      <w:divBdr>
        <w:top w:val="none" w:sz="0" w:space="0" w:color="auto"/>
        <w:left w:val="none" w:sz="0" w:space="0" w:color="auto"/>
        <w:bottom w:val="none" w:sz="0" w:space="0" w:color="auto"/>
        <w:right w:val="none" w:sz="0" w:space="0" w:color="auto"/>
      </w:divBdr>
    </w:div>
    <w:div w:id="206993397">
      <w:bodyDiv w:val="1"/>
      <w:marLeft w:val="0"/>
      <w:marRight w:val="0"/>
      <w:marTop w:val="0"/>
      <w:marBottom w:val="0"/>
      <w:divBdr>
        <w:top w:val="none" w:sz="0" w:space="0" w:color="auto"/>
        <w:left w:val="none" w:sz="0" w:space="0" w:color="auto"/>
        <w:bottom w:val="none" w:sz="0" w:space="0" w:color="auto"/>
        <w:right w:val="none" w:sz="0" w:space="0" w:color="auto"/>
      </w:divBdr>
    </w:div>
    <w:div w:id="300504602">
      <w:bodyDiv w:val="1"/>
      <w:marLeft w:val="0"/>
      <w:marRight w:val="0"/>
      <w:marTop w:val="0"/>
      <w:marBottom w:val="0"/>
      <w:divBdr>
        <w:top w:val="none" w:sz="0" w:space="0" w:color="auto"/>
        <w:left w:val="none" w:sz="0" w:space="0" w:color="auto"/>
        <w:bottom w:val="none" w:sz="0" w:space="0" w:color="auto"/>
        <w:right w:val="none" w:sz="0" w:space="0" w:color="auto"/>
      </w:divBdr>
    </w:div>
    <w:div w:id="444886293">
      <w:bodyDiv w:val="1"/>
      <w:marLeft w:val="0"/>
      <w:marRight w:val="0"/>
      <w:marTop w:val="0"/>
      <w:marBottom w:val="0"/>
      <w:divBdr>
        <w:top w:val="none" w:sz="0" w:space="0" w:color="auto"/>
        <w:left w:val="none" w:sz="0" w:space="0" w:color="auto"/>
        <w:bottom w:val="none" w:sz="0" w:space="0" w:color="auto"/>
        <w:right w:val="none" w:sz="0" w:space="0" w:color="auto"/>
      </w:divBdr>
    </w:div>
    <w:div w:id="829715938">
      <w:bodyDiv w:val="1"/>
      <w:marLeft w:val="0"/>
      <w:marRight w:val="0"/>
      <w:marTop w:val="0"/>
      <w:marBottom w:val="0"/>
      <w:divBdr>
        <w:top w:val="none" w:sz="0" w:space="0" w:color="auto"/>
        <w:left w:val="none" w:sz="0" w:space="0" w:color="auto"/>
        <w:bottom w:val="none" w:sz="0" w:space="0" w:color="auto"/>
        <w:right w:val="none" w:sz="0" w:space="0" w:color="auto"/>
      </w:divBdr>
    </w:div>
    <w:div w:id="1046835816">
      <w:bodyDiv w:val="1"/>
      <w:marLeft w:val="0"/>
      <w:marRight w:val="0"/>
      <w:marTop w:val="0"/>
      <w:marBottom w:val="0"/>
      <w:divBdr>
        <w:top w:val="none" w:sz="0" w:space="0" w:color="auto"/>
        <w:left w:val="none" w:sz="0" w:space="0" w:color="auto"/>
        <w:bottom w:val="none" w:sz="0" w:space="0" w:color="auto"/>
        <w:right w:val="none" w:sz="0" w:space="0" w:color="auto"/>
      </w:divBdr>
    </w:div>
    <w:div w:id="200874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emf"/><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7A9AF-1920-9A46-B856-9FA702056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56</Pages>
  <Words>41274</Words>
  <Characters>235268</Characters>
  <Application>Microsoft Office Word</Application>
  <DocSecurity>0</DocSecurity>
  <Lines>1960</Lines>
  <Paragraphs>551</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275991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28</cp:revision>
  <dcterms:created xsi:type="dcterms:W3CDTF">2025-06-18T21:23:00Z</dcterms:created>
  <dcterms:modified xsi:type="dcterms:W3CDTF">2025-06-18T22:03:00Z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id="H7JNOxb6"/&gt;&lt;style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