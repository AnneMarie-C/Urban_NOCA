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042B" w14:textId="77777777" w:rsidR="009401FE" w:rsidRPr="007039BB" w:rsidRDefault="009401FE" w:rsidP="009401FE">
      <w:pPr>
        <w:spacing w:line="276" w:lineRule="auto"/>
        <w:jc w:val="center"/>
        <w:rPr>
          <w:rFonts w:ascii="Times New Roman" w:hAnsi="Times New Roman" w:cs="Times New Roman"/>
          <w:b/>
          <w:bCs/>
          <w:sz w:val="32"/>
          <w:szCs w:val="32"/>
          <w:lang w:val="en-CA"/>
        </w:rPr>
      </w:pPr>
      <w:bookmarkStart w:id="0" w:name="_Toc195699769"/>
      <w:bookmarkStart w:id="1" w:name="_Toc195699792"/>
      <w:bookmarkStart w:id="2" w:name="_Toc205543099"/>
      <w:r w:rsidRPr="007039BB">
        <w:rPr>
          <w:rFonts w:ascii="Times New Roman" w:hAnsi="Times New Roman" w:cs="Times New Roman"/>
          <w:b/>
          <w:bCs/>
          <w:sz w:val="32"/>
          <w:szCs w:val="32"/>
          <w:lang w:val="en-CA"/>
        </w:rPr>
        <w:t xml:space="preserve">Winter survival and urban green space use of the </w:t>
      </w:r>
      <w:r>
        <w:rPr>
          <w:rFonts w:ascii="Times New Roman" w:hAnsi="Times New Roman" w:cs="Times New Roman"/>
          <w:b/>
          <w:bCs/>
          <w:sz w:val="32"/>
          <w:szCs w:val="32"/>
          <w:lang w:val="en-CA"/>
        </w:rPr>
        <w:t>northern cardinal</w:t>
      </w:r>
      <w:r w:rsidRPr="007039BB">
        <w:rPr>
          <w:rFonts w:ascii="Times New Roman" w:hAnsi="Times New Roman" w:cs="Times New Roman"/>
          <w:b/>
          <w:bCs/>
          <w:sz w:val="32"/>
          <w:szCs w:val="32"/>
          <w:lang w:val="en-CA"/>
        </w:rPr>
        <w:t xml:space="preserve"> (</w:t>
      </w:r>
      <w:r w:rsidRPr="007039BB">
        <w:rPr>
          <w:rFonts w:ascii="Times New Roman" w:hAnsi="Times New Roman" w:cs="Times New Roman"/>
          <w:b/>
          <w:bCs/>
          <w:i/>
          <w:iCs/>
          <w:sz w:val="32"/>
          <w:szCs w:val="32"/>
          <w:lang w:val="en-CA"/>
        </w:rPr>
        <w:t>Cardinalis cardinalis</w:t>
      </w:r>
      <w:r w:rsidRPr="007039BB">
        <w:rPr>
          <w:rFonts w:ascii="Times New Roman" w:hAnsi="Times New Roman" w:cs="Times New Roman"/>
          <w:b/>
          <w:bCs/>
          <w:sz w:val="32"/>
          <w:szCs w:val="32"/>
          <w:lang w:val="en-CA"/>
        </w:rPr>
        <w:t>)</w:t>
      </w:r>
    </w:p>
    <w:p w14:paraId="66C88E01" w14:textId="77777777" w:rsidR="009401FE" w:rsidRPr="007039BB" w:rsidRDefault="009401FE" w:rsidP="009401FE">
      <w:pPr>
        <w:spacing w:line="276" w:lineRule="auto"/>
        <w:jc w:val="center"/>
        <w:rPr>
          <w:rFonts w:ascii="Times New Roman" w:hAnsi="Times New Roman" w:cs="Times New Roman"/>
          <w:b/>
          <w:bCs/>
          <w:lang w:val="en-CA"/>
        </w:rPr>
      </w:pPr>
    </w:p>
    <w:p w14:paraId="36FCB8E5" w14:textId="77777777" w:rsidR="009401FE" w:rsidRPr="007039BB" w:rsidRDefault="009401FE" w:rsidP="009401FE">
      <w:pPr>
        <w:spacing w:line="276" w:lineRule="auto"/>
        <w:jc w:val="center"/>
        <w:rPr>
          <w:rFonts w:ascii="Times New Roman" w:hAnsi="Times New Roman" w:cs="Times New Roman"/>
          <w:b/>
          <w:bCs/>
          <w:lang w:val="en-CA"/>
        </w:rPr>
      </w:pPr>
    </w:p>
    <w:p w14:paraId="184DFEB0" w14:textId="77777777" w:rsidR="009401FE" w:rsidRPr="007039BB" w:rsidRDefault="009401FE" w:rsidP="009401FE">
      <w:pPr>
        <w:spacing w:line="276" w:lineRule="auto"/>
        <w:jc w:val="center"/>
        <w:rPr>
          <w:rFonts w:ascii="Times New Roman" w:hAnsi="Times New Roman" w:cs="Times New Roman"/>
          <w:b/>
          <w:bCs/>
          <w:lang w:val="en-CA"/>
        </w:rPr>
      </w:pPr>
    </w:p>
    <w:p w14:paraId="03306315" w14:textId="77777777" w:rsidR="009401FE" w:rsidRPr="007039BB" w:rsidRDefault="009401FE" w:rsidP="009401FE">
      <w:pPr>
        <w:spacing w:line="276" w:lineRule="auto"/>
        <w:jc w:val="center"/>
        <w:rPr>
          <w:rFonts w:ascii="Times New Roman" w:hAnsi="Times New Roman" w:cs="Times New Roman"/>
          <w:b/>
          <w:bCs/>
          <w:lang w:val="en-CA"/>
        </w:rPr>
      </w:pPr>
    </w:p>
    <w:p w14:paraId="7255D87E" w14:textId="77777777" w:rsidR="009401FE" w:rsidRPr="007039BB" w:rsidRDefault="009401FE" w:rsidP="009401FE">
      <w:pPr>
        <w:spacing w:line="276" w:lineRule="auto"/>
        <w:jc w:val="center"/>
        <w:rPr>
          <w:rFonts w:ascii="Times New Roman" w:hAnsi="Times New Roman" w:cs="Times New Roman"/>
          <w:b/>
          <w:bCs/>
          <w:lang w:val="en-CA"/>
        </w:rPr>
      </w:pPr>
    </w:p>
    <w:p w14:paraId="625F5EFF" w14:textId="77777777" w:rsidR="009401FE" w:rsidRPr="007039BB" w:rsidRDefault="009401FE" w:rsidP="009401FE">
      <w:pPr>
        <w:spacing w:line="276" w:lineRule="auto"/>
        <w:jc w:val="center"/>
        <w:rPr>
          <w:rFonts w:ascii="Times New Roman" w:hAnsi="Times New Roman" w:cs="Times New Roman"/>
          <w:b/>
          <w:bCs/>
          <w:lang w:val="en-CA"/>
        </w:rPr>
      </w:pPr>
    </w:p>
    <w:p w14:paraId="7FCC4BC0" w14:textId="77777777" w:rsidR="009401FE" w:rsidRPr="00B15A0D" w:rsidRDefault="009401FE" w:rsidP="009401FE">
      <w:pPr>
        <w:spacing w:line="276" w:lineRule="auto"/>
        <w:jc w:val="center"/>
        <w:rPr>
          <w:rFonts w:ascii="Times New Roman" w:hAnsi="Times New Roman" w:cs="Times New Roman"/>
        </w:rPr>
      </w:pPr>
      <w:r w:rsidRPr="00B15A0D">
        <w:rPr>
          <w:rFonts w:ascii="Times New Roman" w:hAnsi="Times New Roman" w:cs="Times New Roman"/>
          <w:b/>
          <w:bCs/>
        </w:rPr>
        <w:t>Anne-Marie Cousineau</w:t>
      </w:r>
    </w:p>
    <w:p w14:paraId="5B831343" w14:textId="77777777" w:rsidR="009401FE" w:rsidRPr="00B15A0D" w:rsidRDefault="009401FE" w:rsidP="009401FE">
      <w:pPr>
        <w:spacing w:line="276" w:lineRule="auto"/>
        <w:jc w:val="center"/>
        <w:rPr>
          <w:rFonts w:ascii="Times New Roman" w:hAnsi="Times New Roman" w:cs="Times New Roman"/>
        </w:rPr>
      </w:pPr>
    </w:p>
    <w:p w14:paraId="4E86DD9C" w14:textId="77777777" w:rsidR="009401FE" w:rsidRPr="00B15A0D" w:rsidRDefault="009401FE" w:rsidP="009401FE">
      <w:pPr>
        <w:spacing w:line="276" w:lineRule="auto"/>
        <w:jc w:val="center"/>
        <w:rPr>
          <w:rFonts w:ascii="Times New Roman" w:hAnsi="Times New Roman" w:cs="Times New Roman"/>
        </w:rPr>
      </w:pPr>
    </w:p>
    <w:p w14:paraId="26F09592" w14:textId="77777777" w:rsidR="009401FE" w:rsidRPr="00B15A0D" w:rsidRDefault="009401FE" w:rsidP="009401FE">
      <w:pPr>
        <w:spacing w:line="276" w:lineRule="auto"/>
        <w:jc w:val="center"/>
        <w:rPr>
          <w:rFonts w:ascii="Times New Roman" w:hAnsi="Times New Roman" w:cs="Times New Roman"/>
        </w:rPr>
      </w:pPr>
    </w:p>
    <w:p w14:paraId="76A6CB17" w14:textId="77777777" w:rsidR="009401FE" w:rsidRPr="00B15A0D" w:rsidRDefault="009401FE" w:rsidP="009401FE">
      <w:pPr>
        <w:spacing w:line="276" w:lineRule="auto"/>
        <w:jc w:val="center"/>
        <w:rPr>
          <w:rFonts w:ascii="Times New Roman" w:hAnsi="Times New Roman" w:cs="Times New Roman"/>
        </w:rPr>
      </w:pPr>
    </w:p>
    <w:p w14:paraId="77CA3560" w14:textId="77777777" w:rsidR="009401FE" w:rsidRPr="00B15A0D" w:rsidRDefault="009401FE" w:rsidP="009401FE">
      <w:pPr>
        <w:spacing w:line="276" w:lineRule="auto"/>
        <w:jc w:val="center"/>
        <w:rPr>
          <w:rFonts w:ascii="Times New Roman" w:hAnsi="Times New Roman" w:cs="Times New Roman"/>
        </w:rPr>
      </w:pPr>
    </w:p>
    <w:p w14:paraId="236EA607" w14:textId="77777777" w:rsidR="009401FE" w:rsidRPr="00B15A0D" w:rsidRDefault="009401FE" w:rsidP="009401FE">
      <w:pPr>
        <w:spacing w:line="276" w:lineRule="auto"/>
        <w:jc w:val="center"/>
        <w:rPr>
          <w:rFonts w:ascii="Times New Roman" w:hAnsi="Times New Roman" w:cs="Times New Roman"/>
        </w:rPr>
      </w:pPr>
    </w:p>
    <w:p w14:paraId="66E421A6" w14:textId="77777777" w:rsidR="009401FE" w:rsidRPr="00B15A0D" w:rsidRDefault="009401FE" w:rsidP="009401FE">
      <w:pPr>
        <w:spacing w:line="276" w:lineRule="auto"/>
        <w:jc w:val="center"/>
        <w:rPr>
          <w:rFonts w:ascii="Times New Roman" w:hAnsi="Times New Roman" w:cs="Times New Roman"/>
        </w:rPr>
      </w:pPr>
      <w:r w:rsidRPr="00B15A0D">
        <w:rPr>
          <w:rFonts w:ascii="Times New Roman" w:hAnsi="Times New Roman" w:cs="Times New Roman"/>
        </w:rPr>
        <w:t>Natural Resource Sciences</w:t>
      </w:r>
    </w:p>
    <w:p w14:paraId="58EBC59B" w14:textId="77777777" w:rsidR="009401FE" w:rsidRPr="007039BB" w:rsidRDefault="009401FE" w:rsidP="009401FE">
      <w:pPr>
        <w:spacing w:line="276" w:lineRule="auto"/>
        <w:jc w:val="center"/>
        <w:rPr>
          <w:rFonts w:ascii="Times New Roman" w:hAnsi="Times New Roman" w:cs="Times New Roman"/>
          <w:lang w:val="en-CA"/>
        </w:rPr>
      </w:pPr>
      <w:r w:rsidRPr="007039BB">
        <w:rPr>
          <w:rFonts w:ascii="Times New Roman" w:hAnsi="Times New Roman" w:cs="Times New Roman"/>
          <w:lang w:val="en-CA"/>
        </w:rPr>
        <w:t>Agricultural and Environmental Sciences</w:t>
      </w:r>
    </w:p>
    <w:p w14:paraId="68089F27" w14:textId="77777777" w:rsidR="009401FE" w:rsidRPr="007039BB" w:rsidRDefault="009401FE" w:rsidP="009401FE">
      <w:pPr>
        <w:spacing w:line="276" w:lineRule="auto"/>
        <w:jc w:val="center"/>
        <w:rPr>
          <w:rFonts w:ascii="Times New Roman" w:hAnsi="Times New Roman" w:cs="Times New Roman"/>
          <w:lang w:val="en-CA"/>
        </w:rPr>
      </w:pPr>
      <w:r w:rsidRPr="007039BB">
        <w:rPr>
          <w:rFonts w:ascii="Times New Roman" w:hAnsi="Times New Roman" w:cs="Times New Roman"/>
          <w:lang w:val="en-CA"/>
        </w:rPr>
        <w:t>McGill University, Montréal</w:t>
      </w:r>
    </w:p>
    <w:p w14:paraId="2DCE7ED3" w14:textId="77777777" w:rsidR="009401FE" w:rsidRPr="007039BB" w:rsidRDefault="009401FE" w:rsidP="009401FE">
      <w:pPr>
        <w:spacing w:line="276" w:lineRule="auto"/>
        <w:jc w:val="center"/>
        <w:rPr>
          <w:rFonts w:ascii="Times New Roman" w:hAnsi="Times New Roman" w:cs="Times New Roman"/>
          <w:lang w:val="en-CA"/>
        </w:rPr>
      </w:pPr>
    </w:p>
    <w:p w14:paraId="65E42E74" w14:textId="77777777" w:rsidR="009401FE" w:rsidRPr="007039BB" w:rsidRDefault="009401FE" w:rsidP="009401FE">
      <w:pPr>
        <w:spacing w:line="276" w:lineRule="auto"/>
        <w:jc w:val="center"/>
        <w:rPr>
          <w:rFonts w:ascii="Times New Roman" w:hAnsi="Times New Roman" w:cs="Times New Roman"/>
          <w:lang w:val="en-CA"/>
        </w:rPr>
      </w:pPr>
    </w:p>
    <w:p w14:paraId="7DD7151E" w14:textId="77777777" w:rsidR="009401FE" w:rsidRPr="00E33171" w:rsidRDefault="009401FE" w:rsidP="009401FE">
      <w:pPr>
        <w:spacing w:line="276" w:lineRule="auto"/>
        <w:jc w:val="center"/>
        <w:rPr>
          <w:rFonts w:ascii="Times New Roman" w:hAnsi="Times New Roman" w:cs="Times New Roman"/>
          <w:lang w:val="en-CA"/>
        </w:rPr>
      </w:pPr>
    </w:p>
    <w:p w14:paraId="3F521F34" w14:textId="77777777" w:rsidR="009401FE" w:rsidRPr="007039BB" w:rsidRDefault="009401FE" w:rsidP="009401FE">
      <w:pPr>
        <w:spacing w:line="276" w:lineRule="auto"/>
        <w:jc w:val="center"/>
        <w:rPr>
          <w:rFonts w:ascii="Times New Roman" w:hAnsi="Times New Roman" w:cs="Times New Roman"/>
          <w:lang w:val="en-CA"/>
        </w:rPr>
      </w:pPr>
    </w:p>
    <w:p w14:paraId="6DAF1092" w14:textId="77777777" w:rsidR="0062365C" w:rsidRPr="007039BB" w:rsidRDefault="0062365C" w:rsidP="009401FE">
      <w:pPr>
        <w:spacing w:line="276" w:lineRule="auto"/>
        <w:jc w:val="center"/>
        <w:rPr>
          <w:rFonts w:ascii="Times New Roman" w:hAnsi="Times New Roman" w:cs="Times New Roman"/>
          <w:lang w:val="en-CA"/>
        </w:rPr>
      </w:pPr>
    </w:p>
    <w:p w14:paraId="791EDC78" w14:textId="77777777" w:rsidR="009401FE" w:rsidRPr="007039BB" w:rsidRDefault="009401FE" w:rsidP="009401FE">
      <w:pPr>
        <w:spacing w:line="276" w:lineRule="auto"/>
        <w:jc w:val="center"/>
        <w:rPr>
          <w:rFonts w:ascii="Times New Roman" w:hAnsi="Times New Roman" w:cs="Times New Roman"/>
          <w:lang w:val="en-CA"/>
        </w:rPr>
      </w:pPr>
      <w:r w:rsidRPr="007039BB">
        <w:rPr>
          <w:rFonts w:ascii="Times New Roman" w:hAnsi="Times New Roman" w:cs="Times New Roman"/>
          <w:lang w:val="en-CA"/>
        </w:rPr>
        <w:t>August 2025</w:t>
      </w:r>
    </w:p>
    <w:p w14:paraId="2FFCD391" w14:textId="77777777" w:rsidR="009401FE" w:rsidRPr="007039BB" w:rsidRDefault="009401FE" w:rsidP="009401FE">
      <w:pPr>
        <w:spacing w:line="276" w:lineRule="auto"/>
        <w:jc w:val="center"/>
        <w:rPr>
          <w:rFonts w:ascii="Times New Roman" w:hAnsi="Times New Roman" w:cs="Times New Roman"/>
          <w:lang w:val="en-CA"/>
        </w:rPr>
      </w:pPr>
    </w:p>
    <w:p w14:paraId="114D31C7" w14:textId="77777777" w:rsidR="009401FE" w:rsidRPr="007039BB" w:rsidRDefault="009401FE" w:rsidP="009401FE">
      <w:pPr>
        <w:spacing w:line="276" w:lineRule="auto"/>
        <w:jc w:val="center"/>
        <w:rPr>
          <w:rFonts w:ascii="Times New Roman" w:hAnsi="Times New Roman" w:cs="Times New Roman"/>
          <w:lang w:val="en-CA"/>
        </w:rPr>
      </w:pPr>
    </w:p>
    <w:p w14:paraId="597B5970" w14:textId="77777777" w:rsidR="009401FE" w:rsidRDefault="009401FE" w:rsidP="009401FE">
      <w:pPr>
        <w:spacing w:line="276" w:lineRule="auto"/>
        <w:jc w:val="center"/>
        <w:rPr>
          <w:rFonts w:ascii="Times New Roman" w:hAnsi="Times New Roman" w:cs="Times New Roman"/>
          <w:lang w:val="en-CA"/>
        </w:rPr>
      </w:pPr>
    </w:p>
    <w:p w14:paraId="1889D777" w14:textId="77777777" w:rsidR="0062365C" w:rsidRPr="007039BB" w:rsidRDefault="0062365C" w:rsidP="009401FE">
      <w:pPr>
        <w:spacing w:line="276" w:lineRule="auto"/>
        <w:jc w:val="center"/>
        <w:rPr>
          <w:rFonts w:ascii="Times New Roman" w:hAnsi="Times New Roman" w:cs="Times New Roman"/>
          <w:lang w:val="en-CA"/>
        </w:rPr>
      </w:pPr>
    </w:p>
    <w:p w14:paraId="6C22F5BA" w14:textId="77777777" w:rsidR="009401FE" w:rsidRPr="007039BB" w:rsidRDefault="009401FE" w:rsidP="009401FE">
      <w:pPr>
        <w:spacing w:line="276" w:lineRule="auto"/>
        <w:jc w:val="center"/>
        <w:rPr>
          <w:rFonts w:ascii="Times New Roman" w:hAnsi="Times New Roman" w:cs="Times New Roman"/>
          <w:lang w:val="en-CA"/>
        </w:rPr>
      </w:pPr>
    </w:p>
    <w:p w14:paraId="1439CAD2" w14:textId="77777777" w:rsidR="009401FE" w:rsidRPr="007039BB" w:rsidRDefault="009401FE" w:rsidP="009401FE">
      <w:pPr>
        <w:spacing w:line="276" w:lineRule="auto"/>
        <w:jc w:val="center"/>
        <w:rPr>
          <w:rFonts w:ascii="Times New Roman" w:hAnsi="Times New Roman" w:cs="Times New Roman"/>
          <w:lang w:val="en-CA"/>
        </w:rPr>
      </w:pPr>
      <w:r w:rsidRPr="007039BB">
        <w:rPr>
          <w:rFonts w:ascii="Times New Roman" w:hAnsi="Times New Roman" w:cs="Times New Roman"/>
          <w:lang w:val="en-CA"/>
        </w:rPr>
        <w:t>A thesis submitted to McGill University in partial fulfillment of the requirements of the degree of Master of Science in Renewable Resources</w:t>
      </w:r>
    </w:p>
    <w:p w14:paraId="0826A37F" w14:textId="77777777" w:rsidR="009401FE" w:rsidRPr="007039BB" w:rsidRDefault="009401FE" w:rsidP="009401FE">
      <w:pPr>
        <w:spacing w:line="276" w:lineRule="auto"/>
        <w:jc w:val="center"/>
        <w:rPr>
          <w:rFonts w:ascii="Times New Roman" w:hAnsi="Times New Roman" w:cs="Times New Roman"/>
          <w:lang w:val="en-CA"/>
        </w:rPr>
      </w:pPr>
    </w:p>
    <w:p w14:paraId="4D5B045F" w14:textId="77777777" w:rsidR="009401FE" w:rsidRPr="007039BB" w:rsidRDefault="009401FE" w:rsidP="009401FE">
      <w:pPr>
        <w:spacing w:line="276" w:lineRule="auto"/>
        <w:jc w:val="center"/>
        <w:rPr>
          <w:rFonts w:ascii="Times New Roman" w:hAnsi="Times New Roman" w:cs="Times New Roman"/>
          <w:lang w:val="en-CA"/>
        </w:rPr>
      </w:pPr>
    </w:p>
    <w:p w14:paraId="37C3840F" w14:textId="77777777" w:rsidR="009401FE" w:rsidRPr="007039BB" w:rsidRDefault="009401FE" w:rsidP="009401FE">
      <w:pPr>
        <w:spacing w:line="276" w:lineRule="auto"/>
        <w:jc w:val="center"/>
        <w:rPr>
          <w:rFonts w:ascii="Times New Roman" w:hAnsi="Times New Roman" w:cs="Times New Roman"/>
          <w:lang w:val="en-CA"/>
        </w:rPr>
      </w:pPr>
    </w:p>
    <w:p w14:paraId="62ADFB3B" w14:textId="77777777" w:rsidR="009401FE" w:rsidRPr="007039BB" w:rsidRDefault="009401FE" w:rsidP="009401FE">
      <w:pPr>
        <w:spacing w:line="276" w:lineRule="auto"/>
        <w:jc w:val="center"/>
        <w:rPr>
          <w:rFonts w:ascii="Times New Roman" w:hAnsi="Times New Roman" w:cs="Times New Roman"/>
          <w:lang w:val="en-CA"/>
        </w:rPr>
      </w:pPr>
    </w:p>
    <w:p w14:paraId="478BE0B9" w14:textId="77777777" w:rsidR="009401FE" w:rsidRDefault="009401FE" w:rsidP="009401FE">
      <w:pPr>
        <w:spacing w:line="276" w:lineRule="auto"/>
        <w:jc w:val="center"/>
        <w:rPr>
          <w:rFonts w:ascii="Times New Roman" w:hAnsi="Times New Roman" w:cs="Times New Roman"/>
          <w:lang w:val="en-CA"/>
        </w:rPr>
      </w:pPr>
    </w:p>
    <w:p w14:paraId="764B6E74" w14:textId="77777777" w:rsidR="0062365C" w:rsidRPr="007039BB" w:rsidRDefault="0062365C" w:rsidP="009401FE">
      <w:pPr>
        <w:spacing w:line="276" w:lineRule="auto"/>
        <w:jc w:val="center"/>
        <w:rPr>
          <w:rFonts w:ascii="Times New Roman" w:hAnsi="Times New Roman" w:cs="Times New Roman"/>
          <w:lang w:val="en-CA"/>
        </w:rPr>
      </w:pPr>
    </w:p>
    <w:p w14:paraId="5C38EE53" w14:textId="77777777" w:rsidR="009401FE" w:rsidRPr="007039BB" w:rsidRDefault="009401FE" w:rsidP="009401FE">
      <w:pPr>
        <w:spacing w:line="276" w:lineRule="auto"/>
        <w:jc w:val="center"/>
        <w:rPr>
          <w:rFonts w:ascii="Times New Roman" w:hAnsi="Times New Roman" w:cs="Times New Roman"/>
          <w:lang w:val="en-CA"/>
        </w:rPr>
      </w:pPr>
    </w:p>
    <w:p w14:paraId="0F1BCD2F" w14:textId="77777777" w:rsidR="009401FE" w:rsidRPr="007039BB" w:rsidRDefault="009401FE" w:rsidP="009401FE">
      <w:pPr>
        <w:spacing w:line="276" w:lineRule="auto"/>
        <w:jc w:val="center"/>
        <w:rPr>
          <w:rFonts w:ascii="Times New Roman" w:hAnsi="Times New Roman" w:cs="Times New Roman"/>
          <w:lang w:val="en-CA"/>
        </w:rPr>
      </w:pPr>
    </w:p>
    <w:p w14:paraId="389B2E2F" w14:textId="77777777" w:rsidR="009401FE" w:rsidRDefault="009401FE" w:rsidP="009401FE">
      <w:pPr>
        <w:spacing w:line="276" w:lineRule="auto"/>
        <w:jc w:val="center"/>
        <w:rPr>
          <w:rFonts w:ascii="Times New Roman" w:hAnsi="Times New Roman" w:cs="Times New Roman"/>
        </w:rPr>
      </w:pPr>
      <w:r w:rsidRPr="007039BB">
        <w:rPr>
          <w:rFonts w:ascii="Symbol" w:eastAsia="Symbol" w:hAnsi="Symbol" w:cs="Symbol"/>
          <w:lang w:val="en-CA"/>
        </w:rPr>
        <w:t>Ó</w:t>
      </w:r>
      <w:r w:rsidRPr="007039BB">
        <w:rPr>
          <w:rFonts w:ascii="Times New Roman" w:hAnsi="Times New Roman" w:cs="Times New Roman"/>
        </w:rPr>
        <w:t xml:space="preserve"> Anne-Marie Cousineau, Montréal, Canada, 2025</w:t>
      </w:r>
    </w:p>
    <w:sdt>
      <w:sdtPr>
        <w:rPr>
          <w:rFonts w:asciiTheme="minorHAnsi" w:eastAsiaTheme="minorEastAsia" w:hAnsiTheme="minorHAnsi" w:cstheme="minorBidi"/>
          <w:b w:val="0"/>
          <w:bCs w:val="0"/>
          <w:color w:val="auto"/>
          <w:kern w:val="2"/>
          <w:sz w:val="24"/>
          <w:szCs w:val="24"/>
          <w:lang w:val="fr-CA"/>
          <w14:ligatures w14:val="standardContextual"/>
        </w:rPr>
        <w:id w:val="1029066206"/>
        <w:docPartObj>
          <w:docPartGallery w:val="Table of Contents"/>
          <w:docPartUnique/>
        </w:docPartObj>
      </w:sdtPr>
      <w:sdtEndPr/>
      <w:sdtContent>
        <w:p w14:paraId="34479E10" w14:textId="77777777" w:rsidR="009401FE" w:rsidRPr="00CE1C59" w:rsidRDefault="009401FE" w:rsidP="009401FE">
          <w:pPr>
            <w:pStyle w:val="TOCHeading"/>
            <w:rPr>
              <w:rFonts w:ascii="Times New Roman" w:hAnsi="Times New Roman" w:cs="Times New Roman"/>
              <w:color w:val="000000" w:themeColor="text1"/>
              <w:sz w:val="40"/>
              <w:szCs w:val="40"/>
            </w:rPr>
          </w:pPr>
          <w:r w:rsidRPr="00CE1C59">
            <w:rPr>
              <w:rFonts w:ascii="Times New Roman" w:hAnsi="Times New Roman" w:cs="Times New Roman"/>
              <w:color w:val="000000" w:themeColor="text1"/>
              <w:sz w:val="40"/>
              <w:szCs w:val="40"/>
            </w:rPr>
            <w:t>Table of Contents</w:t>
          </w:r>
        </w:p>
        <w:p w14:paraId="53523D9D" w14:textId="70322A08" w:rsidR="00491689" w:rsidRDefault="009401FE">
          <w:pPr>
            <w:pStyle w:val="TOC1"/>
            <w:tabs>
              <w:tab w:val="right" w:leader="dot" w:pos="9350"/>
            </w:tabs>
            <w:rPr>
              <w:rFonts w:asciiTheme="minorHAnsi" w:eastAsiaTheme="minorEastAsia" w:hAnsiTheme="minorHAnsi"/>
              <w:b w:val="0"/>
              <w:bCs w:val="0"/>
              <w:caps w:val="0"/>
              <w:noProof/>
              <w:lang w:val="en-CA"/>
            </w:rPr>
          </w:pPr>
          <w:r>
            <w:rPr>
              <w:caps w:val="0"/>
              <w:sz w:val="20"/>
              <w:szCs w:val="20"/>
            </w:rPr>
            <w:fldChar w:fldCharType="begin"/>
          </w:r>
          <w:r>
            <w:rPr>
              <w:caps w:val="0"/>
              <w:sz w:val="20"/>
              <w:szCs w:val="20"/>
            </w:rPr>
            <w:instrText xml:space="preserve"> TOC \o "1-4" \h \z \u </w:instrText>
          </w:r>
          <w:r>
            <w:rPr>
              <w:caps w:val="0"/>
              <w:sz w:val="20"/>
              <w:szCs w:val="20"/>
            </w:rPr>
            <w:fldChar w:fldCharType="separate"/>
          </w:r>
          <w:hyperlink w:anchor="_Toc214025459" w:history="1">
            <w:r w:rsidR="00491689" w:rsidRPr="00974EA3">
              <w:rPr>
                <w:rStyle w:val="Hyperlink"/>
                <w:rFonts w:ascii="Times New Roman" w:hAnsi="Times New Roman" w:cs="Times New Roman"/>
                <w:noProof/>
                <w:lang w:val="en-CA"/>
              </w:rPr>
              <w:t>Abstract</w:t>
            </w:r>
            <w:r w:rsidR="00491689">
              <w:rPr>
                <w:noProof/>
                <w:webHidden/>
              </w:rPr>
              <w:tab/>
            </w:r>
            <w:r w:rsidR="00491689">
              <w:rPr>
                <w:noProof/>
                <w:webHidden/>
              </w:rPr>
              <w:fldChar w:fldCharType="begin"/>
            </w:r>
            <w:r w:rsidR="00491689">
              <w:rPr>
                <w:noProof/>
                <w:webHidden/>
              </w:rPr>
              <w:instrText xml:space="preserve"> PAGEREF _Toc214025459 \h </w:instrText>
            </w:r>
            <w:r w:rsidR="00491689">
              <w:rPr>
                <w:noProof/>
                <w:webHidden/>
              </w:rPr>
            </w:r>
            <w:r w:rsidR="00491689">
              <w:rPr>
                <w:noProof/>
                <w:webHidden/>
              </w:rPr>
              <w:fldChar w:fldCharType="separate"/>
            </w:r>
            <w:r w:rsidR="00491689">
              <w:rPr>
                <w:noProof/>
                <w:webHidden/>
              </w:rPr>
              <w:t>4</w:t>
            </w:r>
            <w:r w:rsidR="00491689">
              <w:rPr>
                <w:noProof/>
                <w:webHidden/>
              </w:rPr>
              <w:fldChar w:fldCharType="end"/>
            </w:r>
          </w:hyperlink>
        </w:p>
        <w:p w14:paraId="1512A3A7" w14:textId="7E61E53F"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60" w:history="1">
            <w:r w:rsidRPr="00974EA3">
              <w:rPr>
                <w:rStyle w:val="Hyperlink"/>
                <w:rFonts w:ascii="Times New Roman" w:hAnsi="Times New Roman" w:cs="Times New Roman"/>
                <w:noProof/>
              </w:rPr>
              <w:t>Résumé</w:t>
            </w:r>
            <w:r>
              <w:rPr>
                <w:noProof/>
                <w:webHidden/>
              </w:rPr>
              <w:tab/>
            </w:r>
            <w:r>
              <w:rPr>
                <w:noProof/>
                <w:webHidden/>
              </w:rPr>
              <w:fldChar w:fldCharType="begin"/>
            </w:r>
            <w:r>
              <w:rPr>
                <w:noProof/>
                <w:webHidden/>
              </w:rPr>
              <w:instrText xml:space="preserve"> PAGEREF _Toc214025460 \h </w:instrText>
            </w:r>
            <w:r>
              <w:rPr>
                <w:noProof/>
                <w:webHidden/>
              </w:rPr>
            </w:r>
            <w:r>
              <w:rPr>
                <w:noProof/>
                <w:webHidden/>
              </w:rPr>
              <w:fldChar w:fldCharType="separate"/>
            </w:r>
            <w:r>
              <w:rPr>
                <w:noProof/>
                <w:webHidden/>
              </w:rPr>
              <w:t>6</w:t>
            </w:r>
            <w:r>
              <w:rPr>
                <w:noProof/>
                <w:webHidden/>
              </w:rPr>
              <w:fldChar w:fldCharType="end"/>
            </w:r>
          </w:hyperlink>
        </w:p>
        <w:p w14:paraId="071CFB90" w14:textId="23107C59"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61" w:history="1">
            <w:r w:rsidRPr="00974EA3">
              <w:rPr>
                <w:rStyle w:val="Hyperlink"/>
                <w:rFonts w:ascii="Times New Roman" w:hAnsi="Times New Roman" w:cs="Times New Roman"/>
                <w:noProof/>
                <w:lang w:val="en-CA"/>
              </w:rPr>
              <w:t>Acknowledgements</w:t>
            </w:r>
            <w:r>
              <w:rPr>
                <w:noProof/>
                <w:webHidden/>
              </w:rPr>
              <w:tab/>
            </w:r>
            <w:r>
              <w:rPr>
                <w:noProof/>
                <w:webHidden/>
              </w:rPr>
              <w:fldChar w:fldCharType="begin"/>
            </w:r>
            <w:r>
              <w:rPr>
                <w:noProof/>
                <w:webHidden/>
              </w:rPr>
              <w:instrText xml:space="preserve"> PAGEREF _Toc214025461 \h </w:instrText>
            </w:r>
            <w:r>
              <w:rPr>
                <w:noProof/>
                <w:webHidden/>
              </w:rPr>
            </w:r>
            <w:r>
              <w:rPr>
                <w:noProof/>
                <w:webHidden/>
              </w:rPr>
              <w:fldChar w:fldCharType="separate"/>
            </w:r>
            <w:r>
              <w:rPr>
                <w:noProof/>
                <w:webHidden/>
              </w:rPr>
              <w:t>8</w:t>
            </w:r>
            <w:r>
              <w:rPr>
                <w:noProof/>
                <w:webHidden/>
              </w:rPr>
              <w:fldChar w:fldCharType="end"/>
            </w:r>
          </w:hyperlink>
        </w:p>
        <w:p w14:paraId="7DEB7822" w14:textId="0BDB70B0"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62" w:history="1">
            <w:r w:rsidRPr="00974EA3">
              <w:rPr>
                <w:rStyle w:val="Hyperlink"/>
                <w:rFonts w:ascii="Times New Roman" w:hAnsi="Times New Roman" w:cs="Times New Roman"/>
                <w:i/>
                <w:iCs/>
                <w:noProof/>
                <w:lang w:val="en-CA"/>
              </w:rPr>
              <w:t>Contribution of coauthors</w:t>
            </w:r>
            <w:r>
              <w:rPr>
                <w:noProof/>
                <w:webHidden/>
              </w:rPr>
              <w:tab/>
            </w:r>
            <w:r>
              <w:rPr>
                <w:noProof/>
                <w:webHidden/>
              </w:rPr>
              <w:fldChar w:fldCharType="begin"/>
            </w:r>
            <w:r>
              <w:rPr>
                <w:noProof/>
                <w:webHidden/>
              </w:rPr>
              <w:instrText xml:space="preserve"> PAGEREF _Toc214025462 \h </w:instrText>
            </w:r>
            <w:r>
              <w:rPr>
                <w:noProof/>
                <w:webHidden/>
              </w:rPr>
            </w:r>
            <w:r>
              <w:rPr>
                <w:noProof/>
                <w:webHidden/>
              </w:rPr>
              <w:fldChar w:fldCharType="separate"/>
            </w:r>
            <w:r>
              <w:rPr>
                <w:noProof/>
                <w:webHidden/>
              </w:rPr>
              <w:t>9</w:t>
            </w:r>
            <w:r>
              <w:rPr>
                <w:noProof/>
                <w:webHidden/>
              </w:rPr>
              <w:fldChar w:fldCharType="end"/>
            </w:r>
          </w:hyperlink>
        </w:p>
        <w:p w14:paraId="4D6CB2BA" w14:textId="28A24E15"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63" w:history="1">
            <w:r w:rsidRPr="00974EA3">
              <w:rPr>
                <w:rStyle w:val="Hyperlink"/>
                <w:rFonts w:ascii="Times New Roman" w:hAnsi="Times New Roman" w:cs="Times New Roman"/>
                <w:noProof/>
                <w:lang w:val="en-CA"/>
              </w:rPr>
              <w:t>List of figures</w:t>
            </w:r>
            <w:r>
              <w:rPr>
                <w:noProof/>
                <w:webHidden/>
              </w:rPr>
              <w:tab/>
            </w:r>
            <w:r>
              <w:rPr>
                <w:noProof/>
                <w:webHidden/>
              </w:rPr>
              <w:fldChar w:fldCharType="begin"/>
            </w:r>
            <w:r>
              <w:rPr>
                <w:noProof/>
                <w:webHidden/>
              </w:rPr>
              <w:instrText xml:space="preserve"> PAGEREF _Toc214025463 \h </w:instrText>
            </w:r>
            <w:r>
              <w:rPr>
                <w:noProof/>
                <w:webHidden/>
              </w:rPr>
            </w:r>
            <w:r>
              <w:rPr>
                <w:noProof/>
                <w:webHidden/>
              </w:rPr>
              <w:fldChar w:fldCharType="separate"/>
            </w:r>
            <w:r>
              <w:rPr>
                <w:noProof/>
                <w:webHidden/>
              </w:rPr>
              <w:t>10</w:t>
            </w:r>
            <w:r>
              <w:rPr>
                <w:noProof/>
                <w:webHidden/>
              </w:rPr>
              <w:fldChar w:fldCharType="end"/>
            </w:r>
          </w:hyperlink>
        </w:p>
        <w:p w14:paraId="5E116581" w14:textId="3BC53A2A"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64" w:history="1">
            <w:r w:rsidRPr="00974EA3">
              <w:rPr>
                <w:rStyle w:val="Hyperlink"/>
                <w:rFonts w:ascii="Times New Roman" w:hAnsi="Times New Roman" w:cs="Times New Roman"/>
                <w:noProof/>
                <w:lang w:val="en-CA"/>
              </w:rPr>
              <w:t>List of tables</w:t>
            </w:r>
            <w:r>
              <w:rPr>
                <w:noProof/>
                <w:webHidden/>
              </w:rPr>
              <w:tab/>
            </w:r>
            <w:r>
              <w:rPr>
                <w:noProof/>
                <w:webHidden/>
              </w:rPr>
              <w:fldChar w:fldCharType="begin"/>
            </w:r>
            <w:r>
              <w:rPr>
                <w:noProof/>
                <w:webHidden/>
              </w:rPr>
              <w:instrText xml:space="preserve"> PAGEREF _Toc214025464 \h </w:instrText>
            </w:r>
            <w:r>
              <w:rPr>
                <w:noProof/>
                <w:webHidden/>
              </w:rPr>
            </w:r>
            <w:r>
              <w:rPr>
                <w:noProof/>
                <w:webHidden/>
              </w:rPr>
              <w:fldChar w:fldCharType="separate"/>
            </w:r>
            <w:r>
              <w:rPr>
                <w:noProof/>
                <w:webHidden/>
              </w:rPr>
              <w:t>13</w:t>
            </w:r>
            <w:r>
              <w:rPr>
                <w:noProof/>
                <w:webHidden/>
              </w:rPr>
              <w:fldChar w:fldCharType="end"/>
            </w:r>
          </w:hyperlink>
        </w:p>
        <w:p w14:paraId="5C700132" w14:textId="1771D44B"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65" w:history="1">
            <w:r w:rsidRPr="00974EA3">
              <w:rPr>
                <w:rStyle w:val="Hyperlink"/>
                <w:rFonts w:ascii="Times New Roman" w:hAnsi="Times New Roman" w:cs="Times New Roman"/>
                <w:noProof/>
                <w:lang w:val="en-CA"/>
              </w:rPr>
              <w:t>Introduction</w:t>
            </w:r>
            <w:r>
              <w:rPr>
                <w:noProof/>
                <w:webHidden/>
              </w:rPr>
              <w:tab/>
            </w:r>
            <w:r>
              <w:rPr>
                <w:noProof/>
                <w:webHidden/>
              </w:rPr>
              <w:fldChar w:fldCharType="begin"/>
            </w:r>
            <w:r>
              <w:rPr>
                <w:noProof/>
                <w:webHidden/>
              </w:rPr>
              <w:instrText xml:space="preserve"> PAGEREF _Toc214025465 \h </w:instrText>
            </w:r>
            <w:r>
              <w:rPr>
                <w:noProof/>
                <w:webHidden/>
              </w:rPr>
            </w:r>
            <w:r>
              <w:rPr>
                <w:noProof/>
                <w:webHidden/>
              </w:rPr>
              <w:fldChar w:fldCharType="separate"/>
            </w:r>
            <w:r>
              <w:rPr>
                <w:noProof/>
                <w:webHidden/>
              </w:rPr>
              <w:t>14</w:t>
            </w:r>
            <w:r>
              <w:rPr>
                <w:noProof/>
                <w:webHidden/>
              </w:rPr>
              <w:fldChar w:fldCharType="end"/>
            </w:r>
          </w:hyperlink>
        </w:p>
        <w:p w14:paraId="4FEAB441" w14:textId="1ED129B5"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66" w:history="1">
            <w:r w:rsidRPr="00974EA3">
              <w:rPr>
                <w:rStyle w:val="Hyperlink"/>
                <w:rFonts w:ascii="Times New Roman" w:hAnsi="Times New Roman" w:cs="Times New Roman"/>
                <w:noProof/>
                <w:lang w:val="en-CA"/>
              </w:rPr>
              <w:t>Literature review</w:t>
            </w:r>
            <w:r>
              <w:rPr>
                <w:noProof/>
                <w:webHidden/>
              </w:rPr>
              <w:tab/>
            </w:r>
            <w:r>
              <w:rPr>
                <w:noProof/>
                <w:webHidden/>
              </w:rPr>
              <w:fldChar w:fldCharType="begin"/>
            </w:r>
            <w:r>
              <w:rPr>
                <w:noProof/>
                <w:webHidden/>
              </w:rPr>
              <w:instrText xml:space="preserve"> PAGEREF _Toc214025466 \h </w:instrText>
            </w:r>
            <w:r>
              <w:rPr>
                <w:noProof/>
                <w:webHidden/>
              </w:rPr>
            </w:r>
            <w:r>
              <w:rPr>
                <w:noProof/>
                <w:webHidden/>
              </w:rPr>
              <w:fldChar w:fldCharType="separate"/>
            </w:r>
            <w:r>
              <w:rPr>
                <w:noProof/>
                <w:webHidden/>
              </w:rPr>
              <w:t>16</w:t>
            </w:r>
            <w:r>
              <w:rPr>
                <w:noProof/>
                <w:webHidden/>
              </w:rPr>
              <w:fldChar w:fldCharType="end"/>
            </w:r>
          </w:hyperlink>
        </w:p>
        <w:p w14:paraId="7A11FA53" w14:textId="1A571354" w:rsidR="00491689" w:rsidRDefault="00491689">
          <w:pPr>
            <w:pStyle w:val="TOC3"/>
            <w:tabs>
              <w:tab w:val="right" w:leader="dot" w:pos="9350"/>
            </w:tabs>
            <w:rPr>
              <w:rFonts w:eastAsiaTheme="minorEastAsia"/>
              <w:noProof/>
              <w:sz w:val="24"/>
              <w:szCs w:val="24"/>
              <w:lang w:val="en-CA"/>
            </w:rPr>
          </w:pPr>
          <w:hyperlink w:anchor="_Toc214025467" w:history="1">
            <w:r w:rsidRPr="00974EA3">
              <w:rPr>
                <w:rStyle w:val="Hyperlink"/>
                <w:rFonts w:ascii="Times New Roman" w:eastAsia="Times New Roman" w:hAnsi="Times New Roman" w:cs="Times New Roman"/>
                <w:b/>
                <w:bCs/>
                <w:noProof/>
                <w:lang w:val="en-CA"/>
              </w:rPr>
              <w:t>Urbanization and its effects on birds</w:t>
            </w:r>
            <w:r>
              <w:rPr>
                <w:noProof/>
                <w:webHidden/>
              </w:rPr>
              <w:tab/>
            </w:r>
            <w:r>
              <w:rPr>
                <w:noProof/>
                <w:webHidden/>
              </w:rPr>
              <w:fldChar w:fldCharType="begin"/>
            </w:r>
            <w:r>
              <w:rPr>
                <w:noProof/>
                <w:webHidden/>
              </w:rPr>
              <w:instrText xml:space="preserve"> PAGEREF _Toc214025467 \h </w:instrText>
            </w:r>
            <w:r>
              <w:rPr>
                <w:noProof/>
                <w:webHidden/>
              </w:rPr>
            </w:r>
            <w:r>
              <w:rPr>
                <w:noProof/>
                <w:webHidden/>
              </w:rPr>
              <w:fldChar w:fldCharType="separate"/>
            </w:r>
            <w:r>
              <w:rPr>
                <w:noProof/>
                <w:webHidden/>
              </w:rPr>
              <w:t>16</w:t>
            </w:r>
            <w:r>
              <w:rPr>
                <w:noProof/>
                <w:webHidden/>
              </w:rPr>
              <w:fldChar w:fldCharType="end"/>
            </w:r>
          </w:hyperlink>
        </w:p>
        <w:p w14:paraId="1EBD44C1" w14:textId="5863D488" w:rsidR="00491689" w:rsidRDefault="00491689">
          <w:pPr>
            <w:pStyle w:val="TOC3"/>
            <w:tabs>
              <w:tab w:val="right" w:leader="dot" w:pos="9350"/>
            </w:tabs>
            <w:rPr>
              <w:rFonts w:eastAsiaTheme="minorEastAsia"/>
              <w:noProof/>
              <w:sz w:val="24"/>
              <w:szCs w:val="24"/>
              <w:lang w:val="en-CA"/>
            </w:rPr>
          </w:pPr>
          <w:hyperlink w:anchor="_Toc214025468" w:history="1">
            <w:r w:rsidRPr="00974EA3">
              <w:rPr>
                <w:rStyle w:val="Hyperlink"/>
                <w:rFonts w:ascii="Times New Roman" w:hAnsi="Times New Roman" w:cs="Times New Roman"/>
                <w:b/>
                <w:bCs/>
                <w:noProof/>
                <w:lang w:val="en-CA"/>
              </w:rPr>
              <w:t>Habitat selection scale</w:t>
            </w:r>
            <w:r>
              <w:rPr>
                <w:noProof/>
                <w:webHidden/>
              </w:rPr>
              <w:tab/>
            </w:r>
            <w:r>
              <w:rPr>
                <w:noProof/>
                <w:webHidden/>
              </w:rPr>
              <w:fldChar w:fldCharType="begin"/>
            </w:r>
            <w:r>
              <w:rPr>
                <w:noProof/>
                <w:webHidden/>
              </w:rPr>
              <w:instrText xml:space="preserve"> PAGEREF _Toc214025468 \h </w:instrText>
            </w:r>
            <w:r>
              <w:rPr>
                <w:noProof/>
                <w:webHidden/>
              </w:rPr>
            </w:r>
            <w:r>
              <w:rPr>
                <w:noProof/>
                <w:webHidden/>
              </w:rPr>
              <w:fldChar w:fldCharType="separate"/>
            </w:r>
            <w:r>
              <w:rPr>
                <w:noProof/>
                <w:webHidden/>
              </w:rPr>
              <w:t>20</w:t>
            </w:r>
            <w:r>
              <w:rPr>
                <w:noProof/>
                <w:webHidden/>
              </w:rPr>
              <w:fldChar w:fldCharType="end"/>
            </w:r>
          </w:hyperlink>
        </w:p>
        <w:p w14:paraId="5E036AAA" w14:textId="2B995C82" w:rsidR="00491689" w:rsidRDefault="00491689">
          <w:pPr>
            <w:pStyle w:val="TOC3"/>
            <w:tabs>
              <w:tab w:val="right" w:leader="dot" w:pos="9350"/>
            </w:tabs>
            <w:rPr>
              <w:rFonts w:eastAsiaTheme="minorEastAsia"/>
              <w:noProof/>
              <w:sz w:val="24"/>
              <w:szCs w:val="24"/>
              <w:lang w:val="en-CA"/>
            </w:rPr>
          </w:pPr>
          <w:hyperlink w:anchor="_Toc214025469" w:history="1">
            <w:r w:rsidRPr="00974EA3">
              <w:rPr>
                <w:rStyle w:val="Hyperlink"/>
                <w:rFonts w:ascii="Times New Roman" w:hAnsi="Times New Roman" w:cs="Times New Roman"/>
                <w:b/>
                <w:bCs/>
                <w:noProof/>
                <w:lang w:val="en-CA"/>
              </w:rPr>
              <w:t>Habitat use and survival of songbirds in urban areas</w:t>
            </w:r>
            <w:r>
              <w:rPr>
                <w:noProof/>
                <w:webHidden/>
              </w:rPr>
              <w:tab/>
            </w:r>
            <w:r>
              <w:rPr>
                <w:noProof/>
                <w:webHidden/>
              </w:rPr>
              <w:fldChar w:fldCharType="begin"/>
            </w:r>
            <w:r>
              <w:rPr>
                <w:noProof/>
                <w:webHidden/>
              </w:rPr>
              <w:instrText xml:space="preserve"> PAGEREF _Toc214025469 \h </w:instrText>
            </w:r>
            <w:r>
              <w:rPr>
                <w:noProof/>
                <w:webHidden/>
              </w:rPr>
            </w:r>
            <w:r>
              <w:rPr>
                <w:noProof/>
                <w:webHidden/>
              </w:rPr>
              <w:fldChar w:fldCharType="separate"/>
            </w:r>
            <w:r>
              <w:rPr>
                <w:noProof/>
                <w:webHidden/>
              </w:rPr>
              <w:t>21</w:t>
            </w:r>
            <w:r>
              <w:rPr>
                <w:noProof/>
                <w:webHidden/>
              </w:rPr>
              <w:fldChar w:fldCharType="end"/>
            </w:r>
          </w:hyperlink>
        </w:p>
        <w:p w14:paraId="441FF1B2" w14:textId="57B39E06" w:rsidR="00491689" w:rsidRDefault="00491689">
          <w:pPr>
            <w:pStyle w:val="TOC3"/>
            <w:tabs>
              <w:tab w:val="right" w:leader="dot" w:pos="9350"/>
            </w:tabs>
            <w:rPr>
              <w:rFonts w:eastAsiaTheme="minorEastAsia"/>
              <w:noProof/>
              <w:sz w:val="24"/>
              <w:szCs w:val="24"/>
              <w:lang w:val="en-CA"/>
            </w:rPr>
          </w:pPr>
          <w:hyperlink w:anchor="_Toc214025470" w:history="1">
            <w:r w:rsidRPr="00974EA3">
              <w:rPr>
                <w:rStyle w:val="Hyperlink"/>
                <w:rFonts w:ascii="Times New Roman" w:hAnsi="Times New Roman" w:cs="Times New Roman"/>
                <w:b/>
                <w:bCs/>
                <w:noProof/>
                <w:lang w:val="en-CA"/>
              </w:rPr>
              <w:t>Use of very high frequency (VHF) telemetry in bird research</w:t>
            </w:r>
            <w:r>
              <w:rPr>
                <w:noProof/>
                <w:webHidden/>
              </w:rPr>
              <w:tab/>
            </w:r>
            <w:r>
              <w:rPr>
                <w:noProof/>
                <w:webHidden/>
              </w:rPr>
              <w:fldChar w:fldCharType="begin"/>
            </w:r>
            <w:r>
              <w:rPr>
                <w:noProof/>
                <w:webHidden/>
              </w:rPr>
              <w:instrText xml:space="preserve"> PAGEREF _Toc214025470 \h </w:instrText>
            </w:r>
            <w:r>
              <w:rPr>
                <w:noProof/>
                <w:webHidden/>
              </w:rPr>
            </w:r>
            <w:r>
              <w:rPr>
                <w:noProof/>
                <w:webHidden/>
              </w:rPr>
              <w:fldChar w:fldCharType="separate"/>
            </w:r>
            <w:r>
              <w:rPr>
                <w:noProof/>
                <w:webHidden/>
              </w:rPr>
              <w:t>23</w:t>
            </w:r>
            <w:r>
              <w:rPr>
                <w:noProof/>
                <w:webHidden/>
              </w:rPr>
              <w:fldChar w:fldCharType="end"/>
            </w:r>
          </w:hyperlink>
        </w:p>
        <w:p w14:paraId="18880FC2" w14:textId="546A11C7" w:rsidR="00491689" w:rsidRDefault="00491689">
          <w:pPr>
            <w:pStyle w:val="TOC3"/>
            <w:tabs>
              <w:tab w:val="right" w:leader="dot" w:pos="9350"/>
            </w:tabs>
            <w:rPr>
              <w:rFonts w:eastAsiaTheme="minorEastAsia"/>
              <w:noProof/>
              <w:sz w:val="24"/>
              <w:szCs w:val="24"/>
              <w:lang w:val="en-CA"/>
            </w:rPr>
          </w:pPr>
          <w:hyperlink w:anchor="_Toc214025471" w:history="1">
            <w:r w:rsidRPr="00974EA3">
              <w:rPr>
                <w:rStyle w:val="Hyperlink"/>
                <w:rFonts w:ascii="Times New Roman" w:hAnsi="Times New Roman" w:cs="Times New Roman"/>
                <w:b/>
                <w:bCs/>
                <w:noProof/>
                <w:lang w:val="en-CA"/>
              </w:rPr>
              <w:t>Study species and study sites</w:t>
            </w:r>
            <w:r>
              <w:rPr>
                <w:noProof/>
                <w:webHidden/>
              </w:rPr>
              <w:tab/>
            </w:r>
            <w:r>
              <w:rPr>
                <w:noProof/>
                <w:webHidden/>
              </w:rPr>
              <w:fldChar w:fldCharType="begin"/>
            </w:r>
            <w:r>
              <w:rPr>
                <w:noProof/>
                <w:webHidden/>
              </w:rPr>
              <w:instrText xml:space="preserve"> PAGEREF _Toc214025471 \h </w:instrText>
            </w:r>
            <w:r>
              <w:rPr>
                <w:noProof/>
                <w:webHidden/>
              </w:rPr>
            </w:r>
            <w:r>
              <w:rPr>
                <w:noProof/>
                <w:webHidden/>
              </w:rPr>
              <w:fldChar w:fldCharType="separate"/>
            </w:r>
            <w:r>
              <w:rPr>
                <w:noProof/>
                <w:webHidden/>
              </w:rPr>
              <w:t>27</w:t>
            </w:r>
            <w:r>
              <w:rPr>
                <w:noProof/>
                <w:webHidden/>
              </w:rPr>
              <w:fldChar w:fldCharType="end"/>
            </w:r>
          </w:hyperlink>
        </w:p>
        <w:p w14:paraId="36D15401" w14:textId="17641732" w:rsidR="00491689" w:rsidRDefault="00491689">
          <w:pPr>
            <w:pStyle w:val="TOC3"/>
            <w:tabs>
              <w:tab w:val="right" w:leader="dot" w:pos="9350"/>
            </w:tabs>
            <w:rPr>
              <w:rFonts w:eastAsiaTheme="minorEastAsia"/>
              <w:noProof/>
              <w:sz w:val="24"/>
              <w:szCs w:val="24"/>
              <w:lang w:val="en-CA"/>
            </w:rPr>
          </w:pPr>
          <w:hyperlink w:anchor="_Toc214025472" w:history="1">
            <w:r w:rsidRPr="00974EA3">
              <w:rPr>
                <w:rStyle w:val="Hyperlink"/>
                <w:rFonts w:ascii="Times New Roman" w:hAnsi="Times New Roman" w:cs="Times New Roman"/>
                <w:b/>
                <w:bCs/>
                <w:noProof/>
                <w:lang w:val="en-CA"/>
              </w:rPr>
              <w:t>Knowledge gaps and research objectives</w:t>
            </w:r>
            <w:r>
              <w:rPr>
                <w:noProof/>
                <w:webHidden/>
              </w:rPr>
              <w:tab/>
            </w:r>
            <w:r>
              <w:rPr>
                <w:noProof/>
                <w:webHidden/>
              </w:rPr>
              <w:fldChar w:fldCharType="begin"/>
            </w:r>
            <w:r>
              <w:rPr>
                <w:noProof/>
                <w:webHidden/>
              </w:rPr>
              <w:instrText xml:space="preserve"> PAGEREF _Toc214025472 \h </w:instrText>
            </w:r>
            <w:r>
              <w:rPr>
                <w:noProof/>
                <w:webHidden/>
              </w:rPr>
            </w:r>
            <w:r>
              <w:rPr>
                <w:noProof/>
                <w:webHidden/>
              </w:rPr>
              <w:fldChar w:fldCharType="separate"/>
            </w:r>
            <w:r>
              <w:rPr>
                <w:noProof/>
                <w:webHidden/>
              </w:rPr>
              <w:t>30</w:t>
            </w:r>
            <w:r>
              <w:rPr>
                <w:noProof/>
                <w:webHidden/>
              </w:rPr>
              <w:fldChar w:fldCharType="end"/>
            </w:r>
          </w:hyperlink>
        </w:p>
        <w:p w14:paraId="17906BA1" w14:textId="5BC287B7"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73" w:history="1">
            <w:r w:rsidRPr="00974EA3">
              <w:rPr>
                <w:rStyle w:val="Hyperlink"/>
                <w:rFonts w:ascii="Times New Roman" w:hAnsi="Times New Roman" w:cs="Times New Roman"/>
                <w:noProof/>
                <w:lang w:val="en-CA"/>
              </w:rPr>
              <w:t>Chapter 1: Winter home ranges size increases across an urbanization gradient for a very short distance migrant, the northern cardinal (</w:t>
            </w:r>
            <w:r w:rsidRPr="00974EA3">
              <w:rPr>
                <w:rStyle w:val="Hyperlink"/>
                <w:rFonts w:ascii="Times New Roman" w:hAnsi="Times New Roman" w:cs="Times New Roman"/>
                <w:i/>
                <w:iCs/>
                <w:noProof/>
                <w:lang w:val="en-CA"/>
              </w:rPr>
              <w:t>Cardinalis cardinalis</w:t>
            </w:r>
            <w:r w:rsidRPr="00974EA3">
              <w:rPr>
                <w:rStyle w:val="Hyperlink"/>
                <w:rFonts w:ascii="Times New Roman" w:hAnsi="Times New Roman" w:cs="Times New Roman"/>
                <w:noProof/>
                <w:lang w:val="en-CA"/>
              </w:rPr>
              <w:t>)</w:t>
            </w:r>
            <w:r>
              <w:rPr>
                <w:noProof/>
                <w:webHidden/>
              </w:rPr>
              <w:tab/>
            </w:r>
            <w:r>
              <w:rPr>
                <w:noProof/>
                <w:webHidden/>
              </w:rPr>
              <w:fldChar w:fldCharType="begin"/>
            </w:r>
            <w:r>
              <w:rPr>
                <w:noProof/>
                <w:webHidden/>
              </w:rPr>
              <w:instrText xml:space="preserve"> PAGEREF _Toc214025473 \h </w:instrText>
            </w:r>
            <w:r>
              <w:rPr>
                <w:noProof/>
                <w:webHidden/>
              </w:rPr>
            </w:r>
            <w:r>
              <w:rPr>
                <w:noProof/>
                <w:webHidden/>
              </w:rPr>
              <w:fldChar w:fldCharType="separate"/>
            </w:r>
            <w:r>
              <w:rPr>
                <w:noProof/>
                <w:webHidden/>
              </w:rPr>
              <w:t>33</w:t>
            </w:r>
            <w:r>
              <w:rPr>
                <w:noProof/>
                <w:webHidden/>
              </w:rPr>
              <w:fldChar w:fldCharType="end"/>
            </w:r>
          </w:hyperlink>
        </w:p>
        <w:p w14:paraId="1A7DBAFC" w14:textId="579670AA" w:rsidR="00491689" w:rsidRDefault="00491689">
          <w:pPr>
            <w:pStyle w:val="TOC3"/>
            <w:tabs>
              <w:tab w:val="right" w:leader="dot" w:pos="9350"/>
            </w:tabs>
            <w:rPr>
              <w:rFonts w:eastAsiaTheme="minorEastAsia"/>
              <w:noProof/>
              <w:sz w:val="24"/>
              <w:szCs w:val="24"/>
              <w:lang w:val="en-CA"/>
            </w:rPr>
          </w:pPr>
          <w:hyperlink w:anchor="_Toc214025474" w:history="1">
            <w:r w:rsidRPr="00974EA3">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_Toc214025474 \h </w:instrText>
            </w:r>
            <w:r>
              <w:rPr>
                <w:noProof/>
                <w:webHidden/>
              </w:rPr>
            </w:r>
            <w:r>
              <w:rPr>
                <w:noProof/>
                <w:webHidden/>
              </w:rPr>
              <w:fldChar w:fldCharType="separate"/>
            </w:r>
            <w:r>
              <w:rPr>
                <w:noProof/>
                <w:webHidden/>
              </w:rPr>
              <w:t>33</w:t>
            </w:r>
            <w:r>
              <w:rPr>
                <w:noProof/>
                <w:webHidden/>
              </w:rPr>
              <w:fldChar w:fldCharType="end"/>
            </w:r>
          </w:hyperlink>
        </w:p>
        <w:p w14:paraId="647B1190" w14:textId="0F778784" w:rsidR="00491689" w:rsidRDefault="00491689">
          <w:pPr>
            <w:pStyle w:val="TOC3"/>
            <w:tabs>
              <w:tab w:val="right" w:leader="dot" w:pos="9350"/>
            </w:tabs>
            <w:rPr>
              <w:rFonts w:eastAsiaTheme="minorEastAsia"/>
              <w:noProof/>
              <w:sz w:val="24"/>
              <w:szCs w:val="24"/>
              <w:lang w:val="en-CA"/>
            </w:rPr>
          </w:pPr>
          <w:hyperlink w:anchor="_Toc214025475" w:history="1">
            <w:r w:rsidRPr="00974EA3">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_Toc214025475 \h </w:instrText>
            </w:r>
            <w:r>
              <w:rPr>
                <w:noProof/>
                <w:webHidden/>
              </w:rPr>
            </w:r>
            <w:r>
              <w:rPr>
                <w:noProof/>
                <w:webHidden/>
              </w:rPr>
              <w:fldChar w:fldCharType="separate"/>
            </w:r>
            <w:r>
              <w:rPr>
                <w:noProof/>
                <w:webHidden/>
              </w:rPr>
              <w:t>34</w:t>
            </w:r>
            <w:r>
              <w:rPr>
                <w:noProof/>
                <w:webHidden/>
              </w:rPr>
              <w:fldChar w:fldCharType="end"/>
            </w:r>
          </w:hyperlink>
        </w:p>
        <w:p w14:paraId="605DAE1B" w14:textId="63348CB4" w:rsidR="00491689" w:rsidRDefault="00491689">
          <w:pPr>
            <w:pStyle w:val="TOC3"/>
            <w:tabs>
              <w:tab w:val="right" w:leader="dot" w:pos="9350"/>
            </w:tabs>
            <w:rPr>
              <w:rFonts w:eastAsiaTheme="minorEastAsia"/>
              <w:noProof/>
              <w:sz w:val="24"/>
              <w:szCs w:val="24"/>
              <w:lang w:val="en-CA"/>
            </w:rPr>
          </w:pPr>
          <w:hyperlink w:anchor="_Toc214025476" w:history="1">
            <w:r w:rsidRPr="00974EA3">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_Toc214025476 \h </w:instrText>
            </w:r>
            <w:r>
              <w:rPr>
                <w:noProof/>
                <w:webHidden/>
              </w:rPr>
            </w:r>
            <w:r>
              <w:rPr>
                <w:noProof/>
                <w:webHidden/>
              </w:rPr>
              <w:fldChar w:fldCharType="separate"/>
            </w:r>
            <w:r>
              <w:rPr>
                <w:noProof/>
                <w:webHidden/>
              </w:rPr>
              <w:t>37</w:t>
            </w:r>
            <w:r>
              <w:rPr>
                <w:noProof/>
                <w:webHidden/>
              </w:rPr>
              <w:fldChar w:fldCharType="end"/>
            </w:r>
          </w:hyperlink>
        </w:p>
        <w:p w14:paraId="04ED3820" w14:textId="067470FD" w:rsidR="00491689" w:rsidRDefault="00491689">
          <w:pPr>
            <w:pStyle w:val="TOC3"/>
            <w:tabs>
              <w:tab w:val="right" w:leader="dot" w:pos="9350"/>
            </w:tabs>
            <w:rPr>
              <w:rFonts w:eastAsiaTheme="minorEastAsia"/>
              <w:noProof/>
              <w:sz w:val="24"/>
              <w:szCs w:val="24"/>
              <w:lang w:val="en-CA"/>
            </w:rPr>
          </w:pPr>
          <w:hyperlink w:anchor="_Toc214025477" w:history="1">
            <w:r w:rsidRPr="00974EA3">
              <w:rPr>
                <w:rStyle w:val="Hyperlink"/>
                <w:rFonts w:ascii="Times New Roman" w:hAnsi="Times New Roman" w:cs="Times New Roman"/>
                <w:noProof/>
                <w:lang w:val="en-CA"/>
              </w:rPr>
              <w:t>Study locations</w:t>
            </w:r>
            <w:r>
              <w:rPr>
                <w:noProof/>
                <w:webHidden/>
              </w:rPr>
              <w:tab/>
            </w:r>
            <w:r>
              <w:rPr>
                <w:noProof/>
                <w:webHidden/>
              </w:rPr>
              <w:fldChar w:fldCharType="begin"/>
            </w:r>
            <w:r>
              <w:rPr>
                <w:noProof/>
                <w:webHidden/>
              </w:rPr>
              <w:instrText xml:space="preserve"> PAGEREF _Toc214025477 \h </w:instrText>
            </w:r>
            <w:r>
              <w:rPr>
                <w:noProof/>
                <w:webHidden/>
              </w:rPr>
            </w:r>
            <w:r>
              <w:rPr>
                <w:noProof/>
                <w:webHidden/>
              </w:rPr>
              <w:fldChar w:fldCharType="separate"/>
            </w:r>
            <w:r>
              <w:rPr>
                <w:noProof/>
                <w:webHidden/>
              </w:rPr>
              <w:t>37</w:t>
            </w:r>
            <w:r>
              <w:rPr>
                <w:noProof/>
                <w:webHidden/>
              </w:rPr>
              <w:fldChar w:fldCharType="end"/>
            </w:r>
          </w:hyperlink>
        </w:p>
        <w:p w14:paraId="1B8ECFD6" w14:textId="1678B131" w:rsidR="00491689" w:rsidRDefault="00491689">
          <w:pPr>
            <w:pStyle w:val="TOC3"/>
            <w:tabs>
              <w:tab w:val="right" w:leader="dot" w:pos="9350"/>
            </w:tabs>
            <w:rPr>
              <w:rFonts w:eastAsiaTheme="minorEastAsia"/>
              <w:noProof/>
              <w:sz w:val="24"/>
              <w:szCs w:val="24"/>
              <w:lang w:val="en-CA"/>
            </w:rPr>
          </w:pPr>
          <w:hyperlink w:anchor="_Toc214025478" w:history="1">
            <w:r w:rsidRPr="00974EA3">
              <w:rPr>
                <w:rStyle w:val="Hyperlink"/>
                <w:rFonts w:ascii="Times New Roman" w:hAnsi="Times New Roman" w:cs="Times New Roman"/>
                <w:noProof/>
                <w:lang w:val="en-CA"/>
              </w:rPr>
              <w:t>Radio tagging, banding &amp; translocation</w:t>
            </w:r>
            <w:r>
              <w:rPr>
                <w:noProof/>
                <w:webHidden/>
              </w:rPr>
              <w:tab/>
            </w:r>
            <w:r>
              <w:rPr>
                <w:noProof/>
                <w:webHidden/>
              </w:rPr>
              <w:fldChar w:fldCharType="begin"/>
            </w:r>
            <w:r>
              <w:rPr>
                <w:noProof/>
                <w:webHidden/>
              </w:rPr>
              <w:instrText xml:space="preserve"> PAGEREF _Toc214025478 \h </w:instrText>
            </w:r>
            <w:r>
              <w:rPr>
                <w:noProof/>
                <w:webHidden/>
              </w:rPr>
            </w:r>
            <w:r>
              <w:rPr>
                <w:noProof/>
                <w:webHidden/>
              </w:rPr>
              <w:fldChar w:fldCharType="separate"/>
            </w:r>
            <w:r>
              <w:rPr>
                <w:noProof/>
                <w:webHidden/>
              </w:rPr>
              <w:t>39</w:t>
            </w:r>
            <w:r>
              <w:rPr>
                <w:noProof/>
                <w:webHidden/>
              </w:rPr>
              <w:fldChar w:fldCharType="end"/>
            </w:r>
          </w:hyperlink>
        </w:p>
        <w:p w14:paraId="50C7FEA9" w14:textId="3DAFFC95" w:rsidR="00491689" w:rsidRDefault="00491689">
          <w:pPr>
            <w:pStyle w:val="TOC3"/>
            <w:tabs>
              <w:tab w:val="right" w:leader="dot" w:pos="9350"/>
            </w:tabs>
            <w:rPr>
              <w:rFonts w:eastAsiaTheme="minorEastAsia"/>
              <w:noProof/>
              <w:sz w:val="24"/>
              <w:szCs w:val="24"/>
              <w:lang w:val="en-CA"/>
            </w:rPr>
          </w:pPr>
          <w:hyperlink w:anchor="_Toc214025479" w:history="1">
            <w:r w:rsidRPr="00974EA3">
              <w:rPr>
                <w:rStyle w:val="Hyperlink"/>
                <w:rFonts w:ascii="Times New Roman" w:hAnsi="Times New Roman" w:cs="Times New Roman"/>
                <w:noProof/>
                <w:lang w:val="en-CA"/>
              </w:rPr>
              <w:t>Cardinal abundance and seasonal distribution</w:t>
            </w:r>
            <w:r>
              <w:rPr>
                <w:noProof/>
                <w:webHidden/>
              </w:rPr>
              <w:tab/>
            </w:r>
            <w:r>
              <w:rPr>
                <w:noProof/>
                <w:webHidden/>
              </w:rPr>
              <w:fldChar w:fldCharType="begin"/>
            </w:r>
            <w:r>
              <w:rPr>
                <w:noProof/>
                <w:webHidden/>
              </w:rPr>
              <w:instrText xml:space="preserve"> PAGEREF _Toc214025479 \h </w:instrText>
            </w:r>
            <w:r>
              <w:rPr>
                <w:noProof/>
                <w:webHidden/>
              </w:rPr>
            </w:r>
            <w:r>
              <w:rPr>
                <w:noProof/>
                <w:webHidden/>
              </w:rPr>
              <w:fldChar w:fldCharType="separate"/>
            </w:r>
            <w:r>
              <w:rPr>
                <w:noProof/>
                <w:webHidden/>
              </w:rPr>
              <w:t>40</w:t>
            </w:r>
            <w:r>
              <w:rPr>
                <w:noProof/>
                <w:webHidden/>
              </w:rPr>
              <w:fldChar w:fldCharType="end"/>
            </w:r>
          </w:hyperlink>
        </w:p>
        <w:p w14:paraId="238182E5" w14:textId="0C53D9A3" w:rsidR="00491689" w:rsidRDefault="00491689">
          <w:pPr>
            <w:pStyle w:val="TOC3"/>
            <w:tabs>
              <w:tab w:val="right" w:leader="dot" w:pos="9350"/>
            </w:tabs>
            <w:rPr>
              <w:rFonts w:eastAsiaTheme="minorEastAsia"/>
              <w:noProof/>
              <w:sz w:val="24"/>
              <w:szCs w:val="24"/>
              <w:lang w:val="en-CA"/>
            </w:rPr>
          </w:pPr>
          <w:hyperlink w:anchor="_Toc214025480" w:history="1">
            <w:r w:rsidRPr="00974EA3">
              <w:rPr>
                <w:rStyle w:val="Hyperlink"/>
                <w:rFonts w:ascii="Times New Roman" w:hAnsi="Times New Roman" w:cs="Times New Roman"/>
                <w:noProof/>
                <w:lang w:val="en-CA"/>
              </w:rPr>
              <w:t>Non-breeding season tracking and home range estimations</w:t>
            </w:r>
            <w:r>
              <w:rPr>
                <w:noProof/>
                <w:webHidden/>
              </w:rPr>
              <w:tab/>
            </w:r>
            <w:r>
              <w:rPr>
                <w:noProof/>
                <w:webHidden/>
              </w:rPr>
              <w:fldChar w:fldCharType="begin"/>
            </w:r>
            <w:r>
              <w:rPr>
                <w:noProof/>
                <w:webHidden/>
              </w:rPr>
              <w:instrText xml:space="preserve"> PAGEREF _Toc214025480 \h </w:instrText>
            </w:r>
            <w:r>
              <w:rPr>
                <w:noProof/>
                <w:webHidden/>
              </w:rPr>
            </w:r>
            <w:r>
              <w:rPr>
                <w:noProof/>
                <w:webHidden/>
              </w:rPr>
              <w:fldChar w:fldCharType="separate"/>
            </w:r>
            <w:r>
              <w:rPr>
                <w:noProof/>
                <w:webHidden/>
              </w:rPr>
              <w:t>40</w:t>
            </w:r>
            <w:r>
              <w:rPr>
                <w:noProof/>
                <w:webHidden/>
              </w:rPr>
              <w:fldChar w:fldCharType="end"/>
            </w:r>
          </w:hyperlink>
        </w:p>
        <w:p w14:paraId="3A875B71" w14:textId="760C9D5E" w:rsidR="00491689" w:rsidRDefault="00491689">
          <w:pPr>
            <w:pStyle w:val="TOC3"/>
            <w:tabs>
              <w:tab w:val="right" w:leader="dot" w:pos="9350"/>
            </w:tabs>
            <w:rPr>
              <w:rFonts w:eastAsiaTheme="minorEastAsia"/>
              <w:noProof/>
              <w:sz w:val="24"/>
              <w:szCs w:val="24"/>
              <w:lang w:val="en-CA"/>
            </w:rPr>
          </w:pPr>
          <w:hyperlink w:anchor="_Toc214025481" w:history="1">
            <w:r w:rsidRPr="00974EA3">
              <w:rPr>
                <w:rStyle w:val="Hyperlink"/>
                <w:rFonts w:ascii="Times New Roman" w:hAnsi="Times New Roman" w:cs="Times New Roman"/>
                <w:noProof/>
                <w:lang w:val="en-CA"/>
              </w:rPr>
              <w:t>Scale of effect</w:t>
            </w:r>
            <w:r>
              <w:rPr>
                <w:noProof/>
                <w:webHidden/>
              </w:rPr>
              <w:tab/>
            </w:r>
            <w:r>
              <w:rPr>
                <w:noProof/>
                <w:webHidden/>
              </w:rPr>
              <w:fldChar w:fldCharType="begin"/>
            </w:r>
            <w:r>
              <w:rPr>
                <w:noProof/>
                <w:webHidden/>
              </w:rPr>
              <w:instrText xml:space="preserve"> PAGEREF _Toc214025481 \h </w:instrText>
            </w:r>
            <w:r>
              <w:rPr>
                <w:noProof/>
                <w:webHidden/>
              </w:rPr>
            </w:r>
            <w:r>
              <w:rPr>
                <w:noProof/>
                <w:webHidden/>
              </w:rPr>
              <w:fldChar w:fldCharType="separate"/>
            </w:r>
            <w:r>
              <w:rPr>
                <w:noProof/>
                <w:webHidden/>
              </w:rPr>
              <w:t>42</w:t>
            </w:r>
            <w:r>
              <w:rPr>
                <w:noProof/>
                <w:webHidden/>
              </w:rPr>
              <w:fldChar w:fldCharType="end"/>
            </w:r>
          </w:hyperlink>
        </w:p>
        <w:p w14:paraId="75CBC621" w14:textId="19F4A93E" w:rsidR="00491689" w:rsidRDefault="00491689">
          <w:pPr>
            <w:pStyle w:val="TOC3"/>
            <w:tabs>
              <w:tab w:val="right" w:leader="dot" w:pos="9350"/>
            </w:tabs>
            <w:rPr>
              <w:rFonts w:eastAsiaTheme="minorEastAsia"/>
              <w:noProof/>
              <w:sz w:val="24"/>
              <w:szCs w:val="24"/>
              <w:lang w:val="en-CA"/>
            </w:rPr>
          </w:pPr>
          <w:hyperlink w:anchor="_Toc214025482" w:history="1">
            <w:r w:rsidRPr="00974EA3">
              <w:rPr>
                <w:rStyle w:val="Hyperlink"/>
                <w:rFonts w:ascii="Times New Roman" w:hAnsi="Times New Roman" w:cs="Times New Roman"/>
                <w:noProof/>
                <w:lang w:val="en-CA"/>
              </w:rPr>
              <w:t>Resource Selection Function</w:t>
            </w:r>
            <w:r>
              <w:rPr>
                <w:noProof/>
                <w:webHidden/>
              </w:rPr>
              <w:tab/>
            </w:r>
            <w:r>
              <w:rPr>
                <w:noProof/>
                <w:webHidden/>
              </w:rPr>
              <w:fldChar w:fldCharType="begin"/>
            </w:r>
            <w:r>
              <w:rPr>
                <w:noProof/>
                <w:webHidden/>
              </w:rPr>
              <w:instrText xml:space="preserve"> PAGEREF _Toc214025482 \h </w:instrText>
            </w:r>
            <w:r>
              <w:rPr>
                <w:noProof/>
                <w:webHidden/>
              </w:rPr>
            </w:r>
            <w:r>
              <w:rPr>
                <w:noProof/>
                <w:webHidden/>
              </w:rPr>
              <w:fldChar w:fldCharType="separate"/>
            </w:r>
            <w:r>
              <w:rPr>
                <w:noProof/>
                <w:webHidden/>
              </w:rPr>
              <w:t>42</w:t>
            </w:r>
            <w:r>
              <w:rPr>
                <w:noProof/>
                <w:webHidden/>
              </w:rPr>
              <w:fldChar w:fldCharType="end"/>
            </w:r>
          </w:hyperlink>
        </w:p>
        <w:p w14:paraId="257CD627" w14:textId="4E3CECF0" w:rsidR="00491689" w:rsidRDefault="00491689">
          <w:pPr>
            <w:pStyle w:val="TOC3"/>
            <w:tabs>
              <w:tab w:val="right" w:leader="dot" w:pos="9350"/>
            </w:tabs>
            <w:rPr>
              <w:rFonts w:eastAsiaTheme="minorEastAsia"/>
              <w:noProof/>
              <w:sz w:val="24"/>
              <w:szCs w:val="24"/>
              <w:lang w:val="en-CA"/>
            </w:rPr>
          </w:pPr>
          <w:hyperlink w:anchor="_Toc214025483" w:history="1">
            <w:r w:rsidRPr="00974EA3">
              <w:rPr>
                <w:rStyle w:val="Hyperlink"/>
                <w:rFonts w:ascii="Times New Roman" w:eastAsia="Times New Roman" w:hAnsi="Times New Roman" w:cs="Times New Roman"/>
                <w:noProof/>
                <w:lang w:val="en-CA"/>
              </w:rPr>
              <w:t>Telemetry tracking of northern cardinals across an urban gradient</w:t>
            </w:r>
            <w:r>
              <w:rPr>
                <w:noProof/>
                <w:webHidden/>
              </w:rPr>
              <w:tab/>
            </w:r>
            <w:r>
              <w:rPr>
                <w:noProof/>
                <w:webHidden/>
              </w:rPr>
              <w:fldChar w:fldCharType="begin"/>
            </w:r>
            <w:r>
              <w:rPr>
                <w:noProof/>
                <w:webHidden/>
              </w:rPr>
              <w:instrText xml:space="preserve"> PAGEREF _Toc214025483 \h </w:instrText>
            </w:r>
            <w:r>
              <w:rPr>
                <w:noProof/>
                <w:webHidden/>
              </w:rPr>
            </w:r>
            <w:r>
              <w:rPr>
                <w:noProof/>
                <w:webHidden/>
              </w:rPr>
              <w:fldChar w:fldCharType="separate"/>
            </w:r>
            <w:r>
              <w:rPr>
                <w:noProof/>
                <w:webHidden/>
              </w:rPr>
              <w:t>46</w:t>
            </w:r>
            <w:r>
              <w:rPr>
                <w:noProof/>
                <w:webHidden/>
              </w:rPr>
              <w:fldChar w:fldCharType="end"/>
            </w:r>
          </w:hyperlink>
        </w:p>
        <w:p w14:paraId="41305AE1" w14:textId="39F1D3E9" w:rsidR="00491689" w:rsidRDefault="00491689">
          <w:pPr>
            <w:pStyle w:val="TOC3"/>
            <w:tabs>
              <w:tab w:val="right" w:leader="dot" w:pos="9350"/>
            </w:tabs>
            <w:rPr>
              <w:rFonts w:eastAsiaTheme="minorEastAsia"/>
              <w:noProof/>
              <w:sz w:val="24"/>
              <w:szCs w:val="24"/>
              <w:lang w:val="en-CA"/>
            </w:rPr>
          </w:pPr>
          <w:hyperlink w:anchor="_Toc214025484" w:history="1">
            <w:r w:rsidRPr="00974EA3">
              <w:rPr>
                <w:rStyle w:val="Hyperlink"/>
                <w:rFonts w:ascii="Times New Roman" w:hAnsi="Times New Roman" w:cs="Times New Roman"/>
                <w:noProof/>
                <w:lang w:val="en-CA"/>
              </w:rPr>
              <w:t>Core areas and home ranges of northern cardinals across an urban gradient</w:t>
            </w:r>
            <w:r>
              <w:rPr>
                <w:noProof/>
                <w:webHidden/>
              </w:rPr>
              <w:tab/>
            </w:r>
            <w:r>
              <w:rPr>
                <w:noProof/>
                <w:webHidden/>
              </w:rPr>
              <w:fldChar w:fldCharType="begin"/>
            </w:r>
            <w:r>
              <w:rPr>
                <w:noProof/>
                <w:webHidden/>
              </w:rPr>
              <w:instrText xml:space="preserve"> PAGEREF _Toc214025484 \h </w:instrText>
            </w:r>
            <w:r>
              <w:rPr>
                <w:noProof/>
                <w:webHidden/>
              </w:rPr>
            </w:r>
            <w:r>
              <w:rPr>
                <w:noProof/>
                <w:webHidden/>
              </w:rPr>
              <w:fldChar w:fldCharType="separate"/>
            </w:r>
            <w:r>
              <w:rPr>
                <w:noProof/>
                <w:webHidden/>
              </w:rPr>
              <w:t>47</w:t>
            </w:r>
            <w:r>
              <w:rPr>
                <w:noProof/>
                <w:webHidden/>
              </w:rPr>
              <w:fldChar w:fldCharType="end"/>
            </w:r>
          </w:hyperlink>
        </w:p>
        <w:p w14:paraId="771B32DE" w14:textId="0545FC19" w:rsidR="00491689" w:rsidRDefault="00491689">
          <w:pPr>
            <w:pStyle w:val="TOC3"/>
            <w:tabs>
              <w:tab w:val="right" w:leader="dot" w:pos="9350"/>
            </w:tabs>
            <w:rPr>
              <w:rFonts w:eastAsiaTheme="minorEastAsia"/>
              <w:noProof/>
              <w:sz w:val="24"/>
              <w:szCs w:val="24"/>
              <w:lang w:val="en-CA"/>
            </w:rPr>
          </w:pPr>
          <w:hyperlink w:anchor="_Toc214025485" w:history="1">
            <w:r w:rsidRPr="00974EA3">
              <w:rPr>
                <w:rStyle w:val="Hyperlink"/>
                <w:rFonts w:ascii="Times New Roman" w:hAnsi="Times New Roman" w:cs="Times New Roman"/>
                <w:noProof/>
                <w:lang w:val="en-CA"/>
              </w:rPr>
              <w:t>Scale of association to habitat</w:t>
            </w:r>
            <w:r>
              <w:rPr>
                <w:noProof/>
                <w:webHidden/>
              </w:rPr>
              <w:tab/>
            </w:r>
            <w:r>
              <w:rPr>
                <w:noProof/>
                <w:webHidden/>
              </w:rPr>
              <w:fldChar w:fldCharType="begin"/>
            </w:r>
            <w:r>
              <w:rPr>
                <w:noProof/>
                <w:webHidden/>
              </w:rPr>
              <w:instrText xml:space="preserve"> PAGEREF _Toc214025485 \h </w:instrText>
            </w:r>
            <w:r>
              <w:rPr>
                <w:noProof/>
                <w:webHidden/>
              </w:rPr>
            </w:r>
            <w:r>
              <w:rPr>
                <w:noProof/>
                <w:webHidden/>
              </w:rPr>
              <w:fldChar w:fldCharType="separate"/>
            </w:r>
            <w:r>
              <w:rPr>
                <w:noProof/>
                <w:webHidden/>
              </w:rPr>
              <w:t>49</w:t>
            </w:r>
            <w:r>
              <w:rPr>
                <w:noProof/>
                <w:webHidden/>
              </w:rPr>
              <w:fldChar w:fldCharType="end"/>
            </w:r>
          </w:hyperlink>
        </w:p>
        <w:p w14:paraId="697B5346" w14:textId="319101F2" w:rsidR="00491689" w:rsidRDefault="00491689">
          <w:pPr>
            <w:pStyle w:val="TOC3"/>
            <w:tabs>
              <w:tab w:val="right" w:leader="dot" w:pos="9350"/>
            </w:tabs>
            <w:rPr>
              <w:rFonts w:eastAsiaTheme="minorEastAsia"/>
              <w:noProof/>
              <w:sz w:val="24"/>
              <w:szCs w:val="24"/>
              <w:lang w:val="en-CA"/>
            </w:rPr>
          </w:pPr>
          <w:hyperlink w:anchor="_Toc214025486" w:history="1">
            <w:r w:rsidRPr="00974EA3">
              <w:rPr>
                <w:rStyle w:val="Hyperlink"/>
                <w:rFonts w:ascii="Times New Roman" w:hAnsi="Times New Roman" w:cs="Times New Roman"/>
                <w:noProof/>
                <w:lang w:val="en-CA"/>
              </w:rPr>
              <w:t>Resource selection: used vs. available habitats</w:t>
            </w:r>
            <w:r>
              <w:rPr>
                <w:noProof/>
                <w:webHidden/>
              </w:rPr>
              <w:tab/>
            </w:r>
            <w:r>
              <w:rPr>
                <w:noProof/>
                <w:webHidden/>
              </w:rPr>
              <w:fldChar w:fldCharType="begin"/>
            </w:r>
            <w:r>
              <w:rPr>
                <w:noProof/>
                <w:webHidden/>
              </w:rPr>
              <w:instrText xml:space="preserve"> PAGEREF _Toc214025486 \h </w:instrText>
            </w:r>
            <w:r>
              <w:rPr>
                <w:noProof/>
                <w:webHidden/>
              </w:rPr>
            </w:r>
            <w:r>
              <w:rPr>
                <w:noProof/>
                <w:webHidden/>
              </w:rPr>
              <w:fldChar w:fldCharType="separate"/>
            </w:r>
            <w:r>
              <w:rPr>
                <w:noProof/>
                <w:webHidden/>
              </w:rPr>
              <w:t>50</w:t>
            </w:r>
            <w:r>
              <w:rPr>
                <w:noProof/>
                <w:webHidden/>
              </w:rPr>
              <w:fldChar w:fldCharType="end"/>
            </w:r>
          </w:hyperlink>
        </w:p>
        <w:p w14:paraId="3B36A289" w14:textId="7B1A4FFC" w:rsidR="00491689" w:rsidRDefault="00491689">
          <w:pPr>
            <w:pStyle w:val="TOC3"/>
            <w:tabs>
              <w:tab w:val="right" w:leader="dot" w:pos="9350"/>
            </w:tabs>
            <w:rPr>
              <w:rFonts w:eastAsiaTheme="minorEastAsia"/>
              <w:noProof/>
              <w:sz w:val="24"/>
              <w:szCs w:val="24"/>
              <w:lang w:val="en-CA"/>
            </w:rPr>
          </w:pPr>
          <w:hyperlink w:anchor="_Toc214025487" w:history="1">
            <w:r w:rsidRPr="00974EA3">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_Toc214025487 \h </w:instrText>
            </w:r>
            <w:r>
              <w:rPr>
                <w:noProof/>
                <w:webHidden/>
              </w:rPr>
            </w:r>
            <w:r>
              <w:rPr>
                <w:noProof/>
                <w:webHidden/>
              </w:rPr>
              <w:fldChar w:fldCharType="separate"/>
            </w:r>
            <w:r>
              <w:rPr>
                <w:noProof/>
                <w:webHidden/>
              </w:rPr>
              <w:t>53</w:t>
            </w:r>
            <w:r>
              <w:rPr>
                <w:noProof/>
                <w:webHidden/>
              </w:rPr>
              <w:fldChar w:fldCharType="end"/>
            </w:r>
          </w:hyperlink>
        </w:p>
        <w:p w14:paraId="3A063025" w14:textId="090366E2" w:rsidR="00491689" w:rsidRDefault="00491689">
          <w:pPr>
            <w:pStyle w:val="TOC3"/>
            <w:tabs>
              <w:tab w:val="right" w:leader="dot" w:pos="9350"/>
            </w:tabs>
            <w:rPr>
              <w:rFonts w:eastAsiaTheme="minorEastAsia"/>
              <w:noProof/>
              <w:sz w:val="24"/>
              <w:szCs w:val="24"/>
              <w:lang w:val="en-CA"/>
            </w:rPr>
          </w:pPr>
          <w:hyperlink w:anchor="_Toc214025488" w:history="1">
            <w:r w:rsidRPr="00974EA3">
              <w:rPr>
                <w:rStyle w:val="Hyperlink"/>
                <w:rFonts w:ascii="Times New Roman" w:hAnsi="Times New Roman" w:cs="Times New Roman"/>
                <w:noProof/>
                <w:lang w:val="en-CA"/>
              </w:rPr>
              <w:t>Lower apparent survival at urban site</w:t>
            </w:r>
            <w:r>
              <w:rPr>
                <w:noProof/>
                <w:webHidden/>
              </w:rPr>
              <w:tab/>
            </w:r>
            <w:r>
              <w:rPr>
                <w:noProof/>
                <w:webHidden/>
              </w:rPr>
              <w:fldChar w:fldCharType="begin"/>
            </w:r>
            <w:r>
              <w:rPr>
                <w:noProof/>
                <w:webHidden/>
              </w:rPr>
              <w:instrText xml:space="preserve"> PAGEREF _Toc214025488 \h </w:instrText>
            </w:r>
            <w:r>
              <w:rPr>
                <w:noProof/>
                <w:webHidden/>
              </w:rPr>
            </w:r>
            <w:r>
              <w:rPr>
                <w:noProof/>
                <w:webHidden/>
              </w:rPr>
              <w:fldChar w:fldCharType="separate"/>
            </w:r>
            <w:r>
              <w:rPr>
                <w:noProof/>
                <w:webHidden/>
              </w:rPr>
              <w:t>53</w:t>
            </w:r>
            <w:r>
              <w:rPr>
                <w:noProof/>
                <w:webHidden/>
              </w:rPr>
              <w:fldChar w:fldCharType="end"/>
            </w:r>
          </w:hyperlink>
        </w:p>
        <w:p w14:paraId="1A71D522" w14:textId="175E41FB" w:rsidR="00491689" w:rsidRDefault="00491689">
          <w:pPr>
            <w:pStyle w:val="TOC3"/>
            <w:tabs>
              <w:tab w:val="right" w:leader="dot" w:pos="9350"/>
            </w:tabs>
            <w:rPr>
              <w:rFonts w:eastAsiaTheme="minorEastAsia"/>
              <w:noProof/>
              <w:sz w:val="24"/>
              <w:szCs w:val="24"/>
              <w:lang w:val="en-CA"/>
            </w:rPr>
          </w:pPr>
          <w:hyperlink w:anchor="_Toc214025489" w:history="1">
            <w:r w:rsidRPr="00974EA3">
              <w:rPr>
                <w:rStyle w:val="Hyperlink"/>
                <w:rFonts w:ascii="Times New Roman" w:hAnsi="Times New Roman" w:cs="Times New Roman"/>
                <w:noProof/>
                <w:lang w:val="en-CA"/>
              </w:rPr>
              <w:t>Larger home ranges and the importance of bird feeders</w:t>
            </w:r>
            <w:r>
              <w:rPr>
                <w:noProof/>
                <w:webHidden/>
              </w:rPr>
              <w:tab/>
            </w:r>
            <w:r>
              <w:rPr>
                <w:noProof/>
                <w:webHidden/>
              </w:rPr>
              <w:fldChar w:fldCharType="begin"/>
            </w:r>
            <w:r>
              <w:rPr>
                <w:noProof/>
                <w:webHidden/>
              </w:rPr>
              <w:instrText xml:space="preserve"> PAGEREF _Toc214025489 \h </w:instrText>
            </w:r>
            <w:r>
              <w:rPr>
                <w:noProof/>
                <w:webHidden/>
              </w:rPr>
            </w:r>
            <w:r>
              <w:rPr>
                <w:noProof/>
                <w:webHidden/>
              </w:rPr>
              <w:fldChar w:fldCharType="separate"/>
            </w:r>
            <w:r>
              <w:rPr>
                <w:noProof/>
                <w:webHidden/>
              </w:rPr>
              <w:t>54</w:t>
            </w:r>
            <w:r>
              <w:rPr>
                <w:noProof/>
                <w:webHidden/>
              </w:rPr>
              <w:fldChar w:fldCharType="end"/>
            </w:r>
          </w:hyperlink>
        </w:p>
        <w:p w14:paraId="1C0A3D17" w14:textId="62709C62" w:rsidR="00491689" w:rsidRDefault="00491689">
          <w:pPr>
            <w:pStyle w:val="TOC3"/>
            <w:tabs>
              <w:tab w:val="right" w:leader="dot" w:pos="9350"/>
            </w:tabs>
            <w:rPr>
              <w:rFonts w:eastAsiaTheme="minorEastAsia"/>
              <w:noProof/>
              <w:sz w:val="24"/>
              <w:szCs w:val="24"/>
              <w:lang w:val="en-CA"/>
            </w:rPr>
          </w:pPr>
          <w:hyperlink w:anchor="_Toc214025490" w:history="1">
            <w:r w:rsidRPr="00974EA3">
              <w:rPr>
                <w:rStyle w:val="Hyperlink"/>
                <w:rFonts w:ascii="Times New Roman" w:hAnsi="Times New Roman" w:cs="Times New Roman"/>
                <w:noProof/>
                <w:lang w:val="en-CA"/>
              </w:rPr>
              <w:t>Small scale of association to habitat regardless of urbanization level</w:t>
            </w:r>
            <w:r>
              <w:rPr>
                <w:noProof/>
                <w:webHidden/>
              </w:rPr>
              <w:tab/>
            </w:r>
            <w:r>
              <w:rPr>
                <w:noProof/>
                <w:webHidden/>
              </w:rPr>
              <w:fldChar w:fldCharType="begin"/>
            </w:r>
            <w:r>
              <w:rPr>
                <w:noProof/>
                <w:webHidden/>
              </w:rPr>
              <w:instrText xml:space="preserve"> PAGEREF _Toc214025490 \h </w:instrText>
            </w:r>
            <w:r>
              <w:rPr>
                <w:noProof/>
                <w:webHidden/>
              </w:rPr>
            </w:r>
            <w:r>
              <w:rPr>
                <w:noProof/>
                <w:webHidden/>
              </w:rPr>
              <w:fldChar w:fldCharType="separate"/>
            </w:r>
            <w:r>
              <w:rPr>
                <w:noProof/>
                <w:webHidden/>
              </w:rPr>
              <w:t>55</w:t>
            </w:r>
            <w:r>
              <w:rPr>
                <w:noProof/>
                <w:webHidden/>
              </w:rPr>
              <w:fldChar w:fldCharType="end"/>
            </w:r>
          </w:hyperlink>
        </w:p>
        <w:p w14:paraId="4FD656A0" w14:textId="5F71FA89" w:rsidR="00491689" w:rsidRDefault="00491689">
          <w:pPr>
            <w:pStyle w:val="TOC3"/>
            <w:tabs>
              <w:tab w:val="right" w:leader="dot" w:pos="9350"/>
            </w:tabs>
            <w:rPr>
              <w:rFonts w:eastAsiaTheme="minorEastAsia"/>
              <w:noProof/>
              <w:sz w:val="24"/>
              <w:szCs w:val="24"/>
              <w:lang w:val="en-CA"/>
            </w:rPr>
          </w:pPr>
          <w:hyperlink w:anchor="_Toc214025491" w:history="1">
            <w:r w:rsidRPr="00974EA3">
              <w:rPr>
                <w:rStyle w:val="Hyperlink"/>
                <w:rFonts w:ascii="Times New Roman" w:hAnsi="Times New Roman" w:cs="Times New Roman"/>
                <w:noProof/>
                <w:lang w:val="en-CA"/>
              </w:rPr>
              <w:t>Variation of preferred habitat factors across an urbanization gradient</w:t>
            </w:r>
            <w:r>
              <w:rPr>
                <w:noProof/>
                <w:webHidden/>
              </w:rPr>
              <w:tab/>
            </w:r>
            <w:r>
              <w:rPr>
                <w:noProof/>
                <w:webHidden/>
              </w:rPr>
              <w:fldChar w:fldCharType="begin"/>
            </w:r>
            <w:r>
              <w:rPr>
                <w:noProof/>
                <w:webHidden/>
              </w:rPr>
              <w:instrText xml:space="preserve"> PAGEREF _Toc214025491 \h </w:instrText>
            </w:r>
            <w:r>
              <w:rPr>
                <w:noProof/>
                <w:webHidden/>
              </w:rPr>
            </w:r>
            <w:r>
              <w:rPr>
                <w:noProof/>
                <w:webHidden/>
              </w:rPr>
              <w:fldChar w:fldCharType="separate"/>
            </w:r>
            <w:r>
              <w:rPr>
                <w:noProof/>
                <w:webHidden/>
              </w:rPr>
              <w:t>56</w:t>
            </w:r>
            <w:r>
              <w:rPr>
                <w:noProof/>
                <w:webHidden/>
              </w:rPr>
              <w:fldChar w:fldCharType="end"/>
            </w:r>
          </w:hyperlink>
        </w:p>
        <w:p w14:paraId="6CC60599" w14:textId="09407C40" w:rsidR="00491689" w:rsidRDefault="00491689">
          <w:pPr>
            <w:pStyle w:val="TOC3"/>
            <w:tabs>
              <w:tab w:val="right" w:leader="dot" w:pos="9350"/>
            </w:tabs>
            <w:rPr>
              <w:rFonts w:eastAsiaTheme="minorEastAsia"/>
              <w:noProof/>
              <w:sz w:val="24"/>
              <w:szCs w:val="24"/>
              <w:lang w:val="en-CA"/>
            </w:rPr>
          </w:pPr>
          <w:hyperlink w:anchor="_Toc214025492" w:history="1">
            <w:r w:rsidRPr="00974EA3">
              <w:rPr>
                <w:rStyle w:val="Hyperlink"/>
                <w:rFonts w:ascii="Times New Roman" w:hAnsi="Times New Roman" w:cs="Times New Roman"/>
                <w:noProof/>
                <w:lang w:val="en-CA"/>
              </w:rPr>
              <w:t>Implications</w:t>
            </w:r>
            <w:r>
              <w:rPr>
                <w:noProof/>
                <w:webHidden/>
              </w:rPr>
              <w:tab/>
            </w:r>
            <w:r>
              <w:rPr>
                <w:noProof/>
                <w:webHidden/>
              </w:rPr>
              <w:fldChar w:fldCharType="begin"/>
            </w:r>
            <w:r>
              <w:rPr>
                <w:noProof/>
                <w:webHidden/>
              </w:rPr>
              <w:instrText xml:space="preserve"> PAGEREF _Toc214025492 \h </w:instrText>
            </w:r>
            <w:r>
              <w:rPr>
                <w:noProof/>
                <w:webHidden/>
              </w:rPr>
            </w:r>
            <w:r>
              <w:rPr>
                <w:noProof/>
                <w:webHidden/>
              </w:rPr>
              <w:fldChar w:fldCharType="separate"/>
            </w:r>
            <w:r>
              <w:rPr>
                <w:noProof/>
                <w:webHidden/>
              </w:rPr>
              <w:t>57</w:t>
            </w:r>
            <w:r>
              <w:rPr>
                <w:noProof/>
                <w:webHidden/>
              </w:rPr>
              <w:fldChar w:fldCharType="end"/>
            </w:r>
          </w:hyperlink>
        </w:p>
        <w:p w14:paraId="03D1B7BF" w14:textId="235F9B46" w:rsidR="00491689" w:rsidRDefault="00491689">
          <w:pPr>
            <w:pStyle w:val="TOC3"/>
            <w:tabs>
              <w:tab w:val="right" w:leader="dot" w:pos="9350"/>
            </w:tabs>
            <w:rPr>
              <w:rFonts w:eastAsiaTheme="minorEastAsia"/>
              <w:noProof/>
              <w:sz w:val="24"/>
              <w:szCs w:val="24"/>
              <w:lang w:val="en-CA"/>
            </w:rPr>
          </w:pPr>
          <w:hyperlink w:anchor="_Toc214025493" w:history="1">
            <w:r w:rsidRPr="00974EA3">
              <w:rPr>
                <w:rStyle w:val="Hyperlink"/>
                <w:rFonts w:ascii="Times New Roman" w:hAnsi="Times New Roman" w:cs="Times New Roman"/>
                <w:noProof/>
                <w:lang w:val="en-CA"/>
              </w:rPr>
              <w:t>References</w:t>
            </w:r>
            <w:r>
              <w:rPr>
                <w:noProof/>
                <w:webHidden/>
              </w:rPr>
              <w:tab/>
            </w:r>
            <w:r>
              <w:rPr>
                <w:noProof/>
                <w:webHidden/>
              </w:rPr>
              <w:fldChar w:fldCharType="begin"/>
            </w:r>
            <w:r>
              <w:rPr>
                <w:noProof/>
                <w:webHidden/>
              </w:rPr>
              <w:instrText xml:space="preserve"> PAGEREF _Toc214025493 \h </w:instrText>
            </w:r>
            <w:r>
              <w:rPr>
                <w:noProof/>
                <w:webHidden/>
              </w:rPr>
            </w:r>
            <w:r>
              <w:rPr>
                <w:noProof/>
                <w:webHidden/>
              </w:rPr>
              <w:fldChar w:fldCharType="separate"/>
            </w:r>
            <w:r>
              <w:rPr>
                <w:noProof/>
                <w:webHidden/>
              </w:rPr>
              <w:t>58</w:t>
            </w:r>
            <w:r>
              <w:rPr>
                <w:noProof/>
                <w:webHidden/>
              </w:rPr>
              <w:fldChar w:fldCharType="end"/>
            </w:r>
          </w:hyperlink>
        </w:p>
        <w:p w14:paraId="1F82C2ED" w14:textId="641C1A60"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94" w:history="1">
            <w:r w:rsidRPr="00974EA3">
              <w:rPr>
                <w:rStyle w:val="Hyperlink"/>
                <w:rFonts w:ascii="Times New Roman" w:hAnsi="Times New Roman" w:cs="Times New Roman"/>
                <w:noProof/>
                <w:lang w:val="en-CA"/>
              </w:rPr>
              <w:t>Connecting statement</w:t>
            </w:r>
            <w:r>
              <w:rPr>
                <w:noProof/>
                <w:webHidden/>
              </w:rPr>
              <w:tab/>
            </w:r>
            <w:r>
              <w:rPr>
                <w:noProof/>
                <w:webHidden/>
              </w:rPr>
              <w:fldChar w:fldCharType="begin"/>
            </w:r>
            <w:r>
              <w:rPr>
                <w:noProof/>
                <w:webHidden/>
              </w:rPr>
              <w:instrText xml:space="preserve"> PAGEREF _Toc214025494 \h </w:instrText>
            </w:r>
            <w:r>
              <w:rPr>
                <w:noProof/>
                <w:webHidden/>
              </w:rPr>
            </w:r>
            <w:r>
              <w:rPr>
                <w:noProof/>
                <w:webHidden/>
              </w:rPr>
              <w:fldChar w:fldCharType="separate"/>
            </w:r>
            <w:r>
              <w:rPr>
                <w:noProof/>
                <w:webHidden/>
              </w:rPr>
              <w:t>78</w:t>
            </w:r>
            <w:r>
              <w:rPr>
                <w:noProof/>
                <w:webHidden/>
              </w:rPr>
              <w:fldChar w:fldCharType="end"/>
            </w:r>
          </w:hyperlink>
        </w:p>
        <w:p w14:paraId="767CBBD6" w14:textId="3F3188E7"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495" w:history="1">
            <w:r w:rsidRPr="00974EA3">
              <w:rPr>
                <w:rStyle w:val="Hyperlink"/>
                <w:rFonts w:ascii="Times New Roman" w:hAnsi="Times New Roman" w:cs="Times New Roman"/>
                <w:noProof/>
                <w:lang w:val="en-CA"/>
              </w:rPr>
              <w:t>Chapter 2: Northern cardinals (</w:t>
            </w:r>
            <w:r w:rsidRPr="00974EA3">
              <w:rPr>
                <w:rStyle w:val="Hyperlink"/>
                <w:rFonts w:ascii="Times New Roman" w:hAnsi="Times New Roman" w:cs="Times New Roman"/>
                <w:i/>
                <w:iCs/>
                <w:noProof/>
                <w:lang w:val="en-CA"/>
              </w:rPr>
              <w:t>Cardinalis cardinalis</w:t>
            </w:r>
            <w:r w:rsidRPr="00974EA3">
              <w:rPr>
                <w:rStyle w:val="Hyperlink"/>
                <w:rFonts w:ascii="Times New Roman" w:hAnsi="Times New Roman" w:cs="Times New Roman"/>
                <w:noProof/>
                <w:lang w:val="en-CA"/>
              </w:rPr>
              <w:t>) exhibit seasonal changes of onset and end of daily activities in urban areas</w:t>
            </w:r>
            <w:r>
              <w:rPr>
                <w:noProof/>
                <w:webHidden/>
              </w:rPr>
              <w:tab/>
            </w:r>
            <w:r>
              <w:rPr>
                <w:noProof/>
                <w:webHidden/>
              </w:rPr>
              <w:fldChar w:fldCharType="begin"/>
            </w:r>
            <w:r>
              <w:rPr>
                <w:noProof/>
                <w:webHidden/>
              </w:rPr>
              <w:instrText xml:space="preserve"> PAGEREF _Toc214025495 \h </w:instrText>
            </w:r>
            <w:r>
              <w:rPr>
                <w:noProof/>
                <w:webHidden/>
              </w:rPr>
            </w:r>
            <w:r>
              <w:rPr>
                <w:noProof/>
                <w:webHidden/>
              </w:rPr>
              <w:fldChar w:fldCharType="separate"/>
            </w:r>
            <w:r>
              <w:rPr>
                <w:noProof/>
                <w:webHidden/>
              </w:rPr>
              <w:t>79</w:t>
            </w:r>
            <w:r>
              <w:rPr>
                <w:noProof/>
                <w:webHidden/>
              </w:rPr>
              <w:fldChar w:fldCharType="end"/>
            </w:r>
          </w:hyperlink>
        </w:p>
        <w:p w14:paraId="2A3EF45C" w14:textId="2C4FDED1" w:rsidR="00491689" w:rsidRDefault="00491689">
          <w:pPr>
            <w:pStyle w:val="TOC3"/>
            <w:tabs>
              <w:tab w:val="right" w:leader="dot" w:pos="9350"/>
            </w:tabs>
            <w:rPr>
              <w:rFonts w:eastAsiaTheme="minorEastAsia"/>
              <w:noProof/>
              <w:sz w:val="24"/>
              <w:szCs w:val="24"/>
              <w:lang w:val="en-CA"/>
            </w:rPr>
          </w:pPr>
          <w:hyperlink w:anchor="_Toc214025496" w:history="1">
            <w:r w:rsidRPr="00974EA3">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_Toc214025496 \h </w:instrText>
            </w:r>
            <w:r>
              <w:rPr>
                <w:noProof/>
                <w:webHidden/>
              </w:rPr>
            </w:r>
            <w:r>
              <w:rPr>
                <w:noProof/>
                <w:webHidden/>
              </w:rPr>
              <w:fldChar w:fldCharType="separate"/>
            </w:r>
            <w:r>
              <w:rPr>
                <w:noProof/>
                <w:webHidden/>
              </w:rPr>
              <w:t>79</w:t>
            </w:r>
            <w:r>
              <w:rPr>
                <w:noProof/>
                <w:webHidden/>
              </w:rPr>
              <w:fldChar w:fldCharType="end"/>
            </w:r>
          </w:hyperlink>
        </w:p>
        <w:p w14:paraId="4C312B63" w14:textId="6A2AD548" w:rsidR="00491689" w:rsidRDefault="00491689">
          <w:pPr>
            <w:pStyle w:val="TOC3"/>
            <w:tabs>
              <w:tab w:val="right" w:leader="dot" w:pos="9350"/>
            </w:tabs>
            <w:rPr>
              <w:rFonts w:eastAsiaTheme="minorEastAsia"/>
              <w:noProof/>
              <w:sz w:val="24"/>
              <w:szCs w:val="24"/>
              <w:lang w:val="en-CA"/>
            </w:rPr>
          </w:pPr>
          <w:hyperlink w:anchor="_Toc214025497" w:history="1">
            <w:r w:rsidRPr="00974EA3">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_Toc214025497 \h </w:instrText>
            </w:r>
            <w:r>
              <w:rPr>
                <w:noProof/>
                <w:webHidden/>
              </w:rPr>
            </w:r>
            <w:r>
              <w:rPr>
                <w:noProof/>
                <w:webHidden/>
              </w:rPr>
              <w:fldChar w:fldCharType="separate"/>
            </w:r>
            <w:r>
              <w:rPr>
                <w:noProof/>
                <w:webHidden/>
              </w:rPr>
              <w:t>80</w:t>
            </w:r>
            <w:r>
              <w:rPr>
                <w:noProof/>
                <w:webHidden/>
              </w:rPr>
              <w:fldChar w:fldCharType="end"/>
            </w:r>
          </w:hyperlink>
        </w:p>
        <w:p w14:paraId="155A5720" w14:textId="5D58BFBA" w:rsidR="00491689" w:rsidRDefault="00491689">
          <w:pPr>
            <w:pStyle w:val="TOC3"/>
            <w:tabs>
              <w:tab w:val="right" w:leader="dot" w:pos="9350"/>
            </w:tabs>
            <w:rPr>
              <w:rFonts w:eastAsiaTheme="minorEastAsia"/>
              <w:noProof/>
              <w:sz w:val="24"/>
              <w:szCs w:val="24"/>
              <w:lang w:val="en-CA"/>
            </w:rPr>
          </w:pPr>
          <w:hyperlink w:anchor="_Toc214025498" w:history="1">
            <w:r w:rsidRPr="00974EA3">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_Toc214025498 \h </w:instrText>
            </w:r>
            <w:r>
              <w:rPr>
                <w:noProof/>
                <w:webHidden/>
              </w:rPr>
            </w:r>
            <w:r>
              <w:rPr>
                <w:noProof/>
                <w:webHidden/>
              </w:rPr>
              <w:fldChar w:fldCharType="separate"/>
            </w:r>
            <w:r>
              <w:rPr>
                <w:noProof/>
                <w:webHidden/>
              </w:rPr>
              <w:t>83</w:t>
            </w:r>
            <w:r>
              <w:rPr>
                <w:noProof/>
                <w:webHidden/>
              </w:rPr>
              <w:fldChar w:fldCharType="end"/>
            </w:r>
          </w:hyperlink>
        </w:p>
        <w:p w14:paraId="45CD1827" w14:textId="567BC964" w:rsidR="00491689" w:rsidRDefault="00491689">
          <w:pPr>
            <w:pStyle w:val="TOC3"/>
            <w:tabs>
              <w:tab w:val="right" w:leader="dot" w:pos="9350"/>
            </w:tabs>
            <w:rPr>
              <w:rFonts w:eastAsiaTheme="minorEastAsia"/>
              <w:noProof/>
              <w:sz w:val="24"/>
              <w:szCs w:val="24"/>
              <w:lang w:val="en-CA"/>
            </w:rPr>
          </w:pPr>
          <w:hyperlink w:anchor="_Toc214025499" w:history="1">
            <w:r w:rsidRPr="00974EA3">
              <w:rPr>
                <w:rStyle w:val="Hyperlink"/>
                <w:rFonts w:ascii="Times New Roman" w:hAnsi="Times New Roman" w:cs="Times New Roman"/>
                <w:noProof/>
                <w:lang w:val="en-CA"/>
              </w:rPr>
              <w:t>Study site and Motus receiver stations</w:t>
            </w:r>
            <w:r>
              <w:rPr>
                <w:noProof/>
                <w:webHidden/>
              </w:rPr>
              <w:tab/>
            </w:r>
            <w:r>
              <w:rPr>
                <w:noProof/>
                <w:webHidden/>
              </w:rPr>
              <w:fldChar w:fldCharType="begin"/>
            </w:r>
            <w:r>
              <w:rPr>
                <w:noProof/>
                <w:webHidden/>
              </w:rPr>
              <w:instrText xml:space="preserve"> PAGEREF _Toc214025499 \h </w:instrText>
            </w:r>
            <w:r>
              <w:rPr>
                <w:noProof/>
                <w:webHidden/>
              </w:rPr>
            </w:r>
            <w:r>
              <w:rPr>
                <w:noProof/>
                <w:webHidden/>
              </w:rPr>
              <w:fldChar w:fldCharType="separate"/>
            </w:r>
            <w:r>
              <w:rPr>
                <w:noProof/>
                <w:webHidden/>
              </w:rPr>
              <w:t>83</w:t>
            </w:r>
            <w:r>
              <w:rPr>
                <w:noProof/>
                <w:webHidden/>
              </w:rPr>
              <w:fldChar w:fldCharType="end"/>
            </w:r>
          </w:hyperlink>
        </w:p>
        <w:p w14:paraId="68246C7A" w14:textId="59869B67" w:rsidR="00491689" w:rsidRDefault="00491689">
          <w:pPr>
            <w:pStyle w:val="TOC3"/>
            <w:tabs>
              <w:tab w:val="right" w:leader="dot" w:pos="9350"/>
            </w:tabs>
            <w:rPr>
              <w:rFonts w:eastAsiaTheme="minorEastAsia"/>
              <w:noProof/>
              <w:sz w:val="24"/>
              <w:szCs w:val="24"/>
              <w:lang w:val="en-CA"/>
            </w:rPr>
          </w:pPr>
          <w:hyperlink w:anchor="_Toc214025500" w:history="1">
            <w:r w:rsidRPr="00974EA3">
              <w:rPr>
                <w:rStyle w:val="Hyperlink"/>
                <w:rFonts w:ascii="Times New Roman" w:hAnsi="Times New Roman" w:cs="Times New Roman"/>
                <w:noProof/>
                <w:lang w:val="en-CA"/>
              </w:rPr>
              <w:t>Radio tags deployment and Motus data download</w:t>
            </w:r>
            <w:r>
              <w:rPr>
                <w:noProof/>
                <w:webHidden/>
              </w:rPr>
              <w:tab/>
            </w:r>
            <w:r>
              <w:rPr>
                <w:noProof/>
                <w:webHidden/>
              </w:rPr>
              <w:fldChar w:fldCharType="begin"/>
            </w:r>
            <w:r>
              <w:rPr>
                <w:noProof/>
                <w:webHidden/>
              </w:rPr>
              <w:instrText xml:space="preserve"> PAGEREF _Toc214025500 \h </w:instrText>
            </w:r>
            <w:r>
              <w:rPr>
                <w:noProof/>
                <w:webHidden/>
              </w:rPr>
            </w:r>
            <w:r>
              <w:rPr>
                <w:noProof/>
                <w:webHidden/>
              </w:rPr>
              <w:fldChar w:fldCharType="separate"/>
            </w:r>
            <w:r>
              <w:rPr>
                <w:noProof/>
                <w:webHidden/>
              </w:rPr>
              <w:t>84</w:t>
            </w:r>
            <w:r>
              <w:rPr>
                <w:noProof/>
                <w:webHidden/>
              </w:rPr>
              <w:fldChar w:fldCharType="end"/>
            </w:r>
          </w:hyperlink>
        </w:p>
        <w:p w14:paraId="58627C21" w14:textId="772C8F54" w:rsidR="00491689" w:rsidRDefault="00491689">
          <w:pPr>
            <w:pStyle w:val="TOC3"/>
            <w:tabs>
              <w:tab w:val="right" w:leader="dot" w:pos="9350"/>
            </w:tabs>
            <w:rPr>
              <w:rFonts w:eastAsiaTheme="minorEastAsia"/>
              <w:noProof/>
              <w:sz w:val="24"/>
              <w:szCs w:val="24"/>
              <w:lang w:val="en-CA"/>
            </w:rPr>
          </w:pPr>
          <w:hyperlink w:anchor="_Toc214025501" w:history="1">
            <w:r w:rsidRPr="00974EA3">
              <w:rPr>
                <w:rStyle w:val="Hyperlink"/>
                <w:rFonts w:ascii="Times New Roman" w:hAnsi="Times New Roman" w:cs="Times New Roman"/>
                <w:noProof/>
                <w:lang w:val="en-CA"/>
              </w:rPr>
              <w:t>Change point analysis</w:t>
            </w:r>
            <w:r>
              <w:rPr>
                <w:noProof/>
                <w:webHidden/>
              </w:rPr>
              <w:tab/>
            </w:r>
            <w:r>
              <w:rPr>
                <w:noProof/>
                <w:webHidden/>
              </w:rPr>
              <w:fldChar w:fldCharType="begin"/>
            </w:r>
            <w:r>
              <w:rPr>
                <w:noProof/>
                <w:webHidden/>
              </w:rPr>
              <w:instrText xml:space="preserve"> PAGEREF _Toc214025501 \h </w:instrText>
            </w:r>
            <w:r>
              <w:rPr>
                <w:noProof/>
                <w:webHidden/>
              </w:rPr>
            </w:r>
            <w:r>
              <w:rPr>
                <w:noProof/>
                <w:webHidden/>
              </w:rPr>
              <w:fldChar w:fldCharType="separate"/>
            </w:r>
            <w:r>
              <w:rPr>
                <w:noProof/>
                <w:webHidden/>
              </w:rPr>
              <w:t>85</w:t>
            </w:r>
            <w:r>
              <w:rPr>
                <w:noProof/>
                <w:webHidden/>
              </w:rPr>
              <w:fldChar w:fldCharType="end"/>
            </w:r>
          </w:hyperlink>
        </w:p>
        <w:p w14:paraId="5540E8D6" w14:textId="64BDB240" w:rsidR="00491689" w:rsidRDefault="00491689">
          <w:pPr>
            <w:pStyle w:val="TOC3"/>
            <w:tabs>
              <w:tab w:val="right" w:leader="dot" w:pos="9350"/>
            </w:tabs>
            <w:rPr>
              <w:rFonts w:eastAsiaTheme="minorEastAsia"/>
              <w:noProof/>
              <w:sz w:val="24"/>
              <w:szCs w:val="24"/>
              <w:lang w:val="en-CA"/>
            </w:rPr>
          </w:pPr>
          <w:hyperlink w:anchor="_Toc214025502" w:history="1">
            <w:r w:rsidRPr="00974EA3">
              <w:rPr>
                <w:rStyle w:val="Hyperlink"/>
                <w:rFonts w:ascii="Times New Roman" w:hAnsi="Times New Roman" w:cs="Times New Roman"/>
                <w:noProof/>
                <w:lang w:val="en-CA"/>
              </w:rPr>
              <w:t>Weather data extraction</w:t>
            </w:r>
            <w:r>
              <w:rPr>
                <w:noProof/>
                <w:webHidden/>
              </w:rPr>
              <w:tab/>
            </w:r>
            <w:r>
              <w:rPr>
                <w:noProof/>
                <w:webHidden/>
              </w:rPr>
              <w:fldChar w:fldCharType="begin"/>
            </w:r>
            <w:r>
              <w:rPr>
                <w:noProof/>
                <w:webHidden/>
              </w:rPr>
              <w:instrText xml:space="preserve"> PAGEREF _Toc214025502 \h </w:instrText>
            </w:r>
            <w:r>
              <w:rPr>
                <w:noProof/>
                <w:webHidden/>
              </w:rPr>
            </w:r>
            <w:r>
              <w:rPr>
                <w:noProof/>
                <w:webHidden/>
              </w:rPr>
              <w:fldChar w:fldCharType="separate"/>
            </w:r>
            <w:r>
              <w:rPr>
                <w:noProof/>
                <w:webHidden/>
              </w:rPr>
              <w:t>87</w:t>
            </w:r>
            <w:r>
              <w:rPr>
                <w:noProof/>
                <w:webHidden/>
              </w:rPr>
              <w:fldChar w:fldCharType="end"/>
            </w:r>
          </w:hyperlink>
        </w:p>
        <w:p w14:paraId="36313455" w14:textId="3F17FC53" w:rsidR="00491689" w:rsidRDefault="00491689">
          <w:pPr>
            <w:pStyle w:val="TOC3"/>
            <w:tabs>
              <w:tab w:val="right" w:leader="dot" w:pos="9350"/>
            </w:tabs>
            <w:rPr>
              <w:rFonts w:eastAsiaTheme="minorEastAsia"/>
              <w:noProof/>
              <w:sz w:val="24"/>
              <w:szCs w:val="24"/>
              <w:lang w:val="en-CA"/>
            </w:rPr>
          </w:pPr>
          <w:hyperlink w:anchor="_Toc214025503" w:history="1">
            <w:r w:rsidRPr="00974EA3">
              <w:rPr>
                <w:rStyle w:val="Hyperlink"/>
                <w:rFonts w:ascii="Times New Roman" w:hAnsi="Times New Roman" w:cs="Times New Roman"/>
                <w:noProof/>
                <w:lang w:val="en-CA"/>
              </w:rPr>
              <w:t>Scale of effect of dynamic temporal variables</w:t>
            </w:r>
            <w:r>
              <w:rPr>
                <w:noProof/>
                <w:webHidden/>
              </w:rPr>
              <w:tab/>
            </w:r>
            <w:r>
              <w:rPr>
                <w:noProof/>
                <w:webHidden/>
              </w:rPr>
              <w:fldChar w:fldCharType="begin"/>
            </w:r>
            <w:r>
              <w:rPr>
                <w:noProof/>
                <w:webHidden/>
              </w:rPr>
              <w:instrText xml:space="preserve"> PAGEREF _Toc214025503 \h </w:instrText>
            </w:r>
            <w:r>
              <w:rPr>
                <w:noProof/>
                <w:webHidden/>
              </w:rPr>
            </w:r>
            <w:r>
              <w:rPr>
                <w:noProof/>
                <w:webHidden/>
              </w:rPr>
              <w:fldChar w:fldCharType="separate"/>
            </w:r>
            <w:r>
              <w:rPr>
                <w:noProof/>
                <w:webHidden/>
              </w:rPr>
              <w:t>88</w:t>
            </w:r>
            <w:r>
              <w:rPr>
                <w:noProof/>
                <w:webHidden/>
              </w:rPr>
              <w:fldChar w:fldCharType="end"/>
            </w:r>
          </w:hyperlink>
        </w:p>
        <w:p w14:paraId="18B16B83" w14:textId="748140D1" w:rsidR="00491689" w:rsidRDefault="00491689">
          <w:pPr>
            <w:pStyle w:val="TOC3"/>
            <w:tabs>
              <w:tab w:val="right" w:leader="dot" w:pos="9350"/>
            </w:tabs>
            <w:rPr>
              <w:rFonts w:eastAsiaTheme="minorEastAsia"/>
              <w:noProof/>
              <w:sz w:val="24"/>
              <w:szCs w:val="24"/>
              <w:lang w:val="en-CA"/>
            </w:rPr>
          </w:pPr>
          <w:hyperlink w:anchor="_Toc214025504" w:history="1">
            <w:r w:rsidRPr="00974EA3">
              <w:rPr>
                <w:rStyle w:val="Hyperlink"/>
                <w:rFonts w:ascii="Times New Roman" w:hAnsi="Times New Roman" w:cs="Times New Roman"/>
                <w:noProof/>
                <w:lang w:val="en-CA"/>
              </w:rPr>
              <w:t>Modelling the effects of weather conditions and dynamic temporal variables on the onset and end of northern cardinal’s daily activities</w:t>
            </w:r>
            <w:r>
              <w:rPr>
                <w:noProof/>
                <w:webHidden/>
              </w:rPr>
              <w:tab/>
            </w:r>
            <w:r>
              <w:rPr>
                <w:noProof/>
                <w:webHidden/>
              </w:rPr>
              <w:fldChar w:fldCharType="begin"/>
            </w:r>
            <w:r>
              <w:rPr>
                <w:noProof/>
                <w:webHidden/>
              </w:rPr>
              <w:instrText xml:space="preserve"> PAGEREF _Toc214025504 \h </w:instrText>
            </w:r>
            <w:r>
              <w:rPr>
                <w:noProof/>
                <w:webHidden/>
              </w:rPr>
            </w:r>
            <w:r>
              <w:rPr>
                <w:noProof/>
                <w:webHidden/>
              </w:rPr>
              <w:fldChar w:fldCharType="separate"/>
            </w:r>
            <w:r>
              <w:rPr>
                <w:noProof/>
                <w:webHidden/>
              </w:rPr>
              <w:t>90</w:t>
            </w:r>
            <w:r>
              <w:rPr>
                <w:noProof/>
                <w:webHidden/>
              </w:rPr>
              <w:fldChar w:fldCharType="end"/>
            </w:r>
          </w:hyperlink>
        </w:p>
        <w:p w14:paraId="697630C4" w14:textId="32F07AB9" w:rsidR="00491689" w:rsidRDefault="00491689">
          <w:pPr>
            <w:pStyle w:val="TOC3"/>
            <w:tabs>
              <w:tab w:val="right" w:leader="dot" w:pos="9350"/>
            </w:tabs>
            <w:rPr>
              <w:rFonts w:eastAsiaTheme="minorEastAsia"/>
              <w:noProof/>
              <w:sz w:val="24"/>
              <w:szCs w:val="24"/>
              <w:lang w:val="en-CA"/>
            </w:rPr>
          </w:pPr>
          <w:hyperlink w:anchor="_Toc214025505" w:history="1">
            <w:r w:rsidRPr="00974EA3">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_Toc214025505 \h </w:instrText>
            </w:r>
            <w:r>
              <w:rPr>
                <w:noProof/>
                <w:webHidden/>
              </w:rPr>
            </w:r>
            <w:r>
              <w:rPr>
                <w:noProof/>
                <w:webHidden/>
              </w:rPr>
              <w:fldChar w:fldCharType="separate"/>
            </w:r>
            <w:r>
              <w:rPr>
                <w:noProof/>
                <w:webHidden/>
              </w:rPr>
              <w:t>90</w:t>
            </w:r>
            <w:r>
              <w:rPr>
                <w:noProof/>
                <w:webHidden/>
              </w:rPr>
              <w:fldChar w:fldCharType="end"/>
            </w:r>
          </w:hyperlink>
        </w:p>
        <w:p w14:paraId="7639C789" w14:textId="0C9139C5" w:rsidR="00491689" w:rsidRDefault="00491689">
          <w:pPr>
            <w:pStyle w:val="TOC3"/>
            <w:tabs>
              <w:tab w:val="right" w:leader="dot" w:pos="9350"/>
            </w:tabs>
            <w:rPr>
              <w:rFonts w:eastAsiaTheme="minorEastAsia"/>
              <w:noProof/>
              <w:sz w:val="24"/>
              <w:szCs w:val="24"/>
              <w:lang w:val="en-CA"/>
            </w:rPr>
          </w:pPr>
          <w:hyperlink w:anchor="_Toc214025506" w:history="1">
            <w:r w:rsidRPr="00974EA3">
              <w:rPr>
                <w:rStyle w:val="Hyperlink"/>
                <w:rFonts w:ascii="Times New Roman" w:hAnsi="Times New Roman" w:cs="Times New Roman"/>
                <w:noProof/>
                <w:lang w:val="en-CA"/>
              </w:rPr>
              <w:t>Dynamic temporal variables model selection</w:t>
            </w:r>
            <w:r>
              <w:rPr>
                <w:noProof/>
                <w:webHidden/>
              </w:rPr>
              <w:tab/>
            </w:r>
            <w:r>
              <w:rPr>
                <w:noProof/>
                <w:webHidden/>
              </w:rPr>
              <w:fldChar w:fldCharType="begin"/>
            </w:r>
            <w:r>
              <w:rPr>
                <w:noProof/>
                <w:webHidden/>
              </w:rPr>
              <w:instrText xml:space="preserve"> PAGEREF _Toc214025506 \h </w:instrText>
            </w:r>
            <w:r>
              <w:rPr>
                <w:noProof/>
                <w:webHidden/>
              </w:rPr>
            </w:r>
            <w:r>
              <w:rPr>
                <w:noProof/>
                <w:webHidden/>
              </w:rPr>
              <w:fldChar w:fldCharType="separate"/>
            </w:r>
            <w:r>
              <w:rPr>
                <w:noProof/>
                <w:webHidden/>
              </w:rPr>
              <w:t>90</w:t>
            </w:r>
            <w:r>
              <w:rPr>
                <w:noProof/>
                <w:webHidden/>
              </w:rPr>
              <w:fldChar w:fldCharType="end"/>
            </w:r>
          </w:hyperlink>
        </w:p>
        <w:p w14:paraId="21A8C809" w14:textId="59691401" w:rsidR="00491689" w:rsidRDefault="00491689">
          <w:pPr>
            <w:pStyle w:val="TOC3"/>
            <w:tabs>
              <w:tab w:val="right" w:leader="dot" w:pos="9350"/>
            </w:tabs>
            <w:rPr>
              <w:rFonts w:eastAsiaTheme="minorEastAsia"/>
              <w:noProof/>
              <w:sz w:val="24"/>
              <w:szCs w:val="24"/>
              <w:lang w:val="en-CA"/>
            </w:rPr>
          </w:pPr>
          <w:hyperlink w:anchor="_Toc214025507" w:history="1">
            <w:r w:rsidRPr="00974EA3">
              <w:rPr>
                <w:rStyle w:val="Hyperlink"/>
                <w:rFonts w:ascii="Times New Roman" w:hAnsi="Times New Roman" w:cs="Times New Roman"/>
                <w:noProof/>
                <w:lang w:val="en-CA"/>
              </w:rPr>
              <w:t>Modelling the effect of weather conditions and dynamic temporal variables on cardinal’s daily activities</w:t>
            </w:r>
            <w:r>
              <w:rPr>
                <w:noProof/>
                <w:webHidden/>
              </w:rPr>
              <w:tab/>
            </w:r>
            <w:r>
              <w:rPr>
                <w:noProof/>
                <w:webHidden/>
              </w:rPr>
              <w:fldChar w:fldCharType="begin"/>
            </w:r>
            <w:r>
              <w:rPr>
                <w:noProof/>
                <w:webHidden/>
              </w:rPr>
              <w:instrText xml:space="preserve"> PAGEREF _Toc214025507 \h </w:instrText>
            </w:r>
            <w:r>
              <w:rPr>
                <w:noProof/>
                <w:webHidden/>
              </w:rPr>
            </w:r>
            <w:r>
              <w:rPr>
                <w:noProof/>
                <w:webHidden/>
              </w:rPr>
              <w:fldChar w:fldCharType="separate"/>
            </w:r>
            <w:r>
              <w:rPr>
                <w:noProof/>
                <w:webHidden/>
              </w:rPr>
              <w:t>91</w:t>
            </w:r>
            <w:r>
              <w:rPr>
                <w:noProof/>
                <w:webHidden/>
              </w:rPr>
              <w:fldChar w:fldCharType="end"/>
            </w:r>
          </w:hyperlink>
        </w:p>
        <w:p w14:paraId="630EBF15" w14:textId="11851FE2" w:rsidR="00491689" w:rsidRDefault="00491689">
          <w:pPr>
            <w:pStyle w:val="TOC3"/>
            <w:tabs>
              <w:tab w:val="right" w:leader="dot" w:pos="9350"/>
            </w:tabs>
            <w:rPr>
              <w:rFonts w:eastAsiaTheme="minorEastAsia"/>
              <w:noProof/>
              <w:sz w:val="24"/>
              <w:szCs w:val="24"/>
              <w:lang w:val="en-CA"/>
            </w:rPr>
          </w:pPr>
          <w:hyperlink w:anchor="_Toc214025508" w:history="1">
            <w:r w:rsidRPr="00974EA3">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_Toc214025508 \h </w:instrText>
            </w:r>
            <w:r>
              <w:rPr>
                <w:noProof/>
                <w:webHidden/>
              </w:rPr>
            </w:r>
            <w:r>
              <w:rPr>
                <w:noProof/>
                <w:webHidden/>
              </w:rPr>
              <w:fldChar w:fldCharType="separate"/>
            </w:r>
            <w:r>
              <w:rPr>
                <w:noProof/>
                <w:webHidden/>
              </w:rPr>
              <w:t>97</w:t>
            </w:r>
            <w:r>
              <w:rPr>
                <w:noProof/>
                <w:webHidden/>
              </w:rPr>
              <w:fldChar w:fldCharType="end"/>
            </w:r>
          </w:hyperlink>
        </w:p>
        <w:p w14:paraId="47C58336" w14:textId="0FBC9AC7" w:rsidR="00491689" w:rsidRDefault="00491689">
          <w:pPr>
            <w:pStyle w:val="TOC3"/>
            <w:tabs>
              <w:tab w:val="right" w:leader="dot" w:pos="9350"/>
            </w:tabs>
            <w:rPr>
              <w:rFonts w:eastAsiaTheme="minorEastAsia"/>
              <w:noProof/>
              <w:sz w:val="24"/>
              <w:szCs w:val="24"/>
              <w:lang w:val="en-CA"/>
            </w:rPr>
          </w:pPr>
          <w:hyperlink w:anchor="_Toc214025509" w:history="1">
            <w:r w:rsidRPr="00974EA3">
              <w:rPr>
                <w:rStyle w:val="Hyperlink"/>
                <w:rFonts w:ascii="Times New Roman" w:hAnsi="Times New Roman" w:cs="Times New Roman"/>
                <w:noProof/>
                <w:lang w:val="en-CA"/>
              </w:rPr>
              <w:t>Varying scale of effect of dynamic temporal variables</w:t>
            </w:r>
            <w:r>
              <w:rPr>
                <w:noProof/>
                <w:webHidden/>
              </w:rPr>
              <w:tab/>
            </w:r>
            <w:r>
              <w:rPr>
                <w:noProof/>
                <w:webHidden/>
              </w:rPr>
              <w:fldChar w:fldCharType="begin"/>
            </w:r>
            <w:r>
              <w:rPr>
                <w:noProof/>
                <w:webHidden/>
              </w:rPr>
              <w:instrText xml:space="preserve"> PAGEREF _Toc214025509 \h </w:instrText>
            </w:r>
            <w:r>
              <w:rPr>
                <w:noProof/>
                <w:webHidden/>
              </w:rPr>
            </w:r>
            <w:r>
              <w:rPr>
                <w:noProof/>
                <w:webHidden/>
              </w:rPr>
              <w:fldChar w:fldCharType="separate"/>
            </w:r>
            <w:r>
              <w:rPr>
                <w:noProof/>
                <w:webHidden/>
              </w:rPr>
              <w:t>98</w:t>
            </w:r>
            <w:r>
              <w:rPr>
                <w:noProof/>
                <w:webHidden/>
              </w:rPr>
              <w:fldChar w:fldCharType="end"/>
            </w:r>
          </w:hyperlink>
        </w:p>
        <w:p w14:paraId="7F478EBF" w14:textId="46EE0013" w:rsidR="00491689" w:rsidRDefault="00491689">
          <w:pPr>
            <w:pStyle w:val="TOC3"/>
            <w:tabs>
              <w:tab w:val="right" w:leader="dot" w:pos="9350"/>
            </w:tabs>
            <w:rPr>
              <w:rFonts w:eastAsiaTheme="minorEastAsia"/>
              <w:noProof/>
              <w:sz w:val="24"/>
              <w:szCs w:val="24"/>
              <w:lang w:val="en-CA"/>
            </w:rPr>
          </w:pPr>
          <w:hyperlink w:anchor="_Toc214025510" w:history="1">
            <w:r w:rsidRPr="00974EA3">
              <w:rPr>
                <w:rStyle w:val="Hyperlink"/>
                <w:rFonts w:ascii="Times New Roman" w:hAnsi="Times New Roman" w:cs="Times New Roman"/>
                <w:noProof/>
                <w:lang w:val="en-CA"/>
              </w:rPr>
              <w:t>Colder temperatures are linked to earlier morning activity in northern cardinals</w:t>
            </w:r>
            <w:r>
              <w:rPr>
                <w:noProof/>
                <w:webHidden/>
              </w:rPr>
              <w:tab/>
            </w:r>
            <w:r>
              <w:rPr>
                <w:noProof/>
                <w:webHidden/>
              </w:rPr>
              <w:fldChar w:fldCharType="begin"/>
            </w:r>
            <w:r>
              <w:rPr>
                <w:noProof/>
                <w:webHidden/>
              </w:rPr>
              <w:instrText xml:space="preserve"> PAGEREF _Toc214025510 \h </w:instrText>
            </w:r>
            <w:r>
              <w:rPr>
                <w:noProof/>
                <w:webHidden/>
              </w:rPr>
            </w:r>
            <w:r>
              <w:rPr>
                <w:noProof/>
                <w:webHidden/>
              </w:rPr>
              <w:fldChar w:fldCharType="separate"/>
            </w:r>
            <w:r>
              <w:rPr>
                <w:noProof/>
                <w:webHidden/>
              </w:rPr>
              <w:t>99</w:t>
            </w:r>
            <w:r>
              <w:rPr>
                <w:noProof/>
                <w:webHidden/>
              </w:rPr>
              <w:fldChar w:fldCharType="end"/>
            </w:r>
          </w:hyperlink>
        </w:p>
        <w:p w14:paraId="773C374F" w14:textId="2DECF4C1" w:rsidR="00491689" w:rsidRDefault="00491689">
          <w:pPr>
            <w:pStyle w:val="TOC3"/>
            <w:tabs>
              <w:tab w:val="right" w:leader="dot" w:pos="9350"/>
            </w:tabs>
            <w:rPr>
              <w:rFonts w:eastAsiaTheme="minorEastAsia"/>
              <w:noProof/>
              <w:sz w:val="24"/>
              <w:szCs w:val="24"/>
              <w:lang w:val="en-CA"/>
            </w:rPr>
          </w:pPr>
          <w:hyperlink w:anchor="_Toc214025511" w:history="1">
            <w:r w:rsidRPr="00974EA3">
              <w:rPr>
                <w:rStyle w:val="Hyperlink"/>
                <w:rFonts w:ascii="Times New Roman" w:hAnsi="Times New Roman" w:cs="Times New Roman"/>
                <w:noProof/>
                <w:lang w:val="en-CA"/>
              </w:rPr>
              <w:t>Cardinals only end their day earlier if subjected to extreme cold</w:t>
            </w:r>
            <w:r>
              <w:rPr>
                <w:noProof/>
                <w:webHidden/>
              </w:rPr>
              <w:tab/>
            </w:r>
            <w:r>
              <w:rPr>
                <w:noProof/>
                <w:webHidden/>
              </w:rPr>
              <w:fldChar w:fldCharType="begin"/>
            </w:r>
            <w:r>
              <w:rPr>
                <w:noProof/>
                <w:webHidden/>
              </w:rPr>
              <w:instrText xml:space="preserve"> PAGEREF _Toc214025511 \h </w:instrText>
            </w:r>
            <w:r>
              <w:rPr>
                <w:noProof/>
                <w:webHidden/>
              </w:rPr>
            </w:r>
            <w:r>
              <w:rPr>
                <w:noProof/>
                <w:webHidden/>
              </w:rPr>
              <w:fldChar w:fldCharType="separate"/>
            </w:r>
            <w:r>
              <w:rPr>
                <w:noProof/>
                <w:webHidden/>
              </w:rPr>
              <w:t>101</w:t>
            </w:r>
            <w:r>
              <w:rPr>
                <w:noProof/>
                <w:webHidden/>
              </w:rPr>
              <w:fldChar w:fldCharType="end"/>
            </w:r>
          </w:hyperlink>
        </w:p>
        <w:p w14:paraId="5C22D08D" w14:textId="34A98B65" w:rsidR="00491689" w:rsidRDefault="00491689">
          <w:pPr>
            <w:pStyle w:val="TOC3"/>
            <w:tabs>
              <w:tab w:val="right" w:leader="dot" w:pos="9350"/>
            </w:tabs>
            <w:rPr>
              <w:rFonts w:eastAsiaTheme="minorEastAsia"/>
              <w:noProof/>
              <w:sz w:val="24"/>
              <w:szCs w:val="24"/>
              <w:lang w:val="en-CA"/>
            </w:rPr>
          </w:pPr>
          <w:hyperlink w:anchor="_Toc214025512" w:history="1">
            <w:r w:rsidRPr="00974EA3">
              <w:rPr>
                <w:rStyle w:val="Hyperlink"/>
                <w:rFonts w:ascii="Times New Roman" w:hAnsi="Times New Roman" w:cs="Times New Roman"/>
                <w:noProof/>
                <w:lang w:val="en-CA"/>
              </w:rPr>
              <w:t>Implications</w:t>
            </w:r>
            <w:r>
              <w:rPr>
                <w:noProof/>
                <w:webHidden/>
              </w:rPr>
              <w:tab/>
            </w:r>
            <w:r>
              <w:rPr>
                <w:noProof/>
                <w:webHidden/>
              </w:rPr>
              <w:fldChar w:fldCharType="begin"/>
            </w:r>
            <w:r>
              <w:rPr>
                <w:noProof/>
                <w:webHidden/>
              </w:rPr>
              <w:instrText xml:space="preserve"> PAGEREF _Toc214025512 \h </w:instrText>
            </w:r>
            <w:r>
              <w:rPr>
                <w:noProof/>
                <w:webHidden/>
              </w:rPr>
            </w:r>
            <w:r>
              <w:rPr>
                <w:noProof/>
                <w:webHidden/>
              </w:rPr>
              <w:fldChar w:fldCharType="separate"/>
            </w:r>
            <w:r>
              <w:rPr>
                <w:noProof/>
                <w:webHidden/>
              </w:rPr>
              <w:t>102</w:t>
            </w:r>
            <w:r>
              <w:rPr>
                <w:noProof/>
                <w:webHidden/>
              </w:rPr>
              <w:fldChar w:fldCharType="end"/>
            </w:r>
          </w:hyperlink>
        </w:p>
        <w:p w14:paraId="3EA79EFE" w14:textId="553764AA" w:rsidR="00491689" w:rsidRDefault="00491689">
          <w:pPr>
            <w:pStyle w:val="TOC3"/>
            <w:tabs>
              <w:tab w:val="right" w:leader="dot" w:pos="9350"/>
            </w:tabs>
            <w:rPr>
              <w:rFonts w:eastAsiaTheme="minorEastAsia"/>
              <w:noProof/>
              <w:sz w:val="24"/>
              <w:szCs w:val="24"/>
              <w:lang w:val="en-CA"/>
            </w:rPr>
          </w:pPr>
          <w:hyperlink w:anchor="_Toc214025513" w:history="1">
            <w:r w:rsidRPr="00974EA3">
              <w:rPr>
                <w:rStyle w:val="Hyperlink"/>
                <w:rFonts w:ascii="Times New Roman" w:eastAsia="Times New Roman" w:hAnsi="Times New Roman" w:cs="Times New Roman"/>
                <w:noProof/>
                <w:lang w:val="en-CA"/>
              </w:rPr>
              <w:t>References</w:t>
            </w:r>
            <w:r>
              <w:rPr>
                <w:noProof/>
                <w:webHidden/>
              </w:rPr>
              <w:tab/>
            </w:r>
            <w:r>
              <w:rPr>
                <w:noProof/>
                <w:webHidden/>
              </w:rPr>
              <w:fldChar w:fldCharType="begin"/>
            </w:r>
            <w:r>
              <w:rPr>
                <w:noProof/>
                <w:webHidden/>
              </w:rPr>
              <w:instrText xml:space="preserve"> PAGEREF _Toc214025513 \h </w:instrText>
            </w:r>
            <w:r>
              <w:rPr>
                <w:noProof/>
                <w:webHidden/>
              </w:rPr>
            </w:r>
            <w:r>
              <w:rPr>
                <w:noProof/>
                <w:webHidden/>
              </w:rPr>
              <w:fldChar w:fldCharType="separate"/>
            </w:r>
            <w:r>
              <w:rPr>
                <w:noProof/>
                <w:webHidden/>
              </w:rPr>
              <w:t>103</w:t>
            </w:r>
            <w:r>
              <w:rPr>
                <w:noProof/>
                <w:webHidden/>
              </w:rPr>
              <w:fldChar w:fldCharType="end"/>
            </w:r>
          </w:hyperlink>
        </w:p>
        <w:p w14:paraId="3F8B5416" w14:textId="127CA134"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514" w:history="1">
            <w:r w:rsidRPr="00974EA3">
              <w:rPr>
                <w:rStyle w:val="Hyperlink"/>
                <w:rFonts w:ascii="Times New Roman" w:hAnsi="Times New Roman" w:cs="Times New Roman"/>
                <w:noProof/>
                <w:lang w:val="en-CA"/>
              </w:rPr>
              <w:t>General discussion</w:t>
            </w:r>
            <w:r>
              <w:rPr>
                <w:noProof/>
                <w:webHidden/>
              </w:rPr>
              <w:tab/>
            </w:r>
            <w:r>
              <w:rPr>
                <w:noProof/>
                <w:webHidden/>
              </w:rPr>
              <w:fldChar w:fldCharType="begin"/>
            </w:r>
            <w:r>
              <w:rPr>
                <w:noProof/>
                <w:webHidden/>
              </w:rPr>
              <w:instrText xml:space="preserve"> PAGEREF _Toc214025514 \h </w:instrText>
            </w:r>
            <w:r>
              <w:rPr>
                <w:noProof/>
                <w:webHidden/>
              </w:rPr>
            </w:r>
            <w:r>
              <w:rPr>
                <w:noProof/>
                <w:webHidden/>
              </w:rPr>
              <w:fldChar w:fldCharType="separate"/>
            </w:r>
            <w:r>
              <w:rPr>
                <w:noProof/>
                <w:webHidden/>
              </w:rPr>
              <w:t>123</w:t>
            </w:r>
            <w:r>
              <w:rPr>
                <w:noProof/>
                <w:webHidden/>
              </w:rPr>
              <w:fldChar w:fldCharType="end"/>
            </w:r>
          </w:hyperlink>
        </w:p>
        <w:p w14:paraId="5F25935A" w14:textId="24A9F7C9" w:rsidR="00491689" w:rsidRDefault="00491689">
          <w:pPr>
            <w:pStyle w:val="TOC3"/>
            <w:tabs>
              <w:tab w:val="right" w:leader="dot" w:pos="9350"/>
            </w:tabs>
            <w:rPr>
              <w:rFonts w:eastAsiaTheme="minorEastAsia"/>
              <w:noProof/>
              <w:sz w:val="24"/>
              <w:szCs w:val="24"/>
              <w:lang w:val="en-CA"/>
            </w:rPr>
          </w:pPr>
          <w:hyperlink w:anchor="_Toc214025515" w:history="1">
            <w:r w:rsidRPr="00974EA3">
              <w:rPr>
                <w:rStyle w:val="Hyperlink"/>
                <w:rFonts w:ascii="Times New Roman" w:hAnsi="Times New Roman" w:cs="Times New Roman"/>
                <w:noProof/>
                <w:lang w:val="en-CA"/>
              </w:rPr>
              <w:t>Chapter summaries</w:t>
            </w:r>
            <w:r>
              <w:rPr>
                <w:noProof/>
                <w:webHidden/>
              </w:rPr>
              <w:tab/>
            </w:r>
            <w:r>
              <w:rPr>
                <w:noProof/>
                <w:webHidden/>
              </w:rPr>
              <w:fldChar w:fldCharType="begin"/>
            </w:r>
            <w:r>
              <w:rPr>
                <w:noProof/>
                <w:webHidden/>
              </w:rPr>
              <w:instrText xml:space="preserve"> PAGEREF _Toc214025515 \h </w:instrText>
            </w:r>
            <w:r>
              <w:rPr>
                <w:noProof/>
                <w:webHidden/>
              </w:rPr>
            </w:r>
            <w:r>
              <w:rPr>
                <w:noProof/>
                <w:webHidden/>
              </w:rPr>
              <w:fldChar w:fldCharType="separate"/>
            </w:r>
            <w:r>
              <w:rPr>
                <w:noProof/>
                <w:webHidden/>
              </w:rPr>
              <w:t>124</w:t>
            </w:r>
            <w:r>
              <w:rPr>
                <w:noProof/>
                <w:webHidden/>
              </w:rPr>
              <w:fldChar w:fldCharType="end"/>
            </w:r>
          </w:hyperlink>
        </w:p>
        <w:p w14:paraId="3F92C8D9" w14:textId="63D8C519" w:rsidR="00491689" w:rsidRDefault="00491689">
          <w:pPr>
            <w:pStyle w:val="TOC3"/>
            <w:tabs>
              <w:tab w:val="right" w:leader="dot" w:pos="9350"/>
            </w:tabs>
            <w:rPr>
              <w:rFonts w:eastAsiaTheme="minorEastAsia"/>
              <w:noProof/>
              <w:sz w:val="24"/>
              <w:szCs w:val="24"/>
              <w:lang w:val="en-CA"/>
            </w:rPr>
          </w:pPr>
          <w:hyperlink w:anchor="_Toc214025516" w:history="1">
            <w:r w:rsidRPr="00974EA3">
              <w:rPr>
                <w:rStyle w:val="Hyperlink"/>
                <w:rFonts w:ascii="Times New Roman" w:hAnsi="Times New Roman" w:cs="Times New Roman"/>
                <w:noProof/>
                <w:lang w:val="en-CA"/>
              </w:rPr>
              <w:t>Limitations, methods and future directions</w:t>
            </w:r>
            <w:r>
              <w:rPr>
                <w:noProof/>
                <w:webHidden/>
              </w:rPr>
              <w:tab/>
            </w:r>
            <w:r>
              <w:rPr>
                <w:noProof/>
                <w:webHidden/>
              </w:rPr>
              <w:fldChar w:fldCharType="begin"/>
            </w:r>
            <w:r>
              <w:rPr>
                <w:noProof/>
                <w:webHidden/>
              </w:rPr>
              <w:instrText xml:space="preserve"> PAGEREF _Toc214025516 \h </w:instrText>
            </w:r>
            <w:r>
              <w:rPr>
                <w:noProof/>
                <w:webHidden/>
              </w:rPr>
            </w:r>
            <w:r>
              <w:rPr>
                <w:noProof/>
                <w:webHidden/>
              </w:rPr>
              <w:fldChar w:fldCharType="separate"/>
            </w:r>
            <w:r>
              <w:rPr>
                <w:noProof/>
                <w:webHidden/>
              </w:rPr>
              <w:t>126</w:t>
            </w:r>
            <w:r>
              <w:rPr>
                <w:noProof/>
                <w:webHidden/>
              </w:rPr>
              <w:fldChar w:fldCharType="end"/>
            </w:r>
          </w:hyperlink>
        </w:p>
        <w:p w14:paraId="7D300EE9" w14:textId="53E06C93"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517" w:history="1">
            <w:r w:rsidRPr="00974EA3">
              <w:rPr>
                <w:rStyle w:val="Hyperlink"/>
                <w:rFonts w:ascii="Times New Roman" w:hAnsi="Times New Roman" w:cs="Times New Roman"/>
                <w:noProof/>
                <w:lang w:val="en-CA"/>
              </w:rPr>
              <w:t>Thesis conclusion</w:t>
            </w:r>
            <w:r>
              <w:rPr>
                <w:noProof/>
                <w:webHidden/>
              </w:rPr>
              <w:tab/>
            </w:r>
            <w:r>
              <w:rPr>
                <w:noProof/>
                <w:webHidden/>
              </w:rPr>
              <w:fldChar w:fldCharType="begin"/>
            </w:r>
            <w:r>
              <w:rPr>
                <w:noProof/>
                <w:webHidden/>
              </w:rPr>
              <w:instrText xml:space="preserve"> PAGEREF _Toc214025517 \h </w:instrText>
            </w:r>
            <w:r>
              <w:rPr>
                <w:noProof/>
                <w:webHidden/>
              </w:rPr>
            </w:r>
            <w:r>
              <w:rPr>
                <w:noProof/>
                <w:webHidden/>
              </w:rPr>
              <w:fldChar w:fldCharType="separate"/>
            </w:r>
            <w:r>
              <w:rPr>
                <w:noProof/>
                <w:webHidden/>
              </w:rPr>
              <w:t>130</w:t>
            </w:r>
            <w:r>
              <w:rPr>
                <w:noProof/>
                <w:webHidden/>
              </w:rPr>
              <w:fldChar w:fldCharType="end"/>
            </w:r>
          </w:hyperlink>
        </w:p>
        <w:p w14:paraId="37B8F7EE" w14:textId="4288EBA9"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518" w:history="1">
            <w:r w:rsidRPr="00974EA3">
              <w:rPr>
                <w:rStyle w:val="Hyperlink"/>
                <w:rFonts w:ascii="Times New Roman" w:eastAsia="Times New Roman" w:hAnsi="Times New Roman" w:cs="Times New Roman"/>
                <w:noProof/>
                <w:lang w:val="en-CA"/>
              </w:rPr>
              <w:t>Supplemental material</w:t>
            </w:r>
            <w:r>
              <w:rPr>
                <w:noProof/>
                <w:webHidden/>
              </w:rPr>
              <w:tab/>
            </w:r>
            <w:r>
              <w:rPr>
                <w:noProof/>
                <w:webHidden/>
              </w:rPr>
              <w:fldChar w:fldCharType="begin"/>
            </w:r>
            <w:r>
              <w:rPr>
                <w:noProof/>
                <w:webHidden/>
              </w:rPr>
              <w:instrText xml:space="preserve"> PAGEREF _Toc214025518 \h </w:instrText>
            </w:r>
            <w:r>
              <w:rPr>
                <w:noProof/>
                <w:webHidden/>
              </w:rPr>
            </w:r>
            <w:r>
              <w:rPr>
                <w:noProof/>
                <w:webHidden/>
              </w:rPr>
              <w:fldChar w:fldCharType="separate"/>
            </w:r>
            <w:r>
              <w:rPr>
                <w:noProof/>
                <w:webHidden/>
              </w:rPr>
              <w:t>131</w:t>
            </w:r>
            <w:r>
              <w:rPr>
                <w:noProof/>
                <w:webHidden/>
              </w:rPr>
              <w:fldChar w:fldCharType="end"/>
            </w:r>
          </w:hyperlink>
        </w:p>
        <w:p w14:paraId="4E0C45E5" w14:textId="4CB293AC" w:rsidR="00491689" w:rsidRDefault="00491689">
          <w:pPr>
            <w:pStyle w:val="TOC1"/>
            <w:tabs>
              <w:tab w:val="right" w:leader="dot" w:pos="9350"/>
            </w:tabs>
            <w:rPr>
              <w:rFonts w:asciiTheme="minorHAnsi" w:eastAsiaTheme="minorEastAsia" w:hAnsiTheme="minorHAnsi"/>
              <w:b w:val="0"/>
              <w:bCs w:val="0"/>
              <w:caps w:val="0"/>
              <w:noProof/>
              <w:lang w:val="en-CA"/>
            </w:rPr>
          </w:pPr>
          <w:hyperlink w:anchor="_Toc214025519" w:history="1">
            <w:r w:rsidRPr="00974EA3">
              <w:rPr>
                <w:rStyle w:val="Hyperlink"/>
                <w:rFonts w:ascii="Times New Roman" w:hAnsi="Times New Roman" w:cs="Times New Roman"/>
                <w:noProof/>
                <w:lang w:val="en-CA"/>
              </w:rPr>
              <w:t>References</w:t>
            </w:r>
            <w:r>
              <w:rPr>
                <w:noProof/>
                <w:webHidden/>
              </w:rPr>
              <w:tab/>
            </w:r>
            <w:r>
              <w:rPr>
                <w:noProof/>
                <w:webHidden/>
              </w:rPr>
              <w:fldChar w:fldCharType="begin"/>
            </w:r>
            <w:r>
              <w:rPr>
                <w:noProof/>
                <w:webHidden/>
              </w:rPr>
              <w:instrText xml:space="preserve"> PAGEREF _Toc214025519 \h </w:instrText>
            </w:r>
            <w:r>
              <w:rPr>
                <w:noProof/>
                <w:webHidden/>
              </w:rPr>
            </w:r>
            <w:r>
              <w:rPr>
                <w:noProof/>
                <w:webHidden/>
              </w:rPr>
              <w:fldChar w:fldCharType="separate"/>
            </w:r>
            <w:r>
              <w:rPr>
                <w:noProof/>
                <w:webHidden/>
              </w:rPr>
              <w:t>134</w:t>
            </w:r>
            <w:r>
              <w:rPr>
                <w:noProof/>
                <w:webHidden/>
              </w:rPr>
              <w:fldChar w:fldCharType="end"/>
            </w:r>
          </w:hyperlink>
        </w:p>
        <w:p w14:paraId="019FE670" w14:textId="47E23343" w:rsidR="009401FE" w:rsidRDefault="009401FE" w:rsidP="009401FE">
          <w:r>
            <w:rPr>
              <w:rFonts w:asciiTheme="majorHAnsi" w:hAnsiTheme="majorHAnsi"/>
              <w:caps/>
              <w:sz w:val="20"/>
              <w:szCs w:val="20"/>
            </w:rPr>
            <w:fldChar w:fldCharType="end"/>
          </w:r>
        </w:p>
      </w:sdtContent>
    </w:sdt>
    <w:p w14:paraId="7579FEAF" w14:textId="77777777" w:rsidR="009401FE" w:rsidRDefault="009401FE" w:rsidP="00254FE7">
      <w:pPr>
        <w:pStyle w:val="Heading1"/>
        <w:spacing w:line="276" w:lineRule="auto"/>
        <w:jc w:val="center"/>
        <w:rPr>
          <w:rFonts w:ascii="Times New Roman" w:hAnsi="Times New Roman" w:cs="Times New Roman"/>
          <w:b/>
          <w:bCs/>
          <w:color w:val="000000" w:themeColor="text1"/>
          <w:lang w:val="en-CA"/>
        </w:rPr>
      </w:pPr>
    </w:p>
    <w:p w14:paraId="190C7408" w14:textId="77777777" w:rsidR="009401FE" w:rsidRDefault="009401FE">
      <w:pPr>
        <w:rPr>
          <w:rFonts w:ascii="Times New Roman" w:eastAsiaTheme="majorEastAsia" w:hAnsi="Times New Roman" w:cs="Times New Roman"/>
          <w:b/>
          <w:bCs/>
          <w:color w:val="000000" w:themeColor="text1"/>
          <w:sz w:val="40"/>
          <w:szCs w:val="40"/>
          <w:lang w:val="en-CA"/>
        </w:rPr>
      </w:pPr>
      <w:r>
        <w:rPr>
          <w:rFonts w:ascii="Times New Roman" w:hAnsi="Times New Roman" w:cs="Times New Roman"/>
          <w:b/>
          <w:bCs/>
          <w:color w:val="000000" w:themeColor="text1"/>
          <w:lang w:val="en-CA"/>
        </w:rPr>
        <w:br w:type="page"/>
      </w:r>
    </w:p>
    <w:p w14:paraId="68671AB5" w14:textId="642C7835" w:rsidR="00254FE7" w:rsidRPr="00CC1CE8" w:rsidRDefault="00254FE7" w:rsidP="00B26B3E">
      <w:pPr>
        <w:pStyle w:val="Heading1"/>
        <w:spacing w:line="360" w:lineRule="auto"/>
        <w:jc w:val="center"/>
        <w:rPr>
          <w:rFonts w:ascii="Times New Roman" w:hAnsi="Times New Roman" w:cs="Times New Roman"/>
          <w:b/>
          <w:bCs/>
          <w:color w:val="000000" w:themeColor="text1"/>
          <w:lang w:val="en-CA"/>
        </w:rPr>
      </w:pPr>
      <w:bookmarkStart w:id="3" w:name="_Toc214025459"/>
      <w:r w:rsidRPr="00CC1CE8">
        <w:rPr>
          <w:rFonts w:ascii="Times New Roman" w:hAnsi="Times New Roman" w:cs="Times New Roman"/>
          <w:b/>
          <w:bCs/>
          <w:color w:val="000000" w:themeColor="text1"/>
          <w:lang w:val="en-CA"/>
        </w:rPr>
        <w:t>Abstract</w:t>
      </w:r>
      <w:bookmarkEnd w:id="0"/>
      <w:bookmarkEnd w:id="1"/>
      <w:bookmarkEnd w:id="2"/>
      <w:bookmarkEnd w:id="3"/>
    </w:p>
    <w:p w14:paraId="5678788E"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Winter presents a season of challenges for resident bird species in temperate areas. With lower temperatures, reduced food availability and shorter days, non-migratory birds must adjust their behaviour and energy expenditures to survive this harsh season. Many species cope with harsh winter conditions by having flexible behaviour, such as changing roosting strategies and reduced metabolism at night. In urban environments, birds have both novel challenges and opportunities in winter.</w:t>
      </w:r>
      <w:r w:rsidRPr="00CC1CE8">
        <w:rPr>
          <w:rFonts w:ascii="Times New Roman" w:hAnsi="Times New Roman" w:cs="Times New Roman"/>
          <w:lang w:val="en-CA"/>
        </w:rPr>
        <w:t xml:space="preserve"> Urban areas provide microclimates </w:t>
      </w:r>
      <w:r w:rsidRPr="00CC1CE8">
        <w:rPr>
          <w:rFonts w:ascii="Times New Roman" w:hAnsi="Times New Roman" w:cs="Times New Roman"/>
          <w:lang w:val="en-CA"/>
        </w:rPr>
        <w:t>that create</w:t>
      </w:r>
      <w:r w:rsidRPr="00CC1CE8">
        <w:rPr>
          <w:rFonts w:ascii="Times New Roman" w:hAnsi="Times New Roman" w:cs="Times New Roman"/>
          <w:lang w:val="en-CA"/>
        </w:rPr>
        <w:t xml:space="preserve"> refuges</w:t>
      </w:r>
      <w:r w:rsidRPr="00CC1CE8">
        <w:rPr>
          <w:rFonts w:ascii="Times New Roman" w:hAnsi="Times New Roman" w:cs="Times New Roman"/>
          <w:lang w:val="en-CA"/>
        </w:rPr>
        <w:t xml:space="preserve"> from harsh weather</w:t>
      </w:r>
      <w:r w:rsidRPr="00CC1CE8">
        <w:rPr>
          <w:rFonts w:ascii="Times New Roman" w:hAnsi="Times New Roman" w:cs="Times New Roman"/>
          <w:lang w:val="en-CA"/>
        </w:rPr>
        <w:t xml:space="preserve"> and reliable anthropogenic food sources, yet they also bring habitat fragmentation</w:t>
      </w:r>
      <w:r w:rsidRPr="00CC1CE8">
        <w:rPr>
          <w:rFonts w:ascii="Times New Roman" w:hAnsi="Times New Roman" w:cs="Times New Roman"/>
          <w:lang w:val="en-CA"/>
        </w:rPr>
        <w:t xml:space="preserve"> and</w:t>
      </w:r>
      <w:r w:rsidRPr="00CC1CE8">
        <w:rPr>
          <w:rFonts w:ascii="Times New Roman" w:hAnsi="Times New Roman" w:cs="Times New Roman"/>
          <w:lang w:val="en-CA"/>
        </w:rPr>
        <w:t xml:space="preserve"> artificial light</w:t>
      </w:r>
      <w:r w:rsidRPr="00CC1CE8">
        <w:rPr>
          <w:rFonts w:ascii="Times New Roman" w:hAnsi="Times New Roman" w:cs="Times New Roman"/>
          <w:lang w:val="en-CA"/>
        </w:rPr>
        <w:t xml:space="preserve"> pollution.</w:t>
      </w:r>
      <w:r w:rsidRPr="00CC1CE8">
        <w:rPr>
          <w:rFonts w:ascii="Times New Roman" w:hAnsi="Times New Roman" w:cs="Times New Roman"/>
          <w:lang w:val="en-CA"/>
        </w:rPr>
        <w:t xml:space="preserve"> </w:t>
      </w:r>
      <w:r w:rsidRPr="00CC1CE8">
        <w:rPr>
          <w:rFonts w:ascii="Times New Roman" w:hAnsi="Times New Roman" w:cs="Times New Roman"/>
          <w:lang w:val="en-CA"/>
        </w:rPr>
        <w:t>Learning</w:t>
      </w:r>
      <w:r w:rsidRPr="00CC1CE8">
        <w:rPr>
          <w:rFonts w:ascii="Times New Roman" w:hAnsi="Times New Roman" w:cs="Times New Roman"/>
          <w:lang w:val="en-CA"/>
        </w:rPr>
        <w:t xml:space="preserve"> more about the winter ecology of resident</w:t>
      </w:r>
      <w:r w:rsidRPr="00CC1CE8">
        <w:rPr>
          <w:rFonts w:ascii="Times New Roman" w:hAnsi="Times New Roman" w:cs="Times New Roman"/>
          <w:lang w:val="en-CA"/>
        </w:rPr>
        <w:t xml:space="preserve"> urban</w:t>
      </w:r>
      <w:r w:rsidRPr="00CC1CE8">
        <w:rPr>
          <w:rFonts w:ascii="Times New Roman" w:hAnsi="Times New Roman" w:cs="Times New Roman"/>
          <w:lang w:val="en-CA"/>
        </w:rPr>
        <w:t xml:space="preserve"> birds can provide us with valuable knowledge to design and improve urban green spaces in a way that benefits people and birds, year-round. </w:t>
      </w:r>
    </w:p>
    <w:p w14:paraId="66B5C184"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In my first thesis chapter, I examined fine-scale space use </w:t>
      </w:r>
      <w:r w:rsidRPr="00CC1CE8">
        <w:rPr>
          <w:rFonts w:ascii="Times New Roman" w:hAnsi="Times New Roman" w:cs="Times New Roman"/>
          <w:lang w:val="en-CA"/>
        </w:rPr>
        <w:t>by</w:t>
      </w:r>
      <w:r w:rsidRPr="00CC1CE8">
        <w:rPr>
          <w:rFonts w:ascii="Times New Roman" w:hAnsi="Times New Roman" w:cs="Times New Roman"/>
          <w:lang w:val="en-CA"/>
        </w:rPr>
        <w:t xml:space="preserve"> </w:t>
      </w:r>
      <w:r w:rsidRPr="00CC1CE8">
        <w:rPr>
          <w:rFonts w:ascii="Times New Roman" w:hAnsi="Times New Roman" w:cs="Times New Roman"/>
          <w:lang w:val="en-CA"/>
        </w:rPr>
        <w:t>northern cardinal</w:t>
      </w:r>
      <w:r w:rsidRPr="00CC1CE8">
        <w:rPr>
          <w:rFonts w:ascii="Times New Roman" w:hAnsi="Times New Roman" w:cs="Times New Roman"/>
          <w:lang w:val="en-CA"/>
        </w:rPr>
        <w:t>s (</w:t>
      </w:r>
      <w:r w:rsidRPr="00CC1CE8">
        <w:rPr>
          <w:rFonts w:ascii="Times New Roman" w:hAnsi="Times New Roman" w:cs="Times New Roman"/>
          <w:i/>
          <w:iCs/>
          <w:lang w:val="en-CA"/>
        </w:rPr>
        <w:t>Cardinalis cardinalis</w:t>
      </w:r>
      <w:r w:rsidRPr="00CC1CE8">
        <w:rPr>
          <w:rFonts w:ascii="Times New Roman" w:hAnsi="Times New Roman" w:cs="Times New Roman"/>
          <w:lang w:val="en-CA"/>
        </w:rPr>
        <w:t xml:space="preserve">) across three urban green spaces of varying levels of urbanization during the non-breeding season in Montreal, Canada. Using VHF telemetry, I tracked individual cardinals to evaluate how landscape structure and environmental conditions, such as road density, access to bird feeders and vegetation structure, influence movement patterns and habitat use. </w:t>
      </w:r>
      <w:r w:rsidRPr="00CC1CE8">
        <w:rPr>
          <w:rFonts w:ascii="Times New Roman" w:hAnsi="Times New Roman" w:cs="Times New Roman"/>
          <w:lang w:val="en-CA"/>
        </w:rPr>
        <w:t>Cardinals selected</w:t>
      </w:r>
      <w:r w:rsidRPr="00CC1CE8">
        <w:rPr>
          <w:rFonts w:ascii="Times New Roman" w:hAnsi="Times New Roman" w:cs="Times New Roman"/>
          <w:lang w:val="en-CA"/>
        </w:rPr>
        <w:t xml:space="preserve"> their habitats at a smaller scale (25 m radius) when human presence was more pronounced, compared to a larger scale in our less urbanized location (50 m radius). </w:t>
      </w:r>
      <w:r w:rsidRPr="00CC1CE8">
        <w:rPr>
          <w:rFonts w:ascii="Times New Roman" w:hAnsi="Times New Roman" w:cs="Times New Roman"/>
          <w:lang w:val="en-CA"/>
        </w:rPr>
        <w:t>Birds wintering at our urban site had larger total home ranges, compared to their conspecific spending the winter in our peri-urban site. Finally</w:t>
      </w:r>
      <w:r w:rsidRPr="00CC1CE8">
        <w:rPr>
          <w:rFonts w:ascii="Times New Roman" w:hAnsi="Times New Roman" w:cs="Times New Roman"/>
          <w:lang w:val="en-CA"/>
        </w:rPr>
        <w:t>, cardinals select</w:t>
      </w:r>
      <w:r w:rsidRPr="00CC1CE8">
        <w:rPr>
          <w:rFonts w:ascii="Times New Roman" w:hAnsi="Times New Roman" w:cs="Times New Roman"/>
          <w:lang w:val="en-CA"/>
        </w:rPr>
        <w:t>ed</w:t>
      </w:r>
      <w:r w:rsidRPr="00CC1CE8">
        <w:rPr>
          <w:rFonts w:ascii="Times New Roman" w:hAnsi="Times New Roman" w:cs="Times New Roman"/>
          <w:lang w:val="en-CA"/>
        </w:rPr>
        <w:t xml:space="preserve"> for different </w:t>
      </w:r>
      <w:r w:rsidRPr="00CC1CE8">
        <w:rPr>
          <w:rFonts w:ascii="Times New Roman" w:hAnsi="Times New Roman" w:cs="Times New Roman"/>
          <w:lang w:val="en-CA"/>
        </w:rPr>
        <w:t>habitat features (vegetation vertical structure, amount of paved roads and proximity to bird feeders)</w:t>
      </w:r>
      <w:r w:rsidRPr="00CC1CE8">
        <w:rPr>
          <w:rFonts w:ascii="Times New Roman" w:hAnsi="Times New Roman" w:cs="Times New Roman"/>
          <w:lang w:val="en-CA"/>
        </w:rPr>
        <w:t xml:space="preserve">, depending on the level of urbanization of the site </w:t>
      </w:r>
      <w:r w:rsidRPr="00CC1CE8">
        <w:rPr>
          <w:rFonts w:ascii="Times New Roman" w:hAnsi="Times New Roman" w:cs="Times New Roman"/>
          <w:lang w:val="en-CA"/>
        </w:rPr>
        <w:t>they wintered at</w:t>
      </w:r>
      <w:r w:rsidRPr="00CC1CE8">
        <w:rPr>
          <w:rFonts w:ascii="Times New Roman" w:hAnsi="Times New Roman" w:cs="Times New Roman"/>
          <w:lang w:val="en-CA"/>
        </w:rPr>
        <w:t xml:space="preserve">. These results underscore the importance of small-scale urban green space design and winter resource availability for supporting resident bird populations in urban settings. </w:t>
      </w:r>
    </w:p>
    <w:p w14:paraId="65CDCE4D"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In my second chapter, I </w:t>
      </w:r>
      <w:r w:rsidRPr="00CC1CE8">
        <w:rPr>
          <w:rFonts w:ascii="Times New Roman" w:hAnsi="Times New Roman" w:cs="Times New Roman"/>
          <w:lang w:val="en-CA"/>
        </w:rPr>
        <w:t>investigated how dynamic temporal weather variables and weather conditions influence the daily onset and end of activity in northern cardinals wintering in Montreal, Canada</w:t>
      </w:r>
      <w:r w:rsidRPr="00CC1CE8">
        <w:rPr>
          <w:rFonts w:ascii="Times New Roman" w:hAnsi="Times New Roman" w:cs="Times New Roman"/>
          <w:lang w:val="en-CA"/>
        </w:rPr>
        <w:t>.</w:t>
      </w:r>
      <w:r w:rsidRPr="00CC1CE8">
        <w:rPr>
          <w:rFonts w:ascii="Times New Roman" w:hAnsi="Times New Roman" w:cs="Times New Roman"/>
          <w:lang w:val="en-CA"/>
        </w:rPr>
        <w:t xml:space="preserve"> I extracted detection recordings from the Motus Wildlife Tracking System, for 64 cardinals (the same individuals tagged in chapter 1), tracked during three consecutive winters.</w:t>
      </w:r>
      <w:r w:rsidRPr="00CC1CE8">
        <w:rPr>
          <w:rFonts w:ascii="Times New Roman" w:hAnsi="Times New Roman" w:cs="Times New Roman"/>
          <w:lang w:val="en-CA"/>
        </w:rPr>
        <w:t xml:space="preserve"> A </w:t>
      </w:r>
      <w:r w:rsidRPr="00CC1CE8">
        <w:rPr>
          <w:rFonts w:ascii="Times New Roman" w:hAnsi="Times New Roman" w:cs="Times New Roman"/>
          <w:lang w:val="en-CA"/>
        </w:rPr>
        <w:t>c</w:t>
      </w:r>
      <w:r w:rsidRPr="00CC1CE8">
        <w:rPr>
          <w:rFonts w:ascii="Times New Roman" w:hAnsi="Times New Roman" w:cs="Times New Roman"/>
          <w:lang w:val="en-CA"/>
        </w:rPr>
        <w:t xml:space="preserve">hange point analysis was performed to precisely identify the </w:t>
      </w:r>
      <w:r w:rsidRPr="00CC1CE8">
        <w:rPr>
          <w:rFonts w:ascii="Times New Roman" w:hAnsi="Times New Roman" w:cs="Times New Roman"/>
          <w:lang w:val="en-CA"/>
        </w:rPr>
        <w:t>time</w:t>
      </w:r>
      <w:r w:rsidRPr="00CC1CE8">
        <w:rPr>
          <w:rFonts w:ascii="Times New Roman" w:hAnsi="Times New Roman" w:cs="Times New Roman"/>
          <w:lang w:val="en-CA"/>
        </w:rPr>
        <w:t xml:space="preserve"> birds </w:t>
      </w:r>
      <w:r w:rsidRPr="00CC1CE8">
        <w:rPr>
          <w:rFonts w:ascii="Times New Roman" w:hAnsi="Times New Roman" w:cs="Times New Roman"/>
          <w:lang w:val="en-CA"/>
        </w:rPr>
        <w:t>began</w:t>
      </w:r>
      <w:r w:rsidRPr="00CC1CE8">
        <w:rPr>
          <w:rFonts w:ascii="Times New Roman" w:hAnsi="Times New Roman" w:cs="Times New Roman"/>
          <w:lang w:val="en-CA"/>
        </w:rPr>
        <w:t xml:space="preserve"> their daily activities, along with the time they </w:t>
      </w:r>
      <w:r w:rsidRPr="00CC1CE8">
        <w:rPr>
          <w:rFonts w:ascii="Times New Roman" w:hAnsi="Times New Roman" w:cs="Times New Roman"/>
          <w:lang w:val="en-CA"/>
        </w:rPr>
        <w:t>ended</w:t>
      </w:r>
      <w:r w:rsidRPr="00CC1CE8">
        <w:rPr>
          <w:rFonts w:ascii="Times New Roman" w:hAnsi="Times New Roman" w:cs="Times New Roman"/>
          <w:lang w:val="en-CA"/>
        </w:rPr>
        <w:t xml:space="preserve"> </w:t>
      </w:r>
      <w:r w:rsidRPr="00CC1CE8">
        <w:rPr>
          <w:rFonts w:ascii="Times New Roman" w:hAnsi="Times New Roman" w:cs="Times New Roman"/>
          <w:lang w:val="en-CA"/>
        </w:rPr>
        <w:t>their daily</w:t>
      </w:r>
      <w:r w:rsidRPr="00CC1CE8">
        <w:rPr>
          <w:rFonts w:ascii="Times New Roman" w:hAnsi="Times New Roman" w:cs="Times New Roman"/>
          <w:lang w:val="en-CA"/>
        </w:rPr>
        <w:t xml:space="preserve"> activity. We used meteorological data to investigate how the cardinals adjust their winter foraging behaviour to temperature, snow on the ground, precipitation</w:t>
      </w:r>
      <w:r w:rsidRPr="00CC1CE8">
        <w:rPr>
          <w:rFonts w:ascii="Times New Roman" w:hAnsi="Times New Roman" w:cs="Times New Roman"/>
          <w:lang w:val="en-CA"/>
        </w:rPr>
        <w:t>, temperature lag and cold snap events</w:t>
      </w:r>
      <w:r w:rsidRPr="00CC1CE8">
        <w:rPr>
          <w:rFonts w:ascii="Times New Roman" w:hAnsi="Times New Roman" w:cs="Times New Roman"/>
          <w:lang w:val="en-CA"/>
        </w:rPr>
        <w:t xml:space="preserve">. </w:t>
      </w:r>
      <w:r w:rsidRPr="00CC1CE8">
        <w:rPr>
          <w:rFonts w:ascii="Times New Roman" w:hAnsi="Times New Roman" w:cs="Times New Roman"/>
          <w:lang w:val="en-CA"/>
        </w:rPr>
        <w:t xml:space="preserve">I found that the onset of cardinal’s daily activities was mostly delayed by cold conditions, yet on days of cold snap events below -5 ˚C, cardinals </w:t>
      </w:r>
      <w:proofErr w:type="gramStart"/>
      <w:r w:rsidRPr="00CC1CE8">
        <w:rPr>
          <w:rFonts w:ascii="Times New Roman" w:hAnsi="Times New Roman" w:cs="Times New Roman"/>
          <w:lang w:val="en-CA"/>
        </w:rPr>
        <w:t>actually advanced</w:t>
      </w:r>
      <w:proofErr w:type="gramEnd"/>
      <w:r w:rsidRPr="00CC1CE8">
        <w:rPr>
          <w:rFonts w:ascii="Times New Roman" w:hAnsi="Times New Roman" w:cs="Times New Roman"/>
          <w:lang w:val="en-CA"/>
        </w:rPr>
        <w:t xml:space="preserve"> their morning activities. Cardinals only advanced the cessation of their activities in extreme cold snap events (temperature drops of at least -10 ˚C).</w:t>
      </w:r>
      <w:r w:rsidRPr="00CC1CE8">
        <w:rPr>
          <w:rFonts w:ascii="Times New Roman" w:hAnsi="Times New Roman" w:cs="Times New Roman"/>
          <w:lang w:val="en-CA"/>
        </w:rPr>
        <w:t xml:space="preserve"> These findings highlight the behavioural flexibility of </w:t>
      </w:r>
      <w:r w:rsidRPr="00CC1CE8">
        <w:rPr>
          <w:rFonts w:ascii="Times New Roman" w:hAnsi="Times New Roman" w:cs="Times New Roman"/>
          <w:lang w:val="en-CA"/>
        </w:rPr>
        <w:t>northern cardinal</w:t>
      </w:r>
      <w:r w:rsidRPr="00CC1CE8">
        <w:rPr>
          <w:rFonts w:ascii="Times New Roman" w:hAnsi="Times New Roman" w:cs="Times New Roman"/>
          <w:lang w:val="en-CA"/>
        </w:rPr>
        <w:t xml:space="preserve">s towards </w:t>
      </w:r>
      <w:r w:rsidRPr="00CC1CE8">
        <w:rPr>
          <w:rFonts w:ascii="Times New Roman" w:hAnsi="Times New Roman" w:cs="Times New Roman"/>
          <w:lang w:val="en-CA"/>
        </w:rPr>
        <w:t>harsh climatic conditions in winter, which may play a crucial role in its winter survival and thriving in urban areas. In summary, my thesis contributes to a growing understanding of how winter resident birds navigate the complex interactions between the urban landscape and the extreme local winter conditions</w:t>
      </w:r>
      <w:r w:rsidRPr="00CC1CE8">
        <w:rPr>
          <w:rFonts w:ascii="Times New Roman" w:hAnsi="Times New Roman" w:cs="Times New Roman"/>
          <w:lang w:val="en-CA"/>
        </w:rPr>
        <w:t>.</w:t>
      </w:r>
    </w:p>
    <w:p w14:paraId="237048A6" w14:textId="77777777" w:rsidR="00254FE7" w:rsidRPr="00CC1CE8" w:rsidRDefault="00254FE7" w:rsidP="00B26B3E">
      <w:pPr>
        <w:spacing w:line="360" w:lineRule="auto"/>
        <w:rPr>
          <w:lang w:val="en-CA"/>
        </w:rPr>
      </w:pPr>
    </w:p>
    <w:p w14:paraId="259FD8A1" w14:textId="77777777" w:rsidR="00254FE7" w:rsidRPr="00CC1CE8" w:rsidRDefault="00254FE7" w:rsidP="00B26B3E">
      <w:pPr>
        <w:spacing w:line="360" w:lineRule="auto"/>
        <w:rPr>
          <w:lang w:val="en-CA"/>
        </w:rPr>
      </w:pPr>
    </w:p>
    <w:p w14:paraId="0046678B" w14:textId="77777777" w:rsidR="00254FE7" w:rsidRDefault="00254FE7" w:rsidP="00B26B3E">
      <w:pPr>
        <w:spacing w:line="360" w:lineRule="auto"/>
        <w:rPr>
          <w:lang w:val="en-CA"/>
        </w:rPr>
      </w:pPr>
    </w:p>
    <w:p w14:paraId="4800B1EB" w14:textId="77777777" w:rsidR="00B26B3E" w:rsidRDefault="00B26B3E" w:rsidP="00B26B3E">
      <w:pPr>
        <w:spacing w:line="360" w:lineRule="auto"/>
        <w:rPr>
          <w:lang w:val="en-CA"/>
        </w:rPr>
      </w:pPr>
    </w:p>
    <w:p w14:paraId="3865CDFF" w14:textId="77777777" w:rsidR="00B26B3E" w:rsidRDefault="00B26B3E" w:rsidP="00B26B3E">
      <w:pPr>
        <w:spacing w:line="360" w:lineRule="auto"/>
        <w:rPr>
          <w:lang w:val="en-CA"/>
        </w:rPr>
      </w:pPr>
    </w:p>
    <w:p w14:paraId="6EDBBCF4" w14:textId="77777777" w:rsidR="00B26B3E" w:rsidRDefault="00B26B3E" w:rsidP="00B26B3E">
      <w:pPr>
        <w:spacing w:line="360" w:lineRule="auto"/>
        <w:rPr>
          <w:lang w:val="en-CA"/>
        </w:rPr>
      </w:pPr>
    </w:p>
    <w:p w14:paraId="481F5C06" w14:textId="77777777" w:rsidR="00B26B3E" w:rsidRDefault="00B26B3E" w:rsidP="00B26B3E">
      <w:pPr>
        <w:spacing w:line="360" w:lineRule="auto"/>
        <w:rPr>
          <w:lang w:val="en-CA"/>
        </w:rPr>
      </w:pPr>
    </w:p>
    <w:p w14:paraId="38412158" w14:textId="77777777" w:rsidR="00B26B3E" w:rsidRDefault="00B26B3E" w:rsidP="00B26B3E">
      <w:pPr>
        <w:spacing w:line="360" w:lineRule="auto"/>
        <w:rPr>
          <w:lang w:val="en-CA"/>
        </w:rPr>
      </w:pPr>
    </w:p>
    <w:p w14:paraId="6075AFF9" w14:textId="77777777" w:rsidR="00B26B3E" w:rsidRDefault="00B26B3E" w:rsidP="00B26B3E">
      <w:pPr>
        <w:spacing w:line="360" w:lineRule="auto"/>
        <w:rPr>
          <w:lang w:val="en-CA"/>
        </w:rPr>
      </w:pPr>
    </w:p>
    <w:p w14:paraId="3C95CFEF" w14:textId="77777777" w:rsidR="00B26B3E" w:rsidRDefault="00B26B3E" w:rsidP="00B26B3E">
      <w:pPr>
        <w:spacing w:line="360" w:lineRule="auto"/>
        <w:rPr>
          <w:lang w:val="en-CA"/>
        </w:rPr>
      </w:pPr>
    </w:p>
    <w:p w14:paraId="6E42D595" w14:textId="77777777" w:rsidR="00B26B3E" w:rsidRDefault="00B26B3E" w:rsidP="00B26B3E">
      <w:pPr>
        <w:spacing w:line="360" w:lineRule="auto"/>
        <w:rPr>
          <w:lang w:val="en-CA"/>
        </w:rPr>
      </w:pPr>
    </w:p>
    <w:p w14:paraId="631FC174" w14:textId="77777777" w:rsidR="00B26B3E" w:rsidRDefault="00B26B3E" w:rsidP="00B26B3E">
      <w:pPr>
        <w:spacing w:line="360" w:lineRule="auto"/>
        <w:rPr>
          <w:lang w:val="en-CA"/>
        </w:rPr>
      </w:pPr>
    </w:p>
    <w:p w14:paraId="0DCA7754" w14:textId="77777777" w:rsidR="00B26B3E" w:rsidRDefault="00B26B3E" w:rsidP="00B26B3E">
      <w:pPr>
        <w:spacing w:line="360" w:lineRule="auto"/>
        <w:rPr>
          <w:lang w:val="en-CA"/>
        </w:rPr>
      </w:pPr>
    </w:p>
    <w:p w14:paraId="15F938E3" w14:textId="77777777" w:rsidR="00B26B3E" w:rsidRDefault="00B26B3E" w:rsidP="00B26B3E">
      <w:pPr>
        <w:spacing w:line="360" w:lineRule="auto"/>
        <w:rPr>
          <w:lang w:val="en-CA"/>
        </w:rPr>
      </w:pPr>
    </w:p>
    <w:p w14:paraId="28EB7F7B" w14:textId="77777777" w:rsidR="00B26B3E" w:rsidRDefault="00B26B3E" w:rsidP="00B26B3E">
      <w:pPr>
        <w:spacing w:line="360" w:lineRule="auto"/>
        <w:rPr>
          <w:lang w:val="en-CA"/>
        </w:rPr>
      </w:pPr>
    </w:p>
    <w:p w14:paraId="10BC64DA" w14:textId="77777777" w:rsidR="00B26B3E" w:rsidRDefault="00B26B3E" w:rsidP="00B26B3E">
      <w:pPr>
        <w:spacing w:line="360" w:lineRule="auto"/>
        <w:rPr>
          <w:lang w:val="en-CA"/>
        </w:rPr>
      </w:pPr>
    </w:p>
    <w:p w14:paraId="777BF34A" w14:textId="77777777" w:rsidR="00B26B3E" w:rsidRPr="00CC1CE8" w:rsidRDefault="00B26B3E" w:rsidP="00B26B3E">
      <w:pPr>
        <w:spacing w:line="360" w:lineRule="auto"/>
        <w:rPr>
          <w:lang w:val="en-CA"/>
        </w:rPr>
      </w:pPr>
    </w:p>
    <w:p w14:paraId="27FEE4D0" w14:textId="77777777" w:rsidR="00254FE7" w:rsidRPr="00CC1CE8" w:rsidRDefault="00254FE7" w:rsidP="00B26B3E">
      <w:pPr>
        <w:pStyle w:val="Heading1"/>
        <w:spacing w:line="360" w:lineRule="auto"/>
        <w:jc w:val="center"/>
        <w:rPr>
          <w:ins w:id="4" w:author="Anne-Marie Cousineau" w:date="2025-07-09T17:41:00Z" w16du:dateUtc="2025-07-09T21:41:00Z"/>
          <w:rFonts w:ascii="Times New Roman" w:hAnsi="Times New Roman" w:cs="Times New Roman"/>
          <w:b/>
          <w:bCs/>
          <w:color w:val="000000" w:themeColor="text1"/>
          <w:rPrChange w:id="5" w:author="Anne-Marie Cousineau" w:date="2025-07-09T17:47:00Z" w16du:dateUtc="2025-07-09T21:47:00Z">
            <w:rPr>
              <w:ins w:id="6" w:author="Anne-Marie Cousineau" w:date="2025-07-09T17:41:00Z" w16du:dateUtc="2025-07-09T21:41:00Z"/>
              <w:rFonts w:ascii="Times New Roman" w:hAnsi="Times New Roman" w:cs="Times New Roman"/>
              <w:b/>
              <w:bCs/>
              <w:color w:val="000000" w:themeColor="text1"/>
              <w:lang w:val="en-CA"/>
            </w:rPr>
          </w:rPrChange>
        </w:rPr>
      </w:pPr>
      <w:bookmarkStart w:id="7" w:name="_Toc195699770"/>
      <w:bookmarkStart w:id="8" w:name="_Toc195699793"/>
      <w:bookmarkStart w:id="9" w:name="_Toc205543100"/>
      <w:bookmarkStart w:id="10" w:name="_Toc214025460"/>
      <w:r w:rsidRPr="00CC1CE8">
        <w:rPr>
          <w:rFonts w:ascii="Times New Roman" w:hAnsi="Times New Roman" w:cs="Times New Roman"/>
          <w:b/>
          <w:bCs/>
          <w:color w:val="000000" w:themeColor="text1"/>
          <w:rPrChange w:id="11" w:author="Anne-Marie Cousineau" w:date="2025-07-09T17:47:00Z" w16du:dateUtc="2025-07-09T21:47:00Z">
            <w:rPr>
              <w:rFonts w:ascii="Times New Roman" w:hAnsi="Times New Roman" w:cs="Times New Roman"/>
              <w:b/>
              <w:bCs/>
              <w:color w:val="000000" w:themeColor="text1"/>
              <w:lang w:val="en-CA"/>
            </w:rPr>
          </w:rPrChange>
        </w:rPr>
        <w:t>Résumé</w:t>
      </w:r>
      <w:bookmarkEnd w:id="7"/>
      <w:bookmarkEnd w:id="8"/>
      <w:bookmarkEnd w:id="9"/>
      <w:bookmarkEnd w:id="10"/>
    </w:p>
    <w:p w14:paraId="789CC492" w14:textId="77777777" w:rsidR="00254FE7" w:rsidRPr="00CC1CE8" w:rsidRDefault="00254FE7" w:rsidP="00B26B3E">
      <w:pPr>
        <w:pStyle w:val="p1"/>
        <w:spacing w:line="360" w:lineRule="auto"/>
        <w:ind w:firstLine="720"/>
        <w:jc w:val="both"/>
        <w:rPr>
          <w:lang w:val="fr-CA"/>
        </w:rPr>
      </w:pPr>
      <w:r w:rsidRPr="00CC1CE8">
        <w:rPr>
          <w:lang w:val="fr-CA"/>
        </w:rPr>
        <w:t xml:space="preserve">L'hiver est une saison exigeante pour les espèces d'oiseaux résidant dans les régions tempérées. Avec des températures sous zéro, une disponibilité alimentaire réduite et des journées plus courtes, les oiseaux qui ne migrent pas doivent adapter leur comportement et leurs dépenses énergétiques pour survivre à cette saison rigoureuse. De nombreuses espèces font face aux conditions hivernales en adoptant un comportement flexible comme changer leurs routines journalières et réduire leur métabolisme la nuit. L’hiver, en milieu urbain, les oiseaux sont confrontés à la fois à de nouveaux défis et à de nouvelles opportunités. Les zones urbaines offrent des microclimats constituant des refuges contre les intempéries et des sources d’alimentation plus fiables, mais elles apportent également une fragmentation de l'habitat et de la pollution lumineuse. En savoir plus sur l'écologie hivernale des oiseaux urbains résidents peut nous fournir des connaissances clés pour concevoir et améliorer les espaces verts urbains </w:t>
      </w:r>
      <w:proofErr w:type="gramStart"/>
      <w:r w:rsidRPr="00CC1CE8">
        <w:rPr>
          <w:lang w:val="fr-CA"/>
        </w:rPr>
        <w:t>de manière à ce</w:t>
      </w:r>
      <w:proofErr w:type="gramEnd"/>
      <w:r w:rsidRPr="00CC1CE8">
        <w:rPr>
          <w:lang w:val="fr-CA"/>
        </w:rPr>
        <w:t xml:space="preserve"> qu’ils profitent autant aux humains, qu’aux oiseaux, et ce à travers les saisons. </w:t>
      </w:r>
    </w:p>
    <w:p w14:paraId="312E086E" w14:textId="77777777" w:rsidR="00254FE7" w:rsidRPr="00CC1CE8" w:rsidRDefault="00254FE7" w:rsidP="00B26B3E">
      <w:pPr>
        <w:pStyle w:val="p1"/>
        <w:spacing w:line="360" w:lineRule="auto"/>
        <w:ind w:firstLine="720"/>
        <w:jc w:val="both"/>
        <w:rPr>
          <w:lang w:val="fr-CA"/>
        </w:rPr>
      </w:pPr>
      <w:r w:rsidRPr="00CC1CE8">
        <w:rPr>
          <w:lang w:val="fr-CA"/>
        </w:rPr>
        <w:t>Dans le premier chapitre de ma thèse, j'ai examiné l'utilisation à fine échelle de l’espace par les cardinaux rouges (</w:t>
      </w:r>
      <w:proofErr w:type="spellStart"/>
      <w:r w:rsidRPr="00CC1CE8">
        <w:rPr>
          <w:i/>
          <w:iCs/>
          <w:lang w:val="fr-CA"/>
        </w:rPr>
        <w:t>Cardinalis</w:t>
      </w:r>
      <w:proofErr w:type="spellEnd"/>
      <w:r w:rsidRPr="00CC1CE8">
        <w:rPr>
          <w:i/>
          <w:iCs/>
          <w:lang w:val="fr-CA"/>
        </w:rPr>
        <w:t xml:space="preserve"> </w:t>
      </w:r>
      <w:proofErr w:type="spellStart"/>
      <w:r w:rsidRPr="00CC1CE8">
        <w:rPr>
          <w:i/>
          <w:iCs/>
          <w:lang w:val="fr-CA"/>
        </w:rPr>
        <w:t>cardinalis</w:t>
      </w:r>
      <w:proofErr w:type="spellEnd"/>
      <w:r w:rsidRPr="00CC1CE8">
        <w:rPr>
          <w:lang w:val="fr-CA"/>
        </w:rPr>
        <w:t xml:space="preserve">) dans trois sites d’étude le long d’un gradient d’urbanisation, pendant l’hiver à Montréal, au Canada. À l'aide de la télémétrie VHF, j'ai suivi plusieurs individus afin d'évaluer comment la structure du paysage et les conditions environnementales, telles que la densité routière, l'accès aux mangeoires et la structure verticale de la végétation, influencent les schémas de déplacement et l'utilisation de l'habitat. Les cardinaux sélectionnent leur habitat à une échelle plus petite (rayon de 25 m) lorsque la présence humaine est plus prononcée, comparativement à une échelle plus grande dans notre site le moins urbanisé (rayon de 50 m). Les oiseaux passant l'hiver dans le site le plus urbanisé avaient en moyenne un territoire global environ trois fois plus grand que les oiseaux passant l'hiver dans des sites moins urbanisés. Enfin, les cardinaux étaient associés à différents types d'habitats (structure verticale de la végétation, nombre de routes pavées et proximité des mangeoires) en fonction du niveau d'urbanisation du site d’hivernage. Ces résultats soulignent l'importance de la conception d'espaces verts urbains à petite échelle et de la disponibilité des ressources hivernales pour soutenir les populations d'oiseaux résidents en milieu urbain. </w:t>
      </w:r>
    </w:p>
    <w:p w14:paraId="4E06334F" w14:textId="77777777" w:rsidR="00254FE7" w:rsidRDefault="00254FE7" w:rsidP="00B26B3E">
      <w:pPr>
        <w:pStyle w:val="p1"/>
        <w:spacing w:line="360" w:lineRule="auto"/>
        <w:ind w:firstLine="720"/>
        <w:jc w:val="both"/>
        <w:rPr>
          <w:lang w:val="fr-CA"/>
        </w:rPr>
      </w:pPr>
      <w:r w:rsidRPr="00CC1CE8">
        <w:rPr>
          <w:lang w:val="fr-CA"/>
        </w:rPr>
        <w:t>Dans mon deuxième chapitre, j'ai étudié comment certaines variables météorologiques temporelles dynamiques et les conditions météorologiques influencent le début et la fin de l'activité journalière du cardinal rouge hivernant à Montréal, au Canada. J'ai extrait les enregistrements de détection du Système Motus pour 64 cardinaux (les mêmes individus que dans le chapitre 1), suivis pendant trois hivers consécutifs. Une analyse des points de changement a été effectuée pour identifier précisément l'heure à laquelle les oiseaux commençaient leurs activités quotidiennes, ainsi que l'heure à laquelle ils les terminaient. Nous avons utilisé des données météorologiques pour étudier comment les cardinaux adaptent leur comportement d’alimentation hivernal à la température, à l’accumulation de neige au sol, aux précipitations, au l’effet décalé de la température et aux événements de froid soudains. J'ai constaté que le début des activités quotidiennes des cardinaux était principalement retardé par le froid, mais que lors des vagues de froid sous les -5 °C, les cardinaux devançaient leurs activités matinales. Les cardinaux ne devançaient la fin de leurs activités que lors de vagues de froid extrêmes (chutes de température d'au moins -10 °C). Ces résultats soulignent la flexibilité des cardinaux face aux conditions climatiques difficiles de l'hiver, qui peut jouer un rôle crucial dans leur survie hivernale et leur prospérité dans les zones urbaines. Pour conclure, ma thèse contribue à une meilleure compréhension de la manière dont les oiseaux résidents hivernaux réagissent aux interactions complexes entre le paysage urbain et les conditions hivernales locales extrêmes.</w:t>
      </w:r>
    </w:p>
    <w:p w14:paraId="3311FCF4" w14:textId="77777777" w:rsidR="00B26B3E" w:rsidRDefault="00B26B3E" w:rsidP="00B26B3E">
      <w:pPr>
        <w:pStyle w:val="p1"/>
        <w:spacing w:line="360" w:lineRule="auto"/>
        <w:ind w:firstLine="720"/>
        <w:jc w:val="both"/>
        <w:rPr>
          <w:lang w:val="fr-CA"/>
        </w:rPr>
      </w:pPr>
    </w:p>
    <w:p w14:paraId="4626D3CB" w14:textId="77777777" w:rsidR="00B26B3E" w:rsidRDefault="00B26B3E" w:rsidP="00B26B3E">
      <w:pPr>
        <w:pStyle w:val="p1"/>
        <w:spacing w:line="360" w:lineRule="auto"/>
        <w:ind w:firstLine="720"/>
        <w:jc w:val="both"/>
        <w:rPr>
          <w:lang w:val="fr-CA"/>
        </w:rPr>
      </w:pPr>
    </w:p>
    <w:p w14:paraId="173B2956" w14:textId="77777777" w:rsidR="00B26B3E" w:rsidRDefault="00B26B3E" w:rsidP="00B26B3E">
      <w:pPr>
        <w:pStyle w:val="p1"/>
        <w:spacing w:line="360" w:lineRule="auto"/>
        <w:ind w:firstLine="720"/>
        <w:jc w:val="both"/>
        <w:rPr>
          <w:lang w:val="fr-CA"/>
        </w:rPr>
      </w:pPr>
    </w:p>
    <w:p w14:paraId="3F7BD78B" w14:textId="77777777" w:rsidR="00B26B3E" w:rsidRDefault="00B26B3E" w:rsidP="00B26B3E">
      <w:pPr>
        <w:pStyle w:val="p1"/>
        <w:spacing w:line="360" w:lineRule="auto"/>
        <w:ind w:firstLine="720"/>
        <w:jc w:val="both"/>
        <w:rPr>
          <w:lang w:val="fr-CA"/>
        </w:rPr>
      </w:pPr>
    </w:p>
    <w:p w14:paraId="67E806F7" w14:textId="77777777" w:rsidR="00B26B3E" w:rsidRDefault="00B26B3E" w:rsidP="00B26B3E">
      <w:pPr>
        <w:pStyle w:val="p1"/>
        <w:spacing w:line="360" w:lineRule="auto"/>
        <w:ind w:firstLine="720"/>
        <w:jc w:val="both"/>
        <w:rPr>
          <w:lang w:val="fr-CA"/>
        </w:rPr>
      </w:pPr>
    </w:p>
    <w:p w14:paraId="4FF6F954" w14:textId="77777777" w:rsidR="00B26B3E" w:rsidRPr="00CC1CE8" w:rsidRDefault="00B26B3E" w:rsidP="00B26B3E">
      <w:pPr>
        <w:pStyle w:val="p1"/>
        <w:spacing w:line="360" w:lineRule="auto"/>
        <w:ind w:firstLine="720"/>
        <w:jc w:val="both"/>
        <w:rPr>
          <w:lang w:val="fr-CA"/>
        </w:rPr>
      </w:pPr>
    </w:p>
    <w:p w14:paraId="5EEB4540" w14:textId="77777777" w:rsidR="00254FE7" w:rsidRDefault="00254FE7" w:rsidP="00B26B3E">
      <w:pPr>
        <w:pStyle w:val="Heading1"/>
        <w:spacing w:line="360" w:lineRule="auto"/>
        <w:jc w:val="center"/>
        <w:rPr>
          <w:rFonts w:ascii="Times New Roman" w:hAnsi="Times New Roman" w:cs="Times New Roman"/>
          <w:b/>
          <w:bCs/>
          <w:color w:val="000000" w:themeColor="text1"/>
          <w:lang w:val="en-CA"/>
        </w:rPr>
      </w:pPr>
      <w:bookmarkStart w:id="12" w:name="_Toc195699768"/>
      <w:bookmarkStart w:id="13" w:name="_Toc195699791"/>
      <w:bookmarkStart w:id="14" w:name="_Toc205543101"/>
      <w:bookmarkStart w:id="15" w:name="_Toc214025461"/>
      <w:r w:rsidRPr="00CC1CE8">
        <w:rPr>
          <w:rFonts w:ascii="Times New Roman" w:hAnsi="Times New Roman" w:cs="Times New Roman"/>
          <w:b/>
          <w:bCs/>
          <w:color w:val="000000" w:themeColor="text1"/>
          <w:lang w:val="en-CA"/>
        </w:rPr>
        <w:t>Acknowledgements</w:t>
      </w:r>
      <w:bookmarkEnd w:id="12"/>
      <w:bookmarkEnd w:id="13"/>
      <w:bookmarkEnd w:id="14"/>
      <w:bookmarkEnd w:id="15"/>
    </w:p>
    <w:p w14:paraId="39040711" w14:textId="77777777" w:rsidR="00B26B3E" w:rsidRPr="00B26B3E" w:rsidRDefault="00B26B3E" w:rsidP="00B26B3E">
      <w:pPr>
        <w:rPr>
          <w:lang w:val="en-CA"/>
        </w:rPr>
      </w:pPr>
    </w:p>
    <w:p w14:paraId="02CC8324" w14:textId="77777777" w:rsidR="00254FE7" w:rsidRPr="00CC1CE8" w:rsidRDefault="00254FE7" w:rsidP="00B26B3E">
      <w:pPr>
        <w:spacing w:line="360" w:lineRule="auto"/>
        <w:rPr>
          <w:lang w:val="en-CA"/>
        </w:rPr>
      </w:pPr>
    </w:p>
    <w:p w14:paraId="7ACFBC37" w14:textId="77777777" w:rsidR="00254FE7" w:rsidRPr="00CC1CE8" w:rsidRDefault="00254FE7" w:rsidP="00B26B3E">
      <w:pPr>
        <w:pStyle w:val="p1"/>
        <w:spacing w:line="360" w:lineRule="auto"/>
        <w:jc w:val="both"/>
      </w:pPr>
      <w:r w:rsidRPr="00CC1CE8">
        <w:t>First, I would like to thank my incredible supervisors, Kyle Elliott and Barbara Frei, for this opportunity. I am grateful for your unwavering support, encouragement, and guidance through this project. Having you as mentors allowed me to develop valuable skills for my future as a biologist.</w:t>
      </w:r>
    </w:p>
    <w:p w14:paraId="0E747668" w14:textId="77777777" w:rsidR="00254FE7" w:rsidRPr="00CC1CE8" w:rsidRDefault="00254FE7" w:rsidP="00B26B3E">
      <w:pPr>
        <w:pStyle w:val="p1"/>
        <w:spacing w:line="360" w:lineRule="auto"/>
        <w:jc w:val="both"/>
      </w:pPr>
      <w:r w:rsidRPr="00CC1CE8">
        <w:t xml:space="preserve">I also want to thank the dedicated staff and volunteers at the McGill Bird Observatory, especially Shawna Sevigny, Ana Morales, and Barbara Frei, for banding the northern cardinals,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rsidRPr="00CC1CE8">
        <w:t>Piché</w:t>
      </w:r>
      <w:proofErr w:type="spellEnd"/>
      <w:r w:rsidRPr="00CC1CE8">
        <w:t xml:space="preserve">-Lebel, Laurianne </w:t>
      </w:r>
      <w:proofErr w:type="spellStart"/>
      <w:r w:rsidRPr="00CC1CE8">
        <w:t>Fallu</w:t>
      </w:r>
      <w:proofErr w:type="spellEnd"/>
      <w:r w:rsidRPr="00CC1CE8">
        <w:t xml:space="preserve">, Elliana Tomasso, and Mathilde </w:t>
      </w:r>
      <w:proofErr w:type="spellStart"/>
      <w:r w:rsidRPr="00CC1CE8">
        <w:t>Lefvert</w:t>
      </w:r>
      <w:proofErr w:type="spellEnd"/>
      <w:r w:rsidRPr="00CC1CE8">
        <w:t xml:space="preserve"> for your essential help in the field. Thanks to Jean and Richard Gregson for hosting a Motus tower in their backyard.</w:t>
      </w:r>
    </w:p>
    <w:p w14:paraId="24EF37E5" w14:textId="77777777" w:rsidR="00254FE7" w:rsidRPr="00CC1CE8" w:rsidRDefault="00254FE7" w:rsidP="00B26B3E">
      <w:pPr>
        <w:pStyle w:val="p1"/>
        <w:spacing w:line="360" w:lineRule="auto"/>
        <w:jc w:val="both"/>
      </w:pPr>
      <w:r w:rsidRPr="00CC1CE8">
        <w:t xml:space="preserve">Thank you to Concordia University for partnering on the Loyola campus tower installation, and to my committee members, Christina Davy, Carly Ziter, and Marcel </w:t>
      </w:r>
      <w:proofErr w:type="spellStart"/>
      <w:r w:rsidRPr="00CC1CE8">
        <w:t>Gahbauer</w:t>
      </w:r>
      <w:proofErr w:type="spellEnd"/>
      <w:r w:rsidRPr="00CC1CE8">
        <w:t>, for their valuable feedback. I’m also grateful to my Arctic Ecology Lab mates for their constant support and advice, and to McGill University and SSHRC for funding. Special thanks to Environment and Climate Change Canada for providing 80 nanotags across two field seasons!</w:t>
      </w:r>
    </w:p>
    <w:p w14:paraId="084003F1" w14:textId="77777777" w:rsidR="00254FE7" w:rsidRPr="00CC1CE8" w:rsidRDefault="00254FE7" w:rsidP="00B26B3E">
      <w:pPr>
        <w:pStyle w:val="p1"/>
        <w:spacing w:line="360" w:lineRule="auto"/>
        <w:jc w:val="both"/>
      </w:pPr>
      <w:r w:rsidRPr="00CC1CE8">
        <w:t xml:space="preserve">Finally, thank you to my family—Patricia, Gilbert, and Xi Chen—for your encouragements, support and patience with all my cardinal adventures. </w:t>
      </w:r>
    </w:p>
    <w:p w14:paraId="1AE3ED6D" w14:textId="77777777" w:rsidR="00254FE7" w:rsidRDefault="00254FE7" w:rsidP="00B26B3E">
      <w:pPr>
        <w:pStyle w:val="p1"/>
        <w:spacing w:line="360" w:lineRule="auto"/>
        <w:jc w:val="both"/>
      </w:pPr>
      <w:r w:rsidRPr="00CC1CE8">
        <w:t>And of course, thanks to the northern cardinals for being the best (and most feisty) work companions; these bright red birds will always have a special place in my heart.</w:t>
      </w:r>
    </w:p>
    <w:p w14:paraId="3AD643BE" w14:textId="77777777" w:rsidR="00B26B3E" w:rsidRDefault="00B26B3E" w:rsidP="00B26B3E">
      <w:pPr>
        <w:pStyle w:val="p1"/>
        <w:spacing w:line="360" w:lineRule="auto"/>
        <w:jc w:val="both"/>
      </w:pPr>
    </w:p>
    <w:p w14:paraId="5DC9DC87" w14:textId="77777777" w:rsidR="00B26B3E" w:rsidRPr="00CC1CE8" w:rsidRDefault="00B26B3E" w:rsidP="00B26B3E">
      <w:pPr>
        <w:pStyle w:val="p1"/>
        <w:spacing w:line="360" w:lineRule="auto"/>
        <w:jc w:val="both"/>
      </w:pPr>
    </w:p>
    <w:p w14:paraId="35181CE8" w14:textId="77777777" w:rsidR="00254FE7" w:rsidRPr="00CC1CE8" w:rsidRDefault="00254FE7" w:rsidP="00B26B3E">
      <w:pPr>
        <w:pStyle w:val="Heading1"/>
        <w:spacing w:line="360" w:lineRule="auto"/>
        <w:jc w:val="center"/>
        <w:rPr>
          <w:rFonts w:ascii="Times New Roman" w:hAnsi="Times New Roman" w:cs="Times New Roman"/>
          <w:i/>
          <w:iCs/>
          <w:color w:val="000000" w:themeColor="text1"/>
          <w:lang w:val="en-CA"/>
        </w:rPr>
      </w:pPr>
      <w:bookmarkStart w:id="16" w:name="_Toc195699767"/>
      <w:bookmarkStart w:id="17" w:name="_Toc195699790"/>
      <w:bookmarkStart w:id="18" w:name="_Toc205543102"/>
      <w:bookmarkStart w:id="19" w:name="_Toc214025462"/>
      <w:r w:rsidRPr="00CC1CE8">
        <w:rPr>
          <w:rFonts w:ascii="Times New Roman" w:hAnsi="Times New Roman" w:cs="Times New Roman"/>
          <w:i/>
          <w:iCs/>
          <w:color w:val="000000" w:themeColor="text1"/>
          <w:lang w:val="en-CA"/>
        </w:rPr>
        <w:t>Contribution of coauthors</w:t>
      </w:r>
      <w:bookmarkEnd w:id="16"/>
      <w:bookmarkEnd w:id="17"/>
      <w:bookmarkEnd w:id="18"/>
      <w:bookmarkEnd w:id="19"/>
    </w:p>
    <w:p w14:paraId="7919AD7F" w14:textId="77777777" w:rsidR="00254FE7" w:rsidRPr="00CC1CE8" w:rsidRDefault="00254FE7" w:rsidP="00B26B3E">
      <w:pPr>
        <w:spacing w:line="360" w:lineRule="auto"/>
        <w:jc w:val="both"/>
        <w:rPr>
          <w:lang w:val="en-CA"/>
        </w:rPr>
      </w:pPr>
    </w:p>
    <w:p w14:paraId="6921CA55" w14:textId="77777777" w:rsidR="00254FE7" w:rsidRPr="00CC1CE8"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lang w:val="en-CA"/>
        </w:rPr>
        <w:tab/>
        <w:t xml:space="preserve">I designed, conducted and analyzed all experiments of this thesis with the help of Dr. Kyle Elliott and Dr. Barbara Frei, except for the initial design and collection of northern cardinal tracking data by co-author Barbara Frei during the winter of 2022 and 2023, which served as a pilot project for the first chapter. Field technicians under my supervision and I collected all the GPS locations and tracking data for the northern cardinals between 2023 and 2025. We manually tracked cardinals using telemetry between October and May, approximately 3 to 4 times per week. </w:t>
      </w:r>
      <w:proofErr w:type="gramStart"/>
      <w:r w:rsidRPr="00CC1CE8">
        <w:rPr>
          <w:rFonts w:ascii="Times New Roman" w:hAnsi="Times New Roman" w:cs="Times New Roman"/>
          <w:lang w:val="en-CA"/>
        </w:rPr>
        <w:t>All of</w:t>
      </w:r>
      <w:proofErr w:type="gramEnd"/>
      <w:r w:rsidRPr="00CC1CE8">
        <w:rPr>
          <w:rFonts w:ascii="Times New Roman" w:hAnsi="Times New Roman" w:cs="Times New Roman"/>
          <w:lang w:val="en-CA"/>
        </w:rPr>
        <w:t xml:space="preserve"> the data collection occurred on the island of Montreal, more specifically on the west island and in the Notre-Dame-de-Grâce neighbourhood.</w:t>
      </w:r>
    </w:p>
    <w:p w14:paraId="505C1FFB" w14:textId="77777777" w:rsidR="00254FE7" w:rsidRPr="00CC1CE8" w:rsidRDefault="00254FE7" w:rsidP="00B26B3E">
      <w:pPr>
        <w:spacing w:line="360" w:lineRule="auto"/>
        <w:jc w:val="both"/>
        <w:rPr>
          <w:rFonts w:ascii="Times New Roman" w:hAnsi="Times New Roman" w:cs="Times New Roman"/>
          <w:lang w:val="en-CA"/>
        </w:rPr>
      </w:pPr>
    </w:p>
    <w:p w14:paraId="7943B8BF" w14:textId="77777777" w:rsidR="00254FE7"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lang w:val="en-CA"/>
        </w:rPr>
        <w:tab/>
        <w:t>The coauthor of chapter two (Dr. Andrew Beauchamp from Western University of London – Ontario) contributed significantly by performing changepoint analyses on the data collected through the Motus receiver towers. I completed the statistical analyses and wrote both chapters with the help of coauthors. I wrote both chapters and the literature review with the help of Dr. Kyle Elliott and Dr. Barbara Frei.</w:t>
      </w:r>
    </w:p>
    <w:p w14:paraId="314BD368" w14:textId="77777777" w:rsidR="00B26B3E" w:rsidRPr="00CC1CE8" w:rsidRDefault="00B26B3E" w:rsidP="00B26B3E">
      <w:pPr>
        <w:spacing w:line="360" w:lineRule="auto"/>
        <w:jc w:val="both"/>
        <w:rPr>
          <w:rFonts w:ascii="Times New Roman" w:hAnsi="Times New Roman" w:cs="Times New Roman"/>
          <w:lang w:val="en-CA"/>
        </w:rPr>
      </w:pPr>
    </w:p>
    <w:p w14:paraId="36136C0D" w14:textId="77777777" w:rsidR="00254FE7" w:rsidRPr="00CC1CE8" w:rsidRDefault="00254FE7" w:rsidP="00254FE7">
      <w:pPr>
        <w:spacing w:line="276" w:lineRule="auto"/>
        <w:rPr>
          <w:rFonts w:ascii="Times New Roman" w:hAnsi="Times New Roman" w:cs="Times New Roman"/>
          <w:lang w:val="en-CA"/>
        </w:rPr>
      </w:pPr>
    </w:p>
    <w:p w14:paraId="22250185" w14:textId="77777777" w:rsidR="00254FE7" w:rsidRPr="00CC1CE8" w:rsidRDefault="00254FE7" w:rsidP="00254FE7">
      <w:pPr>
        <w:spacing w:line="276" w:lineRule="auto"/>
        <w:rPr>
          <w:rFonts w:ascii="Times New Roman" w:hAnsi="Times New Roman" w:cs="Times New Roman"/>
          <w:lang w:val="en-CA"/>
        </w:rPr>
      </w:pPr>
    </w:p>
    <w:p w14:paraId="00B81A25" w14:textId="77777777" w:rsidR="00254FE7" w:rsidRPr="00CC1CE8" w:rsidRDefault="00254FE7" w:rsidP="00254FE7">
      <w:pPr>
        <w:spacing w:line="276" w:lineRule="auto"/>
        <w:rPr>
          <w:rFonts w:ascii="Times New Roman" w:hAnsi="Times New Roman" w:cs="Times New Roman"/>
          <w:lang w:val="en-CA"/>
        </w:rPr>
      </w:pPr>
    </w:p>
    <w:p w14:paraId="31CFB437" w14:textId="77777777" w:rsidR="00254FE7" w:rsidRPr="00CC1CE8" w:rsidRDefault="00254FE7" w:rsidP="00254FE7">
      <w:pPr>
        <w:spacing w:line="276" w:lineRule="auto"/>
        <w:rPr>
          <w:rFonts w:ascii="Times New Roman" w:hAnsi="Times New Roman" w:cs="Times New Roman"/>
          <w:lang w:val="en-CA"/>
        </w:rPr>
      </w:pPr>
    </w:p>
    <w:p w14:paraId="0841735C" w14:textId="77777777" w:rsidR="00254FE7" w:rsidRPr="00CC1CE8" w:rsidRDefault="00254FE7" w:rsidP="00254FE7">
      <w:pPr>
        <w:spacing w:line="276" w:lineRule="auto"/>
        <w:rPr>
          <w:rFonts w:ascii="Times New Roman" w:hAnsi="Times New Roman" w:cs="Times New Roman"/>
          <w:lang w:val="en-CA"/>
        </w:rPr>
      </w:pPr>
    </w:p>
    <w:p w14:paraId="51F33313" w14:textId="77777777" w:rsidR="00254FE7" w:rsidRPr="00CC1CE8" w:rsidRDefault="00254FE7" w:rsidP="00254FE7">
      <w:pPr>
        <w:spacing w:line="276" w:lineRule="auto"/>
        <w:rPr>
          <w:rFonts w:ascii="Times New Roman" w:hAnsi="Times New Roman" w:cs="Times New Roman"/>
          <w:lang w:val="en-CA"/>
        </w:rPr>
      </w:pPr>
    </w:p>
    <w:p w14:paraId="79FB4D42" w14:textId="77777777" w:rsidR="00254FE7" w:rsidRDefault="00254FE7" w:rsidP="00254FE7">
      <w:pPr>
        <w:spacing w:line="276" w:lineRule="auto"/>
        <w:rPr>
          <w:rFonts w:ascii="Times New Roman" w:hAnsi="Times New Roman" w:cs="Times New Roman"/>
          <w:lang w:val="en-CA"/>
        </w:rPr>
      </w:pPr>
    </w:p>
    <w:p w14:paraId="30294C19" w14:textId="77777777" w:rsidR="00B26B3E" w:rsidRDefault="00B26B3E" w:rsidP="00254FE7">
      <w:pPr>
        <w:spacing w:line="276" w:lineRule="auto"/>
        <w:rPr>
          <w:rFonts w:ascii="Times New Roman" w:hAnsi="Times New Roman" w:cs="Times New Roman"/>
          <w:lang w:val="en-CA"/>
        </w:rPr>
      </w:pPr>
    </w:p>
    <w:p w14:paraId="684D3389" w14:textId="77777777" w:rsidR="00B26B3E" w:rsidRDefault="00B26B3E" w:rsidP="00254FE7">
      <w:pPr>
        <w:spacing w:line="276" w:lineRule="auto"/>
        <w:rPr>
          <w:rFonts w:ascii="Times New Roman" w:hAnsi="Times New Roman" w:cs="Times New Roman"/>
          <w:lang w:val="en-CA"/>
        </w:rPr>
      </w:pPr>
    </w:p>
    <w:p w14:paraId="5B7B5401" w14:textId="77777777" w:rsidR="00B26B3E" w:rsidRDefault="00B26B3E" w:rsidP="00254FE7">
      <w:pPr>
        <w:spacing w:line="276" w:lineRule="auto"/>
        <w:rPr>
          <w:rFonts w:ascii="Times New Roman" w:hAnsi="Times New Roman" w:cs="Times New Roman"/>
          <w:lang w:val="en-CA"/>
        </w:rPr>
      </w:pPr>
    </w:p>
    <w:p w14:paraId="6DD3E073" w14:textId="77777777" w:rsidR="00B26B3E" w:rsidRPr="00CC1CE8" w:rsidRDefault="00B26B3E" w:rsidP="00254FE7">
      <w:pPr>
        <w:spacing w:line="276" w:lineRule="auto"/>
        <w:rPr>
          <w:rFonts w:ascii="Times New Roman" w:hAnsi="Times New Roman" w:cs="Times New Roman"/>
          <w:lang w:val="en-CA"/>
        </w:rPr>
      </w:pPr>
    </w:p>
    <w:p w14:paraId="38CFCE0B" w14:textId="77777777" w:rsidR="00254FE7" w:rsidRPr="00CC1CE8" w:rsidRDefault="00254FE7" w:rsidP="00254FE7">
      <w:pPr>
        <w:spacing w:line="276" w:lineRule="auto"/>
        <w:rPr>
          <w:rFonts w:ascii="Times New Roman" w:hAnsi="Times New Roman" w:cs="Times New Roman"/>
          <w:lang w:val="en-CA"/>
        </w:rPr>
      </w:pPr>
    </w:p>
    <w:p w14:paraId="17205996" w14:textId="77777777" w:rsidR="00254FE7" w:rsidRPr="00CC1CE8" w:rsidRDefault="00254FE7" w:rsidP="00254FE7">
      <w:pPr>
        <w:spacing w:line="276" w:lineRule="auto"/>
        <w:jc w:val="both"/>
        <w:rPr>
          <w:rFonts w:ascii="Times New Roman" w:hAnsi="Times New Roman" w:cs="Times New Roman"/>
          <w:lang w:val="en-CA"/>
        </w:rPr>
      </w:pPr>
    </w:p>
    <w:p w14:paraId="4F197DF2" w14:textId="77777777" w:rsidR="00254FE7" w:rsidRPr="00CC1CE8" w:rsidRDefault="00254FE7" w:rsidP="00254FE7">
      <w:pPr>
        <w:spacing w:line="276" w:lineRule="auto"/>
        <w:jc w:val="both"/>
        <w:rPr>
          <w:rFonts w:ascii="Times New Roman" w:hAnsi="Times New Roman" w:cs="Times New Roman"/>
          <w:lang w:val="en-CA"/>
        </w:rPr>
      </w:pPr>
    </w:p>
    <w:p w14:paraId="20019E6F" w14:textId="77777777" w:rsidR="00254FE7" w:rsidRPr="00CC1CE8" w:rsidRDefault="00254FE7" w:rsidP="00254FE7">
      <w:pPr>
        <w:pStyle w:val="Heading1"/>
        <w:rPr>
          <w:rFonts w:ascii="Times New Roman" w:hAnsi="Times New Roman" w:cs="Times New Roman"/>
          <w:b/>
          <w:bCs/>
          <w:color w:val="000000" w:themeColor="text1"/>
          <w:lang w:val="en-CA"/>
        </w:rPr>
      </w:pPr>
      <w:bookmarkStart w:id="20" w:name="_Toc205543103"/>
      <w:bookmarkStart w:id="21" w:name="_Toc214025463"/>
      <w:r w:rsidRPr="00CC1CE8">
        <w:rPr>
          <w:rFonts w:ascii="Times New Roman" w:hAnsi="Times New Roman" w:cs="Times New Roman"/>
          <w:b/>
          <w:bCs/>
          <w:color w:val="000000" w:themeColor="text1"/>
          <w:lang w:val="en-CA"/>
        </w:rPr>
        <w:t>List of figures</w:t>
      </w:r>
      <w:bookmarkEnd w:id="20"/>
      <w:bookmarkEnd w:id="21"/>
    </w:p>
    <w:p w14:paraId="7927C2EA" w14:textId="77777777" w:rsidR="00254FE7" w:rsidRPr="00CC1CE8" w:rsidRDefault="00254FE7" w:rsidP="00254FE7">
      <w:pPr>
        <w:spacing w:line="276" w:lineRule="auto"/>
        <w:jc w:val="both"/>
        <w:rPr>
          <w:rFonts w:ascii="Times New Roman" w:hAnsi="Times New Roman" w:cs="Times New Roman"/>
          <w:b/>
          <w:bCs/>
          <w:lang w:val="en-CA"/>
        </w:rPr>
      </w:pPr>
    </w:p>
    <w:p w14:paraId="056D8CDD" w14:textId="61A1B77D" w:rsidR="00254FE7" w:rsidRPr="00CD184B" w:rsidRDefault="00254FE7" w:rsidP="00254FE7">
      <w:pPr>
        <w:spacing w:line="276" w:lineRule="auto"/>
        <w:jc w:val="both"/>
        <w:rPr>
          <w:rFonts w:ascii="Times New Roman" w:hAnsi="Times New Roman" w:cs="Times New Roman"/>
          <w:lang w:val="en-CA"/>
        </w:rPr>
      </w:pPr>
      <w:r w:rsidRPr="00CD184B">
        <w:rPr>
          <w:rFonts w:ascii="Times New Roman" w:hAnsi="Times New Roman" w:cs="Times New Roman"/>
          <w:b/>
          <w:lang w:val="en-CA"/>
        </w:rPr>
        <w:t>Figure 1.</w:t>
      </w:r>
      <w:r w:rsidRPr="00CD184B">
        <w:rPr>
          <w:rFonts w:ascii="Times New Roman" w:hAnsi="Times New Roman" w:cs="Times New Roman"/>
          <w:lang w:val="en-CA"/>
        </w:rPr>
        <w:t xml:space="preserve"> Built-up areas in the Montreal CMA (Census Metropolitan Area), in 1951, 1986 and 2011 (</w:t>
      </w:r>
      <w:proofErr w:type="spellStart"/>
      <w:r w:rsidRPr="00CD184B">
        <w:rPr>
          <w:rFonts w:ascii="Times New Roman" w:hAnsi="Times New Roman" w:cs="Times New Roman"/>
          <w:lang w:val="en-CA"/>
        </w:rPr>
        <w:t>Nazarnia</w:t>
      </w:r>
      <w:proofErr w:type="spellEnd"/>
      <w:r w:rsidRPr="00CD184B">
        <w:rPr>
          <w:rFonts w:ascii="Times New Roman" w:hAnsi="Times New Roman" w:cs="Times New Roman"/>
          <w:lang w:val="en-CA"/>
        </w:rPr>
        <w:t xml:space="preserve"> et al., 2016). In green are the few remaining large urban green spaces on the island of Montreal. This map was adapted from </w:t>
      </w:r>
      <w:proofErr w:type="spellStart"/>
      <w:r w:rsidRPr="00CD184B">
        <w:rPr>
          <w:rFonts w:ascii="Times New Roman" w:hAnsi="Times New Roman" w:cs="Times New Roman"/>
          <w:lang w:val="en-CA"/>
        </w:rPr>
        <w:t>Nazarnia</w:t>
      </w:r>
      <w:proofErr w:type="spellEnd"/>
      <w:r w:rsidRPr="00CD184B">
        <w:rPr>
          <w:rFonts w:ascii="Times New Roman" w:hAnsi="Times New Roman" w:cs="Times New Roman"/>
          <w:lang w:val="en-CA"/>
        </w:rPr>
        <w:t xml:space="preserve"> et al. (2016; Fig 4)</w:t>
      </w:r>
      <w:ins w:id="22" w:author="Anne-Marie Cousineau" w:date="2025-07-09T17:51:00Z" w16du:dateUtc="2025-07-09T21:51:00Z">
        <w:r w:rsidRPr="00CD184B">
          <w:rPr>
            <w:rFonts w:ascii="Times New Roman" w:hAnsi="Times New Roman" w:cs="Times New Roman"/>
            <w:lang w:val="en-CA"/>
          </w:rPr>
          <w:t>.</w:t>
        </w:r>
      </w:ins>
      <w:r w:rsidRPr="00CD184B">
        <w:rPr>
          <w:rFonts w:ascii="Times New Roman" w:hAnsi="Times New Roman" w:cs="Times New Roman"/>
          <w:lang w:val="en-CA"/>
        </w:rPr>
        <w:t xml:space="preserve"> ………………………….</w:t>
      </w:r>
      <w:r w:rsidR="00CE4342">
        <w:rPr>
          <w:rFonts w:ascii="Times New Roman" w:hAnsi="Times New Roman" w:cs="Times New Roman"/>
          <w:lang w:val="en-CA"/>
        </w:rPr>
        <w:t>19</w:t>
      </w:r>
    </w:p>
    <w:p w14:paraId="56C1A585" w14:textId="77777777" w:rsidR="00254FE7" w:rsidRPr="00CC1CE8" w:rsidRDefault="00254FE7" w:rsidP="00254FE7">
      <w:pPr>
        <w:spacing w:line="276" w:lineRule="auto"/>
        <w:jc w:val="both"/>
        <w:rPr>
          <w:rFonts w:ascii="Times New Roman" w:hAnsi="Times New Roman" w:cs="Times New Roman"/>
          <w:lang w:val="en-CA"/>
        </w:rPr>
      </w:pPr>
    </w:p>
    <w:p w14:paraId="5DF7B1BC" w14:textId="3D451BF4" w:rsidR="00254FE7" w:rsidRPr="00CC1CE8" w:rsidRDefault="00254FE7" w:rsidP="00254FE7">
      <w:pPr>
        <w:spacing w:line="276" w:lineRule="auto"/>
        <w:jc w:val="both"/>
        <w:rPr>
          <w:rFonts w:ascii="Times New Roman" w:hAnsi="Times New Roman" w:cs="Times New Roman"/>
          <w:noProof/>
          <w:lang w:val="en-CA"/>
        </w:rPr>
      </w:pPr>
      <w:r w:rsidRPr="00CC1CE8">
        <w:rPr>
          <w:rFonts w:ascii="Times New Roman" w:hAnsi="Times New Roman" w:cs="Times New Roman"/>
          <w:b/>
          <w:bCs/>
          <w:lang w:val="en-CA"/>
        </w:rPr>
        <w:t>Figure 2.</w:t>
      </w:r>
      <w:r w:rsidRPr="00CC1CE8">
        <w:rPr>
          <w:rFonts w:ascii="Times New Roman" w:hAnsi="Times New Roman" w:cs="Times New Roman"/>
          <w:lang w:val="en-CA"/>
        </w:rPr>
        <w:t xml:space="preserve"> </w:t>
      </w:r>
      <w:r w:rsidRPr="00CC1CE8">
        <w:rPr>
          <w:rFonts w:ascii="Times New Roman" w:hAnsi="Times New Roman" w:cs="Times New Roman"/>
          <w:noProof/>
          <w:lang w:val="en-CA"/>
        </w:rPr>
        <w:t>Examples of the different orders of habitat selection suggested by Johnson in 1980. The first order corresponds to the distribution range of the northern cardinal, the second order corresponds to the home ranges of a group of cardinal, the third order shows the core and total home range of a single cardinal and the fourth order shows the various food items that cardinals may forage on at specific locations. …………………………………………………..…………2</w:t>
      </w:r>
      <w:r w:rsidR="00CE4342">
        <w:rPr>
          <w:rFonts w:ascii="Times New Roman" w:hAnsi="Times New Roman" w:cs="Times New Roman"/>
          <w:noProof/>
          <w:lang w:val="en-CA"/>
        </w:rPr>
        <w:t>0</w:t>
      </w:r>
    </w:p>
    <w:p w14:paraId="026A7203" w14:textId="77777777" w:rsidR="00254FE7" w:rsidRPr="00CC1CE8" w:rsidRDefault="00254FE7" w:rsidP="00254FE7">
      <w:pPr>
        <w:spacing w:line="276" w:lineRule="auto"/>
        <w:jc w:val="both"/>
        <w:rPr>
          <w:rFonts w:ascii="Times New Roman" w:hAnsi="Times New Roman" w:cs="Times New Roman"/>
          <w:noProof/>
          <w:lang w:val="en-CA"/>
        </w:rPr>
      </w:pPr>
    </w:p>
    <w:p w14:paraId="48A4821B" w14:textId="067F194D"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hAnsi="Times New Roman" w:cs="Times New Roman"/>
          <w:b/>
          <w:lang w:val="en-CA"/>
        </w:rPr>
        <w:t>Figure 3.</w:t>
      </w:r>
      <w:r w:rsidRPr="00CC1CE8">
        <w:rPr>
          <w:rFonts w:ascii="Times New Roman" w:hAnsi="Times New Roman" w:cs="Times New Roman"/>
          <w:lang w:val="en-CA"/>
        </w:rPr>
        <w:t xml:space="preserve"> </w:t>
      </w:r>
      <w:r w:rsidRPr="00CC1CE8">
        <w:rPr>
          <w:rFonts w:ascii="Times New Roman" w:hAnsi="Times New Roman" w:cs="Times New Roman"/>
          <w:color w:val="000000" w:themeColor="text1"/>
          <w:lang w:val="en-CA"/>
        </w:rPr>
        <w:t>Examples of Lotek Motus tags on both male (left, photo taken by Émile Brisson-</w:t>
      </w:r>
      <w:proofErr w:type="spellStart"/>
      <w:r w:rsidRPr="00CC1CE8">
        <w:rPr>
          <w:rFonts w:ascii="Times New Roman" w:hAnsi="Times New Roman" w:cs="Times New Roman"/>
          <w:color w:val="000000" w:themeColor="text1"/>
          <w:lang w:val="en-CA"/>
        </w:rPr>
        <w:t>Curadeau</w:t>
      </w:r>
      <w:proofErr w:type="spellEnd"/>
      <w:r w:rsidRPr="00CC1CE8">
        <w:rPr>
          <w:rFonts w:ascii="Times New Roman" w:hAnsi="Times New Roman" w:cs="Times New Roman"/>
          <w:color w:val="000000" w:themeColor="text1"/>
          <w:lang w:val="en-CA"/>
        </w:rPr>
        <w:t>) and female northern cardinals (right, photo taken by Shawna Sevigny) at the McGill Bird Observatory in Montreal, Quebec, Canada. …………………………………………</w:t>
      </w:r>
      <w:proofErr w:type="gramStart"/>
      <w:r w:rsidRPr="00CC1CE8">
        <w:rPr>
          <w:rFonts w:ascii="Times New Roman" w:hAnsi="Times New Roman" w:cs="Times New Roman"/>
          <w:color w:val="000000" w:themeColor="text1"/>
          <w:lang w:val="en-CA"/>
        </w:rPr>
        <w:t>…..</w:t>
      </w:r>
      <w:proofErr w:type="gramEnd"/>
      <w:r w:rsidRPr="00CC1CE8">
        <w:rPr>
          <w:rFonts w:ascii="Times New Roman" w:hAnsi="Times New Roman" w:cs="Times New Roman"/>
          <w:color w:val="000000" w:themeColor="text1"/>
          <w:lang w:val="en-CA"/>
        </w:rPr>
        <w:t>…</w:t>
      </w:r>
      <w:r w:rsidR="00CE4342">
        <w:rPr>
          <w:rFonts w:ascii="Times New Roman" w:hAnsi="Times New Roman" w:cs="Times New Roman"/>
          <w:color w:val="000000" w:themeColor="text1"/>
          <w:lang w:val="en-CA"/>
        </w:rPr>
        <w:t>2</w:t>
      </w:r>
      <w:r w:rsidR="007F4EB1">
        <w:rPr>
          <w:rFonts w:ascii="Times New Roman" w:hAnsi="Times New Roman" w:cs="Times New Roman"/>
          <w:color w:val="000000" w:themeColor="text1"/>
          <w:lang w:val="en-CA"/>
        </w:rPr>
        <w:t>6</w:t>
      </w:r>
    </w:p>
    <w:p w14:paraId="6A20154F" w14:textId="77777777" w:rsidR="00254FE7" w:rsidRPr="00CC1CE8" w:rsidRDefault="00254FE7" w:rsidP="00254FE7">
      <w:pPr>
        <w:spacing w:line="276" w:lineRule="auto"/>
        <w:jc w:val="both"/>
        <w:rPr>
          <w:rFonts w:ascii="Times New Roman" w:hAnsi="Times New Roman" w:cs="Times New Roman"/>
          <w:color w:val="000000" w:themeColor="text1"/>
          <w:lang w:val="en-CA"/>
        </w:rPr>
      </w:pPr>
    </w:p>
    <w:p w14:paraId="6BDE5DD3" w14:textId="23A6E707"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color w:val="000000" w:themeColor="text1"/>
          <w:lang w:val="en-CA"/>
        </w:rPr>
        <w:t>Figure 4.</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lang w:val="en-CA"/>
        </w:rPr>
        <w:t>Male (left) and female (right) cardinal at the Montreal Botanical Gardens, Quebec, Canada in 2024 (Photo credit: Anne-Marie Cousineau). …………………………………………</w:t>
      </w:r>
      <w:r w:rsidR="007F4EB1">
        <w:rPr>
          <w:rFonts w:ascii="Times New Roman" w:hAnsi="Times New Roman" w:cs="Times New Roman"/>
          <w:lang w:val="en-CA"/>
        </w:rPr>
        <w:t>2</w:t>
      </w:r>
      <w:r w:rsidRPr="00CC1CE8">
        <w:rPr>
          <w:rFonts w:ascii="Times New Roman" w:hAnsi="Times New Roman" w:cs="Times New Roman"/>
          <w:lang w:val="en-CA"/>
        </w:rPr>
        <w:t>6</w:t>
      </w:r>
    </w:p>
    <w:p w14:paraId="4CC25798" w14:textId="77777777" w:rsidR="00254FE7" w:rsidRPr="00CC1CE8" w:rsidRDefault="00254FE7" w:rsidP="00254FE7">
      <w:pPr>
        <w:spacing w:line="276" w:lineRule="auto"/>
        <w:jc w:val="both"/>
        <w:rPr>
          <w:rFonts w:ascii="Times New Roman" w:hAnsi="Times New Roman" w:cs="Times New Roman"/>
          <w:lang w:val="en-CA"/>
        </w:rPr>
      </w:pPr>
    </w:p>
    <w:p w14:paraId="56A74A4B" w14:textId="41A5C6BB"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lang w:val="en-CA"/>
        </w:rPr>
        <w:t>Figure 5.</w:t>
      </w:r>
      <w:r w:rsidRPr="00CC1CE8">
        <w:rPr>
          <w:rFonts w:ascii="Times New Roman" w:hAnsi="Times New Roman" w:cs="Times New Roman"/>
          <w:lang w:val="en-CA"/>
        </w:rPr>
        <w:t xml:space="preserve"> Banded and tagged northern cardinal at the McGill Bird Observatory during the 2023 field season in Montreal, Quebec, Canada (Photo credit: Ron Rind). ……………………………</w:t>
      </w:r>
      <w:r w:rsidR="00487114">
        <w:rPr>
          <w:rFonts w:ascii="Times New Roman" w:hAnsi="Times New Roman" w:cs="Times New Roman"/>
          <w:lang w:val="en-CA"/>
        </w:rPr>
        <w:t>2</w:t>
      </w:r>
      <w:r w:rsidRPr="00CC1CE8">
        <w:rPr>
          <w:rFonts w:ascii="Times New Roman" w:hAnsi="Times New Roman" w:cs="Times New Roman"/>
          <w:lang w:val="en-CA"/>
        </w:rPr>
        <w:t>6</w:t>
      </w:r>
    </w:p>
    <w:p w14:paraId="6ADA048C" w14:textId="77777777" w:rsidR="00254FE7" w:rsidRPr="00CC1CE8" w:rsidRDefault="00254FE7" w:rsidP="00254FE7">
      <w:pPr>
        <w:spacing w:line="276" w:lineRule="auto"/>
        <w:jc w:val="both"/>
        <w:rPr>
          <w:rFonts w:ascii="Times New Roman" w:hAnsi="Times New Roman" w:cs="Times New Roman"/>
          <w:lang w:val="en-CA"/>
        </w:rPr>
      </w:pPr>
    </w:p>
    <w:p w14:paraId="48ED5EE1" w14:textId="2DADC24B"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hAnsi="Times New Roman" w:cs="Times New Roman"/>
          <w:b/>
          <w:bCs/>
          <w:lang w:val="en-CA"/>
        </w:rPr>
        <w:t>Figure 1.1.</w:t>
      </w:r>
      <w:r w:rsidRPr="00CC1CE8">
        <w:rPr>
          <w:rFonts w:ascii="Times New Roman" w:hAnsi="Times New Roman" w:cs="Times New Roman"/>
          <w:lang w:val="en-CA"/>
        </w:rPr>
        <w:t xml:space="preserve"> </w:t>
      </w:r>
      <w:r w:rsidRPr="00CC1CE8">
        <w:rPr>
          <w:rFonts w:ascii="Times New Roman" w:hAnsi="Times New Roman" w:cs="Times New Roman"/>
          <w:color w:val="000000" w:themeColor="text1"/>
          <w:lang w:val="en-CA"/>
        </w:rPr>
        <w:t>Study locations on the Island of Montreal</w:t>
      </w:r>
      <w:r w:rsidRPr="00CC1CE8">
        <w:rPr>
          <w:rFonts w:ascii="Times New Roman" w:hAnsi="Times New Roman" w:cs="Times New Roman"/>
          <w:b/>
          <w:color w:val="000000" w:themeColor="text1"/>
          <w:lang w:val="en-CA"/>
        </w:rPr>
        <w:t xml:space="preserve"> </w:t>
      </w:r>
      <w:r w:rsidRPr="00CC1CE8">
        <w:rPr>
          <w:rFonts w:ascii="Times New Roman" w:hAnsi="Times New Roman" w:cs="Times New Roman"/>
          <w:color w:val="000000" w:themeColor="text1"/>
          <w:lang w:val="en-CA"/>
        </w:rPr>
        <w:t xml:space="preserve">A) The McGill Bird Observatory (MBO) served as the less urban location out of the three (2% of the area covered by streets and/or roads). It’s located in Sainte-Anne-de-Bellevue on the west side of the island. B) The residential area of Baie </w:t>
      </w:r>
      <w:proofErr w:type="spellStart"/>
      <w:r w:rsidRPr="00CC1CE8">
        <w:rPr>
          <w:rFonts w:ascii="Times New Roman" w:hAnsi="Times New Roman" w:cs="Times New Roman"/>
          <w:color w:val="000000" w:themeColor="text1"/>
          <w:lang w:val="en-CA"/>
        </w:rPr>
        <w:t>d’Urfé</w:t>
      </w:r>
      <w:proofErr w:type="spellEnd"/>
      <w:r w:rsidRPr="00CC1CE8">
        <w:rPr>
          <w:rFonts w:ascii="Times New Roman" w:hAnsi="Times New Roman" w:cs="Times New Roman"/>
          <w:color w:val="000000" w:themeColor="text1"/>
          <w:lang w:val="en-CA"/>
        </w:rPr>
        <w:t xml:space="preserve"> (BDU) served as an intermediately urbanized location (5% of the area covered by streets and/or roads). C) Concordia University (CON) in the Notre-Dame-de-Grâce neighbourhood served as the most urban location (13% of the area covered by streets and/or roads). ……………</w:t>
      </w:r>
      <w:r w:rsidR="00487114">
        <w:rPr>
          <w:rFonts w:ascii="Times New Roman" w:hAnsi="Times New Roman" w:cs="Times New Roman"/>
          <w:color w:val="000000" w:themeColor="text1"/>
          <w:lang w:val="en-CA"/>
        </w:rPr>
        <w:t>37</w:t>
      </w:r>
    </w:p>
    <w:p w14:paraId="555DA67E" w14:textId="77777777" w:rsidR="00254FE7" w:rsidRPr="00CC1CE8" w:rsidRDefault="00254FE7" w:rsidP="00254FE7">
      <w:pPr>
        <w:spacing w:line="276" w:lineRule="auto"/>
        <w:jc w:val="both"/>
        <w:rPr>
          <w:rFonts w:ascii="Times New Roman" w:hAnsi="Times New Roman" w:cs="Times New Roman"/>
          <w:color w:val="000000" w:themeColor="text1"/>
          <w:lang w:val="en-CA"/>
        </w:rPr>
      </w:pPr>
    </w:p>
    <w:p w14:paraId="04C917ED" w14:textId="6C3A1CD3"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color w:val="000000" w:themeColor="text1"/>
          <w:lang w:val="en-CA"/>
        </w:rPr>
        <w:t>Figure 1.2.</w:t>
      </w:r>
      <w:r w:rsidRPr="00CC1CE8">
        <w:rPr>
          <w:rFonts w:ascii="Times New Roman" w:hAnsi="Times New Roman" w:cs="Times New Roman"/>
          <w:color w:val="000000" w:themeColor="text1"/>
          <w:lang w:val="en-CA"/>
        </w:rPr>
        <w:t xml:space="preserve"> Number of northern cardinal observations per party hours between the 1920s and the 2010s according to state (United States of America) or province (Canada) as part of the Audubon Christmas Bird Count. As the years progress, we can see a steady increase in the number of cardinals reported in the United States and a propagation northward until it reaches southern Quebec in the 1960s. This figure highlights the steady increase of the cardinal’s northern distribution in Quebec during winter. …………………………………………………………….</w:t>
      </w:r>
      <w:r w:rsidR="00487114">
        <w:rPr>
          <w:rFonts w:ascii="Times New Roman" w:hAnsi="Times New Roman" w:cs="Times New Roman"/>
          <w:color w:val="000000" w:themeColor="text1"/>
          <w:lang w:val="en-CA"/>
        </w:rPr>
        <w:t>43</w:t>
      </w:r>
    </w:p>
    <w:p w14:paraId="31A7A502" w14:textId="77777777" w:rsidR="00254FE7" w:rsidRPr="00CC1CE8" w:rsidRDefault="00254FE7" w:rsidP="00254FE7">
      <w:pPr>
        <w:spacing w:line="276" w:lineRule="auto"/>
        <w:jc w:val="both"/>
        <w:rPr>
          <w:rFonts w:ascii="Times New Roman" w:hAnsi="Times New Roman" w:cs="Times New Roman"/>
          <w:color w:val="000000"/>
          <w:lang w:val="en-CA"/>
        </w:rPr>
      </w:pPr>
    </w:p>
    <w:p w14:paraId="07720344" w14:textId="0A9DABA0"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color w:val="000000" w:themeColor="text1"/>
          <w:lang w:val="en-CA"/>
        </w:rPr>
        <w:t>Figure 1.3.</w:t>
      </w:r>
      <w:r w:rsidRPr="00CC1CE8">
        <w:rPr>
          <w:rFonts w:ascii="Times New Roman" w:hAnsi="Times New Roman" w:cs="Times New Roman"/>
          <w:color w:val="000000" w:themeColor="text1"/>
          <w:lang w:val="en-CA"/>
        </w:rPr>
        <w:t xml:space="preserve"> Weekly reported abundance of northern cardinals on eBird during the winter (top, December 27</w:t>
      </w:r>
      <w:r w:rsidRPr="00CC1CE8">
        <w:rPr>
          <w:rFonts w:ascii="Times New Roman" w:hAnsi="Times New Roman" w:cs="Times New Roman"/>
          <w:color w:val="000000" w:themeColor="text1"/>
          <w:vertAlign w:val="superscript"/>
          <w:lang w:val="en-CA"/>
        </w:rPr>
        <w:t>th</w:t>
      </w:r>
      <w:r w:rsidRPr="00CC1CE8">
        <w:rPr>
          <w:rFonts w:ascii="Times New Roman" w:hAnsi="Times New Roman" w:cs="Times New Roman"/>
          <w:color w:val="000000" w:themeColor="text1"/>
          <w:lang w:val="en-CA"/>
        </w:rPr>
        <w:t>) and the summer (bottom, July 5</w:t>
      </w:r>
      <w:r w:rsidRPr="00CC1CE8">
        <w:rPr>
          <w:rFonts w:ascii="Times New Roman" w:hAnsi="Times New Roman" w:cs="Times New Roman"/>
          <w:color w:val="000000" w:themeColor="text1"/>
          <w:vertAlign w:val="superscript"/>
          <w:lang w:val="en-CA"/>
        </w:rPr>
        <w:t>th</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{"citationID":"6BONYhza","properties":{"formattedCitation":"(Fink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themeColor="text1"/>
          <w:lang w:val="en-CA"/>
        </w:rPr>
        <w:t>(Fink et al., 2025)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Encircled in blue (winter) and red (summer) are the major cities, including Quebec (Canada), Montreal (Canada), Toronto (Canada), Rochester (United States) and Albany (United States) (Illustration credit: Brian Small).………………………………………………………………………………...………….</w:t>
      </w:r>
      <w:r w:rsidR="00487114">
        <w:rPr>
          <w:rFonts w:ascii="Times New Roman" w:hAnsi="Times New Roman" w:cs="Times New Roman"/>
          <w:color w:val="000000" w:themeColor="text1"/>
          <w:lang w:val="en-CA"/>
        </w:rPr>
        <w:t>44</w:t>
      </w:r>
    </w:p>
    <w:p w14:paraId="3BF3EA65" w14:textId="77777777" w:rsidR="00254FE7" w:rsidRPr="00CC1CE8" w:rsidRDefault="00254FE7" w:rsidP="00254FE7">
      <w:pPr>
        <w:spacing w:line="276" w:lineRule="auto"/>
        <w:jc w:val="both"/>
        <w:rPr>
          <w:rFonts w:ascii="Times New Roman" w:hAnsi="Times New Roman" w:cs="Times New Roman"/>
          <w:color w:val="000000"/>
          <w:lang w:val="en-CA"/>
        </w:rPr>
      </w:pPr>
    </w:p>
    <w:p w14:paraId="1774025B" w14:textId="1E835FCD" w:rsidR="00254FE7" w:rsidRPr="00CC1CE8" w:rsidRDefault="00254FE7" w:rsidP="00254FE7">
      <w:pPr>
        <w:spacing w:line="276" w:lineRule="auto"/>
        <w:jc w:val="both"/>
        <w:rPr>
          <w:rFonts w:ascii="Times New Roman" w:eastAsiaTheme="minorEastAsia" w:hAnsi="Times New Roman" w:cs="Times New Roman"/>
          <w:color w:val="000000" w:themeColor="text1"/>
          <w:lang w:val="en-CA"/>
        </w:rPr>
      </w:pPr>
      <w:r w:rsidRPr="00CC1CE8">
        <w:rPr>
          <w:rFonts w:ascii="Times New Roman" w:hAnsi="Times New Roman" w:cs="Times New Roman"/>
          <w:b/>
          <w:bCs/>
          <w:color w:val="000000"/>
          <w:lang w:val="en-CA"/>
        </w:rPr>
        <w:t>Figure 1.4.</w:t>
      </w:r>
      <w:r w:rsidRPr="00CC1CE8">
        <w:rPr>
          <w:rFonts w:ascii="Times New Roman" w:hAnsi="Times New Roman" w:cs="Times New Roman"/>
          <w:color w:val="000000"/>
          <w:lang w:val="en-CA"/>
        </w:rPr>
        <w:t xml:space="preserve"> </w:t>
      </w:r>
      <w:r w:rsidRPr="00CC1CE8">
        <w:rPr>
          <w:rFonts w:ascii="Times New Roman" w:eastAsiaTheme="minorEastAsia" w:hAnsi="Times New Roman" w:cs="Times New Roman"/>
          <w:color w:val="000000" w:themeColor="text1"/>
          <w:lang w:val="en-CA"/>
        </w:rPr>
        <w:t>Number of northern cardinal (NOCA) banded and recaptured at the McGill Bird Observatory between 2004 and 2022 in Montreal, Quebec, Canada. The grey boxes highlight both the spring and fall migration monitoring programs duration, along with the approximate number of cardinals banded and recaptured per hours of mist-net being opened during the season. ……</w:t>
      </w:r>
      <w:r w:rsidR="00B2029B">
        <w:rPr>
          <w:rFonts w:ascii="Times New Roman" w:eastAsiaTheme="minorEastAsia" w:hAnsi="Times New Roman" w:cs="Times New Roman"/>
          <w:color w:val="000000" w:themeColor="text1"/>
          <w:lang w:val="en-CA"/>
        </w:rPr>
        <w:t>45</w:t>
      </w:r>
    </w:p>
    <w:p w14:paraId="588B127B" w14:textId="77777777" w:rsidR="00254FE7" w:rsidRPr="00CC1CE8" w:rsidRDefault="00254FE7" w:rsidP="00254FE7">
      <w:pPr>
        <w:spacing w:line="276" w:lineRule="auto"/>
        <w:jc w:val="both"/>
        <w:rPr>
          <w:rFonts w:ascii="Times New Roman" w:eastAsiaTheme="minorEastAsia" w:hAnsi="Times New Roman" w:cs="Times New Roman"/>
          <w:color w:val="000000" w:themeColor="text1"/>
          <w:lang w:val="en-CA"/>
        </w:rPr>
      </w:pPr>
    </w:p>
    <w:p w14:paraId="6A50E614" w14:textId="00B888EE"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eastAsiaTheme="minorEastAsia" w:hAnsi="Times New Roman" w:cs="Times New Roman"/>
          <w:b/>
          <w:bCs/>
          <w:color w:val="000000" w:themeColor="text1"/>
          <w:lang w:val="en-CA"/>
        </w:rPr>
        <w:t>Figure 1.5.</w:t>
      </w:r>
      <w:r w:rsidRPr="00CC1CE8">
        <w:rPr>
          <w:rFonts w:ascii="Times New Roman" w:eastAsiaTheme="minorEastAsia" w:hAnsi="Times New Roman" w:cs="Times New Roman"/>
          <w:color w:val="000000" w:themeColor="text1"/>
          <w:lang w:val="en-CA"/>
        </w:rPr>
        <w:t xml:space="preserve"> </w:t>
      </w:r>
      <w:r w:rsidRPr="00CC1CE8">
        <w:rPr>
          <w:rFonts w:ascii="Times New Roman" w:hAnsi="Times New Roman" w:cs="Times New Roman"/>
          <w:color w:val="000000" w:themeColor="text1"/>
          <w:lang w:val="en-CA"/>
        </w:rPr>
        <w:t xml:space="preserve">Comparison of the core (KDE 50%) and total (KDE 95%) home ranges of northern cardinals in three study sites in Montreal, Quebec, Canada during winters between the years 2022 and 2025. The study sites are represented here as: McGill Bird Observatory – MBO, Town of Baie </w:t>
      </w:r>
      <w:proofErr w:type="spellStart"/>
      <w:r w:rsidRPr="00CC1CE8">
        <w:rPr>
          <w:rFonts w:ascii="Times New Roman" w:hAnsi="Times New Roman" w:cs="Times New Roman"/>
          <w:color w:val="000000" w:themeColor="text1"/>
          <w:lang w:val="en-CA"/>
        </w:rPr>
        <w:t>d’Urfé</w:t>
      </w:r>
      <w:proofErr w:type="spellEnd"/>
      <w:r w:rsidRPr="00CC1CE8">
        <w:rPr>
          <w:rFonts w:ascii="Times New Roman" w:hAnsi="Times New Roman" w:cs="Times New Roman"/>
          <w:color w:val="000000" w:themeColor="text1"/>
          <w:lang w:val="en-CA"/>
        </w:rPr>
        <w:t xml:space="preserve"> – BDU, Concordia University campus – CON. The area in km</w:t>
      </w:r>
      <w:r w:rsidRPr="00CC1CE8">
        <w:rPr>
          <w:rFonts w:ascii="Times New Roman" w:hAnsi="Times New Roman" w:cs="Times New Roman"/>
          <w:color w:val="000000" w:themeColor="text1"/>
          <w:vertAlign w:val="superscript"/>
          <w:lang w:val="en-CA"/>
        </w:rPr>
        <w:t>2</w:t>
      </w:r>
      <w:r w:rsidRPr="00CC1CE8">
        <w:rPr>
          <w:rFonts w:ascii="Times New Roman" w:hAnsi="Times New Roman" w:cs="Times New Roman"/>
          <w:color w:val="000000" w:themeColor="text1"/>
          <w:lang w:val="en-CA"/>
        </w:rPr>
        <w:t xml:space="preserve"> was log transformed. …</w:t>
      </w:r>
      <w:r w:rsidR="00B2029B">
        <w:rPr>
          <w:rFonts w:ascii="Times New Roman" w:hAnsi="Times New Roman" w:cs="Times New Roman"/>
          <w:color w:val="000000" w:themeColor="text1"/>
          <w:lang w:val="en-CA"/>
        </w:rPr>
        <w:t>48</w:t>
      </w:r>
    </w:p>
    <w:p w14:paraId="3C976E99" w14:textId="77777777" w:rsidR="00254FE7" w:rsidRPr="00CC1CE8" w:rsidRDefault="00254FE7" w:rsidP="00254FE7">
      <w:pPr>
        <w:spacing w:line="276" w:lineRule="auto"/>
        <w:jc w:val="both"/>
        <w:rPr>
          <w:rFonts w:ascii="Times New Roman" w:hAnsi="Times New Roman" w:cs="Times New Roman"/>
          <w:color w:val="000000" w:themeColor="text1"/>
          <w:lang w:val="en-CA"/>
        </w:rPr>
      </w:pPr>
    </w:p>
    <w:p w14:paraId="187ABB8D" w14:textId="1DBA140C"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000000"/>
          <w:lang w:val="en-CA"/>
        </w:rPr>
        <w:t>Figure 1.6.</w:t>
      </w:r>
      <w:r w:rsidRPr="00CC1CE8">
        <w:rPr>
          <w:rFonts w:ascii="Times New Roman" w:hAnsi="Times New Roman" w:cs="Times New Roman"/>
          <w:color w:val="000000"/>
          <w:lang w:val="en-CA"/>
        </w:rPr>
        <w:t xml:space="preserve"> Model ranking using </w:t>
      </w:r>
      <w:proofErr w:type="spellStart"/>
      <w:r w:rsidRPr="00CC1CE8">
        <w:rPr>
          <w:rFonts w:ascii="Times New Roman" w:hAnsi="Times New Roman" w:cs="Times New Roman"/>
          <w:color w:val="000000"/>
          <w:lang w:val="en-CA"/>
        </w:rPr>
        <w:t>AICc</w:t>
      </w:r>
      <w:proofErr w:type="spellEnd"/>
      <w:r w:rsidRPr="00CC1CE8">
        <w:rPr>
          <w:rFonts w:ascii="Times New Roman" w:hAnsi="Times New Roman" w:cs="Times New Roman"/>
          <w:color w:val="000000"/>
          <w:lang w:val="en-CA"/>
        </w:rPr>
        <w:t xml:space="preserve"> of generalized linear mixed models (GLM) with a comparing scale of effect of landscape variables for resighting locations (n= 57) of the northern cardinals tracked across three sites (A, B and C) in Montreal, Quebec, Canada. Arrows indicate the model with the lowest AIC value and the shaded area represent a two ∆</w:t>
      </w:r>
      <w:proofErr w:type="spellStart"/>
      <w:r w:rsidRPr="00CC1CE8">
        <w:rPr>
          <w:rFonts w:ascii="Times New Roman" w:hAnsi="Times New Roman" w:cs="Times New Roman"/>
          <w:color w:val="000000"/>
          <w:lang w:val="en-CA"/>
        </w:rPr>
        <w:t>AICc</w:t>
      </w:r>
      <w:proofErr w:type="spellEnd"/>
      <w:r w:rsidRPr="00CC1CE8">
        <w:rPr>
          <w:rFonts w:ascii="Times New Roman" w:hAnsi="Times New Roman" w:cs="Times New Roman"/>
          <w:color w:val="000000"/>
          <w:lang w:val="en-CA"/>
        </w:rPr>
        <w:t xml:space="preserve"> of 2 with the best model. ……………………………………………………………………………………………</w:t>
      </w:r>
      <w:r w:rsidR="00B2029B">
        <w:rPr>
          <w:rFonts w:ascii="Times New Roman" w:hAnsi="Times New Roman" w:cs="Times New Roman"/>
          <w:color w:val="000000"/>
          <w:lang w:val="en-CA"/>
        </w:rPr>
        <w:t>49</w:t>
      </w:r>
    </w:p>
    <w:p w14:paraId="3779CD24" w14:textId="77777777" w:rsidR="00254FE7" w:rsidRPr="00CC1CE8" w:rsidRDefault="00254FE7" w:rsidP="00254FE7">
      <w:pPr>
        <w:spacing w:line="276" w:lineRule="auto"/>
        <w:jc w:val="both"/>
        <w:rPr>
          <w:rFonts w:ascii="Times New Roman" w:hAnsi="Times New Roman" w:cs="Times New Roman"/>
          <w:b/>
          <w:bCs/>
          <w:color w:val="000000" w:themeColor="text1"/>
          <w:lang w:val="en-CA"/>
        </w:rPr>
      </w:pPr>
    </w:p>
    <w:p w14:paraId="56BFAB67" w14:textId="545986FB"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color w:val="000000" w:themeColor="text1"/>
          <w:lang w:val="en-CA"/>
        </w:rPr>
        <w:t>Figure 1.7.</w:t>
      </w:r>
      <w:r w:rsidRPr="00CC1CE8">
        <w:rPr>
          <w:rFonts w:ascii="Times New Roman" w:hAnsi="Times New Roman" w:cs="Times New Roman"/>
          <w:color w:val="000000" w:themeColor="text1"/>
          <w:lang w:val="en-CA"/>
        </w:rPr>
        <w:t xml:space="preserve"> Probability of presence of northern cardinals </w:t>
      </w:r>
      <w:proofErr w:type="gramStart"/>
      <w:r w:rsidRPr="00CC1CE8">
        <w:rPr>
          <w:rFonts w:ascii="Times New Roman" w:hAnsi="Times New Roman" w:cs="Times New Roman"/>
          <w:color w:val="000000" w:themeColor="text1"/>
          <w:lang w:val="en-CA"/>
        </w:rPr>
        <w:t>in a given</w:t>
      </w:r>
      <w:proofErr w:type="gramEnd"/>
      <w:r w:rsidRPr="00CC1CE8">
        <w:rPr>
          <w:rFonts w:ascii="Times New Roman" w:hAnsi="Times New Roman" w:cs="Times New Roman"/>
          <w:color w:val="000000" w:themeColor="text1"/>
          <w:lang w:val="en-CA"/>
        </w:rPr>
        <w:t xml:space="preserve"> radius area, as predicted by a generalized linear mixed effects model. Shaded areas represent 67% confidence intervals around the predicted probabilities. The model’s fixed effect variables are described in Table 1b, and for each model, random effects were sampling years, translocation site and bird ID. ……………</w:t>
      </w:r>
      <w:proofErr w:type="gramStart"/>
      <w:r w:rsidRPr="00CC1CE8">
        <w:rPr>
          <w:rFonts w:ascii="Times New Roman" w:hAnsi="Times New Roman" w:cs="Times New Roman"/>
          <w:color w:val="000000" w:themeColor="text1"/>
          <w:lang w:val="en-CA"/>
        </w:rPr>
        <w:t>…..</w:t>
      </w:r>
      <w:proofErr w:type="gramEnd"/>
      <w:r w:rsidR="00B2029B">
        <w:rPr>
          <w:rFonts w:ascii="Times New Roman" w:hAnsi="Times New Roman" w:cs="Times New Roman"/>
          <w:color w:val="000000" w:themeColor="text1"/>
          <w:lang w:val="en-CA"/>
        </w:rPr>
        <w:t>51</w:t>
      </w:r>
    </w:p>
    <w:p w14:paraId="121F79A5" w14:textId="77777777" w:rsidR="00254FE7" w:rsidRPr="00CC1CE8" w:rsidRDefault="00254FE7" w:rsidP="00254FE7">
      <w:pPr>
        <w:spacing w:line="276" w:lineRule="auto"/>
        <w:jc w:val="both"/>
        <w:rPr>
          <w:rFonts w:ascii="Times New Roman" w:hAnsi="Times New Roman" w:cs="Times New Roman"/>
          <w:color w:val="000000"/>
          <w:lang w:val="en-CA"/>
        </w:rPr>
      </w:pPr>
    </w:p>
    <w:p w14:paraId="5C8A5FA5" w14:textId="5C8F9923" w:rsidR="00254FE7" w:rsidRDefault="00254FE7" w:rsidP="00254FE7">
      <w:pPr>
        <w:spacing w:line="276" w:lineRule="auto"/>
        <w:jc w:val="both"/>
        <w:rPr>
          <w:rFonts w:ascii="Times New Roman" w:hAnsi="Times New Roman" w:cs="Times New Roman"/>
          <w:color w:val="000000"/>
          <w:u w:color="000000"/>
          <w:lang w:val="en-CA"/>
        </w:rPr>
      </w:pPr>
      <w:r w:rsidRPr="00CC1CE8">
        <w:rPr>
          <w:rFonts w:ascii="Times New Roman" w:hAnsi="Times New Roman" w:cs="Times New Roman"/>
          <w:b/>
          <w:bCs/>
          <w:color w:val="000000"/>
          <w:lang w:val="en-CA"/>
        </w:rPr>
        <w:t>Figure 2.1.</w:t>
      </w:r>
      <w:r w:rsidRPr="00CC1CE8">
        <w:rPr>
          <w:rFonts w:ascii="Times New Roman" w:hAnsi="Times New Roman" w:cs="Times New Roman"/>
          <w:color w:val="000000"/>
          <w:lang w:val="en-CA"/>
        </w:rPr>
        <w:t xml:space="preserve"> </w:t>
      </w:r>
      <w:r w:rsidRPr="00CC1CE8">
        <w:rPr>
          <w:rFonts w:ascii="Times New Roman" w:hAnsi="Times New Roman" w:cs="Times New Roman"/>
          <w:color w:val="000000"/>
          <w:u w:color="000000"/>
          <w:lang w:val="en-CA"/>
        </w:rPr>
        <w:t>Location of the Motus towers deployed between 2015 and 2025 on the island of Montreal, Quebec, Canada. ………………………………………………………………</w:t>
      </w:r>
      <w:proofErr w:type="gramStart"/>
      <w:r w:rsidRPr="00CC1CE8">
        <w:rPr>
          <w:rFonts w:ascii="Times New Roman" w:hAnsi="Times New Roman" w:cs="Times New Roman"/>
          <w:color w:val="000000"/>
          <w:u w:color="000000"/>
          <w:lang w:val="en-CA"/>
        </w:rPr>
        <w:t>….…</w:t>
      </w:r>
      <w:r w:rsidR="001D0075">
        <w:rPr>
          <w:rFonts w:ascii="Times New Roman" w:hAnsi="Times New Roman" w:cs="Times New Roman"/>
          <w:color w:val="000000"/>
          <w:u w:color="000000"/>
          <w:lang w:val="en-CA"/>
        </w:rPr>
        <w:t>..</w:t>
      </w:r>
      <w:proofErr w:type="gramEnd"/>
      <w:r w:rsidR="001D0075">
        <w:rPr>
          <w:rFonts w:ascii="Times New Roman" w:hAnsi="Times New Roman" w:cs="Times New Roman"/>
          <w:color w:val="000000"/>
          <w:u w:color="000000"/>
          <w:lang w:val="en-CA"/>
        </w:rPr>
        <w:t>83</w:t>
      </w:r>
    </w:p>
    <w:p w14:paraId="0B4EDBA1" w14:textId="77777777" w:rsidR="003C3880" w:rsidRDefault="003C3880" w:rsidP="00254FE7">
      <w:pPr>
        <w:spacing w:line="276" w:lineRule="auto"/>
        <w:jc w:val="both"/>
        <w:rPr>
          <w:rFonts w:ascii="Times New Roman" w:hAnsi="Times New Roman" w:cs="Times New Roman"/>
          <w:color w:val="000000"/>
          <w:u w:color="000000"/>
          <w:lang w:val="en-CA"/>
        </w:rPr>
      </w:pPr>
    </w:p>
    <w:p w14:paraId="6E0A1D8E" w14:textId="5DFA0A1C" w:rsidR="003C3880" w:rsidRPr="00CC1CE8" w:rsidRDefault="003C3880" w:rsidP="00254FE7">
      <w:pPr>
        <w:spacing w:line="276" w:lineRule="auto"/>
        <w:jc w:val="both"/>
        <w:rPr>
          <w:rFonts w:ascii="Times New Roman" w:hAnsi="Times New Roman" w:cs="Times New Roman"/>
          <w:color w:val="000000"/>
          <w:u w:color="000000"/>
          <w:lang w:val="en-CA"/>
        </w:rPr>
      </w:pPr>
      <w:r w:rsidRPr="003C3880">
        <w:rPr>
          <w:rFonts w:ascii="Times New Roman" w:hAnsi="Times New Roman" w:cs="Times New Roman"/>
          <w:b/>
          <w:bCs/>
          <w:lang w:val="en-CA"/>
        </w:rPr>
        <w:t>Figure 2.2.</w:t>
      </w:r>
      <w:r>
        <w:rPr>
          <w:rFonts w:ascii="Times New Roman" w:hAnsi="Times New Roman" w:cs="Times New Roman"/>
          <w:lang w:val="en-CA"/>
        </w:rPr>
        <w:t xml:space="preserve"> </w:t>
      </w:r>
      <w:r w:rsidR="002B0579" w:rsidRPr="008C35F0">
        <w:rPr>
          <w:rFonts w:ascii="Times New Roman" w:hAnsi="Times New Roman" w:cs="Times New Roman"/>
          <w:lang w:val="en-CA"/>
        </w:rPr>
        <w:t xml:space="preserve">Example of the change point times identified for a single bird’s detections in Montreal, Canada. </w:t>
      </w:r>
      <w:r w:rsidR="002B0579">
        <w:rPr>
          <w:rFonts w:ascii="Times New Roman" w:hAnsi="Times New Roman" w:cs="Times New Roman"/>
          <w:lang w:val="en-CA"/>
        </w:rPr>
        <w:t xml:space="preserve">The bottom graph represents all the detections recorded for an individual between the months of November 2024 to April 2025, while the top graph is a zoomed in view of the daily detections recorded by a single tower. </w:t>
      </w:r>
      <w:r w:rsidR="002B0579" w:rsidRPr="008C35F0">
        <w:rPr>
          <w:rFonts w:ascii="Times New Roman" w:hAnsi="Times New Roman" w:cs="Times New Roman"/>
          <w:lang w:val="en-CA"/>
        </w:rPr>
        <w:t>The solid black lines represent the onset and end times identified, while the red dotted lines are change point times that were excluded in the initial post-filtering. The grey areas represent nighttime</w:t>
      </w:r>
      <w:r>
        <w:rPr>
          <w:rFonts w:ascii="Times New Roman" w:hAnsi="Times New Roman" w:cs="Times New Roman"/>
          <w:lang w:val="en-CA"/>
        </w:rPr>
        <w:t>……………………</w:t>
      </w:r>
      <w:r w:rsidR="00D82561">
        <w:rPr>
          <w:rFonts w:ascii="Times New Roman" w:hAnsi="Times New Roman" w:cs="Times New Roman"/>
          <w:lang w:val="en-CA"/>
        </w:rPr>
        <w:t>…</w:t>
      </w:r>
      <w:r>
        <w:rPr>
          <w:rFonts w:ascii="Times New Roman" w:hAnsi="Times New Roman" w:cs="Times New Roman"/>
          <w:lang w:val="en-CA"/>
        </w:rPr>
        <w:t>…………………………</w:t>
      </w:r>
      <w:proofErr w:type="gramStart"/>
      <w:r w:rsidR="005C2C47">
        <w:rPr>
          <w:rFonts w:ascii="Times New Roman" w:hAnsi="Times New Roman" w:cs="Times New Roman"/>
          <w:lang w:val="en-CA"/>
        </w:rPr>
        <w:t>...</w:t>
      </w:r>
      <w:r>
        <w:rPr>
          <w:rFonts w:ascii="Times New Roman" w:hAnsi="Times New Roman" w:cs="Times New Roman"/>
          <w:lang w:val="en-CA"/>
        </w:rPr>
        <w:t>..</w:t>
      </w:r>
      <w:proofErr w:type="gramEnd"/>
      <w:r w:rsidR="001D0075">
        <w:rPr>
          <w:rFonts w:ascii="Times New Roman" w:hAnsi="Times New Roman" w:cs="Times New Roman"/>
          <w:lang w:val="en-CA"/>
        </w:rPr>
        <w:t>86</w:t>
      </w:r>
    </w:p>
    <w:p w14:paraId="43841954" w14:textId="77777777" w:rsidR="00254FE7" w:rsidRPr="00CC1CE8" w:rsidRDefault="00254FE7" w:rsidP="00254FE7">
      <w:pPr>
        <w:spacing w:line="276" w:lineRule="auto"/>
        <w:jc w:val="both"/>
        <w:rPr>
          <w:rFonts w:ascii="Times New Roman" w:hAnsi="Times New Roman" w:cs="Times New Roman"/>
          <w:color w:val="000000"/>
          <w:u w:color="000000"/>
          <w:lang w:val="en-CA"/>
        </w:rPr>
      </w:pPr>
    </w:p>
    <w:p w14:paraId="3DCC83EE" w14:textId="178406CE"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lang w:val="en-CA"/>
        </w:rPr>
        <w:t>Figure 2.</w:t>
      </w:r>
      <w:r w:rsidR="003C3880">
        <w:rPr>
          <w:rFonts w:ascii="Times New Roman" w:hAnsi="Times New Roman" w:cs="Times New Roman"/>
          <w:b/>
          <w:lang w:val="en-CA"/>
        </w:rPr>
        <w:t>3</w:t>
      </w:r>
      <w:r w:rsidRPr="00CC1CE8">
        <w:rPr>
          <w:rFonts w:ascii="Times New Roman" w:hAnsi="Times New Roman" w:cs="Times New Roman"/>
          <w:b/>
          <w:lang w:val="en-CA"/>
        </w:rPr>
        <w:t>.</w:t>
      </w:r>
      <w:r w:rsidRPr="00CC1CE8">
        <w:rPr>
          <w:rFonts w:ascii="Times New Roman" w:hAnsi="Times New Roman" w:cs="Times New Roman"/>
          <w:lang w:val="en-CA"/>
        </w:rPr>
        <w:t xml:space="preserve"> Model ranking using </w:t>
      </w:r>
      <w:proofErr w:type="spellStart"/>
      <w:r w:rsidRPr="00CC1CE8">
        <w:rPr>
          <w:rFonts w:ascii="Times New Roman" w:hAnsi="Times New Roman" w:cs="Times New Roman"/>
          <w:lang w:val="en-CA"/>
        </w:rPr>
        <w:t>AICc</w:t>
      </w:r>
      <w:proofErr w:type="spellEnd"/>
      <w:r w:rsidRPr="00CC1CE8">
        <w:rPr>
          <w:rFonts w:ascii="Times New Roman" w:hAnsi="Times New Roman" w:cs="Times New Roman"/>
          <w:lang w:val="en-CA"/>
        </w:rPr>
        <w:t xml:space="preserve"> of generalized additive models (GAMs) with a comparing scale of effect of mean temperature lag (A, C) and cold snap events (B, D) on the change point timing relative to both sunrise (A, B) and sunset (C, D) of northern cardinals (n = 64) tracked in Montreal, Quebec, Canada between 2022 and 2025. The arrow indicates the best model (lowest AIC value</w:t>
      </w:r>
      <w:proofErr w:type="gramStart"/>
      <w:r w:rsidRPr="00CC1CE8">
        <w:rPr>
          <w:rFonts w:ascii="Times New Roman" w:hAnsi="Times New Roman" w:cs="Times New Roman"/>
          <w:lang w:val="en-CA"/>
        </w:rPr>
        <w:t>)</w:t>
      </w:r>
      <w:proofErr w:type="gramEnd"/>
      <w:r w:rsidRPr="00CC1CE8">
        <w:rPr>
          <w:rFonts w:ascii="Times New Roman" w:hAnsi="Times New Roman" w:cs="Times New Roman"/>
          <w:lang w:val="en-CA"/>
        </w:rPr>
        <w:t xml:space="preserve"> and the shaded area represents a ∆</w:t>
      </w:r>
      <w:proofErr w:type="spellStart"/>
      <w:r w:rsidRPr="00CC1CE8">
        <w:rPr>
          <w:rFonts w:ascii="Times New Roman" w:hAnsi="Times New Roman" w:cs="Times New Roman"/>
          <w:lang w:val="en-CA"/>
        </w:rPr>
        <w:t>AICc</w:t>
      </w:r>
      <w:proofErr w:type="spellEnd"/>
      <w:r w:rsidRPr="00CC1CE8">
        <w:rPr>
          <w:rFonts w:ascii="Times New Roman" w:hAnsi="Times New Roman" w:cs="Times New Roman"/>
          <w:lang w:val="en-CA"/>
        </w:rPr>
        <w:t xml:space="preserve"> of 2 points. ……………………………</w:t>
      </w:r>
      <w:proofErr w:type="gramStart"/>
      <w:r w:rsidRPr="00CC1CE8">
        <w:rPr>
          <w:rFonts w:ascii="Times New Roman" w:hAnsi="Times New Roman" w:cs="Times New Roman"/>
          <w:lang w:val="en-CA"/>
        </w:rPr>
        <w:t>…..</w:t>
      </w:r>
      <w:proofErr w:type="gramEnd"/>
      <w:r w:rsidR="001D0075">
        <w:rPr>
          <w:rFonts w:ascii="Times New Roman" w:hAnsi="Times New Roman" w:cs="Times New Roman"/>
          <w:lang w:val="en-CA"/>
        </w:rPr>
        <w:t>90</w:t>
      </w:r>
    </w:p>
    <w:p w14:paraId="69EE282F" w14:textId="77777777" w:rsidR="00254FE7" w:rsidRPr="00CC1CE8" w:rsidRDefault="00254FE7" w:rsidP="00254FE7">
      <w:pPr>
        <w:spacing w:line="276" w:lineRule="auto"/>
        <w:jc w:val="both"/>
        <w:rPr>
          <w:rFonts w:ascii="Times New Roman" w:hAnsi="Times New Roman" w:cs="Times New Roman"/>
          <w:b/>
          <w:bCs/>
          <w:color w:val="000000"/>
          <w:u w:color="000000"/>
          <w:lang w:val="en-CA"/>
        </w:rPr>
      </w:pPr>
    </w:p>
    <w:p w14:paraId="70889466" w14:textId="0D55A9D6"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color w:val="000000"/>
          <w:u w:color="000000"/>
          <w:lang w:val="en-CA"/>
        </w:rPr>
        <w:t>Figure 2.</w:t>
      </w:r>
      <w:r w:rsidR="003C3880">
        <w:rPr>
          <w:rFonts w:ascii="Times New Roman" w:hAnsi="Times New Roman" w:cs="Times New Roman"/>
          <w:b/>
          <w:bCs/>
          <w:color w:val="000000"/>
          <w:u w:color="000000"/>
          <w:lang w:val="en-CA"/>
        </w:rPr>
        <w:t>4</w:t>
      </w:r>
      <w:r w:rsidRPr="00CC1CE8">
        <w:rPr>
          <w:rFonts w:ascii="Times New Roman" w:hAnsi="Times New Roman" w:cs="Times New Roman"/>
          <w:b/>
          <w:bCs/>
          <w:color w:val="000000"/>
          <w:u w:color="000000"/>
          <w:lang w:val="en-CA"/>
        </w:rPr>
        <w:t>.</w:t>
      </w:r>
      <w:r w:rsidRPr="00CC1CE8">
        <w:rPr>
          <w:rFonts w:ascii="Times New Roman" w:hAnsi="Times New Roman" w:cs="Times New Roman"/>
          <w:color w:val="000000"/>
          <w:u w:color="000000"/>
          <w:lang w:val="en-CA"/>
        </w:rPr>
        <w:t xml:space="preserve"> </w:t>
      </w:r>
      <w:r w:rsidRPr="00CC1CE8">
        <w:rPr>
          <w:rFonts w:ascii="Times New Roman" w:hAnsi="Times New Roman" w:cs="Times New Roman"/>
          <w:lang w:val="en-CA"/>
        </w:rPr>
        <w:t>Comparison of the candidate models for the onset of activity of the birds using ∆ AIC, where a lower score indicates a better model fit. ………………………………………………</w:t>
      </w:r>
      <w:r w:rsidR="00795E0B">
        <w:rPr>
          <w:rFonts w:ascii="Times New Roman" w:hAnsi="Times New Roman" w:cs="Times New Roman"/>
          <w:lang w:val="en-CA"/>
        </w:rPr>
        <w:t>…91</w:t>
      </w:r>
    </w:p>
    <w:p w14:paraId="42B1FA86" w14:textId="77777777" w:rsidR="00254FE7" w:rsidRPr="00CC1CE8" w:rsidRDefault="00254FE7" w:rsidP="00254FE7">
      <w:pPr>
        <w:spacing w:line="276" w:lineRule="auto"/>
        <w:jc w:val="both"/>
        <w:rPr>
          <w:rFonts w:ascii="Times New Roman" w:hAnsi="Times New Roman" w:cs="Times New Roman"/>
          <w:lang w:val="en-CA"/>
        </w:rPr>
      </w:pPr>
    </w:p>
    <w:p w14:paraId="40E4CF0E" w14:textId="4B7FFF50"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lang w:val="en-CA"/>
        </w:rPr>
        <w:t>Figure 2.</w:t>
      </w:r>
      <w:r w:rsidR="003C3880">
        <w:rPr>
          <w:rFonts w:ascii="Times New Roman" w:hAnsi="Times New Roman" w:cs="Times New Roman"/>
          <w:b/>
          <w:lang w:val="en-CA"/>
        </w:rPr>
        <w:t>5</w:t>
      </w:r>
      <w:r w:rsidRPr="00CC1CE8">
        <w:rPr>
          <w:rFonts w:ascii="Times New Roman" w:hAnsi="Times New Roman" w:cs="Times New Roman"/>
          <w:b/>
          <w:lang w:val="en-CA"/>
        </w:rPr>
        <w:t>.</w:t>
      </w:r>
      <w:r w:rsidRPr="00CC1CE8">
        <w:rPr>
          <w:rFonts w:ascii="Times New Roman" w:hAnsi="Times New Roman" w:cs="Times New Roman"/>
          <w:lang w:val="en-CA"/>
        </w:rPr>
        <w:t xml:space="preserve"> Partial effect of 5 environmental variables on the northern cardinal’s daily activity onset time relative to sunrise for 64 individuals tracked in Montreal, Quebec, Canada between 2022 and 2025. ………………………………………………………………………………</w:t>
      </w:r>
      <w:proofErr w:type="gramStart"/>
      <w:r w:rsidRPr="00CC1CE8">
        <w:rPr>
          <w:rFonts w:ascii="Times New Roman" w:hAnsi="Times New Roman" w:cs="Times New Roman"/>
          <w:lang w:val="en-CA"/>
        </w:rPr>
        <w:t>…</w:t>
      </w:r>
      <w:r w:rsidR="00795E0B">
        <w:rPr>
          <w:rFonts w:ascii="Times New Roman" w:hAnsi="Times New Roman" w:cs="Times New Roman"/>
          <w:lang w:val="en-CA"/>
        </w:rPr>
        <w:t>..</w:t>
      </w:r>
      <w:proofErr w:type="gramEnd"/>
      <w:r w:rsidR="00795E0B">
        <w:rPr>
          <w:rFonts w:ascii="Times New Roman" w:hAnsi="Times New Roman" w:cs="Times New Roman"/>
          <w:lang w:val="en-CA"/>
        </w:rPr>
        <w:t>93</w:t>
      </w:r>
    </w:p>
    <w:p w14:paraId="24E826E7" w14:textId="77777777" w:rsidR="00254FE7" w:rsidRPr="00CC1CE8" w:rsidRDefault="00254FE7" w:rsidP="00254FE7">
      <w:pPr>
        <w:spacing w:line="276" w:lineRule="auto"/>
        <w:jc w:val="both"/>
        <w:rPr>
          <w:rFonts w:ascii="Times New Roman" w:hAnsi="Times New Roman" w:cs="Times New Roman"/>
          <w:lang w:val="en-CA"/>
        </w:rPr>
      </w:pPr>
    </w:p>
    <w:p w14:paraId="79292516" w14:textId="127A021D"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lang w:val="en-CA"/>
        </w:rPr>
        <w:t>Figure 2.</w:t>
      </w:r>
      <w:r w:rsidR="003C3880">
        <w:rPr>
          <w:rFonts w:ascii="Times New Roman" w:hAnsi="Times New Roman" w:cs="Times New Roman"/>
          <w:b/>
          <w:lang w:val="en-CA"/>
        </w:rPr>
        <w:t>6</w:t>
      </w:r>
      <w:r w:rsidRPr="00CC1CE8">
        <w:rPr>
          <w:rFonts w:ascii="Times New Roman" w:hAnsi="Times New Roman" w:cs="Times New Roman"/>
          <w:b/>
          <w:lang w:val="en-CA"/>
        </w:rPr>
        <w:t>.</w:t>
      </w:r>
      <w:r w:rsidRPr="00CC1CE8">
        <w:rPr>
          <w:rFonts w:ascii="Times New Roman" w:hAnsi="Times New Roman" w:cs="Times New Roman"/>
          <w:lang w:val="en-CA"/>
        </w:rPr>
        <w:t xml:space="preserve"> Comparison of the candidate models for the end of activity of the birds using ∆ AIC, where a lower score indicates a better model fit. ……………………………………………</w:t>
      </w:r>
      <w:proofErr w:type="gramStart"/>
      <w:r w:rsidRPr="00CC1CE8">
        <w:rPr>
          <w:rFonts w:ascii="Times New Roman" w:hAnsi="Times New Roman" w:cs="Times New Roman"/>
          <w:lang w:val="en-CA"/>
        </w:rPr>
        <w:t>…..</w:t>
      </w:r>
      <w:proofErr w:type="gramEnd"/>
      <w:r w:rsidR="00795E0B">
        <w:rPr>
          <w:rFonts w:ascii="Times New Roman" w:hAnsi="Times New Roman" w:cs="Times New Roman"/>
          <w:lang w:val="en-CA"/>
        </w:rPr>
        <w:t>94</w:t>
      </w:r>
    </w:p>
    <w:p w14:paraId="3A80AD89" w14:textId="77777777" w:rsidR="00254FE7" w:rsidRPr="00CC1CE8" w:rsidRDefault="00254FE7" w:rsidP="00254FE7">
      <w:pPr>
        <w:spacing w:line="276" w:lineRule="auto"/>
        <w:jc w:val="both"/>
        <w:rPr>
          <w:rFonts w:ascii="Times New Roman" w:hAnsi="Times New Roman" w:cs="Times New Roman"/>
          <w:lang w:val="en-CA"/>
        </w:rPr>
      </w:pPr>
    </w:p>
    <w:p w14:paraId="758E33DD" w14:textId="1D59FC6D"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lang w:val="en-CA"/>
        </w:rPr>
        <w:t>Figure 2.</w:t>
      </w:r>
      <w:r w:rsidR="003C3880">
        <w:rPr>
          <w:rFonts w:ascii="Times New Roman" w:hAnsi="Times New Roman" w:cs="Times New Roman"/>
          <w:b/>
          <w:bCs/>
          <w:lang w:val="en-CA"/>
        </w:rPr>
        <w:t>7</w:t>
      </w:r>
      <w:r w:rsidRPr="00CC1CE8">
        <w:rPr>
          <w:rFonts w:ascii="Times New Roman" w:hAnsi="Times New Roman" w:cs="Times New Roman"/>
          <w:b/>
          <w:bCs/>
          <w:lang w:val="en-CA"/>
        </w:rPr>
        <w:t>.</w:t>
      </w:r>
      <w:r w:rsidRPr="00CC1CE8">
        <w:rPr>
          <w:rFonts w:ascii="Times New Roman" w:hAnsi="Times New Roman" w:cs="Times New Roman"/>
          <w:lang w:val="en-CA"/>
        </w:rPr>
        <w:t xml:space="preserve"> Partial effect of three significant environmental variables on the northern cardinal’s daily activity end time relative to sunset for 64 individuals tracked in Montreal, Quebec, Canada between 2022 and 2025. ………………………………………………………………………</w:t>
      </w:r>
      <w:r w:rsidR="00795E0B">
        <w:rPr>
          <w:rFonts w:ascii="Times New Roman" w:hAnsi="Times New Roman" w:cs="Times New Roman"/>
          <w:lang w:val="en-CA"/>
        </w:rPr>
        <w:t>…96</w:t>
      </w:r>
    </w:p>
    <w:p w14:paraId="6B688FFB" w14:textId="48E6E72A"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lang w:val="en-CA"/>
        </w:rPr>
        <w:br/>
      </w:r>
      <w:r w:rsidRPr="00CC1CE8">
        <w:rPr>
          <w:rFonts w:ascii="Times New Roman" w:hAnsi="Times New Roman" w:cs="Times New Roman"/>
          <w:b/>
          <w:bCs/>
          <w:lang w:val="en-CA"/>
        </w:rPr>
        <w:t>Figure 6.</w:t>
      </w:r>
      <w:r w:rsidRPr="00CC1CE8">
        <w:rPr>
          <w:rFonts w:ascii="Times New Roman" w:hAnsi="Times New Roman" w:cs="Times New Roman"/>
          <w:lang w:val="en-CA"/>
        </w:rPr>
        <w:t xml:space="preserve"> Summary of the methods and findings in both chapter of this thesis. Cardinal illustration credit: Brian Small. ………………………………………………...………………………</w:t>
      </w:r>
      <w:proofErr w:type="gramStart"/>
      <w:r w:rsidR="005C2C47">
        <w:rPr>
          <w:rFonts w:ascii="Times New Roman" w:hAnsi="Times New Roman" w:cs="Times New Roman"/>
          <w:lang w:val="en-CA"/>
        </w:rPr>
        <w:t>…</w:t>
      </w:r>
      <w:r w:rsidRPr="00CC1CE8">
        <w:rPr>
          <w:rFonts w:ascii="Times New Roman" w:hAnsi="Times New Roman" w:cs="Times New Roman"/>
          <w:lang w:val="en-CA"/>
        </w:rPr>
        <w:t>..</w:t>
      </w:r>
      <w:proofErr w:type="gramEnd"/>
      <w:r w:rsidR="005C2C47">
        <w:rPr>
          <w:rFonts w:ascii="Times New Roman" w:hAnsi="Times New Roman" w:cs="Times New Roman"/>
          <w:lang w:val="en-CA"/>
        </w:rPr>
        <w:t>1</w:t>
      </w:r>
      <w:r w:rsidR="00795E0B">
        <w:rPr>
          <w:rFonts w:ascii="Times New Roman" w:hAnsi="Times New Roman" w:cs="Times New Roman"/>
          <w:lang w:val="en-CA"/>
        </w:rPr>
        <w:t>23</w:t>
      </w:r>
    </w:p>
    <w:p w14:paraId="25688333" w14:textId="77777777" w:rsidR="00254FE7" w:rsidRPr="00CC1CE8" w:rsidRDefault="00254FE7" w:rsidP="00254FE7">
      <w:pPr>
        <w:spacing w:line="276" w:lineRule="auto"/>
        <w:jc w:val="both"/>
        <w:rPr>
          <w:rFonts w:ascii="Times New Roman" w:hAnsi="Times New Roman" w:cs="Times New Roman"/>
          <w:lang w:val="en-CA"/>
        </w:rPr>
      </w:pPr>
    </w:p>
    <w:p w14:paraId="357E0E79" w14:textId="426921E5"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lang w:val="en-CA"/>
        </w:rPr>
        <w:t>Figure 7.</w:t>
      </w:r>
      <w:r w:rsidRPr="00CC1CE8">
        <w:rPr>
          <w:rFonts w:ascii="Times New Roman" w:hAnsi="Times New Roman" w:cs="Times New Roman"/>
          <w:lang w:val="en-CA"/>
        </w:rPr>
        <w:t xml:space="preserve"> Physical effect of radio tags fitted using a figure eight harness method on two male cardinals (A. NOCA 104 tagged in October 2023 and recaptured in May 2024; B. NOCA 627 tagged in October 2024 and recaptured in August 2025). Photo credit: A. Anne-Marie Cousineau; B. Shawna Sevigny. ……………………………………………………….…………………....1</w:t>
      </w:r>
      <w:r w:rsidR="00795E0B">
        <w:rPr>
          <w:rFonts w:ascii="Times New Roman" w:hAnsi="Times New Roman" w:cs="Times New Roman"/>
          <w:lang w:val="en-CA"/>
        </w:rPr>
        <w:t>26</w:t>
      </w:r>
    </w:p>
    <w:p w14:paraId="3FFE14B8" w14:textId="77777777" w:rsidR="00254FE7" w:rsidRPr="00CC1CE8" w:rsidRDefault="00254FE7" w:rsidP="00254FE7">
      <w:pPr>
        <w:spacing w:line="276" w:lineRule="auto"/>
        <w:jc w:val="both"/>
        <w:rPr>
          <w:rFonts w:ascii="Times New Roman" w:hAnsi="Times New Roman" w:cs="Times New Roman"/>
          <w:lang w:val="en-CA"/>
        </w:rPr>
      </w:pPr>
    </w:p>
    <w:p w14:paraId="116DABBE" w14:textId="77777777" w:rsidR="00254FE7" w:rsidRPr="00CC1CE8" w:rsidRDefault="00254FE7" w:rsidP="00254FE7">
      <w:pPr>
        <w:spacing w:line="276" w:lineRule="auto"/>
        <w:jc w:val="both"/>
        <w:rPr>
          <w:rFonts w:ascii="Times New Roman" w:hAnsi="Times New Roman" w:cs="Times New Roman"/>
          <w:lang w:val="en-CA"/>
        </w:rPr>
      </w:pPr>
    </w:p>
    <w:p w14:paraId="376243C8" w14:textId="77777777" w:rsidR="00254FE7" w:rsidRPr="00CC1CE8" w:rsidRDefault="00254FE7" w:rsidP="00254FE7">
      <w:pPr>
        <w:spacing w:line="276" w:lineRule="auto"/>
        <w:jc w:val="both"/>
        <w:rPr>
          <w:rFonts w:ascii="Times New Roman" w:hAnsi="Times New Roman" w:cs="Times New Roman"/>
          <w:lang w:val="en-CA"/>
        </w:rPr>
      </w:pPr>
    </w:p>
    <w:p w14:paraId="4FCF2C7E" w14:textId="77777777" w:rsidR="00254FE7" w:rsidRPr="00CC1CE8" w:rsidRDefault="00254FE7" w:rsidP="00254FE7">
      <w:pPr>
        <w:spacing w:line="276" w:lineRule="auto"/>
        <w:jc w:val="both"/>
        <w:rPr>
          <w:rFonts w:ascii="Times New Roman" w:hAnsi="Times New Roman" w:cs="Times New Roman"/>
          <w:lang w:val="en-CA"/>
        </w:rPr>
      </w:pPr>
    </w:p>
    <w:p w14:paraId="59EAB9A2" w14:textId="77777777" w:rsidR="00254FE7" w:rsidRPr="00CC1CE8" w:rsidRDefault="00254FE7" w:rsidP="00254FE7">
      <w:pPr>
        <w:spacing w:line="276" w:lineRule="auto"/>
        <w:jc w:val="both"/>
        <w:rPr>
          <w:rFonts w:ascii="Times New Roman" w:hAnsi="Times New Roman" w:cs="Times New Roman"/>
          <w:lang w:val="en-CA"/>
        </w:rPr>
      </w:pPr>
    </w:p>
    <w:p w14:paraId="1CE07038" w14:textId="77777777" w:rsidR="00254FE7" w:rsidRPr="00CC1CE8" w:rsidRDefault="00254FE7" w:rsidP="00254FE7">
      <w:pPr>
        <w:spacing w:line="276" w:lineRule="auto"/>
        <w:jc w:val="both"/>
        <w:rPr>
          <w:rFonts w:ascii="Times New Roman" w:hAnsi="Times New Roman" w:cs="Times New Roman"/>
          <w:lang w:val="en-CA"/>
        </w:rPr>
      </w:pPr>
    </w:p>
    <w:p w14:paraId="693DCB30" w14:textId="77777777" w:rsidR="00254FE7" w:rsidRPr="00CC1CE8" w:rsidRDefault="00254FE7" w:rsidP="00254FE7">
      <w:pPr>
        <w:spacing w:line="276" w:lineRule="auto"/>
        <w:jc w:val="both"/>
        <w:rPr>
          <w:rFonts w:ascii="Times New Roman" w:hAnsi="Times New Roman" w:cs="Times New Roman"/>
          <w:lang w:val="en-CA"/>
        </w:rPr>
      </w:pPr>
    </w:p>
    <w:p w14:paraId="02A8EF25" w14:textId="77777777" w:rsidR="00254FE7" w:rsidRPr="00CC1CE8" w:rsidRDefault="00254FE7" w:rsidP="00254FE7">
      <w:pPr>
        <w:spacing w:line="276" w:lineRule="auto"/>
        <w:jc w:val="both"/>
        <w:rPr>
          <w:rFonts w:ascii="Times New Roman" w:hAnsi="Times New Roman" w:cs="Times New Roman"/>
          <w:lang w:val="en-CA"/>
        </w:rPr>
      </w:pPr>
    </w:p>
    <w:p w14:paraId="25EB17D7" w14:textId="77777777" w:rsidR="00254FE7" w:rsidRPr="00CC1CE8" w:rsidRDefault="00254FE7" w:rsidP="00254FE7">
      <w:pPr>
        <w:spacing w:line="276" w:lineRule="auto"/>
        <w:jc w:val="both"/>
        <w:rPr>
          <w:rFonts w:ascii="Times New Roman" w:hAnsi="Times New Roman" w:cs="Times New Roman"/>
          <w:lang w:val="en-CA"/>
        </w:rPr>
      </w:pPr>
    </w:p>
    <w:p w14:paraId="46FE4BD4" w14:textId="77777777" w:rsidR="00254FE7" w:rsidRPr="00CC1CE8" w:rsidRDefault="00254FE7" w:rsidP="00254FE7">
      <w:pPr>
        <w:spacing w:line="276" w:lineRule="auto"/>
        <w:jc w:val="both"/>
        <w:rPr>
          <w:rFonts w:ascii="Times New Roman" w:hAnsi="Times New Roman" w:cs="Times New Roman"/>
          <w:lang w:val="en-CA"/>
        </w:rPr>
      </w:pPr>
    </w:p>
    <w:p w14:paraId="24AFE1C1" w14:textId="77777777" w:rsidR="00254FE7" w:rsidRPr="00CC1CE8" w:rsidRDefault="00254FE7" w:rsidP="00254FE7">
      <w:pPr>
        <w:spacing w:line="276" w:lineRule="auto"/>
        <w:jc w:val="both"/>
        <w:rPr>
          <w:rFonts w:ascii="Times New Roman" w:hAnsi="Times New Roman" w:cs="Times New Roman"/>
          <w:lang w:val="en-CA"/>
        </w:rPr>
      </w:pPr>
    </w:p>
    <w:p w14:paraId="0A746582" w14:textId="77777777" w:rsidR="00254FE7" w:rsidRPr="00CC1CE8" w:rsidRDefault="00254FE7" w:rsidP="00254FE7">
      <w:pPr>
        <w:spacing w:line="276" w:lineRule="auto"/>
        <w:jc w:val="both"/>
        <w:rPr>
          <w:rFonts w:ascii="Times New Roman" w:hAnsi="Times New Roman" w:cs="Times New Roman"/>
          <w:lang w:val="en-CA"/>
        </w:rPr>
      </w:pPr>
    </w:p>
    <w:p w14:paraId="2E66EF24" w14:textId="77777777" w:rsidR="00254FE7" w:rsidRPr="00CC1CE8" w:rsidRDefault="00254FE7" w:rsidP="00254FE7">
      <w:pPr>
        <w:spacing w:line="276" w:lineRule="auto"/>
        <w:jc w:val="both"/>
        <w:rPr>
          <w:rFonts w:ascii="Times New Roman" w:hAnsi="Times New Roman" w:cs="Times New Roman"/>
          <w:lang w:val="en-CA"/>
        </w:rPr>
      </w:pPr>
    </w:p>
    <w:p w14:paraId="3DF0F36C" w14:textId="77777777" w:rsidR="00254FE7" w:rsidRPr="00CC1CE8" w:rsidRDefault="00254FE7" w:rsidP="00254FE7">
      <w:pPr>
        <w:spacing w:line="276" w:lineRule="auto"/>
        <w:jc w:val="both"/>
        <w:rPr>
          <w:rFonts w:ascii="Times New Roman" w:hAnsi="Times New Roman" w:cs="Times New Roman"/>
          <w:lang w:val="en-CA"/>
        </w:rPr>
      </w:pPr>
    </w:p>
    <w:p w14:paraId="5FB74AAD" w14:textId="77777777" w:rsidR="00254FE7" w:rsidRPr="00CC1CE8" w:rsidRDefault="00254FE7" w:rsidP="00254FE7">
      <w:pPr>
        <w:spacing w:line="276" w:lineRule="auto"/>
        <w:jc w:val="both"/>
        <w:rPr>
          <w:rFonts w:ascii="Times New Roman" w:hAnsi="Times New Roman" w:cs="Times New Roman"/>
          <w:lang w:val="en-CA"/>
        </w:rPr>
      </w:pPr>
    </w:p>
    <w:p w14:paraId="15B8C3E3" w14:textId="77777777" w:rsidR="00254FE7" w:rsidRPr="00CC1CE8" w:rsidRDefault="00254FE7" w:rsidP="00254FE7">
      <w:pPr>
        <w:spacing w:line="276" w:lineRule="auto"/>
        <w:jc w:val="both"/>
        <w:rPr>
          <w:rFonts w:ascii="Times New Roman" w:hAnsi="Times New Roman" w:cs="Times New Roman"/>
          <w:lang w:val="en-CA"/>
        </w:rPr>
      </w:pPr>
    </w:p>
    <w:p w14:paraId="6C3FAAA9" w14:textId="77777777" w:rsidR="00254FE7" w:rsidRPr="00CC1CE8" w:rsidRDefault="00254FE7" w:rsidP="00254FE7">
      <w:pPr>
        <w:spacing w:line="276" w:lineRule="auto"/>
        <w:jc w:val="both"/>
        <w:rPr>
          <w:rFonts w:ascii="Times New Roman" w:hAnsi="Times New Roman" w:cs="Times New Roman"/>
          <w:lang w:val="en-CA"/>
        </w:rPr>
      </w:pPr>
    </w:p>
    <w:p w14:paraId="7C063954" w14:textId="77777777" w:rsidR="00254FE7" w:rsidRPr="00CC1CE8" w:rsidRDefault="00254FE7" w:rsidP="00254FE7">
      <w:pPr>
        <w:spacing w:line="276" w:lineRule="auto"/>
        <w:jc w:val="both"/>
        <w:rPr>
          <w:rFonts w:ascii="Times New Roman" w:hAnsi="Times New Roman" w:cs="Times New Roman"/>
          <w:lang w:val="en-CA"/>
        </w:rPr>
      </w:pPr>
    </w:p>
    <w:p w14:paraId="54B19D9D" w14:textId="77777777" w:rsidR="00254FE7" w:rsidRPr="00CC1CE8" w:rsidRDefault="00254FE7" w:rsidP="00254FE7">
      <w:pPr>
        <w:spacing w:line="276" w:lineRule="auto"/>
        <w:jc w:val="both"/>
        <w:rPr>
          <w:rFonts w:ascii="Times New Roman" w:hAnsi="Times New Roman" w:cs="Times New Roman"/>
          <w:lang w:val="en-CA"/>
        </w:rPr>
      </w:pPr>
    </w:p>
    <w:p w14:paraId="3CF87364" w14:textId="77777777" w:rsidR="00254FE7" w:rsidRPr="00CC1CE8" w:rsidRDefault="00254FE7" w:rsidP="00254FE7">
      <w:pPr>
        <w:pStyle w:val="Heading1"/>
        <w:rPr>
          <w:ins w:id="23" w:author="Anne-Marie Cousineau" w:date="2025-07-09T17:41:00Z" w16du:dateUtc="2025-07-09T21:41:00Z"/>
          <w:rFonts w:ascii="Times New Roman" w:hAnsi="Times New Roman" w:cs="Times New Roman"/>
          <w:b/>
          <w:bCs/>
          <w:color w:val="000000" w:themeColor="text1"/>
          <w:lang w:val="en-CA"/>
        </w:rPr>
      </w:pPr>
      <w:bookmarkStart w:id="24" w:name="_Toc205543104"/>
      <w:bookmarkStart w:id="25" w:name="_Toc214025464"/>
      <w:r w:rsidRPr="00CC1CE8">
        <w:rPr>
          <w:rFonts w:ascii="Times New Roman" w:hAnsi="Times New Roman" w:cs="Times New Roman"/>
          <w:b/>
          <w:bCs/>
          <w:color w:val="000000" w:themeColor="text1"/>
          <w:lang w:val="en-CA"/>
        </w:rPr>
        <w:t>List of tables</w:t>
      </w:r>
      <w:bookmarkEnd w:id="24"/>
      <w:bookmarkEnd w:id="25"/>
    </w:p>
    <w:p w14:paraId="226F97A0" w14:textId="77777777" w:rsidR="00254FE7" w:rsidRPr="00CC1CE8" w:rsidRDefault="00254FE7" w:rsidP="00254FE7">
      <w:pPr>
        <w:spacing w:line="276" w:lineRule="auto"/>
        <w:jc w:val="both"/>
        <w:rPr>
          <w:rFonts w:ascii="Times New Roman" w:hAnsi="Times New Roman" w:cs="Times New Roman"/>
          <w:b/>
          <w:bCs/>
          <w:lang w:val="en-CA"/>
        </w:rPr>
      </w:pPr>
    </w:p>
    <w:p w14:paraId="2E1895DD" w14:textId="69D14AFF"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hAnsi="Times New Roman" w:cs="Times New Roman"/>
          <w:b/>
          <w:bCs/>
          <w:lang w:val="en-CA"/>
        </w:rPr>
        <w:t>Table 1.1.</w:t>
      </w:r>
      <w:r w:rsidRPr="00CC1CE8">
        <w:rPr>
          <w:rFonts w:ascii="Times New Roman" w:hAnsi="Times New Roman" w:cs="Times New Roman"/>
          <w:lang w:val="en-CA"/>
        </w:rPr>
        <w:t xml:space="preserve"> </w:t>
      </w:r>
      <w:r w:rsidRPr="00CC1CE8">
        <w:rPr>
          <w:rFonts w:ascii="Times New Roman" w:hAnsi="Times New Roman" w:cs="Times New Roman"/>
          <w:color w:val="000000" w:themeColor="text1"/>
          <w:lang w:val="en-CA"/>
        </w:rPr>
        <w:t>Number of northern cardinals tracked 1 and 3 months after initial release, with apparent survival (48.15%) and known mortality events/probable causes across three sites in Montreal, Quebec, Canada between 2022 and 2025. ………………………………………………………</w:t>
      </w:r>
      <w:r w:rsidR="00CE2004">
        <w:rPr>
          <w:rFonts w:ascii="Times New Roman" w:hAnsi="Times New Roman" w:cs="Times New Roman"/>
          <w:color w:val="000000" w:themeColor="text1"/>
          <w:lang w:val="en-CA"/>
        </w:rPr>
        <w:t>46</w:t>
      </w:r>
    </w:p>
    <w:p w14:paraId="003A16BB" w14:textId="77777777" w:rsidR="00254FE7" w:rsidRPr="00CC1CE8" w:rsidRDefault="00254FE7" w:rsidP="00254FE7">
      <w:pPr>
        <w:spacing w:line="276" w:lineRule="auto"/>
        <w:jc w:val="both"/>
        <w:rPr>
          <w:rFonts w:ascii="Times New Roman" w:hAnsi="Times New Roman" w:cs="Times New Roman"/>
          <w:color w:val="000000"/>
          <w:lang w:val="en-CA"/>
        </w:rPr>
      </w:pPr>
    </w:p>
    <w:p w14:paraId="4F86B66F" w14:textId="3B261C4C"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1F1F1F"/>
          <w:shd w:val="clear" w:color="auto" w:fill="FFFFFF"/>
          <w:lang w:val="en-CA"/>
        </w:rPr>
      </w:pPr>
      <w:r w:rsidRPr="00CC1CE8">
        <w:rPr>
          <w:rFonts w:ascii="Times New Roman" w:hAnsi="Times New Roman" w:cs="Times New Roman"/>
          <w:b/>
          <w:bCs/>
          <w:color w:val="000000"/>
          <w:lang w:val="en-CA"/>
        </w:rPr>
        <w:t>Table 1.2.</w:t>
      </w:r>
      <w:r w:rsidRPr="00CC1CE8">
        <w:rPr>
          <w:rFonts w:ascii="Times New Roman" w:hAnsi="Times New Roman" w:cs="Times New Roman"/>
          <w:color w:val="000000"/>
          <w:lang w:val="en-CA"/>
        </w:rPr>
        <w:t xml:space="preserve"> Model parameters for the three resource selection models predicting the presence</w:t>
      </w:r>
      <w:r w:rsidRPr="00CC1CE8">
        <w:rPr>
          <w:rFonts w:ascii="Times New Roman" w:hAnsi="Times New Roman" w:cs="Times New Roman"/>
          <w:color w:val="1F1F1F"/>
          <w:shd w:val="clear" w:color="auto" w:fill="FFFFFF"/>
          <w:lang w:val="en-CA"/>
        </w:rPr>
        <w:t xml:space="preserve">/absence of 56 northern cardinals within (25 or 50 m-radius) areas based on the average vegetation height (in meters) and its standard deviation, along with human-related environmental features such as population density (in </w:t>
      </w:r>
      <w:r w:rsidRPr="00CC1CE8">
        <w:rPr>
          <w:rFonts w:ascii="Times New Roman" w:hAnsi="Times New Roman" w:cs="Times New Roman"/>
          <w:lang w:val="en-CA"/>
        </w:rPr>
        <w:t>people</w:t>
      </w:r>
      <w:r w:rsidRPr="00CC1CE8">
        <w:rPr>
          <w:rFonts w:ascii="Times New Roman" w:hAnsi="Times New Roman" w:cs="Times New Roman"/>
          <w:color w:val="000000"/>
          <w:lang w:val="en-CA"/>
        </w:rPr>
        <w:t>/km</w:t>
      </w:r>
      <w:r w:rsidRPr="00CC1CE8">
        <w:rPr>
          <w:rFonts w:ascii="Times New Roman" w:hAnsi="Times New Roman" w:cs="Times New Roman"/>
          <w:color w:val="000000"/>
          <w:vertAlign w:val="superscript"/>
          <w:lang w:val="en-CA"/>
        </w:rPr>
        <w:t>2</w:t>
      </w:r>
      <w:r w:rsidRPr="00CC1CE8">
        <w:rPr>
          <w:rFonts w:ascii="Times New Roman" w:hAnsi="Times New Roman" w:cs="Times New Roman"/>
          <w:color w:val="1F1F1F"/>
          <w:shd w:val="clear" w:color="auto" w:fill="FFFFFF"/>
          <w:lang w:val="en-CA"/>
        </w:rPr>
        <w:t>), road length (in meters) and distance to the nearest bird feeder (in meters). The data was scaled and centered before running the models. The study site, year of sampling (Winter) and the individual’s identification (ID) are included as random effects in each model. ……………………………………………………………………</w:t>
      </w:r>
      <w:r w:rsidR="00CE2004">
        <w:rPr>
          <w:rFonts w:ascii="Times New Roman" w:hAnsi="Times New Roman" w:cs="Times New Roman"/>
          <w:color w:val="1F1F1F"/>
          <w:shd w:val="clear" w:color="auto" w:fill="FFFFFF"/>
          <w:lang w:val="en-CA"/>
        </w:rPr>
        <w:t>49</w:t>
      </w:r>
    </w:p>
    <w:p w14:paraId="7E11AA7F" w14:textId="77777777"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p>
    <w:p w14:paraId="06C6C120" w14:textId="38DB1348"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lang w:val="en-CA"/>
        </w:rPr>
      </w:pPr>
      <w:r w:rsidRPr="00CC1CE8">
        <w:rPr>
          <w:rFonts w:ascii="Times New Roman" w:hAnsi="Times New Roman" w:cs="Times New Roman"/>
          <w:b/>
          <w:color w:val="000000" w:themeColor="text1"/>
          <w:lang w:val="en-CA"/>
        </w:rPr>
        <w:t>Table 2.1.</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lang w:val="en-CA"/>
        </w:rPr>
        <w:t>Summary of GAM results (full model) predicting the effects of weather conditions on the onset of activity of northern cardinals. ……………………………………………………….</w:t>
      </w:r>
      <w:r w:rsidR="005C2C47">
        <w:rPr>
          <w:rFonts w:ascii="Times New Roman" w:hAnsi="Times New Roman" w:cs="Times New Roman"/>
          <w:lang w:val="en-CA"/>
        </w:rPr>
        <w:t>93</w:t>
      </w:r>
    </w:p>
    <w:p w14:paraId="11EBAD30" w14:textId="77777777"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lang w:val="en-CA"/>
        </w:rPr>
      </w:pPr>
    </w:p>
    <w:p w14:paraId="195FC5A2" w14:textId="034775D1"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lang w:val="en-CA"/>
        </w:rPr>
        <w:t>Table 2.2.</w:t>
      </w:r>
      <w:r w:rsidRPr="00CC1CE8">
        <w:rPr>
          <w:rFonts w:ascii="Times New Roman" w:hAnsi="Times New Roman" w:cs="Times New Roman"/>
          <w:lang w:val="en-CA"/>
        </w:rPr>
        <w:t xml:space="preserve"> Summary of GAM results (extreme temperature model) predicting the effects of weather conditions on the end of activity of northern cardinals. ……………………………...….</w:t>
      </w:r>
      <w:r w:rsidR="005C2C47">
        <w:rPr>
          <w:rFonts w:ascii="Times New Roman" w:hAnsi="Times New Roman" w:cs="Times New Roman"/>
          <w:lang w:val="en-CA"/>
        </w:rPr>
        <w:t>9</w:t>
      </w:r>
      <w:r w:rsidR="00CE2004">
        <w:rPr>
          <w:rFonts w:ascii="Times New Roman" w:hAnsi="Times New Roman" w:cs="Times New Roman"/>
          <w:lang w:val="en-CA"/>
        </w:rPr>
        <w:t>5</w:t>
      </w:r>
    </w:p>
    <w:p w14:paraId="0A2D9E5D" w14:textId="77777777" w:rsidR="00254FE7" w:rsidRPr="00CC1CE8" w:rsidRDefault="00254FE7" w:rsidP="00254FE7">
      <w:pPr>
        <w:spacing w:line="276" w:lineRule="auto"/>
        <w:jc w:val="both"/>
        <w:rPr>
          <w:rFonts w:ascii="Times New Roman" w:hAnsi="Times New Roman" w:cs="Times New Roman"/>
          <w:b/>
          <w:bCs/>
          <w:color w:val="000000" w:themeColor="text1"/>
          <w:lang w:val="en-CA"/>
        </w:rPr>
      </w:pPr>
    </w:p>
    <w:p w14:paraId="13210657" w14:textId="3AD21E68"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000000" w:themeColor="text1"/>
          <w:lang w:val="en-CA"/>
        </w:rPr>
        <w:t>Table S1.</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color w:val="000000"/>
          <w:lang w:val="en-CA"/>
        </w:rPr>
        <w:t xml:space="preserve">Model ranking using </w:t>
      </w:r>
      <w:proofErr w:type="spellStart"/>
      <w:r w:rsidRPr="00CC1CE8">
        <w:rPr>
          <w:rFonts w:ascii="Times New Roman" w:hAnsi="Times New Roman" w:cs="Times New Roman"/>
          <w:color w:val="000000"/>
          <w:lang w:val="en-CA"/>
        </w:rPr>
        <w:t>AICc</w:t>
      </w:r>
      <w:proofErr w:type="spellEnd"/>
      <w:r w:rsidRPr="00CC1CE8">
        <w:rPr>
          <w:rFonts w:ascii="Times New Roman" w:hAnsi="Times New Roman" w:cs="Times New Roman"/>
          <w:color w:val="000000"/>
          <w:lang w:val="en-CA"/>
        </w:rPr>
        <w:t xml:space="preserve"> of generalized linear mixed models (GLM) with a comparing scale of effect of landscape variables for resighting locations (n= 57) the northern cardinals tracked across three sites in Montreal, Quebec, Canada. ……………………………………………….1</w:t>
      </w:r>
      <w:r w:rsidR="00FB1E61">
        <w:rPr>
          <w:rFonts w:ascii="Times New Roman" w:hAnsi="Times New Roman" w:cs="Times New Roman"/>
          <w:color w:val="000000"/>
          <w:lang w:val="en-CA"/>
        </w:rPr>
        <w:t>30</w:t>
      </w:r>
    </w:p>
    <w:p w14:paraId="74FD060D" w14:textId="313095F0" w:rsidR="00254FE7" w:rsidRPr="00CC1CE8" w:rsidRDefault="00254FE7" w:rsidP="00254FE7">
      <w:pPr>
        <w:spacing w:before="100" w:beforeAutospacing="1" w:after="100" w:afterAutospacing="1" w:line="276" w:lineRule="auto"/>
        <w:jc w:val="both"/>
        <w:rPr>
          <w:rFonts w:ascii="Times New Roman" w:eastAsia="Times New Roman" w:hAnsi="Times New Roman" w:cs="Times New Roman"/>
          <w:lang w:val="en-CA"/>
        </w:rPr>
      </w:pPr>
      <w:r w:rsidRPr="00CC1CE8">
        <w:rPr>
          <w:rFonts w:ascii="Times New Roman" w:eastAsia="Times New Roman" w:hAnsi="Times New Roman" w:cs="Times New Roman"/>
          <w:b/>
          <w:bCs/>
          <w:lang w:val="en-CA"/>
        </w:rPr>
        <w:t>Table S2.</w:t>
      </w:r>
      <w:r w:rsidRPr="00CC1CE8">
        <w:rPr>
          <w:rFonts w:ascii="Times New Roman" w:eastAsia="Times New Roman" w:hAnsi="Times New Roman" w:cs="Times New Roman"/>
          <w:lang w:val="en-CA"/>
        </w:rPr>
        <w:t xml:space="preserve"> Model ranking using </w:t>
      </w:r>
      <w:proofErr w:type="spellStart"/>
      <w:r w:rsidRPr="00CC1CE8">
        <w:rPr>
          <w:rFonts w:ascii="Times New Roman" w:eastAsia="Times New Roman" w:hAnsi="Times New Roman" w:cs="Times New Roman"/>
          <w:lang w:val="en-CA"/>
        </w:rPr>
        <w:t>AICc</w:t>
      </w:r>
      <w:proofErr w:type="spellEnd"/>
      <w:r w:rsidRPr="00CC1CE8">
        <w:rPr>
          <w:rFonts w:ascii="Times New Roman" w:eastAsia="Times New Roman" w:hAnsi="Times New Roman" w:cs="Times New Roman"/>
          <w:lang w:val="en-CA"/>
        </w:rPr>
        <w:t xml:space="preserve"> of generalized linear mixed models (GLM) used to determine the best fitting model to explain cardinal’s habitat associations. ………………………………1</w:t>
      </w:r>
      <w:r w:rsidR="00FB1E61">
        <w:rPr>
          <w:rFonts w:ascii="Times New Roman" w:eastAsia="Times New Roman" w:hAnsi="Times New Roman" w:cs="Times New Roman"/>
          <w:lang w:val="en-CA"/>
        </w:rPr>
        <w:t>30</w:t>
      </w:r>
    </w:p>
    <w:p w14:paraId="29DE27BF" w14:textId="4322D92A"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1F1F1F"/>
          <w:shd w:val="clear" w:color="auto" w:fill="FFFFFF"/>
          <w:lang w:val="en-CA"/>
        </w:rPr>
        <w:t>Table S3.</w:t>
      </w:r>
      <w:r w:rsidRPr="00CC1CE8">
        <w:rPr>
          <w:rFonts w:ascii="Times New Roman" w:hAnsi="Times New Roman" w:cs="Times New Roman"/>
          <w:color w:val="1F1F1F"/>
          <w:shd w:val="clear" w:color="auto" w:fill="FFFFFF"/>
          <w:lang w:val="en-CA"/>
        </w:rPr>
        <w:t xml:space="preserve"> </w:t>
      </w:r>
      <w:r w:rsidRPr="00CC1CE8">
        <w:rPr>
          <w:rFonts w:ascii="Times New Roman" w:hAnsi="Times New Roman" w:cs="Times New Roman"/>
          <w:color w:val="000000"/>
          <w:lang w:val="en-CA"/>
        </w:rPr>
        <w:t xml:space="preserve">Model ranking using </w:t>
      </w:r>
      <w:proofErr w:type="spellStart"/>
      <w:r w:rsidRPr="00CC1CE8">
        <w:rPr>
          <w:rFonts w:ascii="Times New Roman" w:hAnsi="Times New Roman" w:cs="Times New Roman"/>
          <w:color w:val="000000"/>
          <w:lang w:val="en-CA"/>
        </w:rPr>
        <w:t>AICc</w:t>
      </w:r>
      <w:proofErr w:type="spellEnd"/>
      <w:r w:rsidRPr="00CC1CE8">
        <w:rPr>
          <w:rFonts w:ascii="Times New Roman" w:hAnsi="Times New Roman" w:cs="Times New Roman"/>
          <w:color w:val="000000"/>
          <w:lang w:val="en-CA"/>
        </w:rPr>
        <w:t xml:space="preserve"> of generalized additive models (GAMs) with a comparing scale of effect of temperature lag for northern cardinals (n= 64) tracked across three sites in Montreal, Quebec, Canada between 2022 and 2025. ………………………………………</w:t>
      </w:r>
      <w:r w:rsidR="00FB1E61">
        <w:rPr>
          <w:rFonts w:ascii="Times New Roman" w:hAnsi="Times New Roman" w:cs="Times New Roman"/>
          <w:color w:val="000000"/>
          <w:lang w:val="en-CA"/>
        </w:rPr>
        <w:t>…...</w:t>
      </w:r>
      <w:r w:rsidRPr="00CC1CE8">
        <w:rPr>
          <w:rFonts w:ascii="Times New Roman" w:hAnsi="Times New Roman" w:cs="Times New Roman"/>
          <w:color w:val="000000"/>
          <w:lang w:val="en-CA"/>
        </w:rPr>
        <w:t>1</w:t>
      </w:r>
      <w:r w:rsidR="00FB1E61">
        <w:rPr>
          <w:rFonts w:ascii="Times New Roman" w:hAnsi="Times New Roman" w:cs="Times New Roman"/>
          <w:color w:val="000000"/>
          <w:lang w:val="en-CA"/>
        </w:rPr>
        <w:t>31</w:t>
      </w:r>
    </w:p>
    <w:p w14:paraId="4AA78A00" w14:textId="77777777"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p>
    <w:p w14:paraId="18660402" w14:textId="375F09B8"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000000"/>
          <w:lang w:val="en-CA"/>
        </w:rPr>
        <w:t>Table S4.</w:t>
      </w:r>
      <w:r w:rsidRPr="00CC1CE8">
        <w:rPr>
          <w:rFonts w:ascii="Times New Roman" w:hAnsi="Times New Roman" w:cs="Times New Roman"/>
          <w:color w:val="000000"/>
          <w:lang w:val="en-CA"/>
        </w:rPr>
        <w:t xml:space="preserve"> Model ranking using </w:t>
      </w:r>
      <w:proofErr w:type="spellStart"/>
      <w:r w:rsidRPr="00CC1CE8">
        <w:rPr>
          <w:rFonts w:ascii="Times New Roman" w:hAnsi="Times New Roman" w:cs="Times New Roman"/>
          <w:color w:val="000000"/>
          <w:lang w:val="en-CA"/>
        </w:rPr>
        <w:t>AICc</w:t>
      </w:r>
      <w:proofErr w:type="spellEnd"/>
      <w:r w:rsidRPr="00CC1CE8">
        <w:rPr>
          <w:rFonts w:ascii="Times New Roman" w:hAnsi="Times New Roman" w:cs="Times New Roman"/>
          <w:color w:val="000000"/>
          <w:lang w:val="en-CA"/>
        </w:rPr>
        <w:t xml:space="preserve"> of generalized additive models (GAMs) with a comparing scale of effect of cold snap events for northern cardinals (n= 64) tracked across three sites in Montreal, Quebec, Canada between 2022 and 2025. …………………………………………..1</w:t>
      </w:r>
      <w:r w:rsidR="00FB1E61">
        <w:rPr>
          <w:rFonts w:ascii="Times New Roman" w:hAnsi="Times New Roman" w:cs="Times New Roman"/>
          <w:color w:val="000000"/>
          <w:lang w:val="en-CA"/>
        </w:rPr>
        <w:t>31</w:t>
      </w:r>
    </w:p>
    <w:p w14:paraId="1CB48AAF" w14:textId="77777777" w:rsidR="00254FE7" w:rsidRPr="00CC1CE8" w:rsidRDefault="00254FE7" w:rsidP="00254FE7">
      <w:pPr>
        <w:autoSpaceDE w:val="0"/>
        <w:autoSpaceDN w:val="0"/>
        <w:adjustRightInd w:val="0"/>
        <w:spacing w:line="276" w:lineRule="auto"/>
        <w:jc w:val="both"/>
        <w:rPr>
          <w:del w:id="26" w:author="Frei,Barbara (ECCC)" w:date="2025-08-01T19:15:00Z" w16du:dateUtc="2025-08-01T19:15:48Z"/>
          <w:rFonts w:ascii="Times New Roman" w:hAnsi="Times New Roman" w:cs="Times New Roman"/>
          <w:color w:val="000000"/>
          <w:lang w:val="en-CA"/>
        </w:rPr>
      </w:pPr>
    </w:p>
    <w:p w14:paraId="553919C4" w14:textId="77777777" w:rsidR="00254FE7" w:rsidRPr="00CC1CE8" w:rsidRDefault="00254FE7" w:rsidP="00254FE7">
      <w:pPr>
        <w:spacing w:line="480" w:lineRule="auto"/>
        <w:jc w:val="both"/>
        <w:rPr>
          <w:rFonts w:ascii="Times New Roman" w:hAnsi="Times New Roman" w:cs="Times New Roman"/>
          <w:lang w:val="en-CA"/>
        </w:rPr>
      </w:pPr>
    </w:p>
    <w:p w14:paraId="0A9E44E8" w14:textId="77777777" w:rsidR="00254FE7" w:rsidRPr="00CC1CE8" w:rsidRDefault="00254FE7" w:rsidP="00B26B3E">
      <w:pPr>
        <w:pStyle w:val="Heading1"/>
        <w:spacing w:line="360" w:lineRule="auto"/>
        <w:jc w:val="center"/>
        <w:rPr>
          <w:rFonts w:ascii="Times New Roman" w:hAnsi="Times New Roman" w:cs="Times New Roman"/>
          <w:b/>
          <w:bCs/>
          <w:color w:val="000000" w:themeColor="text1"/>
          <w:lang w:val="en-CA"/>
        </w:rPr>
      </w:pPr>
      <w:bookmarkStart w:id="27" w:name="_Toc195617958"/>
      <w:bookmarkStart w:id="28" w:name="_Toc195699771"/>
      <w:bookmarkStart w:id="29" w:name="_Toc195699794"/>
      <w:bookmarkStart w:id="30" w:name="_Toc205543105"/>
      <w:bookmarkStart w:id="31" w:name="_Toc214025465"/>
      <w:r w:rsidRPr="00CC1CE8">
        <w:rPr>
          <w:rFonts w:ascii="Times New Roman" w:hAnsi="Times New Roman" w:cs="Times New Roman"/>
          <w:b/>
          <w:bCs/>
          <w:color w:val="000000" w:themeColor="text1"/>
          <w:lang w:val="en-CA"/>
        </w:rPr>
        <w:t>Introduction</w:t>
      </w:r>
      <w:bookmarkEnd w:id="27"/>
      <w:bookmarkEnd w:id="28"/>
      <w:bookmarkEnd w:id="29"/>
      <w:bookmarkEnd w:id="30"/>
      <w:bookmarkEnd w:id="31"/>
    </w:p>
    <w:p w14:paraId="74C61D71" w14:textId="2A84C584" w:rsidR="00254FE7" w:rsidRDefault="00254FE7" w:rsidP="00B26B3E">
      <w:pPr>
        <w:spacing w:line="360" w:lineRule="auto"/>
        <w:ind w:firstLine="720"/>
        <w:jc w:val="both"/>
        <w:rPr>
          <w:rFonts w:ascii="Times New Roman" w:hAnsi="Times New Roman" w:cs="Times New Roman"/>
          <w:color w:val="000000"/>
          <w:lang w:val="en-CA"/>
        </w:rPr>
      </w:pPr>
      <w:r w:rsidRPr="00CC1CE8">
        <w:rPr>
          <w:rFonts w:ascii="Times New Roman" w:hAnsi="Times New Roman" w:cs="Times New Roman"/>
          <w:color w:val="000000"/>
          <w:lang w:val="en-CA"/>
        </w:rPr>
        <w:t xml:space="preserve">Humans living in urbanized areas derive many benefits from urban green spaces (UGS) </w:t>
      </w:r>
      <w:r w:rsidRPr="00CC1CE8">
        <w:rPr>
          <w:rFonts w:ascii="Times New Roman" w:hAnsi="Times New Roman" w:cs="Times New Roman"/>
          <w:color w:val="000000"/>
          <w:lang w:val="en-CA"/>
        </w:rPr>
        <w:fldChar w:fldCharType="begin"/>
      </w:r>
      <w:r w:rsidR="00A9689E">
        <w:rPr>
          <w:rFonts w:ascii="Times New Roman" w:hAnsi="Times New Roman" w:cs="Times New Roman"/>
          <w:color w:val="000000"/>
          <w:lang w:val="en-CA"/>
        </w:rPr>
        <w:instrText xml:space="preserve"> ADDIN ZOTERO_ITEM CSL_CITATION {"citationID":"RuNcDol2","properties":{"formattedCitation":"(Buxton et al., 2024; Cox et al., 2017; Jim &amp; Chen, 2008; Skarbit et al., 2024)","plainCitation":"(Buxton et al., 2024; Cox et al., 2017; Jim &amp; Chen, 2008; Skarbit et al., 2024)","noteIndex":0},"citationItems":[{"id":"ZReKA9el/kUlxKcfJ","uris":["http://zotero.org/users/16770306/items/J7CSMTH3"],"itemData":{"id":"L0aAY90O/LX5KWsn0","type":"article-journal","abstract":"Cities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R."}],"issued":{"date-parts":[["2024",6,11]]}}},{"id":"ZReKA9el/SJQwwTP9","uris":["http://zotero.org/users/16770306/items/8Q83LZ8M"],"itemData":{"id":"L0aAY90O/8iYSn1nk","type":"article-journal","abstract":"Experiences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J."}],"issued":{"date-parts":[["2017"]]}}},{"id":"ZReKA9el/LbG704hR","uris":["http://zotero.org/users/16770306/items/5YINS6IP"],"itemData":{"id":"L0aAY90O/tuCHeC4C","type":"article-journal","abstract":"In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Y."}],"issued":{"date-parts":[["2008",9,1]]}}},{"id":"ZReKA9el/XavmzHEb","uris":["http://zotero.org/users/16770306/items/GUV5XVUY"],"itemData":{"id":"L0aAY90O/PYWZdQdN","type":"article-journal","abstract":"Recognizing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A9689E" w:rsidRPr="00DD409D">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rPr>
        <w:t>(Buxton et al., 2024; Cox et al., 2017; Jim &amp; Chen, 2008; Skarbit et al., 2024)</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rPr>
        <w:t xml:space="preserve">. </w:t>
      </w:r>
      <w:r w:rsidRPr="00CC1CE8">
        <w:rPr>
          <w:rFonts w:ascii="Times New Roman" w:hAnsi="Times New Roman" w:cs="Times New Roman"/>
          <w:color w:val="000000"/>
          <w:lang w:val="en-CA"/>
        </w:rPr>
        <w:t xml:space="preserve">Benefits include improved mental health, access to clean air from pollution removal by trees and cooling effects during heatwaves </w:t>
      </w:r>
      <w:r w:rsidRPr="00CC1CE8">
        <w:rPr>
          <w:rFonts w:ascii="Times New Roman" w:hAnsi="Times New Roman" w:cs="Times New Roman"/>
          <w:color w:val="000000"/>
        </w:rPr>
        <w:fldChar w:fldCharType="begin"/>
      </w:r>
      <w:r w:rsidR="00A9689E">
        <w:rPr>
          <w:rFonts w:ascii="Times New Roman" w:hAnsi="Times New Roman" w:cs="Times New Roman"/>
          <w:color w:val="000000"/>
          <w:lang w:val="en-CA"/>
        </w:rPr>
        <w:instrText xml:space="preserve"> ADDIN ZOTERO_ITEM CSL_CITATION {"citationID":"9xPEnjQv","properties":{"formattedCitation":"(Buxton et al., 2024; Cox et al., 2017; Jim &amp; Chen, 2008; Skarbit et al., 2024)","plainCitation":"(Buxton et al., 2024; Cox et al., 2017; Jim &amp; Chen, 2008; Skarbit et al., 2024)","noteIndex":0},"citationItems":[{"id":"ZReKA9el/kUlxKcfJ","uris":["http://zotero.org/users/16770306/items/J7CSMTH3"],"itemData":{"id":213,"type":"article-journal","abstract":"Cities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R."}],"issued":{"date-parts":[["2024",6,11]]}}},{"id":"ZReKA9el/SJQwwTP9","uris":["http://zotero.org/users/16770306/items/8Q83LZ8M"],"itemData":{"id":102,"type":"article-journal","abstract":"Experiences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J."}],"issued":{"date-parts":[["2017"]]}}},{"id":"ZReKA9el/LbG704hR","uris":["http://zotero.org/users/16770306/items/5YINS6IP"],"itemData":{"id":62,"type":"article-journal","abstract":"In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Y."}],"issued":{"date-parts":[["2008",9,1]]}}},{"id":"ZReKA9el/XavmzHEb","uris":["http://zotero.org/users/16770306/items/GUV5XVUY"],"itemData":{"id":233,"type":"article-journal","abstract":"Recognizing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A9689E" w:rsidRPr="00DD409D">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Pr="00CC1CE8">
        <w:rPr>
          <w:rFonts w:ascii="Times New Roman" w:hAnsi="Times New Roman" w:cs="Times New Roman"/>
          <w:color w:val="000000"/>
        </w:rPr>
        <w:fldChar w:fldCharType="separate"/>
      </w:r>
      <w:r w:rsidRPr="00CC1CE8">
        <w:rPr>
          <w:rFonts w:ascii="Times New Roman" w:hAnsi="Times New Roman" w:cs="Times New Roman"/>
          <w:noProof/>
          <w:color w:val="000000"/>
        </w:rPr>
        <w:t>(Buxton et al., 2024; Cox et al., 2017; Jim &amp; Chen, 2008; Skarbit et al., 2024)</w:t>
      </w:r>
      <w:r w:rsidRPr="00CC1CE8">
        <w:rPr>
          <w:rFonts w:ascii="Times New Roman" w:hAnsi="Times New Roman" w:cs="Times New Roman"/>
          <w:color w:val="000000"/>
        </w:rPr>
        <w:fldChar w:fldCharType="end"/>
      </w:r>
      <w:r w:rsidRPr="00CC1CE8">
        <w:rPr>
          <w:rFonts w:ascii="Times New Roman" w:hAnsi="Times New Roman" w:cs="Times New Roman"/>
          <w:color w:val="000000"/>
        </w:rPr>
        <w:t xml:space="preserve">. </w:t>
      </w:r>
      <w:r w:rsidRPr="00CC1CE8">
        <w:rPr>
          <w:rFonts w:ascii="Times New Roman" w:hAnsi="Times New Roman" w:cs="Times New Roman"/>
          <w:color w:val="000000"/>
          <w:lang w:val="en-CA"/>
        </w:rPr>
        <w:t xml:space="preserve">There is currently a wave of funding and support for urban greening under “Nature-based Solutions” with an interest to understand the relationship between the ecological benefits and social aspects of greening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{"citationID":"EP3JeX8Z","properties":{"formattedCitation":"(Government of Canada, 2020; United Nations Environment Program, 2024)","plainCitation":"(Government of Canada, 2020; United Nations Environment Program, 2024)","noteIndex":0},"citationItems":[{"id":1143,"uris":["http://zotero.org/users/16770306/items/HAJUZYH9"],"itemData":{"id":1143,"type":"post-weblog","abstract":"This toolkit will provide you with the idea, resources and contacts you need to implement nature-based climate solutions in your community.","container-title":"Nature Canada","language":"en","title":"Nature Based Climate Solutions Toolkit","URL":"https://naturecanada.ca/defend-nature/how-you-help-us-take-action/nature-based-climate-solutions/toolkit/","author":[{"family":"Government of Canada","given":""}],"accessed":{"date-parts":[["2025",7,31]]},"issued":{"date-parts":[["2020"]]}}},{"id":1144,"uris":["http://zotero.org/users/16770306/items/DDYHJ86M"],"itemData":{"id":1144,"type":"post-weblog","abstract":"Nature-based solutions (NbS) are actions to protect, sustainably manage, and restore natural and modified ecosystems that address societal challenges effectively and adaptively, simultaneously...","container-title":"Nature-Based solutions","language":"en-GB","title":"Nature-based Solutions","URL":"https://www.unepfi.org/nature/nature/nature-based-solutions/","author":[{"family":"United Nations Environment Program","given":""}],"accessed":{"date-parts":[["2025",7,31]]},"issued":{"date-parts":[["2024"]]}}}],"schema":"https://github.com/citation-style-language/schema/raw/master/csl-citation.json"}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(Government of Canada, 2020; United Nations Environment Program, 2024)</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While there are multiple benefits to greening cities, it is important to highlight the challenges faced by urban planners, such as the paradox between greening and gentrification. As efforts are deployed to increase access to UGS to address health and environmental issues, neighbourhoods become healthier, more aesthetically pleasing, increasing property values and housing costs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{"citationID":"D3bwkRhK","properties":{"formattedCitation":"(Wolch et al., 2014)","plainCitation":"(Wolch et al., 2014)","noteIndex":0},"citationItems":[{"id":831,"uris":["http://zotero.org/users/16770306/items/6G6QG5E5"],"itemData":{"id":831,"type":"article-journal","abstract":"Urban green space, such as parks, forests, green roofs, streams, and community gardens, provides critical ecosystem services. Green space also promotes physical activity, psychological well-being, and the general public health of urban residents. This paper reviews the Anglo-American literature on urban green space, especially parks, and compares efforts to green US and Chinese cities. Most studies reveal that the distribution of such space often disproportionately benefits predominantly White and more affluent communities. Access to green space is therefore increasingly recognized as an environmental justice issue. Many US cities have implemented strategies to increase the supply of urban green space, especially in park-poor neighborhoods. Strategies include greening of remnant urban land and reuse of obsolete or underutilized transportation infrastructure. Similar strategies are being employed in Chinese cities where there is more state control of land supply but similar market incentives for urban greening. In both contexts, however, urban green space strategies may be paradoxical: while the creation of new green space to address environmental justice problems can make neighborhoods healthier and more esthetically attractive, it also can increase housing costs and property values. Ultimately, this can lead to gentrification and a displacement of the very residents the green space strategies were designed to benefit. Urban planners, designers, and ecologists, therefore, need to focus on urban green space strategies that are ‘just green enough’ and that explicitly protect social as well as ecological sustainability.","container-title":"Landscape and Urban Planning","DOI":"10.1016/j.landurbplan.2014.01.017","ISSN":"0169-2046","journalAbbreviation":"Landscape and Urban Planning","page":"234-244","source":"ScienceDirect","title":"Urban green space, public health, and environmental justice: The challenge of making cities ‘just green enough’","title-short":"Urban green space, public health, and environmental justice","volume":"125","author":[{"family":"Wolch","given":"Jennifer R."},{"family":"Byrne","given":"Jason"},{"family":"Newell","given":"Joshua P."}],"issued":{"date-parts":[["2014",5,1]]}}}],"schema":"https://github.com/citation-style-language/schema/raw/master/csl-citation.json"}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(Wolch et al., 2014)</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The notion of ecosystem disservices (EDS) can also come into play, with some people reporting discomfort because of allergies, a feeling of insecurity because of the lack of lighting in parks, fear of animals carrying disease and concerns about the costs required to maintain green spaces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{"citationID":"ypeQwPLY","properties":{"formattedCitation":"(Von D\\uc0\\u246{}hren &amp; Haase, 2015)","plainCitation":"(Von Döhren &amp; Haase, 2015)","noteIndex":0},"citationItems":[{"id":1146,"uris":["http://zotero.org/users/16770306/items/8CMHYRMU"],"itemData":{"id":1146,"type":"article-journal","container-title":"Ecological Indicators","DOI":"10.1016/j.ecolind.2014.12.027","ISSN":"1470160X","journalAbbreviation":"Ecological Indicators","language":"en","page":"490-497","source":"DOI.org (Crossref)","title":"Ecosystem disservices research: A review of the state of the art with a focus on cities","title-short":"Ecosystem disservices research","volume":"52","author":[{"family":"Von Döhren","given":"Peer"},{"family":"Haase","given":"Dagmar"}],"issued":{"date-parts":[["2015",5]]}}}],"schema":"https://github.com/citation-style-language/schema/raw/master/csl-citation.json"}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kern w:val="0"/>
          <w:lang w:val="en-US"/>
        </w:rPr>
        <w:t>(Von Döhren &amp; Haase, 2015)</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Urban greening is complex and involves trade-offs – including issues of gentrification, cost and ecological impact – but advancing knowledge in this area remains essential to move towards biodiversity-friendly green spaces that also support human well-being.</w:t>
      </w:r>
    </w:p>
    <w:p w14:paraId="4E9C3DB6" w14:textId="77777777" w:rsidR="007C3251" w:rsidRPr="00CC1CE8" w:rsidRDefault="007C3251" w:rsidP="00B26B3E">
      <w:pPr>
        <w:spacing w:line="360" w:lineRule="auto"/>
        <w:ind w:firstLine="720"/>
        <w:jc w:val="both"/>
        <w:rPr>
          <w:rFonts w:ascii="Times New Roman" w:hAnsi="Times New Roman" w:cs="Times New Roman"/>
          <w:lang w:val="en-CA"/>
        </w:rPr>
      </w:pPr>
    </w:p>
    <w:p w14:paraId="6F647BD9" w14:textId="2F51B8ED" w:rsidR="00254FE7" w:rsidRDefault="00254FE7" w:rsidP="00B26B3E">
      <w:pPr>
        <w:autoSpaceDE w:val="0"/>
        <w:autoSpaceDN w:val="0"/>
        <w:adjustRightInd w:val="0"/>
        <w:spacing w:line="360" w:lineRule="auto"/>
        <w:ind w:firstLine="720"/>
        <w:jc w:val="both"/>
        <w:rPr>
          <w:rFonts w:ascii="Times New Roman" w:hAnsi="Times New Roman" w:cs="Times New Roman"/>
          <w:color w:val="000000"/>
          <w:lang w:val="en-CA"/>
        </w:rPr>
      </w:pPr>
      <w:r w:rsidRPr="00CC1CE8">
        <w:rPr>
          <w:rFonts w:ascii="Times New Roman" w:hAnsi="Times New Roman" w:cs="Times New Roman"/>
          <w:color w:val="000000"/>
          <w:lang w:val="en-CA"/>
        </w:rPr>
        <w:t xml:space="preserve">In Canada specifically, urban sprawl </w:t>
      </w:r>
      <w:r w:rsidR="00990DC3">
        <w:rPr>
          <w:rFonts w:ascii="Times New Roman" w:hAnsi="Times New Roman" w:cs="Times New Roman"/>
          <w:color w:val="000000"/>
          <w:lang w:val="en-CA"/>
        </w:rPr>
        <w:t>surrounding</w:t>
      </w:r>
      <w:r w:rsidRPr="00CC1CE8">
        <w:rPr>
          <w:rFonts w:ascii="Times New Roman" w:hAnsi="Times New Roman" w:cs="Times New Roman"/>
          <w:color w:val="000000"/>
          <w:lang w:val="en-CA"/>
        </w:rPr>
        <w:t xml:space="preserve"> major cities such as Montreal, Toronto and Vancouver expanded greatly in the past 100 years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{"citationID":"VIAlTQqO","properties":{"formattedCitation":"(Dupras &amp; Alam, 2015; Filion et al., 2010; Furberg &amp; Ban, 2008)","plainCitation":"(Dupras &amp; Alam, 2015; Filion et al., 2010; Furberg &amp; Ban, 2008)","noteIndex":0},"citationItems":[{"id":891,"uris":["http://zotero.org/users/16770306/items/LZ4MUPCK"],"itemData":{"id":891,"type":"article-journal","container-title":"Journal of Environmental Policy &amp; Planning","DOI":"10.1080/1523908X.2014.927755","ISSN":"1523-908X, 1522-7200","issue":"2","journalAbbreviation":"Journal of Environmental Policy &amp; Planning","language":"en","page":"180-200","source":"DOI.org (Crossref)","title":"Urban Sprawl and Ecosystem Services: A Half Century Perspective in the Montreal Area (Quebec, Canada)","title-short":"Urban Sprawl and Ecosystem Services","volume":"17","author":[{"family":"Dupras","given":"Jérôme"},{"family":"Alam","given":"Mahbubul"}],"issued":{"date-parts":[["2015",3,15]]}}},{"id":899,"uris":["http://zotero.org/users/16770306/items/STQE7A7Z"],"itemData":{"id":899,"type":"article-journal","container-title":"Urban Geography","DOI":"10.2747/0272-3638.31.4.541","ISSN":"0272-3638, 1938-2847","issue":"4","journalAbbreviation":"Urban Geography","language":"en","page":"541-569","source":"DOI.org (Crossref)","title":"Intensification and Sprawl: Residential Density Trajectories in Canada's Largest Metropolitan Regions","title-short":"Intensification and Sprawl","volume":"31","author":[{"family":"Filion","given":"Pierre"},{"family":"Bunting","given":"Trudi"},{"family":"Pavlic","given":"Dejan"},{"family":"Langlois","given":"Paul"}],"issued":{"date-parts":[["2010",5]]}}},{"id":898,"uris":["http://zotero.org/users/16770306/items/9FCCAZ77"],"itemData":{"id":898,"type":"paper-conference","container-title":"The XXI Congress of ISPRS. Beijing, China. 3-11 July 2008","title":"Satellite Monitoring of Urban Sprawl and Assessing the Impact of Land-Cover Changes in the Greater Toronto Area","author":[{"family":"Furberg","given":"Dorothy"},{"family":"Ban","given":"Yifang"}],"issued":{"date-parts":[["2008"]]}}}],"schema":"https://github.com/citation-style-language/schema/raw/master/csl-citation.json"}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(Dupras &amp; Alam, 2015; Filion et al., 2010; Furberg &amp; Ban, 2008)</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Forest patch size tends to decrease as urbanization increases, leading to a reduction of the ecosystem services associated with those green spaces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{"citationID":"f8sFFCn3","properties":{"formattedCitation":"(Mitchell &amp; Devisscher, 2022)","plainCitation":"(Mitchell &amp; Devisscher, 2022)","noteIndex":0},"citationItems":[{"id":901,"uris":["http://zotero.org/users/16770306/items/8ATRZLBK"],"itemData":{"id":901,"type":"article-journal","abstract":"Urban forest fragments are highly multifunctional and provide many ecosystem services to people. However, the expansion and densification of cities is threatening this particular type of urban forest, resulting in further fragmentation, degradation and a change in forest function. Understanding how urbanization affects urban forests fragments and the multiple ecosystem services they provide is important for the creation of livable cities. We used an urban-to-rural gradient in Maple Ridge, Canada, to explore relationships between urban forest structure, urbanization, surrounding landscape structure, and the supply of eight different ecosystem services, including merchantable timber, carbon storage, flood control, food (berries), non-native shrub control, cultural use, and habitat provision. We found that the supply of multiple ecosystem services was higher at the rural end of our gradient and that forest fragments spaced closer together showed strong negative associations with most services. Crucially, forest fragment size had very weak effects on most services, emphasizing the importance of conserving small urban forest fragments with large trees. We also identified key tree genera, including Picea and Thuja, that could be retained or planted in urban forests to maximize individual services and multifunctionality. Our results highlight the potential for strategically managing urban landscapes to maintain forest fragments and enhance their ability to provide ecosystem services and multifunctionality. Our findings are relevant to inform urban conservation and greening strategies in cities around the world that are currently expanding into surrounding forests or losing greenspace through densification.","container-title":"Landscape and Urban Planning","DOI":"10.1016/j.landurbplan.2022.104548","ISSN":"0169-2046","journalAbbreviation":"Landscape and Urban Planning","page":"104548","source":"ScienceDirect","title":"Strong relationships between urbanization, landscape structure, and ecosystem service multifunctionality in urban forest fragments","volume":"228","author":[{"family":"Mitchell","given":"Matthew G. E."},{"family":"Devisscher","given":"Tahia"}],"issued":{"date-parts":[["2022",12,1]]}}}],"schema":"https://github.com/citation-style-language/schema/raw/master/csl-citation.json"}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(Mitchell &amp; Devisscher, 2022)</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For birds, this can increase cost to travel between patches, lower resource availability and reduce sheltering opportunities. In Canada, the areas with the most human modifications (urban and agricultural) are also occurring in our most biodiverse areas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{"citationID":"7N0DILhi","properties":{"formattedCitation":"(Deguise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(Deguise &amp; Kerr, 2006; Kraus &amp; Hebb, 2020)</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These areas of high human influence also overlap with the four major North American bird migration flyways, further solidifying their ecological relevance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{"citationID":"io6ZdV36","properties":{"formattedCitation":"(Fritts, 2022)","plainCitation":"(Fritts, 2022)","noteIndex":0},"citationItems":[{"id":984,"uris":["http://zotero.org/users/16770306/items/PNJ3VGXT"],"itemData":{"id":984,"type":"post-weblog","abstract":"Birds navigate along four more or less regular routes in North America. Learn where these routes are, which birds use each, and much more.","container-title":"American Bird Conservancy","language":"en","title":"Avian Superhighways: The Four Flyways of North America","title-short":"Avian Superhighways","URL":"https://abcbirds.org/blog/north-american-bird-flyways/","author":[{"family":"Fritts","given":"Rachel"}],"accessed":{"date-parts":[["2025",7,14]]},"issued":{"date-parts":[["2022",5,16]]}}}],"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(Fritts, 2022)</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The island of Montreal is located within the ecoregion of the St. Lawrence Lowlands, identified as a high biodiversity ecoregion with high threat, as less than 5% of the ecoregion is protected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{"citationID":"E4XjHVJq","properties":{"formattedCitation":"(Kraus &amp; Hebb, 2020)","plainCitation":"(Kraus &amp; Hebb, 2020)","noteIndex":0},"citationItems":[{"id":980,"uris":["http://zotero.org/users/16770306/items/JC55GP3B"],"itemData":{"id":980,"type":"article-journal","abstract":"Identifying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(Kraus &amp; Hebb, 2020)</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In cities, birds are exposed to multiple stressors including noise, artificial light, pollution and reduced access to high-quality habitat </w:t>
      </w:r>
      <w:r w:rsidRPr="00CC1CE8">
        <w:rPr>
          <w:rFonts w:ascii="Times New Roman" w:hAnsi="Times New Roman" w:cs="Times New Roman"/>
          <w:color w:val="000000"/>
          <w:lang w:val="en-CA"/>
        </w:rPr>
        <w:fldChar w:fldCharType="begin"/>
      </w:r>
      <w:r w:rsidR="00A9689E">
        <w:rPr>
          <w:rFonts w:ascii="Times New Roman" w:hAnsi="Times New Roman" w:cs="Times New Roman"/>
          <w:color w:val="000000"/>
          <w:lang w:val="en-CA"/>
        </w:rPr>
        <w:instrText xml:space="preserve"> ADDIN ZOTERO_ITEM CSL_CITATION {"citationID":"feMAH5uc","properties":{"formattedCitation":"(Cabrera-Cruz et al., 2018a; Guigueno &amp; Fernie, 2017; Havl\\uc0\\u237{}\\uc0\\u269{}ek et al., 2022; Jones et al., 2023a, p. 20; Swanson &amp; V\\uc0\\u233{}zina, 2015)","plainCitation":"(Cabrera-Cruz et al., 2018a; Guigueno &amp; Fernie, 2017; Havlíček et al., 2022; Jones et al., 2023a, p. 20; Swanson &amp; Vézina, 2015)","noteIndex":0},"citationItems":[{"id":760,"uris":["http://zotero.org/users/16770306/items/ULIKPKMQ"],"itemData":{"id":760,"type":"article-journal","abstract":"Excessive or misdirected artificial light at night (ALAN) produces light pollution that influences several aspects of the biology and ecology of birds, including disruption of circadian rhythms and disorientation during flight. Many migrating birds traverse large expanses of land twice every year at night when ALAN illuminates the sky. Considering the extensive and increasing encroachment of light pollution around the world, we evaluated the association of the annual mean ALAN intensity over land within the geographic ranges of 298 nocturnally migrating bird species with five factors: phase of annual cycle, mean distance between breeding and non-breeding ranges, range size, global hemisphere of range, and IUCN category of conservation concern. Light pollution within geographic ranges was relatively greater during the migration season, for shorter-distance migrants, for species with smaller ranges, and for species in the western hemisphere. Our results suggest that migratory birds may be subject to the effects of light pollution particularly during migration, the most critical stage in their annual cycle. We hope these results will spur further research on how light pollution affects not only migrating birds, but also other highly mobile animals throughout their annual cycle.","container-title":"Scientific Reports","DOI":"10.1038/s41598-018-21577-6","ISSN":"2045-2322","issue":"1","journalAbbreviation":"Sci Rep","language":"en","license":"2018 The Author(s)","note":"publisher: Nature Publishing Group","page":"3261","source":"www.nature.com","title":"Light pollution is greatest within migration passage areas for nocturnally-migrating birds around the world","volume":"8","author":[{"family":"Cabrera-Cruz","given":"Sergio A."},{"family":"Smolinsky","given":"Jaclyn A."},{"family":"Buler","given":"Jeffrey J."}],"issued":{"date-parts":[["2018",2,19]]}}},{"id":1113,"uris":["http://zotero.org/users/16770306/items/JGBMCV7I"],"itemData":{"id":1113,"type":"article-journal","container-title":"Environmental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id":"ZReKA9el/G6wEfHUo","uris":["http://zotero.org/users/16770306/items/6LF6GS4H"],"itemData":{"id":"L0aAY90O/ekLQkkuO","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N."}],"issued":{"date-parts":[["2023"]]}},"locator":"20"},{"id":903,"uris":["http://zotero.org/users/16770306/items/GYDBQMQ5"],"itemData":{"id":903,"type":"article-journal","abstract":"Small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w:instrText>
      </w:r>
      <w:r w:rsidR="00A9689E" w:rsidRPr="00DD409D">
        <w:rPr>
          <w:rFonts w:ascii="Times New Roman" w:hAnsi="Times New Roman" w:cs="Times New Roman"/>
          <w:color w:val="000000"/>
        </w:rPr>
        <w:instrText xml:space="preserve">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color w:val="000000"/>
          <w:kern w:val="0"/>
        </w:rPr>
        <w:t xml:space="preserve">(Cabrera-Cruz et al., 2018a; </w:t>
      </w:r>
      <w:proofErr w:type="spellStart"/>
      <w:r w:rsidRPr="00CC1CE8">
        <w:rPr>
          <w:rFonts w:ascii="Times New Roman" w:hAnsi="Times New Roman" w:cs="Times New Roman"/>
          <w:color w:val="000000"/>
          <w:kern w:val="0"/>
        </w:rPr>
        <w:t>Guigueno</w:t>
      </w:r>
      <w:proofErr w:type="spellEnd"/>
      <w:r w:rsidRPr="00CC1CE8">
        <w:rPr>
          <w:rFonts w:ascii="Times New Roman" w:hAnsi="Times New Roman" w:cs="Times New Roman"/>
          <w:color w:val="000000"/>
          <w:kern w:val="0"/>
        </w:rPr>
        <w:t xml:space="preserve"> &amp; Fernie, 2017; </w:t>
      </w:r>
      <w:proofErr w:type="spellStart"/>
      <w:r w:rsidRPr="00CC1CE8">
        <w:rPr>
          <w:rFonts w:ascii="Times New Roman" w:hAnsi="Times New Roman" w:cs="Times New Roman"/>
          <w:color w:val="000000"/>
          <w:kern w:val="0"/>
        </w:rPr>
        <w:t>Havlíček</w:t>
      </w:r>
      <w:proofErr w:type="spellEnd"/>
      <w:r w:rsidRPr="00CC1CE8">
        <w:rPr>
          <w:rFonts w:ascii="Times New Roman" w:hAnsi="Times New Roman" w:cs="Times New Roman"/>
          <w:color w:val="000000"/>
          <w:kern w:val="0"/>
        </w:rPr>
        <w:t xml:space="preserve"> et al., 2022; Jones et al., 2023a, p. 20; Swanson &amp; Vézina, 2015)</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rPr>
        <w:t xml:space="preserve">. </w:t>
      </w:r>
      <w:r w:rsidRPr="00CC1CE8">
        <w:rPr>
          <w:rFonts w:ascii="Times New Roman" w:hAnsi="Times New Roman" w:cs="Times New Roman"/>
          <w:color w:val="000000"/>
          <w:lang w:val="en-CA"/>
        </w:rPr>
        <w:t xml:space="preserve">Despite these pressures, many species, including year-round residents, persist by relying on UGS such as parks, gardens, and canopy corridors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{"citationID":"czXCA4hS","properties":{"formattedCitation":"(\\uc0\\u352{}\\uc0\\u225{}lek et al., 2020; Shanahan et al., 2011)","plainCitation":"(Šálek et al., 2020; Shanahan et al., 2011)","noteIndex":0},"citationItems":[{"id":1161,"uris":["http://zotero.org/users/16770306/items/XJ7LFI83"],"itemData":{"id":1161,"type":"article-journal","container-title":"Journal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color w:val="000000"/>
          <w:kern w:val="0"/>
          <w:lang w:val="en-US"/>
        </w:rPr>
        <w:t>(</w:t>
      </w:r>
      <w:proofErr w:type="spellStart"/>
      <w:r w:rsidRPr="00CC1CE8">
        <w:rPr>
          <w:rFonts w:ascii="Times New Roman" w:hAnsi="Times New Roman" w:cs="Times New Roman"/>
          <w:color w:val="000000"/>
          <w:kern w:val="0"/>
          <w:lang w:val="en-US"/>
        </w:rPr>
        <w:t>Šálek</w:t>
      </w:r>
      <w:proofErr w:type="spellEnd"/>
      <w:r w:rsidRPr="00CC1CE8">
        <w:rPr>
          <w:rFonts w:ascii="Times New Roman" w:hAnsi="Times New Roman" w:cs="Times New Roman"/>
          <w:color w:val="000000"/>
          <w:kern w:val="0"/>
          <w:lang w:val="en-US"/>
        </w:rPr>
        <w:t xml:space="preserve"> et al., 2020; Shanahan et al., 2011)</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In addition, resident birds in Canada experience prolonged cold weather in winter, adding significant energetic stress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{"citationID":"EEvtfkoq","properties":{"formattedCitation":"(Dawson et al., 1983; Swanson &amp; V\\uc0\\u233{}zina, 2015)","plainCitation":"(Dawson et al., 1983; Swanson &amp; Vézina, 2015)","noteIndex":0},"citationItems":[{"id":905,"uris":["http://zotero.org/users/16770306/items/RZRY75GB"],"itemData":{"id":905,"type":"article-journal","DOI":"https://doi.org/10.1152/ajpregu.1983.245.6.R755","issue":"6","page":"R755-R767","title":"Metabolic adjustments of small passerine birds for migration and cold","volume":"245","author":[{"family":"Dawson","given":"W. R."},{"family":"Marsh","given":"R. L."},{"family":"Yacoe","given":"M. E."}],"issued":{"date-parts":[["1983",12]]}}},{"id":903,"uris":["http://zotero.org/users/16770306/items/GYDBQMQ5"],"itemData":{"id":903,"type":"article-journal","abstract":"Small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color w:val="000000"/>
          <w:kern w:val="0"/>
          <w:lang w:val="en-US"/>
        </w:rPr>
        <w:t xml:space="preserve">(Dawson et al., 1983; Swanson &amp; </w:t>
      </w:r>
      <w:proofErr w:type="spellStart"/>
      <w:r w:rsidRPr="00CC1CE8">
        <w:rPr>
          <w:rFonts w:ascii="Times New Roman" w:hAnsi="Times New Roman" w:cs="Times New Roman"/>
          <w:color w:val="000000"/>
          <w:kern w:val="0"/>
          <w:lang w:val="en-US"/>
        </w:rPr>
        <w:t>Vézina</w:t>
      </w:r>
      <w:proofErr w:type="spellEnd"/>
      <w:r w:rsidRPr="00CC1CE8">
        <w:rPr>
          <w:rFonts w:ascii="Times New Roman" w:hAnsi="Times New Roman" w:cs="Times New Roman"/>
          <w:color w:val="000000"/>
          <w:kern w:val="0"/>
          <w:lang w:val="en-US"/>
        </w:rPr>
        <w:t>, 2015)</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The importance of greening initiatives in heavily urbanized areas is not only crucial for the community experiencing the benefits of UGS, but also for the birds and the wildlife that depend on UGS to survive even the harsh winters of southern Canada.</w:t>
      </w:r>
    </w:p>
    <w:p w14:paraId="0CE9A1E9" w14:textId="77777777" w:rsidR="007C3251" w:rsidRPr="00CC1CE8" w:rsidRDefault="007C3251" w:rsidP="00B26B3E">
      <w:pPr>
        <w:autoSpaceDE w:val="0"/>
        <w:autoSpaceDN w:val="0"/>
        <w:adjustRightInd w:val="0"/>
        <w:spacing w:line="360" w:lineRule="auto"/>
        <w:ind w:firstLine="720"/>
        <w:jc w:val="both"/>
        <w:rPr>
          <w:rFonts w:ascii="Times New Roman" w:hAnsi="Times New Roman" w:cs="Times New Roman"/>
          <w:color w:val="000000"/>
          <w:lang w:val="en-CA"/>
        </w:rPr>
      </w:pPr>
    </w:p>
    <w:p w14:paraId="7CF02126" w14:textId="7DAFAEDC" w:rsidR="00254FE7" w:rsidRPr="00CC1CE8" w:rsidRDefault="00254FE7" w:rsidP="00B26B3E">
      <w:pPr>
        <w:autoSpaceDE w:val="0"/>
        <w:autoSpaceDN w:val="0"/>
        <w:adjustRightInd w:val="0"/>
        <w:spacing w:line="360" w:lineRule="auto"/>
        <w:ind w:firstLine="720"/>
        <w:jc w:val="both"/>
        <w:rPr>
          <w:rFonts w:ascii="Times New Roman" w:hAnsi="Times New Roman" w:cs="Times New Roman"/>
          <w:color w:val="000000"/>
          <w:lang w:val="en-CA"/>
        </w:rPr>
      </w:pPr>
      <w:r w:rsidRPr="00CC1CE8">
        <w:rPr>
          <w:rFonts w:ascii="Times New Roman" w:hAnsi="Times New Roman" w:cs="Times New Roman"/>
          <w:color w:val="000000"/>
          <w:lang w:val="en-CA"/>
        </w:rPr>
        <w:t>This thesis examines how a common resident species, the northern cardinal (</w:t>
      </w:r>
      <w:r w:rsidRPr="00CC1CE8">
        <w:rPr>
          <w:rFonts w:ascii="Times New Roman" w:hAnsi="Times New Roman" w:cs="Times New Roman"/>
          <w:i/>
          <w:iCs/>
          <w:color w:val="000000"/>
          <w:lang w:val="en-CA"/>
        </w:rPr>
        <w:t>Cardinalis cardinalis</w:t>
      </w:r>
      <w:r w:rsidRPr="00CC1CE8">
        <w:rPr>
          <w:rFonts w:ascii="Times New Roman" w:hAnsi="Times New Roman" w:cs="Times New Roman"/>
          <w:color w:val="000000"/>
          <w:lang w:val="en-CA"/>
        </w:rPr>
        <w:t>), uses UGS during the non-breeding period in Montreal, Quebec, Canada. The first chapter will investigate habitat association at multiple spatial scale along with home range size along an urbanization gradient. I hypothesized that cardinals would have bigger home ranges in urban areas, and that habitat association would vary in scale and preferences across the urban gradient. In the second chapter, I investigated the effects of winter weather conditions on the cardinals’ onset and end of daily activities. I used automated radio telemetry detections to pinpoint the timing at which cardinals begin and end their day</w:t>
      </w:r>
      <w:r w:rsidR="00990DC3">
        <w:rPr>
          <w:rFonts w:ascii="Times New Roman" w:hAnsi="Times New Roman" w:cs="Times New Roman"/>
          <w:color w:val="000000"/>
          <w:lang w:val="en-CA"/>
        </w:rPr>
        <w:t xml:space="preserve"> [stop roosting/sleeping]</w:t>
      </w:r>
      <w:r w:rsidRPr="00CC1CE8">
        <w:rPr>
          <w:rFonts w:ascii="Times New Roman" w:hAnsi="Times New Roman" w:cs="Times New Roman"/>
          <w:color w:val="000000"/>
          <w:lang w:val="en-CA"/>
        </w:rPr>
        <w:t xml:space="preserve"> during the non-breeding season. Together, these two chapters reveal how cardinals use UGS during winter and how their behaviour is shaped by both habitat configuration and weather. My project demonstrates that birds (or at least cardinals) are responsive and dynamic users of UGS, and that if we want to genuinely support biodiversity through greening efforts, we need to account for when and how wildlife interacts with such spaces, especially under seasonal stress.</w:t>
      </w:r>
    </w:p>
    <w:p w14:paraId="2334AF9C" w14:textId="77777777" w:rsidR="00254FE7" w:rsidRPr="00CC1CE8" w:rsidRDefault="00254FE7" w:rsidP="00B26B3E">
      <w:pPr>
        <w:autoSpaceDE w:val="0"/>
        <w:autoSpaceDN w:val="0"/>
        <w:adjustRightInd w:val="0"/>
        <w:spacing w:line="360" w:lineRule="auto"/>
        <w:ind w:firstLine="720"/>
        <w:jc w:val="both"/>
        <w:rPr>
          <w:rFonts w:ascii="Times New Roman" w:hAnsi="Times New Roman" w:cs="Times New Roman"/>
          <w:color w:val="000000"/>
          <w:lang w:val="en-CA"/>
        </w:rPr>
      </w:pPr>
    </w:p>
    <w:p w14:paraId="08B8B51C" w14:textId="77777777" w:rsidR="00254FE7" w:rsidRDefault="00254FE7" w:rsidP="00B26B3E">
      <w:pPr>
        <w:autoSpaceDE w:val="0"/>
        <w:autoSpaceDN w:val="0"/>
        <w:adjustRightInd w:val="0"/>
        <w:spacing w:line="360" w:lineRule="auto"/>
        <w:jc w:val="both"/>
        <w:rPr>
          <w:rFonts w:ascii="Times New Roman" w:hAnsi="Times New Roman" w:cs="Times New Roman"/>
          <w:color w:val="000000"/>
          <w:lang w:val="en-CA"/>
        </w:rPr>
      </w:pPr>
    </w:p>
    <w:p w14:paraId="3861D202" w14:textId="77777777" w:rsidR="007C3251" w:rsidRPr="00CC1CE8" w:rsidRDefault="007C3251" w:rsidP="00B26B3E">
      <w:pPr>
        <w:autoSpaceDE w:val="0"/>
        <w:autoSpaceDN w:val="0"/>
        <w:adjustRightInd w:val="0"/>
        <w:spacing w:line="360" w:lineRule="auto"/>
        <w:jc w:val="both"/>
        <w:rPr>
          <w:rFonts w:ascii="Times New Roman" w:hAnsi="Times New Roman" w:cs="Times New Roman"/>
          <w:color w:val="000000"/>
          <w:lang w:val="en-CA"/>
        </w:rPr>
      </w:pPr>
    </w:p>
    <w:p w14:paraId="3108B6FC" w14:textId="77777777" w:rsidR="00254FE7" w:rsidRPr="00CC1CE8" w:rsidRDefault="00254FE7" w:rsidP="00B26B3E">
      <w:pPr>
        <w:autoSpaceDE w:val="0"/>
        <w:autoSpaceDN w:val="0"/>
        <w:adjustRightInd w:val="0"/>
        <w:spacing w:line="360" w:lineRule="auto"/>
        <w:jc w:val="both"/>
        <w:rPr>
          <w:rFonts w:ascii="Times New Roman" w:hAnsi="Times New Roman" w:cs="Times New Roman"/>
          <w:color w:val="000000"/>
          <w:lang w:val="en-CA"/>
        </w:rPr>
      </w:pPr>
    </w:p>
    <w:p w14:paraId="3660A3C9" w14:textId="77777777" w:rsidR="00254FE7" w:rsidRPr="00CC1CE8" w:rsidRDefault="00254FE7" w:rsidP="00B26B3E">
      <w:pPr>
        <w:pStyle w:val="Heading1"/>
        <w:spacing w:line="360" w:lineRule="auto"/>
        <w:jc w:val="center"/>
        <w:rPr>
          <w:rFonts w:ascii="Times New Roman" w:hAnsi="Times New Roman" w:cs="Times New Roman"/>
          <w:b/>
          <w:bCs/>
          <w:color w:val="000000" w:themeColor="text1"/>
          <w:lang w:val="en-CA"/>
        </w:rPr>
      </w:pPr>
      <w:bookmarkStart w:id="32" w:name="_Toc195699772"/>
      <w:bookmarkStart w:id="33" w:name="_Toc195699795"/>
      <w:bookmarkStart w:id="34" w:name="_Toc205543106"/>
      <w:bookmarkStart w:id="35" w:name="_Toc214025466"/>
      <w:r w:rsidRPr="00CC1CE8">
        <w:rPr>
          <w:rFonts w:ascii="Times New Roman" w:hAnsi="Times New Roman" w:cs="Times New Roman"/>
          <w:b/>
          <w:bCs/>
          <w:color w:val="000000" w:themeColor="text1"/>
          <w:lang w:val="en-CA"/>
        </w:rPr>
        <w:t>Literature review</w:t>
      </w:r>
      <w:bookmarkEnd w:id="32"/>
      <w:bookmarkEnd w:id="33"/>
      <w:bookmarkEnd w:id="34"/>
      <w:bookmarkEnd w:id="35"/>
    </w:p>
    <w:p w14:paraId="34781F60"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This literature review will be divided into 4 main sections. The first part will focus on the effects of urbanization on songbirds, highlighting both the opportunities and the challenges birds face in this novel environment. The second section is dedicated to what is known of birds’ habitat selection and survival in the context of urban areas, with special attention to the winter season. The third part will provide a bird’s eye view of the use of VHF telemetry to study avian ecology, and the progress tracking devices underwent in the past decades, all while acknowledging the potential downsides of using such technologies on wildlife. Finally, the last section of this review will address knowledge gaps and detail the main objectives of this Master’s thesis.</w:t>
      </w:r>
    </w:p>
    <w:p w14:paraId="7A9C0B04" w14:textId="77777777" w:rsidR="007C3251" w:rsidRPr="00CC1CE8" w:rsidRDefault="007C3251" w:rsidP="00B26B3E">
      <w:pPr>
        <w:spacing w:line="360" w:lineRule="auto"/>
        <w:ind w:firstLine="720"/>
        <w:jc w:val="both"/>
        <w:rPr>
          <w:rFonts w:ascii="Times New Roman" w:hAnsi="Times New Roman" w:cs="Times New Roman"/>
          <w:lang w:val="en-CA"/>
        </w:rPr>
      </w:pPr>
    </w:p>
    <w:p w14:paraId="191014E7" w14:textId="2821B3B5" w:rsidR="007C3251" w:rsidRPr="001C731D" w:rsidRDefault="00254FE7" w:rsidP="001C731D">
      <w:pPr>
        <w:pStyle w:val="Heading3"/>
        <w:spacing w:line="360" w:lineRule="auto"/>
        <w:rPr>
          <w:rFonts w:ascii="Times New Roman" w:eastAsia="Times New Roman" w:hAnsi="Times New Roman" w:cs="Times New Roman"/>
          <w:b/>
          <w:bCs/>
          <w:color w:val="000000" w:themeColor="text1"/>
          <w:lang w:val="en-CA"/>
        </w:rPr>
      </w:pPr>
      <w:bookmarkStart w:id="36" w:name="_Toc205543107"/>
      <w:bookmarkStart w:id="37" w:name="_Toc214025467"/>
      <w:r w:rsidRPr="00CC1CE8">
        <w:rPr>
          <w:rFonts w:ascii="Times New Roman" w:eastAsia="Times New Roman" w:hAnsi="Times New Roman" w:cs="Times New Roman"/>
          <w:b/>
          <w:bCs/>
          <w:color w:val="000000" w:themeColor="text1"/>
          <w:lang w:val="en-CA"/>
        </w:rPr>
        <w:t>Urbanization and its effects on birds</w:t>
      </w:r>
      <w:bookmarkEnd w:id="36"/>
      <w:bookmarkEnd w:id="37"/>
    </w:p>
    <w:p w14:paraId="5B5506CD" w14:textId="11258A89" w:rsidR="007C3251" w:rsidRDefault="00254FE7" w:rsidP="007C3251">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Urbanization significantly alters the landscape and its composition. Songbirds can be particularly vulnerable to urban development, as urban development often reduces species richness while increasing the density of a few successful species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{"citationID":"b98mRdpW","properties":{"formattedCitation":"(Seress &amp; Liker, 2015)","plainCitation":"(Seress &amp; Liker, 2015)","noteIndex":0},"citationItems":[{"id":"ZReKA9el/OyzdWcPp","uris":["http://zotero.org/users/16770306/items/38GH6Z5Y"],"itemData":{"id":93,"type":"article-journal","container-title":"Acta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(Seress &amp; Liker, 2015)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Nonetheless, cities can present both opportunities and challenges to avifauna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{"citationID":"NgqDlGjV","properties":{"formattedCitation":"(Isaksson, 2018)","plainCitation":"(Isaksson, 2018)","noteIndex":0},"citationItems":[{"id":"ZReKA9el/d2u2aH6w","uris":["http://zotero.org/users/16770306/items/9TZEPHW9"],"itemData":{"id":121,"type":"article-journal","container-title":"Bird species","page":"257","title":"Impact of urbanization on birds","volume":"235","author":[{"family":"Isaksson","given":"Caroline"}],"issued":{"date-parts":[["2018"]]}}}],"schema":"https://github.com/citation-style-language/schema/raw/master/csl-citation.json"}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(Isaksson, 2018)</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Urban locations can provide year-round food through bird feeders and human waste while simultaneously providing shelter against some predators that may not be as tolerant to human presence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{"citationID":"AtLlsJf8","properties":{"formattedCitation":"(E\\uc0\\u246{}tv\\uc0\\u246{}s et al., 2018; Liker et al., 2008)","plainCitation":"(Eötvös et al., 2018; Liker et al., 2008)","noteIndex":0},"citationItems":[{"id":"ZReKA9el/NT8JsBRF","uris":["http://zotero.org/users/16770306/items/8VP3X76Z"],"itemData":{"id":115,"type":"article-journal","abstract":"Urbanization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L."}],"issued":{"date-parts":[["2018",12,1]]}}},{"id":"ZReKA9el/kNoBiysj","uris":["http://zotero.org/users/16770306/items/JXTT4D8I"],"itemData":{"id":64,"type":"article-journal","abstract":"Summary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kern w:val="0"/>
          <w:lang w:val="en-US"/>
        </w:rPr>
        <w:t>(Eötvös et al., 2018; Liker et al., 2008)</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Urbanization positively impacted some bird guilds, such as the granivorous and terrestrial species, whose richness increased in human-impacted habitats of Loja, Ecuador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{"citationID":"2YSlq8z6","properties":{"formattedCitation":"(Ord\\uc0\\u243{}\\uc0\\u241{}ez-Delgado et al., 2022)","plainCitation":"(Ordóñez-Delgado et al., 2022)","noteIndex":0},"citationItems":[{"id":"ZReKA9el/AJ54Fzzl","uris":["http://zotero.org/users/16770306/items/TDNXUI45"],"itemData":{"id":174,"type":"article-journal","container-title":"Frontiers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kern w:val="0"/>
          <w:lang w:val="en-US"/>
        </w:rPr>
        <w:t>(Ordóñez-Delgado et al., 2022)</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On the other hand, significant challenges also arise for bird communities using urban areas. Habitat loss and fragmentation can negatively affect avian communities and genetic diversity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{"citationID":"88S5Vwef","properties":{"formattedCitation":"(Palacio et al., 2018; Rodrigues et al., 2018; Shanahan et al., 2014)","plainCitation":"(Palacio et al., 2018; Rodrigues et al., 2018; Shanahan et al., 2014)","noteIndex":0},"citationItems":[{"id":"ZReKA9el/ousG0o6x","uris":["http://zotero.org/users/16770306/items/EYK3VZ8T"],"itemData":{"id":122,"type":"article-journal","container-title":"Canadian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E."},{"family":"Montalti","given":"Diego"}],"issued":{"date-parts":[["2018"]]}}},{"id":"ZReKA9el/be8ev2mb","uris":["http://zotero.org/users/16770306/items/R9LPYUDY"],"itemData":{"id":123,"type":"article-journal","container-title":"Iheringia.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ZReKA9el/NaKmAC4q","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(Palacio et al., 2018; Rodrigues et al., 2018; Shanahan et al., 2014)</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In South America, urbanization can act as a filter, favoring certain bird species with specific traits, leading to changes in both the birds community composition, but also in the genetic diversity within a single species </w:t>
      </w:r>
      <w:r w:rsidRPr="00CC1CE8">
        <w:rPr>
          <w:rFonts w:ascii="Times New Roman" w:hAnsi="Times New Roman" w:cs="Times New Roman"/>
          <w:color w:val="000000" w:themeColor="text1"/>
          <w:lang w:val="en-CA"/>
        </w:rPr>
        <w:fldChar w:fldCharType="begin"/>
      </w:r>
      <w:r w:rsidR="00A9689E">
        <w:rPr>
          <w:rFonts w:ascii="Times New Roman" w:hAnsi="Times New Roman" w:cs="Times New Roman"/>
          <w:color w:val="000000" w:themeColor="text1"/>
          <w:lang w:val="en-CA"/>
        </w:rPr>
        <w:instrText xml:space="preserve"> ADDIN ZOTERO_ITEM CSL_CITATION {"citationID":"3QXyTBSS","properties":{"formattedCitation":"(Palacio et al., 2024; Rodrigues et al., 2018)","plainCitation":"(Palacio et al., 2024; Rodrigues et al., 2018)","noteIndex":0},"citationItems":[{"id":733,"uris":["http://zotero.org/users/16770306/items/HPATSGBA"],"itemData":{"id":733,"type":"article-journal","abstract":"PDF | Urbanization is one of the most important threats to biodiversity worldwide, as it drives declines in species diversity, functional diversity, and... | Find, read and cite all the research you need on ResearchGate","container-title":"ResearchGate","DOI":"10.1139/cjz-2018-0008","language":"en","source":"www.researchgate.net","title":"(PDF) Urbanization as a driver of taxonomic, functional, and phylogenetic diversity losses in bird communities","URL":"https://www.researchgate.net/publication/325801634_Urbanization_as_a_driver_of_taxonomic_functional_and_phylogenetic_diversity_losses_in_bird_communities","author":[{"family":"Palacio","given":"Facundo X."},{"family":"Ibañez","given":"Lucía M."},{"family":"Maragliano","given":"René E."},{"family":"Montalti","given":"Diego"}],"accessed":{"date-parts":[["2025",4,10]]},"issued":{"date-parts":[["2024",11,18]]}}},{"id":"ZReKA9el/be8ev2mb","uris":["http://zotero.org/users/16770306/items/R9LPYUDY"],"itemData":{"id":"GnxytcwW/AI8sxaLl","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(Palacio et al., 2024; Rodrigues et al., 2018)</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w:t>
      </w:r>
    </w:p>
    <w:p w14:paraId="056C4A24" w14:textId="77777777" w:rsidR="007C3251" w:rsidRPr="00CC1CE8" w:rsidRDefault="007C3251" w:rsidP="007C3251">
      <w:pPr>
        <w:spacing w:line="360" w:lineRule="auto"/>
        <w:ind w:firstLine="720"/>
        <w:jc w:val="both"/>
        <w:rPr>
          <w:rFonts w:ascii="Times New Roman" w:hAnsi="Times New Roman" w:cs="Times New Roman"/>
          <w:color w:val="000000" w:themeColor="text1"/>
          <w:lang w:val="en-CA"/>
        </w:rPr>
      </w:pPr>
    </w:p>
    <w:p w14:paraId="2EA91E5D" w14:textId="3D1EC742"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Pollution in various forms in heavily urbanized areas, including chemical, light and noise pollution, can also affect avian health. Organic compounds can occur in high concentrations due to their use in housing, industrial processes and during the production of a wide range of goods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{"citationID":"tH53nn4M","properties":{"formattedCitation":"(Guigueno &amp; Fernie, 2017; Kekkonen, 2017)","plainCitation":"(Guigueno &amp; Fernie, 2017; Kekkonen, 2017)","noteIndex":0},"citationItems":[{"id":1113,"uris":["http://zotero.org/users/16770306/items/JGBMCV7I"],"itemData":{"id":1113,"type":"article-journal","container-title":"Environmental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J."}],"issued":{"date-parts":[["2017",4]]}}},{"id":741,"uris":["http://zotero.org/users/16770306/items/VFH627UE"],"itemData":{"id":741,"type":"chapter","abstract":"Request PDF | Pollutants in Urbanized Areas: Direct and Indirect Effects on Bird Populations | Industrialization, traffic, intensification of agriculture, and development of human lifestyle in general during the last century have resulted in... | Find, read and cite all the research you need on ResearchGate","container-title":"ResearchGate","language":"en","note":"DOI: 10.1007/978-3-319-43314-1_12","source":"www.researchgate.net","title":"Pollutants in Urbanized Areas: Direct and Indirect Effects on Bird Populations","title-short":"Pollutants in Urbanized Areas","URL":"https://www.researchgate.net/publication/313586818_Pollutants_in_Urbanized_Areas_Direct_and_Indirect_Effects_on_Bird_Populations","author":[{"family":"Kekkonen","given":"Jaana"}],"accessed":{"date-parts":[["2025",4,10]]},"issued":{"date-parts":[["2017"]]}}}],"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(Guigueno &amp; Fernie, 2017; Kekkonen, 2017)</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Such compounds affect a multitude of organisms, including birds, which can suffer from reduced clutch sizes, hormonal disturbances, reduced active parenting behaviours and more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{"citationID":"VzESLz6p","properties":{"formattedCitation":"(Kekkonen, 2017)","plainCitation":"(Kekkonen, 2017)","noteIndex":0},"citationItems":[{"id":741,"uris":["http://zotero.org/users/16770306/items/VFH627UE"],"itemData":{"id":741,"type":"chapter","abstract":"Request PDF | Pollutants in Urbanized Areas: Direct and Indirect Effects on Bird Populations | Industrialization, traffic, intensification of agriculture, and development of human lifestyle in general during the last century have resulted in... | Find, read and cite all the research you need on ResearchGate","container-title":"ResearchGate","language":"en","note":"DOI: 10.1007/978-3-319-43314-1_12","source":"www.researchgate.net","title":"Pollutants in Urbanized Areas: Direct and Indirect Effects on Bird Populations","title-short":"Pollutants in Urbanized Areas","URL":"https://www.researchgate.net/publication/313586818_Pollutants_in_Urbanized_Areas_Direct_and_Indirect_Effects_on_Bird_Populations","author":[{"family":"Kekkonen","given":"Jaana"}],"accessed":{"date-parts":[["2025",4,10]]},"issued":{"date-parts":[["2017"]]}}}],"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(Kekkonen, 2017)</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w:t>
      </w:r>
      <w:r w:rsidRPr="00CC1CE8">
        <w:rPr>
          <w:rFonts w:ascii="Times New Roman" w:hAnsi="Times New Roman" w:cs="Times New Roman"/>
          <w:color w:val="000000" w:themeColor="text1"/>
          <w:lang w:val="en-CA"/>
        </w:rPr>
        <w:t xml:space="preserve"> One example is polybrominated diphenyl ethers (PBDEs), a brominated flame retardant widely used in many countries to reduce the flammability of consumer products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{"citationID":"yd87TwtM","properties":{"formattedCitation":"(Chen &amp; Hale, 2010)","plainCitation":"(Chen &amp; Hale, 2010)","noteIndex":0},"citationItems":[{"id":949,"uris":["http://zotero.org/users/16770306/items/Y8QK9JGN"],"itemData":{"id":949,"type":"article-journal","abstract":"As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(Chen &amp; Hale, 2010)</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color w:val="000000" w:themeColor="text1"/>
          <w:lang w:val="en-CA"/>
        </w:rPr>
        <w:t>Because the use of PBDE is highly related to human goods, birds living in or around urbanized areas are often found to be highly contaminated with PBDEs</w:t>
      </w:r>
      <w:r w:rsidRPr="00CC1CE8">
        <w:rPr>
          <w:rFonts w:ascii="Times New Roman" w:hAnsi="Times New Roman" w:cs="Times New Roman"/>
          <w:color w:val="000000" w:themeColor="text1"/>
          <w:lang w:val="en-CA"/>
        </w:rPr>
        <w:t>, such as Cooper’s hawks in Greater Vancouver</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{"citationID":"41H7OGG3","properties":{"formattedCitation":"(Elliott et al., 2005, 2015)","plainCitation":"(Elliott et al., 2005, 2015)","noteIndex":0},"citationItems":[{"id":951,"uris":["http://zotero.org/users/16770306/items/CFC4X6K5"],"itemData":{"id":951,"type":"article-journal","abstract":"Temporal,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K."},{"family":"Wakeford","given":"Bryan"}],"issued":{"date-parts":[["2005",8,1]]}}},{"id":954,"uris":["http://zotero.org/users/16770306/items/A5AE9LUV"],"itemData":{"id":954,"type":"article-journal","abstract":"As urban sprawl and agricultural intensification continue to invade prime wildlife habitat, some animals, even apex predators, are managing to adapt to this new environment. Chemical pollution is one of many stressors that wildlife encounter in urban environments. Predators are particularly sensitive to persistent chemical pollutants because they feed at a high trophic level where such pollution is biomagnified. To examine levels of pollution in urban birds of prey in the Lower Mainland region of British Columbia, Canada, we analyzed persistent organic contaminants in adult birds found dead of trauma injury. The hepatic geometric mean concentration of sum polybrominated diphenyl ethers (∑PBDEs) in 13 Cooper's hawks (Accipiter cooperii) from Greater Vancouver was 1873ng/g (lipid weight) with one bird reaching 197,000ng/g lipid weight, the highest exposure reported to date for a wild bird. Concentrations of ∑PBDEs, ∑PCBs (polychlorinated biphenyls) and, surprisingly, cyclodiene insecticides were greatest in the urban environment while those of DDE (1,1-dichloroethylene bis[p-chlorophenyl) were highest in a region of intensive agriculture. The level of most chlorinated and brominated contaminants increased with trophic level (δ15N). The concentrations of some contaminants, PBDEs in particular, in these birds of prey may have some toxicological consequences. Apex predators in urban environments continue to be exposed to elevated concentrations of legacy pollutants as well as more recent brominated pollutants.","container-title":"Science of The Total Environment","DOI":"10.1016/j.scitotenv.2015.04.008","ISSN":"0048-9697","journalAbbreviation":"Science of The Total Environment","page":"157-165","source":"ScienceDirect","title":"PBDEs and other POPs in urban birds of prey partly explained by trophic level and carbon source","volume":"524-525","author":[{"family":"Elliott","given":"John"},{"family":"Brogan","given":"Jason"},{"family":"Lee","given":"Sandi L."},{"family":"Drouillard","given":"Ken G."},{"family":"Elliott","given":"Kyle H."}],"issued":{"date-parts":[["2015",8,15]]}}}],"schema":"https://github.com/citation-style-language/schema/raw/master/csl-citation.json"}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(Elliott et al., 2005, 2015)</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Light pollution emanating from large urban centers affects migratory and resident bird species. Carolina wrens (</w:t>
      </w:r>
      <w:proofErr w:type="spellStart"/>
      <w:r w:rsidRPr="00CC1CE8">
        <w:rPr>
          <w:rFonts w:ascii="Times New Roman" w:hAnsi="Times New Roman" w:cs="Times New Roman"/>
          <w:i/>
          <w:iCs/>
          <w:color w:val="000000" w:themeColor="text1"/>
          <w:lang w:val="en-CA"/>
        </w:rPr>
        <w:t>Thryothorus</w:t>
      </w:r>
      <w:proofErr w:type="spellEnd"/>
      <w:r w:rsidRPr="00CC1CE8">
        <w:rPr>
          <w:rFonts w:ascii="Times New Roman" w:hAnsi="Times New Roman" w:cs="Times New Roman"/>
          <w:i/>
          <w:iCs/>
          <w:color w:val="000000" w:themeColor="text1"/>
          <w:lang w:val="en-CA"/>
        </w:rPr>
        <w:t xml:space="preserve"> </w:t>
      </w:r>
      <w:proofErr w:type="spellStart"/>
      <w:r w:rsidRPr="00CC1CE8">
        <w:rPr>
          <w:rFonts w:ascii="Times New Roman" w:hAnsi="Times New Roman" w:cs="Times New Roman"/>
          <w:i/>
          <w:iCs/>
          <w:color w:val="000000" w:themeColor="text1"/>
          <w:lang w:val="en-CA"/>
        </w:rPr>
        <w:t>ludovicianus</w:t>
      </w:r>
      <w:proofErr w:type="spellEnd"/>
      <w:r w:rsidRPr="00CC1CE8">
        <w:rPr>
          <w:rFonts w:ascii="Times New Roman" w:hAnsi="Times New Roman" w:cs="Times New Roman"/>
          <w:color w:val="000000" w:themeColor="text1"/>
          <w:lang w:val="en-CA"/>
        </w:rPr>
        <w:t>) and northern cardinals (</w:t>
      </w:r>
      <w:r w:rsidRPr="00CC1CE8">
        <w:rPr>
          <w:rFonts w:ascii="Times New Roman" w:hAnsi="Times New Roman" w:cs="Times New Roman"/>
          <w:i/>
          <w:iCs/>
          <w:color w:val="000000" w:themeColor="text1"/>
          <w:lang w:val="en-CA"/>
        </w:rPr>
        <w:t>Cardinalis cardinalis</w:t>
      </w:r>
      <w:r w:rsidRPr="00CC1CE8">
        <w:rPr>
          <w:rFonts w:ascii="Times New Roman" w:hAnsi="Times New Roman" w:cs="Times New Roman"/>
          <w:color w:val="000000" w:themeColor="text1"/>
          <w:lang w:val="en-CA"/>
        </w:rPr>
        <w:t>)</w:t>
      </w:r>
      <w:r w:rsidRPr="00CC1CE8">
        <w:rPr>
          <w:rFonts w:ascii="Times New Roman" w:hAnsi="Times New Roman" w:cs="Times New Roman"/>
          <w:color w:val="000000" w:themeColor="text1"/>
          <w:lang w:val="en-CA"/>
        </w:rPr>
        <w:t xml:space="preserve"> residing in urban-core areas </w:t>
      </w:r>
      <w:r w:rsidRPr="00CC1CE8">
        <w:rPr>
          <w:rFonts w:ascii="Times New Roman" w:hAnsi="Times New Roman" w:cs="Times New Roman"/>
          <w:color w:val="000000" w:themeColor="text1"/>
          <w:lang w:val="en-CA"/>
        </w:rPr>
        <w:t xml:space="preserve">of San Antonio in Texas, United States </w:t>
      </w:r>
      <w:r w:rsidRPr="00CC1CE8">
        <w:rPr>
          <w:rFonts w:ascii="Times New Roman" w:hAnsi="Times New Roman" w:cs="Times New Roman"/>
          <w:color w:val="000000" w:themeColor="text1"/>
          <w:lang w:val="en-CA"/>
        </w:rPr>
        <w:t xml:space="preserve">had smaller eyes than their urban-edge counterparts, most likely due to the intense brightness from urban centers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{"citationID":"UXxrQiY6","properties":{"formattedCitation":"(Jones et al., 2023a)","plainCitation":"(Jones et al., 2023a)","noteIndex":0},"citationItems":[{"id":"ZReKA9el/G6wEfHUo","uris":["http://zotero.org/users/16770306/items/6LF6GS4H"],"itemData":{"id":197,"type":"article-journal","container-title":"Global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(Jones et al., 2023a)</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For long-distance migratory bird species, light pollution can have detrimental effects such as disorientation, disruption of circadian rhythm, changes in flight behaviours and more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{"citationID":"WXe8qHTM","properties":{"formattedCitation":"(Cabrera-Cruz et al., 2018b)","plainCitation":"(Cabrera-Cruz et al., 2018b)","noteIndex":0},"citationItems":[{"id":"ZReKA9el/driGsqfI","uris":["http://zotero.org/users/16770306/items/YVR6HARZ"],"itemData":{"id":114,"type":"article-journal","container-title":"Scientific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(Cabrera-Cruz et al., 2018b)</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w:t>
      </w:r>
    </w:p>
    <w:p w14:paraId="15DC6C72" w14:textId="77777777" w:rsidR="007C3251" w:rsidRPr="00CC1CE8" w:rsidRDefault="007C3251" w:rsidP="00B26B3E">
      <w:pPr>
        <w:spacing w:line="360" w:lineRule="auto"/>
        <w:ind w:firstLine="720"/>
        <w:jc w:val="both"/>
        <w:rPr>
          <w:rFonts w:ascii="Times New Roman" w:hAnsi="Times New Roman" w:cs="Times New Roman"/>
          <w:color w:val="000000" w:themeColor="text1"/>
          <w:lang w:val="en-CA"/>
        </w:rPr>
      </w:pPr>
    </w:p>
    <w:p w14:paraId="28FEB001" w14:textId="28C6933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When environmental conditions are changing (including via rapid human-induced changes), behavioural traits are often one of the first responses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{"citationID":"17wYk966","properties":{"formattedCitation":"(Lane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(Lane et al., 2023)</w:t>
      </w:r>
      <w:r w:rsidRPr="00CC1CE8">
        <w:rPr>
          <w:rFonts w:ascii="Times New Roman" w:hAnsi="Times New Roman" w:cs="Times New Roman"/>
        </w:rPr>
        <w:fldChar w:fldCharType="end"/>
      </w:r>
      <w:r w:rsidRPr="00CC1CE8">
        <w:rPr>
          <w:rFonts w:ascii="Times New Roman" w:hAnsi="Times New Roman" w:cs="Times New Roman"/>
          <w:lang w:val="en-CA"/>
        </w:rPr>
        <w:t xml:space="preserve">. For example, males of several songbird species were found to be more aggressive in urban habitats compared to their rural counterparts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{"citationID":"g1A2qlpw","properties":{"formattedCitation":"(Lane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(Lane et al., 2023)</w:t>
      </w:r>
      <w:r w:rsidRPr="00CC1CE8">
        <w:rPr>
          <w:rFonts w:ascii="Times New Roman" w:hAnsi="Times New Roman" w:cs="Times New Roman"/>
        </w:rPr>
        <w:fldChar w:fldCharType="end"/>
      </w:r>
      <w:r w:rsidRPr="00CC1CE8">
        <w:rPr>
          <w:rFonts w:ascii="Times New Roman" w:hAnsi="Times New Roman" w:cs="Times New Roman"/>
          <w:lang w:val="en-CA"/>
        </w:rPr>
        <w:t xml:space="preserve">. Anthropogenic disturbances found in the city may also affect incubation behaviour, a critical life stage not only for the parents, but also for the success of the offspring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{"citationID":"okZm70tM","properties":{"formattedCitation":"(Hope et al., 2022; Lane et al., 2023)","plainCitation":"(Hope et al., 2022; Lane et al., 2023)","noteIndex":0},"citationItems":[{"id":714,"uris":["http://zotero.org/users/16770306/items/S4MBTQTE"],"itemData":{"id":714,"type":"article-journal","abstract":"With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w:instrText>
      </w:r>
      <w:r w:rsidRPr="00CC1CE8">
        <w:rPr>
          <w:rFonts w:ascii="Times New Roman" w:hAnsi="Times New Roman" w:cs="Times New Roman"/>
        </w:rPr>
        <w:instrText>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w:instrText>
      </w:r>
      <w:r w:rsidRPr="00CC1CE8">
        <w:rPr>
          <w:rFonts w:ascii="Times New Roman" w:hAnsi="Times New Roman" w:cs="Times New Roman"/>
          <w:lang w:val="en-CA"/>
        </w:rPr>
        <w:instrText xml:space="preserve">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(Hope et al., 2022; Lane et al., 2023)</w:t>
      </w:r>
      <w:r w:rsidRPr="00CC1CE8">
        <w:rPr>
          <w:rFonts w:ascii="Times New Roman" w:hAnsi="Times New Roman" w:cs="Times New Roman"/>
        </w:rPr>
        <w:fldChar w:fldCharType="end"/>
      </w:r>
      <w:r w:rsidRPr="00CC1CE8">
        <w:rPr>
          <w:rFonts w:ascii="Times New Roman" w:hAnsi="Times New Roman" w:cs="Times New Roman"/>
          <w:lang w:val="en-CA"/>
        </w:rPr>
        <w:t>. Urban great tits (</w:t>
      </w:r>
      <w:r w:rsidRPr="00CC1CE8">
        <w:rPr>
          <w:rFonts w:ascii="Times New Roman" w:hAnsi="Times New Roman" w:cs="Times New Roman"/>
          <w:i/>
          <w:iCs/>
          <w:lang w:val="en-CA"/>
        </w:rPr>
        <w:t>Parus major</w:t>
      </w:r>
      <w:r w:rsidRPr="00CC1CE8">
        <w:rPr>
          <w:rFonts w:ascii="Times New Roman" w:hAnsi="Times New Roman" w:cs="Times New Roman"/>
          <w:lang w:val="en-CA"/>
        </w:rPr>
        <w:t xml:space="preserve">) spent more time incubating, took shorter off-bouts and ended their last nest outing later during the day, compared to the females incubating in the forest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{"citationID":"IKGnrCV5","properties":{"formattedCitation":"(Hope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w:instrText>
      </w:r>
      <w:r w:rsidRPr="00CC1CE8">
        <w:rPr>
          <w:rFonts w:ascii="Times New Roman" w:hAnsi="Times New Roman" w:cs="Times New Roman"/>
        </w:rPr>
        <w:instrText>. We found that, compared to forest females, urban females spent more time incubating, took shorter off-bouts and ended their last daily off-bouts at a later hour. Furthermore, time spen</w:instrText>
      </w:r>
      <w:r w:rsidRPr="00CC1CE8">
        <w:rPr>
          <w:rFonts w:ascii="Times New Roman" w:hAnsi="Times New Roman" w:cs="Times New Roman"/>
          <w:lang w:val="en-CA"/>
        </w:rPr>
        <w:instrText xml:space="preserve">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(Hope et al., 2022)</w:t>
      </w:r>
      <w:r w:rsidRPr="00CC1CE8">
        <w:rPr>
          <w:rFonts w:ascii="Times New Roman" w:hAnsi="Times New Roman" w:cs="Times New Roman"/>
        </w:rPr>
        <w:fldChar w:fldCharType="end"/>
      </w:r>
      <w:r w:rsidRPr="00CC1CE8">
        <w:rPr>
          <w:rFonts w:ascii="Times New Roman" w:hAnsi="Times New Roman" w:cs="Times New Roman"/>
          <w:lang w:val="en-CA"/>
        </w:rPr>
        <w:t xml:space="preserve">.  These differences in incubation time and off-bouts might be due to the easier access to specific food items in the city (i.e. seeds or food scraps) or due to territories being smaller in urban areas, hence the short amount of time spent away from the nest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{"citationID":"GKo6FYZJ","properties":{"formattedCitation":"(Hope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(Hope et al., 2022)</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Population dynamics and gene flow can also be affected by urbanization, as habitat fragmentation is a major side effect of humans’ increasing needs for land and resources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{"citationID":"pibH8MKj","properties":{"formattedCitation":"(Brewer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(Brewer et al., 2020)</w:t>
      </w:r>
      <w:r w:rsidRPr="00CC1CE8">
        <w:rPr>
          <w:rFonts w:ascii="Times New Roman" w:hAnsi="Times New Roman" w:cs="Times New Roman"/>
        </w:rPr>
        <w:fldChar w:fldCharType="end"/>
      </w:r>
      <w:r w:rsidRPr="00CC1CE8">
        <w:rPr>
          <w:rFonts w:ascii="Times New Roman" w:hAnsi="Times New Roman" w:cs="Times New Roman"/>
          <w:lang w:val="en-CA"/>
        </w:rPr>
        <w:t xml:space="preserve">. Although these effects can negatively impact gene diversity in songbird populations (as movements are impeded by anthropogenic habitat changes), a threshold, as low-intensity urbanization (determined by using an urbanization index described in Davis et al.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{"citationID":"jd9220J4","properties":{"formattedCitation":"(2018)","plainCitation":"(2018)","noteIndex":0},"citationItems":[{"id":978,"uris":["http://zotero.org/users/16770306/items/INEMUWAC"],"itemData":{"id":978,"type":"article-journal","abstract":"Urban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B."}],"issued":{"date-parts":[["2018",2,1]]}},"suppress-author":true}],"schema":"https://github.com/citation-style-language/schema/raw/master/csl-citation.json"}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(2018)</w:t>
      </w:r>
      <w:r w:rsidRPr="00CC1CE8">
        <w:rPr>
          <w:rFonts w:ascii="Times New Roman" w:hAnsi="Times New Roman" w:cs="Times New Roman"/>
          <w:lang w:val="en-CA"/>
        </w:rPr>
        <w:fldChar w:fldCharType="end"/>
      </w:r>
      <w:r w:rsidRPr="00CC1CE8">
        <w:rPr>
          <w:rFonts w:ascii="Times New Roman" w:hAnsi="Times New Roman" w:cs="Times New Roman"/>
          <w:lang w:val="en-CA"/>
        </w:rPr>
        <w:t>) does not have as strong an impact on the genetic diversity of song sparrows (</w:t>
      </w:r>
      <w:proofErr w:type="spellStart"/>
      <w:r w:rsidRPr="00CC1CE8">
        <w:rPr>
          <w:rFonts w:ascii="Times New Roman" w:hAnsi="Times New Roman" w:cs="Times New Roman"/>
          <w:i/>
          <w:iCs/>
          <w:lang w:val="en-CA"/>
        </w:rPr>
        <w:t>Melospiza</w:t>
      </w:r>
      <w:proofErr w:type="spellEnd"/>
      <w:r w:rsidRPr="00CC1CE8">
        <w:rPr>
          <w:rFonts w:ascii="Times New Roman" w:hAnsi="Times New Roman" w:cs="Times New Roman"/>
          <w:i/>
          <w:iCs/>
          <w:lang w:val="en-CA"/>
        </w:rPr>
        <w:t xml:space="preserve"> </w:t>
      </w:r>
      <w:proofErr w:type="spellStart"/>
      <w:r w:rsidRPr="00CC1CE8">
        <w:rPr>
          <w:rFonts w:ascii="Times New Roman" w:hAnsi="Times New Roman" w:cs="Times New Roman"/>
          <w:i/>
          <w:iCs/>
          <w:lang w:val="en-CA"/>
        </w:rPr>
        <w:t>melodia</w:t>
      </w:r>
      <w:proofErr w:type="spellEnd"/>
      <w:r w:rsidRPr="00CC1CE8">
        <w:rPr>
          <w:rFonts w:ascii="Times New Roman" w:hAnsi="Times New Roman" w:cs="Times New Roman"/>
          <w:lang w:val="en-CA"/>
        </w:rPr>
        <w:t xml:space="preserve">) as initially anticipated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{"citationID":"kCsd3X28","properties":{"formattedCitation":"(Brewer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(Brewer et al., 2020)</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These findings highlight the importance of greening in urban areas to counteract the effects of habitat fragmentation on avian genetic diversity. In Melbourne, Australia, habitat connectivity (here defined as areas with escape routes, protective cover, shrubs/trees/perchable infrastructures) is crucial for birds in urban parks trying to avoid humans and predators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{"citationID":"IwE9GdCZ","properties":{"formattedCitation":"(Radvan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(Radvan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Noisy miner (</w:t>
      </w:r>
      <w:proofErr w:type="spellStart"/>
      <w:r w:rsidRPr="00CC1CE8">
        <w:rPr>
          <w:rFonts w:ascii="Times New Roman" w:hAnsi="Times New Roman" w:cs="Times New Roman"/>
          <w:i/>
          <w:iCs/>
          <w:lang w:val="en-CA"/>
        </w:rPr>
        <w:t>Manorina</w:t>
      </w:r>
      <w:proofErr w:type="spellEnd"/>
      <w:r w:rsidRPr="00CC1CE8">
        <w:rPr>
          <w:rFonts w:ascii="Times New Roman" w:hAnsi="Times New Roman" w:cs="Times New Roman"/>
          <w:i/>
          <w:iCs/>
          <w:lang w:val="en-CA"/>
        </w:rPr>
        <w:t xml:space="preserve"> melanocephala</w:t>
      </w:r>
      <w:r w:rsidRPr="00CC1CE8">
        <w:rPr>
          <w:rFonts w:ascii="Times New Roman" w:hAnsi="Times New Roman" w:cs="Times New Roman"/>
          <w:lang w:val="en-CA"/>
        </w:rPr>
        <w:t>), red wattlebird (</w:t>
      </w:r>
      <w:proofErr w:type="spellStart"/>
      <w:r w:rsidRPr="00CC1CE8">
        <w:rPr>
          <w:rFonts w:ascii="Times New Roman" w:hAnsi="Times New Roman" w:cs="Times New Roman"/>
          <w:i/>
          <w:iCs/>
          <w:lang w:val="en-CA"/>
        </w:rPr>
        <w:t>Anthochaera</w:t>
      </w:r>
      <w:proofErr w:type="spellEnd"/>
      <w:r w:rsidRPr="00CC1CE8">
        <w:rPr>
          <w:rFonts w:ascii="Times New Roman" w:hAnsi="Times New Roman" w:cs="Times New Roman"/>
          <w:i/>
          <w:iCs/>
          <w:lang w:val="en-CA"/>
        </w:rPr>
        <w:t xml:space="preserve"> carunculate</w:t>
      </w:r>
      <w:r w:rsidRPr="00CC1CE8">
        <w:rPr>
          <w:rFonts w:ascii="Times New Roman" w:hAnsi="Times New Roman" w:cs="Times New Roman"/>
          <w:lang w:val="en-CA"/>
        </w:rPr>
        <w:t>), common myna (</w:t>
      </w:r>
      <w:r w:rsidRPr="00CC1CE8">
        <w:rPr>
          <w:rFonts w:ascii="Times New Roman" w:hAnsi="Times New Roman" w:cs="Times New Roman"/>
          <w:i/>
          <w:iCs/>
          <w:lang w:val="en-CA"/>
        </w:rPr>
        <w:t>Acridotheres tristis</w:t>
      </w:r>
      <w:r w:rsidRPr="00CC1CE8">
        <w:rPr>
          <w:rFonts w:ascii="Times New Roman" w:hAnsi="Times New Roman" w:cs="Times New Roman"/>
          <w:lang w:val="en-CA"/>
        </w:rPr>
        <w:t>), spotted dove (</w:t>
      </w:r>
      <w:proofErr w:type="spellStart"/>
      <w:r w:rsidRPr="00CC1CE8">
        <w:rPr>
          <w:rFonts w:ascii="Times New Roman" w:hAnsi="Times New Roman" w:cs="Times New Roman"/>
          <w:i/>
          <w:iCs/>
          <w:lang w:val="en-CA"/>
        </w:rPr>
        <w:t>Spilopelia</w:t>
      </w:r>
      <w:proofErr w:type="spellEnd"/>
      <w:r w:rsidRPr="00CC1CE8">
        <w:rPr>
          <w:rFonts w:ascii="Times New Roman" w:hAnsi="Times New Roman" w:cs="Times New Roman"/>
          <w:i/>
          <w:iCs/>
          <w:lang w:val="en-CA"/>
        </w:rPr>
        <w:t xml:space="preserve"> chinensis</w:t>
      </w:r>
      <w:r w:rsidRPr="00CC1CE8">
        <w:rPr>
          <w:rFonts w:ascii="Times New Roman" w:hAnsi="Times New Roman" w:cs="Times New Roman"/>
          <w:lang w:val="en-CA"/>
        </w:rPr>
        <w:t>) and New Holland honeyeater (</w:t>
      </w:r>
      <w:proofErr w:type="spellStart"/>
      <w:r w:rsidRPr="00CC1CE8">
        <w:rPr>
          <w:rFonts w:ascii="Times New Roman" w:hAnsi="Times New Roman" w:cs="Times New Roman"/>
          <w:i/>
          <w:iCs/>
          <w:lang w:val="en-CA"/>
        </w:rPr>
        <w:t>Phylidonyris</w:t>
      </w:r>
      <w:proofErr w:type="spellEnd"/>
      <w:r w:rsidRPr="00CC1CE8">
        <w:rPr>
          <w:rFonts w:ascii="Times New Roman" w:hAnsi="Times New Roman" w:cs="Times New Roman"/>
          <w:i/>
          <w:iCs/>
          <w:lang w:val="en-CA"/>
        </w:rPr>
        <w:t xml:space="preserve"> novaehollandiae</w:t>
      </w:r>
      <w:r w:rsidRPr="00CC1CE8">
        <w:rPr>
          <w:rFonts w:ascii="Times New Roman" w:hAnsi="Times New Roman" w:cs="Times New Roman"/>
          <w:lang w:val="en-CA"/>
        </w:rPr>
        <w:t xml:space="preserve">) all flew farther when disturbed in areas where fewer trees occurred, suggesting that planting in urban parks may influence how well birds and people coexist in cities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{"citationID":"gLlyw5GX","properties":{"formattedCitation":"(Radvan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(Radvan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w:t>
      </w:r>
      <w:r w:rsidR="00793725">
        <w:rPr>
          <w:rFonts w:ascii="Times New Roman" w:hAnsi="Times New Roman" w:cs="Times New Roman"/>
          <w:lang w:val="en-CA"/>
        </w:rPr>
        <w:t xml:space="preserve">In Brisbane, Australia, connectivity strengthens the corridors used by colonist species to enter the city, thereby increasing species richness. At the same time, larger patch areas support greater bird abundance by expanding the available habitat for species already present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{"citationID":"MtkTSbV3","properties":{"formattedCitation":"(Shanahan et al., 2011)","plainCitation":"(Shanahan et al., 2011)","noteIndex":0},"citationItems":[{"id":1024,"uris":["http://zotero.org/users/16770306/items/5QNWK36I"],"itemData":{"id":1024,"type":"article-journal","abstract":"Landscape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(Shanahan et al., 2011)</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5AFD6FC3" w14:textId="77777777" w:rsidR="007C3251" w:rsidRPr="00CC1CE8" w:rsidRDefault="007C3251" w:rsidP="00B26B3E">
      <w:pPr>
        <w:spacing w:line="360" w:lineRule="auto"/>
        <w:ind w:firstLine="720"/>
        <w:jc w:val="both"/>
        <w:rPr>
          <w:rFonts w:ascii="Times New Roman" w:hAnsi="Times New Roman" w:cs="Times New Roman"/>
          <w:lang w:val="en-CA"/>
        </w:rPr>
      </w:pPr>
    </w:p>
    <w:p w14:paraId="4DB2CC89"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Access to urban green spaces is often unevenly distributed (see figure 1) in large cities, and being able to visit biodiverse spaces remains difficult for many urbanites. City structure can have an impact on both humans and birds, as urbanized areas where green spaces are more dispersed (defined as “land sharing”) often have greater avian diversity (especially in winter), compared to more isolated green patches (defined as “land sparing”)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{"citationID":"VRv9wvH7","properties":{"formattedCitation":"(Ib\\uc0\\u225{}\\uc0\\u241{}ez-\\uc0\\u193{}lamo et al., 2020)","plainCitation":"(Ibáñez-Álamo et al., 2020)","noteIndex":0},"citationItems":[{"id":1026,"uris":["http://zotero.org/users/16770306/items/UJ6FT5S2"],"itemData":{"id":1026,"type":"article-journal","abstract":"Urbanization,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kern w:val="0"/>
          <w:lang w:val="en-US"/>
        </w:rPr>
        <w:t>(Ibáñez-</w:t>
      </w:r>
      <w:proofErr w:type="spellStart"/>
      <w:r w:rsidRPr="00CC1CE8">
        <w:rPr>
          <w:rFonts w:ascii="Times New Roman" w:hAnsi="Times New Roman" w:cs="Times New Roman"/>
          <w:kern w:val="0"/>
          <w:lang w:val="en-US"/>
        </w:rPr>
        <w:t>Álamo</w:t>
      </w:r>
      <w:proofErr w:type="spellEnd"/>
      <w:r w:rsidRPr="00CC1CE8">
        <w:rPr>
          <w:rFonts w:ascii="Times New Roman" w:hAnsi="Times New Roman" w:cs="Times New Roman"/>
          <w:kern w:val="0"/>
          <w:lang w:val="en-US"/>
        </w:rPr>
        <w:t xml:space="preserve"> et al., 2020)</w:t>
      </w:r>
      <w:r w:rsidRPr="00CC1CE8">
        <w:rPr>
          <w:rFonts w:ascii="Times New Roman" w:hAnsi="Times New Roman" w:cs="Times New Roman"/>
          <w:lang w:val="en-CA"/>
        </w:rPr>
        <w:fldChar w:fldCharType="end"/>
      </w:r>
      <w:r w:rsidRPr="00CC1CE8">
        <w:rPr>
          <w:rFonts w:ascii="Times New Roman" w:hAnsi="Times New Roman" w:cs="Times New Roman"/>
          <w:lang w:val="en-CA"/>
        </w:rPr>
        <w:t>. Thus, whereas land-sparing (high density urban regions interspersed with large parks) usually increases overall biodiversity as even those species that need “pristine” greenspaces are present, land-sharing (lower density regions with leafy streets, gold courses or small urban parks) can bring nature into backyards and closer to individual people for longer periods. In eastern North American cities, the charismatic and easily identifiable species that is the northern cardinal (</w:t>
      </w:r>
      <w:r w:rsidRPr="00CC1CE8">
        <w:rPr>
          <w:rFonts w:ascii="Times New Roman" w:hAnsi="Times New Roman" w:cs="Times New Roman"/>
          <w:i/>
          <w:iCs/>
          <w:lang w:val="en-CA"/>
        </w:rPr>
        <w:t>Cardinalis cardinalis</w:t>
      </w:r>
      <w:r w:rsidRPr="00CC1CE8">
        <w:rPr>
          <w:rFonts w:ascii="Times New Roman" w:hAnsi="Times New Roman" w:cs="Times New Roman"/>
          <w:lang w:val="en-CA"/>
        </w:rPr>
        <w:t xml:space="preserve">) can play an important role in this type of dynamic where the bird’s presence in even modest greenspaces can reflect the accessibility and quality of the connection between urban residents and nature. </w:t>
      </w:r>
    </w:p>
    <w:p w14:paraId="5F5D8A1F" w14:textId="77777777" w:rsidR="00254FE7"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noProof/>
          <w:lang w:val="en-CA"/>
        </w:rPr>
        <w:drawing>
          <wp:inline distT="0" distB="0" distL="0" distR="0" wp14:anchorId="7C148BC0" wp14:editId="3B424D58">
            <wp:extent cx="5927013" cy="6094186"/>
            <wp:effectExtent l="12700" t="12700" r="17145" b="14605"/>
            <wp:docPr id="1443472957" name="Picture 1" descr="A map of montreal with green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2957" name="Picture 1" descr="A map of montreal with green area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7282" cy="6330949"/>
                    </a:xfrm>
                    <a:prstGeom prst="rect">
                      <a:avLst/>
                    </a:prstGeom>
                    <a:ln>
                      <a:solidFill>
                        <a:schemeClr val="tx1"/>
                      </a:solidFill>
                    </a:ln>
                  </pic:spPr>
                </pic:pic>
              </a:graphicData>
            </a:graphic>
          </wp:inline>
        </w:drawing>
      </w:r>
      <w:r w:rsidRPr="00CC1CE8">
        <w:rPr>
          <w:rFonts w:ascii="Times New Roman" w:hAnsi="Times New Roman" w:cs="Times New Roman"/>
          <w:b/>
          <w:bCs/>
          <w:lang w:val="en-CA"/>
        </w:rPr>
        <w:t xml:space="preserve">Figure </w:t>
      </w:r>
      <w:r w:rsidRPr="00CC1CE8">
        <w:rPr>
          <w:rFonts w:ascii="Times New Roman" w:hAnsi="Times New Roman" w:cs="Times New Roman"/>
          <w:b/>
          <w:bCs/>
          <w:lang w:val="en-CA"/>
        </w:rPr>
        <w:t>1</w:t>
      </w:r>
      <w:r w:rsidRPr="00CC1CE8">
        <w:rPr>
          <w:rFonts w:ascii="Times New Roman" w:hAnsi="Times New Roman" w:cs="Times New Roman"/>
          <w:b/>
          <w:bCs/>
          <w:lang w:val="en-CA"/>
        </w:rPr>
        <w:t xml:space="preserve">. </w:t>
      </w:r>
      <w:r w:rsidRPr="00CC1CE8">
        <w:rPr>
          <w:rFonts w:ascii="Times New Roman" w:hAnsi="Times New Roman" w:cs="Times New Roman"/>
          <w:lang w:val="en-CA"/>
        </w:rPr>
        <w:t>Built</w:t>
      </w:r>
      <w:r w:rsidRPr="00CC1CE8">
        <w:rPr>
          <w:rFonts w:ascii="Times New Roman" w:hAnsi="Times New Roman" w:cs="Times New Roman"/>
          <w:lang w:val="en-CA"/>
        </w:rPr>
        <w:t xml:space="preserve">-up areas in the Montreal CMA (Census Metropolitan Area), in 1951, 1986 and 2011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{"citationID":"WObQtkGF","properties":{"formattedCitation":"(Nazarnia et al., 2016)","plainCitation":"(Nazarnia et al., 2016)","noteIndex":0},"citationItems":[{"id":945,"uris":["http://zotero.org/users/16770306/items/BRIDQI54"],"itemData":{"id":945,"type":"article-journal","abstract":"Increasing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(Nazarnia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w:t>
      </w:r>
      <w:r w:rsidRPr="00CC1CE8">
        <w:rPr>
          <w:rFonts w:ascii="Times New Roman" w:hAnsi="Times New Roman" w:cs="Times New Roman"/>
          <w:lang w:val="en-CA"/>
        </w:rPr>
        <w:t>In</w:t>
      </w:r>
      <w:r w:rsidRPr="00CC1CE8">
        <w:rPr>
          <w:rFonts w:ascii="Times New Roman" w:hAnsi="Times New Roman" w:cs="Times New Roman"/>
          <w:lang w:val="en-CA"/>
        </w:rPr>
        <w:t xml:space="preserve"> green are the few </w:t>
      </w:r>
      <w:r w:rsidRPr="00CC1CE8">
        <w:rPr>
          <w:rFonts w:ascii="Times New Roman" w:hAnsi="Times New Roman" w:cs="Times New Roman"/>
          <w:lang w:val="en-CA"/>
        </w:rPr>
        <w:t xml:space="preserve">remaining </w:t>
      </w:r>
      <w:r w:rsidRPr="00CC1CE8">
        <w:rPr>
          <w:rFonts w:ascii="Times New Roman" w:hAnsi="Times New Roman" w:cs="Times New Roman"/>
          <w:lang w:val="en-CA"/>
        </w:rPr>
        <w:t>large urban green spaces on the island of Montreal.</w:t>
      </w:r>
      <w:r w:rsidRPr="00CC1CE8">
        <w:rPr>
          <w:rFonts w:ascii="Times New Roman" w:hAnsi="Times New Roman" w:cs="Times New Roman"/>
          <w:lang w:val="en-CA"/>
        </w:rPr>
        <w:t xml:space="preserve"> </w:t>
      </w:r>
      <w:r w:rsidRPr="00CC1CE8">
        <w:rPr>
          <w:rFonts w:ascii="Times New Roman" w:hAnsi="Times New Roman" w:cs="Times New Roman"/>
          <w:lang w:val="en-CA"/>
        </w:rPr>
        <w:t xml:space="preserve">This map was adapted from </w:t>
      </w:r>
      <w:proofErr w:type="spellStart"/>
      <w:r w:rsidRPr="00CC1CE8">
        <w:rPr>
          <w:rFonts w:ascii="Times New Roman" w:hAnsi="Times New Roman" w:cs="Times New Roman"/>
          <w:lang w:val="en-CA"/>
        </w:rPr>
        <w:t>Nazarnia</w:t>
      </w:r>
      <w:proofErr w:type="spellEnd"/>
      <w:r w:rsidRPr="00CC1CE8">
        <w:rPr>
          <w:rFonts w:ascii="Times New Roman" w:hAnsi="Times New Roman" w:cs="Times New Roman"/>
          <w:lang w:val="en-CA"/>
        </w:rPr>
        <w:t xml:space="preserve"> et al.</w:t>
      </w:r>
      <w:r w:rsidRPr="00CC1CE8">
        <w:rPr>
          <w:rFonts w:ascii="Times New Roman" w:hAnsi="Times New Roman" w:cs="Times New Roman"/>
          <w:lang w:val="en-CA"/>
        </w:rPr>
        <w:t xml:space="preserve">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HWiwby4","properties":{"formattedCitation":"(2016)","plainCitation":"(2016)","dontUpdate":true,"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A.G."}],"issued":{"date-parts":[["2016",1]]}},"suppress-author":true}],"schema":"https://github.com/citation-style-language/schema/raw/master/csl-citation.json"}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(2016; Fig. 4)</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07396B03" w14:textId="77777777" w:rsidR="007C3251" w:rsidRDefault="007C3251" w:rsidP="00B26B3E">
      <w:pPr>
        <w:spacing w:line="360" w:lineRule="auto"/>
        <w:jc w:val="both"/>
        <w:rPr>
          <w:rFonts w:ascii="Times New Roman" w:hAnsi="Times New Roman" w:cs="Times New Roman"/>
          <w:lang w:val="en-CA"/>
        </w:rPr>
      </w:pPr>
    </w:p>
    <w:p w14:paraId="48875300" w14:textId="77777777" w:rsidR="007C3251" w:rsidRPr="00CC1CE8" w:rsidRDefault="007C3251" w:rsidP="00B26B3E">
      <w:pPr>
        <w:spacing w:line="360" w:lineRule="auto"/>
        <w:jc w:val="both"/>
        <w:rPr>
          <w:rFonts w:ascii="Times New Roman" w:hAnsi="Times New Roman" w:cs="Times New Roman"/>
          <w:lang w:val="en-CA"/>
        </w:rPr>
      </w:pPr>
    </w:p>
    <w:p w14:paraId="2288A5C0" w14:textId="77777777" w:rsidR="00254FE7" w:rsidRPr="00CC1CE8" w:rsidRDefault="00254FE7" w:rsidP="00B26B3E">
      <w:pPr>
        <w:spacing w:line="360" w:lineRule="auto"/>
        <w:jc w:val="both"/>
        <w:rPr>
          <w:rFonts w:ascii="Times New Roman" w:hAnsi="Times New Roman" w:cs="Times New Roman"/>
          <w:lang w:val="en-CA"/>
        </w:rPr>
      </w:pPr>
    </w:p>
    <w:p w14:paraId="364B319C" w14:textId="18BE582E" w:rsidR="007C3251" w:rsidRPr="001C731D" w:rsidRDefault="00254FE7" w:rsidP="001C731D">
      <w:pPr>
        <w:pStyle w:val="Heading3"/>
        <w:spacing w:line="360" w:lineRule="auto"/>
        <w:jc w:val="both"/>
        <w:rPr>
          <w:rFonts w:ascii="Times New Roman" w:hAnsi="Times New Roman" w:cs="Times New Roman"/>
          <w:b/>
          <w:bCs/>
          <w:color w:val="000000" w:themeColor="text1"/>
          <w:lang w:val="en-CA"/>
        </w:rPr>
      </w:pPr>
      <w:bookmarkStart w:id="38" w:name="_Toc205543108"/>
      <w:bookmarkStart w:id="39" w:name="_Toc214025468"/>
      <w:r w:rsidRPr="00CC1CE8">
        <w:rPr>
          <w:rFonts w:ascii="Times New Roman" w:hAnsi="Times New Roman" w:cs="Times New Roman"/>
          <w:b/>
          <w:bCs/>
          <w:color w:val="000000" w:themeColor="text1"/>
          <w:lang w:val="en-CA"/>
        </w:rPr>
        <w:t>Habitat selection scale</w:t>
      </w:r>
      <w:bookmarkEnd w:id="38"/>
      <w:bookmarkEnd w:id="39"/>
    </w:p>
    <w:p w14:paraId="3B7EE182"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Habitat selection can be defined as the process whereby individuals preferentially use or occupy a non-random set of available habitats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{"citationID":"nWxPoV1b","properties":{"formattedCitation":"(Morris, 2003)","plainCitation":"(Morris, 2003)","noteIndex":0},"citationItems":[{"id":1159,"uris":["http://zotero.org/users/16770306/items/P3MLUY9G"],"itemData":{"id":1159,"type":"article-journal","container-title":"Oecologia","DOI":"10.1007/s00442-003-1241-4","ISSN":"0029-8549, 1432-1939","issue":"1","journalAbbreviation":"Oecologia","license":"http://www.springer.com/tdm","page":"1-13","source":"DOI.org (Crossref)","title":"Toward an ecological synthesis: a case for habitat selection","title-short":"Toward an ecological synthesis","volume":"136","author":[{"family":"Morris","given":"Douglas W."}],"issued":{"date-parts":[["2003",6,1]]}}}],"schema":"https://github.com/citation-style-language/schema/raw/master/csl-citation.json"}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(Morris, 2003)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Animals can select their habitat at different orders of magnitudes, often represented as different scales. In 1980, Douglas H. Johnson suggested to categorize habitat selection according to 4 distinct orders, which are still widely use in ecology to this day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{"citationID":"07LXkIbU","properties":{"formattedCitation":"(Johnson, 1980)","plainCitation":"(Johnson, 1980)","noteIndex":0},"citationItems":[{"id":1154,"uris":["http://zotero.org/users/16770306/items/A28N67AC"],"itemData":{"id":1154,"type":"article-journal","abstract":"Modern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(Johnson, 1980)</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As shown in figure 2, the first order corresponds to the entire distribution range of a species, the second order is the home range of an individual or a group of animals, the third order corresponds to the resource or habitat use within an individual or a group of animal’s home range and the fourth order corresponds to the specific procurement of resources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{"citationID":"8vZGGRZK","properties":{"formattedCitation":"(Johnson, 1980; McGarigal et al., 2016)","plainCitation":"(Johnson, 1980; McGarigal et al., 2016)","noteIndex":0},"citationItems":[{"id":1154,"uris":["http://zotero.org/users/16770306/items/A28N67AC"],"itemData":{"id":1154,"type":"article-journal","abstract":"Modern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H."}],"issued":{"date-parts":[["1980",2]]}}},{"id":1126,"uris":["http://zotero.org/users/16770306/items/IMFZEFH2"],"itemData":{"id":1126,"type":"article-journal","container-title":"Landscape Ecology","DOI":"10.1007/s10980-016-0374-x","ISSN":"0921-2973, 1572-9761","issue":"6","journalAbbreviation":"Landscape Ecol","language":"en","page":"1161-1175","source":"DOI.org (Crossref)","title":"Multi-scale habitat selection modeling: a review and outlook","title-short":"Multi-scale habitat selection modeling","volume":"31","author":[{"family":"McGarigal","given":"Kevin"},{"family":"Wan","given":"Ho Yi"},{"family":"Zeller","given":"Kathy A."},{"family":"Timm","given":"Brad C."},{"family":"Cushman","given":"Samuel A."}],"issued":{"date-parts":[["2016",8]]}}}],"schema":"https://github.com/citation-style-language/schema/raw/master/csl-citation.json"}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(Johnson, 1980; McGarigal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Here, scale refers to the spatial resolution at which ecological processes are studied, and it can be divided into two principal components: grain (smallest unit of space used to collect or analyze data) and extent (overall size of the area studied)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{"citationID":"3Jzjm6oP","properties":{"formattedCitation":"(Thompson &amp; McGarigal, 2002)","plainCitation":"(Thompson &amp; McGarigal, 2002)","noteIndex":0},"citationItems":[{"id":1160,"uris":["http://zotero.org/users/16770306/items/KQUXTF2L"],"itemData":{"id":1160,"type":"article-journal","container-title":"Landscape Ecology","DOI":"10.1023/A:1021501231182","ISSN":"0921-2973, 1572-9761","issue":"6","journalAbbreviation":"Landscape Ecol","language":"en","license":"https://www.springernature.com/gp/researchers/text-and-data-mining","page":"569-586","source":"DOI.org (Crossref)","title":"The influence of research scale on bald eagle habitat selection along the lower Hudson River, New York (USA)","volume":"17","author":[{"family":"Thompson","given":"Craig M."},{"family":"McGarigal","given":"Kevin"}],"issued":{"date-parts":[["2002",8]]}}}],"schema":"https://github.com/citation-style-language/schema/raw/master/csl-citation.json"}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(Thompson &amp; McGarigal, 2002)</w:t>
      </w:r>
      <w:r w:rsidRPr="00CC1CE8">
        <w:rPr>
          <w:rFonts w:ascii="Times New Roman" w:hAnsi="Times New Roman" w:cs="Times New Roman"/>
          <w:lang w:val="en-CA"/>
        </w:rPr>
        <w:fldChar w:fldCharType="end"/>
      </w:r>
      <w:r w:rsidRPr="00CC1CE8">
        <w:rPr>
          <w:rFonts w:ascii="Times New Roman" w:hAnsi="Times New Roman" w:cs="Times New Roman"/>
          <w:lang w:val="en-CA"/>
        </w:rPr>
        <w:t>. Being aware of these metrics can lead to a better understanding of animal’s responses to their environment at multiple spatial scales, ensuring that crucial patterns aren’t missed by either focusing too narrowly or too broadly. For instance, in the context of studying the northern cardinal in a city, we may ask ourselves if they prefer areas with shrubs within 25 meters (fine grain), or whether their movements are more influenced by large urban green spaces (broad extent).</w:t>
      </w:r>
    </w:p>
    <w:p w14:paraId="26F69C91" w14:textId="77777777" w:rsidR="007C3251" w:rsidRPr="00CC1CE8" w:rsidRDefault="007C3251" w:rsidP="00B26B3E">
      <w:pPr>
        <w:spacing w:line="360" w:lineRule="auto"/>
        <w:ind w:firstLine="720"/>
        <w:jc w:val="both"/>
        <w:rPr>
          <w:rFonts w:ascii="Times New Roman" w:hAnsi="Times New Roman" w:cs="Times New Roman"/>
          <w:lang w:val="en-CA"/>
        </w:rPr>
      </w:pPr>
    </w:p>
    <w:p w14:paraId="0D9E1DC2" w14:textId="77777777" w:rsidR="00254FE7" w:rsidRDefault="00254FE7" w:rsidP="00B26B3E">
      <w:pPr>
        <w:spacing w:line="360" w:lineRule="auto"/>
        <w:jc w:val="both"/>
        <w:rPr>
          <w:rFonts w:ascii="Times New Roman" w:hAnsi="Times New Roman" w:cs="Times New Roman"/>
          <w:noProof/>
          <w:lang w:val="en-CA"/>
        </w:rPr>
      </w:pPr>
      <w:r w:rsidRPr="00CC1CE8">
        <w:rPr>
          <w:rFonts w:ascii="Times New Roman" w:hAnsi="Times New Roman" w:cs="Times New Roman"/>
          <w:noProof/>
          <w:lang w:val="en-CA"/>
        </w:rPr>
        <w:drawing>
          <wp:inline distT="0" distB="0" distL="0" distR="0" wp14:anchorId="799E07E6" wp14:editId="3EA20814">
            <wp:extent cx="5943600" cy="2212340"/>
            <wp:effectExtent l="12700" t="12700" r="12700" b="10160"/>
            <wp:docPr id="617972285" name="Picture 7" descr="A map of different type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2285" name="Picture 7" descr="A map of different types of la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12340"/>
                    </a:xfrm>
                    <a:prstGeom prst="rect">
                      <a:avLst/>
                    </a:prstGeom>
                    <a:ln>
                      <a:solidFill>
                        <a:schemeClr val="tx1"/>
                      </a:solidFill>
                    </a:ln>
                  </pic:spPr>
                </pic:pic>
              </a:graphicData>
            </a:graphic>
          </wp:inline>
        </w:drawing>
      </w:r>
      <w:r w:rsidRPr="00CC1CE8">
        <w:rPr>
          <w:rFonts w:ascii="Times New Roman" w:hAnsi="Times New Roman" w:cs="Times New Roman"/>
          <w:b/>
          <w:bCs/>
          <w:noProof/>
          <w:lang w:val="en-CA"/>
        </w:rPr>
        <w:t>Figure 2.</w:t>
      </w:r>
      <w:r w:rsidRPr="00CC1CE8">
        <w:rPr>
          <w:rFonts w:ascii="Times New Roman" w:hAnsi="Times New Roman" w:cs="Times New Roman"/>
          <w:noProof/>
          <w:lang w:val="en-CA"/>
        </w:rPr>
        <w:t xml:space="preserve"> Examples of the different orders of habitat selection suggested by Johnson in 1980. The first order corresponds to the distribution range of the northern cardinal, the second order corresponds to the home ranges of a group of cardinal, the third order shows the core and total home range of a single cardinal and the fourth order shows the various food items that cardinals may forage on at specific locations.</w:t>
      </w:r>
    </w:p>
    <w:p w14:paraId="1EECF967" w14:textId="77777777" w:rsidR="00182D9A" w:rsidRPr="00CC1CE8" w:rsidRDefault="00182D9A" w:rsidP="00B26B3E">
      <w:pPr>
        <w:spacing w:line="360" w:lineRule="auto"/>
        <w:jc w:val="both"/>
        <w:rPr>
          <w:rFonts w:ascii="Times New Roman" w:hAnsi="Times New Roman" w:cs="Times New Roman"/>
          <w:noProof/>
          <w:lang w:val="en-CA"/>
        </w:rPr>
      </w:pPr>
    </w:p>
    <w:p w14:paraId="05E853AD"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As of 2016, </w:t>
      </w:r>
      <w:proofErr w:type="spellStart"/>
      <w:r w:rsidRPr="00CC1CE8">
        <w:rPr>
          <w:rFonts w:ascii="Times New Roman" w:hAnsi="Times New Roman" w:cs="Times New Roman"/>
          <w:lang w:val="en-CA"/>
        </w:rPr>
        <w:t>McGarigal’s</w:t>
      </w:r>
      <w:proofErr w:type="spellEnd"/>
      <w:r w:rsidRPr="00CC1CE8">
        <w:rPr>
          <w:rFonts w:ascii="Times New Roman" w:hAnsi="Times New Roman" w:cs="Times New Roman"/>
          <w:lang w:val="en-CA"/>
        </w:rPr>
        <w:t xml:space="preserve"> review showed that only 5% of published papers on habitat ecology conduct scale optimization before modelling. To demonstrate the importance of considering multiple scale of habitat selection when modelling, a study on the Mexican spotted owl (</w:t>
      </w:r>
      <w:r w:rsidRPr="00CC1CE8">
        <w:rPr>
          <w:rFonts w:ascii="Times New Roman" w:hAnsi="Times New Roman" w:cs="Times New Roman"/>
          <w:i/>
          <w:iCs/>
          <w:lang w:val="en-CA"/>
        </w:rPr>
        <w:t>Strix occidentalis lucida</w:t>
      </w:r>
      <w:r w:rsidRPr="00CC1CE8">
        <w:rPr>
          <w:rFonts w:ascii="Times New Roman" w:hAnsi="Times New Roman" w:cs="Times New Roman"/>
          <w:lang w:val="en-CA"/>
        </w:rPr>
        <w:t xml:space="preserve">) nest and roosting habitat selection compared multi-scale habitat modelling to single-scale modelling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{"citationID":"tzdUt25P","properties":{"formattedCitation":"(Timm et al., 2016)","plainCitation":"(Timm et al., 2016)","noteIndex":0},"citationItems":[{"id":1150,"uris":["http://zotero.org/users/16770306/items/9WKE7DJ7"],"itemData":{"id":1150,"type":"article-journal","container-title":"Landscape Ecology","DOI":"10.1007/s10980-016-0371-0","ISSN":"0921-2973, 1572-9761","issue":"6","journalAbbreviation":"Landscape Ecol","language":"en","page":"1209-1225","source":"DOI.org (Crossref)","title":"Multi-scale Mexican spotted owl (Strix occidentalis lucida) nest/roost habitat selection in Arizona and a comparison with single-scale modeling results","volume":"31","author":[{"family":"Timm","given":"Brad C."},{"family":"McGarigal","given":"Kevin"},{"family":"Cushman","given":"Samuel A."},{"family":"Ganey","given":"Joseph L."}],"issued":{"date-parts":[["2016",8]]}}}],"schema":"https://github.com/citation-style-language/schema/raw/master/csl-citation.json"}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(Timm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They have found that multi-scale models were consistently better in terms of the proportion of deviance explained and predictive performance, compared to single-scale analogous models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{"citationID":"lH6vP6CR","properties":{"formattedCitation":"(Timm et al., 2016)","plainCitation":"(Timm et al., 2016)","noteIndex":0},"citationItems":[{"id":1150,"uris":["http://zotero.org/users/16770306/items/9WKE7DJ7"],"itemData":{"id":1150,"type":"article-journal","container-title":"Landscape Ecology","DOI":"10.1007/s10980-016-0371-0","ISSN":"0921-2973, 1572-9761","issue":"6","journalAbbreviation":"Landscape Ecol","language":"en","page":"1209-1225","source":"DOI.org (Crossref)","title":"Multi-scale Mexican spotted owl (Strix occidentalis lucida) nest/roost habitat selection in Arizona and a comparison with single-scale modeling results","volume":"31","author":[{"family":"Timm","given":"Brad C."},{"family":"McGarigal","given":"Kevin"},{"family":"Cushman","given":"Samuel A."},{"family":"Ganey","given":"Joseph L."}],"issued":{"date-parts":[["2016",8]]}}}],"schema":"https://github.com/citation-style-language/schema/raw/master/csl-citation.json"}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(Timm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In south-eastern Australia, multi-scale habitat selection studies on the critically endangered plains-wanderer (</w:t>
      </w:r>
      <w:proofErr w:type="spellStart"/>
      <w:r w:rsidRPr="00CC1CE8">
        <w:rPr>
          <w:rFonts w:ascii="Times New Roman" w:hAnsi="Times New Roman" w:cs="Times New Roman"/>
          <w:i/>
          <w:iCs/>
          <w:lang w:val="en-CA"/>
        </w:rPr>
        <w:t>Pedionomus</w:t>
      </w:r>
      <w:proofErr w:type="spellEnd"/>
      <w:r w:rsidRPr="00CC1CE8">
        <w:rPr>
          <w:rFonts w:ascii="Times New Roman" w:hAnsi="Times New Roman" w:cs="Times New Roman"/>
          <w:i/>
          <w:iCs/>
          <w:lang w:val="en-CA"/>
        </w:rPr>
        <w:t xml:space="preserve"> torquatus</w:t>
      </w:r>
      <w:r w:rsidRPr="00CC1CE8">
        <w:rPr>
          <w:rFonts w:ascii="Times New Roman" w:hAnsi="Times New Roman" w:cs="Times New Roman"/>
          <w:lang w:val="en-CA"/>
        </w:rPr>
        <w:t xml:space="preserve">) revealed that this cryptic bird’s habitat use is primarily driven by patch and fine-scale vegetation structure, rather than broad landscape-level features, using a range of grassland types previously thought unsuitable for the species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{"citationID":"P5ZVvxBP","properties":{"formattedCitation":"(Nugent et al., 2022)","plainCitation":"(Nugent et al., 2022)","noteIndex":0},"citationItems":[{"id":1157,"uris":["http://zotero.org/users/16770306/items/H65LXMXX"],"itemData":{"id":1157,"type":"article-journal","abstract":"Abstract\n            \n              Our understanding of the habitat needs of grassland fauna is often incomplete because of their cryptic behaviour. This presents a barrier to identifying important habitat attributes, whether these change at different spatial scales, and how this informs management decisions. Here, we use a critically endangered bird, the Plains‐wanderer (\n              Pedionomus torquatus\n              , Pedionomidae), as an exemplar of the challenge of managing grasslands for cryptic species. Until now, almost all ecological knowledge of Plains‐wanderers has come from the detection of nocturnally roosting individuals and habitat assessments at fine‐scales that indicate open swards are preferred habitat. We GPS‐tracked 13 adult Plains‐wanderers to better understand diurnal habitat utilization in native grasslands of south‐eastern Australia. Using these data, we assessed whether Plains‐wanderers select for different habitat attributes during the day and night, and whether this varied according to spatial scale. At the fine‐scale (&lt; 1 ha), daytime foraging occurred in denser swards than those of nocturnal roosting sites. At the patch‐scale (1–50 ha), Plains‐wanderers selected for denser vegetation, with higher grass and lichen cover, whilst avoiding areas where structure was impacted by a high exotic plant cover. Plains‐wanderers did not select habitat based on grassland type at the landscape‐scale (&gt;100 ha). We demonstrate that Plains‐wanderers require grasslands with both open and denser swards to support foraging and roosting. In doing so, we address the biases associated with habitat assessments based on roost‐only locations and extend known habitat associations critical to the successful management of the species. Our findings highlight that a precautionary approach to the classification of habitat requirements is warranted when uncertainty around habitat use of cryptic grassland fauna exists.","container-title":"Austral Ecology","DOI":"10.1111/aec.13157","ISSN":"1442-9985, 1442-9993","issue":"3","journalAbbreviation":"Austral Ecology","language":"en","page":"698-712","source":"DOI.org (Crossref)","title":"Multi‐scale habitat selection by a cryptic, critically endangered grassland bird—The Plains‐wanderer ( &lt;i&gt;Pedionomus torquatus&lt;/i&gt; ): Implications for habitat management and conservation","title-short":"Multi‐scale habitat selection by a cryptic, critically endangered grassland bird—The Plains‐wanderer ( &lt;i&gt;Pedionomus torquatus&lt;/i&gt; )","volume":"47","author":[{"family":"Nugent","given":"Daniel T."},{"family":"Baker‐Gabb","given":"David J."},{"family":"Green","given":"Peter"},{"family":"Ostendorf","given":"Bertram"},{"family":"Dawlings","given":"Finella"},{"family":"Clarke","given":"Rohan H."},{"family":"Morgan","given":"John W."}],"issued":{"date-parts":[["2022",5]]}}}],"schema":"https://github.com/citation-style-language/schema/raw/master/csl-citation.json"}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(Nugent et al., 2022)</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In this case, considering multi-scale habitat selection helped re-orient conservation efforts (which initially focused on uniform, open grasslands) towards promoting structural heterogeneity within the home ranges of these birds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{"citationID":"NDkxIqZq","properties":{"formattedCitation":"(Nugent et al., 2022)","plainCitation":"(Nugent et al., 2022)","noteIndex":0},"citationItems":[{"id":1157,"uris":["http://zotero.org/users/16770306/items/H65LXMXX"],"itemData":{"id":1157,"type":"article-journal","abstract":"Abstract\n            \n              Our understanding of the habitat needs of grassland fauna is often incomplete because of their cryptic behaviour. This presents a barrier to identifying important habitat attributes, whether these change at different spatial scales, and how this informs management decisions. Here, we use a critically endangered bird, the Plains‐wanderer (\n              Pedionomus torquatus\n              , Pedionomidae), as an exemplar of the challenge of managing grasslands for cryptic species. Until now, almost all ecological knowledge of Plains‐wanderers has come from the detection of nocturnally roosting individuals and habitat assessments at fine‐scales that indicate open swards are preferred habitat. We GPS‐tracked 13 adult Plains‐wanderers to better understand diurnal habitat utilization in native grasslands of south‐eastern Australia. Using these data, we assessed whether Plains‐wanderers select for different habitat attributes during the day and night, and whether this varied according to spatial scale. At the fine‐scale (&lt; 1 ha), daytime foraging occurred in denser swards than those of nocturnal roosting sites. At the patch‐scale (1–50 ha), Plains‐wanderers selected for denser vegetation, with higher grass and lichen cover, whilst avoiding areas where structure was impacted by a high exotic plant cover. Plains‐wanderers did not select habitat based on grassland type at the landscape‐scale (&gt;100 ha). We demonstrate that Plains‐wanderers require grasslands with both open and denser swards to support foraging and roosting. In doing so, we address the biases associated with habitat assessments based on roost‐only locations and extend known habitat associations critical to the successful management of the species. Our findings highlight that a precautionary approach to the classification of habitat requirements is warranted when uncertainty around habitat use of cryptic grassland fauna exists.","container-title":"Austral Ecology","DOI":"10.1111/aec.13157","ISSN":"1442-9985, 1442-9993","issue":"3","journalAbbreviation":"Austral Ecology","language":"en","page":"698-712","source":"DOI.org (Crossref)","title":"Multi‐scale habitat selection by a cryptic, critically endangered grassland bird—The Plains‐wanderer ( &lt;i&gt;Pedionomus torquatus&lt;/i&gt; ): Implications for habitat management and conservation","title-short":"Multi‐scale habitat selection by a cryptic, critically endangered grassland bird—The Plains‐wanderer ( &lt;i&gt;Pedionomus torquatus&lt;/i&gt; )","volume":"47","author":[{"family":"Nugent","given":"Daniel T."},{"family":"Baker‐Gabb","given":"David J."},{"family":"Green","given":"Peter"},{"family":"Ostendorf","given":"Bertram"},{"family":"Dawlings","given":"Finella"},{"family":"Clarke","given":"Rohan H."},{"family":"Morgan","given":"John W."}],"issued":{"date-parts":[["2022",5]]}}}],"schema":"https://github.com/citation-style-language/schema/raw/master/csl-citation.json"}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(Nugent et al., 2022)</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435C4E9E" w14:textId="77777777" w:rsidR="00182D9A" w:rsidRPr="00CC1CE8" w:rsidRDefault="00182D9A" w:rsidP="00B26B3E">
      <w:pPr>
        <w:spacing w:line="360" w:lineRule="auto"/>
        <w:ind w:firstLine="720"/>
        <w:jc w:val="both"/>
        <w:rPr>
          <w:rFonts w:ascii="Times New Roman" w:hAnsi="Times New Roman" w:cs="Times New Roman"/>
          <w:noProof/>
          <w:lang w:val="en-CA"/>
        </w:rPr>
      </w:pPr>
    </w:p>
    <w:p w14:paraId="3CDED02A" w14:textId="77777777" w:rsidR="00254FE7" w:rsidRPr="00CC1CE8" w:rsidRDefault="00254FE7" w:rsidP="00B26B3E">
      <w:pPr>
        <w:spacing w:line="360" w:lineRule="auto"/>
        <w:ind w:firstLine="720"/>
        <w:jc w:val="both"/>
        <w:rPr>
          <w:rFonts w:ascii="Times New Roman" w:hAnsi="Times New Roman" w:cs="Times New Roman"/>
          <w:noProof/>
          <w:lang w:val="en-CA"/>
        </w:rPr>
      </w:pPr>
      <w:r w:rsidRPr="00CC1CE8">
        <w:rPr>
          <w:rFonts w:ascii="Times New Roman" w:hAnsi="Times New Roman" w:cs="Times New Roman"/>
          <w:noProof/>
          <w:lang w:val="en-CA"/>
        </w:rPr>
        <w:t xml:space="preserve">It’s important to note that while some researchers use the terms “habitat selection” and “habitat use” interchangeably, others suggests that “habitat selection” refers to the understanding of a hierarchical process of complex behaviours and environmental processes, while “habitat use” doesn’t imply that these processes are understood </w:t>
      </w:r>
      <w:r w:rsidRPr="00CC1CE8">
        <w:rPr>
          <w:rFonts w:ascii="Times New Roman" w:hAnsi="Times New Roman" w:cs="Times New Roman"/>
          <w:noProof/>
          <w:lang w:val="en-CA"/>
        </w:rPr>
        <w:fldChar w:fldCharType="begin"/>
      </w:r>
      <w:r w:rsidRPr="00CC1CE8">
        <w:rPr>
          <w:rFonts w:ascii="Times New Roman" w:hAnsi="Times New Roman" w:cs="Times New Roman"/>
          <w:noProof/>
          <w:lang w:val="en-CA"/>
        </w:rPr>
        <w:instrText xml:space="preserve"> ADDIN ZOTERO_ITEM CSL_CITATION {"citationID":"J7PDrOwv","properties":{"formattedCitation":"(Jones, 2001)","plainCitation":"(Jones, 2001)","noteIndex":0},"citationItems":[{"id":1127,"uris":["http://zotero.org/users/16770306/items/5Y36KDUG"],"itemData":{"id":1127,"type":"article-journal","container-title":"The Auk","DOI":"10.1093/auk/118.2.557","ISSN":"1938-4254, 0004-8038","issue":"2","language":"en","page":"557-562","source":"DOI.org (Crossref)","title":"Habitat Selection Studies in Avian Ecology: A Critical Review","title-short":"Habitat Selection Studies in Avian Ecology","volume":"118","author":[{"family":"Jones","given":""}],"issued":{"date-parts":[["2001",4,1]]}}}],"schema":"https://github.com/citation-style-language/schema/raw/master/csl-citation.json"} </w:instrText>
      </w:r>
      <w:r w:rsidRPr="00CC1CE8">
        <w:rPr>
          <w:rFonts w:ascii="Times New Roman" w:hAnsi="Times New Roman" w:cs="Times New Roman"/>
          <w:noProof/>
          <w:lang w:val="en-CA"/>
        </w:rPr>
        <w:fldChar w:fldCharType="separate"/>
      </w:r>
      <w:r w:rsidRPr="00CC1CE8">
        <w:rPr>
          <w:rFonts w:ascii="Times New Roman" w:hAnsi="Times New Roman" w:cs="Times New Roman"/>
          <w:noProof/>
          <w:lang w:val="en-CA"/>
        </w:rPr>
        <w:t>(Jones, 2001)</w:t>
      </w:r>
      <w:r w:rsidRPr="00CC1CE8">
        <w:rPr>
          <w:rFonts w:ascii="Times New Roman" w:hAnsi="Times New Roman" w:cs="Times New Roman"/>
          <w:noProof/>
          <w:lang w:val="en-CA"/>
        </w:rPr>
        <w:fldChar w:fldCharType="end"/>
      </w:r>
      <w:r w:rsidRPr="00CC1CE8">
        <w:rPr>
          <w:rFonts w:ascii="Times New Roman" w:hAnsi="Times New Roman" w:cs="Times New Roman"/>
          <w:noProof/>
          <w:lang w:val="en-CA"/>
        </w:rPr>
        <w:t>. This thesis is leaning more towards gaining knowledge on habitat use and association, rather than trying to understand the underlying behavioural processes of active, habitat selection.</w:t>
      </w:r>
    </w:p>
    <w:p w14:paraId="4AE4BD90" w14:textId="77777777" w:rsidR="00254FE7" w:rsidRPr="00CC1CE8" w:rsidRDefault="00254FE7" w:rsidP="00B26B3E">
      <w:pPr>
        <w:spacing w:line="360" w:lineRule="auto"/>
        <w:jc w:val="both"/>
        <w:rPr>
          <w:ins w:id="40" w:author="Anne-Marie Cousineau" w:date="2025-07-09T17:51:00Z" w16du:dateUtc="2025-07-09T21:51:00Z"/>
          <w:rFonts w:ascii="Times New Roman" w:hAnsi="Times New Roman" w:cs="Times New Roman"/>
          <w:lang w:val="en-CA"/>
        </w:rPr>
      </w:pPr>
    </w:p>
    <w:p w14:paraId="0FAD96CB" w14:textId="52AFCEBA" w:rsidR="00182D9A" w:rsidRPr="001C731D" w:rsidRDefault="00254FE7" w:rsidP="001C731D">
      <w:pPr>
        <w:pStyle w:val="Heading3"/>
        <w:spacing w:line="360" w:lineRule="auto"/>
        <w:jc w:val="both"/>
        <w:rPr>
          <w:rFonts w:ascii="Times New Roman" w:hAnsi="Times New Roman" w:cs="Times New Roman"/>
          <w:b/>
          <w:bCs/>
          <w:color w:val="000000" w:themeColor="text1"/>
          <w:lang w:val="en-CA"/>
        </w:rPr>
      </w:pPr>
      <w:bookmarkStart w:id="41" w:name="_Toc205543109"/>
      <w:bookmarkStart w:id="42" w:name="_Toc214025469"/>
      <w:r w:rsidRPr="00CC1CE8">
        <w:rPr>
          <w:rFonts w:ascii="Times New Roman" w:hAnsi="Times New Roman" w:cs="Times New Roman"/>
          <w:b/>
          <w:bCs/>
          <w:color w:val="000000" w:themeColor="text1"/>
          <w:lang w:val="en-CA"/>
        </w:rPr>
        <w:t>Habitat use and survival of songbirds in urban areas</w:t>
      </w:r>
      <w:bookmarkEnd w:id="41"/>
      <w:bookmarkEnd w:id="42"/>
    </w:p>
    <w:p w14:paraId="44D5F026" w14:textId="4AA0529C"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Habitat use by songbirds in urban environments is influenced by a complex network of ecological and anthropogenic factors. Patch size and habitat fragmentation, which directly affect the availability and quality of resources for birds, are among the most widely studied variables. Vegetation composition—including plant species diversity and the physical vertical structure—also plays a significant role in determining habitat suitability, particularly for foraging, shelter and nesting. When creating and managing urban green spaces, stakeholders should consider the area-heterogeneity trade-off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{"citationID":"XEBWEJDd","properties":{"formattedCitation":"(Chiron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(Chiron et al., 2024)</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This trade-off stems from increasing landscape heterogeneity inadvertently reducing patch sizes for individual habitat types, potentially disadvantaging specialist species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{"citationID":"N2uUTXbe","properties":{"formattedCitation":"(Chiron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(Chiron et al., 2024)</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Evidence from southern Ontario, Canada, confirmed that area (size) and natural vegetation (as opposed to horticulturally managed parks) within the urban landscape are of great importance </w:t>
      </w:r>
      <w:r w:rsidRPr="00CC1CE8">
        <w:rPr>
          <w:rFonts w:ascii="Times New Roman" w:hAnsi="Times New Roman" w:cs="Times New Roman"/>
          <w:lang w:val="en-CA"/>
        </w:rPr>
        <w:t xml:space="preserve">to winter birds such as the </w:t>
      </w:r>
      <w:r w:rsidRPr="00CC1CE8">
        <w:rPr>
          <w:rFonts w:ascii="Times New Roman" w:hAnsi="Times New Roman" w:cs="Times New Roman"/>
          <w:lang w:val="en-CA"/>
        </w:rPr>
        <w:t>northern cardinal</w:t>
      </w:r>
      <w:r w:rsidRPr="00CC1CE8">
        <w:rPr>
          <w:rFonts w:ascii="Times New Roman" w:hAnsi="Times New Roman" w:cs="Times New Roman"/>
          <w:lang w:val="en-CA"/>
        </w:rPr>
        <w:t xml:space="preserve"> (</w:t>
      </w:r>
      <w:r w:rsidRPr="00CC1CE8">
        <w:rPr>
          <w:rFonts w:ascii="Times New Roman" w:hAnsi="Times New Roman" w:cs="Times New Roman"/>
          <w:i/>
          <w:iCs/>
          <w:lang w:val="en-CA"/>
        </w:rPr>
        <w:t>Cardinalis cardinalis</w:t>
      </w:r>
      <w:r w:rsidRPr="00CC1CE8">
        <w:rPr>
          <w:rFonts w:ascii="Times New Roman" w:hAnsi="Times New Roman" w:cs="Times New Roman"/>
          <w:lang w:val="en-CA"/>
        </w:rPr>
        <w:t>), downy woodpecker (</w:t>
      </w:r>
      <w:proofErr w:type="spellStart"/>
      <w:r w:rsidRPr="00CC1CE8">
        <w:rPr>
          <w:rFonts w:ascii="Times New Roman" w:hAnsi="Times New Roman" w:cs="Times New Roman"/>
          <w:i/>
          <w:iCs/>
          <w:lang w:val="en-CA"/>
        </w:rPr>
        <w:t>Dryobates</w:t>
      </w:r>
      <w:proofErr w:type="spellEnd"/>
      <w:r w:rsidRPr="00CC1CE8">
        <w:rPr>
          <w:rFonts w:ascii="Times New Roman" w:hAnsi="Times New Roman" w:cs="Times New Roman"/>
          <w:i/>
          <w:iCs/>
          <w:lang w:val="en-CA"/>
        </w:rPr>
        <w:t xml:space="preserve"> pubescens</w:t>
      </w:r>
      <w:r w:rsidRPr="00CC1CE8">
        <w:rPr>
          <w:rFonts w:ascii="Times New Roman" w:hAnsi="Times New Roman" w:cs="Times New Roman"/>
          <w:lang w:val="en-CA"/>
        </w:rPr>
        <w:t>), black-capped chickadee (</w:t>
      </w:r>
      <w:proofErr w:type="spellStart"/>
      <w:r w:rsidRPr="00CC1CE8">
        <w:rPr>
          <w:rFonts w:ascii="Times New Roman" w:hAnsi="Times New Roman" w:cs="Times New Roman"/>
          <w:i/>
          <w:iCs/>
          <w:lang w:val="en-CA"/>
        </w:rPr>
        <w:t>Poecile</w:t>
      </w:r>
      <w:proofErr w:type="spellEnd"/>
      <w:r w:rsidRPr="00CC1CE8">
        <w:rPr>
          <w:rFonts w:ascii="Times New Roman" w:hAnsi="Times New Roman" w:cs="Times New Roman"/>
          <w:i/>
          <w:iCs/>
          <w:lang w:val="en-CA"/>
        </w:rPr>
        <w:t xml:space="preserve"> atricapillus</w:t>
      </w:r>
      <w:r w:rsidRPr="00CC1CE8">
        <w:rPr>
          <w:rFonts w:ascii="Times New Roman" w:hAnsi="Times New Roman" w:cs="Times New Roman"/>
          <w:lang w:val="en-CA"/>
        </w:rPr>
        <w:t>) and white-breasted nuthatch (</w:t>
      </w:r>
      <w:r w:rsidRPr="00CC1CE8">
        <w:rPr>
          <w:rFonts w:ascii="Times New Roman" w:hAnsi="Times New Roman" w:cs="Times New Roman"/>
          <w:i/>
          <w:iCs/>
          <w:lang w:val="en-CA"/>
        </w:rPr>
        <w:t>Sitta carolinensis</w:t>
      </w:r>
      <w:r w:rsidRPr="00CC1CE8">
        <w:rPr>
          <w:rFonts w:ascii="Times New Roman" w:hAnsi="Times New Roman" w:cs="Times New Roman"/>
          <w:lang w:val="en-CA"/>
        </w:rPr>
        <w:t xml:space="preserve">) </w:t>
      </w:r>
      <w:r w:rsidRPr="00CC1CE8">
        <w:rPr>
          <w:rFonts w:ascii="Times New Roman" w:hAnsi="Times New Roman" w:cs="Times New Roman"/>
          <w:lang w:val="en-CA"/>
        </w:rPr>
        <w:t>northern cardinal</w:t>
      </w:r>
      <w:r w:rsidR="00DC7168">
        <w:rPr>
          <w:rFonts w:ascii="Times New Roman" w:hAnsi="Times New Roman" w:cs="Times New Roman"/>
          <w:lang w:val="en-CA"/>
        </w:rPr>
        <w:t xml:space="preserve"> </w:t>
      </w:r>
      <w:r w:rsidRPr="00CC1CE8">
        <w:rPr>
          <w:rFonts w:ascii="Times New Roman" w:hAnsi="Times New Roman" w:cs="Times New Roman"/>
          <w:lang w:val="en-CA"/>
        </w:rPr>
        <w:fldChar w:fldCharType="begin"/>
      </w:r>
      <w:r w:rsidR="00827A3A">
        <w:rPr>
          <w:rFonts w:ascii="Times New Roman" w:hAnsi="Times New Roman" w:cs="Times New Roman"/>
          <w:lang w:val="en-CA"/>
        </w:rPr>
        <w:instrText xml:space="preserve"> ADDIN ZOTERO_ITEM CSL_CITATION {"citationID":"nDxPHVZw","properties":{"formattedCitation":"(P. G. Smith, 2007)","plainCitation":"(P. G. Smith, 2007)","noteIndex":0},"citationItems":[{"id":871,"uris":["http://zotero.org/users/16770306/items/KUW6P5UV"],"itemData":{"id":871,"type":"article-journal","abstract":"Characteristics of urban natural areas and surrounding landscapes were identified that best explain winter bird use for 28 urban natural areas in southern Ontario, Canada. The research confirms for winter birds the importance of area (size) and natural vegetation, rather than managed, horticultural parkland, within urban natural areas as well as percent urban land use and natural habitat in surrounding landscapes. Alien bird density and percent ground feeding species increased with percent surrounding urban land use. Higher percent forest cover was associated with higher percentages of forest, bark feeding, small (&lt;20 g) and insectivorous species. Natural area size (ha) was related to higher species richness, lower evenness and higher percentages of insectivorous, forest interior, area-sensitive, upper canopy, bark feeding, and non-resident species. Higher number of habitat types within natural areas and percent natural habitat in surrounding landscapes were also associated with higher species richness. Common, resident bird species dominated small areas (&lt;6.5 ha), while less common non-residents increased with area, indicative of a nested distribution. Areas at least 6.5 ha and more generally &gt;20 ha start to support some area-sensitive species. Areas similar to rural forests had &gt;25% insectivores, &gt;25% forest interior species, &gt;25% small species, and &lt;5% alien species. Indicator species separated urban natural areas from rural habitats and ordination placed urban natural areas along a gradient between urban development and undisturbed, rural forests. More attention is needed on issues of winter bird conservation in urban landscapes.","container-title":"Environmental Management","DOI":"10.1007/s00267-005-0028-2","ISSN":"0364-152X","issue":"3","language":"English","note":"number-of-pages: 15\npublisher: Springer-Verlag, Life Science Journals, 175 Fifth Ave. New York NY 10010 USA, [mailto:orders@springer-ny.com], [URL:http://www.springer-ny.com.proxy3.library.mcgill.ca/]","page":"338-352","source":"ProQuest","title":"Characteristics of Urban Natural Areas Influencing Winter Bird Use in Southern Ontario, Canada","volume":"39","author":[{"family":"Smith","given":"Paul GR"}],"issued":{"date-parts":[["2007"]]}}}],"schema":"https://github.com/citation-style-language/schema/raw/master/csl-citation.json"} </w:instrText>
      </w:r>
      <w:r w:rsidRPr="00CC1CE8">
        <w:rPr>
          <w:rFonts w:ascii="Times New Roman" w:hAnsi="Times New Roman" w:cs="Times New Roman"/>
          <w:lang w:val="en-CA"/>
        </w:rPr>
        <w:fldChar w:fldCharType="separate"/>
      </w:r>
      <w:r w:rsidR="00827A3A">
        <w:rPr>
          <w:rFonts w:ascii="Times New Roman" w:hAnsi="Times New Roman" w:cs="Times New Roman"/>
          <w:noProof/>
          <w:lang w:val="en-CA"/>
        </w:rPr>
        <w:t>(P. G. Smith, 2007)</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While it can be challenging to try and create new green corridors through a city, a New Zealand/Aotearoa study used a least-cost path analyses to integrate infrastructures, such as green roofs or walls, to show that increased connectivity between forest habitats can ease birds’ dispersal without resorting to major changes of the urban landscape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{"citationID":"BEu4Bbdd","properties":{"formattedCitation":"(MacKinnon et al., 2023)","plainCitation":"(MacKinnon et al.,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(MacKinnon et al., 2023)</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5D354F7A" w14:textId="77777777" w:rsidR="00182D9A" w:rsidRPr="00CC1CE8" w:rsidRDefault="00182D9A" w:rsidP="00B26B3E">
      <w:pPr>
        <w:spacing w:line="360" w:lineRule="auto"/>
        <w:ind w:firstLine="720"/>
        <w:jc w:val="both"/>
        <w:rPr>
          <w:rFonts w:ascii="Times New Roman" w:hAnsi="Times New Roman" w:cs="Times New Roman"/>
          <w:lang w:val="en-CA"/>
        </w:rPr>
      </w:pPr>
    </w:p>
    <w:p w14:paraId="5E6AB400" w14:textId="541F2A23"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 In addition to landscape structure, both resource availability and climate can significantly influence winter survival and habitat occupancy. Supplementary feeding in urban environments has been linked to non-adaptive behavioural strategies and reduced apparent survival in great tits (</w:t>
      </w:r>
      <w:r w:rsidRPr="00CC1CE8">
        <w:rPr>
          <w:rFonts w:ascii="Times New Roman" w:hAnsi="Times New Roman" w:cs="Times New Roman"/>
          <w:i/>
          <w:iCs/>
          <w:lang w:val="en-CA"/>
        </w:rPr>
        <w:t>Parus major</w:t>
      </w:r>
      <w:r w:rsidRPr="00CC1CE8">
        <w:rPr>
          <w:rFonts w:ascii="Times New Roman" w:hAnsi="Times New Roman" w:cs="Times New Roman"/>
          <w:lang w:val="en-CA"/>
        </w:rPr>
        <w:t xml:space="preserve">), highlighting the potential trade-offs of human-provided resources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{"citationID":"WSFJimzZ","properties":{"formattedCitation":"(Krama et al., 2023)","plainCitation":"(Krama et al., 2023)","noteIndex":0},"citationItems":[{"id":869,"uris":["http://zotero.org/users/16770306/items/2IZCNU9R"],"itemData":{"id":869,"type":"article-journal","abstract":"The optimal body mass hypothesis posits that the body reserves of wintering birds are balanced between the risk of starvation and predation. In this study, we tested whether the body mass of wintering Great Tits (Parus major) was higher under conditions of less predictable food resources. We compared body mass, body mass index, the speed at take-off, and apparent survival of Great Tit adult males wintering in small urban areas either near feeders providing permanent access to food for months or near feeders providing irregular access to food. Body mass and body mass index were greater, while take-off speed and apparent survival were lower, in birds wintering near permanent feeders than birds wintering near irregular feeders. Thus, urban birds, with their predictable access to high energy food, did not follow the fattening strategy predicted by the optimal body mass hypothesis. This study shows that regular excess amounts of high-energy food may affect urban birds’ physiological and behavioral strategies in a non-adaptive way. We recommend irregular feeding of wintering birds and the placing of feeders in places that are safe against attacking predators.","container-title":"Birds","DOI":"10.3390/birds4020019","ISSN":"2673-6004","issue":"2","language":"en","license":"http://creativecommons.org/licenses/by/3.0/","note":"number: 2\npublisher: Multidisciplinary Digital Publishing Institute","page":"225-235","source":"www.mdpi.com","title":"Permanent Ad-lib Feeders Decrease the Survival of Wintering Great Tits (Parus major)","volume":"4","author":[{"family":"Krama","given":"Tatjana"},{"family":"Krams","given":"Ronalds"},{"family":"Popovs","given":"Sergejs"},{"family":"Trakimas","given":"Giedrius"},{"family":"Rantala","given":"Markus J."},{"family":"Freeberg","given":"Todd M."},{"family":"Krams","given":"Indrikis A."}],"issued":{"date-parts":[["2023",6]]}}}],"schema":"https://github.com/citation-style-language/schema/raw/master/csl-citation.json"}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(Krama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Moreover, temperature dynamics are likely to affect winter distributions: northern cardinals were more likely to colonize sites that were warmer relative to the previous year, especially in forested areas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{"citationID":"Qii2fzbj","properties":{"formattedCitation":"(Latimer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(Latimer &amp; Zuckerberg, 2021)</w:t>
      </w:r>
      <w:r w:rsidRPr="00CC1CE8">
        <w:rPr>
          <w:rFonts w:ascii="Times New Roman" w:hAnsi="Times New Roman" w:cs="Times New Roman"/>
          <w:lang w:val="en-CA"/>
        </w:rPr>
        <w:fldChar w:fldCharType="end"/>
      </w:r>
      <w:r w:rsidRPr="00CC1CE8">
        <w:rPr>
          <w:rFonts w:ascii="Times New Roman" w:hAnsi="Times New Roman" w:cs="Times New Roman"/>
          <w:lang w:val="en-CA"/>
        </w:rPr>
        <w:t>. Interestingly, while some other common urban species like the house sparrow (</w:t>
      </w:r>
      <w:r w:rsidRPr="00CC1CE8">
        <w:rPr>
          <w:rFonts w:ascii="Times New Roman" w:hAnsi="Times New Roman" w:cs="Times New Roman"/>
          <w:i/>
          <w:iCs/>
          <w:lang w:val="en-CA"/>
        </w:rPr>
        <w:t xml:space="preserve">Passer </w:t>
      </w:r>
      <w:proofErr w:type="spellStart"/>
      <w:r w:rsidRPr="00CC1CE8">
        <w:rPr>
          <w:rFonts w:ascii="Times New Roman" w:hAnsi="Times New Roman" w:cs="Times New Roman"/>
          <w:i/>
          <w:iCs/>
          <w:lang w:val="en-CA"/>
        </w:rPr>
        <w:t>domesticus</w:t>
      </w:r>
      <w:proofErr w:type="spellEnd"/>
      <w:r w:rsidRPr="00CC1CE8">
        <w:rPr>
          <w:rFonts w:ascii="Times New Roman" w:hAnsi="Times New Roman" w:cs="Times New Roman"/>
          <w:lang w:val="en-CA"/>
        </w:rPr>
        <w:t>) and the American goldfinch (</w:t>
      </w:r>
      <w:r w:rsidRPr="00CC1CE8">
        <w:rPr>
          <w:rFonts w:ascii="Times New Roman" w:hAnsi="Times New Roman" w:cs="Times New Roman"/>
          <w:i/>
          <w:iCs/>
          <w:lang w:val="en-CA"/>
        </w:rPr>
        <w:t>Spinus tristis</w:t>
      </w:r>
      <w:r w:rsidRPr="00CC1CE8">
        <w:rPr>
          <w:rFonts w:ascii="Times New Roman" w:hAnsi="Times New Roman" w:cs="Times New Roman"/>
          <w:lang w:val="en-CA"/>
        </w:rPr>
        <w:t xml:space="preserve">) appear unaffected by winter conditions and occupy cities regardless of temperature, others like the northern cardinal and the American tree sparrow demonstrate cold-driven colonization, colonizing cities rather than rural sites, suggesting species-specific thermal strategies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{"citationID":"xXpY1Irq","properties":{"formattedCitation":"(Latimer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(Latimer &amp; Zuckerberg, 2021)</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20ED36EB" w14:textId="77777777" w:rsidR="00182D9A" w:rsidRPr="00CC1CE8" w:rsidRDefault="00182D9A" w:rsidP="00B26B3E">
      <w:pPr>
        <w:spacing w:line="360" w:lineRule="auto"/>
        <w:ind w:firstLine="720"/>
        <w:jc w:val="both"/>
        <w:rPr>
          <w:rFonts w:ascii="Times New Roman" w:hAnsi="Times New Roman" w:cs="Times New Roman"/>
          <w:lang w:val="en-CA"/>
        </w:rPr>
      </w:pPr>
    </w:p>
    <w:p w14:paraId="3E8847CE"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 Winter represents a period of acute and chronic energetic stress for small passerines, particularly in northern latitudes, where during extreme cold periods birds must maintain a temperature difference from over 40˚C within the bird to under -40˚C outside the bird, with only one or two centimeters of insulation (feathers) to maintain that gradient. Birds must balance reduced food availability and shorter foraging windows, along with an increased thermoregulatory demand during longer, colder nights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{"citationID":"CXKphAIM","properties":{"formattedCitation":"(Petit et al., 2017)","plainCitation":"(Petit et al., 2017)","noteIndex":0},"citationItems":[{"id":850,"uris":["http://zotero.org/users/16770306/items/SV7ILDFP"],"itemData":{"id":850,"type":"article-journal","container-title":"Physiological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(Petit et al., 2017)</w:t>
      </w:r>
      <w:r w:rsidRPr="00CC1CE8">
        <w:rPr>
          <w:rFonts w:ascii="Times New Roman" w:hAnsi="Times New Roman" w:cs="Times New Roman"/>
          <w:lang w:val="en-CA"/>
        </w:rPr>
        <w:fldChar w:fldCharType="end"/>
      </w:r>
      <w:r w:rsidRPr="00CC1CE8">
        <w:rPr>
          <w:rFonts w:ascii="Times New Roman" w:hAnsi="Times New Roman" w:cs="Times New Roman"/>
          <w:lang w:val="en-CA"/>
        </w:rPr>
        <w:t>. Physiological adaptations, such as the elevated heart rate observed in Eurasian blackbirds (</w:t>
      </w:r>
      <w:r w:rsidRPr="00CC1CE8">
        <w:rPr>
          <w:rFonts w:ascii="Times New Roman" w:hAnsi="Times New Roman" w:cs="Times New Roman"/>
          <w:i/>
          <w:iCs/>
          <w:lang w:val="en-CA"/>
        </w:rPr>
        <w:t>Turdus merula</w:t>
      </w:r>
      <w:r w:rsidRPr="00CC1CE8">
        <w:rPr>
          <w:rFonts w:ascii="Times New Roman" w:hAnsi="Times New Roman" w:cs="Times New Roman"/>
          <w:lang w:val="en-CA"/>
        </w:rPr>
        <w:t xml:space="preserve">) during colder temperatures could help maintain core body temperatures by burning more energy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{"citationID":"Tqt5dJpx","properties":{"formattedCitation":"(Linek et al., 2021)","plainCitation":"(Linek et al., 2021)","noteIndex":0},"citationItems":[{"id":867,"uris":["http://zotero.org/users/16770306/items/G8CVJV5M"],"itemData":{"id":867,"type":"article-journal","abstract":"In a seasonal world, organisms are continuously adjusting physiological processes relative to local environmental conditions. Owing to their limited heat and fat storage capacities, small animals, such as songbirds, must rapidly modulate their metabolism in response to weather extremes and changing seasons to ensure survival. As a consequence of previous technical limitations, most of our existing knowledge about how animals respond to changing environmental conditions comes from laboratory studies or field studies over short temporal scales. Here, we expanded beyond previous studies by outfitting 71 free-ranging Eurasian blackbirds (Turdus merula) with novel heart rate and body temperature loggers coupled with radio transmitters, and followed individuals in the wild from autumn to spring. Across seasons, blackbirds thermoconformed at night, i.e. their body temperature decreased with decreasing ambient temperature, but not so during daytime. By contrast, during all seasons blackbirds increased their heart rate when ambient temperatures became colder. However, the temperature setpoint at which heart rate was increased differed between seasons and between day and night. In our study, blackbirds showed an overall seasonal reduction in mean heart rate of 108 beats min−1 (21%) as well as a 1.2°C decrease in nighttime body temperature. Episodes of hypometabolism during cold periods likely allow the birds to save energy and, thus, help offset the increased energetic costs during the winter when also confronted with lower resource availability. Our data highlight that, similar to larger non-hibernating mammals and birds, small passerine birds such as Eurasian blackbirds not only adjust their heart rate and body temperature on daily timescales, but also exhibit pronounced seasonal changes in both that are modulated by local environmental conditions such as temperature.\nThis article is part of the theme issue ‘Measuring physiology in free-living animals (Part I)’.","container-title":"Philosophical Transactions of the Royal Society B: Biological Sciences","DOI":"10.1098/rstb.2020.0213","issue":"1830","note":"publisher: Royal Society","page":"20200213","source":"royalsocietypublishing-org.proxy3.library.mcgill.ca (Atypon)","title":"A songbird adjusts its heart rate and body temperature in response to season and fluctuating daily conditions","volume":"376","author":[{"family":"Linek","given":"Nils"},{"family":"Volkmer","given":"Tamara"},{"family":"Shipley","given":"J. Ryan"},{"family":"Twining","given":"Cornelia W."},{"family":"Zúñiga","given":"Daniel"},{"family":"Wikelski","given":"Martin"},{"family":"Partecke","given":"Jesko"}],"issued":{"date-parts":[["2021",6,14]]}}}],"schema":"https://github.com/citation-style-language/schema/raw/master/csl-citation.json"}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(Linek et al., 2021)</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Small passerine birds spending winter at higher latitudes are required to display optimal energy management in a multifaceted way to survive through the harsh conditions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{"citationID":"weeips2P","properties":{"formattedCitation":"(Andreev, 1999; Brodin, 2007; Petit et al., 2017)","plainCitation":"(Andreev, 1999; Brodin, 2007; Petit et al., 2017)","noteIndex":0},"citationItems":[{"id":852,"uris":["http://zotero.org/users/16770306/items/QJT2568Q"],"itemData":{"id":852,"type":"article-journal","container-title":"Ostrich","DOI":"10.1080/00306525.1999.9639745","ISSN":"0030-6525, 1727-947X","issue":"1","journalAbbreviation":"Ostrich","language":"en","page":"13-22","source":"DOI.org (Crossref)","title":"Energetics and survival of birds in extreme environments","volume":"70","author":[{"family":"Andreev","given":"Alexander V."}],"issued":{"date-parts":[["1999",3]]}}},{"id":858,"uris":["http://zotero.org/users/16770306/items/K7PADCCF"],"itemData":{"id":858,"type":"article-journal","abstract":"Many small passerines are resident in forests with very cold winters. Considering their size and the adverse conditions, this is a remarkable feat that requires optimal energy management in several respects, for example regulation of body fat reserves, food hoarding and night-time hypothermia. Besides their beneficial effect on survival, these behaviours also entail various costs. The scenario is complex with many potentially important factors, and this has made ‘the little bird in winter’ a popular topic for theoretic modellers. Many predictions could have been made intuitively, but models have been especially important when many factors interact. Predictions that hardly could have been made without models include: (i) the minimum mortality occurs at the fat level where the marginal values of starvation risk and predation risk are equal; (ii) starvation risk may also decrease when food requirement increases; (iii) mortality from starvation may correlate positively with fat reserves; (iv) the existence of food stores can increase fitness substantially even if the food is not eaten; (v) environmental changes may induce increases or decreases in the level of reserves depending on whether changes are temporary or permanent; and (vi) hoarding can also evolve under seemingly group-selectionistic conditions.","container-title":"Philosophical Transactions of the Royal Society B: Biological Sciences","DOI":"10.1098/rstb.2006.1812","ISSN":"0962-8436, 1471-2970","issue":"1486","journalAbbreviation":"Phil. Trans. R. Soc. B","language":"en","license":"https://royalsociety.org/journals/ethics-policies/data-sharing-mining/","page":"1857-1871","source":"DOI.org (Crossref)","title":"Theoretical models of adaptive energy management in small wintering birds","volume":"362","author":[{"family":"Brodin","given":"Anders"}],"issued":{"date-parts":[["2007",10,29]]}}},{"id":850,"uris":["http://zotero.org/users/16770306/items/SV7ILDFP"],"itemData":{"id":850,"type":"article-journal","container-title":"Physiological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(Andreev, 1999; Brodin, 2007; Petit et al., 2017)</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In addition, weather severity, including extreme wind events, has been linked to increased mortality in wintering seabirds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{"citationID":"ZZArQpNe","properties":{"formattedCitation":"(Louzao et al., 2019)","plainCitation":"(Louzao et al., 2019)","noteIndex":0},"citationItems":[{"id":882,"uris":["http://zotero.org/users/16770306/items/8QF99HTI","http://zotero.org/users/16770306/items/Q6LSKKRV"],"itemData":{"id":882,"type":"article-journal","abstract":"Changing environmental conditions can have non-linear effects from populations to ecosystems, which could increase following the strengthening of human activities. Investigating the potential role of threshold responses to increasing extreme events could help elucidate the mechanisms conferring resilience to populations and ecosystems, since extreme events could have a higher impact than mean changes in ecological systems. Among the potential impacts of extreme climatic events, the assessment of mortality deserves particular attention for long-lived species. In the NE Atlantic, the vulnerability of birds was emphatically demonstrated in the winter of 2013/2014 when at least 54,982 individuals were reported dead in cumulative mass-mortality events. The aim of the present work is to uncover the link between extreme wind events and bird mortality for the 2004–2014 period in southern European waters to detect potential threshold responses. As extreme wind events can be estimated in different ways, we employed a multi threshold wind speed approach to assess which criteria yielded the strongest predictions. By focusing on a highly vulnerable species, the common guillemot Uria aalge, we hypothesized that bird mortality would be related to a cumulative effect of extreme wind events. At the weekly scale, cumulative patterns of extreme wind events and bird mortality were correlated following similar sigmoidal curves. The period of maximum mortality fell within the time frame of maximum extreme wind events during winter (beginning of December-end of February). We identified a threshold response of bird mortality in relation to extreme wind events above which birds experienced consistent increased mortality, which was especially evident in the heavier winter (e.g. 2013/2014). Our methodological approach provides insights on the definition of the number of extreme wind events that should serve as a warning signal to activate the coordination of local administrations and volunteers to anticipate the occurrence of mass-mortality events under future climatic scenarios.","container-title":"Ecological Indicators","DOI":"10.1016/j.ecolind.2018.12.030","ISSN":"1470-160X","journalAbbreviation":"Ecological Indicators","page":"183-192","source":"ScienceDirect","title":"Threshold responses in bird mortality driven by extreme wind events","volume":"99","author":[{"family":"Louzao","given":"Maite"},{"family":"Gallagher","given":"Ruairí"},{"family":"García-Barón","given":"Isabel"},{"family":"Chust","given":"Guillem"},{"family":"Intxausti","given":"Iñaki"},{"family":"Albisu","given":"Joxan"},{"family":"Brereton","given":"Tom"},{"family":"Fontán","given":"Almudena"}],"issued":{"date-parts":[["2019",4,1]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(Louzao et al., 2019)</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This may also be especially relevant in urban settings, where wind tunnel effects created by buildings can increase convective heat loss (wind), amplifying exposure to harsh microclimates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{"citationID":"aeOmi5xt","properties":{"formattedCitation":"(Kamei &amp; Maruta, 1979)","plainCitation":"(Kamei &amp; Maruta, 1979)","noteIndex":0},"citationItems":[{"id":887,"uris":["http://zotero.org/users/16770306/items/WDGKRJ5Y"],"itemData":{"id":887,"type":"article-journal","abstract":"This paper deals with wind environmental problems around buildings which, recently, have given cause for concern in Japan. We will consider the general trend of handling such problems, and a short history of how such problems came into being will be presented. Full-scale test data and wind tunnel test data obtained during research into these problems will also be explained. Full-scale test data used in this paper and those obtained at the Shinjuku Development Area, where a number of skyscrapers now stand, and their similarity with wind tunnel test data, will be discussed. Moreover, numerous basic wind tunnel test data relating to the strong wind region in particular will be considered. Following this, a discussion of a wind environment method applicable to strong wind regions is presented.","collection-title":"A selection of the papers presented at the Colloquium on Industrial Aerodynamics","container-title":"Journal of Wind Engineering and Industrial Aerodynamics","DOI":"10.1016/0167-6105(79)90010-2","ISSN":"0167-6105","issue":"3","journalAbbreviation":"Journal of Wind Engineering and Industrial Aerodynamics","page":"307-331","source":"ScienceDirect","title":"Study on wind environmental problems caused around buildings in Japan","volume":"4","author":[{"family":"Kamei","given":"I."},{"family":"Maruta","given":"E."}],"issued":{"date-parts":[["1979",8,1]]}}}],"schema":"https://github.com/citation-style-language/schema/raw/master/csl-citation.json"}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(Kamei &amp; Maruta, 1979)</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0D378195" w14:textId="77777777" w:rsidR="00254FE7" w:rsidRPr="00CC1CE8" w:rsidRDefault="00254FE7" w:rsidP="00B26B3E">
      <w:pPr>
        <w:spacing w:line="360" w:lineRule="auto"/>
        <w:ind w:firstLine="720"/>
        <w:jc w:val="both"/>
        <w:rPr>
          <w:rFonts w:ascii="Times New Roman" w:hAnsi="Times New Roman" w:cs="Times New Roman"/>
          <w:lang w:val="en-CA"/>
        </w:rPr>
      </w:pPr>
    </w:p>
    <w:p w14:paraId="22ED3014" w14:textId="509FFB9C" w:rsidR="00182D9A" w:rsidRPr="001C731D" w:rsidRDefault="00254FE7" w:rsidP="001C731D">
      <w:pPr>
        <w:pStyle w:val="Heading3"/>
        <w:spacing w:line="360" w:lineRule="auto"/>
        <w:rPr>
          <w:rFonts w:ascii="Times New Roman" w:hAnsi="Times New Roman" w:cs="Times New Roman"/>
          <w:b/>
          <w:bCs/>
          <w:color w:val="000000" w:themeColor="text1"/>
          <w:lang w:val="en-CA"/>
        </w:rPr>
      </w:pPr>
      <w:bookmarkStart w:id="43" w:name="_Toc205543110"/>
      <w:bookmarkStart w:id="44" w:name="_Toc214025470"/>
      <w:r w:rsidRPr="00CC1CE8">
        <w:rPr>
          <w:rFonts w:ascii="Times New Roman" w:hAnsi="Times New Roman" w:cs="Times New Roman"/>
          <w:b/>
          <w:bCs/>
          <w:color w:val="000000" w:themeColor="text1"/>
          <w:lang w:val="en-CA"/>
        </w:rPr>
        <w:t>Use of very high frequency (VHF) telemetry in bird research</w:t>
      </w:r>
      <w:bookmarkEnd w:id="43"/>
      <w:bookmarkEnd w:id="44"/>
    </w:p>
    <w:p w14:paraId="420113C4" w14:textId="241C5427"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Telemetry in wildlife research is defined as a group of techniques used to remotely acquire information (geographical, physiological, environmental, etc.) on animals equipped with various data-collecting devices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{"citationID":"otHIZrCs","properties":{"formattedCitation":"(Rodgers, 2001; Thohari, 1989)","plainCitation":"(Rodgers, 2001; Thohari, 1989)","noteIndex":0},"citationItems":[{"id":"ZReKA9el/1ethGkzc","uris":["http://zotero.org/users/16770306/items/5JH4VN9P"],"itemData":{"id":290,"type":"chapter","abstract":"Publisher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(Rodgers, 2001; Thohari, 1989)</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Such devices include the use of VHF/UHF (Very High Frequency and Ultra High Frequency) units, store-on-board units, GPS (Global Positioning System) units and GSM (Global System for Mobile Communication) units, among others. At the present time, GPS-based tracking remains one of the most reliable and widely used method for monitoring animal movements, while global scale monitoring initiatives such as ICARUS (which is now relying on independent, small satellite to continue operations since the bilateral collaboration between Germany and Russia ended in 2022) are also successfully used in research projects across Europe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{"citationID":"Fc4fpkNl","properties":{"formattedCitation":"(M\\uc0\\u252{}ller &amp; Avolio, 2023; Universit\\uc0\\u228{}t Konstanz, 2023)","plainCitation":"(Müller &amp; Avolio, 2023; Universität Konstanz, 2023)","noteIndex":0},"citationItems":[{"id":1040,"uris":["http://zotero.org/users/16770306/items/KL27ATR9"],"itemData":{"id":1040,"type":"webpage","abstract":"ICARUS has begun testing its new satellite receiver that will continue uninterrupted tracking of animals from space","container-title":"Max-Planck-Gesellschaft","language":"en","title":"Icarus flies faster, further","URL":"https://www.mpg.de/20614880/0711-ornr-icarus-flies-faster-further-987453-x","author":[{"family":"Müller","given":"Uschi"},{"family":"Avolio","given":"Carla"}],"accessed":{"date-parts":[["2025",7,18]]},"issued":{"date-parts":[["2023",7,11]]}}},{"id":1259,"uris":["http://zotero.org/users/16770306/items/NFW3AD8E"],"itemData":{"id":1259,"type":"webpage","note":"Page identifier: 148615","title":"ICARUS - Tracking animals from space | Topics of focus | News and media | University | University of Konstanz","URL":"https://www.uni-konstanz.de/en/university/news-and-media/topics-of-focus/icarus-tracking-animals-from-space/","author":[{"family":"Universität Konstanz","given":""}],"accessed":{"date-parts":[["2025",8,11]]},"issued":{"date-parts":[["2023"]]}}}],"schema":"https://github.com/citation-style-language/schema/raw/master/csl-citation.json"}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color w:val="000000"/>
          <w:kern w:val="0"/>
          <w:lang w:val="en-US"/>
        </w:rPr>
        <w:t>(Müller &amp; Avolio, 2023; Universität Konstanz, 2023)</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Telemetry technologies have significantly improved recently, with higher success rates for satellite transmitter fixes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{"citationID":"yfjx7ZzB","properties":{"formattedCitation":"(Hofman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were high and were generally better predicted by species and unit characteristics, while environmental characteristics influenced the variability of performance. However, 48% of the unit deployments ended premature</w:instrText>
      </w:r>
      <w:r w:rsidRPr="00CC1CE8">
        <w:rPr>
          <w:rFonts w:ascii="Times New Roman" w:hAnsi="Times New Roman" w:cs="Times New Roman"/>
          <w:color w:val="000000" w:themeColor="text1"/>
        </w:rPr>
        <w:instrText>ly, 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CC1CE8">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(Hofman et al., 2019)</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Moreover, the size and weight of these devices has decreased substantially over the past 40 years, as the technology around them improves (smaller batteries with longer runtime, increased memory storage, smaller and faster microcomputers, etc.), increasing the number of species that can be tracked, generating many possible applications in the field of wildlife conservation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{"citationID":"Xlkww8zq","properties":{"formattedCitation":"(Hofman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w:instrText>
      </w:r>
      <w:r w:rsidRPr="00CC1CE8">
        <w:rPr>
          <w:rFonts w:ascii="Times New Roman" w:hAnsi="Times New Roman" w:cs="Times New Roman"/>
          <w:color w:val="000000" w:themeColor="text1"/>
          <w:lang w:val="en-CA"/>
          <w:rPrChange w:id="45" w:author="Kyle Elliott, Dr" w:date="2025-06-17T19:01:00Z" w16du:dateUtc="2025-06-17T23:01:00Z">
            <w:rPr>
              <w:rFonts w:ascii="Times New Roman" w:hAnsi="Times New Roman" w:cs="Times New Roman"/>
              <w:color w:val="000000" w:themeColor="text1"/>
            </w:rPr>
          </w:rPrChange>
        </w:rPr>
        <w:instrText xml:space="preserve">re high and were generally better predicted by species and unit characteristics, while environmental characteristics influenced the variability of performance. However, 48% of the unit deployments ended prematurely, </w:instrText>
      </w:r>
      <w:r w:rsidRPr="00CC1CE8">
        <w:rPr>
          <w:rFonts w:ascii="Times New Roman" w:hAnsi="Times New Roman" w:cs="Times New Roman"/>
          <w:color w:val="000000" w:themeColor="text1"/>
          <w:lang w:val="en-CA"/>
        </w:rPr>
        <w:instrText>half</w:instrText>
      </w:r>
      <w:r w:rsidRPr="00CC1CE8">
        <w:rPr>
          <w:rFonts w:ascii="Times New Roman" w:hAnsi="Times New Roman" w:cs="Times New Roman"/>
          <w:color w:val="000000" w:themeColor="text1"/>
        </w:rPr>
        <w:instrText xml:space="preserve">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CC1CE8">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(Hofman et al., 2019)</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w:t>
      </w:r>
    </w:p>
    <w:p w14:paraId="5D366B31"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3E60304D" w14:textId="77777777"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Before the development of electronic tracking devices, bird banding was one of the foundational methods to gather information on birds’ movements. When a bird wearing a metal band including a unique identifier number is recaptured, ornithologists can get definitive information on the birds’ movements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{"citationID":"PogNWodq","properties":{"formattedCitation":"(Whitney, 2021)","plainCitation":"(Whitney, 2021)","noteIndex":0},"citationItems":[{"id":1108,"uris":["http://zotero.org/users/16770306/items/BA5IYZG5"],"itemData":{"id":1108,"type":"article-journal","abstract":"Abstract\n            This article tells a history of bird banding—the practice of catching and affixing birds with durable bands with the intent of tracking their movements and behavior—by focusing on the embodied aspects of this method in field ornithology. Going beyond a straightforward, institutional history of bird banding, the article uses the writings of biologists in the US Bureau of Biological Survey and the US Fish and Wildlife Service to describe the historical practices of bird banding and the phenomenological experience of banding, both for the scientists and the birds (via their banding interlocutors). The article then presents the career and research of Margaret Morse Nice as an exemplar of the embodied practice of banding for the purposes of understanding bird behavior. Finally the article uses the example and heritage of Nice as well as banders and scientists like her to discuss a phenomenological approach common to any number of observation-based field biology disciplines (including, especially, ethology) and deep connections between human and animal subjectivities. And these connections, in turn, have implications for the environmental humanities, environmental conservation, and the ethics of knowing the nonhuman world.","container-title":"Environmental Humanities","DOI":"10.1215/22011919-8867230","ISSN":"2201-1919, 2201-1919","issue":"1","language":"en","page":"113-135","source":"DOI.org (Crossref)","title":"Bird Banding and the Environmental Humanities","volume":"13","author":[{"family":"Whitney","given":"Kristoffer"}],"issued":{"date-parts":[["2021",5,1]]}}}],"schema":"https://github.com/citation-style-language/schema/raw/master/csl-citation.json"}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(Whitney, 2021)</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In the United States, bird banding started around the 1920s. Since then, bird banders (often volunteers) have generated a large amount of data, banding millions of birds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{"citationID":"ZZkyfLHJ","properties":{"formattedCitation":"(Benson, 2017)","plainCitation":"(Benson, 2017)","noteIndex":0},"citationItems":[{"id":1110,"uris":["http://zotero.org/users/16770306/items/2N4U9VX8"],"itemData":{"id":1110,"type":"article-journal","container-title":"Osiris","DOI":"10.1086/694172","ISSN":"0369-7827, 1933-8287","issue":"1","journalAbbreviation":"Osiris","language":"en","page":"286-306","source":"DOI.org (Crossref)","title":"A Centrifuge of Calculation: Managing Data and Enthusiasm in Early Twentieth-Century Bird Banding","title-short":"A Centrifuge of Calculation","volume":"32","author":[{"family":"Benson","given":"Etienne S."}],"issued":{"date-parts":[["2017",9]]}}}],"schema":"https://github.com/citation-style-language/schema/raw/master/csl-citation.json"}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(Benson, 2017)</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In Canada, bird banding has been ongoing since the 1900s and on average 340 000 birds are banded every year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{"citationID":"owlxbXHf","properties":{"formattedCitation":"(Environment and Climate Change Canada, 2016)","plainCitation":"(Environment and Climate Change Canada, 2016)","noteIndex":0},"citationItems":[{"id":1111,"uris":["http://zotero.org/users/16770306/items/LG6DM8S5"],"itemData":{"id":1111,"type":"webpage","abstract":"About us and contact information","genre":"contact us","language":"eng","note":"Last Modified: 2021-11-17","title":"Bird banding program overview","URL":"https://www.canada.ca/en/environment-climate-change/services/bird-banding/program-overview-contact-information.html","author":[{"family":"Environment and Climate Change Canada","given":""}],"accessed":{"date-parts":[["2025",7,29]]},"issued":{"date-parts":[["2016",12,9]]}}}],"schema":"https://github.com/citation-style-language/schema/raw/master/csl-citation.json"}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(Environment and Climate Change Canada, 2016)</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However, bird banding has significant limitations, notably the extremely low recapture rates (~10% for game birds banded and ~1% for songbirds) that are biased towards areas where encounter rates are high, an issue the electronic tracking devices can overcome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{"citationID":"CxuAZ32S","properties":{"formattedCitation":"(Environment and Climate Change Canada, 2016)","plainCitation":"(Environment and Climate Change Canada, 2016)","noteIndex":0},"citationItems":[{"id":1111,"uris":["http://zotero.org/users/16770306/items/LG6DM8S5"],"itemData":{"id":1111,"type":"webpage","abstract":"About us and contact information","genre":"contact us","language":"eng","note":"Last Modified: 2021-11-17","title":"Bird banding program overview","URL":"https://www.canada.ca/en/environment-climate-change/services/bird-banding/program-overview-contact-information.html","author":[{"family":"Environment and Climate Change Canada","given":""}],"accessed":{"date-parts":[["2025",7,29]]},"issued":{"date-parts":[["2016",12,9]]}}}],"schema":"https://github.com/citation-style-language/schema/raw/master/csl-citation.json"}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(Environment and Climate Change Canada, 2016)</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The use of electronic tracking devices to study birds can be traced back to at least the 1960s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{"citationID":"HhEk83xM","properties":{"formattedCitation":"(EVANS, 1966; McEwen &amp; Brown, 1966)","plainCitation":"(EVANS, 1966; McEwen &amp; Brown, 1966)","noteIndex":0},"citationItems":[{"id":1102,"uris":["http://zotero.org/users/16770306/items/UCSVDK2D"],"itemData":{"id":1102,"type":"article-journal","abstract":"Evening departures of passerine migrants were watched by radar in northeast England on 193 nights in the months of Aug. to Nov. 1961 to 1963. It was found that migrants were not departing each night on the same heading, from which they were drifted passively by the wind, but rather were departing on similar tracks night after night. On 10 nights they maintained their tracks even when the upper-air wind changed during the night. This indicates that migrants can, at least sometimes, compensate completely for the effect of the wind and fly on a fixed track, but calculations show that there are certain wind conditions when this becomes impossible. Movements were grouped according to the months in which they took place and the tracks which they followed, and then related to various weather factors. Migration was seen most frequently with light winds favorable to the birds'' track after a marked drop in temperature (in Oct./Nov., but not Aug./Sep.), and with absence of cloud. However, it was also recorded on 17 nights when the cloud cover was complete. The depatures of small passerines from the Britain in Aug. and Sep. follow tracks east of south, yet the same birds reach western Iberia later in their journey. It is suggested that the direction of depature from Britain has been evolved to take advantage of the prevailing (westerly) upper-air winds. Certain warblers leave their breeding areas in Northumberland without laying down much migratory fat, yet the same species make long flights non-stop (across the Mediterranean and Sahara) later in their migrations. These migrants change from an insect to a fruit diet in autumn, and can presumably lay down fat more quickly the further south they travel in Europe, as the soft fruit ripens earlier in southern areas.","archive_location":"WOS:A19668617300003","container-title":"JOURNAL OF ZOOLOGY","ISSN":"0952-8369","page":"319-+","title":"MIGRATION AND ORIENTATION OF PASSERINE NIGHT MIGRANTS IN NORTHEAST ENGLAND","volume":"150","author":[{"family":"EVANS","given":"PR"}],"issued":{"date-parts":[["1966"]]}}},{"id":1103,"uris":["http://zotero.org/users/16770306/items/CNL4HV62"],"itemData":{"id":1103,"type":"article-journal","container-title":"The Journal of Wildlife Management","DOI":"10.2307/3798755","ISSN":"0022541X","issue":"3","journalAbbreviation":"The Journal of Wildlife Management","page":"604","source":"DOI.org (Crossref)","title":"Acute Toxicity of Dieldrin and Malathion to Wild Sharp-Tailed Grouse","volume":"30","author":[{"family":"McEwen","given":"Lowell C."},{"family":"Brown","given":"Robert L."}],"issued":{"date-parts":[["1966",7]]}}}],"schema":"https://github.com/citation-style-language/schema/raw/master/csl-citation.json"}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(EVANS, 1966; McEwen &amp; Brown, 1966)</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During the 1970s and 1980s, VHF radio telemetry gained a strong interest from ornithologists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{"citationID":"O0bHZWsc","properties":{"formattedCitation":"(Craighead &amp; Dunstan, 1976; Ferns et al., 1980; Smith &amp; Bolen, 1980)","plainCitation":"(Craighead &amp; Dunstan, 1976; Ferns et al., 1980; Smith &amp; Bolen, 1980)","noteIndex":0},"citationItems":[{"id":1107,"uris":["http://zotero.org/users/16770306/items/DU99F5UE"],"itemData":{"id":1107,"type":"article-journal","abstract":"The ultimate objectiveof this radiotrackingresearchis to track and monitormigratingbirdsby satellite.It is envisionedasonlya part of a muchbroader programof satellitebiologicaland ecologicaldata collection(Wolff, Cote, and Painter 1975). The future need and demandfor satellitetrackingand monitoringof birds will very likely be focusedon waterfowland oceanbirds,but large raptors,suchas the Bald Eagle(Haliaeetusleucocephaluas)nd GoldenEagle(Aquilachrysaetos)p,rovide ideal subjectsfor initial experimentsC. urrent effortsare directedtowardconductingsuccessffuelasibilityexperimentswith thesebirds.Somespecificobjectiveisnclude equipment development and testing, animal-instrument interphase or attachmentmethods,evaluationof variousfeasibilitytrackingexperimentswith raptors,and suggestionfosr expeditinga futureprogram.","issue":"4","language":"en","page":"112-119","source":"Zotero","title":"Progress Toward Tracking Migrating Raptors by Satellite","volume":"10","author":[{"family":"Craighead","given":"Frank"},{"family":"Dunstan","given":"Thomas"}],"issued":{"date-parts":[["1976"]]}}},{"id":1104,"uris":["http://zotero.org/users/16770306/items/YAKK6PYK"],"itemData":{"id":1104,"type":"chapter","container-title":"A Handbook on Biotelemetry and Radio Tracking","ISBN":"978-0-08-024928-5","language":"en","note":"DOI: 10.1016/B978-0-08-024928-5.50077-4","page":"595-601","publisher":"Elsevier","source":"DOI.org (Crossref)","title":"Telemetry of Heart Rate as a Possible Method of Estimating Energy Expenditure in the Redshank Tringa totanus (L.)","URL":"https://linkinghub.elsevier.com/retrieve/pii/B9780080249285500774","author":[{"family":"Ferns","given":"P.N."},{"family":"Macalpine-Leny","given":"I.H."},{"family":"Goss-Custard","given":"J.D."}],"accessed":{"date-parts":[["2025",7,29]]},"issued":{"date-parts":[["1980"]]}}},{"id":1105,"uris":["http://zotero.org/users/16770306/items/44JQDWLH"],"itemData":{"id":1105,"type":"chapter","container-title":"A Handbook on Biotelemetry and Radio Tracking","ISBN":"978-0-08-024928-5","language":"en","note":"DOI: 10.1016/B978-0-08-024928-5.50045-2","page":"339-344","publisher":"Elsevier","source":"DOI.org (Crossref)","title":"Automatic Monitoring of Nest Attentiveness in Incubating Birds","URL":"https://linkinghub.elsevier.com/retrieve/pii/B9780080249285500452","author":[{"family":"Smith","given":""},{"family":"Bolen","given":""}],"accessed":{"date-parts":[["2025",7,29]]},"issued":{"date-parts":[["1980"]]}}}],"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(Craighead &amp; Dunstan, 1976; Ferns et al., 1980; Smith &amp; Bolen, 1980)</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Radio telemetry allowed researchers to acquire valuable information on birds’ movements, behaviours and physiology without the need to restrain the individuals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{"citationID":"lZxcFncs","properties":{"formattedCitation":"(Harris &amp; Fish, 1990)","plainCitation":"(Harris &amp; Fish, 1990)","noteIndex":0},"citationItems":[{"id":289,"uris":["http://zotero.org/users/16770306/items/AK84VMHG"],"itemData":{"id":289,"type":"paper-conference","title":"Tracking wildlife by satellite","author":[{"family":"Harris","given":"Richard B."},{"family":"Fish","given":"U. S."}],"issued":{"date-parts":[["1990"]]}}}],"schema":"https://github.com/citation-style-language/schema/raw/master/csl-citation.json"}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(Harris &amp; Fish, 1990)</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Radio telemetry is a useful tool to study birds’ migratory movements, stopover sites, breeding and non-breeding grounds, and local movements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{"citationID":"yTlnKIOe","properties":{"formattedCitation":"(Fuller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(Fuller et al., 2005)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Those data can be extremely valuable when dealing with cases of avian disease affecting migratory birds and livestock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{"citationID":"Cp26QRy2","properties":{"formattedCitation":"(Fuller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(Fuller et al., 2005)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Digital RFID systems such as </w:t>
      </w:r>
      <w:proofErr w:type="spellStart"/>
      <w:r w:rsidRPr="00CC1CE8">
        <w:rPr>
          <w:rFonts w:ascii="Times New Roman" w:hAnsi="Times New Roman" w:cs="Times New Roman"/>
          <w:color w:val="000000" w:themeColor="text1"/>
          <w:lang w:val="en-CA"/>
        </w:rPr>
        <w:t>Encounternet</w:t>
      </w:r>
      <w:proofErr w:type="spellEnd"/>
      <w:r w:rsidRPr="00CC1CE8">
        <w:rPr>
          <w:rFonts w:ascii="Times New Roman" w:hAnsi="Times New Roman" w:cs="Times New Roman"/>
          <w:color w:val="000000" w:themeColor="text1"/>
          <w:lang w:val="en-CA"/>
        </w:rPr>
        <w:t xml:space="preserve"> can also provide more detailed information that can be used to study birds’ behaviour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{"citationID":"7vhiy70c","properties":{"formattedCitation":"(Mennill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tests revealed that pulse strength and probability of detection decrease with the dis</w:instrText>
      </w:r>
      <w:r w:rsidRPr="00CC1CE8">
        <w:rPr>
          <w:rFonts w:ascii="Times New Roman" w:hAnsi="Times New Roman" w:cs="Times New Roman"/>
          <w:color w:val="000000" w:themeColor="text1"/>
        </w:rPr>
        <w:instrText>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CC1CE8">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(Mennill et al., 2012)</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The long-term use of portable receiver stations and RFID tags in systems such as </w:t>
      </w:r>
      <w:proofErr w:type="spellStart"/>
      <w:r w:rsidRPr="00CC1CE8">
        <w:rPr>
          <w:rFonts w:ascii="Times New Roman" w:hAnsi="Times New Roman" w:cs="Times New Roman"/>
          <w:color w:val="000000" w:themeColor="text1"/>
          <w:lang w:val="en-CA"/>
        </w:rPr>
        <w:t>Encounternet</w:t>
      </w:r>
      <w:proofErr w:type="spellEnd"/>
      <w:r w:rsidRPr="00CC1CE8">
        <w:rPr>
          <w:rFonts w:ascii="Times New Roman" w:hAnsi="Times New Roman" w:cs="Times New Roman"/>
          <w:color w:val="000000" w:themeColor="text1"/>
          <w:lang w:val="en-CA"/>
        </w:rPr>
        <w:t xml:space="preserve"> allows researchers to investigate birds’ social behaviours (such as social networks) and reproductive behaviours (such as lekking and parental care)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{"citationID":"8DUThoZu","properties":{"formattedCitation":"(Mennill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w:instrText>
      </w:r>
      <w:r w:rsidRPr="00CC1CE8">
        <w:rPr>
          <w:rFonts w:ascii="Times New Roman" w:hAnsi="Times New Roman" w:cs="Times New Roman"/>
          <w:color w:val="000000" w:themeColor="text1"/>
        </w:rPr>
        <w:instrText>tests revealed that pulse strength and probability of detection decrease with 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CC1CE8">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(Mennill et al., 2012)</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w:t>
      </w:r>
    </w:p>
    <w:p w14:paraId="3CDFF3E3"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0B29DB9C" w14:textId="524E7E32"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For my Master’s thesis, I relied on VHF radio-tracking devices for data collection. VHF radio-tracking tags are a particular type of logger that does not record any location data. As the name suggests, they emit a very high-frequency (VHF) radio signal that can be picked up by receiver stations or hand-held receiver devices. Researchers need to use an antenna and a receiver to get as close to the bird as possible before using a hand-held GPS device to record the location. A main disadvantage of using VHF radio tags is being labour-intensive as it requires the researchers to be within a certain range of the tagged bird to get a precise location </w:t>
      </w:r>
      <w:r w:rsidRPr="00CC1CE8">
        <w:rPr>
          <w:rFonts w:ascii="Times New Roman" w:hAnsi="Times New Roman" w:cs="Times New Roman"/>
          <w:color w:val="000000" w:themeColor="text1"/>
        </w:rPr>
        <w:fldChar w:fldCharType="begin"/>
      </w:r>
      <w:r w:rsidR="00A9689E">
        <w:rPr>
          <w:rFonts w:ascii="Times New Roman" w:hAnsi="Times New Roman" w:cs="Times New Roman"/>
          <w:color w:val="000000" w:themeColor="text1"/>
          <w:lang w:val="en-CA"/>
        </w:rPr>
        <w:instrText xml:space="preserve"> ADDIN ZOTERO_ITEM CSL_CITATION {"citationID":"G3AvckWU","properties":{"formattedCitation":"(Iverson et al., 2023)","plainCitation":"(Iverson et al., 2023)","noteIndex":0},"citationItems":[{"id":"ZReKA9el/xGMjB9FK","uris":["http://zotero.org/users/16770306/items/FB6DCTFW"],"itemData":{"id":"HZkicGO3/CnjFds2h","type":"article-journal","container-title":"Ornithological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(Iverson et al., 2023)</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Because these VHF receivers don’t include solar panels or need to connect with satellites (such as GPS loggers) or cell phone stations, transmitters can be extremely small. For example, Lotek’s Nanotags for birds and bats NTQB2-1 weighs only 0.28 grams with a maximum life expectancy of approximately 103 days (</w:t>
      </w:r>
      <w:r w:rsidRPr="00CC1CE8">
        <w:fldChar w:fldCharType="begin"/>
      </w:r>
      <w:r w:rsidRPr="00CC1CE8">
        <w:rPr>
          <w:lang w:val="en-CA"/>
          <w:rPrChange w:id="46" w:author="Kyle Elliott, Dr" w:date="2025-06-17T18:31:00Z" w16du:dateUtc="2025-06-17T22:31:00Z">
            <w:rPr/>
          </w:rPrChange>
        </w:rPr>
        <w:instrText>HYPERLINK "http://www.lotek.com"</w:instrText>
      </w:r>
      <w:r w:rsidRPr="00CC1CE8">
        <w:fldChar w:fldCharType="separate"/>
      </w:r>
      <w:r w:rsidRPr="00CC1CE8">
        <w:rPr>
          <w:rStyle w:val="Hyperlink"/>
          <w:rFonts w:ascii="Times New Roman" w:hAnsi="Times New Roman" w:cs="Times New Roman"/>
          <w:lang w:val="en-CA"/>
        </w:rPr>
        <w:t>www.lotek.com</w:t>
      </w:r>
      <w:r w:rsidRPr="00CC1CE8">
        <w:fldChar w:fldCharType="end"/>
      </w:r>
      <w:r w:rsidRPr="00CC1CE8">
        <w:rPr>
          <w:rFonts w:ascii="Times New Roman" w:hAnsi="Times New Roman" w:cs="Times New Roman"/>
          <w:color w:val="000000" w:themeColor="text1"/>
          <w:lang w:val="en-CA"/>
        </w:rPr>
        <w:t xml:space="preserve">). VHF radio tags are also generally less expensive than other loggers (~$200 CAD for the NTQB2-1), meaning researchers can have a greater sample size for the same budget (compared to ~$2000 CAD for some versions of the Lotek Pinpoint GPS loggers, from the same company). VHF telemetry has been used to reveal fine-scale movements of birds, such as habitat use and home range sizes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{"citationID":"5Z8TgLXo","properties":{"formattedCitation":"(Brewer et al., 2023; Naguib et al., 2022; O\\uc0\\u8217{}Connell et al., 2023)","plainCitation":"(Brewer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stabilized (N = 10), 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kern w:val="0"/>
          <w:lang w:val="en-US"/>
        </w:rPr>
        <w:t>(Brewer et al., 2023; Naguib et al., 2022; O’Connell et al., 2023)</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It is important to note that the success of using VHF radio telemetry at a fine scale is dependent on the presence of receiver within the vicinity of the marked individuals, and thus the researchers ' capacity to have access to the individuals in the field. Getting valuable fine-scale data on tracked birds is possible but highly labour-intensive as the researcher needs to get close enough to the bird to be able to pick up its signal. On the other hand, in areas where there’s an extensive network of receiver towers (such as the Motus Wildlife Tracking network in North America), the use of VHF radio telemetry can provide valuable information for long-distance monitoring, such as migration routes and stopover sites. Systems such as Motus can track birds across continents, and is, to some degree, replacing banding as a method for monitoring individual wildlife migration as Motus tags have a much higher detection rate than bands.</w:t>
      </w:r>
    </w:p>
    <w:p w14:paraId="7636C5A2"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5FDA96C8" w14:textId="77777777"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Although the use of telemetry devices can provide valuable physiological and ecological data on birds, telemetry devices can have negative impacts on organisms. Return rate of Swainson’s warblers (</w:t>
      </w:r>
      <w:proofErr w:type="spellStart"/>
      <w:r w:rsidRPr="00CC1CE8">
        <w:rPr>
          <w:rFonts w:ascii="Times New Roman" w:hAnsi="Times New Roman" w:cs="Times New Roman"/>
          <w:i/>
          <w:iCs/>
          <w:color w:val="000000" w:themeColor="text1"/>
          <w:lang w:val="en-CA"/>
        </w:rPr>
        <w:t>Limnothlypis</w:t>
      </w:r>
      <w:proofErr w:type="spellEnd"/>
      <w:r w:rsidRPr="00CC1CE8">
        <w:rPr>
          <w:rFonts w:ascii="Times New Roman" w:hAnsi="Times New Roman" w:cs="Times New Roman"/>
          <w:i/>
          <w:iCs/>
          <w:color w:val="000000" w:themeColor="text1"/>
          <w:lang w:val="en-CA"/>
        </w:rPr>
        <w:t xml:space="preserve"> </w:t>
      </w:r>
      <w:proofErr w:type="spellStart"/>
      <w:r w:rsidRPr="00CC1CE8">
        <w:rPr>
          <w:rFonts w:ascii="Times New Roman" w:hAnsi="Times New Roman" w:cs="Times New Roman"/>
          <w:i/>
          <w:iCs/>
          <w:color w:val="000000" w:themeColor="text1"/>
          <w:lang w:val="en-CA"/>
        </w:rPr>
        <w:t>swainsonii</w:t>
      </w:r>
      <w:proofErr w:type="spellEnd"/>
      <w:r w:rsidRPr="00CC1CE8">
        <w:rPr>
          <w:rFonts w:ascii="Times New Roman" w:hAnsi="Times New Roman" w:cs="Times New Roman"/>
          <w:color w:val="000000" w:themeColor="text1"/>
          <w:lang w:val="en-CA"/>
        </w:rPr>
        <w:t xml:space="preserve">) with radio tags was not significantly different than return rates of the birds with only colour bands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{"citationID":"Yu7JSTE2","properties":{"formattedCitation":"(Anich et al., 2009)","plainCitation":"(Anich et al., 2009)","noteIndex":0},"citationItems":[{"id":1032,"uris":["http://zotero.org/users/16770306/items/45QP47M2"],"itemData":{"id":1032,"type":"article-journal","abstract":"Although radio telemetry can provide useful information, the possible negative effects of transmitters, including biased results and detrimental effects on the birds, must also be considered. Several investigators have examined the effects of transmitters on larger birds, but few have examined their possible long-term effects, as assessed by return rates, on small passerines. We examined the possible negative effects of transmitters on a small (15.5 g) passerine. We used glue to attach radio transmitters to 40 male Swainson’s Warblers (Limnothlypis swainsonii) at two study sites in Arkansas in 2005 and 2006. To assess possible effects of transmitters on survival, we compared the following-year return rates of radio-tagged birds to birds that were captured and color banded, but did not receive transmitters. Least squared mean return rates for all birds ranged between 0.46 and 0.57. We found no signiﬁcant difference in the following-year return rate of radio-tagged and nonradio-tagged birds. In addition, we found no signiﬁcant differences in return rates between study sites or years, and no signiﬁcant interactions between any combination of radio transmitter (radio tagged or not), site, and year. Our results indicate that attachment of transmitters did not affect return rates of male Swainson’s Warblers and that the glue-on technique is a good option for short-term studies of small passerines.","container-title":"Journal of Field Ornithology","DOI":"10.1111/j.1557-9263.2009.00210.x","ISSN":"0273-8570, 1557-9263","issue":"2","language":"en","license":"http://doi.wiley.com/10.1002/tdm_license_1.1","note":"publisher: Resilience Alliance, Inc.","page":"206-211","source":"Crossref","title":"Effect of radio transmitters on return rates of Swainson's Warblers","volume":"80","author":[{"family":"Anich","given":"Nicholas M."},{"family":"Benson","given":"Thomas J."},{"family":"Bednarz","given":"James C."}],"issued":{"date-parts":[["2009",6]]}}}],"schema":"https://github.com/citation-style-language/schema/raw/master/csl-citation.json"}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(Anich et al., 2009)</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However, although backpack-style tags on tree swallows (</w:t>
      </w:r>
      <w:proofErr w:type="spellStart"/>
      <w:r w:rsidRPr="00CC1CE8">
        <w:rPr>
          <w:rFonts w:ascii="Times New Roman" w:hAnsi="Times New Roman" w:cs="Times New Roman"/>
          <w:i/>
          <w:iCs/>
          <w:color w:val="000000" w:themeColor="text1"/>
          <w:lang w:val="en-CA"/>
        </w:rPr>
        <w:t>Tachycineta</w:t>
      </w:r>
      <w:proofErr w:type="spellEnd"/>
      <w:r w:rsidRPr="00CC1CE8">
        <w:rPr>
          <w:rFonts w:ascii="Times New Roman" w:hAnsi="Times New Roman" w:cs="Times New Roman"/>
          <w:i/>
          <w:iCs/>
          <w:color w:val="000000" w:themeColor="text1"/>
          <w:lang w:val="en-CA"/>
        </w:rPr>
        <w:t xml:space="preserve"> bicolor</w:t>
      </w:r>
      <w:r w:rsidRPr="00CC1CE8">
        <w:rPr>
          <w:rFonts w:ascii="Times New Roman" w:hAnsi="Times New Roman" w:cs="Times New Roman"/>
          <w:color w:val="000000" w:themeColor="text1"/>
          <w:lang w:val="en-CA"/>
        </w:rPr>
        <w:t xml:space="preserve">) had no short-term effects, the return rate of the tagged individuals was significantly lower compared to the individuals without tags, raising concerns about long-term effects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{"citationID":"sfAOrrTc","properties":{"formattedCitation":"(G\\uc0\\u243{}mez et al., 2014)","plainCitation":"(Gómez et al., 2014)","noteIndex":0},"citationItems":[{"id":1038,"uris":["http://zotero.org/users/16770306/items/ILU6A4X2"],"itemData":{"id":1038,"type":"article-journal","abstract":"Our understanding of the annual life-cycle movements of small migratory birds has advanced rapidly with the advent of light-weight geographical positioning devices (i.e., geolocators), yet the effects of geolocators on reproduction and survival have not been adequately quantified. We tested for impacts of attaching a 1-g geolocator (using a harness around the legs and back, anterior to the tail) to adult Tree Swallows (Tachycineta bicolor) on parental feeding behavior, nestling growth and size, fledging success, and return rates between 2011 and 2012. At one breeding site, we compared feeding visits, nestling growth, and nestling size between paired nest boxes where one parent was marked at the ‘geolocator’ box with a ‘control’ nest box where neither parent was marked. We detected no differences between geolocator and control nests in either the frequency of feeding visits to nestlings or the amount of time spent at nests. Birds marked with geolocators fed nestlings as frequently as their unmarked mates. Likewise, nestlings raised at geolocator nests grew at similar rates to those at control nests, and had similar structural size and body mass at fledging. At three widely-separated sites across the Tree Swallow breeding range in Canada, we also found that fledging success was similar for geolocator and control nests. Although we found no evidence for short-term negative impacts of geolocators, the return rates of geolocator-marked Tree Swallows tended to be significantly lower than those of unmarked control birds. Thus, we found little evidence for short-term impacts of geolocators on reproduction but our study does suggest that long-term impacts of geolocators could be manifested in terms of lower survival, higher emigration rates, or lower breeding propensity.","container-title":"Journal of Ornithology","DOI":"10.1007/s10336-013-0984-x","ISSN":"2193-7206","issue":"1","journalAbbreviation":"J Ornithol","language":"en","page":"37-44","source":"Springer Link","title":"Effects of geolocators on reproductive performance and annual return rates of a migratory songbird","volume":"155","author":[{"family":"Gómez","given":"Jesús"},{"family":"Michelson","given":"Chantel I."},{"family":"Bradley","given":"David W."},{"family":"Ryan Norris","given":"D."},{"family":"Berzins","given":"Lisha L."},{"family":"Dawson","given":"Russell D."},{"family":"Clark","given":"Robert G."}],"issued":{"date-parts":[["2014",1,1]]}}}],"schema":"https://github.com/citation-style-language/schema/raw/master/csl-citation.json"}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color w:val="000000"/>
          <w:kern w:val="0"/>
          <w:lang w:val="en-US"/>
        </w:rPr>
        <w:t>(Gómez et al., 2014)</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An experimental study on homing pigeons (</w:t>
      </w:r>
      <w:r w:rsidRPr="00CC1CE8">
        <w:rPr>
          <w:rFonts w:ascii="Times New Roman" w:hAnsi="Times New Roman" w:cs="Times New Roman"/>
          <w:i/>
          <w:iCs/>
          <w:color w:val="000000" w:themeColor="text1"/>
          <w:lang w:val="en-CA"/>
        </w:rPr>
        <w:t xml:space="preserve">Columba </w:t>
      </w:r>
      <w:proofErr w:type="spellStart"/>
      <w:r w:rsidRPr="00CC1CE8">
        <w:rPr>
          <w:rFonts w:ascii="Times New Roman" w:hAnsi="Times New Roman" w:cs="Times New Roman"/>
          <w:i/>
          <w:iCs/>
          <w:color w:val="000000" w:themeColor="text1"/>
          <w:lang w:val="en-CA"/>
        </w:rPr>
        <w:t>livia</w:t>
      </w:r>
      <w:proofErr w:type="spellEnd"/>
      <w:r w:rsidRPr="00CC1CE8">
        <w:rPr>
          <w:rFonts w:ascii="Times New Roman" w:hAnsi="Times New Roman" w:cs="Times New Roman"/>
          <w:color w:val="000000" w:themeColor="text1"/>
          <w:lang w:val="en-CA"/>
        </w:rPr>
        <w:t xml:space="preserve">) has also demonstrated that the birds equipped with a mass corresponding to 5% of their body weight (to simulate tag attachment) lost the corresponding amount of body mass over a 25-days period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{"citationID":"3uE8HUX2","properties":{"formattedCitation":"(Portugal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(Portugal &amp; White, 2022)</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The authors emphasized that this loss of body mass equates to a loss of 1,140 kJ of energy, corresponding to approximately 32% of their daily energy budget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{"citationID":"0mFL6whE","properties":{"formattedCitation":"(Portugal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(Portugal &amp; White, 2022)</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.While the effect of tagging on the return rate seems to vary greatly, a meta-analysis on the impact of biologging devices across multiple taxa stressed that there was a small, but significant negative impact of tagging on survival, parental care and reproduction of birds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{"citationID":"vHbWx51f","properties":{"formattedCitation":"(Bodey et al., 2018)","plainCitation":"(Bodey et al., 2018)","noteIndex":0},"citationItems":[{"id":1035,"uris":["http://zotero.org/users/16770306/items/T76XM7TB"],"itemData":{"id":1035,"type":"article-journal","abstract":"The use of biologging devices continues to increase with technological advances yielding remarkable ecological insights and generating new research questions. However, as devices develop and are deployed more widely, there is a need to update our knowledge of the potential ethical impacts to allow scientists to balance these against the knowledge gained. We employed a suite of phylogenetically controlled meta-analyses on a dataset comprising more than 450 published effect sizes across 214 different studies to examine the effects of biologger tagging on five key traits in birds. Overall, we found small but significant negative effects of tagging on survival, reproduction, parental care. In addition, tagging was positively associated with foraging trip duration, but had no effect on body mass. Meta-regressions revealed that flying style, migration distance and proportional tag mass were significant influences producing these deleterious effects, with attachment type and position additionally important covariates influencing survival- and reproduction-based effect sizes. There was a positive correlation between the effects of tagging on survival and reproduction, highlighting that effects may be cumulative, with the full effects of tagging not necessarily apparent in studies focused on single traits. We discuss the tradeoff between these negative effects and the advances gained through the use of biologgers. Finally, given the number of studies from our initial literature search that lacked sufficient data for inclusion in analyses, we provide recommendations on the essential information that all biologging studies should report in order to facilitate future assessments of impacts on animals.","container-title":"Methods in Ecology and Evolution","DOI":"10.1111/2041-210X.12934","ISSN":"2041-210X","issue":"4","language":"en","license":"© 2017 The Authors. Methods in Ecology and Evolution © 2017 British Ecological Society","note":"_eprint: https://besjournals.onlinelibrary.wiley.com/doi/pdf/10.1111/2041-210X.12934","page":"946-955","source":"Wiley Online Library","title":"A phylogenetically controlled meta-analysis of biologging device effects on birds: Deleterious effects and a call for more standardized reporting of study data","title-short":"A phylogenetically controlled meta-analysis of biologging device effects on birds","volume":"9","author":[{"family":"Bodey","given":"Thomas W."},{"family":"Cleasby","given":"Ian R."},{"family":"Bell","given":"Fraser"},{"family":"Parr","given":"Nicole"},{"family":"Schultz","given":"Anthony"},{"family":"Votier","given":"Stephen C."},{"family":"Bearhop","given":"Stuart"}],"issued":{"date-parts":[["2018"]]}}}],"schema":"https://github.com/citation-style-language/schema/raw/master/csl-citation.json"}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(Bodey et al., 2018)</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More recently Jones et al.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{"citationID":"QYDePv6X","properties":{"formattedCitation":"(2024)","plainCitation":"(2024)","noteIndex":0},"citationItems":[{"id":1033,"uris":["http://zotero.org/users/16770306/items/S745CIHP"],"itemData":{"id":1033,"type":"article-journal","abstract":"Researchers studying avian space use, dispersal, survival, and migration select tracking tags that optimize tag size (dimensions) and mass relative to the focal species to minimize risk to birds as they move and fly. Here we argue that antenna length and transmitter color are also critical tag design parameters that must be considered. Based on a review of the songbird tracking literature and unpublished cases, we found most cases of entanglement, which can result in bird injuries and death, occurred with longer antennas (&gt;13 cm). However, such cases cannot infer rates of mortality or survival, nor may they be representative of entanglements across antenna lengths and studies using radio tags. Additionally, white or brightly colored transmitters that contrast with plumage, particularly of cryptically colored females and juveniles, may increase visibility to predators and result in higher mortality, or alternatively, cause a female to eject a nestling by mistaking the tag for a fecal sac or foreign object. Consequently, we call on researchers to report and publish cases of antenna entanglement, and for journal editors to encourage and applaud such reports, such that data can be compiled to inform guidelines on tag antenna lengths for different species. Future research is also needed to examine the impacts of tag color on parental behavior and survival of tagged birds. Meanwhile, researchers should strive to ensure that their tag color does not contrast markedly with avian plumages, while also taking care not to alter (i.e., do not color over) areas required for harness attachment, activating and deactivating tags. We hope such efforts will enable researchers and manufacturers to make more informed decisions about tracking tag design, particularly with respect to balancing the benefits of longer antennas, which provide greater power and detection distance, with risks of bird entanglement and mortality.","container-title":"Journal of Field Ornithology","DOI":"10.5751/JFO-00426-950107","ISSN":"1557-9263","issue":"1","language":"en","license":"© 2024 by the author(s)","note":"publisher: The Resilience Alliance","source":"journal.afonet.org","title":"Considerations for radio-transmitter specifications on songbirds: color and antenna length matter too","title-short":"Considerations for radio-transmitter specifications on songbirds","URL":"https://journal.afonet.org/vol95/iss1/art7/","volume":"95","author":[{"family":"Jones","given":"Todd M."},{"family":"Cooper","given":"Nathan W."},{"family":"Haradon","given":"Haley A."},{"family":"Brunner","given":"Alicia R."},{"family":"Dossman","given":"Bryant C."},{"family":"Ward","given":"Michael P."},{"family":"Sillett","given":"T. Scott"},{"family":"Kaiser","given":"Sara A."}],"accessed":{"date-parts":[["2025",7,18]]},"issued":{"date-parts":[["2024",2,31]]}},"suppress-author":true}],"schema":"https://github.com/citation-style-language/schema/raw/master/csl-citation.json"}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(2024)</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called for radio-transmitters specifications to take in account colour and antenna length, and to avoid females and juveniles (which tend to have more inconspicuous plumages) being detected, and to reduce entanglement risks.</w:t>
      </w:r>
    </w:p>
    <w:p w14:paraId="5383C3BD"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66E973C0" w14:textId="7C2A6DC0" w:rsidR="00254FE7" w:rsidRPr="001C731D" w:rsidRDefault="001C731D" w:rsidP="001C731D">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noProof/>
          <w:color w:val="000000" w:themeColor="text1"/>
          <w:lang w:val="en-CA"/>
        </w:rPr>
        <w:drawing>
          <wp:anchor distT="0" distB="0" distL="114300" distR="114300" simplePos="0" relativeHeight="251659271" behindDoc="0" locked="0" layoutInCell="1" allowOverlap="1" wp14:anchorId="691CB4F7" wp14:editId="7F8004D3">
            <wp:simplePos x="0" y="0"/>
            <wp:positionH relativeFrom="margin">
              <wp:align>center</wp:align>
            </wp:positionH>
            <wp:positionV relativeFrom="paragraph">
              <wp:posOffset>2223770</wp:posOffset>
            </wp:positionV>
            <wp:extent cx="5342890" cy="3454400"/>
            <wp:effectExtent l="0" t="0" r="3810" b="0"/>
            <wp:wrapTopAndBottom/>
            <wp:docPr id="1549188712" name="Picture 1" descr="A person holding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8712" name="Picture 1" descr="A person holding a bir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2890" cy="3454400"/>
                    </a:xfrm>
                    <a:prstGeom prst="rect">
                      <a:avLst/>
                    </a:prstGeom>
                  </pic:spPr>
                </pic:pic>
              </a:graphicData>
            </a:graphic>
            <wp14:sizeRelH relativeFrom="page">
              <wp14:pctWidth>0</wp14:pctWidth>
            </wp14:sizeRelH>
            <wp14:sizeRelV relativeFrom="page">
              <wp14:pctHeight>0</wp14:pctHeight>
            </wp14:sizeRelV>
          </wp:anchor>
        </w:drawing>
      </w:r>
      <w:r w:rsidR="00254FE7" w:rsidRPr="00CC1CE8">
        <w:rPr>
          <w:rFonts w:ascii="Times New Roman" w:hAnsi="Times New Roman" w:cs="Times New Roman"/>
          <w:color w:val="000000" w:themeColor="text1"/>
          <w:lang w:val="en-CA"/>
        </w:rPr>
        <w:t>To our knowledge, this project is the first to install Motus radio tags on northern cardinals. We used a combination of tags and harnesses that were less than 3% of the average cardinal’s body mass to minimize the effects of the weight of the device on the birds’ energy budgets (especially since this research is happening in winter). During the first two years of experimentations, the radio tags used had a white “body” and a silver antenna (figure 3, left) which was quite visible through both males and females’ plumage. For the last year of experiment, we used all black radio tags (increased coating resistance) that were still below the 3% threshold but blended better through the cardinals’ plumage (figure 3, right).</w:t>
      </w:r>
    </w:p>
    <w:p w14:paraId="7343B25B" w14:textId="6231C3FB" w:rsidR="007C3251" w:rsidRPr="007C3251" w:rsidRDefault="00254FE7" w:rsidP="007C3251">
      <w:pPr>
        <w:spacing w:line="360" w:lineRule="auto"/>
        <w:jc w:val="both"/>
        <w:rPr>
          <w:rFonts w:ascii="Times New Roman" w:hAnsi="Times New Roman" w:cs="Times New Roman"/>
          <w:color w:val="000000" w:themeColor="text1"/>
          <w:lang w:val="en-CA"/>
        </w:rPr>
      </w:pPr>
      <w:r w:rsidRPr="00CC1CE8">
        <w:rPr>
          <w:rFonts w:ascii="Times New Roman" w:hAnsi="Times New Roman" w:cs="Times New Roman"/>
          <w:b/>
          <w:bCs/>
          <w:color w:val="000000" w:themeColor="text1"/>
          <w:lang w:val="en-CA"/>
        </w:rPr>
        <w:t>Figure 3.</w:t>
      </w:r>
      <w:r w:rsidRPr="00CC1CE8">
        <w:rPr>
          <w:rFonts w:ascii="Times New Roman" w:hAnsi="Times New Roman" w:cs="Times New Roman"/>
          <w:color w:val="000000" w:themeColor="text1"/>
          <w:lang w:val="en-CA"/>
        </w:rPr>
        <w:t xml:space="preserve"> Examples of Lotek Motus tags on both male (left, photo taken by Émile Brisson-</w:t>
      </w:r>
      <w:proofErr w:type="spellStart"/>
      <w:r w:rsidRPr="00CC1CE8">
        <w:rPr>
          <w:rFonts w:ascii="Times New Roman" w:hAnsi="Times New Roman" w:cs="Times New Roman"/>
          <w:color w:val="000000" w:themeColor="text1"/>
          <w:lang w:val="en-CA"/>
        </w:rPr>
        <w:t>Curadeau</w:t>
      </w:r>
      <w:proofErr w:type="spellEnd"/>
      <w:r w:rsidRPr="00CC1CE8">
        <w:rPr>
          <w:rFonts w:ascii="Times New Roman" w:hAnsi="Times New Roman" w:cs="Times New Roman"/>
          <w:color w:val="000000" w:themeColor="text1"/>
          <w:lang w:val="en-CA"/>
        </w:rPr>
        <w:t>) and female northern cardinals (right, photo taken by Shawna Sevigny) at the McGill Bird Observatory in Montreal, Quebec, Canada.</w:t>
      </w:r>
      <w:bookmarkStart w:id="47" w:name="_Toc195699775"/>
      <w:bookmarkStart w:id="48" w:name="_Toc195699798"/>
      <w:bookmarkStart w:id="49" w:name="_Toc205543111"/>
    </w:p>
    <w:p w14:paraId="5BEB9833" w14:textId="2643E636" w:rsidR="007C3251" w:rsidRPr="001C731D" w:rsidRDefault="00254FE7" w:rsidP="001C731D">
      <w:pPr>
        <w:pStyle w:val="Heading3"/>
        <w:spacing w:line="360" w:lineRule="auto"/>
        <w:rPr>
          <w:rFonts w:ascii="Times New Roman" w:hAnsi="Times New Roman" w:cs="Times New Roman"/>
          <w:b/>
          <w:bCs/>
          <w:color w:val="000000" w:themeColor="text1"/>
          <w:lang w:val="en-CA"/>
        </w:rPr>
      </w:pPr>
      <w:bookmarkStart w:id="50" w:name="_Toc214025471"/>
      <w:r w:rsidRPr="00CC1CE8">
        <w:rPr>
          <w:rFonts w:ascii="Times New Roman" w:hAnsi="Times New Roman" w:cs="Times New Roman"/>
          <w:b/>
          <w:bCs/>
          <w:color w:val="000000" w:themeColor="text1"/>
          <w:lang w:val="en-CA"/>
        </w:rPr>
        <w:t xml:space="preserve">Study species and </w:t>
      </w:r>
      <w:bookmarkEnd w:id="47"/>
      <w:bookmarkEnd w:id="48"/>
      <w:r w:rsidRPr="00CC1CE8">
        <w:rPr>
          <w:rFonts w:ascii="Times New Roman" w:hAnsi="Times New Roman" w:cs="Times New Roman"/>
          <w:b/>
          <w:bCs/>
          <w:color w:val="000000" w:themeColor="text1"/>
          <w:lang w:val="en-CA"/>
        </w:rPr>
        <w:t>study sites</w:t>
      </w:r>
      <w:bookmarkEnd w:id="49"/>
      <w:bookmarkEnd w:id="50"/>
    </w:p>
    <w:p w14:paraId="0A7FC7A0" w14:textId="77777777"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hAnsi="Times New Roman" w:cs="Times New Roman"/>
          <w:lang w:val="en-CA"/>
        </w:rPr>
        <w:t>The northern cardinal (</w:t>
      </w:r>
      <w:r w:rsidRPr="00CC1CE8">
        <w:rPr>
          <w:rFonts w:ascii="Times New Roman" w:hAnsi="Times New Roman" w:cs="Times New Roman"/>
          <w:i/>
          <w:lang w:val="en-CA"/>
        </w:rPr>
        <w:t>Cardinalis cardinalis</w:t>
      </w:r>
      <w:r w:rsidRPr="00CC1CE8">
        <w:rPr>
          <w:rFonts w:ascii="Times New Roman" w:hAnsi="Times New Roman" w:cs="Times New Roman"/>
          <w:iCs/>
          <w:lang w:val="en-CA"/>
        </w:rPr>
        <w:t xml:space="preserve">) is a resident bird species that is abundant in many areas of eastern North America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{"citationID":"WaJzyOlR","properties":{"formattedCitation":"(Halkin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(Halkin et al., 2021)</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Cardinals </w:t>
      </w:r>
      <w:r w:rsidRPr="00CC1CE8">
        <w:rPr>
          <w:rFonts w:ascii="Times New Roman" w:hAnsi="Times New Roman" w:cs="Times New Roman"/>
          <w:lang w:val="en-CA"/>
        </w:rPr>
        <w:t>can be</w:t>
      </w:r>
      <w:r w:rsidRPr="00CC1CE8">
        <w:rPr>
          <w:rFonts w:ascii="Times New Roman" w:hAnsi="Times New Roman" w:cs="Times New Roman"/>
          <w:iCs/>
          <w:lang w:val="en-CA"/>
        </w:rPr>
        <w:t xml:space="preserve"> found year-round from southern Canada all the way to southern Mexico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{"citationID":"aOjRl31y","properties":{"formattedCitation":"(Halkin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(Halkin et al., 2021)</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Northern cardinals have been expanding their range northward since the 1800s, and </w:t>
      </w:r>
      <w:r w:rsidRPr="00CC1CE8">
        <w:rPr>
          <w:rFonts w:ascii="Times New Roman" w:hAnsi="Times New Roman" w:cs="Times New Roman"/>
          <w:lang w:val="en-CA"/>
        </w:rPr>
        <w:t>may</w:t>
      </w:r>
      <w:r w:rsidRPr="00CC1CE8">
        <w:rPr>
          <w:rFonts w:ascii="Times New Roman" w:hAnsi="Times New Roman" w:cs="Times New Roman"/>
          <w:iCs/>
          <w:lang w:val="en-CA"/>
        </w:rPr>
        <w:t xml:space="preserve"> be characterized as urban-tolerant birds that thrive in inhabited areas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{"citationID":"0EksTmxD","properties":{"formattedCitation":"(Halkin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(Halkin et al., 2021; 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The first reported sightings of northern cardinals in Quebec </w:t>
      </w:r>
      <w:r w:rsidRPr="00CC1CE8">
        <w:rPr>
          <w:rFonts w:ascii="Times New Roman" w:hAnsi="Times New Roman" w:cs="Times New Roman"/>
          <w:lang w:val="en-CA"/>
        </w:rPr>
        <w:t>can</w:t>
      </w:r>
      <w:r w:rsidRPr="00CC1CE8">
        <w:rPr>
          <w:rFonts w:ascii="Times New Roman" w:hAnsi="Times New Roman" w:cs="Times New Roman"/>
          <w:iCs/>
          <w:lang w:val="en-CA"/>
        </w:rPr>
        <w:t xml:space="preserve"> be traced back to 1862, when a bird was reportedly captured in Montreal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{"citationID":"nkauNGlq","properties":{"formattedCitation":"(Robert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A few years later, in 1869, another specimen was caught in </w:t>
      </w:r>
      <w:r w:rsidRPr="00CC1CE8">
        <w:rPr>
          <w:rFonts w:ascii="Times New Roman" w:hAnsi="Times New Roman" w:cs="Times New Roman"/>
          <w:lang w:val="en-CA"/>
        </w:rPr>
        <w:t>Quebec City</w:t>
      </w:r>
      <w:r w:rsidRPr="00CC1CE8">
        <w:rPr>
          <w:rFonts w:ascii="Times New Roman" w:hAnsi="Times New Roman" w:cs="Times New Roman"/>
          <w:iCs/>
          <w:lang w:val="en-CA"/>
        </w:rPr>
        <w:t xml:space="preserve">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{"citationID":"8v8UlEnc","properties":{"formattedCitation":"(Robert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After that, it was 73 years before another northern cardinal was recorded in the region (in 1942) and another 14 years for two male cardinals to be spotted in Montreal again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{"citationID":"I95RkcFK","properties":{"formattedCitation":"(Robert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Finally, 1956 marked the official beginning of the establishment of the northern cardinals in Quebec, as they were observed every year from then in the Montreal area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{"citationID":"jwHKMaVf","properties":{"formattedCitation":"(Robert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In southern Quebec, the cardinals are strongly associated with urban and agricultural areas, along with mature deciduous forests, while being rarely found at elevations above 200 meters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{"citationID":"PPdidpL9","properties":{"formattedCitation":"(Robert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Cardinals are 1.7 to 4 times more abundant in urban forests compared to rural ones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{"citationID":"kYkoPiaC","properties":{"formattedCitation":"(Leston &amp; Rodewald, 2006)","plainCitation":"(Leston &amp; Rodewald, 2006)","noteIndex":0},"citationItems":[{"id":795,"uris":["http://zotero.org/users/16770306/items/22DZP6BC","http://zotero.org/users/16770306/items/I654FPCX"],"itemData":{"id":795,"type":"article-journal","abstract":"Many studies have reported increased numbers of certain synanthropic species in urbanizing landscapes, but few have evaluated if urban habitats constitute ecological traps for these species. The Northern cardinal (Cardinalis cardinalis) was used as a model species to evaluate if urban riparian forests might act as ecological traps for understory-nesting birds. Cardinals were surveyed within 2-ha riparian forest plots within rural (n=6) and urban (n=6) landscapes in Ohio USA during breeding and non-breeding seasons 2003–2005. Cues used by cardinals to select habitats were identified based on measurements surrounding 219 nests and in 106 randomly-located plots and 96 systematically-located plots. Productivity of 161 cardinal pairs and survival of 180 adults were monitored from late March–September, 2003–2005. Cardinals were 1.7× (in the breeding season) to nearly 4× (in non-breeding season) more abundant in urban than rural forests, and the results suggest that these differences in abundance stemmed from urban-associated changes in habitat and microclimate features used by cardinals to select habitats. Most notably, cardinals were strongly associated with dense understory vegetation and warmer minimum January temperatures, both of which were promoted as urban development increased within the landscapes surrounding riparian forests. Although other studies suggest mismatches between the habitat cues used by cardinals and how those features affect nesting success (e.g., higher nest predation in exotic shrubs), these results provide no evidence that urban forests were acting as ecological traps for cardinals. Instead, cardinals in urban and rural forests had similar numbers of nesting attempts, young fledged over the breeding season, and apparent annual survival rates. Thus, these findings do not support for the idea that urban forests in central Ohio represent ecological traps for synanthropic understory birds.","container-title":"Biological Conservation","DOI":"10.1016/j.biocon.2006.03.003","ISSN":"0006-3207","issue":"4","journalAbbreviation":"Biological Conservation","page":"566-574","source":"ScienceDirect","title":"Are urban forests ecological traps for understory birds? An examination using Northern cardinals","title-short":"Are urban forests ecological traps for understory birds?","volume":"131","author":[{"family":"Leston","given":"Lionel F. V."},{"family":"Rodewald","given":"Amanda D."}],"issued":{"date-parts":[["2006",9,1]]}}}],"schema":"https://github.com/citation-style-language/schema/raw/master/csl-citation.json"}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(Leston &amp; Rodewald, 2006)</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In Ohio </w:t>
      </w:r>
      <w:r w:rsidRPr="00CC1CE8">
        <w:rPr>
          <w:rFonts w:ascii="Times New Roman" w:hAnsi="Times New Roman" w:cs="Times New Roman"/>
          <w:lang w:val="en-CA"/>
        </w:rPr>
        <w:t xml:space="preserve">the reported </w:t>
      </w:r>
      <w:r w:rsidRPr="00CC1CE8">
        <w:rPr>
          <w:rFonts w:ascii="Times New Roman" w:hAnsi="Times New Roman" w:cs="Times New Roman"/>
          <w:iCs/>
          <w:lang w:val="en-CA"/>
        </w:rPr>
        <w:t xml:space="preserve">apparent annual survival rate of adult northern cardinals ranges from 50.5% </w:t>
      </w:r>
      <m:oMath>
        <m:r>
          <w:rPr>
            <w:rFonts w:ascii="Cambria Math" w:hAnsi="Cambria Math" w:cs="Times New Roman"/>
            <w:lang w:val="en-CA"/>
          </w:rPr>
          <m:t>±</m:t>
        </m:r>
      </m:oMath>
      <w:r w:rsidRPr="00CC1CE8">
        <w:rPr>
          <w:rFonts w:ascii="Times New Roman" w:eastAsiaTheme="minorEastAsia" w:hAnsi="Times New Roman" w:cs="Times New Roman"/>
          <w:iCs/>
          <w:lang w:val="en-CA"/>
        </w:rPr>
        <w:t xml:space="preserve"> 10.3 SE to 78.3% </w:t>
      </w:r>
      <m:oMath>
        <m:r>
          <w:rPr>
            <w:rFonts w:ascii="Cambria Math" w:hAnsi="Cambria Math" w:cs="Times New Roman"/>
            <w:lang w:val="en-CA"/>
          </w:rPr>
          <m:t>±</m:t>
        </m:r>
      </m:oMath>
      <w:r w:rsidRPr="00CC1CE8">
        <w:rPr>
          <w:rFonts w:ascii="Times New Roman" w:eastAsiaTheme="minorEastAsia" w:hAnsi="Times New Roman" w:cs="Times New Roman"/>
          <w:iCs/>
          <w:lang w:val="en-CA"/>
        </w:rPr>
        <w:t xml:space="preserve"> 7.6 SE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{"citationID":"x37m9Kwj","properties":{"formattedCitation":"(Shustack,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(Shustack, 2008)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principal causes of mortality for the cardinals are not well documented, with information on exposure to contaminants, disease and parasites, interspecific and intraspecific competition still fairly unknown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{"citationID":"a7gT9jsr","properties":{"formattedCitation":"(Halkin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(Halkin et al., 2021)</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Despite this lack of information, it’s possible to assume that predation and window collisions play an important role in the survival of the northern cardinal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{"citationID":"2ORUDWR8","properties":{"formattedCitation":"(Lopes et al., 2024; Panchana et al., 2025; Tryjanowski et al., 2024)","plainCitation":"(Lopes et al., 2024; Panchana et al., 2025; Tryjanowski et al., 2024)","noteIndex":0},"citationItems":[{"id":838,"uris":["http://zotero.org/users/16770306/items/HIGHZJ9A"],"itemData":{"id":838,"type":"article-journal","abstract":"The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Schetini","non-dropping-particle":"de"}],"issued":{"date-parts":[["2024",12]]}}},{"id":840,"uris":["http://zotero.org/users/16770306/items/7M5WUP3Z"],"itemData":{"id":840,"type":"article-journal","abstract":"Domestic cats pose a latent threat to wildlife that lives within the remnants of natural vegetation in urban ecosystems. Both intrinsic (e.g., age, weight, sterilization status) and extrinsic factors (e.g., night confinement, interaction time with owners at home) can influence the number of prey items caught by cats. We assessed the fauna predation by domestic cats in three cities on the coast of Ecuador. We aimed to: (i) evaluate the composition of the prey brought home by cats, counting the taxa number and their capture frequency, as well as their conservation status, and (ii) identify the intrinsic and extrinsic factors that influence the quantity of prey brought home by cats (henceforth referred to as ‘prey captured’). A citizen science approach was employed to gather information about wildlife taxa caught and brought home by 100 cats in 50 households between March and October 2023. Cats captured 132 prey items, of which 53.8% were invertebrates, 27.3% reptiles, 8.3% birds, 6.8% small mammals, and 3.8% amphibians. These prey items belonged to 53 taxa, 56.6% native and 15.1% non-native. Non-native reptiles Hemidactylus sp. and Anolis sagrei were the most frequently captured taxa, and ten native taxa were among the most commonly captured, particularly odonates. This is the first study to register predation of cats on amphibians in northwestern South America. The capture by cats of Coniophanes dromiciformis, a vulnerable and probably endemic snake, is noteworthy. Three factors—age, nocturnal confinement, and the presence of toys in their homes—were the most important factors that contributed to predation events. We recommend controlling these factors to reduce the potential impacts caused by domestic cats on wildlife.","container-title":"Urban Ecosystems","DOI":"10.1007/s11252-024-01628-9","ISSN":"1573-1642","issue":"1","journalAbbreviation":"Urban Ecosyst","language":"en","license":"2024 The Author(s), under exclusive licence to Springer Science+Business Media, LLC, part of Springer Nature","note":"Company: Springer\nDistributor: Springer\nInstitution: Springer\nLabel: Springer\nnumber: 1\npublisher: Springer US","page":"1-18","source":"link-springer-com.proxy3.library.mcgill.ca","title":"Whiskers in the city: domestic cat predation in Ecuadorian coastal cities and associated factors","title-short":"Whiskers in the city","volume":"28","author":[{"family":"Panchana","given":"Kevin"},{"family":"Herrera","given":"Ileana"},{"family":"Vargas","given":"Anahí"},{"family":"Mella-Méndez","given":"Isac"},{"family":"Flores-Peredo","given":"Rafael"}],"issued":{"date-parts":[["2025",2,1]]}}},{"id":834,"uris":["http://zotero.org/users/16770306/items/5SEHZG7G"],"itemData":{"id":834,"type":"article-journal","abstract":"Winter is a critical period for the survival of local bird species in temperate regions. Some wintering birds may rely on transient food, such as that provided at birdfeeders, but bird communities around birdfeeders may also attract predators. However, these effects of birdfeeders on interspecific interactions between birds and their predators remain largely unexplored and have so far not been tested experimentally. We hypothesized that birdfeeders indirectly attract predators in winter because of the attraction of small birds, and tested this hypothesis using experimental feeders at 52 different urban and rural sites across western Poland. We found that the number of small birds increased around birdfeeders, particularly those with provided food. We found that birdfeeders that attracted more small birds (regardless of whether they provided food) attracted also more predators, such as sparrowhawks Accipiter nisus and feral cats Felis domesticus. Moreover, birdfeeders in urban habitats attracted relatively fewer small birds but not fewer predators compared to those in rural areas. Altogether, birdfeeders with food provided attracted small prey birds but they attracted also more predators, whose presence may hinder small birds from fully utilizing available resources, potentially impacting their winter survival through direct (mortality) and indirect (increased monitoring and vigilance) effects.","container-title":"Basic and Applied Ecology","DOI":"10.1016/j.baae.2024.06.005","ISSN":"1439-1791","journalAbbreviation":"Basic and Applied Ecology","page":"84-89","source":"ScienceDirect","title":"Dynamic interactions at birdfeeders: Attracting both prey and predators across urban and rural habitats","title-short":"Dynamic interactions at birdfeeders","volume":"79","author":[{"family":"Tryjanowski","given":"Piotr"},{"family":"Mikula","given":"Peter"},{"family":"Morelli","given":"Federico"}],"issued":{"date-parts":[["2024",9,1]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(Lopes et al., 2024; Panchana et al., 2025; Tryjanowski et al., 2024)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In Tennessee and Iowa, breeding of cardinals can begin as early as April (and in some cases even if there is still snow on the ground), with nest building lasting approximately 2 to 3 weeks and first eggs laid at the end of April or beginning of May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{"citationID":"hStlvsK6","properties":{"formattedCitation":"(Halkin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(Halkin et al., 2021; Robert et al., 2019)</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At the Lake Thoreau Environmental Center of the University of Southern Mississippi, nest predation for the northern cardinals is high in rural/forested areas, averaging 70% in the early season, with improving success as the breeding season progresses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{"citationID":"jKtWSEdl","properties":{"formattedCitation":"(DeVries &amp; Jawor, 2013; Filliater et al., 1994; Linville et al., 1998)","plainCitation":"(DeVries &amp; Jawor, 2013; Filliater et al., 1994; Linville et al., 1998)","noteIndex":0},"citationItems":[{"id":846,"uris":["http://zotero.org/users/16770306/items/7J2X4V6U"],"itemData":{"id":846,"type":"article-journal","abstract":"Behavioural transitions between territoriality and parental care are necessary for many seasonally breeding vertebrates. Among birds, such transitions can be mediated by the steroid hormone testosterone (T), resulting in a T-mediated behavioural trade-off. This theory is supported by many implantation studies with birds demonstrating that the administration of exogenous T during parental phases can negatively affect offspring care. However, little is known about relationships between naturally circulating levels of T and parental behaviour in wild bird populations. We examined covariation in circulating levels of T (before and after injection of gonadotropin-releasing hormone (GnRH)) and nestling provisioning rates in male and female northern cardinals, Cardinalis cardinalis, a highly aggressive, biparental resident songbird. Results indicate that both sexes had detectable levels of initial T when providing parental care, but only males produced significantly higher elevations of T following GnRH injections. Furthermore, T levels (both initial and following GnRH injections) and nestling provisioning rates did not covary for either sex, and these measures were not correlated between members of breeding pairs. When results of this study are considered with prior work indicating that elevations in T might not be necessary to support male or female aggression in this species, it appears that relationships between circulating T and reproductive behaviour could be more complex for the cardinal than for many others birds similarly examined. Such findings warrant additional examination of interrelationships between T, aggression and other forms of parental care to assess whether this species engages in T-mediated behavioural trade-offs. Possible alternative mechanisms influencing behaviour in the cardinal and future directions for research are discussed.","collection-title":"Special Issue: Behavioural Plasticity and Evolution","container-title":"Animal Behaviour","DOI":"10.1016/j.anbehav.2013.02.019","ISSN":"0003-3472","issue":"5","journalAbbreviation":"Animal Behaviour","page":"957-965","source":"ScienceDirect","title":"Natural variation in circulating testosterone does not predict nestling provisioning rates in the northern cardinal, &lt;i&gt;Cardinalis cardinalis&lt;/i&gt;","volume":"85","author":[{"family":"DeVries","given":"M. Susan"},{"family":"Jawor","given":"Jodie M."}],"issued":{"date-parts":[["2013",5,1]]}}},{"id":842,"uris":["http://zotero.org/users/16770306/items/YU2JBY6C"],"itemData":{"id":842,"type":"article-journal","abstract":"The fates of 121 nests of Northern Cardinals (Cardinalis cardinalis) in south-western Ohio were determined in 1991 and 1992. Success rate was only 15%, estimated by the Mayfield method. All failed nests were known or suspected to have been preyed upon. Several hypotheses to explain differences between the location of successful and failed nests were tested. None of those considered explained why the contents of particular nests were taken. We propose that a high incidence of predation by a rich guild of nest predators precludes the existence of predictably safe nest sites for cardinals. Instead, cardinals appear simply to be well-adapted to renest rapidly in response to the near randomness of nest predation. A similar adaptation may characterize many passerines.","container-title":"The Condor: Ornithological Applications","DOI":"10.2307/1369479","ISSN":"1938-5129","issue":"3","journalAbbreviation":"The Condor: Ornithological Applications","page":"761-768","source":"Silverchair","title":"Predation on Northern Cardinal Nests: Does Choice of Nest Site Matter?","title-short":"Predation on Northern Cardinal Nests","volume":"96","author":[{"family":"Filliater","given":"Tamatha S."},{"family":"Breitwisch","given":"Randall"},{"family":"Nealen","given":"Paul M."}],"issued":{"date-parts":[["1994",8,1]]}}},{"id":844,"uris":["http://zotero.org/users/16770306/items/HX8LBEAD"],"itemData":{"id":844,"type":"article-journal","abstract":"Good parent and differential allocation models predict relationships between degree of sexual ornamentation and parental care, but relatively few studies have tested these models. The northern cardinal, Cardinalis cardinalis, is a sexually dichromatic species in which both sexes are ornamented. Males have red plumage, and females have tan plumage with limited areas of red feathering. Cardinals were used to address the two models and determine whether plumage brightness signals level of parental care by both sexes. Absolute effort in feeding nestlings by males was not correlated with male breast plumage colour, but effort by females was positively correlated with female underwing plumage colour. Absolute feeding effort by females was also inversely related to brightness of the mate's breast colour. As a consequence, the proportion of a pair's total feedings provided by the male was positively correlated with male breast colour. Proportion of total feedings provided by the female was positively correlated with female wing colour. Feeding efforts (both per nest and per nestling) were correlated between mates, but birds did not mate assortatively in relation to colour. These results support the good parent hypothesis, suggesting colour brightness is a signal of parental care. The results also indicate that ornamentation of both members of the pair may be important determinants of relative efforts in provisioning nestlings by parent birds. Copyright 1998 The Association for the Study of Animal Behaviour.","container-title":"Animal Behaviour","DOI":"10.1006/anbe.1997.0595","ISSN":"0003-3472","issue":"1","journalAbbreviation":"Anim Behav","language":"eng","note":"PMID: 9480678","page":"119-127","source":"PubMed","title":"Plumage brightness as an indicator of parental care in northern cardinals","volume":"55","author":[{"family":"Linville","given":"S. U."},{"family":"Breitwisch","given":"R."},{"family":"Schilling","given":"A. J."}],"issued":{"date-parts":[["1998",1]]}}}],"schema":"https://github.com/citation-style-language/schema/raw/master/csl-citation.json"}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(DeVries &amp; Jawor, 2013; Filliater et al., 1994; Linville et al., 1998)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In Montreal</w:t>
      </w:r>
      <w:r w:rsidRPr="00CC1CE8">
        <w:rPr>
          <w:rFonts w:ascii="Times New Roman" w:eastAsiaTheme="minorEastAsia" w:hAnsi="Times New Roman" w:cs="Times New Roman"/>
          <w:lang w:val="en-CA"/>
        </w:rPr>
        <w:t>, Quebec</w:t>
      </w:r>
      <w:r w:rsidRPr="00CC1CE8">
        <w:rPr>
          <w:rFonts w:ascii="Times New Roman" w:eastAsiaTheme="minorEastAsia" w:hAnsi="Times New Roman" w:cs="Times New Roman"/>
          <w:iCs/>
          <w:lang w:val="en-CA"/>
        </w:rPr>
        <w:t xml:space="preserve"> cardinals had one of the lowest modelled nest survival estimates </w:t>
      </w:r>
      <w:r w:rsidRPr="00CC1CE8">
        <w:rPr>
          <w:rFonts w:ascii="Times New Roman" w:eastAsiaTheme="minorEastAsia" w:hAnsi="Times New Roman" w:cs="Times New Roman"/>
          <w:lang w:val="en-CA"/>
        </w:rPr>
        <w:t xml:space="preserve">out of four cup-nesting passerines in urban forests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{"citationID":"0lDLa2Q4","properties":{"formattedCitation":"(Cull et al., 2025)","plainCitation":"(Cull et al., 2025)","noteIndex":0},"citationItems":[{"id":960,"uris":["http://zotero.org/users/16770306/items/TM2N2F5L"],"itemData":{"id":960,"type":"article-journal","abstract":"The breeding period of birds is a critical and sensitive portion of the annual cycle. Understanding how human use of urban green spaces affects nest survival can improve our understanding of conserving breeding bird populations in cities and support science-based management of urban green spaces that benefit both people and nature. We conducted a nest survival field study between April and August of 2023 in multiple green spaces in Montreal, Quebec, Canada, the country’s second-largest city. We asked whether human presence (distance to trails and amount of human activity) influences the nest survival of four common open-cup nesting bird species: American robins (Turdus migratorius), gray catbirds (Dumetella carolinensis), Northern cardinals (Cardinalis cardinalis), and yellow warblers (Setophaga petechia). We also asked if variables traditionally associated with nest survival, such as vegetation concealment and seasonality, would influence nest survival. Our analyses surprisingly revealed no significant influence of human activity, vegetation concealment, and seasonality on nest survival for our target species. We found for nests that did fail, nests established during the earlier part of the nesting period failed faster. American robin nests were the most successful of our study’s four target species, whereas Northern cardinal nests were the least successful. Within the limitations of our study system, our findings suggest that human presence on trails is not negatively impacting the nesting success for our target bird species using urban green spaces. Our study provides integrated science advice to land managers so they can support opportunities for people to connect with nature without causing trade-offs with biodiversity conservation.","container-title":"Urban Ecosystems","DOI":"10.1007/s11252-024-01669-0","ISSN":"1573-1642","issue":"2","journalAbbreviation":"Urban Ecosyst","language":"en","page":"24","source":"Springer Link","title":"Human recreational activity does not influence open cup avian nest survival in urban green spaces","volume":"28","author":[{"family":"Cull","given":"Chloe A."},{"family":"Guest","given":"Mackenzie J."},{"family":"Frei","given":"Barbara"},{"family":"Ziter","given":"Carly D."}],"issued":{"date-parts":[["2025",1,30]]}}}],"schema":"https://github.com/citation-style-language/schema/raw/master/csl-citation.json"}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(Cull et al., 2025)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For this reason, cardinals often have a second nest and brood later in the season, with reports of recently fledged young as late as August and September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{"citationID":"ldABt7SN","properties":{"formattedCitation":"(Laskey, 1944)","plainCitation":"(Laskey, 1944)","noteIndex":0},"citationItems":[{"id":849,"uris":["http://zotero.org/users/16770306/items/PW8CM4RP"],"itemData":{"id":849,"type":"article-journal","issue":"1","language":"en","source":"Zotero","title":"A STUDY OF THE CARDINAL IN TENNESSEE","volume":"56","author":[{"family":"Laskey","given":"Amelia R"}],"issued":{"date-parts":[["1944",3]]}}}],"schema":"https://github.com/citation-style-language/schema/raw/master/csl-citation.json"}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(Laskey, 1944)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Cardinals in London, Ontario that exhibited nest failures, took on average 6 days to lay eggs in a new nest (with considerable individual variation in the time it takes the birds to renest after failure)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{"citationID":"yfNQr44E","properties":{"formattedCitation":"(Scott et al., 1987)","plainCitation":"(Scott et al., 1987)","noteIndex":0},"citationItems":[{"id":963,"uris":["http://zotero.org/users/16770306/items/WX7K7UZB"],"itemData":{"id":963,"type":"article-journal","container-title":"Wilson Bulletin","language":"en","source":"Zotero","title":"Relaying Interval After Nest Failure in Gray Catbirds and Northern Cardinals","volume":"99","author":[{"family":"Scott","given":"David M"},{"family":"Lemon","given":"Robert E"},{"family":"Darley","given":"James A"}],"issued":{"date-parts":[["1987"]]}}}],"schema":"https://github.com/citation-style-language/schema/raw/master/csl-citation.json"}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(Scott et al., 1987)</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w:t>
      </w:r>
    </w:p>
    <w:p w14:paraId="4B9ED5FE" w14:textId="77777777" w:rsidR="00182D9A" w:rsidRPr="00CC1CE8" w:rsidRDefault="00182D9A" w:rsidP="00B26B3E">
      <w:pPr>
        <w:spacing w:line="360" w:lineRule="auto"/>
        <w:ind w:firstLine="720"/>
        <w:jc w:val="both"/>
        <w:rPr>
          <w:rFonts w:ascii="Times New Roman" w:eastAsiaTheme="minorEastAsia" w:hAnsi="Times New Roman" w:cs="Times New Roman"/>
          <w:iCs/>
          <w:lang w:val="en-CA"/>
        </w:rPr>
      </w:pPr>
    </w:p>
    <w:p w14:paraId="6319FD78" w14:textId="77777777"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eastAsiaTheme="minorEastAsia" w:hAnsi="Times New Roman" w:cs="Times New Roman"/>
          <w:iCs/>
          <w:lang w:val="en-CA"/>
        </w:rPr>
        <w:t>The initial observation that sparked the development of my MSc thesis project, was the noticeable “pulse” of northern cardinals banded in late fall at the McGill Bird Observatory, that is curiously not observed during the spring banding operations. This seemed to indicate that while the cardinals are considered “resident”, they still exhibit seasonal movement, yet where and how they move around is still not well understood.</w:t>
      </w:r>
    </w:p>
    <w:p w14:paraId="3FD609A0" w14:textId="77777777" w:rsidR="00182D9A" w:rsidRPr="00CC1CE8" w:rsidRDefault="00182D9A" w:rsidP="00B26B3E">
      <w:pPr>
        <w:spacing w:line="360" w:lineRule="auto"/>
        <w:ind w:firstLine="720"/>
        <w:jc w:val="both"/>
        <w:rPr>
          <w:rFonts w:ascii="Times New Roman" w:eastAsiaTheme="minorEastAsia" w:hAnsi="Times New Roman" w:cs="Times New Roman"/>
          <w:iCs/>
          <w:lang w:val="en-CA"/>
        </w:rPr>
      </w:pPr>
    </w:p>
    <w:p w14:paraId="771DD535" w14:textId="1F8B6EAA"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eastAsiaTheme="minorEastAsia" w:hAnsi="Times New Roman" w:cs="Times New Roman"/>
          <w:iCs/>
          <w:lang w:val="en-CA"/>
        </w:rPr>
        <w:t xml:space="preserve">The three study sites in this project are located on the island of Montreal, the second largest city in Canada </w:t>
      </w:r>
      <w:r w:rsidRPr="00CC1CE8">
        <w:rPr>
          <w:rFonts w:ascii="Times New Roman" w:eastAsiaTheme="minorEastAsia" w:hAnsi="Times New Roman" w:cs="Times New Roman"/>
          <w:iCs/>
          <w:lang w:val="en-CA"/>
        </w:rPr>
        <w:fldChar w:fldCharType="begin"/>
      </w:r>
      <w:r w:rsidR="00827A3A">
        <w:rPr>
          <w:rFonts w:ascii="Times New Roman" w:eastAsiaTheme="minorEastAsia" w:hAnsi="Times New Roman" w:cs="Times New Roman"/>
          <w:iCs/>
          <w:lang w:val="en-CA"/>
        </w:rPr>
        <w:instrText xml:space="preserve"> ADDIN ZOTERO_ITEM CSL_CITATION {"citationID":"5vl3947e","properties":{"formattedCitation":"(Government of Canada, 2022a)","plainCitation":"(Government of Canada, 2022a)","noteIndex":0},"citationItems":[{"id":863,"uris":["http://zotero.org/users/16770306/items/XAHVI5W7"],"itemData":{"id":863,"type":"webpage","abstract":"This profile presents information from the 2021 Census of Population for various levels of geography, including provinces and territories, census metropolitan areas, communities and census tracts. Data are from the 2021 Census of Population and are available according to the major releases of the 2021 Census release dates: February 9, 2022 – Population and dwelling counts; April 27, 2022 – Age, Sex at birth and gender, Type of dwelling; July 13, 2022 – Families, households and marital status, Canadian military experience, Income; August 17, 2022 – Language; September 21, 2022 – Indigenous peoples, Housing; October 26, 2022 – Immigration, place of birth, and citizenship, Ethnocultural and religious diversity, Mobility and migration; November 30, 2022 – Education, Labour, Language of work, Commuting, Instruction in the official minority language.","language":"eng","note":"Last Modified: 2023-11-15","title":"Census Profile, 2021 Census of Population","URL":"https://www12.statcan.gc.ca/census-recensement/2021/dp-pd/prof/index.cfm?Lang=E","author":[{"family":"Government of Canada","given":"Statistics Canada"}],"accessed":{"date-parts":[["2025",5,13]]},"issued":{"date-parts":[["2022",2,9]]}}}],"schema":"https://github.com/citation-style-language/schema/raw/master/csl-citation.json"} </w:instrText>
      </w:r>
      <w:r w:rsidRPr="00CC1CE8">
        <w:rPr>
          <w:rFonts w:ascii="Times New Roman" w:eastAsiaTheme="minorEastAsia" w:hAnsi="Times New Roman" w:cs="Times New Roman"/>
          <w:iCs/>
          <w:lang w:val="en-CA"/>
        </w:rPr>
        <w:fldChar w:fldCharType="separate"/>
      </w:r>
      <w:r w:rsidR="00827A3A">
        <w:rPr>
          <w:rFonts w:ascii="Times New Roman" w:eastAsiaTheme="minorEastAsia" w:hAnsi="Times New Roman" w:cs="Times New Roman"/>
          <w:iCs/>
          <w:noProof/>
          <w:lang w:val="en-CA"/>
        </w:rPr>
        <w:t>(Government of Canada, 2022a)</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first study site is the McGill Bird Observatory (MBO), a migration monitoring banding station based in Sainte-Anne-de-Bellevue on the western tip of the island (45.43˚N, 73.94˚W). MBO occurs in the </w:t>
      </w:r>
      <w:proofErr w:type="spellStart"/>
      <w:r w:rsidRPr="00CC1CE8">
        <w:rPr>
          <w:rFonts w:ascii="Times New Roman" w:eastAsiaTheme="minorEastAsia" w:hAnsi="Times New Roman" w:cs="Times New Roman"/>
          <w:iCs/>
          <w:lang w:val="en-CA"/>
        </w:rPr>
        <w:t>Stoneycroft</w:t>
      </w:r>
      <w:proofErr w:type="spellEnd"/>
      <w:r w:rsidRPr="00CC1CE8">
        <w:rPr>
          <w:rFonts w:ascii="Times New Roman" w:eastAsiaTheme="minorEastAsia" w:hAnsi="Times New Roman" w:cs="Times New Roman"/>
          <w:iCs/>
          <w:lang w:val="en-CA"/>
        </w:rPr>
        <w:t xml:space="preserve"> Wildlife Area, part of the Macdonald campus at McGill University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{"citationID":"1ng8REXw","properties":{"formattedCitation":"(Gahbauer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(Gahbauer et al.,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MBO was founded in 2004 by graduate students at McGill University and is now operated by the Migration Research Foundation (MRF)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{"citationID":"mUfp5rw6","properties":{"formattedCitation":"(Gahbauer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(Gahbauer et al.,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This banding station is the only one active in southwestern Quebec and also serves as a training facility for students who wish to enhance their skills in field ornithology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{"citationID":"yI1XmRet","properties":{"formattedCitation":"(Gahbauer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(Gahbauer et al.,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area covered by MBO is mainly composed of mature and immature forest, wetlands and agricultural fields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{"citationID":"s4MQiECl","properties":{"formattedCitation":"(Poirier et al., 2024)","plainCitation":"(Poirier et al., 2024)","noteIndex":0},"citationItems":[{"id":820,"uris":["http://zotero.org/users/16770306/items/BNPS9ZQ2"],"itemData":{"id":820,"type":"article-journal","abstract":"Cities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Pr="00CC1CE8">
        <w:rPr>
          <w:rFonts w:ascii="Cambria Math" w:eastAsiaTheme="minorEastAsia" w:hAnsi="Cambria Math" w:cs="Cambria Math"/>
          <w:iCs/>
          <w:lang w:val="en-CA"/>
        </w:rPr>
        <w:instrText>∼</w:instrText>
      </w:r>
      <w:r w:rsidRPr="00CC1CE8">
        <w:rPr>
          <w:rFonts w:ascii="Times New Roman" w:eastAsiaTheme="minorEastAsia" w:hAnsi="Times New Roman" w:cs="Times New Roman"/>
          <w:iCs/>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(Poirier et al., 2024)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This study site serves as a control location with minimal human presence. The second location used in this research is the Baie </w:t>
      </w:r>
      <w:proofErr w:type="spellStart"/>
      <w:r w:rsidRPr="00CC1CE8">
        <w:rPr>
          <w:rFonts w:ascii="Times New Roman" w:eastAsiaTheme="minorEastAsia" w:hAnsi="Times New Roman" w:cs="Times New Roman"/>
          <w:iCs/>
          <w:lang w:val="en-CA"/>
        </w:rPr>
        <w:t>d’Urfé</w:t>
      </w:r>
      <w:proofErr w:type="spellEnd"/>
      <w:r w:rsidRPr="00CC1CE8">
        <w:rPr>
          <w:rFonts w:ascii="Times New Roman" w:eastAsiaTheme="minorEastAsia" w:hAnsi="Times New Roman" w:cs="Times New Roman"/>
          <w:iCs/>
          <w:lang w:val="en-CA"/>
        </w:rPr>
        <w:t xml:space="preserve"> residential area, next to the Macdonald campus of McGill University. It’s located south of MBO near the Saint-Lawrence River (45.41˚N, 73.92˚W). This area was selected as an intermediate urbanized location, as human presence is more pronounced compared to MBO, while remaining one of the “greenest” neighbourhoods of Montreal. The final study site selected for this project is situated in Notre-Dame-de-Grâce, close to the Concordia University Loyola campus (45.46˚N, 73.64˚W). This site serves as the most urbanized location out of the three sites selected, with a higher average population density. This study was in part funded by the Environmental Damages Fund (EDF), which is a Government of Canada program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{"citationID":"FZh6J1sJ","properties":{"formattedCitation":"(Government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(Government of Canada, 2018)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EDF receives money from fines, penalties and court orders for environmental violations, and the goal is to use this money to support projects (such as this one) that benefit Canada’s natural environment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{"citationID":"2K0wBo2g","properties":{"formattedCitation":"(Government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(Government of Canada, 2018)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w:t>
      </w:r>
    </w:p>
    <w:p w14:paraId="67DEA1EF" w14:textId="77777777" w:rsidR="00182D9A" w:rsidRPr="00CC1CE8" w:rsidRDefault="00182D9A" w:rsidP="00B26B3E">
      <w:pPr>
        <w:spacing w:line="360" w:lineRule="auto"/>
        <w:ind w:firstLine="720"/>
        <w:jc w:val="both"/>
        <w:rPr>
          <w:rFonts w:ascii="Times New Roman" w:eastAsiaTheme="minorEastAsia" w:hAnsi="Times New Roman" w:cs="Times New Roman"/>
          <w:iCs/>
          <w:lang w:val="en-CA"/>
        </w:rPr>
      </w:pPr>
    </w:p>
    <w:p w14:paraId="4E8952AE" w14:textId="77777777"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eastAsiaTheme="minorEastAsia" w:hAnsi="Times New Roman" w:cs="Times New Roman"/>
          <w:iCs/>
          <w:lang w:val="en-CA"/>
        </w:rPr>
        <w:t xml:space="preserve">These three study sites reflect different types of environments a bird may encounter in a large city. Resident birds in urban areas are exposed to multiple anthropogenic pressures (e.g. noise, artificial lights, habitat fragmentation, pollution) year-round, including during the difficult season that is winter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{"citationID":"Qlq4hcB9","properties":{"formattedCitation":"(Swanson &amp; V\\uc0\\u233{}zina, 2015)","plainCitation":"(Swanson &amp; Vézina, 2015)","noteIndex":0},"citationItems":[{"id":903,"uris":["http://zotero.org/users/16770306/items/GYDBQMQ5"],"itemData":{"id":903,"type":"article-journal","abstract":"Small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hAnsi="Times New Roman" w:cs="Times New Roman"/>
          <w:kern w:val="0"/>
          <w:lang w:val="en-US"/>
        </w:rPr>
        <w:t xml:space="preserve">(Swanson &amp; </w:t>
      </w:r>
      <w:proofErr w:type="spellStart"/>
      <w:r w:rsidRPr="00CC1CE8">
        <w:rPr>
          <w:rFonts w:ascii="Times New Roman" w:hAnsi="Times New Roman" w:cs="Times New Roman"/>
          <w:kern w:val="0"/>
          <w:lang w:val="en-US"/>
        </w:rPr>
        <w:t>Vézina</w:t>
      </w:r>
      <w:proofErr w:type="spellEnd"/>
      <w:r w:rsidRPr="00CC1CE8">
        <w:rPr>
          <w:rFonts w:ascii="Times New Roman" w:hAnsi="Times New Roman" w:cs="Times New Roman"/>
          <w:kern w:val="0"/>
          <w:lang w:val="en-US"/>
        </w:rPr>
        <w:t>,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Bird responses to an urbanization gradient can vary greatly, with differences in movement patterns, foraging behaviour and survival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{"citationID":"Cd2rFoMC","properties":{"formattedCitation":"(Clergeau et al., 2006; M\\uc0\\u248{}ller, 2009)","plainCitation":"(Clergeau et al., 2006; Møller, 2009)","noteIndex":0},"citationItems":[{"id":1148,"uris":["http://zotero.org/users/16770306/items/IKCYWVW6"],"itemData":{"id":1148,"type":"article-journal","container-title":"Biological Conservation","DOI":"10.1016/j.biocon.2005.06.035","ISSN":"00063207","issue":"3","journalAbbreviation":"Biological Conservation","language":"en","license":"https://www.elsevier.com/tdm/userlicense/1.0/","page":"336-344","source":"DOI.org (Crossref)","title":"Avifauna homogenisation by urbanisation: Analysis at different European latitudes","title-short":"Avifauna homogenisation by urbanisation","volume":"127","author":[{"family":"Clergeau","given":"Philippe"},{"family":"Croci","given":"Solene"},{"family":"Jokimäki","given":"Jukka"},{"family":"Kaisanlahti-Jokimäki","given":"Marja-Liisa"},{"family":"Dinetti","given":"Marco"}],"issued":{"date-parts":[["2006",1]]}}},{"id":1147,"uris":["http://zotero.org/users/16770306/items/54PRS648"],"itemData":{"id":1147,"type":"article-journal","container-title":"Oecologia","DOI":"10.1007/s00442-008-1259-8","ISSN":"0029-8549, 1432-1939","issue":"4","journalAbbreviation":"Oecologia","language":"en","license":"http://www.springer.com/tdm","page":"849-858","source":"DOI.org (Crossref)","title":"Successful city dwellers: a comparative study of the ecological characteristics of urban birds in the Western Palearctic","title-short":"Successful city dwellers","volume":"159","author":[{"family":"Møller","given":"Anders Pape"}],"issued":{"date-parts":[["2009",4]]}}}],"schema":"https://github.com/citation-style-language/schema/raw/master/csl-citation.json"}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hAnsi="Times New Roman" w:cs="Times New Roman"/>
          <w:kern w:val="0"/>
          <w:lang w:val="en-US"/>
        </w:rPr>
        <w:t>(</w:t>
      </w:r>
      <w:proofErr w:type="spellStart"/>
      <w:r w:rsidRPr="00CC1CE8">
        <w:rPr>
          <w:rFonts w:ascii="Times New Roman" w:hAnsi="Times New Roman" w:cs="Times New Roman"/>
          <w:kern w:val="0"/>
          <w:lang w:val="en-US"/>
        </w:rPr>
        <w:t>Clergeau</w:t>
      </w:r>
      <w:proofErr w:type="spellEnd"/>
      <w:r w:rsidRPr="00CC1CE8">
        <w:rPr>
          <w:rFonts w:ascii="Times New Roman" w:hAnsi="Times New Roman" w:cs="Times New Roman"/>
          <w:kern w:val="0"/>
          <w:lang w:val="en-US"/>
        </w:rPr>
        <w:t xml:space="preserve"> et al., 2006; Møller, 2009)</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Not only that but different bird species have different habitat preferences</w:t>
      </w:r>
      <w:r w:rsidRPr="00CC1CE8">
        <w:rPr>
          <w:rFonts w:ascii="Times New Roman" w:eastAsiaTheme="minorEastAsia" w:hAnsi="Times New Roman" w:cs="Times New Roman"/>
          <w:lang w:val="en-CA"/>
        </w:rPr>
        <w:t>, as such</w:t>
      </w:r>
      <w:r w:rsidRPr="00CC1CE8">
        <w:rPr>
          <w:rFonts w:ascii="Times New Roman" w:eastAsiaTheme="minorEastAsia" w:hAnsi="Times New Roman" w:cs="Times New Roman"/>
          <w:iCs/>
          <w:lang w:val="en-CA"/>
        </w:rPr>
        <w:t xml:space="preserve"> generalized greening efforts may not support bird species equally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{"citationID":"GGn2V1we","properties":{"formattedCitation":"(Chong et al., 2014)","plainCitation":"(Chong et al., 2014)","noteIndex":0},"citationItems":[{"id":1149,"uris":["http://zotero.org/users/16770306/items/5CLXYGW9"],"itemData":{"id":1149,"type":"article-journal","container-title":"Biological Conservation","DOI":"10.1016/j.biocon.2014.01.037","ISSN":"00063207","journalAbbreviation":"Biological Conservation","language":"en","page":"299-309","source":"DOI.org (Crossref)","title":"Not all green is as good: Different effects of the natural and cultivated components of urban vegetation on bird and butterfly diversity","title-short":"Not all green is as good","volume":"171","author":[{"family":"Chong","given":"Kwek Yan"},{"family":"Teo","given":"Siyang"},{"family":"Kurukulasuriya","given":"Buddhima"},{"family":"Chung","given":"Yi Fei"},{"family":"Rajathurai","given":"Subaraj"},{"family":"Tan","given":"Hugh Tiang Wah"}],"issued":{"date-parts":[["2014",3]]}}}],"schema":"https://github.com/citation-style-language/schema/raw/master/csl-citation.json"}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(Chong et al., 2014)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Studying a representative, urban resident species </w:t>
      </w:r>
      <w:r w:rsidRPr="00CC1CE8">
        <w:rPr>
          <w:rFonts w:ascii="Times New Roman" w:eastAsiaTheme="minorEastAsia" w:hAnsi="Times New Roman" w:cs="Times New Roman"/>
          <w:lang w:val="en-CA"/>
        </w:rPr>
        <w:t>such as</w:t>
      </w:r>
      <w:r w:rsidRPr="00CC1CE8">
        <w:rPr>
          <w:rFonts w:ascii="Times New Roman" w:eastAsiaTheme="minorEastAsia" w:hAnsi="Times New Roman" w:cs="Times New Roman"/>
          <w:iCs/>
          <w:lang w:val="en-CA"/>
        </w:rPr>
        <w:t xml:space="preserve"> the northern cardinal could help tailor greening strategies that meet the specific needs of similar species. Thus, understanding how a resident bird navigates, use and survive across an urban gradient is crucial to manage and generate urban green spaces that are both functional and biodiversity-friendly.</w:t>
      </w:r>
    </w:p>
    <w:p w14:paraId="0122326D" w14:textId="77777777" w:rsidR="007C3251" w:rsidRPr="00CC1CE8" w:rsidRDefault="007C3251" w:rsidP="00B26B3E">
      <w:pPr>
        <w:spacing w:line="360" w:lineRule="auto"/>
        <w:ind w:firstLine="720"/>
        <w:jc w:val="both"/>
        <w:rPr>
          <w:rFonts w:ascii="Times New Roman" w:eastAsiaTheme="minorEastAsia" w:hAnsi="Times New Roman" w:cs="Times New Roman"/>
          <w:iCs/>
          <w:lang w:val="en-CA"/>
        </w:rPr>
      </w:pPr>
    </w:p>
    <w:p w14:paraId="517A2367" w14:textId="38A30EBC" w:rsidR="00182D9A" w:rsidRPr="001C731D" w:rsidRDefault="00254FE7" w:rsidP="001C731D">
      <w:pPr>
        <w:pStyle w:val="Heading3"/>
        <w:spacing w:line="360" w:lineRule="auto"/>
        <w:rPr>
          <w:rFonts w:ascii="Times New Roman" w:hAnsi="Times New Roman" w:cs="Times New Roman"/>
          <w:b/>
          <w:bCs/>
          <w:color w:val="000000" w:themeColor="text1"/>
          <w:lang w:val="en-CA"/>
        </w:rPr>
      </w:pPr>
      <w:bookmarkStart w:id="51" w:name="_Toc205543112"/>
      <w:bookmarkStart w:id="52" w:name="_Toc214025472"/>
      <w:r w:rsidRPr="00CC1CE8">
        <w:rPr>
          <w:rFonts w:ascii="Times New Roman" w:hAnsi="Times New Roman" w:cs="Times New Roman"/>
          <w:b/>
          <w:bCs/>
          <w:color w:val="000000" w:themeColor="text1"/>
          <w:lang w:val="en-CA"/>
        </w:rPr>
        <w:t>Knowledge gaps and research objectives</w:t>
      </w:r>
      <w:bookmarkEnd w:id="51"/>
      <w:bookmarkEnd w:id="52"/>
    </w:p>
    <w:p w14:paraId="7AA4E968"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Although a considerable body of research has explored the effects of urbanization on bird communities, there remains significant knowledge gaps regarding fine-scale, winter-specific movement behaviours of urban-tolerant passerines like the northern cardinal. While urbanization has been linked to changes in behaviour, habitat selection, survival and gene flow, few studies examine how individual birds use urban green spaces during the whole non-breeding season at a fine spatial and temporal scale. Like most passerines, cardinals are studied more extensively during the breeding season. Most previous work has relied on coarse-resolution data or presence-absence metrics, limiting our understanding of how resident birds interact with habitats or anthropogenic features during periods of heightened energetic stress, such as winter. As iconic species in eastern North American cities, northern cardinals are great proxies to explore the questions surrounding year-round, biodiversity friendly greening efforts. As one of the only highly colourful birds to spend the winter in Montreal, they are an important part of the nature people encounter in and around downtown. Countless times through fieldwork, I encountered residents sharing their love for the species and noticed houses or parks that would decorate their entrances with cardinal-themed ornaments.</w:t>
      </w:r>
    </w:p>
    <w:p w14:paraId="0A13C186" w14:textId="77777777" w:rsidR="00182D9A" w:rsidRPr="00CC1CE8" w:rsidRDefault="00182D9A" w:rsidP="00B26B3E">
      <w:pPr>
        <w:spacing w:line="360" w:lineRule="auto"/>
        <w:ind w:firstLine="720"/>
        <w:jc w:val="both"/>
        <w:rPr>
          <w:rFonts w:ascii="Times New Roman" w:hAnsi="Times New Roman" w:cs="Times New Roman"/>
          <w:lang w:val="en-CA"/>
        </w:rPr>
      </w:pPr>
    </w:p>
    <w:p w14:paraId="239B307F"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In addition, while VHF telemetry has been widely used to monitor birds’ movements, its application has mostly focused on the breeding or migratory periods. Studies investigating how resident passerines navigate through fragmented landscapes during winter using manual, ground-based VHF telemetry remain scarce, particularly in northern urban centers where winter conditions and urban microclimates can be quite harsh for the birds. Understanding these dynamics is crucial, especially as climate change and urban expansion continue to reshape winter conditions and resource availability in cities. Thus, the objective of this study is to use fine-scale VHF telemetry data to characterize the space use patterns and habitat preferences of the northern cardinal across three urban locations with varying levels of urbanization on the island of Montreal. By comparing movements with habitat use and proximity to anthropogenic features, this research aims to:</w:t>
      </w:r>
    </w:p>
    <w:p w14:paraId="13A03967"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Quantify winter home range sizes in relation to an urban </w:t>
      </w:r>
      <w:proofErr w:type="gramStart"/>
      <w:r w:rsidRPr="00CC1CE8">
        <w:rPr>
          <w:rFonts w:ascii="Times New Roman" w:hAnsi="Times New Roman" w:cs="Times New Roman"/>
          <w:lang w:val="en-CA"/>
        </w:rPr>
        <w:t>gradient;</w:t>
      </w:r>
      <w:proofErr w:type="gramEnd"/>
    </w:p>
    <w:p w14:paraId="04C6DFEA"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Assess the influence of specific urban features (e.g., bird feeders, human population density, etc.) on habitat </w:t>
      </w:r>
      <w:proofErr w:type="gramStart"/>
      <w:r w:rsidRPr="00CC1CE8">
        <w:rPr>
          <w:rFonts w:ascii="Times New Roman" w:hAnsi="Times New Roman" w:cs="Times New Roman"/>
          <w:lang w:val="en-CA"/>
        </w:rPr>
        <w:t>use;</w:t>
      </w:r>
      <w:proofErr w:type="gramEnd"/>
    </w:p>
    <w:p w14:paraId="5C88D006"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Examine potential differences in movement behaviour and space use across </w:t>
      </w:r>
      <w:proofErr w:type="gramStart"/>
      <w:r w:rsidRPr="00CC1CE8">
        <w:rPr>
          <w:rFonts w:ascii="Times New Roman" w:hAnsi="Times New Roman" w:cs="Times New Roman"/>
          <w:lang w:val="en-CA"/>
        </w:rPr>
        <w:t>sites;</w:t>
      </w:r>
      <w:proofErr w:type="gramEnd"/>
    </w:p>
    <w:p w14:paraId="07A162FB"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Assess winter energy expenditure variations according to local </w:t>
      </w:r>
      <w:proofErr w:type="gramStart"/>
      <w:r w:rsidRPr="00CC1CE8">
        <w:rPr>
          <w:rFonts w:ascii="Times New Roman" w:hAnsi="Times New Roman" w:cs="Times New Roman"/>
          <w:lang w:val="en-CA"/>
        </w:rPr>
        <w:t>climate;</w:t>
      </w:r>
      <w:proofErr w:type="gramEnd"/>
    </w:p>
    <w:p w14:paraId="555EE0C5" w14:textId="77777777" w:rsidR="00254FE7"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Inform future conservation planning for urban-tolerant resident birds.</w:t>
      </w:r>
    </w:p>
    <w:p w14:paraId="5AA412FE" w14:textId="77777777" w:rsidR="00182D9A" w:rsidRPr="00182D9A" w:rsidRDefault="00182D9A" w:rsidP="00182D9A">
      <w:pPr>
        <w:spacing w:line="360" w:lineRule="auto"/>
        <w:ind w:left="360"/>
        <w:jc w:val="both"/>
        <w:rPr>
          <w:rFonts w:ascii="Times New Roman" w:hAnsi="Times New Roman" w:cs="Times New Roman"/>
          <w:lang w:val="en-CA"/>
        </w:rPr>
      </w:pPr>
    </w:p>
    <w:p w14:paraId="33E1B823" w14:textId="77777777" w:rsidR="00254FE7" w:rsidRPr="00CC1CE8" w:rsidRDefault="00254FE7" w:rsidP="007C3251">
      <w:pPr>
        <w:spacing w:line="360" w:lineRule="auto"/>
        <w:ind w:firstLine="360"/>
        <w:jc w:val="both"/>
        <w:rPr>
          <w:rFonts w:ascii="Times New Roman" w:hAnsi="Times New Roman" w:cs="Times New Roman"/>
          <w:lang w:val="en-CA"/>
        </w:rPr>
      </w:pPr>
      <w:r w:rsidRPr="00CC1CE8">
        <w:rPr>
          <w:rFonts w:ascii="Times New Roman" w:hAnsi="Times New Roman" w:cs="Times New Roman"/>
          <w:lang w:val="en-CA"/>
        </w:rPr>
        <w:t xml:space="preserve">This study seeks to bring novel insights into how individual birds behave within the urban ecosystem during a challenging life-history stage and to inform the planning, design and management of urban green spaces </w:t>
      </w:r>
      <w:proofErr w:type="gramStart"/>
      <w:r w:rsidRPr="00CC1CE8">
        <w:rPr>
          <w:rFonts w:ascii="Times New Roman" w:hAnsi="Times New Roman" w:cs="Times New Roman"/>
          <w:lang w:val="en-CA"/>
        </w:rPr>
        <w:t>so as to</w:t>
      </w:r>
      <w:proofErr w:type="gramEnd"/>
      <w:r w:rsidRPr="00CC1CE8">
        <w:rPr>
          <w:rFonts w:ascii="Times New Roman" w:hAnsi="Times New Roman" w:cs="Times New Roman"/>
          <w:lang w:val="en-CA"/>
        </w:rPr>
        <w:t xml:space="preserve"> support wintering bird populations. The northern cardinal is the ideal study species for this type of research as urbanites in Montreal have a strong connection to these birds. </w:t>
      </w:r>
    </w:p>
    <w:p w14:paraId="437EB170" w14:textId="4753B16E" w:rsidR="007B7C3F" w:rsidRPr="00CC1CE8" w:rsidRDefault="00B26B3E" w:rsidP="00B26B3E">
      <w:pPr>
        <w:spacing w:line="360" w:lineRule="auto"/>
        <w:jc w:val="both"/>
        <w:rPr>
          <w:rFonts w:ascii="Times New Roman" w:hAnsi="Times New Roman" w:cs="Times New Roman"/>
          <w:lang w:val="en-CA"/>
        </w:rPr>
      </w:pPr>
      <w:r w:rsidRPr="00CC1CE8">
        <w:rPr>
          <w:b/>
          <w:bCs/>
          <w:noProof/>
        </w:rPr>
        <w:drawing>
          <wp:anchor distT="0" distB="0" distL="114300" distR="114300" simplePos="0" relativeHeight="251658241" behindDoc="0" locked="0" layoutInCell="1" allowOverlap="1" wp14:anchorId="698F17C9" wp14:editId="1A7388D9">
            <wp:simplePos x="0" y="0"/>
            <wp:positionH relativeFrom="margin">
              <wp:posOffset>0</wp:posOffset>
            </wp:positionH>
            <wp:positionV relativeFrom="paragraph">
              <wp:posOffset>3592772</wp:posOffset>
            </wp:positionV>
            <wp:extent cx="5606415" cy="3737610"/>
            <wp:effectExtent l="0" t="0" r="0" b="0"/>
            <wp:wrapSquare wrapText="bothSides"/>
            <wp:docPr id="695534882" name="Picture 5" descr="A bird sitting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4882" name="Picture 5" descr="A bird sitting on a branc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6415" cy="3737610"/>
                    </a:xfrm>
                    <a:prstGeom prst="rect">
                      <a:avLst/>
                    </a:prstGeom>
                  </pic:spPr>
                </pic:pic>
              </a:graphicData>
            </a:graphic>
            <wp14:sizeRelH relativeFrom="page">
              <wp14:pctWidth>0</wp14:pctWidth>
            </wp14:sizeRelH>
            <wp14:sizeRelV relativeFrom="page">
              <wp14:pctHeight>0</wp14:pctHeight>
            </wp14:sizeRelV>
          </wp:anchor>
        </w:drawing>
      </w:r>
      <w:r w:rsidR="00254FE7" w:rsidRPr="00CC1CE8">
        <w:rPr>
          <w:b/>
          <w:bCs/>
          <w:noProof/>
        </w:rPr>
        <w:drawing>
          <wp:anchor distT="0" distB="0" distL="114300" distR="114300" simplePos="0" relativeHeight="251658240" behindDoc="1" locked="0" layoutInCell="1" allowOverlap="1" wp14:anchorId="099788F8" wp14:editId="6A77F0E7">
            <wp:simplePos x="0" y="0"/>
            <wp:positionH relativeFrom="margin">
              <wp:posOffset>5715</wp:posOffset>
            </wp:positionH>
            <wp:positionV relativeFrom="paragraph">
              <wp:posOffset>0</wp:posOffset>
            </wp:positionV>
            <wp:extent cx="5911850" cy="2930525"/>
            <wp:effectExtent l="0" t="0" r="6350" b="3175"/>
            <wp:wrapTight wrapText="bothSides">
              <wp:wrapPolygon edited="0">
                <wp:start x="0" y="0"/>
                <wp:lineTo x="0" y="21530"/>
                <wp:lineTo x="21577" y="21530"/>
                <wp:lineTo x="21577" y="0"/>
                <wp:lineTo x="0" y="0"/>
              </wp:wrapPolygon>
            </wp:wrapTight>
            <wp:docPr id="106832446" name="Picture 4" descr="A red and yellow bird on a tree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2446" name="Picture 4" descr="A red and yellow bird on a tree branc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11850" cy="2930525"/>
                    </a:xfrm>
                    <a:prstGeom prst="rect">
                      <a:avLst/>
                    </a:prstGeom>
                  </pic:spPr>
                </pic:pic>
              </a:graphicData>
            </a:graphic>
            <wp14:sizeRelH relativeFrom="page">
              <wp14:pctWidth>0</wp14:pctWidth>
            </wp14:sizeRelH>
            <wp14:sizeRelV relativeFrom="page">
              <wp14:pctHeight>0</wp14:pctHeight>
            </wp14:sizeRelV>
          </wp:anchor>
        </w:drawing>
      </w:r>
      <w:r w:rsidR="00254FE7" w:rsidRPr="00CC1CE8">
        <w:rPr>
          <w:rFonts w:ascii="Times New Roman" w:hAnsi="Times New Roman" w:cs="Times New Roman"/>
          <w:b/>
          <w:bCs/>
          <w:lang w:val="en-CA"/>
        </w:rPr>
        <w:t>Figure 4.</w:t>
      </w:r>
      <w:r w:rsidR="00254FE7" w:rsidRPr="00CC1CE8">
        <w:rPr>
          <w:rFonts w:ascii="Times New Roman" w:hAnsi="Times New Roman" w:cs="Times New Roman"/>
          <w:lang w:val="en-CA"/>
        </w:rPr>
        <w:t xml:space="preserve"> Male (left) and female (right) cardinal at the Montreal Botanical Gardens, Quebec, Canada in 2024 (Photo credit: Anne-Marie Cousineau).</w:t>
      </w:r>
    </w:p>
    <w:p w14:paraId="4A4D7E23" w14:textId="637980EB" w:rsidR="00254FE7"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b/>
          <w:bCs/>
          <w:lang w:val="en-CA"/>
        </w:rPr>
        <w:t>Figure 5.</w:t>
      </w:r>
      <w:r w:rsidRPr="00CC1CE8">
        <w:rPr>
          <w:rFonts w:ascii="Times New Roman" w:hAnsi="Times New Roman" w:cs="Times New Roman"/>
          <w:lang w:val="en-CA"/>
        </w:rPr>
        <w:t xml:space="preserve"> Banded and tagged northern cardinal at the McGill Bird Observatory during the 2023 field season in Montreal, Quebec, Canada (Photo credit: Ron Rind).</w:t>
      </w:r>
    </w:p>
    <w:p w14:paraId="77DD4ED8" w14:textId="457EB654" w:rsidR="00254FE7" w:rsidRPr="004C757A" w:rsidRDefault="00254FE7" w:rsidP="00254FE7">
      <w:pPr>
        <w:pStyle w:val="Heading1"/>
        <w:jc w:val="center"/>
        <w:rPr>
          <w:rFonts w:ascii="Times New Roman" w:hAnsi="Times New Roman" w:cs="Times New Roman"/>
          <w:b/>
          <w:bCs/>
          <w:color w:val="000000" w:themeColor="text1"/>
          <w:lang w:val="en-CA"/>
        </w:rPr>
      </w:pPr>
      <w:bookmarkStart w:id="53" w:name="_Toc205543113"/>
      <w:bookmarkStart w:id="54" w:name="_Toc214025473"/>
      <w:r w:rsidRPr="004C757A">
        <w:rPr>
          <w:rFonts w:ascii="Times New Roman" w:hAnsi="Times New Roman" w:cs="Times New Roman"/>
          <w:b/>
          <w:bCs/>
          <w:color w:val="000000" w:themeColor="text1"/>
          <w:lang w:val="en-CA"/>
        </w:rPr>
        <w:t>Chapter 1: Winter home ranges size increases across an urbanization gradient for a very short distance migrant, the northern cardinal (</w:t>
      </w:r>
      <w:r w:rsidRPr="004C757A">
        <w:rPr>
          <w:rFonts w:ascii="Times New Roman" w:hAnsi="Times New Roman" w:cs="Times New Roman"/>
          <w:b/>
          <w:bCs/>
          <w:i/>
          <w:iCs/>
          <w:color w:val="000000" w:themeColor="text1"/>
          <w:lang w:val="en-CA"/>
        </w:rPr>
        <w:t>Cardinalis cardinalis</w:t>
      </w:r>
      <w:r w:rsidRPr="004C757A">
        <w:rPr>
          <w:rFonts w:ascii="Times New Roman" w:hAnsi="Times New Roman" w:cs="Times New Roman"/>
          <w:b/>
          <w:bCs/>
          <w:color w:val="000000" w:themeColor="text1"/>
          <w:lang w:val="en-CA"/>
        </w:rPr>
        <w:t>)</w:t>
      </w:r>
      <w:bookmarkStart w:id="55" w:name="_Toc195617975"/>
      <w:bookmarkEnd w:id="53"/>
      <w:bookmarkEnd w:id="54"/>
    </w:p>
    <w:p w14:paraId="0026AB76" w14:textId="77777777" w:rsidR="00254FE7" w:rsidRPr="004C757A" w:rsidRDefault="00254FE7" w:rsidP="00254FE7">
      <w:pPr>
        <w:jc w:val="both"/>
        <w:rPr>
          <w:rFonts w:ascii="Times New Roman" w:hAnsi="Times New Roman" w:cs="Times New Roman"/>
          <w:lang w:val="en-CA"/>
        </w:rPr>
      </w:pPr>
    </w:p>
    <w:p w14:paraId="668C6C10" w14:textId="77777777" w:rsidR="00254FE7" w:rsidRPr="004C757A" w:rsidRDefault="00254FE7" w:rsidP="001F0DCC">
      <w:pPr>
        <w:spacing w:line="360" w:lineRule="auto"/>
        <w:jc w:val="both"/>
        <w:rPr>
          <w:rFonts w:ascii="Times New Roman" w:hAnsi="Times New Roman" w:cs="Times New Roman"/>
        </w:rPr>
      </w:pPr>
      <w:proofErr w:type="spellStart"/>
      <w:r w:rsidRPr="004C757A">
        <w:rPr>
          <w:rFonts w:ascii="Times New Roman" w:hAnsi="Times New Roman" w:cs="Times New Roman"/>
          <w:b/>
          <w:bCs/>
        </w:rPr>
        <w:t>Authors</w:t>
      </w:r>
      <w:proofErr w:type="spellEnd"/>
      <w:r w:rsidRPr="004C757A">
        <w:rPr>
          <w:rFonts w:ascii="Times New Roman" w:hAnsi="Times New Roman" w:cs="Times New Roman"/>
          <w:b/>
          <w:bCs/>
        </w:rPr>
        <w:t>:</w:t>
      </w:r>
      <w:r w:rsidRPr="004C757A">
        <w:rPr>
          <w:rFonts w:ascii="Times New Roman" w:hAnsi="Times New Roman" w:cs="Times New Roman"/>
        </w:rPr>
        <w:t xml:space="preserve"> Cousineau, Anne-Marie</w:t>
      </w:r>
      <w:r w:rsidRPr="004C757A">
        <w:rPr>
          <w:rFonts w:ascii="Times New Roman" w:hAnsi="Times New Roman" w:cs="Times New Roman"/>
          <w:vertAlign w:val="superscript"/>
        </w:rPr>
        <w:t>1</w:t>
      </w:r>
      <w:r w:rsidRPr="004C757A">
        <w:rPr>
          <w:rFonts w:ascii="Times New Roman" w:hAnsi="Times New Roman" w:cs="Times New Roman"/>
        </w:rPr>
        <w:t>; Elliott, Kyle H.</w:t>
      </w:r>
      <w:r w:rsidRPr="004C757A">
        <w:rPr>
          <w:rFonts w:ascii="Times New Roman" w:hAnsi="Times New Roman" w:cs="Times New Roman"/>
          <w:vertAlign w:val="superscript"/>
        </w:rPr>
        <w:t>1</w:t>
      </w:r>
      <w:r w:rsidRPr="004C757A">
        <w:rPr>
          <w:rFonts w:ascii="Times New Roman" w:hAnsi="Times New Roman" w:cs="Times New Roman"/>
        </w:rPr>
        <w:t>; Frei, Barbara</w:t>
      </w:r>
      <w:r w:rsidRPr="004C757A">
        <w:rPr>
          <w:rFonts w:ascii="Times New Roman" w:hAnsi="Times New Roman" w:cs="Times New Roman"/>
          <w:vertAlign w:val="superscript"/>
        </w:rPr>
        <w:t>2</w:t>
      </w:r>
    </w:p>
    <w:p w14:paraId="341A835F" w14:textId="77777777" w:rsidR="00254FE7" w:rsidRPr="004C757A"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lang w:val="en-CA"/>
        </w:rPr>
        <w:t>1: Department of natural Resource Sciences, McGill University, Ste. Anne de Bellevue, Québec, Canada</w:t>
      </w:r>
    </w:p>
    <w:p w14:paraId="782EA867" w14:textId="77777777" w:rsidR="00254FE7" w:rsidRPr="004C757A"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lang w:val="en-CA"/>
        </w:rPr>
        <w:t>2: Science and Technology Branch, Environment and Climate Change Canada, Montreal, Québec, Canada</w:t>
      </w:r>
    </w:p>
    <w:p w14:paraId="30FF6FE7"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56" w:name="_Toc205543114"/>
      <w:bookmarkStart w:id="57" w:name="_Toc214025474"/>
      <w:r w:rsidRPr="004C757A">
        <w:rPr>
          <w:rFonts w:ascii="Times New Roman" w:hAnsi="Times New Roman" w:cs="Times New Roman"/>
          <w:b/>
          <w:bCs/>
          <w:color w:val="000000" w:themeColor="text1"/>
          <w:lang w:val="en-CA"/>
        </w:rPr>
        <w:t>Abstract</w:t>
      </w:r>
      <w:bookmarkEnd w:id="56"/>
      <w:bookmarkEnd w:id="57"/>
    </w:p>
    <w:p w14:paraId="5274CDC1" w14:textId="77777777" w:rsidR="00254FE7" w:rsidRPr="004C757A" w:rsidRDefault="00254FE7" w:rsidP="001F0DCC">
      <w:pPr>
        <w:pStyle w:val="p1"/>
        <w:spacing w:line="360" w:lineRule="auto"/>
        <w:ind w:firstLine="720"/>
        <w:jc w:val="both"/>
      </w:pPr>
      <w:r w:rsidRPr="004C757A">
        <w:t>Urban green spaces (UGS) are critical for maintaining biodiversity and supporting wildlife, especially in heavily urbanized environments. In temperate regions like southern Quebec, winter brings significant challenges for resident bird species, yet little is known about how birds respond to urbanization during the non-breeding season. This study investigates the fine-scale movements and habitat selection of northern cardinals (</w:t>
      </w:r>
      <w:r w:rsidRPr="004C757A">
        <w:rPr>
          <w:i/>
          <w:iCs/>
        </w:rPr>
        <w:t>Cardinalis cardinalis</w:t>
      </w:r>
      <w:r w:rsidRPr="004C757A">
        <w:t>) across three locations in Montreal, Canada, with varying degrees of urbanization. Using manual VHF telemetry, we quantified home range sizes, scale of habitat selection, and assessed habitat associations with natural and anthropogenic variables across an urban gradient. Across three winters, cardinals in the most urbanized study site had significantly larger home ranges compared to the suburban and peri-urban sites. Habitat selection occurred at the smallest scales measurable (25-50 m) across all sites (urban/suburban/peri-urban). Habitat associations with natural and anthropogenic landscape features varied across the urban gradient, except for proximity to bird feeders which was consistently related to cardinal habitat use. In less urbanized areas, birds selected for vertically complex vegetation while in more urbanized areas, birds select were more likely to use areas with a greater presence of roads. Northern cardinals displayed behavioral plasticity in response to urbanization and highlight the importance of adapting conservation strategies to local urban contexts. As cities expand, understanding these fine-scale ecological responses will be key to designing biodiversity-friendly UGS that support both wildlife and human well-being throughout the year.</w:t>
      </w:r>
    </w:p>
    <w:p w14:paraId="660640F9"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58" w:name="_Toc205543115"/>
      <w:bookmarkStart w:id="59" w:name="_Toc214025475"/>
      <w:r w:rsidRPr="004C757A">
        <w:rPr>
          <w:rFonts w:ascii="Times New Roman" w:hAnsi="Times New Roman" w:cs="Times New Roman"/>
          <w:b/>
          <w:bCs/>
          <w:color w:val="000000" w:themeColor="text1"/>
          <w:lang w:val="en-CA"/>
        </w:rPr>
        <w:t>Introduction</w:t>
      </w:r>
      <w:bookmarkEnd w:id="58"/>
      <w:bookmarkEnd w:id="59"/>
    </w:p>
    <w:p w14:paraId="18F784D3" w14:textId="32CD9536" w:rsidR="00254FE7"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t xml:space="preserve">Urbanization is accelerating worldwide </w:t>
      </w:r>
      <w:r w:rsidRPr="004C757A">
        <w:rPr>
          <w:rFonts w:ascii="Times New Roman" w:hAnsi="Times New Roman" w:cs="Times New Roman"/>
          <w:color w:val="000000"/>
        </w:rPr>
        <w:fldChar w:fldCharType="begin"/>
      </w:r>
      <w:r w:rsidR="00A9689E">
        <w:rPr>
          <w:rFonts w:ascii="Times New Roman" w:hAnsi="Times New Roman" w:cs="Times New Roman"/>
          <w:color w:val="000000"/>
          <w:lang w:val="en-CA"/>
        </w:rPr>
        <w:instrText xml:space="preserve"> ADDIN ZOTERO_ITEM CSL_CITATION {"citationID":"uUNf0YAa","properties":{"formattedCitation":"(Elmqvist et al., 2013; Simkin et al., 2022; Wang et al., 2012)","plainCitation":"(Elmqvist et al., 2013; Simkin et al., 2022; Wang et al., 2012)","noteIndex":0},"citationItems":[{"id":"ZReKA9el/14uWcKIw","uris":["http://zotero.org/users/16770306/items/63HH2VLG"],"itemData":{"id":78,"type":"book","ISBN":"3-319-16104-0","publisher":"Springer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C."}],"issued":{"date-parts":[["2013"]]}}},{"id":"ZReKA9el/qMY6hXk8","uris":["http://zotero.org/users/16770306/items/Y5W4YPFT"],"itemData":{"id":178,"type":"article-journal","abstract":"Understanding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I."},{"family":"Jetz","given":"Walter"}],"issued":{"date-parts":[["2022"]]}}},{"id":"ZReKA9el/U6QJEyHx","uris":["http://zotero.org/users/16770306/items/SWXQGFGR"],"itemData":{"id":77,"type":"article-journal","container-title":"Landscape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C757A">
        <w:rPr>
          <w:rFonts w:ascii="Times New Roman" w:hAnsi="Times New Roman" w:cs="Times New Roman"/>
          <w:color w:val="000000"/>
        </w:rPr>
        <w:fldChar w:fldCharType="separate"/>
      </w:r>
      <w:r w:rsidRPr="004C757A">
        <w:rPr>
          <w:rFonts w:ascii="Times New Roman" w:hAnsi="Times New Roman" w:cs="Times New Roman"/>
          <w:noProof/>
          <w:color w:val="000000"/>
          <w:lang w:val="en-CA"/>
        </w:rPr>
        <w:t>(Elmqvist et al., 2013; Simkin et al., 2022; Wang et al., 2012)</w:t>
      </w:r>
      <w:r w:rsidRPr="004C757A">
        <w:rPr>
          <w:rFonts w:ascii="Times New Roman" w:hAnsi="Times New Roman" w:cs="Times New Roman"/>
          <w:color w:val="000000"/>
        </w:rPr>
        <w:fldChar w:fldCharType="end"/>
      </w:r>
      <w:r w:rsidRPr="004C757A">
        <w:rPr>
          <w:rFonts w:ascii="Times New Roman" w:hAnsi="Times New Roman" w:cs="Times New Roman"/>
          <w:color w:val="000000"/>
          <w:lang w:val="en-CA"/>
        </w:rPr>
        <w:t xml:space="preserve">, altering landscapes and bringing novel challenges to wildlife including habitat fragmentation, habitat loss and chronic pollution </w:t>
      </w:r>
      <w:r w:rsidRPr="004C757A">
        <w:rPr>
          <w:rFonts w:ascii="Times New Roman" w:hAnsi="Times New Roman" w:cs="Times New Roman"/>
          <w:color w:val="000000"/>
          <w:lang w:val="en-CA"/>
        </w:rPr>
        <w:fldChar w:fldCharType="begin"/>
      </w:r>
      <w:r w:rsidR="00A9689E">
        <w:rPr>
          <w:rFonts w:ascii="Times New Roman" w:hAnsi="Times New Roman" w:cs="Times New Roman"/>
          <w:color w:val="000000"/>
          <w:lang w:val="en-CA"/>
        </w:rPr>
        <w:instrText xml:space="preserve"> ADDIN ZOTERO_ITEM CSL_CITATION {"citationID":"mBEwpBe1","properties":{"formattedCitation":"(Lowry et al., 2013; Murray et al., 2019; Seress &amp; Liker, 2015; Vaz et al., 2023)","plainCitation":"(Lowry et al., 2013; Murray et al., 2019; Seress &amp; Liker, 2015;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E"}],"issued":{"date-parts":[["2019",12]]}}},{"id":"ZReKA9el/OyzdWcPp","uris":["http://zotero.org/users/16770306/items/38GH6Z5Y"],"itemData":{"id":"mxBzkJG8/kBft6dp8","type":"article-journal","container-title":"Acta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(Lowry et al., 2013; Murray et al., 2019; Seress &amp; Liker, 2015; Vaz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Future global urban expansion could lead to an additional 11-33 million hectares of habitat loss by 2100, with a disproportionately large increase in habitat fragmentation </w:t>
      </w:r>
      <w:r w:rsidRPr="004C757A">
        <w:rPr>
          <w:rFonts w:ascii="Times New Roman" w:hAnsi="Times New Roman" w:cs="Times New Roman"/>
          <w:color w:val="000000"/>
        </w:rPr>
        <w:fldChar w:fldCharType="begin"/>
      </w:r>
      <w:r w:rsidR="00A9689E">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2022)","noteIndex":0},"citationItems":[{"id":"ZReKA9el/ADMjqyiL","uris":["http://zotero.org/users/16770306/items/F5CQ2Q3X"],"itemData":{"id":170,"type":"article-journal","abstract":"Rapid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C757A">
        <w:rPr>
          <w:rFonts w:ascii="Times New Roman" w:hAnsi="Times New Roman" w:cs="Times New Roman"/>
          <w:color w:val="000000"/>
        </w:rPr>
        <w:fldChar w:fldCharType="separate"/>
      </w:r>
      <w:r w:rsidRPr="004C757A">
        <w:rPr>
          <w:rFonts w:ascii="Times New Roman" w:hAnsi="Times New Roman" w:cs="Times New Roman"/>
          <w:noProof/>
          <w:color w:val="000000"/>
          <w:lang w:val="en-CA"/>
        </w:rPr>
        <w:t>(Li et al., 2022)</w:t>
      </w:r>
      <w:r w:rsidRPr="004C757A">
        <w:rPr>
          <w:rFonts w:ascii="Times New Roman" w:hAnsi="Times New Roman" w:cs="Times New Roman"/>
          <w:color w:val="000000"/>
        </w:rPr>
        <w:fldChar w:fldCharType="end"/>
      </w:r>
      <w:r w:rsidRPr="004C757A">
        <w:rPr>
          <w:rFonts w:ascii="Times New Roman" w:hAnsi="Times New Roman" w:cs="Times New Roman"/>
          <w:color w:val="000000"/>
          <w:lang w:val="en-CA"/>
        </w:rPr>
        <w:t>. This human-altered landscape can affect bird</w:t>
      </w:r>
      <w:r w:rsidRPr="004C757A">
        <w:rPr>
          <w:rFonts w:ascii="Times New Roman" w:hAnsi="Times New Roman" w:cs="Times New Roman"/>
          <w:color w:val="000000" w:themeColor="text1"/>
          <w:lang w:val="en-CA"/>
        </w:rPr>
        <w:t>’s ecology</w:t>
      </w:r>
      <w:r w:rsidRPr="004C757A">
        <w:rPr>
          <w:rFonts w:ascii="Times New Roman" w:hAnsi="Times New Roman" w:cs="Times New Roman"/>
          <w:color w:val="000000"/>
          <w:lang w:val="en-CA"/>
        </w:rPr>
        <w:t xml:space="preserve"> including home range and movement patterns. A meta-analysis showed that animals had generally smaller home ranges in urban areas (the same trend was observed for both birds and mammals when analyzed separately) and that urbanization restricts spatial movements for most animals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{"citationID":"Iut0xqL8","properties":{"formattedCitation":"(O\\uc0\\u8217{}Donnell &amp; delBarco-Trillo, 2020)","plainCitation":"(O’Donnell &amp;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 xml:space="preserve">(O’Donnell &amp; </w:t>
      </w:r>
      <w:proofErr w:type="spellStart"/>
      <w:r w:rsidRPr="004C757A">
        <w:rPr>
          <w:rFonts w:ascii="Times New Roman" w:hAnsi="Times New Roman" w:cs="Times New Roman"/>
          <w:color w:val="000000"/>
          <w:kern w:val="0"/>
          <w:lang w:val="en-US"/>
        </w:rPr>
        <w:t>delBarco</w:t>
      </w:r>
      <w:proofErr w:type="spellEnd"/>
      <w:r w:rsidRPr="004C757A">
        <w:rPr>
          <w:rFonts w:ascii="Times New Roman" w:hAnsi="Times New Roman" w:cs="Times New Roman"/>
          <w:color w:val="000000"/>
          <w:kern w:val="0"/>
          <w:lang w:val="en-US"/>
        </w:rPr>
        <w:t>-Trillo,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During the breeding period, the communication distance of white-crowned sparrows (</w:t>
      </w:r>
      <w:proofErr w:type="spellStart"/>
      <w:r w:rsidRPr="004C757A">
        <w:rPr>
          <w:rFonts w:ascii="Times New Roman" w:hAnsi="Times New Roman" w:cs="Times New Roman"/>
          <w:i/>
          <w:iCs/>
          <w:color w:val="000000"/>
          <w:lang w:val="en-CA"/>
        </w:rPr>
        <w:t>Zonotrichia</w:t>
      </w:r>
      <w:proofErr w:type="spellEnd"/>
      <w:r w:rsidRPr="004C757A">
        <w:rPr>
          <w:rFonts w:ascii="Times New Roman" w:hAnsi="Times New Roman" w:cs="Times New Roman"/>
          <w:i/>
          <w:iCs/>
          <w:color w:val="000000"/>
          <w:lang w:val="en-CA"/>
        </w:rPr>
        <w:t xml:space="preserve"> </w:t>
      </w:r>
      <w:proofErr w:type="spellStart"/>
      <w:r w:rsidRPr="004C757A">
        <w:rPr>
          <w:rFonts w:ascii="Times New Roman" w:hAnsi="Times New Roman" w:cs="Times New Roman"/>
          <w:i/>
          <w:iCs/>
          <w:color w:val="000000"/>
          <w:lang w:val="en-CA"/>
        </w:rPr>
        <w:t>leucophrys</w:t>
      </w:r>
      <w:proofErr w:type="spellEnd"/>
      <w:r w:rsidRPr="004C757A">
        <w:rPr>
          <w:rFonts w:ascii="Times New Roman" w:hAnsi="Times New Roman" w:cs="Times New Roman"/>
          <w:color w:val="000000"/>
          <w:lang w:val="en-CA"/>
        </w:rPr>
        <w:t xml:space="preserve">) in the San-Francisco Bay was highly predictive of its territory size, highlighting that in the urban landscape, noise pollution may drive songbirds into smaller home ranges in the breeding season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(Simberloff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Birds in urban environments also tend to be central foragers, associated with a particular location, doing some back-and-forth between this central area and other foraging locations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(Hahs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However, there are exceptions. House sparrows (</w:t>
      </w:r>
      <w:r w:rsidRPr="004C757A">
        <w:rPr>
          <w:rFonts w:ascii="Times New Roman" w:hAnsi="Times New Roman" w:cs="Times New Roman"/>
          <w:i/>
          <w:iCs/>
          <w:color w:val="000000"/>
          <w:lang w:val="en-CA"/>
        </w:rPr>
        <w:t xml:space="preserve">Passer </w:t>
      </w:r>
      <w:proofErr w:type="spellStart"/>
      <w:r w:rsidRPr="004C757A">
        <w:rPr>
          <w:rFonts w:ascii="Times New Roman" w:hAnsi="Times New Roman" w:cs="Times New Roman"/>
          <w:i/>
          <w:iCs/>
          <w:color w:val="000000"/>
          <w:lang w:val="en-CA"/>
        </w:rPr>
        <w:t>domesticus</w:t>
      </w:r>
      <w:proofErr w:type="spellEnd"/>
      <w:r w:rsidRPr="004C757A">
        <w:rPr>
          <w:rFonts w:ascii="Times New Roman" w:hAnsi="Times New Roman" w:cs="Times New Roman"/>
          <w:color w:val="000000"/>
          <w:lang w:val="en-CA"/>
        </w:rPr>
        <w:t xml:space="preserve">) in urban locations in South Bohemia, Czech Republic, had larger foraging areas and flew greater distances to get food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House sparrows selected sites such as storage areas or poultry holding, which are both associated with easier food, of poor quality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Thus, natural food source for house sparrows are scarce and scattered in the urban landscape, driving the sparrows to forage in larger territories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w:t>
      </w:r>
    </w:p>
    <w:p w14:paraId="2D8CA5F0" w14:textId="77777777" w:rsidR="001F0DCC" w:rsidRPr="004C757A"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6DB8479A" w14:textId="07139F9F" w:rsidR="001F0DCC"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t xml:space="preserve">Habitat use in the city can differ significantly from that in rural environments, even within a single species. These differences can reflect the hierarchical habitat selection, introduced by Johnson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{"citationID":"WgyBPas9","properties":{"formattedCitation":"(1980)","plainCitation":"(1980)","noteIndex":0},"citationItems":[{"id":1154,"uris":["http://zotero.org/users/16770306/items/A28N67AC"],"itemData":{"id":1154,"type":"article-journal","abstract":"Modern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where he suggests animals can select their habitat at multiple spatial scales—from a geographic range (first order), to the home range of an individual within an area (second order), all the way to the selection of specific patches for daily activities (third and fourth orders). In the urban context part of those decisions are influenced by novel pressures such as human disturbances, artificial structures and altered resource availability. Resource Selection Functions (RSFs) offer a quantitative method of assessing habitat preferences by modelling the probability of use of a specific habitat compared to what habitat is available. This approach allows researchers to detect shifts in preference along an urbanization gradient. For instance, research across an urban-rural gradient in Czech Republic showed that Eurasian magpies (</w:t>
      </w:r>
      <w:r w:rsidRPr="004C757A">
        <w:rPr>
          <w:rFonts w:ascii="Times New Roman" w:hAnsi="Times New Roman" w:cs="Times New Roman"/>
          <w:i/>
          <w:iCs/>
          <w:color w:val="000000"/>
          <w:lang w:val="en-CA"/>
        </w:rPr>
        <w:t>Pica pica</w:t>
      </w:r>
      <w:r w:rsidRPr="004C757A">
        <w:rPr>
          <w:rFonts w:ascii="Times New Roman" w:hAnsi="Times New Roman" w:cs="Times New Roman"/>
          <w:color w:val="000000"/>
          <w:lang w:val="en-CA"/>
        </w:rPr>
        <w:t xml:space="preserve">) tend to nest higher in the tree canopy in the city centre, compared to counterparts nesting in a more rural setting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{"citationID":"vKW65p9E","properties":{"formattedCitation":"(\\uc0\\u352{}\\uc0\\u225{}lek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w:t>
      </w:r>
      <w:proofErr w:type="spellStart"/>
      <w:r w:rsidRPr="004C757A">
        <w:rPr>
          <w:rFonts w:ascii="Times New Roman" w:hAnsi="Times New Roman" w:cs="Times New Roman"/>
          <w:color w:val="000000"/>
          <w:kern w:val="0"/>
          <w:lang w:val="en-US"/>
        </w:rPr>
        <w:t>Šálek</w:t>
      </w:r>
      <w:proofErr w:type="spellEnd"/>
      <w:r w:rsidRPr="004C757A">
        <w:rPr>
          <w:rFonts w:ascii="Times New Roman" w:hAnsi="Times New Roman" w:cs="Times New Roman"/>
          <w:color w:val="000000"/>
          <w:kern w:val="0"/>
          <w:lang w:val="en-US"/>
        </w:rPr>
        <w:t xml:space="preserve">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Higher nesting locations may be a way for the magpies to counteract urban-related disturbances such as noise or lights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{"citationID":"oipfWAc3","properties":{"formattedCitation":"(\\uc0\\u352{}\\uc0\\u225{}lek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w:t>
      </w:r>
      <w:proofErr w:type="spellStart"/>
      <w:r w:rsidRPr="004C757A">
        <w:rPr>
          <w:rFonts w:ascii="Times New Roman" w:hAnsi="Times New Roman" w:cs="Times New Roman"/>
          <w:color w:val="000000"/>
          <w:kern w:val="0"/>
          <w:lang w:val="en-US"/>
        </w:rPr>
        <w:t>Šálek</w:t>
      </w:r>
      <w:proofErr w:type="spellEnd"/>
      <w:r w:rsidRPr="004C757A">
        <w:rPr>
          <w:rFonts w:ascii="Times New Roman" w:hAnsi="Times New Roman" w:cs="Times New Roman"/>
          <w:color w:val="000000"/>
          <w:kern w:val="0"/>
          <w:lang w:val="en-US"/>
        </w:rPr>
        <w:t xml:space="preserve">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In a study comparing nesting behaviour of dark-eyed juncos (</w:t>
      </w:r>
      <w:r w:rsidRPr="004C757A">
        <w:rPr>
          <w:rFonts w:ascii="Times New Roman" w:hAnsi="Times New Roman" w:cs="Times New Roman"/>
          <w:i/>
          <w:iCs/>
          <w:color w:val="000000"/>
          <w:lang w:val="en-CA"/>
        </w:rPr>
        <w:t xml:space="preserve">Junco </w:t>
      </w:r>
      <w:proofErr w:type="spellStart"/>
      <w:r w:rsidRPr="004C757A">
        <w:rPr>
          <w:rFonts w:ascii="Times New Roman" w:hAnsi="Times New Roman" w:cs="Times New Roman"/>
          <w:i/>
          <w:iCs/>
          <w:color w:val="000000"/>
          <w:lang w:val="en-CA"/>
        </w:rPr>
        <w:t>hyemalis</w:t>
      </w:r>
      <w:proofErr w:type="spellEnd"/>
      <w:r w:rsidRPr="004C757A">
        <w:rPr>
          <w:rFonts w:ascii="Times New Roman" w:hAnsi="Times New Roman" w:cs="Times New Roman"/>
          <w:color w:val="000000"/>
          <w:lang w:val="en-CA"/>
        </w:rPr>
        <w:t xml:space="preserve">) in Los Angeles and San-Diego (United States), juncos that placed their nests in an ecologically novel location (off-ground and on artificial surfaces) were shown to have increased fitness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{"citationID":"gOjbVv3b","properties":{"formattedCitation":"(Bressler et al., 2020)","plainCitation":"(Bressler et al., 2020)","noteIndex":0},"citationItems":[{"id":1163,"uris":["http://zotero.org/users/16770306/items/THNAC3XX"],"itemData":{"id":1163,"type":"article-journal","abstract":"Phenotypic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(Bressler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Another example is how peregrine falcons (</w:t>
      </w:r>
      <w:r w:rsidRPr="004C757A">
        <w:rPr>
          <w:rFonts w:ascii="Times New Roman" w:hAnsi="Times New Roman" w:cs="Times New Roman"/>
          <w:i/>
          <w:iCs/>
          <w:color w:val="000000"/>
          <w:lang w:val="en-CA"/>
        </w:rPr>
        <w:t>Falco peregrinus</w:t>
      </w:r>
      <w:r w:rsidRPr="004C757A">
        <w:rPr>
          <w:rFonts w:ascii="Times New Roman" w:hAnsi="Times New Roman" w:cs="Times New Roman"/>
          <w:color w:val="000000"/>
          <w:lang w:val="en-CA"/>
        </w:rPr>
        <w:t xml:space="preserve">) in urban areas prefer different habitats compared to rural conspecifics, for example by nesting in human-made nest boxes or selecting buildings as perches or nesting site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{"citationID":"rpKcBIDX","properties":{"formattedCitation":"(Altwegg et al., 2014; Kauffman et al., 2003)","plainCitation":"(Altwegg et al., 2014; Kauffman et al., 2003)","noteIndex":0},"citationItems":[{"id":1167,"uris":["http://zotero.org/users/16770306/items/89IRP7X5"],"itemData":{"id":1167,"type":"article-journal","abstract":"Drivers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(Altwegg et al., 2014; Kauffman et al., 2003)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one striking case, peregrine falcons were shown to be significantly more likely to be present at the Empire State building (New York, United States) in autumn nights when migratory birds were flying over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{"citationID":"dc4wQrg6","properties":{"formattedCitation":"(DeCandido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(DeCandido &amp; Allen, 2006)</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The falcons took advantage of the artificial perches the building offered, along with the migratory birds’ confusion due to the intense artificial lighting emanating from the building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{"citationID":"8ursok4L","properties":{"formattedCitation":"(DeCandido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(DeCandido &amp; Allen, 2006)</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Although some species can adapt and thrive in urban habitats, urban tolerance varies across species and across the annual cycle, with urban tolerance peaking during the winter months (potentially as a result of the urban heat island effect)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{"citationID":"WODGB2Oy","properties":{"formattedCitation":"(Callaghan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(Callaghan et al., 2021)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w:t>
      </w:r>
    </w:p>
    <w:p w14:paraId="1154DF22" w14:textId="77777777" w:rsidR="001F0DCC" w:rsidRPr="004C757A"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61A38BD7" w14:textId="77777777" w:rsidR="00254FE7"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t>Urban birds may outperform rural birds during the winter season, when natural resource are less available and weather is harsher. Urban areas can provide a more stable wintering environments for bird species that use bird feeders or that are generalists or omnivores (i.e.</w:t>
      </w:r>
      <w:r w:rsidRPr="004C757A">
        <w:rPr>
          <w:rFonts w:ascii="Times New Roman" w:hAnsi="Times New Roman" w:cs="Times New Roman"/>
          <w:color w:val="000000"/>
          <w:lang w:val="en-CA"/>
        </w:rPr>
        <w:t>,</w:t>
      </w:r>
      <w:r w:rsidRPr="004C757A">
        <w:rPr>
          <w:rFonts w:ascii="Times New Roman" w:hAnsi="Times New Roman" w:cs="Times New Roman"/>
          <w:color w:val="000000"/>
          <w:lang w:val="en-CA"/>
        </w:rPr>
        <w:t xml:space="preserve"> corvids), which exploit anthropogenic resources through the winter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w:t>
      </w:r>
      <w:proofErr w:type="spellStart"/>
      <w:r w:rsidRPr="004C757A">
        <w:rPr>
          <w:rFonts w:ascii="Times New Roman" w:hAnsi="Times New Roman" w:cs="Times New Roman"/>
          <w:color w:val="000000"/>
          <w:kern w:val="0"/>
          <w:lang w:val="en-US"/>
        </w:rPr>
        <w:t>Jokimäki</w:t>
      </w:r>
      <w:proofErr w:type="spellEnd"/>
      <w:r w:rsidRPr="004C757A">
        <w:rPr>
          <w:rFonts w:ascii="Times New Roman" w:hAnsi="Times New Roman" w:cs="Times New Roman"/>
          <w:color w:val="000000"/>
          <w:kern w:val="0"/>
          <w:lang w:val="en-US"/>
        </w:rPr>
        <w:t xml:space="preserve">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{"citationID":"K7Ab1IN3","properties":{"formattedCitation":"(Latimer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(Latimer &amp; Zuckerberg, 2021)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Nonetheless, occupancy dynamics during winter are highly species-specific, with thermal tolerance playing an important role in determining which species would be able to persist in urban environments during this season. Moreover, energy demands for small resident passerines increase with latitude in winter, meaning that the birds spending their winter in regions such as southern Quebec or the northern United States,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3CC02D85" w14:textId="77777777" w:rsidR="001F0DCC" w:rsidRPr="004C757A"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5A3896DD" w14:textId="03A24DA1" w:rsidR="00254FE7" w:rsidRPr="004C757A"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u w:color="000000"/>
          <w:lang w:val="en-CA"/>
        </w:rPr>
        <w:tab/>
      </w: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To address this gap, we studied the northern cardinal (</w:t>
      </w:r>
      <w:r w:rsidRPr="004C757A">
        <w:rPr>
          <w:rFonts w:ascii="Times New Roman" w:hAnsi="Times New Roman" w:cs="Times New Roman"/>
          <w:i/>
          <w:color w:val="000000"/>
          <w:lang w:val="en-CA"/>
        </w:rPr>
        <w:t>Cardinalis cardinalis</w:t>
      </w:r>
      <w:r w:rsidRPr="004C757A">
        <w:rPr>
          <w:rFonts w:ascii="Times New Roman" w:hAnsi="Times New Roman" w:cs="Times New Roman"/>
          <w:color w:val="000000"/>
          <w:lang w:val="en-CA"/>
        </w:rPr>
        <w:t>)</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Cardinals are large songbirds (weighing between 40 to 45 grams), which allows for the deployment of radio tags capable of lasting almost the entirety of the non-breeding season. These birds are also very well adapted to urban life, able to thrive and persist across a wide range of urbanization gradients, from suburban neighbourhoods to densely populated areas of the city. They are resident in southern Quebec, a region of extreme cold and loss of natural seeds during the cold winter months. In the last 100 years, cardinals expanded their distribution range northwards, and have been anecdotally closely associated to urban and suburban landscapes in those areas </w:t>
      </w:r>
      <w:r w:rsidRPr="004C757A">
        <w:rPr>
          <w:rFonts w:ascii="Times New Roman" w:hAnsi="Times New Roman" w:cs="Times New Roman"/>
          <w:color w:val="000000"/>
          <w:lang w:val="en-CA"/>
        </w:rPr>
        <w:fldChar w:fldCharType="begin"/>
      </w:r>
      <w:r w:rsidR="00827A3A">
        <w:rPr>
          <w:rFonts w:ascii="Times New Roman" w:hAnsi="Times New Roman" w:cs="Times New Roman"/>
          <w:color w:val="000000"/>
          <w:lang w:val="en-CA"/>
        </w:rPr>
        <w:instrText xml:space="preserve"> ADDIN ZOTERO_ITEM CSL_CITATION {"citationID":"akGyp3Mb","properties":{"formattedCitation":"(Beddall, 1963; Robert et al., 2019; B. T. Smith et al., 2011)","plainCitation":"(Beddall, 1963; Robert et al., 2019; B. T. Smith et al., 2011)","noteIndex":0},"citationItems":[{"id":1258,"uris":["http://zotero.org/users/16770306/items/3U8FVW46"],"itemData":{"id":1258,"type":"article-journal","container-title":"The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004C757A">
        <w:rPr>
          <w:rFonts w:ascii="Times New Roman" w:hAnsi="Times New Roman" w:cs="Times New Roman"/>
          <w:color w:val="000000"/>
          <w:lang w:val="en-CA"/>
        </w:rPr>
        <w:fldChar w:fldCharType="separate"/>
      </w:r>
      <w:r w:rsidR="00827A3A">
        <w:rPr>
          <w:rFonts w:ascii="Times New Roman" w:hAnsi="Times New Roman" w:cs="Times New Roman"/>
          <w:noProof/>
          <w:color w:val="000000"/>
          <w:lang w:val="en-CA"/>
        </w:rPr>
        <w:t>(Beddall, 1963; Robert et al., 2019; B. T. Smith et al., 2011)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We tracked weekly movements of northern cardinals across an urbanization gradient in the city of Montreal, Quebec, Canada. This study has four objectives: (</w:t>
      </w:r>
      <w:proofErr w:type="spellStart"/>
      <w:r w:rsidRPr="004C757A">
        <w:rPr>
          <w:rFonts w:ascii="Times New Roman" w:hAnsi="Times New Roman" w:cs="Times New Roman"/>
          <w:color w:val="000000"/>
          <w:lang w:val="en-CA"/>
        </w:rPr>
        <w:t>i</w:t>
      </w:r>
      <w:proofErr w:type="spellEnd"/>
      <w:r w:rsidRPr="004C757A">
        <w:rPr>
          <w:rFonts w:ascii="Times New Roman" w:hAnsi="Times New Roman" w:cs="Times New Roman"/>
          <w:color w:val="000000"/>
          <w:lang w:val="en-CA"/>
        </w:rPr>
        <w:t xml:space="preserve">) investigate how cardinal’s home range size varies across an urbanization gradient through the winter season, (ii) quantify the scale at which the cardinals are associated with certain factors of their habitat, (iii) analyse cardinals’ association to different habitat factors by comparing used and available habitats (iv) </w:t>
      </w:r>
      <w:r w:rsidRPr="004C757A">
        <w:rPr>
          <w:rFonts w:ascii="Times New Roman" w:hAnsi="Times New Roman" w:cs="Times New Roman"/>
          <w:color w:val="000000" w:themeColor="text1"/>
          <w:lang w:val="en-CA"/>
        </w:rPr>
        <w:t xml:space="preserve">document </w:t>
      </w:r>
      <w:r w:rsidRPr="004C757A">
        <w:rPr>
          <w:rFonts w:ascii="Times New Roman" w:hAnsi="Times New Roman" w:cs="Times New Roman"/>
          <w:color w:val="000000"/>
          <w:lang w:val="en-CA"/>
        </w:rPr>
        <w:t xml:space="preserve">the spring </w:t>
      </w:r>
      <w:r w:rsidRPr="004C757A">
        <w:rPr>
          <w:rFonts w:ascii="Times New Roman" w:hAnsi="Times New Roman" w:cs="Times New Roman"/>
          <w:color w:val="000000" w:themeColor="text1"/>
          <w:lang w:val="en-CA"/>
        </w:rPr>
        <w:t xml:space="preserve">movements </w:t>
      </w:r>
      <w:r w:rsidRPr="004C757A">
        <w:rPr>
          <w:rFonts w:ascii="Times New Roman" w:hAnsi="Times New Roman" w:cs="Times New Roman"/>
          <w:color w:val="000000"/>
          <w:lang w:val="en-CA"/>
        </w:rPr>
        <w:t>from non-breeding to breeding grounds. We predicted that wintering cardinals require larger home ranges (both core and total) and select habitats at larger scales when in dense urban locations due to food sources being more scattered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addition, we predicted that the cardinals would have a higher probability of presence in locations with bird feeders, lower population density, and including a complex vertical vegetation structure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{"citationID":"0DW1Pm9y","properties":{"formattedCitation":"(Carrasco et al., 2019; Rousseau et al., 2015)","plainCitation":"(Carrasco et al., 2019; Rousseau et al., 2015)","noteIndex":0},"citationItems":[{"id":1067,"uris":["http://zotero.org/users/16770306/items/5B7A8MAY"],"itemData":{"id":1067,"type":"article-journal","abstract":"The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(Carrasco et al., 2019; Rousseau et al., 2015)</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Finally, we predicted that the cardinals would transition from their breeding sites in forested/canopy covered areas towards residential areas in the fall to take advantage of bird feeders during winter, reversing the movement in spring.</w:t>
      </w:r>
    </w:p>
    <w:p w14:paraId="48007B5E"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60" w:name="_Toc205543116"/>
      <w:bookmarkStart w:id="61" w:name="_Toc214025476"/>
      <w:r w:rsidRPr="004C757A">
        <w:rPr>
          <w:rFonts w:ascii="Times New Roman" w:hAnsi="Times New Roman" w:cs="Times New Roman"/>
          <w:b/>
          <w:bCs/>
          <w:color w:val="000000" w:themeColor="text1"/>
          <w:lang w:val="en-CA"/>
        </w:rPr>
        <w:t>Materials and methods</w:t>
      </w:r>
      <w:bookmarkEnd w:id="60"/>
      <w:bookmarkEnd w:id="61"/>
    </w:p>
    <w:p w14:paraId="5589B23E"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62" w:name="_Toc205543117"/>
      <w:bookmarkStart w:id="63" w:name="_Toc214025477"/>
      <w:r w:rsidRPr="004C757A">
        <w:rPr>
          <w:rFonts w:ascii="Times New Roman" w:hAnsi="Times New Roman" w:cs="Times New Roman"/>
          <w:color w:val="000000" w:themeColor="text1"/>
          <w:sz w:val="24"/>
          <w:szCs w:val="24"/>
          <w:u w:val="single"/>
          <w:lang w:val="en-CA"/>
        </w:rPr>
        <w:t>Study locations</w:t>
      </w:r>
      <w:bookmarkEnd w:id="62"/>
      <w:bookmarkEnd w:id="63"/>
    </w:p>
    <w:p w14:paraId="1E87E059" w14:textId="37DDECE0" w:rsidR="00254FE7" w:rsidRPr="004C757A" w:rsidRDefault="00254FE7" w:rsidP="001F0DCC">
      <w:pPr>
        <w:autoSpaceDE w:val="0"/>
        <w:autoSpaceDN w:val="0"/>
        <w:adjustRightInd w:val="0"/>
        <w:spacing w:line="360" w:lineRule="auto"/>
        <w:ind w:firstLine="720"/>
        <w:jc w:val="both"/>
        <w:rPr>
          <w:rFonts w:ascii="Times New Roman" w:hAnsi="Times New Roman" w:cs="Times New Roman"/>
          <w:color w:val="000000"/>
          <w:lang w:val="en-CA"/>
        </w:rPr>
      </w:pPr>
      <w:r w:rsidRPr="004C757A">
        <w:rPr>
          <w:rFonts w:ascii="Times New Roman" w:hAnsi="Times New Roman" w:cs="Times New Roman"/>
          <w:color w:val="000000" w:themeColor="text1"/>
          <w:lang w:val="en-CA"/>
        </w:rPr>
        <w:t xml:space="preserve">The island of Montreal is in southern Quebec, Canada at the confluence of the Saint-Lawrence River and the Ottawa River. As of 2021, approximately 1.7 million people were estimated to live on the island itself, with a population density of 4833.5 people per square kilometers </w:t>
      </w:r>
      <w:r w:rsidRPr="004C757A">
        <w:rPr>
          <w:rFonts w:ascii="Times New Roman" w:hAnsi="Times New Roman" w:cs="Times New Roman"/>
          <w:color w:val="000000" w:themeColor="text1"/>
          <w:lang w:val="en-CA"/>
        </w:rPr>
        <w:fldChar w:fldCharType="begin"/>
      </w:r>
      <w:r w:rsidR="00827A3A">
        <w:rPr>
          <w:rFonts w:ascii="Times New Roman" w:hAnsi="Times New Roman" w:cs="Times New Roman"/>
          <w:color w:val="000000" w:themeColor="text1"/>
          <w:lang w:val="en-CA"/>
        </w:rPr>
        <w:instrText xml:space="preserve"> ADDIN ZOTERO_ITEM CSL_CITATION {"citationID":"apbOvAtt","properties":{"formattedCitation":"(Government of Canada, 2022b)","plainCitation":"(Government of Canada, 2022b)","noteIndex":0},"citationItems":[{"id":971,"uris":["http://zotero.org/users/16770306/items/428CZ78I"],"itemData":{"id":971,"type":"webpage","abstract":"Statistics Canada's Census Profile presents information from the 2021 Census of Population - Montréal, Ville (V) [Census subdivision], Quebec.","language":"eng","note":"Last Modified: 2023-11-15","title":"Profile table, Census Profile, 2021 Census of Population - Montréal, Ville (V) [Census subdivision], Quebec","URL":"https://www12.statcan.gc.ca/census-recensement/2021/dp-pd/prof/index.cfm?Lang=E","author":[{"family":"Government of Canada","given":"Statistics Canada"}],"accessed":{"date-parts":[["2025",7,13]]},"issued":{"date-parts":[["2022",2,9]]}}}],"schema":"https://github.com/citation-style-language/schema/raw/master/csl-citation.json"} </w:instrText>
      </w:r>
      <w:r w:rsidRPr="004C757A">
        <w:rPr>
          <w:rFonts w:ascii="Times New Roman" w:hAnsi="Times New Roman" w:cs="Times New Roman"/>
          <w:color w:val="000000" w:themeColor="text1"/>
          <w:lang w:val="en-CA"/>
        </w:rPr>
        <w:fldChar w:fldCharType="separate"/>
      </w:r>
      <w:r w:rsidR="00827A3A">
        <w:rPr>
          <w:rFonts w:ascii="Times New Roman" w:hAnsi="Times New Roman" w:cs="Times New Roman"/>
          <w:color w:val="000000" w:themeColor="text1"/>
          <w:lang w:val="en-CA"/>
        </w:rPr>
        <w:t>(Government of Canada, 2022b)</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xml:space="preserve">. The city of Montreal pledged to convert 10% of its territory into protected natural areas that contribute to the preservation of biodiversity by 2030, and is now reporting to have reached 7.6%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{"citationID":"rAl39gBZ","properties":{"formattedCitation":"(City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themeColor="text1"/>
          <w:lang w:val="en-CA"/>
        </w:rPr>
        <w:t>(City of Montreal, 2024)</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xml:space="preserve">. The Montreal climate is divided in four distinct seasons, including cold winters with temperatures often reaching -20 ˚C and colder, while the summers are usually hot and humid with temperatures sometimes exceeding 35 ˚C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{"citationID":"z9KzKHNJ","properties":{"formattedCitation":"(McGill University, 2025)","plainCitation":"(McGill University, 2025)","noteIndex":0},"citationItems":[{"id":975,"uris":["http://zotero.org/users/16770306/items/CCR6FANZ"],"itemData":{"id":975,"type":"webpage","abstract":"Montréal summers are humid and range from warm to hot with an average temperature of 22-30 °C. Spring and fall can be mild, but prone to drastic temperature changes. Late season heat waves and even snowstorms in November and April are possible. Winter in Montréal usually brings cold, snowy, windy, and, at times, icy weather.    Average Temperatures Average Snowfall  Dressing Appropriately     Average Temperatures      DECEMBER (°C)  JANUARY (°C)  FEBRUARY (°C)  MARCH (°C)       Average: -5.6   Daily max: -2.3   Daily min: -8.9      Average: -8.9   Daily max: -5.4   Daily min: -12.4      Average: -7.2   Daily max: -3.7   Daily min: -10.6      Average: -1.2   Daily max: 2.4   Daily min: -4.8       Beware the “Wind Chill Factor” — temperatures can feel far lower than they are.   Average Snowfall      DECEMBER (CM)  JANUARY (CM)  FEBRUARY (CM)  MARCH (CM)     Monthly: 57.8  Days with snowfall: 12    Monthly: 45.9   Days with snowfall: 13.6      Monthly: 46.6   Days with snowfall: 11.1      Monthly: 36.8   Days with snowfall: 8.3         Dressing Appropriately  Things to consider:   Length of stay at McGill (exchange, 4-year/2-year program)  Budget (how much are you willing to spend)  Comfort over style   Boots ($65 - $200)   Look for waterproof boots, with rubber soles  Don’t forget about comfort  Deals for second-hand boots on Craigslist and Kijiji   Long Johns and thermals ($15)   Long underwear worn underneath regular clothing  Should be tight, but not restrictive   Can prevent the need to wear layers    Toques, gloves and scarves ($30 - $90)   You lose a majority of heat through your head!  Make sure ears are covered  Helps protect from winds  Consider waterproof over knit gloves   Winter jackets ($100 - $500)   The biggest and most important expense  Consider something that is puffy (real or synthetic down) and waterproof (at least water-resistant)  The higher the down count, the warmer the jacket  700 down count very high (thick, puffy jacket)    For more information about being \"winter ready\", take a look at ISS's Winter 101 presentation.","container-title":"International Student Services","language":"en","title":"Climate","URL":"https://www.mcgill.ca/internationalstudents/once-here/pre-arrival/pre-arrival-information/about-montreal/climate","author":[{"family":"McGill University","given":""}],"accessed":{"date-parts":[["2025",7,13]]},"issued":{"date-parts":[["2025"]]}}}],"schema":"https://github.com/citation-style-language/schema/raw/master/csl-citation.json"}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themeColor="text1"/>
          <w:lang w:val="en-CA"/>
        </w:rPr>
        <w:t>(McGill University, 2025)</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This research was conducted in three study sites (figure 1.1.) with varying levels of urbanization. Each site includes two release locations randomly assigned to the individuals. The first study site is at the McGill Bird Observatory (MBO), located on the western end of the island of Montreal (45˚25’51.</w:t>
      </w:r>
      <w:proofErr w:type="gramStart"/>
      <w:r w:rsidRPr="004C757A">
        <w:rPr>
          <w:rFonts w:ascii="Times New Roman" w:hAnsi="Times New Roman" w:cs="Times New Roman"/>
          <w:color w:val="000000" w:themeColor="text1"/>
          <w:lang w:val="en-CA"/>
        </w:rPr>
        <w:t>4”N</w:t>
      </w:r>
      <w:proofErr w:type="gramEnd"/>
      <w:r w:rsidRPr="004C757A">
        <w:rPr>
          <w:rFonts w:ascii="Times New Roman" w:hAnsi="Times New Roman" w:cs="Times New Roman"/>
          <w:color w:val="000000" w:themeColor="text1"/>
          <w:lang w:val="en-CA"/>
        </w:rPr>
        <w:t xml:space="preserve"> 73˚56’18.</w:t>
      </w:r>
      <w:proofErr w:type="gramStart"/>
      <w:r w:rsidRPr="004C757A">
        <w:rPr>
          <w:rFonts w:ascii="Times New Roman" w:hAnsi="Times New Roman" w:cs="Times New Roman"/>
          <w:color w:val="000000" w:themeColor="text1"/>
          <w:lang w:val="en-CA"/>
        </w:rPr>
        <w:t>5”W</w:t>
      </w:r>
      <w:proofErr w:type="gramEnd"/>
      <w:r w:rsidRPr="004C757A">
        <w:rPr>
          <w:rFonts w:ascii="Times New Roman" w:hAnsi="Times New Roman" w:cs="Times New Roman"/>
          <w:color w:val="000000" w:themeColor="text1"/>
          <w:lang w:val="en-CA"/>
        </w:rPr>
        <w:t>). The MBO is our least urban site, being part of the 30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xml:space="preserve"> of the </w:t>
      </w:r>
      <w:r w:rsidRPr="004C757A">
        <w:rPr>
          <w:rFonts w:ascii="Times New Roman" w:hAnsi="Times New Roman" w:cs="Times New Roman"/>
          <w:i/>
          <w:color w:val="000000" w:themeColor="text1"/>
          <w:lang w:val="en-CA"/>
        </w:rPr>
        <w:t xml:space="preserve">Grand parc de </w:t>
      </w:r>
      <w:proofErr w:type="spellStart"/>
      <w:r w:rsidRPr="004C757A">
        <w:rPr>
          <w:rFonts w:ascii="Times New Roman" w:hAnsi="Times New Roman" w:cs="Times New Roman"/>
          <w:i/>
          <w:color w:val="000000" w:themeColor="text1"/>
          <w:lang w:val="en-CA"/>
        </w:rPr>
        <w:t>l’Ouest</w:t>
      </w:r>
      <w:proofErr w:type="spellEnd"/>
      <w:r w:rsidRPr="004C757A">
        <w:rPr>
          <w:rFonts w:ascii="Times New Roman" w:hAnsi="Times New Roman" w:cs="Times New Roman"/>
          <w:color w:val="000000" w:themeColor="text1"/>
          <w:lang w:val="en-CA"/>
        </w:rPr>
        <w:t xml:space="preserve">. The second study site is in the Town of Baie </w:t>
      </w:r>
      <w:proofErr w:type="spellStart"/>
      <w:r w:rsidRPr="004C757A">
        <w:rPr>
          <w:rFonts w:ascii="Times New Roman" w:hAnsi="Times New Roman" w:cs="Times New Roman"/>
          <w:color w:val="000000" w:themeColor="text1"/>
          <w:lang w:val="en-CA"/>
        </w:rPr>
        <w:t>d’Urfé</w:t>
      </w:r>
      <w:proofErr w:type="spellEnd"/>
      <w:r w:rsidRPr="004C757A">
        <w:rPr>
          <w:rFonts w:ascii="Times New Roman" w:hAnsi="Times New Roman" w:cs="Times New Roman"/>
          <w:color w:val="000000" w:themeColor="text1"/>
          <w:lang w:val="en-CA"/>
        </w:rPr>
        <w:t xml:space="preserve"> (BDU), serving as our suburban site (45˚24’39.</w:t>
      </w:r>
      <w:proofErr w:type="gramStart"/>
      <w:r w:rsidRPr="004C757A">
        <w:rPr>
          <w:rFonts w:ascii="Times New Roman" w:hAnsi="Times New Roman" w:cs="Times New Roman"/>
          <w:color w:val="000000" w:themeColor="text1"/>
          <w:lang w:val="en-CA"/>
        </w:rPr>
        <w:t>2”N</w:t>
      </w:r>
      <w:proofErr w:type="gramEnd"/>
      <w:r w:rsidRPr="004C757A">
        <w:rPr>
          <w:rFonts w:ascii="Times New Roman" w:hAnsi="Times New Roman" w:cs="Times New Roman"/>
          <w:color w:val="000000" w:themeColor="text1"/>
          <w:lang w:val="en-CA"/>
        </w:rPr>
        <w:t xml:space="preserve"> 73˚55’50.</w:t>
      </w:r>
      <w:proofErr w:type="gramStart"/>
      <w:r w:rsidRPr="004C757A">
        <w:rPr>
          <w:rFonts w:ascii="Times New Roman" w:hAnsi="Times New Roman" w:cs="Times New Roman"/>
          <w:color w:val="000000" w:themeColor="text1"/>
          <w:lang w:val="en-CA"/>
        </w:rPr>
        <w:t>0”W</w:t>
      </w:r>
      <w:proofErr w:type="gramEnd"/>
      <w:r w:rsidRPr="004C757A">
        <w:rPr>
          <w:rFonts w:ascii="Times New Roman" w:hAnsi="Times New Roman" w:cs="Times New Roman"/>
          <w:color w:val="000000" w:themeColor="text1"/>
          <w:lang w:val="en-CA"/>
        </w:rPr>
        <w:t>). The final study site is in the Notre-Dame-de-Grâce neighbourhood, serving as our dense urban location (45˚27’35.</w:t>
      </w:r>
      <w:proofErr w:type="gramStart"/>
      <w:r w:rsidRPr="004C757A">
        <w:rPr>
          <w:rFonts w:ascii="Times New Roman" w:hAnsi="Times New Roman" w:cs="Times New Roman"/>
          <w:color w:val="000000" w:themeColor="text1"/>
          <w:lang w:val="en-CA"/>
        </w:rPr>
        <w:t>7”N</w:t>
      </w:r>
      <w:proofErr w:type="gramEnd"/>
      <w:r w:rsidRPr="004C757A">
        <w:rPr>
          <w:rFonts w:ascii="Times New Roman" w:hAnsi="Times New Roman" w:cs="Times New Roman"/>
          <w:color w:val="000000" w:themeColor="text1"/>
          <w:lang w:val="en-CA"/>
        </w:rPr>
        <w:t xml:space="preserve"> 73˚38’30.</w:t>
      </w:r>
      <w:proofErr w:type="gramStart"/>
      <w:r w:rsidRPr="004C757A">
        <w:rPr>
          <w:rFonts w:ascii="Times New Roman" w:hAnsi="Times New Roman" w:cs="Times New Roman"/>
          <w:color w:val="000000" w:themeColor="text1"/>
          <w:lang w:val="en-CA"/>
        </w:rPr>
        <w:t>2”W</w:t>
      </w:r>
      <w:proofErr w:type="gramEnd"/>
      <w:r w:rsidRPr="004C757A">
        <w:rPr>
          <w:rFonts w:ascii="Times New Roman" w:hAnsi="Times New Roman" w:cs="Times New Roman"/>
          <w:color w:val="000000" w:themeColor="text1"/>
          <w:lang w:val="en-CA"/>
        </w:rPr>
        <w:t>). Because the northern cardinal can be found in all three sites, we assumed that the translocated birds would be able to survive and thrive at each location.</w:t>
      </w:r>
    </w:p>
    <w:p w14:paraId="5DB6786B" w14:textId="77777777" w:rsidR="00254FE7" w:rsidRPr="004C757A" w:rsidRDefault="00254FE7" w:rsidP="001F0DCC">
      <w:pPr>
        <w:autoSpaceDE w:val="0"/>
        <w:autoSpaceDN w:val="0"/>
        <w:adjustRightInd w:val="0"/>
        <w:spacing w:line="360" w:lineRule="auto"/>
        <w:jc w:val="both"/>
        <w:rPr>
          <w:rFonts w:ascii="Times New Roman" w:hAnsi="Times New Roman" w:cs="Times New Roman"/>
          <w:noProof/>
          <w:color w:val="000000"/>
          <w:u w:color="000000"/>
          <w:lang w:val="en-CA"/>
        </w:rPr>
      </w:pPr>
      <w:r w:rsidRPr="004C757A">
        <w:rPr>
          <w:rFonts w:ascii="Times New Roman" w:hAnsi="Times New Roman" w:cs="Times New Roman"/>
          <w:b/>
          <w:bCs/>
          <w:color w:val="000000"/>
          <w:u w:color="000000"/>
          <w:lang w:val="en-CA"/>
        </w:rPr>
        <w:t xml:space="preserve"> </w:t>
      </w:r>
      <w:ins w:id="64" w:author="Anne-Marie Cousineau" w:date="2025-07-28T14:43:00Z" w16du:dateUtc="2025-07-28T18:43:00Z">
        <w:r w:rsidRPr="004C757A">
          <w:rPr>
            <w:rFonts w:ascii="Times New Roman" w:hAnsi="Times New Roman" w:cs="Times New Roman"/>
            <w:b/>
            <w:bCs/>
            <w:noProof/>
            <w:color w:val="000000"/>
            <w:u w:color="000000"/>
            <w:lang w:val="en-CA"/>
          </w:rPr>
          <w:drawing>
            <wp:inline distT="0" distB="0" distL="0" distR="0" wp14:anchorId="3D6E4F53" wp14:editId="4BE5E563">
              <wp:extent cx="5943600" cy="4568190"/>
              <wp:effectExtent l="12700" t="12700" r="12700" b="16510"/>
              <wp:docPr id="56655233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2335" name="Picture 1" descr="A map of a city&#10;&#10;AI-generated content may be incorrect."/>
                      <pic:cNvPicPr/>
                    </pic:nvPicPr>
                    <pic:blipFill>
                      <a:blip r:embed="rId13"/>
                      <a:stretch>
                        <a:fillRect/>
                      </a:stretch>
                    </pic:blipFill>
                    <pic:spPr>
                      <a:xfrm>
                        <a:off x="0" y="0"/>
                        <a:ext cx="5943600" cy="4568190"/>
                      </a:xfrm>
                      <a:prstGeom prst="rect">
                        <a:avLst/>
                      </a:prstGeom>
                      <a:ln>
                        <a:solidFill>
                          <a:schemeClr val="tx1"/>
                        </a:solidFill>
                      </a:ln>
                    </pic:spPr>
                  </pic:pic>
                </a:graphicData>
              </a:graphic>
            </wp:inline>
          </w:drawing>
        </w:r>
      </w:ins>
    </w:p>
    <w:p w14:paraId="3C3682A7" w14:textId="77777777" w:rsidR="00254FE7" w:rsidRDefault="00254FE7" w:rsidP="001F0DCC">
      <w:pPr>
        <w:spacing w:line="360" w:lineRule="auto"/>
        <w:jc w:val="both"/>
        <w:rPr>
          <w:rFonts w:ascii="Times New Roman" w:hAnsi="Times New Roman" w:cs="Times New Roman"/>
          <w:color w:val="000000" w:themeColor="text1"/>
          <w:lang w:val="en-CA"/>
        </w:rPr>
      </w:pPr>
      <w:r w:rsidRPr="004C757A">
        <w:rPr>
          <w:rFonts w:ascii="Times New Roman" w:hAnsi="Times New Roman" w:cs="Times New Roman"/>
          <w:b/>
          <w:color w:val="000000" w:themeColor="text1"/>
          <w:lang w:val="en-CA"/>
        </w:rPr>
        <w:t xml:space="preserve">Figure 1.1. </w:t>
      </w:r>
      <w:r w:rsidRPr="004C757A">
        <w:rPr>
          <w:rFonts w:ascii="Times New Roman" w:hAnsi="Times New Roman" w:cs="Times New Roman"/>
          <w:color w:val="000000" w:themeColor="text1"/>
          <w:lang w:val="en-CA"/>
        </w:rPr>
        <w:t>Study locations on the Island of Montreal</w:t>
      </w:r>
      <w:r w:rsidRPr="004C757A">
        <w:rPr>
          <w:rFonts w:ascii="Times New Roman" w:hAnsi="Times New Roman" w:cs="Times New Roman"/>
          <w:b/>
          <w:color w:val="000000" w:themeColor="text1"/>
          <w:lang w:val="en-CA"/>
        </w:rPr>
        <w:t xml:space="preserve"> </w:t>
      </w:r>
      <w:r w:rsidRPr="004C757A">
        <w:rPr>
          <w:rFonts w:ascii="Times New Roman" w:hAnsi="Times New Roman" w:cs="Times New Roman"/>
          <w:color w:val="000000" w:themeColor="text1"/>
          <w:lang w:val="en-CA"/>
        </w:rPr>
        <w:t xml:space="preserve">A) The McGill Bird Observatory (MBO) served as the less urban location out of the three (2% of the area covered by streets and/or roads). It’s located in Sainte-Anne-de-Bellevue on the west side of the island. B) The residential area of Baie </w:t>
      </w:r>
      <w:proofErr w:type="spellStart"/>
      <w:r w:rsidRPr="004C757A">
        <w:rPr>
          <w:rFonts w:ascii="Times New Roman" w:hAnsi="Times New Roman" w:cs="Times New Roman"/>
          <w:color w:val="000000" w:themeColor="text1"/>
          <w:lang w:val="en-CA"/>
        </w:rPr>
        <w:t>d’Urfé</w:t>
      </w:r>
      <w:proofErr w:type="spellEnd"/>
      <w:r w:rsidRPr="004C757A">
        <w:rPr>
          <w:rFonts w:ascii="Times New Roman" w:hAnsi="Times New Roman" w:cs="Times New Roman"/>
          <w:color w:val="000000" w:themeColor="text1"/>
          <w:lang w:val="en-CA"/>
        </w:rPr>
        <w:t xml:space="preserve"> (BDU) served as an intermediately urbanized location (5% of the area covered by streets and/or roads). C) Concordia University (CON) in the Notre-Dame-de-Grâce neighbourhood served as the most urban location (13% of the area covered by streets and/or roads).</w:t>
      </w:r>
    </w:p>
    <w:p w14:paraId="7B5A7464" w14:textId="77777777" w:rsidR="001F0DCC" w:rsidRPr="004C757A" w:rsidRDefault="001F0DCC" w:rsidP="001F0DCC">
      <w:pPr>
        <w:spacing w:line="360" w:lineRule="auto"/>
        <w:jc w:val="both"/>
        <w:rPr>
          <w:rFonts w:ascii="Times New Roman" w:hAnsi="Times New Roman" w:cs="Times New Roman"/>
          <w:lang w:val="en-CA"/>
        </w:rPr>
      </w:pPr>
    </w:p>
    <w:p w14:paraId="123F1C15" w14:textId="77777777" w:rsidR="00254FE7" w:rsidRDefault="00254FE7" w:rsidP="001F0DCC">
      <w:pPr>
        <w:spacing w:line="360" w:lineRule="auto"/>
        <w:ind w:firstLine="720"/>
        <w:jc w:val="both"/>
        <w:rPr>
          <w:rFonts w:ascii="Times New Roman" w:hAnsi="Times New Roman" w:cs="Times New Roman"/>
          <w:color w:val="000000"/>
          <w:lang w:val="en-CA"/>
        </w:rPr>
      </w:pPr>
      <w:r w:rsidRPr="004C757A">
        <w:rPr>
          <w:rFonts w:ascii="Times New Roman" w:hAnsi="Times New Roman" w:cs="Times New Roman"/>
          <w:lang w:val="en-CA"/>
        </w:rPr>
        <w:t>All translocation sites had a significantly different level of urbanization from one another (</w:t>
      </w:r>
      <w:r w:rsidRPr="004C757A">
        <w:rPr>
          <w:rFonts w:ascii="Times New Roman" w:hAnsi="Times New Roman" w:cs="Times New Roman"/>
          <w:i/>
          <w:iCs/>
          <w:lang w:val="en-CA"/>
        </w:rPr>
        <w:t>p</w:t>
      </w:r>
      <w:r w:rsidRPr="004C757A">
        <w:rPr>
          <w:rFonts w:ascii="Times New Roman" w:hAnsi="Times New Roman" w:cs="Times New Roman"/>
          <w:lang w:val="en-CA"/>
        </w:rPr>
        <w:t xml:space="preserve"> &lt; 0.001) based on population density data from the </w:t>
      </w:r>
      <w:proofErr w:type="spellStart"/>
      <w:r w:rsidRPr="004C757A">
        <w:rPr>
          <w:rFonts w:ascii="Times New Roman" w:hAnsi="Times New Roman" w:cs="Times New Roman"/>
          <w:lang w:val="en-CA"/>
        </w:rPr>
        <w:t>Cancensus</w:t>
      </w:r>
      <w:proofErr w:type="spellEnd"/>
      <w:r w:rsidRPr="004C757A">
        <w:rPr>
          <w:rFonts w:ascii="Times New Roman" w:hAnsi="Times New Roman" w:cs="Times New Roman"/>
          <w:lang w:val="en-CA"/>
        </w:rPr>
        <w:t xml:space="preserve"> packages, using census data from the Government of Canada for the year 2021. </w:t>
      </w:r>
      <w:r w:rsidRPr="004C757A">
        <w:rPr>
          <w:rFonts w:ascii="Times New Roman" w:hAnsi="Times New Roman" w:cs="Times New Roman"/>
          <w:color w:val="000000"/>
          <w:lang w:val="en-CA"/>
        </w:rPr>
        <w:t>All three sites are characterized by relatively high levels of green space compared to the broader urban context of Montreal. As such, this gradient does not fully capture the extent of urbanization present across the entire city and should be interpreted as a localized urbanization gradient within predominantly green neighbourhoods, rather than a representative cross-section of the full urban-rural continuum.</w:t>
      </w:r>
    </w:p>
    <w:p w14:paraId="771E19E0" w14:textId="77777777" w:rsidR="00673BA5" w:rsidRPr="004C757A" w:rsidRDefault="00673BA5" w:rsidP="001F0DCC">
      <w:pPr>
        <w:spacing w:line="360" w:lineRule="auto"/>
        <w:ind w:firstLine="720"/>
        <w:jc w:val="both"/>
        <w:rPr>
          <w:rFonts w:ascii="Times New Roman" w:hAnsi="Times New Roman" w:cs="Times New Roman"/>
          <w:lang w:val="en-CA"/>
        </w:rPr>
      </w:pPr>
    </w:p>
    <w:p w14:paraId="1A251C2F" w14:textId="58301DE8"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65" w:name="_Toc205543118"/>
      <w:bookmarkStart w:id="66" w:name="_Toc214025478"/>
      <w:r w:rsidRPr="004C757A">
        <w:rPr>
          <w:rFonts w:ascii="Times New Roman" w:hAnsi="Times New Roman" w:cs="Times New Roman"/>
          <w:color w:val="000000" w:themeColor="text1"/>
          <w:sz w:val="24"/>
          <w:szCs w:val="24"/>
          <w:u w:val="single"/>
          <w:lang w:val="en-CA"/>
        </w:rPr>
        <w:t>Radio tagging, banding &amp; translocation</w:t>
      </w:r>
      <w:bookmarkEnd w:id="65"/>
      <w:bookmarkEnd w:id="66"/>
    </w:p>
    <w:p w14:paraId="1CB706A7" w14:textId="6FAF7CC3" w:rsidR="00254FE7" w:rsidRDefault="00254FE7" w:rsidP="001F0DCC">
      <w:pPr>
        <w:autoSpaceDE w:val="0"/>
        <w:autoSpaceDN w:val="0"/>
        <w:adjustRightInd w:val="0"/>
        <w:spacing w:line="360" w:lineRule="auto"/>
        <w:ind w:firstLine="720"/>
        <w:jc w:val="both"/>
        <w:rPr>
          <w:rFonts w:ascii="Times New Roman" w:hAnsi="Times New Roman" w:cs="Times New Roman"/>
          <w:color w:val="000000"/>
          <w:kern w:val="0"/>
          <w:lang w:val="en-US"/>
        </w:rPr>
      </w:pPr>
      <w:r w:rsidRPr="004C757A">
        <w:rPr>
          <w:rFonts w:ascii="Times New Roman" w:hAnsi="Times New Roman" w:cs="Times New Roman"/>
          <w:color w:val="000000"/>
          <w:u w:color="000000"/>
          <w:lang w:val="en-CA"/>
        </w:rPr>
        <w:t>We mist netted northern cardinals (males and females) at the MBO during October and November of the year 2022, 2023 and 2024. The birds were intercepted using 30 mm Japanese Nylon nets and placed in small cotton bags to reduce stress before handling. As part of the migration monitoring being done at the MBO, we banded the cardinals with a numbered aluminum band</w:t>
      </w:r>
      <w:r w:rsidR="00E31802">
        <w:rPr>
          <w:rFonts w:ascii="Times New Roman" w:hAnsi="Times New Roman" w:cs="Times New Roman"/>
          <w:color w:val="000000"/>
          <w:u w:color="000000"/>
          <w:lang w:val="en-CA"/>
        </w:rPr>
        <w:t xml:space="preserve"> issued by the Canadian Bird Banding Office</w:t>
      </w:r>
      <w:r w:rsidRPr="004C757A">
        <w:rPr>
          <w:rFonts w:ascii="Times New Roman" w:hAnsi="Times New Roman" w:cs="Times New Roman"/>
          <w:color w:val="000000"/>
          <w:u w:color="000000"/>
          <w:lang w:val="en-CA"/>
        </w:rPr>
        <w:t xml:space="preserve">. The individuals were sexed, aged, weighed, and randomly assigned to one of the six possible release sites </w:t>
      </w:r>
      <w:r w:rsidR="0048407C" w:rsidRPr="00496982">
        <w:rPr>
          <w:rFonts w:ascii="Times New Roman" w:hAnsi="Times New Roman" w:cs="Times New Roman"/>
          <w:color w:val="000000"/>
          <w:u w:color="000000"/>
          <w:lang w:val="en-CA"/>
        </w:rPr>
        <w:t>consisting of translocation sites and control sites at the capture location</w:t>
      </w:r>
      <w:r w:rsidRPr="00496982">
        <w:rPr>
          <w:rFonts w:ascii="Times New Roman" w:hAnsi="Times New Roman" w:cs="Times New Roman"/>
          <w:color w:val="000000"/>
          <w:u w:color="000000"/>
          <w:lang w:val="en-CA"/>
        </w:rPr>
        <w:t>. In addition to the alu</w:t>
      </w:r>
      <w:r w:rsidRPr="004C757A">
        <w:rPr>
          <w:rFonts w:ascii="Times New Roman" w:hAnsi="Times New Roman" w:cs="Times New Roman"/>
          <w:color w:val="000000"/>
          <w:u w:color="000000"/>
          <w:lang w:val="en-CA"/>
        </w:rPr>
        <w:t xml:space="preserve">minum band, we fitted the cardinals with a set of heat-sealed coloured plastic bands, each with a unique combination of colours. This allowed visual identification of the individuals without having to resort to a radio tag receiver. Each bird was equipped with a Lotek </w:t>
      </w:r>
      <w:proofErr w:type="spellStart"/>
      <w:r w:rsidRPr="004C757A">
        <w:rPr>
          <w:rFonts w:ascii="Times New Roman" w:hAnsi="Times New Roman" w:cs="Times New Roman"/>
          <w:color w:val="000000"/>
          <w:u w:color="000000"/>
          <w:lang w:val="en-CA"/>
        </w:rPr>
        <w:t>NanoTag</w:t>
      </w:r>
      <w:proofErr w:type="spellEnd"/>
      <w:r w:rsidRPr="004C757A">
        <w:rPr>
          <w:rFonts w:ascii="Times New Roman" w:hAnsi="Times New Roman" w:cs="Times New Roman"/>
          <w:color w:val="000000"/>
          <w:u w:color="000000"/>
          <w:lang w:val="en-CA"/>
        </w:rPr>
        <w:t xml:space="preserve"> (NTQB-2) weighing 0.8 grams, using soft elastics in a figure 8 harness configuration (the total weight of the tag, harness, and glue was less than 3% of the cardinals’ body weight). All the radio-tags were registered as part of the Motus Wildlife Tracking System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(Frei et al., 2024)</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 xml:space="preserve">. Northern cardinals translocated to </w:t>
      </w:r>
      <w:r w:rsidR="0048407C" w:rsidRPr="007A2BC9">
        <w:rPr>
          <w:rFonts w:ascii="Times New Roman" w:hAnsi="Times New Roman" w:cs="Times New Roman"/>
          <w:color w:val="000000"/>
          <w:u w:color="000000"/>
          <w:lang w:val="en-CA"/>
        </w:rPr>
        <w:t>sites away from MBO (BDU and CON), as well as control birds held at MBO,</w:t>
      </w:r>
      <w:r w:rsidRPr="007A2BC9">
        <w:rPr>
          <w:rFonts w:ascii="Times New Roman" w:hAnsi="Times New Roman" w:cs="Times New Roman"/>
          <w:color w:val="000000"/>
          <w:u w:color="000000"/>
          <w:lang w:val="en-CA"/>
        </w:rPr>
        <w:t xml:space="preserve"> underwent a holding time of 45 minutes before release to standardize treatment amongst individuals. For the winter of the year 2022-2023 (winter 1), we were able to consistently track 20 birds</w:t>
      </w:r>
      <w:r w:rsidR="0048407C" w:rsidRPr="007A2BC9">
        <w:rPr>
          <w:rFonts w:ascii="Times New Roman" w:hAnsi="Times New Roman" w:cs="Times New Roman"/>
          <w:color w:val="000000"/>
          <w:u w:color="000000"/>
          <w:lang w:val="en-CA"/>
        </w:rPr>
        <w:t xml:space="preserve"> released as control</w:t>
      </w:r>
      <w:r w:rsidRPr="007A2BC9">
        <w:rPr>
          <w:rFonts w:ascii="Times New Roman" w:hAnsi="Times New Roman" w:cs="Times New Roman"/>
          <w:color w:val="000000"/>
          <w:u w:color="000000"/>
          <w:lang w:val="en-CA"/>
        </w:rPr>
        <w:t xml:space="preserve"> at MBO, which served as a pilot winter to assess the feasibility of the project. During the winter of 2023-2024 (winter 2), a total of 45 birds were tagged and banded, with 15 individuals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to CON, 15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to BDU and 15 </w:t>
      </w:r>
      <w:r w:rsidR="0048407C" w:rsidRPr="007A2BC9">
        <w:rPr>
          <w:rFonts w:ascii="Times New Roman" w:hAnsi="Times New Roman" w:cs="Times New Roman"/>
          <w:color w:val="000000"/>
          <w:u w:color="000000"/>
          <w:lang w:val="en-CA"/>
        </w:rPr>
        <w:t>released as controls at</w:t>
      </w:r>
      <w:r w:rsidRPr="007A2BC9">
        <w:rPr>
          <w:rFonts w:ascii="Times New Roman" w:hAnsi="Times New Roman" w:cs="Times New Roman"/>
          <w:color w:val="000000"/>
          <w:u w:color="000000"/>
          <w:lang w:val="en-CA"/>
        </w:rPr>
        <w:t xml:space="preserve"> MBO. In 2024-2025 (winter 3), a total of 42 birds were tagged and banded, with 5 individuals </w:t>
      </w:r>
      <w:r w:rsidR="0048407C" w:rsidRPr="007A2BC9">
        <w:rPr>
          <w:rFonts w:ascii="Times New Roman" w:hAnsi="Times New Roman" w:cs="Times New Roman"/>
          <w:color w:val="000000"/>
          <w:u w:color="000000"/>
          <w:lang w:val="en-CA"/>
        </w:rPr>
        <w:t>released as controls at</w:t>
      </w:r>
      <w:r w:rsidRPr="007A2BC9">
        <w:rPr>
          <w:rFonts w:ascii="Times New Roman" w:hAnsi="Times New Roman" w:cs="Times New Roman"/>
          <w:color w:val="000000"/>
          <w:u w:color="000000"/>
          <w:lang w:val="en-CA"/>
        </w:rPr>
        <w:t xml:space="preserve"> MBO, 16 individuals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w:t>
      </w:r>
      <w:r w:rsidR="0048407C" w:rsidRPr="007A2BC9">
        <w:rPr>
          <w:rFonts w:ascii="Times New Roman" w:hAnsi="Times New Roman" w:cs="Times New Roman"/>
          <w:color w:val="000000"/>
          <w:u w:color="000000"/>
          <w:lang w:val="en-CA"/>
        </w:rPr>
        <w:t>at</w:t>
      </w:r>
      <w:r w:rsidRPr="007A2BC9">
        <w:rPr>
          <w:rFonts w:ascii="Times New Roman" w:hAnsi="Times New Roman" w:cs="Times New Roman"/>
          <w:color w:val="000000"/>
          <w:u w:color="000000"/>
          <w:lang w:val="en-CA"/>
        </w:rPr>
        <w:t xml:space="preserve"> BDU and 21 individuals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at CON. </w:t>
      </w:r>
      <w:r w:rsidRPr="007A2BC9">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845AD0F" w14:textId="77777777" w:rsidR="001F0DCC" w:rsidRPr="004C757A" w:rsidRDefault="001F0DCC" w:rsidP="001F0DCC">
      <w:pPr>
        <w:autoSpaceDE w:val="0"/>
        <w:autoSpaceDN w:val="0"/>
        <w:adjustRightInd w:val="0"/>
        <w:spacing w:line="360" w:lineRule="auto"/>
        <w:ind w:firstLine="720"/>
        <w:jc w:val="both"/>
        <w:rPr>
          <w:rFonts w:ascii="Times New Roman" w:hAnsi="Times New Roman" w:cs="Times New Roman"/>
          <w:color w:val="000000"/>
          <w:kern w:val="0"/>
          <w:lang w:val="en-US"/>
        </w:rPr>
      </w:pPr>
    </w:p>
    <w:p w14:paraId="3486E466"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67" w:name="_Toc205543119"/>
      <w:bookmarkStart w:id="68" w:name="_Toc214025479"/>
      <w:r w:rsidRPr="004C757A">
        <w:rPr>
          <w:rFonts w:ascii="Times New Roman" w:hAnsi="Times New Roman" w:cs="Times New Roman"/>
          <w:color w:val="000000" w:themeColor="text1"/>
          <w:sz w:val="24"/>
          <w:szCs w:val="24"/>
          <w:u w:val="single"/>
          <w:lang w:val="en-CA"/>
        </w:rPr>
        <w:t>Cardinal abundance and seasonal distribution</w:t>
      </w:r>
      <w:bookmarkEnd w:id="67"/>
      <w:bookmarkEnd w:id="68"/>
    </w:p>
    <w:p w14:paraId="35F4EB95" w14:textId="77777777" w:rsidR="00254FE7" w:rsidRDefault="00254FE7" w:rsidP="001F0DCC">
      <w:pPr>
        <w:autoSpaceDE w:val="0"/>
        <w:autoSpaceDN w:val="0"/>
        <w:adjustRightInd w:val="0"/>
        <w:spacing w:line="360" w:lineRule="auto"/>
        <w:ind w:firstLine="720"/>
        <w:jc w:val="both"/>
        <w:rPr>
          <w:rFonts w:ascii="Times New Roman" w:hAnsi="Times New Roman" w:cs="Times New Roman"/>
          <w:color w:val="000000"/>
          <w:u w:color="000000"/>
          <w:lang w:val="en-CA"/>
        </w:rPr>
      </w:pPr>
      <w:r w:rsidRPr="004C757A">
        <w:rPr>
          <w:rFonts w:ascii="Times New Roman" w:hAnsi="Times New Roman" w:cs="Times New Roman"/>
          <w:color w:val="000000"/>
          <w:u w:color="000000"/>
          <w:lang w:val="en-CA"/>
        </w:rPr>
        <w:t xml:space="preserve">To investigate the northern cardinals’ historical abundance in Quebec, Canada, we used data from the Audubon Christmas Bird Count, more specifically we extracted the number of cardinals recorded per party hours in the states of Maine, New York, New Hampshire and Vermont (United States), along with the data from Quebec (Canada)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(National Audubon Society, 2015)</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 To examine seasonal variations in northern cardinals’ distribution, we used weekly abundance estimates from eBird data collected between 2009 and 2023, to generate a map of the birds’ distribution in summer (week of July 5</w:t>
      </w:r>
      <w:r w:rsidRPr="004C757A">
        <w:rPr>
          <w:rFonts w:ascii="Times New Roman" w:hAnsi="Times New Roman" w:cs="Times New Roman"/>
          <w:color w:val="000000"/>
          <w:u w:color="000000"/>
          <w:vertAlign w:val="superscript"/>
          <w:lang w:val="en-CA"/>
        </w:rPr>
        <w:t>th</w:t>
      </w:r>
      <w:r w:rsidRPr="004C757A">
        <w:rPr>
          <w:rFonts w:ascii="Times New Roman" w:hAnsi="Times New Roman" w:cs="Times New Roman"/>
          <w:color w:val="000000"/>
          <w:u w:color="000000"/>
          <w:lang w:val="en-CA"/>
        </w:rPr>
        <w:t>) and winter (week of December 27</w:t>
      </w:r>
      <w:r w:rsidRPr="004C757A">
        <w:rPr>
          <w:rFonts w:ascii="Times New Roman" w:hAnsi="Times New Roman" w:cs="Times New Roman"/>
          <w:color w:val="000000"/>
          <w:u w:color="000000"/>
          <w:vertAlign w:val="superscript"/>
          <w:lang w:val="en-CA"/>
        </w:rPr>
        <w:t>th</w:t>
      </w:r>
      <w:r w:rsidRPr="004C757A">
        <w:rPr>
          <w:rFonts w:ascii="Times New Roman" w:hAnsi="Times New Roman" w:cs="Times New Roman"/>
          <w:color w:val="000000"/>
          <w:u w:color="000000"/>
          <w:lang w:val="en-CA"/>
        </w:rPr>
        <w:t xml:space="preserve">)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{"citationID":"ErJfDodg","properties":{"formattedCitation":"(Fink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(Fink et al., 2025)</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w:t>
      </w:r>
    </w:p>
    <w:p w14:paraId="7C3BBEB2" w14:textId="77777777" w:rsidR="001F0DCC" w:rsidRPr="004C757A" w:rsidRDefault="001F0DCC" w:rsidP="001F0DCC">
      <w:pPr>
        <w:autoSpaceDE w:val="0"/>
        <w:autoSpaceDN w:val="0"/>
        <w:adjustRightInd w:val="0"/>
        <w:spacing w:line="360" w:lineRule="auto"/>
        <w:ind w:firstLine="720"/>
        <w:jc w:val="both"/>
        <w:rPr>
          <w:rFonts w:ascii="Times New Roman" w:hAnsi="Times New Roman" w:cs="Times New Roman"/>
          <w:color w:val="000000"/>
          <w:u w:color="000000"/>
          <w:lang w:val="en-CA"/>
        </w:rPr>
      </w:pPr>
    </w:p>
    <w:p w14:paraId="0FFE7465"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69" w:name="_Toc205543120"/>
      <w:bookmarkStart w:id="70" w:name="_Toc214025480"/>
      <w:r w:rsidRPr="004C757A">
        <w:rPr>
          <w:rFonts w:ascii="Times New Roman" w:hAnsi="Times New Roman" w:cs="Times New Roman"/>
          <w:color w:val="000000" w:themeColor="text1"/>
          <w:sz w:val="24"/>
          <w:szCs w:val="24"/>
          <w:u w:val="single"/>
          <w:lang w:val="en-CA"/>
        </w:rPr>
        <w:t>Non-breeding season tracking and home range estimations</w:t>
      </w:r>
      <w:bookmarkEnd w:id="69"/>
      <w:bookmarkEnd w:id="70"/>
    </w:p>
    <w:p w14:paraId="2FC40230" w14:textId="423B6CA7" w:rsidR="00254FE7" w:rsidRDefault="00254FE7" w:rsidP="001F0DCC">
      <w:pPr>
        <w:spacing w:line="360" w:lineRule="auto"/>
        <w:ind w:firstLine="720"/>
        <w:jc w:val="both"/>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During the first winter, only 2 automated receiver towers from the Motus network were deployed. The first tower is located at the MBO (4525’50.</w:t>
      </w:r>
      <w:proofErr w:type="gramStart"/>
      <w:r w:rsidRPr="004C757A">
        <w:rPr>
          <w:rFonts w:ascii="Times New Roman" w:hAnsi="Times New Roman" w:cs="Times New Roman"/>
          <w:color w:val="000000" w:themeColor="text1"/>
          <w:lang w:val="en-CA"/>
        </w:rPr>
        <w:t>4”N</w:t>
      </w:r>
      <w:proofErr w:type="gramEnd"/>
      <w:r w:rsidRPr="004C757A">
        <w:rPr>
          <w:rFonts w:ascii="Times New Roman" w:hAnsi="Times New Roman" w:cs="Times New Roman"/>
          <w:color w:val="000000" w:themeColor="text1"/>
          <w:lang w:val="en-CA"/>
        </w:rPr>
        <w:t xml:space="preserve"> 73˚56’18.</w:t>
      </w:r>
      <w:proofErr w:type="gramStart"/>
      <w:r w:rsidRPr="004C757A">
        <w:rPr>
          <w:rFonts w:ascii="Times New Roman" w:hAnsi="Times New Roman" w:cs="Times New Roman"/>
          <w:color w:val="000000" w:themeColor="text1"/>
          <w:lang w:val="en-CA"/>
        </w:rPr>
        <w:t>6”W</w:t>
      </w:r>
      <w:proofErr w:type="gramEnd"/>
      <w:r w:rsidRPr="004C757A">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004C757A">
        <w:rPr>
          <w:rFonts w:ascii="Times New Roman" w:hAnsi="Times New Roman" w:cs="Times New Roman"/>
          <w:color w:val="000000" w:themeColor="text1"/>
          <w:lang w:val="en-CA"/>
        </w:rPr>
        <w:t>3”N</w:t>
      </w:r>
      <w:proofErr w:type="gramEnd"/>
      <w:r w:rsidRPr="004C757A">
        <w:rPr>
          <w:rFonts w:ascii="Times New Roman" w:hAnsi="Times New Roman" w:cs="Times New Roman"/>
          <w:color w:val="000000" w:themeColor="text1"/>
          <w:lang w:val="en-CA"/>
        </w:rPr>
        <w:t xml:space="preserve"> 73˚56’20.</w:t>
      </w:r>
      <w:proofErr w:type="gramStart"/>
      <w:r w:rsidRPr="004C757A">
        <w:rPr>
          <w:rFonts w:ascii="Times New Roman" w:hAnsi="Times New Roman" w:cs="Times New Roman"/>
          <w:color w:val="000000" w:themeColor="text1"/>
          <w:lang w:val="en-CA"/>
        </w:rPr>
        <w:t>3”W</w:t>
      </w:r>
      <w:proofErr w:type="gramEnd"/>
      <w:r w:rsidRPr="004C757A">
        <w:rPr>
          <w:rFonts w:ascii="Times New Roman" w:hAnsi="Times New Roman" w:cs="Times New Roman"/>
          <w:color w:val="000000" w:themeColor="text1"/>
          <w:lang w:val="en-CA"/>
        </w:rPr>
        <w:t>). For the second winter, those two towers were also used for continuous data location, with the addition of a third temporary receiver tower that we installed in BDU (45˚24’39.</w:t>
      </w:r>
      <w:proofErr w:type="gramStart"/>
      <w:r w:rsidRPr="004C757A">
        <w:rPr>
          <w:rFonts w:ascii="Times New Roman" w:hAnsi="Times New Roman" w:cs="Times New Roman"/>
          <w:color w:val="000000" w:themeColor="text1"/>
          <w:lang w:val="en-CA"/>
        </w:rPr>
        <w:t>3”N</w:t>
      </w:r>
      <w:proofErr w:type="gramEnd"/>
      <w:r w:rsidRPr="004C757A">
        <w:rPr>
          <w:rFonts w:ascii="Times New Roman" w:hAnsi="Times New Roman" w:cs="Times New Roman"/>
          <w:color w:val="000000" w:themeColor="text1"/>
          <w:lang w:val="en-CA"/>
        </w:rPr>
        <w:t xml:space="preserve"> 73˚55’48.</w:t>
      </w:r>
      <w:proofErr w:type="gramStart"/>
      <w:r w:rsidRPr="004C757A">
        <w:rPr>
          <w:rFonts w:ascii="Times New Roman" w:hAnsi="Times New Roman" w:cs="Times New Roman"/>
          <w:color w:val="000000" w:themeColor="text1"/>
          <w:lang w:val="en-CA"/>
        </w:rPr>
        <w:t>3”W</w:t>
      </w:r>
      <w:proofErr w:type="gramEnd"/>
      <w:r w:rsidRPr="004C757A">
        <w:rPr>
          <w:rFonts w:ascii="Times New Roman" w:hAnsi="Times New Roman" w:cs="Times New Roman"/>
          <w:color w:val="000000" w:themeColor="text1"/>
          <w:lang w:val="en-CA"/>
        </w:rPr>
        <w:t>). Finally, during the third winter, a fourth, permanent Motus tower was installed on top of a building at Concordia University’s Loyola campus location (45˚27’32.</w:t>
      </w:r>
      <w:proofErr w:type="gramStart"/>
      <w:r w:rsidRPr="004C757A">
        <w:rPr>
          <w:rFonts w:ascii="Times New Roman" w:hAnsi="Times New Roman" w:cs="Times New Roman"/>
          <w:color w:val="000000" w:themeColor="text1"/>
          <w:lang w:val="en-CA"/>
        </w:rPr>
        <w:t>6”N</w:t>
      </w:r>
      <w:proofErr w:type="gramEnd"/>
      <w:r w:rsidRPr="004C757A">
        <w:rPr>
          <w:rFonts w:ascii="Times New Roman" w:hAnsi="Times New Roman" w:cs="Times New Roman"/>
          <w:color w:val="000000" w:themeColor="text1"/>
          <w:lang w:val="en-CA"/>
        </w:rPr>
        <w:t xml:space="preserve"> 73˚38’30.</w:t>
      </w:r>
      <w:proofErr w:type="gramStart"/>
      <w:r w:rsidRPr="004C757A">
        <w:rPr>
          <w:rFonts w:ascii="Times New Roman" w:hAnsi="Times New Roman" w:cs="Times New Roman"/>
          <w:color w:val="000000" w:themeColor="text1"/>
          <w:lang w:val="en-CA"/>
        </w:rPr>
        <w:t>2”W</w:t>
      </w:r>
      <w:proofErr w:type="gramEnd"/>
      <w:r w:rsidRPr="004C757A">
        <w:rPr>
          <w:rFonts w:ascii="Times New Roman" w:hAnsi="Times New Roman" w:cs="Times New Roman"/>
          <w:color w:val="000000" w:themeColor="text1"/>
          <w:lang w:val="en-CA"/>
        </w:rPr>
        <w:t xml:space="preserve">). We conducted manual radio tracking of </w:t>
      </w:r>
      <w:proofErr w:type="gramStart"/>
      <w:r w:rsidRPr="004C757A">
        <w:rPr>
          <w:rFonts w:ascii="Times New Roman" w:hAnsi="Times New Roman" w:cs="Times New Roman"/>
          <w:color w:val="000000" w:themeColor="text1"/>
          <w:lang w:val="en-CA"/>
        </w:rPr>
        <w:t>each individual</w:t>
      </w:r>
      <w:proofErr w:type="gramEnd"/>
      <w:r w:rsidRPr="004C757A">
        <w:rPr>
          <w:rFonts w:ascii="Times New Roman" w:hAnsi="Times New Roman" w:cs="Times New Roman"/>
          <w:color w:val="000000" w:themeColor="text1"/>
          <w:lang w:val="en-CA"/>
        </w:rPr>
        <w:t xml:space="preserve"> as often as possible (approximately once or twice a week) between the months of October and May using a set of </w:t>
      </w:r>
      <w:r w:rsidR="00E31802">
        <w:rPr>
          <w:rFonts w:ascii="Times New Roman" w:hAnsi="Times New Roman" w:cs="Times New Roman"/>
          <w:color w:val="000000" w:themeColor="text1"/>
          <w:lang w:val="en-CA"/>
        </w:rPr>
        <w:t>handheld receivers</w:t>
      </w:r>
      <w:r w:rsidRPr="004C757A">
        <w:rPr>
          <w:rFonts w:ascii="Times New Roman" w:hAnsi="Times New Roman" w:cs="Times New Roman"/>
          <w:color w:val="000000" w:themeColor="text1"/>
          <w:lang w:val="en-CA"/>
        </w:rPr>
        <w:t xml:space="preserve"> and antennae. </w:t>
      </w:r>
      <w:r w:rsidR="00E31802">
        <w:rPr>
          <w:rFonts w:ascii="Times New Roman" w:hAnsi="Times New Roman" w:cs="Times New Roman"/>
          <w:color w:val="000000" w:themeColor="text1"/>
          <w:lang w:val="en-CA"/>
        </w:rPr>
        <w:t>The people tracking the cardinals by hand (trackers)</w:t>
      </w:r>
      <w:r w:rsidRPr="004C757A">
        <w:rPr>
          <w:rFonts w:ascii="Times New Roman" w:hAnsi="Times New Roman" w:cs="Times New Roman"/>
          <w:color w:val="000000" w:themeColor="text1"/>
          <w:lang w:val="en-CA"/>
        </w:rPr>
        <w:t xml:space="preserve"> would cover as much ground as possible at each study location with the goal of recording at least one GPS location for </w:t>
      </w:r>
      <w:proofErr w:type="gramStart"/>
      <w:r w:rsidRPr="004C757A">
        <w:rPr>
          <w:rFonts w:ascii="Times New Roman" w:hAnsi="Times New Roman" w:cs="Times New Roman"/>
          <w:color w:val="000000" w:themeColor="text1"/>
          <w:lang w:val="en-CA"/>
        </w:rPr>
        <w:t>each individual</w:t>
      </w:r>
      <w:proofErr w:type="gramEnd"/>
      <w:r w:rsidRPr="004C757A">
        <w:rPr>
          <w:rFonts w:ascii="Times New Roman" w:hAnsi="Times New Roman" w:cs="Times New Roman"/>
          <w:color w:val="000000" w:themeColor="text1"/>
          <w:lang w:val="en-CA"/>
        </w:rPr>
        <w:t xml:space="preserve"> per week using a Garmin ETREX 22x GPS. The </w:t>
      </w:r>
      <w:r w:rsidR="00E31802">
        <w:rPr>
          <w:rFonts w:ascii="Times New Roman" w:hAnsi="Times New Roman" w:cs="Times New Roman"/>
          <w:color w:val="000000" w:themeColor="text1"/>
          <w:lang w:val="en-CA"/>
        </w:rPr>
        <w:t>handheld receivers</w:t>
      </w:r>
      <w:r w:rsidRPr="004C757A">
        <w:rPr>
          <w:rFonts w:ascii="Times New Roman" w:hAnsi="Times New Roman" w:cs="Times New Roman"/>
          <w:color w:val="000000" w:themeColor="text1"/>
          <w:lang w:val="en-CA"/>
        </w:rPr>
        <w:t xml:space="preserve"> were either Lotek’s SRX800 or SRX1200. They were operated by setting the frequency to 166.380 MHz (Motus tags’ frequency for the Western hemisphere) and using both the gain and the signal strength to get as close as possible to the tagged individuals. 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w:t>
      </w:r>
      <w:r w:rsidR="001F0DCC">
        <w:rPr>
          <w:rFonts w:ascii="Times New Roman" w:hAnsi="Times New Roman" w:cs="Times New Roman"/>
          <w:color w:val="000000" w:themeColor="text1"/>
          <w:lang w:val="en-CA"/>
        </w:rPr>
        <w:t xml:space="preserve"> </w:t>
      </w:r>
      <w:r w:rsidRPr="004C757A">
        <w:rPr>
          <w:rFonts w:ascii="Times New Roman" w:hAnsi="Times New Roman" w:cs="Times New Roman"/>
          <w:color w:val="000000" w:themeColor="text1"/>
          <w:lang w:val="en-CA"/>
        </w:rPr>
        <w:t>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 (the bird is considered close enough when those conditions are met).</w:t>
      </w:r>
    </w:p>
    <w:p w14:paraId="0816B4F7" w14:textId="77777777" w:rsidR="001F0DCC" w:rsidRPr="004C757A" w:rsidRDefault="001F0DCC" w:rsidP="001F0DCC">
      <w:pPr>
        <w:spacing w:line="360" w:lineRule="auto"/>
        <w:ind w:firstLine="720"/>
        <w:jc w:val="both"/>
        <w:rPr>
          <w:rFonts w:ascii="Times New Roman" w:hAnsi="Times New Roman" w:cs="Times New Roman"/>
          <w:color w:val="000000" w:themeColor="text1"/>
          <w:lang w:val="en-CA"/>
        </w:rPr>
      </w:pPr>
    </w:p>
    <w:p w14:paraId="47C03E02" w14:textId="1083A5B3" w:rsidR="001F0DCC" w:rsidRPr="004C757A" w:rsidRDefault="00254FE7" w:rsidP="00FB6D0B">
      <w:pPr>
        <w:spacing w:line="360" w:lineRule="auto"/>
        <w:ind w:firstLine="720"/>
        <w:jc w:val="both"/>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For all three study sites, we calculated the average home range size using the Kernel Density Estimation (KDE), a non-parametric way to estimate the probability density function of a random variable based on a finite data sample (in the present case, the northern cardinal’s GPS location recorded in the field)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{"citationID":"L6frm9Yy","properties":{"formattedCitation":"(Calenge, 2024)","plainCitation":"(Calenge, 2024)","noteIndex":0},"citationItems":[{"id":1261,"uris":["http://zotero.org/users/16770306/items/X2LJQ5IN"],"itemData":{"id":1261,"type":"software","note":"R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noProof/>
          <w:color w:val="000000" w:themeColor="text1"/>
          <w:lang w:val="en-CA"/>
        </w:rPr>
        <w:t>(Calenge, 2024)</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008B4D38">
        <w:rPr>
          <w:rFonts w:ascii="Times New Roman" w:hAnsi="Times New Roman" w:cs="Times New Roman"/>
          <w:color w:val="000000" w:themeColor="text1"/>
          <w:lang w:val="en-CA"/>
        </w:rPr>
        <w:t xml:space="preserve"> We selected the 50% and 95% contours to investigate respectively the core area used within the home range of the birds and the broader home range excluding the most extreme locations (outliers).</w:t>
      </w:r>
      <w:r w:rsidR="00AA6FDA">
        <w:rPr>
          <w:rFonts w:ascii="Times New Roman" w:hAnsi="Times New Roman" w:cs="Times New Roman"/>
          <w:color w:val="000000" w:themeColor="text1"/>
          <w:lang w:val="en-CA"/>
        </w:rPr>
        <w:t xml:space="preserve"> Between 5 and 48 points per individual were used to estimate the KDEs, with the average number of points per bird being 17.</w:t>
      </w:r>
    </w:p>
    <w:p w14:paraId="1AE8F9F0" w14:textId="77777777" w:rsidR="00254FE7" w:rsidRPr="004C757A" w:rsidRDefault="00254FE7" w:rsidP="00254FE7">
      <w:pPr>
        <w:spacing w:line="480" w:lineRule="auto"/>
        <w:jc w:val="both"/>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76C93C22" w14:textId="77777777" w:rsidR="00254FE7" w:rsidRPr="004C757A"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color w:val="000000" w:themeColor="text1"/>
          <w:lang w:val="en-CA"/>
        </w:rPr>
        <w:t>Where:</w:t>
      </w:r>
    </w:p>
    <w:p w14:paraId="59250FF4" w14:textId="695CB837" w:rsidR="0064276B" w:rsidRPr="004C757A" w:rsidRDefault="00254FE7" w:rsidP="001F0DCC">
      <w:pPr>
        <w:spacing w:line="360" w:lineRule="auto"/>
        <w:jc w:val="both"/>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sidRPr="004C757A">
        <w:rPr>
          <w:rFonts w:ascii="Times New Roman" w:eastAsiaTheme="minorEastAsia" w:hAnsi="Times New Roman" w:cs="Times New Roman"/>
          <w:color w:val="000000" w:themeColor="text1"/>
          <w:lang w:val="en-CA"/>
        </w:rPr>
        <w:t xml:space="preserve"> is the kernel function evaluated at </w:t>
      </w:r>
      <w:r w:rsidRPr="004C757A">
        <w:rPr>
          <w:rFonts w:ascii="Times New Roman" w:eastAsiaTheme="minorEastAsia" w:hAnsi="Times New Roman" w:cs="Times New Roman"/>
          <w:i/>
          <w:iCs/>
          <w:color w:val="000000" w:themeColor="text1"/>
          <w:lang w:val="en-CA"/>
        </w:rPr>
        <w:t>u</w:t>
      </w:r>
      <w:r w:rsidRPr="004C757A">
        <w:rPr>
          <w:rFonts w:ascii="Times New Roman" w:eastAsiaTheme="minorEastAsia" w:hAnsi="Times New Roman" w:cs="Times New Roman"/>
          <w:color w:val="000000" w:themeColor="text1"/>
          <w:lang w:val="en-CA"/>
        </w:rPr>
        <w:t>, providing the weight assigned to a data point based on its distance to the target location.</w:t>
      </w:r>
    </w:p>
    <w:p w14:paraId="5D5C44F5" w14:textId="5141B550" w:rsidR="0064276B" w:rsidRPr="004C757A" w:rsidRDefault="00254FE7" w:rsidP="001F0DCC">
      <w:pPr>
        <w:spacing w:line="360" w:lineRule="auto"/>
        <w:jc w:val="both"/>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sidRPr="004C757A">
        <w:rPr>
          <w:rFonts w:ascii="Times New Roman" w:eastAsiaTheme="minorEastAsia" w:hAnsi="Times New Roman" w:cs="Times New Roman"/>
          <w:color w:val="000000" w:themeColor="text1"/>
          <w:lang w:val="en-CA"/>
        </w:rPr>
        <w:t xml:space="preserve"> is the standardized distance between the location </w:t>
      </w:r>
      <w:r w:rsidRPr="004C757A">
        <w:rPr>
          <w:rFonts w:ascii="Times New Roman" w:eastAsiaTheme="minorEastAsia" w:hAnsi="Times New Roman" w:cs="Times New Roman"/>
          <w:i/>
          <w:iCs/>
          <w:color w:val="000000" w:themeColor="text1"/>
          <w:lang w:val="en-CA"/>
        </w:rPr>
        <w:t>x</w:t>
      </w:r>
      <w:r w:rsidRPr="004C757A">
        <w:rPr>
          <w:rFonts w:ascii="Times New Roman" w:eastAsiaTheme="minorEastAsia" w:hAnsi="Times New Roman" w:cs="Times New Roman"/>
          <w:color w:val="000000" w:themeColor="text1"/>
          <w:lang w:val="en-CA"/>
        </w:rPr>
        <w:t xml:space="preserve"> (where the density is being estimated) and the observed data point </w:t>
      </w:r>
      <w:r w:rsidRPr="004C757A">
        <w:rPr>
          <w:rFonts w:ascii="Times New Roman" w:eastAsiaTheme="minorEastAsia" w:hAnsi="Times New Roman" w:cs="Times New Roman"/>
          <w:i/>
          <w:iCs/>
          <w:color w:val="000000" w:themeColor="text1"/>
          <w:lang w:val="en-CA"/>
        </w:rPr>
        <w:t>x</w:t>
      </w:r>
      <w:r w:rsidRPr="004C757A">
        <w:rPr>
          <w:rFonts w:ascii="Times New Roman" w:eastAsiaTheme="minorEastAsia" w:hAnsi="Times New Roman" w:cs="Times New Roman"/>
          <w:i/>
          <w:iCs/>
          <w:color w:val="000000" w:themeColor="text1"/>
          <w:vertAlign w:val="subscript"/>
          <w:lang w:val="en-CA"/>
        </w:rPr>
        <w:t>i</w:t>
      </w:r>
      <w:r w:rsidRPr="004C757A">
        <w:rPr>
          <w:rFonts w:ascii="Times New Roman" w:eastAsiaTheme="minorEastAsia" w:hAnsi="Times New Roman" w:cs="Times New Roman"/>
          <w:color w:val="000000" w:themeColor="text1"/>
          <w:lang w:val="en-CA"/>
        </w:rPr>
        <w:t xml:space="preserve">, scaled by the bandwidth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w:t>
      </w:r>
    </w:p>
    <w:p w14:paraId="01224DE7" w14:textId="23EECBF0" w:rsidR="0064276B" w:rsidRPr="004C757A"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lead to a rougher estimate, while larger values produce a smoother result.</w:t>
      </w:r>
    </w:p>
    <w:p w14:paraId="284B36B3" w14:textId="314B80A4" w:rsidR="0064276B" w:rsidRPr="004C757A" w:rsidRDefault="00FB1E61" w:rsidP="001F0DCC">
      <w:pPr>
        <w:spacing w:line="360" w:lineRule="auto"/>
        <w:jc w:val="both"/>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254FE7" w:rsidRPr="004C757A">
        <w:rPr>
          <w:rFonts w:ascii="Times New Roman" w:eastAsiaTheme="minorEastAsia" w:hAnsi="Times New Roman" w:cs="Times New Roman"/>
          <w:color w:val="000000" w:themeColor="text1"/>
          <w:lang w:val="en-CA"/>
        </w:rPr>
        <w:t xml:space="preserve"> is the normalization constant ensuring that the kernel integrates to one.</w:t>
      </w:r>
    </w:p>
    <w:p w14:paraId="30266DD6" w14:textId="77777777" w:rsidR="00254FE7"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e</w:t>
      </w:r>
      <w:r w:rsidRPr="004C757A">
        <w:rPr>
          <w:rFonts w:ascii="Times New Roman" w:eastAsiaTheme="minorEastAsia" w:hAnsi="Times New Roman" w:cs="Times New Roman"/>
          <w:color w:val="000000" w:themeColor="text1"/>
          <w:lang w:val="en-CA"/>
        </w:rPr>
        <w:t xml:space="preserve"> is Euler’s number (approximately 2.718), the base of the natural logarithm.</w:t>
      </w:r>
    </w:p>
    <w:p w14:paraId="4B1E8108" w14:textId="77777777" w:rsidR="0064276B" w:rsidRPr="004C757A" w:rsidRDefault="0064276B" w:rsidP="001F0DCC">
      <w:pPr>
        <w:spacing w:line="360" w:lineRule="auto"/>
        <w:jc w:val="both"/>
        <w:rPr>
          <w:rFonts w:ascii="Times New Roman" w:eastAsiaTheme="minorEastAsia" w:hAnsi="Times New Roman" w:cs="Times New Roman"/>
          <w:color w:val="000000" w:themeColor="text1"/>
          <w:lang w:val="en-CA"/>
        </w:rPr>
      </w:pPr>
    </w:p>
    <w:p w14:paraId="4D507A8A" w14:textId="77777777" w:rsidR="00254FE7" w:rsidRPr="004C757A" w:rsidRDefault="00254FE7" w:rsidP="001F0DCC">
      <w:pPr>
        <w:pStyle w:val="Heading3"/>
        <w:spacing w:line="360" w:lineRule="auto"/>
        <w:rPr>
          <w:rFonts w:ascii="Times New Roman" w:hAnsi="Times New Roman" w:cs="Times New Roman"/>
          <w:color w:val="000000" w:themeColor="text1"/>
          <w:sz w:val="24"/>
          <w:szCs w:val="24"/>
          <w:u w:val="single" w:color="000000"/>
          <w:lang w:val="en-CA"/>
        </w:rPr>
      </w:pPr>
      <w:bookmarkStart w:id="71" w:name="_Toc205543121"/>
      <w:bookmarkStart w:id="72" w:name="_Toc214025481"/>
      <w:r w:rsidRPr="004C757A">
        <w:rPr>
          <w:rFonts w:ascii="Times New Roman" w:hAnsi="Times New Roman" w:cs="Times New Roman"/>
          <w:color w:val="000000" w:themeColor="text1"/>
          <w:sz w:val="24"/>
          <w:szCs w:val="24"/>
          <w:u w:val="single" w:color="000000"/>
          <w:lang w:val="en-CA"/>
        </w:rPr>
        <w:t>Scale of effect</w:t>
      </w:r>
      <w:bookmarkEnd w:id="71"/>
      <w:bookmarkEnd w:id="72"/>
    </w:p>
    <w:p w14:paraId="2379EB22" w14:textId="666E8DDC" w:rsidR="00254FE7" w:rsidRDefault="00254FE7" w:rsidP="001F0DCC">
      <w:pPr>
        <w:autoSpaceDE w:val="0"/>
        <w:autoSpaceDN w:val="0"/>
        <w:adjustRightInd w:val="0"/>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We first identified the scale of effect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These spatial scales were chosen because they cover a wide range of 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 using Akaike Information Criterion (</w:t>
      </w:r>
      <w:proofErr w:type="spellStart"/>
      <w:r w:rsidRPr="004C757A">
        <w:rPr>
          <w:rFonts w:ascii="Times New Roman" w:hAnsi="Times New Roman" w:cs="Times New Roman"/>
          <w:lang w:val="en-CA"/>
        </w:rPr>
        <w:t>AICc</w:t>
      </w:r>
      <w:proofErr w:type="spellEnd"/>
      <w:r w:rsidRPr="004C757A">
        <w:rPr>
          <w:rFonts w:ascii="Times New Roman" w:hAnsi="Times New Roman" w:cs="Times New Roman"/>
          <w:lang w:val="en-CA"/>
        </w:rPr>
        <w:t xml:space="preserve">) values, which take into account small sample sizes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{"citationID":"BoDc4IpX","properties":{"formattedCitation":"(Burnham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(Burnham &amp; Anderson, 2002)</w:t>
      </w:r>
      <w:r w:rsidRPr="004C757A">
        <w:rPr>
          <w:rFonts w:ascii="Times New Roman" w:hAnsi="Times New Roman" w:cs="Times New Roman"/>
          <w:lang w:val="en-CA"/>
        </w:rPr>
        <w:fldChar w:fldCharType="end"/>
      </w:r>
      <w:r w:rsidRPr="004C757A">
        <w:rPr>
          <w:rFonts w:ascii="Times New Roman" w:hAnsi="Times New Roman" w:cs="Times New Roman"/>
          <w:lang w:val="en-CA"/>
        </w:rPr>
        <w:t>.</w:t>
      </w:r>
      <w:r w:rsidR="005E6EEF">
        <w:rPr>
          <w:rFonts w:ascii="Times New Roman" w:hAnsi="Times New Roman" w:cs="Times New Roman"/>
          <w:lang w:val="en-CA"/>
        </w:rPr>
        <w:t xml:space="preserve"> </w:t>
      </w:r>
      <w:bookmarkStart w:id="73" w:name="_Hlk213149674"/>
      <w:r w:rsidR="005E6EEF">
        <w:rPr>
          <w:rFonts w:ascii="Times New Roman" w:hAnsi="Times New Roman" w:cs="Times New Roman"/>
          <w:lang w:val="en-CA"/>
        </w:rPr>
        <w:t xml:space="preserve">The best model was identified as having the lowest </w:t>
      </w:r>
      <w:proofErr w:type="spellStart"/>
      <w:r w:rsidR="005E6EEF">
        <w:rPr>
          <w:rFonts w:ascii="Times New Roman" w:hAnsi="Times New Roman" w:cs="Times New Roman"/>
          <w:lang w:val="en-CA"/>
        </w:rPr>
        <w:t>AICc</w:t>
      </w:r>
      <w:proofErr w:type="spellEnd"/>
      <w:r w:rsidR="005E6EEF">
        <w:rPr>
          <w:rFonts w:ascii="Times New Roman" w:hAnsi="Times New Roman" w:cs="Times New Roman"/>
          <w:lang w:val="en-CA"/>
        </w:rPr>
        <w:t xml:space="preserve"> value. We also calculated</w:t>
      </w:r>
      <w:r w:rsidR="009638CB">
        <w:rPr>
          <w:rFonts w:ascii="Times New Roman" w:hAnsi="Times New Roman" w:cs="Times New Roman"/>
          <w:lang w:val="en-CA"/>
        </w:rPr>
        <w:t xml:space="preserve"> the</w:t>
      </w:r>
      <w:r w:rsidR="005E6EEF">
        <w:rPr>
          <w:rFonts w:ascii="Times New Roman" w:hAnsi="Times New Roman" w:cs="Times New Roman"/>
          <w:lang w:val="en-CA"/>
        </w:rPr>
        <w:t xml:space="preserve"> </w:t>
      </w:r>
      <w:bookmarkStart w:id="74" w:name="_Hlk213148268"/>
      <m:oMath>
        <m:r>
          <w:rPr>
            <w:rFonts w:ascii="Cambria Math" w:hAnsi="Cambria Math" w:cs="Times New Roman"/>
            <w:lang w:val="en-CA"/>
          </w:rPr>
          <m:t>∆</m:t>
        </m:r>
      </m:oMath>
      <w:r w:rsidR="005E6EEF">
        <w:rPr>
          <w:rFonts w:ascii="Times New Roman" w:eastAsiaTheme="minorEastAsia" w:hAnsi="Times New Roman" w:cs="Times New Roman"/>
          <w:lang w:val="en-CA"/>
        </w:rPr>
        <w:t xml:space="preserve">AICc </w:t>
      </w:r>
      <w:bookmarkEnd w:id="74"/>
      <w:r w:rsidR="005E6EEF">
        <w:rPr>
          <w:rFonts w:ascii="Times New Roman" w:eastAsiaTheme="minorEastAsia" w:hAnsi="Times New Roman" w:cs="Times New Roman"/>
          <w:lang w:val="en-CA"/>
        </w:rPr>
        <w:t xml:space="preserve">to evaluate competing models following Burnham </w:t>
      </w:r>
      <w:r w:rsidR="009638CB">
        <w:rPr>
          <w:rFonts w:ascii="Times New Roman" w:eastAsiaTheme="minorEastAsia" w:hAnsi="Times New Roman" w:cs="Times New Roman"/>
          <w:lang w:val="en-CA"/>
        </w:rPr>
        <w:t>and</w:t>
      </w:r>
      <w:r w:rsidR="005E6EEF">
        <w:rPr>
          <w:rFonts w:ascii="Times New Roman" w:eastAsiaTheme="minorEastAsia" w:hAnsi="Times New Roman" w:cs="Times New Roman"/>
          <w:lang w:val="en-CA"/>
        </w:rPr>
        <w:t xml:space="preserve"> Anderson</w:t>
      </w:r>
      <w:r w:rsidR="00827A3A">
        <w:rPr>
          <w:rFonts w:ascii="Times New Roman" w:eastAsiaTheme="minorEastAsia" w:hAnsi="Times New Roman" w:cs="Times New Roman"/>
          <w:lang w:val="en-CA"/>
        </w:rPr>
        <w:t xml:space="preserve"> </w:t>
      </w:r>
      <w:r w:rsidR="00827A3A">
        <w:rPr>
          <w:rFonts w:ascii="Times New Roman" w:eastAsiaTheme="minorEastAsia" w:hAnsi="Times New Roman" w:cs="Times New Roman"/>
          <w:lang w:val="en-CA"/>
        </w:rPr>
        <w:fldChar w:fldCharType="begin"/>
      </w:r>
      <w:r w:rsidR="00827A3A">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827A3A">
        <w:rPr>
          <w:rFonts w:ascii="Times New Roman" w:eastAsiaTheme="minorEastAsia" w:hAnsi="Times New Roman" w:cs="Times New Roman"/>
          <w:lang w:val="en-CA"/>
        </w:rPr>
        <w:fldChar w:fldCharType="separate"/>
      </w:r>
      <w:r w:rsidR="00827A3A">
        <w:rPr>
          <w:rFonts w:ascii="Times New Roman" w:eastAsiaTheme="minorEastAsia" w:hAnsi="Times New Roman" w:cs="Times New Roman"/>
          <w:noProof/>
          <w:lang w:val="en-CA"/>
        </w:rPr>
        <w:t>(2002)</w:t>
      </w:r>
      <w:r w:rsidR="00827A3A">
        <w:rPr>
          <w:rFonts w:ascii="Times New Roman" w:eastAsiaTheme="minorEastAsia" w:hAnsi="Times New Roman" w:cs="Times New Roman"/>
          <w:lang w:val="en-CA"/>
        </w:rPr>
        <w:fldChar w:fldCharType="end"/>
      </w:r>
      <w:r w:rsidR="00827A3A">
        <w:rPr>
          <w:rFonts w:ascii="Times New Roman" w:eastAsiaTheme="minorEastAsia" w:hAnsi="Times New Roman" w:cs="Times New Roman"/>
          <w:lang w:val="en-CA"/>
        </w:rPr>
        <w:t xml:space="preserve"> (</w:t>
      </w:r>
      <w:r w:rsidR="009638CB">
        <w:rPr>
          <w:rFonts w:ascii="Times New Roman" w:eastAsiaTheme="minorEastAsia" w:hAnsi="Times New Roman" w:cs="Times New Roman"/>
          <w:lang w:val="en-CA"/>
        </w:rPr>
        <w:t xml:space="preserve">models with a </w:t>
      </w:r>
      <m:oMath>
        <m:r>
          <w:rPr>
            <w:rFonts w:ascii="Cambria Math" w:hAnsi="Cambria Math" w:cs="Times New Roman"/>
            <w:lang w:val="en-CA"/>
          </w:rPr>
          <m:t>∆</m:t>
        </m:r>
      </m:oMath>
      <w:r w:rsidR="009638CB">
        <w:rPr>
          <w:rFonts w:ascii="Times New Roman" w:eastAsiaTheme="minorEastAsia" w:hAnsi="Times New Roman" w:cs="Times New Roman"/>
          <w:lang w:val="en-CA"/>
        </w:rPr>
        <w:t>AICc</w:t>
      </w:r>
      <w:r w:rsidR="005E6EEF">
        <w:rPr>
          <w:rFonts w:ascii="Times New Roman" w:hAnsi="Times New Roman" w:cs="Times New Roman"/>
          <w:lang w:val="en-CA"/>
        </w:rPr>
        <w:t xml:space="preserve"> </w:t>
      </w:r>
      <w:r w:rsidR="009638CB">
        <w:rPr>
          <w:rFonts w:ascii="Times New Roman" w:hAnsi="Times New Roman" w:cs="Times New Roman"/>
          <w:lang w:val="en-CA"/>
        </w:rPr>
        <w:t xml:space="preserve">&lt; 2 were considered to have substantial support, competing with the best model and models with a </w:t>
      </w:r>
      <m:oMath>
        <m:r>
          <w:rPr>
            <w:rFonts w:ascii="Cambria Math" w:hAnsi="Cambria Math" w:cs="Times New Roman"/>
            <w:lang w:val="en-CA"/>
          </w:rPr>
          <m:t>∆</m:t>
        </m:r>
      </m:oMath>
      <w:r w:rsidR="009638CB">
        <w:rPr>
          <w:rFonts w:ascii="Times New Roman" w:eastAsiaTheme="minorEastAsia" w:hAnsi="Times New Roman" w:cs="Times New Roman"/>
          <w:lang w:val="en-CA"/>
        </w:rPr>
        <w:t>AICc &gt; 10 were deemed to have no support, not competing with the best model).</w:t>
      </w:r>
      <w:r w:rsidRPr="004C757A">
        <w:rPr>
          <w:rFonts w:ascii="Times New Roman" w:hAnsi="Times New Roman" w:cs="Times New Roman"/>
          <w:lang w:val="en-CA"/>
        </w:rPr>
        <w:t xml:space="preserve"> </w:t>
      </w:r>
      <w:bookmarkEnd w:id="73"/>
      <w:r w:rsidRPr="004C757A">
        <w:rPr>
          <w:rFonts w:ascii="Times New Roman" w:hAnsi="Times New Roman" w:cs="Times New Roman"/>
          <w:lang w:val="en-CA"/>
        </w:rPr>
        <w:t>Once the scale of effect was determined for each location, we conducted a resource selection function.</w:t>
      </w:r>
    </w:p>
    <w:p w14:paraId="41E630F5" w14:textId="77777777" w:rsidR="0064276B" w:rsidRPr="004C757A" w:rsidRDefault="0064276B" w:rsidP="001F0DCC">
      <w:pPr>
        <w:autoSpaceDE w:val="0"/>
        <w:autoSpaceDN w:val="0"/>
        <w:adjustRightInd w:val="0"/>
        <w:spacing w:line="360" w:lineRule="auto"/>
        <w:ind w:firstLine="720"/>
        <w:jc w:val="both"/>
        <w:rPr>
          <w:rFonts w:ascii="Times New Roman" w:hAnsi="Times New Roman" w:cs="Times New Roman"/>
          <w:color w:val="000000"/>
          <w:u w:color="000000"/>
          <w:lang w:val="en-CA"/>
        </w:rPr>
      </w:pPr>
    </w:p>
    <w:p w14:paraId="173E3984" w14:textId="77777777" w:rsidR="00254FE7" w:rsidRPr="004C757A" w:rsidRDefault="00254FE7" w:rsidP="001F0DCC">
      <w:pPr>
        <w:pStyle w:val="Heading3"/>
        <w:spacing w:line="360" w:lineRule="auto"/>
        <w:rPr>
          <w:rFonts w:ascii="Times New Roman" w:hAnsi="Times New Roman" w:cs="Times New Roman"/>
          <w:color w:val="000000" w:themeColor="text1"/>
          <w:sz w:val="24"/>
          <w:szCs w:val="24"/>
          <w:u w:val="single" w:color="000000"/>
          <w:lang w:val="en-CA"/>
        </w:rPr>
      </w:pPr>
      <w:bookmarkStart w:id="75" w:name="_Toc214025482"/>
      <w:r w:rsidRPr="004C757A">
        <w:rPr>
          <w:rFonts w:ascii="Times New Roman" w:hAnsi="Times New Roman" w:cs="Times New Roman"/>
          <w:color w:val="000000" w:themeColor="text1"/>
          <w:sz w:val="24"/>
          <w:szCs w:val="24"/>
          <w:u w:val="single" w:color="000000"/>
          <w:lang w:val="en-CA"/>
        </w:rPr>
        <w:t>Resource Selection Function</w:t>
      </w:r>
      <w:bookmarkEnd w:id="75"/>
    </w:p>
    <w:p w14:paraId="2D0F851B" w14:textId="77777777" w:rsidR="0064276B" w:rsidRDefault="00254FE7" w:rsidP="0064276B">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We compared ‘used’ vs. ‘available’ habitat using a resource selection function for northern cardinals during the non-breeding season and across an urban gradient. We used environmental and anthropogenic variables extracted from available spatial data as well that collected in the field. This included mean and standard deviation (SD) of vegetation height (1m resolution) from </w:t>
      </w:r>
      <w:proofErr w:type="spellStart"/>
      <w:r w:rsidRPr="004C757A">
        <w:rPr>
          <w:rFonts w:ascii="Times New Roman" w:hAnsi="Times New Roman" w:cs="Times New Roman"/>
          <w:lang w:val="en-CA"/>
        </w:rPr>
        <w:t>OpenForest</w:t>
      </w:r>
      <w:proofErr w:type="spellEnd"/>
      <w:r w:rsidRPr="004C757A">
        <w:rPr>
          <w:rFonts w:ascii="Times New Roman" w:hAnsi="Times New Roman" w:cs="Times New Roman"/>
          <w:lang w:val="en-CA"/>
        </w:rPr>
        <w:t xml:space="preserve"> (citation), distance to nearest bird feeder (collected through systematic field observations), population density data (census unit) using the </w:t>
      </w:r>
      <w:proofErr w:type="spellStart"/>
      <w:r w:rsidRPr="004C757A">
        <w:rPr>
          <w:rFonts w:ascii="Times New Roman" w:hAnsi="Times New Roman" w:cs="Times New Roman"/>
          <w:lang w:val="en-CA"/>
        </w:rPr>
        <w:t>Cancensus</w:t>
      </w:r>
      <w:proofErr w:type="spellEnd"/>
      <w:r w:rsidRPr="004C757A">
        <w:rPr>
          <w:rFonts w:ascii="Times New Roman" w:hAnsi="Times New Roman" w:cs="Times New Roman"/>
          <w:lang w:val="en-CA"/>
        </w:rPr>
        <w:t xml:space="preserve"> R package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(vonBergmann &amp; Jacobs, n.d.)</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kern w:val="0"/>
          <w:lang w:val="en-US"/>
        </w:rPr>
        <w:t>(VILLE DE MONTRÉAL, 2018)</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ED68EC">
        <w:rPr>
          <w:rFonts w:ascii="Times New Roman" w:hAnsi="Times New Roman" w:cs="Times New Roman"/>
          <w:lang w:val="en-CA"/>
        </w:rPr>
        <w:t xml:space="preserve"> The average number of true observations for each individual ranges from 5 to 48 with an average number of points of 18. Having a ratio of 1:1, the same numbers apply for the random observations.</w:t>
      </w:r>
      <w:r w:rsidRPr="004C757A">
        <w:rPr>
          <w:rFonts w:ascii="Times New Roman" w:hAnsi="Times New Roman" w:cs="Times New Roman"/>
          <w:lang w:val="en-CA"/>
        </w:rPr>
        <w:t xml:space="preserve"> For each study site, we ran a “Full model” (Used ~ Mean vegetation height + Sd vegetation height + Population density + Road length + Distance to nearest feeder + (1|Winter) + (1|Site) + (1|ID)), including </w:t>
      </w:r>
      <w:proofErr w:type="gramStart"/>
      <w:r w:rsidRPr="004C757A">
        <w:rPr>
          <w:rFonts w:ascii="Times New Roman" w:hAnsi="Times New Roman" w:cs="Times New Roman"/>
          <w:lang w:val="en-CA"/>
        </w:rPr>
        <w:t>all of</w:t>
      </w:r>
      <w:proofErr w:type="gramEnd"/>
      <w:r w:rsidRPr="004C757A">
        <w:rPr>
          <w:rFonts w:ascii="Times New Roman" w:hAnsi="Times New Roman" w:cs="Times New Roman"/>
          <w:lang w:val="en-CA"/>
        </w:rPr>
        <w:t xml:space="preserve">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cardinals would rely mostly on human-related cues to select a wintering habitat. The final model we ran was the “Null” model, including only the random effects variables (Used ~ + (1|Winter) + (1|Site) + (1|ID)). We then once again selected the best models according to the corrected Akaike Information Criterion (</w:t>
      </w:r>
      <w:proofErr w:type="spellStart"/>
      <w:r w:rsidRPr="004C757A">
        <w:rPr>
          <w:rFonts w:ascii="Times New Roman" w:hAnsi="Times New Roman" w:cs="Times New Roman"/>
          <w:lang w:val="en-CA"/>
        </w:rPr>
        <w:t>AICc</w:t>
      </w:r>
      <w:proofErr w:type="spellEnd"/>
      <w:r w:rsidRPr="004C757A">
        <w:rPr>
          <w:rFonts w:ascii="Times New Roman" w:hAnsi="Times New Roman" w:cs="Times New Roman"/>
          <w:lang w:val="en-CA"/>
        </w:rPr>
        <w:t>)</w:t>
      </w:r>
      <w:r w:rsidR="009638CB">
        <w:rPr>
          <w:rFonts w:ascii="Times New Roman" w:hAnsi="Times New Roman" w:cs="Times New Roman"/>
          <w:lang w:val="en-CA"/>
        </w:rPr>
        <w:t xml:space="preserve"> following the method previously described by Burnham and Anderson </w:t>
      </w:r>
      <w:r w:rsidR="009638CB">
        <w:rPr>
          <w:rFonts w:ascii="Times New Roman" w:hAnsi="Times New Roman" w:cs="Times New Roman"/>
          <w:lang w:val="en-CA"/>
        </w:rPr>
        <w:fldChar w:fldCharType="begin"/>
      </w:r>
      <w:r w:rsidR="009638CB">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9638CB">
        <w:rPr>
          <w:rFonts w:ascii="Times New Roman" w:hAnsi="Times New Roman" w:cs="Times New Roman"/>
          <w:lang w:val="en-CA"/>
        </w:rPr>
        <w:fldChar w:fldCharType="separate"/>
      </w:r>
      <w:r w:rsidR="009638CB">
        <w:rPr>
          <w:rFonts w:ascii="Times New Roman" w:hAnsi="Times New Roman" w:cs="Times New Roman"/>
          <w:noProof/>
          <w:lang w:val="en-CA"/>
        </w:rPr>
        <w:t>(2002)</w:t>
      </w:r>
      <w:r w:rsidR="009638CB">
        <w:rPr>
          <w:rFonts w:ascii="Times New Roman" w:hAnsi="Times New Roman" w:cs="Times New Roman"/>
          <w:lang w:val="en-CA"/>
        </w:rPr>
        <w:fldChar w:fldCharType="end"/>
      </w:r>
      <w:r w:rsidRPr="004C757A">
        <w:rPr>
          <w:rFonts w:ascii="Times New Roman" w:hAnsi="Times New Roman" w:cs="Times New Roman"/>
          <w:lang w:val="en-CA"/>
        </w:rPr>
        <w:t>. We used Variance Inflation Factor (VIF) to test for multicollinearity</w:t>
      </w:r>
      <w:r w:rsidR="004B17C4">
        <w:rPr>
          <w:rFonts w:ascii="Times New Roman" w:hAnsi="Times New Roman" w:cs="Times New Roman"/>
          <w:lang w:val="en-CA"/>
        </w:rPr>
        <w:t xml:space="preserve"> (</w:t>
      </w:r>
      <w:r w:rsidR="00DF754B">
        <w:rPr>
          <w:rFonts w:ascii="Times New Roman" w:hAnsi="Times New Roman" w:cs="Times New Roman"/>
          <w:lang w:val="en-CA"/>
        </w:rPr>
        <w:t>variables with VIF values &gt; 10 were considered to have problematic collinearity and were removed)</w:t>
      </w:r>
      <w:r w:rsidRPr="004C757A">
        <w:rPr>
          <w:rFonts w:ascii="Times New Roman" w:hAnsi="Times New Roman" w:cs="Times New Roman"/>
          <w:lang w:val="en-CA"/>
        </w:rPr>
        <w:t xml:space="preserve"> among predictor variables and Hosmer-</w:t>
      </w:r>
      <w:proofErr w:type="spellStart"/>
      <w:r w:rsidRPr="004C757A">
        <w:rPr>
          <w:rFonts w:ascii="Times New Roman" w:hAnsi="Times New Roman" w:cs="Times New Roman"/>
          <w:lang w:val="en-CA"/>
        </w:rPr>
        <w:t>Lemeshow</w:t>
      </w:r>
      <w:proofErr w:type="spellEnd"/>
      <w:r w:rsidRPr="004C757A">
        <w:rPr>
          <w:rFonts w:ascii="Times New Roman" w:hAnsi="Times New Roman" w:cs="Times New Roman"/>
          <w:lang w:val="en-CA"/>
        </w:rPr>
        <w:t xml:space="preserve"> as a goodness-of-fit test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{"citationID":"1jz0y4fH","properties":{"formattedCitation":"(Hosmer &amp; Lemesbow, 1980)","plainCitation":"(Hosmer &amp;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(Hosmer &amp; Lemesbow, 1980)</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All statistical analysis were performed using Program R version 4.4.2 </w:t>
      </w:r>
      <w:r w:rsidRPr="004C757A">
        <w:rPr>
          <w:rFonts w:ascii="Times New Roman" w:hAnsi="Times New Roman" w:cs="Times New Roman"/>
          <w:lang w:val="en-CA"/>
        </w:rPr>
        <w:fldChar w:fldCharType="begin"/>
      </w:r>
      <w:r w:rsidR="00827A3A">
        <w:rPr>
          <w:rFonts w:ascii="Times New Roman" w:hAnsi="Times New Roman" w:cs="Times New Roman"/>
          <w:lang w:val="en-CA"/>
        </w:rPr>
        <w:instrText xml:space="preserve"> ADDIN ZOTERO_ITEM CSL_CITATION {"citationID":"crU22h62","properties":{"formattedCitation":"(R Core Team, 2024a)","plainCitation":"(R Core Team, 2024a)","noteIndex":0},"citationItems":[{"id":993,"uris":["http://zotero.org/users/16770306/items/F3Z6TGMZ"],"itemData":{"id":993,"type":"software","event-place":"Vienna,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4C757A">
        <w:rPr>
          <w:rFonts w:ascii="Times New Roman" w:hAnsi="Times New Roman" w:cs="Times New Roman"/>
          <w:lang w:val="en-CA"/>
        </w:rPr>
        <w:fldChar w:fldCharType="separate"/>
      </w:r>
      <w:r w:rsidR="00827A3A">
        <w:rPr>
          <w:rFonts w:ascii="Times New Roman" w:hAnsi="Times New Roman" w:cs="Times New Roman"/>
          <w:noProof/>
          <w:lang w:val="en-CA"/>
        </w:rPr>
        <w:t>(R Core Team, 2024a)</w:t>
      </w:r>
      <w:r w:rsidRPr="004C757A">
        <w:rPr>
          <w:rFonts w:ascii="Times New Roman" w:hAnsi="Times New Roman" w:cs="Times New Roman"/>
          <w:lang w:val="en-CA"/>
        </w:rPr>
        <w:fldChar w:fldCharType="end"/>
      </w:r>
      <w:r w:rsidRPr="004C757A">
        <w:rPr>
          <w:rFonts w:ascii="Times New Roman" w:hAnsi="Times New Roman" w:cs="Times New Roman"/>
          <w:lang w:val="en-CA"/>
        </w:rPr>
        <w:t>.</w:t>
      </w:r>
      <w:bookmarkStart w:id="76" w:name="_Toc205543123"/>
    </w:p>
    <w:p w14:paraId="7615B5A3" w14:textId="77777777" w:rsidR="0070069E" w:rsidRDefault="0070069E" w:rsidP="0064276B">
      <w:pPr>
        <w:spacing w:line="360" w:lineRule="auto"/>
        <w:ind w:firstLine="720"/>
        <w:jc w:val="both"/>
        <w:rPr>
          <w:rFonts w:ascii="Times New Roman" w:hAnsi="Times New Roman" w:cs="Times New Roman"/>
          <w:lang w:val="en-CA"/>
        </w:rPr>
      </w:pPr>
    </w:p>
    <w:p w14:paraId="7303334D" w14:textId="55F76C4C" w:rsidR="00744EB3" w:rsidRPr="001C731D" w:rsidRDefault="00254FE7" w:rsidP="0070069E">
      <w:pPr>
        <w:spacing w:line="360" w:lineRule="auto"/>
        <w:jc w:val="both"/>
        <w:rPr>
          <w:rFonts w:ascii="Times New Roman" w:hAnsi="Times New Roman" w:cs="Times New Roman"/>
          <w:b/>
          <w:bCs/>
          <w:color w:val="000000" w:themeColor="text1"/>
          <w:sz w:val="28"/>
          <w:szCs w:val="28"/>
          <w:lang w:val="en-CA"/>
        </w:rPr>
      </w:pPr>
      <w:r w:rsidRPr="00502664">
        <w:rPr>
          <w:rFonts w:ascii="Times New Roman" w:hAnsi="Times New Roman" w:cs="Times New Roman"/>
          <w:b/>
          <w:bCs/>
          <w:color w:val="000000" w:themeColor="text1"/>
          <w:sz w:val="28"/>
          <w:szCs w:val="28"/>
          <w:lang w:val="en-CA"/>
        </w:rPr>
        <w:t>Results</w:t>
      </w:r>
      <w:bookmarkStart w:id="77" w:name="_Toc205543124"/>
      <w:bookmarkEnd w:id="76"/>
    </w:p>
    <w:p w14:paraId="0F93ED10" w14:textId="38FA3895" w:rsidR="00502664" w:rsidRDefault="00254FE7" w:rsidP="0070069E">
      <w:pPr>
        <w:spacing w:line="360" w:lineRule="auto"/>
        <w:jc w:val="both"/>
        <w:rPr>
          <w:rFonts w:ascii="Times New Roman" w:hAnsi="Times New Roman" w:cs="Times New Roman"/>
          <w:color w:val="000000"/>
          <w:u w:color="000000"/>
          <w:lang w:val="en-CA"/>
        </w:rPr>
      </w:pPr>
      <w:r w:rsidRPr="004C757A">
        <w:rPr>
          <w:rFonts w:ascii="Times New Roman" w:hAnsi="Times New Roman" w:cs="Times New Roman"/>
          <w:color w:val="000000" w:themeColor="text1"/>
          <w:u w:val="single"/>
          <w:lang w:val="en-CA"/>
        </w:rPr>
        <w:t>Description of northern cardinal trends from Christmas Bird Count, eBird, and bird banding data</w:t>
      </w:r>
      <w:bookmarkEnd w:id="77"/>
      <w:r w:rsidR="006B1E92" w:rsidRPr="006B1E92">
        <w:rPr>
          <w:rFonts w:ascii="Times New Roman" w:hAnsi="Times New Roman" w:cs="Times New Roman"/>
          <w:color w:val="000000"/>
          <w:u w:color="000000"/>
          <w:lang w:val="en-CA"/>
        </w:rPr>
        <w:t xml:space="preserve"> </w:t>
      </w:r>
    </w:p>
    <w:p w14:paraId="10036C62" w14:textId="6A338173" w:rsidR="00502664" w:rsidRPr="00FB6D0B" w:rsidRDefault="00502664" w:rsidP="00FB6D0B">
      <w:pPr>
        <w:spacing w:line="36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u w:color="000000"/>
          <w:lang w:val="en-CA"/>
        </w:rPr>
        <w:t>I</w:t>
      </w:r>
      <w:r w:rsidR="006B1E92" w:rsidRPr="004C757A">
        <w:rPr>
          <w:rFonts w:ascii="Times New Roman" w:hAnsi="Times New Roman" w:cs="Times New Roman"/>
          <w:color w:val="000000"/>
          <w:u w:color="000000"/>
          <w:lang w:val="en-CA"/>
        </w:rPr>
        <w:t>n</w:t>
      </w:r>
      <w:r w:rsidR="006B1E92" w:rsidRPr="004C757A">
        <w:rPr>
          <w:rFonts w:ascii="Times New Roman" w:hAnsi="Times New Roman" w:cs="Times New Roman"/>
          <w:color w:val="000000"/>
          <w:u w:color="000000"/>
          <w:lang w:val="en-CA"/>
        </w:rPr>
        <w:t xml:space="preserve"> southern Quebec, the northern cardinal population has seen a steep increase in abundance initiated around the 1970s. The same trends have been reported in southern Ontario, as shown in figure 1.2. (i.e. as the years progress, we can see a steady increase in the number of cardinals reported in the United States and a propagation northward until it reaches southern Quebec in the 1960s). This expansion of the northern distribution of the cardinal is largely attributed to the increase of people putting out bird feeders on their property, along with increasing winter temperatures, making it easier for the cardinals to remain in the northern part of their distribution range year-round </w:t>
      </w:r>
      <w:r w:rsidR="006B1E92" w:rsidRPr="004C757A">
        <w:rPr>
          <w:rFonts w:ascii="Times New Roman" w:hAnsi="Times New Roman" w:cs="Times New Roman"/>
          <w:color w:val="000000"/>
          <w:u w:color="000000"/>
          <w:lang w:val="en-CA"/>
        </w:rPr>
        <w:fldChar w:fldCharType="begin"/>
      </w:r>
      <w:r w:rsidR="006B1E92" w:rsidRPr="004C757A">
        <w:rPr>
          <w:rFonts w:ascii="Times New Roman" w:hAnsi="Times New Roman" w:cs="Times New Roman"/>
          <w:color w:val="000000"/>
          <w:u w:color="000000"/>
          <w:lang w:val="en-CA"/>
        </w:rPr>
        <w:instrText xml:space="preserve"> ADDIN ZOTERO_ITEM CSL_CITATION {"citationID":"LfL8telC","properties":{"formattedCitation":"(Halkin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6B1E92" w:rsidRPr="004C757A">
        <w:rPr>
          <w:rFonts w:ascii="Times New Roman" w:hAnsi="Times New Roman" w:cs="Times New Roman"/>
          <w:color w:val="000000"/>
          <w:u w:color="000000"/>
          <w:lang w:val="en-CA"/>
        </w:rPr>
        <w:fldChar w:fldCharType="separate"/>
      </w:r>
      <w:r w:rsidR="006B1E92" w:rsidRPr="004C757A">
        <w:rPr>
          <w:rFonts w:ascii="Times New Roman" w:hAnsi="Times New Roman" w:cs="Times New Roman"/>
          <w:noProof/>
          <w:color w:val="000000"/>
          <w:u w:color="000000"/>
          <w:lang w:val="en-CA"/>
        </w:rPr>
        <w:t>(Halkin et al., 2021; Robert et al., 2019)</w:t>
      </w:r>
      <w:r w:rsidR="006B1E92" w:rsidRPr="004C757A">
        <w:rPr>
          <w:rFonts w:ascii="Times New Roman" w:hAnsi="Times New Roman" w:cs="Times New Roman"/>
          <w:color w:val="000000"/>
          <w:u w:color="000000"/>
          <w:lang w:val="en-CA"/>
        </w:rPr>
        <w:fldChar w:fldCharType="end"/>
      </w:r>
      <w:r w:rsidR="006B1E92" w:rsidRPr="004C757A">
        <w:rPr>
          <w:rFonts w:ascii="Times New Roman" w:hAnsi="Times New Roman" w:cs="Times New Roman"/>
          <w:color w:val="000000"/>
          <w:u w:color="000000"/>
          <w:lang w:val="en-CA"/>
        </w:rPr>
        <w:t>.</w:t>
      </w:r>
    </w:p>
    <w:p w14:paraId="6171D168" w14:textId="2B8453A4" w:rsidR="00254FE7" w:rsidRPr="004C757A" w:rsidRDefault="00FB6D0B" w:rsidP="001F0DCC">
      <w:pPr>
        <w:pStyle w:val="p1"/>
        <w:spacing w:line="360" w:lineRule="auto"/>
        <w:jc w:val="both"/>
        <w:rPr>
          <w:color w:val="000000"/>
        </w:rPr>
      </w:pPr>
      <w:r w:rsidRPr="004C757A">
        <w:rPr>
          <w:noProof/>
          <w:color w:val="000000"/>
          <w:u w:color="000000"/>
        </w:rPr>
        <w:drawing>
          <wp:inline distT="0" distB="0" distL="0" distR="0" wp14:anchorId="0E8980A4" wp14:editId="4C18C0AF">
            <wp:extent cx="5928922" cy="3450937"/>
            <wp:effectExtent l="12700" t="12700" r="15240" b="16510"/>
            <wp:docPr id="5182782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220" name="Picture 4" descr="A screenshot of a computer screen&#10;&#10;AI-generated content may be incorrect."/>
                    <pic:cNvPicPr/>
                  </pic:nvPicPr>
                  <pic:blipFill rotWithShape="1">
                    <a:blip r:embed="rId14" cstate="print">
                      <a:extLst>
                        <a:ext uri="{28A0092B-C50C-407E-A947-70E740481C1C}">
                          <a14:useLocalDpi xmlns:a14="http://schemas.microsoft.com/office/drawing/2010/main" val="0"/>
                        </a:ext>
                      </a:extLst>
                    </a:blip>
                    <a:srcRect t="17593" r="819" b="15051"/>
                    <a:stretch>
                      <a:fillRect/>
                    </a:stretch>
                  </pic:blipFill>
                  <pic:spPr bwMode="auto">
                    <a:xfrm>
                      <a:off x="0" y="0"/>
                      <a:ext cx="5950891" cy="34637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254FE7" w:rsidRPr="004C757A">
        <w:rPr>
          <w:b/>
          <w:bCs/>
          <w:color w:val="000000" w:themeColor="text1"/>
        </w:rPr>
        <w:t xml:space="preserve">Figure 1.2. </w:t>
      </w:r>
      <w:r w:rsidR="00254FE7" w:rsidRPr="004C757A">
        <w:rPr>
          <w:color w:val="000000" w:themeColor="text1"/>
        </w:rPr>
        <w:t>Number of northern cardinal observations per party hours between the 1920s and the 2010s according to state (United States of America) or province (Canada) as part of the Audubon Christmas Bird Count.</w:t>
      </w:r>
    </w:p>
    <w:p w14:paraId="667B6FE0" w14:textId="77777777" w:rsidR="00254FE7" w:rsidRPr="004C757A" w:rsidRDefault="00254FE7" w:rsidP="001F0DCC">
      <w:pPr>
        <w:pStyle w:val="p1"/>
        <w:spacing w:line="360" w:lineRule="auto"/>
        <w:ind w:firstLine="720"/>
        <w:jc w:val="both"/>
        <w:rPr>
          <w:color w:val="000000"/>
        </w:rPr>
      </w:pPr>
      <w:r w:rsidRPr="004C757A">
        <w:rPr>
          <w:color w:val="000000"/>
        </w:rPr>
        <w:t xml:space="preserve">Cardinals are associated to anthropogenic environments (figure 1.3.), which is especially pronounced during the winter period </w:t>
      </w:r>
      <w:r w:rsidRPr="004C757A">
        <w:rPr>
          <w:color w:val="000000"/>
        </w:rPr>
        <w:fldChar w:fldCharType="begin"/>
      </w:r>
      <w:r w:rsidRPr="004C757A">
        <w:rPr>
          <w:color w:val="000000"/>
        </w:rPr>
        <w:instrText xml:space="preserve"> ADDIN ZOTERO_ITEM CSL_CITATION {"citationID":"6I1aBy08","properties":{"formattedCitation":"(Fink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color w:val="000000"/>
        </w:rPr>
        <w:fldChar w:fldCharType="separate"/>
      </w:r>
      <w:r w:rsidRPr="004C757A">
        <w:rPr>
          <w:noProof/>
          <w:color w:val="000000"/>
        </w:rPr>
        <w:t>(Fink et al., 2025)</w:t>
      </w:r>
      <w:r w:rsidRPr="004C757A">
        <w:rPr>
          <w:color w:val="000000"/>
        </w:rPr>
        <w:fldChar w:fldCharType="end"/>
      </w:r>
      <w:r w:rsidRPr="004C757A">
        <w:rPr>
          <w:color w:val="000000"/>
        </w:rPr>
        <w:t>. The eBird data suggests that the Montreal area has on average ~1-2 cardinals reported on a weekly basis on July 5</w:t>
      </w:r>
      <w:r w:rsidRPr="004C757A">
        <w:rPr>
          <w:color w:val="000000"/>
          <w:vertAlign w:val="superscript"/>
        </w:rPr>
        <w:t>th</w:t>
      </w:r>
      <w:r w:rsidRPr="004C757A">
        <w:rPr>
          <w:color w:val="000000"/>
        </w:rPr>
        <w:t>, while this number goes up to ~3-4 cardinals reported on December 27</w:t>
      </w:r>
      <w:r w:rsidRPr="004C757A">
        <w:rPr>
          <w:color w:val="000000"/>
          <w:vertAlign w:val="superscript"/>
        </w:rPr>
        <w:t>th</w:t>
      </w:r>
      <w:r w:rsidRPr="004C757A">
        <w:rPr>
          <w:color w:val="000000"/>
        </w:rPr>
        <w:t xml:space="preserve"> </w:t>
      </w:r>
      <w:r w:rsidRPr="004C757A">
        <w:rPr>
          <w:color w:val="000000"/>
        </w:rPr>
        <w:fldChar w:fldCharType="begin"/>
      </w:r>
      <w:r w:rsidRPr="004C757A">
        <w:rPr>
          <w:color w:val="000000"/>
        </w:rPr>
        <w:instrText xml:space="preserve"> ADDIN ZOTERO_ITEM CSL_CITATION {"citationID":"dGQwxww0","properties":{"formattedCitation":"(Fink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color w:val="000000"/>
        </w:rPr>
        <w:fldChar w:fldCharType="separate"/>
      </w:r>
      <w:r w:rsidRPr="004C757A">
        <w:rPr>
          <w:noProof/>
          <w:color w:val="000000"/>
        </w:rPr>
        <w:t>(Fink et al., 2025)</w:t>
      </w:r>
      <w:r w:rsidRPr="004C757A">
        <w:rPr>
          <w:color w:val="000000"/>
        </w:rPr>
        <w:fldChar w:fldCharType="end"/>
      </w:r>
      <w:r w:rsidRPr="004C757A">
        <w:rPr>
          <w:color w:val="000000"/>
        </w:rPr>
        <w:t>.</w:t>
      </w:r>
    </w:p>
    <w:p w14:paraId="287FD033" w14:textId="4E99E07D" w:rsidR="00254FE7" w:rsidRPr="001C731D" w:rsidRDefault="00254FE7" w:rsidP="001F0DCC">
      <w:pPr>
        <w:pStyle w:val="p1"/>
        <w:spacing w:line="360" w:lineRule="auto"/>
        <w:jc w:val="both"/>
        <w:rPr>
          <w:b/>
          <w:bCs/>
          <w:color w:val="000000"/>
        </w:rPr>
      </w:pPr>
      <w:r w:rsidRPr="004C757A">
        <w:rPr>
          <w:b/>
          <w:bCs/>
          <w:noProof/>
          <w:color w:val="000000"/>
          <w14:ligatures w14:val="standardContextual"/>
        </w:rPr>
        <w:drawing>
          <wp:inline distT="0" distB="0" distL="0" distR="0" wp14:anchorId="5DC4ECB0" wp14:editId="3391E80D">
            <wp:extent cx="5930900" cy="5461253"/>
            <wp:effectExtent l="12700" t="12700" r="12700" b="12700"/>
            <wp:docPr id="647303445" name="Picture 1" descr="A bird on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03445" name="Picture 1" descr="A bird on a map&#10;&#10;AI-generated content may be incorrect."/>
                    <pic:cNvPicPr/>
                  </pic:nvPicPr>
                  <pic:blipFill rotWithShape="1">
                    <a:blip r:embed="rId15" cstate="print">
                      <a:extLst>
                        <a:ext uri="{28A0092B-C50C-407E-A947-70E740481C1C}">
                          <a14:useLocalDpi xmlns:a14="http://schemas.microsoft.com/office/drawing/2010/main" val="0"/>
                        </a:ext>
                      </a:extLst>
                    </a:blip>
                    <a:srcRect r="3548"/>
                    <a:stretch>
                      <a:fillRect/>
                    </a:stretch>
                  </pic:blipFill>
                  <pic:spPr bwMode="auto">
                    <a:xfrm>
                      <a:off x="0" y="0"/>
                      <a:ext cx="6062237" cy="55821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4C757A">
        <w:rPr>
          <w:b/>
          <w:bCs/>
          <w:color w:val="000000"/>
        </w:rPr>
        <w:t>Figure 1.3.</w:t>
      </w:r>
      <w:r w:rsidRPr="004C757A">
        <w:rPr>
          <w:color w:val="000000"/>
        </w:rPr>
        <w:t xml:space="preserve"> Weekly reported abundance of northern cardinals on eBird during the winter (top, December 27</w:t>
      </w:r>
      <w:r w:rsidRPr="004C757A">
        <w:rPr>
          <w:color w:val="000000"/>
          <w:vertAlign w:val="superscript"/>
        </w:rPr>
        <w:t>th</w:t>
      </w:r>
      <w:r w:rsidRPr="004C757A">
        <w:rPr>
          <w:color w:val="000000"/>
        </w:rPr>
        <w:t>) and the summer (bottom, July 5</w:t>
      </w:r>
      <w:r w:rsidRPr="004C757A">
        <w:rPr>
          <w:color w:val="000000"/>
          <w:vertAlign w:val="superscript"/>
        </w:rPr>
        <w:t>th</w:t>
      </w:r>
      <w:r w:rsidRPr="004C757A">
        <w:rPr>
          <w:color w:val="000000"/>
        </w:rPr>
        <w:t xml:space="preserve">) </w:t>
      </w:r>
      <w:r w:rsidRPr="004C757A">
        <w:rPr>
          <w:color w:val="000000"/>
        </w:rPr>
        <w:fldChar w:fldCharType="begin"/>
      </w:r>
      <w:r w:rsidRPr="004C757A">
        <w:rPr>
          <w:color w:val="000000"/>
        </w:rPr>
        <w:instrText xml:space="preserve"> ADDIN ZOTERO_ITEM CSL_CITATION {"citationID":"R3TYmpi9","properties":{"formattedCitation":"(Fink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color w:val="000000"/>
        </w:rPr>
        <w:fldChar w:fldCharType="separate"/>
      </w:r>
      <w:r w:rsidRPr="004C757A">
        <w:rPr>
          <w:noProof/>
          <w:color w:val="000000"/>
        </w:rPr>
        <w:t>(Fink et al., 2025)</w:t>
      </w:r>
      <w:r w:rsidRPr="004C757A">
        <w:rPr>
          <w:color w:val="000000"/>
        </w:rPr>
        <w:fldChar w:fldCharType="end"/>
      </w:r>
      <w:r w:rsidRPr="004C757A">
        <w:rPr>
          <w:color w:val="000000"/>
        </w:rPr>
        <w:t>. Encircled in blue (winter) and red (summer) are the major cities, including Quebec (Canada), Montreal (Canada), Toronto (Canada), Rochester (United States) and Albany (United States) (Illustration credit: Brian Small).</w:t>
      </w:r>
    </w:p>
    <w:p w14:paraId="4A62F69D" w14:textId="531077ED" w:rsidR="00254FE7" w:rsidRPr="004C757A" w:rsidRDefault="00254FE7" w:rsidP="001F0DCC">
      <w:pPr>
        <w:pStyle w:val="p1"/>
        <w:spacing w:line="360" w:lineRule="auto"/>
        <w:jc w:val="both"/>
        <w:rPr>
          <w:color w:val="000000"/>
        </w:rPr>
      </w:pPr>
      <w:r w:rsidRPr="004C757A">
        <w:rPr>
          <w:color w:val="000000"/>
        </w:rPr>
        <w:tab/>
        <w:t>Cardinals captures at MBO peak first in May (both banded and recaptured birds; figure 1.4.), approximately at the middle point of the spring migration monitoring program. During the entirety of the spring program, cardinals are banded at a rate of ~ 0.27 individual per hour of mist-net opening and cardinals are recaptured at a slightly higher rate of ~ 0.31 individual per hour of mist-net opening. When the fall migration monitoring program occurs, there is a steep increase in the number of cardinals banded and recaptured. Banding rate goes up to ~ 0.75 individual per hour</w:t>
      </w:r>
      <w:r w:rsidR="00FC4BCE">
        <w:rPr>
          <w:color w:val="000000"/>
        </w:rPr>
        <w:t xml:space="preserve"> </w:t>
      </w:r>
      <w:r w:rsidRPr="004C757A">
        <w:rPr>
          <w:color w:val="000000"/>
        </w:rPr>
        <w:t>of mist-net opening (almost three times the banding rate during the spring), while recapture rate increases to 0.50 individual per hour of mist-net opening.</w:t>
      </w:r>
    </w:p>
    <w:p w14:paraId="5525B1E7" w14:textId="77777777" w:rsidR="00227AAB" w:rsidRDefault="00FC4BCE" w:rsidP="001F0DCC">
      <w:pPr>
        <w:spacing w:line="360" w:lineRule="auto"/>
        <w:jc w:val="both"/>
        <w:rPr>
          <w:rFonts w:ascii="Times New Roman" w:eastAsiaTheme="minorEastAsia" w:hAnsi="Times New Roman" w:cs="Times New Roman"/>
          <w:b/>
          <w:bCs/>
          <w:color w:val="000000" w:themeColor="text1"/>
          <w:lang w:val="en-CA"/>
        </w:rPr>
      </w:pPr>
      <w:r w:rsidRPr="004C757A">
        <w:rPr>
          <w:noProof/>
          <w:color w:val="000000"/>
        </w:rPr>
        <w:drawing>
          <wp:inline distT="0" distB="0" distL="0" distR="0" wp14:anchorId="5DB4E58E" wp14:editId="53E25ECF">
            <wp:extent cx="5935518" cy="5216145"/>
            <wp:effectExtent l="12700" t="12700" r="8255" b="16510"/>
            <wp:docPr id="425861829" name="Picture 8" descr="A graph of a graph of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1829" name="Picture 8" descr="A graph of a graph of a number of mont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992" cy="5247320"/>
                    </a:xfrm>
                    <a:prstGeom prst="rect">
                      <a:avLst/>
                    </a:prstGeom>
                    <a:ln>
                      <a:solidFill>
                        <a:schemeClr val="tx1"/>
                      </a:solidFill>
                    </a:ln>
                  </pic:spPr>
                </pic:pic>
              </a:graphicData>
            </a:graphic>
          </wp:inline>
        </w:drawing>
      </w:r>
    </w:p>
    <w:p w14:paraId="519BC6D1" w14:textId="0A680F75" w:rsidR="00254FE7"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b/>
          <w:bCs/>
          <w:color w:val="000000" w:themeColor="text1"/>
          <w:lang w:val="en-CA"/>
        </w:rPr>
        <w:t>Figure 1.4.</w:t>
      </w:r>
      <w:r w:rsidRPr="004C757A">
        <w:rPr>
          <w:rFonts w:ascii="Times New Roman" w:eastAsiaTheme="minorEastAsia" w:hAnsi="Times New Roman" w:cs="Times New Roman"/>
          <w:color w:val="000000" w:themeColor="text1"/>
          <w:lang w:val="en-CA"/>
        </w:rPr>
        <w:t xml:space="preserve"> Number of northern cardinal (NOCA) banded and recaptured at the McGill Bird Observatory between 2004 and 2022 in Montreal, Quebec, Canada. The grey boxes highlight both the spring and fall migration monitoring programs duration, along with the approximate number of cardinals banded and recaptured per hours of mist-net being opened during the season.</w:t>
      </w:r>
    </w:p>
    <w:p w14:paraId="71141F4E" w14:textId="77777777" w:rsidR="00744EB3" w:rsidRPr="004C757A" w:rsidRDefault="00744EB3" w:rsidP="001F0DCC">
      <w:pPr>
        <w:spacing w:line="360" w:lineRule="auto"/>
        <w:jc w:val="both"/>
        <w:rPr>
          <w:rFonts w:ascii="Times New Roman" w:eastAsiaTheme="minorEastAsia" w:hAnsi="Times New Roman" w:cs="Times New Roman"/>
          <w:color w:val="000000" w:themeColor="text1"/>
          <w:lang w:val="en-CA"/>
        </w:rPr>
      </w:pPr>
    </w:p>
    <w:p w14:paraId="60271B56" w14:textId="77777777" w:rsidR="00254FE7" w:rsidRPr="00227AAB" w:rsidRDefault="00254FE7" w:rsidP="005962D1">
      <w:pPr>
        <w:pStyle w:val="Heading3"/>
        <w:spacing w:line="360" w:lineRule="auto"/>
        <w:jc w:val="both"/>
        <w:rPr>
          <w:rFonts w:ascii="Times New Roman" w:eastAsia="Times New Roman" w:hAnsi="Times New Roman" w:cs="Times New Roman"/>
          <w:color w:val="000000" w:themeColor="text1"/>
          <w:sz w:val="24"/>
          <w:szCs w:val="24"/>
          <w:u w:val="single"/>
          <w:lang w:val="en-CA"/>
        </w:rPr>
      </w:pPr>
      <w:bookmarkStart w:id="78" w:name="_Toc205543125"/>
      <w:bookmarkStart w:id="79" w:name="_Toc214025483"/>
      <w:r w:rsidRPr="0091476A">
        <w:rPr>
          <w:rFonts w:ascii="Times New Roman" w:eastAsia="Times New Roman" w:hAnsi="Times New Roman" w:cs="Times New Roman"/>
          <w:color w:val="000000" w:themeColor="text1"/>
          <w:sz w:val="24"/>
          <w:szCs w:val="24"/>
          <w:u w:val="single"/>
          <w:lang w:val="en-CA"/>
        </w:rPr>
        <w:t>Telemetry tracking of northern cardinals across an urban gradient</w:t>
      </w:r>
      <w:bookmarkEnd w:id="78"/>
      <w:bookmarkEnd w:id="79"/>
    </w:p>
    <w:p w14:paraId="5750A328" w14:textId="77777777" w:rsidR="00254FE7" w:rsidRDefault="00254FE7" w:rsidP="005962D1">
      <w:pPr>
        <w:autoSpaceDE w:val="0"/>
        <w:autoSpaceDN w:val="0"/>
        <w:adjustRightInd w:val="0"/>
        <w:spacing w:line="360" w:lineRule="auto"/>
        <w:ind w:firstLine="720"/>
        <w:jc w:val="both"/>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In the fall and winter of 2022-2023, a total of 21 northern cardinals were released at MBO (peri-urban) with radio tags (including tags that were re-deployed due to mortalities shortly after release). In 2023-2024, 15 cardinals were released at MBO (peri-urban), 15 at BDU (suburban) and 15 at CON (urban) for a total of 45 northern cardinals across all three sites. In 2024-2025, 5 cardinals were released at MBO (peri-urban), 16 were released at BDU (suburban) and 21 were released at CON (urban) for a total of 42 birds across all three sites. Table 1.1. is detailing the number of cardinals we were able to track for each field season, their apparent survival, along with the number of confirmed mortalities and the potential causes for these deaths.</w:t>
      </w:r>
    </w:p>
    <w:p w14:paraId="66045654" w14:textId="77777777" w:rsidR="001F0DCC" w:rsidRPr="004C757A" w:rsidRDefault="001F0DCC" w:rsidP="001F0DCC">
      <w:pPr>
        <w:autoSpaceDE w:val="0"/>
        <w:autoSpaceDN w:val="0"/>
        <w:adjustRightInd w:val="0"/>
        <w:spacing w:line="360" w:lineRule="auto"/>
        <w:ind w:firstLine="720"/>
        <w:jc w:val="both"/>
        <w:rPr>
          <w:rFonts w:ascii="Times New Roman" w:hAnsi="Times New Roman" w:cs="Times New Roman"/>
          <w:color w:val="000000"/>
          <w:lang w:val="en-CA"/>
        </w:rPr>
      </w:pPr>
    </w:p>
    <w:p w14:paraId="4B902B78" w14:textId="6E1680CA" w:rsidR="00254FE7" w:rsidRPr="004C757A" w:rsidRDefault="00254FE7" w:rsidP="001F0DCC">
      <w:pPr>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b/>
          <w:color w:val="000000" w:themeColor="text1"/>
          <w:lang w:val="en-CA"/>
        </w:rPr>
        <w:t>Table 1.1.</w:t>
      </w:r>
      <w:r w:rsidRPr="004C757A">
        <w:rPr>
          <w:rFonts w:ascii="Times New Roman" w:hAnsi="Times New Roman" w:cs="Times New Roman"/>
          <w:color w:val="000000" w:themeColor="text1"/>
          <w:lang w:val="en-CA"/>
        </w:rPr>
        <w:t xml:space="preserve"> Number of northern cardinals tracked 1 and 3 months after initial release, with apparent survival (48.15%) and known mortality events/probable causes across three sites in Montreal, Quebec, Canada between 2022 and 2025</w:t>
      </w:r>
      <w:r w:rsidR="00227AAB">
        <w:rPr>
          <w:rFonts w:ascii="Times New Roman" w:hAnsi="Times New Roman" w:cs="Times New Roman"/>
          <w:color w:val="000000" w:themeColor="text1"/>
          <w:lang w:val="en-CA"/>
        </w:rPr>
        <w:t>.</w:t>
      </w:r>
    </w:p>
    <w:tbl>
      <w:tblPr>
        <w:tblStyle w:val="TableGrid"/>
        <w:tblW w:w="10060" w:type="dxa"/>
        <w:tblLook w:val="04A0" w:firstRow="1" w:lastRow="0" w:firstColumn="1" w:lastColumn="0" w:noHBand="0" w:noVBand="1"/>
      </w:tblPr>
      <w:tblGrid>
        <w:gridCol w:w="1126"/>
        <w:gridCol w:w="672"/>
        <w:gridCol w:w="1172"/>
        <w:gridCol w:w="1845"/>
        <w:gridCol w:w="1843"/>
        <w:gridCol w:w="1149"/>
        <w:gridCol w:w="2253"/>
      </w:tblGrid>
      <w:tr w:rsidR="00254FE7" w:rsidRPr="004C757A" w14:paraId="0BE01C87" w14:textId="77777777" w:rsidTr="00111F39">
        <w:tc>
          <w:tcPr>
            <w:tcW w:w="1126" w:type="dxa"/>
          </w:tcPr>
          <w:p w14:paraId="74E070AF" w14:textId="77777777" w:rsidR="00254FE7" w:rsidRPr="004C757A" w:rsidRDefault="00254FE7" w:rsidP="00111F39">
            <w:pPr>
              <w:autoSpaceDE w:val="0"/>
              <w:autoSpaceDN w:val="0"/>
              <w:adjustRightInd w:val="0"/>
              <w:spacing w:line="480" w:lineRule="auto"/>
              <w:jc w:val="both"/>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Year</w:t>
            </w:r>
          </w:p>
        </w:tc>
        <w:tc>
          <w:tcPr>
            <w:tcW w:w="672" w:type="dxa"/>
          </w:tcPr>
          <w:p w14:paraId="614FDE7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Site</w:t>
            </w:r>
          </w:p>
        </w:tc>
        <w:tc>
          <w:tcPr>
            <w:tcW w:w="1172" w:type="dxa"/>
          </w:tcPr>
          <w:p w14:paraId="50163C7E"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Total number of cardinals</w:t>
            </w:r>
          </w:p>
        </w:tc>
        <w:tc>
          <w:tcPr>
            <w:tcW w:w="1845" w:type="dxa"/>
          </w:tcPr>
          <w:p w14:paraId="001B8FA2"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 tracked 1 month (apparent survival)</w:t>
            </w:r>
          </w:p>
        </w:tc>
        <w:tc>
          <w:tcPr>
            <w:tcW w:w="1843" w:type="dxa"/>
          </w:tcPr>
          <w:p w14:paraId="3C61F5D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 tracked 3 months (apparent survival)</w:t>
            </w:r>
          </w:p>
        </w:tc>
        <w:tc>
          <w:tcPr>
            <w:tcW w:w="1149" w:type="dxa"/>
          </w:tcPr>
          <w:p w14:paraId="1522327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Known mortality events</w:t>
            </w:r>
          </w:p>
        </w:tc>
        <w:tc>
          <w:tcPr>
            <w:tcW w:w="2253" w:type="dxa"/>
          </w:tcPr>
          <w:p w14:paraId="5BF61DBF" w14:textId="77777777" w:rsidR="00254FE7" w:rsidRPr="004C757A" w:rsidRDefault="00254FE7">
            <w:pPr>
              <w:spacing w:line="259" w:lineRule="auto"/>
              <w:jc w:val="right"/>
              <w:rPr>
                <w:rFonts w:ascii="Times New Roman" w:hAnsi="Times New Roman" w:cs="Times New Roman"/>
                <w:color w:val="000000" w:themeColor="text1"/>
                <w:sz w:val="20"/>
                <w:szCs w:val="20"/>
                <w:lang w:val="en-CA"/>
              </w:rPr>
              <w:pPrChange w:id="80" w:author="Frei,Barbara (ECCC)" w:date="2025-08-01T15:17:00Z" w16du:dateUtc="2025-08-01T19:17:00Z">
                <w:pPr>
                  <w:autoSpaceDE w:val="0"/>
                  <w:autoSpaceDN w:val="0"/>
                  <w:adjustRightInd w:val="0"/>
                  <w:jc w:val="right"/>
                </w:pPr>
              </w:pPrChange>
            </w:pPr>
            <w:r w:rsidRPr="004C757A">
              <w:rPr>
                <w:rFonts w:ascii="Times New Roman" w:hAnsi="Times New Roman" w:cs="Times New Roman"/>
                <w:color w:val="000000" w:themeColor="text1"/>
                <w:sz w:val="20"/>
                <w:szCs w:val="20"/>
                <w:lang w:val="en-CA"/>
              </w:rPr>
              <w:t>Probable cause of death</w:t>
            </w:r>
          </w:p>
        </w:tc>
      </w:tr>
      <w:tr w:rsidR="00254FE7" w:rsidRPr="004C757A" w14:paraId="1B562E04" w14:textId="77777777" w:rsidTr="00111F39">
        <w:tc>
          <w:tcPr>
            <w:tcW w:w="1126" w:type="dxa"/>
          </w:tcPr>
          <w:p w14:paraId="2FB32F5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2022-2023</w:t>
            </w:r>
          </w:p>
        </w:tc>
        <w:tc>
          <w:tcPr>
            <w:tcW w:w="672" w:type="dxa"/>
          </w:tcPr>
          <w:p w14:paraId="082C4E0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172" w:type="dxa"/>
          </w:tcPr>
          <w:p w14:paraId="26BA8DE8"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21</w:t>
            </w:r>
          </w:p>
        </w:tc>
        <w:tc>
          <w:tcPr>
            <w:tcW w:w="1845" w:type="dxa"/>
          </w:tcPr>
          <w:p w14:paraId="5DE2C091"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17 (81%)</w:t>
            </w:r>
          </w:p>
        </w:tc>
        <w:tc>
          <w:tcPr>
            <w:tcW w:w="1843" w:type="dxa"/>
          </w:tcPr>
          <w:p w14:paraId="5F0258D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16 (76%)</w:t>
            </w:r>
          </w:p>
        </w:tc>
        <w:tc>
          <w:tcPr>
            <w:tcW w:w="1149" w:type="dxa"/>
          </w:tcPr>
          <w:p w14:paraId="7817D61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457E5A2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2)</w:t>
            </w:r>
          </w:p>
        </w:tc>
      </w:tr>
      <w:tr w:rsidR="00254FE7" w:rsidRPr="004C757A" w14:paraId="402668A1" w14:textId="77777777" w:rsidTr="00111F39">
        <w:tc>
          <w:tcPr>
            <w:tcW w:w="1126" w:type="dxa"/>
          </w:tcPr>
          <w:p w14:paraId="543015B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53BEB5A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172" w:type="dxa"/>
          </w:tcPr>
          <w:p w14:paraId="564C624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5" w:type="dxa"/>
          </w:tcPr>
          <w:p w14:paraId="4B63DD24"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13 (87%)</w:t>
            </w:r>
          </w:p>
        </w:tc>
        <w:tc>
          <w:tcPr>
            <w:tcW w:w="1843" w:type="dxa"/>
          </w:tcPr>
          <w:p w14:paraId="51279E9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9 (60%)</w:t>
            </w:r>
          </w:p>
        </w:tc>
        <w:tc>
          <w:tcPr>
            <w:tcW w:w="1149" w:type="dxa"/>
          </w:tcPr>
          <w:p w14:paraId="77FD0CDB"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3</w:t>
            </w:r>
          </w:p>
        </w:tc>
        <w:tc>
          <w:tcPr>
            <w:tcW w:w="2253" w:type="dxa"/>
          </w:tcPr>
          <w:p w14:paraId="41E31842"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2) Unknown (n = 1)</w:t>
            </w:r>
          </w:p>
        </w:tc>
      </w:tr>
      <w:tr w:rsidR="00254FE7" w:rsidRPr="004C757A" w14:paraId="2578600E" w14:textId="77777777" w:rsidTr="00111F39">
        <w:tc>
          <w:tcPr>
            <w:tcW w:w="1126" w:type="dxa"/>
          </w:tcPr>
          <w:p w14:paraId="1C88BB5D"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44888E3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BDU</w:t>
            </w:r>
          </w:p>
        </w:tc>
        <w:tc>
          <w:tcPr>
            <w:tcW w:w="1172" w:type="dxa"/>
          </w:tcPr>
          <w:p w14:paraId="45C4ACF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5" w:type="dxa"/>
          </w:tcPr>
          <w:p w14:paraId="252D846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8 (53%)</w:t>
            </w:r>
          </w:p>
        </w:tc>
        <w:tc>
          <w:tcPr>
            <w:tcW w:w="1843" w:type="dxa"/>
          </w:tcPr>
          <w:p w14:paraId="5E3C83F5"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7 (47%)</w:t>
            </w:r>
          </w:p>
        </w:tc>
        <w:tc>
          <w:tcPr>
            <w:tcW w:w="1149" w:type="dxa"/>
          </w:tcPr>
          <w:p w14:paraId="529F3E78"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422C741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p w14:paraId="3E6E387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Unknown (n = 1)</w:t>
            </w:r>
          </w:p>
        </w:tc>
      </w:tr>
      <w:tr w:rsidR="00254FE7" w:rsidRPr="004C757A" w14:paraId="1F848B64" w14:textId="77777777" w:rsidTr="00111F39">
        <w:tc>
          <w:tcPr>
            <w:tcW w:w="1126" w:type="dxa"/>
          </w:tcPr>
          <w:p w14:paraId="1609CF7B"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116965B9"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CON</w:t>
            </w:r>
          </w:p>
        </w:tc>
        <w:tc>
          <w:tcPr>
            <w:tcW w:w="1172" w:type="dxa"/>
          </w:tcPr>
          <w:p w14:paraId="13701AFD"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5" w:type="dxa"/>
          </w:tcPr>
          <w:p w14:paraId="4EC818E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(27%)</w:t>
            </w:r>
          </w:p>
        </w:tc>
        <w:tc>
          <w:tcPr>
            <w:tcW w:w="1843" w:type="dxa"/>
          </w:tcPr>
          <w:p w14:paraId="6D702A3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 (13%)</w:t>
            </w:r>
          </w:p>
        </w:tc>
        <w:tc>
          <w:tcPr>
            <w:tcW w:w="1149" w:type="dxa"/>
          </w:tcPr>
          <w:p w14:paraId="031040B9"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w:t>
            </w:r>
          </w:p>
        </w:tc>
        <w:tc>
          <w:tcPr>
            <w:tcW w:w="2253" w:type="dxa"/>
          </w:tcPr>
          <w:p w14:paraId="218FAA4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Window collision (n = 1)</w:t>
            </w:r>
          </w:p>
        </w:tc>
      </w:tr>
      <w:tr w:rsidR="00254FE7" w:rsidRPr="004C757A" w14:paraId="4DE55E4E" w14:textId="77777777" w:rsidTr="00111F39">
        <w:tc>
          <w:tcPr>
            <w:tcW w:w="1126" w:type="dxa"/>
          </w:tcPr>
          <w:p w14:paraId="3AE42FC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5F09C4D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172" w:type="dxa"/>
          </w:tcPr>
          <w:p w14:paraId="14D0C33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5</w:t>
            </w:r>
          </w:p>
        </w:tc>
        <w:tc>
          <w:tcPr>
            <w:tcW w:w="1845" w:type="dxa"/>
          </w:tcPr>
          <w:p w14:paraId="27DD284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(80%)</w:t>
            </w:r>
          </w:p>
        </w:tc>
        <w:tc>
          <w:tcPr>
            <w:tcW w:w="1843" w:type="dxa"/>
          </w:tcPr>
          <w:p w14:paraId="6A5E56A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3 (60%)</w:t>
            </w:r>
          </w:p>
        </w:tc>
        <w:tc>
          <w:tcPr>
            <w:tcW w:w="1149" w:type="dxa"/>
          </w:tcPr>
          <w:p w14:paraId="402FF780"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w:t>
            </w:r>
          </w:p>
        </w:tc>
        <w:tc>
          <w:tcPr>
            <w:tcW w:w="2253" w:type="dxa"/>
          </w:tcPr>
          <w:p w14:paraId="0B36BC60"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Unknown (n = 1)</w:t>
            </w:r>
          </w:p>
        </w:tc>
      </w:tr>
      <w:tr w:rsidR="00254FE7" w:rsidRPr="004C757A" w14:paraId="5B9A691A" w14:textId="77777777" w:rsidTr="00111F39">
        <w:tc>
          <w:tcPr>
            <w:tcW w:w="1126" w:type="dxa"/>
          </w:tcPr>
          <w:p w14:paraId="735FAF59"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38D6E171"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BDU</w:t>
            </w:r>
          </w:p>
        </w:tc>
        <w:tc>
          <w:tcPr>
            <w:tcW w:w="1172" w:type="dxa"/>
          </w:tcPr>
          <w:p w14:paraId="26938C7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16</w:t>
            </w:r>
          </w:p>
        </w:tc>
        <w:tc>
          <w:tcPr>
            <w:tcW w:w="1845" w:type="dxa"/>
          </w:tcPr>
          <w:p w14:paraId="05814220"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11 (67%)</w:t>
            </w:r>
          </w:p>
        </w:tc>
        <w:tc>
          <w:tcPr>
            <w:tcW w:w="1843" w:type="dxa"/>
          </w:tcPr>
          <w:p w14:paraId="4AD26744"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11 (67%)</w:t>
            </w:r>
          </w:p>
        </w:tc>
        <w:tc>
          <w:tcPr>
            <w:tcW w:w="1149" w:type="dxa"/>
          </w:tcPr>
          <w:p w14:paraId="04D08AE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4F6D624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Disease (n = 1)</w:t>
            </w:r>
          </w:p>
          <w:p w14:paraId="326158D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tc>
      </w:tr>
      <w:tr w:rsidR="00254FE7" w:rsidRPr="00CD184B" w14:paraId="078B439E" w14:textId="77777777" w:rsidTr="00111F39">
        <w:tc>
          <w:tcPr>
            <w:tcW w:w="1126" w:type="dxa"/>
          </w:tcPr>
          <w:p w14:paraId="4DBEF65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31FD570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CON</w:t>
            </w:r>
          </w:p>
        </w:tc>
        <w:tc>
          <w:tcPr>
            <w:tcW w:w="1172" w:type="dxa"/>
          </w:tcPr>
          <w:p w14:paraId="5F005ED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21</w:t>
            </w:r>
          </w:p>
        </w:tc>
        <w:tc>
          <w:tcPr>
            <w:tcW w:w="1845" w:type="dxa"/>
          </w:tcPr>
          <w:p w14:paraId="2C4339E5"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7 (33%)</w:t>
            </w:r>
          </w:p>
        </w:tc>
        <w:tc>
          <w:tcPr>
            <w:tcW w:w="1843" w:type="dxa"/>
          </w:tcPr>
          <w:p w14:paraId="2A10CD3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(19%)</w:t>
            </w:r>
          </w:p>
        </w:tc>
        <w:tc>
          <w:tcPr>
            <w:tcW w:w="1149" w:type="dxa"/>
          </w:tcPr>
          <w:p w14:paraId="619DE50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0168889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p w14:paraId="224D38DD"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Window collision (n = 1)</w:t>
            </w:r>
          </w:p>
        </w:tc>
      </w:tr>
    </w:tbl>
    <w:p w14:paraId="04ADAE66" w14:textId="77777777" w:rsidR="00254FE7" w:rsidRPr="004C757A" w:rsidRDefault="00254FE7" w:rsidP="00254FE7">
      <w:pPr>
        <w:autoSpaceDE w:val="0"/>
        <w:autoSpaceDN w:val="0"/>
        <w:adjustRightInd w:val="0"/>
        <w:spacing w:line="480" w:lineRule="auto"/>
        <w:jc w:val="both"/>
        <w:rPr>
          <w:rFonts w:ascii="Times New Roman" w:hAnsi="Times New Roman" w:cs="Times New Roman"/>
          <w:color w:val="000000"/>
          <w:u w:color="000000"/>
          <w:lang w:val="en-CA"/>
        </w:rPr>
      </w:pPr>
    </w:p>
    <w:p w14:paraId="16083E69" w14:textId="77777777" w:rsidR="00254FE7" w:rsidRPr="004C757A" w:rsidRDefault="00254FE7" w:rsidP="001F0DCC">
      <w:pPr>
        <w:autoSpaceDE w:val="0"/>
        <w:autoSpaceDN w:val="0"/>
        <w:adjustRightInd w:val="0"/>
        <w:spacing w:line="360" w:lineRule="auto"/>
        <w:ind w:firstLine="720"/>
        <w:jc w:val="both"/>
        <w:rPr>
          <w:rFonts w:ascii="Times New Roman" w:hAnsi="Times New Roman" w:cs="Times New Roman"/>
          <w:color w:val="000000"/>
          <w:lang w:val="en-CA"/>
        </w:rPr>
      </w:pPr>
      <w:r w:rsidRPr="004C757A">
        <w:rPr>
          <w:rFonts w:ascii="Times New Roman" w:hAnsi="Times New Roman" w:cs="Times New Roman"/>
          <w:color w:val="000000" w:themeColor="text1"/>
          <w:lang w:val="en-CA"/>
        </w:rPr>
        <w:t>Telemetry tracking was conducted 2 to 3 days per week by three people between October and May, for a total of ~288 days of tracking per winter. A total of 688 unique detections were recorded at MBO, 411 detections were recorded at BDU, and 265 detections were recorded at CON. The tracking team covered each time the maximum amount of ground possible during each outing, to record as many individuals as feasible. The total area covered at MBO is of approximately 4.75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the area covered at BDU is of approximately 5.94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and the area covered at CON is of approximately 18.35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The larger coverage at the CON site was due to the highest rate of disappearance of birds from the site and the higher need to ensure that the lack of detection was not simply due to the birds leaving the immediate study area.</w:t>
      </w:r>
    </w:p>
    <w:p w14:paraId="554EF894" w14:textId="77777777" w:rsidR="00254FE7" w:rsidRPr="004C757A" w:rsidRDefault="00254FE7" w:rsidP="001C731D">
      <w:pPr>
        <w:pStyle w:val="Heading3"/>
        <w:spacing w:line="360" w:lineRule="auto"/>
        <w:jc w:val="both"/>
        <w:rPr>
          <w:rFonts w:ascii="Times New Roman" w:hAnsi="Times New Roman" w:cs="Times New Roman"/>
          <w:color w:val="000000" w:themeColor="text1"/>
          <w:sz w:val="24"/>
          <w:szCs w:val="24"/>
          <w:u w:val="single"/>
          <w:lang w:val="en-CA"/>
        </w:rPr>
      </w:pPr>
      <w:bookmarkStart w:id="81" w:name="_Toc205543126"/>
      <w:bookmarkStart w:id="82" w:name="_Toc214025484"/>
      <w:r w:rsidRPr="004C757A">
        <w:rPr>
          <w:rFonts w:ascii="Times New Roman" w:hAnsi="Times New Roman" w:cs="Times New Roman"/>
          <w:color w:val="000000" w:themeColor="text1"/>
          <w:sz w:val="24"/>
          <w:szCs w:val="24"/>
          <w:u w:val="single"/>
          <w:lang w:val="en-CA"/>
        </w:rPr>
        <w:t>Core areas and home ranges of northern cardinals across an urban gradient</w:t>
      </w:r>
      <w:bookmarkEnd w:id="81"/>
      <w:bookmarkEnd w:id="82"/>
    </w:p>
    <w:p w14:paraId="51A33153" w14:textId="7FBF58D3" w:rsidR="00254FE7" w:rsidRPr="004C757A" w:rsidRDefault="00254FE7" w:rsidP="005962D1">
      <w:pPr>
        <w:pStyle w:val="p1"/>
        <w:spacing w:line="360" w:lineRule="auto"/>
        <w:ind w:firstLine="720"/>
        <w:jc w:val="both"/>
        <w:rPr>
          <w:rFonts w:eastAsiaTheme="minorEastAsia"/>
          <w:color w:val="000000" w:themeColor="text1"/>
        </w:rPr>
      </w:pPr>
      <w:r w:rsidRPr="004C757A">
        <w:rPr>
          <w:rFonts w:eastAsiaTheme="minorEastAsia"/>
          <w:color w:val="000000" w:themeColor="text1"/>
        </w:rPr>
        <w:t xml:space="preserve">For all three locations, we calculated the KDE 50 % and 95 %, corresponding respectively to the core area where the bird spent most of its time, and to its total home range, including most of the areas visited in winter, excluding outliers (Figure 3). To be included in the KDE estimations, individuals needed to have a minimum of 5 recorded GPS locations. For this reason, we included 36 individuals from the peri-urban site, 13 individuals from the suburban site and 9 individuals at the urban site. Cardinals wintering at MBO (peri-urban site, n = 35) had a core area (50 % KDE) averaging 0.15 </w:t>
      </w:r>
      <w:r w:rsidRPr="004C757A">
        <w:rPr>
          <w:rFonts w:ascii="Symbol" w:eastAsiaTheme="minorEastAsia" w:hAnsi="Symbol" w:cs="Symbol"/>
          <w:color w:val="000000" w:themeColor="text1"/>
        </w:rPr>
        <w:t>±</w:t>
      </w:r>
      <w:r w:rsidRPr="004C757A">
        <w:rPr>
          <w:rFonts w:eastAsiaTheme="minorEastAsia"/>
          <w:color w:val="000000" w:themeColor="text1"/>
        </w:rPr>
        <w:t xml:space="preserve"> 0.04 (SE) km</w:t>
      </w:r>
      <w:r w:rsidRPr="004C757A">
        <w:rPr>
          <w:rFonts w:eastAsiaTheme="minorEastAsia"/>
          <w:color w:val="000000" w:themeColor="text1"/>
          <w:vertAlign w:val="superscript"/>
        </w:rPr>
        <w:t>2</w:t>
      </w:r>
      <w:r w:rsidRPr="004C757A">
        <w:rPr>
          <w:rFonts w:eastAsiaTheme="minorEastAsia"/>
          <w:color w:val="000000" w:themeColor="text1"/>
        </w:rPr>
        <w:t xml:space="preserve">, and total home ranges (95 % KDE) were on average 0.61 </w:t>
      </w:r>
      <w:r w:rsidRPr="004C757A">
        <w:rPr>
          <w:rFonts w:ascii="Symbol" w:eastAsiaTheme="minorEastAsia" w:hAnsi="Symbol" w:cs="Symbol"/>
          <w:color w:val="000000" w:themeColor="text1"/>
        </w:rPr>
        <w:t>±</w:t>
      </w:r>
      <w:r w:rsidRPr="004C757A">
        <w:rPr>
          <w:rFonts w:eastAsiaTheme="minorEastAsia"/>
          <w:color w:val="000000" w:themeColor="text1"/>
        </w:rPr>
        <w:t xml:space="preserve"> 0.13 km</w:t>
      </w:r>
      <w:r w:rsidRPr="004C757A">
        <w:rPr>
          <w:rFonts w:eastAsiaTheme="minorEastAsia"/>
          <w:color w:val="000000" w:themeColor="text1"/>
          <w:vertAlign w:val="superscript"/>
        </w:rPr>
        <w:t>2</w:t>
      </w:r>
      <w:r w:rsidRPr="004C757A">
        <w:rPr>
          <w:rFonts w:eastAsiaTheme="minorEastAsia"/>
          <w:color w:val="000000" w:themeColor="text1"/>
        </w:rPr>
        <w:t xml:space="preserve">. Cardinals translocated to BDU (suburban sites, n = 13) had on average, core areas of 0.08 </w:t>
      </w:r>
      <w:r w:rsidRPr="004C757A">
        <w:rPr>
          <w:rFonts w:ascii="Symbol" w:eastAsiaTheme="minorEastAsia" w:hAnsi="Symbol" w:cs="Symbol"/>
          <w:color w:val="000000" w:themeColor="text1"/>
        </w:rPr>
        <w:t>±</w:t>
      </w:r>
      <w:r w:rsidRPr="004C757A">
        <w:rPr>
          <w:rFonts w:eastAsiaTheme="minorEastAsia"/>
          <w:color w:val="000000" w:themeColor="text1"/>
        </w:rPr>
        <w:t xml:space="preserve"> 0.02 km</w:t>
      </w:r>
      <w:r w:rsidRPr="004C757A">
        <w:rPr>
          <w:rFonts w:eastAsiaTheme="minorEastAsia"/>
          <w:color w:val="000000" w:themeColor="text1"/>
          <w:vertAlign w:val="superscript"/>
        </w:rPr>
        <w:t>2</w:t>
      </w:r>
      <w:r w:rsidRPr="004C757A">
        <w:rPr>
          <w:rFonts w:eastAsiaTheme="minorEastAsia"/>
          <w:color w:val="000000" w:themeColor="text1"/>
        </w:rPr>
        <w:t xml:space="preserve"> and total home ranges of 0.56 </w:t>
      </w:r>
      <w:r w:rsidRPr="004C757A">
        <w:rPr>
          <w:rFonts w:ascii="Symbol" w:eastAsiaTheme="minorEastAsia" w:hAnsi="Symbol" w:cs="Symbol"/>
          <w:color w:val="000000" w:themeColor="text1"/>
        </w:rPr>
        <w:t>±</w:t>
      </w:r>
      <w:r w:rsidRPr="004C757A">
        <w:rPr>
          <w:rFonts w:eastAsiaTheme="minorEastAsia"/>
          <w:color w:val="000000" w:themeColor="text1"/>
        </w:rPr>
        <w:t xml:space="preserve"> 0.11 km</w:t>
      </w:r>
      <w:r w:rsidRPr="004C757A">
        <w:rPr>
          <w:rFonts w:eastAsiaTheme="minorEastAsia"/>
          <w:color w:val="000000" w:themeColor="text1"/>
          <w:vertAlign w:val="superscript"/>
        </w:rPr>
        <w:t>2</w:t>
      </w:r>
      <w:r w:rsidRPr="004C757A">
        <w:rPr>
          <w:rFonts w:eastAsiaTheme="minorEastAsia"/>
          <w:color w:val="000000" w:themeColor="text1"/>
        </w:rPr>
        <w:t xml:space="preserve">. Birds wintering at CON (urban site, n = 9) had an average core area of 0.28 </w:t>
      </w:r>
      <w:r w:rsidRPr="004C757A">
        <w:rPr>
          <w:rFonts w:ascii="Symbol" w:eastAsiaTheme="minorEastAsia" w:hAnsi="Symbol" w:cs="Symbol"/>
          <w:color w:val="000000" w:themeColor="text1"/>
        </w:rPr>
        <w:t>±</w:t>
      </w:r>
      <w:r w:rsidRPr="004C757A">
        <w:rPr>
          <w:rFonts w:eastAsiaTheme="minorEastAsia"/>
          <w:color w:val="000000" w:themeColor="text1"/>
        </w:rPr>
        <w:t xml:space="preserve"> 0.11 km</w:t>
      </w:r>
      <w:r w:rsidRPr="004C757A">
        <w:rPr>
          <w:rFonts w:eastAsiaTheme="minorEastAsia"/>
          <w:color w:val="000000" w:themeColor="text1"/>
          <w:vertAlign w:val="superscript"/>
        </w:rPr>
        <w:t>2</w:t>
      </w:r>
      <w:r w:rsidRPr="004C757A">
        <w:rPr>
          <w:rFonts w:eastAsiaTheme="minorEastAsia"/>
          <w:color w:val="000000" w:themeColor="text1"/>
        </w:rPr>
        <w:t xml:space="preserve"> while their total home ranges were 1.53 </w:t>
      </w:r>
      <w:r w:rsidRPr="004C757A">
        <w:rPr>
          <w:rFonts w:ascii="Symbol" w:eastAsiaTheme="minorEastAsia" w:hAnsi="Symbol" w:cs="Symbol"/>
          <w:color w:val="000000" w:themeColor="text1"/>
        </w:rPr>
        <w:t>±</w:t>
      </w:r>
      <w:r w:rsidRPr="004C757A">
        <w:rPr>
          <w:rFonts w:eastAsiaTheme="minorEastAsia"/>
          <w:color w:val="000000" w:themeColor="text1"/>
        </w:rPr>
        <w:t xml:space="preserve"> 0.52 km</w:t>
      </w:r>
      <w:r w:rsidRPr="004C757A">
        <w:rPr>
          <w:rFonts w:eastAsiaTheme="minorEastAsia"/>
          <w:color w:val="000000" w:themeColor="text1"/>
          <w:vertAlign w:val="superscript"/>
        </w:rPr>
        <w:t>2</w:t>
      </w:r>
      <w:r w:rsidRPr="004C757A">
        <w:rPr>
          <w:rFonts w:eastAsiaTheme="minorEastAsia"/>
          <w:color w:val="000000" w:themeColor="text1"/>
        </w:rPr>
        <w:t xml:space="preserve">. Core and total home ranges sizes were not normally distributed (Shapiro-Wilk tests: core, </w:t>
      </w:r>
      <w:r w:rsidRPr="004C757A">
        <w:rPr>
          <w:rFonts w:eastAsiaTheme="minorEastAsia"/>
          <w:i/>
          <w:iCs/>
          <w:color w:val="000000" w:themeColor="text1"/>
        </w:rPr>
        <w:t>W</w:t>
      </w:r>
      <w:r w:rsidRPr="004C757A">
        <w:rPr>
          <w:rFonts w:eastAsiaTheme="minorEastAsia"/>
          <w:color w:val="000000" w:themeColor="text1"/>
        </w:rPr>
        <w:t xml:space="preserve"> = 0.624, </w:t>
      </w:r>
      <w:r w:rsidRPr="004C757A">
        <w:rPr>
          <w:rFonts w:eastAsiaTheme="minorEastAsia"/>
          <w:i/>
          <w:iCs/>
          <w:color w:val="000000" w:themeColor="text1"/>
        </w:rPr>
        <w:t>p</w:t>
      </w:r>
      <w:r w:rsidRPr="004C757A">
        <w:rPr>
          <w:rFonts w:eastAsiaTheme="minorEastAsia"/>
          <w:color w:val="000000" w:themeColor="text1"/>
        </w:rPr>
        <w:t xml:space="preserve"> &lt; 0.001; total, </w:t>
      </w:r>
      <w:r w:rsidRPr="004C757A">
        <w:rPr>
          <w:rFonts w:eastAsiaTheme="minorEastAsia"/>
          <w:i/>
          <w:iCs/>
          <w:color w:val="000000" w:themeColor="text1"/>
        </w:rPr>
        <w:t>W</w:t>
      </w:r>
      <w:r w:rsidRPr="004C757A">
        <w:rPr>
          <w:rFonts w:eastAsiaTheme="minorEastAsia"/>
          <w:color w:val="000000" w:themeColor="text1"/>
        </w:rPr>
        <w:t xml:space="preserve"> = 0.698, </w:t>
      </w:r>
      <w:r w:rsidRPr="004C757A">
        <w:rPr>
          <w:rFonts w:eastAsiaTheme="minorEastAsia"/>
          <w:i/>
          <w:iCs/>
          <w:color w:val="000000" w:themeColor="text1"/>
        </w:rPr>
        <w:t>p</w:t>
      </w:r>
      <w:r w:rsidRPr="004C757A">
        <w:rPr>
          <w:rFonts w:eastAsiaTheme="minorEastAsia"/>
          <w:color w:val="000000" w:themeColor="text1"/>
        </w:rPr>
        <w:t xml:space="preserve"> &lt; 0.001), so areas were transformed using a logarithm prior to analysis. After transformation, the data met assumptions of normality and variances were homogeneous. There was no significant difference in core home range size among sites, although the effect approached significance (ANOVA: </w:t>
      </w:r>
      <w:proofErr w:type="gramStart"/>
      <w:r w:rsidRPr="004C757A">
        <w:rPr>
          <w:rFonts w:eastAsiaTheme="minorEastAsia"/>
          <w:i/>
          <w:iCs/>
          <w:color w:val="000000" w:themeColor="text1"/>
        </w:rPr>
        <w:t>F</w:t>
      </w:r>
      <w:r w:rsidRPr="004C757A">
        <w:rPr>
          <w:rFonts w:eastAsiaTheme="minorEastAsia"/>
          <w:color w:val="000000" w:themeColor="text1"/>
        </w:rPr>
        <w:t>(</w:t>
      </w:r>
      <w:proofErr w:type="gramEnd"/>
      <w:r w:rsidRPr="004C757A">
        <w:rPr>
          <w:rFonts w:eastAsiaTheme="minorEastAsia"/>
          <w:color w:val="000000" w:themeColor="text1"/>
        </w:rPr>
        <w:t xml:space="preserve">2, 55) = 2.69, </w:t>
      </w:r>
      <w:r w:rsidRPr="004C757A">
        <w:rPr>
          <w:rFonts w:eastAsiaTheme="minorEastAsia"/>
          <w:i/>
          <w:iCs/>
          <w:color w:val="000000" w:themeColor="text1"/>
        </w:rPr>
        <w:t>p</w:t>
      </w:r>
      <w:r w:rsidRPr="004C757A">
        <w:rPr>
          <w:rFonts w:eastAsiaTheme="minorEastAsia"/>
          <w:color w:val="000000" w:themeColor="text1"/>
        </w:rPr>
        <w:t xml:space="preserve"> = 0.077). Post-hoc comparisons show a trend towards the cardinals at our urban site to have larger core home range sizes compared to the suburban and peri-urban sites (figure 1.5.). There was a significant difference between the three study sites regarding total home ranges (ANOVA: </w:t>
      </w:r>
      <w:proofErr w:type="gramStart"/>
      <w:r w:rsidRPr="004C757A">
        <w:rPr>
          <w:rFonts w:eastAsiaTheme="minorEastAsia"/>
          <w:i/>
          <w:iCs/>
          <w:color w:val="000000" w:themeColor="text1"/>
        </w:rPr>
        <w:t>F</w:t>
      </w:r>
      <w:r w:rsidRPr="004C757A">
        <w:rPr>
          <w:rFonts w:eastAsiaTheme="minorEastAsia"/>
          <w:color w:val="000000" w:themeColor="text1"/>
        </w:rPr>
        <w:t>(</w:t>
      </w:r>
      <w:proofErr w:type="gramEnd"/>
      <w:r w:rsidRPr="004C757A">
        <w:rPr>
          <w:rFonts w:eastAsiaTheme="minorEastAsia"/>
          <w:color w:val="000000" w:themeColor="text1"/>
        </w:rPr>
        <w:t xml:space="preserve">2, 55) = 3.45, </w:t>
      </w:r>
      <w:r w:rsidRPr="004C757A">
        <w:rPr>
          <w:rFonts w:eastAsiaTheme="minorEastAsia"/>
          <w:i/>
          <w:iCs/>
          <w:color w:val="000000" w:themeColor="text1"/>
        </w:rPr>
        <w:t>p</w:t>
      </w:r>
      <w:r w:rsidRPr="004C757A">
        <w:rPr>
          <w:rFonts w:eastAsiaTheme="minorEastAsia"/>
          <w:color w:val="000000" w:themeColor="text1"/>
        </w:rPr>
        <w:t xml:space="preserve"> = 0.039). Post-hoc </w:t>
      </w:r>
      <w:proofErr w:type="spellStart"/>
      <w:r w:rsidRPr="004C757A">
        <w:rPr>
          <w:rFonts w:eastAsiaTheme="minorEastAsia"/>
          <w:color w:val="000000" w:themeColor="text1"/>
        </w:rPr>
        <w:t>TukeyHSD</w:t>
      </w:r>
      <w:proofErr w:type="spellEnd"/>
      <w:r w:rsidRPr="004C757A">
        <w:rPr>
          <w:rFonts w:eastAsiaTheme="minorEastAsia"/>
          <w:color w:val="000000" w:themeColor="text1"/>
        </w:rPr>
        <w:t xml:space="preserve"> comparisons showed that the only significant difference was between the total home ranges of cardinals at our urban site being larger than cardinals at the peri-urban site (mean difference = 1.24, 95% CI [0.09, 2.38], </w:t>
      </w:r>
      <w:r w:rsidRPr="004C757A">
        <w:rPr>
          <w:rFonts w:eastAsiaTheme="minorEastAsia"/>
          <w:i/>
          <w:iCs/>
          <w:color w:val="000000" w:themeColor="text1"/>
        </w:rPr>
        <w:t>p</w:t>
      </w:r>
      <w:r w:rsidRPr="004C757A">
        <w:rPr>
          <w:rFonts w:eastAsiaTheme="minorEastAsia"/>
          <w:color w:val="000000" w:themeColor="text1"/>
        </w:rPr>
        <w:t xml:space="preserve"> = 0.031).</w:t>
      </w:r>
    </w:p>
    <w:p w14:paraId="25F6390A" w14:textId="1E64AE3C" w:rsidR="00744EB3" w:rsidRPr="0091476A" w:rsidRDefault="008757DE" w:rsidP="0091476A">
      <w:pPr>
        <w:pStyle w:val="p1"/>
        <w:spacing w:line="360" w:lineRule="auto"/>
        <w:jc w:val="both"/>
        <w:rPr>
          <w:color w:val="000000" w:themeColor="text1"/>
        </w:rPr>
      </w:pPr>
      <w:r w:rsidRPr="004C757A">
        <w:rPr>
          <w:noProof/>
          <w14:ligatures w14:val="standardContextual"/>
        </w:rPr>
        <w:drawing>
          <wp:inline distT="0" distB="0" distL="0" distR="0" wp14:anchorId="2933263F" wp14:editId="126AF5F4">
            <wp:extent cx="5930567" cy="4236027"/>
            <wp:effectExtent l="12700" t="12700" r="13335" b="19050"/>
            <wp:docPr id="1653444285"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4285" name="Picture 6" descr="A graph of different colored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5926" cy="4246997"/>
                    </a:xfrm>
                    <a:prstGeom prst="rect">
                      <a:avLst/>
                    </a:prstGeom>
                    <a:ln>
                      <a:solidFill>
                        <a:schemeClr val="tx1"/>
                      </a:solidFill>
                    </a:ln>
                  </pic:spPr>
                </pic:pic>
              </a:graphicData>
            </a:graphic>
          </wp:inline>
        </w:drawing>
      </w:r>
      <w:r w:rsidR="00254FE7" w:rsidRPr="004C757A">
        <w:rPr>
          <w:b/>
          <w:bCs/>
          <w:color w:val="000000" w:themeColor="text1"/>
        </w:rPr>
        <w:t>Figure 1.5.</w:t>
      </w:r>
      <w:r w:rsidR="00254FE7" w:rsidRPr="004C757A">
        <w:rPr>
          <w:color w:val="000000" w:themeColor="text1"/>
        </w:rPr>
        <w:t xml:space="preserve"> Comparison of the core (KDE 50%) and total (KDE 95%) home ranges of northern cardinals in three study sites in Montreal, Quebec, Canada during winters between the years 2022 and 2025. The study sites are represented here as: McGill Bird Observatory – MBO, Town of Baie </w:t>
      </w:r>
      <w:proofErr w:type="spellStart"/>
      <w:r w:rsidR="00254FE7" w:rsidRPr="004C757A">
        <w:rPr>
          <w:color w:val="000000" w:themeColor="text1"/>
        </w:rPr>
        <w:t>d’Urfé</w:t>
      </w:r>
      <w:proofErr w:type="spellEnd"/>
      <w:r w:rsidR="00254FE7" w:rsidRPr="004C757A">
        <w:rPr>
          <w:color w:val="000000" w:themeColor="text1"/>
        </w:rPr>
        <w:t xml:space="preserve"> – BDU, Concordia University campus – CON. The area in km</w:t>
      </w:r>
      <w:r w:rsidR="00254FE7" w:rsidRPr="004C757A">
        <w:rPr>
          <w:color w:val="000000" w:themeColor="text1"/>
          <w:vertAlign w:val="superscript"/>
        </w:rPr>
        <w:t>2</w:t>
      </w:r>
      <w:r w:rsidR="00254FE7" w:rsidRPr="004C757A">
        <w:rPr>
          <w:color w:val="000000" w:themeColor="text1"/>
        </w:rPr>
        <w:t xml:space="preserve"> was log transformed.</w:t>
      </w:r>
      <w:bookmarkStart w:id="83" w:name="_Toc205543127"/>
    </w:p>
    <w:p w14:paraId="58F10FA6" w14:textId="2E58F686" w:rsidR="00254FE7" w:rsidRPr="004C757A" w:rsidRDefault="00254FE7" w:rsidP="001F0DCC">
      <w:pPr>
        <w:pStyle w:val="Heading3"/>
        <w:spacing w:line="360" w:lineRule="auto"/>
        <w:jc w:val="both"/>
        <w:rPr>
          <w:rFonts w:ascii="Times New Roman" w:hAnsi="Times New Roman" w:cs="Times New Roman"/>
          <w:color w:val="000000" w:themeColor="text1"/>
          <w:u w:val="single"/>
          <w:lang w:val="en-CA"/>
        </w:rPr>
      </w:pPr>
      <w:bookmarkStart w:id="84" w:name="_Toc214025485"/>
      <w:r w:rsidRPr="004C757A">
        <w:rPr>
          <w:rFonts w:ascii="Times New Roman" w:hAnsi="Times New Roman" w:cs="Times New Roman"/>
          <w:noProof/>
          <w:color w:val="000000" w:themeColor="text1"/>
          <w:sz w:val="24"/>
          <w:szCs w:val="24"/>
          <w:u w:val="single"/>
          <w:lang w:val="en-CA"/>
        </w:rPr>
        <w:t>Scale of association to habitat</w:t>
      </w:r>
      <w:bookmarkEnd w:id="83"/>
      <w:bookmarkEnd w:id="84"/>
    </w:p>
    <w:p w14:paraId="32F23E87" w14:textId="29A32681" w:rsidR="00254FE7" w:rsidRPr="004C757A" w:rsidRDefault="00254FE7" w:rsidP="001F0DCC">
      <w:pPr>
        <w:tabs>
          <w:tab w:val="left" w:pos="20"/>
          <w:tab w:val="left" w:pos="392"/>
        </w:tabs>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themeColor="text1"/>
          <w:lang w:val="en-CA"/>
        </w:rPr>
        <w:tab/>
      </w:r>
      <w:r w:rsidRPr="004C757A">
        <w:rPr>
          <w:rFonts w:ascii="Times New Roman" w:hAnsi="Times New Roman" w:cs="Times New Roman"/>
          <w:color w:val="000000" w:themeColor="text1"/>
          <w:lang w:val="en-CA"/>
        </w:rPr>
        <w:tab/>
        <w:t>Using information-theoretics (</w:t>
      </w:r>
      <w:proofErr w:type="spellStart"/>
      <w:r w:rsidRPr="004C757A">
        <w:rPr>
          <w:rFonts w:ascii="Times New Roman" w:hAnsi="Times New Roman" w:cs="Times New Roman"/>
          <w:color w:val="000000" w:themeColor="text1"/>
          <w:lang w:val="en-CA"/>
        </w:rPr>
        <w:t>AICc</w:t>
      </w:r>
      <w:proofErr w:type="spellEnd"/>
      <w:r w:rsidRPr="004C757A">
        <w:rPr>
          <w:rFonts w:ascii="Times New Roman" w:hAnsi="Times New Roman" w:cs="Times New Roman"/>
          <w:color w:val="000000" w:themeColor="text1"/>
          <w:lang w:val="en-CA"/>
        </w:rPr>
        <w:t xml:space="preserve">) we found the spatial scale where habitat variables best predicted northern cardinal habitat </w:t>
      </w:r>
      <w:proofErr w:type="gramStart"/>
      <w:r w:rsidRPr="004C757A">
        <w:rPr>
          <w:rFonts w:ascii="Times New Roman" w:hAnsi="Times New Roman" w:cs="Times New Roman"/>
          <w:color w:val="000000" w:themeColor="text1"/>
          <w:lang w:val="en-CA"/>
        </w:rPr>
        <w:t>use</w:t>
      </w:r>
      <w:proofErr w:type="gramEnd"/>
      <w:r w:rsidRPr="004C757A">
        <w:rPr>
          <w:rFonts w:ascii="Times New Roman" w:hAnsi="Times New Roman" w:cs="Times New Roman"/>
          <w:color w:val="000000" w:themeColor="text1"/>
          <w:lang w:val="en-CA"/>
        </w:rPr>
        <w:t xml:space="preserve"> (i.e., the scale of effect) was</w:t>
      </w:r>
      <w:r w:rsidRPr="004C757A">
        <w:rPr>
          <w:rFonts w:ascii="Times New Roman" w:hAnsi="Times New Roman" w:cs="Times New Roman"/>
          <w:color w:val="000000"/>
          <w:lang w:val="en-CA"/>
        </w:rPr>
        <w:t xml:space="preserve"> </w:t>
      </w:r>
      <w:proofErr w:type="gramStart"/>
      <w:r w:rsidRPr="004C757A">
        <w:rPr>
          <w:rFonts w:ascii="Times New Roman" w:hAnsi="Times New Roman" w:cs="Times New Roman"/>
          <w:color w:val="000000" w:themeColor="text1"/>
          <w:lang w:val="en-CA"/>
        </w:rPr>
        <w:t>fairly consistent</w:t>
      </w:r>
      <w:proofErr w:type="gramEnd"/>
      <w:r w:rsidRPr="004C757A">
        <w:rPr>
          <w:rFonts w:ascii="Times New Roman" w:hAnsi="Times New Roman" w:cs="Times New Roman"/>
          <w:color w:val="000000" w:themeColor="text1"/>
          <w:lang w:val="en-CA"/>
        </w:rPr>
        <w:t xml:space="preserve"> across the three sites. At the peri-urban</w:t>
      </w:r>
      <w:r w:rsidRPr="004C757A" w:rsidDel="00AF422F">
        <w:rPr>
          <w:rFonts w:ascii="Times New Roman" w:hAnsi="Times New Roman" w:cs="Times New Roman"/>
          <w:color w:val="000000" w:themeColor="text1"/>
          <w:lang w:val="en-CA"/>
        </w:rPr>
        <w:t xml:space="preserve"> </w:t>
      </w:r>
      <w:r w:rsidRPr="004C757A">
        <w:rPr>
          <w:rFonts w:ascii="Times New Roman" w:hAnsi="Times New Roman" w:cs="Times New Roman"/>
          <w:color w:val="000000" w:themeColor="text1"/>
          <w:lang w:val="en-CA"/>
        </w:rPr>
        <w:t xml:space="preserve">site (MBO) </w:t>
      </w:r>
      <w:r w:rsidRPr="004C757A">
        <w:rPr>
          <w:rFonts w:ascii="Times New Roman" w:hAnsi="Times New Roman" w:cs="Times New Roman"/>
          <w:color w:val="000000"/>
          <w:lang w:val="en-CA"/>
        </w:rPr>
        <w:t xml:space="preserve">the 50-meter </w:t>
      </w:r>
      <w:r w:rsidRPr="004C757A">
        <w:rPr>
          <w:rFonts w:ascii="Times New Roman" w:hAnsi="Times New Roman" w:cs="Times New Roman"/>
          <w:color w:val="000000" w:themeColor="text1"/>
          <w:lang w:val="en-CA"/>
        </w:rPr>
        <w:t>spatial-scale model explained the most variation seen in the data compared to the other spatial-scales</w:t>
      </w:r>
      <w:r w:rsidRPr="004C757A">
        <w:rPr>
          <w:rFonts w:ascii="Times New Roman" w:hAnsi="Times New Roman" w:cs="Times New Roman"/>
          <w:color w:val="000000"/>
          <w:lang w:val="en-CA"/>
        </w:rPr>
        <w:t xml:space="preserve"> (</w:t>
      </w:r>
      <w:r w:rsidRPr="004C757A">
        <w:rPr>
          <w:rFonts w:ascii="Times New Roman" w:hAnsi="Times New Roman" w:cs="Times New Roman"/>
          <w:color w:val="000000" w:themeColor="text1"/>
          <w:lang w:val="en-CA"/>
        </w:rPr>
        <w:t xml:space="preserve">i.e., </w:t>
      </w:r>
      <w:r w:rsidRPr="004C757A">
        <w:rPr>
          <w:rFonts w:ascii="Times New Roman" w:hAnsi="Times New Roman" w:cs="Times New Roman"/>
          <w:color w:val="000000"/>
          <w:lang w:val="en-CA"/>
        </w:rPr>
        <w:t xml:space="preserve">&gt; 4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values between all other models; figure 1.6., A). For the birds </w:t>
      </w:r>
      <w:r w:rsidRPr="004C757A">
        <w:rPr>
          <w:rFonts w:ascii="Times New Roman" w:hAnsi="Times New Roman" w:cs="Times New Roman"/>
          <w:color w:val="000000" w:themeColor="text1"/>
          <w:lang w:val="en-CA"/>
        </w:rPr>
        <w:t xml:space="preserve">at the suburban site (BDU) and the urban site (CON), </w:t>
      </w:r>
      <w:r w:rsidRPr="004C757A">
        <w:rPr>
          <w:rFonts w:ascii="Times New Roman" w:hAnsi="Times New Roman" w:cs="Times New Roman"/>
          <w:color w:val="000000"/>
          <w:lang w:val="en-CA"/>
        </w:rPr>
        <w:t xml:space="preserve">the best model is the 25-meter one (&gt; 10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values between all other models; figure 1.6., B). Lastly, for the</w:t>
      </w:r>
      <w:r w:rsidRPr="004C757A">
        <w:rPr>
          <w:rFonts w:ascii="Times New Roman" w:hAnsi="Times New Roman" w:cs="Times New Roman"/>
          <w:color w:val="000000" w:themeColor="text1"/>
          <w:lang w:val="en-CA"/>
        </w:rPr>
        <w:t xml:space="preserve"> </w:t>
      </w:r>
      <w:r w:rsidRPr="004C757A">
        <w:rPr>
          <w:rFonts w:ascii="Times New Roman" w:hAnsi="Times New Roman" w:cs="Times New Roman"/>
          <w:color w:val="000000"/>
          <w:lang w:val="en-CA"/>
        </w:rPr>
        <w:t>urban CON</w:t>
      </w:r>
      <w:r w:rsidRPr="004C757A">
        <w:rPr>
          <w:rFonts w:ascii="Times New Roman" w:hAnsi="Times New Roman" w:cs="Times New Roman"/>
          <w:color w:val="000000" w:themeColor="text1"/>
          <w:lang w:val="en-CA"/>
        </w:rPr>
        <w:t xml:space="preserve"> site</w:t>
      </w:r>
      <w:r w:rsidRPr="004C757A">
        <w:rPr>
          <w:rFonts w:ascii="Times New Roman" w:hAnsi="Times New Roman" w:cs="Times New Roman"/>
          <w:color w:val="000000"/>
          <w:lang w:val="en-CA"/>
        </w:rPr>
        <w:t xml:space="preserve">, the 25-meter model </w:t>
      </w:r>
      <w:r w:rsidRPr="004C757A">
        <w:rPr>
          <w:rFonts w:ascii="Times New Roman" w:hAnsi="Times New Roman" w:cs="Times New Roman"/>
          <w:color w:val="000000" w:themeColor="text1"/>
          <w:lang w:val="en-CA"/>
        </w:rPr>
        <w:t xml:space="preserve">was the top model from the spatial scales investigated </w:t>
      </w:r>
      <w:r w:rsidRPr="004C757A">
        <w:rPr>
          <w:rFonts w:ascii="Times New Roman" w:hAnsi="Times New Roman" w:cs="Times New Roman"/>
          <w:color w:val="000000"/>
          <w:lang w:val="en-CA"/>
        </w:rPr>
        <w:t xml:space="preserve">(&gt; 10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values among all other models; figure 1.6., C).</w:t>
      </w:r>
    </w:p>
    <w:p w14:paraId="1255981D" w14:textId="7308DDD4" w:rsidR="00254FE7" w:rsidRPr="004C757A" w:rsidRDefault="00CD6BB2" w:rsidP="001F0DCC">
      <w:pPr>
        <w:tabs>
          <w:tab w:val="left" w:pos="20"/>
          <w:tab w:val="left" w:pos="392"/>
        </w:tabs>
        <w:spacing w:line="360" w:lineRule="auto"/>
        <w:jc w:val="both"/>
        <w:rPr>
          <w:rFonts w:ascii="Times New Roman" w:hAnsi="Times New Roman" w:cs="Times New Roman"/>
          <w:color w:val="000000"/>
          <w:lang w:val="en-CA"/>
        </w:rPr>
      </w:pPr>
      <w:r w:rsidRPr="004C757A">
        <w:rPr>
          <w:rFonts w:ascii="Times New Roman" w:hAnsi="Times New Roman" w:cs="Times New Roman"/>
          <w:noProof/>
          <w:color w:val="000000"/>
          <w:lang w:val="en-CA"/>
        </w:rPr>
        <w:drawing>
          <wp:anchor distT="0" distB="0" distL="114300" distR="114300" simplePos="0" relativeHeight="251658246" behindDoc="1" locked="0" layoutInCell="1" allowOverlap="1" wp14:anchorId="579712F2" wp14:editId="71D98C45">
            <wp:simplePos x="0" y="0"/>
            <wp:positionH relativeFrom="margin">
              <wp:posOffset>-13970</wp:posOffset>
            </wp:positionH>
            <wp:positionV relativeFrom="paragraph">
              <wp:posOffset>365182</wp:posOffset>
            </wp:positionV>
            <wp:extent cx="5961380" cy="1437005"/>
            <wp:effectExtent l="12700" t="12700" r="7620" b="10795"/>
            <wp:wrapTight wrapText="bothSides">
              <wp:wrapPolygon edited="0">
                <wp:start x="-46" y="-191"/>
                <wp:lineTo x="-46" y="21571"/>
                <wp:lineTo x="21582" y="21571"/>
                <wp:lineTo x="21582" y="-191"/>
                <wp:lineTo x="-46" y="-191"/>
              </wp:wrapPolygon>
            </wp:wrapTight>
            <wp:docPr id="734613954" name="Picture 2" descr="A graph with a red arrow pointing to th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3954" name="Picture 2" descr="A graph with a red arrow pointing to the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1380" cy="14370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1AC6985" w14:textId="7242280B" w:rsidR="00744EB3" w:rsidRPr="0091476A" w:rsidRDefault="00254FE7" w:rsidP="0091476A">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b/>
          <w:bCs/>
          <w:color w:val="000000"/>
          <w:lang w:val="en-CA"/>
        </w:rPr>
        <w:t>Figure 1.6.</w:t>
      </w:r>
      <w:r w:rsidRPr="004C757A">
        <w:rPr>
          <w:rFonts w:ascii="Times New Roman" w:hAnsi="Times New Roman" w:cs="Times New Roman"/>
          <w:color w:val="000000"/>
          <w:lang w:val="en-CA"/>
        </w:rPr>
        <w:t xml:space="preserve"> Model ranking using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of generalized linear mixed models (GLM) with a comparing scale of effect of landscape variables for resighting locations (n= 57) of the northern cardinals tracked across three sites (A, B and C) in Montreal, Quebec, Canada. Arrows indicate the model with the lowest AIC value and the shaded area represent a two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of 2 with the best model.</w:t>
      </w:r>
      <w:bookmarkStart w:id="85" w:name="_Toc205543128"/>
      <w:bookmarkStart w:id="86" w:name="_Hlk204515435"/>
    </w:p>
    <w:p w14:paraId="76D4B45D" w14:textId="2C01F1F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87" w:name="_Toc214025486"/>
      <w:r w:rsidRPr="004C757A">
        <w:rPr>
          <w:rFonts w:ascii="Times New Roman" w:hAnsi="Times New Roman" w:cs="Times New Roman"/>
          <w:color w:val="000000" w:themeColor="text1"/>
          <w:sz w:val="24"/>
          <w:szCs w:val="24"/>
          <w:u w:val="single"/>
          <w:lang w:val="en-CA"/>
        </w:rPr>
        <w:t>Resource selection: used vs. available habitats</w:t>
      </w:r>
      <w:bookmarkEnd w:id="85"/>
      <w:bookmarkEnd w:id="87"/>
    </w:p>
    <w:p w14:paraId="59183A83" w14:textId="08EAFA25"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Due to differences of urbanization level and scales of effect, resource selection function models were run separately for each study site. </w:t>
      </w:r>
      <w:bookmarkEnd w:id="86"/>
      <w:r w:rsidRPr="004C757A">
        <w:rPr>
          <w:rFonts w:ascii="Times New Roman" w:hAnsi="Times New Roman" w:cs="Times New Roman"/>
          <w:lang w:val="en-CA"/>
        </w:rPr>
        <w:t xml:space="preserve">For the peri-urban site (MBO), the global model explained the most variation seen in the data (&gt; 10 </w:t>
      </w:r>
      <w:r w:rsidRPr="004C757A">
        <w:rPr>
          <w:rFonts w:ascii="Symbol" w:eastAsia="Symbol" w:hAnsi="Symbol" w:cs="Symbol"/>
          <w:color w:val="000000" w:themeColor="text1"/>
          <w:lang w:val="en-CA"/>
        </w:rPr>
        <w:t>D</w:t>
      </w:r>
      <w:r w:rsidRPr="004C757A">
        <w:rPr>
          <w:rFonts w:ascii="Times New Roman" w:hAnsi="Times New Roman" w:cs="Times New Roman"/>
          <w:color w:val="000000" w:themeColor="text1"/>
          <w:lang w:val="en-CA"/>
        </w:rPr>
        <w:t xml:space="preserve"> </w:t>
      </w:r>
      <w:proofErr w:type="spellStart"/>
      <w:r w:rsidRPr="004C757A">
        <w:rPr>
          <w:rFonts w:ascii="Times New Roman" w:hAnsi="Times New Roman" w:cs="Times New Roman"/>
          <w:color w:val="000000" w:themeColor="text1"/>
          <w:lang w:val="en-CA"/>
        </w:rPr>
        <w:t>AICc</w:t>
      </w:r>
      <w:proofErr w:type="spellEnd"/>
      <w:r w:rsidRPr="004C757A">
        <w:rPr>
          <w:rFonts w:ascii="Times New Roman" w:hAnsi="Times New Roman" w:cs="Times New Roman"/>
          <w:color w:val="000000" w:themeColor="text1"/>
          <w:lang w:val="en-CA"/>
        </w:rPr>
        <w:t xml:space="preserve"> values between all other models, Table S1). For the suburban site (BDU), the top model was the human covariates model (human population and road density), with the next best model (full model) &lt; 2AICc units from the top model (Table S1)</w:t>
      </w:r>
      <w:r w:rsidRPr="004C757A">
        <w:rPr>
          <w:rFonts w:ascii="Times New Roman" w:hAnsi="Times New Roman" w:cs="Times New Roman"/>
          <w:lang w:val="en-CA"/>
        </w:rPr>
        <w:t xml:space="preserve">. Lastly for the urban site (CON), the full model was the top model, but again the next best (human covariates) was &lt;1 </w:t>
      </w:r>
      <w:proofErr w:type="spellStart"/>
      <w:r w:rsidRPr="004C757A">
        <w:rPr>
          <w:rFonts w:ascii="Times New Roman" w:hAnsi="Times New Roman" w:cs="Times New Roman"/>
          <w:lang w:val="en-CA"/>
        </w:rPr>
        <w:t>AICc</w:t>
      </w:r>
      <w:proofErr w:type="spellEnd"/>
      <w:r w:rsidRPr="004C757A">
        <w:rPr>
          <w:rFonts w:ascii="Times New Roman" w:hAnsi="Times New Roman" w:cs="Times New Roman"/>
          <w:lang w:val="en-CA"/>
        </w:rPr>
        <w:t xml:space="preserve"> from the top model (Table S1). The best model for each study site was then used to generate prediction plots on the probability of presence of northern cardinals according to the model variables (table 1.2.).</w:t>
      </w:r>
    </w:p>
    <w:p w14:paraId="294DFF70" w14:textId="77777777" w:rsidR="001F0DCC" w:rsidRPr="004C757A" w:rsidRDefault="001F0DCC" w:rsidP="001F0DCC">
      <w:pPr>
        <w:spacing w:line="360" w:lineRule="auto"/>
        <w:ind w:firstLine="720"/>
        <w:jc w:val="both"/>
        <w:rPr>
          <w:rFonts w:ascii="Times New Roman" w:hAnsi="Times New Roman" w:cs="Times New Roman"/>
          <w:lang w:val="en-CA"/>
        </w:rPr>
      </w:pPr>
    </w:p>
    <w:p w14:paraId="62034D58" w14:textId="049DB1B2" w:rsidR="00254FE7"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Table 1.2.</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northern cardinals within (25 or 50 m-radius) areas based on the average vegetation height (in meters) and its standard deviation, along with human-related environmental 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road length (in meters) and distance to the nearest bird feeder (in meters). The data was scaled and centered before running the models. The study site, year of sampling (Winter) and the individual’s identification (ID) are included as random effects in each model.</w:t>
      </w:r>
    </w:p>
    <w:tbl>
      <w:tblPr>
        <w:tblStyle w:val="TableGrid"/>
        <w:tblpPr w:leftFromText="180" w:rightFromText="180" w:vertAnchor="text" w:horzAnchor="margin" w:tblpY="-31"/>
        <w:tblW w:w="0" w:type="auto"/>
        <w:tblLook w:val="04A0" w:firstRow="1" w:lastRow="0" w:firstColumn="1" w:lastColumn="0" w:noHBand="0" w:noVBand="1"/>
      </w:tblPr>
      <w:tblGrid>
        <w:gridCol w:w="1380"/>
        <w:gridCol w:w="4158"/>
        <w:gridCol w:w="1149"/>
        <w:gridCol w:w="1017"/>
        <w:gridCol w:w="811"/>
        <w:gridCol w:w="835"/>
      </w:tblGrid>
      <w:tr w:rsidR="001F0DCC" w:rsidRPr="004C757A" w14:paraId="13E3B19D" w14:textId="77777777" w:rsidTr="001F0DCC">
        <w:tc>
          <w:tcPr>
            <w:tcW w:w="1380" w:type="dxa"/>
            <w:tcBorders>
              <w:left w:val="single" w:sz="4" w:space="0" w:color="FFFFFF"/>
              <w:right w:val="single" w:sz="4" w:space="0" w:color="FFFFFF"/>
            </w:tcBorders>
          </w:tcPr>
          <w:p w14:paraId="7D37F7DF"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Study Site</w:t>
            </w:r>
          </w:p>
        </w:tc>
        <w:tc>
          <w:tcPr>
            <w:tcW w:w="4158" w:type="dxa"/>
            <w:tcBorders>
              <w:left w:val="single" w:sz="4" w:space="0" w:color="FFFFFF"/>
              <w:right w:val="single" w:sz="4" w:space="0" w:color="FFFFFF"/>
            </w:tcBorders>
          </w:tcPr>
          <w:p w14:paraId="672D1A73"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right w:val="single" w:sz="4" w:space="0" w:color="FFFFFF"/>
            </w:tcBorders>
          </w:tcPr>
          <w:p w14:paraId="485C91F5"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right w:val="single" w:sz="4" w:space="0" w:color="FFFFFF"/>
            </w:tcBorders>
          </w:tcPr>
          <w:p w14:paraId="2258383A"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811" w:type="dxa"/>
            <w:tcBorders>
              <w:left w:val="single" w:sz="4" w:space="0" w:color="FFFFFF"/>
              <w:right w:val="single" w:sz="4" w:space="0" w:color="FFFFFF"/>
            </w:tcBorders>
          </w:tcPr>
          <w:p w14:paraId="2D71C2D7"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835" w:type="dxa"/>
            <w:tcBorders>
              <w:left w:val="single" w:sz="4" w:space="0" w:color="FFFFFF"/>
              <w:right w:val="single" w:sz="4" w:space="0" w:color="FFFFFF"/>
            </w:tcBorders>
          </w:tcPr>
          <w:p w14:paraId="004C8DAC"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1F0DCC" w:rsidRPr="004C757A" w14:paraId="1984E7AD" w14:textId="77777777" w:rsidTr="001F0DCC">
        <w:tc>
          <w:tcPr>
            <w:tcW w:w="1380" w:type="dxa"/>
            <w:tcBorders>
              <w:left w:val="single" w:sz="4" w:space="0" w:color="FFFFFF"/>
              <w:bottom w:val="single" w:sz="4" w:space="0" w:color="FFFFFF"/>
              <w:right w:val="single" w:sz="4" w:space="0" w:color="FFFFFF"/>
            </w:tcBorders>
          </w:tcPr>
          <w:p w14:paraId="21219B5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McGill Bird Observatory (peri-urban)</w:t>
            </w:r>
          </w:p>
        </w:tc>
        <w:tc>
          <w:tcPr>
            <w:tcW w:w="4158" w:type="dxa"/>
            <w:tcBorders>
              <w:left w:val="single" w:sz="4" w:space="0" w:color="FFFFFF"/>
              <w:bottom w:val="single" w:sz="4" w:space="0" w:color="FFFFFF"/>
              <w:right w:val="single" w:sz="4" w:space="0" w:color="FFFFFF"/>
            </w:tcBorders>
          </w:tcPr>
          <w:p w14:paraId="21524A5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6CFB75F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05E9C76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49343C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09C448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15FE702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bottom w:val="single" w:sz="4" w:space="0" w:color="FFFFFF"/>
              <w:right w:val="single" w:sz="4" w:space="0" w:color="FFFFFF"/>
            </w:tcBorders>
          </w:tcPr>
          <w:p w14:paraId="5D20371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EF5C4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74B3FC9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37EDFCC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40083D7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72B7EF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bottom w:val="single" w:sz="4" w:space="0" w:color="FFFFFF"/>
              <w:right w:val="single" w:sz="4" w:space="0" w:color="FFFFFF"/>
            </w:tcBorders>
          </w:tcPr>
          <w:p w14:paraId="7AB17C3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5F6A78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285378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2BAF7E2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06873E5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0D6E59F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811" w:type="dxa"/>
            <w:tcBorders>
              <w:left w:val="single" w:sz="4" w:space="0" w:color="FFFFFF"/>
              <w:bottom w:val="single" w:sz="4" w:space="0" w:color="FFFFFF"/>
              <w:right w:val="single" w:sz="4" w:space="0" w:color="FFFFFF"/>
            </w:tcBorders>
          </w:tcPr>
          <w:p w14:paraId="5D7EC0A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2B0E78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37AE4C3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34AE48E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1D2F698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3EEF84C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835" w:type="dxa"/>
            <w:tcBorders>
              <w:left w:val="single" w:sz="4" w:space="0" w:color="FFFFFF"/>
              <w:bottom w:val="single" w:sz="4" w:space="0" w:color="FFFFFF"/>
              <w:right w:val="single" w:sz="4" w:space="0" w:color="FFFFFF"/>
            </w:tcBorders>
          </w:tcPr>
          <w:p w14:paraId="05C5BD5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DFE179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DBB2E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26C1B5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3861D25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1BD01A1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1F0DCC" w:rsidRPr="004C757A" w14:paraId="695EA232" w14:textId="77777777" w:rsidTr="001F0DCC">
        <w:tc>
          <w:tcPr>
            <w:tcW w:w="1380" w:type="dxa"/>
            <w:tcBorders>
              <w:top w:val="single" w:sz="4" w:space="0" w:color="FFFFFF"/>
              <w:left w:val="single" w:sz="4" w:space="0" w:color="FFFFFF"/>
              <w:bottom w:val="single" w:sz="4" w:space="0" w:color="FFFFFF"/>
              <w:right w:val="single" w:sz="4" w:space="0" w:color="FFFFFF"/>
            </w:tcBorders>
          </w:tcPr>
          <w:p w14:paraId="1AB8A81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 xml:space="preserve">Town of Baie </w:t>
            </w:r>
            <w:proofErr w:type="spellStart"/>
            <w:r w:rsidRPr="004C757A">
              <w:rPr>
                <w:rFonts w:ascii="Times New Roman" w:hAnsi="Times New Roman" w:cs="Times New Roman"/>
                <w:color w:val="000000"/>
                <w:sz w:val="20"/>
                <w:szCs w:val="20"/>
                <w:lang w:val="en-CA"/>
              </w:rPr>
              <w:t>d’Urfé</w:t>
            </w:r>
            <w:proofErr w:type="spellEnd"/>
            <w:r w:rsidRPr="004C757A">
              <w:rPr>
                <w:rFonts w:ascii="Times New Roman" w:hAnsi="Times New Roman" w:cs="Times New Roman"/>
                <w:color w:val="000000"/>
                <w:sz w:val="20"/>
                <w:szCs w:val="20"/>
                <w:lang w:val="en-CA"/>
              </w:rPr>
              <w:t xml:space="preserve"> (suburban)</w:t>
            </w:r>
          </w:p>
        </w:tc>
        <w:tc>
          <w:tcPr>
            <w:tcW w:w="4158" w:type="dxa"/>
            <w:tcBorders>
              <w:top w:val="single" w:sz="4" w:space="0" w:color="FFFFFF"/>
              <w:left w:val="single" w:sz="4" w:space="0" w:color="FFFFFF"/>
              <w:bottom w:val="single" w:sz="4" w:space="0" w:color="FFFFFF"/>
              <w:right w:val="single" w:sz="4" w:space="0" w:color="FFFFFF"/>
            </w:tcBorders>
          </w:tcPr>
          <w:p w14:paraId="39158F2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Human covariates model – 25 meters</w:t>
            </w:r>
          </w:p>
          <w:p w14:paraId="0B220E0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4821A1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7E2F802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bottom w:val="single" w:sz="4" w:space="0" w:color="FFFFFF"/>
              <w:right w:val="single" w:sz="4" w:space="0" w:color="FFFFFF"/>
            </w:tcBorders>
          </w:tcPr>
          <w:p w14:paraId="7F5440E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E4B4EA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0A159AC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79DEFDD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left w:val="single" w:sz="4" w:space="0" w:color="FFFFFF"/>
              <w:bottom w:val="single" w:sz="4" w:space="0" w:color="FFFFFF"/>
              <w:right w:val="single" w:sz="4" w:space="0" w:color="FFFFFF"/>
            </w:tcBorders>
          </w:tcPr>
          <w:p w14:paraId="7ABDC4A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D2E0B8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4A7CA07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2A25DDF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811" w:type="dxa"/>
            <w:tcBorders>
              <w:top w:val="single" w:sz="4" w:space="0" w:color="FFFFFF"/>
              <w:left w:val="single" w:sz="4" w:space="0" w:color="FFFFFF"/>
              <w:bottom w:val="single" w:sz="4" w:space="0" w:color="FFFFFF"/>
              <w:right w:val="single" w:sz="4" w:space="0" w:color="FFFFFF"/>
            </w:tcBorders>
          </w:tcPr>
          <w:p w14:paraId="09C003B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5AB6C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0121E3F5"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0C32D95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835" w:type="dxa"/>
            <w:tcBorders>
              <w:top w:val="single" w:sz="4" w:space="0" w:color="FFFFFF"/>
              <w:left w:val="single" w:sz="4" w:space="0" w:color="FFFFFF"/>
              <w:bottom w:val="single" w:sz="4" w:space="0" w:color="FFFFFF"/>
              <w:right w:val="single" w:sz="4" w:space="0" w:color="FFFFFF"/>
            </w:tcBorders>
          </w:tcPr>
          <w:p w14:paraId="15C7AB75"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8095AD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09EFD10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5033AC1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1F0DCC" w:rsidRPr="004C757A" w14:paraId="3CFBB279" w14:textId="77777777" w:rsidTr="001F0DCC">
        <w:tc>
          <w:tcPr>
            <w:tcW w:w="1380" w:type="dxa"/>
            <w:tcBorders>
              <w:top w:val="single" w:sz="4" w:space="0" w:color="FFFFFF"/>
              <w:left w:val="single" w:sz="4" w:space="0" w:color="FFFFFF"/>
              <w:right w:val="single" w:sz="4" w:space="0" w:color="FFFFFF"/>
            </w:tcBorders>
          </w:tcPr>
          <w:p w14:paraId="6E814F9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rPr>
              <w:t xml:space="preserve">Concordia </w:t>
            </w:r>
            <w:proofErr w:type="spellStart"/>
            <w:r w:rsidRPr="004C757A">
              <w:rPr>
                <w:rFonts w:ascii="Times New Roman" w:hAnsi="Times New Roman" w:cs="Times New Roman"/>
                <w:color w:val="000000"/>
                <w:sz w:val="20"/>
                <w:szCs w:val="20"/>
              </w:rPr>
              <w:t>University</w:t>
            </w:r>
            <w:proofErr w:type="spellEnd"/>
            <w:r w:rsidRPr="004C757A">
              <w:rPr>
                <w:rFonts w:ascii="Times New Roman" w:hAnsi="Times New Roman" w:cs="Times New Roman"/>
                <w:color w:val="000000"/>
                <w:sz w:val="20"/>
                <w:szCs w:val="20"/>
              </w:rPr>
              <w:t xml:space="preserve"> (dense </w:t>
            </w:r>
            <w:proofErr w:type="spellStart"/>
            <w:r w:rsidRPr="004C757A">
              <w:rPr>
                <w:rFonts w:ascii="Times New Roman" w:hAnsi="Times New Roman" w:cs="Times New Roman"/>
                <w:color w:val="000000"/>
                <w:sz w:val="20"/>
                <w:szCs w:val="20"/>
              </w:rPr>
              <w:t>urban</w:t>
            </w:r>
            <w:proofErr w:type="spellEnd"/>
            <w:r w:rsidRPr="004C757A">
              <w:rPr>
                <w:rFonts w:ascii="Times New Roman" w:hAnsi="Times New Roman" w:cs="Times New Roman"/>
                <w:color w:val="000000"/>
                <w:sz w:val="20"/>
                <w:szCs w:val="20"/>
              </w:rPr>
              <w:t>)</w:t>
            </w:r>
          </w:p>
        </w:tc>
        <w:tc>
          <w:tcPr>
            <w:tcW w:w="4158" w:type="dxa"/>
            <w:tcBorders>
              <w:top w:val="single" w:sz="4" w:space="0" w:color="FFFFFF"/>
              <w:left w:val="single" w:sz="4" w:space="0" w:color="FFFFFF"/>
              <w:right w:val="single" w:sz="4" w:space="0" w:color="FFFFFF"/>
            </w:tcBorders>
          </w:tcPr>
          <w:p w14:paraId="71D78EF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593EF8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47599DA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5402211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70BCD1F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16CEC8D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right w:val="single" w:sz="4" w:space="0" w:color="FFFFFF"/>
            </w:tcBorders>
          </w:tcPr>
          <w:p w14:paraId="15FAD1A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24A5B7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09A4F0D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17B7B8C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7E377F6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321EA01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left w:val="single" w:sz="4" w:space="0" w:color="FFFFFF"/>
              <w:right w:val="single" w:sz="4" w:space="0" w:color="FFFFFF"/>
            </w:tcBorders>
          </w:tcPr>
          <w:p w14:paraId="5BEFF20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F261EA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1472305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7BB5BE1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649760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4B42D5D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811" w:type="dxa"/>
            <w:tcBorders>
              <w:top w:val="single" w:sz="4" w:space="0" w:color="FFFFFF"/>
              <w:left w:val="single" w:sz="4" w:space="0" w:color="FFFFFF"/>
              <w:right w:val="single" w:sz="4" w:space="0" w:color="FFFFFF"/>
            </w:tcBorders>
          </w:tcPr>
          <w:p w14:paraId="5E139D3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183DCB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AB8259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587C18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7418AC3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71948995"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835" w:type="dxa"/>
            <w:tcBorders>
              <w:top w:val="single" w:sz="4" w:space="0" w:color="FFFFFF"/>
              <w:left w:val="single" w:sz="4" w:space="0" w:color="FFFFFF"/>
              <w:right w:val="single" w:sz="4" w:space="0" w:color="FFFFFF"/>
            </w:tcBorders>
          </w:tcPr>
          <w:p w14:paraId="6A6F08D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0B3401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37AE118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2BE39F8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566C6B1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18562CA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6B147023" w14:textId="77777777" w:rsidR="001F0DCC" w:rsidRPr="001F0DCC"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33BB1EFB" w14:textId="77777777" w:rsidR="00254FE7" w:rsidRPr="004C757A"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The prediction plots including only the significant fixed effects for the resource selection functions of each locations reveal that the presence of cardinals is associated with different urban and habitat features according to the site they spend their winter in (figure 1.7.). In the peri-urban site (MBO), the probability of presence of the cardinals decreases as the mean vegetation height increases (figure 1.7., A), while the presence of the birds increases with greater variability in vegetation height (figure 1.7., B). The probability of presence of the cardinals also seems to decrease as the distance to the nearest bird feeder increases (figure 1.7., C). In our suburban site (BDU), the probability of presence of the cardinals shows little relationship with population density (figure 1.7., D), but increases as the mean road length increases (figure 1.7., E). Like our peri-urban site, the presence of the birds also decreases as the distance to the nearest feeder increases at the suburban site (figure 1.7., F). At the urban site (CON), the cardinals’ probability of presence decreases with increasing vegetation height standard deviation, although uncertainty is high (figure 1.7., G). The presence of the cardinals also increased with mean road length and decreased with the distance to the nearest feeders. Across sites, proximity to feeders and structural complexity of the infrastructures or the vegetation consistently influenced the probability of presence, yet specific relationships varied.</w:t>
      </w:r>
    </w:p>
    <w:p w14:paraId="2CA0603F" w14:textId="77777777" w:rsidR="00254FE7" w:rsidRPr="004C757A"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b/>
          <w:bCs/>
          <w:noProof/>
          <w:color w:val="000000"/>
          <w:lang w:val="en-CA"/>
        </w:rPr>
        <w:drawing>
          <wp:anchor distT="0" distB="0" distL="114300" distR="114300" simplePos="0" relativeHeight="251658243" behindDoc="0" locked="0" layoutInCell="1" allowOverlap="1" wp14:anchorId="01AC6EFF" wp14:editId="4F2AE5A8">
            <wp:simplePos x="0" y="0"/>
            <wp:positionH relativeFrom="column">
              <wp:posOffset>0</wp:posOffset>
            </wp:positionH>
            <wp:positionV relativeFrom="paragraph">
              <wp:posOffset>0</wp:posOffset>
            </wp:positionV>
            <wp:extent cx="5943600" cy="6217285"/>
            <wp:effectExtent l="12700" t="12700" r="12700" b="18415"/>
            <wp:wrapTopAndBottom/>
            <wp:docPr id="392371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01" name="Picture 1"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217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4C757A">
        <w:rPr>
          <w:rFonts w:ascii="Times New Roman" w:hAnsi="Times New Roman" w:cs="Times New Roman"/>
          <w:b/>
          <w:bCs/>
          <w:color w:val="000000"/>
          <w:lang w:val="en-CA"/>
        </w:rPr>
        <w:t>Figure 1.7.</w:t>
      </w:r>
      <w:r w:rsidRPr="004C757A">
        <w:rPr>
          <w:rFonts w:ascii="Times New Roman" w:hAnsi="Times New Roman" w:cs="Times New Roman"/>
          <w:color w:val="000000"/>
          <w:lang w:val="en-CA"/>
        </w:rPr>
        <w:t xml:space="preserve"> Probability of presence of northern cardinals </w:t>
      </w:r>
      <w:proofErr w:type="gramStart"/>
      <w:r w:rsidRPr="004C757A">
        <w:rPr>
          <w:rFonts w:ascii="Times New Roman" w:hAnsi="Times New Roman" w:cs="Times New Roman"/>
          <w:color w:val="000000"/>
          <w:lang w:val="en-CA"/>
        </w:rPr>
        <w:t>in a given</w:t>
      </w:r>
      <w:proofErr w:type="gramEnd"/>
      <w:r w:rsidRPr="004C757A">
        <w:rPr>
          <w:rFonts w:ascii="Times New Roman" w:hAnsi="Times New Roman" w:cs="Times New Roman"/>
          <w:color w:val="000000"/>
          <w:lang w:val="en-CA"/>
        </w:rPr>
        <w:t xml:space="preserve"> radius area, as predicted by a generalized linear mixed effects model. Shaded areas represent 67% confidence intervals around the predicted probabilities. The model’s fixed effect variables are described in Table 1b, and for each model, random effects were sampling years, translocation site and bird ID.</w:t>
      </w:r>
    </w:p>
    <w:p w14:paraId="1F991B4B" w14:textId="77777777" w:rsidR="00254FE7" w:rsidRPr="004C757A"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4FB8CDE2"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88" w:name="_Toc205543129"/>
      <w:bookmarkStart w:id="89" w:name="_Toc214025487"/>
      <w:r w:rsidRPr="004C757A">
        <w:rPr>
          <w:rFonts w:ascii="Times New Roman" w:hAnsi="Times New Roman" w:cs="Times New Roman"/>
          <w:b/>
          <w:bCs/>
          <w:color w:val="000000" w:themeColor="text1"/>
          <w:lang w:val="en-CA"/>
        </w:rPr>
        <w:t>Discussion</w:t>
      </w:r>
      <w:bookmarkEnd w:id="55"/>
      <w:bookmarkEnd w:id="88"/>
      <w:bookmarkEnd w:id="89"/>
    </w:p>
    <w:p w14:paraId="7FBF356F" w14:textId="71F6FD9C" w:rsidR="00254FE7" w:rsidRDefault="00254FE7" w:rsidP="001F0DCC">
      <w:pPr>
        <w:spacing w:line="360" w:lineRule="auto"/>
        <w:ind w:firstLine="720"/>
        <w:jc w:val="both"/>
        <w:rPr>
          <w:rFonts w:ascii="Times New Roman" w:eastAsia="Times New Roman" w:hAnsi="Times New Roman" w:cs="Times New Roman"/>
          <w:color w:val="000000" w:themeColor="text1"/>
          <w:lang w:val="en-CA"/>
        </w:rPr>
      </w:pPr>
      <w:r w:rsidRPr="004C757A">
        <w:rPr>
          <w:rFonts w:ascii="Times New Roman" w:eastAsia="Times New Roman" w:hAnsi="Times New Roman" w:cs="Times New Roman"/>
          <w:color w:val="000000" w:themeColor="text1"/>
          <w:lang w:val="en-CA"/>
        </w:rPr>
        <w:t xml:space="preserve">Using three years of telemetry tracking data of northern cardinals across an urban gradient during the non-breeding season, we found evidence that cardinals in urban locations had significantly larger home ranges compared to those in suburban and peri-urban sites. Comparatively, the spatial scale of habitat use by cardinals was consistent across the urban gradient and occurred at a relatively at a fine scale (25-50 m). Significant vegetation and anthropogenic predictors of cardinal presence differed across the urban gradient, suggesting that ecological needs and drivers of winter survival by cardinals in human-modified landscapes may be context-dependent (peri-urban vs suburban vs urban). Apparent survival of cardinals during the harshest period of their annual cycle appears </w:t>
      </w:r>
      <w:proofErr w:type="gramStart"/>
      <w:r w:rsidRPr="004C757A">
        <w:rPr>
          <w:rFonts w:ascii="Times New Roman" w:eastAsia="Times New Roman" w:hAnsi="Times New Roman" w:cs="Times New Roman"/>
          <w:color w:val="000000" w:themeColor="text1"/>
          <w:lang w:val="en-CA"/>
        </w:rPr>
        <w:t>fairly similar</w:t>
      </w:r>
      <w:proofErr w:type="gramEnd"/>
      <w:r w:rsidRPr="004C757A">
        <w:rPr>
          <w:rFonts w:ascii="Times New Roman" w:eastAsia="Times New Roman" w:hAnsi="Times New Roman" w:cs="Times New Roman"/>
          <w:color w:val="000000" w:themeColor="text1"/>
          <w:lang w:val="en-CA"/>
        </w:rPr>
        <w:t xml:space="preserve"> between peri-urban and suburban sites, while mortality or relocation was threefold higher in the urban site. Cardinals in suburban and urban sites do not spend time in parks or other larger public green spaces during the non-breeding season, instead favouring the private urban green spaces such as private backyards and gardens and are strongly associated with the presence of anthropogenic food resources (i.e., birdfeeders).</w:t>
      </w:r>
    </w:p>
    <w:p w14:paraId="73E22D8D" w14:textId="77777777" w:rsidR="00744EB3" w:rsidRPr="004C757A" w:rsidRDefault="00744EB3" w:rsidP="001F0DCC">
      <w:pPr>
        <w:spacing w:line="360" w:lineRule="auto"/>
        <w:ind w:firstLine="720"/>
        <w:jc w:val="both"/>
        <w:rPr>
          <w:rFonts w:ascii="Times New Roman" w:eastAsia="Times New Roman" w:hAnsi="Times New Roman" w:cs="Times New Roman"/>
          <w:color w:val="000000" w:themeColor="text1"/>
          <w:lang w:val="en-CA"/>
        </w:rPr>
      </w:pPr>
    </w:p>
    <w:p w14:paraId="6571D776"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90" w:name="_Toc205543130"/>
      <w:bookmarkStart w:id="91" w:name="_Toc214025488"/>
      <w:r w:rsidRPr="004C757A">
        <w:rPr>
          <w:rFonts w:ascii="Times New Roman" w:hAnsi="Times New Roman" w:cs="Times New Roman"/>
          <w:color w:val="000000" w:themeColor="text1"/>
          <w:sz w:val="24"/>
          <w:szCs w:val="24"/>
          <w:u w:val="single"/>
          <w:lang w:val="en-CA"/>
        </w:rPr>
        <w:t>Lower apparent survival at urban site</w:t>
      </w:r>
      <w:bookmarkEnd w:id="90"/>
      <w:bookmarkEnd w:id="91"/>
    </w:p>
    <w:p w14:paraId="5B63B889" w14:textId="15544AC6"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While the apparent survival of the cardinals was quite similar between the peri-urban site (on average 65% after 3 months) and the suburban site (on average 57% after 3 months), it was much lower at the dense urban location (on average 16% after 3 months). Our apparent survival rates for the peri-urban and suburban locations are consistent with previously established annual survival in Ohio (50.5% </w:t>
      </w:r>
      <w:r w:rsidRPr="004C757A">
        <w:rPr>
          <w:rFonts w:ascii="Symbol" w:eastAsia="Symbol" w:hAnsi="Symbol" w:cs="Symbol"/>
          <w:lang w:val="en-CA"/>
        </w:rPr>
        <w:t>±</w:t>
      </w:r>
      <w:r w:rsidRPr="004C757A">
        <w:rPr>
          <w:rFonts w:ascii="Times New Roman" w:hAnsi="Times New Roman" w:cs="Times New Roman"/>
          <w:lang w:val="en-CA"/>
        </w:rPr>
        <w:t xml:space="preserve"> 10.3 SE to 78.3% </w:t>
      </w:r>
      <w:r w:rsidRPr="004C757A">
        <w:rPr>
          <w:rFonts w:ascii="Symbol" w:eastAsia="Symbol" w:hAnsi="Symbol" w:cs="Symbol"/>
          <w:lang w:val="en-CA"/>
        </w:rPr>
        <w:t>±</w:t>
      </w:r>
      <w:r w:rsidRPr="004C757A">
        <w:rPr>
          <w:rFonts w:ascii="Times New Roman" w:hAnsi="Times New Roman" w:cs="Times New Roman"/>
          <w:lang w:val="en-CA"/>
        </w:rPr>
        <w:t xml:space="preserve"> 7.6 SE) and in Washington D.C. (between 40 to 70%) in the United States </w:t>
      </w:r>
      <w:r w:rsidRPr="004C757A">
        <w:rPr>
          <w:rFonts w:ascii="Times New Roman" w:hAnsi="Times New Roman" w:cs="Times New Roman"/>
          <w:lang w:val="en-CA"/>
        </w:rPr>
        <w:fldChar w:fldCharType="begin"/>
      </w:r>
      <w:r w:rsidR="00827A3A">
        <w:rPr>
          <w:rFonts w:ascii="Times New Roman" w:hAnsi="Times New Roman" w:cs="Times New Roman"/>
          <w:lang w:val="en-CA"/>
        </w:rPr>
        <w:instrText xml:space="preserve"> ADDIN ZOTERO_ITEM CSL_CITATION {"citationID":"vGkAnfUT","properties":{"formattedCitation":"(B. S. Evans et al., 2015; Shustack, 2008)","plainCitation":"(B. S. Evans et al., 2015; Shustack, 2008)","noteIndex":0},"citationItems":[{"id":1116,"uris":["http://zotero.org/users/16770306/items/DYCRKR4Y"],"itemData":{"id":1116,"type":"article-journal","abstract":"Many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004C757A">
        <w:rPr>
          <w:rFonts w:ascii="Times New Roman" w:hAnsi="Times New Roman" w:cs="Times New Roman"/>
          <w:lang w:val="en-CA"/>
        </w:rPr>
        <w:fldChar w:fldCharType="separate"/>
      </w:r>
      <w:r w:rsidR="00827A3A">
        <w:rPr>
          <w:rFonts w:ascii="Times New Roman" w:hAnsi="Times New Roman" w:cs="Times New Roman"/>
          <w:noProof/>
          <w:lang w:val="en-CA"/>
        </w:rPr>
        <w:t>(B. S. Evans et al., 2015; Shustack,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However, the very low survival rates that we are seeing in the dense urban location is well below what was previously found in urban habitats. Cardinals’ annual apparent survival was even shown to increase as the amount of impervious surfaces (used as indicator of urbanization) increases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{"citationID":"1JrYyLhE","properties":{"formattedCitation":"(Shustack,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(Shustack,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r w:rsidR="00443381" w:rsidRPr="00443381">
        <w:rPr>
          <w:rFonts w:ascii="Times New Roman" w:hAnsi="Times New Roman" w:cs="Times New Roman"/>
          <w:lang w:val="en-CA"/>
        </w:rPr>
        <w:t xml:space="preserve">The lower survival in the dense urban environment is likely attributable to the greater concentration of anthropogenic threats. Urban areas present multiple mortality risks for birds, including window collisions, strikes by vehicle and predation by domestic cats </w:t>
      </w:r>
      <w:r w:rsidR="00A84AEF">
        <w:rPr>
          <w:rFonts w:ascii="Times New Roman" w:hAnsi="Times New Roman" w:cs="Times New Roman"/>
          <w:lang w:val="en-CA"/>
        </w:rPr>
        <w:fldChar w:fldCharType="begin"/>
      </w:r>
      <w:r w:rsidR="00A9689E">
        <w:rPr>
          <w:rFonts w:ascii="Times New Roman" w:hAnsi="Times New Roman" w:cs="Times New Roman"/>
          <w:lang w:val="en-CA"/>
        </w:rPr>
        <w:instrText xml:space="preserve"> ADDIN ZOTERO_ITEM CSL_CITATION {"citationID":"kMfonlCg","properties":{"formattedCitation":"(Ib\\uc0\\u225{}\\uc0\\u241{}ez-\\uc0\\u193{}lamo et al., 2020; Lopes et al., 2024; Loss et al., 2014)","plainCitation":"(Ibáñez-Álamo et al., 2020; Lopes et al., 2024; Loss et al., 2014)","noteIndex":0},"citationItems":[{"id":1026,"uris":["http://zotero.org/users/16770306/items/UJ6FT5S2"],"itemData":{"id":1026,"type":"article-journal","abstract":"Urbanization,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survey-rela</w:instrText>
      </w:r>
      <w:r w:rsidR="00A9689E" w:rsidRPr="00A9689E">
        <w:rPr>
          <w:rFonts w:ascii="Times New Roman" w:hAnsi="Times New Roman" w:cs="Times New Roman"/>
        </w:rPr>
        <w:instrText xml:space="preserve">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Management","note":"publisher: John Wiley &amp; Sons, Ltd","page":"763-771","title":"Estimation of bird-vehicle collision mortality on U.S. roads","volume":"78","author":[{"family":"Loss","given":"Scott R."},{"family":"Will","given":"Tom"},{"family":"Marra","given":"Peter P."}],"issued":{"date-parts":[["2014",7,1]]}}}],"schema":"https://github.com/citation-style-language/schema/raw/master/csl-citation.json"} </w:instrText>
      </w:r>
      <w:r w:rsidR="00A84AEF">
        <w:rPr>
          <w:rFonts w:ascii="Times New Roman" w:hAnsi="Times New Roman" w:cs="Times New Roman"/>
          <w:lang w:val="en-CA"/>
        </w:rPr>
        <w:fldChar w:fldCharType="separate"/>
      </w:r>
      <w:r w:rsidR="00A9689E" w:rsidRPr="00A9689E">
        <w:rPr>
          <w:rFonts w:ascii="Times New Roman" w:hAnsi="Times New Roman" w:cs="Times New Roman"/>
          <w:kern w:val="0"/>
        </w:rPr>
        <w:t>(</w:t>
      </w:r>
      <w:proofErr w:type="spellStart"/>
      <w:r w:rsidR="00A9689E" w:rsidRPr="00A9689E">
        <w:rPr>
          <w:rFonts w:ascii="Times New Roman" w:hAnsi="Times New Roman" w:cs="Times New Roman"/>
          <w:kern w:val="0"/>
        </w:rPr>
        <w:t>Ibáñez-Álamo</w:t>
      </w:r>
      <w:proofErr w:type="spellEnd"/>
      <w:r w:rsidR="00A9689E" w:rsidRPr="00A9689E">
        <w:rPr>
          <w:rFonts w:ascii="Times New Roman" w:hAnsi="Times New Roman" w:cs="Times New Roman"/>
          <w:kern w:val="0"/>
        </w:rPr>
        <w:t xml:space="preserve"> et al., 2020; Lopes et al., 2024; </w:t>
      </w:r>
      <w:proofErr w:type="spellStart"/>
      <w:r w:rsidR="00A9689E" w:rsidRPr="00A9689E">
        <w:rPr>
          <w:rFonts w:ascii="Times New Roman" w:hAnsi="Times New Roman" w:cs="Times New Roman"/>
          <w:kern w:val="0"/>
        </w:rPr>
        <w:t>Loss</w:t>
      </w:r>
      <w:proofErr w:type="spellEnd"/>
      <w:r w:rsidR="00A9689E" w:rsidRPr="00A9689E">
        <w:rPr>
          <w:rFonts w:ascii="Times New Roman" w:hAnsi="Times New Roman" w:cs="Times New Roman"/>
          <w:kern w:val="0"/>
        </w:rPr>
        <w:t xml:space="preserve"> et al., 2014)</w:t>
      </w:r>
      <w:r w:rsidR="00A84AEF">
        <w:rPr>
          <w:rFonts w:ascii="Times New Roman" w:hAnsi="Times New Roman" w:cs="Times New Roman"/>
          <w:lang w:val="en-CA"/>
        </w:rPr>
        <w:fldChar w:fldCharType="end"/>
      </w:r>
      <w:r w:rsidR="00443381" w:rsidRPr="00A9689E">
        <w:rPr>
          <w:rFonts w:ascii="Times New Roman" w:hAnsi="Times New Roman" w:cs="Times New Roman"/>
        </w:rPr>
        <w:t xml:space="preserve">. </w:t>
      </w:r>
      <w:r w:rsidR="00443381" w:rsidRPr="00443381">
        <w:rPr>
          <w:rFonts w:ascii="Times New Roman" w:hAnsi="Times New Roman" w:cs="Times New Roman"/>
          <w:lang w:val="en-CA"/>
        </w:rPr>
        <w:t>While we cannot entirely rule out the possibility that tags had detrimental effects on cardinal survival in the most urban location, this is unlikely able to fully explain our findings. D</w:t>
      </w:r>
      <w:r w:rsidRPr="00443381">
        <w:rPr>
          <w:rFonts w:ascii="Times New Roman" w:hAnsi="Times New Roman" w:cs="Times New Roman"/>
          <w:lang w:val="en-CA"/>
        </w:rPr>
        <w:t>uring</w:t>
      </w:r>
      <w:r w:rsidRPr="004C757A">
        <w:rPr>
          <w:rFonts w:ascii="Times New Roman" w:hAnsi="Times New Roman" w:cs="Times New Roman"/>
          <w:lang w:val="en-CA"/>
        </w:rPr>
        <w:t xml:space="preserve"> the reproductive season, cardinals with tags (weighing 1.6 g) attached defended their nests less vigorously, but did not change their provisioning effects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(Barron et al., 2013)</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Cardinal nests with tagged parents also had lower daily survival rates and were less likely to fledge offspring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(Barron et al., 2013)</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r w:rsidR="00D964E6" w:rsidRPr="00D964E6">
        <w:rPr>
          <w:rFonts w:ascii="Times New Roman" w:hAnsi="Times New Roman" w:cs="Times New Roman"/>
          <w:lang w:val="en-CA"/>
        </w:rPr>
        <w:t>However, these tag effects were relatively modest and observed across diverse habitats, making it improbable that they would only manifest in our dense urban site while remaining undetected in peri-urban and suburban locations. An alternative explanation is that the individuals translocated to the urban site survived but moved further away from their release site and were beyond detection range (&gt; 16 km</w:t>
      </w:r>
      <w:r w:rsidR="00D964E6" w:rsidRPr="00D964E6">
        <w:rPr>
          <w:rFonts w:ascii="Times New Roman" w:hAnsi="Times New Roman" w:cs="Times New Roman"/>
          <w:vertAlign w:val="superscript"/>
          <w:lang w:val="en-CA"/>
        </w:rPr>
        <w:t>2</w:t>
      </w:r>
      <w:r w:rsidR="00D964E6" w:rsidRPr="00D964E6">
        <w:rPr>
          <w:rFonts w:ascii="Times New Roman" w:hAnsi="Times New Roman" w:cs="Times New Roman"/>
          <w:lang w:val="en-CA"/>
        </w:rPr>
        <w:t>). Nevertheless, we suggest that the heightened mortality from the urban-specific threats is the primary driver of the reduced apparent survival we observed.</w:t>
      </w:r>
    </w:p>
    <w:p w14:paraId="1062EE5A" w14:textId="77777777" w:rsidR="00744EB3" w:rsidRPr="004C757A" w:rsidRDefault="00744EB3" w:rsidP="001F0DCC">
      <w:pPr>
        <w:spacing w:line="360" w:lineRule="auto"/>
        <w:ind w:firstLine="720"/>
        <w:jc w:val="both"/>
        <w:rPr>
          <w:rFonts w:ascii="Times New Roman" w:hAnsi="Times New Roman" w:cs="Times New Roman"/>
          <w:lang w:val="en-CA"/>
        </w:rPr>
      </w:pPr>
    </w:p>
    <w:p w14:paraId="1BAB447A"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92" w:name="_Toc205543131"/>
      <w:bookmarkStart w:id="93" w:name="_Toc214025489"/>
      <w:r w:rsidRPr="004C757A">
        <w:rPr>
          <w:rFonts w:ascii="Times New Roman" w:hAnsi="Times New Roman" w:cs="Times New Roman"/>
          <w:color w:val="000000" w:themeColor="text1"/>
          <w:sz w:val="24"/>
          <w:szCs w:val="24"/>
          <w:u w:val="single"/>
          <w:lang w:val="en-CA"/>
        </w:rPr>
        <w:t>Larger home ranges and the importance of bird feeders</w:t>
      </w:r>
      <w:bookmarkEnd w:id="92"/>
      <w:bookmarkEnd w:id="93"/>
    </w:p>
    <w:p w14:paraId="146EB498" w14:textId="77777777"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There is a significant difference between total home ranges (KDE 95%) sizes across an urban gradient, where the individuals at the urban site having the largest total home ranges. These results oppose what has been previously found in other studies, where house sparrows  in urban landscapes occupied smaller home ranges compared to their rural counterparts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(Vangestel et al., 2010)</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O’Donnell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(2020)</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also suggested, that generally, birds in urban environments tend to have smaller home ranges. However, regarding cardinals specifically, research from 2008 focusing on extraterritorial movements of female cardinals, found that during the breeding period, females ventured out of their territory more often when they had supplemental feeding, compared to females that didn’t have access to supplemental food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{"citationID":"uOia94UK","properties":{"formattedCitation":"(Humbird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(Humbird &amp; Neudorf,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And while the authors did not find a statistically significant difference in the females’ home range sizes, they did see a trend towards supplemental fed females to have larger home ranges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{"citationID":"dg5iyW3f","properties":{"formattedCitation":"(Humbird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(Humbird &amp; Neudorf, 2008)</w:t>
      </w:r>
      <w:r w:rsidRPr="004C757A">
        <w:rPr>
          <w:rFonts w:ascii="Times New Roman" w:hAnsi="Times New Roman" w:cs="Times New Roman"/>
          <w:lang w:val="en-CA"/>
        </w:rPr>
        <w:fldChar w:fldCharType="end"/>
      </w:r>
      <w:r w:rsidRPr="004C757A">
        <w:rPr>
          <w:rFonts w:ascii="Times New Roman" w:hAnsi="Times New Roman" w:cs="Times New Roman"/>
          <w:lang w:val="en-CA"/>
        </w:rPr>
        <w:t>. Yet, what we have found doesn’t exactly align with this idea that cardinals with access to supplemental food would have larger home ranges. By mapping the location of visible bird feeders, we determined the approximate feeder density at all sites: the peri-urban site had ~13 feeders/km</w:t>
      </w:r>
      <w:r w:rsidRPr="004C757A">
        <w:rPr>
          <w:rFonts w:ascii="Times New Roman" w:hAnsi="Times New Roman" w:cs="Times New Roman"/>
          <w:vertAlign w:val="superscript"/>
          <w:lang w:val="en-CA"/>
        </w:rPr>
        <w:t>2</w:t>
      </w:r>
      <w:r w:rsidRPr="004C757A">
        <w:rPr>
          <w:rFonts w:ascii="Times New Roman" w:hAnsi="Times New Roman" w:cs="Times New Roman"/>
          <w:lang w:val="en-CA"/>
        </w:rPr>
        <w:t>, the suburban site had ~35 feeders/km</w:t>
      </w:r>
      <w:r w:rsidRPr="004C757A">
        <w:rPr>
          <w:rFonts w:ascii="Times New Roman" w:hAnsi="Times New Roman" w:cs="Times New Roman"/>
          <w:vertAlign w:val="superscript"/>
          <w:lang w:val="en-CA"/>
        </w:rPr>
        <w:t>2</w:t>
      </w:r>
      <w:r w:rsidRPr="004C757A">
        <w:rPr>
          <w:rFonts w:ascii="Times New Roman" w:hAnsi="Times New Roman" w:cs="Times New Roman"/>
          <w:lang w:val="en-CA"/>
        </w:rPr>
        <w:t xml:space="preserve"> and the urban site had ~12 feeders/km</w:t>
      </w:r>
      <w:r w:rsidRPr="004C757A">
        <w:rPr>
          <w:rFonts w:ascii="Times New Roman" w:hAnsi="Times New Roman" w:cs="Times New Roman"/>
          <w:vertAlign w:val="superscript"/>
          <w:lang w:val="en-CA"/>
        </w:rPr>
        <w:t>2</w:t>
      </w:r>
      <w:r w:rsidRPr="004C757A">
        <w:rPr>
          <w:rFonts w:ascii="Times New Roman" w:hAnsi="Times New Roman" w:cs="Times New Roman"/>
          <w:lang w:val="en-CA"/>
        </w:rPr>
        <w:t>. We can hypothesise that the poorer density of feeders at the urban site led cardinals to travel further between these reliable resource points because of their scattered locations. On the contrary, in the suburban site (which has a feeder density over twice that of the urban site) we can hypothesise that the high feeder density allowed the birds to have access to reliable food sources without the need to travel further away.</w:t>
      </w:r>
    </w:p>
    <w:p w14:paraId="58C8C0E1" w14:textId="77777777" w:rsidR="00744EB3" w:rsidRPr="004C757A" w:rsidRDefault="00744EB3" w:rsidP="001F0DCC">
      <w:pPr>
        <w:spacing w:line="360" w:lineRule="auto"/>
        <w:ind w:firstLine="720"/>
        <w:jc w:val="both"/>
        <w:rPr>
          <w:rFonts w:ascii="Times New Roman" w:hAnsi="Times New Roman" w:cs="Times New Roman"/>
          <w:lang w:val="en-CA"/>
        </w:rPr>
      </w:pPr>
    </w:p>
    <w:p w14:paraId="7612EE80" w14:textId="77777777"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Across all our study sites, the cardinals were more likely to occupy a specific area with bird feeders were present. Research on the European turtle doves (</w:t>
      </w:r>
      <w:proofErr w:type="spellStart"/>
      <w:r w:rsidRPr="004C757A">
        <w:rPr>
          <w:rFonts w:ascii="Times New Roman" w:hAnsi="Times New Roman" w:cs="Times New Roman"/>
          <w:i/>
          <w:iCs/>
          <w:lang w:val="en-CA"/>
        </w:rPr>
        <w:t>Streptopelia</w:t>
      </w:r>
      <w:proofErr w:type="spellEnd"/>
      <w:r w:rsidRPr="004C757A">
        <w:rPr>
          <w:rFonts w:ascii="Times New Roman" w:hAnsi="Times New Roman" w:cs="Times New Roman"/>
          <w:i/>
          <w:iCs/>
          <w:lang w:val="en-CA"/>
        </w:rPr>
        <w:t xml:space="preserve"> </w:t>
      </w:r>
      <w:proofErr w:type="spellStart"/>
      <w:r w:rsidRPr="004C757A">
        <w:rPr>
          <w:rFonts w:ascii="Times New Roman" w:hAnsi="Times New Roman" w:cs="Times New Roman"/>
          <w:i/>
          <w:iCs/>
          <w:lang w:val="en-CA"/>
        </w:rPr>
        <w:t>turtur</w:t>
      </w:r>
      <w:proofErr w:type="spellEnd"/>
      <w:r w:rsidRPr="004C757A">
        <w:rPr>
          <w:rFonts w:ascii="Times New Roman" w:hAnsi="Times New Roman" w:cs="Times New Roman"/>
          <w:lang w:val="en-CA"/>
        </w:rPr>
        <w:t xml:space="preserve">) found that the larger home ranges were more likely to contain seed-rich habitats, potentially suggesting that they were willing to travel further to access high quality food sources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{"citationID":"dmysAHy8","properties":{"formattedCitation":"(Dunn et al., 2021)","plainCitation":"(Dunn et al., 2021)","noteIndex":0},"citationItems":[{"id":1078,"uris":["http://zotero.org/users/16770306/items/8PDSLD56"],"itemData":{"id":1078,"type":"article-journal","abstract":"Summary\n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(Dunn et al., 2021)</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Likewise in an urban system, birds may employ higher movement rates and larger home ranges size during the challenging winter months to visit well stocked bird feeders for quality food resources. </w:t>
      </w:r>
    </w:p>
    <w:p w14:paraId="32671B9D" w14:textId="77777777" w:rsidR="00744EB3" w:rsidRPr="004C757A" w:rsidRDefault="00744EB3" w:rsidP="001F0DCC">
      <w:pPr>
        <w:spacing w:line="360" w:lineRule="auto"/>
        <w:ind w:firstLine="720"/>
        <w:jc w:val="both"/>
        <w:rPr>
          <w:rFonts w:ascii="Times New Roman" w:hAnsi="Times New Roman" w:cs="Times New Roman"/>
          <w:lang w:val="en-CA"/>
        </w:rPr>
      </w:pPr>
    </w:p>
    <w:p w14:paraId="4F54A90C"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94" w:name="_Toc205543132"/>
      <w:bookmarkStart w:id="95" w:name="_Toc214025490"/>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94"/>
      <w:bookmarkEnd w:id="95"/>
    </w:p>
    <w:p w14:paraId="7DE617A2" w14:textId="77777777" w:rsidR="00254FE7" w:rsidRPr="004C757A"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Northern cardinals are associated with habitat features at different spatial scales depending on the level of urbanization of their wintering site: 50 meters in our least urban site, and 25 meters in both our suburban and dense urban locations. This pattern suggests that as soon as human presence is more pronounced in the landscape, cardinals rely more heavily on immediate habitat factors (possibly due to increased fragmentation and reduced availability of high-quality habitats at broader scales). This aligns with broader research on animal species, suggesting that the magnitude and direction of species’ responses to urbanization reflects landscape-scale differences within cities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(Fidino et al., 2021)</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(Guo et al., 2023)</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Our findings showing that cardinals respond to finer spatial scales in more urbanized areas also support evidence that urban green space size and configuration matter—especially in cities where small patches may play a critical role to support bird populations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(Dale, 2018)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Thus, we want to underscore the importance of scale-sensitive, species-specific approaches when evaluating habitat use in urban areas and join other researchers in suggesting that conservation efforts in urbanized environments may need to focus on fine-scale habitat quality to support resident species year-round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{"citationID":"Oe4er4ue","properties":{"formattedCitation":"(Guo et al., 2023; Litteral &amp; Shochat, 2017)","plainCitation":"(Guo et al., 2023; Litteral &amp; Shochat, 2017)","noteIndex":0},"citationItems":[{"id":1080,"uris":["http://zotero.org/users/16770306/items/DZZPTUQ5"],"itemData":{"id":1080,"type":"article-journal","abstract":"Halting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(Guo et al., 2023; Litteral &amp; Shochat, 2017)</w:t>
      </w:r>
      <w:r w:rsidRPr="004C757A">
        <w:rPr>
          <w:rFonts w:ascii="Times New Roman" w:hAnsi="Times New Roman" w:cs="Times New Roman"/>
          <w:lang w:val="en-CA"/>
        </w:rPr>
        <w:fldChar w:fldCharType="end"/>
      </w:r>
      <w:r w:rsidRPr="004C757A">
        <w:rPr>
          <w:rFonts w:ascii="Times New Roman" w:hAnsi="Times New Roman" w:cs="Times New Roman"/>
          <w:lang w:val="en-CA"/>
        </w:rPr>
        <w:t>.</w:t>
      </w:r>
    </w:p>
    <w:p w14:paraId="7F259FBA"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96" w:name="_Toc205543133"/>
      <w:bookmarkStart w:id="97" w:name="_Toc214025491"/>
      <w:r w:rsidRPr="004C757A">
        <w:rPr>
          <w:rFonts w:ascii="Times New Roman" w:hAnsi="Times New Roman" w:cs="Times New Roman"/>
          <w:color w:val="000000" w:themeColor="text1"/>
          <w:sz w:val="24"/>
          <w:szCs w:val="24"/>
          <w:u w:val="single"/>
          <w:lang w:val="en-CA"/>
        </w:rPr>
        <w:t>Variation of preferred habitat factors across an urbanization gradient</w:t>
      </w:r>
      <w:bookmarkEnd w:id="96"/>
      <w:bookmarkEnd w:id="97"/>
    </w:p>
    <w:p w14:paraId="3A6C972C" w14:textId="72F05450" w:rsidR="00CD6BB2"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Cardinals were associated with different environmental and anthropogenic habitat variables across an urban gradient. The one consistent association across study sites was the relationship between cardinal presence and a shorter distance to the closest bird feeder. This finding is</w:t>
      </w:r>
      <w:r w:rsidRPr="004C757A" w:rsidDel="00C57378">
        <w:rPr>
          <w:rFonts w:ascii="Times New Roman" w:hAnsi="Times New Roman" w:cs="Times New Roman"/>
          <w:lang w:val="en-CA"/>
        </w:rPr>
        <w:t xml:space="preserve"> </w:t>
      </w:r>
      <w:r w:rsidRPr="004C757A">
        <w:rPr>
          <w:rFonts w:ascii="Times New Roman" w:hAnsi="Times New Roman" w:cs="Times New Roman"/>
          <w:lang w:val="en-CA"/>
        </w:rPr>
        <w:t xml:space="preserve">in alignment with previous work, that showed northern cardinals are one of the most common species of birds to frequent bird feeders across the United States and Canada, and that their abundance at feeders </w:t>
      </w:r>
      <w:r w:rsidR="001F0DCC">
        <w:rPr>
          <w:rFonts w:ascii="Times New Roman" w:hAnsi="Times New Roman" w:cs="Times New Roman"/>
          <w:lang w:val="en-CA"/>
        </w:rPr>
        <w:t>I</w:t>
      </w:r>
      <w:r w:rsidRPr="004C757A">
        <w:rPr>
          <w:rFonts w:ascii="Times New Roman" w:hAnsi="Times New Roman" w:cs="Times New Roman"/>
          <w:lang w:val="en-CA"/>
        </w:rPr>
        <w:t xml:space="preserve">s more pronounced during the autumn and winter season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(Horn et al., 2014)</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Supplementary feeding in urban areas is suspected to be one of the main drivers of the northern cardinals expanding their northern distribution, thus it is unsurprising that bird feeders were found to be a significant predictor of their presence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{"citationID":"2IK3Psvg","properties":{"formattedCitation":"(Robb et al., 2008)","plainCitation":"(Robb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(Robb et al.,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Cardinals were also more likely to be found in areas with more paved road cover in both the suburban and urban sites. Our finding is </w:t>
      </w:r>
      <w:proofErr w:type="gramStart"/>
      <w:r w:rsidRPr="004C757A">
        <w:rPr>
          <w:rFonts w:ascii="Times New Roman" w:hAnsi="Times New Roman" w:cs="Times New Roman"/>
          <w:lang w:val="en-CA"/>
        </w:rPr>
        <w:t>similar to</w:t>
      </w:r>
      <w:proofErr w:type="gramEnd"/>
      <w:r w:rsidRPr="004C757A">
        <w:rPr>
          <w:rFonts w:ascii="Times New Roman" w:hAnsi="Times New Roman" w:cs="Times New Roman"/>
          <w:lang w:val="en-CA"/>
        </w:rPr>
        <w:t xml:space="preserve"> a study in Washington D.C. (United States) that found that cardinals had better survival odds during the breeding season (between May and August) when in areas with high proportions of impervious surfaces (Evans et al. 2015). In the urban landscape, roads may offer similar habitat features to edge habitats that they are known to be fond of, which would explain their close association to this variable in the suburban and urban location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{"citationID":"8IIs1ew9","properties":{"formattedCitation":"(Rousseau et al., 2015)","plainCitation":"(Rousseau et al., 2015)","noteIndex":0},"citationItems":[{"id":1065,"uris":["http://zotero.org/users/16770306/items/FSD7S3TB"],"itemData":{"id":1065,"type":"article-journal","abstract":"Shrub-nesting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(Rousseau et al., 2015)</w:t>
      </w:r>
      <w:r w:rsidRPr="004C757A">
        <w:rPr>
          <w:rFonts w:ascii="Times New Roman" w:hAnsi="Times New Roman" w:cs="Times New Roman"/>
          <w:lang w:val="en-CA"/>
        </w:rPr>
        <w:fldChar w:fldCharType="end"/>
      </w:r>
      <w:r w:rsidRPr="004C757A">
        <w:rPr>
          <w:rFonts w:ascii="Times New Roman" w:hAnsi="Times New Roman" w:cs="Times New Roman"/>
          <w:lang w:val="en-CA"/>
        </w:rPr>
        <w:t>. We have also found diverging trends with regards to the association with the standard deviation of the vegetation height. At the urban site, cardinals avoided the areas of highly contrasted vegetation structures, while at the peri-urban site they were more likely to occupy an area with an elevated standard deviation.</w:t>
      </w:r>
    </w:p>
    <w:p w14:paraId="0127029D" w14:textId="77777777" w:rsidR="00CD6BB2" w:rsidRDefault="00CD6BB2" w:rsidP="001F0DCC">
      <w:pPr>
        <w:spacing w:line="360" w:lineRule="auto"/>
        <w:ind w:firstLine="720"/>
        <w:jc w:val="both"/>
        <w:rPr>
          <w:rFonts w:ascii="Times New Roman" w:hAnsi="Times New Roman" w:cs="Times New Roman"/>
          <w:lang w:val="en-CA"/>
        </w:rPr>
      </w:pPr>
    </w:p>
    <w:p w14:paraId="616DA8C4" w14:textId="59054673" w:rsidR="00254FE7" w:rsidRPr="004C757A"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These findings highlight the importance of vegetation structure in habitat association, and agrees with previous work showing that vegetation structure is a particularly important variable in urban areas, specifically for northern cardinals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(Duren et al., 2017)</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Postfledging cardinals in urban areas were also found to strongly select for habitat with a complex understory vegetation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{"citationID":"vp6JbmL5","properties":{"formattedCitation":"(Ausprey &amp; Rodewald, 2011)","plainCitation":"(Ausprey &amp;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(Ausprey &amp; Rodewald, 2011)</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Cardinals do not exhibit the same preference in the peri-urban site potentially because there was much more habitat available or the site was more homogenous. Research in Yucatan, Mexico, found that the importance of vegetation architecture and composition in birds’ habitat selection was most likely scale-dependent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{"citationID":"ceMuIb1k","properties":{"formattedCitation":"(Deppe &amp; Rotenberry, 2008)","plainCitation":"(Deppe &amp;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(Deppe &amp; Rotenberry, 2008)</w:t>
      </w:r>
      <w:r w:rsidRPr="004C757A">
        <w:rPr>
          <w:rFonts w:ascii="Times New Roman" w:hAnsi="Times New Roman" w:cs="Times New Roman"/>
          <w:lang w:val="en-CA"/>
        </w:rPr>
        <w:fldChar w:fldCharType="end"/>
      </w:r>
      <w:r w:rsidRPr="004C757A">
        <w:rPr>
          <w:rFonts w:ascii="Times New Roman" w:hAnsi="Times New Roman" w:cs="Times New Roman"/>
          <w:lang w:val="en-CA"/>
        </w:rPr>
        <w:t>. We did find that the cardinals were selecting their wintering habitats at a larger scale at the peri-urban location, compared to the urban site. At a larger scale, the vegetation vertical structure may not be as important as say the species’ composition, while at a smaller scale, habitat selection relies more on the structure of the vegetation compared to its composition.</w:t>
      </w:r>
    </w:p>
    <w:p w14:paraId="46F04D55"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98" w:name="_Toc205543134"/>
      <w:bookmarkStart w:id="99" w:name="_Toc214025492"/>
      <w:r w:rsidRPr="004C757A">
        <w:rPr>
          <w:rFonts w:ascii="Times New Roman" w:hAnsi="Times New Roman" w:cs="Times New Roman"/>
          <w:color w:val="000000" w:themeColor="text1"/>
          <w:sz w:val="24"/>
          <w:szCs w:val="24"/>
          <w:u w:val="single"/>
          <w:lang w:val="en-CA"/>
        </w:rPr>
        <w:t>Implications</w:t>
      </w:r>
      <w:bookmarkEnd w:id="98"/>
      <w:bookmarkEnd w:id="99"/>
    </w:p>
    <w:p w14:paraId="0BD37F76" w14:textId="77777777" w:rsidR="00254FE7"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lang w:val="en-CA"/>
        </w:rPr>
        <w:tab/>
        <w:t>Our results highlight the importance of fine-scale habitat features and resource availability in shaping winter ecology of a resident songbird along an urban gradient. The context-dependent responses we observed underscore the need for tailored, scale-sensitive conservation strategies. In particular, the reliance on bird feeders and avoidance of large public green spaces suggests that private residential habitats may play a disproportionately important role in supporting overwintering birds. As urban development intensifies, integrating biodiversity-friendly practices such as preserving vertically complex vegetation and enhancing connectivity between small habitat patches could help sustain resident birds’ populations. More broadly, our findings join a growing body of work emphasizing the ecological importance of urban landscape’s elements and highlight the need for inclusive conservation planning that includes both public and private green infrastructures.</w:t>
      </w:r>
    </w:p>
    <w:p w14:paraId="527171D9" w14:textId="77777777" w:rsidR="00254FE7" w:rsidRDefault="00254FE7" w:rsidP="00254FE7">
      <w:pPr>
        <w:spacing w:line="480" w:lineRule="auto"/>
        <w:jc w:val="both"/>
        <w:rPr>
          <w:rFonts w:ascii="Times New Roman" w:hAnsi="Times New Roman" w:cs="Times New Roman"/>
          <w:lang w:val="en-CA"/>
        </w:rPr>
      </w:pPr>
    </w:p>
    <w:p w14:paraId="453C6C98" w14:textId="77777777" w:rsidR="001F0DCC" w:rsidRDefault="001F0DCC" w:rsidP="00254FE7">
      <w:pPr>
        <w:spacing w:line="480" w:lineRule="auto"/>
        <w:jc w:val="both"/>
        <w:rPr>
          <w:rFonts w:ascii="Times New Roman" w:hAnsi="Times New Roman" w:cs="Times New Roman"/>
          <w:lang w:val="en-CA"/>
        </w:rPr>
      </w:pPr>
    </w:p>
    <w:p w14:paraId="1CBCB940" w14:textId="77777777" w:rsidR="001F0DCC" w:rsidRDefault="001F0DCC" w:rsidP="00254FE7">
      <w:pPr>
        <w:spacing w:line="480" w:lineRule="auto"/>
        <w:jc w:val="both"/>
        <w:rPr>
          <w:rFonts w:ascii="Times New Roman" w:hAnsi="Times New Roman" w:cs="Times New Roman"/>
          <w:lang w:val="en-CA"/>
        </w:rPr>
      </w:pPr>
    </w:p>
    <w:p w14:paraId="2FD9F365" w14:textId="77777777" w:rsidR="001F0DCC" w:rsidRDefault="001F0DCC" w:rsidP="00254FE7">
      <w:pPr>
        <w:spacing w:line="480" w:lineRule="auto"/>
        <w:jc w:val="both"/>
        <w:rPr>
          <w:rFonts w:ascii="Times New Roman" w:hAnsi="Times New Roman" w:cs="Times New Roman"/>
          <w:lang w:val="en-CA"/>
        </w:rPr>
      </w:pPr>
    </w:p>
    <w:p w14:paraId="61859DBC" w14:textId="77777777" w:rsidR="001F0DCC" w:rsidRDefault="001F0DCC" w:rsidP="00254FE7">
      <w:pPr>
        <w:spacing w:line="480" w:lineRule="auto"/>
        <w:jc w:val="both"/>
        <w:rPr>
          <w:rFonts w:ascii="Times New Roman" w:hAnsi="Times New Roman" w:cs="Times New Roman"/>
          <w:lang w:val="en-CA"/>
        </w:rPr>
      </w:pPr>
    </w:p>
    <w:p w14:paraId="6B802E6F" w14:textId="77777777" w:rsidR="001F0DCC" w:rsidRDefault="001F0DCC" w:rsidP="00254FE7">
      <w:pPr>
        <w:spacing w:line="480" w:lineRule="auto"/>
        <w:jc w:val="both"/>
        <w:rPr>
          <w:rFonts w:ascii="Times New Roman" w:hAnsi="Times New Roman" w:cs="Times New Roman"/>
          <w:lang w:val="en-CA"/>
        </w:rPr>
      </w:pPr>
    </w:p>
    <w:p w14:paraId="3429A035" w14:textId="77777777" w:rsidR="001F0DCC" w:rsidRDefault="001F0DCC" w:rsidP="00254FE7">
      <w:pPr>
        <w:spacing w:line="480" w:lineRule="auto"/>
        <w:jc w:val="both"/>
        <w:rPr>
          <w:rFonts w:ascii="Times New Roman" w:hAnsi="Times New Roman" w:cs="Times New Roman"/>
          <w:lang w:val="en-CA"/>
        </w:rPr>
      </w:pPr>
    </w:p>
    <w:p w14:paraId="173B6D25" w14:textId="77777777" w:rsidR="001F0DCC" w:rsidRDefault="001F0DCC" w:rsidP="00254FE7">
      <w:pPr>
        <w:spacing w:line="480" w:lineRule="auto"/>
        <w:jc w:val="both"/>
        <w:rPr>
          <w:rFonts w:ascii="Times New Roman" w:hAnsi="Times New Roman" w:cs="Times New Roman"/>
          <w:lang w:val="en-CA"/>
        </w:rPr>
      </w:pPr>
    </w:p>
    <w:p w14:paraId="16BE7D31" w14:textId="77777777" w:rsidR="001F0DCC" w:rsidRDefault="001F0DCC" w:rsidP="00254FE7">
      <w:pPr>
        <w:spacing w:line="480" w:lineRule="auto"/>
        <w:jc w:val="both"/>
        <w:rPr>
          <w:rFonts w:ascii="Times New Roman" w:hAnsi="Times New Roman" w:cs="Times New Roman"/>
          <w:lang w:val="en-CA"/>
        </w:rPr>
      </w:pPr>
    </w:p>
    <w:p w14:paraId="43A8A847" w14:textId="77777777" w:rsidR="00254FE7" w:rsidRDefault="00254FE7" w:rsidP="00254FE7">
      <w:pPr>
        <w:spacing w:line="480" w:lineRule="auto"/>
        <w:jc w:val="both"/>
        <w:rPr>
          <w:rFonts w:ascii="Times New Roman" w:hAnsi="Times New Roman" w:cs="Times New Roman"/>
          <w:lang w:val="en-CA"/>
        </w:rPr>
      </w:pPr>
    </w:p>
    <w:p w14:paraId="54FD0EAE" w14:textId="77777777" w:rsidR="00DD409D" w:rsidRDefault="00DD409D" w:rsidP="00254FE7">
      <w:pPr>
        <w:spacing w:line="480" w:lineRule="auto"/>
        <w:jc w:val="both"/>
        <w:rPr>
          <w:rFonts w:ascii="Times New Roman" w:hAnsi="Times New Roman" w:cs="Times New Roman"/>
          <w:lang w:val="en-CA"/>
        </w:rPr>
      </w:pPr>
    </w:p>
    <w:p w14:paraId="51D09F47" w14:textId="77777777" w:rsidR="00744EB3" w:rsidRDefault="00744EB3" w:rsidP="00254FE7">
      <w:pPr>
        <w:spacing w:line="480" w:lineRule="auto"/>
        <w:jc w:val="both"/>
        <w:rPr>
          <w:rFonts w:ascii="Times New Roman" w:hAnsi="Times New Roman" w:cs="Times New Roman"/>
          <w:lang w:val="en-CA"/>
        </w:rPr>
      </w:pPr>
    </w:p>
    <w:p w14:paraId="00C180E4" w14:textId="33965A39" w:rsidR="00254FE7" w:rsidRPr="00254FE7" w:rsidRDefault="00254FE7" w:rsidP="00E818ED">
      <w:pPr>
        <w:pStyle w:val="Heading3"/>
        <w:jc w:val="both"/>
        <w:rPr>
          <w:rFonts w:ascii="Times New Roman" w:hAnsi="Times New Roman" w:cs="Times New Roman"/>
          <w:color w:val="000000" w:themeColor="text1"/>
          <w:sz w:val="40"/>
          <w:szCs w:val="40"/>
          <w:lang w:val="en-CA"/>
        </w:rPr>
      </w:pPr>
      <w:bookmarkStart w:id="100" w:name="_Toc214025493"/>
      <w:r w:rsidRPr="00254FE7">
        <w:rPr>
          <w:rFonts w:ascii="Times New Roman" w:hAnsi="Times New Roman" w:cs="Times New Roman"/>
          <w:color w:val="000000" w:themeColor="text1"/>
          <w:sz w:val="40"/>
          <w:szCs w:val="40"/>
          <w:lang w:val="en-CA"/>
        </w:rPr>
        <w:t>References</w:t>
      </w:r>
      <w:bookmarkEnd w:id="100"/>
    </w:p>
    <w:p w14:paraId="26A3B981" w14:textId="77777777" w:rsidR="00A9689E" w:rsidRPr="00A9689E" w:rsidRDefault="00254FE7" w:rsidP="00E818ED">
      <w:pPr>
        <w:pStyle w:val="Bibliography"/>
        <w:spacing w:line="240" w:lineRule="auto"/>
        <w:rPr>
          <w:lang w:val="en-US"/>
        </w:rPr>
      </w:pPr>
      <w:r w:rsidRPr="004C757A">
        <w:rPr>
          <w:lang w:val="en-CA"/>
        </w:rPr>
        <w:fldChar w:fldCharType="begin"/>
      </w:r>
      <w:r w:rsidRPr="004C757A">
        <w:rPr>
          <w:lang w:val="en-CA"/>
        </w:rPr>
        <w:instrText xml:space="preserve"> ADDIN ZOTERO_BIBL {"uncited":[],"omitted":[],"custom":[]} CSL_BIBLIOGRAPHY </w:instrText>
      </w:r>
      <w:r w:rsidRPr="004C757A">
        <w:rPr>
          <w:lang w:val="en-CA"/>
        </w:rPr>
        <w:fldChar w:fldCharType="separate"/>
      </w:r>
      <w:r w:rsidR="00A9689E" w:rsidRPr="00A9689E">
        <w:rPr>
          <w:lang w:val="en-US"/>
        </w:rPr>
        <w:t xml:space="preserve">Adam, M., Musilová, Z., Musil, P., </w:t>
      </w:r>
      <w:proofErr w:type="spellStart"/>
      <w:r w:rsidR="00A9689E" w:rsidRPr="00A9689E">
        <w:rPr>
          <w:lang w:val="en-US"/>
        </w:rPr>
        <w:t>Zouhar</w:t>
      </w:r>
      <w:proofErr w:type="spellEnd"/>
      <w:r w:rsidR="00A9689E" w:rsidRPr="00A9689E">
        <w:rPr>
          <w:lang w:val="en-US"/>
        </w:rPr>
        <w:t xml:space="preserve">, J., &amp; </w:t>
      </w:r>
      <w:proofErr w:type="spellStart"/>
      <w:r w:rsidR="00A9689E" w:rsidRPr="00A9689E">
        <w:rPr>
          <w:lang w:val="en-US"/>
        </w:rPr>
        <w:t>Romportl</w:t>
      </w:r>
      <w:proofErr w:type="spellEnd"/>
      <w:r w:rsidR="00A9689E" w:rsidRPr="00A9689E">
        <w:rPr>
          <w:lang w:val="en-US"/>
        </w:rPr>
        <w:t xml:space="preserve">, D. (2015). Long-Term Changes in Habitat Selection of Wintering Waterbirds: High Importance of Cold Weather Refuge Sites. </w:t>
      </w:r>
      <w:r w:rsidR="00A9689E" w:rsidRPr="00A9689E">
        <w:rPr>
          <w:i/>
          <w:iCs/>
          <w:lang w:val="en-US"/>
        </w:rPr>
        <w:t xml:space="preserve">Acta </w:t>
      </w:r>
      <w:proofErr w:type="spellStart"/>
      <w:r w:rsidR="00A9689E" w:rsidRPr="00A9689E">
        <w:rPr>
          <w:i/>
          <w:iCs/>
          <w:lang w:val="en-US"/>
        </w:rPr>
        <w:t>Ornithologica</w:t>
      </w:r>
      <w:proofErr w:type="spellEnd"/>
      <w:r w:rsidR="00A9689E" w:rsidRPr="00A9689E">
        <w:rPr>
          <w:lang w:val="en-US"/>
        </w:rPr>
        <w:t xml:space="preserve">, </w:t>
      </w:r>
      <w:r w:rsidR="00A9689E" w:rsidRPr="00A9689E">
        <w:rPr>
          <w:i/>
          <w:iCs/>
          <w:lang w:val="en-US"/>
        </w:rPr>
        <w:t>50</w:t>
      </w:r>
      <w:r w:rsidR="00A9689E" w:rsidRPr="00A9689E">
        <w:rPr>
          <w:lang w:val="en-US"/>
        </w:rPr>
        <w:t>(2), 127–138. https://doi.org/10.3161/00016454AO2015.50.2.001</w:t>
      </w:r>
    </w:p>
    <w:p w14:paraId="72105AA2" w14:textId="77777777" w:rsidR="00A9689E" w:rsidRPr="00A9689E" w:rsidRDefault="00A9689E" w:rsidP="00E818ED">
      <w:pPr>
        <w:pStyle w:val="Bibliography"/>
        <w:spacing w:line="240" w:lineRule="auto"/>
        <w:rPr>
          <w:lang w:val="en-US"/>
        </w:rPr>
      </w:pPr>
      <w:proofErr w:type="spellStart"/>
      <w:r w:rsidRPr="00A9689E">
        <w:rPr>
          <w:lang w:val="en-US"/>
        </w:rPr>
        <w:t>Altwegg</w:t>
      </w:r>
      <w:proofErr w:type="spellEnd"/>
      <w:r w:rsidRPr="00A9689E">
        <w:rPr>
          <w:lang w:val="en-US"/>
        </w:rPr>
        <w:t xml:space="preserve">, R., Jenkins, A., &amp; Abadi, F. (2014). Nestboxes and immigration drive the growth of an urban Peregrine Falcon </w:t>
      </w:r>
      <w:r w:rsidRPr="00A9689E">
        <w:rPr>
          <w:i/>
          <w:iCs/>
          <w:lang w:val="en-US"/>
        </w:rPr>
        <w:t>Falco peregrinus</w:t>
      </w:r>
      <w:r w:rsidRPr="00A9689E">
        <w:rPr>
          <w:lang w:val="en-US"/>
        </w:rPr>
        <w:t xml:space="preserve"> population. </w:t>
      </w:r>
      <w:r w:rsidRPr="00A9689E">
        <w:rPr>
          <w:i/>
          <w:iCs/>
          <w:lang w:val="en-US"/>
        </w:rPr>
        <w:t>Ibis</w:t>
      </w:r>
      <w:r w:rsidRPr="00A9689E">
        <w:rPr>
          <w:lang w:val="en-US"/>
        </w:rPr>
        <w:t xml:space="preserve">, </w:t>
      </w:r>
      <w:r w:rsidRPr="00A9689E">
        <w:rPr>
          <w:i/>
          <w:iCs/>
          <w:lang w:val="en-US"/>
        </w:rPr>
        <w:t>156</w:t>
      </w:r>
      <w:r w:rsidRPr="00A9689E">
        <w:rPr>
          <w:lang w:val="en-US"/>
        </w:rPr>
        <w:t>(1), 107–115. https://doi.org/10.1111/ibi.12125</w:t>
      </w:r>
    </w:p>
    <w:p w14:paraId="7871F1B5" w14:textId="77777777" w:rsidR="00A9689E" w:rsidRPr="00A9689E" w:rsidRDefault="00A9689E" w:rsidP="00E818ED">
      <w:pPr>
        <w:pStyle w:val="Bibliography"/>
        <w:spacing w:line="240" w:lineRule="auto"/>
        <w:rPr>
          <w:lang w:val="en-US"/>
        </w:rPr>
      </w:pPr>
      <w:r w:rsidRPr="00A9689E">
        <w:rPr>
          <w:lang w:val="en-US"/>
        </w:rPr>
        <w:t xml:space="preserve">Andreev, A. V. (1999). Energetics and survival of birds in extreme environments. </w:t>
      </w:r>
      <w:r w:rsidRPr="00A9689E">
        <w:rPr>
          <w:i/>
          <w:iCs/>
          <w:lang w:val="en-US"/>
        </w:rPr>
        <w:t>Ostrich</w:t>
      </w:r>
      <w:r w:rsidRPr="00A9689E">
        <w:rPr>
          <w:lang w:val="en-US"/>
        </w:rPr>
        <w:t xml:space="preserve">, </w:t>
      </w:r>
      <w:r w:rsidRPr="00A9689E">
        <w:rPr>
          <w:i/>
          <w:iCs/>
          <w:lang w:val="en-US"/>
        </w:rPr>
        <w:t>70</w:t>
      </w:r>
      <w:r w:rsidRPr="00A9689E">
        <w:rPr>
          <w:lang w:val="en-US"/>
        </w:rPr>
        <w:t>(1), 13–22. https://doi.org/10.1080/00306525.1999.9639745</w:t>
      </w:r>
    </w:p>
    <w:p w14:paraId="4652AC82" w14:textId="77777777" w:rsidR="00A9689E" w:rsidRPr="00A9689E" w:rsidRDefault="00A9689E" w:rsidP="00E818ED">
      <w:pPr>
        <w:pStyle w:val="Bibliography"/>
        <w:spacing w:line="240" w:lineRule="auto"/>
        <w:rPr>
          <w:lang w:val="en-US"/>
        </w:rPr>
      </w:pPr>
      <w:r w:rsidRPr="00A9689E">
        <w:rPr>
          <w:lang w:val="en-US"/>
        </w:rPr>
        <w:t xml:space="preserve">Anich, N. M., Benson, T. J., &amp; Bednarz, J. C. (2009). Effect of radio transmitters on return rates of Swainson’s Warblers. </w:t>
      </w:r>
      <w:r w:rsidRPr="00A9689E">
        <w:rPr>
          <w:i/>
          <w:iCs/>
          <w:lang w:val="en-US"/>
        </w:rPr>
        <w:t>Journal of Field Ornithology</w:t>
      </w:r>
      <w:r w:rsidRPr="00A9689E">
        <w:rPr>
          <w:lang w:val="en-US"/>
        </w:rPr>
        <w:t xml:space="preserve">, </w:t>
      </w:r>
      <w:r w:rsidRPr="00A9689E">
        <w:rPr>
          <w:i/>
          <w:iCs/>
          <w:lang w:val="en-US"/>
        </w:rPr>
        <w:t>80</w:t>
      </w:r>
      <w:r w:rsidRPr="00A9689E">
        <w:rPr>
          <w:lang w:val="en-US"/>
        </w:rPr>
        <w:t>(2), 206–211. https://doi.org/10.1111/j.1557-9263.2009.00210.x</w:t>
      </w:r>
    </w:p>
    <w:p w14:paraId="6CB0C586" w14:textId="77777777" w:rsidR="00A9689E" w:rsidRPr="00A9689E" w:rsidRDefault="00A9689E" w:rsidP="00E818ED">
      <w:pPr>
        <w:pStyle w:val="Bibliography"/>
        <w:spacing w:line="240" w:lineRule="auto"/>
        <w:rPr>
          <w:lang w:val="en-US"/>
        </w:rPr>
      </w:pPr>
      <w:proofErr w:type="spellStart"/>
      <w:r w:rsidRPr="00A9689E">
        <w:rPr>
          <w:lang w:val="en-US"/>
        </w:rPr>
        <w:t>Ausprey</w:t>
      </w:r>
      <w:proofErr w:type="spellEnd"/>
      <w:r w:rsidRPr="00A9689E">
        <w:rPr>
          <w:lang w:val="en-US"/>
        </w:rPr>
        <w:t xml:space="preserve">, I. J., &amp; Rodewald, A. D. (2011). Postfledging Survivorship and Habitat Selection Across </w:t>
      </w:r>
      <w:proofErr w:type="gramStart"/>
      <w:r w:rsidRPr="00A9689E">
        <w:rPr>
          <w:lang w:val="en-US"/>
        </w:rPr>
        <w:t>A</w:t>
      </w:r>
      <w:proofErr w:type="gramEnd"/>
      <w:r w:rsidRPr="00A9689E">
        <w:rPr>
          <w:lang w:val="en-US"/>
        </w:rPr>
        <w:t xml:space="preserve"> Rural-To-Urban Landscape Gradient. </w:t>
      </w:r>
      <w:r w:rsidRPr="00A9689E">
        <w:rPr>
          <w:i/>
          <w:iCs/>
          <w:lang w:val="en-US"/>
        </w:rPr>
        <w:t>The Auk</w:t>
      </w:r>
      <w:r w:rsidRPr="00A9689E">
        <w:rPr>
          <w:lang w:val="en-US"/>
        </w:rPr>
        <w:t xml:space="preserve">, </w:t>
      </w:r>
      <w:r w:rsidRPr="00A9689E">
        <w:rPr>
          <w:i/>
          <w:iCs/>
          <w:lang w:val="en-US"/>
        </w:rPr>
        <w:t>128</w:t>
      </w:r>
      <w:r w:rsidRPr="00A9689E">
        <w:rPr>
          <w:lang w:val="en-US"/>
        </w:rPr>
        <w:t>(2), 293–302. https://doi.org/10.1525/auk.2011.10158</w:t>
      </w:r>
    </w:p>
    <w:p w14:paraId="54969EC3" w14:textId="77777777" w:rsidR="00A9689E" w:rsidRPr="00A9689E" w:rsidRDefault="00A9689E" w:rsidP="00E818ED">
      <w:pPr>
        <w:pStyle w:val="Bibliography"/>
        <w:spacing w:line="240" w:lineRule="auto"/>
        <w:rPr>
          <w:lang w:val="en-US"/>
        </w:rPr>
      </w:pPr>
      <w:r w:rsidRPr="00A9689E">
        <w:rPr>
          <w:lang w:val="en-US"/>
        </w:rPr>
        <w:t xml:space="preserve">Barron, D. G., </w:t>
      </w:r>
      <w:proofErr w:type="spellStart"/>
      <w:r w:rsidRPr="00A9689E">
        <w:rPr>
          <w:lang w:val="en-US"/>
        </w:rPr>
        <w:t>Weatherhead</w:t>
      </w:r>
      <w:proofErr w:type="spellEnd"/>
      <w:r w:rsidRPr="00A9689E">
        <w:rPr>
          <w:lang w:val="en-US"/>
        </w:rPr>
        <w:t xml:space="preserve">, P. J., &amp; Brawn, J. D. (2013). A Test of Radio-Transmitter Effects on Parental Investment and Productivity in the Northern Cardinal. </w:t>
      </w:r>
      <w:r w:rsidRPr="00A9689E">
        <w:rPr>
          <w:i/>
          <w:iCs/>
          <w:lang w:val="en-US"/>
        </w:rPr>
        <w:t>The Condor</w:t>
      </w:r>
      <w:r w:rsidRPr="00A9689E">
        <w:rPr>
          <w:lang w:val="en-US"/>
        </w:rPr>
        <w:t xml:space="preserve">, </w:t>
      </w:r>
      <w:r w:rsidRPr="00A9689E">
        <w:rPr>
          <w:i/>
          <w:iCs/>
          <w:lang w:val="en-US"/>
        </w:rPr>
        <w:t>115</w:t>
      </w:r>
      <w:r w:rsidRPr="00A9689E">
        <w:rPr>
          <w:lang w:val="en-US"/>
        </w:rPr>
        <w:t>(3), 669–676. https://doi.org/10.1525/cond.2013.120149</w:t>
      </w:r>
    </w:p>
    <w:p w14:paraId="31558D10" w14:textId="77777777" w:rsidR="00A9689E" w:rsidRPr="00A9689E" w:rsidRDefault="00A9689E" w:rsidP="00E818ED">
      <w:pPr>
        <w:pStyle w:val="Bibliography"/>
        <w:spacing w:line="240" w:lineRule="auto"/>
        <w:rPr>
          <w:lang w:val="en-US"/>
        </w:rPr>
      </w:pPr>
      <w:r w:rsidRPr="00A9689E">
        <w:rPr>
          <w:lang w:val="en-US"/>
        </w:rPr>
        <w:t xml:space="preserve">Beauchamp, A. T., Guglielmo, C. G., &amp; </w:t>
      </w:r>
      <w:proofErr w:type="spellStart"/>
      <w:r w:rsidRPr="00A9689E">
        <w:rPr>
          <w:lang w:val="en-US"/>
        </w:rPr>
        <w:t>Morbey</w:t>
      </w:r>
      <w:proofErr w:type="spellEnd"/>
      <w:r w:rsidRPr="00A9689E">
        <w:rPr>
          <w:lang w:val="en-US"/>
        </w:rPr>
        <w:t xml:space="preserve">, Y. E. (2020). Stopover </w:t>
      </w:r>
      <w:proofErr w:type="spellStart"/>
      <w:r w:rsidRPr="00A9689E">
        <w:rPr>
          <w:lang w:val="en-US"/>
        </w:rPr>
        <w:t>refuelling</w:t>
      </w:r>
      <w:proofErr w:type="spellEnd"/>
      <w:r w:rsidRPr="00A9689E">
        <w:rPr>
          <w:lang w:val="en-US"/>
        </w:rPr>
        <w:t xml:space="preserve">, movement and departure decisions in the white-throated sparrow: The influence of intrinsic and extrinsic factors during spring migration. </w:t>
      </w:r>
      <w:r w:rsidRPr="00A9689E">
        <w:rPr>
          <w:i/>
          <w:iCs/>
          <w:lang w:val="en-US"/>
        </w:rPr>
        <w:t>Journal of Animal Ecology</w:t>
      </w:r>
      <w:r w:rsidRPr="00A9689E">
        <w:rPr>
          <w:lang w:val="en-US"/>
        </w:rPr>
        <w:t xml:space="preserve">, </w:t>
      </w:r>
      <w:r w:rsidRPr="00A9689E">
        <w:rPr>
          <w:i/>
          <w:iCs/>
          <w:lang w:val="en-US"/>
        </w:rPr>
        <w:t>89</w:t>
      </w:r>
      <w:r w:rsidRPr="00A9689E">
        <w:rPr>
          <w:lang w:val="en-US"/>
        </w:rPr>
        <w:t>(11), 2553–2566. https://doi.org/10.1111/1365-2656.13315</w:t>
      </w:r>
    </w:p>
    <w:p w14:paraId="3A1159B5" w14:textId="77777777" w:rsidR="00A9689E" w:rsidRPr="00A9689E" w:rsidRDefault="00A9689E" w:rsidP="00E818ED">
      <w:pPr>
        <w:pStyle w:val="Bibliography"/>
        <w:spacing w:line="240" w:lineRule="auto"/>
        <w:rPr>
          <w:lang w:val="en-US"/>
        </w:rPr>
      </w:pPr>
      <w:proofErr w:type="spellStart"/>
      <w:r w:rsidRPr="00A9689E">
        <w:rPr>
          <w:lang w:val="en-US"/>
        </w:rPr>
        <w:t>Beddall</w:t>
      </w:r>
      <w:proofErr w:type="spellEnd"/>
      <w:r w:rsidRPr="00A9689E">
        <w:rPr>
          <w:lang w:val="en-US"/>
        </w:rPr>
        <w:t xml:space="preserve">, B. (1963). Range Expansion of the Cardinal and Other Birds in the Northeastern States. </w:t>
      </w:r>
      <w:r w:rsidRPr="00A9689E">
        <w:rPr>
          <w:i/>
          <w:iCs/>
          <w:lang w:val="en-US"/>
        </w:rPr>
        <w:t>The Wilson Bulletin</w:t>
      </w:r>
      <w:r w:rsidRPr="00A9689E">
        <w:rPr>
          <w:lang w:val="en-US"/>
        </w:rPr>
        <w:t xml:space="preserve">, </w:t>
      </w:r>
      <w:r w:rsidRPr="00A9689E">
        <w:rPr>
          <w:i/>
          <w:iCs/>
          <w:lang w:val="en-US"/>
        </w:rPr>
        <w:t>75</w:t>
      </w:r>
      <w:r w:rsidRPr="00A9689E">
        <w:rPr>
          <w:lang w:val="en-US"/>
        </w:rPr>
        <w:t>(2), 140–158.</w:t>
      </w:r>
    </w:p>
    <w:p w14:paraId="46AB45C0" w14:textId="77777777" w:rsidR="00A9689E" w:rsidRPr="00A9689E" w:rsidRDefault="00A9689E" w:rsidP="00E818ED">
      <w:pPr>
        <w:pStyle w:val="Bibliography"/>
        <w:spacing w:line="240" w:lineRule="auto"/>
        <w:rPr>
          <w:lang w:val="en-US"/>
        </w:rPr>
      </w:pPr>
      <w:proofErr w:type="spellStart"/>
      <w:r w:rsidRPr="00A9689E">
        <w:rPr>
          <w:lang w:val="en-US"/>
        </w:rPr>
        <w:t>Bednekoff</w:t>
      </w:r>
      <w:proofErr w:type="spellEnd"/>
      <w:r w:rsidRPr="00A9689E">
        <w:rPr>
          <w:lang w:val="en-US"/>
        </w:rPr>
        <w:t xml:space="preserve">, P. A., &amp; Houston, A. I. (1994). Optimizing Fat Reserves over the Entire Winter: A Dynamic Model. </w:t>
      </w:r>
      <w:r w:rsidRPr="00A9689E">
        <w:rPr>
          <w:i/>
          <w:iCs/>
          <w:lang w:val="en-US"/>
        </w:rPr>
        <w:t>Oikos</w:t>
      </w:r>
      <w:r w:rsidRPr="00A9689E">
        <w:rPr>
          <w:lang w:val="en-US"/>
        </w:rPr>
        <w:t xml:space="preserve">, </w:t>
      </w:r>
      <w:r w:rsidRPr="00A9689E">
        <w:rPr>
          <w:i/>
          <w:iCs/>
          <w:lang w:val="en-US"/>
        </w:rPr>
        <w:t>71</w:t>
      </w:r>
      <w:r w:rsidRPr="00A9689E">
        <w:rPr>
          <w:lang w:val="en-US"/>
        </w:rPr>
        <w:t>(3), 408. https://doi.org/10.2307/3545828</w:t>
      </w:r>
    </w:p>
    <w:p w14:paraId="339FBE27" w14:textId="77777777" w:rsidR="00A9689E" w:rsidRPr="00A9689E" w:rsidRDefault="00A9689E" w:rsidP="00E818ED">
      <w:pPr>
        <w:pStyle w:val="Bibliography"/>
        <w:spacing w:line="240" w:lineRule="auto"/>
        <w:rPr>
          <w:lang w:val="en-US"/>
        </w:rPr>
      </w:pPr>
      <w:r w:rsidRPr="00A9689E">
        <w:rPr>
          <w:lang w:val="en-US"/>
        </w:rPr>
        <w:t xml:space="preserve">Benson, E. S. (2017). A Centrifuge of Calculation: Managing Data and Enthusiasm in Early Twentieth-Century Bird Banding. </w:t>
      </w:r>
      <w:r w:rsidRPr="00A9689E">
        <w:rPr>
          <w:i/>
          <w:iCs/>
          <w:lang w:val="en-US"/>
        </w:rPr>
        <w:t>Osiris</w:t>
      </w:r>
      <w:r w:rsidRPr="00A9689E">
        <w:rPr>
          <w:lang w:val="en-US"/>
        </w:rPr>
        <w:t xml:space="preserve">, </w:t>
      </w:r>
      <w:r w:rsidRPr="00A9689E">
        <w:rPr>
          <w:i/>
          <w:iCs/>
          <w:lang w:val="en-US"/>
        </w:rPr>
        <w:t>32</w:t>
      </w:r>
      <w:r w:rsidRPr="00A9689E">
        <w:rPr>
          <w:lang w:val="en-US"/>
        </w:rPr>
        <w:t>(1), 286–306. https://doi.org/10.1086/694172</w:t>
      </w:r>
    </w:p>
    <w:p w14:paraId="124EAB1F" w14:textId="77777777" w:rsidR="00A9689E" w:rsidRPr="00A9689E" w:rsidRDefault="00A9689E" w:rsidP="00E818ED">
      <w:pPr>
        <w:pStyle w:val="Bibliography"/>
        <w:spacing w:line="240" w:lineRule="auto"/>
        <w:rPr>
          <w:lang w:val="en-US"/>
        </w:rPr>
      </w:pPr>
      <w:r w:rsidRPr="00A9689E">
        <w:rPr>
          <w:lang w:val="en-US"/>
        </w:rPr>
        <w:t xml:space="preserve">Bissonette, J. A. (1978). The Influence of Extremes of Temperature on Activity Patterns of Peccaries. </w:t>
      </w:r>
      <w:r w:rsidRPr="00A9689E">
        <w:rPr>
          <w:i/>
          <w:iCs/>
          <w:lang w:val="en-US"/>
        </w:rPr>
        <w:t>The Southwestern Naturalist</w:t>
      </w:r>
      <w:r w:rsidRPr="00A9689E">
        <w:rPr>
          <w:lang w:val="en-US"/>
        </w:rPr>
        <w:t xml:space="preserve">, </w:t>
      </w:r>
      <w:r w:rsidRPr="00A9689E">
        <w:rPr>
          <w:i/>
          <w:iCs/>
          <w:lang w:val="en-US"/>
        </w:rPr>
        <w:t>23</w:t>
      </w:r>
      <w:r w:rsidRPr="00A9689E">
        <w:rPr>
          <w:lang w:val="en-US"/>
        </w:rPr>
        <w:t>(3), 339. https://doi.org/10.2307/3670240</w:t>
      </w:r>
    </w:p>
    <w:p w14:paraId="6F078CA4" w14:textId="77777777" w:rsidR="00A9689E" w:rsidRPr="00A9689E" w:rsidRDefault="00A9689E" w:rsidP="00E818ED">
      <w:pPr>
        <w:pStyle w:val="Bibliography"/>
        <w:spacing w:line="240" w:lineRule="auto"/>
        <w:rPr>
          <w:lang w:val="en-US"/>
        </w:rPr>
      </w:pPr>
      <w:r w:rsidRPr="00A9689E">
        <w:rPr>
          <w:lang w:val="en-US"/>
        </w:rPr>
        <w:t xml:space="preserve">Blackport, R. (2024). </w:t>
      </w:r>
      <w:r w:rsidRPr="00A9689E">
        <w:rPr>
          <w:i/>
          <w:iCs/>
          <w:lang w:val="en-US"/>
        </w:rPr>
        <w:t>Amplified warming of North American cold extremes linked to human-induced changes in temperature variability</w:t>
      </w:r>
      <w:r w:rsidRPr="00A9689E">
        <w:rPr>
          <w:lang w:val="en-US"/>
        </w:rPr>
        <w:t xml:space="preserve">. </w:t>
      </w:r>
      <w:r w:rsidRPr="00A9689E">
        <w:rPr>
          <w:i/>
          <w:iCs/>
          <w:lang w:val="en-US"/>
        </w:rPr>
        <w:t>15</w:t>
      </w:r>
      <w:r w:rsidRPr="00A9689E">
        <w:rPr>
          <w:lang w:val="en-US"/>
        </w:rPr>
        <w:t>(5864). https://doi.org/10.1038/s41467-024-49734-8</w:t>
      </w:r>
    </w:p>
    <w:p w14:paraId="0FAB5B41" w14:textId="77777777" w:rsidR="00A9689E" w:rsidRPr="00A9689E" w:rsidRDefault="00A9689E" w:rsidP="00E818ED">
      <w:pPr>
        <w:pStyle w:val="Bibliography"/>
        <w:spacing w:line="240" w:lineRule="auto"/>
        <w:rPr>
          <w:lang w:val="en-US"/>
        </w:rPr>
      </w:pPr>
      <w:r w:rsidRPr="00A9689E">
        <w:rPr>
          <w:lang w:val="en-US"/>
        </w:rPr>
        <w:t xml:space="preserve">Blem, C. R. (1975). GEOGRAPHIC VARIATION IN WING-LOADING OF THE HOUSE SPARROW. </w:t>
      </w:r>
      <w:r w:rsidRPr="00A9689E">
        <w:rPr>
          <w:i/>
          <w:iCs/>
          <w:lang w:val="en-US"/>
        </w:rPr>
        <w:t>The Wilson Bulletin</w:t>
      </w:r>
      <w:r w:rsidRPr="00A9689E">
        <w:rPr>
          <w:lang w:val="en-US"/>
        </w:rPr>
        <w:t xml:space="preserve">, </w:t>
      </w:r>
      <w:r w:rsidRPr="00A9689E">
        <w:rPr>
          <w:i/>
          <w:iCs/>
          <w:lang w:val="en-US"/>
        </w:rPr>
        <w:t>87</w:t>
      </w:r>
      <w:r w:rsidRPr="00A9689E">
        <w:rPr>
          <w:lang w:val="en-US"/>
        </w:rPr>
        <w:t>(4).</w:t>
      </w:r>
    </w:p>
    <w:p w14:paraId="3BD880D7" w14:textId="77777777" w:rsidR="00A9689E" w:rsidRPr="00A9689E" w:rsidRDefault="00A9689E" w:rsidP="00E818ED">
      <w:pPr>
        <w:pStyle w:val="Bibliography"/>
        <w:spacing w:line="240" w:lineRule="auto"/>
        <w:rPr>
          <w:lang w:val="en-US"/>
        </w:rPr>
      </w:pPr>
      <w:r w:rsidRPr="00A9689E">
        <w:rPr>
          <w:lang w:val="en-US"/>
        </w:rPr>
        <w:t xml:space="preserve">Blondin, A. L., Drever, M. C., Flemming, S. A., Easton, W. E., Maftei, M., </w:t>
      </w:r>
      <w:proofErr w:type="spellStart"/>
      <w:r w:rsidRPr="00A9689E">
        <w:rPr>
          <w:lang w:val="en-US"/>
        </w:rPr>
        <w:t>Zharikov</w:t>
      </w:r>
      <w:proofErr w:type="spellEnd"/>
      <w:r w:rsidRPr="00A9689E">
        <w:rPr>
          <w:lang w:val="en-US"/>
        </w:rPr>
        <w:t xml:space="preserve">, Y., Warnock, N., &amp; Nol, E. (2025). Lengths of Stay and Stopover Strategies of Western Sandpipers During Migration at Two Sites in British Columbia, Canada. </w:t>
      </w:r>
      <w:r w:rsidRPr="00A9689E">
        <w:rPr>
          <w:i/>
          <w:iCs/>
          <w:lang w:val="en-US"/>
        </w:rPr>
        <w:t>Ecology and Evolution</w:t>
      </w:r>
      <w:r w:rsidRPr="00A9689E">
        <w:rPr>
          <w:lang w:val="en-US"/>
        </w:rPr>
        <w:t xml:space="preserve">, </w:t>
      </w:r>
      <w:r w:rsidRPr="00A9689E">
        <w:rPr>
          <w:i/>
          <w:iCs/>
          <w:lang w:val="en-US"/>
        </w:rPr>
        <w:t>15</w:t>
      </w:r>
      <w:r w:rsidRPr="00A9689E">
        <w:rPr>
          <w:lang w:val="en-US"/>
        </w:rPr>
        <w:t>(1), e70739. https://doi.org/10.1002/ece3.70739</w:t>
      </w:r>
    </w:p>
    <w:p w14:paraId="7BD382BB" w14:textId="77777777" w:rsidR="00A9689E" w:rsidRPr="00A9689E" w:rsidRDefault="00A9689E" w:rsidP="00E818ED">
      <w:pPr>
        <w:pStyle w:val="Bibliography"/>
        <w:spacing w:line="240" w:lineRule="auto"/>
        <w:rPr>
          <w:lang w:val="en-US"/>
        </w:rPr>
      </w:pPr>
      <w:r w:rsidRPr="00A9689E">
        <w:rPr>
          <w:lang w:val="en-US"/>
        </w:rPr>
        <w:t xml:space="preserve">Bodey, T. W., Cleasby, I. R., Bell, F., Parr, N., Schultz, A., </w:t>
      </w:r>
      <w:proofErr w:type="spellStart"/>
      <w:r w:rsidRPr="00A9689E">
        <w:rPr>
          <w:lang w:val="en-US"/>
        </w:rPr>
        <w:t>Votier</w:t>
      </w:r>
      <w:proofErr w:type="spellEnd"/>
      <w:r w:rsidRPr="00A9689E">
        <w:rPr>
          <w:lang w:val="en-US"/>
        </w:rPr>
        <w:t xml:space="preserve">, S. C., &amp; </w:t>
      </w:r>
      <w:proofErr w:type="spellStart"/>
      <w:r w:rsidRPr="00A9689E">
        <w:rPr>
          <w:lang w:val="en-US"/>
        </w:rPr>
        <w:t>Bearhop</w:t>
      </w:r>
      <w:proofErr w:type="spellEnd"/>
      <w:r w:rsidRPr="00A9689E">
        <w:rPr>
          <w:lang w:val="en-US"/>
        </w:rPr>
        <w:t xml:space="preserve">, S. (2018). A phylogenetically controlled meta-analysis of biologging device effects on birds: Deleterious effects and a call for more standardized reporting of study data. </w:t>
      </w:r>
      <w:r w:rsidRPr="00A9689E">
        <w:rPr>
          <w:i/>
          <w:iCs/>
          <w:lang w:val="en-US"/>
        </w:rPr>
        <w:t>Methods in Ecology and Evolution</w:t>
      </w:r>
      <w:r w:rsidRPr="00A9689E">
        <w:rPr>
          <w:lang w:val="en-US"/>
        </w:rPr>
        <w:t xml:space="preserve">, </w:t>
      </w:r>
      <w:r w:rsidRPr="00A9689E">
        <w:rPr>
          <w:i/>
          <w:iCs/>
          <w:lang w:val="en-US"/>
        </w:rPr>
        <w:t>9</w:t>
      </w:r>
      <w:r w:rsidRPr="00A9689E">
        <w:rPr>
          <w:lang w:val="en-US"/>
        </w:rPr>
        <w:t>(4), 946–955. https://doi.org/10.1111/2041-210X.12934</w:t>
      </w:r>
    </w:p>
    <w:p w14:paraId="7C4B3CD6" w14:textId="77777777" w:rsidR="00A9689E" w:rsidRPr="00A9689E" w:rsidRDefault="00A9689E" w:rsidP="00E818ED">
      <w:pPr>
        <w:pStyle w:val="Bibliography"/>
        <w:spacing w:line="240" w:lineRule="auto"/>
        <w:rPr>
          <w:lang w:val="en-US"/>
        </w:rPr>
      </w:pPr>
      <w:r w:rsidRPr="00A9689E">
        <w:rPr>
          <w:lang w:val="en-US"/>
        </w:rPr>
        <w:t xml:space="preserve">Bonter, D. N., Zuckerberg, B., Sedgwick, C. W., &amp; </w:t>
      </w:r>
      <w:proofErr w:type="spellStart"/>
      <w:r w:rsidRPr="00A9689E">
        <w:rPr>
          <w:lang w:val="en-US"/>
        </w:rPr>
        <w:t>Hochachka</w:t>
      </w:r>
      <w:proofErr w:type="spellEnd"/>
      <w:r w:rsidRPr="00A9689E">
        <w:rPr>
          <w:lang w:val="en-US"/>
        </w:rPr>
        <w:t xml:space="preserve">, W. M. (2013). Daily foraging patterns in free-living birds: Exploring the predation–starvation trade-off. </w:t>
      </w:r>
      <w:r w:rsidRPr="00A9689E">
        <w:rPr>
          <w:i/>
          <w:iCs/>
          <w:lang w:val="en-US"/>
        </w:rPr>
        <w:t>Proceedings of the Royal Society B: Biological Sciences</w:t>
      </w:r>
      <w:r w:rsidRPr="00A9689E">
        <w:rPr>
          <w:lang w:val="en-US"/>
        </w:rPr>
        <w:t xml:space="preserve">, </w:t>
      </w:r>
      <w:r w:rsidRPr="00A9689E">
        <w:rPr>
          <w:i/>
          <w:iCs/>
          <w:lang w:val="en-US"/>
        </w:rPr>
        <w:t>280</w:t>
      </w:r>
      <w:r w:rsidRPr="00A9689E">
        <w:rPr>
          <w:lang w:val="en-US"/>
        </w:rPr>
        <w:t>(1760), 20123087. https://doi.org/10.1098/rspb.2012.3087</w:t>
      </w:r>
    </w:p>
    <w:p w14:paraId="6D69D626" w14:textId="77777777" w:rsidR="00A9689E" w:rsidRPr="00A9689E" w:rsidRDefault="00A9689E" w:rsidP="00E818ED">
      <w:pPr>
        <w:pStyle w:val="Bibliography"/>
        <w:spacing w:line="240" w:lineRule="auto"/>
        <w:rPr>
          <w:lang w:val="en-US"/>
        </w:rPr>
      </w:pPr>
      <w:r w:rsidRPr="00A9689E">
        <w:rPr>
          <w:lang w:val="en-US"/>
        </w:rPr>
        <w:t xml:space="preserve">Bosco, L., Otterbeck, A., Fransson, T., Lindén, A., Piha, M., &amp; Lehikoinen, A. (2023). Increasing winter temperatures explain body size decrease in wintering bird populations of Northern Europe—But response patterns vary along the </w:t>
      </w:r>
      <w:proofErr w:type="spellStart"/>
      <w:r w:rsidRPr="00A9689E">
        <w:rPr>
          <w:lang w:val="en-US"/>
        </w:rPr>
        <w:t>spatioclimatic</w:t>
      </w:r>
      <w:proofErr w:type="spellEnd"/>
      <w:r w:rsidRPr="00A9689E">
        <w:rPr>
          <w:lang w:val="en-US"/>
        </w:rPr>
        <w:t xml:space="preserve"> gradient. </w:t>
      </w:r>
      <w:r w:rsidRPr="00A9689E">
        <w:rPr>
          <w:i/>
          <w:iCs/>
          <w:lang w:val="en-US"/>
        </w:rPr>
        <w:t>Global Ecology and Biogeography</w:t>
      </w:r>
      <w:r w:rsidRPr="00A9689E">
        <w:rPr>
          <w:lang w:val="en-US"/>
        </w:rPr>
        <w:t xml:space="preserve">, </w:t>
      </w:r>
      <w:r w:rsidRPr="00A9689E">
        <w:rPr>
          <w:i/>
          <w:iCs/>
          <w:lang w:val="en-US"/>
        </w:rPr>
        <w:t>32</w:t>
      </w:r>
      <w:r w:rsidRPr="00A9689E">
        <w:rPr>
          <w:lang w:val="en-US"/>
        </w:rPr>
        <w:t>(12), 2100–2110. https://doi.org/10.1111/geb.13754</w:t>
      </w:r>
    </w:p>
    <w:p w14:paraId="10496C1D" w14:textId="77777777" w:rsidR="00A9689E" w:rsidRPr="00A9689E" w:rsidRDefault="00A9689E" w:rsidP="00E818ED">
      <w:pPr>
        <w:pStyle w:val="Bibliography"/>
        <w:spacing w:line="240" w:lineRule="auto"/>
        <w:rPr>
          <w:lang w:val="en-US"/>
        </w:rPr>
      </w:pPr>
      <w:r w:rsidRPr="00A9689E">
        <w:rPr>
          <w:lang w:val="en-US"/>
        </w:rPr>
        <w:t xml:space="preserve">Boyd, B. P., Hayes, S. M., </w:t>
      </w:r>
      <w:proofErr w:type="spellStart"/>
      <w:r w:rsidRPr="00A9689E">
        <w:rPr>
          <w:lang w:val="en-US"/>
        </w:rPr>
        <w:t>Migotto</w:t>
      </w:r>
      <w:proofErr w:type="spellEnd"/>
      <w:r w:rsidRPr="00A9689E">
        <w:rPr>
          <w:lang w:val="en-US"/>
        </w:rPr>
        <w:t xml:space="preserve">, A. A., &amp; </w:t>
      </w:r>
      <w:proofErr w:type="spellStart"/>
      <w:r w:rsidRPr="00A9689E">
        <w:rPr>
          <w:lang w:val="en-US"/>
        </w:rPr>
        <w:t>Stutchbury</w:t>
      </w:r>
      <w:proofErr w:type="spellEnd"/>
      <w:r w:rsidRPr="00A9689E">
        <w:rPr>
          <w:lang w:val="en-US"/>
        </w:rPr>
        <w:t xml:space="preserve">, B. J. M. (2025). Age-related differences in fall migration timing and performance of juvenile and adult Wood Thrushes departing from a breeding site. </w:t>
      </w:r>
      <w:r w:rsidRPr="00A9689E">
        <w:rPr>
          <w:i/>
          <w:iCs/>
          <w:lang w:val="en-US"/>
        </w:rPr>
        <w:t>Movement Ecology</w:t>
      </w:r>
      <w:r w:rsidRPr="00A9689E">
        <w:rPr>
          <w:lang w:val="en-US"/>
        </w:rPr>
        <w:t xml:space="preserve">, </w:t>
      </w:r>
      <w:r w:rsidRPr="00A9689E">
        <w:rPr>
          <w:i/>
          <w:iCs/>
          <w:lang w:val="en-US"/>
        </w:rPr>
        <w:t>13</w:t>
      </w:r>
      <w:r w:rsidRPr="00A9689E">
        <w:rPr>
          <w:lang w:val="en-US"/>
        </w:rPr>
        <w:t>(1), 32. https://doi.org/10.1186/s40462-025-00556-3</w:t>
      </w:r>
    </w:p>
    <w:p w14:paraId="6BC55532" w14:textId="77777777" w:rsidR="00A9689E" w:rsidRPr="00A9689E" w:rsidRDefault="00A9689E" w:rsidP="00E818ED">
      <w:pPr>
        <w:pStyle w:val="Bibliography"/>
        <w:spacing w:line="240" w:lineRule="auto"/>
        <w:rPr>
          <w:lang w:val="en-US"/>
        </w:rPr>
      </w:pPr>
      <w:r w:rsidRPr="00A9689E">
        <w:rPr>
          <w:lang w:val="en-US"/>
        </w:rPr>
        <w:t xml:space="preserve">Bressler, S. A., Diamant, E. S., Tingley, M. W., &amp; Yeh, P. J. (2020). Nests in the cities: Adaptive and non-adaptive phenotypic plasticity and convergence in an urban bird. </w:t>
      </w:r>
      <w:r w:rsidRPr="00A9689E">
        <w:rPr>
          <w:i/>
          <w:iCs/>
          <w:lang w:val="en-US"/>
        </w:rPr>
        <w:t>Proceedings of the Royal Society B: Biological Sciences</w:t>
      </w:r>
      <w:r w:rsidRPr="00A9689E">
        <w:rPr>
          <w:lang w:val="en-US"/>
        </w:rPr>
        <w:t xml:space="preserve">, </w:t>
      </w:r>
      <w:r w:rsidRPr="00A9689E">
        <w:rPr>
          <w:i/>
          <w:iCs/>
          <w:lang w:val="en-US"/>
        </w:rPr>
        <w:t>287</w:t>
      </w:r>
      <w:r w:rsidRPr="00A9689E">
        <w:rPr>
          <w:lang w:val="en-US"/>
        </w:rPr>
        <w:t>(1941), 20202122. https://doi.org/10.1098/rspb.2020.2122</w:t>
      </w:r>
    </w:p>
    <w:p w14:paraId="0C625601" w14:textId="77777777" w:rsidR="00A9689E" w:rsidRPr="00A9689E" w:rsidRDefault="00A9689E" w:rsidP="00E818ED">
      <w:pPr>
        <w:pStyle w:val="Bibliography"/>
        <w:spacing w:line="240" w:lineRule="auto"/>
        <w:rPr>
          <w:lang w:val="en-US"/>
        </w:rPr>
      </w:pPr>
      <w:r w:rsidRPr="00A9689E">
        <w:rPr>
          <w:lang w:val="en-US"/>
        </w:rPr>
        <w:t xml:space="preserve">Brewer, Gehring, T. M., Garcia, M. M., Shirkey, B. T., Simpson, J. W., &amp; Fournier, A. M. V. (2023). King rail (Rallus elegans) home range and microhabitat characteristics in western Lake Erie coastal marshes. </w:t>
      </w:r>
      <w:r w:rsidRPr="00A9689E">
        <w:rPr>
          <w:i/>
          <w:iCs/>
          <w:lang w:val="en-US"/>
        </w:rPr>
        <w:t>Ecology and Evolution</w:t>
      </w:r>
      <w:r w:rsidRPr="00A9689E">
        <w:rPr>
          <w:lang w:val="en-US"/>
        </w:rPr>
        <w:t xml:space="preserve">, </w:t>
      </w:r>
      <w:r w:rsidRPr="00A9689E">
        <w:rPr>
          <w:i/>
          <w:iCs/>
          <w:lang w:val="en-US"/>
        </w:rPr>
        <w:t>13</w:t>
      </w:r>
      <w:r w:rsidRPr="00A9689E">
        <w:rPr>
          <w:lang w:val="en-US"/>
        </w:rPr>
        <w:t>(4), 16. https://doi.org/10.1002/ece3.10043</w:t>
      </w:r>
    </w:p>
    <w:p w14:paraId="338A1AFD" w14:textId="77777777" w:rsidR="00A9689E" w:rsidRPr="00A9689E" w:rsidRDefault="00A9689E" w:rsidP="00E818ED">
      <w:pPr>
        <w:pStyle w:val="Bibliography"/>
        <w:spacing w:line="240" w:lineRule="auto"/>
        <w:rPr>
          <w:lang w:val="en-US"/>
        </w:rPr>
      </w:pPr>
      <w:r w:rsidRPr="00A9689E">
        <w:rPr>
          <w:lang w:val="en-US"/>
        </w:rPr>
        <w:t xml:space="preserve">Brewer, V., Lane, S. J., Sewall, K. B., &amp; Mabry, K. E. (2020). Effects of low-density urbanization on genetic structure in the Song Sparrow. </w:t>
      </w:r>
      <w:r w:rsidRPr="00A9689E">
        <w:rPr>
          <w:i/>
          <w:iCs/>
          <w:lang w:val="en-US"/>
        </w:rPr>
        <w:t>PLOS ONE</w:t>
      </w:r>
      <w:r w:rsidRPr="00A9689E">
        <w:rPr>
          <w:lang w:val="en-US"/>
        </w:rPr>
        <w:t xml:space="preserve">, </w:t>
      </w:r>
      <w:r w:rsidRPr="00A9689E">
        <w:rPr>
          <w:i/>
          <w:iCs/>
          <w:lang w:val="en-US"/>
        </w:rPr>
        <w:t>15</w:t>
      </w:r>
      <w:r w:rsidRPr="00A9689E">
        <w:rPr>
          <w:lang w:val="en-US"/>
        </w:rPr>
        <w:t>(6), e0234008. https://doi.org/10.1371/journal.pone.0234008</w:t>
      </w:r>
    </w:p>
    <w:p w14:paraId="543A1F58" w14:textId="77777777" w:rsidR="00A9689E" w:rsidRPr="00A9689E" w:rsidRDefault="00A9689E" w:rsidP="00E818ED">
      <w:pPr>
        <w:pStyle w:val="Bibliography"/>
        <w:spacing w:line="240" w:lineRule="auto"/>
        <w:rPr>
          <w:lang w:val="en-US"/>
        </w:rPr>
      </w:pPr>
      <w:r w:rsidRPr="00A9689E">
        <w:rPr>
          <w:lang w:val="en-US"/>
        </w:rPr>
        <w:t xml:space="preserve">Brodin, A. (2007). Theoretical models of adaptive energy management in small wintering birds. </w:t>
      </w:r>
      <w:r w:rsidRPr="00A9689E">
        <w:rPr>
          <w:i/>
          <w:iCs/>
          <w:lang w:val="en-US"/>
        </w:rPr>
        <w:t>Philosophical Transactions of the Royal Society B: Biological Sciences</w:t>
      </w:r>
      <w:r w:rsidRPr="00A9689E">
        <w:rPr>
          <w:lang w:val="en-US"/>
        </w:rPr>
        <w:t xml:space="preserve">, </w:t>
      </w:r>
      <w:r w:rsidRPr="00A9689E">
        <w:rPr>
          <w:i/>
          <w:iCs/>
          <w:lang w:val="en-US"/>
        </w:rPr>
        <w:t>362</w:t>
      </w:r>
      <w:r w:rsidRPr="00A9689E">
        <w:rPr>
          <w:lang w:val="en-US"/>
        </w:rPr>
        <w:t>(1486), 1857–1871. https://doi.org/10.1098/rstb.2006.1812</w:t>
      </w:r>
    </w:p>
    <w:p w14:paraId="54D15F17" w14:textId="77777777" w:rsidR="00A9689E" w:rsidRPr="00A9689E" w:rsidRDefault="00A9689E" w:rsidP="00E818ED">
      <w:pPr>
        <w:pStyle w:val="Bibliography"/>
        <w:spacing w:line="240" w:lineRule="auto"/>
        <w:rPr>
          <w:lang w:val="en-US"/>
        </w:rPr>
      </w:pPr>
      <w:proofErr w:type="spellStart"/>
      <w:r w:rsidRPr="00A9689E">
        <w:t>Brodin</w:t>
      </w:r>
      <w:proofErr w:type="spellEnd"/>
      <w:r w:rsidRPr="00A9689E">
        <w:t xml:space="preserve">, A., Nilsson, J.-Å., &amp; Nord, A. (2017). </w:t>
      </w:r>
      <w:r w:rsidRPr="00A9689E">
        <w:rPr>
          <w:lang w:val="en-US"/>
        </w:rPr>
        <w:t xml:space="preserve">Adaptive temperature regulation in the little bird in winter: Predictions from a stochastic dynamic programming model. </w:t>
      </w:r>
      <w:proofErr w:type="spellStart"/>
      <w:r w:rsidRPr="00A9689E">
        <w:rPr>
          <w:i/>
          <w:iCs/>
          <w:lang w:val="en-US"/>
        </w:rPr>
        <w:t>Oecologia</w:t>
      </w:r>
      <w:proofErr w:type="spellEnd"/>
      <w:r w:rsidRPr="00A9689E">
        <w:rPr>
          <w:lang w:val="en-US"/>
        </w:rPr>
        <w:t xml:space="preserve">, </w:t>
      </w:r>
      <w:r w:rsidRPr="00A9689E">
        <w:rPr>
          <w:i/>
          <w:iCs/>
          <w:lang w:val="en-US"/>
        </w:rPr>
        <w:t>185</w:t>
      </w:r>
      <w:r w:rsidRPr="00A9689E">
        <w:rPr>
          <w:lang w:val="en-US"/>
        </w:rPr>
        <w:t>(1), 43–54. https://doi.org/10.1007/s00442-017-3923-3</w:t>
      </w:r>
    </w:p>
    <w:p w14:paraId="7F39D350" w14:textId="77777777" w:rsidR="00A9689E" w:rsidRPr="00A9689E" w:rsidRDefault="00A9689E" w:rsidP="00E818ED">
      <w:pPr>
        <w:pStyle w:val="Bibliography"/>
        <w:spacing w:line="240" w:lineRule="auto"/>
        <w:rPr>
          <w:lang w:val="en-US"/>
        </w:rPr>
      </w:pPr>
      <w:r w:rsidRPr="00A9689E">
        <w:rPr>
          <w:lang w:val="en-US"/>
        </w:rPr>
        <w:t xml:space="preserve">Broggi, J., </w:t>
      </w:r>
      <w:proofErr w:type="spellStart"/>
      <w:r w:rsidRPr="00A9689E">
        <w:rPr>
          <w:lang w:val="en-US"/>
        </w:rPr>
        <w:t>Hohtola</w:t>
      </w:r>
      <w:proofErr w:type="spellEnd"/>
      <w:r w:rsidRPr="00A9689E">
        <w:rPr>
          <w:lang w:val="en-US"/>
        </w:rPr>
        <w:t xml:space="preserve">, E., Koivula, K., Orell, M., Thomson, R. L., &amp; Nilsson, J. ‐Å. (2007). Sources of variation in winter basal metabolic rate in the great tit. </w:t>
      </w:r>
      <w:r w:rsidRPr="00A9689E">
        <w:rPr>
          <w:i/>
          <w:iCs/>
          <w:lang w:val="en-US"/>
        </w:rPr>
        <w:t>Functional Ecology</w:t>
      </w:r>
      <w:r w:rsidRPr="00A9689E">
        <w:rPr>
          <w:lang w:val="en-US"/>
        </w:rPr>
        <w:t xml:space="preserve">, </w:t>
      </w:r>
      <w:r w:rsidRPr="00A9689E">
        <w:rPr>
          <w:i/>
          <w:iCs/>
          <w:lang w:val="en-US"/>
        </w:rPr>
        <w:t>21</w:t>
      </w:r>
      <w:r w:rsidRPr="00A9689E">
        <w:rPr>
          <w:lang w:val="en-US"/>
        </w:rPr>
        <w:t>(3), 528–533. https://doi.org/10.1111/j.1365-2435.2007.01255.x</w:t>
      </w:r>
    </w:p>
    <w:p w14:paraId="686C9BB9" w14:textId="77777777" w:rsidR="00A9689E" w:rsidRPr="00A9689E" w:rsidRDefault="00A9689E" w:rsidP="00E818ED">
      <w:pPr>
        <w:pStyle w:val="Bibliography"/>
        <w:spacing w:line="240" w:lineRule="auto"/>
        <w:rPr>
          <w:lang w:val="en-US"/>
        </w:rPr>
      </w:pPr>
      <w:r w:rsidRPr="00A9689E">
        <w:rPr>
          <w:lang w:val="en-US"/>
        </w:rPr>
        <w:t xml:space="preserve">Burger, C., &amp; Both, C. (2011). Translocation as a Novel Approach to Study Effects of a New Breeding Habitat on Reproductive Output in Wild Birds. </w:t>
      </w:r>
      <w:proofErr w:type="spellStart"/>
      <w:r w:rsidRPr="00A9689E">
        <w:rPr>
          <w:i/>
          <w:iCs/>
          <w:lang w:val="en-US"/>
        </w:rPr>
        <w:t>PLoS</w:t>
      </w:r>
      <w:proofErr w:type="spellEnd"/>
      <w:r w:rsidRPr="00A9689E">
        <w:rPr>
          <w:i/>
          <w:iCs/>
          <w:lang w:val="en-US"/>
        </w:rPr>
        <w:t xml:space="preserve"> ONE</w:t>
      </w:r>
      <w:r w:rsidRPr="00A9689E">
        <w:rPr>
          <w:lang w:val="en-US"/>
        </w:rPr>
        <w:t xml:space="preserve">, </w:t>
      </w:r>
      <w:r w:rsidRPr="00A9689E">
        <w:rPr>
          <w:i/>
          <w:iCs/>
          <w:lang w:val="en-US"/>
        </w:rPr>
        <w:t>6</w:t>
      </w:r>
      <w:r w:rsidRPr="00A9689E">
        <w:rPr>
          <w:lang w:val="en-US"/>
        </w:rPr>
        <w:t>(3), e18143. https://doi.org/10.1371/journal.pone.0018143</w:t>
      </w:r>
    </w:p>
    <w:p w14:paraId="299EE532" w14:textId="77777777" w:rsidR="00A9689E" w:rsidRPr="00A9689E" w:rsidRDefault="00A9689E" w:rsidP="00E818ED">
      <w:pPr>
        <w:pStyle w:val="Bibliography"/>
        <w:spacing w:line="240" w:lineRule="auto"/>
        <w:rPr>
          <w:lang w:val="en-US"/>
        </w:rPr>
      </w:pPr>
      <w:r w:rsidRPr="00A9689E">
        <w:rPr>
          <w:lang w:val="en-US"/>
        </w:rPr>
        <w:t xml:space="preserve">Burnham, K. P., &amp; Anderson, D. R. (2002). </w:t>
      </w:r>
      <w:r w:rsidRPr="00A9689E">
        <w:rPr>
          <w:i/>
          <w:iCs/>
          <w:lang w:val="en-US"/>
        </w:rPr>
        <w:t xml:space="preserve">Model Selection and </w:t>
      </w:r>
      <w:proofErr w:type="spellStart"/>
      <w:r w:rsidRPr="00A9689E">
        <w:rPr>
          <w:i/>
          <w:iCs/>
          <w:lang w:val="en-US"/>
        </w:rPr>
        <w:t>Multimodel</w:t>
      </w:r>
      <w:proofErr w:type="spellEnd"/>
      <w:r w:rsidRPr="00A9689E">
        <w:rPr>
          <w:i/>
          <w:iCs/>
          <w:lang w:val="en-US"/>
        </w:rPr>
        <w:t xml:space="preserve"> Inference</w:t>
      </w:r>
      <w:r w:rsidRPr="00A9689E">
        <w:rPr>
          <w:lang w:val="en-US"/>
        </w:rPr>
        <w:t xml:space="preserve"> (2nd ed.).</w:t>
      </w:r>
    </w:p>
    <w:p w14:paraId="4FCB7299" w14:textId="77777777" w:rsidR="00A9689E" w:rsidRPr="00A9689E" w:rsidRDefault="00A9689E" w:rsidP="00E818ED">
      <w:pPr>
        <w:pStyle w:val="Bibliography"/>
        <w:spacing w:line="240" w:lineRule="auto"/>
        <w:rPr>
          <w:lang w:val="en-US"/>
        </w:rPr>
      </w:pPr>
      <w:r w:rsidRPr="00A9689E">
        <w:rPr>
          <w:lang w:val="en-US"/>
        </w:rPr>
        <w:t xml:space="preserve">Buron, R., Hostetler, M. E., &amp; Andreu, M. (2022). Urban forest fragments vs residential neighborhoods: Urban habitat preference of migratory birds. </w:t>
      </w:r>
      <w:r w:rsidRPr="00A9689E">
        <w:rPr>
          <w:i/>
          <w:iCs/>
          <w:lang w:val="en-US"/>
        </w:rPr>
        <w:t>Landscape and Urban Planning</w:t>
      </w:r>
      <w:r w:rsidRPr="00A9689E">
        <w:rPr>
          <w:lang w:val="en-US"/>
        </w:rPr>
        <w:t xml:space="preserve">, </w:t>
      </w:r>
      <w:r w:rsidRPr="00A9689E">
        <w:rPr>
          <w:i/>
          <w:iCs/>
          <w:lang w:val="en-US"/>
        </w:rPr>
        <w:t>227</w:t>
      </w:r>
      <w:r w:rsidRPr="00A9689E">
        <w:rPr>
          <w:lang w:val="en-US"/>
        </w:rPr>
        <w:t>, 104538. https://doi.org/10.1016/j.landurbplan.2022.104538</w:t>
      </w:r>
    </w:p>
    <w:p w14:paraId="4AF843B4" w14:textId="77777777" w:rsidR="00A9689E" w:rsidRPr="00A9689E" w:rsidRDefault="00A9689E" w:rsidP="00E818ED">
      <w:pPr>
        <w:pStyle w:val="Bibliography"/>
        <w:spacing w:line="240" w:lineRule="auto"/>
        <w:rPr>
          <w:lang w:val="en-US"/>
        </w:rPr>
      </w:pPr>
      <w:r w:rsidRPr="00A9689E">
        <w:rPr>
          <w:lang w:val="en-US"/>
        </w:rPr>
        <w:t xml:space="preserve">Buxton, R. T., Hudgins, E. J., Lavigne, E., Villeneuve, P. J., Prince, S. A., Pearson, A. L., Halsall, T., Robichaud, C., &amp; Bennett, J. R. (2024). Mental health is positively associated with biodiversity in Canadian cities. </w:t>
      </w:r>
      <w:r w:rsidRPr="00A9689E">
        <w:rPr>
          <w:i/>
          <w:iCs/>
          <w:lang w:val="en-US"/>
        </w:rPr>
        <w:t>Communications Earth &amp; Environment</w:t>
      </w:r>
      <w:r w:rsidRPr="00A9689E">
        <w:rPr>
          <w:lang w:val="en-US"/>
        </w:rPr>
        <w:t xml:space="preserve">, </w:t>
      </w:r>
      <w:r w:rsidRPr="00A9689E">
        <w:rPr>
          <w:i/>
          <w:iCs/>
          <w:lang w:val="en-US"/>
        </w:rPr>
        <w:t>5</w:t>
      </w:r>
      <w:r w:rsidRPr="00A9689E">
        <w:rPr>
          <w:lang w:val="en-US"/>
        </w:rPr>
        <w:t>(1), 310. https://doi.org/10.1038/s43247-024-01482-9</w:t>
      </w:r>
    </w:p>
    <w:p w14:paraId="314A2E5A" w14:textId="77777777" w:rsidR="00A9689E" w:rsidRPr="00A9689E" w:rsidRDefault="00A9689E" w:rsidP="00E818ED">
      <w:pPr>
        <w:pStyle w:val="Bibliography"/>
        <w:spacing w:line="240" w:lineRule="auto"/>
        <w:rPr>
          <w:lang w:val="en-US"/>
        </w:rPr>
      </w:pPr>
      <w:r w:rsidRPr="00A9689E">
        <w:rPr>
          <w:lang w:val="en-US"/>
        </w:rPr>
        <w:t xml:space="preserve">Cabrera-Cruz, S. A., Smolinsky, J. A., &amp; </w:t>
      </w:r>
      <w:proofErr w:type="spellStart"/>
      <w:r w:rsidRPr="00A9689E">
        <w:rPr>
          <w:lang w:val="en-US"/>
        </w:rPr>
        <w:t>Buler</w:t>
      </w:r>
      <w:proofErr w:type="spellEnd"/>
      <w:r w:rsidRPr="00A9689E">
        <w:rPr>
          <w:lang w:val="en-US"/>
        </w:rPr>
        <w:t xml:space="preserve">, J. J. (2018a). Light pollution is greatest within migration passage areas for </w:t>
      </w:r>
      <w:proofErr w:type="gramStart"/>
      <w:r w:rsidRPr="00A9689E">
        <w:rPr>
          <w:lang w:val="en-US"/>
        </w:rPr>
        <w:t>nocturnally-migrating</w:t>
      </w:r>
      <w:proofErr w:type="gramEnd"/>
      <w:r w:rsidRPr="00A9689E">
        <w:rPr>
          <w:lang w:val="en-US"/>
        </w:rPr>
        <w:t xml:space="preserve"> birds around the world. </w:t>
      </w:r>
      <w:r w:rsidRPr="00A9689E">
        <w:rPr>
          <w:i/>
          <w:iCs/>
          <w:lang w:val="en-US"/>
        </w:rPr>
        <w:t>Scientific Reports</w:t>
      </w:r>
      <w:r w:rsidRPr="00A9689E">
        <w:rPr>
          <w:lang w:val="en-US"/>
        </w:rPr>
        <w:t xml:space="preserve">, </w:t>
      </w:r>
      <w:r w:rsidRPr="00A9689E">
        <w:rPr>
          <w:i/>
          <w:iCs/>
          <w:lang w:val="en-US"/>
        </w:rPr>
        <w:t>8</w:t>
      </w:r>
      <w:r w:rsidRPr="00A9689E">
        <w:rPr>
          <w:lang w:val="en-US"/>
        </w:rPr>
        <w:t>(1), 3261. https://doi.org/10.1038/s41598-018-21577-6</w:t>
      </w:r>
    </w:p>
    <w:p w14:paraId="05E103FF" w14:textId="77777777" w:rsidR="00A9689E" w:rsidRPr="00A9689E" w:rsidRDefault="00A9689E" w:rsidP="00E818ED">
      <w:pPr>
        <w:pStyle w:val="Bibliography"/>
        <w:spacing w:line="240" w:lineRule="auto"/>
        <w:rPr>
          <w:lang w:val="en-US"/>
        </w:rPr>
      </w:pPr>
      <w:r w:rsidRPr="00A9689E">
        <w:rPr>
          <w:lang w:val="en-US"/>
        </w:rPr>
        <w:t xml:space="preserve">Cabrera-Cruz, S. A., Smolinsky, J. A., &amp; </w:t>
      </w:r>
      <w:proofErr w:type="spellStart"/>
      <w:r w:rsidRPr="00A9689E">
        <w:rPr>
          <w:lang w:val="en-US"/>
        </w:rPr>
        <w:t>Buler</w:t>
      </w:r>
      <w:proofErr w:type="spellEnd"/>
      <w:r w:rsidRPr="00A9689E">
        <w:rPr>
          <w:lang w:val="en-US"/>
        </w:rPr>
        <w:t xml:space="preserve">, J. J. (2018b). Light pollution is greatest within migration passage areas for </w:t>
      </w:r>
      <w:proofErr w:type="gramStart"/>
      <w:r w:rsidRPr="00A9689E">
        <w:rPr>
          <w:lang w:val="en-US"/>
        </w:rPr>
        <w:t>nocturnally-migrating</w:t>
      </w:r>
      <w:proofErr w:type="gramEnd"/>
      <w:r w:rsidRPr="00A9689E">
        <w:rPr>
          <w:lang w:val="en-US"/>
        </w:rPr>
        <w:t xml:space="preserve"> birds around the world. </w:t>
      </w:r>
      <w:r w:rsidRPr="00A9689E">
        <w:rPr>
          <w:i/>
          <w:iCs/>
          <w:lang w:val="en-US"/>
        </w:rPr>
        <w:t>Scientific Reports</w:t>
      </w:r>
      <w:r w:rsidRPr="00A9689E">
        <w:rPr>
          <w:lang w:val="en-US"/>
        </w:rPr>
        <w:t xml:space="preserve">, </w:t>
      </w:r>
      <w:r w:rsidRPr="00A9689E">
        <w:rPr>
          <w:i/>
          <w:iCs/>
          <w:lang w:val="en-US"/>
        </w:rPr>
        <w:t>8</w:t>
      </w:r>
      <w:r w:rsidRPr="00A9689E">
        <w:rPr>
          <w:lang w:val="en-US"/>
        </w:rPr>
        <w:t>(1), 3261.</w:t>
      </w:r>
    </w:p>
    <w:p w14:paraId="24630430" w14:textId="77777777" w:rsidR="00A9689E" w:rsidRPr="00A9689E" w:rsidRDefault="00A9689E" w:rsidP="00E818ED">
      <w:pPr>
        <w:pStyle w:val="Bibliography"/>
        <w:spacing w:line="240" w:lineRule="auto"/>
        <w:rPr>
          <w:lang w:val="en-US"/>
        </w:rPr>
      </w:pPr>
      <w:proofErr w:type="spellStart"/>
      <w:r w:rsidRPr="00A9689E">
        <w:rPr>
          <w:lang w:val="en-US"/>
        </w:rPr>
        <w:t>Calenge</w:t>
      </w:r>
      <w:proofErr w:type="spellEnd"/>
      <w:r w:rsidRPr="00A9689E">
        <w:rPr>
          <w:lang w:val="en-US"/>
        </w:rPr>
        <w:t xml:space="preserve">, C. (2024). </w:t>
      </w:r>
      <w:proofErr w:type="spellStart"/>
      <w:r w:rsidRPr="00A9689E">
        <w:rPr>
          <w:i/>
          <w:iCs/>
          <w:lang w:val="en-US"/>
        </w:rPr>
        <w:t>adehabitatHR</w:t>
      </w:r>
      <w:proofErr w:type="spellEnd"/>
      <w:r w:rsidRPr="00A9689E">
        <w:rPr>
          <w:i/>
          <w:iCs/>
          <w:lang w:val="en-US"/>
        </w:rPr>
        <w:t>: Home Range Estimation</w:t>
      </w:r>
      <w:r w:rsidRPr="00A9689E">
        <w:rPr>
          <w:lang w:val="en-US"/>
        </w:rPr>
        <w:t xml:space="preserve"> [Computer software].</w:t>
      </w:r>
    </w:p>
    <w:p w14:paraId="05A461E9" w14:textId="77777777" w:rsidR="00A9689E" w:rsidRPr="00A9689E" w:rsidRDefault="00A9689E" w:rsidP="00E818ED">
      <w:pPr>
        <w:pStyle w:val="Bibliography"/>
        <w:spacing w:line="240" w:lineRule="auto"/>
        <w:rPr>
          <w:lang w:val="en-US"/>
        </w:rPr>
      </w:pPr>
      <w:r w:rsidRPr="00A9689E">
        <w:rPr>
          <w:lang w:val="en-US"/>
        </w:rPr>
        <w:t xml:space="preserve">Callaghan, C. T., Cornwell, W. K., Poore, A. G. B., Benedetti, Y., &amp; Morelli, F. (2021). Urban tolerance of </w:t>
      </w:r>
      <w:proofErr w:type="gramStart"/>
      <w:r w:rsidRPr="00A9689E">
        <w:rPr>
          <w:lang w:val="en-US"/>
        </w:rPr>
        <w:t>birds</w:t>
      </w:r>
      <w:proofErr w:type="gramEnd"/>
      <w:r w:rsidRPr="00A9689E">
        <w:rPr>
          <w:lang w:val="en-US"/>
        </w:rPr>
        <w:t xml:space="preserve"> changes throughout the full annual cycle. </w:t>
      </w:r>
      <w:r w:rsidRPr="00A9689E">
        <w:rPr>
          <w:i/>
          <w:iCs/>
          <w:lang w:val="en-US"/>
        </w:rPr>
        <w:t>Journal of Biogeography</w:t>
      </w:r>
      <w:r w:rsidRPr="00A9689E">
        <w:rPr>
          <w:lang w:val="en-US"/>
        </w:rPr>
        <w:t xml:space="preserve">, </w:t>
      </w:r>
      <w:r w:rsidRPr="00A9689E">
        <w:rPr>
          <w:i/>
          <w:iCs/>
          <w:lang w:val="en-US"/>
        </w:rPr>
        <w:t>48</w:t>
      </w:r>
      <w:r w:rsidRPr="00A9689E">
        <w:rPr>
          <w:lang w:val="en-US"/>
        </w:rPr>
        <w:t>(6), 1503–1517. https://doi.org/10.1111/jbi.14093</w:t>
      </w:r>
    </w:p>
    <w:p w14:paraId="0E4CCB2A" w14:textId="77777777" w:rsidR="00A9689E" w:rsidRPr="00A9689E" w:rsidRDefault="00A9689E" w:rsidP="00E818ED">
      <w:pPr>
        <w:pStyle w:val="Bibliography"/>
        <w:spacing w:line="240" w:lineRule="auto"/>
        <w:rPr>
          <w:lang w:val="en-US"/>
        </w:rPr>
      </w:pPr>
      <w:r w:rsidRPr="00A9689E">
        <w:rPr>
          <w:lang w:val="en-US"/>
        </w:rPr>
        <w:t xml:space="preserve">Carrasco, L., </w:t>
      </w:r>
      <w:proofErr w:type="spellStart"/>
      <w:r w:rsidRPr="00A9689E">
        <w:rPr>
          <w:lang w:val="en-US"/>
        </w:rPr>
        <w:t>Giam</w:t>
      </w:r>
      <w:proofErr w:type="spellEnd"/>
      <w:r w:rsidRPr="00A9689E">
        <w:rPr>
          <w:lang w:val="en-US"/>
        </w:rPr>
        <w:t xml:space="preserve">, X., </w:t>
      </w:r>
      <w:proofErr w:type="spellStart"/>
      <w:r w:rsidRPr="00A9689E">
        <w:rPr>
          <w:lang w:val="en-US"/>
        </w:rPr>
        <w:t>Papeş</w:t>
      </w:r>
      <w:proofErr w:type="spellEnd"/>
      <w:r w:rsidRPr="00A9689E">
        <w:rPr>
          <w:lang w:val="en-US"/>
        </w:rPr>
        <w:t xml:space="preserve">, M., &amp; Sheldon, K. S. (2019). Metrics of Lidar-Derived 3D Vegetation Structure Reveal Contrasting Effects of Horizontal and Vertical Forest Heterogeneity on Bird Species Richness. </w:t>
      </w:r>
      <w:r w:rsidRPr="00A9689E">
        <w:rPr>
          <w:i/>
          <w:iCs/>
          <w:lang w:val="en-US"/>
        </w:rPr>
        <w:t>Remote Sensing</w:t>
      </w:r>
      <w:r w:rsidRPr="00A9689E">
        <w:rPr>
          <w:lang w:val="en-US"/>
        </w:rPr>
        <w:t xml:space="preserve">, </w:t>
      </w:r>
      <w:r w:rsidRPr="00A9689E">
        <w:rPr>
          <w:i/>
          <w:iCs/>
          <w:lang w:val="en-US"/>
        </w:rPr>
        <w:t>11</w:t>
      </w:r>
      <w:r w:rsidRPr="00A9689E">
        <w:rPr>
          <w:lang w:val="en-US"/>
        </w:rPr>
        <w:t>(7), Article 7. https://doi.org/10.3390/rs11070743</w:t>
      </w:r>
    </w:p>
    <w:p w14:paraId="331AC17B" w14:textId="77777777" w:rsidR="00A9689E" w:rsidRPr="00A9689E" w:rsidRDefault="00A9689E" w:rsidP="00E818ED">
      <w:pPr>
        <w:pStyle w:val="Bibliography"/>
        <w:spacing w:line="240" w:lineRule="auto"/>
        <w:rPr>
          <w:lang w:val="en-US"/>
        </w:rPr>
      </w:pPr>
      <w:r w:rsidRPr="00A9689E">
        <w:rPr>
          <w:lang w:val="en-US"/>
        </w:rPr>
        <w:t xml:space="preserve">Chen, D., &amp; Hale, R. C. (2010). A global review of polybrominated diphenyl ether flame retardant contamination in birds. </w:t>
      </w:r>
      <w:r w:rsidRPr="00A9689E">
        <w:rPr>
          <w:i/>
          <w:iCs/>
          <w:lang w:val="en-US"/>
        </w:rPr>
        <w:t>Environment International</w:t>
      </w:r>
      <w:r w:rsidRPr="00A9689E">
        <w:rPr>
          <w:lang w:val="en-US"/>
        </w:rPr>
        <w:t xml:space="preserve">, </w:t>
      </w:r>
      <w:r w:rsidRPr="00A9689E">
        <w:rPr>
          <w:i/>
          <w:iCs/>
          <w:lang w:val="en-US"/>
        </w:rPr>
        <w:t>36</w:t>
      </w:r>
      <w:r w:rsidRPr="00A9689E">
        <w:rPr>
          <w:lang w:val="en-US"/>
        </w:rPr>
        <w:t>(7), 800–811. https://doi.org/10.1016/j.envint.2010.05.013</w:t>
      </w:r>
    </w:p>
    <w:p w14:paraId="247D6081" w14:textId="77777777" w:rsidR="00A9689E" w:rsidRPr="00A9689E" w:rsidRDefault="00A9689E" w:rsidP="00E818ED">
      <w:pPr>
        <w:pStyle w:val="Bibliography"/>
        <w:spacing w:line="240" w:lineRule="auto"/>
        <w:rPr>
          <w:lang w:val="en-US"/>
        </w:rPr>
      </w:pPr>
      <w:r w:rsidRPr="00A9689E">
        <w:rPr>
          <w:lang w:val="en-US"/>
        </w:rPr>
        <w:t xml:space="preserve">Chiron, F., </w:t>
      </w:r>
      <w:proofErr w:type="spellStart"/>
      <w:r w:rsidRPr="00A9689E">
        <w:rPr>
          <w:lang w:val="en-US"/>
        </w:rPr>
        <w:t>Lorrillière</w:t>
      </w:r>
      <w:proofErr w:type="spellEnd"/>
      <w:r w:rsidRPr="00A9689E">
        <w:rPr>
          <w:lang w:val="en-US"/>
        </w:rPr>
        <w:t xml:space="preserve">, R., Bessa-Gomes, C., </w:t>
      </w:r>
      <w:proofErr w:type="spellStart"/>
      <w:r w:rsidRPr="00A9689E">
        <w:rPr>
          <w:lang w:val="en-US"/>
        </w:rPr>
        <w:t>Tryjanowski</w:t>
      </w:r>
      <w:proofErr w:type="spellEnd"/>
      <w:r w:rsidRPr="00A9689E">
        <w:rPr>
          <w:lang w:val="en-US"/>
        </w:rPr>
        <w:t xml:space="preserve">, P., </w:t>
      </w:r>
      <w:proofErr w:type="spellStart"/>
      <w:r w:rsidRPr="00A9689E">
        <w:rPr>
          <w:lang w:val="en-US"/>
        </w:rPr>
        <w:t>Casanelles</w:t>
      </w:r>
      <w:proofErr w:type="spellEnd"/>
      <w:r w:rsidRPr="00A9689E">
        <w:rPr>
          <w:lang w:val="en-US"/>
        </w:rPr>
        <w:t xml:space="preserve">-Abella, J., </w:t>
      </w:r>
      <w:proofErr w:type="spellStart"/>
      <w:r w:rsidRPr="00A9689E">
        <w:rPr>
          <w:lang w:val="en-US"/>
        </w:rPr>
        <w:t>Laanisto</w:t>
      </w:r>
      <w:proofErr w:type="spellEnd"/>
      <w:r w:rsidRPr="00A9689E">
        <w:rPr>
          <w:lang w:val="en-US"/>
        </w:rPr>
        <w:t xml:space="preserve">, L., Leal, A., Van </w:t>
      </w:r>
      <w:proofErr w:type="spellStart"/>
      <w:r w:rsidRPr="00A9689E">
        <w:rPr>
          <w:lang w:val="en-US"/>
        </w:rPr>
        <w:t>Mensel</w:t>
      </w:r>
      <w:proofErr w:type="spellEnd"/>
      <w:r w:rsidRPr="00A9689E">
        <w:rPr>
          <w:lang w:val="en-US"/>
        </w:rPr>
        <w:t xml:space="preserve">, A., Moretti, M., </w:t>
      </w:r>
      <w:proofErr w:type="spellStart"/>
      <w:r w:rsidRPr="00A9689E">
        <w:rPr>
          <w:lang w:val="en-US"/>
        </w:rPr>
        <w:t>Muyshondt</w:t>
      </w:r>
      <w:proofErr w:type="spellEnd"/>
      <w:r w:rsidRPr="00A9689E">
        <w:rPr>
          <w:lang w:val="en-US"/>
        </w:rPr>
        <w:t xml:space="preserve">, B., Niinemets, Ü., </w:t>
      </w:r>
      <w:proofErr w:type="spellStart"/>
      <w:r w:rsidRPr="00A9689E">
        <w:rPr>
          <w:lang w:val="en-US"/>
        </w:rPr>
        <w:t>Ortí</w:t>
      </w:r>
      <w:proofErr w:type="spellEnd"/>
      <w:r w:rsidRPr="00A9689E">
        <w:rPr>
          <w:lang w:val="en-US"/>
        </w:rPr>
        <w:t xml:space="preserve">, M. A., Pinho, P., Samson, R., &amp; </w:t>
      </w:r>
      <w:proofErr w:type="spellStart"/>
      <w:r w:rsidRPr="00A9689E">
        <w:rPr>
          <w:lang w:val="en-US"/>
        </w:rPr>
        <w:t>Deguines</w:t>
      </w:r>
      <w:proofErr w:type="spellEnd"/>
      <w:r w:rsidRPr="00A9689E">
        <w:rPr>
          <w:lang w:val="en-US"/>
        </w:rPr>
        <w:t xml:space="preserve">, N. (2024). How do urban green space designs shape avian communities? Testing the area–heterogeneity trade-off. </w:t>
      </w:r>
      <w:r w:rsidRPr="00A9689E">
        <w:rPr>
          <w:i/>
          <w:iCs/>
          <w:lang w:val="en-US"/>
        </w:rPr>
        <w:t>Landscape and Urban Planning</w:t>
      </w:r>
      <w:r w:rsidRPr="00A9689E">
        <w:rPr>
          <w:lang w:val="en-US"/>
        </w:rPr>
        <w:t xml:space="preserve">, </w:t>
      </w:r>
      <w:r w:rsidRPr="00A9689E">
        <w:rPr>
          <w:i/>
          <w:iCs/>
          <w:lang w:val="en-US"/>
        </w:rPr>
        <w:t>242</w:t>
      </w:r>
      <w:r w:rsidRPr="00A9689E">
        <w:rPr>
          <w:lang w:val="en-US"/>
        </w:rPr>
        <w:t>, 104954. https://doi.org/10.1016/j.landurbplan.2023.104954</w:t>
      </w:r>
    </w:p>
    <w:p w14:paraId="78EC0003" w14:textId="77777777" w:rsidR="00A9689E" w:rsidRPr="00A9689E" w:rsidRDefault="00A9689E" w:rsidP="00E818ED">
      <w:pPr>
        <w:pStyle w:val="Bibliography"/>
        <w:spacing w:line="240" w:lineRule="auto"/>
        <w:rPr>
          <w:lang w:val="en-US"/>
        </w:rPr>
      </w:pPr>
      <w:r w:rsidRPr="00A9689E">
        <w:rPr>
          <w:lang w:val="en-US"/>
        </w:rPr>
        <w:t xml:space="preserve">Chong, K. Y., Teo, S., Kurukulasuriya, B., Chung, Y. F., Rajathurai, S., &amp; Tan, H. T. W. (2014). Not all green is as good: Different effects of the natural and cultivated components of urban vegetation on bird and butterfly diversity. </w:t>
      </w:r>
      <w:r w:rsidRPr="00A9689E">
        <w:rPr>
          <w:i/>
          <w:iCs/>
          <w:lang w:val="en-US"/>
        </w:rPr>
        <w:t>Biological Conservation</w:t>
      </w:r>
      <w:r w:rsidRPr="00A9689E">
        <w:rPr>
          <w:lang w:val="en-US"/>
        </w:rPr>
        <w:t xml:space="preserve">, </w:t>
      </w:r>
      <w:r w:rsidRPr="00A9689E">
        <w:rPr>
          <w:i/>
          <w:iCs/>
          <w:lang w:val="en-US"/>
        </w:rPr>
        <w:t>171</w:t>
      </w:r>
      <w:r w:rsidRPr="00A9689E">
        <w:rPr>
          <w:lang w:val="en-US"/>
        </w:rPr>
        <w:t>, 299–309. https://doi.org/10.1016/j.biocon.2014.01.037</w:t>
      </w:r>
    </w:p>
    <w:p w14:paraId="10C97A6A" w14:textId="77777777" w:rsidR="00A9689E" w:rsidRPr="00A9689E" w:rsidRDefault="00A9689E" w:rsidP="00E818ED">
      <w:pPr>
        <w:pStyle w:val="Bibliography"/>
        <w:spacing w:line="240" w:lineRule="auto"/>
        <w:rPr>
          <w:lang w:val="en-US"/>
        </w:rPr>
      </w:pPr>
      <w:r w:rsidRPr="00A9689E">
        <w:rPr>
          <w:lang w:val="en-US"/>
        </w:rPr>
        <w:t xml:space="preserve">Christian, H.-M. (2023). The Main Drivers of Biodiversity Loss: A Brief Overview. </w:t>
      </w:r>
      <w:r w:rsidRPr="00A9689E">
        <w:rPr>
          <w:i/>
          <w:iCs/>
          <w:lang w:val="en-US"/>
        </w:rPr>
        <w:t>Journal of Ecology &amp; Natural Resources</w:t>
      </w:r>
      <w:r w:rsidRPr="00A9689E">
        <w:rPr>
          <w:lang w:val="en-US"/>
        </w:rPr>
        <w:t xml:space="preserve">, </w:t>
      </w:r>
      <w:r w:rsidRPr="00A9689E">
        <w:rPr>
          <w:i/>
          <w:iCs/>
          <w:lang w:val="en-US"/>
        </w:rPr>
        <w:t>7</w:t>
      </w:r>
      <w:r w:rsidRPr="00A9689E">
        <w:rPr>
          <w:lang w:val="en-US"/>
        </w:rPr>
        <w:t>(3). https://doi.org/10.23880/jenr-16000346</w:t>
      </w:r>
    </w:p>
    <w:p w14:paraId="1C69E9A2" w14:textId="77777777" w:rsidR="00A9689E" w:rsidRPr="00A9689E" w:rsidRDefault="00A9689E" w:rsidP="00E818ED">
      <w:pPr>
        <w:pStyle w:val="Bibliography"/>
        <w:spacing w:line="240" w:lineRule="auto"/>
        <w:rPr>
          <w:lang w:val="en-US"/>
        </w:rPr>
      </w:pPr>
      <w:r w:rsidRPr="00A9689E">
        <w:rPr>
          <w:lang w:val="en-US"/>
        </w:rPr>
        <w:t xml:space="preserve">City of Montreal. </w:t>
      </w:r>
      <w:r w:rsidRPr="00DD409D">
        <w:t xml:space="preserve">(2024). </w:t>
      </w:r>
      <w:r w:rsidRPr="00DD409D">
        <w:rPr>
          <w:i/>
          <w:iCs/>
        </w:rPr>
        <w:t>Plan climat 2020-2030 Ville de Montréal—État d’avancement avril 2024</w:t>
      </w:r>
      <w:r w:rsidRPr="00DD409D">
        <w:t xml:space="preserve">. </w:t>
      </w:r>
      <w:r w:rsidRPr="00A9689E">
        <w:rPr>
          <w:lang w:val="en-US"/>
        </w:rPr>
        <w:t>City of Montreal. https://mtl.ged.montreal.ca/constellio/?collection=mtlca&amp;portal=REPDOCVDM#!displayDocument/00000092918</w:t>
      </w:r>
    </w:p>
    <w:p w14:paraId="2634BD60" w14:textId="77777777" w:rsidR="00A9689E" w:rsidRPr="00A9689E" w:rsidRDefault="00A9689E" w:rsidP="00E818ED">
      <w:pPr>
        <w:pStyle w:val="Bibliography"/>
        <w:spacing w:line="240" w:lineRule="auto"/>
        <w:rPr>
          <w:lang w:val="en-US"/>
        </w:rPr>
      </w:pPr>
      <w:proofErr w:type="spellStart"/>
      <w:r w:rsidRPr="00A9689E">
        <w:rPr>
          <w:lang w:val="en-US"/>
        </w:rPr>
        <w:t>Clergeau</w:t>
      </w:r>
      <w:proofErr w:type="spellEnd"/>
      <w:r w:rsidRPr="00A9689E">
        <w:rPr>
          <w:lang w:val="en-US"/>
        </w:rPr>
        <w:t xml:space="preserve">, P., Croci, S., </w:t>
      </w:r>
      <w:proofErr w:type="spellStart"/>
      <w:r w:rsidRPr="00A9689E">
        <w:rPr>
          <w:lang w:val="en-US"/>
        </w:rPr>
        <w:t>Jokimäki</w:t>
      </w:r>
      <w:proofErr w:type="spellEnd"/>
      <w:r w:rsidRPr="00A9689E">
        <w:rPr>
          <w:lang w:val="en-US"/>
        </w:rPr>
        <w:t xml:space="preserve">, J., </w:t>
      </w:r>
      <w:proofErr w:type="spellStart"/>
      <w:r w:rsidRPr="00A9689E">
        <w:rPr>
          <w:lang w:val="en-US"/>
        </w:rPr>
        <w:t>Kaisanlahti-Jokimäki</w:t>
      </w:r>
      <w:proofErr w:type="spellEnd"/>
      <w:r w:rsidRPr="00A9689E">
        <w:rPr>
          <w:lang w:val="en-US"/>
        </w:rPr>
        <w:t xml:space="preserve">, M.-L., &amp; </w:t>
      </w:r>
      <w:proofErr w:type="spellStart"/>
      <w:r w:rsidRPr="00A9689E">
        <w:rPr>
          <w:lang w:val="en-US"/>
        </w:rPr>
        <w:t>Dinetti</w:t>
      </w:r>
      <w:proofErr w:type="spellEnd"/>
      <w:r w:rsidRPr="00A9689E">
        <w:rPr>
          <w:lang w:val="en-US"/>
        </w:rPr>
        <w:t xml:space="preserve">, M. (2006). Avifauna </w:t>
      </w:r>
      <w:proofErr w:type="spellStart"/>
      <w:r w:rsidRPr="00A9689E">
        <w:rPr>
          <w:lang w:val="en-US"/>
        </w:rPr>
        <w:t>homogenisation</w:t>
      </w:r>
      <w:proofErr w:type="spellEnd"/>
      <w:r w:rsidRPr="00A9689E">
        <w:rPr>
          <w:lang w:val="en-US"/>
        </w:rPr>
        <w:t xml:space="preserve"> by </w:t>
      </w:r>
      <w:proofErr w:type="spellStart"/>
      <w:r w:rsidRPr="00A9689E">
        <w:rPr>
          <w:lang w:val="en-US"/>
        </w:rPr>
        <w:t>urbanisation</w:t>
      </w:r>
      <w:proofErr w:type="spellEnd"/>
      <w:r w:rsidRPr="00A9689E">
        <w:rPr>
          <w:lang w:val="en-US"/>
        </w:rPr>
        <w:t xml:space="preserve">: Analysis at different European latitudes. </w:t>
      </w:r>
      <w:r w:rsidRPr="00A9689E">
        <w:rPr>
          <w:i/>
          <w:iCs/>
          <w:lang w:val="en-US"/>
        </w:rPr>
        <w:t>Biological Conservation</w:t>
      </w:r>
      <w:r w:rsidRPr="00A9689E">
        <w:rPr>
          <w:lang w:val="en-US"/>
        </w:rPr>
        <w:t xml:space="preserve">, </w:t>
      </w:r>
      <w:r w:rsidRPr="00A9689E">
        <w:rPr>
          <w:i/>
          <w:iCs/>
          <w:lang w:val="en-US"/>
        </w:rPr>
        <w:t>127</w:t>
      </w:r>
      <w:r w:rsidRPr="00A9689E">
        <w:rPr>
          <w:lang w:val="en-US"/>
        </w:rPr>
        <w:t>(3), 336–344. https://doi.org/10.1016/j.biocon.2005.06.035</w:t>
      </w:r>
    </w:p>
    <w:p w14:paraId="5051D754" w14:textId="77777777" w:rsidR="00A9689E" w:rsidRPr="00DD409D" w:rsidRDefault="00A9689E" w:rsidP="00E818ED">
      <w:pPr>
        <w:pStyle w:val="Bibliography"/>
        <w:spacing w:line="240" w:lineRule="auto"/>
      </w:pPr>
      <w:r w:rsidRPr="00A9689E">
        <w:rPr>
          <w:lang w:val="en-US"/>
        </w:rPr>
        <w:t xml:space="preserve">Cox, D. T. C., Shanahan, D. F., Hudson, H. L., Plummer, K. E., Siriwardena, G. M., Fuller, R. A., Anderson, K., Hancock, S., &amp; Gaston, K. J. (2017). Doses of Neighborhood Nature: The Benefits for Mental Health of Living with Nature. </w:t>
      </w:r>
      <w:proofErr w:type="spellStart"/>
      <w:r w:rsidRPr="00DD409D">
        <w:rPr>
          <w:i/>
          <w:iCs/>
        </w:rPr>
        <w:t>BioScience</w:t>
      </w:r>
      <w:proofErr w:type="spellEnd"/>
      <w:r w:rsidRPr="00DD409D">
        <w:t xml:space="preserve">, </w:t>
      </w:r>
      <w:r w:rsidRPr="00DD409D">
        <w:rPr>
          <w:i/>
          <w:iCs/>
        </w:rPr>
        <w:t>67</w:t>
      </w:r>
      <w:r w:rsidRPr="00DD409D">
        <w:t>(2), 147–155. https://doi.org/10.1093/biosci/biw173</w:t>
      </w:r>
    </w:p>
    <w:p w14:paraId="6EBE87FB" w14:textId="77777777" w:rsidR="00A9689E" w:rsidRPr="00A9689E" w:rsidRDefault="00A9689E" w:rsidP="00E818ED">
      <w:pPr>
        <w:pStyle w:val="Bibliography"/>
        <w:spacing w:line="240" w:lineRule="auto"/>
        <w:rPr>
          <w:lang w:val="en-US"/>
        </w:rPr>
      </w:pPr>
      <w:proofErr w:type="spellStart"/>
      <w:r w:rsidRPr="00DD409D">
        <w:t>Craighead</w:t>
      </w:r>
      <w:proofErr w:type="spellEnd"/>
      <w:r w:rsidRPr="00DD409D">
        <w:t xml:space="preserve">, F., &amp; Dunstan, T. (1976). </w:t>
      </w:r>
      <w:r w:rsidRPr="00A9689E">
        <w:rPr>
          <w:i/>
          <w:iCs/>
          <w:lang w:val="en-US"/>
        </w:rPr>
        <w:t>Progress Toward Tracking Migrating Raptors by Satellite</w:t>
      </w:r>
      <w:r w:rsidRPr="00A9689E">
        <w:rPr>
          <w:lang w:val="en-US"/>
        </w:rPr>
        <w:t xml:space="preserve">. </w:t>
      </w:r>
      <w:r w:rsidRPr="00A9689E">
        <w:rPr>
          <w:i/>
          <w:iCs/>
          <w:lang w:val="en-US"/>
        </w:rPr>
        <w:t>10</w:t>
      </w:r>
      <w:r w:rsidRPr="00A9689E">
        <w:rPr>
          <w:lang w:val="en-US"/>
        </w:rPr>
        <w:t>(4), 112–119.</w:t>
      </w:r>
    </w:p>
    <w:p w14:paraId="1E73998D" w14:textId="77777777" w:rsidR="00A9689E" w:rsidRPr="00A9689E" w:rsidRDefault="00A9689E" w:rsidP="00E818ED">
      <w:pPr>
        <w:pStyle w:val="Bibliography"/>
        <w:spacing w:line="240" w:lineRule="auto"/>
        <w:rPr>
          <w:lang w:val="en-US"/>
        </w:rPr>
      </w:pPr>
      <w:r w:rsidRPr="00A9689E">
        <w:rPr>
          <w:lang w:val="en-US"/>
        </w:rPr>
        <w:t xml:space="preserve">Cull, C. A., Guest, M. J., Frei, B., &amp; Ziter, C. D. (2025). Human recreational activity does not influence open cup avian nest survival in urban green spaces. </w:t>
      </w:r>
      <w:r w:rsidRPr="00A9689E">
        <w:rPr>
          <w:i/>
          <w:iCs/>
          <w:lang w:val="en-US"/>
        </w:rPr>
        <w:t>Urban Ecosystems</w:t>
      </w:r>
      <w:r w:rsidRPr="00A9689E">
        <w:rPr>
          <w:lang w:val="en-US"/>
        </w:rPr>
        <w:t xml:space="preserve">, </w:t>
      </w:r>
      <w:r w:rsidRPr="00A9689E">
        <w:rPr>
          <w:i/>
          <w:iCs/>
          <w:lang w:val="en-US"/>
        </w:rPr>
        <w:t>28</w:t>
      </w:r>
      <w:r w:rsidRPr="00A9689E">
        <w:rPr>
          <w:lang w:val="en-US"/>
        </w:rPr>
        <w:t>(2), 24. https://doi.org/10.1007/s11252-024-01669-0</w:t>
      </w:r>
    </w:p>
    <w:p w14:paraId="53D68951" w14:textId="77777777" w:rsidR="00A9689E" w:rsidRPr="00A9689E" w:rsidRDefault="00A9689E" w:rsidP="00E818ED">
      <w:pPr>
        <w:pStyle w:val="Bibliography"/>
        <w:spacing w:line="240" w:lineRule="auto"/>
        <w:rPr>
          <w:lang w:val="en-US"/>
        </w:rPr>
      </w:pPr>
      <w:r w:rsidRPr="00A9689E">
        <w:rPr>
          <w:lang w:val="en-US"/>
        </w:rPr>
        <w:t xml:space="preserve">Cunningham, S. J., Gardner, J. L., &amp; Martin, R. O. (2021). Opportunity costs and the response of birds and mammals to climate warming. </w:t>
      </w:r>
      <w:r w:rsidRPr="00A9689E">
        <w:rPr>
          <w:i/>
          <w:iCs/>
          <w:lang w:val="en-US"/>
        </w:rPr>
        <w:t>Frontiers in Ecology and the Environment</w:t>
      </w:r>
      <w:r w:rsidRPr="00A9689E">
        <w:rPr>
          <w:lang w:val="en-US"/>
        </w:rPr>
        <w:t xml:space="preserve">, </w:t>
      </w:r>
      <w:r w:rsidRPr="00A9689E">
        <w:rPr>
          <w:i/>
          <w:iCs/>
          <w:lang w:val="en-US"/>
        </w:rPr>
        <w:t>19</w:t>
      </w:r>
      <w:r w:rsidRPr="00A9689E">
        <w:rPr>
          <w:lang w:val="en-US"/>
        </w:rPr>
        <w:t>(5), 300–307. https://doi.org/10.1002/fee.2324</w:t>
      </w:r>
    </w:p>
    <w:p w14:paraId="685ED31F" w14:textId="77777777" w:rsidR="00A9689E" w:rsidRPr="00A9689E" w:rsidRDefault="00A9689E" w:rsidP="00E818ED">
      <w:pPr>
        <w:pStyle w:val="Bibliography"/>
        <w:spacing w:line="240" w:lineRule="auto"/>
        <w:rPr>
          <w:lang w:val="en-US"/>
        </w:rPr>
      </w:pPr>
      <w:r w:rsidRPr="00A9689E">
        <w:rPr>
          <w:lang w:val="en-US"/>
        </w:rPr>
        <w:t xml:space="preserve">Dale, S. (2018). Urban bird community composition influenced by size of urban green spaces, presence of native forest, and urbanization. </w:t>
      </w:r>
      <w:r w:rsidRPr="00A9689E">
        <w:rPr>
          <w:i/>
          <w:iCs/>
          <w:lang w:val="en-US"/>
        </w:rPr>
        <w:t>Urban Ecosystems</w:t>
      </w:r>
      <w:r w:rsidRPr="00A9689E">
        <w:rPr>
          <w:lang w:val="en-US"/>
        </w:rPr>
        <w:t xml:space="preserve">, </w:t>
      </w:r>
      <w:r w:rsidRPr="00A9689E">
        <w:rPr>
          <w:i/>
          <w:iCs/>
          <w:lang w:val="en-US"/>
        </w:rPr>
        <w:t>21</w:t>
      </w:r>
      <w:r w:rsidRPr="00A9689E">
        <w:rPr>
          <w:lang w:val="en-US"/>
        </w:rPr>
        <w:t>(1), 1–14. https://doi.org/10.1007/s11252-017-0706-x</w:t>
      </w:r>
    </w:p>
    <w:p w14:paraId="18D63F48" w14:textId="77777777" w:rsidR="00A9689E" w:rsidRPr="00A9689E" w:rsidRDefault="00A9689E" w:rsidP="00E818ED">
      <w:pPr>
        <w:pStyle w:val="Bibliography"/>
        <w:spacing w:line="240" w:lineRule="auto"/>
        <w:rPr>
          <w:lang w:val="en-US"/>
        </w:rPr>
      </w:pPr>
      <w:r w:rsidRPr="00A9689E">
        <w:rPr>
          <w:lang w:val="en-US"/>
        </w:rPr>
        <w:t xml:space="preserve">Davies, S., Beck, M. L., &amp; Sewall, K. B. (2018). Territorial aggression in urban and rural Song Sparrows is correlated with corticosterone, but not testosterone. </w:t>
      </w:r>
      <w:r w:rsidRPr="00A9689E">
        <w:rPr>
          <w:i/>
          <w:iCs/>
          <w:lang w:val="en-US"/>
        </w:rPr>
        <w:t>Hormones and Behavior</w:t>
      </w:r>
      <w:r w:rsidRPr="00A9689E">
        <w:rPr>
          <w:lang w:val="en-US"/>
        </w:rPr>
        <w:t xml:space="preserve">, </w:t>
      </w:r>
      <w:r w:rsidRPr="00A9689E">
        <w:rPr>
          <w:i/>
          <w:iCs/>
          <w:lang w:val="en-US"/>
        </w:rPr>
        <w:t>98</w:t>
      </w:r>
      <w:r w:rsidRPr="00A9689E">
        <w:rPr>
          <w:lang w:val="en-US"/>
        </w:rPr>
        <w:t>, 8–15. https://doi.org/10.1016/j.yhbeh.2017.11.010</w:t>
      </w:r>
    </w:p>
    <w:p w14:paraId="6E4659A9" w14:textId="77777777" w:rsidR="00A9689E" w:rsidRPr="00A9689E" w:rsidRDefault="00A9689E" w:rsidP="00E818ED">
      <w:pPr>
        <w:pStyle w:val="Bibliography"/>
        <w:spacing w:line="240" w:lineRule="auto"/>
        <w:rPr>
          <w:lang w:val="en-US"/>
        </w:rPr>
      </w:pPr>
      <w:r w:rsidRPr="00A9689E">
        <w:rPr>
          <w:lang w:val="en-US"/>
        </w:rPr>
        <w:t xml:space="preserve">Dawson, W. R., Marsh, R. L., &amp; </w:t>
      </w:r>
      <w:proofErr w:type="spellStart"/>
      <w:r w:rsidRPr="00A9689E">
        <w:rPr>
          <w:lang w:val="en-US"/>
        </w:rPr>
        <w:t>Yacoe</w:t>
      </w:r>
      <w:proofErr w:type="spellEnd"/>
      <w:r w:rsidRPr="00A9689E">
        <w:rPr>
          <w:lang w:val="en-US"/>
        </w:rPr>
        <w:t xml:space="preserve">, M. E. (1983). </w:t>
      </w:r>
      <w:r w:rsidRPr="00A9689E">
        <w:rPr>
          <w:i/>
          <w:iCs/>
          <w:lang w:val="en-US"/>
        </w:rPr>
        <w:t>Metabolic adjustments of small passerine birds for migration and cold</w:t>
      </w:r>
      <w:r w:rsidRPr="00A9689E">
        <w:rPr>
          <w:lang w:val="en-US"/>
        </w:rPr>
        <w:t xml:space="preserve">. </w:t>
      </w:r>
      <w:r w:rsidRPr="00A9689E">
        <w:rPr>
          <w:i/>
          <w:iCs/>
          <w:lang w:val="en-US"/>
        </w:rPr>
        <w:t>245</w:t>
      </w:r>
      <w:r w:rsidRPr="00A9689E">
        <w:rPr>
          <w:lang w:val="en-US"/>
        </w:rPr>
        <w:t>(6), R755–R767. https://doi.org/10.1152/ajpregu.1983.245.6.R755</w:t>
      </w:r>
    </w:p>
    <w:p w14:paraId="1BEAA48E" w14:textId="77777777" w:rsidR="00A9689E" w:rsidRPr="00A9689E" w:rsidRDefault="00A9689E" w:rsidP="00E818ED">
      <w:pPr>
        <w:pStyle w:val="Bibliography"/>
        <w:spacing w:line="240" w:lineRule="auto"/>
        <w:rPr>
          <w:lang w:val="en-US"/>
        </w:rPr>
      </w:pPr>
      <w:proofErr w:type="spellStart"/>
      <w:r w:rsidRPr="00A9689E">
        <w:rPr>
          <w:lang w:val="en-US"/>
        </w:rPr>
        <w:t>DeCandido</w:t>
      </w:r>
      <w:proofErr w:type="spellEnd"/>
      <w:r w:rsidRPr="00A9689E">
        <w:rPr>
          <w:lang w:val="en-US"/>
        </w:rPr>
        <w:t xml:space="preserve">, R., &amp; Allen, D. (2006). NOCTURNAL HUNTING BY PEREGRINE FALCONS AT THE EMPIRE STATE BUILDING, NEW YORK CITY. </w:t>
      </w:r>
      <w:r w:rsidRPr="00A9689E">
        <w:rPr>
          <w:i/>
          <w:iCs/>
          <w:lang w:val="en-US"/>
        </w:rPr>
        <w:t>The Wilson Journal of Ornithology</w:t>
      </w:r>
      <w:r w:rsidRPr="00A9689E">
        <w:rPr>
          <w:lang w:val="en-US"/>
        </w:rPr>
        <w:t xml:space="preserve">, </w:t>
      </w:r>
      <w:r w:rsidRPr="00A9689E">
        <w:rPr>
          <w:i/>
          <w:iCs/>
          <w:lang w:val="en-US"/>
        </w:rPr>
        <w:t>118</w:t>
      </w:r>
      <w:r w:rsidRPr="00A9689E">
        <w:rPr>
          <w:lang w:val="en-US"/>
        </w:rPr>
        <w:t>(1), 53–58. https://doi.org/10.1676/1559-4491(2006)118%255B0053:NHBPFA%255D2.0.CO;2</w:t>
      </w:r>
    </w:p>
    <w:p w14:paraId="13B78E51" w14:textId="77777777" w:rsidR="00A9689E" w:rsidRPr="00A9689E" w:rsidRDefault="00A9689E" w:rsidP="00E818ED">
      <w:pPr>
        <w:pStyle w:val="Bibliography"/>
        <w:spacing w:line="240" w:lineRule="auto"/>
        <w:rPr>
          <w:lang w:val="en-US"/>
        </w:rPr>
      </w:pPr>
      <w:r w:rsidRPr="00A9689E">
        <w:rPr>
          <w:lang w:val="en-US"/>
        </w:rPr>
        <w:t xml:space="preserve">Deguise, I. E., &amp; Kerr, J. T. (2006). Protected Areas and Prospects for Endangered Species Conservation in Canada. </w:t>
      </w:r>
      <w:r w:rsidRPr="00A9689E">
        <w:rPr>
          <w:i/>
          <w:iCs/>
          <w:lang w:val="en-US"/>
        </w:rPr>
        <w:t>Conservation Biology</w:t>
      </w:r>
      <w:r w:rsidRPr="00A9689E">
        <w:rPr>
          <w:lang w:val="en-US"/>
        </w:rPr>
        <w:t xml:space="preserve">, </w:t>
      </w:r>
      <w:r w:rsidRPr="00A9689E">
        <w:rPr>
          <w:i/>
          <w:iCs/>
          <w:lang w:val="en-US"/>
        </w:rPr>
        <w:t>20</w:t>
      </w:r>
      <w:r w:rsidRPr="00A9689E">
        <w:rPr>
          <w:lang w:val="en-US"/>
        </w:rPr>
        <w:t>(1). https://conbio.onlinelibrary.wiley.com/doi/10.1111/j.1523-1739.2005.00274.x</w:t>
      </w:r>
    </w:p>
    <w:p w14:paraId="03DB6BC8" w14:textId="77777777" w:rsidR="00A9689E" w:rsidRPr="00A9689E" w:rsidRDefault="00A9689E" w:rsidP="00E818ED">
      <w:pPr>
        <w:pStyle w:val="Bibliography"/>
        <w:spacing w:line="240" w:lineRule="auto"/>
        <w:rPr>
          <w:lang w:val="en-US"/>
        </w:rPr>
      </w:pPr>
      <w:r w:rsidRPr="00A9689E">
        <w:rPr>
          <w:lang w:val="en-US"/>
        </w:rPr>
        <w:t xml:space="preserve">Deppe, J. L., &amp; Rotenberry, J. T. (2008). SCALE-DEPENDENT HABITAT USE BY FALL MIGRATORY BIRDS: VEGETATION STRUCTURE, FLORISTICS, AND GEOGRAPHY. </w:t>
      </w:r>
      <w:r w:rsidRPr="00A9689E">
        <w:rPr>
          <w:i/>
          <w:iCs/>
          <w:lang w:val="en-US"/>
        </w:rPr>
        <w:t>Ecological Monographs</w:t>
      </w:r>
      <w:r w:rsidRPr="00A9689E">
        <w:rPr>
          <w:lang w:val="en-US"/>
        </w:rPr>
        <w:t xml:space="preserve">, </w:t>
      </w:r>
      <w:r w:rsidRPr="00A9689E">
        <w:rPr>
          <w:i/>
          <w:iCs/>
          <w:lang w:val="en-US"/>
        </w:rPr>
        <w:t>78</w:t>
      </w:r>
      <w:r w:rsidRPr="00A9689E">
        <w:rPr>
          <w:lang w:val="en-US"/>
        </w:rPr>
        <w:t>(3), 461–487. https://doi.org/10.1890/07-0163.1</w:t>
      </w:r>
    </w:p>
    <w:p w14:paraId="13C28D88" w14:textId="77777777" w:rsidR="00A9689E" w:rsidRPr="00A9689E" w:rsidRDefault="00A9689E" w:rsidP="00E818ED">
      <w:pPr>
        <w:pStyle w:val="Bibliography"/>
        <w:spacing w:line="240" w:lineRule="auto"/>
        <w:rPr>
          <w:lang w:val="en-US"/>
        </w:rPr>
      </w:pPr>
      <w:r w:rsidRPr="00A9689E">
        <w:rPr>
          <w:lang w:val="en-US"/>
        </w:rPr>
        <w:t xml:space="preserve">Deshpande, P., Lehikoinen, P., Thorogood, R., &amp; Lehikoinen, A. (2022). Snow depth drives habitat selection by overwintering birds in built‐up areas, farmlands and forests. </w:t>
      </w:r>
      <w:r w:rsidRPr="00A9689E">
        <w:rPr>
          <w:i/>
          <w:iCs/>
          <w:lang w:val="en-US"/>
        </w:rPr>
        <w:t>Journal of Biogeography</w:t>
      </w:r>
      <w:r w:rsidRPr="00A9689E">
        <w:rPr>
          <w:lang w:val="en-US"/>
        </w:rPr>
        <w:t xml:space="preserve">, </w:t>
      </w:r>
      <w:r w:rsidRPr="00A9689E">
        <w:rPr>
          <w:i/>
          <w:iCs/>
          <w:lang w:val="en-US"/>
        </w:rPr>
        <w:t>49</w:t>
      </w:r>
      <w:r w:rsidRPr="00A9689E">
        <w:rPr>
          <w:lang w:val="en-US"/>
        </w:rPr>
        <w:t>(4), 630–639. https://doi.org/10.1111/jbi.14326</w:t>
      </w:r>
    </w:p>
    <w:p w14:paraId="29BC64E3" w14:textId="77777777" w:rsidR="00A9689E" w:rsidRPr="00A9689E" w:rsidRDefault="00A9689E" w:rsidP="00E818ED">
      <w:pPr>
        <w:pStyle w:val="Bibliography"/>
        <w:spacing w:line="240" w:lineRule="auto"/>
        <w:rPr>
          <w:lang w:val="en-US"/>
        </w:rPr>
      </w:pPr>
      <w:r w:rsidRPr="00A9689E">
        <w:rPr>
          <w:lang w:val="en-US"/>
        </w:rPr>
        <w:t xml:space="preserve">DeVries, M. S., &amp; Jawor, J. M. (2013). Natural variation in circulating testosterone does not predict nestling provisioning rates in the northern cardinal, </w:t>
      </w:r>
      <w:r w:rsidRPr="00A9689E">
        <w:rPr>
          <w:i/>
          <w:iCs/>
          <w:lang w:val="en-US"/>
        </w:rPr>
        <w:t xml:space="preserve">Cardinalis </w:t>
      </w:r>
      <w:proofErr w:type="spellStart"/>
      <w:r w:rsidRPr="00A9689E">
        <w:rPr>
          <w:i/>
          <w:iCs/>
          <w:lang w:val="en-US"/>
        </w:rPr>
        <w:t>cardinalis</w:t>
      </w:r>
      <w:proofErr w:type="spellEnd"/>
      <w:r w:rsidRPr="00A9689E">
        <w:rPr>
          <w:lang w:val="en-US"/>
        </w:rPr>
        <w:t xml:space="preserve">.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85</w:t>
      </w:r>
      <w:r w:rsidRPr="00A9689E">
        <w:rPr>
          <w:lang w:val="en-US"/>
        </w:rPr>
        <w:t>(5), 957–965. https://doi.org/10.1016/j.anbehav.2013.02.019</w:t>
      </w:r>
    </w:p>
    <w:p w14:paraId="3B772112" w14:textId="77777777" w:rsidR="00A9689E" w:rsidRPr="00A9689E" w:rsidRDefault="00A9689E" w:rsidP="00E818ED">
      <w:pPr>
        <w:pStyle w:val="Bibliography"/>
        <w:spacing w:line="240" w:lineRule="auto"/>
        <w:rPr>
          <w:lang w:val="en-US"/>
        </w:rPr>
      </w:pPr>
      <w:r w:rsidRPr="00A9689E">
        <w:rPr>
          <w:lang w:val="en-US"/>
        </w:rPr>
        <w:t xml:space="preserve">Dinh, K. V., Albini, D., Orr, J. A., Macaulay, S. J., </w:t>
      </w:r>
      <w:proofErr w:type="spellStart"/>
      <w:r w:rsidRPr="00A9689E">
        <w:rPr>
          <w:lang w:val="en-US"/>
        </w:rPr>
        <w:t>Rillig</w:t>
      </w:r>
      <w:proofErr w:type="spellEnd"/>
      <w:r w:rsidRPr="00A9689E">
        <w:rPr>
          <w:lang w:val="en-US"/>
        </w:rPr>
        <w:t xml:space="preserve">, M. C., </w:t>
      </w:r>
      <w:proofErr w:type="spellStart"/>
      <w:r w:rsidRPr="00A9689E">
        <w:rPr>
          <w:lang w:val="en-US"/>
        </w:rPr>
        <w:t>Borgå</w:t>
      </w:r>
      <w:proofErr w:type="spellEnd"/>
      <w:r w:rsidRPr="00A9689E">
        <w:rPr>
          <w:lang w:val="en-US"/>
        </w:rPr>
        <w:t xml:space="preserve">, K., &amp; Jackson, M. C. (2023). Winter is </w:t>
      </w:r>
      <w:proofErr w:type="gramStart"/>
      <w:r w:rsidRPr="00A9689E">
        <w:rPr>
          <w:lang w:val="en-US"/>
        </w:rPr>
        <w:t>coming:</w:t>
      </w:r>
      <w:proofErr w:type="gramEnd"/>
      <w:r w:rsidRPr="00A9689E">
        <w:rPr>
          <w:lang w:val="en-US"/>
        </w:rPr>
        <w:t xml:space="preserve"> Interactions of multiple stressors in winter and implications for the natural world. </w:t>
      </w:r>
      <w:r w:rsidRPr="00A9689E">
        <w:rPr>
          <w:i/>
          <w:iCs/>
          <w:lang w:val="en-US"/>
        </w:rPr>
        <w:t>Global Change Biology</w:t>
      </w:r>
      <w:r w:rsidRPr="00A9689E">
        <w:rPr>
          <w:lang w:val="en-US"/>
        </w:rPr>
        <w:t xml:space="preserve">, </w:t>
      </w:r>
      <w:r w:rsidRPr="00A9689E">
        <w:rPr>
          <w:i/>
          <w:iCs/>
          <w:lang w:val="en-US"/>
        </w:rPr>
        <w:t>29</w:t>
      </w:r>
      <w:r w:rsidRPr="00A9689E">
        <w:rPr>
          <w:lang w:val="en-US"/>
        </w:rPr>
        <w:t>(24), 6834–6845. https://doi.org/10.1111/gcb.16956</w:t>
      </w:r>
    </w:p>
    <w:p w14:paraId="643C89C0" w14:textId="77777777" w:rsidR="00A9689E" w:rsidRPr="00A9689E" w:rsidRDefault="00A9689E" w:rsidP="00E818ED">
      <w:pPr>
        <w:pStyle w:val="Bibliography"/>
        <w:spacing w:line="240" w:lineRule="auto"/>
        <w:rPr>
          <w:lang w:val="en-US"/>
        </w:rPr>
      </w:pPr>
      <w:r w:rsidRPr="00A9689E">
        <w:rPr>
          <w:lang w:val="en-US"/>
        </w:rPr>
        <w:t xml:space="preserve">Dunn, J. C., Morris, A. J., Grice, P. V., &amp; Peach, W. J. (2021). Effects of seed-rich habitat provision on territory density, home range and breeding performance of European Turtle Doves </w:t>
      </w:r>
      <w:proofErr w:type="spellStart"/>
      <w:r w:rsidRPr="00A9689E">
        <w:rPr>
          <w:i/>
          <w:iCs/>
          <w:lang w:val="en-US"/>
        </w:rPr>
        <w:t>Streptopelia</w:t>
      </w:r>
      <w:proofErr w:type="spellEnd"/>
      <w:r w:rsidRPr="00A9689E">
        <w:rPr>
          <w:i/>
          <w:iCs/>
          <w:lang w:val="en-US"/>
        </w:rPr>
        <w:t xml:space="preserve"> </w:t>
      </w:r>
      <w:proofErr w:type="spellStart"/>
      <w:r w:rsidRPr="00A9689E">
        <w:rPr>
          <w:i/>
          <w:iCs/>
          <w:lang w:val="en-US"/>
        </w:rPr>
        <w:t>turtur</w:t>
      </w:r>
      <w:proofErr w:type="spellEnd"/>
      <w:r w:rsidRPr="00A9689E">
        <w:rPr>
          <w:lang w:val="en-US"/>
        </w:rPr>
        <w:t xml:space="preserve">. </w:t>
      </w:r>
      <w:r w:rsidRPr="00A9689E">
        <w:rPr>
          <w:i/>
          <w:iCs/>
          <w:lang w:val="en-US"/>
        </w:rPr>
        <w:t>Bird Conservation International</w:t>
      </w:r>
      <w:r w:rsidRPr="00A9689E">
        <w:rPr>
          <w:lang w:val="en-US"/>
        </w:rPr>
        <w:t xml:space="preserve">, </w:t>
      </w:r>
      <w:r w:rsidRPr="00A9689E">
        <w:rPr>
          <w:i/>
          <w:iCs/>
          <w:lang w:val="en-US"/>
        </w:rPr>
        <w:t>31</w:t>
      </w:r>
      <w:r w:rsidRPr="00A9689E">
        <w:rPr>
          <w:lang w:val="en-US"/>
        </w:rPr>
        <w:t>(4), 620–639. https://doi.org/10.1017/S0959270920000635</w:t>
      </w:r>
    </w:p>
    <w:p w14:paraId="017D7F45" w14:textId="77777777" w:rsidR="00A9689E" w:rsidRPr="00A9689E" w:rsidRDefault="00A9689E" w:rsidP="00E818ED">
      <w:pPr>
        <w:pStyle w:val="Bibliography"/>
        <w:spacing w:line="240" w:lineRule="auto"/>
        <w:rPr>
          <w:lang w:val="en-US"/>
        </w:rPr>
      </w:pPr>
      <w:r w:rsidRPr="00A9689E">
        <w:rPr>
          <w:lang w:val="en-US"/>
        </w:rPr>
        <w:t xml:space="preserve">Dupras, J., &amp; Alam, M. (2015). Urban Sprawl and Ecosystem Services: A Half Century Perspective in the Montreal Area (Quebec, Canada). </w:t>
      </w:r>
      <w:r w:rsidRPr="00A9689E">
        <w:rPr>
          <w:i/>
          <w:iCs/>
          <w:lang w:val="en-US"/>
        </w:rPr>
        <w:t>Journal of Environmental Policy &amp; Planning</w:t>
      </w:r>
      <w:r w:rsidRPr="00A9689E">
        <w:rPr>
          <w:lang w:val="en-US"/>
        </w:rPr>
        <w:t xml:space="preserve">, </w:t>
      </w:r>
      <w:r w:rsidRPr="00A9689E">
        <w:rPr>
          <w:i/>
          <w:iCs/>
          <w:lang w:val="en-US"/>
        </w:rPr>
        <w:t>17</w:t>
      </w:r>
      <w:r w:rsidRPr="00A9689E">
        <w:rPr>
          <w:lang w:val="en-US"/>
        </w:rPr>
        <w:t>(2), 180–200. https://doi.org/10.1080/1523908X.2014.927755</w:t>
      </w:r>
    </w:p>
    <w:p w14:paraId="4688187D" w14:textId="77777777" w:rsidR="00A9689E" w:rsidRPr="00A9689E" w:rsidRDefault="00A9689E" w:rsidP="00E818ED">
      <w:pPr>
        <w:pStyle w:val="Bibliography"/>
        <w:spacing w:line="240" w:lineRule="auto"/>
        <w:rPr>
          <w:lang w:val="en-US"/>
        </w:rPr>
      </w:pPr>
      <w:r w:rsidRPr="00A9689E">
        <w:rPr>
          <w:lang w:val="en-US"/>
        </w:rPr>
        <w:t xml:space="preserve">Duren, A. M., Williams, C. K., &amp; </w:t>
      </w:r>
      <w:proofErr w:type="spellStart"/>
      <w:r w:rsidRPr="00A9689E">
        <w:rPr>
          <w:lang w:val="en-US"/>
        </w:rPr>
        <w:t>D’amico</w:t>
      </w:r>
      <w:proofErr w:type="spellEnd"/>
      <w:r w:rsidRPr="00A9689E">
        <w:rPr>
          <w:lang w:val="en-US"/>
        </w:rPr>
        <w:t xml:space="preserve">, V. (2017). Microhabitat Factors Associated with Occupancy of Songbirds in Suburban Forest Fragments in the Eastern United States. </w:t>
      </w:r>
      <w:r w:rsidRPr="00A9689E">
        <w:rPr>
          <w:i/>
          <w:iCs/>
          <w:lang w:val="en-US"/>
        </w:rPr>
        <w:t>The American Midland Naturalist</w:t>
      </w:r>
      <w:r w:rsidRPr="00A9689E">
        <w:rPr>
          <w:lang w:val="en-US"/>
        </w:rPr>
        <w:t xml:space="preserve">, </w:t>
      </w:r>
      <w:r w:rsidRPr="00A9689E">
        <w:rPr>
          <w:i/>
          <w:iCs/>
          <w:lang w:val="en-US"/>
        </w:rPr>
        <w:t>178</w:t>
      </w:r>
      <w:r w:rsidRPr="00A9689E">
        <w:rPr>
          <w:lang w:val="en-US"/>
        </w:rPr>
        <w:t>(2), 189–202. https://doi.org/10.1674/0003-0031-178.2.189</w:t>
      </w:r>
    </w:p>
    <w:p w14:paraId="6E204382" w14:textId="77777777" w:rsidR="00A9689E" w:rsidRPr="00A9689E" w:rsidRDefault="00A9689E" w:rsidP="00E818ED">
      <w:pPr>
        <w:pStyle w:val="Bibliography"/>
        <w:spacing w:line="240" w:lineRule="auto"/>
        <w:rPr>
          <w:lang w:val="en-US"/>
        </w:rPr>
      </w:pPr>
      <w:r w:rsidRPr="00A9689E">
        <w:rPr>
          <w:lang w:val="en-US"/>
        </w:rPr>
        <w:t xml:space="preserve">Elliott, J., Brogan, J., Lee, S. L., Drouillard, K. G., &amp; Elliott, K. H. (2015). PBDEs and other POPs in urban birds of prey partly explained by trophic level and carbon source. </w:t>
      </w:r>
      <w:r w:rsidRPr="00A9689E">
        <w:rPr>
          <w:i/>
          <w:iCs/>
          <w:lang w:val="en-US"/>
        </w:rPr>
        <w:t>Science of The Total Environment</w:t>
      </w:r>
      <w:r w:rsidRPr="00A9689E">
        <w:rPr>
          <w:lang w:val="en-US"/>
        </w:rPr>
        <w:t xml:space="preserve">, </w:t>
      </w:r>
      <w:r w:rsidRPr="00A9689E">
        <w:rPr>
          <w:i/>
          <w:iCs/>
          <w:lang w:val="en-US"/>
        </w:rPr>
        <w:t>524–525</w:t>
      </w:r>
      <w:r w:rsidRPr="00A9689E">
        <w:rPr>
          <w:lang w:val="en-US"/>
        </w:rPr>
        <w:t>, 157–165. https://doi.org/10.1016/j.scitotenv.2015.04.008</w:t>
      </w:r>
    </w:p>
    <w:p w14:paraId="66CABE32" w14:textId="77777777" w:rsidR="00A9689E" w:rsidRPr="00A9689E" w:rsidRDefault="00A9689E" w:rsidP="00E818ED">
      <w:pPr>
        <w:pStyle w:val="Bibliography"/>
        <w:spacing w:line="240" w:lineRule="auto"/>
        <w:rPr>
          <w:lang w:val="en-US"/>
        </w:rPr>
      </w:pPr>
      <w:r w:rsidRPr="00A9689E">
        <w:rPr>
          <w:lang w:val="en-US"/>
        </w:rPr>
        <w:t xml:space="preserve">Elliott, J., Wilson, L. K., &amp; Wakeford, B. (2005). Polybrominated Diphenyl Ether Trends in Eggs of Marine and Freshwater Birds from British Columbia, Canada, 1979−2002. </w:t>
      </w:r>
      <w:r w:rsidRPr="00A9689E">
        <w:rPr>
          <w:i/>
          <w:iCs/>
          <w:lang w:val="en-US"/>
        </w:rPr>
        <w:t>Environmental Science &amp; Technology</w:t>
      </w:r>
      <w:r w:rsidRPr="00A9689E">
        <w:rPr>
          <w:lang w:val="en-US"/>
        </w:rPr>
        <w:t xml:space="preserve">, </w:t>
      </w:r>
      <w:r w:rsidRPr="00A9689E">
        <w:rPr>
          <w:i/>
          <w:iCs/>
          <w:lang w:val="en-US"/>
        </w:rPr>
        <w:t>39</w:t>
      </w:r>
      <w:r w:rsidRPr="00A9689E">
        <w:rPr>
          <w:lang w:val="en-US"/>
        </w:rPr>
        <w:t>(15), 5584–5591. https://doi.org/10.1021/es050496q</w:t>
      </w:r>
    </w:p>
    <w:p w14:paraId="0AEF7AA1" w14:textId="77777777" w:rsidR="00A9689E" w:rsidRPr="00A9689E" w:rsidRDefault="00A9689E" w:rsidP="00E818ED">
      <w:pPr>
        <w:pStyle w:val="Bibliography"/>
        <w:spacing w:line="240" w:lineRule="auto"/>
        <w:rPr>
          <w:lang w:val="en-US"/>
        </w:rPr>
      </w:pPr>
      <w:r w:rsidRPr="00A9689E">
        <w:rPr>
          <w:lang w:val="en-US"/>
        </w:rPr>
        <w:t xml:space="preserve">Elliott, Woo, K. J., &amp; Benvenuti, S. (2009). Do activity costs determine foraging tactics for an arctic seabird? </w:t>
      </w:r>
      <w:r w:rsidRPr="00A9689E">
        <w:rPr>
          <w:i/>
          <w:iCs/>
          <w:lang w:val="en-US"/>
        </w:rPr>
        <w:t>Marine Biology</w:t>
      </w:r>
      <w:r w:rsidRPr="00A9689E">
        <w:rPr>
          <w:lang w:val="en-US"/>
        </w:rPr>
        <w:t xml:space="preserve">, </w:t>
      </w:r>
      <w:r w:rsidRPr="00A9689E">
        <w:rPr>
          <w:i/>
          <w:iCs/>
          <w:lang w:val="en-US"/>
        </w:rPr>
        <w:t>156</w:t>
      </w:r>
      <w:r w:rsidRPr="00A9689E">
        <w:rPr>
          <w:lang w:val="en-US"/>
        </w:rPr>
        <w:t>(9), 1809–1816. https://doi.org/10.1007/s00227-009-1214-1</w:t>
      </w:r>
    </w:p>
    <w:p w14:paraId="20402CA3" w14:textId="77777777" w:rsidR="00A9689E" w:rsidRPr="00A9689E" w:rsidRDefault="00A9689E" w:rsidP="00E818ED">
      <w:pPr>
        <w:pStyle w:val="Bibliography"/>
        <w:spacing w:line="240" w:lineRule="auto"/>
        <w:rPr>
          <w:lang w:val="en-US"/>
        </w:rPr>
      </w:pPr>
      <w:r w:rsidRPr="00A9689E">
        <w:rPr>
          <w:lang w:val="en-US"/>
        </w:rPr>
        <w:t xml:space="preserve">Elmqvist, T., </w:t>
      </w:r>
      <w:proofErr w:type="spellStart"/>
      <w:r w:rsidRPr="00A9689E">
        <w:rPr>
          <w:lang w:val="en-US"/>
        </w:rPr>
        <w:t>Fragkias</w:t>
      </w:r>
      <w:proofErr w:type="spellEnd"/>
      <w:r w:rsidRPr="00A9689E">
        <w:rPr>
          <w:lang w:val="en-US"/>
        </w:rPr>
        <w:t xml:space="preserve">, M., Goodness, J., </w:t>
      </w:r>
      <w:proofErr w:type="spellStart"/>
      <w:r w:rsidRPr="00A9689E">
        <w:rPr>
          <w:lang w:val="en-US"/>
        </w:rPr>
        <w:t>Güneralp</w:t>
      </w:r>
      <w:proofErr w:type="spellEnd"/>
      <w:r w:rsidRPr="00A9689E">
        <w:rPr>
          <w:lang w:val="en-US"/>
        </w:rPr>
        <w:t xml:space="preserve">, B., </w:t>
      </w:r>
      <w:proofErr w:type="spellStart"/>
      <w:r w:rsidRPr="00A9689E">
        <w:rPr>
          <w:lang w:val="en-US"/>
        </w:rPr>
        <w:t>Marcotullio</w:t>
      </w:r>
      <w:proofErr w:type="spellEnd"/>
      <w:r w:rsidRPr="00A9689E">
        <w:rPr>
          <w:lang w:val="en-US"/>
        </w:rPr>
        <w:t xml:space="preserve">, P. J., McDonald, R. I., Parnell, S., </w:t>
      </w:r>
      <w:proofErr w:type="spellStart"/>
      <w:r w:rsidRPr="00A9689E">
        <w:rPr>
          <w:lang w:val="en-US"/>
        </w:rPr>
        <w:t>Schewenius</w:t>
      </w:r>
      <w:proofErr w:type="spellEnd"/>
      <w:r w:rsidRPr="00A9689E">
        <w:rPr>
          <w:lang w:val="en-US"/>
        </w:rPr>
        <w:t xml:space="preserve">, M., </w:t>
      </w:r>
      <w:proofErr w:type="spellStart"/>
      <w:r w:rsidRPr="00A9689E">
        <w:rPr>
          <w:lang w:val="en-US"/>
        </w:rPr>
        <w:t>Sendstad</w:t>
      </w:r>
      <w:proofErr w:type="spellEnd"/>
      <w:r w:rsidRPr="00A9689E">
        <w:rPr>
          <w:lang w:val="en-US"/>
        </w:rPr>
        <w:t xml:space="preserve">, M., &amp; Seto, K. C. (2013). </w:t>
      </w:r>
      <w:r w:rsidRPr="00A9689E">
        <w:rPr>
          <w:i/>
          <w:iCs/>
          <w:lang w:val="en-US"/>
        </w:rPr>
        <w:t>Urbanization, biodiversity and ecosystem services: Challenges and opportunities: A global assessment</w:t>
      </w:r>
      <w:r w:rsidRPr="00A9689E">
        <w:rPr>
          <w:lang w:val="en-US"/>
        </w:rPr>
        <w:t>. Springer Nature.</w:t>
      </w:r>
    </w:p>
    <w:p w14:paraId="58FD1AE4" w14:textId="77777777" w:rsidR="00A9689E" w:rsidRPr="00A9689E" w:rsidRDefault="00A9689E" w:rsidP="00E818ED">
      <w:pPr>
        <w:pStyle w:val="Bibliography"/>
        <w:spacing w:line="240" w:lineRule="auto"/>
        <w:rPr>
          <w:lang w:val="en-US"/>
        </w:rPr>
      </w:pPr>
      <w:r w:rsidRPr="00A9689E">
        <w:rPr>
          <w:lang w:val="en-US"/>
        </w:rPr>
        <w:t xml:space="preserve">Environment and Climate Change Canada. (2016, December 9). </w:t>
      </w:r>
      <w:r w:rsidRPr="00A9689E">
        <w:rPr>
          <w:i/>
          <w:iCs/>
          <w:lang w:val="en-US"/>
        </w:rPr>
        <w:t>Bird banding program overview</w:t>
      </w:r>
      <w:r w:rsidRPr="00A9689E">
        <w:rPr>
          <w:lang w:val="en-US"/>
        </w:rPr>
        <w:t xml:space="preserve"> [Contact us]. https://www.canada.ca/en/environment-climate-change/services/bird-banding/program-overview-contact-information.html</w:t>
      </w:r>
    </w:p>
    <w:p w14:paraId="00FD8715" w14:textId="77777777" w:rsidR="00A9689E" w:rsidRPr="00A9689E" w:rsidRDefault="00A9689E" w:rsidP="00E818ED">
      <w:pPr>
        <w:pStyle w:val="Bibliography"/>
        <w:spacing w:line="240" w:lineRule="auto"/>
        <w:rPr>
          <w:lang w:val="en-US"/>
        </w:rPr>
      </w:pPr>
      <w:r w:rsidRPr="00A9689E">
        <w:rPr>
          <w:lang w:val="en-US"/>
        </w:rPr>
        <w:t xml:space="preserve">Environment and Climate Change Canada. (2022). </w:t>
      </w:r>
      <w:r w:rsidRPr="00A9689E">
        <w:rPr>
          <w:i/>
          <w:iCs/>
          <w:lang w:val="en-US"/>
        </w:rPr>
        <w:t>Daily Weather Data Report</w:t>
      </w:r>
      <w:r w:rsidRPr="00A9689E">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1933D379" w14:textId="77777777" w:rsidR="00A9689E" w:rsidRPr="00A9689E" w:rsidRDefault="00A9689E" w:rsidP="00E818ED">
      <w:pPr>
        <w:pStyle w:val="Bibliography"/>
        <w:spacing w:line="240" w:lineRule="auto"/>
        <w:rPr>
          <w:lang w:val="en-US"/>
        </w:rPr>
      </w:pPr>
      <w:r w:rsidRPr="00DD409D">
        <w:t xml:space="preserve">Eötvös, C. B., </w:t>
      </w:r>
      <w:proofErr w:type="spellStart"/>
      <w:r w:rsidRPr="00DD409D">
        <w:t>Magura</w:t>
      </w:r>
      <w:proofErr w:type="spellEnd"/>
      <w:r w:rsidRPr="00DD409D">
        <w:t xml:space="preserve">, T., &amp; </w:t>
      </w:r>
      <w:proofErr w:type="spellStart"/>
      <w:r w:rsidRPr="00DD409D">
        <w:t>Lövei</w:t>
      </w:r>
      <w:proofErr w:type="spellEnd"/>
      <w:r w:rsidRPr="00DD409D">
        <w:t xml:space="preserve">, G. L. (2018). </w:t>
      </w:r>
      <w:r w:rsidRPr="00A9689E">
        <w:rPr>
          <w:lang w:val="en-US"/>
        </w:rPr>
        <w:t xml:space="preserve">A meta-analysis indicates reduced predation pressure with increasing urbanization. </w:t>
      </w:r>
      <w:r w:rsidRPr="00A9689E">
        <w:rPr>
          <w:i/>
          <w:iCs/>
          <w:lang w:val="en-US"/>
        </w:rPr>
        <w:t>Landscape and Urban Planning</w:t>
      </w:r>
      <w:r w:rsidRPr="00A9689E">
        <w:rPr>
          <w:lang w:val="en-US"/>
        </w:rPr>
        <w:t xml:space="preserve">, </w:t>
      </w:r>
      <w:r w:rsidRPr="00A9689E">
        <w:rPr>
          <w:i/>
          <w:iCs/>
          <w:lang w:val="en-US"/>
        </w:rPr>
        <w:t>180</w:t>
      </w:r>
      <w:r w:rsidRPr="00A9689E">
        <w:rPr>
          <w:lang w:val="en-US"/>
        </w:rPr>
        <w:t>, 54–59. https://doi.org/10.1016/j.landurbplan.2018.08.010</w:t>
      </w:r>
    </w:p>
    <w:p w14:paraId="74448E30" w14:textId="77777777" w:rsidR="00A9689E" w:rsidRPr="00A9689E" w:rsidRDefault="00A9689E" w:rsidP="00E818ED">
      <w:pPr>
        <w:pStyle w:val="Bibliography"/>
        <w:spacing w:line="240" w:lineRule="auto"/>
        <w:rPr>
          <w:lang w:val="en-US"/>
        </w:rPr>
      </w:pPr>
      <w:r w:rsidRPr="00A9689E">
        <w:rPr>
          <w:lang w:val="en-US"/>
        </w:rPr>
        <w:t xml:space="preserve">Evans, B. S., Ryder, T. B., Reitsma, R., Hurlbert, A. H., &amp; Marra, P. P. (2015). Characterizing avian survival along a rural‐to‐urban land use gradient. </w:t>
      </w:r>
      <w:r w:rsidRPr="00A9689E">
        <w:rPr>
          <w:i/>
          <w:iCs/>
          <w:lang w:val="en-US"/>
        </w:rPr>
        <w:t>Ecology</w:t>
      </w:r>
      <w:r w:rsidRPr="00A9689E">
        <w:rPr>
          <w:lang w:val="en-US"/>
        </w:rPr>
        <w:t xml:space="preserve">, </w:t>
      </w:r>
      <w:r w:rsidRPr="00A9689E">
        <w:rPr>
          <w:i/>
          <w:iCs/>
          <w:lang w:val="en-US"/>
        </w:rPr>
        <w:t>96</w:t>
      </w:r>
      <w:r w:rsidRPr="00A9689E">
        <w:rPr>
          <w:lang w:val="en-US"/>
        </w:rPr>
        <w:t>(6), 1631–1640. https://doi.org/10.1890/14-0171.1</w:t>
      </w:r>
    </w:p>
    <w:p w14:paraId="050FCCDA" w14:textId="77777777" w:rsidR="00A9689E" w:rsidRPr="00A9689E" w:rsidRDefault="00A9689E" w:rsidP="00E818ED">
      <w:pPr>
        <w:pStyle w:val="Bibliography"/>
        <w:spacing w:line="240" w:lineRule="auto"/>
        <w:rPr>
          <w:lang w:val="en-US"/>
        </w:rPr>
      </w:pPr>
      <w:r w:rsidRPr="00A9689E">
        <w:rPr>
          <w:lang w:val="en-US"/>
        </w:rPr>
        <w:t xml:space="preserve">EVANS, P. (1966). MIGRATION AND ORIENTATION OF PASSERINE NIGHT MIGRANTS IN NORTHEAST ENGLAND. </w:t>
      </w:r>
      <w:r w:rsidRPr="00A9689E">
        <w:rPr>
          <w:i/>
          <w:iCs/>
          <w:lang w:val="en-US"/>
        </w:rPr>
        <w:t>JOURNAL OF ZOOLOGY</w:t>
      </w:r>
      <w:r w:rsidRPr="00A9689E">
        <w:rPr>
          <w:lang w:val="en-US"/>
        </w:rPr>
        <w:t xml:space="preserve">, </w:t>
      </w:r>
      <w:r w:rsidRPr="00A9689E">
        <w:rPr>
          <w:i/>
          <w:iCs/>
          <w:lang w:val="en-US"/>
        </w:rPr>
        <w:t>150</w:t>
      </w:r>
      <w:r w:rsidRPr="00A9689E">
        <w:rPr>
          <w:lang w:val="en-US"/>
        </w:rPr>
        <w:t>, 319-+.</w:t>
      </w:r>
    </w:p>
    <w:p w14:paraId="4A327739" w14:textId="77777777" w:rsidR="00A9689E" w:rsidRPr="00A9689E" w:rsidRDefault="00A9689E" w:rsidP="00E818ED">
      <w:pPr>
        <w:pStyle w:val="Bibliography"/>
        <w:spacing w:line="240" w:lineRule="auto"/>
        <w:rPr>
          <w:lang w:val="en-US"/>
        </w:rPr>
      </w:pPr>
      <w:r w:rsidRPr="00A9689E">
        <w:rPr>
          <w:lang w:val="en-US"/>
        </w:rPr>
        <w:t>Evans, P. R. (1969). Winter Fat Deposition and Overnight Survival of Yellow Buntings (</w:t>
      </w:r>
      <w:proofErr w:type="spellStart"/>
      <w:r w:rsidRPr="00A9689E">
        <w:rPr>
          <w:lang w:val="en-US"/>
        </w:rPr>
        <w:t>Emberiza</w:t>
      </w:r>
      <w:proofErr w:type="spellEnd"/>
      <w:r w:rsidRPr="00A9689E">
        <w:rPr>
          <w:lang w:val="en-US"/>
        </w:rPr>
        <w:t xml:space="preserve"> </w:t>
      </w:r>
      <w:proofErr w:type="spellStart"/>
      <w:r w:rsidRPr="00A9689E">
        <w:rPr>
          <w:lang w:val="en-US"/>
        </w:rPr>
        <w:t>citrinella</w:t>
      </w:r>
      <w:proofErr w:type="spellEnd"/>
      <w:r w:rsidRPr="00A9689E">
        <w:rPr>
          <w:lang w:val="en-US"/>
        </w:rPr>
        <w:t xml:space="preserve"> L.). </w:t>
      </w:r>
      <w:r w:rsidRPr="00A9689E">
        <w:rPr>
          <w:i/>
          <w:iCs/>
          <w:lang w:val="en-US"/>
        </w:rPr>
        <w:t>The Journal of Animal Ecology</w:t>
      </w:r>
      <w:r w:rsidRPr="00A9689E">
        <w:rPr>
          <w:lang w:val="en-US"/>
        </w:rPr>
        <w:t xml:space="preserve">, </w:t>
      </w:r>
      <w:r w:rsidRPr="00A9689E">
        <w:rPr>
          <w:i/>
          <w:iCs/>
          <w:lang w:val="en-US"/>
        </w:rPr>
        <w:t>38</w:t>
      </w:r>
      <w:r w:rsidRPr="00A9689E">
        <w:rPr>
          <w:lang w:val="en-US"/>
        </w:rPr>
        <w:t>(2), 415. https://doi.org/10.2307/2781</w:t>
      </w:r>
    </w:p>
    <w:p w14:paraId="0D14B01C" w14:textId="77777777" w:rsidR="00A9689E" w:rsidRPr="00A9689E" w:rsidRDefault="00A9689E" w:rsidP="00E818ED">
      <w:pPr>
        <w:pStyle w:val="Bibliography"/>
        <w:spacing w:line="240" w:lineRule="auto"/>
        <w:rPr>
          <w:lang w:val="en-US"/>
        </w:rPr>
      </w:pPr>
      <w:r w:rsidRPr="00A9689E">
        <w:rPr>
          <w:lang w:val="en-US"/>
        </w:rPr>
        <w:t xml:space="preserve">Ferns, P. N., </w:t>
      </w:r>
      <w:proofErr w:type="spellStart"/>
      <w:r w:rsidRPr="00A9689E">
        <w:rPr>
          <w:lang w:val="en-US"/>
        </w:rPr>
        <w:t>Macalpine</w:t>
      </w:r>
      <w:proofErr w:type="spellEnd"/>
      <w:r w:rsidRPr="00A9689E">
        <w:rPr>
          <w:lang w:val="en-US"/>
        </w:rPr>
        <w:t xml:space="preserve">-Leny, I. H., &amp; Goss-Custard, J. D. (1980). Telemetry of Heart Rate as a Possible Method of Estimating Energy Expenditure in the Redshank </w:t>
      </w:r>
      <w:proofErr w:type="spellStart"/>
      <w:r w:rsidRPr="00A9689E">
        <w:rPr>
          <w:lang w:val="en-US"/>
        </w:rPr>
        <w:t>Tringa</w:t>
      </w:r>
      <w:proofErr w:type="spellEnd"/>
      <w:r w:rsidRPr="00A9689E">
        <w:rPr>
          <w:lang w:val="en-US"/>
        </w:rPr>
        <w:t xml:space="preserve"> </w:t>
      </w:r>
      <w:proofErr w:type="spellStart"/>
      <w:r w:rsidRPr="00A9689E">
        <w:rPr>
          <w:lang w:val="en-US"/>
        </w:rPr>
        <w:t>totanus</w:t>
      </w:r>
      <w:proofErr w:type="spellEnd"/>
      <w:r w:rsidRPr="00A9689E">
        <w:rPr>
          <w:lang w:val="en-US"/>
        </w:rPr>
        <w:t xml:space="preserve"> (L.). In </w:t>
      </w:r>
      <w:r w:rsidRPr="00A9689E">
        <w:rPr>
          <w:i/>
          <w:iCs/>
          <w:lang w:val="en-US"/>
        </w:rPr>
        <w:t>A Handbook on Biotelemetry and Radio Tracking</w:t>
      </w:r>
      <w:r w:rsidRPr="00A9689E">
        <w:rPr>
          <w:lang w:val="en-US"/>
        </w:rPr>
        <w:t xml:space="preserve"> (pp. 595–601). Elsevier. https://doi.org/10.1016/B978-0-08-024928-5.50077-4</w:t>
      </w:r>
    </w:p>
    <w:p w14:paraId="6DB4D2F3" w14:textId="77777777" w:rsidR="00A9689E" w:rsidRPr="00A9689E" w:rsidRDefault="00A9689E" w:rsidP="00E818ED">
      <w:pPr>
        <w:pStyle w:val="Bibliography"/>
        <w:spacing w:line="240" w:lineRule="auto"/>
        <w:rPr>
          <w:lang w:val="en-US"/>
        </w:rPr>
      </w:pPr>
      <w:proofErr w:type="spellStart"/>
      <w:r w:rsidRPr="00A9689E">
        <w:rPr>
          <w:lang w:val="en-US"/>
        </w:rPr>
        <w:t>Fidino</w:t>
      </w:r>
      <w:proofErr w:type="spellEnd"/>
      <w:r w:rsidRPr="00A9689E">
        <w:rPr>
          <w:lang w:val="en-US"/>
        </w:rPr>
        <w:t xml:space="preserve">, M., Gallo, T., Lehrer, E. W., Murray, M. H., Kay, C. A. M., Sander, H. A., MacDougall, B., Salsbury, C. M., Ryan, T. J., </w:t>
      </w:r>
      <w:proofErr w:type="spellStart"/>
      <w:r w:rsidRPr="00A9689E">
        <w:rPr>
          <w:lang w:val="en-US"/>
        </w:rPr>
        <w:t>Angstmann</w:t>
      </w:r>
      <w:proofErr w:type="spellEnd"/>
      <w:r w:rsidRPr="00A9689E">
        <w:rPr>
          <w:lang w:val="en-US"/>
        </w:rPr>
        <w:t xml:space="preserve">, J. L., Amy Belaire, J., </w:t>
      </w:r>
      <w:proofErr w:type="spellStart"/>
      <w:r w:rsidRPr="00A9689E">
        <w:rPr>
          <w:lang w:val="en-US"/>
        </w:rPr>
        <w:t>Dugelby</w:t>
      </w:r>
      <w:proofErr w:type="spellEnd"/>
      <w:r w:rsidRPr="00A9689E">
        <w:rPr>
          <w:lang w:val="en-US"/>
        </w:rPr>
        <w:t xml:space="preserve">, B., Schell, C. J., </w:t>
      </w:r>
      <w:proofErr w:type="spellStart"/>
      <w:r w:rsidRPr="00A9689E">
        <w:rPr>
          <w:lang w:val="en-US"/>
        </w:rPr>
        <w:t>Stankowich</w:t>
      </w:r>
      <w:proofErr w:type="spellEnd"/>
      <w:r w:rsidRPr="00A9689E">
        <w:rPr>
          <w:lang w:val="en-US"/>
        </w:rPr>
        <w:t xml:space="preserve">, T., Amaya, M., Drake, D., Hursh, S. H., Ahlers, A. A., Williamson, J., … Magle, S. B. (2021). Landscape‐scale differences among cities alter common species’ responses to urbanization. </w:t>
      </w:r>
      <w:r w:rsidRPr="00A9689E">
        <w:rPr>
          <w:i/>
          <w:iCs/>
          <w:lang w:val="en-US"/>
        </w:rPr>
        <w:t>Ecological Applications</w:t>
      </w:r>
      <w:r w:rsidRPr="00A9689E">
        <w:rPr>
          <w:lang w:val="en-US"/>
        </w:rPr>
        <w:t xml:space="preserve">, </w:t>
      </w:r>
      <w:r w:rsidRPr="00A9689E">
        <w:rPr>
          <w:i/>
          <w:iCs/>
          <w:lang w:val="en-US"/>
        </w:rPr>
        <w:t>31</w:t>
      </w:r>
      <w:r w:rsidRPr="00A9689E">
        <w:rPr>
          <w:lang w:val="en-US"/>
        </w:rPr>
        <w:t>(2), e02253. https://doi.org/10.1002/eap.2253</w:t>
      </w:r>
    </w:p>
    <w:p w14:paraId="4D0D97A2" w14:textId="77777777" w:rsidR="00A9689E" w:rsidRPr="00A9689E" w:rsidRDefault="00A9689E" w:rsidP="00E818ED">
      <w:pPr>
        <w:pStyle w:val="Bibliography"/>
        <w:spacing w:line="240" w:lineRule="auto"/>
        <w:rPr>
          <w:lang w:val="en-US"/>
        </w:rPr>
      </w:pPr>
      <w:r w:rsidRPr="00A9689E">
        <w:rPr>
          <w:lang w:val="en-US"/>
        </w:rPr>
        <w:t xml:space="preserve">Filion, P., Bunting, T., Pavlic, D., &amp; Langlois, P. (2010). Intensification and Sprawl: Residential Density Trajectories in Canada’s Largest Metropolitan Regions. </w:t>
      </w:r>
      <w:r w:rsidRPr="00A9689E">
        <w:rPr>
          <w:i/>
          <w:iCs/>
          <w:lang w:val="en-US"/>
        </w:rPr>
        <w:t>Urban Geography</w:t>
      </w:r>
      <w:r w:rsidRPr="00A9689E">
        <w:rPr>
          <w:lang w:val="en-US"/>
        </w:rPr>
        <w:t xml:space="preserve">, </w:t>
      </w:r>
      <w:r w:rsidRPr="00A9689E">
        <w:rPr>
          <w:i/>
          <w:iCs/>
          <w:lang w:val="en-US"/>
        </w:rPr>
        <w:t>31</w:t>
      </w:r>
      <w:r w:rsidRPr="00A9689E">
        <w:rPr>
          <w:lang w:val="en-US"/>
        </w:rPr>
        <w:t>(4), 541–569. https://doi.org/10.2747/0272-3638.31.4.541</w:t>
      </w:r>
    </w:p>
    <w:p w14:paraId="1D7EF626" w14:textId="77777777" w:rsidR="00A9689E" w:rsidRPr="00A9689E" w:rsidRDefault="00A9689E" w:rsidP="00E818ED">
      <w:pPr>
        <w:pStyle w:val="Bibliography"/>
        <w:spacing w:line="240" w:lineRule="auto"/>
        <w:rPr>
          <w:lang w:val="en-US"/>
        </w:rPr>
      </w:pPr>
      <w:proofErr w:type="spellStart"/>
      <w:r w:rsidRPr="00A9689E">
        <w:rPr>
          <w:lang w:val="en-US"/>
        </w:rPr>
        <w:t>Filliater</w:t>
      </w:r>
      <w:proofErr w:type="spellEnd"/>
      <w:r w:rsidRPr="00A9689E">
        <w:rPr>
          <w:lang w:val="en-US"/>
        </w:rPr>
        <w:t xml:space="preserve">, T. S., </w:t>
      </w:r>
      <w:proofErr w:type="spellStart"/>
      <w:r w:rsidRPr="00A9689E">
        <w:rPr>
          <w:lang w:val="en-US"/>
        </w:rPr>
        <w:t>Breitwisch</w:t>
      </w:r>
      <w:proofErr w:type="spellEnd"/>
      <w:r w:rsidRPr="00A9689E">
        <w:rPr>
          <w:lang w:val="en-US"/>
        </w:rPr>
        <w:t xml:space="preserve">, R., &amp; Nealen, P. M. (1994). Predation on Northern Cardinal Nests: Does Choice of Nest Site Matter? </w:t>
      </w:r>
      <w:r w:rsidRPr="00A9689E">
        <w:rPr>
          <w:i/>
          <w:iCs/>
          <w:lang w:val="en-US"/>
        </w:rPr>
        <w:t>The Condor: Ornithological Applications</w:t>
      </w:r>
      <w:r w:rsidRPr="00A9689E">
        <w:rPr>
          <w:lang w:val="en-US"/>
        </w:rPr>
        <w:t xml:space="preserve">, </w:t>
      </w:r>
      <w:r w:rsidRPr="00A9689E">
        <w:rPr>
          <w:i/>
          <w:iCs/>
          <w:lang w:val="en-US"/>
        </w:rPr>
        <w:t>96</w:t>
      </w:r>
      <w:r w:rsidRPr="00A9689E">
        <w:rPr>
          <w:lang w:val="en-US"/>
        </w:rPr>
        <w:t>(3), 761–768. https://doi.org/10.2307/1369479</w:t>
      </w:r>
    </w:p>
    <w:p w14:paraId="2AB5D08B" w14:textId="77777777" w:rsidR="00A9689E" w:rsidRPr="00A9689E" w:rsidRDefault="00A9689E" w:rsidP="00E818ED">
      <w:pPr>
        <w:pStyle w:val="Bibliography"/>
        <w:spacing w:line="240" w:lineRule="auto"/>
        <w:rPr>
          <w:lang w:val="en-US"/>
        </w:rPr>
      </w:pPr>
      <w:r w:rsidRPr="00A9689E">
        <w:rPr>
          <w:lang w:val="en-US"/>
        </w:rPr>
        <w:t xml:space="preserve">Fink, D., Auer, T., Johnston, A., </w:t>
      </w:r>
      <w:proofErr w:type="spellStart"/>
      <w:r w:rsidRPr="00A9689E">
        <w:rPr>
          <w:lang w:val="en-US"/>
        </w:rPr>
        <w:t>Strimas</w:t>
      </w:r>
      <w:proofErr w:type="spellEnd"/>
      <w:r w:rsidRPr="00A9689E">
        <w:rPr>
          <w:lang w:val="en-US"/>
        </w:rPr>
        <w:t xml:space="preserve">-Mackey, M., Ligocki, S., Robinson, O., </w:t>
      </w:r>
      <w:proofErr w:type="spellStart"/>
      <w:r w:rsidRPr="00A9689E">
        <w:rPr>
          <w:lang w:val="en-US"/>
        </w:rPr>
        <w:t>Hochachka</w:t>
      </w:r>
      <w:proofErr w:type="spellEnd"/>
      <w:r w:rsidRPr="00A9689E">
        <w:rPr>
          <w:lang w:val="en-US"/>
        </w:rPr>
        <w:t xml:space="preserve">, W., </w:t>
      </w:r>
      <w:proofErr w:type="spellStart"/>
      <w:r w:rsidRPr="00A9689E">
        <w:rPr>
          <w:lang w:val="en-US"/>
        </w:rPr>
        <w:t>Jaromczyk</w:t>
      </w:r>
      <w:proofErr w:type="spellEnd"/>
      <w:r w:rsidRPr="00A9689E">
        <w:rPr>
          <w:lang w:val="en-US"/>
        </w:rPr>
        <w:t xml:space="preserve">, L., Crowley, C., Dunham, K., Stillman, A., Davis, C., Stokowski, M., Ruiz-Gutierrez, V., Wood, C., &amp; Rodewald, A. (2025). </w:t>
      </w:r>
      <w:r w:rsidRPr="00A9689E">
        <w:rPr>
          <w:i/>
          <w:iCs/>
          <w:lang w:val="en-US"/>
        </w:rPr>
        <w:t>eBird Status and Trends, Data Version 2023</w:t>
      </w:r>
      <w:r w:rsidRPr="00A9689E">
        <w:rPr>
          <w:lang w:val="en-US"/>
        </w:rPr>
        <w:t xml:space="preserve"> [Dataset]. Cornell Lab of Ornithology. https://doi.org/10.2173/WZTW8903</w:t>
      </w:r>
    </w:p>
    <w:p w14:paraId="1C0E3BF1" w14:textId="77777777" w:rsidR="00A9689E" w:rsidRPr="00A9689E" w:rsidRDefault="00A9689E" w:rsidP="00E818ED">
      <w:pPr>
        <w:pStyle w:val="Bibliography"/>
        <w:spacing w:line="240" w:lineRule="auto"/>
        <w:rPr>
          <w:lang w:val="en-US"/>
        </w:rPr>
      </w:pPr>
      <w:r w:rsidRPr="00A9689E">
        <w:rPr>
          <w:lang w:val="en-US"/>
        </w:rPr>
        <w:t xml:space="preserve">Frei, B., Morales, A., Cousineau, A.-M., &amp; Beauchamp, A. (2024). </w:t>
      </w:r>
      <w:r w:rsidRPr="00A9689E">
        <w:rPr>
          <w:i/>
          <w:iCs/>
          <w:lang w:val="en-US"/>
        </w:rPr>
        <w:t>Montreal Northern Cardinal Winter Movements (Project 882)</w:t>
      </w:r>
      <w:r w:rsidRPr="00A9689E">
        <w:rPr>
          <w:lang w:val="en-US"/>
        </w:rPr>
        <w:t xml:space="preserve"> [Dataset]. Motus Wildlife Tracking System, Birds Canada. https://motus.org/</w:t>
      </w:r>
    </w:p>
    <w:p w14:paraId="691E3F0D" w14:textId="77777777" w:rsidR="00A9689E" w:rsidRPr="00A9689E" w:rsidRDefault="00A9689E" w:rsidP="00E818ED">
      <w:pPr>
        <w:pStyle w:val="Bibliography"/>
        <w:spacing w:line="240" w:lineRule="auto"/>
        <w:rPr>
          <w:lang w:val="en-US"/>
        </w:rPr>
      </w:pPr>
      <w:r w:rsidRPr="00A9689E">
        <w:rPr>
          <w:lang w:val="en-US"/>
        </w:rPr>
        <w:t xml:space="preserve">Fristoe, T. S. (2015). Energy use by migrants and residents in North American breeding bird communities. </w:t>
      </w:r>
      <w:r w:rsidRPr="00A9689E">
        <w:rPr>
          <w:i/>
          <w:iCs/>
          <w:lang w:val="en-US"/>
        </w:rPr>
        <w:t>Global Ecology and Biogeography</w:t>
      </w:r>
      <w:r w:rsidRPr="00A9689E">
        <w:rPr>
          <w:lang w:val="en-US"/>
        </w:rPr>
        <w:t xml:space="preserve">, </w:t>
      </w:r>
      <w:r w:rsidRPr="00A9689E">
        <w:rPr>
          <w:i/>
          <w:iCs/>
          <w:lang w:val="en-US"/>
        </w:rPr>
        <w:t>24</w:t>
      </w:r>
      <w:r w:rsidRPr="00A9689E">
        <w:rPr>
          <w:lang w:val="en-US"/>
        </w:rPr>
        <w:t>(4), 406–415. https://doi.org/10.1111/geb.12262</w:t>
      </w:r>
    </w:p>
    <w:p w14:paraId="4865BFE5" w14:textId="77777777" w:rsidR="00A9689E" w:rsidRPr="00A9689E" w:rsidRDefault="00A9689E" w:rsidP="00E818ED">
      <w:pPr>
        <w:pStyle w:val="Bibliography"/>
        <w:spacing w:line="240" w:lineRule="auto"/>
        <w:rPr>
          <w:lang w:val="en-US"/>
        </w:rPr>
      </w:pPr>
      <w:r w:rsidRPr="00A9689E">
        <w:rPr>
          <w:lang w:val="en-US"/>
        </w:rPr>
        <w:t xml:space="preserve">Fritts, R. (2022, May 16). Avian Superhighways: The Four Flyways of North America. </w:t>
      </w:r>
      <w:r w:rsidRPr="00A9689E">
        <w:rPr>
          <w:i/>
          <w:iCs/>
          <w:lang w:val="en-US"/>
        </w:rPr>
        <w:t>American Bird Conservancy</w:t>
      </w:r>
      <w:r w:rsidRPr="00A9689E">
        <w:rPr>
          <w:lang w:val="en-US"/>
        </w:rPr>
        <w:t>. https://abcbirds.org/blog/north-american-bird-flyways/</w:t>
      </w:r>
    </w:p>
    <w:p w14:paraId="027F9CCC" w14:textId="77777777" w:rsidR="00A9689E" w:rsidRPr="00A9689E" w:rsidRDefault="00A9689E" w:rsidP="00E818ED">
      <w:pPr>
        <w:pStyle w:val="Bibliography"/>
        <w:spacing w:line="240" w:lineRule="auto"/>
        <w:rPr>
          <w:lang w:val="en-US"/>
        </w:rPr>
      </w:pPr>
      <w:r w:rsidRPr="00A9689E">
        <w:rPr>
          <w:lang w:val="en-US"/>
        </w:rPr>
        <w:t xml:space="preserve">Fuller, M. R., Millspaugh, J. J., Church, K. E., &amp; Kenward, R. E. (2005). Wildlife radiotelemetry. </w:t>
      </w:r>
      <w:r w:rsidRPr="00A9689E">
        <w:rPr>
          <w:i/>
          <w:iCs/>
          <w:lang w:val="en-US"/>
        </w:rPr>
        <w:t>Techniques for Wildlife Investigations and Management. Sixth Edition. The Wildlife Society, Bethesda, Maryland, USA</w:t>
      </w:r>
      <w:r w:rsidRPr="00A9689E">
        <w:rPr>
          <w:lang w:val="en-US"/>
        </w:rPr>
        <w:t>, 377–417.</w:t>
      </w:r>
    </w:p>
    <w:p w14:paraId="74AEE119" w14:textId="77777777" w:rsidR="00A9689E" w:rsidRPr="00A9689E" w:rsidRDefault="00A9689E" w:rsidP="00E818ED">
      <w:pPr>
        <w:pStyle w:val="Bibliography"/>
        <w:spacing w:line="240" w:lineRule="auto"/>
        <w:rPr>
          <w:lang w:val="en-US"/>
        </w:rPr>
      </w:pPr>
      <w:proofErr w:type="spellStart"/>
      <w:r w:rsidRPr="00A9689E">
        <w:rPr>
          <w:lang w:val="en-US"/>
        </w:rPr>
        <w:t>Furberg</w:t>
      </w:r>
      <w:proofErr w:type="spellEnd"/>
      <w:r w:rsidRPr="00A9689E">
        <w:rPr>
          <w:lang w:val="en-US"/>
        </w:rPr>
        <w:t xml:space="preserve">, D., &amp; Ban, Y. (2008). Satellite Monitoring of Urban Sprawl and Assessing the Impact of Land-Cover Changes in the Greater Toronto Area. </w:t>
      </w:r>
      <w:r w:rsidRPr="00A9689E">
        <w:rPr>
          <w:i/>
          <w:iCs/>
          <w:lang w:val="en-US"/>
        </w:rPr>
        <w:t>The XXI Congress of ISPRS. Beijing, China. 3-11 July 2008</w:t>
      </w:r>
      <w:r w:rsidRPr="00A9689E">
        <w:rPr>
          <w:lang w:val="en-US"/>
        </w:rPr>
        <w:t>.</w:t>
      </w:r>
    </w:p>
    <w:p w14:paraId="73FE759D" w14:textId="77777777" w:rsidR="00A9689E" w:rsidRPr="00A9689E" w:rsidRDefault="00A9689E" w:rsidP="00E818ED">
      <w:pPr>
        <w:pStyle w:val="Bibliography"/>
        <w:spacing w:line="240" w:lineRule="auto"/>
        <w:rPr>
          <w:lang w:val="en-US"/>
        </w:rPr>
      </w:pPr>
      <w:proofErr w:type="spellStart"/>
      <w:r w:rsidRPr="00A9689E">
        <w:rPr>
          <w:lang w:val="en-US"/>
        </w:rPr>
        <w:t>Gahbauer</w:t>
      </w:r>
      <w:proofErr w:type="spellEnd"/>
      <w:r w:rsidRPr="00A9689E">
        <w:rPr>
          <w:lang w:val="en-US"/>
        </w:rPr>
        <w:t xml:space="preserve">, M. A., Duval, S., &amp; Davey, D. (2015). </w:t>
      </w:r>
      <w:r w:rsidRPr="00A9689E">
        <w:rPr>
          <w:i/>
          <w:iCs/>
          <w:lang w:val="en-US"/>
        </w:rPr>
        <w:t>McGill Bird Observatory Annual Program Report 2014</w:t>
      </w:r>
      <w:r w:rsidRPr="00A9689E">
        <w:rPr>
          <w:lang w:val="en-US"/>
        </w:rPr>
        <w:t>.</w:t>
      </w:r>
    </w:p>
    <w:p w14:paraId="03F310A2" w14:textId="77777777" w:rsidR="00A9689E" w:rsidRPr="00A9689E" w:rsidRDefault="00A9689E" w:rsidP="00E818ED">
      <w:pPr>
        <w:pStyle w:val="Bibliography"/>
        <w:spacing w:line="240" w:lineRule="auto"/>
        <w:rPr>
          <w:lang w:val="en-US"/>
        </w:rPr>
      </w:pPr>
      <w:r w:rsidRPr="00A9689E">
        <w:rPr>
          <w:lang w:val="en-US"/>
        </w:rPr>
        <w:t xml:space="preserve">Gjerde, I., &amp; Wegge, P. (1987). Activity patterns of Capercaillie, Tetrao urogallus, during winter. </w:t>
      </w:r>
      <w:proofErr w:type="spellStart"/>
      <w:r w:rsidRPr="00A9689E">
        <w:rPr>
          <w:i/>
          <w:iCs/>
          <w:lang w:val="en-US"/>
        </w:rPr>
        <w:t>Ecography</w:t>
      </w:r>
      <w:proofErr w:type="spellEnd"/>
      <w:r w:rsidRPr="00A9689E">
        <w:rPr>
          <w:lang w:val="en-US"/>
        </w:rPr>
        <w:t xml:space="preserve">, </w:t>
      </w:r>
      <w:r w:rsidRPr="00A9689E">
        <w:rPr>
          <w:i/>
          <w:iCs/>
          <w:lang w:val="en-US"/>
        </w:rPr>
        <w:t>10</w:t>
      </w:r>
      <w:r w:rsidRPr="00A9689E">
        <w:rPr>
          <w:lang w:val="en-US"/>
        </w:rPr>
        <w:t>(4), 286–293. https://doi.org/10.1111/j.1600-0587.1987.tb00770.x</w:t>
      </w:r>
    </w:p>
    <w:p w14:paraId="1ED1CF6D" w14:textId="77777777" w:rsidR="00A9689E" w:rsidRPr="00A9689E" w:rsidRDefault="00A9689E" w:rsidP="00E818ED">
      <w:pPr>
        <w:pStyle w:val="Bibliography"/>
        <w:spacing w:line="240" w:lineRule="auto"/>
        <w:rPr>
          <w:lang w:val="en-US"/>
        </w:rPr>
      </w:pPr>
      <w:r w:rsidRPr="00A9689E">
        <w:rPr>
          <w:lang w:val="en-US"/>
        </w:rPr>
        <w:t xml:space="preserve">Gómez, J., Michelson, C. I., Bradley, D. W., Ryan Norris, D., Berzins, L. L., Dawson, R. D., &amp; Clark, R. G. (2014). Effects of geolocators on reproductive performance and annual return rates of a migratory songbird. </w:t>
      </w:r>
      <w:r w:rsidRPr="00A9689E">
        <w:rPr>
          <w:i/>
          <w:iCs/>
          <w:lang w:val="en-US"/>
        </w:rPr>
        <w:t>Journal of Ornithology</w:t>
      </w:r>
      <w:r w:rsidRPr="00A9689E">
        <w:rPr>
          <w:lang w:val="en-US"/>
        </w:rPr>
        <w:t xml:space="preserve">, </w:t>
      </w:r>
      <w:r w:rsidRPr="00A9689E">
        <w:rPr>
          <w:i/>
          <w:iCs/>
          <w:lang w:val="en-US"/>
        </w:rPr>
        <w:t>155</w:t>
      </w:r>
      <w:r w:rsidRPr="00A9689E">
        <w:rPr>
          <w:lang w:val="en-US"/>
        </w:rPr>
        <w:t>(1), 37–44. https://doi.org/10.1007/s10336-013-0984-x</w:t>
      </w:r>
    </w:p>
    <w:p w14:paraId="720F4164" w14:textId="77777777" w:rsidR="00A9689E" w:rsidRPr="00A9689E" w:rsidRDefault="00A9689E" w:rsidP="00E818ED">
      <w:pPr>
        <w:pStyle w:val="Bibliography"/>
        <w:spacing w:line="240" w:lineRule="auto"/>
        <w:rPr>
          <w:lang w:val="en-US"/>
        </w:rPr>
      </w:pPr>
      <w:r w:rsidRPr="00A9689E">
        <w:rPr>
          <w:lang w:val="en-US"/>
        </w:rPr>
        <w:t xml:space="preserve">Gonnerman, M., Shea, S. A., Sullivan, K., Kamath, P., Overturf, K., &amp; Blomberg, E. (2023). Dynamic winter weather </w:t>
      </w:r>
      <w:proofErr w:type="gramStart"/>
      <w:r w:rsidRPr="00A9689E">
        <w:rPr>
          <w:lang w:val="en-US"/>
        </w:rPr>
        <w:t>moderates</w:t>
      </w:r>
      <w:proofErr w:type="gramEnd"/>
      <w:r w:rsidRPr="00A9689E">
        <w:rPr>
          <w:lang w:val="en-US"/>
        </w:rPr>
        <w:t xml:space="preserve"> movement and resource selection of wild turkeys at high‐latitude range limits. </w:t>
      </w:r>
      <w:r w:rsidRPr="00A9689E">
        <w:rPr>
          <w:i/>
          <w:iCs/>
          <w:lang w:val="en-US"/>
        </w:rPr>
        <w:t>Ecological Applications</w:t>
      </w:r>
      <w:r w:rsidRPr="00A9689E">
        <w:rPr>
          <w:lang w:val="en-US"/>
        </w:rPr>
        <w:t xml:space="preserve">, </w:t>
      </w:r>
      <w:r w:rsidRPr="00A9689E">
        <w:rPr>
          <w:i/>
          <w:iCs/>
          <w:lang w:val="en-US"/>
        </w:rPr>
        <w:t>33</w:t>
      </w:r>
      <w:r w:rsidRPr="00A9689E">
        <w:rPr>
          <w:lang w:val="en-US"/>
        </w:rPr>
        <w:t>(1), e2734. https://doi.org/10.1002/eap.2734</w:t>
      </w:r>
    </w:p>
    <w:p w14:paraId="4E4C8D64" w14:textId="77777777" w:rsidR="00A9689E" w:rsidRPr="00A9689E" w:rsidRDefault="00A9689E" w:rsidP="00E818ED">
      <w:pPr>
        <w:pStyle w:val="Bibliography"/>
        <w:spacing w:line="240" w:lineRule="auto"/>
        <w:rPr>
          <w:lang w:val="en-US"/>
        </w:rPr>
      </w:pPr>
      <w:r w:rsidRPr="00A9689E">
        <w:rPr>
          <w:lang w:val="en-US"/>
        </w:rPr>
        <w:t xml:space="preserve">Gordo, O., </w:t>
      </w:r>
      <w:proofErr w:type="spellStart"/>
      <w:r w:rsidRPr="00A9689E">
        <w:rPr>
          <w:lang w:val="en-US"/>
        </w:rPr>
        <w:t>Brotons</w:t>
      </w:r>
      <w:proofErr w:type="spellEnd"/>
      <w:r w:rsidRPr="00A9689E">
        <w:rPr>
          <w:lang w:val="en-US"/>
        </w:rPr>
        <w:t xml:space="preserve">, L., </w:t>
      </w:r>
      <w:proofErr w:type="spellStart"/>
      <w:r w:rsidRPr="00A9689E">
        <w:rPr>
          <w:lang w:val="en-US"/>
        </w:rPr>
        <w:t>Herrando</w:t>
      </w:r>
      <w:proofErr w:type="spellEnd"/>
      <w:r w:rsidRPr="00A9689E">
        <w:rPr>
          <w:lang w:val="en-US"/>
        </w:rPr>
        <w:t xml:space="preserve">, S., &amp; Gargallo, G. (2021). Rapid </w:t>
      </w:r>
      <w:proofErr w:type="spellStart"/>
      <w:r w:rsidRPr="00A9689E">
        <w:rPr>
          <w:lang w:val="en-US"/>
        </w:rPr>
        <w:t>behavioural</w:t>
      </w:r>
      <w:proofErr w:type="spellEnd"/>
      <w:r w:rsidRPr="00A9689E">
        <w:rPr>
          <w:lang w:val="en-US"/>
        </w:rPr>
        <w:t xml:space="preserve"> response of urban birds to COVID-19 lockdown. </w:t>
      </w:r>
      <w:r w:rsidRPr="00A9689E">
        <w:rPr>
          <w:i/>
          <w:iCs/>
          <w:lang w:val="en-US"/>
        </w:rPr>
        <w:t>Proceedings of the Royal Society B: Biological Sciences</w:t>
      </w:r>
      <w:r w:rsidRPr="00A9689E">
        <w:rPr>
          <w:lang w:val="en-US"/>
        </w:rPr>
        <w:t xml:space="preserve">, </w:t>
      </w:r>
      <w:r w:rsidRPr="00A9689E">
        <w:rPr>
          <w:i/>
          <w:iCs/>
          <w:lang w:val="en-US"/>
        </w:rPr>
        <w:t>288</w:t>
      </w:r>
      <w:r w:rsidRPr="00A9689E">
        <w:rPr>
          <w:lang w:val="en-US"/>
        </w:rPr>
        <w:t>(1946), 20202513. https://doi.org/10.1098/rspb.2020.2513</w:t>
      </w:r>
    </w:p>
    <w:p w14:paraId="69D91D1A" w14:textId="77777777" w:rsidR="00A9689E" w:rsidRPr="00A9689E" w:rsidRDefault="00A9689E" w:rsidP="00E818ED">
      <w:pPr>
        <w:pStyle w:val="Bibliography"/>
        <w:spacing w:line="240" w:lineRule="auto"/>
        <w:rPr>
          <w:lang w:val="en-US"/>
        </w:rPr>
      </w:pPr>
      <w:r w:rsidRPr="00A9689E">
        <w:rPr>
          <w:lang w:val="en-US"/>
        </w:rPr>
        <w:t xml:space="preserve">Government of Canada. (2018, November 15). </w:t>
      </w:r>
      <w:r w:rsidRPr="00A9689E">
        <w:rPr>
          <w:i/>
          <w:iCs/>
          <w:lang w:val="en-US"/>
        </w:rPr>
        <w:t>Environmental Damages Fund</w:t>
      </w:r>
      <w:r w:rsidRPr="00A9689E">
        <w:rPr>
          <w:lang w:val="en-US"/>
        </w:rPr>
        <w:t>. https://www.canada.ca/en/environment-climate-change/services/environmental-funding/programs/environmental-damages-fund.html</w:t>
      </w:r>
    </w:p>
    <w:p w14:paraId="493E5E3D" w14:textId="77777777" w:rsidR="00A9689E" w:rsidRPr="00A9689E" w:rsidRDefault="00A9689E" w:rsidP="00E818ED">
      <w:pPr>
        <w:pStyle w:val="Bibliography"/>
        <w:spacing w:line="240" w:lineRule="auto"/>
        <w:rPr>
          <w:lang w:val="en-US"/>
        </w:rPr>
      </w:pPr>
      <w:r w:rsidRPr="00A9689E">
        <w:rPr>
          <w:lang w:val="en-US"/>
        </w:rPr>
        <w:t xml:space="preserve">Government of Canada. (2020). Nature Based Climate Solutions Toolkit. </w:t>
      </w:r>
      <w:r w:rsidRPr="00A9689E">
        <w:rPr>
          <w:i/>
          <w:iCs/>
          <w:lang w:val="en-US"/>
        </w:rPr>
        <w:t>Nature Canada</w:t>
      </w:r>
      <w:r w:rsidRPr="00A9689E">
        <w:rPr>
          <w:lang w:val="en-US"/>
        </w:rPr>
        <w:t>. https://naturecanada.ca/defend-nature/how-you-help-us-take-action/nature-based-climate-solutions/toolkit/</w:t>
      </w:r>
    </w:p>
    <w:p w14:paraId="78B2244C" w14:textId="77777777" w:rsidR="00A9689E" w:rsidRPr="00A9689E" w:rsidRDefault="00A9689E" w:rsidP="00E818ED">
      <w:pPr>
        <w:pStyle w:val="Bibliography"/>
        <w:spacing w:line="240" w:lineRule="auto"/>
        <w:rPr>
          <w:lang w:val="en-US"/>
        </w:rPr>
      </w:pPr>
      <w:r w:rsidRPr="00A9689E">
        <w:rPr>
          <w:lang w:val="en-US"/>
        </w:rPr>
        <w:t xml:space="preserve">Government of Canada, S. C. (2022a, February 9). </w:t>
      </w:r>
      <w:r w:rsidRPr="00A9689E">
        <w:rPr>
          <w:i/>
          <w:iCs/>
          <w:lang w:val="en-US"/>
        </w:rPr>
        <w:t>Census Profile, 2021 Census of Population</w:t>
      </w:r>
      <w:r w:rsidRPr="00A9689E">
        <w:rPr>
          <w:lang w:val="en-US"/>
        </w:rPr>
        <w:t>. https://www12.statcan.gc.ca/census-recensement/2021/dp-pd/prof/index.cfm?Lang=E</w:t>
      </w:r>
    </w:p>
    <w:p w14:paraId="65276527" w14:textId="77777777" w:rsidR="00A9689E" w:rsidRPr="00DD409D" w:rsidRDefault="00A9689E" w:rsidP="00E818ED">
      <w:pPr>
        <w:pStyle w:val="Bibliography"/>
        <w:spacing w:line="240" w:lineRule="auto"/>
      </w:pPr>
      <w:r w:rsidRPr="00A9689E">
        <w:rPr>
          <w:lang w:val="en-US"/>
        </w:rPr>
        <w:t xml:space="preserve">Government of Canada, S. C. (2022b, February 9). </w:t>
      </w:r>
      <w:r w:rsidRPr="00DD409D">
        <w:rPr>
          <w:i/>
          <w:iCs/>
        </w:rPr>
        <w:t xml:space="preserve">Profile table, </w:t>
      </w:r>
      <w:proofErr w:type="spellStart"/>
      <w:r w:rsidRPr="00DD409D">
        <w:rPr>
          <w:i/>
          <w:iCs/>
        </w:rPr>
        <w:t>Census</w:t>
      </w:r>
      <w:proofErr w:type="spellEnd"/>
      <w:r w:rsidRPr="00DD409D">
        <w:rPr>
          <w:i/>
          <w:iCs/>
        </w:rPr>
        <w:t xml:space="preserve"> Profile, 2021 </w:t>
      </w:r>
      <w:proofErr w:type="spellStart"/>
      <w:r w:rsidRPr="00DD409D">
        <w:rPr>
          <w:i/>
          <w:iCs/>
        </w:rPr>
        <w:t>Census</w:t>
      </w:r>
      <w:proofErr w:type="spellEnd"/>
      <w:r w:rsidRPr="00DD409D">
        <w:rPr>
          <w:i/>
          <w:iCs/>
        </w:rPr>
        <w:t xml:space="preserve"> of Population—Montréal, Ville (V) [</w:t>
      </w:r>
      <w:proofErr w:type="spellStart"/>
      <w:r w:rsidRPr="00DD409D">
        <w:rPr>
          <w:i/>
          <w:iCs/>
        </w:rPr>
        <w:t>Census</w:t>
      </w:r>
      <w:proofErr w:type="spellEnd"/>
      <w:r w:rsidRPr="00DD409D">
        <w:rPr>
          <w:i/>
          <w:iCs/>
        </w:rPr>
        <w:t xml:space="preserve"> subdivision], </w:t>
      </w:r>
      <w:proofErr w:type="spellStart"/>
      <w:r w:rsidRPr="00DD409D">
        <w:rPr>
          <w:i/>
          <w:iCs/>
        </w:rPr>
        <w:t>Quebec</w:t>
      </w:r>
      <w:proofErr w:type="spellEnd"/>
      <w:r w:rsidRPr="00DD409D">
        <w:t>. https://www12.statcan.gc.ca/census-recensement/2021/dp-pd/prof/index.cfm?Lang=E</w:t>
      </w:r>
    </w:p>
    <w:p w14:paraId="33607870" w14:textId="77777777" w:rsidR="00A9689E" w:rsidRPr="00A9689E" w:rsidRDefault="00A9689E" w:rsidP="00E818ED">
      <w:pPr>
        <w:pStyle w:val="Bibliography"/>
        <w:spacing w:line="240" w:lineRule="auto"/>
        <w:rPr>
          <w:lang w:val="en-US"/>
        </w:rPr>
      </w:pPr>
      <w:r w:rsidRPr="00A9689E">
        <w:rPr>
          <w:lang w:val="en-US"/>
        </w:rPr>
        <w:t xml:space="preserve">Griffin, A. S., Gapes, C., Williams, L. A., Taylor, M., Kyte, R., Little, G., &amp; Little, J. (2025). </w:t>
      </w:r>
      <w:r w:rsidRPr="00A9689E">
        <w:rPr>
          <w:i/>
          <w:iCs/>
          <w:lang w:val="en-US"/>
        </w:rPr>
        <w:t>Using motus automated telemetry to quantify habitat use and movement in a Far Eastern Curlew within the Hunter Estuary, NSW, Australia</w:t>
      </w:r>
      <w:r w:rsidRPr="00A9689E">
        <w:rPr>
          <w:lang w:val="en-US"/>
        </w:rPr>
        <w:t>.</w:t>
      </w:r>
    </w:p>
    <w:p w14:paraId="16F9306A" w14:textId="77777777" w:rsidR="00A9689E" w:rsidRPr="00A9689E" w:rsidRDefault="00A9689E" w:rsidP="00E818ED">
      <w:pPr>
        <w:pStyle w:val="Bibliography"/>
        <w:spacing w:line="240" w:lineRule="auto"/>
        <w:rPr>
          <w:lang w:val="en-US"/>
        </w:rPr>
      </w:pPr>
      <w:r w:rsidRPr="00A9689E">
        <w:rPr>
          <w:lang w:val="en-US"/>
        </w:rPr>
        <w:t xml:space="preserve">Grimm, N. B., Faeth, S. H., </w:t>
      </w:r>
      <w:proofErr w:type="spellStart"/>
      <w:r w:rsidRPr="00A9689E">
        <w:rPr>
          <w:lang w:val="en-US"/>
        </w:rPr>
        <w:t>Golubiewski</w:t>
      </w:r>
      <w:proofErr w:type="spellEnd"/>
      <w:r w:rsidRPr="00A9689E">
        <w:rPr>
          <w:lang w:val="en-US"/>
        </w:rPr>
        <w:t xml:space="preserve">, N. E., Redman, C. L., Wu, J., Bai, X., &amp; Briggs, J. M. (2008). Global Change and the Ecology of Cities. </w:t>
      </w:r>
      <w:r w:rsidRPr="00A9689E">
        <w:rPr>
          <w:i/>
          <w:iCs/>
          <w:lang w:val="en-US"/>
        </w:rPr>
        <w:t>Science</w:t>
      </w:r>
      <w:r w:rsidRPr="00A9689E">
        <w:rPr>
          <w:lang w:val="en-US"/>
        </w:rPr>
        <w:t xml:space="preserve">, </w:t>
      </w:r>
      <w:r w:rsidRPr="00A9689E">
        <w:rPr>
          <w:i/>
          <w:iCs/>
          <w:lang w:val="en-US"/>
        </w:rPr>
        <w:t>319</w:t>
      </w:r>
      <w:r w:rsidRPr="00A9689E">
        <w:rPr>
          <w:lang w:val="en-US"/>
        </w:rPr>
        <w:t>(5864), 756–760. https://doi.org/10.1126/science.1150195</w:t>
      </w:r>
    </w:p>
    <w:p w14:paraId="70C3102C" w14:textId="77777777" w:rsidR="00A9689E" w:rsidRPr="00A9689E" w:rsidRDefault="00A9689E" w:rsidP="00E818ED">
      <w:pPr>
        <w:pStyle w:val="Bibliography"/>
        <w:spacing w:line="240" w:lineRule="auto"/>
        <w:rPr>
          <w:lang w:val="en-US"/>
        </w:rPr>
      </w:pPr>
      <w:r w:rsidRPr="00A9689E">
        <w:rPr>
          <w:lang w:val="en-US"/>
        </w:rPr>
        <w:t xml:space="preserve">Guiden, P. W., &amp; Orrock, J. L. (2020). Seasonal shifts in activity timing reduce heat loss of small mammals during winter.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164</w:t>
      </w:r>
      <w:r w:rsidRPr="00A9689E">
        <w:rPr>
          <w:lang w:val="en-US"/>
        </w:rPr>
        <w:t>, 181–192. https://doi.org/10.1016/j.anbehav.2020.04.014</w:t>
      </w:r>
    </w:p>
    <w:p w14:paraId="065054A2" w14:textId="77777777" w:rsidR="00A9689E" w:rsidRPr="00A9689E" w:rsidRDefault="00A9689E" w:rsidP="00E818ED">
      <w:pPr>
        <w:pStyle w:val="Bibliography"/>
        <w:spacing w:line="240" w:lineRule="auto"/>
        <w:rPr>
          <w:lang w:val="en-US"/>
        </w:rPr>
      </w:pPr>
      <w:proofErr w:type="spellStart"/>
      <w:r w:rsidRPr="00A9689E">
        <w:rPr>
          <w:lang w:val="en-US"/>
        </w:rPr>
        <w:t>Guigueno</w:t>
      </w:r>
      <w:proofErr w:type="spellEnd"/>
      <w:r w:rsidRPr="00A9689E">
        <w:rPr>
          <w:lang w:val="en-US"/>
        </w:rPr>
        <w:t xml:space="preserve">, M. F., &amp; </w:t>
      </w:r>
      <w:proofErr w:type="spellStart"/>
      <w:r w:rsidRPr="00A9689E">
        <w:rPr>
          <w:lang w:val="en-US"/>
        </w:rPr>
        <w:t>Fernie</w:t>
      </w:r>
      <w:proofErr w:type="spellEnd"/>
      <w:r w:rsidRPr="00A9689E">
        <w:rPr>
          <w:lang w:val="en-US"/>
        </w:rPr>
        <w:t xml:space="preserve">, K. J. (2017). Birds and flame retardants: A review of the toxic effects on birds of historical and novel flame retardants. </w:t>
      </w:r>
      <w:r w:rsidRPr="00A9689E">
        <w:rPr>
          <w:i/>
          <w:iCs/>
          <w:lang w:val="en-US"/>
        </w:rPr>
        <w:t>Environmental Research</w:t>
      </w:r>
      <w:r w:rsidRPr="00A9689E">
        <w:rPr>
          <w:lang w:val="en-US"/>
        </w:rPr>
        <w:t xml:space="preserve">, </w:t>
      </w:r>
      <w:r w:rsidRPr="00A9689E">
        <w:rPr>
          <w:i/>
          <w:iCs/>
          <w:lang w:val="en-US"/>
        </w:rPr>
        <w:t>154</w:t>
      </w:r>
      <w:r w:rsidRPr="00A9689E">
        <w:rPr>
          <w:lang w:val="en-US"/>
        </w:rPr>
        <w:t>, 398–424. https://doi.org/10.1016/j.envres.2016.12.033</w:t>
      </w:r>
    </w:p>
    <w:p w14:paraId="52CB8CDD" w14:textId="77777777" w:rsidR="00A9689E" w:rsidRPr="00A9689E" w:rsidRDefault="00A9689E" w:rsidP="00E818ED">
      <w:pPr>
        <w:pStyle w:val="Bibliography"/>
        <w:spacing w:line="240" w:lineRule="auto"/>
        <w:rPr>
          <w:lang w:val="en-US"/>
        </w:rPr>
      </w:pPr>
      <w:r w:rsidRPr="00A9689E">
        <w:rPr>
          <w:lang w:val="en-US"/>
        </w:rPr>
        <w:t xml:space="preserve">Gumilyov, L. N., </w:t>
      </w:r>
      <w:proofErr w:type="spellStart"/>
      <w:r w:rsidRPr="00A9689E">
        <w:rPr>
          <w:lang w:val="en-US"/>
        </w:rPr>
        <w:t>Byulegenova</w:t>
      </w:r>
      <w:proofErr w:type="spellEnd"/>
      <w:r w:rsidRPr="00A9689E">
        <w:rPr>
          <w:lang w:val="en-US"/>
        </w:rPr>
        <w:t xml:space="preserve">, B. B., &amp; </w:t>
      </w:r>
      <w:proofErr w:type="spellStart"/>
      <w:r w:rsidRPr="00A9689E">
        <w:rPr>
          <w:lang w:val="en-US"/>
        </w:rPr>
        <w:t>Turemuratov</w:t>
      </w:r>
      <w:proofErr w:type="spellEnd"/>
      <w:r w:rsidRPr="00A9689E">
        <w:rPr>
          <w:lang w:val="en-US"/>
        </w:rPr>
        <w:t xml:space="preserve">, O. </w:t>
      </w:r>
      <w:proofErr w:type="spellStart"/>
      <w:r w:rsidRPr="00A9689E">
        <w:rPr>
          <w:lang w:val="en-US"/>
        </w:rPr>
        <w:t>Zh</w:t>
      </w:r>
      <w:proofErr w:type="spellEnd"/>
      <w:r w:rsidRPr="00A9689E">
        <w:rPr>
          <w:lang w:val="en-US"/>
        </w:rPr>
        <w:t xml:space="preserve">. (2023). </w:t>
      </w:r>
      <w:r w:rsidRPr="00A9689E">
        <w:rPr>
          <w:i/>
          <w:iCs/>
          <w:lang w:val="en-US"/>
        </w:rPr>
        <w:t>Urbanization as a global trend: Causes and consequences</w:t>
      </w:r>
      <w:r w:rsidRPr="00A9689E">
        <w:rPr>
          <w:lang w:val="en-US"/>
        </w:rPr>
        <w:t xml:space="preserve">. </w:t>
      </w:r>
      <w:r w:rsidRPr="00A9689E">
        <w:rPr>
          <w:i/>
          <w:iCs/>
          <w:lang w:val="en-US"/>
        </w:rPr>
        <w:t>142</w:t>
      </w:r>
      <w:r w:rsidRPr="00A9689E">
        <w:rPr>
          <w:lang w:val="en-US"/>
        </w:rPr>
        <w:t>(1), 37–42. https://doi.org/10.32523/2616-6887/2023-142-1-37-42</w:t>
      </w:r>
    </w:p>
    <w:p w14:paraId="65E7D519" w14:textId="77777777" w:rsidR="00A9689E" w:rsidRPr="00A9689E" w:rsidRDefault="00A9689E" w:rsidP="00E818ED">
      <w:pPr>
        <w:pStyle w:val="Bibliography"/>
        <w:spacing w:line="240" w:lineRule="auto"/>
        <w:rPr>
          <w:lang w:val="en-US"/>
        </w:rPr>
      </w:pPr>
      <w:r w:rsidRPr="00A9689E">
        <w:rPr>
          <w:lang w:val="en-US"/>
        </w:rPr>
        <w:t xml:space="preserve">Guo, F., </w:t>
      </w:r>
      <w:proofErr w:type="spellStart"/>
      <w:r w:rsidRPr="00A9689E">
        <w:rPr>
          <w:lang w:val="en-US"/>
        </w:rPr>
        <w:t>Buler</w:t>
      </w:r>
      <w:proofErr w:type="spellEnd"/>
      <w:r w:rsidRPr="00A9689E">
        <w:rPr>
          <w:lang w:val="en-US"/>
        </w:rPr>
        <w:t xml:space="preserve">, J. J., Smolinsky, J. A., &amp; </w:t>
      </w:r>
      <w:proofErr w:type="spellStart"/>
      <w:r w:rsidRPr="00A9689E">
        <w:rPr>
          <w:lang w:val="en-US"/>
        </w:rPr>
        <w:t>Wilcove</w:t>
      </w:r>
      <w:proofErr w:type="spellEnd"/>
      <w:r w:rsidRPr="00A9689E">
        <w:rPr>
          <w:lang w:val="en-US"/>
        </w:rPr>
        <w:t xml:space="preserve">, D. S. (2023). Autumn stopover hotspots and multiscale habitat associations of migratory landbirds in the eastern United States. </w:t>
      </w:r>
      <w:r w:rsidRPr="00A9689E">
        <w:rPr>
          <w:i/>
          <w:iCs/>
          <w:lang w:val="en-US"/>
        </w:rPr>
        <w:t>Proceedings of the National Academy of Sciences</w:t>
      </w:r>
      <w:r w:rsidRPr="00A9689E">
        <w:rPr>
          <w:lang w:val="en-US"/>
        </w:rPr>
        <w:t xml:space="preserve">, </w:t>
      </w:r>
      <w:r w:rsidRPr="00A9689E">
        <w:rPr>
          <w:i/>
          <w:iCs/>
          <w:lang w:val="en-US"/>
        </w:rPr>
        <w:t>120</w:t>
      </w:r>
      <w:r w:rsidRPr="00A9689E">
        <w:rPr>
          <w:lang w:val="en-US"/>
        </w:rPr>
        <w:t>(3), e2203511120. https://doi.org/10.1073/pnas.2203511120</w:t>
      </w:r>
    </w:p>
    <w:p w14:paraId="09E6FF9F" w14:textId="77777777" w:rsidR="00A9689E" w:rsidRPr="00A9689E" w:rsidRDefault="00A9689E" w:rsidP="00E818ED">
      <w:pPr>
        <w:pStyle w:val="Bibliography"/>
        <w:spacing w:line="240" w:lineRule="auto"/>
        <w:rPr>
          <w:lang w:val="en-US"/>
        </w:rPr>
      </w:pPr>
      <w:r w:rsidRPr="00A9689E">
        <w:rPr>
          <w:lang w:val="en-US"/>
        </w:rPr>
        <w:t xml:space="preserve">Hahs, A. K., Fournier, B., Aronson, M. F. J., Nilon, C. H., Herrera-Montes, A., Salisbury, A. B., Threlfall, C. G., Rega-Brodsky, C. C., Lepczyk, C. A., La Sorte, F. A., MacGregor-Fors, I., Scott MacIvor, J., Jung, K., Piana, M. R., Williams, N. S. G., Knapp, S., </w:t>
      </w:r>
      <w:proofErr w:type="spellStart"/>
      <w:r w:rsidRPr="00A9689E">
        <w:rPr>
          <w:lang w:val="en-US"/>
        </w:rPr>
        <w:t>Vergnes</w:t>
      </w:r>
      <w:proofErr w:type="spellEnd"/>
      <w:r w:rsidRPr="00A9689E">
        <w:rPr>
          <w:lang w:val="en-US"/>
        </w:rPr>
        <w:t xml:space="preserve">, A., Acevedo, A. A., </w:t>
      </w:r>
      <w:proofErr w:type="spellStart"/>
      <w:r w:rsidRPr="00A9689E">
        <w:rPr>
          <w:lang w:val="en-US"/>
        </w:rPr>
        <w:t>Gainsbury</w:t>
      </w:r>
      <w:proofErr w:type="spellEnd"/>
      <w:r w:rsidRPr="00A9689E">
        <w:rPr>
          <w:lang w:val="en-US"/>
        </w:rPr>
        <w:t xml:space="preserve">, A. M., … Moretti, M. (2023). </w:t>
      </w:r>
      <w:proofErr w:type="spellStart"/>
      <w:r w:rsidRPr="00A9689E">
        <w:rPr>
          <w:lang w:val="en-US"/>
        </w:rPr>
        <w:t>Urbanisation</w:t>
      </w:r>
      <w:proofErr w:type="spellEnd"/>
      <w:r w:rsidRPr="00A9689E">
        <w:rPr>
          <w:lang w:val="en-US"/>
        </w:rPr>
        <w:t xml:space="preserve"> generates multiple trait syndromes for terrestrial animal taxa worldwide. </w:t>
      </w:r>
      <w:r w:rsidRPr="00A9689E">
        <w:rPr>
          <w:i/>
          <w:iCs/>
          <w:lang w:val="en-US"/>
        </w:rPr>
        <w:t>Nature Communications</w:t>
      </w:r>
      <w:r w:rsidRPr="00A9689E">
        <w:rPr>
          <w:lang w:val="en-US"/>
        </w:rPr>
        <w:t xml:space="preserve">, </w:t>
      </w:r>
      <w:r w:rsidRPr="00A9689E">
        <w:rPr>
          <w:i/>
          <w:iCs/>
          <w:lang w:val="en-US"/>
        </w:rPr>
        <w:t>14</w:t>
      </w:r>
      <w:r w:rsidRPr="00A9689E">
        <w:rPr>
          <w:lang w:val="en-US"/>
        </w:rPr>
        <w:t>(1), 4751. https://doi.org/10.1038/s41467-023-39746-1</w:t>
      </w:r>
    </w:p>
    <w:p w14:paraId="7DE91A93" w14:textId="77777777" w:rsidR="00A9689E" w:rsidRPr="00A9689E" w:rsidRDefault="00A9689E" w:rsidP="00E818ED">
      <w:pPr>
        <w:pStyle w:val="Bibliography"/>
        <w:spacing w:line="240" w:lineRule="auto"/>
        <w:rPr>
          <w:lang w:val="en-US"/>
        </w:rPr>
      </w:pPr>
      <w:r w:rsidRPr="00A9689E">
        <w:rPr>
          <w:lang w:val="en-US"/>
        </w:rPr>
        <w:t xml:space="preserve">Halkin, S. L., Shustack, D. P., DeVries, M. S., Jawor, J. M., &amp; Linville, S. U. (2021). Northern Cardinal (Cardinalis cardinalis), version 2.0. </w:t>
      </w:r>
      <w:r w:rsidRPr="00A9689E">
        <w:rPr>
          <w:i/>
          <w:iCs/>
          <w:lang w:val="en-US"/>
        </w:rPr>
        <w:t>Birds of the World</w:t>
      </w:r>
      <w:r w:rsidRPr="00A9689E">
        <w:rPr>
          <w:lang w:val="en-US"/>
        </w:rPr>
        <w:t>. https://doi.org/10.2173/bow.norcar.02</w:t>
      </w:r>
    </w:p>
    <w:p w14:paraId="72AD72DC" w14:textId="77777777" w:rsidR="00A9689E" w:rsidRPr="00A9689E" w:rsidRDefault="00A9689E" w:rsidP="00E818ED">
      <w:pPr>
        <w:pStyle w:val="Bibliography"/>
        <w:spacing w:line="240" w:lineRule="auto"/>
        <w:rPr>
          <w:lang w:val="en-US"/>
        </w:rPr>
      </w:pPr>
      <w:r w:rsidRPr="00A9689E">
        <w:rPr>
          <w:lang w:val="en-US"/>
        </w:rPr>
        <w:t xml:space="preserve">Harris, R. B., &amp; Fish, U. S. (1990). </w:t>
      </w:r>
      <w:r w:rsidRPr="00A9689E">
        <w:rPr>
          <w:i/>
          <w:iCs/>
          <w:lang w:val="en-US"/>
        </w:rPr>
        <w:t>Tracking wildlife by satellite</w:t>
      </w:r>
      <w:r w:rsidRPr="00A9689E">
        <w:rPr>
          <w:lang w:val="en-US"/>
        </w:rPr>
        <w:t>.</w:t>
      </w:r>
    </w:p>
    <w:p w14:paraId="031C4CB3" w14:textId="77777777" w:rsidR="00A9689E" w:rsidRPr="00A9689E" w:rsidRDefault="00A9689E" w:rsidP="00E818ED">
      <w:pPr>
        <w:pStyle w:val="Bibliography"/>
        <w:spacing w:line="240" w:lineRule="auto"/>
        <w:rPr>
          <w:lang w:val="en-US"/>
        </w:rPr>
      </w:pPr>
      <w:r w:rsidRPr="00A9689E">
        <w:rPr>
          <w:lang w:val="en-US"/>
        </w:rPr>
        <w:t xml:space="preserve">Havlíček, J., Riegert, J., &amp; Fuchs, R. (2022). A comparison of foraging-range sizes, flight distances and foraging habitat preferences in urban and rural House Sparrow (Passer </w:t>
      </w:r>
      <w:proofErr w:type="spellStart"/>
      <w:r w:rsidRPr="00A9689E">
        <w:rPr>
          <w:lang w:val="en-US"/>
        </w:rPr>
        <w:t>domesticus</w:t>
      </w:r>
      <w:proofErr w:type="spellEnd"/>
      <w:r w:rsidRPr="00A9689E">
        <w:rPr>
          <w:lang w:val="en-US"/>
        </w:rPr>
        <w:t xml:space="preserve">) populations. </w:t>
      </w:r>
      <w:r w:rsidRPr="00A9689E">
        <w:rPr>
          <w:i/>
          <w:iCs/>
          <w:lang w:val="en-US"/>
        </w:rPr>
        <w:t>Ibis</w:t>
      </w:r>
      <w:r w:rsidRPr="00A9689E">
        <w:rPr>
          <w:lang w:val="en-US"/>
        </w:rPr>
        <w:t xml:space="preserve">, </w:t>
      </w:r>
      <w:r w:rsidRPr="00A9689E">
        <w:rPr>
          <w:i/>
          <w:iCs/>
          <w:lang w:val="en-US"/>
        </w:rPr>
        <w:t>164</w:t>
      </w:r>
      <w:r w:rsidRPr="00A9689E">
        <w:rPr>
          <w:lang w:val="en-US"/>
        </w:rPr>
        <w:t>(4), 1227–1242. https://doi.org/10.1111/ibi.13072</w:t>
      </w:r>
    </w:p>
    <w:p w14:paraId="6FB71C5B" w14:textId="77777777" w:rsidR="00A9689E" w:rsidRPr="00A9689E" w:rsidRDefault="00A9689E" w:rsidP="00E818ED">
      <w:pPr>
        <w:pStyle w:val="Bibliography"/>
        <w:spacing w:line="240" w:lineRule="auto"/>
        <w:rPr>
          <w:lang w:val="en-US"/>
        </w:rPr>
      </w:pPr>
      <w:r w:rsidRPr="00A9689E">
        <w:rPr>
          <w:lang w:val="en-US"/>
        </w:rPr>
        <w:t xml:space="preserve">Hofman, M. P. G., Hayward, M. W., Heim, M., Marchand, P., Rolandsen, C. M., Mattisson, J., Urbano, F., Heurich, M., </w:t>
      </w:r>
      <w:proofErr w:type="spellStart"/>
      <w:r w:rsidRPr="00A9689E">
        <w:rPr>
          <w:lang w:val="en-US"/>
        </w:rPr>
        <w:t>Mysterud</w:t>
      </w:r>
      <w:proofErr w:type="spellEnd"/>
      <w:r w:rsidRPr="00A9689E">
        <w:rPr>
          <w:lang w:val="en-US"/>
        </w:rPr>
        <w:t xml:space="preserve">, A., </w:t>
      </w:r>
      <w:proofErr w:type="spellStart"/>
      <w:r w:rsidRPr="00A9689E">
        <w:rPr>
          <w:lang w:val="en-US"/>
        </w:rPr>
        <w:t>Melzheimer</w:t>
      </w:r>
      <w:proofErr w:type="spellEnd"/>
      <w:r w:rsidRPr="00A9689E">
        <w:rPr>
          <w:lang w:val="en-US"/>
        </w:rPr>
        <w:t xml:space="preserve">, J., </w:t>
      </w:r>
      <w:proofErr w:type="spellStart"/>
      <w:r w:rsidRPr="00A9689E">
        <w:rPr>
          <w:lang w:val="en-US"/>
        </w:rPr>
        <w:t>Morellet</w:t>
      </w:r>
      <w:proofErr w:type="spellEnd"/>
      <w:r w:rsidRPr="00A9689E">
        <w:rPr>
          <w:lang w:val="en-US"/>
        </w:rPr>
        <w:t xml:space="preserve">, N., Voigt, U., Allen, B. L., Gehr, B., Rouco, C., Ullmann, W., Holand, Ø., Jørgensen, N. H., Steinheim, G., … </w:t>
      </w:r>
      <w:proofErr w:type="spellStart"/>
      <w:r w:rsidRPr="00A9689E">
        <w:rPr>
          <w:lang w:val="en-US"/>
        </w:rPr>
        <w:t>Balkenhol</w:t>
      </w:r>
      <w:proofErr w:type="spellEnd"/>
      <w:r w:rsidRPr="00A9689E">
        <w:rPr>
          <w:lang w:val="en-US"/>
        </w:rPr>
        <w:t xml:space="preserve">, N. (2019). Right on track? Performance of satellite telemetry in terrestrial wildlife research. </w:t>
      </w:r>
      <w:proofErr w:type="spellStart"/>
      <w:r w:rsidRPr="00A9689E">
        <w:rPr>
          <w:i/>
          <w:iCs/>
          <w:lang w:val="en-US"/>
        </w:rPr>
        <w:t>Plos</w:t>
      </w:r>
      <w:proofErr w:type="spellEnd"/>
      <w:r w:rsidRPr="00A9689E">
        <w:rPr>
          <w:i/>
          <w:iCs/>
          <w:lang w:val="en-US"/>
        </w:rPr>
        <w:t xml:space="preserve"> One</w:t>
      </w:r>
      <w:r w:rsidRPr="00A9689E">
        <w:rPr>
          <w:lang w:val="en-US"/>
        </w:rPr>
        <w:t xml:space="preserve">, </w:t>
      </w:r>
      <w:r w:rsidRPr="00A9689E">
        <w:rPr>
          <w:i/>
          <w:iCs/>
          <w:lang w:val="en-US"/>
        </w:rPr>
        <w:t>14</w:t>
      </w:r>
      <w:r w:rsidRPr="00A9689E">
        <w:rPr>
          <w:lang w:val="en-US"/>
        </w:rPr>
        <w:t>(5), e0216223. https://doi.org/10.1371/journal.pone.0216223</w:t>
      </w:r>
    </w:p>
    <w:p w14:paraId="5EC7CB24" w14:textId="77777777" w:rsidR="00A9689E" w:rsidRPr="00A9689E" w:rsidRDefault="00A9689E" w:rsidP="00E818ED">
      <w:pPr>
        <w:pStyle w:val="Bibliography"/>
        <w:spacing w:line="240" w:lineRule="auto"/>
        <w:rPr>
          <w:lang w:val="en-US"/>
        </w:rPr>
      </w:pPr>
      <w:r w:rsidRPr="00A9689E">
        <w:rPr>
          <w:lang w:val="en-US"/>
        </w:rPr>
        <w:t xml:space="preserve">Hope, S. F., Hopkins, W. A., &amp; Angelier, F. (2022). Parenting in the city: Effects of urbanization on incubation </w:t>
      </w:r>
      <w:proofErr w:type="spellStart"/>
      <w:r w:rsidRPr="00A9689E">
        <w:rPr>
          <w:lang w:val="en-US"/>
        </w:rPr>
        <w:t>behaviour</w:t>
      </w:r>
      <w:proofErr w:type="spellEnd"/>
      <w:r w:rsidRPr="00A9689E">
        <w:rPr>
          <w:lang w:val="en-US"/>
        </w:rPr>
        <w:t xml:space="preserve"> and egg temperature in great tits, </w:t>
      </w:r>
      <w:r w:rsidRPr="00A9689E">
        <w:rPr>
          <w:i/>
          <w:iCs/>
          <w:lang w:val="en-US"/>
        </w:rPr>
        <w:t>Parus major</w:t>
      </w:r>
      <w:r w:rsidRPr="00A9689E">
        <w:rPr>
          <w:lang w:val="en-US"/>
        </w:rPr>
        <w:t xml:space="preserve">.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194</w:t>
      </w:r>
      <w:r w:rsidRPr="00A9689E">
        <w:rPr>
          <w:lang w:val="en-US"/>
        </w:rPr>
        <w:t>, 1–11. https://doi.org/10.1016/j.anbehav.2022.09.004</w:t>
      </w:r>
    </w:p>
    <w:p w14:paraId="31C90D0E" w14:textId="77777777" w:rsidR="00A9689E" w:rsidRPr="00A9689E" w:rsidRDefault="00A9689E" w:rsidP="00E818ED">
      <w:pPr>
        <w:pStyle w:val="Bibliography"/>
        <w:spacing w:line="240" w:lineRule="auto"/>
        <w:rPr>
          <w:lang w:val="en-US"/>
        </w:rPr>
      </w:pPr>
      <w:r w:rsidRPr="00A9689E">
        <w:rPr>
          <w:lang w:val="en-US"/>
        </w:rPr>
        <w:t xml:space="preserve">Horn, D. J., Johansen, S. M., &amp; Wilcoxen, T. E. (2014). Seed and feeder use by birds in the United States and Canada. </w:t>
      </w:r>
      <w:r w:rsidRPr="00A9689E">
        <w:rPr>
          <w:i/>
          <w:iCs/>
          <w:lang w:val="en-US"/>
        </w:rPr>
        <w:t>Wildlife Society Bulletin</w:t>
      </w:r>
      <w:r w:rsidRPr="00A9689E">
        <w:rPr>
          <w:lang w:val="en-US"/>
        </w:rPr>
        <w:t xml:space="preserve">, </w:t>
      </w:r>
      <w:r w:rsidRPr="00A9689E">
        <w:rPr>
          <w:i/>
          <w:iCs/>
          <w:lang w:val="en-US"/>
        </w:rPr>
        <w:t>38</w:t>
      </w:r>
      <w:r w:rsidRPr="00A9689E">
        <w:rPr>
          <w:lang w:val="en-US"/>
        </w:rPr>
        <w:t>(1), 18–25. https://doi.org/10.1002/wsb.365</w:t>
      </w:r>
    </w:p>
    <w:p w14:paraId="090697EC" w14:textId="77777777" w:rsidR="00A9689E" w:rsidRPr="00A9689E" w:rsidRDefault="00A9689E" w:rsidP="00E818ED">
      <w:pPr>
        <w:pStyle w:val="Bibliography"/>
        <w:spacing w:line="240" w:lineRule="auto"/>
        <w:rPr>
          <w:lang w:val="en-US"/>
        </w:rPr>
      </w:pPr>
      <w:r w:rsidRPr="00A9689E">
        <w:rPr>
          <w:lang w:val="en-US"/>
        </w:rPr>
        <w:t xml:space="preserve">Hosmer, D. W., &amp; </w:t>
      </w:r>
      <w:proofErr w:type="spellStart"/>
      <w:r w:rsidRPr="00A9689E">
        <w:rPr>
          <w:lang w:val="en-US"/>
        </w:rPr>
        <w:t>Lemesbow</w:t>
      </w:r>
      <w:proofErr w:type="spellEnd"/>
      <w:r w:rsidRPr="00A9689E">
        <w:rPr>
          <w:lang w:val="en-US"/>
        </w:rPr>
        <w:t xml:space="preserve">, S. (1980). Goodness of fit tests for the multiple logistic regression model. </w:t>
      </w:r>
      <w:r w:rsidRPr="00A9689E">
        <w:rPr>
          <w:i/>
          <w:iCs/>
          <w:lang w:val="en-US"/>
        </w:rPr>
        <w:t>Communications in Statistics - Theory and Methods</w:t>
      </w:r>
      <w:r w:rsidRPr="00A9689E">
        <w:rPr>
          <w:lang w:val="en-US"/>
        </w:rPr>
        <w:t xml:space="preserve">, </w:t>
      </w:r>
      <w:r w:rsidRPr="00A9689E">
        <w:rPr>
          <w:i/>
          <w:iCs/>
          <w:lang w:val="en-US"/>
        </w:rPr>
        <w:t>9</w:t>
      </w:r>
      <w:r w:rsidRPr="00A9689E">
        <w:rPr>
          <w:lang w:val="en-US"/>
        </w:rPr>
        <w:t>(10), 1043–1069. https://doi.org/10.1080/03610928008827941</w:t>
      </w:r>
    </w:p>
    <w:p w14:paraId="5CFEF74C" w14:textId="77777777" w:rsidR="00A9689E" w:rsidRPr="00A9689E" w:rsidRDefault="00A9689E" w:rsidP="00E818ED">
      <w:pPr>
        <w:pStyle w:val="Bibliography"/>
        <w:spacing w:line="240" w:lineRule="auto"/>
        <w:rPr>
          <w:lang w:val="en-US"/>
        </w:rPr>
      </w:pPr>
      <w:r w:rsidRPr="00A9689E">
        <w:rPr>
          <w:lang w:val="en-US"/>
        </w:rPr>
        <w:t xml:space="preserve">Humbird, S. K., &amp; Neudorf, D. L. H. (2008). THE EFFECTS OF FOOD SUPPLEMENTATION ON EXTRATERRITORIAL BEHAVIOR IN FEMALE NORTHERN CARDINALS. </w:t>
      </w:r>
      <w:r w:rsidRPr="00A9689E">
        <w:rPr>
          <w:i/>
          <w:iCs/>
          <w:lang w:val="en-US"/>
        </w:rPr>
        <w:t>The Condor</w:t>
      </w:r>
      <w:r w:rsidRPr="00A9689E">
        <w:rPr>
          <w:lang w:val="en-US"/>
        </w:rPr>
        <w:t xml:space="preserve">, </w:t>
      </w:r>
      <w:r w:rsidRPr="00A9689E">
        <w:rPr>
          <w:i/>
          <w:iCs/>
          <w:lang w:val="en-US"/>
        </w:rPr>
        <w:t>110</w:t>
      </w:r>
      <w:r w:rsidRPr="00A9689E">
        <w:rPr>
          <w:lang w:val="en-US"/>
        </w:rPr>
        <w:t>(2), 392–395. https://doi.org/10.1525/cond.2008.8427</w:t>
      </w:r>
    </w:p>
    <w:p w14:paraId="3C621226" w14:textId="77777777" w:rsidR="00A9689E" w:rsidRPr="00A9689E" w:rsidRDefault="00A9689E" w:rsidP="00E818ED">
      <w:pPr>
        <w:pStyle w:val="Bibliography"/>
        <w:spacing w:line="240" w:lineRule="auto"/>
        <w:rPr>
          <w:lang w:val="en-US"/>
        </w:rPr>
      </w:pPr>
      <w:r w:rsidRPr="00A9689E">
        <w:rPr>
          <w:lang w:val="en-US"/>
        </w:rPr>
        <w:t>Ibáñez-</w:t>
      </w:r>
      <w:proofErr w:type="spellStart"/>
      <w:r w:rsidRPr="00A9689E">
        <w:rPr>
          <w:lang w:val="en-US"/>
        </w:rPr>
        <w:t>Álamo</w:t>
      </w:r>
      <w:proofErr w:type="spellEnd"/>
      <w:r w:rsidRPr="00A9689E">
        <w:rPr>
          <w:lang w:val="en-US"/>
        </w:rPr>
        <w:t xml:space="preserve">, J. D., Morelli, F., Benedetti, Y., Rubio, E., </w:t>
      </w:r>
      <w:proofErr w:type="spellStart"/>
      <w:r w:rsidRPr="00A9689E">
        <w:rPr>
          <w:lang w:val="en-US"/>
        </w:rPr>
        <w:t>Jokimäki</w:t>
      </w:r>
      <w:proofErr w:type="spellEnd"/>
      <w:r w:rsidRPr="00A9689E">
        <w:rPr>
          <w:lang w:val="en-US"/>
        </w:rPr>
        <w:t xml:space="preserve">, J., Pérez-Contreras, T., Sprau, P., Suhonen, J., </w:t>
      </w:r>
      <w:proofErr w:type="spellStart"/>
      <w:r w:rsidRPr="00A9689E">
        <w:rPr>
          <w:lang w:val="en-US"/>
        </w:rPr>
        <w:t>Tryjanowski</w:t>
      </w:r>
      <w:proofErr w:type="spellEnd"/>
      <w:r w:rsidRPr="00A9689E">
        <w:rPr>
          <w:lang w:val="en-US"/>
        </w:rPr>
        <w:t xml:space="preserve">, P., </w:t>
      </w:r>
      <w:proofErr w:type="spellStart"/>
      <w:r w:rsidRPr="00A9689E">
        <w:rPr>
          <w:lang w:val="en-US"/>
        </w:rPr>
        <w:t>Kaisanlahti-Jokimäki</w:t>
      </w:r>
      <w:proofErr w:type="spellEnd"/>
      <w:r w:rsidRPr="00A9689E">
        <w:rPr>
          <w:lang w:val="en-US"/>
        </w:rPr>
        <w:t xml:space="preserve">, M.-L., Møller, A. P., &amp; Díaz, M. (2020). Biodiversity within the city: Effects of land sharing and land sparing urban development on avian diversity. </w:t>
      </w:r>
      <w:r w:rsidRPr="00A9689E">
        <w:rPr>
          <w:i/>
          <w:iCs/>
          <w:lang w:val="en-US"/>
        </w:rPr>
        <w:t>Science of The Total Environment</w:t>
      </w:r>
      <w:r w:rsidRPr="00A9689E">
        <w:rPr>
          <w:lang w:val="en-US"/>
        </w:rPr>
        <w:t xml:space="preserve">, </w:t>
      </w:r>
      <w:r w:rsidRPr="00A9689E">
        <w:rPr>
          <w:i/>
          <w:iCs/>
          <w:lang w:val="en-US"/>
        </w:rPr>
        <w:t>707</w:t>
      </w:r>
      <w:r w:rsidRPr="00A9689E">
        <w:rPr>
          <w:lang w:val="en-US"/>
        </w:rPr>
        <w:t>, 135477. https://doi.org/10.1016/j.scitotenv.2019.135477</w:t>
      </w:r>
    </w:p>
    <w:p w14:paraId="195F1918" w14:textId="77777777" w:rsidR="00A9689E" w:rsidRPr="00A9689E" w:rsidRDefault="00A9689E" w:rsidP="00E818ED">
      <w:pPr>
        <w:pStyle w:val="Bibliography"/>
        <w:spacing w:line="240" w:lineRule="auto"/>
        <w:rPr>
          <w:lang w:val="en-US"/>
        </w:rPr>
      </w:pPr>
      <w:r w:rsidRPr="00A9689E">
        <w:rPr>
          <w:lang w:val="en-US"/>
        </w:rPr>
        <w:t xml:space="preserve">Isaksson, C. (2018). Impact of urbanization on birds. </w:t>
      </w:r>
      <w:r w:rsidRPr="00A9689E">
        <w:rPr>
          <w:i/>
          <w:iCs/>
          <w:lang w:val="en-US"/>
        </w:rPr>
        <w:t>Bird Species</w:t>
      </w:r>
      <w:r w:rsidRPr="00A9689E">
        <w:rPr>
          <w:lang w:val="en-US"/>
        </w:rPr>
        <w:t xml:space="preserve">, </w:t>
      </w:r>
      <w:r w:rsidRPr="00A9689E">
        <w:rPr>
          <w:i/>
          <w:iCs/>
          <w:lang w:val="en-US"/>
        </w:rPr>
        <w:t>235</w:t>
      </w:r>
      <w:r w:rsidRPr="00A9689E">
        <w:rPr>
          <w:lang w:val="en-US"/>
        </w:rPr>
        <w:t>, 257.</w:t>
      </w:r>
    </w:p>
    <w:p w14:paraId="705266A9" w14:textId="77777777" w:rsidR="00A9689E" w:rsidRPr="00A9689E" w:rsidRDefault="00A9689E" w:rsidP="00E818ED">
      <w:pPr>
        <w:pStyle w:val="Bibliography"/>
        <w:spacing w:line="240" w:lineRule="auto"/>
        <w:rPr>
          <w:lang w:val="en-US"/>
        </w:rPr>
      </w:pPr>
      <w:r w:rsidRPr="00A9689E">
        <w:rPr>
          <w:lang w:val="en-US"/>
        </w:rPr>
        <w:t xml:space="preserve">Iverson, A. R., Schaefer, J. L., </w:t>
      </w:r>
      <w:proofErr w:type="spellStart"/>
      <w:r w:rsidRPr="00A9689E">
        <w:rPr>
          <w:lang w:val="en-US"/>
        </w:rPr>
        <w:t>Skalos</w:t>
      </w:r>
      <w:proofErr w:type="spellEnd"/>
      <w:r w:rsidRPr="00A9689E">
        <w:rPr>
          <w:lang w:val="en-US"/>
        </w:rPr>
        <w:t xml:space="preserve">, S. M., &amp; Hawkins, C. E. (2023). Global positioning system (GPS) and platform transmitter terminal (PTT) tags reveal fine-scale migratory movements of small birds: A review highlights further opportunities for hypothesis-driven research. </w:t>
      </w:r>
      <w:r w:rsidRPr="00A9689E">
        <w:rPr>
          <w:i/>
          <w:iCs/>
          <w:lang w:val="en-US"/>
        </w:rPr>
        <w:t>Ornithological Applications</w:t>
      </w:r>
      <w:r w:rsidRPr="00A9689E">
        <w:rPr>
          <w:lang w:val="en-US"/>
        </w:rPr>
        <w:t xml:space="preserve">, </w:t>
      </w:r>
      <w:r w:rsidRPr="00A9689E">
        <w:rPr>
          <w:i/>
          <w:iCs/>
          <w:lang w:val="en-US"/>
        </w:rPr>
        <w:t>125</w:t>
      </w:r>
      <w:r w:rsidRPr="00A9689E">
        <w:rPr>
          <w:lang w:val="en-US"/>
        </w:rPr>
        <w:t>(3), duad014.</w:t>
      </w:r>
    </w:p>
    <w:p w14:paraId="24396366" w14:textId="77777777" w:rsidR="00A9689E" w:rsidRPr="00A9689E" w:rsidRDefault="00A9689E" w:rsidP="00E818ED">
      <w:pPr>
        <w:pStyle w:val="Bibliography"/>
        <w:spacing w:line="240" w:lineRule="auto"/>
        <w:rPr>
          <w:lang w:val="en-US"/>
        </w:rPr>
      </w:pPr>
      <w:r w:rsidRPr="00A9689E">
        <w:rPr>
          <w:lang w:val="en-US"/>
        </w:rPr>
        <w:t xml:space="preserve">Jim, C. Y., &amp; Chen, W. Y. (2008). Assessing the ecosystem service of air pollutant removal by urban trees in Guangzhou (China). </w:t>
      </w:r>
      <w:r w:rsidRPr="00A9689E">
        <w:rPr>
          <w:i/>
          <w:iCs/>
          <w:lang w:val="en-US"/>
        </w:rPr>
        <w:t>Journal of Environmental Management</w:t>
      </w:r>
      <w:r w:rsidRPr="00A9689E">
        <w:rPr>
          <w:lang w:val="en-US"/>
        </w:rPr>
        <w:t xml:space="preserve">, </w:t>
      </w:r>
      <w:r w:rsidRPr="00A9689E">
        <w:rPr>
          <w:i/>
          <w:iCs/>
          <w:lang w:val="en-US"/>
        </w:rPr>
        <w:t>88</w:t>
      </w:r>
      <w:r w:rsidRPr="00A9689E">
        <w:rPr>
          <w:lang w:val="en-US"/>
        </w:rPr>
        <w:t>(4), 665–676. https://doi.org/10.1016/j.jenvman.2007.03.035</w:t>
      </w:r>
    </w:p>
    <w:p w14:paraId="48A6F93A" w14:textId="77777777" w:rsidR="00A9689E" w:rsidRPr="00A9689E" w:rsidRDefault="00A9689E" w:rsidP="00E818ED">
      <w:pPr>
        <w:pStyle w:val="Bibliography"/>
        <w:spacing w:line="240" w:lineRule="auto"/>
        <w:rPr>
          <w:lang w:val="en-US"/>
        </w:rPr>
      </w:pPr>
      <w:r w:rsidRPr="00A9689E">
        <w:rPr>
          <w:lang w:val="en-US"/>
        </w:rPr>
        <w:t xml:space="preserve">Johnson, D. H. (1980). The Comparison of Usage and Availability Measurements for Evaluating Resource Preference. </w:t>
      </w:r>
      <w:r w:rsidRPr="00A9689E">
        <w:rPr>
          <w:i/>
          <w:iCs/>
          <w:lang w:val="en-US"/>
        </w:rPr>
        <w:t>Ecology</w:t>
      </w:r>
      <w:r w:rsidRPr="00A9689E">
        <w:rPr>
          <w:lang w:val="en-US"/>
        </w:rPr>
        <w:t xml:space="preserve">, </w:t>
      </w:r>
      <w:r w:rsidRPr="00A9689E">
        <w:rPr>
          <w:i/>
          <w:iCs/>
          <w:lang w:val="en-US"/>
        </w:rPr>
        <w:t>61</w:t>
      </w:r>
      <w:r w:rsidRPr="00A9689E">
        <w:rPr>
          <w:lang w:val="en-US"/>
        </w:rPr>
        <w:t>(1), 65–71. https://doi.org/10.2307/1937156</w:t>
      </w:r>
    </w:p>
    <w:p w14:paraId="48B3F040" w14:textId="77777777" w:rsidR="00A9689E" w:rsidRPr="00A9689E" w:rsidRDefault="00A9689E" w:rsidP="00E818ED">
      <w:pPr>
        <w:pStyle w:val="Bibliography"/>
        <w:spacing w:line="240" w:lineRule="auto"/>
        <w:rPr>
          <w:lang w:val="en-US"/>
        </w:rPr>
      </w:pPr>
      <w:proofErr w:type="spellStart"/>
      <w:r w:rsidRPr="00A9689E">
        <w:rPr>
          <w:lang w:val="en-US"/>
        </w:rPr>
        <w:t>Jokimäki</w:t>
      </w:r>
      <w:proofErr w:type="spellEnd"/>
      <w:r w:rsidRPr="00A9689E">
        <w:rPr>
          <w:lang w:val="en-US"/>
        </w:rPr>
        <w:t xml:space="preserve">, J., </w:t>
      </w:r>
      <w:proofErr w:type="spellStart"/>
      <w:r w:rsidRPr="00A9689E">
        <w:rPr>
          <w:lang w:val="en-US"/>
        </w:rPr>
        <w:t>Kaisanlahti-Jokimäki</w:t>
      </w:r>
      <w:proofErr w:type="spellEnd"/>
      <w:r w:rsidRPr="00A9689E">
        <w:rPr>
          <w:lang w:val="en-US"/>
        </w:rPr>
        <w:t xml:space="preserve">, M.-L., &amp; Suhonen, J. (2022). Long-Term Winter Population Trends of Corvids in Relation to Urbanization and Climate at Northern Latitudes. </w:t>
      </w:r>
      <w:r w:rsidRPr="00A9689E">
        <w:rPr>
          <w:i/>
          <w:iCs/>
          <w:lang w:val="en-US"/>
        </w:rPr>
        <w:t>Animals</w:t>
      </w:r>
      <w:r w:rsidRPr="00A9689E">
        <w:rPr>
          <w:lang w:val="en-US"/>
        </w:rPr>
        <w:t xml:space="preserve">, </w:t>
      </w:r>
      <w:r w:rsidRPr="00A9689E">
        <w:rPr>
          <w:i/>
          <w:iCs/>
          <w:lang w:val="en-US"/>
        </w:rPr>
        <w:t>12</w:t>
      </w:r>
      <w:r w:rsidRPr="00A9689E">
        <w:rPr>
          <w:lang w:val="en-US"/>
        </w:rPr>
        <w:t>(14), Article 14. https://doi.org/10.3390/ani12141820</w:t>
      </w:r>
    </w:p>
    <w:p w14:paraId="3A149A59" w14:textId="77777777" w:rsidR="00A9689E" w:rsidRPr="00A9689E" w:rsidRDefault="00A9689E" w:rsidP="00E818ED">
      <w:pPr>
        <w:pStyle w:val="Bibliography"/>
        <w:spacing w:line="240" w:lineRule="auto"/>
        <w:rPr>
          <w:lang w:val="en-US"/>
        </w:rPr>
      </w:pPr>
      <w:r w:rsidRPr="00A9689E">
        <w:rPr>
          <w:lang w:val="en-US"/>
        </w:rPr>
        <w:t xml:space="preserve">Jones. (2001). Habitat Selection Studies in Avian Ecology: A Critical Review. </w:t>
      </w:r>
      <w:r w:rsidRPr="00A9689E">
        <w:rPr>
          <w:i/>
          <w:iCs/>
          <w:lang w:val="en-US"/>
        </w:rPr>
        <w:t>The Auk</w:t>
      </w:r>
      <w:r w:rsidRPr="00A9689E">
        <w:rPr>
          <w:lang w:val="en-US"/>
        </w:rPr>
        <w:t xml:space="preserve">, </w:t>
      </w:r>
      <w:r w:rsidRPr="00A9689E">
        <w:rPr>
          <w:i/>
          <w:iCs/>
          <w:lang w:val="en-US"/>
        </w:rPr>
        <w:t>118</w:t>
      </w:r>
      <w:r w:rsidRPr="00A9689E">
        <w:rPr>
          <w:lang w:val="en-US"/>
        </w:rPr>
        <w:t>(2), 557–562. https://doi.org/10.1093/auk/118.2.557</w:t>
      </w:r>
    </w:p>
    <w:p w14:paraId="43720CAB" w14:textId="77777777" w:rsidR="00A9689E" w:rsidRPr="00A9689E" w:rsidRDefault="00A9689E" w:rsidP="00E818ED">
      <w:pPr>
        <w:pStyle w:val="Bibliography"/>
        <w:spacing w:line="240" w:lineRule="auto"/>
        <w:rPr>
          <w:lang w:val="en-US"/>
        </w:rPr>
      </w:pPr>
      <w:r w:rsidRPr="00A9689E">
        <w:rPr>
          <w:lang w:val="en-US"/>
        </w:rPr>
        <w:t xml:space="preserve">Jones, T. M., Cooper, N. W., Haradon, H. A., Brunner, A. R., Dossman, B. C., Ward, M. P., Sillett, T. S., &amp; Kaiser, S. A. (2024). Considerations for radio-transmitter specifications on songbirds: Color and antenna length matter too. </w:t>
      </w:r>
      <w:r w:rsidRPr="00A9689E">
        <w:rPr>
          <w:i/>
          <w:iCs/>
          <w:lang w:val="en-US"/>
        </w:rPr>
        <w:t>Journal of Field Ornithology</w:t>
      </w:r>
      <w:r w:rsidRPr="00A9689E">
        <w:rPr>
          <w:lang w:val="en-US"/>
        </w:rPr>
        <w:t xml:space="preserve">, </w:t>
      </w:r>
      <w:r w:rsidRPr="00A9689E">
        <w:rPr>
          <w:i/>
          <w:iCs/>
          <w:lang w:val="en-US"/>
        </w:rPr>
        <w:t>95</w:t>
      </w:r>
      <w:r w:rsidRPr="00A9689E">
        <w:rPr>
          <w:lang w:val="en-US"/>
        </w:rPr>
        <w:t>(1). https://doi.org/10.5751/JFO-00426-950107</w:t>
      </w:r>
    </w:p>
    <w:p w14:paraId="095CC8C7" w14:textId="77777777" w:rsidR="00A9689E" w:rsidRPr="00A9689E" w:rsidRDefault="00A9689E" w:rsidP="00E818ED">
      <w:pPr>
        <w:pStyle w:val="Bibliography"/>
        <w:spacing w:line="240" w:lineRule="auto"/>
        <w:rPr>
          <w:lang w:val="en-US"/>
        </w:rPr>
      </w:pPr>
      <w:r w:rsidRPr="00A9689E">
        <w:rPr>
          <w:lang w:val="en-US"/>
        </w:rPr>
        <w:t xml:space="preserve">Jones, T. M., Llamas, A. P., &amp; Phillips, J. N. (2023a). Phenotypic signatures of urbanization? Resident, but not migratory, songbird eye size varies with urban‐associated light pollution levels. </w:t>
      </w:r>
      <w:r w:rsidRPr="00A9689E">
        <w:rPr>
          <w:i/>
          <w:iCs/>
          <w:lang w:val="en-US"/>
        </w:rPr>
        <w:t>Global Change Biology</w:t>
      </w:r>
      <w:r w:rsidRPr="00A9689E">
        <w:rPr>
          <w:lang w:val="en-US"/>
        </w:rPr>
        <w:t xml:space="preserve">, </w:t>
      </w:r>
      <w:r w:rsidRPr="00A9689E">
        <w:rPr>
          <w:i/>
          <w:iCs/>
          <w:lang w:val="en-US"/>
        </w:rPr>
        <w:t>29</w:t>
      </w:r>
      <w:r w:rsidRPr="00A9689E">
        <w:rPr>
          <w:lang w:val="en-US"/>
        </w:rPr>
        <w:t>(23), 6635–6646.</w:t>
      </w:r>
    </w:p>
    <w:p w14:paraId="478F26CD" w14:textId="77777777" w:rsidR="00A9689E" w:rsidRPr="00A9689E" w:rsidRDefault="00A9689E" w:rsidP="00E818ED">
      <w:pPr>
        <w:pStyle w:val="Bibliography"/>
        <w:spacing w:line="240" w:lineRule="auto"/>
        <w:rPr>
          <w:lang w:val="en-US"/>
        </w:rPr>
      </w:pPr>
      <w:r w:rsidRPr="00A9689E">
        <w:rPr>
          <w:lang w:val="en-US"/>
        </w:rPr>
        <w:t xml:space="preserve">Jones, T. M., Llamas, A. P., &amp; Phillips, J. N. (2023b). Phenotypic signatures of urbanization? Resident, but not migratory, songbird eye size varies with urban-associated light pollution levels. </w:t>
      </w:r>
      <w:r w:rsidRPr="00A9689E">
        <w:rPr>
          <w:i/>
          <w:iCs/>
          <w:lang w:val="en-US"/>
        </w:rPr>
        <w:t>Global Change Biology</w:t>
      </w:r>
      <w:r w:rsidRPr="00A9689E">
        <w:rPr>
          <w:lang w:val="en-US"/>
        </w:rPr>
        <w:t xml:space="preserve">, </w:t>
      </w:r>
      <w:r w:rsidRPr="00A9689E">
        <w:rPr>
          <w:i/>
          <w:iCs/>
          <w:lang w:val="en-US"/>
        </w:rPr>
        <w:t>29</w:t>
      </w:r>
      <w:r w:rsidRPr="00A9689E">
        <w:rPr>
          <w:lang w:val="en-US"/>
        </w:rPr>
        <w:t>(23), 6635–6646. https://doi.org/10.1111/gcb.16935</w:t>
      </w:r>
    </w:p>
    <w:p w14:paraId="59D05C44" w14:textId="77777777" w:rsidR="00A9689E" w:rsidRPr="00A9689E" w:rsidRDefault="00A9689E" w:rsidP="00E818ED">
      <w:pPr>
        <w:pStyle w:val="Bibliography"/>
        <w:spacing w:line="240" w:lineRule="auto"/>
        <w:rPr>
          <w:lang w:val="en-US"/>
        </w:rPr>
      </w:pPr>
      <w:r w:rsidRPr="00A9689E">
        <w:rPr>
          <w:lang w:val="en-US"/>
        </w:rPr>
        <w:t xml:space="preserve">Jorde, D. G., </w:t>
      </w:r>
      <w:proofErr w:type="spellStart"/>
      <w:r w:rsidRPr="00A9689E">
        <w:rPr>
          <w:lang w:val="en-US"/>
        </w:rPr>
        <w:t>Krapu</w:t>
      </w:r>
      <w:proofErr w:type="spellEnd"/>
      <w:r w:rsidRPr="00A9689E">
        <w:rPr>
          <w:lang w:val="en-US"/>
        </w:rPr>
        <w:t xml:space="preserve">, G. L., Crawford, R. D., &amp; Hay, M. A. (1984). Effects of Weather on Habitat Selection and Behavior of Mallards Wintering in Nebraska. </w:t>
      </w:r>
      <w:r w:rsidRPr="00A9689E">
        <w:rPr>
          <w:i/>
          <w:iCs/>
          <w:lang w:val="en-US"/>
        </w:rPr>
        <w:t>The Condor</w:t>
      </w:r>
      <w:r w:rsidRPr="00A9689E">
        <w:rPr>
          <w:lang w:val="en-US"/>
        </w:rPr>
        <w:t xml:space="preserve">, </w:t>
      </w:r>
      <w:r w:rsidRPr="00A9689E">
        <w:rPr>
          <w:i/>
          <w:iCs/>
          <w:lang w:val="en-US"/>
        </w:rPr>
        <w:t>86</w:t>
      </w:r>
      <w:r w:rsidRPr="00A9689E">
        <w:rPr>
          <w:lang w:val="en-US"/>
        </w:rPr>
        <w:t>(3), 258. https://doi.org/10.2307/1366993</w:t>
      </w:r>
    </w:p>
    <w:p w14:paraId="297075B8" w14:textId="77777777" w:rsidR="00A9689E" w:rsidRPr="00A9689E" w:rsidRDefault="00A9689E" w:rsidP="00E818ED">
      <w:pPr>
        <w:pStyle w:val="Bibliography"/>
        <w:spacing w:line="240" w:lineRule="auto"/>
        <w:rPr>
          <w:lang w:val="en-US"/>
        </w:rPr>
      </w:pPr>
      <w:r w:rsidRPr="00A9689E">
        <w:rPr>
          <w:lang w:val="en-US"/>
        </w:rPr>
        <w:t xml:space="preserve">Kamei, I., &amp; Maruta, E. (1979). Study on wind environmental problems caused around buildings in Japan. </w:t>
      </w:r>
      <w:r w:rsidRPr="00A9689E">
        <w:rPr>
          <w:i/>
          <w:iCs/>
          <w:lang w:val="en-US"/>
        </w:rPr>
        <w:t>Journal of Wind Engineering and Industrial Aerodynamics</w:t>
      </w:r>
      <w:r w:rsidRPr="00A9689E">
        <w:rPr>
          <w:lang w:val="en-US"/>
        </w:rPr>
        <w:t xml:space="preserve">, </w:t>
      </w:r>
      <w:r w:rsidRPr="00A9689E">
        <w:rPr>
          <w:i/>
          <w:iCs/>
          <w:lang w:val="en-US"/>
        </w:rPr>
        <w:t>4</w:t>
      </w:r>
      <w:r w:rsidRPr="00A9689E">
        <w:rPr>
          <w:lang w:val="en-US"/>
        </w:rPr>
        <w:t>(3), 307–331. https://doi.org/10.1016/0167-6105(79)90010-2</w:t>
      </w:r>
    </w:p>
    <w:p w14:paraId="5A60E597" w14:textId="77777777" w:rsidR="00A9689E" w:rsidRPr="00A9689E" w:rsidRDefault="00A9689E" w:rsidP="00E818ED">
      <w:pPr>
        <w:pStyle w:val="Bibliography"/>
        <w:spacing w:line="240" w:lineRule="auto"/>
        <w:rPr>
          <w:lang w:val="en-US"/>
        </w:rPr>
      </w:pPr>
      <w:r w:rsidRPr="00A9689E">
        <w:rPr>
          <w:lang w:val="en-US"/>
        </w:rPr>
        <w:t xml:space="preserve">Kauffman, M. J., Frick, W. F., &amp; Linthicum, J. (2003). ESTIMATION OF HABITAT‐SPECIFIC DEMOGRAPHY AND POPULATION GROWTH FOR PEREGRINE FALCONS IN CALIFORNIA. </w:t>
      </w:r>
      <w:r w:rsidRPr="00A9689E">
        <w:rPr>
          <w:i/>
          <w:iCs/>
          <w:lang w:val="en-US"/>
        </w:rPr>
        <w:t>Ecological Applications</w:t>
      </w:r>
      <w:r w:rsidRPr="00A9689E">
        <w:rPr>
          <w:lang w:val="en-US"/>
        </w:rPr>
        <w:t xml:space="preserve">, </w:t>
      </w:r>
      <w:r w:rsidRPr="00A9689E">
        <w:rPr>
          <w:i/>
          <w:iCs/>
          <w:lang w:val="en-US"/>
        </w:rPr>
        <w:t>13</w:t>
      </w:r>
      <w:r w:rsidRPr="00A9689E">
        <w:rPr>
          <w:lang w:val="en-US"/>
        </w:rPr>
        <w:t>(6), 1802–1816. https://doi.org/10.1890/01-5324</w:t>
      </w:r>
    </w:p>
    <w:p w14:paraId="5254B236" w14:textId="77777777" w:rsidR="00A9689E" w:rsidRPr="00A9689E" w:rsidRDefault="00A9689E" w:rsidP="00E818ED">
      <w:pPr>
        <w:pStyle w:val="Bibliography"/>
        <w:spacing w:line="240" w:lineRule="auto"/>
        <w:rPr>
          <w:lang w:val="en-US"/>
        </w:rPr>
      </w:pPr>
      <w:r w:rsidRPr="00A9689E">
        <w:rPr>
          <w:lang w:val="en-US"/>
        </w:rPr>
        <w:t xml:space="preserve">Kekkonen, J. (2017). Pollutants in Urbanized Areas: Direct and Indirect Effects on Bird Populations. In </w:t>
      </w:r>
      <w:r w:rsidRPr="00A9689E">
        <w:rPr>
          <w:i/>
          <w:iCs/>
          <w:lang w:val="en-US"/>
        </w:rPr>
        <w:t>ResearchGate</w:t>
      </w:r>
      <w:r w:rsidRPr="00A9689E">
        <w:rPr>
          <w:lang w:val="en-US"/>
        </w:rPr>
        <w:t>. https://doi.org/10.1007/978-3-319-43314-1_12</w:t>
      </w:r>
    </w:p>
    <w:p w14:paraId="1645B216" w14:textId="77777777" w:rsidR="00A9689E" w:rsidRPr="00A9689E" w:rsidRDefault="00A9689E" w:rsidP="00E818ED">
      <w:pPr>
        <w:pStyle w:val="Bibliography"/>
        <w:spacing w:line="240" w:lineRule="auto"/>
        <w:rPr>
          <w:lang w:val="en-US"/>
        </w:rPr>
      </w:pPr>
      <w:r w:rsidRPr="00A9689E">
        <w:rPr>
          <w:lang w:val="en-US"/>
        </w:rPr>
        <w:t xml:space="preserve">Killick, R., &amp; Eckley, I. A. (2014). changepoint: An R Package for Changepoint Analysis. </w:t>
      </w:r>
      <w:r w:rsidRPr="00A9689E">
        <w:rPr>
          <w:i/>
          <w:iCs/>
          <w:lang w:val="en-US"/>
        </w:rPr>
        <w:t>Journal of Statistical Software</w:t>
      </w:r>
      <w:r w:rsidRPr="00A9689E">
        <w:rPr>
          <w:lang w:val="en-US"/>
        </w:rPr>
        <w:t xml:space="preserve">, </w:t>
      </w:r>
      <w:r w:rsidRPr="00A9689E">
        <w:rPr>
          <w:i/>
          <w:iCs/>
          <w:lang w:val="en-US"/>
        </w:rPr>
        <w:t>58</w:t>
      </w:r>
      <w:r w:rsidRPr="00A9689E">
        <w:rPr>
          <w:lang w:val="en-US"/>
        </w:rPr>
        <w:t>, 1–19. https://doi.org/10.18637/jss.v058.i03</w:t>
      </w:r>
    </w:p>
    <w:p w14:paraId="0ACDC21F" w14:textId="77777777" w:rsidR="00A9689E" w:rsidRPr="00A9689E" w:rsidRDefault="00A9689E" w:rsidP="00E818ED">
      <w:pPr>
        <w:pStyle w:val="Bibliography"/>
        <w:spacing w:line="240" w:lineRule="auto"/>
        <w:rPr>
          <w:lang w:val="en-US"/>
        </w:rPr>
      </w:pPr>
      <w:r w:rsidRPr="00A9689E">
        <w:rPr>
          <w:lang w:val="en-US"/>
        </w:rPr>
        <w:t xml:space="preserve">Korpi, Z. O., Matthews, S. N., Shumar, M. B., McDermott, M. E., Russell, D., DeGroote, L. W., Jacob, R., </w:t>
      </w:r>
      <w:proofErr w:type="spellStart"/>
      <w:r w:rsidRPr="00A9689E">
        <w:rPr>
          <w:lang w:val="en-US"/>
        </w:rPr>
        <w:t>Shieldcastle</w:t>
      </w:r>
      <w:proofErr w:type="spellEnd"/>
      <w:r w:rsidRPr="00A9689E">
        <w:rPr>
          <w:lang w:val="en-US"/>
        </w:rPr>
        <w:t xml:space="preserve">, M., &amp; </w:t>
      </w:r>
      <w:proofErr w:type="spellStart"/>
      <w:r w:rsidRPr="00A9689E">
        <w:rPr>
          <w:lang w:val="en-US"/>
        </w:rPr>
        <w:t>Tonra</w:t>
      </w:r>
      <w:proofErr w:type="spellEnd"/>
      <w:r w:rsidRPr="00A9689E">
        <w:rPr>
          <w:lang w:val="en-US"/>
        </w:rPr>
        <w:t xml:space="preserve">, C. M. (2025). Spatial and species-specific variation in lake-crossing behavior in the Great Lakes region influences collision risk with offshore wind development. </w:t>
      </w:r>
      <w:r w:rsidRPr="00A9689E">
        <w:rPr>
          <w:i/>
          <w:iCs/>
          <w:lang w:val="en-US"/>
        </w:rPr>
        <w:t>Ornithological Applications</w:t>
      </w:r>
      <w:r w:rsidRPr="00A9689E">
        <w:rPr>
          <w:lang w:val="en-US"/>
        </w:rPr>
        <w:t xml:space="preserve">, </w:t>
      </w:r>
      <w:r w:rsidRPr="00A9689E">
        <w:rPr>
          <w:i/>
          <w:iCs/>
          <w:lang w:val="en-US"/>
        </w:rPr>
        <w:t>127</w:t>
      </w:r>
      <w:r w:rsidRPr="00A9689E">
        <w:rPr>
          <w:lang w:val="en-US"/>
        </w:rPr>
        <w:t>(2), duaf019. https://doi.org/10.1093/ornithapp/duaf019</w:t>
      </w:r>
    </w:p>
    <w:p w14:paraId="129CE7B8" w14:textId="77777777" w:rsidR="00A9689E" w:rsidRPr="00A9689E" w:rsidRDefault="00A9689E" w:rsidP="00E818ED">
      <w:pPr>
        <w:pStyle w:val="Bibliography"/>
        <w:spacing w:line="240" w:lineRule="auto"/>
        <w:rPr>
          <w:lang w:val="en-US"/>
        </w:rPr>
      </w:pPr>
      <w:r w:rsidRPr="00A9689E">
        <w:rPr>
          <w:lang w:val="en-US"/>
        </w:rPr>
        <w:t xml:space="preserve">Krama, T., Krams, R., </w:t>
      </w:r>
      <w:proofErr w:type="spellStart"/>
      <w:r w:rsidRPr="00A9689E">
        <w:rPr>
          <w:lang w:val="en-US"/>
        </w:rPr>
        <w:t>Popovs</w:t>
      </w:r>
      <w:proofErr w:type="spellEnd"/>
      <w:r w:rsidRPr="00A9689E">
        <w:rPr>
          <w:lang w:val="en-US"/>
        </w:rPr>
        <w:t xml:space="preserve">, S., </w:t>
      </w:r>
      <w:proofErr w:type="spellStart"/>
      <w:r w:rsidRPr="00A9689E">
        <w:rPr>
          <w:lang w:val="en-US"/>
        </w:rPr>
        <w:t>Trakimas</w:t>
      </w:r>
      <w:proofErr w:type="spellEnd"/>
      <w:r w:rsidRPr="00A9689E">
        <w:rPr>
          <w:lang w:val="en-US"/>
        </w:rPr>
        <w:t xml:space="preserve">, G., Rantala, M. J., Freeberg, T. M., &amp; Krams, I. A. (2023). Permanent Ad-lib Feeders Decrease the Survival of Wintering Great Tits (Parus major). </w:t>
      </w:r>
      <w:r w:rsidRPr="00A9689E">
        <w:rPr>
          <w:i/>
          <w:iCs/>
          <w:lang w:val="en-US"/>
        </w:rPr>
        <w:t>Birds</w:t>
      </w:r>
      <w:r w:rsidRPr="00A9689E">
        <w:rPr>
          <w:lang w:val="en-US"/>
        </w:rPr>
        <w:t xml:space="preserve">, </w:t>
      </w:r>
      <w:r w:rsidRPr="00A9689E">
        <w:rPr>
          <w:i/>
          <w:iCs/>
          <w:lang w:val="en-US"/>
        </w:rPr>
        <w:t>4</w:t>
      </w:r>
      <w:r w:rsidRPr="00A9689E">
        <w:rPr>
          <w:lang w:val="en-US"/>
        </w:rPr>
        <w:t>(2), Article 2. https://doi.org/10.3390/birds4020019</w:t>
      </w:r>
    </w:p>
    <w:p w14:paraId="28724A1F" w14:textId="77777777" w:rsidR="00A9689E" w:rsidRPr="00A9689E" w:rsidRDefault="00A9689E" w:rsidP="00E818ED">
      <w:pPr>
        <w:pStyle w:val="Bibliography"/>
        <w:spacing w:line="240" w:lineRule="auto"/>
        <w:rPr>
          <w:lang w:val="en-US"/>
        </w:rPr>
      </w:pPr>
      <w:r w:rsidRPr="00A9689E">
        <w:rPr>
          <w:lang w:val="en-US"/>
        </w:rPr>
        <w:t xml:space="preserve">Kraus, D., &amp; Hebb, A. (2020). Southern Canada’s crisis ecoregions: Identifying the most significant and threatened places for biodiversity conservation. </w:t>
      </w:r>
      <w:r w:rsidRPr="00A9689E">
        <w:rPr>
          <w:i/>
          <w:iCs/>
          <w:lang w:val="en-US"/>
        </w:rPr>
        <w:t>Biodiversity and Conservation</w:t>
      </w:r>
      <w:r w:rsidRPr="00A9689E">
        <w:rPr>
          <w:lang w:val="en-US"/>
        </w:rPr>
        <w:t xml:space="preserve">, </w:t>
      </w:r>
      <w:r w:rsidRPr="00A9689E">
        <w:rPr>
          <w:i/>
          <w:iCs/>
          <w:lang w:val="en-US"/>
        </w:rPr>
        <w:t>29</w:t>
      </w:r>
      <w:r w:rsidRPr="00A9689E">
        <w:rPr>
          <w:lang w:val="en-US"/>
        </w:rPr>
        <w:t>(13), 3573–3590. https://doi.org/10.1007/s10531-020-02038-x</w:t>
      </w:r>
    </w:p>
    <w:p w14:paraId="43925DA7" w14:textId="77777777" w:rsidR="00A9689E" w:rsidRPr="00A9689E" w:rsidRDefault="00A9689E" w:rsidP="00E818ED">
      <w:pPr>
        <w:pStyle w:val="Bibliography"/>
        <w:spacing w:line="240" w:lineRule="auto"/>
        <w:rPr>
          <w:lang w:val="en-US"/>
        </w:rPr>
      </w:pPr>
      <w:r w:rsidRPr="00A9689E">
        <w:rPr>
          <w:lang w:val="en-US"/>
        </w:rPr>
        <w:t xml:space="preserve">Kristan, W. B., Johnson, M. D., &amp; Rotenberry, J. T. (2007). Choices and Consequences of Habitat Selection for Birds. </w:t>
      </w:r>
      <w:r w:rsidRPr="00A9689E">
        <w:rPr>
          <w:i/>
          <w:iCs/>
          <w:lang w:val="en-US"/>
        </w:rPr>
        <w:t>The Condor</w:t>
      </w:r>
      <w:r w:rsidRPr="00A9689E">
        <w:rPr>
          <w:lang w:val="en-US"/>
        </w:rPr>
        <w:t xml:space="preserve">, </w:t>
      </w:r>
      <w:r w:rsidRPr="00A9689E">
        <w:rPr>
          <w:i/>
          <w:iCs/>
          <w:lang w:val="en-US"/>
        </w:rPr>
        <w:t>109</w:t>
      </w:r>
      <w:r w:rsidRPr="00A9689E">
        <w:rPr>
          <w:lang w:val="en-US"/>
        </w:rPr>
        <w:t>(3), 485–488. https://doi.org/10.1093/condor/109.3.485</w:t>
      </w:r>
    </w:p>
    <w:p w14:paraId="611FBA10" w14:textId="77777777" w:rsidR="00A9689E" w:rsidRPr="00A9689E" w:rsidRDefault="00A9689E" w:rsidP="00E818ED">
      <w:pPr>
        <w:pStyle w:val="Bibliography"/>
        <w:spacing w:line="240" w:lineRule="auto"/>
        <w:rPr>
          <w:lang w:val="en-US"/>
        </w:rPr>
      </w:pPr>
      <w:r w:rsidRPr="00A9689E">
        <w:rPr>
          <w:lang w:val="en-US"/>
        </w:rPr>
        <w:t xml:space="preserve">Lane, S. J., VanDiest, I. J., Brewer, V. N., Linkous, C. R., Fossett, T. E., Goodchild, C. G., &amp; Sewall, K. B. (2023). Indirect effects of urbanization: Consequences of increased aggression in an urban male songbird for mates and offspring. </w:t>
      </w:r>
      <w:r w:rsidRPr="00A9689E">
        <w:rPr>
          <w:i/>
          <w:iCs/>
          <w:lang w:val="en-US"/>
        </w:rPr>
        <w:t>Frontiers in Ecology and Evolution</w:t>
      </w:r>
      <w:r w:rsidRPr="00A9689E">
        <w:rPr>
          <w:lang w:val="en-US"/>
        </w:rPr>
        <w:t xml:space="preserve">, </w:t>
      </w:r>
      <w:r w:rsidRPr="00A9689E">
        <w:rPr>
          <w:i/>
          <w:iCs/>
          <w:lang w:val="en-US"/>
        </w:rPr>
        <w:t>11</w:t>
      </w:r>
      <w:r w:rsidRPr="00A9689E">
        <w:rPr>
          <w:lang w:val="en-US"/>
        </w:rPr>
        <w:t>. https://doi.org/10.3389/fevo.2023.1234562</w:t>
      </w:r>
    </w:p>
    <w:p w14:paraId="1931F552" w14:textId="77777777" w:rsidR="00A9689E" w:rsidRPr="00DD409D" w:rsidRDefault="00A9689E" w:rsidP="00E818ED">
      <w:pPr>
        <w:pStyle w:val="Bibliography"/>
        <w:spacing w:line="240" w:lineRule="auto"/>
      </w:pPr>
      <w:r w:rsidRPr="00A9689E">
        <w:rPr>
          <w:lang w:val="en-US"/>
        </w:rPr>
        <w:t xml:space="preserve">Laskey, A. R. (1944). </w:t>
      </w:r>
      <w:r w:rsidRPr="00A9689E">
        <w:rPr>
          <w:i/>
          <w:iCs/>
          <w:lang w:val="en-US"/>
        </w:rPr>
        <w:t>A STUDY OF THE CARDINAL IN TENNESSEE</w:t>
      </w:r>
      <w:r w:rsidRPr="00A9689E">
        <w:rPr>
          <w:lang w:val="en-US"/>
        </w:rPr>
        <w:t xml:space="preserve">. </w:t>
      </w:r>
      <w:r w:rsidRPr="00DD409D">
        <w:rPr>
          <w:i/>
          <w:iCs/>
        </w:rPr>
        <w:t>56</w:t>
      </w:r>
      <w:r w:rsidRPr="00DD409D">
        <w:t>(1).</w:t>
      </w:r>
    </w:p>
    <w:p w14:paraId="2C9D07C8" w14:textId="77777777" w:rsidR="00A9689E" w:rsidRPr="00A9689E" w:rsidRDefault="00A9689E" w:rsidP="00E818ED">
      <w:pPr>
        <w:pStyle w:val="Bibliography"/>
        <w:spacing w:line="240" w:lineRule="auto"/>
        <w:rPr>
          <w:lang w:val="en-US"/>
        </w:rPr>
      </w:pPr>
      <w:r w:rsidRPr="00DD409D">
        <w:t xml:space="preserve">Latimer, C. E., &amp; Zuckerberg, B. (2021). </w:t>
      </w:r>
      <w:r w:rsidRPr="00A9689E">
        <w:rPr>
          <w:lang w:val="en-US"/>
        </w:rPr>
        <w:t xml:space="preserve">Habitat loss and thermal tolerances influence the sensitivity of resident bird populations to winter weather at regional scales. </w:t>
      </w:r>
      <w:r w:rsidRPr="00A9689E">
        <w:rPr>
          <w:i/>
          <w:iCs/>
          <w:lang w:val="en-US"/>
        </w:rPr>
        <w:t>Journal of Animal Ecology</w:t>
      </w:r>
      <w:r w:rsidRPr="00A9689E">
        <w:rPr>
          <w:lang w:val="en-US"/>
        </w:rPr>
        <w:t xml:space="preserve">, </w:t>
      </w:r>
      <w:r w:rsidRPr="00A9689E">
        <w:rPr>
          <w:i/>
          <w:iCs/>
          <w:lang w:val="en-US"/>
        </w:rPr>
        <w:t>90</w:t>
      </w:r>
      <w:r w:rsidRPr="00A9689E">
        <w:rPr>
          <w:lang w:val="en-US"/>
        </w:rPr>
        <w:t>(2), 317–329. https://doi.org/10.1111/1365-2656.13332</w:t>
      </w:r>
    </w:p>
    <w:p w14:paraId="1F4057F4" w14:textId="77777777" w:rsidR="00A9689E" w:rsidRPr="00A9689E" w:rsidRDefault="00A9689E" w:rsidP="00E818ED">
      <w:pPr>
        <w:pStyle w:val="Bibliography"/>
        <w:spacing w:line="240" w:lineRule="auto"/>
        <w:rPr>
          <w:lang w:val="en-US"/>
        </w:rPr>
      </w:pPr>
      <w:r w:rsidRPr="00A9689E">
        <w:rPr>
          <w:lang w:val="en-US"/>
        </w:rPr>
        <w:t xml:space="preserve">Leston, L. F. V., &amp; Rodewald, A. D. (2006). Are urban forests ecological traps for understory birds? An examination using Northern cardinals. </w:t>
      </w:r>
      <w:r w:rsidRPr="00A9689E">
        <w:rPr>
          <w:i/>
          <w:iCs/>
          <w:lang w:val="en-US"/>
        </w:rPr>
        <w:t>Biological Conservation</w:t>
      </w:r>
      <w:r w:rsidRPr="00A9689E">
        <w:rPr>
          <w:lang w:val="en-US"/>
        </w:rPr>
        <w:t xml:space="preserve">, </w:t>
      </w:r>
      <w:r w:rsidRPr="00A9689E">
        <w:rPr>
          <w:i/>
          <w:iCs/>
          <w:lang w:val="en-US"/>
        </w:rPr>
        <w:t>131</w:t>
      </w:r>
      <w:r w:rsidRPr="00A9689E">
        <w:rPr>
          <w:lang w:val="en-US"/>
        </w:rPr>
        <w:t>(4), 566–574. https://doi.org/10.1016/j.biocon.2006.03.003</w:t>
      </w:r>
    </w:p>
    <w:p w14:paraId="027AEC62" w14:textId="77777777" w:rsidR="00A9689E" w:rsidRPr="00DD409D" w:rsidRDefault="00A9689E" w:rsidP="00E818ED">
      <w:pPr>
        <w:pStyle w:val="Bibliography"/>
        <w:spacing w:line="240" w:lineRule="auto"/>
      </w:pPr>
      <w:r w:rsidRPr="00A9689E">
        <w:rPr>
          <w:lang w:val="en-US"/>
        </w:rPr>
        <w:t xml:space="preserve">Li, G., Fang, C., Li, Y., Wang, Z., Sun, S., He, S., Qi, W., Bao, C., Ma, H., Fan, Y., Feng, Y., &amp; Liu, X. (2022). Global impacts of future urban expansion on terrestrial vertebrate diversity. </w:t>
      </w:r>
      <w:r w:rsidRPr="00DD409D">
        <w:rPr>
          <w:i/>
          <w:iCs/>
        </w:rPr>
        <w:t>Nature Communications</w:t>
      </w:r>
      <w:r w:rsidRPr="00DD409D">
        <w:t xml:space="preserve">, </w:t>
      </w:r>
      <w:r w:rsidRPr="00DD409D">
        <w:rPr>
          <w:i/>
          <w:iCs/>
        </w:rPr>
        <w:t>13</w:t>
      </w:r>
      <w:r w:rsidRPr="00DD409D">
        <w:t>(1), 1628. https://doi.org/10.1038/s41467-022-29324-2</w:t>
      </w:r>
    </w:p>
    <w:p w14:paraId="40CB1CAE" w14:textId="77777777" w:rsidR="00A9689E" w:rsidRPr="00A9689E" w:rsidRDefault="00A9689E" w:rsidP="00E818ED">
      <w:pPr>
        <w:pStyle w:val="Bibliography"/>
        <w:spacing w:line="240" w:lineRule="auto"/>
        <w:rPr>
          <w:lang w:val="en-US"/>
        </w:rPr>
      </w:pPr>
      <w:r w:rsidRPr="00DD409D">
        <w:t xml:space="preserve">Liker, A., Papp, Z., </w:t>
      </w:r>
      <w:proofErr w:type="spellStart"/>
      <w:r w:rsidRPr="00DD409D">
        <w:t>Bókony</w:t>
      </w:r>
      <w:proofErr w:type="spellEnd"/>
      <w:r w:rsidRPr="00DD409D">
        <w:t xml:space="preserve">, V., &amp; </w:t>
      </w:r>
      <w:proofErr w:type="spellStart"/>
      <w:r w:rsidRPr="00DD409D">
        <w:t>Lendvai</w:t>
      </w:r>
      <w:proofErr w:type="spellEnd"/>
      <w:r w:rsidRPr="00DD409D">
        <w:t xml:space="preserve">, Á. Z. (2008). </w:t>
      </w:r>
      <w:r w:rsidRPr="00A9689E">
        <w:rPr>
          <w:lang w:val="en-US"/>
        </w:rPr>
        <w:t xml:space="preserve">Lean birds in the city: Body size and condition of house sparrows along the urbanization gradient. </w:t>
      </w:r>
      <w:r w:rsidRPr="00A9689E">
        <w:rPr>
          <w:i/>
          <w:iCs/>
          <w:lang w:val="en-US"/>
        </w:rPr>
        <w:t>Journal of Animal Ecology</w:t>
      </w:r>
      <w:r w:rsidRPr="00A9689E">
        <w:rPr>
          <w:lang w:val="en-US"/>
        </w:rPr>
        <w:t xml:space="preserve">, </w:t>
      </w:r>
      <w:r w:rsidRPr="00A9689E">
        <w:rPr>
          <w:i/>
          <w:iCs/>
          <w:lang w:val="en-US"/>
        </w:rPr>
        <w:t>77</w:t>
      </w:r>
      <w:r w:rsidRPr="00A9689E">
        <w:rPr>
          <w:lang w:val="en-US"/>
        </w:rPr>
        <w:t>(4), 789–795. https://doi.org/10.1111/j.1365-2656.2008.01402.x</w:t>
      </w:r>
    </w:p>
    <w:p w14:paraId="4B181814" w14:textId="77777777" w:rsidR="00A9689E" w:rsidRPr="00A9689E" w:rsidRDefault="00A9689E" w:rsidP="00E818ED">
      <w:pPr>
        <w:pStyle w:val="Bibliography"/>
        <w:spacing w:line="240" w:lineRule="auto"/>
        <w:rPr>
          <w:lang w:val="en-US"/>
        </w:rPr>
      </w:pPr>
      <w:r w:rsidRPr="00A9689E">
        <w:rPr>
          <w:lang w:val="en-US"/>
        </w:rPr>
        <w:t xml:space="preserve">Linek, N., Volkmer, T., Shipley, J. R., Twining, C. W., Zúñiga, D., </w:t>
      </w:r>
      <w:proofErr w:type="spellStart"/>
      <w:r w:rsidRPr="00A9689E">
        <w:rPr>
          <w:lang w:val="en-US"/>
        </w:rPr>
        <w:t>Wikelski</w:t>
      </w:r>
      <w:proofErr w:type="spellEnd"/>
      <w:r w:rsidRPr="00A9689E">
        <w:rPr>
          <w:lang w:val="en-US"/>
        </w:rPr>
        <w:t xml:space="preserve">, M., &amp; </w:t>
      </w:r>
      <w:proofErr w:type="spellStart"/>
      <w:r w:rsidRPr="00A9689E">
        <w:rPr>
          <w:lang w:val="en-US"/>
        </w:rPr>
        <w:t>Partecke</w:t>
      </w:r>
      <w:proofErr w:type="spellEnd"/>
      <w:r w:rsidRPr="00A9689E">
        <w:rPr>
          <w:lang w:val="en-US"/>
        </w:rPr>
        <w:t xml:space="preserve">, J. (2021). A songbird adjusts its heart rate and body temperature in response to season and fluctuating daily conditions. </w:t>
      </w:r>
      <w:r w:rsidRPr="00A9689E">
        <w:rPr>
          <w:i/>
          <w:iCs/>
          <w:lang w:val="en-US"/>
        </w:rPr>
        <w:t>Philosophical Transactions of the Royal Society B: Biological Sciences</w:t>
      </w:r>
      <w:r w:rsidRPr="00A9689E">
        <w:rPr>
          <w:lang w:val="en-US"/>
        </w:rPr>
        <w:t xml:space="preserve">, </w:t>
      </w:r>
      <w:r w:rsidRPr="00A9689E">
        <w:rPr>
          <w:i/>
          <w:iCs/>
          <w:lang w:val="en-US"/>
        </w:rPr>
        <w:t>376</w:t>
      </w:r>
      <w:r w:rsidRPr="00A9689E">
        <w:rPr>
          <w:lang w:val="en-US"/>
        </w:rPr>
        <w:t>(1830), 20200213. https://doi.org/10.1098/rstb.2020.0213</w:t>
      </w:r>
    </w:p>
    <w:p w14:paraId="76609213" w14:textId="77777777" w:rsidR="00A9689E" w:rsidRPr="00A9689E" w:rsidRDefault="00A9689E" w:rsidP="00E818ED">
      <w:pPr>
        <w:pStyle w:val="Bibliography"/>
        <w:spacing w:line="240" w:lineRule="auto"/>
        <w:rPr>
          <w:lang w:val="en-US"/>
        </w:rPr>
      </w:pPr>
      <w:r w:rsidRPr="00A9689E">
        <w:rPr>
          <w:lang w:val="en-US"/>
        </w:rPr>
        <w:t xml:space="preserve">Linville, S. U., </w:t>
      </w:r>
      <w:proofErr w:type="spellStart"/>
      <w:r w:rsidRPr="00A9689E">
        <w:rPr>
          <w:lang w:val="en-US"/>
        </w:rPr>
        <w:t>Breitwisch</w:t>
      </w:r>
      <w:proofErr w:type="spellEnd"/>
      <w:r w:rsidRPr="00A9689E">
        <w:rPr>
          <w:lang w:val="en-US"/>
        </w:rPr>
        <w:t xml:space="preserve">, R., &amp; Schilling, A. J. (1998). Plumage brightness as an indicator of parental care in northern cardinals.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55</w:t>
      </w:r>
      <w:r w:rsidRPr="00A9689E">
        <w:rPr>
          <w:lang w:val="en-US"/>
        </w:rPr>
        <w:t>(1), 119–127. https://doi.org/10.1006/anbe.1997.0595</w:t>
      </w:r>
    </w:p>
    <w:p w14:paraId="71D0E8CC" w14:textId="77777777" w:rsidR="00A9689E" w:rsidRPr="00DD409D" w:rsidRDefault="00A9689E" w:rsidP="00E818ED">
      <w:pPr>
        <w:pStyle w:val="Bibliography"/>
        <w:spacing w:line="240" w:lineRule="auto"/>
      </w:pPr>
      <w:r w:rsidRPr="00A9689E">
        <w:rPr>
          <w:lang w:val="en-US"/>
        </w:rPr>
        <w:t xml:space="preserve">Litteral, J., &amp; Shochat, E. (2017). The Role of Landscape-Scale Factors in Shaping Urban Bird Communities. In E. </w:t>
      </w:r>
      <w:proofErr w:type="spellStart"/>
      <w:r w:rsidRPr="00A9689E">
        <w:rPr>
          <w:lang w:val="en-US"/>
        </w:rPr>
        <w:t>Murgui</w:t>
      </w:r>
      <w:proofErr w:type="spellEnd"/>
      <w:r w:rsidRPr="00A9689E">
        <w:rPr>
          <w:lang w:val="en-US"/>
        </w:rPr>
        <w:t xml:space="preserve"> &amp; M. Hedblom (Eds.), </w:t>
      </w:r>
      <w:r w:rsidRPr="00A9689E">
        <w:rPr>
          <w:i/>
          <w:iCs/>
          <w:lang w:val="en-US"/>
        </w:rPr>
        <w:t>Ecology and Conservation of Birds in Urban Environments</w:t>
      </w:r>
      <w:r w:rsidRPr="00A9689E">
        <w:rPr>
          <w:lang w:val="en-US"/>
        </w:rPr>
        <w:t xml:space="preserve"> (pp. 135–159). </w:t>
      </w:r>
      <w:r w:rsidRPr="00DD409D">
        <w:t xml:space="preserve">Springer International </w:t>
      </w:r>
      <w:proofErr w:type="spellStart"/>
      <w:r w:rsidRPr="00DD409D">
        <w:t>Publishing</w:t>
      </w:r>
      <w:proofErr w:type="spellEnd"/>
      <w:r w:rsidRPr="00DD409D">
        <w:t>. https://doi.org/10.1007/978-3-319-43314-1_8</w:t>
      </w:r>
    </w:p>
    <w:p w14:paraId="767FCAB9" w14:textId="77777777" w:rsidR="00A9689E" w:rsidRPr="00A9689E" w:rsidRDefault="00A9689E" w:rsidP="00E818ED">
      <w:pPr>
        <w:pStyle w:val="Bibliography"/>
        <w:spacing w:line="240" w:lineRule="auto"/>
        <w:rPr>
          <w:lang w:val="en-US"/>
        </w:rPr>
      </w:pPr>
      <w:r w:rsidRPr="00DD409D">
        <w:t xml:space="preserve">Lopes, A. C., Rocha, G. O. C., de Oliveira </w:t>
      </w:r>
      <w:proofErr w:type="spellStart"/>
      <w:r w:rsidRPr="00DD409D">
        <w:t>Passos</w:t>
      </w:r>
      <w:proofErr w:type="spellEnd"/>
      <w:r w:rsidRPr="00DD409D">
        <w:t xml:space="preserve">, M. F., </w:t>
      </w:r>
      <w:proofErr w:type="spellStart"/>
      <w:r w:rsidRPr="00DD409D">
        <w:t>Barçante</w:t>
      </w:r>
      <w:proofErr w:type="spellEnd"/>
      <w:r w:rsidRPr="00DD409D">
        <w:t xml:space="preserve">, L., &amp; de Azevedo, C. S. (2024). </w:t>
      </w:r>
      <w:r w:rsidRPr="00A9689E">
        <w:rPr>
          <w:lang w:val="en-US"/>
        </w:rPr>
        <w:t xml:space="preserve">The Influence of Building Surroundings and Glass Cover in Bird Collisions. </w:t>
      </w:r>
      <w:r w:rsidRPr="00A9689E">
        <w:rPr>
          <w:i/>
          <w:iCs/>
          <w:lang w:val="en-US"/>
        </w:rPr>
        <w:t>Birds</w:t>
      </w:r>
      <w:r w:rsidRPr="00A9689E">
        <w:rPr>
          <w:lang w:val="en-US"/>
        </w:rPr>
        <w:t xml:space="preserve">, </w:t>
      </w:r>
      <w:r w:rsidRPr="00A9689E">
        <w:rPr>
          <w:i/>
          <w:iCs/>
          <w:lang w:val="en-US"/>
        </w:rPr>
        <w:t>5</w:t>
      </w:r>
      <w:r w:rsidRPr="00A9689E">
        <w:rPr>
          <w:lang w:val="en-US"/>
        </w:rPr>
        <w:t>(4), Article 4. https://doi.org/10.3390/birds5040048</w:t>
      </w:r>
    </w:p>
    <w:p w14:paraId="1F911BB6" w14:textId="77777777" w:rsidR="00A9689E" w:rsidRPr="00A9689E" w:rsidRDefault="00A9689E" w:rsidP="00E818ED">
      <w:pPr>
        <w:pStyle w:val="Bibliography"/>
        <w:spacing w:line="240" w:lineRule="auto"/>
        <w:rPr>
          <w:lang w:val="en-US"/>
        </w:rPr>
      </w:pPr>
      <w:r w:rsidRPr="00A9689E">
        <w:rPr>
          <w:lang w:val="en-US"/>
        </w:rPr>
        <w:t xml:space="preserve">Loss, S. R., Will, T., &amp; Marra, P. P. (2014). Estimation of bird-vehicle collision mortality on U.S. roads. </w:t>
      </w:r>
      <w:r w:rsidRPr="00A9689E">
        <w:rPr>
          <w:i/>
          <w:iCs/>
          <w:lang w:val="en-US"/>
        </w:rPr>
        <w:t>The Journal of Wildlife Management</w:t>
      </w:r>
      <w:r w:rsidRPr="00A9689E">
        <w:rPr>
          <w:lang w:val="en-US"/>
        </w:rPr>
        <w:t xml:space="preserve">, </w:t>
      </w:r>
      <w:r w:rsidRPr="00A9689E">
        <w:rPr>
          <w:i/>
          <w:iCs/>
          <w:lang w:val="en-US"/>
        </w:rPr>
        <w:t>78</w:t>
      </w:r>
      <w:r w:rsidRPr="00A9689E">
        <w:rPr>
          <w:lang w:val="en-US"/>
        </w:rPr>
        <w:t>(5), 763–771. https://doi.org/10.1002/jwmg.721</w:t>
      </w:r>
    </w:p>
    <w:p w14:paraId="1CE0DC60" w14:textId="77777777" w:rsidR="00A9689E" w:rsidRPr="00A9689E" w:rsidRDefault="00A9689E" w:rsidP="00E818ED">
      <w:pPr>
        <w:pStyle w:val="Bibliography"/>
        <w:spacing w:line="240" w:lineRule="auto"/>
        <w:rPr>
          <w:lang w:val="en-US"/>
        </w:rPr>
      </w:pPr>
      <w:r w:rsidRPr="00A9689E">
        <w:rPr>
          <w:lang w:val="en-US"/>
        </w:rPr>
        <w:t>Louzao, M., Gallagher, R., García-</w:t>
      </w:r>
      <w:proofErr w:type="spellStart"/>
      <w:r w:rsidRPr="00A9689E">
        <w:rPr>
          <w:lang w:val="en-US"/>
        </w:rPr>
        <w:t>Barón</w:t>
      </w:r>
      <w:proofErr w:type="spellEnd"/>
      <w:r w:rsidRPr="00A9689E">
        <w:rPr>
          <w:lang w:val="en-US"/>
        </w:rPr>
        <w:t xml:space="preserve">, I., </w:t>
      </w:r>
      <w:proofErr w:type="spellStart"/>
      <w:r w:rsidRPr="00A9689E">
        <w:rPr>
          <w:lang w:val="en-US"/>
        </w:rPr>
        <w:t>Chust</w:t>
      </w:r>
      <w:proofErr w:type="spellEnd"/>
      <w:r w:rsidRPr="00A9689E">
        <w:rPr>
          <w:lang w:val="en-US"/>
        </w:rPr>
        <w:t xml:space="preserve">, G., </w:t>
      </w:r>
      <w:proofErr w:type="spellStart"/>
      <w:r w:rsidRPr="00A9689E">
        <w:rPr>
          <w:lang w:val="en-US"/>
        </w:rPr>
        <w:t>Intxausti</w:t>
      </w:r>
      <w:proofErr w:type="spellEnd"/>
      <w:r w:rsidRPr="00A9689E">
        <w:rPr>
          <w:lang w:val="en-US"/>
        </w:rPr>
        <w:t xml:space="preserve">, I., Albisu, J., Brereton, T., &amp; </w:t>
      </w:r>
      <w:proofErr w:type="spellStart"/>
      <w:r w:rsidRPr="00A9689E">
        <w:rPr>
          <w:lang w:val="en-US"/>
        </w:rPr>
        <w:t>Fontán</w:t>
      </w:r>
      <w:proofErr w:type="spellEnd"/>
      <w:r w:rsidRPr="00A9689E">
        <w:rPr>
          <w:lang w:val="en-US"/>
        </w:rPr>
        <w:t xml:space="preserve">, A. (2019). Threshold responses in bird mortality driven by extreme wind events. </w:t>
      </w:r>
      <w:r w:rsidRPr="00A9689E">
        <w:rPr>
          <w:i/>
          <w:iCs/>
          <w:lang w:val="en-US"/>
        </w:rPr>
        <w:t>Ecological Indicators</w:t>
      </w:r>
      <w:r w:rsidRPr="00A9689E">
        <w:rPr>
          <w:lang w:val="en-US"/>
        </w:rPr>
        <w:t xml:space="preserve">, </w:t>
      </w:r>
      <w:r w:rsidRPr="00A9689E">
        <w:rPr>
          <w:i/>
          <w:iCs/>
          <w:lang w:val="en-US"/>
        </w:rPr>
        <w:t>99</w:t>
      </w:r>
      <w:r w:rsidRPr="00A9689E">
        <w:rPr>
          <w:lang w:val="en-US"/>
        </w:rPr>
        <w:t>, 183–192. https://doi.org/10.1016/j.ecolind.2018.12.030</w:t>
      </w:r>
    </w:p>
    <w:p w14:paraId="79731EBF" w14:textId="77777777" w:rsidR="00A9689E" w:rsidRPr="00A9689E" w:rsidRDefault="00A9689E" w:rsidP="00E818ED">
      <w:pPr>
        <w:pStyle w:val="Bibliography"/>
        <w:spacing w:line="240" w:lineRule="auto"/>
        <w:rPr>
          <w:lang w:val="en-US"/>
        </w:rPr>
      </w:pPr>
      <w:r w:rsidRPr="00A9689E">
        <w:rPr>
          <w:lang w:val="en-US"/>
        </w:rPr>
        <w:t xml:space="preserve">Lowry, H., Lill, A., &amp; Wong, B. B. M. (2013). </w:t>
      </w:r>
      <w:proofErr w:type="spellStart"/>
      <w:r w:rsidRPr="00A9689E">
        <w:rPr>
          <w:lang w:val="en-US"/>
        </w:rPr>
        <w:t>Behavioural</w:t>
      </w:r>
      <w:proofErr w:type="spellEnd"/>
      <w:r w:rsidRPr="00A9689E">
        <w:rPr>
          <w:lang w:val="en-US"/>
        </w:rPr>
        <w:t xml:space="preserve"> responses of wildlife to urban environments. </w:t>
      </w:r>
      <w:r w:rsidRPr="00A9689E">
        <w:rPr>
          <w:i/>
          <w:iCs/>
          <w:lang w:val="en-US"/>
        </w:rPr>
        <w:t>Biological Reviews</w:t>
      </w:r>
      <w:r w:rsidRPr="00A9689E">
        <w:rPr>
          <w:lang w:val="en-US"/>
        </w:rPr>
        <w:t xml:space="preserve">, </w:t>
      </w:r>
      <w:r w:rsidRPr="00A9689E">
        <w:rPr>
          <w:i/>
          <w:iCs/>
          <w:lang w:val="en-US"/>
        </w:rPr>
        <w:t>88</w:t>
      </w:r>
      <w:r w:rsidRPr="00A9689E">
        <w:rPr>
          <w:lang w:val="en-US"/>
        </w:rPr>
        <w:t>(3), 537–549. https://doi.org/10.1111/brv.12012</w:t>
      </w:r>
    </w:p>
    <w:p w14:paraId="506F775A" w14:textId="77777777" w:rsidR="00A9689E" w:rsidRPr="00A9689E" w:rsidRDefault="00A9689E" w:rsidP="00E818ED">
      <w:pPr>
        <w:pStyle w:val="Bibliography"/>
        <w:spacing w:line="240" w:lineRule="auto"/>
        <w:rPr>
          <w:lang w:val="en-US"/>
        </w:rPr>
      </w:pPr>
      <w:r w:rsidRPr="00A9689E">
        <w:rPr>
          <w:lang w:val="en-US"/>
        </w:rPr>
        <w:t xml:space="preserve">Maccarone, A. D. (1987). Effect of Snow Cover on Starling Activity and Foraging Patterns. </w:t>
      </w:r>
      <w:r w:rsidRPr="00A9689E">
        <w:rPr>
          <w:i/>
          <w:iCs/>
          <w:lang w:val="en-US"/>
        </w:rPr>
        <w:t>The Wilson Bulletin</w:t>
      </w:r>
      <w:r w:rsidRPr="00A9689E">
        <w:rPr>
          <w:lang w:val="en-US"/>
        </w:rPr>
        <w:t xml:space="preserve">, </w:t>
      </w:r>
      <w:r w:rsidRPr="00A9689E">
        <w:rPr>
          <w:i/>
          <w:iCs/>
          <w:lang w:val="en-US"/>
        </w:rPr>
        <w:t>99</w:t>
      </w:r>
      <w:r w:rsidRPr="00A9689E">
        <w:rPr>
          <w:lang w:val="en-US"/>
        </w:rPr>
        <w:t>(1), 94–97.</w:t>
      </w:r>
    </w:p>
    <w:p w14:paraId="5F429C2C" w14:textId="77777777" w:rsidR="00A9689E" w:rsidRPr="00A9689E" w:rsidRDefault="00A9689E" w:rsidP="00E818ED">
      <w:pPr>
        <w:pStyle w:val="Bibliography"/>
        <w:spacing w:line="240" w:lineRule="auto"/>
        <w:rPr>
          <w:lang w:val="en-US"/>
        </w:rPr>
      </w:pPr>
      <w:r w:rsidRPr="00A9689E">
        <w:rPr>
          <w:lang w:val="en-US"/>
        </w:rPr>
        <w:t xml:space="preserve">MacKinnon, M., Pedersen Zari, M., &amp; Brown, D. K. (2023). Improving Urban Habitat Connectivity for Native Birds: Using Least-Cost Path Analyses to Design Urban Green Infrastructure Networks. </w:t>
      </w:r>
      <w:r w:rsidRPr="00A9689E">
        <w:rPr>
          <w:i/>
          <w:iCs/>
          <w:lang w:val="en-US"/>
        </w:rPr>
        <w:t>Land</w:t>
      </w:r>
      <w:r w:rsidRPr="00A9689E">
        <w:rPr>
          <w:lang w:val="en-US"/>
        </w:rPr>
        <w:t xml:space="preserve">, </w:t>
      </w:r>
      <w:r w:rsidRPr="00A9689E">
        <w:rPr>
          <w:i/>
          <w:iCs/>
          <w:lang w:val="en-US"/>
        </w:rPr>
        <w:t>12</w:t>
      </w:r>
      <w:r w:rsidRPr="00A9689E">
        <w:rPr>
          <w:lang w:val="en-US"/>
        </w:rPr>
        <w:t>(7), Article 7. https://doi.org/10.3390/land12071456</w:t>
      </w:r>
    </w:p>
    <w:p w14:paraId="196E3414" w14:textId="77777777" w:rsidR="00A9689E" w:rsidRPr="00A9689E" w:rsidRDefault="00A9689E" w:rsidP="00E818ED">
      <w:pPr>
        <w:pStyle w:val="Bibliography"/>
        <w:spacing w:line="240" w:lineRule="auto"/>
        <w:rPr>
          <w:lang w:val="en-US"/>
        </w:rPr>
      </w:pPr>
      <w:r w:rsidRPr="00A9689E">
        <w:rPr>
          <w:lang w:val="en-US"/>
        </w:rPr>
        <w:t xml:space="preserve">Madsen, A. E., Vander Meiden, L. N., &amp; Shizuka, D. (2021). Social partners and temperature jointly affect morning foraging activity of small birds in winter. </w:t>
      </w:r>
      <w:r w:rsidRPr="00A9689E">
        <w:rPr>
          <w:i/>
          <w:iCs/>
          <w:lang w:val="en-US"/>
        </w:rPr>
        <w:t>Behavioral Ecology</w:t>
      </w:r>
      <w:r w:rsidRPr="00A9689E">
        <w:rPr>
          <w:lang w:val="en-US"/>
        </w:rPr>
        <w:t xml:space="preserve">, </w:t>
      </w:r>
      <w:r w:rsidRPr="00A9689E">
        <w:rPr>
          <w:i/>
          <w:iCs/>
          <w:lang w:val="en-US"/>
        </w:rPr>
        <w:t>32</w:t>
      </w:r>
      <w:r w:rsidRPr="00A9689E">
        <w:rPr>
          <w:lang w:val="en-US"/>
        </w:rPr>
        <w:t>(3), 407–415. https://doi.org/10.1093/beheco/araa134</w:t>
      </w:r>
    </w:p>
    <w:p w14:paraId="33D0B2EA" w14:textId="77777777" w:rsidR="00A9689E" w:rsidRPr="00A9689E" w:rsidRDefault="00A9689E" w:rsidP="00E818ED">
      <w:pPr>
        <w:pStyle w:val="Bibliography"/>
        <w:spacing w:line="240" w:lineRule="auto"/>
        <w:rPr>
          <w:lang w:val="en-US"/>
        </w:rPr>
      </w:pPr>
      <w:r w:rsidRPr="00A9689E">
        <w:rPr>
          <w:lang w:val="en-US"/>
        </w:rPr>
        <w:t xml:space="preserve">Mainwaring, M. C., Nord, A., &amp; Sharp, S. P. (2021). Editorial: The Impact of Weather on the Behavior and Ecology of Birds. </w:t>
      </w:r>
      <w:r w:rsidRPr="00A9689E">
        <w:rPr>
          <w:i/>
          <w:iCs/>
          <w:lang w:val="en-US"/>
        </w:rPr>
        <w:t>Frontiers in Ecology and Evolution</w:t>
      </w:r>
      <w:r w:rsidRPr="00A9689E">
        <w:rPr>
          <w:lang w:val="en-US"/>
        </w:rPr>
        <w:t xml:space="preserve">, </w:t>
      </w:r>
      <w:r w:rsidRPr="00A9689E">
        <w:rPr>
          <w:i/>
          <w:iCs/>
          <w:lang w:val="en-US"/>
        </w:rPr>
        <w:t>9</w:t>
      </w:r>
      <w:r w:rsidRPr="00A9689E">
        <w:rPr>
          <w:lang w:val="en-US"/>
        </w:rPr>
        <w:t>, 777478. https://doi.org/10.3389/fevo.2021.777478</w:t>
      </w:r>
    </w:p>
    <w:p w14:paraId="686C9811" w14:textId="77777777" w:rsidR="00A9689E" w:rsidRPr="00A9689E" w:rsidRDefault="00A9689E" w:rsidP="00E818ED">
      <w:pPr>
        <w:pStyle w:val="Bibliography"/>
        <w:spacing w:line="240" w:lineRule="auto"/>
        <w:rPr>
          <w:lang w:val="en-US"/>
        </w:rPr>
      </w:pPr>
      <w:r w:rsidRPr="00A9689E">
        <w:rPr>
          <w:lang w:val="en-US"/>
        </w:rPr>
        <w:t xml:space="preserve">Majchrzak, Y. N., Peers, M. J. L., Studd, E. K., Menzies, A. K., Walker, P. D., </w:t>
      </w:r>
      <w:proofErr w:type="spellStart"/>
      <w:r w:rsidRPr="00A9689E">
        <w:rPr>
          <w:lang w:val="en-US"/>
        </w:rPr>
        <w:t>Shiratsuru</w:t>
      </w:r>
      <w:proofErr w:type="spellEnd"/>
      <w:r w:rsidRPr="00A9689E">
        <w:rPr>
          <w:lang w:val="en-US"/>
        </w:rPr>
        <w:t xml:space="preserve">, S., McCaw, L. K., Boonstra, R., Humphries, M., Jung, T. S., Kenney, A. J., Krebs, C. J., Murray, D. L., &amp; Boutin, S. (2022). Balancing food acquisition and predation risk drives demographic changes in snowshoe hare population cycles. </w:t>
      </w:r>
      <w:r w:rsidRPr="00A9689E">
        <w:rPr>
          <w:i/>
          <w:iCs/>
          <w:lang w:val="en-US"/>
        </w:rPr>
        <w:t>Ecology Letters</w:t>
      </w:r>
      <w:r w:rsidRPr="00A9689E">
        <w:rPr>
          <w:lang w:val="en-US"/>
        </w:rPr>
        <w:t xml:space="preserve">, </w:t>
      </w:r>
      <w:r w:rsidRPr="00A9689E">
        <w:rPr>
          <w:i/>
          <w:iCs/>
          <w:lang w:val="en-US"/>
        </w:rPr>
        <w:t>25</w:t>
      </w:r>
      <w:r w:rsidRPr="00A9689E">
        <w:rPr>
          <w:lang w:val="en-US"/>
        </w:rPr>
        <w:t>(4), 981–991. https://doi.org/10.1111/ele.13975</w:t>
      </w:r>
    </w:p>
    <w:p w14:paraId="2912B4F2" w14:textId="77777777" w:rsidR="00A9689E" w:rsidRPr="00A9689E" w:rsidRDefault="00A9689E" w:rsidP="00E818ED">
      <w:pPr>
        <w:pStyle w:val="Bibliography"/>
        <w:spacing w:line="240" w:lineRule="auto"/>
        <w:rPr>
          <w:lang w:val="en-US"/>
        </w:rPr>
      </w:pPr>
      <w:r w:rsidRPr="00A9689E">
        <w:rPr>
          <w:lang w:val="en-US"/>
        </w:rPr>
        <w:t xml:space="preserve">Martin, A. E., &amp; Fahrig, L. (2012). Measuring and selecting scales of effect for landscape predictors in species–habitat models. </w:t>
      </w:r>
      <w:r w:rsidRPr="00A9689E">
        <w:rPr>
          <w:i/>
          <w:iCs/>
          <w:lang w:val="en-US"/>
        </w:rPr>
        <w:t>Ecological Applications</w:t>
      </w:r>
      <w:r w:rsidRPr="00A9689E">
        <w:rPr>
          <w:lang w:val="en-US"/>
        </w:rPr>
        <w:t xml:space="preserve">, </w:t>
      </w:r>
      <w:r w:rsidRPr="00A9689E">
        <w:rPr>
          <w:i/>
          <w:iCs/>
          <w:lang w:val="en-US"/>
        </w:rPr>
        <w:t>22</w:t>
      </w:r>
      <w:r w:rsidRPr="00A9689E">
        <w:rPr>
          <w:lang w:val="en-US"/>
        </w:rPr>
        <w:t>(8), 2277–2292. https://doi.org/10.1890/11-2224.1</w:t>
      </w:r>
    </w:p>
    <w:p w14:paraId="4DB4698D" w14:textId="77777777" w:rsidR="00A9689E" w:rsidRPr="00A9689E" w:rsidRDefault="00A9689E" w:rsidP="00E818ED">
      <w:pPr>
        <w:pStyle w:val="Bibliography"/>
        <w:spacing w:line="240" w:lineRule="auto"/>
        <w:rPr>
          <w:lang w:val="en-US"/>
        </w:rPr>
      </w:pPr>
      <w:r w:rsidRPr="00A9689E">
        <w:rPr>
          <w:lang w:val="en-US"/>
        </w:rPr>
        <w:t xml:space="preserve">Martinez, C. (2000). Daily activity patterns of Great Bustards Otis </w:t>
      </w:r>
      <w:proofErr w:type="spellStart"/>
      <w:r w:rsidRPr="00A9689E">
        <w:rPr>
          <w:lang w:val="en-US"/>
        </w:rPr>
        <w:t>tarda</w:t>
      </w:r>
      <w:proofErr w:type="spellEnd"/>
      <w:r w:rsidRPr="00A9689E">
        <w:rPr>
          <w:lang w:val="en-US"/>
        </w:rPr>
        <w:t xml:space="preserve">. </w:t>
      </w:r>
      <w:proofErr w:type="spellStart"/>
      <w:r w:rsidRPr="00A9689E">
        <w:rPr>
          <w:i/>
          <w:iCs/>
          <w:lang w:val="en-US"/>
        </w:rPr>
        <w:t>Ardeola</w:t>
      </w:r>
      <w:proofErr w:type="spellEnd"/>
      <w:r w:rsidRPr="00A9689E">
        <w:rPr>
          <w:lang w:val="en-US"/>
        </w:rPr>
        <w:t xml:space="preserve">, </w:t>
      </w:r>
      <w:r w:rsidRPr="00A9689E">
        <w:rPr>
          <w:i/>
          <w:iCs/>
          <w:lang w:val="en-US"/>
        </w:rPr>
        <w:t>47</w:t>
      </w:r>
      <w:r w:rsidRPr="00A9689E">
        <w:rPr>
          <w:lang w:val="en-US"/>
        </w:rPr>
        <w:t>(1), 57–68.</w:t>
      </w:r>
    </w:p>
    <w:p w14:paraId="1D42248F" w14:textId="77777777" w:rsidR="00A9689E" w:rsidRPr="00A9689E" w:rsidRDefault="00A9689E" w:rsidP="00E818ED">
      <w:pPr>
        <w:pStyle w:val="Bibliography"/>
        <w:spacing w:line="240" w:lineRule="auto"/>
        <w:rPr>
          <w:lang w:val="en-US"/>
        </w:rPr>
      </w:pPr>
      <w:proofErr w:type="spellStart"/>
      <w:r w:rsidRPr="00A9689E">
        <w:rPr>
          <w:lang w:val="en-US"/>
        </w:rPr>
        <w:t>Marzluff</w:t>
      </w:r>
      <w:proofErr w:type="spellEnd"/>
      <w:r w:rsidRPr="00A9689E">
        <w:rPr>
          <w:lang w:val="en-US"/>
        </w:rPr>
        <w:t xml:space="preserve">, J. M., Withey, J. C., Whittaker, K. A., David Oleyar, M., Unfried, T. M., Rullman, S., &amp; Delap, J. (2007). Consequences of Habitat Utilization by Nest Predators and Breeding Songbirds Across Multiple Scales in an Urbanizing Landscape. </w:t>
      </w:r>
      <w:r w:rsidRPr="00A9689E">
        <w:rPr>
          <w:i/>
          <w:iCs/>
          <w:lang w:val="en-US"/>
        </w:rPr>
        <w:t>The Condor</w:t>
      </w:r>
      <w:r w:rsidRPr="00A9689E">
        <w:rPr>
          <w:lang w:val="en-US"/>
        </w:rPr>
        <w:t xml:space="preserve">, </w:t>
      </w:r>
      <w:r w:rsidRPr="00A9689E">
        <w:rPr>
          <w:i/>
          <w:iCs/>
          <w:lang w:val="en-US"/>
        </w:rPr>
        <w:t>109</w:t>
      </w:r>
      <w:r w:rsidRPr="00A9689E">
        <w:rPr>
          <w:lang w:val="en-US"/>
        </w:rPr>
        <w:t>(3), 516–534. https://doi.org/10.1093/condor/109.3.516</w:t>
      </w:r>
    </w:p>
    <w:p w14:paraId="0D814FBA" w14:textId="77777777" w:rsidR="00A9689E" w:rsidRPr="00A9689E" w:rsidRDefault="00A9689E" w:rsidP="00E818ED">
      <w:pPr>
        <w:pStyle w:val="Bibliography"/>
        <w:spacing w:line="240" w:lineRule="auto"/>
        <w:rPr>
          <w:lang w:val="en-US"/>
        </w:rPr>
      </w:pPr>
      <w:r w:rsidRPr="00A9689E">
        <w:rPr>
          <w:lang w:val="en-US"/>
        </w:rPr>
        <w:t xml:space="preserve">Masello, J. F., Rast, W., Schumm, Y. R., Metzger, B., &amp; </w:t>
      </w:r>
      <w:proofErr w:type="spellStart"/>
      <w:r w:rsidRPr="00A9689E">
        <w:rPr>
          <w:lang w:val="en-US"/>
        </w:rPr>
        <w:t>Quillfeldt</w:t>
      </w:r>
      <w:proofErr w:type="spellEnd"/>
      <w:r w:rsidRPr="00A9689E">
        <w:rPr>
          <w:lang w:val="en-US"/>
        </w:rPr>
        <w:t xml:space="preserve">, P. (2023). Year-round </w:t>
      </w:r>
      <w:proofErr w:type="spellStart"/>
      <w:r w:rsidRPr="00A9689E">
        <w:rPr>
          <w:lang w:val="en-US"/>
        </w:rPr>
        <w:t>behavioural</w:t>
      </w:r>
      <w:proofErr w:type="spellEnd"/>
      <w:r w:rsidRPr="00A9689E">
        <w:rPr>
          <w:lang w:val="en-US"/>
        </w:rPr>
        <w:t xml:space="preserve"> time budgets of common woodpigeons inferred from acceleration data using machine learning. </w:t>
      </w:r>
      <w:r w:rsidRPr="00A9689E">
        <w:rPr>
          <w:i/>
          <w:iCs/>
          <w:lang w:val="en-US"/>
        </w:rPr>
        <w:t>Behavioral Ecology and Sociobiology</w:t>
      </w:r>
      <w:r w:rsidRPr="00A9689E">
        <w:rPr>
          <w:lang w:val="en-US"/>
        </w:rPr>
        <w:t xml:space="preserve">, </w:t>
      </w:r>
      <w:r w:rsidRPr="00A9689E">
        <w:rPr>
          <w:i/>
          <w:iCs/>
          <w:lang w:val="en-US"/>
        </w:rPr>
        <w:t>77</w:t>
      </w:r>
      <w:r w:rsidRPr="00A9689E">
        <w:rPr>
          <w:lang w:val="en-US"/>
        </w:rPr>
        <w:t>(4), 40. https://doi.org/10.1007/s00265-023-03306-w</w:t>
      </w:r>
    </w:p>
    <w:p w14:paraId="34DC5AE1" w14:textId="77777777" w:rsidR="00A9689E" w:rsidRPr="00A9689E" w:rsidRDefault="00A9689E" w:rsidP="00E818ED">
      <w:pPr>
        <w:pStyle w:val="Bibliography"/>
        <w:spacing w:line="240" w:lineRule="auto"/>
        <w:rPr>
          <w:lang w:val="en-US"/>
        </w:rPr>
      </w:pPr>
      <w:r w:rsidRPr="00A9689E">
        <w:rPr>
          <w:lang w:val="en-US"/>
        </w:rPr>
        <w:t xml:space="preserve">McEwen, L. C., &amp; Brown, R. L. (1966). Acute Toxicity of Dieldrin and Malathion to Wild Sharp-Tailed Grouse. </w:t>
      </w:r>
      <w:r w:rsidRPr="00A9689E">
        <w:rPr>
          <w:i/>
          <w:iCs/>
          <w:lang w:val="en-US"/>
        </w:rPr>
        <w:t>The Journal of Wildlife Management</w:t>
      </w:r>
      <w:r w:rsidRPr="00A9689E">
        <w:rPr>
          <w:lang w:val="en-US"/>
        </w:rPr>
        <w:t xml:space="preserve">, </w:t>
      </w:r>
      <w:r w:rsidRPr="00A9689E">
        <w:rPr>
          <w:i/>
          <w:iCs/>
          <w:lang w:val="en-US"/>
        </w:rPr>
        <w:t>30</w:t>
      </w:r>
      <w:r w:rsidRPr="00A9689E">
        <w:rPr>
          <w:lang w:val="en-US"/>
        </w:rPr>
        <w:t>(3), 604. https://doi.org/10.2307/3798755</w:t>
      </w:r>
    </w:p>
    <w:p w14:paraId="04972815" w14:textId="77777777" w:rsidR="00A9689E" w:rsidRPr="00A9689E" w:rsidRDefault="00A9689E" w:rsidP="00E818ED">
      <w:pPr>
        <w:pStyle w:val="Bibliography"/>
        <w:spacing w:line="240" w:lineRule="auto"/>
        <w:rPr>
          <w:lang w:val="en-US"/>
        </w:rPr>
      </w:pPr>
      <w:proofErr w:type="spellStart"/>
      <w:r w:rsidRPr="00A9689E">
        <w:rPr>
          <w:lang w:val="en-US"/>
        </w:rPr>
        <w:t>McGarigal</w:t>
      </w:r>
      <w:proofErr w:type="spellEnd"/>
      <w:r w:rsidRPr="00A9689E">
        <w:rPr>
          <w:lang w:val="en-US"/>
        </w:rPr>
        <w:t xml:space="preserve">, K., Wan, H. Y., Zeller, K. A., Timm, B. C., &amp; Cushman, S. A. (2016). Multi-scale habitat selection modeling: A review and outlook. </w:t>
      </w:r>
      <w:r w:rsidRPr="00A9689E">
        <w:rPr>
          <w:i/>
          <w:iCs/>
          <w:lang w:val="en-US"/>
        </w:rPr>
        <w:t>Landscape Ecology</w:t>
      </w:r>
      <w:r w:rsidRPr="00A9689E">
        <w:rPr>
          <w:lang w:val="en-US"/>
        </w:rPr>
        <w:t xml:space="preserve">, </w:t>
      </w:r>
      <w:r w:rsidRPr="00A9689E">
        <w:rPr>
          <w:i/>
          <w:iCs/>
          <w:lang w:val="en-US"/>
        </w:rPr>
        <w:t>31</w:t>
      </w:r>
      <w:r w:rsidRPr="00A9689E">
        <w:rPr>
          <w:lang w:val="en-US"/>
        </w:rPr>
        <w:t>(6), 1161–1175. https://doi.org/10.1007/s10980-016-0374-x</w:t>
      </w:r>
    </w:p>
    <w:p w14:paraId="35E965E7" w14:textId="77777777" w:rsidR="00A9689E" w:rsidRPr="00A9689E" w:rsidRDefault="00A9689E" w:rsidP="00E818ED">
      <w:pPr>
        <w:pStyle w:val="Bibliography"/>
        <w:spacing w:line="240" w:lineRule="auto"/>
        <w:rPr>
          <w:lang w:val="en-US"/>
        </w:rPr>
      </w:pPr>
      <w:r w:rsidRPr="00A9689E">
        <w:rPr>
          <w:lang w:val="en-US"/>
        </w:rPr>
        <w:t xml:space="preserve">McGill University. (2025). </w:t>
      </w:r>
      <w:r w:rsidRPr="00A9689E">
        <w:rPr>
          <w:i/>
          <w:iCs/>
          <w:lang w:val="en-US"/>
        </w:rPr>
        <w:t>Climate</w:t>
      </w:r>
      <w:r w:rsidRPr="00A9689E">
        <w:rPr>
          <w:lang w:val="en-US"/>
        </w:rPr>
        <w:t>. International Student Services. https://www.mcgill.ca/internationalstudents/once-here/pre-arrival/pre-arrival-information/about-montreal/climate</w:t>
      </w:r>
    </w:p>
    <w:p w14:paraId="55F71234" w14:textId="77777777" w:rsidR="00A9689E" w:rsidRPr="00A9689E" w:rsidRDefault="00A9689E" w:rsidP="00E818ED">
      <w:pPr>
        <w:pStyle w:val="Bibliography"/>
        <w:spacing w:line="240" w:lineRule="auto"/>
        <w:rPr>
          <w:lang w:val="en-US"/>
        </w:rPr>
      </w:pPr>
      <w:proofErr w:type="spellStart"/>
      <w:r w:rsidRPr="00A9689E">
        <w:rPr>
          <w:lang w:val="en-US"/>
        </w:rPr>
        <w:t>Mckinnon</w:t>
      </w:r>
      <w:proofErr w:type="spellEnd"/>
      <w:r w:rsidRPr="00A9689E">
        <w:rPr>
          <w:lang w:val="en-US"/>
        </w:rPr>
        <w:t xml:space="preserve">, E. A., Laplante, M.-P., Love, O. P., Fraser, K. C., Mackenzie, S., &amp; </w:t>
      </w:r>
      <w:proofErr w:type="spellStart"/>
      <w:r w:rsidRPr="00A9689E">
        <w:rPr>
          <w:lang w:val="en-US"/>
        </w:rPr>
        <w:t>Vézina</w:t>
      </w:r>
      <w:proofErr w:type="spellEnd"/>
      <w:r w:rsidRPr="00A9689E">
        <w:rPr>
          <w:lang w:val="en-US"/>
        </w:rPr>
        <w:t xml:space="preserve">, F. (2019). Tracking Landscape-Scale Movements of Snow Buntings and Weather-Driven Changes in Flock Composition During the Temperate Winter. </w:t>
      </w:r>
      <w:r w:rsidRPr="00A9689E">
        <w:rPr>
          <w:i/>
          <w:iCs/>
          <w:lang w:val="en-US"/>
        </w:rPr>
        <w:t>Frontiers in Ecology and Evolution</w:t>
      </w:r>
      <w:r w:rsidRPr="00A9689E">
        <w:rPr>
          <w:lang w:val="en-US"/>
        </w:rPr>
        <w:t xml:space="preserve">, </w:t>
      </w:r>
      <w:r w:rsidRPr="00A9689E">
        <w:rPr>
          <w:i/>
          <w:iCs/>
          <w:lang w:val="en-US"/>
        </w:rPr>
        <w:t>7</w:t>
      </w:r>
      <w:r w:rsidRPr="00A9689E">
        <w:rPr>
          <w:lang w:val="en-US"/>
        </w:rPr>
        <w:t>, 329. https://doi.org/10.3389/fevo.2019.00329</w:t>
      </w:r>
    </w:p>
    <w:p w14:paraId="02823314" w14:textId="77777777" w:rsidR="00A9689E" w:rsidRPr="00A9689E" w:rsidRDefault="00A9689E" w:rsidP="00E818ED">
      <w:pPr>
        <w:pStyle w:val="Bibliography"/>
        <w:spacing w:line="240" w:lineRule="auto"/>
        <w:rPr>
          <w:lang w:val="en-US"/>
        </w:rPr>
      </w:pPr>
      <w:r w:rsidRPr="00A9689E">
        <w:rPr>
          <w:lang w:val="en-US"/>
        </w:rPr>
        <w:t xml:space="preserve">McNamara, J. M., Houston, A. I., &amp; Lima, S. L. (1994). Foraging Routines of Small Birds in Winter: A Theoretical Investigation. </w:t>
      </w:r>
      <w:r w:rsidRPr="00A9689E">
        <w:rPr>
          <w:i/>
          <w:iCs/>
          <w:lang w:val="en-US"/>
        </w:rPr>
        <w:t>Journal of Avian Biology</w:t>
      </w:r>
      <w:r w:rsidRPr="00A9689E">
        <w:rPr>
          <w:lang w:val="en-US"/>
        </w:rPr>
        <w:t xml:space="preserve">, </w:t>
      </w:r>
      <w:r w:rsidRPr="00A9689E">
        <w:rPr>
          <w:i/>
          <w:iCs/>
          <w:lang w:val="en-US"/>
        </w:rPr>
        <w:t>25</w:t>
      </w:r>
      <w:r w:rsidRPr="00A9689E">
        <w:rPr>
          <w:lang w:val="en-US"/>
        </w:rPr>
        <w:t>(4), 287. https://doi.org/10.2307/3677276</w:t>
      </w:r>
    </w:p>
    <w:p w14:paraId="57EE461A" w14:textId="77777777" w:rsidR="00A9689E" w:rsidRPr="00A9689E" w:rsidRDefault="00A9689E" w:rsidP="00E818ED">
      <w:pPr>
        <w:pStyle w:val="Bibliography"/>
        <w:spacing w:line="240" w:lineRule="auto"/>
        <w:rPr>
          <w:lang w:val="en-US"/>
        </w:rPr>
      </w:pPr>
      <w:proofErr w:type="spellStart"/>
      <w:r w:rsidRPr="00A9689E">
        <w:rPr>
          <w:lang w:val="en-US"/>
        </w:rPr>
        <w:t>Mennill</w:t>
      </w:r>
      <w:proofErr w:type="spellEnd"/>
      <w:r w:rsidRPr="00A9689E">
        <w:rPr>
          <w:lang w:val="en-US"/>
        </w:rPr>
        <w:t xml:space="preserve">, D. J., Doucet, S. M., Ward, K.-A. A., Maynard, D. F., Otis, B., &amp; Burt, J. M. (2012). A novel digital telemetry system for tracking wild animals: A field test for studying mate choice in a lekking tropical bird. </w:t>
      </w:r>
      <w:r w:rsidRPr="00A9689E">
        <w:rPr>
          <w:i/>
          <w:iCs/>
          <w:lang w:val="en-US"/>
        </w:rPr>
        <w:t>Methods in Ecology and Evolution</w:t>
      </w:r>
      <w:r w:rsidRPr="00A9689E">
        <w:rPr>
          <w:lang w:val="en-US"/>
        </w:rPr>
        <w:t xml:space="preserve">, </w:t>
      </w:r>
      <w:r w:rsidRPr="00A9689E">
        <w:rPr>
          <w:i/>
          <w:iCs/>
          <w:lang w:val="en-US"/>
        </w:rPr>
        <w:t>3</w:t>
      </w:r>
      <w:r w:rsidRPr="00A9689E">
        <w:rPr>
          <w:lang w:val="en-US"/>
        </w:rPr>
        <w:t>(4), 663–672. https://doi.org/10.1111/j.2041-210X.2012.00206.x</w:t>
      </w:r>
    </w:p>
    <w:p w14:paraId="6B044A5B" w14:textId="77777777" w:rsidR="00A9689E" w:rsidRPr="00A9689E" w:rsidRDefault="00A9689E" w:rsidP="00E818ED">
      <w:pPr>
        <w:pStyle w:val="Bibliography"/>
        <w:spacing w:line="240" w:lineRule="auto"/>
        <w:rPr>
          <w:lang w:val="en-US"/>
        </w:rPr>
      </w:pPr>
      <w:r w:rsidRPr="00A9689E">
        <w:rPr>
          <w:lang w:val="en-US"/>
        </w:rPr>
        <w:t xml:space="preserve">Mitchell, M. G. E., &amp; </w:t>
      </w:r>
      <w:proofErr w:type="spellStart"/>
      <w:r w:rsidRPr="00A9689E">
        <w:rPr>
          <w:lang w:val="en-US"/>
        </w:rPr>
        <w:t>Devisscher</w:t>
      </w:r>
      <w:proofErr w:type="spellEnd"/>
      <w:r w:rsidRPr="00A9689E">
        <w:rPr>
          <w:lang w:val="en-US"/>
        </w:rPr>
        <w:t xml:space="preserve">, T. (2022). Strong relationships between urbanization, landscape structure, and ecosystem service multifunctionality in urban forest fragments. </w:t>
      </w:r>
      <w:r w:rsidRPr="00A9689E">
        <w:rPr>
          <w:i/>
          <w:iCs/>
          <w:lang w:val="en-US"/>
        </w:rPr>
        <w:t>Landscape and Urban Planning</w:t>
      </w:r>
      <w:r w:rsidRPr="00A9689E">
        <w:rPr>
          <w:lang w:val="en-US"/>
        </w:rPr>
        <w:t xml:space="preserve">, </w:t>
      </w:r>
      <w:r w:rsidRPr="00A9689E">
        <w:rPr>
          <w:i/>
          <w:iCs/>
          <w:lang w:val="en-US"/>
        </w:rPr>
        <w:t>228</w:t>
      </w:r>
      <w:r w:rsidRPr="00A9689E">
        <w:rPr>
          <w:lang w:val="en-US"/>
        </w:rPr>
        <w:t>, 104548. https://doi.org/10.1016/j.landurbplan.2022.104548</w:t>
      </w:r>
    </w:p>
    <w:p w14:paraId="1EA58005" w14:textId="77777777" w:rsidR="00A9689E" w:rsidRPr="00A9689E" w:rsidRDefault="00A9689E" w:rsidP="00E818ED">
      <w:pPr>
        <w:pStyle w:val="Bibliography"/>
        <w:spacing w:line="240" w:lineRule="auto"/>
        <w:rPr>
          <w:lang w:val="en-US"/>
        </w:rPr>
      </w:pPr>
      <w:r w:rsidRPr="00A9689E">
        <w:rPr>
          <w:lang w:val="en-US"/>
        </w:rPr>
        <w:t xml:space="preserve">Møller, A. P. (2009). Successful city dwellers: A comparative study of the ecological characteristics of urban birds in the Western Palearctic. </w:t>
      </w:r>
      <w:proofErr w:type="spellStart"/>
      <w:r w:rsidRPr="00A9689E">
        <w:rPr>
          <w:i/>
          <w:iCs/>
          <w:lang w:val="en-US"/>
        </w:rPr>
        <w:t>Oecologia</w:t>
      </w:r>
      <w:proofErr w:type="spellEnd"/>
      <w:r w:rsidRPr="00A9689E">
        <w:rPr>
          <w:lang w:val="en-US"/>
        </w:rPr>
        <w:t xml:space="preserve">, </w:t>
      </w:r>
      <w:r w:rsidRPr="00A9689E">
        <w:rPr>
          <w:i/>
          <w:iCs/>
          <w:lang w:val="en-US"/>
        </w:rPr>
        <w:t>159</w:t>
      </w:r>
      <w:r w:rsidRPr="00A9689E">
        <w:rPr>
          <w:lang w:val="en-US"/>
        </w:rPr>
        <w:t>(4), 849–858. https://doi.org/10.1007/s00442-008-1259-8</w:t>
      </w:r>
    </w:p>
    <w:p w14:paraId="4E2CF624" w14:textId="77777777" w:rsidR="00A9689E" w:rsidRPr="00A9689E" w:rsidRDefault="00A9689E" w:rsidP="00E818ED">
      <w:pPr>
        <w:pStyle w:val="Bibliography"/>
        <w:spacing w:line="240" w:lineRule="auto"/>
        <w:rPr>
          <w:lang w:val="en-US"/>
        </w:rPr>
      </w:pPr>
      <w:r w:rsidRPr="00A9689E">
        <w:rPr>
          <w:lang w:val="en-US"/>
        </w:rPr>
        <w:t xml:space="preserve">Morales, A., Frei, B., Mitchell, G. W., Bégin-Marchand, C., &amp; Elliott, K. H. (2022). Reduced diurnal activity and increased stopover duration by molting Swainson’s Thrushes. </w:t>
      </w:r>
      <w:r w:rsidRPr="00A9689E">
        <w:rPr>
          <w:i/>
          <w:iCs/>
          <w:lang w:val="en-US"/>
        </w:rPr>
        <w:t>Ornithology</w:t>
      </w:r>
      <w:r w:rsidRPr="00A9689E">
        <w:rPr>
          <w:lang w:val="en-US"/>
        </w:rPr>
        <w:t xml:space="preserve">, </w:t>
      </w:r>
      <w:r w:rsidRPr="00A9689E">
        <w:rPr>
          <w:i/>
          <w:iCs/>
          <w:lang w:val="en-US"/>
        </w:rPr>
        <w:t>139</w:t>
      </w:r>
      <w:r w:rsidRPr="00A9689E">
        <w:rPr>
          <w:lang w:val="en-US"/>
        </w:rPr>
        <w:t>(2), ukab083. https://doi.org/10.1093/ornithology/ukab083</w:t>
      </w:r>
    </w:p>
    <w:p w14:paraId="2DEB9101" w14:textId="77777777" w:rsidR="00A9689E" w:rsidRPr="00A9689E" w:rsidRDefault="00A9689E" w:rsidP="00E818ED">
      <w:pPr>
        <w:pStyle w:val="Bibliography"/>
        <w:spacing w:line="240" w:lineRule="auto"/>
        <w:rPr>
          <w:lang w:val="en-US"/>
        </w:rPr>
      </w:pPr>
      <w:proofErr w:type="spellStart"/>
      <w:r w:rsidRPr="00A9689E">
        <w:rPr>
          <w:lang w:val="en-US"/>
        </w:rPr>
        <w:t>Morbey</w:t>
      </w:r>
      <w:proofErr w:type="spellEnd"/>
      <w:r w:rsidRPr="00A9689E">
        <w:rPr>
          <w:lang w:val="en-US"/>
        </w:rPr>
        <w:t xml:space="preserve">, Y. E., Beauchamp, A. T., Bonner, S. J., &amp; Mitchell, G. W. (2020). Evening locomotor activity during stopover differs on pre-departure and departure days in free-living songbirds. </w:t>
      </w:r>
      <w:r w:rsidRPr="00A9689E">
        <w:rPr>
          <w:i/>
          <w:iCs/>
          <w:lang w:val="en-US"/>
        </w:rPr>
        <w:t>Journal of Avian Biology</w:t>
      </w:r>
      <w:r w:rsidRPr="00A9689E">
        <w:rPr>
          <w:lang w:val="en-US"/>
        </w:rPr>
        <w:t xml:space="preserve">, </w:t>
      </w:r>
      <w:r w:rsidRPr="00A9689E">
        <w:rPr>
          <w:i/>
          <w:iCs/>
          <w:lang w:val="en-US"/>
        </w:rPr>
        <w:t>51</w:t>
      </w:r>
      <w:r w:rsidRPr="00A9689E">
        <w:rPr>
          <w:lang w:val="en-US"/>
        </w:rPr>
        <w:t>(11). https://doi.org/10.1111/jav.02448</w:t>
      </w:r>
    </w:p>
    <w:p w14:paraId="4126A99B" w14:textId="77777777" w:rsidR="00A9689E" w:rsidRPr="00A9689E" w:rsidRDefault="00A9689E" w:rsidP="00E818ED">
      <w:pPr>
        <w:pStyle w:val="Bibliography"/>
        <w:spacing w:line="240" w:lineRule="auto"/>
        <w:rPr>
          <w:lang w:val="en-US"/>
        </w:rPr>
      </w:pPr>
      <w:r w:rsidRPr="00A9689E">
        <w:rPr>
          <w:lang w:val="en-US"/>
        </w:rPr>
        <w:t xml:space="preserve">Morris, D. W. (2003). Toward an ecological synthesis: A case for habitat selection. </w:t>
      </w:r>
      <w:proofErr w:type="spellStart"/>
      <w:r w:rsidRPr="00A9689E">
        <w:rPr>
          <w:i/>
          <w:iCs/>
          <w:lang w:val="en-US"/>
        </w:rPr>
        <w:t>Oecologia</w:t>
      </w:r>
      <w:proofErr w:type="spellEnd"/>
      <w:r w:rsidRPr="00A9689E">
        <w:rPr>
          <w:lang w:val="en-US"/>
        </w:rPr>
        <w:t xml:space="preserve">, </w:t>
      </w:r>
      <w:r w:rsidRPr="00A9689E">
        <w:rPr>
          <w:i/>
          <w:iCs/>
          <w:lang w:val="en-US"/>
        </w:rPr>
        <w:t>136</w:t>
      </w:r>
      <w:r w:rsidRPr="00A9689E">
        <w:rPr>
          <w:lang w:val="en-US"/>
        </w:rPr>
        <w:t>(1), 1–13. https://doi.org/10.1007/s00442-003-1241-4</w:t>
      </w:r>
    </w:p>
    <w:p w14:paraId="03457BC6" w14:textId="77777777" w:rsidR="00A9689E" w:rsidRPr="00A9689E" w:rsidRDefault="00A9689E" w:rsidP="00E818ED">
      <w:pPr>
        <w:pStyle w:val="Bibliography"/>
        <w:spacing w:line="240" w:lineRule="auto"/>
        <w:rPr>
          <w:lang w:val="en-US"/>
        </w:rPr>
      </w:pPr>
      <w:r w:rsidRPr="00A9689E">
        <w:rPr>
          <w:lang w:val="en-US"/>
        </w:rPr>
        <w:t xml:space="preserve">Müller, U., &amp; Avolio, C. (2023, July 11). </w:t>
      </w:r>
      <w:r w:rsidRPr="00A9689E">
        <w:rPr>
          <w:i/>
          <w:iCs/>
          <w:lang w:val="en-US"/>
        </w:rPr>
        <w:t>Icarus flies faster, further</w:t>
      </w:r>
      <w:r w:rsidRPr="00A9689E">
        <w:rPr>
          <w:lang w:val="en-US"/>
        </w:rPr>
        <w:t>. Max-Planck-Gesellschaft. https://www.mpg.de/20614880/0711-ornr-icarus-flies-faster-further-987453-x</w:t>
      </w:r>
    </w:p>
    <w:p w14:paraId="1BAA13F4" w14:textId="77777777" w:rsidR="00A9689E" w:rsidRPr="00A9689E" w:rsidRDefault="00A9689E" w:rsidP="00E818ED">
      <w:pPr>
        <w:pStyle w:val="Bibliography"/>
        <w:spacing w:line="240" w:lineRule="auto"/>
        <w:rPr>
          <w:lang w:val="en-US"/>
        </w:rPr>
      </w:pPr>
      <w:r w:rsidRPr="00A9689E">
        <w:rPr>
          <w:lang w:val="en-US"/>
        </w:rPr>
        <w:t xml:space="preserve">Murray, M. H., Sánchez, C. A., Becker, D. J., Byers, K. A., Worsley‐Tonks, K. E., &amp; Craft, M. E. (2019). City sicker? A meta‐analysis of wildlife health and urbanization. </w:t>
      </w:r>
      <w:r w:rsidRPr="00A9689E">
        <w:rPr>
          <w:i/>
          <w:iCs/>
          <w:lang w:val="en-US"/>
        </w:rPr>
        <w:t>Frontiers in Ecology and the Environment</w:t>
      </w:r>
      <w:r w:rsidRPr="00A9689E">
        <w:rPr>
          <w:lang w:val="en-US"/>
        </w:rPr>
        <w:t xml:space="preserve">, </w:t>
      </w:r>
      <w:r w:rsidRPr="00A9689E">
        <w:rPr>
          <w:i/>
          <w:iCs/>
          <w:lang w:val="en-US"/>
        </w:rPr>
        <w:t>17</w:t>
      </w:r>
      <w:r w:rsidRPr="00A9689E">
        <w:rPr>
          <w:lang w:val="en-US"/>
        </w:rPr>
        <w:t>(10), 575–583. https://doi.org/10.1002/fee.2126</w:t>
      </w:r>
    </w:p>
    <w:p w14:paraId="66CC33E2" w14:textId="77777777" w:rsidR="00A9689E" w:rsidRPr="00A9689E" w:rsidRDefault="00A9689E" w:rsidP="00E818ED">
      <w:pPr>
        <w:pStyle w:val="Bibliography"/>
        <w:spacing w:line="240" w:lineRule="auto"/>
        <w:rPr>
          <w:lang w:val="en-US"/>
        </w:rPr>
      </w:pPr>
      <w:r w:rsidRPr="00A9689E">
        <w:rPr>
          <w:lang w:val="en-US"/>
        </w:rPr>
        <w:t xml:space="preserve">Naguib, M., </w:t>
      </w:r>
      <w:proofErr w:type="spellStart"/>
      <w:r w:rsidRPr="00A9689E">
        <w:rPr>
          <w:lang w:val="en-US"/>
        </w:rPr>
        <w:t>Titulaer</w:t>
      </w:r>
      <w:proofErr w:type="spellEnd"/>
      <w:r w:rsidRPr="00A9689E">
        <w:rPr>
          <w:lang w:val="en-US"/>
        </w:rPr>
        <w:t xml:space="preserve">, M., </w:t>
      </w:r>
      <w:proofErr w:type="spellStart"/>
      <w:r w:rsidRPr="00A9689E">
        <w:rPr>
          <w:lang w:val="en-US"/>
        </w:rPr>
        <w:t>Waas</w:t>
      </w:r>
      <w:proofErr w:type="spellEnd"/>
      <w:r w:rsidRPr="00A9689E">
        <w:rPr>
          <w:lang w:val="en-US"/>
        </w:rPr>
        <w:t xml:space="preserve">, J. R., van </w:t>
      </w:r>
      <w:proofErr w:type="spellStart"/>
      <w:r w:rsidRPr="00A9689E">
        <w:rPr>
          <w:lang w:val="en-US"/>
        </w:rPr>
        <w:t>Oers</w:t>
      </w:r>
      <w:proofErr w:type="spellEnd"/>
      <w:r w:rsidRPr="00A9689E">
        <w:rPr>
          <w:lang w:val="en-US"/>
        </w:rPr>
        <w:t xml:space="preserve">, K., Sprau, P., &amp; Snijders, L. (2022). Prior territorial responses and home range size predict territory defense in radio-tagged great tits. </w:t>
      </w:r>
      <w:r w:rsidRPr="00A9689E">
        <w:rPr>
          <w:i/>
          <w:iCs/>
          <w:lang w:val="en-US"/>
        </w:rPr>
        <w:t>Behavioral Ecology and Sociobiology</w:t>
      </w:r>
      <w:r w:rsidRPr="00A9689E">
        <w:rPr>
          <w:lang w:val="en-US"/>
        </w:rPr>
        <w:t xml:space="preserve">, </w:t>
      </w:r>
      <w:r w:rsidRPr="00A9689E">
        <w:rPr>
          <w:i/>
          <w:iCs/>
          <w:lang w:val="en-US"/>
        </w:rPr>
        <w:t>76</w:t>
      </w:r>
      <w:r w:rsidRPr="00A9689E">
        <w:rPr>
          <w:lang w:val="en-US"/>
        </w:rPr>
        <w:t>(3), 12. https://doi.org/10.1007/s00265-022-03143-3</w:t>
      </w:r>
    </w:p>
    <w:p w14:paraId="42EF5771" w14:textId="77777777" w:rsidR="00A9689E" w:rsidRPr="00A9689E" w:rsidRDefault="00A9689E" w:rsidP="00E818ED">
      <w:pPr>
        <w:pStyle w:val="Bibliography"/>
        <w:spacing w:line="240" w:lineRule="auto"/>
        <w:rPr>
          <w:lang w:val="en-US"/>
        </w:rPr>
      </w:pPr>
      <w:r w:rsidRPr="00A9689E">
        <w:rPr>
          <w:lang w:val="en-US"/>
        </w:rPr>
        <w:t xml:space="preserve">National Audubon Society. (2015). </w:t>
      </w:r>
      <w:r w:rsidRPr="00A9689E">
        <w:rPr>
          <w:i/>
          <w:iCs/>
          <w:lang w:val="en-US"/>
        </w:rPr>
        <w:t>The Christmas Bird Count Historical Results</w:t>
      </w:r>
      <w:r w:rsidRPr="00A9689E">
        <w:rPr>
          <w:lang w:val="en-US"/>
        </w:rPr>
        <w:t xml:space="preserve"> [Dataset]. https://www.audubon.org/community-science/christmas-bird-count</w:t>
      </w:r>
    </w:p>
    <w:p w14:paraId="72FA6AEE" w14:textId="77777777" w:rsidR="00A9689E" w:rsidRPr="00A9689E" w:rsidRDefault="00A9689E" w:rsidP="00E818ED">
      <w:pPr>
        <w:pStyle w:val="Bibliography"/>
        <w:spacing w:line="240" w:lineRule="auto"/>
        <w:rPr>
          <w:lang w:val="en-US"/>
        </w:rPr>
      </w:pPr>
      <w:proofErr w:type="spellStart"/>
      <w:r w:rsidRPr="00A9689E">
        <w:rPr>
          <w:lang w:val="en-US"/>
        </w:rPr>
        <w:t>Nazarnia</w:t>
      </w:r>
      <w:proofErr w:type="spellEnd"/>
      <w:r w:rsidRPr="00A9689E">
        <w:rPr>
          <w:lang w:val="en-US"/>
        </w:rPr>
        <w:t xml:space="preserve">, N., </w:t>
      </w:r>
      <w:proofErr w:type="spellStart"/>
      <w:r w:rsidRPr="00A9689E">
        <w:rPr>
          <w:lang w:val="en-US"/>
        </w:rPr>
        <w:t>Schwick</w:t>
      </w:r>
      <w:proofErr w:type="spellEnd"/>
      <w:r w:rsidRPr="00A9689E">
        <w:rPr>
          <w:lang w:val="en-US"/>
        </w:rPr>
        <w:t xml:space="preserve">, C., &amp; Jaeger, J. A. G. (2016). Accelerated urban sprawl in Montreal, Quebec City, and Zurich: Investigating the differences using time series 1951–2011. </w:t>
      </w:r>
      <w:r w:rsidRPr="00A9689E">
        <w:rPr>
          <w:i/>
          <w:iCs/>
          <w:lang w:val="en-US"/>
        </w:rPr>
        <w:t>Ecological Indicators</w:t>
      </w:r>
      <w:r w:rsidRPr="00A9689E">
        <w:rPr>
          <w:lang w:val="en-US"/>
        </w:rPr>
        <w:t xml:space="preserve">, </w:t>
      </w:r>
      <w:r w:rsidRPr="00A9689E">
        <w:rPr>
          <w:i/>
          <w:iCs/>
          <w:lang w:val="en-US"/>
        </w:rPr>
        <w:t>60</w:t>
      </w:r>
      <w:r w:rsidRPr="00A9689E">
        <w:rPr>
          <w:lang w:val="en-US"/>
        </w:rPr>
        <w:t>, 1229–1251. https://doi.org/10.1016/j.ecolind.2015.09.020</w:t>
      </w:r>
    </w:p>
    <w:p w14:paraId="0BE52759" w14:textId="77777777" w:rsidR="00A9689E" w:rsidRPr="00A9689E" w:rsidRDefault="00A9689E" w:rsidP="00E818ED">
      <w:pPr>
        <w:pStyle w:val="Bibliography"/>
        <w:spacing w:line="240" w:lineRule="auto"/>
        <w:rPr>
          <w:lang w:val="en-US"/>
        </w:rPr>
      </w:pPr>
      <w:r w:rsidRPr="00A9689E">
        <w:rPr>
          <w:lang w:val="en-US"/>
        </w:rPr>
        <w:t xml:space="preserve">Nugent, D. T., Baker‐Gabb, D. J., Green, P., Ostendorf, B., </w:t>
      </w:r>
      <w:proofErr w:type="spellStart"/>
      <w:r w:rsidRPr="00A9689E">
        <w:rPr>
          <w:lang w:val="en-US"/>
        </w:rPr>
        <w:t>Dawlings</w:t>
      </w:r>
      <w:proofErr w:type="spellEnd"/>
      <w:r w:rsidRPr="00A9689E">
        <w:rPr>
          <w:lang w:val="en-US"/>
        </w:rPr>
        <w:t xml:space="preserve">, F., Clarke, R. H., &amp; Morgan, J. W. (2022). Multi‐scale habitat selection by a cryptic, critically endangered grassland bird—The Plains‐wanderer ( </w:t>
      </w:r>
      <w:proofErr w:type="spellStart"/>
      <w:r w:rsidRPr="00A9689E">
        <w:rPr>
          <w:i/>
          <w:iCs/>
          <w:lang w:val="en-US"/>
        </w:rPr>
        <w:t>Pedionomus</w:t>
      </w:r>
      <w:proofErr w:type="spellEnd"/>
      <w:r w:rsidRPr="00A9689E">
        <w:rPr>
          <w:i/>
          <w:iCs/>
          <w:lang w:val="en-US"/>
        </w:rPr>
        <w:t xml:space="preserve"> torquatus</w:t>
      </w:r>
      <w:r w:rsidRPr="00A9689E">
        <w:rPr>
          <w:lang w:val="en-US"/>
        </w:rPr>
        <w:t xml:space="preserve"> ): Implications for habitat management and conservation. </w:t>
      </w:r>
      <w:r w:rsidRPr="00A9689E">
        <w:rPr>
          <w:i/>
          <w:iCs/>
          <w:lang w:val="en-US"/>
        </w:rPr>
        <w:t>Austral Ecology</w:t>
      </w:r>
      <w:r w:rsidRPr="00A9689E">
        <w:rPr>
          <w:lang w:val="en-US"/>
        </w:rPr>
        <w:t xml:space="preserve">, </w:t>
      </w:r>
      <w:r w:rsidRPr="00A9689E">
        <w:rPr>
          <w:i/>
          <w:iCs/>
          <w:lang w:val="en-US"/>
        </w:rPr>
        <w:t>47</w:t>
      </w:r>
      <w:r w:rsidRPr="00A9689E">
        <w:rPr>
          <w:lang w:val="en-US"/>
        </w:rPr>
        <w:t>(3), 698–712. https://doi.org/10.1111/aec.13157</w:t>
      </w:r>
    </w:p>
    <w:p w14:paraId="7123309C" w14:textId="77777777" w:rsidR="00A9689E" w:rsidRPr="00A9689E" w:rsidRDefault="00A9689E" w:rsidP="00E818ED">
      <w:pPr>
        <w:pStyle w:val="Bibliography"/>
        <w:spacing w:line="240" w:lineRule="auto"/>
        <w:rPr>
          <w:lang w:val="en-US"/>
        </w:rPr>
      </w:pPr>
      <w:r w:rsidRPr="00A9689E">
        <w:rPr>
          <w:lang w:val="en-US"/>
        </w:rPr>
        <w:t xml:space="preserve">O’Connell, M. J., Squirrell, F. I., &amp; Greening, M. (2023). A preliminary study of the winter roosting </w:t>
      </w:r>
      <w:proofErr w:type="spellStart"/>
      <w:r w:rsidRPr="00A9689E">
        <w:rPr>
          <w:lang w:val="en-US"/>
        </w:rPr>
        <w:t>behaviour</w:t>
      </w:r>
      <w:proofErr w:type="spellEnd"/>
      <w:r w:rsidRPr="00A9689E">
        <w:rPr>
          <w:lang w:val="en-US"/>
        </w:rPr>
        <w:t xml:space="preserve"> of four woodland passerines. </w:t>
      </w:r>
      <w:r w:rsidRPr="00A9689E">
        <w:rPr>
          <w:i/>
          <w:iCs/>
          <w:lang w:val="en-US"/>
        </w:rPr>
        <w:t>Bird Study</w:t>
      </w:r>
      <w:r w:rsidRPr="00A9689E">
        <w:rPr>
          <w:lang w:val="en-US"/>
        </w:rPr>
        <w:t xml:space="preserve">, </w:t>
      </w:r>
      <w:r w:rsidRPr="00A9689E">
        <w:rPr>
          <w:i/>
          <w:iCs/>
          <w:lang w:val="en-US"/>
        </w:rPr>
        <w:t>70</w:t>
      </w:r>
      <w:r w:rsidRPr="00A9689E">
        <w:rPr>
          <w:lang w:val="en-US"/>
        </w:rPr>
        <w:t>(4), 243–250. https://doi.org/10.1080/00063657.2023.2269329</w:t>
      </w:r>
    </w:p>
    <w:p w14:paraId="6E0CC21C" w14:textId="77777777" w:rsidR="00A9689E" w:rsidRPr="00A9689E" w:rsidRDefault="00A9689E" w:rsidP="00E818ED">
      <w:pPr>
        <w:pStyle w:val="Bibliography"/>
        <w:spacing w:line="240" w:lineRule="auto"/>
        <w:rPr>
          <w:lang w:val="en-US"/>
        </w:rPr>
      </w:pPr>
      <w:r w:rsidRPr="00A9689E">
        <w:rPr>
          <w:lang w:val="en-US"/>
        </w:rPr>
        <w:t xml:space="preserve">O’Donnell, K., &amp; </w:t>
      </w:r>
      <w:proofErr w:type="spellStart"/>
      <w:r w:rsidRPr="00A9689E">
        <w:rPr>
          <w:lang w:val="en-US"/>
        </w:rPr>
        <w:t>delBarco</w:t>
      </w:r>
      <w:proofErr w:type="spellEnd"/>
      <w:r w:rsidRPr="00A9689E">
        <w:rPr>
          <w:lang w:val="en-US"/>
        </w:rPr>
        <w:t xml:space="preserve">-Trillo, J. (2020). Changes in the home range sizes of terrestrial vertebrates in response to urban disturbance: A meta-analysis. </w:t>
      </w:r>
      <w:r w:rsidRPr="00A9689E">
        <w:rPr>
          <w:i/>
          <w:iCs/>
          <w:lang w:val="en-US"/>
        </w:rPr>
        <w:t>Journal of Urban Ecology</w:t>
      </w:r>
      <w:r w:rsidRPr="00A9689E">
        <w:rPr>
          <w:lang w:val="en-US"/>
        </w:rPr>
        <w:t xml:space="preserve">, </w:t>
      </w:r>
      <w:r w:rsidRPr="00A9689E">
        <w:rPr>
          <w:i/>
          <w:iCs/>
          <w:lang w:val="en-US"/>
        </w:rPr>
        <w:t>6</w:t>
      </w:r>
      <w:r w:rsidRPr="00A9689E">
        <w:rPr>
          <w:lang w:val="en-US"/>
        </w:rPr>
        <w:t>(1), juaa014. https://doi.org/10.1093/jue/juaa014</w:t>
      </w:r>
    </w:p>
    <w:p w14:paraId="7A7FAC85" w14:textId="77777777" w:rsidR="00A9689E" w:rsidRPr="00A9689E" w:rsidRDefault="00A9689E" w:rsidP="00E818ED">
      <w:pPr>
        <w:pStyle w:val="Bibliography"/>
        <w:spacing w:line="240" w:lineRule="auto"/>
        <w:rPr>
          <w:lang w:val="en-US"/>
        </w:rPr>
      </w:pPr>
      <w:r w:rsidRPr="00A9689E">
        <w:rPr>
          <w:lang w:val="en-US"/>
        </w:rPr>
        <w:t xml:space="preserve">Ordóñez-Delgado, L., Iñiguez-Armijos, C., Díaz, M., Escudero, A., Gosselin, E., Waits, L. P., &amp; Espinosa, C. I. (2022). The good, the bad, and the ugly of urbanization: Response of a bird community in the neotropical Andes. </w:t>
      </w:r>
      <w:r w:rsidRPr="00A9689E">
        <w:rPr>
          <w:i/>
          <w:iCs/>
          <w:lang w:val="en-US"/>
        </w:rPr>
        <w:t>Frontiers in Ecology and Evolution</w:t>
      </w:r>
      <w:r w:rsidRPr="00A9689E">
        <w:rPr>
          <w:lang w:val="en-US"/>
        </w:rPr>
        <w:t xml:space="preserve">, </w:t>
      </w:r>
      <w:r w:rsidRPr="00A9689E">
        <w:rPr>
          <w:i/>
          <w:iCs/>
          <w:lang w:val="en-US"/>
        </w:rPr>
        <w:t>10</w:t>
      </w:r>
      <w:r w:rsidRPr="00A9689E">
        <w:rPr>
          <w:lang w:val="en-US"/>
        </w:rPr>
        <w:t>, 844944.</w:t>
      </w:r>
    </w:p>
    <w:p w14:paraId="0F0A705E" w14:textId="77777777" w:rsidR="00A9689E" w:rsidRPr="00A9689E" w:rsidRDefault="00A9689E" w:rsidP="00E818ED">
      <w:pPr>
        <w:pStyle w:val="Bibliography"/>
        <w:spacing w:line="240" w:lineRule="auto"/>
        <w:rPr>
          <w:lang w:val="en-US"/>
        </w:rPr>
      </w:pPr>
      <w:r w:rsidRPr="00A9689E">
        <w:rPr>
          <w:lang w:val="en-US"/>
        </w:rPr>
        <w:t xml:space="preserve">Palacio, F. X., Ibañez, L. M., </w:t>
      </w:r>
      <w:proofErr w:type="spellStart"/>
      <w:r w:rsidRPr="00A9689E">
        <w:rPr>
          <w:lang w:val="en-US"/>
        </w:rPr>
        <w:t>Maragliano</w:t>
      </w:r>
      <w:proofErr w:type="spellEnd"/>
      <w:r w:rsidRPr="00A9689E">
        <w:rPr>
          <w:lang w:val="en-US"/>
        </w:rPr>
        <w:t xml:space="preserve">, R. E., &amp; Montalti, D. (2018). Urbanization as a driver of taxonomic, functional, and phylogenetic diversity losses in bird communities. </w:t>
      </w:r>
      <w:r w:rsidRPr="00A9689E">
        <w:rPr>
          <w:i/>
          <w:iCs/>
          <w:lang w:val="en-US"/>
        </w:rPr>
        <w:t>Canadian Journal of Zoology</w:t>
      </w:r>
      <w:r w:rsidRPr="00A9689E">
        <w:rPr>
          <w:lang w:val="en-US"/>
        </w:rPr>
        <w:t xml:space="preserve">, </w:t>
      </w:r>
      <w:r w:rsidRPr="00A9689E">
        <w:rPr>
          <w:i/>
          <w:iCs/>
          <w:lang w:val="en-US"/>
        </w:rPr>
        <w:t>96</w:t>
      </w:r>
      <w:r w:rsidRPr="00A9689E">
        <w:rPr>
          <w:lang w:val="en-US"/>
        </w:rPr>
        <w:t>(10), 1114–1121.</w:t>
      </w:r>
    </w:p>
    <w:p w14:paraId="1E8577FA" w14:textId="77777777" w:rsidR="00A9689E" w:rsidRPr="00A9689E" w:rsidRDefault="00A9689E" w:rsidP="00E818ED">
      <w:pPr>
        <w:pStyle w:val="Bibliography"/>
        <w:spacing w:line="240" w:lineRule="auto"/>
        <w:rPr>
          <w:lang w:val="en-US"/>
        </w:rPr>
      </w:pPr>
      <w:r w:rsidRPr="00A9689E">
        <w:rPr>
          <w:lang w:val="en-US"/>
        </w:rPr>
        <w:t xml:space="preserve">Palacio, F. X., Ibañez, L. M., </w:t>
      </w:r>
      <w:proofErr w:type="spellStart"/>
      <w:r w:rsidRPr="00A9689E">
        <w:rPr>
          <w:lang w:val="en-US"/>
        </w:rPr>
        <w:t>Maragliano</w:t>
      </w:r>
      <w:proofErr w:type="spellEnd"/>
      <w:r w:rsidRPr="00A9689E">
        <w:rPr>
          <w:lang w:val="en-US"/>
        </w:rPr>
        <w:t xml:space="preserve">, R. E., &amp; Montalti, D. (2024). (PDF) Urbanization as a driver of taxonomic, functional, and phylogenetic diversity losses in bird communities. </w:t>
      </w:r>
      <w:r w:rsidRPr="00A9689E">
        <w:rPr>
          <w:i/>
          <w:iCs/>
          <w:lang w:val="en-US"/>
        </w:rPr>
        <w:t>ResearchGate</w:t>
      </w:r>
      <w:r w:rsidRPr="00A9689E">
        <w:rPr>
          <w:lang w:val="en-US"/>
        </w:rPr>
        <w:t>. https://doi.org/10.1139/cjz-2018-0008</w:t>
      </w:r>
    </w:p>
    <w:p w14:paraId="015883A5" w14:textId="77777777" w:rsidR="00A9689E" w:rsidRPr="00A9689E" w:rsidRDefault="00A9689E" w:rsidP="00E818ED">
      <w:pPr>
        <w:pStyle w:val="Bibliography"/>
        <w:spacing w:line="240" w:lineRule="auto"/>
        <w:rPr>
          <w:lang w:val="en-US"/>
        </w:rPr>
      </w:pPr>
      <w:r w:rsidRPr="00A9689E">
        <w:rPr>
          <w:lang w:val="en-US"/>
        </w:rPr>
        <w:t xml:space="preserve">Panchana, K., Herrera, I., Vargas, A., </w:t>
      </w:r>
      <w:proofErr w:type="spellStart"/>
      <w:r w:rsidRPr="00A9689E">
        <w:rPr>
          <w:lang w:val="en-US"/>
        </w:rPr>
        <w:t>Mella</w:t>
      </w:r>
      <w:proofErr w:type="spellEnd"/>
      <w:r w:rsidRPr="00A9689E">
        <w:rPr>
          <w:lang w:val="en-US"/>
        </w:rPr>
        <w:t xml:space="preserve">-Méndez, I., &amp; Flores-Peredo, R. (2025). Whiskers in the city: Domestic cat predation in Ecuadorian coastal cities and associated factors. </w:t>
      </w:r>
      <w:r w:rsidRPr="00A9689E">
        <w:rPr>
          <w:i/>
          <w:iCs/>
          <w:lang w:val="en-US"/>
        </w:rPr>
        <w:t>Urban Ecosystems</w:t>
      </w:r>
      <w:r w:rsidRPr="00A9689E">
        <w:rPr>
          <w:lang w:val="en-US"/>
        </w:rPr>
        <w:t xml:space="preserve">, </w:t>
      </w:r>
      <w:r w:rsidRPr="00A9689E">
        <w:rPr>
          <w:i/>
          <w:iCs/>
          <w:lang w:val="en-US"/>
        </w:rPr>
        <w:t>28</w:t>
      </w:r>
      <w:r w:rsidRPr="00A9689E">
        <w:rPr>
          <w:lang w:val="en-US"/>
        </w:rPr>
        <w:t>(1), 1–18. https://doi.org/10.1007/s11252-024-01628-9</w:t>
      </w:r>
    </w:p>
    <w:p w14:paraId="3BBF11E8" w14:textId="77777777" w:rsidR="00A9689E" w:rsidRPr="00A9689E" w:rsidRDefault="00A9689E" w:rsidP="00E818ED">
      <w:pPr>
        <w:pStyle w:val="Bibliography"/>
        <w:spacing w:line="240" w:lineRule="auto"/>
        <w:rPr>
          <w:lang w:val="en-US"/>
        </w:rPr>
      </w:pPr>
      <w:proofErr w:type="spellStart"/>
      <w:r w:rsidRPr="00A9689E">
        <w:rPr>
          <w:lang w:val="en-US"/>
        </w:rPr>
        <w:t>Paruk</w:t>
      </w:r>
      <w:proofErr w:type="spellEnd"/>
      <w:r w:rsidRPr="00A9689E">
        <w:rPr>
          <w:lang w:val="en-US"/>
        </w:rPr>
        <w:t xml:space="preserve">, J., Cooper, S., Mangan, A., Brady, R., &amp; Tucker, L. (2015). Resting Metabolic Rates of Adult Northern Shrikes (Lanius </w:t>
      </w:r>
      <w:proofErr w:type="spellStart"/>
      <w:r w:rsidRPr="00A9689E">
        <w:rPr>
          <w:lang w:val="en-US"/>
        </w:rPr>
        <w:t>excubitor</w:t>
      </w:r>
      <w:proofErr w:type="spellEnd"/>
      <w:r w:rsidRPr="00A9689E">
        <w:rPr>
          <w:lang w:val="en-US"/>
        </w:rPr>
        <w:t xml:space="preserve">) Wintering in Northern Wisconsin. </w:t>
      </w:r>
      <w:r w:rsidRPr="00A9689E">
        <w:rPr>
          <w:i/>
          <w:iCs/>
          <w:lang w:val="en-US"/>
        </w:rPr>
        <w:t>WILSON JOURNAL OF ORNITHOLOGY</w:t>
      </w:r>
      <w:r w:rsidRPr="00A9689E">
        <w:rPr>
          <w:lang w:val="en-US"/>
        </w:rPr>
        <w:t xml:space="preserve">, </w:t>
      </w:r>
      <w:r w:rsidRPr="00A9689E">
        <w:rPr>
          <w:i/>
          <w:iCs/>
          <w:lang w:val="en-US"/>
        </w:rPr>
        <w:t>127</w:t>
      </w:r>
      <w:r w:rsidRPr="00A9689E">
        <w:rPr>
          <w:lang w:val="en-US"/>
        </w:rPr>
        <w:t>(3), 510–514.</w:t>
      </w:r>
    </w:p>
    <w:p w14:paraId="2C1EB744" w14:textId="77777777" w:rsidR="00A9689E" w:rsidRPr="00A9689E" w:rsidRDefault="00A9689E" w:rsidP="00E818ED">
      <w:pPr>
        <w:pStyle w:val="Bibliography"/>
        <w:spacing w:line="240" w:lineRule="auto"/>
        <w:rPr>
          <w:lang w:val="en-US"/>
        </w:rPr>
      </w:pPr>
      <w:r w:rsidRPr="00A9689E">
        <w:rPr>
          <w:lang w:val="en-US"/>
        </w:rPr>
        <w:t xml:space="preserve">Pearce‐Higgins, J. W., Eglington, S. M., Martay, B., &amp; Chamberlain, D. E. (2015). Drivers of climate change impacts on bird communities. </w:t>
      </w:r>
      <w:r w:rsidRPr="00A9689E">
        <w:rPr>
          <w:i/>
          <w:iCs/>
          <w:lang w:val="en-US"/>
        </w:rPr>
        <w:t>Journal of Animal Ecology</w:t>
      </w:r>
      <w:r w:rsidRPr="00A9689E">
        <w:rPr>
          <w:lang w:val="en-US"/>
        </w:rPr>
        <w:t xml:space="preserve">, </w:t>
      </w:r>
      <w:r w:rsidRPr="00A9689E">
        <w:rPr>
          <w:i/>
          <w:iCs/>
          <w:lang w:val="en-US"/>
        </w:rPr>
        <w:t>84</w:t>
      </w:r>
      <w:r w:rsidRPr="00A9689E">
        <w:rPr>
          <w:lang w:val="en-US"/>
        </w:rPr>
        <w:t>(4), 943–954. https://doi.org/10.1111/1365-2656.12364</w:t>
      </w:r>
    </w:p>
    <w:p w14:paraId="316983AC" w14:textId="77777777" w:rsidR="00A9689E" w:rsidRPr="00A9689E" w:rsidRDefault="00A9689E" w:rsidP="00E818ED">
      <w:pPr>
        <w:pStyle w:val="Bibliography"/>
        <w:spacing w:line="240" w:lineRule="auto"/>
        <w:rPr>
          <w:lang w:val="en-US"/>
        </w:rPr>
      </w:pPr>
      <w:r w:rsidRPr="00DD409D">
        <w:t xml:space="preserve">Petit, M., </w:t>
      </w:r>
      <w:proofErr w:type="spellStart"/>
      <w:r w:rsidRPr="00DD409D">
        <w:t>Clavijo</w:t>
      </w:r>
      <w:proofErr w:type="spellEnd"/>
      <w:r w:rsidRPr="00DD409D">
        <w:t xml:space="preserve">-Baquet, S., &amp; Vézina, F. (2017). </w:t>
      </w:r>
      <w:r w:rsidRPr="00A9689E">
        <w:rPr>
          <w:lang w:val="en-US"/>
        </w:rPr>
        <w:t xml:space="preserve">Increasing Winter Maximal Metabolic Rate Improves </w:t>
      </w:r>
      <w:proofErr w:type="spellStart"/>
      <w:r w:rsidRPr="00A9689E">
        <w:rPr>
          <w:lang w:val="en-US"/>
        </w:rPr>
        <w:t>Intrawinter</w:t>
      </w:r>
      <w:proofErr w:type="spellEnd"/>
      <w:r w:rsidRPr="00A9689E">
        <w:rPr>
          <w:lang w:val="en-US"/>
        </w:rPr>
        <w:t xml:space="preserve"> Survival in Small Birds. </w:t>
      </w:r>
      <w:r w:rsidRPr="00A9689E">
        <w:rPr>
          <w:i/>
          <w:iCs/>
          <w:lang w:val="en-US"/>
        </w:rPr>
        <w:t>Physiological and Biochemical Zoology</w:t>
      </w:r>
      <w:r w:rsidRPr="00A9689E">
        <w:rPr>
          <w:lang w:val="en-US"/>
        </w:rPr>
        <w:t xml:space="preserve">, </w:t>
      </w:r>
      <w:r w:rsidRPr="00A9689E">
        <w:rPr>
          <w:i/>
          <w:iCs/>
          <w:lang w:val="en-US"/>
        </w:rPr>
        <w:t>90</w:t>
      </w:r>
      <w:r w:rsidRPr="00A9689E">
        <w:rPr>
          <w:lang w:val="en-US"/>
        </w:rPr>
        <w:t>(2), 166–177. https://doi.org/10.1086/689274</w:t>
      </w:r>
    </w:p>
    <w:p w14:paraId="37ED1A67" w14:textId="77777777" w:rsidR="00A9689E" w:rsidRPr="00A9689E" w:rsidRDefault="00A9689E" w:rsidP="00E818ED">
      <w:pPr>
        <w:pStyle w:val="Bibliography"/>
        <w:spacing w:line="240" w:lineRule="auto"/>
        <w:rPr>
          <w:lang w:val="en-US"/>
        </w:rPr>
      </w:pPr>
      <w:r w:rsidRPr="00A9689E">
        <w:rPr>
          <w:lang w:val="en-US"/>
        </w:rPr>
        <w:t xml:space="preserve">Poirier, V., Elliott, K. H., &amp; Frei, B. (2024). </w:t>
      </w:r>
      <w:proofErr w:type="gramStart"/>
      <w:r w:rsidRPr="00A9689E">
        <w:rPr>
          <w:lang w:val="en-US"/>
        </w:rPr>
        <w:t>Peri-urban forest</w:t>
      </w:r>
      <w:proofErr w:type="gramEnd"/>
      <w:r w:rsidRPr="00A9689E">
        <w:rPr>
          <w:lang w:val="en-US"/>
        </w:rPr>
        <w:t xml:space="preserve"> margins are important stopover sites for </w:t>
      </w:r>
      <w:proofErr w:type="spellStart"/>
      <w:r w:rsidRPr="00A9689E">
        <w:rPr>
          <w:lang w:val="en-US"/>
        </w:rPr>
        <w:t>moult</w:t>
      </w:r>
      <w:proofErr w:type="spellEnd"/>
      <w:r w:rsidRPr="00A9689E">
        <w:rPr>
          <w:lang w:val="en-US"/>
        </w:rPr>
        <w:t xml:space="preserve">-migrating songbirds. </w:t>
      </w:r>
      <w:r w:rsidRPr="00A9689E">
        <w:rPr>
          <w:i/>
          <w:iCs/>
          <w:lang w:val="en-US"/>
        </w:rPr>
        <w:t>Journal for Nature Conservation</w:t>
      </w:r>
      <w:r w:rsidRPr="00A9689E">
        <w:rPr>
          <w:lang w:val="en-US"/>
        </w:rPr>
        <w:t xml:space="preserve">, </w:t>
      </w:r>
      <w:r w:rsidRPr="00A9689E">
        <w:rPr>
          <w:i/>
          <w:iCs/>
          <w:lang w:val="en-US"/>
        </w:rPr>
        <w:t>77</w:t>
      </w:r>
      <w:r w:rsidRPr="00A9689E">
        <w:rPr>
          <w:lang w:val="en-US"/>
        </w:rPr>
        <w:t>, 126539. https://doi.org/10.1016/j.jnc.2023.126539</w:t>
      </w:r>
    </w:p>
    <w:p w14:paraId="1E1AAEBF" w14:textId="77777777" w:rsidR="00A9689E" w:rsidRPr="00A9689E" w:rsidRDefault="00A9689E" w:rsidP="00E818ED">
      <w:pPr>
        <w:pStyle w:val="Bibliography"/>
        <w:spacing w:line="240" w:lineRule="auto"/>
        <w:rPr>
          <w:lang w:val="en-US"/>
        </w:rPr>
      </w:pPr>
      <w:r w:rsidRPr="00A9689E">
        <w:rPr>
          <w:lang w:val="en-US"/>
        </w:rPr>
        <w:t xml:space="preserve">Polansky, L., Douglas-Hamilton, I., &amp; Wittemyer, G. (2013). Using diel movement behavior to infer foraging strategies related to ecological and social factors in elephants. </w:t>
      </w:r>
      <w:r w:rsidRPr="00A9689E">
        <w:rPr>
          <w:i/>
          <w:iCs/>
          <w:lang w:val="en-US"/>
        </w:rPr>
        <w:t>Movement Ecology</w:t>
      </w:r>
      <w:r w:rsidRPr="00A9689E">
        <w:rPr>
          <w:lang w:val="en-US"/>
        </w:rPr>
        <w:t xml:space="preserve">, </w:t>
      </w:r>
      <w:r w:rsidRPr="00A9689E">
        <w:rPr>
          <w:i/>
          <w:iCs/>
          <w:lang w:val="en-US"/>
        </w:rPr>
        <w:t>1</w:t>
      </w:r>
      <w:r w:rsidRPr="00A9689E">
        <w:rPr>
          <w:lang w:val="en-US"/>
        </w:rPr>
        <w:t>(1), 13. https://doi.org/10.1186/2051-3933-1-13</w:t>
      </w:r>
    </w:p>
    <w:p w14:paraId="00AE9A40" w14:textId="77777777" w:rsidR="00A9689E" w:rsidRPr="00A9689E" w:rsidRDefault="00A9689E" w:rsidP="00E818ED">
      <w:pPr>
        <w:pStyle w:val="Bibliography"/>
        <w:spacing w:line="240" w:lineRule="auto"/>
        <w:rPr>
          <w:lang w:val="en-US"/>
        </w:rPr>
      </w:pPr>
      <w:r w:rsidRPr="00A9689E">
        <w:rPr>
          <w:lang w:val="en-US"/>
        </w:rPr>
        <w:t xml:space="preserve">Portugal, S. J., &amp; White, C. R. (2022). Externally attached </w:t>
      </w:r>
      <w:proofErr w:type="spellStart"/>
      <w:r w:rsidRPr="00A9689E">
        <w:rPr>
          <w:lang w:val="en-US"/>
        </w:rPr>
        <w:t>biologgers</w:t>
      </w:r>
      <w:proofErr w:type="spellEnd"/>
      <w:r w:rsidRPr="00A9689E">
        <w:rPr>
          <w:lang w:val="en-US"/>
        </w:rPr>
        <w:t xml:space="preserve"> cause compensatory body mass loss in birds. </w:t>
      </w:r>
      <w:r w:rsidRPr="00A9689E">
        <w:rPr>
          <w:i/>
          <w:iCs/>
          <w:lang w:val="en-US"/>
        </w:rPr>
        <w:t>Methods in Ecology and Evolution</w:t>
      </w:r>
      <w:r w:rsidRPr="00A9689E">
        <w:rPr>
          <w:lang w:val="en-US"/>
        </w:rPr>
        <w:t xml:space="preserve">, </w:t>
      </w:r>
      <w:r w:rsidRPr="00A9689E">
        <w:rPr>
          <w:i/>
          <w:iCs/>
          <w:lang w:val="en-US"/>
        </w:rPr>
        <w:t>13</w:t>
      </w:r>
      <w:r w:rsidRPr="00A9689E">
        <w:rPr>
          <w:lang w:val="en-US"/>
        </w:rPr>
        <w:t>(2), 294–302. https://doi.org/10.1111/2041-210X.13754</w:t>
      </w:r>
    </w:p>
    <w:p w14:paraId="456039F4" w14:textId="77777777" w:rsidR="00A9689E" w:rsidRPr="00A9689E" w:rsidRDefault="00A9689E" w:rsidP="00E818ED">
      <w:pPr>
        <w:pStyle w:val="Bibliography"/>
        <w:spacing w:line="240" w:lineRule="auto"/>
        <w:rPr>
          <w:lang w:val="en-US"/>
        </w:rPr>
      </w:pPr>
      <w:r w:rsidRPr="00A9689E">
        <w:rPr>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A9689E">
        <w:rPr>
          <w:i/>
          <w:iCs/>
          <w:lang w:val="en-US"/>
        </w:rPr>
        <w:t>Proceedings of the Royal Society B: Biological Sciences</w:t>
      </w:r>
      <w:r w:rsidRPr="00A9689E">
        <w:rPr>
          <w:lang w:val="en-US"/>
        </w:rPr>
        <w:t xml:space="preserve">, </w:t>
      </w:r>
      <w:r w:rsidRPr="00A9689E">
        <w:rPr>
          <w:i/>
          <w:iCs/>
          <w:lang w:val="en-US"/>
        </w:rPr>
        <w:t>290</w:t>
      </w:r>
      <w:r w:rsidRPr="00A9689E">
        <w:rPr>
          <w:lang w:val="en-US"/>
        </w:rPr>
        <w:t>(1990), 20222181. https://doi.org/10.1098/rspb.2022.2181</w:t>
      </w:r>
    </w:p>
    <w:p w14:paraId="179C2208" w14:textId="77777777" w:rsidR="00A9689E" w:rsidRPr="00A9689E" w:rsidRDefault="00A9689E" w:rsidP="00E818ED">
      <w:pPr>
        <w:pStyle w:val="Bibliography"/>
        <w:spacing w:line="240" w:lineRule="auto"/>
        <w:rPr>
          <w:lang w:val="en-US"/>
        </w:rPr>
      </w:pPr>
      <w:proofErr w:type="spellStart"/>
      <w:r w:rsidRPr="00DD409D">
        <w:t>Pruitt</w:t>
      </w:r>
      <w:proofErr w:type="spellEnd"/>
      <w:r w:rsidRPr="00DD409D">
        <w:t xml:space="preserve">, W. O., &amp; </w:t>
      </w:r>
      <w:proofErr w:type="spellStart"/>
      <w:r w:rsidRPr="00DD409D">
        <w:t>Lucier</w:t>
      </w:r>
      <w:proofErr w:type="spellEnd"/>
      <w:r w:rsidRPr="00DD409D">
        <w:t xml:space="preserve">, C. V. (1958). </w:t>
      </w:r>
      <w:r w:rsidRPr="00A9689E">
        <w:rPr>
          <w:lang w:val="en-US"/>
        </w:rPr>
        <w:t xml:space="preserve">Winter Activity of Red Squirrels in Interior Alaska. </w:t>
      </w:r>
      <w:r w:rsidRPr="00A9689E">
        <w:rPr>
          <w:i/>
          <w:iCs/>
          <w:lang w:val="en-US"/>
        </w:rPr>
        <w:t>Journal of Mammalogy</w:t>
      </w:r>
      <w:r w:rsidRPr="00A9689E">
        <w:rPr>
          <w:lang w:val="en-US"/>
        </w:rPr>
        <w:t xml:space="preserve">, </w:t>
      </w:r>
      <w:r w:rsidRPr="00A9689E">
        <w:rPr>
          <w:i/>
          <w:iCs/>
          <w:lang w:val="en-US"/>
        </w:rPr>
        <w:t>39</w:t>
      </w:r>
      <w:r w:rsidRPr="00A9689E">
        <w:rPr>
          <w:lang w:val="en-US"/>
        </w:rPr>
        <w:t>(3), 443. https://doi.org/10.2307/1376165</w:t>
      </w:r>
    </w:p>
    <w:p w14:paraId="5BD24A6C" w14:textId="77777777" w:rsidR="00A9689E" w:rsidRPr="00A9689E" w:rsidRDefault="00A9689E" w:rsidP="00E818ED">
      <w:pPr>
        <w:pStyle w:val="Bibliography"/>
        <w:spacing w:line="240" w:lineRule="auto"/>
        <w:rPr>
          <w:lang w:val="en-US"/>
        </w:rPr>
      </w:pPr>
      <w:r w:rsidRPr="00A9689E">
        <w:rPr>
          <w:lang w:val="en-US"/>
        </w:rPr>
        <w:t xml:space="preserve">R Core Team. (2024a). </w:t>
      </w:r>
      <w:r w:rsidRPr="00A9689E">
        <w:rPr>
          <w:i/>
          <w:iCs/>
          <w:lang w:val="en-US"/>
        </w:rPr>
        <w:t>R: A Language and Environment for Statistical Computing</w:t>
      </w:r>
      <w:r w:rsidRPr="00A9689E">
        <w:rPr>
          <w:lang w:val="en-US"/>
        </w:rPr>
        <w:t xml:space="preserve"> [Computer software]. R Foundation for Statistical Computing. https://www.R-project.org/</w:t>
      </w:r>
    </w:p>
    <w:p w14:paraId="2D7DEFF2" w14:textId="77777777" w:rsidR="00A9689E" w:rsidRPr="00A9689E" w:rsidRDefault="00A9689E" w:rsidP="00E818ED">
      <w:pPr>
        <w:pStyle w:val="Bibliography"/>
        <w:spacing w:line="240" w:lineRule="auto"/>
        <w:rPr>
          <w:lang w:val="en-US"/>
        </w:rPr>
      </w:pPr>
      <w:r w:rsidRPr="00A9689E">
        <w:rPr>
          <w:lang w:val="en-US"/>
        </w:rPr>
        <w:t xml:space="preserve">R Core Team. (2024b). </w:t>
      </w:r>
      <w:r w:rsidRPr="00A9689E">
        <w:rPr>
          <w:i/>
          <w:iCs/>
          <w:lang w:val="en-US"/>
        </w:rPr>
        <w:t>R: A Language and Environment for Statistical Computing</w:t>
      </w:r>
      <w:r w:rsidRPr="00A9689E">
        <w:rPr>
          <w:lang w:val="en-US"/>
        </w:rPr>
        <w:t xml:space="preserve"> (Version 4.4.2) [Computer software]. R Foundation for   Statistical Computing. https://www.R-project.org/</w:t>
      </w:r>
    </w:p>
    <w:p w14:paraId="536AE12B" w14:textId="77777777" w:rsidR="00A9689E" w:rsidRPr="00A9689E" w:rsidRDefault="00A9689E" w:rsidP="00E818ED">
      <w:pPr>
        <w:pStyle w:val="Bibliography"/>
        <w:spacing w:line="240" w:lineRule="auto"/>
        <w:rPr>
          <w:lang w:val="en-US"/>
        </w:rPr>
      </w:pPr>
      <w:proofErr w:type="spellStart"/>
      <w:r w:rsidRPr="00A9689E">
        <w:rPr>
          <w:lang w:val="en-US"/>
        </w:rPr>
        <w:t>Radvan</w:t>
      </w:r>
      <w:proofErr w:type="spellEnd"/>
      <w:r w:rsidRPr="00A9689E">
        <w:rPr>
          <w:lang w:val="en-US"/>
        </w:rPr>
        <w:t xml:space="preserve">, M., Rendall, A. R., &amp; Weston, M. A. (2023). The habitat connectivity hypothesis of escape in urban woodland birds. </w:t>
      </w:r>
      <w:r w:rsidRPr="00A9689E">
        <w:rPr>
          <w:i/>
          <w:iCs/>
          <w:lang w:val="en-US"/>
        </w:rPr>
        <w:t>Behavioral Ecology</w:t>
      </w:r>
      <w:r w:rsidRPr="00A9689E">
        <w:rPr>
          <w:lang w:val="en-US"/>
        </w:rPr>
        <w:t xml:space="preserve">, </w:t>
      </w:r>
      <w:r w:rsidRPr="00A9689E">
        <w:rPr>
          <w:i/>
          <w:iCs/>
          <w:lang w:val="en-US"/>
        </w:rPr>
        <w:t>34</w:t>
      </w:r>
      <w:r w:rsidRPr="00A9689E">
        <w:rPr>
          <w:lang w:val="en-US"/>
        </w:rPr>
        <w:t>(2), 297–305. https://doi.org/10.1093/beheco/arac127</w:t>
      </w:r>
    </w:p>
    <w:p w14:paraId="464D08AF" w14:textId="77777777" w:rsidR="00A9689E" w:rsidRPr="00A9689E" w:rsidRDefault="00A9689E" w:rsidP="00E818ED">
      <w:pPr>
        <w:pStyle w:val="Bibliography"/>
        <w:spacing w:line="240" w:lineRule="auto"/>
        <w:rPr>
          <w:lang w:val="en-US"/>
        </w:rPr>
      </w:pPr>
      <w:r w:rsidRPr="00A9689E">
        <w:rPr>
          <w:lang w:val="en-US"/>
        </w:rPr>
        <w:t xml:space="preserve">Robb, G. N., McDonald, R. A., Chamberlain, D. E., &amp; </w:t>
      </w:r>
      <w:proofErr w:type="spellStart"/>
      <w:r w:rsidRPr="00A9689E">
        <w:rPr>
          <w:lang w:val="en-US"/>
        </w:rPr>
        <w:t>Bearhop</w:t>
      </w:r>
      <w:proofErr w:type="spellEnd"/>
      <w:r w:rsidRPr="00A9689E">
        <w:rPr>
          <w:lang w:val="en-US"/>
        </w:rPr>
        <w:t xml:space="preserve">, S. (2008). Food for thought: Supplementary feeding as a driver of ecological change in avian populations. </w:t>
      </w:r>
      <w:r w:rsidRPr="00A9689E">
        <w:rPr>
          <w:i/>
          <w:iCs/>
          <w:lang w:val="en-US"/>
        </w:rPr>
        <w:t>Frontiers in Ecology and the Environment</w:t>
      </w:r>
      <w:r w:rsidRPr="00A9689E">
        <w:rPr>
          <w:lang w:val="en-US"/>
        </w:rPr>
        <w:t xml:space="preserve">, </w:t>
      </w:r>
      <w:r w:rsidRPr="00A9689E">
        <w:rPr>
          <w:i/>
          <w:iCs/>
          <w:lang w:val="en-US"/>
        </w:rPr>
        <w:t>6</w:t>
      </w:r>
      <w:r w:rsidRPr="00A9689E">
        <w:rPr>
          <w:lang w:val="en-US"/>
        </w:rPr>
        <w:t>(9), 476–484. https://doi.org/10.1890/060152</w:t>
      </w:r>
    </w:p>
    <w:p w14:paraId="14530827" w14:textId="77777777" w:rsidR="00A9689E" w:rsidRPr="00A9689E" w:rsidRDefault="00A9689E" w:rsidP="00E818ED">
      <w:pPr>
        <w:pStyle w:val="Bibliography"/>
        <w:spacing w:line="240" w:lineRule="auto"/>
        <w:rPr>
          <w:lang w:val="en-US"/>
        </w:rPr>
      </w:pPr>
      <w:r w:rsidRPr="00A9689E">
        <w:rPr>
          <w:lang w:val="en-US"/>
        </w:rPr>
        <w:t xml:space="preserve">Robert, M., Hachey, M.-H., Lepage, D., &amp; Couturier, A. (2019). </w:t>
      </w:r>
      <w:r w:rsidRPr="00A9689E">
        <w:rPr>
          <w:i/>
          <w:iCs/>
          <w:lang w:val="en-US"/>
        </w:rPr>
        <w:t>Second Atlas of the Breeding Birds of Southern Québec</w:t>
      </w:r>
      <w:r w:rsidRPr="00A9689E">
        <w:rPr>
          <w:lang w:val="en-US"/>
        </w:rPr>
        <w:t>.</w:t>
      </w:r>
    </w:p>
    <w:p w14:paraId="506C8D32" w14:textId="77777777" w:rsidR="00A9689E" w:rsidRPr="00A9689E" w:rsidRDefault="00A9689E" w:rsidP="00E818ED">
      <w:pPr>
        <w:pStyle w:val="Bibliography"/>
        <w:spacing w:line="240" w:lineRule="auto"/>
        <w:rPr>
          <w:lang w:val="en-US"/>
        </w:rPr>
      </w:pPr>
      <w:r w:rsidRPr="00A9689E">
        <w:rPr>
          <w:lang w:val="en-US"/>
        </w:rPr>
        <w:t xml:space="preserve">Rodgers, A. R. (2001). Chapter 4—Recent Telemetry Technology. In J. J. Millspaugh &amp; J. M. </w:t>
      </w:r>
      <w:proofErr w:type="spellStart"/>
      <w:r w:rsidRPr="00A9689E">
        <w:rPr>
          <w:lang w:val="en-US"/>
        </w:rPr>
        <w:t>Marzluff</w:t>
      </w:r>
      <w:proofErr w:type="spellEnd"/>
      <w:r w:rsidRPr="00A9689E">
        <w:rPr>
          <w:lang w:val="en-US"/>
        </w:rPr>
        <w:t xml:space="preserve"> (Eds.), </w:t>
      </w:r>
      <w:r w:rsidRPr="00A9689E">
        <w:rPr>
          <w:i/>
          <w:iCs/>
          <w:lang w:val="en-US"/>
        </w:rPr>
        <w:t>Radio Tracking and Animal Populations</w:t>
      </w:r>
      <w:r w:rsidRPr="00A9689E">
        <w:rPr>
          <w:lang w:val="en-US"/>
        </w:rPr>
        <w:t xml:space="preserve"> (pp. 79–121). Academic Press.</w:t>
      </w:r>
    </w:p>
    <w:p w14:paraId="6F718683" w14:textId="77777777" w:rsidR="00A9689E" w:rsidRPr="00DD409D" w:rsidRDefault="00A9689E" w:rsidP="00E818ED">
      <w:pPr>
        <w:pStyle w:val="Bibliography"/>
        <w:spacing w:line="240" w:lineRule="auto"/>
      </w:pPr>
      <w:r w:rsidRPr="00A9689E">
        <w:rPr>
          <w:lang w:val="en-US"/>
        </w:rPr>
        <w:t xml:space="preserve">Rodrigues, A. G., Borges-Martins, M., &amp; </w:t>
      </w:r>
      <w:proofErr w:type="spellStart"/>
      <w:r w:rsidRPr="00A9689E">
        <w:rPr>
          <w:lang w:val="en-US"/>
        </w:rPr>
        <w:t>Zilio</w:t>
      </w:r>
      <w:proofErr w:type="spellEnd"/>
      <w:r w:rsidRPr="00A9689E">
        <w:rPr>
          <w:lang w:val="en-US"/>
        </w:rPr>
        <w:t xml:space="preserve">, F. (2018). Bird diversity in an urban ecosystem: The role of local habitats in understanding the effects of urbanization. </w:t>
      </w:r>
      <w:proofErr w:type="spellStart"/>
      <w:r w:rsidRPr="00DD409D">
        <w:rPr>
          <w:i/>
          <w:iCs/>
        </w:rPr>
        <w:t>Iheringia</w:t>
      </w:r>
      <w:proofErr w:type="spellEnd"/>
      <w:r w:rsidRPr="00DD409D">
        <w:rPr>
          <w:i/>
          <w:iCs/>
        </w:rPr>
        <w:t xml:space="preserve">. Série </w:t>
      </w:r>
      <w:proofErr w:type="spellStart"/>
      <w:r w:rsidRPr="00DD409D">
        <w:rPr>
          <w:i/>
          <w:iCs/>
        </w:rPr>
        <w:t>Zoologia</w:t>
      </w:r>
      <w:proofErr w:type="spellEnd"/>
      <w:r w:rsidRPr="00DD409D">
        <w:t xml:space="preserve">, </w:t>
      </w:r>
      <w:r w:rsidRPr="00DD409D">
        <w:rPr>
          <w:i/>
          <w:iCs/>
        </w:rPr>
        <w:t>108</w:t>
      </w:r>
      <w:r w:rsidRPr="00DD409D">
        <w:t>, e2018017.</w:t>
      </w:r>
    </w:p>
    <w:p w14:paraId="71423723" w14:textId="77777777" w:rsidR="00A9689E" w:rsidRPr="00A9689E" w:rsidRDefault="00A9689E" w:rsidP="00E818ED">
      <w:pPr>
        <w:pStyle w:val="Bibliography"/>
        <w:spacing w:line="240" w:lineRule="auto"/>
        <w:rPr>
          <w:lang w:val="en-US"/>
        </w:rPr>
      </w:pPr>
      <w:r w:rsidRPr="00DD409D">
        <w:t xml:space="preserve">Rousseau, J. S., Savard, J.-P. L., &amp; </w:t>
      </w:r>
      <w:proofErr w:type="spellStart"/>
      <w:r w:rsidRPr="00DD409D">
        <w:t>Titman</w:t>
      </w:r>
      <w:proofErr w:type="spellEnd"/>
      <w:r w:rsidRPr="00DD409D">
        <w:t xml:space="preserve">, R. (2015). </w:t>
      </w:r>
      <w:r w:rsidRPr="00A9689E">
        <w:rPr>
          <w:lang w:val="en-US"/>
        </w:rPr>
        <w:t xml:space="preserve">Shrub-nesting birds in urban habitats: Their abundance and association with vegetation. </w:t>
      </w:r>
      <w:r w:rsidRPr="00A9689E">
        <w:rPr>
          <w:i/>
          <w:iCs/>
          <w:lang w:val="en-US"/>
        </w:rPr>
        <w:t>Urban Ecosystems</w:t>
      </w:r>
      <w:r w:rsidRPr="00A9689E">
        <w:rPr>
          <w:lang w:val="en-US"/>
        </w:rPr>
        <w:t xml:space="preserve">, </w:t>
      </w:r>
      <w:r w:rsidRPr="00A9689E">
        <w:rPr>
          <w:i/>
          <w:iCs/>
          <w:lang w:val="en-US"/>
        </w:rPr>
        <w:t>18</w:t>
      </w:r>
      <w:r w:rsidRPr="00A9689E">
        <w:rPr>
          <w:lang w:val="en-US"/>
        </w:rPr>
        <w:t>(3), 871–884. https://doi.org/10.1007/s11252-014-0434-4</w:t>
      </w:r>
    </w:p>
    <w:p w14:paraId="144A3AF8" w14:textId="77777777" w:rsidR="00A9689E" w:rsidRPr="00A9689E" w:rsidRDefault="00A9689E" w:rsidP="00E818ED">
      <w:pPr>
        <w:pStyle w:val="Bibliography"/>
        <w:spacing w:line="240" w:lineRule="auto"/>
        <w:rPr>
          <w:lang w:val="en-US"/>
        </w:rPr>
      </w:pPr>
      <w:r w:rsidRPr="00A9689E">
        <w:rPr>
          <w:lang w:val="en-US"/>
        </w:rPr>
        <w:t xml:space="preserve">Rowcliffe, J. M., Kays, R., Kranstauber, B., Carbone, C., &amp; Jansen, P. A. (2014). Quantifying levels of animal activity using camera trap data. </w:t>
      </w:r>
      <w:r w:rsidRPr="00A9689E">
        <w:rPr>
          <w:i/>
          <w:iCs/>
          <w:lang w:val="en-US"/>
        </w:rPr>
        <w:t>Methods in Ecology and Evolution</w:t>
      </w:r>
      <w:r w:rsidRPr="00A9689E">
        <w:rPr>
          <w:lang w:val="en-US"/>
        </w:rPr>
        <w:t xml:space="preserve">, </w:t>
      </w:r>
      <w:r w:rsidRPr="00A9689E">
        <w:rPr>
          <w:i/>
          <w:iCs/>
          <w:lang w:val="en-US"/>
        </w:rPr>
        <w:t>5</w:t>
      </w:r>
      <w:r w:rsidRPr="00A9689E">
        <w:rPr>
          <w:lang w:val="en-US"/>
        </w:rPr>
        <w:t>(11), 1170–1179. https://doi.org/10.1111/2041-210X.12278</w:t>
      </w:r>
    </w:p>
    <w:p w14:paraId="7EC4FC4E" w14:textId="77777777" w:rsidR="00A9689E" w:rsidRPr="00A9689E" w:rsidRDefault="00A9689E" w:rsidP="00E818ED">
      <w:pPr>
        <w:pStyle w:val="Bibliography"/>
        <w:spacing w:line="240" w:lineRule="auto"/>
        <w:rPr>
          <w:lang w:val="en-US"/>
        </w:rPr>
      </w:pPr>
      <w:proofErr w:type="spellStart"/>
      <w:r w:rsidRPr="00A9689E">
        <w:rPr>
          <w:lang w:val="en-US"/>
        </w:rPr>
        <w:t>Šálek</w:t>
      </w:r>
      <w:proofErr w:type="spellEnd"/>
      <w:r w:rsidRPr="00A9689E">
        <w:rPr>
          <w:lang w:val="en-US"/>
        </w:rPr>
        <w:t xml:space="preserve">, M., Grill, S., &amp; Riegert, J. (2020). Nest-site selection of an avian urban exploiter, the Eurasian magpie Pica </w:t>
      </w:r>
      <w:proofErr w:type="spellStart"/>
      <w:r w:rsidRPr="00A9689E">
        <w:rPr>
          <w:lang w:val="en-US"/>
        </w:rPr>
        <w:t>pica</w:t>
      </w:r>
      <w:proofErr w:type="spellEnd"/>
      <w:r w:rsidRPr="00A9689E">
        <w:rPr>
          <w:lang w:val="en-US"/>
        </w:rPr>
        <w:t xml:space="preserve">, across the urban-rural gradient. </w:t>
      </w:r>
      <w:r w:rsidRPr="00A9689E">
        <w:rPr>
          <w:i/>
          <w:iCs/>
          <w:lang w:val="en-US"/>
        </w:rPr>
        <w:t>Journal of Vertebrate Biology</w:t>
      </w:r>
      <w:r w:rsidRPr="00A9689E">
        <w:rPr>
          <w:lang w:val="en-US"/>
        </w:rPr>
        <w:t xml:space="preserve">, </w:t>
      </w:r>
      <w:r w:rsidRPr="00A9689E">
        <w:rPr>
          <w:i/>
          <w:iCs/>
          <w:lang w:val="en-US"/>
        </w:rPr>
        <w:t>70</w:t>
      </w:r>
      <w:r w:rsidRPr="00A9689E">
        <w:rPr>
          <w:lang w:val="en-US"/>
        </w:rPr>
        <w:t>(1). https://doi.org/10.25225/jvb.20086</w:t>
      </w:r>
    </w:p>
    <w:p w14:paraId="66102FB9" w14:textId="77777777" w:rsidR="00A9689E" w:rsidRPr="00A9689E" w:rsidRDefault="00A9689E" w:rsidP="00E818ED">
      <w:pPr>
        <w:pStyle w:val="Bibliography"/>
        <w:spacing w:line="240" w:lineRule="auto"/>
        <w:rPr>
          <w:lang w:val="en-US"/>
        </w:rPr>
      </w:pPr>
      <w:r w:rsidRPr="00A9689E">
        <w:rPr>
          <w:lang w:val="en-US"/>
        </w:rPr>
        <w:t xml:space="preserve">Schaeffer, P., Komer, M. C., &amp; Corder, K. (2015). Energy savings due to the use of shallow body temperature reduction in overwintering Northern Cardinals. </w:t>
      </w:r>
      <w:r w:rsidRPr="00A9689E">
        <w:rPr>
          <w:i/>
          <w:iCs/>
          <w:lang w:val="en-US"/>
        </w:rPr>
        <w:t>ResearchGate</w:t>
      </w:r>
      <w:r w:rsidRPr="00A9689E">
        <w:rPr>
          <w:lang w:val="en-US"/>
        </w:rPr>
        <w:t xml:space="preserve">, </w:t>
      </w:r>
      <w:r w:rsidRPr="00A9689E">
        <w:rPr>
          <w:i/>
          <w:iCs/>
          <w:lang w:val="en-US"/>
        </w:rPr>
        <w:t>3</w:t>
      </w:r>
      <w:r w:rsidRPr="00A9689E">
        <w:rPr>
          <w:lang w:val="en-US"/>
        </w:rPr>
        <w:t>(1). https://doi.org/10.1186/s40317-015-0078-z</w:t>
      </w:r>
    </w:p>
    <w:p w14:paraId="1603C1EC" w14:textId="77777777" w:rsidR="00A9689E" w:rsidRPr="00A9689E" w:rsidRDefault="00A9689E" w:rsidP="00E818ED">
      <w:pPr>
        <w:pStyle w:val="Bibliography"/>
        <w:spacing w:line="240" w:lineRule="auto"/>
        <w:rPr>
          <w:lang w:val="en-US"/>
        </w:rPr>
      </w:pPr>
      <w:r w:rsidRPr="00A9689E">
        <w:rPr>
          <w:lang w:val="en-US"/>
        </w:rPr>
        <w:t xml:space="preserve">Schweiger, B. R., &amp; Frey, J. K. (2021). Weather determines daily activity pattern of an endemic chipmunk with predictions for climate change. </w:t>
      </w:r>
      <w:r w:rsidRPr="00A9689E">
        <w:rPr>
          <w:i/>
          <w:iCs/>
          <w:lang w:val="en-US"/>
        </w:rPr>
        <w:t>Climate Change Ecology</w:t>
      </w:r>
      <w:r w:rsidRPr="00A9689E">
        <w:rPr>
          <w:lang w:val="en-US"/>
        </w:rPr>
        <w:t xml:space="preserve">, </w:t>
      </w:r>
      <w:r w:rsidRPr="00A9689E">
        <w:rPr>
          <w:i/>
          <w:iCs/>
          <w:lang w:val="en-US"/>
        </w:rPr>
        <w:t>2</w:t>
      </w:r>
      <w:r w:rsidRPr="00A9689E">
        <w:rPr>
          <w:lang w:val="en-US"/>
        </w:rPr>
        <w:t>, 100027. https://doi.org/10.1016/j.ecochg.2021.100027</w:t>
      </w:r>
    </w:p>
    <w:p w14:paraId="29333BEC" w14:textId="77777777" w:rsidR="00A9689E" w:rsidRPr="00A9689E" w:rsidRDefault="00A9689E" w:rsidP="00E818ED">
      <w:pPr>
        <w:pStyle w:val="Bibliography"/>
        <w:spacing w:line="240" w:lineRule="auto"/>
        <w:rPr>
          <w:lang w:val="en-US"/>
        </w:rPr>
      </w:pPr>
      <w:r w:rsidRPr="00A9689E">
        <w:rPr>
          <w:lang w:val="en-US"/>
        </w:rPr>
        <w:t xml:space="preserve">Scott, D. M., Lemon, R. E., &amp; Darley, J. A. (1987). Relaying Interval After Nest Failure in Gray Catbirds and Northern Cardinals. </w:t>
      </w:r>
      <w:r w:rsidRPr="00A9689E">
        <w:rPr>
          <w:i/>
          <w:iCs/>
          <w:lang w:val="en-US"/>
        </w:rPr>
        <w:t>Wilson Bulletin</w:t>
      </w:r>
      <w:r w:rsidRPr="00A9689E">
        <w:rPr>
          <w:lang w:val="en-US"/>
        </w:rPr>
        <w:t xml:space="preserve">, </w:t>
      </w:r>
      <w:r w:rsidRPr="00A9689E">
        <w:rPr>
          <w:i/>
          <w:iCs/>
          <w:lang w:val="en-US"/>
        </w:rPr>
        <w:t>99</w:t>
      </w:r>
      <w:r w:rsidRPr="00A9689E">
        <w:rPr>
          <w:lang w:val="en-US"/>
        </w:rPr>
        <w:t>.</w:t>
      </w:r>
    </w:p>
    <w:p w14:paraId="2D8EA7A0" w14:textId="77777777" w:rsidR="00A9689E" w:rsidRPr="00A9689E" w:rsidRDefault="00A9689E" w:rsidP="00E818ED">
      <w:pPr>
        <w:pStyle w:val="Bibliography"/>
        <w:spacing w:line="240" w:lineRule="auto"/>
        <w:rPr>
          <w:lang w:val="en-US"/>
        </w:rPr>
      </w:pPr>
      <w:r w:rsidRPr="00A9689E">
        <w:rPr>
          <w:lang w:val="en-US"/>
        </w:rPr>
        <w:t xml:space="preserve">Seress, G., &amp; Liker, A. (2015). Habitat urbanization and its effects on birds. </w:t>
      </w:r>
      <w:r w:rsidRPr="00A9689E">
        <w:rPr>
          <w:i/>
          <w:iCs/>
          <w:lang w:val="en-US"/>
        </w:rPr>
        <w:t xml:space="preserve">Acta </w:t>
      </w:r>
      <w:proofErr w:type="spellStart"/>
      <w:r w:rsidRPr="00A9689E">
        <w:rPr>
          <w:i/>
          <w:iCs/>
          <w:lang w:val="en-US"/>
        </w:rPr>
        <w:t>Zoologica</w:t>
      </w:r>
      <w:proofErr w:type="spellEnd"/>
      <w:r w:rsidRPr="00A9689E">
        <w:rPr>
          <w:i/>
          <w:iCs/>
          <w:lang w:val="en-US"/>
        </w:rPr>
        <w:t xml:space="preserve"> </w:t>
      </w:r>
      <w:proofErr w:type="spellStart"/>
      <w:r w:rsidRPr="00A9689E">
        <w:rPr>
          <w:i/>
          <w:iCs/>
          <w:lang w:val="en-US"/>
        </w:rPr>
        <w:t>Academiae</w:t>
      </w:r>
      <w:proofErr w:type="spellEnd"/>
      <w:r w:rsidRPr="00A9689E">
        <w:rPr>
          <w:i/>
          <w:iCs/>
          <w:lang w:val="en-US"/>
        </w:rPr>
        <w:t xml:space="preserve"> </w:t>
      </w:r>
      <w:proofErr w:type="spellStart"/>
      <w:r w:rsidRPr="00A9689E">
        <w:rPr>
          <w:i/>
          <w:iCs/>
          <w:lang w:val="en-US"/>
        </w:rPr>
        <w:t>Scientiarum</w:t>
      </w:r>
      <w:proofErr w:type="spellEnd"/>
      <w:r w:rsidRPr="00A9689E">
        <w:rPr>
          <w:i/>
          <w:iCs/>
          <w:lang w:val="en-US"/>
        </w:rPr>
        <w:t xml:space="preserve"> </w:t>
      </w:r>
      <w:proofErr w:type="spellStart"/>
      <w:r w:rsidRPr="00A9689E">
        <w:rPr>
          <w:i/>
          <w:iCs/>
          <w:lang w:val="en-US"/>
        </w:rPr>
        <w:t>Hungaricae</w:t>
      </w:r>
      <w:proofErr w:type="spellEnd"/>
      <w:r w:rsidRPr="00A9689E">
        <w:rPr>
          <w:lang w:val="en-US"/>
        </w:rPr>
        <w:t xml:space="preserve">, </w:t>
      </w:r>
      <w:r w:rsidRPr="00A9689E">
        <w:rPr>
          <w:i/>
          <w:iCs/>
          <w:lang w:val="en-US"/>
        </w:rPr>
        <w:t>61</w:t>
      </w:r>
      <w:r w:rsidRPr="00A9689E">
        <w:rPr>
          <w:lang w:val="en-US"/>
        </w:rPr>
        <w:t>(4), 373–408.</w:t>
      </w:r>
    </w:p>
    <w:p w14:paraId="54C16543" w14:textId="77777777" w:rsidR="00A9689E" w:rsidRPr="00A9689E" w:rsidRDefault="00A9689E" w:rsidP="00E818ED">
      <w:pPr>
        <w:pStyle w:val="Bibliography"/>
        <w:spacing w:line="240" w:lineRule="auto"/>
        <w:rPr>
          <w:lang w:val="en-US"/>
        </w:rPr>
      </w:pPr>
      <w:r w:rsidRPr="00A9689E">
        <w:rPr>
          <w:lang w:val="en-US"/>
        </w:rPr>
        <w:t xml:space="preserve">Shanahan, D. F., Miller, C., </w:t>
      </w:r>
      <w:proofErr w:type="spellStart"/>
      <w:r w:rsidRPr="00A9689E">
        <w:rPr>
          <w:lang w:val="en-US"/>
        </w:rPr>
        <w:t>Possingham</w:t>
      </w:r>
      <w:proofErr w:type="spellEnd"/>
      <w:r w:rsidRPr="00A9689E">
        <w:rPr>
          <w:lang w:val="en-US"/>
        </w:rPr>
        <w:t xml:space="preserve">, H. P., &amp; Fuller, R. A. (2011). The influence of patch area and connectivity on avian communities in urban revegetation. </w:t>
      </w:r>
      <w:r w:rsidRPr="00A9689E">
        <w:rPr>
          <w:i/>
          <w:iCs/>
          <w:lang w:val="en-US"/>
        </w:rPr>
        <w:t>Biological Conservation</w:t>
      </w:r>
      <w:r w:rsidRPr="00A9689E">
        <w:rPr>
          <w:lang w:val="en-US"/>
        </w:rPr>
        <w:t xml:space="preserve">, </w:t>
      </w:r>
      <w:r w:rsidRPr="00A9689E">
        <w:rPr>
          <w:i/>
          <w:iCs/>
          <w:lang w:val="en-US"/>
        </w:rPr>
        <w:t>144</w:t>
      </w:r>
      <w:r w:rsidRPr="00A9689E">
        <w:rPr>
          <w:lang w:val="en-US"/>
        </w:rPr>
        <w:t>(2), 722–729. https://doi.org/10.1016/j.biocon.2010.10.014</w:t>
      </w:r>
    </w:p>
    <w:p w14:paraId="1A56A7C4" w14:textId="77777777" w:rsidR="00A9689E" w:rsidRPr="00A9689E" w:rsidRDefault="00A9689E" w:rsidP="00E818ED">
      <w:pPr>
        <w:pStyle w:val="Bibliography"/>
        <w:spacing w:line="240" w:lineRule="auto"/>
        <w:rPr>
          <w:lang w:val="en-US"/>
        </w:rPr>
      </w:pPr>
      <w:r w:rsidRPr="00A9689E">
        <w:rPr>
          <w:lang w:val="en-US"/>
        </w:rPr>
        <w:t xml:space="preserve">Shanahan, D. F., Strohbach, M. W., Warren, P. S., &amp; Fuller, R. A. (2014). The challenges of urban living. </w:t>
      </w:r>
      <w:r w:rsidRPr="00A9689E">
        <w:rPr>
          <w:i/>
          <w:iCs/>
          <w:lang w:val="en-US"/>
        </w:rPr>
        <w:t>Avian Urban Ecology</w:t>
      </w:r>
      <w:r w:rsidRPr="00A9689E">
        <w:rPr>
          <w:lang w:val="en-US"/>
        </w:rPr>
        <w:t>, 3–20.</w:t>
      </w:r>
    </w:p>
    <w:p w14:paraId="096EB750" w14:textId="77777777" w:rsidR="00A9689E" w:rsidRPr="00A9689E" w:rsidRDefault="00A9689E" w:rsidP="00E818ED">
      <w:pPr>
        <w:pStyle w:val="Bibliography"/>
        <w:spacing w:line="240" w:lineRule="auto"/>
        <w:rPr>
          <w:lang w:val="en-US"/>
        </w:rPr>
      </w:pPr>
      <w:r w:rsidRPr="00A9689E">
        <w:rPr>
          <w:lang w:val="en-US"/>
        </w:rPr>
        <w:t xml:space="preserve">Shustack, D. P. (2008). </w:t>
      </w:r>
      <w:r w:rsidRPr="00A9689E">
        <w:rPr>
          <w:i/>
          <w:iCs/>
          <w:lang w:val="en-US"/>
        </w:rPr>
        <w:t>Reproductive Timing of Passerines in Urbanizing Landscapes</w:t>
      </w:r>
      <w:r w:rsidRPr="00A9689E">
        <w:rPr>
          <w:lang w:val="en-US"/>
        </w:rPr>
        <w:t xml:space="preserve"> [The Ohio State University]. http://rave.ohiolink.edu/etdc/view?acc_num=osu1217601092</w:t>
      </w:r>
    </w:p>
    <w:p w14:paraId="777B38DF" w14:textId="77777777" w:rsidR="00A9689E" w:rsidRPr="00A9689E" w:rsidRDefault="00A9689E" w:rsidP="00E818ED">
      <w:pPr>
        <w:pStyle w:val="Bibliography"/>
        <w:spacing w:line="240" w:lineRule="auto"/>
        <w:rPr>
          <w:lang w:val="en-US"/>
        </w:rPr>
      </w:pPr>
      <w:r w:rsidRPr="00DD409D">
        <w:t xml:space="preserve">Silva, A. D., Diez-Méndez, D., &amp; </w:t>
      </w:r>
      <w:proofErr w:type="spellStart"/>
      <w:r w:rsidRPr="00DD409D">
        <w:t>Kempenaers</w:t>
      </w:r>
      <w:proofErr w:type="spellEnd"/>
      <w:r w:rsidRPr="00DD409D">
        <w:t xml:space="preserve">, B. (2017). </w:t>
      </w:r>
      <w:r w:rsidRPr="00A9689E">
        <w:rPr>
          <w:lang w:val="en-US"/>
        </w:rPr>
        <w:t xml:space="preserve">Effects of experimental night lighting on the daily timing of winter foraging in common European songbirds. </w:t>
      </w:r>
      <w:r w:rsidRPr="00A9689E">
        <w:rPr>
          <w:i/>
          <w:iCs/>
          <w:lang w:val="en-US"/>
        </w:rPr>
        <w:t>Journal of Avian Biology</w:t>
      </w:r>
      <w:r w:rsidRPr="00A9689E">
        <w:rPr>
          <w:lang w:val="en-US"/>
        </w:rPr>
        <w:t xml:space="preserve">, </w:t>
      </w:r>
      <w:r w:rsidRPr="00A9689E">
        <w:rPr>
          <w:i/>
          <w:iCs/>
          <w:lang w:val="en-US"/>
        </w:rPr>
        <w:t>48</w:t>
      </w:r>
      <w:r w:rsidRPr="00A9689E">
        <w:rPr>
          <w:lang w:val="en-US"/>
        </w:rPr>
        <w:t>(6), 862–871. https://doi.org/10.1111/jav.01232</w:t>
      </w:r>
    </w:p>
    <w:p w14:paraId="4D41C7C9" w14:textId="77777777" w:rsidR="00A9689E" w:rsidRPr="00A9689E" w:rsidRDefault="00A9689E" w:rsidP="00E818ED">
      <w:pPr>
        <w:pStyle w:val="Bibliography"/>
        <w:spacing w:line="240" w:lineRule="auto"/>
        <w:rPr>
          <w:lang w:val="en-US"/>
        </w:rPr>
      </w:pPr>
      <w:proofErr w:type="spellStart"/>
      <w:r w:rsidRPr="00A9689E">
        <w:rPr>
          <w:lang w:val="en-US"/>
        </w:rPr>
        <w:t>Simberloff</w:t>
      </w:r>
      <w:proofErr w:type="spellEnd"/>
      <w:r w:rsidRPr="00A9689E">
        <w:rPr>
          <w:lang w:val="en-US"/>
        </w:rPr>
        <w:t xml:space="preserve">, R. A., Phillips, J. N., Derryberry, G. E., Mahoney, M. C., &amp; Derryberry, E. P. (2023). Communication distance predicts territory size: Implications for an urban songbird.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203</w:t>
      </w:r>
      <w:r w:rsidRPr="00A9689E">
        <w:rPr>
          <w:lang w:val="en-US"/>
        </w:rPr>
        <w:t>, 89–99. https://doi.org/10.1016/j.anbehav.2023.05.016</w:t>
      </w:r>
    </w:p>
    <w:p w14:paraId="6F9A3EC3" w14:textId="77777777" w:rsidR="00A9689E" w:rsidRPr="00A9689E" w:rsidRDefault="00A9689E" w:rsidP="00E818ED">
      <w:pPr>
        <w:pStyle w:val="Bibliography"/>
        <w:spacing w:line="240" w:lineRule="auto"/>
        <w:rPr>
          <w:lang w:val="en-US"/>
        </w:rPr>
      </w:pPr>
      <w:r w:rsidRPr="00A9689E">
        <w:rPr>
          <w:lang w:val="en-US"/>
        </w:rPr>
        <w:t xml:space="preserve">Simkin, R. D., Seto, K. C., McDonald, R. I., &amp; Jetz, W. (2022). Biodiversity impacts and conservation implications of urban land expansion projected to 2050. </w:t>
      </w:r>
      <w:r w:rsidRPr="00A9689E">
        <w:rPr>
          <w:i/>
          <w:iCs/>
          <w:lang w:val="en-US"/>
        </w:rPr>
        <w:t>Proceedings of the National Academy of Sciences</w:t>
      </w:r>
      <w:r w:rsidRPr="00A9689E">
        <w:rPr>
          <w:lang w:val="en-US"/>
        </w:rPr>
        <w:t xml:space="preserve">, </w:t>
      </w:r>
      <w:r w:rsidRPr="00A9689E">
        <w:rPr>
          <w:i/>
          <w:iCs/>
          <w:lang w:val="en-US"/>
        </w:rPr>
        <w:t>119</w:t>
      </w:r>
      <w:r w:rsidRPr="00A9689E">
        <w:rPr>
          <w:lang w:val="en-US"/>
        </w:rPr>
        <w:t>(12), e2117297119. https://doi.org/doi:10.1073/pnas.2117297119</w:t>
      </w:r>
    </w:p>
    <w:p w14:paraId="0B66A964" w14:textId="77777777" w:rsidR="00A9689E" w:rsidRPr="00A9689E" w:rsidRDefault="00A9689E" w:rsidP="00E818ED">
      <w:pPr>
        <w:pStyle w:val="Bibliography"/>
        <w:spacing w:line="240" w:lineRule="auto"/>
        <w:rPr>
          <w:lang w:val="en-US"/>
        </w:rPr>
      </w:pPr>
      <w:proofErr w:type="spellStart"/>
      <w:r w:rsidRPr="00A9689E">
        <w:rPr>
          <w:lang w:val="en-US"/>
        </w:rPr>
        <w:t>Skarbit</w:t>
      </w:r>
      <w:proofErr w:type="spellEnd"/>
      <w:r w:rsidRPr="00A9689E">
        <w:rPr>
          <w:lang w:val="en-US"/>
        </w:rPr>
        <w:t xml:space="preserve">, N., Unger, J., &amp; Gál, T. (2024). Evaluating the Impact of Heat Mitigation Strategies Using Added Urban Green Spaces during a Heatwave in a Medium-Sized City. </w:t>
      </w:r>
      <w:r w:rsidRPr="00A9689E">
        <w:rPr>
          <w:i/>
          <w:iCs/>
          <w:lang w:val="en-US"/>
        </w:rPr>
        <w:t>Sustainability</w:t>
      </w:r>
      <w:r w:rsidRPr="00A9689E">
        <w:rPr>
          <w:lang w:val="en-US"/>
        </w:rPr>
        <w:t xml:space="preserve">, </w:t>
      </w:r>
      <w:r w:rsidRPr="00A9689E">
        <w:rPr>
          <w:i/>
          <w:iCs/>
          <w:lang w:val="en-US"/>
        </w:rPr>
        <w:t>16</w:t>
      </w:r>
      <w:r w:rsidRPr="00A9689E">
        <w:rPr>
          <w:lang w:val="en-US"/>
        </w:rPr>
        <w:t>(8), 17. https://doi.org/10.3390/su16083296</w:t>
      </w:r>
    </w:p>
    <w:p w14:paraId="7C7D200A" w14:textId="77777777" w:rsidR="00A9689E" w:rsidRPr="00A9689E" w:rsidRDefault="00A9689E" w:rsidP="00E818ED">
      <w:pPr>
        <w:pStyle w:val="Bibliography"/>
        <w:spacing w:line="240" w:lineRule="auto"/>
        <w:rPr>
          <w:lang w:val="en-US"/>
        </w:rPr>
      </w:pPr>
      <w:r w:rsidRPr="00A9689E">
        <w:rPr>
          <w:lang w:val="en-US"/>
        </w:rPr>
        <w:t>Smith, B. T., Escalante, P., Hernández Baños, B. E., Navarro-</w:t>
      </w:r>
      <w:proofErr w:type="spellStart"/>
      <w:r w:rsidRPr="00A9689E">
        <w:rPr>
          <w:lang w:val="en-US"/>
        </w:rPr>
        <w:t>Sigüenza</w:t>
      </w:r>
      <w:proofErr w:type="spellEnd"/>
      <w:r w:rsidRPr="00A9689E">
        <w:rPr>
          <w:lang w:val="en-US"/>
        </w:rPr>
        <w:t xml:space="preserve">, A. G., Rohwer, S., &amp; Klicka, J. (2011). The role of historical and contemporary processes on phylogeographic structure and genetic diversity in the Northern Cardinal, Cardinalis </w:t>
      </w:r>
      <w:proofErr w:type="spellStart"/>
      <w:r w:rsidRPr="00A9689E">
        <w:rPr>
          <w:lang w:val="en-US"/>
        </w:rPr>
        <w:t>cardinalis</w:t>
      </w:r>
      <w:proofErr w:type="spellEnd"/>
      <w:r w:rsidRPr="00A9689E">
        <w:rPr>
          <w:lang w:val="en-US"/>
        </w:rPr>
        <w:t xml:space="preserve">. </w:t>
      </w:r>
      <w:r w:rsidRPr="00A9689E">
        <w:rPr>
          <w:i/>
          <w:iCs/>
          <w:lang w:val="en-US"/>
        </w:rPr>
        <w:t>BMC Evolutionary Biology</w:t>
      </w:r>
      <w:r w:rsidRPr="00A9689E">
        <w:rPr>
          <w:lang w:val="en-US"/>
        </w:rPr>
        <w:t xml:space="preserve">, </w:t>
      </w:r>
      <w:r w:rsidRPr="00A9689E">
        <w:rPr>
          <w:i/>
          <w:iCs/>
          <w:lang w:val="en-US"/>
        </w:rPr>
        <w:t>11</w:t>
      </w:r>
      <w:r w:rsidRPr="00A9689E">
        <w:rPr>
          <w:lang w:val="en-US"/>
        </w:rPr>
        <w:t>(1), 136. https://doi.org/10.1186/1471-2148-11-136</w:t>
      </w:r>
    </w:p>
    <w:p w14:paraId="6743211B" w14:textId="77777777" w:rsidR="00A9689E" w:rsidRPr="00A9689E" w:rsidRDefault="00A9689E" w:rsidP="00E818ED">
      <w:pPr>
        <w:pStyle w:val="Bibliography"/>
        <w:spacing w:line="240" w:lineRule="auto"/>
        <w:rPr>
          <w:lang w:val="en-US"/>
        </w:rPr>
      </w:pPr>
      <w:r w:rsidRPr="00A9689E">
        <w:rPr>
          <w:lang w:val="en-US"/>
        </w:rPr>
        <w:t xml:space="preserve">Smith, &amp; Bolen. (1980). Automatic Monitoring of Nest Attentiveness in Incubating Birds. In </w:t>
      </w:r>
      <w:r w:rsidRPr="00A9689E">
        <w:rPr>
          <w:i/>
          <w:iCs/>
          <w:lang w:val="en-US"/>
        </w:rPr>
        <w:t>A Handbook on Biotelemetry and Radio Tracking</w:t>
      </w:r>
      <w:r w:rsidRPr="00A9689E">
        <w:rPr>
          <w:lang w:val="en-US"/>
        </w:rPr>
        <w:t xml:space="preserve"> (pp. 339–344). Elsevier. https://doi.org/10.1016/B978-0-08-024928-5.50045-2</w:t>
      </w:r>
    </w:p>
    <w:p w14:paraId="155A0438" w14:textId="77777777" w:rsidR="00A9689E" w:rsidRPr="00A9689E" w:rsidRDefault="00A9689E" w:rsidP="00E818ED">
      <w:pPr>
        <w:pStyle w:val="Bibliography"/>
        <w:spacing w:line="240" w:lineRule="auto"/>
        <w:rPr>
          <w:lang w:val="en-US"/>
        </w:rPr>
      </w:pPr>
      <w:r w:rsidRPr="00A9689E">
        <w:rPr>
          <w:lang w:val="en-US"/>
        </w:rPr>
        <w:t xml:space="preserve">Smith, P. G. (2007). Characteristics of Urban Natural Areas Influencing Winter Bird Use in Southern Ontario, Canada. </w:t>
      </w:r>
      <w:r w:rsidRPr="00A9689E">
        <w:rPr>
          <w:i/>
          <w:iCs/>
          <w:lang w:val="en-US"/>
        </w:rPr>
        <w:t>Environmental Management</w:t>
      </w:r>
      <w:r w:rsidRPr="00A9689E">
        <w:rPr>
          <w:lang w:val="en-US"/>
        </w:rPr>
        <w:t xml:space="preserve">, </w:t>
      </w:r>
      <w:r w:rsidRPr="00A9689E">
        <w:rPr>
          <w:i/>
          <w:iCs/>
          <w:lang w:val="en-US"/>
        </w:rPr>
        <w:t>39</w:t>
      </w:r>
      <w:r w:rsidRPr="00A9689E">
        <w:rPr>
          <w:lang w:val="en-US"/>
        </w:rPr>
        <w:t>(3), 338–352. https://doi.org/10.1007/s00267-005-0028-2</w:t>
      </w:r>
    </w:p>
    <w:p w14:paraId="3960920A" w14:textId="77777777" w:rsidR="00A9689E" w:rsidRPr="00A9689E" w:rsidRDefault="00A9689E" w:rsidP="00E818ED">
      <w:pPr>
        <w:pStyle w:val="Bibliography"/>
        <w:spacing w:line="240" w:lineRule="auto"/>
        <w:rPr>
          <w:lang w:val="en-US"/>
        </w:rPr>
      </w:pPr>
      <w:r w:rsidRPr="00A9689E">
        <w:rPr>
          <w:lang w:val="en-US"/>
        </w:rPr>
        <w:t xml:space="preserve">Studd, E. K., Bates, A. E., </w:t>
      </w:r>
      <w:proofErr w:type="spellStart"/>
      <w:r w:rsidRPr="00A9689E">
        <w:rPr>
          <w:lang w:val="en-US"/>
        </w:rPr>
        <w:t>Bramburger</w:t>
      </w:r>
      <w:proofErr w:type="spellEnd"/>
      <w:r w:rsidRPr="00A9689E">
        <w:rPr>
          <w:lang w:val="en-US"/>
        </w:rPr>
        <w:t xml:space="preserve">, A. J., Hayden, B., Henry, H. A. L., Humphries, M. M., Martin, R., McMeans, B., Moise, E., O’Sullivan, A., Sharma, S., Sinclair, B., Sutton, A. O., Templer, P. H., &amp; Cooke, S. J. (2021). Nine maxims for winter ecology. </w:t>
      </w:r>
      <w:proofErr w:type="spellStart"/>
      <w:r w:rsidRPr="00A9689E">
        <w:rPr>
          <w:i/>
          <w:iCs/>
          <w:lang w:val="en-US"/>
        </w:rPr>
        <w:t>BioScience</w:t>
      </w:r>
      <w:proofErr w:type="spellEnd"/>
      <w:r w:rsidRPr="00A9689E">
        <w:rPr>
          <w:lang w:val="en-US"/>
        </w:rPr>
        <w:t xml:space="preserve">, </w:t>
      </w:r>
      <w:r w:rsidRPr="00A9689E">
        <w:rPr>
          <w:i/>
          <w:iCs/>
          <w:lang w:val="en-US"/>
        </w:rPr>
        <w:t>71</w:t>
      </w:r>
      <w:r w:rsidRPr="00A9689E">
        <w:rPr>
          <w:lang w:val="en-US"/>
        </w:rPr>
        <w:t>(8), 820–830. https://doi.org/10.1093/biosci/biab032</w:t>
      </w:r>
    </w:p>
    <w:p w14:paraId="48CF5E3A" w14:textId="77777777" w:rsidR="00A9689E" w:rsidRPr="00A9689E" w:rsidRDefault="00A9689E" w:rsidP="00E818ED">
      <w:pPr>
        <w:pStyle w:val="Bibliography"/>
        <w:spacing w:line="240" w:lineRule="auto"/>
        <w:rPr>
          <w:lang w:val="en-US"/>
        </w:rPr>
      </w:pPr>
      <w:proofErr w:type="spellStart"/>
      <w:r w:rsidRPr="00A9689E">
        <w:rPr>
          <w:lang w:val="en-US"/>
        </w:rPr>
        <w:t>Sumasgutner</w:t>
      </w:r>
      <w:proofErr w:type="spellEnd"/>
      <w:r w:rsidRPr="00A9689E">
        <w:rPr>
          <w:lang w:val="en-US"/>
        </w:rPr>
        <w:t xml:space="preserve">, P., Cunningham, S. J., Hegemann, A., Amar, A., Watson, H., Nilsson, J. F., Andersson, M. N., &amp; Isaksson, C. (2023). Interactive effects of rising temperatures and </w:t>
      </w:r>
      <w:proofErr w:type="spellStart"/>
      <w:r w:rsidRPr="00A9689E">
        <w:rPr>
          <w:lang w:val="en-US"/>
        </w:rPr>
        <w:t>urbanisation</w:t>
      </w:r>
      <w:proofErr w:type="spellEnd"/>
      <w:r w:rsidRPr="00A9689E">
        <w:rPr>
          <w:lang w:val="en-US"/>
        </w:rPr>
        <w:t xml:space="preserve"> on birds across different climate zones: A mechanistic perspective. </w:t>
      </w:r>
      <w:r w:rsidRPr="00A9689E">
        <w:rPr>
          <w:i/>
          <w:iCs/>
          <w:lang w:val="en-US"/>
        </w:rPr>
        <w:t>Global Change Biology</w:t>
      </w:r>
      <w:r w:rsidRPr="00A9689E">
        <w:rPr>
          <w:lang w:val="en-US"/>
        </w:rPr>
        <w:t xml:space="preserve">, </w:t>
      </w:r>
      <w:r w:rsidRPr="00A9689E">
        <w:rPr>
          <w:i/>
          <w:iCs/>
          <w:lang w:val="en-US"/>
        </w:rPr>
        <w:t>29</w:t>
      </w:r>
      <w:r w:rsidRPr="00A9689E">
        <w:rPr>
          <w:lang w:val="en-US"/>
        </w:rPr>
        <w:t>(9), 2399–2420. https://doi.org/10.1111/gcb.16645</w:t>
      </w:r>
    </w:p>
    <w:p w14:paraId="565EB3AE" w14:textId="77777777" w:rsidR="00A9689E" w:rsidRPr="00A9689E" w:rsidRDefault="00A9689E" w:rsidP="00E818ED">
      <w:pPr>
        <w:pStyle w:val="Bibliography"/>
        <w:spacing w:line="240" w:lineRule="auto"/>
        <w:rPr>
          <w:lang w:val="en-US"/>
        </w:rPr>
      </w:pPr>
      <w:r w:rsidRPr="00A9689E">
        <w:rPr>
          <w:lang w:val="en-US"/>
        </w:rPr>
        <w:t xml:space="preserve">Sutton, A. O., Studd, E. K., Fernandes, T., Bates, A. E., </w:t>
      </w:r>
      <w:proofErr w:type="spellStart"/>
      <w:r w:rsidRPr="00A9689E">
        <w:rPr>
          <w:lang w:val="en-US"/>
        </w:rPr>
        <w:t>Bramburger</w:t>
      </w:r>
      <w:proofErr w:type="spellEnd"/>
      <w:r w:rsidRPr="00A9689E">
        <w:rPr>
          <w:lang w:val="en-US"/>
        </w:rPr>
        <w:t xml:space="preserve">, A. J., Cooke, S. J., Hayden, B., Henry, H. A. L., Humphries, M. M., Martin, R., McMeans, B., Moise, E., O’Sullivan, A. M., Sharma, S., &amp; Templer, P. H. (2021). Frozen out: Unanswered questions about winter biology. </w:t>
      </w:r>
      <w:r w:rsidRPr="00A9689E">
        <w:rPr>
          <w:i/>
          <w:iCs/>
          <w:lang w:val="en-US"/>
        </w:rPr>
        <w:t>Environmental Reviews</w:t>
      </w:r>
      <w:r w:rsidRPr="00A9689E">
        <w:rPr>
          <w:lang w:val="en-US"/>
        </w:rPr>
        <w:t xml:space="preserve">, </w:t>
      </w:r>
      <w:r w:rsidRPr="00A9689E">
        <w:rPr>
          <w:i/>
          <w:iCs/>
          <w:lang w:val="en-US"/>
        </w:rPr>
        <w:t>29</w:t>
      </w:r>
      <w:r w:rsidRPr="00A9689E">
        <w:rPr>
          <w:lang w:val="en-US"/>
        </w:rPr>
        <w:t>(4), 431–442. https://doi.org/10.1139/er-2020-0127</w:t>
      </w:r>
    </w:p>
    <w:p w14:paraId="0A200789" w14:textId="77777777" w:rsidR="00A9689E" w:rsidRPr="00A9689E" w:rsidRDefault="00A9689E" w:rsidP="00E818ED">
      <w:pPr>
        <w:pStyle w:val="Bibliography"/>
        <w:spacing w:line="240" w:lineRule="auto"/>
        <w:rPr>
          <w:lang w:val="en-US"/>
        </w:rPr>
      </w:pPr>
      <w:r w:rsidRPr="00DD409D">
        <w:t xml:space="preserve">Swanson, D. L., &amp; Vézina, F. (2015). </w:t>
      </w:r>
      <w:r w:rsidRPr="00A9689E">
        <w:rPr>
          <w:lang w:val="en-US"/>
        </w:rPr>
        <w:t xml:space="preserve">Environmental, ecological and mechanistic drivers of avian seasonal metabolic flexibility in response to cold winters. </w:t>
      </w:r>
      <w:r w:rsidRPr="00A9689E">
        <w:rPr>
          <w:i/>
          <w:iCs/>
          <w:lang w:val="en-US"/>
        </w:rPr>
        <w:t>Journal of Ornithology</w:t>
      </w:r>
      <w:r w:rsidRPr="00A9689E">
        <w:rPr>
          <w:lang w:val="en-US"/>
        </w:rPr>
        <w:t xml:space="preserve">, </w:t>
      </w:r>
      <w:r w:rsidRPr="00A9689E">
        <w:rPr>
          <w:i/>
          <w:iCs/>
          <w:lang w:val="en-US"/>
        </w:rPr>
        <w:t>156</w:t>
      </w:r>
      <w:r w:rsidRPr="00A9689E">
        <w:rPr>
          <w:lang w:val="en-US"/>
        </w:rPr>
        <w:t>(1), 377–388. https://doi.org/10.1007/s10336-015-1192-7</w:t>
      </w:r>
    </w:p>
    <w:p w14:paraId="09CDC6C6" w14:textId="77777777" w:rsidR="00A9689E" w:rsidRPr="00A9689E" w:rsidRDefault="00A9689E" w:rsidP="00E818ED">
      <w:pPr>
        <w:pStyle w:val="Bibliography"/>
        <w:spacing w:line="240" w:lineRule="auto"/>
        <w:rPr>
          <w:lang w:val="en-US"/>
        </w:rPr>
      </w:pPr>
      <w:r w:rsidRPr="00A9689E">
        <w:rPr>
          <w:lang w:val="en-US"/>
        </w:rPr>
        <w:t xml:space="preserve">Taff, C. C., &amp; Shipley, J. Ryan. (2023). Inconsistent shifts in warming and temperature variability are linked to reduced avian fitness. </w:t>
      </w:r>
      <w:r w:rsidRPr="00A9689E">
        <w:rPr>
          <w:i/>
          <w:iCs/>
          <w:lang w:val="en-US"/>
        </w:rPr>
        <w:t>Nature Communications</w:t>
      </w:r>
      <w:r w:rsidRPr="00A9689E">
        <w:rPr>
          <w:lang w:val="en-US"/>
        </w:rPr>
        <w:t xml:space="preserve">, </w:t>
      </w:r>
      <w:r w:rsidRPr="00A9689E">
        <w:rPr>
          <w:i/>
          <w:iCs/>
          <w:lang w:val="en-US"/>
        </w:rPr>
        <w:t>14</w:t>
      </w:r>
      <w:r w:rsidRPr="00A9689E">
        <w:rPr>
          <w:lang w:val="en-US"/>
        </w:rPr>
        <w:t>(1), 7400. https://doi.org/10.1038/s41467-023-43071-y</w:t>
      </w:r>
    </w:p>
    <w:p w14:paraId="364F4FA7" w14:textId="77777777" w:rsidR="00A9689E" w:rsidRPr="00A9689E" w:rsidRDefault="00A9689E" w:rsidP="00E818ED">
      <w:pPr>
        <w:pStyle w:val="Bibliography"/>
        <w:spacing w:line="240" w:lineRule="auto"/>
        <w:rPr>
          <w:lang w:val="en-US"/>
        </w:rPr>
      </w:pPr>
      <w:r w:rsidRPr="00A9689E">
        <w:rPr>
          <w:lang w:val="en-US"/>
        </w:rPr>
        <w:t xml:space="preserve">Taylor, P. D., Crewe, T. L., Mackenzie, S. A., Lepage, D., Aubry, Y., Crysler, Z., Finney, G., Francis, C. M., Guglielmo, C. G., Hamilton, D. J., Holberton, R. L., Loring, P. H., Mitchell, G. W., Norris, D. R., Paquet, J., Ronconi, R. A., Smetzer, J. R., Smith, P. A., Welch, L. J., &amp; Woodworth, B. K. (2017). The Motus Wildlife Tracking System: A collaborative research network to enhance the understanding of wildlife movement. </w:t>
      </w:r>
      <w:r w:rsidRPr="00A9689E">
        <w:rPr>
          <w:i/>
          <w:iCs/>
          <w:lang w:val="en-US"/>
        </w:rPr>
        <w:t>Avian Conservation and Ecology</w:t>
      </w:r>
      <w:r w:rsidRPr="00A9689E">
        <w:rPr>
          <w:lang w:val="en-US"/>
        </w:rPr>
        <w:t xml:space="preserve">, </w:t>
      </w:r>
      <w:r w:rsidRPr="00A9689E">
        <w:rPr>
          <w:i/>
          <w:iCs/>
          <w:lang w:val="en-US"/>
        </w:rPr>
        <w:t>12</w:t>
      </w:r>
      <w:r w:rsidRPr="00A9689E">
        <w:rPr>
          <w:lang w:val="en-US"/>
        </w:rPr>
        <w:t>(1), art8. https://doi.org/10.5751/ACE-00953-120108</w:t>
      </w:r>
    </w:p>
    <w:p w14:paraId="1BAF9C93" w14:textId="77777777" w:rsidR="00A9689E" w:rsidRPr="00A9689E" w:rsidRDefault="00A9689E" w:rsidP="00E818ED">
      <w:pPr>
        <w:pStyle w:val="Bibliography"/>
        <w:spacing w:line="240" w:lineRule="auto"/>
        <w:rPr>
          <w:lang w:val="en-US"/>
        </w:rPr>
      </w:pPr>
      <w:r w:rsidRPr="00A9689E">
        <w:rPr>
          <w:lang w:val="en-US"/>
        </w:rPr>
        <w:t>Terhune, T. M., Sisson, D. C., Stribling, H. L., &amp; Carroll, J. P. (2006). Home range, movement, and site fidelity of translocated northern bobwhite (</w:t>
      </w:r>
      <w:proofErr w:type="spellStart"/>
      <w:r w:rsidRPr="00A9689E">
        <w:rPr>
          <w:lang w:val="en-US"/>
        </w:rPr>
        <w:t>Colinus</w:t>
      </w:r>
      <w:proofErr w:type="spellEnd"/>
      <w:r w:rsidRPr="00A9689E">
        <w:rPr>
          <w:lang w:val="en-US"/>
        </w:rPr>
        <w:t xml:space="preserve"> virginianus) in southwest Georgia, USA. </w:t>
      </w:r>
      <w:r w:rsidRPr="00A9689E">
        <w:rPr>
          <w:i/>
          <w:iCs/>
          <w:lang w:val="en-US"/>
        </w:rPr>
        <w:t>European Journal of Wildlife Research</w:t>
      </w:r>
      <w:r w:rsidRPr="00A9689E">
        <w:rPr>
          <w:lang w:val="en-US"/>
        </w:rPr>
        <w:t xml:space="preserve">, </w:t>
      </w:r>
      <w:r w:rsidRPr="00A9689E">
        <w:rPr>
          <w:i/>
          <w:iCs/>
          <w:lang w:val="en-US"/>
        </w:rPr>
        <w:t>52</w:t>
      </w:r>
      <w:r w:rsidRPr="00A9689E">
        <w:rPr>
          <w:lang w:val="en-US"/>
        </w:rPr>
        <w:t>(2), 119–124. https://doi.org/10.1007/s10344-005-0015-1</w:t>
      </w:r>
    </w:p>
    <w:p w14:paraId="3B168440" w14:textId="77777777" w:rsidR="00A9689E" w:rsidRPr="00A9689E" w:rsidRDefault="00A9689E" w:rsidP="00E818ED">
      <w:pPr>
        <w:pStyle w:val="Bibliography"/>
        <w:spacing w:line="240" w:lineRule="auto"/>
        <w:rPr>
          <w:lang w:val="en-US"/>
        </w:rPr>
      </w:pPr>
      <w:proofErr w:type="spellStart"/>
      <w:r w:rsidRPr="00A9689E">
        <w:rPr>
          <w:lang w:val="en-US"/>
        </w:rPr>
        <w:t>Thieurmel</w:t>
      </w:r>
      <w:proofErr w:type="spellEnd"/>
      <w:r w:rsidRPr="00A9689E">
        <w:rPr>
          <w:lang w:val="en-US"/>
        </w:rPr>
        <w:t xml:space="preserve">, B., &amp; </w:t>
      </w:r>
      <w:proofErr w:type="spellStart"/>
      <w:r w:rsidRPr="00A9689E">
        <w:rPr>
          <w:lang w:val="en-US"/>
        </w:rPr>
        <w:t>Elmarhraoui</w:t>
      </w:r>
      <w:proofErr w:type="spellEnd"/>
      <w:r w:rsidRPr="00A9689E">
        <w:rPr>
          <w:lang w:val="en-US"/>
        </w:rPr>
        <w:t xml:space="preserve">, A. (2022). </w:t>
      </w:r>
      <w:proofErr w:type="spellStart"/>
      <w:r w:rsidRPr="00A9689E">
        <w:rPr>
          <w:i/>
          <w:iCs/>
          <w:lang w:val="en-US"/>
        </w:rPr>
        <w:t>suncalc</w:t>
      </w:r>
      <w:proofErr w:type="spellEnd"/>
      <w:r w:rsidRPr="00A9689E">
        <w:rPr>
          <w:i/>
          <w:iCs/>
          <w:lang w:val="en-US"/>
        </w:rPr>
        <w:t>: Compute Sun Position, Sunlight Phases, Moon Position and   Lunar Phase</w:t>
      </w:r>
      <w:r w:rsidRPr="00A9689E">
        <w:rPr>
          <w:lang w:val="en-US"/>
        </w:rPr>
        <w:t xml:space="preserve"> (Version 0.5.1) [R </w:t>
      </w:r>
      <w:proofErr w:type="spellStart"/>
      <w:r w:rsidRPr="00A9689E">
        <w:rPr>
          <w:lang w:val="en-US"/>
        </w:rPr>
        <w:t>packag</w:t>
      </w:r>
      <w:proofErr w:type="spellEnd"/>
      <w:r w:rsidRPr="00A9689E">
        <w:rPr>
          <w:lang w:val="en-US"/>
        </w:rPr>
        <w:t>]. https://CRAN.R-project.org/package=suncalc</w:t>
      </w:r>
    </w:p>
    <w:p w14:paraId="69DC64B6" w14:textId="77777777" w:rsidR="00A9689E" w:rsidRPr="00A9689E" w:rsidRDefault="00A9689E" w:rsidP="00E818ED">
      <w:pPr>
        <w:pStyle w:val="Bibliography"/>
        <w:spacing w:line="240" w:lineRule="auto"/>
        <w:rPr>
          <w:lang w:val="en-US"/>
        </w:rPr>
      </w:pPr>
      <w:proofErr w:type="spellStart"/>
      <w:r w:rsidRPr="00A9689E">
        <w:rPr>
          <w:lang w:val="en-US"/>
        </w:rPr>
        <w:t>Thohari</w:t>
      </w:r>
      <w:proofErr w:type="spellEnd"/>
      <w:r w:rsidRPr="00A9689E">
        <w:rPr>
          <w:lang w:val="en-US"/>
        </w:rPr>
        <w:t xml:space="preserve">, M. (1989). </w:t>
      </w:r>
      <w:r w:rsidRPr="00A9689E">
        <w:rPr>
          <w:i/>
          <w:iCs/>
          <w:lang w:val="en-US"/>
        </w:rPr>
        <w:t>Wildlife Tracking by Telemetry</w:t>
      </w:r>
      <w:r w:rsidRPr="00A9689E">
        <w:rPr>
          <w:lang w:val="en-US"/>
        </w:rPr>
        <w:t>.</w:t>
      </w:r>
    </w:p>
    <w:p w14:paraId="471095AD" w14:textId="77777777" w:rsidR="00A9689E" w:rsidRPr="00A9689E" w:rsidRDefault="00A9689E" w:rsidP="00E818ED">
      <w:pPr>
        <w:pStyle w:val="Bibliography"/>
        <w:spacing w:line="240" w:lineRule="auto"/>
        <w:rPr>
          <w:lang w:val="en-US"/>
        </w:rPr>
      </w:pPr>
      <w:r w:rsidRPr="00A9689E">
        <w:rPr>
          <w:lang w:val="en-US"/>
        </w:rPr>
        <w:t xml:space="preserve">Thompson, C. M., &amp; </w:t>
      </w:r>
      <w:proofErr w:type="spellStart"/>
      <w:r w:rsidRPr="00A9689E">
        <w:rPr>
          <w:lang w:val="en-US"/>
        </w:rPr>
        <w:t>McGarigal</w:t>
      </w:r>
      <w:proofErr w:type="spellEnd"/>
      <w:r w:rsidRPr="00A9689E">
        <w:rPr>
          <w:lang w:val="en-US"/>
        </w:rPr>
        <w:t xml:space="preserve">, K. (2002). The influence of research scale on bald eagle habitat selection along the lower Hudson River, New York (USA). </w:t>
      </w:r>
      <w:r w:rsidRPr="00A9689E">
        <w:rPr>
          <w:i/>
          <w:iCs/>
          <w:lang w:val="en-US"/>
        </w:rPr>
        <w:t>Landscape Ecology</w:t>
      </w:r>
      <w:r w:rsidRPr="00A9689E">
        <w:rPr>
          <w:lang w:val="en-US"/>
        </w:rPr>
        <w:t xml:space="preserve">, </w:t>
      </w:r>
      <w:r w:rsidRPr="00A9689E">
        <w:rPr>
          <w:i/>
          <w:iCs/>
          <w:lang w:val="en-US"/>
        </w:rPr>
        <w:t>17</w:t>
      </w:r>
      <w:r w:rsidRPr="00A9689E">
        <w:rPr>
          <w:lang w:val="en-US"/>
        </w:rPr>
        <w:t>(6), 569–586. https://doi.org/10.1023/A:1021501231182</w:t>
      </w:r>
    </w:p>
    <w:p w14:paraId="624AD57A" w14:textId="77777777" w:rsidR="00A9689E" w:rsidRPr="00A9689E" w:rsidRDefault="00A9689E" w:rsidP="00E818ED">
      <w:pPr>
        <w:pStyle w:val="Bibliography"/>
        <w:spacing w:line="240" w:lineRule="auto"/>
        <w:rPr>
          <w:lang w:val="en-US"/>
        </w:rPr>
      </w:pPr>
      <w:r w:rsidRPr="00A9689E">
        <w:rPr>
          <w:lang w:val="en-US"/>
        </w:rPr>
        <w:t xml:space="preserve">Tian, Y., </w:t>
      </w:r>
      <w:proofErr w:type="spellStart"/>
      <w:r w:rsidRPr="00A9689E">
        <w:rPr>
          <w:lang w:val="en-US"/>
        </w:rPr>
        <w:t>Tsendbazar</w:t>
      </w:r>
      <w:proofErr w:type="spellEnd"/>
      <w:r w:rsidRPr="00A9689E">
        <w:rPr>
          <w:lang w:val="en-US"/>
        </w:rPr>
        <w:t xml:space="preserve">, N.-E., van Leeuwen, E., Fensholt, R., &amp; Herold, M. (2022). A global analysis of multifaceted urbanization patterns using Earth Observation data from 1975 to 2015. </w:t>
      </w:r>
      <w:r w:rsidRPr="00A9689E">
        <w:rPr>
          <w:i/>
          <w:iCs/>
          <w:lang w:val="en-US"/>
        </w:rPr>
        <w:t>Landscape and Urban Planning</w:t>
      </w:r>
      <w:r w:rsidRPr="00A9689E">
        <w:rPr>
          <w:lang w:val="en-US"/>
        </w:rPr>
        <w:t xml:space="preserve">, </w:t>
      </w:r>
      <w:r w:rsidRPr="00A9689E">
        <w:rPr>
          <w:i/>
          <w:iCs/>
          <w:lang w:val="en-US"/>
        </w:rPr>
        <w:t>219</w:t>
      </w:r>
      <w:r w:rsidRPr="00A9689E">
        <w:rPr>
          <w:lang w:val="en-US"/>
        </w:rPr>
        <w:t>, 104316. https://doi.org/10.1016/j.landurbplan.2021.104316</w:t>
      </w:r>
    </w:p>
    <w:p w14:paraId="6BEC9C08" w14:textId="77777777" w:rsidR="00A9689E" w:rsidRPr="00A9689E" w:rsidRDefault="00A9689E" w:rsidP="00E818ED">
      <w:pPr>
        <w:pStyle w:val="Bibliography"/>
        <w:spacing w:line="240" w:lineRule="auto"/>
        <w:rPr>
          <w:lang w:val="en-US"/>
        </w:rPr>
      </w:pPr>
      <w:r w:rsidRPr="00A9689E">
        <w:rPr>
          <w:lang w:val="en-US"/>
        </w:rPr>
        <w:t xml:space="preserve">Timm, B. C., </w:t>
      </w:r>
      <w:proofErr w:type="spellStart"/>
      <w:r w:rsidRPr="00A9689E">
        <w:rPr>
          <w:lang w:val="en-US"/>
        </w:rPr>
        <w:t>McGarigal</w:t>
      </w:r>
      <w:proofErr w:type="spellEnd"/>
      <w:r w:rsidRPr="00A9689E">
        <w:rPr>
          <w:lang w:val="en-US"/>
        </w:rPr>
        <w:t xml:space="preserve">, K., Cushman, S. A., &amp; Ganey, J. L. (2016). Multi-scale Mexican spotted owl (Strix occidentalis lucida) nest/roost habitat selection in Arizona and a comparison with single-scale modeling results. </w:t>
      </w:r>
      <w:r w:rsidRPr="00A9689E">
        <w:rPr>
          <w:i/>
          <w:iCs/>
          <w:lang w:val="en-US"/>
        </w:rPr>
        <w:t>Landscape Ecology</w:t>
      </w:r>
      <w:r w:rsidRPr="00A9689E">
        <w:rPr>
          <w:lang w:val="en-US"/>
        </w:rPr>
        <w:t xml:space="preserve">, </w:t>
      </w:r>
      <w:r w:rsidRPr="00A9689E">
        <w:rPr>
          <w:i/>
          <w:iCs/>
          <w:lang w:val="en-US"/>
        </w:rPr>
        <w:t>31</w:t>
      </w:r>
      <w:r w:rsidRPr="00A9689E">
        <w:rPr>
          <w:lang w:val="en-US"/>
        </w:rPr>
        <w:t>(6), 1209–1225. https://doi.org/10.1007/s10980-016-0371-0</w:t>
      </w:r>
    </w:p>
    <w:p w14:paraId="6F2AE2A1" w14:textId="77777777" w:rsidR="00A9689E" w:rsidRPr="00A9689E" w:rsidRDefault="00A9689E" w:rsidP="00E818ED">
      <w:pPr>
        <w:pStyle w:val="Bibliography"/>
        <w:spacing w:line="240" w:lineRule="auto"/>
        <w:rPr>
          <w:lang w:val="en-US"/>
        </w:rPr>
      </w:pPr>
      <w:proofErr w:type="spellStart"/>
      <w:r w:rsidRPr="00A9689E">
        <w:rPr>
          <w:lang w:val="en-US"/>
        </w:rPr>
        <w:t>Tryjanowski</w:t>
      </w:r>
      <w:proofErr w:type="spellEnd"/>
      <w:r w:rsidRPr="00A9689E">
        <w:rPr>
          <w:lang w:val="en-US"/>
        </w:rPr>
        <w:t xml:space="preserve">, P., Mikula, P., &amp; Morelli, F. (2024). Dynamic interactions at birdfeeders: Attracting both prey and predators across urban and rural habitats. </w:t>
      </w:r>
      <w:r w:rsidRPr="00A9689E">
        <w:rPr>
          <w:i/>
          <w:iCs/>
          <w:lang w:val="en-US"/>
        </w:rPr>
        <w:t>Basic and Applied Ecology</w:t>
      </w:r>
      <w:r w:rsidRPr="00A9689E">
        <w:rPr>
          <w:lang w:val="en-US"/>
        </w:rPr>
        <w:t xml:space="preserve">, </w:t>
      </w:r>
      <w:r w:rsidRPr="00A9689E">
        <w:rPr>
          <w:i/>
          <w:iCs/>
          <w:lang w:val="en-US"/>
        </w:rPr>
        <w:t>79</w:t>
      </w:r>
      <w:r w:rsidRPr="00A9689E">
        <w:rPr>
          <w:lang w:val="en-US"/>
        </w:rPr>
        <w:t>, 84–89. https://doi.org/10.1016/j.baae.2024.06.005</w:t>
      </w:r>
    </w:p>
    <w:p w14:paraId="5B4520C4" w14:textId="77777777" w:rsidR="00A9689E" w:rsidRPr="00A9689E" w:rsidRDefault="00A9689E" w:rsidP="00E818ED">
      <w:pPr>
        <w:pStyle w:val="Bibliography"/>
        <w:spacing w:line="240" w:lineRule="auto"/>
        <w:rPr>
          <w:lang w:val="en-US"/>
        </w:rPr>
      </w:pPr>
      <w:r w:rsidRPr="00A9689E">
        <w:rPr>
          <w:lang w:val="en-US"/>
        </w:rPr>
        <w:t xml:space="preserve">United Nations Environment Program. (2024). Nature-based Solutions. </w:t>
      </w:r>
      <w:r w:rsidRPr="00A9689E">
        <w:rPr>
          <w:i/>
          <w:iCs/>
          <w:lang w:val="en-US"/>
        </w:rPr>
        <w:t>Nature-Based Solutions</w:t>
      </w:r>
      <w:r w:rsidRPr="00A9689E">
        <w:rPr>
          <w:lang w:val="en-US"/>
        </w:rPr>
        <w:t>. https://www.unepfi.org/nature/nature/nature-based-solutions/</w:t>
      </w:r>
    </w:p>
    <w:p w14:paraId="0606D6CC" w14:textId="77777777" w:rsidR="00A9689E" w:rsidRPr="00A9689E" w:rsidRDefault="00A9689E" w:rsidP="00E818ED">
      <w:pPr>
        <w:pStyle w:val="Bibliography"/>
        <w:spacing w:line="240" w:lineRule="auto"/>
        <w:rPr>
          <w:lang w:val="en-US"/>
        </w:rPr>
      </w:pPr>
      <w:r w:rsidRPr="00A9689E">
        <w:rPr>
          <w:lang w:val="en-US"/>
        </w:rPr>
        <w:t xml:space="preserve">Universität Konstanz. (2023). </w:t>
      </w:r>
      <w:r w:rsidRPr="00A9689E">
        <w:rPr>
          <w:i/>
          <w:iCs/>
          <w:lang w:val="en-US"/>
        </w:rPr>
        <w:t>ICARUS - Tracking animals from space | Topics of focus | News and media | University | University of Konstanz</w:t>
      </w:r>
      <w:r w:rsidRPr="00A9689E">
        <w:rPr>
          <w:lang w:val="en-US"/>
        </w:rPr>
        <w:t>. https://www.uni-konstanz.de/en/university/news-and-media/topics-of-focus/icarus-tracking-animals-from-space/</w:t>
      </w:r>
    </w:p>
    <w:p w14:paraId="4F6B108C" w14:textId="77777777" w:rsidR="00A9689E" w:rsidRPr="00A9689E" w:rsidRDefault="00A9689E" w:rsidP="00E818ED">
      <w:pPr>
        <w:pStyle w:val="Bibliography"/>
        <w:spacing w:line="240" w:lineRule="auto"/>
        <w:rPr>
          <w:lang w:val="en-US"/>
        </w:rPr>
      </w:pPr>
      <w:proofErr w:type="spellStart"/>
      <w:r w:rsidRPr="00A9689E">
        <w:rPr>
          <w:lang w:val="en-US"/>
        </w:rPr>
        <w:t>Vangestel</w:t>
      </w:r>
      <w:proofErr w:type="spellEnd"/>
      <w:r w:rsidRPr="00A9689E">
        <w:rPr>
          <w:lang w:val="en-US"/>
        </w:rPr>
        <w:t xml:space="preserve">, C., </w:t>
      </w:r>
      <w:proofErr w:type="spellStart"/>
      <w:r w:rsidRPr="00A9689E">
        <w:rPr>
          <w:lang w:val="en-US"/>
        </w:rPr>
        <w:t>Braeckman</w:t>
      </w:r>
      <w:proofErr w:type="spellEnd"/>
      <w:r w:rsidRPr="00A9689E">
        <w:rPr>
          <w:lang w:val="en-US"/>
        </w:rPr>
        <w:t xml:space="preserve">, B. P., </w:t>
      </w:r>
      <w:proofErr w:type="spellStart"/>
      <w:r w:rsidRPr="00A9689E">
        <w:rPr>
          <w:lang w:val="en-US"/>
        </w:rPr>
        <w:t>Matheve</w:t>
      </w:r>
      <w:proofErr w:type="spellEnd"/>
      <w:r w:rsidRPr="00A9689E">
        <w:rPr>
          <w:lang w:val="en-US"/>
        </w:rPr>
        <w:t xml:space="preserve">, H., &amp; Lens, L. (2010). Constraints on home range </w:t>
      </w:r>
      <w:proofErr w:type="spellStart"/>
      <w:r w:rsidRPr="00A9689E">
        <w:rPr>
          <w:lang w:val="en-US"/>
        </w:rPr>
        <w:t>behaviour</w:t>
      </w:r>
      <w:proofErr w:type="spellEnd"/>
      <w:r w:rsidRPr="00A9689E">
        <w:rPr>
          <w:lang w:val="en-US"/>
        </w:rPr>
        <w:t xml:space="preserve"> affect nutritional condition in urban house sparrows (Passer </w:t>
      </w:r>
      <w:proofErr w:type="spellStart"/>
      <w:r w:rsidRPr="00A9689E">
        <w:rPr>
          <w:lang w:val="en-US"/>
        </w:rPr>
        <w:t>domesticus</w:t>
      </w:r>
      <w:proofErr w:type="spellEnd"/>
      <w:r w:rsidRPr="00A9689E">
        <w:rPr>
          <w:lang w:val="en-US"/>
        </w:rPr>
        <w:t xml:space="preserve">): RANGING BEHAVIOUR IN URBAN HOUSE SPARROWS. </w:t>
      </w:r>
      <w:r w:rsidRPr="00A9689E">
        <w:rPr>
          <w:i/>
          <w:iCs/>
          <w:lang w:val="en-US"/>
        </w:rPr>
        <w:t>Biological Journal of the Linnean Society</w:t>
      </w:r>
      <w:r w:rsidRPr="00A9689E">
        <w:rPr>
          <w:lang w:val="en-US"/>
        </w:rPr>
        <w:t xml:space="preserve">, </w:t>
      </w:r>
      <w:r w:rsidRPr="00A9689E">
        <w:rPr>
          <w:i/>
          <w:iCs/>
          <w:lang w:val="en-US"/>
        </w:rPr>
        <w:t>101</w:t>
      </w:r>
      <w:r w:rsidRPr="00A9689E">
        <w:rPr>
          <w:lang w:val="en-US"/>
        </w:rPr>
        <w:t>(1), 41–50. https://doi.org/10.1111/j.1095-8312.2010.01493.x</w:t>
      </w:r>
    </w:p>
    <w:p w14:paraId="5966ACCA" w14:textId="77777777" w:rsidR="00A9689E" w:rsidRPr="00A9689E" w:rsidRDefault="00A9689E" w:rsidP="00E818ED">
      <w:pPr>
        <w:pStyle w:val="Bibliography"/>
        <w:spacing w:line="240" w:lineRule="auto"/>
        <w:rPr>
          <w:lang w:val="en-US"/>
        </w:rPr>
      </w:pPr>
      <w:proofErr w:type="spellStart"/>
      <w:r w:rsidRPr="00DD409D">
        <w:t>Vaz</w:t>
      </w:r>
      <w:proofErr w:type="spellEnd"/>
      <w:r w:rsidRPr="00DD409D">
        <w:t xml:space="preserve">, S., </w:t>
      </w:r>
      <w:proofErr w:type="spellStart"/>
      <w:r w:rsidRPr="00DD409D">
        <w:t>Manes</w:t>
      </w:r>
      <w:proofErr w:type="spellEnd"/>
      <w:r w:rsidRPr="00DD409D">
        <w:t xml:space="preserve">, S., </w:t>
      </w:r>
      <w:proofErr w:type="spellStart"/>
      <w:r w:rsidRPr="00DD409D">
        <w:t>Khattar</w:t>
      </w:r>
      <w:proofErr w:type="spellEnd"/>
      <w:r w:rsidRPr="00DD409D">
        <w:t xml:space="preserve">, G., Mendes, M., Silveira, L., Mendes, E., De Morais Rodrigues, E., Gama-Maia, D., Lorini, M. L., Macedo, M., &amp; Paiva, P. C. (2023). </w:t>
      </w:r>
      <w:r w:rsidRPr="00A9689E">
        <w:rPr>
          <w:lang w:val="en-US"/>
        </w:rPr>
        <w:t xml:space="preserve">Global meta-analysis of urbanization stressors on insect abundance, richness, and traits. </w:t>
      </w:r>
      <w:r w:rsidRPr="00A9689E">
        <w:rPr>
          <w:i/>
          <w:iCs/>
          <w:lang w:val="en-US"/>
        </w:rPr>
        <w:t>Science of The Total Environment</w:t>
      </w:r>
      <w:r w:rsidRPr="00A9689E">
        <w:rPr>
          <w:lang w:val="en-US"/>
        </w:rPr>
        <w:t xml:space="preserve">, </w:t>
      </w:r>
      <w:r w:rsidRPr="00A9689E">
        <w:rPr>
          <w:i/>
          <w:iCs/>
          <w:lang w:val="en-US"/>
        </w:rPr>
        <w:t>903</w:t>
      </w:r>
      <w:r w:rsidRPr="00A9689E">
        <w:rPr>
          <w:lang w:val="en-US"/>
        </w:rPr>
        <w:t>, 165967. https://doi.org/10.1016/j.scitotenv.2023.165967</w:t>
      </w:r>
    </w:p>
    <w:p w14:paraId="52FFAABB" w14:textId="77777777" w:rsidR="00A9689E" w:rsidRPr="00DD409D" w:rsidRDefault="00A9689E" w:rsidP="00E818ED">
      <w:pPr>
        <w:pStyle w:val="Bibliography"/>
        <w:spacing w:line="240" w:lineRule="auto"/>
      </w:pPr>
      <w:r w:rsidRPr="00DD409D">
        <w:t xml:space="preserve">VILLE DE MONTRÉAL. (2018). </w:t>
      </w:r>
      <w:r w:rsidRPr="00DD409D">
        <w:rPr>
          <w:i/>
          <w:iCs/>
        </w:rPr>
        <w:t>Chaussée agrégée et intersection (Base de données des actifs de voirie)</w:t>
      </w:r>
      <w:r w:rsidRPr="00DD409D">
        <w:t xml:space="preserve"> (Jeu de données Nos. </w:t>
      </w:r>
      <w:proofErr w:type="gramStart"/>
      <w:r w:rsidRPr="00DD409D">
        <w:t>a</w:t>
      </w:r>
      <w:proofErr w:type="gramEnd"/>
      <w:r w:rsidRPr="00DD409D">
        <w:t>2810949-7335-49e2-84af-1c5da4ff6342). Données Québec. https://www.donneesquebec.ca/recherche/dataset/vmtl-voirie-chaussee-intersection</w:t>
      </w:r>
    </w:p>
    <w:p w14:paraId="3545B09C" w14:textId="77777777" w:rsidR="00A9689E" w:rsidRPr="00A9689E" w:rsidRDefault="00A9689E" w:rsidP="00E818ED">
      <w:pPr>
        <w:pStyle w:val="Bibliography"/>
        <w:spacing w:line="240" w:lineRule="auto"/>
        <w:rPr>
          <w:lang w:val="en-US"/>
        </w:rPr>
      </w:pPr>
      <w:r w:rsidRPr="00A9689E">
        <w:rPr>
          <w:lang w:val="en-US"/>
        </w:rPr>
        <w:t xml:space="preserve">Visscher, D. R., Unger, A., Grobbelaar, H., &amp; DeWitt, P. D. (2018). Bird foraging is influenced by both risk and connectivity in urban parks. </w:t>
      </w:r>
      <w:r w:rsidRPr="00A9689E">
        <w:rPr>
          <w:i/>
          <w:iCs/>
          <w:lang w:val="en-US"/>
        </w:rPr>
        <w:t>Journal of Urban Ecology</w:t>
      </w:r>
      <w:r w:rsidRPr="00A9689E">
        <w:rPr>
          <w:lang w:val="en-US"/>
        </w:rPr>
        <w:t xml:space="preserve">, </w:t>
      </w:r>
      <w:r w:rsidRPr="00A9689E">
        <w:rPr>
          <w:i/>
          <w:iCs/>
          <w:lang w:val="en-US"/>
        </w:rPr>
        <w:t>4</w:t>
      </w:r>
      <w:r w:rsidRPr="00A9689E">
        <w:rPr>
          <w:lang w:val="en-US"/>
        </w:rPr>
        <w:t>(1), juy020. https://doi.org/10.1093/jue/juy020</w:t>
      </w:r>
    </w:p>
    <w:p w14:paraId="4D9520FF" w14:textId="77777777" w:rsidR="00A9689E" w:rsidRPr="00A9689E" w:rsidRDefault="00A9689E" w:rsidP="00E818ED">
      <w:pPr>
        <w:pStyle w:val="Bibliography"/>
        <w:spacing w:line="240" w:lineRule="auto"/>
        <w:rPr>
          <w:lang w:val="en-US"/>
        </w:rPr>
      </w:pPr>
      <w:r w:rsidRPr="00A9689E">
        <w:rPr>
          <w:lang w:val="en-US"/>
        </w:rPr>
        <w:t xml:space="preserve">Von Döhren, P., &amp; Haase, D. (2015). Ecosystem disservices research: A review of the state of the art with a focus on cities. </w:t>
      </w:r>
      <w:r w:rsidRPr="00A9689E">
        <w:rPr>
          <w:i/>
          <w:iCs/>
          <w:lang w:val="en-US"/>
        </w:rPr>
        <w:t>Ecological Indicators</w:t>
      </w:r>
      <w:r w:rsidRPr="00A9689E">
        <w:rPr>
          <w:lang w:val="en-US"/>
        </w:rPr>
        <w:t xml:space="preserve">, </w:t>
      </w:r>
      <w:r w:rsidRPr="00A9689E">
        <w:rPr>
          <w:i/>
          <w:iCs/>
          <w:lang w:val="en-US"/>
        </w:rPr>
        <w:t>52</w:t>
      </w:r>
      <w:r w:rsidRPr="00A9689E">
        <w:rPr>
          <w:lang w:val="en-US"/>
        </w:rPr>
        <w:t>, 490–497. https://doi.org/10.1016/j.ecolind.2014.12.027</w:t>
      </w:r>
    </w:p>
    <w:p w14:paraId="6D1FA5AF" w14:textId="77777777" w:rsidR="00A9689E" w:rsidRPr="00A9689E" w:rsidRDefault="00A9689E" w:rsidP="00E818ED">
      <w:pPr>
        <w:pStyle w:val="Bibliography"/>
        <w:spacing w:line="240" w:lineRule="auto"/>
        <w:rPr>
          <w:lang w:val="en-US"/>
        </w:rPr>
      </w:pPr>
      <w:proofErr w:type="spellStart"/>
      <w:r w:rsidRPr="00A9689E">
        <w:rPr>
          <w:lang w:val="en-US"/>
        </w:rPr>
        <w:t>vonBergmann</w:t>
      </w:r>
      <w:proofErr w:type="spellEnd"/>
      <w:r w:rsidRPr="00A9689E">
        <w:rPr>
          <w:lang w:val="en-US"/>
        </w:rPr>
        <w:t xml:space="preserve">, J., &amp; Jacobs, A. (n.d.). </w:t>
      </w:r>
      <w:proofErr w:type="spellStart"/>
      <w:r w:rsidRPr="00A9689E">
        <w:rPr>
          <w:i/>
          <w:iCs/>
          <w:lang w:val="en-US"/>
        </w:rPr>
        <w:t>cancensus</w:t>
      </w:r>
      <w:proofErr w:type="spellEnd"/>
      <w:r w:rsidRPr="00A9689E">
        <w:rPr>
          <w:i/>
          <w:iCs/>
          <w:lang w:val="en-US"/>
        </w:rPr>
        <w:t>: Access, Retrieve, and Work with Canadian Census Data and Geography</w:t>
      </w:r>
      <w:r w:rsidRPr="00A9689E">
        <w:rPr>
          <w:lang w:val="en-US"/>
        </w:rPr>
        <w:t xml:space="preserve"> (Version 0.5.3) [Computer software]. Retrieved May 5, 2025, from https://CRAN.R-project.org/package=cancensus</w:t>
      </w:r>
    </w:p>
    <w:p w14:paraId="72241C9D" w14:textId="77777777" w:rsidR="00A9689E" w:rsidRPr="00A9689E" w:rsidRDefault="00A9689E" w:rsidP="00E818ED">
      <w:pPr>
        <w:pStyle w:val="Bibliography"/>
        <w:spacing w:line="240" w:lineRule="auto"/>
        <w:rPr>
          <w:lang w:val="en-US"/>
        </w:rPr>
      </w:pPr>
      <w:proofErr w:type="spellStart"/>
      <w:r w:rsidRPr="00A9689E">
        <w:rPr>
          <w:lang w:val="en-US"/>
        </w:rPr>
        <w:t>Walsberg</w:t>
      </w:r>
      <w:proofErr w:type="spellEnd"/>
      <w:r w:rsidRPr="00A9689E">
        <w:rPr>
          <w:lang w:val="en-US"/>
        </w:rPr>
        <w:t xml:space="preserve">, G. E. (1986). Thermal Consequences of Roost-site Selection: The Relative Importance of Three Modes of Heat Conservation. </w:t>
      </w:r>
      <w:r w:rsidRPr="00A9689E">
        <w:rPr>
          <w:i/>
          <w:iCs/>
          <w:lang w:val="en-US"/>
        </w:rPr>
        <w:t>The Auk</w:t>
      </w:r>
      <w:r w:rsidRPr="00A9689E">
        <w:rPr>
          <w:lang w:val="en-US"/>
        </w:rPr>
        <w:t xml:space="preserve">, </w:t>
      </w:r>
      <w:r w:rsidRPr="00A9689E">
        <w:rPr>
          <w:i/>
          <w:iCs/>
          <w:lang w:val="en-US"/>
        </w:rPr>
        <w:t>103</w:t>
      </w:r>
      <w:r w:rsidRPr="00A9689E">
        <w:rPr>
          <w:lang w:val="en-US"/>
        </w:rPr>
        <w:t>(1), 1–7. https://doi.org/10.1093/auk/103.1.1</w:t>
      </w:r>
    </w:p>
    <w:p w14:paraId="6E6A9E68" w14:textId="77777777" w:rsidR="00A9689E" w:rsidRPr="00A9689E" w:rsidRDefault="00A9689E" w:rsidP="00E818ED">
      <w:pPr>
        <w:pStyle w:val="Bibliography"/>
        <w:spacing w:line="240" w:lineRule="auto"/>
        <w:rPr>
          <w:lang w:val="en-US"/>
        </w:rPr>
      </w:pPr>
      <w:r w:rsidRPr="00A9689E">
        <w:rPr>
          <w:lang w:val="en-US"/>
        </w:rPr>
        <w:t xml:space="preserve">Wang, H., He, Q., Liu, X., Zhuang, Y., &amp; Hong, S. (2012). Global urbanization research from 1991 to 2009: A systematic research review. </w:t>
      </w:r>
      <w:r w:rsidRPr="00A9689E">
        <w:rPr>
          <w:i/>
          <w:iCs/>
          <w:lang w:val="en-US"/>
        </w:rPr>
        <w:t>Landscape and Urban Planning</w:t>
      </w:r>
      <w:r w:rsidRPr="00A9689E">
        <w:rPr>
          <w:lang w:val="en-US"/>
        </w:rPr>
        <w:t xml:space="preserve">, </w:t>
      </w:r>
      <w:r w:rsidRPr="00A9689E">
        <w:rPr>
          <w:i/>
          <w:iCs/>
          <w:lang w:val="en-US"/>
        </w:rPr>
        <w:t>104</w:t>
      </w:r>
      <w:r w:rsidRPr="00A9689E">
        <w:rPr>
          <w:lang w:val="en-US"/>
        </w:rPr>
        <w:t>(3–4), 299–309.</w:t>
      </w:r>
    </w:p>
    <w:p w14:paraId="0B4BE0DD" w14:textId="77777777" w:rsidR="00A9689E" w:rsidRPr="00A9689E" w:rsidRDefault="00A9689E" w:rsidP="00E818ED">
      <w:pPr>
        <w:pStyle w:val="Bibliography"/>
        <w:spacing w:line="240" w:lineRule="auto"/>
        <w:rPr>
          <w:lang w:val="en-US"/>
        </w:rPr>
      </w:pPr>
      <w:r w:rsidRPr="00A9689E">
        <w:rPr>
          <w:lang w:val="en-US"/>
        </w:rPr>
        <w:t xml:space="preserve">Watson, H., Nilsson, J., &amp; Nilsson, J. F. (2023). Thermoregulatory costs of the innate immune response are modulated by winter food availability in a small passerine. </w:t>
      </w:r>
      <w:r w:rsidRPr="00A9689E">
        <w:rPr>
          <w:i/>
          <w:iCs/>
          <w:lang w:val="en-US"/>
        </w:rPr>
        <w:t>Journal of Animal Ecology</w:t>
      </w:r>
      <w:r w:rsidRPr="00A9689E">
        <w:rPr>
          <w:lang w:val="en-US"/>
        </w:rPr>
        <w:t xml:space="preserve">, </w:t>
      </w:r>
      <w:r w:rsidRPr="00A9689E">
        <w:rPr>
          <w:i/>
          <w:iCs/>
          <w:lang w:val="en-US"/>
        </w:rPr>
        <w:t>92</w:t>
      </w:r>
      <w:r w:rsidRPr="00A9689E">
        <w:rPr>
          <w:lang w:val="en-US"/>
        </w:rPr>
        <w:t>(5), 1065–1074. https://doi.org/10.1111/1365-2656.13914</w:t>
      </w:r>
    </w:p>
    <w:p w14:paraId="78FE331B" w14:textId="77777777" w:rsidR="00A9689E" w:rsidRPr="00A9689E" w:rsidRDefault="00A9689E" w:rsidP="00E818ED">
      <w:pPr>
        <w:pStyle w:val="Bibliography"/>
        <w:spacing w:line="240" w:lineRule="auto"/>
        <w:rPr>
          <w:lang w:val="en-US"/>
        </w:rPr>
      </w:pPr>
      <w:r w:rsidRPr="00A9689E">
        <w:rPr>
          <w:lang w:val="en-US"/>
        </w:rPr>
        <w:t xml:space="preserve">Weathers, W. W., &amp; Sullivan, K. A. (1993). Seasonal Patterns of Time and Energy Allocation by Birds. </w:t>
      </w:r>
      <w:r w:rsidRPr="00A9689E">
        <w:rPr>
          <w:i/>
          <w:iCs/>
          <w:lang w:val="en-US"/>
        </w:rPr>
        <w:t>Physiological Zoology</w:t>
      </w:r>
      <w:r w:rsidRPr="00A9689E">
        <w:rPr>
          <w:lang w:val="en-US"/>
        </w:rPr>
        <w:t xml:space="preserve">, </w:t>
      </w:r>
      <w:r w:rsidRPr="00A9689E">
        <w:rPr>
          <w:i/>
          <w:iCs/>
          <w:lang w:val="en-US"/>
        </w:rPr>
        <w:t>66</w:t>
      </w:r>
      <w:r w:rsidRPr="00A9689E">
        <w:rPr>
          <w:lang w:val="en-US"/>
        </w:rPr>
        <w:t>(4), 511–536. https://doi.org/10.1086/physzool.66.4.30163806</w:t>
      </w:r>
    </w:p>
    <w:p w14:paraId="4AFB952F" w14:textId="77777777" w:rsidR="00A9689E" w:rsidRPr="00A9689E" w:rsidRDefault="00A9689E" w:rsidP="00E818ED">
      <w:pPr>
        <w:pStyle w:val="Bibliography"/>
        <w:spacing w:line="240" w:lineRule="auto"/>
        <w:rPr>
          <w:lang w:val="en-US"/>
        </w:rPr>
      </w:pPr>
      <w:r w:rsidRPr="00A9689E">
        <w:rPr>
          <w:lang w:val="en-US"/>
        </w:rPr>
        <w:t xml:space="preserve">Whitney, K. (2021). Bird Banding and the Environmental Humanities. </w:t>
      </w:r>
      <w:r w:rsidRPr="00A9689E">
        <w:rPr>
          <w:i/>
          <w:iCs/>
          <w:lang w:val="en-US"/>
        </w:rPr>
        <w:t>Environmental Humanities</w:t>
      </w:r>
      <w:r w:rsidRPr="00A9689E">
        <w:rPr>
          <w:lang w:val="en-US"/>
        </w:rPr>
        <w:t xml:space="preserve">, </w:t>
      </w:r>
      <w:r w:rsidRPr="00A9689E">
        <w:rPr>
          <w:i/>
          <w:iCs/>
          <w:lang w:val="en-US"/>
        </w:rPr>
        <w:t>13</w:t>
      </w:r>
      <w:r w:rsidRPr="00A9689E">
        <w:rPr>
          <w:lang w:val="en-US"/>
        </w:rPr>
        <w:t>(1), 113–135. https://doi.org/10.1215/22011919-8867230</w:t>
      </w:r>
    </w:p>
    <w:p w14:paraId="30970803" w14:textId="77777777" w:rsidR="00A9689E" w:rsidRPr="00A9689E" w:rsidRDefault="00A9689E" w:rsidP="00E818ED">
      <w:pPr>
        <w:pStyle w:val="Bibliography"/>
        <w:spacing w:line="240" w:lineRule="auto"/>
        <w:rPr>
          <w:lang w:val="en-US"/>
        </w:rPr>
      </w:pPr>
      <w:r w:rsidRPr="00A9689E">
        <w:rPr>
          <w:lang w:val="en-US"/>
        </w:rPr>
        <w:t xml:space="preserve">Wolch, J. R., Byrne, J., &amp; Newell, J. P. (2014). Urban green space, public health, and environmental justice: The challenge of making cities ‘just green enough.’ </w:t>
      </w:r>
      <w:r w:rsidRPr="00A9689E">
        <w:rPr>
          <w:i/>
          <w:iCs/>
          <w:lang w:val="en-US"/>
        </w:rPr>
        <w:t>Landscape and Urban Planning</w:t>
      </w:r>
      <w:r w:rsidRPr="00A9689E">
        <w:rPr>
          <w:lang w:val="en-US"/>
        </w:rPr>
        <w:t xml:space="preserve">, </w:t>
      </w:r>
      <w:r w:rsidRPr="00A9689E">
        <w:rPr>
          <w:i/>
          <w:iCs/>
          <w:lang w:val="en-US"/>
        </w:rPr>
        <w:t>125</w:t>
      </w:r>
      <w:r w:rsidRPr="00A9689E">
        <w:rPr>
          <w:lang w:val="en-US"/>
        </w:rPr>
        <w:t>, 234–244. https://doi.org/10.1016/j.landurbplan.2014.01.017</w:t>
      </w:r>
    </w:p>
    <w:p w14:paraId="4F5D2078" w14:textId="3E8A4A6A" w:rsidR="00254FE7" w:rsidRPr="00D82561" w:rsidRDefault="00A9689E" w:rsidP="00E818ED">
      <w:pPr>
        <w:pStyle w:val="Bibliography"/>
        <w:spacing w:line="240" w:lineRule="auto"/>
        <w:rPr>
          <w:lang w:val="en-CA"/>
        </w:rPr>
      </w:pPr>
      <w:r w:rsidRPr="00A9689E">
        <w:rPr>
          <w:lang w:val="en-US"/>
        </w:rPr>
        <w:t xml:space="preserve">Zhou, R., Hua, R., Tang, Z., &amp; Hua, L. (2023). Daily and Seasonal Activity Patterns of Plateau Pikas (Ochotona </w:t>
      </w:r>
      <w:proofErr w:type="spellStart"/>
      <w:r w:rsidRPr="00A9689E">
        <w:rPr>
          <w:lang w:val="en-US"/>
        </w:rPr>
        <w:t>curzoniae</w:t>
      </w:r>
      <w:proofErr w:type="spellEnd"/>
      <w:r w:rsidRPr="00A9689E">
        <w:rPr>
          <w:lang w:val="en-US"/>
        </w:rPr>
        <w:t xml:space="preserve">) on the Qinghai–Tibet Plateau, China, and Their Relationship with Weather Condition. </w:t>
      </w:r>
      <w:r w:rsidRPr="00A9689E">
        <w:rPr>
          <w:i/>
          <w:iCs/>
          <w:lang w:val="en-US"/>
        </w:rPr>
        <w:t>Animals</w:t>
      </w:r>
      <w:r w:rsidRPr="00A9689E">
        <w:rPr>
          <w:lang w:val="en-US"/>
        </w:rPr>
        <w:t xml:space="preserve">, </w:t>
      </w:r>
      <w:r w:rsidRPr="00A9689E">
        <w:rPr>
          <w:i/>
          <w:iCs/>
          <w:lang w:val="en-US"/>
        </w:rPr>
        <w:t>13</w:t>
      </w:r>
      <w:r w:rsidRPr="00A9689E">
        <w:rPr>
          <w:lang w:val="en-US"/>
        </w:rPr>
        <w:t>(10), 1689. https://doi.org/10.3390/ani13101689</w:t>
      </w:r>
      <w:r w:rsidR="00254FE7" w:rsidRPr="004C757A">
        <w:rPr>
          <w:rFonts w:cs="Times New Roman"/>
          <w:lang w:val="en-CA"/>
        </w:rPr>
        <w:fldChar w:fldCharType="end"/>
      </w:r>
    </w:p>
    <w:p w14:paraId="754FE42B" w14:textId="77777777" w:rsidR="00E818ED" w:rsidRDefault="00E818ED" w:rsidP="00254FE7">
      <w:pPr>
        <w:pStyle w:val="Heading1"/>
        <w:spacing w:line="480" w:lineRule="auto"/>
        <w:jc w:val="both"/>
        <w:rPr>
          <w:rFonts w:ascii="Times New Roman" w:hAnsi="Times New Roman" w:cs="Times New Roman"/>
          <w:color w:val="000000" w:themeColor="text1"/>
          <w:lang w:val="en-CA"/>
        </w:rPr>
      </w:pPr>
      <w:bookmarkStart w:id="101" w:name="_Toc205543154"/>
    </w:p>
    <w:p w14:paraId="06D703FD" w14:textId="77777777" w:rsidR="00E818ED" w:rsidRDefault="00E818ED" w:rsidP="00254FE7">
      <w:pPr>
        <w:pStyle w:val="Heading1"/>
        <w:spacing w:line="480" w:lineRule="auto"/>
        <w:jc w:val="both"/>
        <w:rPr>
          <w:rFonts w:ascii="Times New Roman" w:hAnsi="Times New Roman" w:cs="Times New Roman"/>
          <w:color w:val="000000" w:themeColor="text1"/>
          <w:lang w:val="en-CA"/>
        </w:rPr>
      </w:pPr>
    </w:p>
    <w:p w14:paraId="570E4196" w14:textId="77777777" w:rsidR="00E818ED" w:rsidRDefault="00E818ED" w:rsidP="00254FE7">
      <w:pPr>
        <w:pStyle w:val="Heading1"/>
        <w:spacing w:line="480" w:lineRule="auto"/>
        <w:jc w:val="both"/>
        <w:rPr>
          <w:rFonts w:ascii="Times New Roman" w:hAnsi="Times New Roman" w:cs="Times New Roman"/>
          <w:color w:val="000000" w:themeColor="text1"/>
          <w:lang w:val="en-CA"/>
        </w:rPr>
      </w:pPr>
    </w:p>
    <w:p w14:paraId="40C6E746" w14:textId="77777777" w:rsidR="00E818ED" w:rsidRDefault="00E818ED" w:rsidP="00E818ED">
      <w:pPr>
        <w:rPr>
          <w:lang w:val="en-CA"/>
        </w:rPr>
      </w:pPr>
    </w:p>
    <w:p w14:paraId="1937CBC8" w14:textId="77777777" w:rsidR="00744EB3" w:rsidRDefault="00744EB3" w:rsidP="00E818ED">
      <w:pPr>
        <w:rPr>
          <w:lang w:val="en-CA"/>
        </w:rPr>
      </w:pPr>
    </w:p>
    <w:p w14:paraId="78A7D1EC" w14:textId="77777777" w:rsidR="00E818ED" w:rsidRDefault="00E818ED" w:rsidP="00E818ED">
      <w:pPr>
        <w:rPr>
          <w:lang w:val="en-CA"/>
        </w:rPr>
      </w:pPr>
    </w:p>
    <w:p w14:paraId="39C32962" w14:textId="77777777" w:rsidR="00E818ED" w:rsidRDefault="00E818ED" w:rsidP="00E818ED">
      <w:pPr>
        <w:rPr>
          <w:lang w:val="en-CA"/>
        </w:rPr>
      </w:pPr>
    </w:p>
    <w:p w14:paraId="10455E9D" w14:textId="77777777" w:rsidR="00E818ED" w:rsidRPr="00E818ED" w:rsidRDefault="00E818ED" w:rsidP="00E818ED">
      <w:pPr>
        <w:rPr>
          <w:lang w:val="en-CA"/>
        </w:rPr>
      </w:pPr>
    </w:p>
    <w:p w14:paraId="2BFC9D05" w14:textId="3701B1C9" w:rsidR="00254FE7" w:rsidRPr="00A929EA" w:rsidRDefault="00254FE7" w:rsidP="00744EB3">
      <w:pPr>
        <w:pStyle w:val="Heading1"/>
        <w:spacing w:line="360" w:lineRule="auto"/>
        <w:jc w:val="both"/>
        <w:rPr>
          <w:rFonts w:ascii="Times New Roman" w:hAnsi="Times New Roman" w:cs="Times New Roman"/>
          <w:color w:val="000000" w:themeColor="text1"/>
          <w:lang w:val="en-CA"/>
        </w:rPr>
      </w:pPr>
      <w:bookmarkStart w:id="102" w:name="_Toc214025494"/>
      <w:r w:rsidRPr="00067D8E">
        <w:rPr>
          <w:rFonts w:ascii="Times New Roman" w:hAnsi="Times New Roman" w:cs="Times New Roman"/>
          <w:color w:val="000000" w:themeColor="text1"/>
          <w:lang w:val="en-CA"/>
        </w:rPr>
        <w:t>Connecting statement</w:t>
      </w:r>
      <w:bookmarkEnd w:id="102"/>
    </w:p>
    <w:p w14:paraId="15209ADE" w14:textId="77777777" w:rsidR="00254FE7" w:rsidRDefault="00254FE7" w:rsidP="00744EB3">
      <w:pPr>
        <w:spacing w:line="360" w:lineRule="auto"/>
        <w:ind w:firstLine="720"/>
        <w:jc w:val="both"/>
        <w:rPr>
          <w:rFonts w:ascii="Times New Roman" w:hAnsi="Times New Roman" w:cs="Times New Roman"/>
          <w:lang w:val="en-CA"/>
        </w:rPr>
      </w:pPr>
      <w:r>
        <w:rPr>
          <w:rFonts w:ascii="Times New Roman" w:hAnsi="Times New Roman" w:cs="Times New Roman"/>
          <w:lang w:val="en-CA"/>
        </w:rPr>
        <w:t>In chapter 1, I studied the apparent survival of the northern cardinals, along with variations in their home range sizes and habitat use along an urbanization gradient in Montreal, Quebec, Canada. We successfully used manual radio tracking of several tagged individuals for a long period of time (around eight months) and generated a valuable fine-scale movement dataset. We were able to get insights on the cardinals’ first and second order of habitat selection (selection of resource items and selection of wintering home range) by using a multi-scale modelling approach. Cardinals had lower survival rates at the urban site and displayed bigger home ranges, potentially in response to more scattered reliable food resources. Habitat selection occurred at a fine spatial scale across the urban gradient and cardinals were strongly associated to bird feeders at all three sites. Cardinals avoided areas with contrasted vertical vegetation structure at the urban site but showed the opposite preference at the peri-urban site. Those results can inform greening efforts in Montreal so present and future green spaces can support birds during their full annual cycle.</w:t>
      </w:r>
    </w:p>
    <w:p w14:paraId="13B27DDA" w14:textId="77777777" w:rsidR="00744EB3" w:rsidRDefault="00744EB3" w:rsidP="00744EB3">
      <w:pPr>
        <w:spacing w:line="360" w:lineRule="auto"/>
        <w:ind w:firstLine="720"/>
        <w:jc w:val="both"/>
        <w:rPr>
          <w:rFonts w:ascii="Times New Roman" w:hAnsi="Times New Roman" w:cs="Times New Roman"/>
          <w:lang w:val="en-CA"/>
        </w:rPr>
      </w:pPr>
    </w:p>
    <w:p w14:paraId="1EE1E628" w14:textId="77777777" w:rsidR="00254FE7" w:rsidRDefault="00254FE7" w:rsidP="00744EB3">
      <w:pPr>
        <w:spacing w:line="360" w:lineRule="auto"/>
        <w:ind w:firstLine="720"/>
        <w:jc w:val="both"/>
        <w:rPr>
          <w:rFonts w:ascii="Times New Roman" w:hAnsi="Times New Roman" w:cs="Times New Roman"/>
          <w:lang w:val="en-CA"/>
        </w:rPr>
      </w:pPr>
      <w:r>
        <w:rPr>
          <w:rFonts w:ascii="Times New Roman" w:hAnsi="Times New Roman" w:cs="Times New Roman"/>
          <w:lang w:val="en-CA"/>
        </w:rPr>
        <w:t>In chapter 2, we decided to explore how the weather conditions during the non-breeding season affected the daily onset and end of activity of the cardinals. When deploying the radio tags for chapter 1, we simultaneously deployed automated Motus receiver stations to continuously monitor signal variations of the radio tags. We were able to precisely identify when birds start to get active in the morning, and when they stop during the evening via a change point analysis. By pairing our results with publicly available weather data for the Montreal area, we can investigate what are the effects of temperature, wind, snow accumulation and precipitations affect the cardinals’ daily activities. We hope to better understand how resident bird species wintering in urban areas manage their energy expenditures during prolonged exposition to harsh weather.</w:t>
      </w:r>
    </w:p>
    <w:p w14:paraId="3AB7787B" w14:textId="77777777" w:rsidR="00744EB3" w:rsidRDefault="00744EB3" w:rsidP="00744EB3">
      <w:pPr>
        <w:spacing w:line="360" w:lineRule="auto"/>
        <w:ind w:firstLine="720"/>
        <w:jc w:val="both"/>
        <w:rPr>
          <w:rFonts w:ascii="Times New Roman" w:hAnsi="Times New Roman" w:cs="Times New Roman"/>
          <w:lang w:val="en-CA"/>
        </w:rPr>
      </w:pPr>
    </w:p>
    <w:p w14:paraId="2D2CE4E0" w14:textId="77777777" w:rsidR="00744EB3" w:rsidRDefault="00744EB3" w:rsidP="00744EB3">
      <w:pPr>
        <w:spacing w:line="360" w:lineRule="auto"/>
        <w:ind w:firstLine="720"/>
        <w:jc w:val="both"/>
        <w:rPr>
          <w:rFonts w:ascii="Times New Roman" w:hAnsi="Times New Roman" w:cs="Times New Roman"/>
          <w:lang w:val="en-CA"/>
        </w:rPr>
      </w:pPr>
    </w:p>
    <w:p w14:paraId="3411888C" w14:textId="77777777" w:rsidR="00744EB3" w:rsidRDefault="00744EB3" w:rsidP="00744EB3">
      <w:pPr>
        <w:spacing w:line="360" w:lineRule="auto"/>
        <w:ind w:firstLine="720"/>
        <w:jc w:val="both"/>
        <w:rPr>
          <w:rFonts w:ascii="Times New Roman" w:hAnsi="Times New Roman" w:cs="Times New Roman"/>
          <w:lang w:val="en-CA"/>
        </w:rPr>
      </w:pPr>
    </w:p>
    <w:p w14:paraId="7BF57375" w14:textId="77777777" w:rsidR="00A95512" w:rsidRPr="00E55D39" w:rsidRDefault="00A95512" w:rsidP="00744EB3">
      <w:pPr>
        <w:spacing w:line="360" w:lineRule="auto"/>
        <w:ind w:firstLine="720"/>
        <w:jc w:val="both"/>
        <w:rPr>
          <w:rFonts w:ascii="Times New Roman" w:hAnsi="Times New Roman" w:cs="Times New Roman"/>
          <w:lang w:val="en-CA"/>
        </w:rPr>
      </w:pPr>
    </w:p>
    <w:p w14:paraId="1384A837" w14:textId="0065682E" w:rsidR="00254FE7" w:rsidRPr="00A95512" w:rsidRDefault="00254FE7" w:rsidP="00CD6BB2">
      <w:pPr>
        <w:pStyle w:val="Heading1"/>
        <w:jc w:val="center"/>
        <w:rPr>
          <w:rFonts w:ascii="Times New Roman" w:hAnsi="Times New Roman" w:cs="Times New Roman"/>
          <w:b/>
          <w:bCs/>
          <w:color w:val="000000" w:themeColor="text1"/>
          <w:lang w:val="en-CA"/>
        </w:rPr>
      </w:pPr>
      <w:bookmarkStart w:id="103" w:name="_Toc205543136"/>
      <w:bookmarkStart w:id="104" w:name="_Toc214025495"/>
      <w:r w:rsidRPr="00A95512">
        <w:rPr>
          <w:rFonts w:ascii="Times New Roman" w:hAnsi="Times New Roman" w:cs="Times New Roman"/>
          <w:b/>
          <w:bCs/>
          <w:color w:val="000000" w:themeColor="text1"/>
          <w:lang w:val="en-CA"/>
        </w:rPr>
        <w:t>Chapter 2: Northern cardinals (</w:t>
      </w:r>
      <w:r w:rsidRPr="00A95512">
        <w:rPr>
          <w:rFonts w:ascii="Times New Roman" w:hAnsi="Times New Roman" w:cs="Times New Roman"/>
          <w:b/>
          <w:bCs/>
          <w:i/>
          <w:iCs/>
          <w:color w:val="000000" w:themeColor="text1"/>
          <w:lang w:val="en-CA"/>
        </w:rPr>
        <w:t>Cardinalis cardinalis</w:t>
      </w:r>
      <w:r w:rsidRPr="00A95512">
        <w:rPr>
          <w:rFonts w:ascii="Times New Roman" w:hAnsi="Times New Roman" w:cs="Times New Roman"/>
          <w:b/>
          <w:bCs/>
          <w:color w:val="000000" w:themeColor="text1"/>
          <w:lang w:val="en-CA"/>
        </w:rPr>
        <w:t>) exhibit seasonal changes of onset and end of daily activities in urban areas</w:t>
      </w:r>
      <w:bookmarkEnd w:id="103"/>
      <w:bookmarkEnd w:id="104"/>
    </w:p>
    <w:p w14:paraId="203CD6B3" w14:textId="77777777" w:rsidR="00CD6BB2" w:rsidRPr="00CD6BB2" w:rsidRDefault="00CD6BB2" w:rsidP="00CD6BB2">
      <w:pPr>
        <w:rPr>
          <w:lang w:val="en-CA"/>
        </w:rPr>
      </w:pPr>
    </w:p>
    <w:p w14:paraId="63360E96" w14:textId="77777777" w:rsidR="00254FE7" w:rsidRPr="008C35F0" w:rsidRDefault="00254FE7" w:rsidP="00744EB3">
      <w:pPr>
        <w:spacing w:line="360" w:lineRule="auto"/>
        <w:jc w:val="both"/>
        <w:rPr>
          <w:rFonts w:ascii="Times New Roman" w:hAnsi="Times New Roman" w:cs="Times New Roman"/>
        </w:rPr>
      </w:pPr>
      <w:proofErr w:type="spellStart"/>
      <w:r w:rsidRPr="008C35F0">
        <w:rPr>
          <w:rFonts w:ascii="Times New Roman" w:hAnsi="Times New Roman" w:cs="Times New Roman"/>
          <w:b/>
          <w:bCs/>
        </w:rPr>
        <w:t>Authors</w:t>
      </w:r>
      <w:proofErr w:type="spellEnd"/>
      <w:r w:rsidRPr="008C35F0">
        <w:rPr>
          <w:rFonts w:ascii="Times New Roman" w:hAnsi="Times New Roman" w:cs="Times New Roman"/>
          <w:b/>
          <w:bCs/>
        </w:rPr>
        <w:t>:</w:t>
      </w:r>
      <w:r w:rsidRPr="008C35F0">
        <w:rPr>
          <w:rFonts w:ascii="Times New Roman" w:hAnsi="Times New Roman" w:cs="Times New Roman"/>
        </w:rPr>
        <w:t xml:space="preserve"> Cousineau, Anne-Marie</w:t>
      </w:r>
      <w:r w:rsidRPr="008C35F0">
        <w:rPr>
          <w:rFonts w:ascii="Times New Roman" w:hAnsi="Times New Roman" w:cs="Times New Roman"/>
          <w:vertAlign w:val="superscript"/>
        </w:rPr>
        <w:t>1</w:t>
      </w:r>
      <w:r w:rsidRPr="008C35F0">
        <w:rPr>
          <w:rFonts w:ascii="Times New Roman" w:hAnsi="Times New Roman" w:cs="Times New Roman"/>
        </w:rPr>
        <w:t>; Frei, Barbara</w:t>
      </w:r>
      <w:r w:rsidRPr="008C35F0">
        <w:rPr>
          <w:rFonts w:ascii="Times New Roman" w:hAnsi="Times New Roman" w:cs="Times New Roman"/>
          <w:vertAlign w:val="superscript"/>
        </w:rPr>
        <w:t>2</w:t>
      </w:r>
      <w:r w:rsidRPr="008C35F0">
        <w:rPr>
          <w:rFonts w:ascii="Times New Roman" w:hAnsi="Times New Roman" w:cs="Times New Roman"/>
        </w:rPr>
        <w:t>; Beauchamp, Andrew T.</w:t>
      </w:r>
      <w:r w:rsidRPr="008C35F0">
        <w:rPr>
          <w:rFonts w:ascii="Times New Roman" w:hAnsi="Times New Roman" w:cs="Times New Roman"/>
          <w:vertAlign w:val="superscript"/>
        </w:rPr>
        <w:t>3</w:t>
      </w:r>
      <w:r w:rsidRPr="008C35F0">
        <w:rPr>
          <w:rFonts w:ascii="Times New Roman" w:hAnsi="Times New Roman" w:cs="Times New Roman"/>
        </w:rPr>
        <w:t>; Elliott, Kyle H.</w:t>
      </w:r>
      <w:r w:rsidRPr="008C35F0">
        <w:rPr>
          <w:rFonts w:ascii="Times New Roman" w:hAnsi="Times New Roman" w:cs="Times New Roman"/>
          <w:vertAlign w:val="superscript"/>
        </w:rPr>
        <w:t>1</w:t>
      </w:r>
    </w:p>
    <w:p w14:paraId="2BDA6AB5" w14:textId="77777777" w:rsidR="00254FE7"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lang w:val="en-CA"/>
        </w:rPr>
        <w:t>1: Department of natural Resource Sciences, McGill University, Ste. Anne de Bellevue, Québec, Canada</w:t>
      </w:r>
    </w:p>
    <w:p w14:paraId="753C6FE7" w14:textId="77777777" w:rsidR="00254FE7" w:rsidRPr="008C35F0" w:rsidRDefault="00254FE7" w:rsidP="00744EB3">
      <w:pPr>
        <w:spacing w:line="360" w:lineRule="auto"/>
        <w:rPr>
          <w:rFonts w:ascii="Times New Roman" w:hAnsi="Times New Roman" w:cs="Times New Roman"/>
          <w:lang w:val="en-CA"/>
        </w:rPr>
      </w:pPr>
      <w:r w:rsidRPr="008C35F0">
        <w:rPr>
          <w:rFonts w:ascii="Times New Roman" w:hAnsi="Times New Roman" w:cs="Times New Roman"/>
          <w:lang w:val="en-CA"/>
        </w:rPr>
        <w:t>2: Science and Technology Branch, Environment and Climate Change Canada, Montreal, Québec, Canada</w:t>
      </w:r>
    </w:p>
    <w:p w14:paraId="2A9DDC11" w14:textId="77777777" w:rsidR="00254FE7" w:rsidRPr="008C35F0" w:rsidRDefault="00254FE7" w:rsidP="00744EB3">
      <w:pPr>
        <w:spacing w:line="360" w:lineRule="auto"/>
        <w:rPr>
          <w:rFonts w:ascii="Times New Roman" w:hAnsi="Times New Roman" w:cs="Times New Roman"/>
          <w:lang w:val="en-CA"/>
        </w:rPr>
      </w:pPr>
      <w:r w:rsidRPr="008C35F0">
        <w:rPr>
          <w:rFonts w:ascii="Times New Roman" w:hAnsi="Times New Roman" w:cs="Times New Roman"/>
          <w:lang w:val="en-CA"/>
        </w:rPr>
        <w:t xml:space="preserve">3: </w:t>
      </w:r>
      <w:r w:rsidRPr="008C35F0">
        <w:rPr>
          <w:rFonts w:ascii="Times New Roman" w:hAnsi="Times New Roman" w:cs="Times New Roman"/>
          <w:color w:val="000000" w:themeColor="text1"/>
          <w:shd w:val="clear" w:color="auto" w:fill="FFFFFF"/>
          <w:lang w:val="en-CA"/>
        </w:rPr>
        <w:t>Department of Biology, Advanced Facility for Avian Research, University of Western Ontario, London, Ontario, Canada</w:t>
      </w:r>
    </w:p>
    <w:p w14:paraId="05104847"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105" w:name="_Toc205543137"/>
      <w:bookmarkStart w:id="106" w:name="_Toc214025496"/>
      <w:r w:rsidRPr="008C35F0">
        <w:rPr>
          <w:rFonts w:ascii="Times New Roman" w:hAnsi="Times New Roman" w:cs="Times New Roman"/>
          <w:b/>
          <w:bCs/>
          <w:color w:val="000000" w:themeColor="text1"/>
          <w:lang w:val="en-CA"/>
        </w:rPr>
        <w:t>Abstract</w:t>
      </w:r>
      <w:bookmarkEnd w:id="105"/>
      <w:bookmarkEnd w:id="106"/>
    </w:p>
    <w:p w14:paraId="5CB185F0" w14:textId="77777777" w:rsidR="00254FE7" w:rsidRDefault="00254FE7" w:rsidP="00744EB3">
      <w:pPr>
        <w:spacing w:line="360" w:lineRule="auto"/>
        <w:ind w:firstLine="720"/>
        <w:jc w:val="both"/>
        <w:rPr>
          <w:rFonts w:ascii="Times New Roman" w:eastAsiaTheme="minorEastAsia" w:hAnsi="Times New Roman" w:cs="Times New Roman"/>
          <w:lang w:val="en-CA"/>
        </w:rPr>
      </w:pPr>
      <w:r w:rsidRPr="008C35F0">
        <w:rPr>
          <w:rFonts w:ascii="Times New Roman" w:hAnsi="Times New Roman" w:cs="Times New Roman"/>
          <w:lang w:val="en-CA"/>
        </w:rPr>
        <w:t>In winter, small endotherms, such as songbirds, face the challenge of maintaining high core body temperature during both acute and chronic cold. They can adjust their behaviour to either spend less time active (indirect energy from activity to heating) or more time active (foraging for energy for heat). To test those ideas, we investigates the effect of two temperature-related dynamic temporal variables (mean lagged temperatures and single-day cold snap events) and other weather-related variables (minimum daily temperatures, maximum daily wind gust speed, precipitations and snow accumulation on the ground), on the winter timing of onset and end of the northern cardinals (</w:t>
      </w:r>
      <w:r w:rsidRPr="008C35F0">
        <w:rPr>
          <w:rFonts w:ascii="Times New Roman" w:hAnsi="Times New Roman" w:cs="Times New Roman"/>
          <w:i/>
          <w:iCs/>
          <w:lang w:val="en-CA"/>
        </w:rPr>
        <w:t xml:space="preserve">Cardinalis </w:t>
      </w:r>
      <w:r w:rsidRPr="008C35F0">
        <w:rPr>
          <w:rFonts w:ascii="Times New Roman" w:hAnsi="Times New Roman" w:cs="Times New Roman"/>
          <w:lang w:val="en-CA"/>
        </w:rPr>
        <w:t xml:space="preserve">cardinalis) daily activities relative to, respectively, sunrise and sunset in Montreal, Canada. Using automated VHF telemetry detections’ signal strength, we identified change point times corresponding to the onset and end of activity for cardinals and assessed the effect of weather and temperatures on activity timing using publicly available weather station measurements. The onset of cardinals’ activity was mostly delayed by chronic cold conditions, but surprisingly, on days of cold snap event ( </w:t>
      </w:r>
      <m:oMath>
        <m:r>
          <w:rPr>
            <w:rFonts w:ascii="Cambria Math" w:hAnsi="Cambria Math" w:cs="Times New Roman"/>
            <w:lang w:val="en-CA"/>
          </w:rPr>
          <m:t>≤</m:t>
        </m:r>
      </m:oMath>
      <w:r w:rsidRPr="008C35F0">
        <w:rPr>
          <w:rFonts w:ascii="Times New Roman" w:eastAsiaTheme="minorEastAsia" w:hAnsi="Times New Roman" w:cs="Times New Roman"/>
          <w:lang w:val="en-CA"/>
        </w:rPr>
        <w:t xml:space="preserve"> -5 ˚C temperature drop) cardinals advanced the onset of activity by ~14 minutes relative to the baseline, suggesting that they compensate increased energy demands during nighttime by “waking up” 14 minutes earlier, at the cost of being active during the coldest part of the day. Cardinals ended their daily activities earlier during acute cold snap events (</w:t>
      </w:r>
      <w:r w:rsidRPr="008C35F0">
        <w:rPr>
          <w:rFonts w:ascii="Times New Roman" w:hAnsi="Times New Roman" w:cs="Times New Roman"/>
          <w:lang w:val="en-CA"/>
        </w:rPr>
        <w:t xml:space="preserve"> </w:t>
      </w:r>
      <m:oMath>
        <m:r>
          <w:rPr>
            <w:rFonts w:ascii="Cambria Math" w:hAnsi="Cambria Math" w:cs="Times New Roman"/>
            <w:lang w:val="en-CA"/>
          </w:rPr>
          <m:t>≤</m:t>
        </m:r>
      </m:oMath>
      <w:r w:rsidRPr="008C35F0">
        <w:rPr>
          <w:rFonts w:ascii="Times New Roman" w:eastAsiaTheme="minorEastAsia" w:hAnsi="Times New Roman" w:cs="Times New Roman"/>
          <w:lang w:val="en-CA"/>
        </w:rPr>
        <w:t xml:space="preserve"> -10 ˚C temperature drop) but delayed cessation of activity on warm days, suggesting cardinals restrict their activity on colder days to preserve ene</w:t>
      </w:r>
      <w:proofErr w:type="spellStart"/>
      <w:r w:rsidRPr="008C35F0">
        <w:rPr>
          <w:rFonts w:ascii="Times New Roman" w:eastAsiaTheme="minorEastAsia" w:hAnsi="Times New Roman" w:cs="Times New Roman"/>
          <w:lang w:val="en-CA"/>
        </w:rPr>
        <w:t>rgy</w:t>
      </w:r>
      <w:proofErr w:type="spellEnd"/>
      <w:r w:rsidRPr="008C35F0">
        <w:rPr>
          <w:rFonts w:ascii="Times New Roman" w:eastAsiaTheme="minorEastAsia" w:hAnsi="Times New Roman" w:cs="Times New Roman"/>
          <w:lang w:val="en-CA"/>
        </w:rPr>
        <w:t>, while exploiting milder conditions to “catch-up” on deficits. Northern cardinals overwintering in urban environments see their daily activities’ timing affected by both climatic and dynamic temporal variables. As urban habitats will most likely face increasingly frequent weather anomalies due to climate change, our results advocate for the need to consider both acute and lagged effects of weather conditions on birds.</w:t>
      </w:r>
    </w:p>
    <w:p w14:paraId="1F9DEEC5" w14:textId="77777777" w:rsidR="00744EB3" w:rsidRPr="008C35F0" w:rsidRDefault="00744EB3" w:rsidP="00744EB3">
      <w:pPr>
        <w:spacing w:line="360" w:lineRule="auto"/>
        <w:ind w:firstLine="720"/>
        <w:jc w:val="both"/>
        <w:rPr>
          <w:rFonts w:ascii="Times New Roman" w:hAnsi="Times New Roman" w:cs="Times New Roman"/>
          <w:lang w:val="en-CA"/>
        </w:rPr>
      </w:pPr>
    </w:p>
    <w:p w14:paraId="216C203B"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107" w:name="_Toc205543138"/>
      <w:bookmarkStart w:id="108" w:name="_Toc214025497"/>
      <w:r w:rsidRPr="008C35F0">
        <w:rPr>
          <w:rFonts w:ascii="Times New Roman" w:hAnsi="Times New Roman" w:cs="Times New Roman"/>
          <w:b/>
          <w:bCs/>
          <w:color w:val="000000" w:themeColor="text1"/>
          <w:lang w:val="en-CA"/>
        </w:rPr>
        <w:t>Introduction</w:t>
      </w:r>
      <w:bookmarkEnd w:id="107"/>
      <w:bookmarkEnd w:id="108"/>
    </w:p>
    <w:p w14:paraId="187981FF" w14:textId="17CCC688"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Animal activity budgets are critical to their fitness. Foraging behaviour, predator avoidance and thermoregulation are all examples of daily activities an animal must balance to survive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{"citationID":"fqUcHkWY","properties":{"formattedCitation":"(Elliott et al., 2009; Majchrzak et al., 2022; Sumasgutner et al., 2023; Visscher et al., 2018)","plainCitation":"(Elliott et al., 2009; Majchrzak et al., 2022; Sumasgutner et al., 2023; Visscher et al., 2018)","noteIndex":0},"citationItems":[{"id":998,"uris":["http://zotero.org/users/16770306/items/F67YKHXJ"],"itemData":{"id":998,"type":"article-journal","abstract":"How energy costs affect foraging decisions is poorly understood for marine animals. To provide data relevant to this topic, we examined the relationship between activity levels and foraging behavior by attaching activity recorders to 29 chick-rearing wing-propelled diving birds (thick-billed murres, Uria lomvia) in 1999–2000. We connected the activity during the final dive bout with the prey item we observed being fed to the chicks. After accounting for changes in activity level with depth, activity was highest during the final dive of a dive bout, reflecting maneuvring during prey capture. Pelagic prey items, especially invertebrates (amphipods), were associated with higher depth-corrected activity, leading to shorter dives for a given depth (presumably due to higher oxygen consumption rates) and, thus, shorter search times (lower bottom time for a given depth). Pelagic prey items were likely captured during active pursuit, with the birds actively seeking and pursuing schooling mid-water prey. In contrast, benthic prey involved low activity and extended search times, suggesting that the birds slowly glided along the bottom in search for prey hidden in the sediments or rocks. We concluded that activity levels are important in determining the foraging tactics of marine predators.","container-title":"Marine Biology","DOI":"10.1007/s00227-009-1214-1","ISSN":"1432-1793","issue":"9","journalAbbreviation":"Mar Biol","language":"en","page":"1809-1816","source":"Springer Link","title":"Do activity costs determine foraging tactics for an arctic seabird?","volume":"156","author":[{"family":"Elliott","given":""},{"family":"Woo","given":"Kerry J."},{"family":"Benvenuti","given":"Silvano"}],"issued":{"date-parts":[["2009",8,1]]}}},{"id":1000,"uris":["http://zotero.org/users/16770306/items/QXDRF2ER"],"itemData":{"id":1000,"type":"article-journal","abstract":"Snowshoe hare cycles are one of the most prominent phenomena in ecology. Experimental studies point to predation as the dominant driving factor, but previous experiments combining food supplementation and predator removal produced unexplained multiplicative effects on density. We examined the potential interactive effects of food limitation and predation in causing hare cycles using an individual-based food-supplementation experiment over-winter across three cycle phases that naturally varied in predation risk. Supplementation doubled over-winter survival with the largest effects occurring in the late increase phase. Although the proximate cause of mortality was predation, supplemented hares significantly decreased foraging time and selected for conifer habitat, potentially reducing their predation risk. Supplemented hares also lost less body mass which resulted in the production of larger leverets. Our results establish a mechanistic link between how foraging time, mass loss and predation risk affect survival and reproduction, potentially driving demographic changes associated with hare cycles.","container-title":"Ecology Letters","DOI":"10.1111/ele.13975","ISSN":"1461-0248","issue":"4","language":"en","license":"© 2022 John Wiley &amp; Sons Ltd.","note":"_eprint: https://onlinelibrary.wiley.com/doi/pdf/10.1111/ele.13975","page":"981-991","source":"Wiley Online Library","title":"Balancing food acquisition and predation risk drives demographic changes in snowshoe hare population cycles","volume":"25","author":[{"family":"Majchrzak","given":"Yasmine N."},{"family":"Peers","given":"Michael J. L."},{"family":"Studd","given":"Emily K."},{"family":"Menzies","given":"Allyson K."},{"family":"Walker","given":"Philip D."},{"family":"Shiratsuru","given":"Shotaro"},{"family":"McCaw","given":"Laura K."},{"family":"Boonstra","given":"Rudy"},{"family":"Humphries","given":"Murray"},{"family":"Jung","given":"Thomas S."},{"family":"Kenney","given":"Alice J."},{"family":"Krebs","given":"Charles J."},{"family":"Murray","given":"Dennis L."},{"family":"Boutin","given":"Stan"}],"issued":{"date-parts":[["2022"]]}}},{"id":1002,"uris":["http://zotero.org/users/16770306/items/JVEGE5BK"],"itemData":{"id":1002,"type":"article-journal","abstract":"Climate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N."},{"family":"Isaksson","given":"Caroline"}],"issued":{"date-parts":[["2023"]]}}},{"id":1005,"uris":["http://zotero.org/u</w:instrText>
      </w:r>
      <w:r w:rsidRPr="008C35F0">
        <w:rPr>
          <w:rFonts w:ascii="Times New Roman" w:hAnsi="Times New Roman" w:cs="Times New Roman"/>
        </w:rPr>
        <w:instrText xml:space="preserve">sers/16770306/items/LXEZDJIR"],"itemData":{"id":1005,"type":"article-journal","abstract":"Animal behaviour is increasingly seen as an integral component in maintaining connectivity within landscapes. Perceived predation risk causes changes in behaviour, differentially distributing individuals across landscapes, resulting in patchy habitat use. While intuitively these two ecological processes must be linked, they are often investigated in isolation. Here we investigate these two processes in a feeding experiment of small birds in semi-natural urban parks during winter. Using an information theoretic model selection approach, we found that adding connectivity measures to variables reflecting birds’ perception of risk significantly improved our understanding of foraging and use in urban landscapes. Our results demonstrate the importance of accounting for both perceived risk and connectivity when measuring resource use.","container-title":"Journal of Urban Ecology","DOI":"10.1093/jue/juy020","ISSN":"2058-5543","issue":"1","journalAbbreviation":"Journal of Urban Ecology","page":"juy020","source":"Silverchair","title":"Bird foraging is influenced by both risk and connectivity in urban parks","volume":"4","author":[{"family":"Visscher","given":"D R"},{"family":"Unger","given":"A"},{"family":"Grobbelaar","given":"H"},{"family":"DeWitt","given":"P D"}],"issued":{"date-parts":[["2018",1,1]]}}}],"schema":"https://github.com/citation-style-language/schema/raw/master/csl-citation.json"}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rPr>
        <w:t>(Elliott et al., 2009; Majchrzak et al., 2022; Sumasgutner et al., 2023; Visscher et al., 2018)</w:t>
      </w:r>
      <w:r w:rsidRPr="008C35F0">
        <w:rPr>
          <w:rFonts w:ascii="Times New Roman" w:hAnsi="Times New Roman" w:cs="Times New Roman"/>
          <w:lang w:val="en-CA"/>
        </w:rPr>
        <w:fldChar w:fldCharType="end"/>
      </w:r>
      <w:r w:rsidRPr="008C35F0">
        <w:rPr>
          <w:rFonts w:ascii="Times New Roman" w:hAnsi="Times New Roman" w:cs="Times New Roman"/>
        </w:rPr>
        <w:t xml:space="preserve">. </w:t>
      </w:r>
      <w:r w:rsidRPr="008C35F0">
        <w:rPr>
          <w:rFonts w:ascii="Times New Roman" w:hAnsi="Times New Roman" w:cs="Times New Roman"/>
          <w:lang w:val="en-CA"/>
        </w:rPr>
        <w:t xml:space="preserve">These trade-offs are often intensified when in thermally stressful environments. Both birds and mammals face the opportunity and costs of behavioural thermoregulation (e.g., retreat to cooler microhabitats during a heat wave can limit access to profitable food patches or mating opportunities)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{"citationID":"kFrfuMuS","properties":{"formattedCitation":"(Cunningham et al., 2021)","plainCitation":"(Cunningham et al., 2021)","noteIndex":0},"citationItems":[{"id":1089,"uris":["http://zotero.org/users/16770306/items/EHS8FPV9"],"itemData":{"id":1089,"type":"article-journal","abstract":"As global temperatures reach record highs, threats posed by climate change to biodiversity become ever more severe. For endotherms, maintaining body temperature within safe bounds is fundamental for performance and survival. Animals routinely modify their behavior to buffer physiological impacts of high temperatures (eg ceasing activity, seeking shade). However, this can impose substantial costs related to missed opportunities to engage in other important activities, with potentially large but often overlooked consequences for survival and reproduction. Here, we outline behavioral trade‐offs birds and mammals face in navigating thermal landscapes and associated challenges of balancing energy, water, and time budgets; review the rapidly expanding knowledge in this field; and summarize examples – across taxa – of fitness costs during hot weather. We argue that a shift is needed in evaluating the impacts of heat on birds and mammals, and that fitness costs of missed opportunities must be explicitly integrated into climate‐change vulnerability frameworks.","container-title":"Frontiers in Ecology and the Environment","DOI":"10.1002/fee.2324","ISSN":"1540-9295, 1540-9309","issue":"5","journalAbbreviation":"Frontiers in Ecol &amp; Environ","language":"en","page":"300-307","source":"DOI.org (Crossref)","title":"Opportunity costs and the response of birds and mammals to climate warming","volume":"19","author":[{"family":"Cunningham","given":"Susan J"},{"family":"Gardner","given":"Janet L"},{"family":"Martin","given":"Rowan O"}],"issued":{"date-parts":[["2021",6]]}}}],"schema":"https://github.com/citation-style-language/schema/raw/master/csl-citation.json"}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(Cunningham et al., 2021)</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7C5BBEA4" w14:textId="77777777" w:rsidR="00744EB3" w:rsidRPr="008C35F0" w:rsidRDefault="00744EB3" w:rsidP="00744EB3">
      <w:pPr>
        <w:spacing w:line="360" w:lineRule="auto"/>
        <w:ind w:firstLine="720"/>
        <w:jc w:val="both"/>
        <w:rPr>
          <w:rFonts w:ascii="Times New Roman" w:hAnsi="Times New Roman" w:cs="Times New Roman"/>
          <w:lang w:val="en-CA"/>
        </w:rPr>
      </w:pPr>
    </w:p>
    <w:p w14:paraId="087CD8E0"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Fine-scale temporal changes in temperature—such as brief cold snaps or other daily fluctuations—can have important energetic consequences, particularly for small animals with high surface-area-to-volume ratios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{"citationID":"DBJSCizu","properties":{"formattedCitation":"(Pruitt &amp; Lucier, 1958)","plainCitation":"(Pruitt &amp; Lucier, 1958)","noteIndex":0},"citationItems":[{"id":1188,"uris":["http://zotero.org/users/16770306/items/N4HQVQGZ"],"itemData":{"id":1188,"type":"article-journal","container-title":"Journal of Mammalogy","DOI":"10.2307/1376165","ISSN":"00222372","issue":"3","journalAbbreviation":"Journal of Mammalogy","page":"443","source":"DOI.org (Crossref)","title":"Winter Activity of Red Squirrels in Interior Alaska","volume":"39","author":[{"family":"Pruitt","given":"William O."},{"family":"Lucier","given":"Charles V."}],"issued":{"date-parts":[["1958",8]]}}}],"schema":"https://github.com/citation-style-language/schema/raw/master/csl-citation.json"}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(Pruitt &amp; Lucier, 1958)</w:t>
      </w:r>
      <w:r w:rsidRPr="008C35F0">
        <w:rPr>
          <w:rFonts w:ascii="Times New Roman" w:hAnsi="Times New Roman" w:cs="Times New Roman"/>
          <w:lang w:val="en-CA"/>
        </w:rPr>
        <w:fldChar w:fldCharType="end"/>
      </w:r>
      <w:r w:rsidRPr="008C35F0">
        <w:rPr>
          <w:rFonts w:ascii="Times New Roman" w:hAnsi="Times New Roman" w:cs="Times New Roman"/>
          <w:lang w:val="en-CA"/>
        </w:rPr>
        <w:t>. For example, research on wintering great tits (</w:t>
      </w:r>
      <w:r w:rsidRPr="008C35F0">
        <w:rPr>
          <w:rFonts w:ascii="Times New Roman" w:hAnsi="Times New Roman" w:cs="Times New Roman"/>
          <w:i/>
          <w:iCs/>
          <w:lang w:val="en-CA"/>
        </w:rPr>
        <w:t>Parus major</w:t>
      </w:r>
      <w:r w:rsidRPr="008C35F0">
        <w:rPr>
          <w:rFonts w:ascii="Times New Roman" w:hAnsi="Times New Roman" w:cs="Times New Roman"/>
          <w:lang w:val="en-CA"/>
        </w:rPr>
        <w:t xml:space="preserve">) in southern Sweden showed that the birds with access to predictable food maintained lower body temperatures when subjected to an immune challenge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{"citationID":"2tJsFQsg","properties":{"formattedCitation":"(Watson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 same individuals were also able to revert back to their body temperature baseline in a shorter amount of time compared to great tits that didn’t have access to a predictable food source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{"citationID":"lGbb5L9M","properties":{"formattedCitation":"(Watson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results suggest that energy availability can mediate thermoregulatory flexibility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{"citationID":"rXvu6ap2","properties":{"formattedCitation":"(Watson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physiological trade-offs may result in behavioural shifts such as delayed emergence or reduced activity under harsh conditions. However, the degree to which fine-scale temporal temperature variation and recent thermal history—temperature lag—shape such behavioural responses in wild birds remains poorly understood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{"citationID":"zQvbF0gA","properties":{"formattedCitation":"(Schweiger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(Schweiger &amp; Frey,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w:t>
      </w:r>
    </w:p>
    <w:p w14:paraId="7F23DE8A" w14:textId="77777777" w:rsidR="00744EB3" w:rsidRPr="008C35F0" w:rsidRDefault="00744EB3" w:rsidP="00744EB3">
      <w:pPr>
        <w:spacing w:line="360" w:lineRule="auto"/>
        <w:ind w:firstLine="720"/>
        <w:jc w:val="both"/>
        <w:rPr>
          <w:rFonts w:ascii="Times New Roman" w:hAnsi="Times New Roman" w:cs="Times New Roman"/>
          <w:lang w:val="en-CA"/>
        </w:rPr>
      </w:pPr>
    </w:p>
    <w:p w14:paraId="3898B68F"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In cities, species must adjust their daily activities in response to human-altered landscape and everything that comes with it (noise, artificial light at night, altered food availability)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{"citationID":"PhWyVHTJ","properties":{"formattedCitation":"(Gumilyov et al., 2023; Silva et al., 2017; Tian et al., 2022)","plainCitation":"(Gumilyov et al., 2023; Silva et al., 2017;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(Gumilyov et al., 2023; Silva et al., 2017; Tian et al., 2022)</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Activity budgets are  an interesting metric to examine how wildlife respond to urbanization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{"citationID":"v3IrUWje","properties":{"formattedCitation":"(Gumilyov et al., 2023; Tian et al., 2022)","plainCitation":"(Gumilyov et al., 2023;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(Gumilyov et al., 2023; Tian et al., 2022)</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A striking example of the quick temporal scale at which those changes can occur comes from Spain following COVID-19 lockdown measures, when birds were more detectable (and thus more present) in urban areas, in the early morning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{"citationID":"kOKfXF2D","properties":{"formattedCitation":"(Gordo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(Gordo et al.,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This rapid change in behaviour could be driven by the quieter mornings in a usually crowded city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{"citationID":"RmsDlGd4","properties":{"formattedCitation":"(Gordo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(Gordo et al.,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In Europe, some early foragers advanced their onset of foraging time following exposition to artificial lighting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{"citationID":"XPqVS629","properties":{"formattedCitation":"(Silva et al., 2017)","plainCitation":"(Silva et al., 2017)","noteIndex":0},"citationItems":[{"id":1012,"uris":["http://zotero.org/users/16770306/items/2JVNELC6"],"itemData":{"id":1012,"type":"article-journal","abstract":"The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(Silva et al., 2017)</w:t>
      </w:r>
      <w:r w:rsidRPr="008C35F0">
        <w:rPr>
          <w:rFonts w:ascii="Times New Roman" w:hAnsi="Times New Roman" w:cs="Times New Roman"/>
          <w:lang w:val="en-CA"/>
        </w:rPr>
        <w:fldChar w:fldCharType="end"/>
      </w:r>
      <w:r w:rsidRPr="008C35F0">
        <w:rPr>
          <w:rFonts w:ascii="Times New Roman" w:hAnsi="Times New Roman" w:cs="Times New Roman"/>
          <w:lang w:val="en-CA"/>
        </w:rPr>
        <w:t>. In Germany and Portugal, common woodpigeons (</w:t>
      </w:r>
      <w:r w:rsidRPr="008C35F0">
        <w:rPr>
          <w:rFonts w:ascii="Times New Roman" w:hAnsi="Times New Roman" w:cs="Times New Roman"/>
          <w:i/>
          <w:iCs/>
          <w:lang w:val="en-CA"/>
        </w:rPr>
        <w:t xml:space="preserve">Columba </w:t>
      </w:r>
      <w:proofErr w:type="spellStart"/>
      <w:r w:rsidRPr="008C35F0">
        <w:rPr>
          <w:rFonts w:ascii="Times New Roman" w:hAnsi="Times New Roman" w:cs="Times New Roman"/>
          <w:i/>
          <w:iCs/>
          <w:lang w:val="en-CA"/>
        </w:rPr>
        <w:t>palumbus</w:t>
      </w:r>
      <w:proofErr w:type="spellEnd"/>
      <w:r w:rsidRPr="008C35F0">
        <w:rPr>
          <w:rFonts w:ascii="Times New Roman" w:hAnsi="Times New Roman" w:cs="Times New Roman"/>
          <w:lang w:val="en-CA"/>
        </w:rPr>
        <w:t xml:space="preserve">) had varying time-budgets between seasons with less foraging time in winter compared to the breeding season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{"citationID":"0GXviGi6","properties":{"formattedCitation":"(Masello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(Masello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Yet interestingly, woodpigeons allocated more time to foraging in urban areas compared to their forest counterparts, showing that urban habitats can modify the time allocation across seasons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{"citationID":"NZNkz8ee","properties":{"formattedCitation":"(Masello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(Masello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Such plasticity may interact with environmental stressors such as temperature, especially in winter when thermoregulation is costly and daylight hours are limited.</w:t>
      </w:r>
    </w:p>
    <w:p w14:paraId="642850C8" w14:textId="77777777" w:rsidR="00744EB3" w:rsidRPr="008C35F0" w:rsidRDefault="00744EB3" w:rsidP="00744EB3">
      <w:pPr>
        <w:spacing w:line="360" w:lineRule="auto"/>
        <w:ind w:firstLine="720"/>
        <w:jc w:val="both"/>
        <w:rPr>
          <w:rFonts w:ascii="Times New Roman" w:hAnsi="Times New Roman" w:cs="Times New Roman"/>
          <w:lang w:val="en-CA"/>
        </w:rPr>
      </w:pPr>
    </w:p>
    <w:p w14:paraId="55A053BB"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Similarly, long-term phenomena such as climate change are expected to have effects on animal behaviour. In temperate regions, animals rely on photoperiod and seasonal temperature to regulate behaviour</w:t>
      </w:r>
      <w:r w:rsidRPr="008C35F0">
        <w:rPr>
          <w:rFonts w:ascii="Times New Roman" w:hAnsi="Times New Roman" w:cs="Times New Roman"/>
          <w:lang w:val="en-CA"/>
        </w:rPr>
        <w:t>,</w:t>
      </w:r>
      <w:r w:rsidRPr="008C35F0">
        <w:rPr>
          <w:rFonts w:ascii="Times New Roman" w:hAnsi="Times New Roman" w:cs="Times New Roman"/>
          <w:lang w:val="en-CA"/>
        </w:rPr>
        <w:t xml:space="preserve"> and climate change has resulted in warmer winters, decreased snow cover and more frequent extreme weather events like sudden cold snaps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{"citationID":"6wLS2cgZ","properties":{"formattedCitation":"(Blackport,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(Blackport, 2024)</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changes impose complex energetic challenges for resident birds that must remain active through shifting and unpredictable conditions. Still, winter ecology remains understudied for many passerine species, especially in urban context where anthropogenic and climatic challenges may interact in non-additive ways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{"citationID":"x20EYPmk","properties":{"formattedCitation":"(Studd et al., 2021; Sutton et al., 2021)","plainCitation":"(Studd et al., 2021; Sutton et al., 2021)","noteIndex":0},"citationItems":[{"id":938,"uris":["http://zotero.org/users/16770306/items/YU9IE5PJ","http://zotero.org/users/16770306/items/5EIJRPJN"],"itemData":{"id":938,"type":"article-journal","container-title":"BioScience","DOI":"10.1093/biosci/biab032","ISSN":"1525-3244","issue":"8","language":"English","note":"publisher: Oxford University Press","page":"820-830","source":"research.bangor.ac.uk","title":"Nine maxims for winter ecology","volume":"71","author":[{"family":"Studd","given":"Emily K."},{"family":"Bates","given":"Amanda E."},{"family":"Bramburger","given":"Andrew J."},{"family":"Hayden","given":"Brian"},{"family":"Henry","given":"Hugh A. L."},{"family":"Humphries","given":"Murray M."},{"family":"Martin","given":"Rosemary"},{"family":"McMeans","given":"Bailey"},{"family":"Moise","given":"Eric"},{"family":"O'Sullivan","given":"A."},{"family":"Sharma","given":"Sapna"},{"family":"Sinclair","given":"Brent"},{"family":"Sutton","given":"A. O."},{"family":"Templer","given":"Pamela H."},{"family":"Cooke","given":"Steven J."}],"issued":{"date-parts":[["2021",8,1]]}}},{"id":934,"uris":["http://zotero.org/users/16770306/items/U4QINTJD"],"itemData":{"id":934,"type":"article-journal","abstract":"Winter conditions impose dramatic constraints on temperate, boreal, and polar ecosystems, and shape the abiotic and biotic interactions underpinning these systems. At high latitudes, winter can last longer than the growing season and may have a disproportionately large impact on organisms and ecosystems. Even so, our understanding of the ecological implications of winter is often lacking. Indeed, even what exactly defines winter is currently unclear, and boundaries that delineate this season are blurred across marine, freshwater, and terrestrial realms and fields of biology. Here, we discuss the complexity of defining winter, and highlight the importance of maintaining the capacity to test hypotheses across seasons, realms, and domains of life. We then outline questions drawn from diverse fields of research that address current gaps in our understanding of winter ecology and how winter influences multiple levels of biological organization, from individuals to ecosystems. Finally, we highlight the potential consequences of changes to both the length and severity of winter due to climate change, and discuss the role winter may play in mediating ecosystem function in the future.","container-title":"Environmental Reviews","DOI":"10.1139/er-2020-0127","ISSN":"1181-8700, 1208-6053","issue":"4","journalAbbreviation":"Environ. Rev.","language":"en","license":"http://www.nrcresearchpress.com/page/about/CorporateTextAndDataMining","page":"431-442","source":"DOI.org (Crossref)","title":"Frozen out: unanswered questions about winter biology","title-short":"Frozen out","volume":"29","author":[{"family":"Sutton","given":"Alex O."},{"family":"Studd","given":"Emily K."},{"family":"Fernandes","given":"Timothy"},{"family":"Bates","given":"Amanda E."},{"family":"Bramburger","given":"Andrew J."},{"family":"Cooke","given":"Steven J."},{"family":"Hayden","given":"Brian"},{"family":"Henry","given":"Hugh A.L."},{"family":"Humphries","given":"Murray M."},{"family":"Martin","given":"Rosemary"},{"family":"McMeans","given":"Bailey"},{"family":"Moise","given":"Eric"},{"family":"O’Sullivan","given":"Antóin M."},{"family":"Sharma","given":"Sapna"},{"family":"Templer","given":"Pamela H."}],"issued":{"date-parts":[["2021",12]]}}}],"schema":"https://github.com/citation-style-language/schema/raw/master/csl-citation.json"}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(Studd et al., 2021; Sutton et al., 2021)</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70F1D5DC" w14:textId="77777777" w:rsidR="00744EB3" w:rsidRPr="008C35F0" w:rsidRDefault="00744EB3" w:rsidP="00744EB3">
      <w:pPr>
        <w:spacing w:line="360" w:lineRule="auto"/>
        <w:ind w:firstLine="720"/>
        <w:jc w:val="both"/>
        <w:rPr>
          <w:rFonts w:ascii="Times New Roman" w:hAnsi="Times New Roman" w:cs="Times New Roman"/>
          <w:lang w:val="en-CA"/>
        </w:rPr>
      </w:pPr>
    </w:p>
    <w:p w14:paraId="02B9073A"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Small, resident songbirds adjust their daily activities throughout winter to balance energy expenditure. The northern cardinal (</w:t>
      </w:r>
      <w:r w:rsidRPr="008C35F0">
        <w:rPr>
          <w:rFonts w:ascii="Times New Roman" w:hAnsi="Times New Roman" w:cs="Times New Roman"/>
          <w:i/>
          <w:iCs/>
          <w:lang w:val="en-CA"/>
        </w:rPr>
        <w:t>Cardinalis cardinalis</w:t>
      </w:r>
      <w:r w:rsidRPr="008C35F0">
        <w:rPr>
          <w:rFonts w:ascii="Times New Roman" w:hAnsi="Times New Roman" w:cs="Times New Roman"/>
          <w:lang w:val="en-CA"/>
        </w:rPr>
        <w:t xml:space="preserve">) is a year-round resident throughout much of the eastern North America does not use torpor, but slightly decrease body temperature in winter, which could lead to a 10-16 % saving in daily energy savings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kern w:val="0"/>
          <w:lang w:val="en-US"/>
        </w:rPr>
        <w:t>(Schaeffer et al., 2015)</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This small decrease can potentially have big repercussions on survival, as predictive models indicate that for small wintering birds, a 15% energy saving could increase survival by 33.5%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{"citationID":"F7BJOFzy","properties":{"formattedCitation":"(Brodin et al., 2017)","plainCitation":"(Brodin et al., 2017)","noteIndex":0},"citationItems":[{"id":1133,"uris":["http://zotero.org/users/16770306/items/PUQFGVVG"],"itemData":{"id":1133,"type":"article-journal","container-title":"Oecologia","DOI":"10.1007/s00442-017-3923-3","ISSN":"0029-8549, 1432-1939","issue":"1","journalAbbreviation":"Oecologia","language":"en","page":"43-54","source":"DOI.org (Crossref)","title":"Adaptive temperature regulation in the little bird in winter: predictions from a stochastic dynamic programming model","title-short":"Adaptive temperature regulation in the little bird in winter","volume":"185","author":[{"family":"Brodin","given":"Anders"},{"family":"Nilsson","given":"Jan-Åke"},{"family":"Nord","given":"Andreas"}],"issued":{"date-parts":[["2017",9]]}}}],"schema":"https://github.com/citation-style-language/schema/raw/master/csl-citation.json"}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(Brodin et al., 2017)</w:t>
      </w:r>
      <w:r w:rsidRPr="008C35F0">
        <w:rPr>
          <w:rFonts w:ascii="Times New Roman" w:hAnsi="Times New Roman" w:cs="Times New Roman"/>
          <w:lang w:val="en-CA"/>
        </w:rPr>
        <w:fldChar w:fldCharType="end"/>
      </w:r>
      <w:r w:rsidRPr="008C35F0">
        <w:rPr>
          <w:rFonts w:ascii="Times New Roman" w:hAnsi="Times New Roman" w:cs="Times New Roman"/>
          <w:lang w:val="en-CA"/>
        </w:rPr>
        <w:t>. Research on the northern shrike (</w:t>
      </w:r>
      <w:r w:rsidRPr="008C35F0">
        <w:rPr>
          <w:rFonts w:ascii="Times New Roman" w:hAnsi="Times New Roman" w:cs="Times New Roman"/>
          <w:i/>
          <w:iCs/>
          <w:lang w:val="en-CA"/>
        </w:rPr>
        <w:t>Lanius borealis</w:t>
      </w:r>
      <w:r w:rsidRPr="008C35F0">
        <w:rPr>
          <w:rFonts w:ascii="Times New Roman" w:hAnsi="Times New Roman" w:cs="Times New Roman"/>
          <w:lang w:val="en-CA"/>
        </w:rPr>
        <w:t xml:space="preserve">) showed that the resting metabolic rate (RMR) measured in winter was 50% higher than the RMRs gathered from summer shrikes (potentially the result of winter acclimatization)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{"citationID":"yjolXW1o","properties":{"formattedCitation":"(Paruk et al., 2015)","plainCitation":"(Paruk et al., 2015)","noteIndex":0},"citationItems":[{"id":1098,"uris":["http://zotero.org/users/16770306/items/C6SD5NCN"],"itemData":{"id":1098,"type":"article-journal","abstract":"Resting metabolic rate (RMR) represents a significant component of an animal's energy budget and is correlated with ecological, physiological, and life-history parameters. We measured resting metabolic rates of 14 adult Northern Shrikes (Lanius excubitor) wintering in northern Wisconsin (Ashland and Bayfield Counties) over a 2-year period (Jan-Apr 2008 and 2009). The average (+/- SE) RMR was 3.09 +/- 6 0.45 ml O-2/g/hr (range 2.46-3.83) from the first reported RMR values for adults of this species from the Neartic. Our RMR values were 50% higher than RMRs gathered from summer adult Northern Shrikes in the Paleartic. These data suggest Northern Shrikes exhibit seasonal variation in their RMR as a potential means of winter acclimatization.","archive_location":"WOS:000362129000018","container-title":"WILSON JOURNAL OF ORNITHOLOGY","ISSN":"1559-4491","issue":"3","language":"English","page":"510-514","title":"Resting Metabolic Rates of Adult Northern Shrikes (Lanius excubitor) Wintering in Northern Wisconsin","volume":"127","author":[{"family":"Paruk","given":"JD"},{"family":"Cooper","given":"SJ"},{"family":"Mangan","given":"AO"},{"family":"Brady","given":"RS"},{"family":"Tucker","given":"L"}],"issued":{"date-parts":[["2015",9]]}}}],"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(Paruk et al., 2015)</w:t>
      </w:r>
      <w:r w:rsidRPr="008C35F0">
        <w:rPr>
          <w:rFonts w:ascii="Times New Roman" w:hAnsi="Times New Roman" w:cs="Times New Roman"/>
          <w:lang w:val="en-CA"/>
        </w:rPr>
        <w:fldChar w:fldCharType="end"/>
      </w:r>
      <w:r w:rsidRPr="008C35F0">
        <w:rPr>
          <w:rFonts w:ascii="Times New Roman" w:hAnsi="Times New Roman" w:cs="Times New Roman"/>
          <w:lang w:val="en-CA"/>
        </w:rPr>
        <w:t>. In Norway, studies on the activity patterns of the western capercaillie (</w:t>
      </w:r>
      <w:r w:rsidRPr="008C35F0">
        <w:rPr>
          <w:rFonts w:ascii="Times New Roman" w:hAnsi="Times New Roman" w:cs="Times New Roman"/>
          <w:i/>
          <w:iCs/>
          <w:lang w:val="en-CA"/>
        </w:rPr>
        <w:t>Tetrao urogallus</w:t>
      </w:r>
      <w:r w:rsidRPr="008C35F0">
        <w:rPr>
          <w:rFonts w:ascii="Times New Roman" w:hAnsi="Times New Roman" w:cs="Times New Roman"/>
          <w:lang w:val="en-CA"/>
        </w:rPr>
        <w:t xml:space="preserve">) showed that birds’ activity was initially restricted to the light hours of the day, with activity peaks near sunset and one in the morning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{"citationID":"zZefGZ7e","properties":{"formattedCitation":"(Gjerde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However, the morning peak of activity almost completely disappears in midwinter as ambient temperature seems to be a more important factor than the photoperiod</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{"citationID":"W8Vj7yDk","properties":{"formattedCitation":"(Gjerde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By delaying the onset of their daily activities, the capercaillie may avoid unnecessary energy expenditures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{"citationID":"qtzYJfpt","properties":{"formattedCitation":"(Gjerde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In central Maine, United States, turkeys were more likely to remain stationary when temperatures decreased and snow depth increased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{"citationID":"rtjJJQJI","properties":{"formattedCitation":"(Gonnerman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(Gonnerman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Considering this, we might expect cardinals to delay the onset of their daily activities as ambient temperatures get too cold, to avoid the high energy demand of thermoregulation.</w:t>
      </w:r>
    </w:p>
    <w:p w14:paraId="6E09D126" w14:textId="77777777" w:rsidR="00744EB3" w:rsidRPr="008C35F0" w:rsidRDefault="00744EB3" w:rsidP="00744EB3">
      <w:pPr>
        <w:spacing w:line="360" w:lineRule="auto"/>
        <w:ind w:firstLine="720"/>
        <w:jc w:val="both"/>
        <w:rPr>
          <w:rFonts w:ascii="Times New Roman" w:hAnsi="Times New Roman" w:cs="Times New Roman"/>
          <w:lang w:val="en-CA"/>
        </w:rPr>
      </w:pPr>
    </w:p>
    <w:p w14:paraId="0F56EAD4" w14:textId="728542C1"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Despite the large body of work on behavioural thermoregulation, few studies have specifically teste</w:t>
      </w:r>
      <w:r w:rsidRPr="008C35F0">
        <w:rPr>
          <w:rFonts w:ascii="Times New Roman" w:hAnsi="Times New Roman" w:cs="Times New Roman"/>
          <w:lang w:val="en-CA"/>
        </w:rPr>
        <w:t>d</w:t>
      </w:r>
      <w:r w:rsidRPr="008C35F0">
        <w:rPr>
          <w:rFonts w:ascii="Times New Roman" w:hAnsi="Times New Roman" w:cs="Times New Roman"/>
          <w:lang w:val="en-CA"/>
        </w:rPr>
        <w:t xml:space="preserve"> how fine-scale temperature variability—including temperature lag and cold snap events—influences the timing of daily activities in free-ranging, resident songbirds in urban areas. Here, we investigate how cardinals adjust the onset and end of their daily activities during winter. We tracked daily activities of cardinals across an urban gradient in Montreal, Quebec, Canada, using automated Motus receiver stations. To investigate how birds manage fine-scale behavioural responses to winter’s variable conditions, automated tracking system such as the Motus Wildlife Tracking System offer unique opportunities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{"citationID":"lR81daU7","properties":{"formattedCitation":"(Mckinnon et al., 2019)","plainCitation":"(Mckinnon et al., 2019)","noteIndex":0},"citationItems":[{"id":1189,"uris":["http://zotero.org/users/16770306/items/EDBPZM4M"],"itemData":{"id":1189,"type":"article-journal","container-title":"Frontiers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(Mckinnon et al., 2019)</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Motus uses sub-gram radio transmitters to monitor movements of free-ranging birds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{"citationID":"bHBMpZ5u","properties":{"formattedCitation":"(Griffin et al., 2025; Mckinnon et al., 2019)","plainCitation":"(Griffin et al., 2025; Mckinnon et al., 2019)","noteIndex":0},"citationItems":[{"id":1192,"uris":["http://zotero.org/users/16770306/items/5I7I9ABV"],"itemData":{"id":1192,"type":"article-journal","language":"en","source":"Zotero","title":"Using motus automated telemetry to quantify habitat use and movement in a Far Eastern Curlew within the Hunter Estuary, NSW, Australia","author":[{"family":"Griffin","given":"Andrea S"},{"family":"Gapes","given":"Callum"},{"family":"Williams","given":"Louise A"},{"family":"Taylor","given":"Mattea"},{"family":"Kyte","given":"Rob"},{"family":"Little","given":"Greg"},{"family":"Little","given":"Judith"}],"issued":{"date-parts":[["2025"]]}}},{"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(Griffin et al., 2025; Mckinnon et al., 2019)</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Variability in signal strength can reliably indicate the onset and end of daily activities in small songbirds, allowing for detailed examination of daily rhythms in response to weather conditions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{"citationID":"GyNVvs4R","properties":{"formattedCitation":"(Beauchamp et al., 2020; Morales et al., 2022)","plainCitation":"(Beauchamp et al., 2020; Morales et al., 2022)","noteIndex":0},"citationItems":[{"id":924,"uris":["http://zotero.org/users/16770306/items/NLX3AFGV"],"itemData":{"id":924,"type":"article-journal","abstract":"Differential migration timing between sex or age classes is an example of how migratory movement strategies can differ among subgroups within a population. However, in songbirds, evidence for intrinsic differences in en route migratory behaviour is often mixed, suggesting that the local environmental context may play a role in accentuating or diminishing patterns. We evaluated how multiple intrinsic and extrinsic variables influenced refuelling rates, local movement behaviour and departure decisions in the white-throated sparrow Zonotrichia albicollis during spring migration. This species exhibits a unique genetically based plumage dimorphism, providing a unique class of individual in which to evaluate patterns and processes of differential migration, in addition to sex, age and migration distance. At a migratory stopover site, plasma metabolite analysis was used to quantify individual variation in stopover refuelling rate. In after second year adults, automated and manual radio telemetry was used to quantify daily activity timing, daily movement distances, stopover duration and departure time. Arrival timing to the stopover site was determined using capture data. Non-breeding and previous breeding/natal latitude were determined using analysis of hydrogen isotopes in claws and feathers. Males arrived at the stopover site 11 days on average before females, but no difference in migration timing was observed between plumage morph or age classes. After second year, adults with more southern previous breeding latitudes arrived at stopover earlier, whereas second year birds making their first return migration arrived at stopover in an inverse relationship to non-breeding latitude. Stopover refuelling rate did not differ between ages, sexes or plumage morphs, and daily departure probability of adults was higher under warmer temperatures and favourable tailwinds. White-striped morphs moved greater distances during stopover, initiated daily activity earlier in the morning and departed for migration earlier in the evening than tan-striped morphs. Our results show that while individual phenotype can influence some aspects of local stopover-scale movement behaviour, evidence for differential stopover behaviour was weak. Differential migration timing is unlikely to result from intrinsic differences in en route refuelling rate and departure decisions, especially because the latter is strongly influenced by meteorological conditions.","container-title":"Journal of Animal Ecology","DOI":"10.1111/1365-2656.13315","ISSN":"1365-2656","issue":"11","language":"en","note":"_eprint: https://besjournals.onlinelibrary.wiley.com/doi/pdf/10.1111/1365-2656.13315","page":"2553-2566","source":"Wiley Online Library","title":"Stopover refuelling, movement and departure decisions in the white-throated sparrow: The influence of intrinsic and extrinsic factors during spring migration","title-short":"Stopover refuelling, movement and departure decisions in the white-throated sparrow","volume":"89","author":[{"family":"Beauchamp","given":"Andrew T."},{"family":"Guglielmo","given":"Christopher G."},{"family":"Morbey","given":"Yolanda E."}],"issued":{"date-parts":[["2020"]]}}},{"id":1263,"uris":["http://zotero.org/users/16770306/items/NX2848AV"],"itemData":{"id":1263,"type":"article-journal","abstract":"Abstract\n            Migration consists of a sequence of small- to large-scale flights often separated by stopovers for refueling. Tradeoffs between minimizing migration time (more flights, shorter stopovers) and maximizing energy gain (fewer flights, longer stopovers) will affect overall migration timing. For example, some individuals make long-term stopovers in high-quality habitat that maximize energy gain (e.g., molt-migration), but movement to those habitats likely costs time. We used radio telemetry and blood plasma metabolite levels to examine physiological and behavioral tradeoffs between molt-migrant (birds molting at the molt stopover; n = 59) and post-molt (birds that presumably completed their molt elsewhere; n = 19) migrant Swainson’s Thrushes (Catharus ustulatus) near Montreal, Canada. Molt-migration was a large time investment as the average stopover duration for molt-migrants was of 47 ± 9 days (~13% of the entire annual cycle), almost twice as long as previously assumed from banding records, and far longer than stopovers of post-molting individuals (7 ± 2 days). Daily mortality rate during the molt stopover was similar to the average annual daily mortality rate. Molt-migrants’ circadian rhythms closely matched light levels, whereas post-molting birds had irregular rhythms and averaged 1 hr greater activity per day than molt-migrants. Despite being less active, molt-migrants had similar refueling rates based on metabolite profiles. As compared with migrants that completed molt earlier, molt-migrants at this stopover site had slower subsequent migration rates. Thus, birds using long-term stopovers appeared to tradeoff energy (efficient refueling) for time (slower subsequent migration).","container-title":"Ornithology","DOI":"10.1093/ornithology/ukab083","ISSN":"0004-8038, 2732-4613","issue":"2","language":"en","license":"https://academic.oup.com/journals/pages/open_access/funder_policies/chorus/standard_publication_model","page":"ukab083","source":"DOI.org (Crossref)","title":"Reduced diurnal activity and increased stopover duration by molting Swainson’s Thrushes","volume":"139","author":[{"family":"Morales","given":"Ana"},{"family":"Frei","given":"Barbara"},{"family":"Mitchell","given":"Greg W"},{"family":"Bégin-Marchand","given":"Camille"},{"family":"Elliott","given":"Kyle H"}],"issued":{"date-parts":[["2022",3,25]]}}}],"schema":"https://github.com/citation-style-language/schema/raw/master/csl-citation.json"}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(Beauchamp et al., 2020; Morales et al., 2022)</w:t>
      </w:r>
      <w:r w:rsidRPr="008C35F0">
        <w:rPr>
          <w:rFonts w:ascii="Times New Roman" w:hAnsi="Times New Roman" w:cs="Times New Roman"/>
          <w:lang w:val="en-CA"/>
        </w:rPr>
        <w:fldChar w:fldCharType="end"/>
      </w:r>
      <w:r w:rsidRPr="008C35F0">
        <w:rPr>
          <w:rFonts w:ascii="Times New Roman" w:hAnsi="Times New Roman" w:cs="Times New Roman"/>
          <w:lang w:val="en-CA"/>
        </w:rPr>
        <w:t>.This study has three objectives: (</w:t>
      </w:r>
      <w:proofErr w:type="spellStart"/>
      <w:r w:rsidRPr="008C35F0">
        <w:rPr>
          <w:rFonts w:ascii="Times New Roman" w:hAnsi="Times New Roman" w:cs="Times New Roman"/>
          <w:lang w:val="en-CA"/>
        </w:rPr>
        <w:t>i</w:t>
      </w:r>
      <w:proofErr w:type="spellEnd"/>
      <w:r w:rsidRPr="008C35F0">
        <w:rPr>
          <w:rFonts w:ascii="Times New Roman" w:hAnsi="Times New Roman" w:cs="Times New Roman"/>
          <w:lang w:val="en-CA"/>
        </w:rPr>
        <w:t>) identify temporal scales of effect of cold temperature on northern cardinals, (ii) characterize “cold snap” thresholds where a sudden dip in minimum daily temperature leads to a change in daily activity, and (iii) investigate patterns of climate variables to the daily onset and end of northern cardinal winter activity.</w:t>
      </w:r>
    </w:p>
    <w:p w14:paraId="2959B459" w14:textId="77777777" w:rsidR="005064AA" w:rsidRPr="008C35F0" w:rsidRDefault="005064AA" w:rsidP="00744EB3">
      <w:pPr>
        <w:spacing w:line="360" w:lineRule="auto"/>
        <w:ind w:firstLine="720"/>
        <w:jc w:val="both"/>
        <w:rPr>
          <w:rFonts w:ascii="Times New Roman" w:hAnsi="Times New Roman" w:cs="Times New Roman"/>
          <w:lang w:val="en-CA"/>
        </w:rPr>
      </w:pPr>
    </w:p>
    <w:p w14:paraId="421404DB" w14:textId="73B73A45"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lang w:val="en-CA"/>
        </w:rPr>
        <w:tab/>
        <w:t xml:space="preserve">To avoid the thermoregulatory costs of being active during the coldest part of the day, we predict that the cardinals delay their daily onset of activities relative to sunrise as daily temperature decreases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{"citationID":"pdGxOmjb","properties":{"formattedCitation":"(Gonnerman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(Gonnerman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Moreover, we expect severe cold temperatures to have a lagging effect on both the onset and end of activity relative to sunrise and sunset, with cardinals starting their daily activities later, while ending their activities earlier for a few days in response to prolonged cold temperatures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{"citationID":"VtcnN98J","properties":{"formattedCitation":"(Guiden &amp; Orrock, 2020; Martinez, 2000; Prather et al., 2023; Schweiger &amp; Frey, 2021)","plainCitation":"(Guiden &amp; Orrock, 2020; Martinez, 2000; Prather et al., 2023; Schweiger &amp; Frey, 2021)","noteIndex":0},"citationItems":[{"id":1171,"uris":["http://zotero.org/users/16770306/items/BPRMPJQT"],"itemData":{"id":1171,"type":"article-journal","container-title":"Animal Behaviour","DOI":"10.1016/j.anbehav.2020.04.014","ISSN":"00033472","journalAbbreviation":"Animal Behaviour","language":"en","page":"181-192","source":"DOI.org (Crossref)","title":"Seasonal shifts in activity timing reduce heat loss of small mammals during winter","volume":"164","author":[{"family":"Guiden","given":"Peter W."},{"family":"Orrock","given":"John L."}],"issued":{"date-parts":[["2020",6]]}}},{"id":1174,"uris":["http://zotero.org/users/16770306/items/3TYI52CQ"],"itemData":{"id":1174,"type":"article-journal","container-title":"Ardeola","issue":"1","note":"ISBN: 0570-7358","page":"57-68","title":"Daily activity patterns of Great Bustards Otis tarda","volume":"47","author":[{"family":"Martinez","given":"Carmen"}],"issued":{"date-parts":[["2000"]]}}},{"id":1175,"uris":["http://zotero.org/users/16770306/items/JS2VYLFW"],"itemData":{"id":1175,"type":"article-journal","abstract":"The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(Guiden &amp; Orrock, 2020; Martinez, 2000; Prather et al., 2023; Schweiger &amp; Frey,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Finally, we also expect the cardinals to have later onset and earlier end of activities on days when a cold snap occurs, such that cardinal activity will be negatively correlated with those sudden temperature declines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{"citationID":"NbnofJCv","properties":{"formattedCitation":"(Bissonette, 1978; Zhou et al., 2023)","plainCitation":"(Bissonette, 1978; Zhou et al., 2023)","noteIndex":0},"citationItems":[{"id":1178,"uris":["http://zotero.org/users/16770306/items/JF6PSL36"],"itemData":{"id":1178,"type":"article-journal","abstract":"Exploring the activity patterns of small mammals is important for understanding the survival strategies of these animals, such as foraging and mating. The purpose of the present study was to determine the activity of free-living plateau pikas (Ochotona curzoniae) in different months and seasons (cold and warm seasons), with a particular emphasis on the effects of weather condition. Based on a camera-trapping survey conducted from October 2017 to September 2018, we evaluated the activity patterns and activity levels of plateau pikas inhabiting the eastern Qinghai–Tibet Plateau in China. The effects of environmental factors on the activity of plateau pikas were examined using the generalized additive mixed model (GAMM). The results showed that: (1) The plateau pikas exhibited unimodal patterns of activity during the cold season (October–April). During the warm season (May–September), the activity patterns of the plateau pikas were bimodal. Their activity levels were highest in June. (2) During the cold season, their activity levels rose gradually over the course of the day to a peak near noon, and they were not significantly higher after sunrise than they were before sunset. During the warm season, their activity peaks were in the morning and afternoon, and their activity levels were substantially lower after sunrise than they were before sunset. (3) The plateau pikas were more active under conditions with lower ambient temperatures and precipitation during the cold and warm seasons. While relative air humidity was positively correlated with the activity of the plateau pikas during the warm season, wind speed was negatively correlated with the pikas’ activity during the cold season. Overall, these results collectively indicate that plateau pikas occupy habitats with cool and less windy microclimates during the cold season, and with cool and moist microclimates during the warm season. Information on the time allocation of pikas’ activity levels during different seasons should provide a baseline for understanding their potential for adaptation to climate change.","container-title":"Animals","DOI":"10.3390/ani13101689","ISSN":"2076-2615","issue":"10","journalAbbreviation":"Animals","language":"en","license":"https://creativecommons.org/licenses/by/4.0/","page":"1689","source":"DOI.org (Crossref)","title":"Daily and Seasonal Activity Patterns of Plateau Pikas (Ochotona curzoniae) on the Qinghai–Tibet Plateau, China, and Their Relationship with Weather Condition","volume":"13","author":[{"family":"Zhou","given":"Rui"},{"family":"Hua","given":"Rui"},{"family":"Tang","given":"Zhuangsheng"},{"family":"Hua","given":"Limin"}],"issued":{"date-parts":[["2023",5,18]]}}},{"id":1177,"uris":["http://zotero.org/users/16770306/items/PKFP9XKH"],"itemData":{"id":1177,"type":"article-journal","container-title":"The Southwestern Naturalist","DOI":"10.2307/3670240","ISSN":"00384909","issue":"3","journalAbbreviation":"The Southwestern Naturalist","page":"339","source":"DOI.org (Crossref)","title":"The Influence of Extremes of Temperature on Activity Patterns of Peccaries","volume":"23","author":[{"family":"Bissonette","given":"John A."}],"issued":{"date-parts":[["1978",8,10]]}}}],"schema":"https://github.com/citation-style-language/schema/raw/master/csl-citation.json"}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(Bissonette, 1978; Zhou et al., 2023)</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49C1D2DB" w14:textId="35D816CA" w:rsidR="00744EB3" w:rsidRPr="008C35F0" w:rsidRDefault="005064AA" w:rsidP="00744EB3">
      <w:pPr>
        <w:spacing w:line="360" w:lineRule="auto"/>
        <w:jc w:val="both"/>
        <w:rPr>
          <w:rFonts w:ascii="Times New Roman" w:hAnsi="Times New Roman" w:cs="Times New Roman"/>
          <w:lang w:val="en-CA"/>
        </w:rPr>
      </w:pPr>
      <w:r>
        <w:rPr>
          <w:rFonts w:ascii="Times New Roman" w:hAnsi="Times New Roman" w:cs="Times New Roman"/>
          <w:lang w:val="en-CA"/>
        </w:rPr>
        <w:t xml:space="preserve"> </w:t>
      </w:r>
    </w:p>
    <w:p w14:paraId="150B302F"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109" w:name="_Toc201061844"/>
      <w:bookmarkStart w:id="110" w:name="_Toc205543139"/>
      <w:bookmarkStart w:id="111" w:name="_Toc214025498"/>
      <w:r w:rsidRPr="008C35F0">
        <w:rPr>
          <w:rFonts w:ascii="Times New Roman" w:hAnsi="Times New Roman" w:cs="Times New Roman"/>
          <w:b/>
          <w:bCs/>
          <w:color w:val="000000" w:themeColor="text1"/>
          <w:lang w:val="en-CA"/>
        </w:rPr>
        <w:t>Materials and methods</w:t>
      </w:r>
      <w:bookmarkEnd w:id="109"/>
      <w:bookmarkEnd w:id="110"/>
      <w:bookmarkEnd w:id="111"/>
    </w:p>
    <w:p w14:paraId="694440C1" w14:textId="77777777" w:rsidR="00254FE7" w:rsidRPr="008C35F0" w:rsidRDefault="00254FE7" w:rsidP="00744EB3">
      <w:pPr>
        <w:pStyle w:val="Heading3"/>
        <w:spacing w:line="360" w:lineRule="auto"/>
        <w:jc w:val="both"/>
        <w:rPr>
          <w:rFonts w:ascii="Times New Roman" w:hAnsi="Times New Roman" w:cs="Times New Roman"/>
          <w:b/>
          <w:bCs/>
          <w:color w:val="000000" w:themeColor="text1"/>
          <w:lang w:val="en-CA"/>
        </w:rPr>
      </w:pPr>
      <w:bookmarkStart w:id="112" w:name="_Toc205543140"/>
      <w:bookmarkStart w:id="113" w:name="_Toc214025499"/>
      <w:r w:rsidRPr="008C35F0">
        <w:rPr>
          <w:rFonts w:ascii="Times New Roman" w:hAnsi="Times New Roman" w:cs="Times New Roman"/>
          <w:color w:val="000000" w:themeColor="text1"/>
          <w:sz w:val="24"/>
          <w:szCs w:val="24"/>
          <w:u w:val="single"/>
          <w:lang w:val="en-CA"/>
        </w:rPr>
        <w:t>Study site and Motus receiver stations</w:t>
      </w:r>
      <w:bookmarkEnd w:id="112"/>
      <w:bookmarkEnd w:id="113"/>
    </w:p>
    <w:p w14:paraId="7A752977" w14:textId="77777777" w:rsidR="00254FE7" w:rsidRPr="008C35F0" w:rsidRDefault="00254FE7" w:rsidP="00744EB3">
      <w:pPr>
        <w:spacing w:before="100" w:beforeAutospacing="1" w:after="100" w:afterAutospacing="1" w:line="36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Like chapter 1, this project was done entirely on the island of Montreal, in three locations with varying levels of urbanization (figure 2.1.). Continuously monitoring the cardinals’ movement required the installation of portable and permanent Motus receiver stations. The first Motus tower that we used is located at the McGill Bird Observatory (MBO) and has been deployed in 2015 (45˚25’50.</w:t>
      </w:r>
      <w:proofErr w:type="gramStart"/>
      <w:r w:rsidRPr="008C35F0">
        <w:rPr>
          <w:rFonts w:ascii="Times New Roman" w:hAnsi="Times New Roman" w:cs="Times New Roman"/>
          <w:color w:val="000000"/>
          <w:u w:color="000000"/>
          <w:lang w:val="en-CA"/>
        </w:rPr>
        <w:t>4”N</w:t>
      </w:r>
      <w:proofErr w:type="gramEnd"/>
      <w:r w:rsidRPr="008C35F0">
        <w:rPr>
          <w:rFonts w:ascii="Times New Roman" w:hAnsi="Times New Roman" w:cs="Times New Roman"/>
          <w:color w:val="000000"/>
          <w:u w:color="000000"/>
          <w:lang w:val="en-CA"/>
        </w:rPr>
        <w:t xml:space="preserve"> 73˚56’18.6” W). This tower is permanently installed at the banding station and has continuously been collecting data since its installation (meaning it collected data across all three winters of data collection for this project, between 2022 and 2025). The second Motus tower used for this project is also a permanent one, installed on the roof of a building from the McGill University MacDonald campus, deployed in 2018 (45˚24’28.</w:t>
      </w:r>
      <w:proofErr w:type="gramStart"/>
      <w:r w:rsidRPr="008C35F0">
        <w:rPr>
          <w:rFonts w:ascii="Times New Roman" w:hAnsi="Times New Roman" w:cs="Times New Roman"/>
          <w:color w:val="000000"/>
          <w:u w:color="000000"/>
          <w:lang w:val="en-CA"/>
        </w:rPr>
        <w:t>2”N</w:t>
      </w:r>
      <w:proofErr w:type="gramEnd"/>
      <w:r w:rsidRPr="008C35F0">
        <w:rPr>
          <w:rFonts w:ascii="Times New Roman" w:hAnsi="Times New Roman" w:cs="Times New Roman"/>
          <w:color w:val="000000"/>
          <w:u w:color="000000"/>
          <w:lang w:val="en-CA"/>
        </w:rPr>
        <w:t xml:space="preserve"> 73˚56’20.</w:t>
      </w:r>
      <w:proofErr w:type="gramStart"/>
      <w:r w:rsidRPr="008C35F0">
        <w:rPr>
          <w:rFonts w:ascii="Times New Roman" w:hAnsi="Times New Roman" w:cs="Times New Roman"/>
          <w:color w:val="000000"/>
          <w:u w:color="000000"/>
          <w:lang w:val="en-CA"/>
        </w:rPr>
        <w:t>3”W</w:t>
      </w:r>
      <w:proofErr w:type="gramEnd"/>
      <w:r w:rsidRPr="008C35F0">
        <w:rPr>
          <w:rFonts w:ascii="Times New Roman" w:hAnsi="Times New Roman" w:cs="Times New Roman"/>
          <w:color w:val="000000"/>
          <w:u w:color="000000"/>
          <w:lang w:val="en-CA"/>
        </w:rPr>
        <w:t xml:space="preserve">). This receiver station was also collecting data through the entirety of the project. The third tower is in the Town of Baie </w:t>
      </w:r>
      <w:proofErr w:type="spellStart"/>
      <w:r w:rsidRPr="008C35F0">
        <w:rPr>
          <w:rFonts w:ascii="Times New Roman" w:hAnsi="Times New Roman" w:cs="Times New Roman"/>
          <w:color w:val="000000"/>
          <w:u w:color="000000"/>
          <w:lang w:val="en-CA"/>
        </w:rPr>
        <w:t>d’Urfé</w:t>
      </w:r>
      <w:proofErr w:type="spellEnd"/>
      <w:r w:rsidRPr="008C35F0">
        <w:rPr>
          <w:rFonts w:ascii="Times New Roman" w:hAnsi="Times New Roman" w:cs="Times New Roman"/>
          <w:color w:val="000000"/>
          <w:u w:color="000000"/>
          <w:lang w:val="en-CA"/>
        </w:rPr>
        <w:t xml:space="preserve"> (BDU) in a residential backyard (45˚24’39.</w:t>
      </w:r>
      <w:proofErr w:type="gramStart"/>
      <w:r w:rsidRPr="008C35F0">
        <w:rPr>
          <w:rFonts w:ascii="Times New Roman" w:hAnsi="Times New Roman" w:cs="Times New Roman"/>
          <w:color w:val="000000"/>
          <w:u w:color="000000"/>
          <w:lang w:val="en-CA"/>
        </w:rPr>
        <w:t>3”N</w:t>
      </w:r>
      <w:proofErr w:type="gramEnd"/>
      <w:r w:rsidRPr="008C35F0">
        <w:rPr>
          <w:rFonts w:ascii="Times New Roman" w:hAnsi="Times New Roman" w:cs="Times New Roman"/>
          <w:color w:val="000000"/>
          <w:u w:color="000000"/>
          <w:lang w:val="en-CA"/>
        </w:rPr>
        <w:t xml:space="preserve"> 73˚55’48.</w:t>
      </w:r>
      <w:proofErr w:type="gramStart"/>
      <w:r w:rsidRPr="008C35F0">
        <w:rPr>
          <w:rFonts w:ascii="Times New Roman" w:hAnsi="Times New Roman" w:cs="Times New Roman"/>
          <w:color w:val="000000"/>
          <w:u w:color="000000"/>
          <w:lang w:val="en-CA"/>
        </w:rPr>
        <w:t>3”W</w:t>
      </w:r>
      <w:proofErr w:type="gramEnd"/>
      <w:r w:rsidRPr="008C35F0">
        <w:rPr>
          <w:rFonts w:ascii="Times New Roman" w:hAnsi="Times New Roman" w:cs="Times New Roman"/>
          <w:color w:val="000000"/>
          <w:u w:color="000000"/>
          <w:lang w:val="en-CA"/>
        </w:rPr>
        <w:t>). This tower was deployed temporarily for the duration of this project only. Because the first winter served as a pilot project and cardinals were only tracked at MBO, the BDU tower was deployed in October 2023 and stayed active until May 2024, before being dismantled and re-deployed in October 2024 until May 2025. Finally, the last tower deployed for this project is located on the roof of a building at the Concordia University Loyola campus (45˚27’32.</w:t>
      </w:r>
      <w:proofErr w:type="gramStart"/>
      <w:r w:rsidRPr="008C35F0">
        <w:rPr>
          <w:rFonts w:ascii="Times New Roman" w:hAnsi="Times New Roman" w:cs="Times New Roman"/>
          <w:color w:val="000000"/>
          <w:u w:color="000000"/>
          <w:lang w:val="en-CA"/>
        </w:rPr>
        <w:t>7”N</w:t>
      </w:r>
      <w:proofErr w:type="gramEnd"/>
      <w:r w:rsidRPr="008C35F0">
        <w:rPr>
          <w:rFonts w:ascii="Times New Roman" w:hAnsi="Times New Roman" w:cs="Times New Roman"/>
          <w:color w:val="000000"/>
          <w:u w:color="000000"/>
          <w:lang w:val="en-CA"/>
        </w:rPr>
        <w:t xml:space="preserve"> 73˚38’30.</w:t>
      </w:r>
      <w:proofErr w:type="gramStart"/>
      <w:r w:rsidRPr="008C35F0">
        <w:rPr>
          <w:rFonts w:ascii="Times New Roman" w:hAnsi="Times New Roman" w:cs="Times New Roman"/>
          <w:color w:val="000000"/>
          <w:u w:color="000000"/>
          <w:lang w:val="en-CA"/>
        </w:rPr>
        <w:t>2”W</w:t>
      </w:r>
      <w:proofErr w:type="gramEnd"/>
      <w:r w:rsidRPr="008C35F0">
        <w:rPr>
          <w:rFonts w:ascii="Times New Roman" w:hAnsi="Times New Roman" w:cs="Times New Roman"/>
          <w:color w:val="000000"/>
          <w:u w:color="000000"/>
          <w:lang w:val="en-CA"/>
        </w:rPr>
        <w:t>).</w:t>
      </w:r>
    </w:p>
    <w:p w14:paraId="4AD31B13" w14:textId="1B92F8D6" w:rsidR="004525F9" w:rsidRPr="008C35F0" w:rsidRDefault="00254FE7" w:rsidP="00744EB3">
      <w:pPr>
        <w:spacing w:before="100" w:beforeAutospacing="1" w:after="100" w:afterAutospacing="1" w:line="360" w:lineRule="auto"/>
        <w:jc w:val="both"/>
        <w:rPr>
          <w:rFonts w:ascii="Times New Roman" w:hAnsi="Times New Roman" w:cs="Times New Roman"/>
          <w:color w:val="000000"/>
          <w:u w:color="000000"/>
          <w:lang w:val="en-CA"/>
        </w:rPr>
      </w:pPr>
      <w:r w:rsidRPr="008C35F0">
        <w:rPr>
          <w:rFonts w:ascii="Times New Roman" w:eastAsia="Times New Roman" w:hAnsi="Times New Roman" w:cs="Times New Roman"/>
          <w:noProof/>
          <w:lang w:val="en-CA"/>
        </w:rPr>
        <w:drawing>
          <wp:inline distT="0" distB="0" distL="0" distR="0" wp14:anchorId="2DAB7AC4" wp14:editId="2691711E">
            <wp:extent cx="5943600" cy="3845463"/>
            <wp:effectExtent l="12700" t="12700" r="12700" b="15875"/>
            <wp:docPr id="157810018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188" name="Picture 1" descr="A map of a cit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45463"/>
                    </a:xfrm>
                    <a:prstGeom prst="rect">
                      <a:avLst/>
                    </a:prstGeom>
                    <a:ln>
                      <a:solidFill>
                        <a:schemeClr val="tx1"/>
                      </a:solidFill>
                    </a:ln>
                  </pic:spPr>
                </pic:pic>
              </a:graphicData>
            </a:graphic>
          </wp:inline>
        </w:drawing>
      </w:r>
      <w:r w:rsidRPr="008C35F0">
        <w:rPr>
          <w:rFonts w:ascii="Times New Roman" w:hAnsi="Times New Roman" w:cs="Times New Roman"/>
          <w:b/>
          <w:bCs/>
          <w:color w:val="000000"/>
          <w:u w:color="000000"/>
          <w:lang w:val="en-CA"/>
        </w:rPr>
        <w:t>Figure 2.1.</w:t>
      </w:r>
      <w:r w:rsidRPr="008C35F0">
        <w:rPr>
          <w:rFonts w:ascii="Times New Roman" w:hAnsi="Times New Roman" w:cs="Times New Roman"/>
          <w:color w:val="000000"/>
          <w:u w:color="000000"/>
          <w:lang w:val="en-CA"/>
        </w:rPr>
        <w:t xml:space="preserve"> Location of the Motus towers deployed between 2015 and 2025 on the island of Montreal, Quebec, Canada.</w:t>
      </w:r>
    </w:p>
    <w:p w14:paraId="44876DA0"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14" w:name="_Toc205543141"/>
      <w:bookmarkStart w:id="115" w:name="_Toc214025500"/>
      <w:r w:rsidRPr="008C35F0">
        <w:rPr>
          <w:rFonts w:ascii="Times New Roman" w:hAnsi="Times New Roman" w:cs="Times New Roman"/>
          <w:color w:val="000000" w:themeColor="text1"/>
          <w:sz w:val="24"/>
          <w:szCs w:val="24"/>
          <w:u w:val="single"/>
          <w:lang w:val="en-CA"/>
        </w:rPr>
        <w:t>Radio tags deployment and Motus data download</w:t>
      </w:r>
      <w:bookmarkEnd w:id="114"/>
      <w:bookmarkEnd w:id="115"/>
    </w:p>
    <w:p w14:paraId="1A85798E" w14:textId="4D852A1C" w:rsidR="00254FE7" w:rsidRDefault="00254FE7" w:rsidP="00744EB3">
      <w:pPr>
        <w:autoSpaceDE w:val="0"/>
        <w:autoSpaceDN w:val="0"/>
        <w:adjustRightInd w:val="0"/>
        <w:spacing w:line="360" w:lineRule="auto"/>
        <w:ind w:firstLine="720"/>
        <w:jc w:val="both"/>
        <w:rPr>
          <w:rFonts w:ascii="Times New Roman" w:hAnsi="Times New Roman" w:cs="Times New Roman"/>
          <w:color w:val="000000"/>
          <w:kern w:val="0"/>
          <w:lang w:val="en-US"/>
        </w:rPr>
      </w:pPr>
      <w:r w:rsidRPr="008C35F0">
        <w:rPr>
          <w:rFonts w:ascii="Times New Roman" w:hAnsi="Times New Roman" w:cs="Times New Roman"/>
          <w:color w:val="000000"/>
          <w:lang w:val="en-CA"/>
        </w:rPr>
        <w:t xml:space="preserve">We mist netted northern cardinals (males and females) at the MBO during October and November of the year 2022, 2023 and 2024. The birds were intercepted using 30 mm Japanese Nylon nets and placed in small cotton bags to reduce stress before handling. The individuals were sexed, aged, weighed, banded and randomly assigned to one of the six possible release sites (two sites at MBO, two sites in the Town of Baie </w:t>
      </w:r>
      <w:proofErr w:type="spellStart"/>
      <w:r w:rsidRPr="008C35F0">
        <w:rPr>
          <w:rFonts w:ascii="Times New Roman" w:hAnsi="Times New Roman" w:cs="Times New Roman"/>
          <w:color w:val="000000"/>
          <w:lang w:val="en-CA"/>
        </w:rPr>
        <w:t>d’Urfé</w:t>
      </w:r>
      <w:proofErr w:type="spellEnd"/>
      <w:r w:rsidRPr="008C35F0">
        <w:rPr>
          <w:rFonts w:ascii="Times New Roman" w:hAnsi="Times New Roman" w:cs="Times New Roman"/>
          <w:color w:val="000000"/>
          <w:lang w:val="en-CA"/>
        </w:rPr>
        <w:t xml:space="preserve"> and two sites at the Concordia University) for translocation by car. Every cardinal was equipped with a Lotek </w:t>
      </w:r>
      <w:proofErr w:type="spellStart"/>
      <w:r w:rsidRPr="008C35F0">
        <w:rPr>
          <w:rFonts w:ascii="Times New Roman" w:hAnsi="Times New Roman" w:cs="Times New Roman"/>
          <w:color w:val="000000"/>
          <w:lang w:val="en-CA"/>
        </w:rPr>
        <w:t>NanoTag</w:t>
      </w:r>
      <w:proofErr w:type="spellEnd"/>
      <w:r w:rsidRPr="008C35F0">
        <w:rPr>
          <w:rFonts w:ascii="Times New Roman" w:hAnsi="Times New Roman" w:cs="Times New Roman"/>
          <w:color w:val="000000"/>
          <w:lang w:val="en-CA"/>
        </w:rPr>
        <w:t xml:space="preserve"> (NTQB-2) weighing 0.8 grams, using soft elastics in a figure 8 harness configuration (the total weight of the tag, harness, and glue was less than 3% of the cardinals’ body weight). All the radio-tags were registered as part of the Motus Wildlife Tracking System </w:t>
      </w:r>
      <w:r w:rsidRPr="008C35F0">
        <w:rPr>
          <w:rFonts w:ascii="Times New Roman" w:hAnsi="Times New Roman" w:cs="Times New Roman"/>
          <w:color w:val="000000"/>
          <w:lang w:val="en-CA"/>
        </w:rPr>
        <w:fldChar w:fldCharType="begin"/>
      </w:r>
      <w:r w:rsidRPr="008C35F0">
        <w:rPr>
          <w:rFonts w:ascii="Times New Roman" w:hAnsi="Times New Roman" w:cs="Times New Roman"/>
          <w:color w:val="000000"/>
          <w:lang w:val="en-CA"/>
        </w:rPr>
        <w:instrText xml:space="preserve"> ADDIN ZOTERO_ITEM CSL_CITATION {"citationID":"dk0yMPEK","properties":{"formattedCitation":"(Frei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8C35F0">
        <w:rPr>
          <w:rFonts w:ascii="Times New Roman" w:hAnsi="Times New Roman" w:cs="Times New Roman"/>
          <w:color w:val="000000"/>
          <w:lang w:val="en-CA"/>
        </w:rPr>
        <w:fldChar w:fldCharType="separate"/>
      </w:r>
      <w:r w:rsidRPr="008C35F0">
        <w:rPr>
          <w:rFonts w:ascii="Times New Roman" w:hAnsi="Times New Roman" w:cs="Times New Roman"/>
          <w:color w:val="000000"/>
          <w:lang w:val="en-CA"/>
        </w:rPr>
        <w:t>(Frei et al., 2024)</w:t>
      </w:r>
      <w:r w:rsidRPr="008C35F0">
        <w:rPr>
          <w:rFonts w:ascii="Times New Roman" w:hAnsi="Times New Roman" w:cs="Times New Roman"/>
          <w:color w:val="000000"/>
          <w:lang w:val="en-CA"/>
        </w:rPr>
        <w:fldChar w:fldCharType="end"/>
      </w:r>
      <w:r w:rsidRPr="008C35F0">
        <w:rPr>
          <w:rFonts w:ascii="Times New Roman" w:hAnsi="Times New Roman" w:cs="Times New Roman"/>
          <w:color w:val="000000"/>
          <w:lang w:val="en-CA"/>
        </w:rPr>
        <w:t xml:space="preserve">. The birds relocated to the MBO and BDU underwent a holding time of 45 minutes before release to standardize treatment across individuals. During the winter of 2022-2023, 20 individuals fitted with trackers were released. In the following winter (2023-2024), a total of 45 birds were tagged, with 15 individuals relocated to CON, 15 relocated to BDU and 15 relocated to MBO. Finally in 2024-2025, we relocated a total of 42 birds with radio tags, including 5 individuals relocated to MBO, 16 individuals relocated to BDU, and 21 individuals relocated at CON.  </w:t>
      </w:r>
      <w:r w:rsidRPr="008C35F0">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 Upon release, the data from all four Motus towers were regularly downloaded and uploaded to the Motus Wildlife Tracking System portal. The data collected through the three consecutive winters of cardinal tracking were used to determine change point times (onset and end of activity) for all the individuals successfully detected by the Motus receiver towers.</w:t>
      </w:r>
    </w:p>
    <w:p w14:paraId="7B76FC2E" w14:textId="77777777" w:rsidR="004525F9" w:rsidRPr="008C35F0" w:rsidRDefault="004525F9" w:rsidP="00744EB3">
      <w:pPr>
        <w:autoSpaceDE w:val="0"/>
        <w:autoSpaceDN w:val="0"/>
        <w:adjustRightInd w:val="0"/>
        <w:spacing w:line="360" w:lineRule="auto"/>
        <w:ind w:firstLine="720"/>
        <w:jc w:val="both"/>
        <w:rPr>
          <w:rFonts w:ascii="Times New Roman" w:hAnsi="Times New Roman" w:cs="Times New Roman"/>
          <w:color w:val="000000"/>
          <w:kern w:val="0"/>
          <w:lang w:val="en-US"/>
        </w:rPr>
      </w:pPr>
    </w:p>
    <w:p w14:paraId="0D94FBAE"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16" w:name="_Toc201061846"/>
      <w:bookmarkStart w:id="117" w:name="_Toc205543142"/>
      <w:bookmarkStart w:id="118" w:name="_Toc214025501"/>
      <w:r w:rsidRPr="008C35F0">
        <w:rPr>
          <w:rFonts w:ascii="Times New Roman" w:hAnsi="Times New Roman" w:cs="Times New Roman"/>
          <w:color w:val="000000" w:themeColor="text1"/>
          <w:sz w:val="24"/>
          <w:szCs w:val="24"/>
          <w:u w:val="single"/>
          <w:lang w:val="en-CA"/>
        </w:rPr>
        <w:t>Change point analysis</w:t>
      </w:r>
      <w:bookmarkEnd w:id="116"/>
      <w:bookmarkEnd w:id="117"/>
      <w:bookmarkEnd w:id="118"/>
    </w:p>
    <w:p w14:paraId="2787F371" w14:textId="026D3A8A"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The onset and end time of diel activity was determined using radio telemetry data collected by the Motus station deployed throughout </w:t>
      </w:r>
      <w:r w:rsidRPr="008C35F0">
        <w:rPr>
          <w:rFonts w:ascii="Times New Roman" w:hAnsi="Times New Roman" w:cs="Times New Roman"/>
          <w:lang w:val="en-CA"/>
        </w:rPr>
        <w:t>the Montreal area</w:t>
      </w:r>
      <w:r w:rsidRPr="008C35F0">
        <w:rPr>
          <w:rFonts w:ascii="Times New Roman" w:hAnsi="Times New Roman" w:cs="Times New Roman"/>
          <w:lang w:val="en-US"/>
        </w:rPr>
        <w:t>. Proximity</w:t>
      </w:r>
      <w:r w:rsidRPr="008C35F0">
        <w:rPr>
          <w:rFonts w:ascii="Times New Roman" w:hAnsi="Times New Roman" w:cs="Times New Roman"/>
          <w:lang w:val="en-CA"/>
        </w:rPr>
        <w:t xml:space="preserve"> to receiving antenna, transmitter orientation, and environmental obstructions can affect received signal strength, causing high signal strength variation when a tagged individual is active and low signal strength variation during periods of inactivity. Changes in signal strength variation can then be used to determine when a bird becomes active in the morning and quiescent in the evening. </w:t>
      </w:r>
      <w:r w:rsidRPr="008C35F0">
        <w:rPr>
          <w:rFonts w:ascii="Times New Roman" w:hAnsi="Times New Roman" w:cs="Times New Roman"/>
          <w:lang w:val="en-US"/>
        </w:rPr>
        <w:t xml:space="preserve">Following </w:t>
      </w:r>
      <w:proofErr w:type="spellStart"/>
      <w:r w:rsidRPr="008C35F0">
        <w:rPr>
          <w:rFonts w:ascii="Times New Roman" w:hAnsi="Times New Roman" w:cs="Times New Roman"/>
          <w:lang w:val="en-CA"/>
        </w:rPr>
        <w:t>Morbey</w:t>
      </w:r>
      <w:proofErr w:type="spellEnd"/>
      <w:r w:rsidRPr="008C35F0">
        <w:rPr>
          <w:rFonts w:ascii="Times New Roman" w:hAnsi="Times New Roman" w:cs="Times New Roman"/>
          <w:lang w:val="en-CA"/>
        </w:rPr>
        <w:t xml:space="preserve"> et al. (2020)</w:t>
      </w:r>
      <w:r w:rsidRPr="008C35F0">
        <w:rPr>
          <w:rFonts w:ascii="Times New Roman" w:hAnsi="Times New Roman" w:cs="Times New Roman"/>
          <w:lang w:val="en-US"/>
        </w:rPr>
        <w:t>, we applied change point analysis to extract the time of activity onset and end based on the characteristic increase and decrease of signal variation respectively.</w:t>
      </w:r>
      <w:r w:rsidRPr="008C35F0">
        <w:rPr>
          <w:rFonts w:ascii="Times New Roman" w:hAnsi="Times New Roman" w:cs="Times New Roman"/>
          <w:lang w:val="en-CA"/>
        </w:rPr>
        <w:t xml:space="preserve"> Change points in signal variation were determined using the package “changepoint” in R ver. 4.4.2 </w:t>
      </w:r>
      <w:r w:rsidRPr="008C35F0">
        <w:rPr>
          <w:rFonts w:ascii="Times New Roman" w:hAnsi="Times New Roman" w:cs="Times New Roman"/>
        </w:rPr>
        <w:fldChar w:fldCharType="begin"/>
      </w:r>
      <w:r w:rsidR="00A9689E">
        <w:rPr>
          <w:rFonts w:ascii="Times New Roman" w:hAnsi="Times New Roman" w:cs="Times New Roman"/>
          <w:lang w:val="en-CA"/>
        </w:rPr>
        <w:instrText xml:space="preserve"> ADDIN ZOTERO_ITEM CSL_CITATION {"citationID":"xBPMZbJz","properties":{"formattedCitation":"(R Core Team, 2024b)","plainCitation":"(R Core Team, 2024b)","noteIndex":0},"citationItems":[{"id":"ZReKA9el/63V7wO8L","uris":["http://zotero.org/users/3528257/items/ZZSZWA36"],"itemData":{"id":6919,"type":"software","event-place":"Vienna,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instrText>
      </w:r>
      <w:r w:rsidRPr="008C35F0">
        <w:rPr>
          <w:rFonts w:ascii="Times New Roman" w:hAnsi="Times New Roman" w:cs="Times New Roman"/>
        </w:rPr>
        <w:fldChar w:fldCharType="separate"/>
      </w:r>
      <w:r w:rsidR="00827A3A">
        <w:rPr>
          <w:rFonts w:ascii="Times New Roman" w:hAnsi="Times New Roman" w:cs="Times New Roman"/>
          <w:lang w:val="en-CA"/>
        </w:rPr>
        <w:t>(R Core Team, 2024b)</w:t>
      </w:r>
      <w:r w:rsidRPr="008C35F0">
        <w:rPr>
          <w:rFonts w:ascii="Times New Roman" w:hAnsi="Times New Roman" w:cs="Times New Roman"/>
        </w:rPr>
        <w:fldChar w:fldCharType="end"/>
      </w:r>
      <w:r w:rsidRPr="008C35F0">
        <w:rPr>
          <w:rFonts w:ascii="Times New Roman" w:hAnsi="Times New Roman" w:cs="Times New Roman"/>
          <w:lang w:val="en-CA"/>
        </w:rPr>
        <w:t xml:space="preserve">, for the six-hour period centered on local sunrise for activity onset and sunset for activity end </w:t>
      </w:r>
      <w:r w:rsidRPr="008C35F0">
        <w:rPr>
          <w:rFonts w:ascii="Times New Roman" w:hAnsi="Times New Roman" w:cs="Times New Roman"/>
        </w:rPr>
        <w:fldChar w:fldCharType="begin"/>
      </w:r>
      <w:r w:rsidRPr="008C35F0">
        <w:rPr>
          <w:rFonts w:ascii="Times New Roman" w:hAnsi="Times New Roman" w:cs="Times New Roman"/>
          <w:lang w:val="en-CA"/>
        </w:rPr>
        <w:instrText xml:space="preserve"> ADDIN ZOTERO_ITEM CSL_CITATION {"citationID":"glfTHsJ3","properties":{"formattedCitation":"(Killick &amp; Eckley, 2014)","plainCitation":"(Killick &amp; Eckley, 2014)","noteIndex":0},"citationItems":[{"id":921,"uris":["http://zotero.org/users/16770306/items/CV5ZNNAY"],"itemData":{"id":921,"type":"article-journal","abstract":"One of the key challenges in changepoint analysis is the ability to detect multiple changes within a given time series or sequence. The changepoint package has been developed to provide users with a choice of multiple changepoint search methods to use in conjunction with a given changepoint method and in particular provides an implementation of the recently proposed PELT algorithm. This article describes the search methods which are implemented in the package as well as some of the available test statistics whilst highlighting their application with simulated and practical examples. Particular emphasis is placed on the PELT algorithm and how results differ from the binary segmentation approach.","container-title":"Journal of Statistical Software","DOI":"10.18637/jss.v058.i03","ISSN":"1548-7660","language":"en","license":"Copyright (c) 2013 Rebecca Killick, Idris A. Eckley","page":"1-19","source":"www.jstatsoft.org","title":"changepoint: An R Package for Changepoint Analysis","title-short":"changepoint","volume":"58","author":[{"family":"Killick","given":"Rebecca"},{"family":"Eckley","given":"Idris A."}],"issued":{"date-parts":[["2014",6,25]]}}}],"schema":"https://github.com/citation-style-language/schema/raw/master/csl-citation.json"} </w:instrText>
      </w:r>
      <w:r w:rsidRPr="008C35F0">
        <w:rPr>
          <w:rFonts w:ascii="Times New Roman" w:hAnsi="Times New Roman" w:cs="Times New Roman"/>
        </w:rPr>
        <w:fldChar w:fldCharType="separate"/>
      </w:r>
      <w:r w:rsidRPr="008C35F0">
        <w:rPr>
          <w:rFonts w:ascii="Times New Roman" w:hAnsi="Times New Roman" w:cs="Times New Roman"/>
          <w:noProof/>
          <w:lang w:val="en-CA"/>
        </w:rPr>
        <w:t>(Killick &amp; Eckley, 2014)</w:t>
      </w:r>
      <w:r w:rsidRPr="008C35F0">
        <w:rPr>
          <w:rFonts w:ascii="Times New Roman" w:hAnsi="Times New Roman" w:cs="Times New Roman"/>
        </w:rPr>
        <w:fldChar w:fldCharType="end"/>
      </w:r>
      <w:r w:rsidRPr="008C35F0">
        <w:rPr>
          <w:rFonts w:ascii="Times New Roman" w:hAnsi="Times New Roman" w:cs="Times New Roman"/>
          <w:lang w:val="en-CA"/>
        </w:rPr>
        <w:t>. Sunrise and sunset times were determined for Montr</w:t>
      </w:r>
      <w:r w:rsidRPr="008C35F0">
        <w:rPr>
          <w:rFonts w:ascii="Times New Roman" w:hAnsi="Times New Roman" w:cs="Times New Roman"/>
          <w:lang w:val="en-US"/>
        </w:rPr>
        <w:t>é</w:t>
      </w:r>
      <w:r w:rsidRPr="008C35F0">
        <w:rPr>
          <w:rFonts w:ascii="Times New Roman" w:hAnsi="Times New Roman" w:cs="Times New Roman"/>
          <w:lang w:val="en-CA"/>
        </w:rPr>
        <w:t xml:space="preserve">al using the function </w:t>
      </w:r>
      <w:proofErr w:type="spellStart"/>
      <w:r w:rsidRPr="008C35F0">
        <w:rPr>
          <w:rFonts w:ascii="Times New Roman" w:hAnsi="Times New Roman" w:cs="Times New Roman"/>
          <w:i/>
          <w:iCs/>
          <w:lang w:val="en-CA"/>
        </w:rPr>
        <w:t>getSunlightTimes</w:t>
      </w:r>
      <w:proofErr w:type="spellEnd"/>
      <w:r w:rsidRPr="008C35F0">
        <w:rPr>
          <w:rFonts w:ascii="Times New Roman" w:hAnsi="Times New Roman" w:cs="Times New Roman"/>
          <w:lang w:val="en-CA"/>
        </w:rPr>
        <w:t xml:space="preserve"> in the package “</w:t>
      </w:r>
      <w:proofErr w:type="spellStart"/>
      <w:r w:rsidRPr="008C35F0">
        <w:rPr>
          <w:rFonts w:ascii="Times New Roman" w:hAnsi="Times New Roman" w:cs="Times New Roman"/>
          <w:lang w:val="en-CA"/>
        </w:rPr>
        <w:t>suncalc</w:t>
      </w:r>
      <w:proofErr w:type="spellEnd"/>
      <w:r w:rsidRPr="008C35F0">
        <w:rPr>
          <w:rFonts w:ascii="Times New Roman" w:hAnsi="Times New Roman" w:cs="Times New Roman"/>
          <w:lang w:val="en-CA"/>
        </w:rPr>
        <w:t xml:space="preserve">” </w:t>
      </w:r>
      <w:r w:rsidRPr="008C35F0">
        <w:rPr>
          <w:rFonts w:ascii="Times New Roman" w:hAnsi="Times New Roman" w:cs="Times New Roman"/>
        </w:rPr>
        <w:fldChar w:fldCharType="begin"/>
      </w:r>
      <w:r w:rsidR="00A9689E">
        <w:rPr>
          <w:rFonts w:ascii="Times New Roman" w:hAnsi="Times New Roman" w:cs="Times New Roman"/>
          <w:lang w:val="en-CA"/>
        </w:rPr>
        <w:instrText xml:space="preserve"> ADDIN ZOTERO_ITEM CSL_CITATION {"citationID":"1xwNSUEc","properties":{"formattedCitation":"(Thieurmel &amp; Elmarhraoui, 2022)","plainCitation":"(Thieurmel &amp; Elmarhraoui, 2022)","noteIndex":0},"citationItems":[{"id":"ZReKA9el/iWpWXxT7","uris":["http://zotero.org/users/3528257/items/HC4XSGDY"],"itemData":{"id":6920,"type":"software","medium":"R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instrText>
      </w:r>
      <w:r w:rsidRPr="008C35F0">
        <w:rPr>
          <w:rFonts w:ascii="Times New Roman" w:hAnsi="Times New Roman" w:cs="Times New Roman"/>
        </w:rPr>
        <w:fldChar w:fldCharType="separate"/>
      </w:r>
      <w:r w:rsidRPr="008C35F0">
        <w:rPr>
          <w:rFonts w:ascii="Times New Roman" w:hAnsi="Times New Roman" w:cs="Times New Roman"/>
          <w:lang w:val="en-CA"/>
        </w:rPr>
        <w:t>(</w:t>
      </w:r>
      <w:proofErr w:type="spellStart"/>
      <w:r w:rsidRPr="008C35F0">
        <w:rPr>
          <w:rFonts w:ascii="Times New Roman" w:hAnsi="Times New Roman" w:cs="Times New Roman"/>
          <w:lang w:val="en-CA"/>
        </w:rPr>
        <w:t>Thieurmel</w:t>
      </w:r>
      <w:proofErr w:type="spellEnd"/>
      <w:r w:rsidRPr="008C35F0">
        <w:rPr>
          <w:rFonts w:ascii="Times New Roman" w:hAnsi="Times New Roman" w:cs="Times New Roman"/>
          <w:lang w:val="en-CA"/>
        </w:rPr>
        <w:t xml:space="preserve"> &amp; </w:t>
      </w:r>
      <w:proofErr w:type="spellStart"/>
      <w:r w:rsidRPr="008C35F0">
        <w:rPr>
          <w:rFonts w:ascii="Times New Roman" w:hAnsi="Times New Roman" w:cs="Times New Roman"/>
          <w:lang w:val="en-CA"/>
        </w:rPr>
        <w:t>Elmarhraoui</w:t>
      </w:r>
      <w:proofErr w:type="spellEnd"/>
      <w:r w:rsidRPr="008C35F0">
        <w:rPr>
          <w:rFonts w:ascii="Times New Roman" w:hAnsi="Times New Roman" w:cs="Times New Roman"/>
          <w:lang w:val="en-CA"/>
        </w:rPr>
        <w:t>, 2022)</w:t>
      </w:r>
      <w:r w:rsidRPr="008C35F0">
        <w:rPr>
          <w:rFonts w:ascii="Times New Roman" w:hAnsi="Times New Roman" w:cs="Times New Roman"/>
        </w:rPr>
        <w:fldChar w:fldCharType="end"/>
      </w:r>
      <w:r w:rsidRPr="008C35F0">
        <w:rPr>
          <w:rFonts w:ascii="Times New Roman" w:hAnsi="Times New Roman" w:cs="Times New Roman"/>
          <w:lang w:val="en-CA"/>
        </w:rPr>
        <w:t>.</w:t>
      </w:r>
    </w:p>
    <w:p w14:paraId="32B3A76E" w14:textId="77777777" w:rsidR="004525F9" w:rsidRPr="008C35F0" w:rsidRDefault="004525F9" w:rsidP="00744EB3">
      <w:pPr>
        <w:spacing w:line="360" w:lineRule="auto"/>
        <w:ind w:firstLine="720"/>
        <w:jc w:val="both"/>
        <w:rPr>
          <w:rFonts w:ascii="Times New Roman" w:hAnsi="Times New Roman" w:cs="Times New Roman"/>
          <w:lang w:val="en-CA"/>
        </w:rPr>
      </w:pPr>
    </w:p>
    <w:p w14:paraId="2592F67E" w14:textId="0CE87C9D"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Unlike previous studies, we extracted activity change points using the combined dataset from multiple stations across the study region. As signals are received near-simultaneous on any stations within range, changes in the variability of received signal strength can be perceived across multiple stations in the same instance. Using the combined regional dataset allowed us to determine activity change points without needing birds to stay within detection range of single focal station or needing to analyse activity data from multiple stations separately. The study region was defined to include all station within the Montr</w:t>
      </w:r>
      <w:r w:rsidRPr="008C35F0">
        <w:rPr>
          <w:rFonts w:ascii="Times New Roman" w:hAnsi="Times New Roman" w:cs="Times New Roman"/>
          <w:lang w:val="en-US"/>
        </w:rPr>
        <w:t>é</w:t>
      </w:r>
      <w:r w:rsidRPr="008C35F0">
        <w:rPr>
          <w:rFonts w:ascii="Times New Roman" w:hAnsi="Times New Roman" w:cs="Times New Roman"/>
          <w:lang w:val="en-CA"/>
        </w:rPr>
        <w:t>al area, extending from latitudes 44.9655°N to 46.1320°N and longitudes -74.2796°E to -71.9254°E.</w:t>
      </w:r>
    </w:p>
    <w:p w14:paraId="229EB9E4" w14:textId="77777777" w:rsidR="004525F9" w:rsidRPr="008C35F0" w:rsidRDefault="004525F9" w:rsidP="00744EB3">
      <w:pPr>
        <w:spacing w:line="360" w:lineRule="auto"/>
        <w:ind w:firstLine="720"/>
        <w:jc w:val="both"/>
        <w:rPr>
          <w:rFonts w:ascii="Times New Roman" w:hAnsi="Times New Roman" w:cs="Times New Roman"/>
          <w:lang w:val="en-CA"/>
        </w:rPr>
      </w:pPr>
    </w:p>
    <w:p w14:paraId="1206FB58" w14:textId="6F36347D"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Change points were extracted for each day a bird was in the study area by first de-trending values of signal strength (</w:t>
      </w:r>
      <w:r w:rsidRPr="008C35F0">
        <w:rPr>
          <w:rFonts w:ascii="Times New Roman" w:hAnsi="Times New Roman" w:cs="Times New Roman"/>
          <w:i/>
          <w:iCs/>
          <w:lang w:val="en-CA"/>
        </w:rPr>
        <w:t>sig</w:t>
      </w:r>
      <w:r w:rsidRPr="008C35F0">
        <w:rPr>
          <w:rFonts w:ascii="Times New Roman" w:hAnsi="Times New Roman" w:cs="Times New Roman"/>
          <w:lang w:val="en-CA"/>
        </w:rPr>
        <w:t>) by taking the first differences (</w:t>
      </w:r>
      <w:r w:rsidRPr="008C35F0">
        <w:rPr>
          <w:rFonts w:ascii="Times New Roman" w:hAnsi="Times New Roman" w:cs="Times New Roman"/>
          <w:i/>
          <w:iCs/>
          <w:lang w:val="en-CA"/>
        </w:rPr>
        <w:t>d</w:t>
      </w:r>
      <w:r w:rsidRPr="008C35F0">
        <w:rPr>
          <w:rFonts w:ascii="Times New Roman" w:hAnsi="Times New Roman" w:cs="Times New Roman"/>
          <w:i/>
          <w:iCs/>
          <w:vertAlign w:val="subscript"/>
          <w:lang w:val="en-CA"/>
        </w:rPr>
        <w:t>i</w:t>
      </w:r>
      <w:r w:rsidRPr="008C35F0">
        <w:rPr>
          <w:rFonts w:ascii="Times New Roman" w:hAnsi="Times New Roman" w:cs="Times New Roman"/>
          <w:i/>
          <w:iCs/>
          <w:lang w:val="en-CA"/>
        </w:rPr>
        <w:t xml:space="preserve"> = </w:t>
      </w:r>
      <w:proofErr w:type="spellStart"/>
      <w:r w:rsidRPr="008C35F0">
        <w:rPr>
          <w:rFonts w:ascii="Times New Roman" w:hAnsi="Times New Roman" w:cs="Times New Roman"/>
          <w:i/>
          <w:iCs/>
          <w:lang w:val="en-CA"/>
        </w:rPr>
        <w:t>sig</w:t>
      </w:r>
      <w:r w:rsidRPr="008C35F0">
        <w:rPr>
          <w:rFonts w:ascii="Times New Roman" w:hAnsi="Times New Roman" w:cs="Times New Roman"/>
          <w:i/>
          <w:iCs/>
          <w:vertAlign w:val="subscript"/>
          <w:lang w:val="en-CA"/>
        </w:rPr>
        <w:t>i</w:t>
      </w:r>
      <w:proofErr w:type="spellEnd"/>
      <w:r w:rsidRPr="008C35F0">
        <w:rPr>
          <w:rFonts w:ascii="Times New Roman" w:hAnsi="Times New Roman" w:cs="Times New Roman"/>
          <w:i/>
          <w:iCs/>
          <w:lang w:val="en-CA"/>
        </w:rPr>
        <w:t xml:space="preserve"> - sig</w:t>
      </w:r>
      <w:r w:rsidRPr="008C35F0">
        <w:rPr>
          <w:rFonts w:ascii="Times New Roman" w:hAnsi="Times New Roman" w:cs="Times New Roman"/>
          <w:i/>
          <w:iCs/>
          <w:vertAlign w:val="subscript"/>
          <w:lang w:val="en-CA"/>
        </w:rPr>
        <w:t>i-1</w:t>
      </w:r>
      <w:r w:rsidRPr="008C35F0">
        <w:rPr>
          <w:rFonts w:ascii="Times New Roman" w:hAnsi="Times New Roman" w:cs="Times New Roman"/>
          <w:lang w:val="en-CA"/>
        </w:rPr>
        <w:t xml:space="preserve">, for observation </w:t>
      </w:r>
      <w:proofErr w:type="spellStart"/>
      <w:r w:rsidRPr="008C35F0">
        <w:rPr>
          <w:rFonts w:ascii="Times New Roman" w:hAnsi="Times New Roman" w:cs="Times New Roman"/>
          <w:i/>
          <w:iCs/>
          <w:lang w:val="en-CA"/>
        </w:rPr>
        <w:t>i</w:t>
      </w:r>
      <w:proofErr w:type="spellEnd"/>
      <w:r w:rsidRPr="008C35F0">
        <w:rPr>
          <w:rFonts w:ascii="Times New Roman" w:hAnsi="Times New Roman" w:cs="Times New Roman"/>
          <w:lang w:val="en-CA"/>
        </w:rPr>
        <w:t xml:space="preserve">) for each antenna on each station included in the study area </w:t>
      </w:r>
      <w:r w:rsidRPr="003C3880">
        <w:rPr>
          <w:rFonts w:ascii="Times New Roman" w:hAnsi="Times New Roman" w:cs="Times New Roman"/>
          <w:lang w:val="en-CA"/>
        </w:rPr>
        <w:t xml:space="preserve">(i.e. figure </w:t>
      </w:r>
      <w:r w:rsidR="003C3880" w:rsidRPr="003C3880">
        <w:rPr>
          <w:rFonts w:ascii="Times New Roman" w:hAnsi="Times New Roman" w:cs="Times New Roman"/>
          <w:lang w:val="en-CA"/>
        </w:rPr>
        <w:t>2.2.</w:t>
      </w:r>
      <w:r w:rsidRPr="003C3880">
        <w:rPr>
          <w:rFonts w:ascii="Times New Roman" w:hAnsi="Times New Roman" w:cs="Times New Roman"/>
          <w:lang w:val="en-CA"/>
        </w:rPr>
        <w:t>).</w:t>
      </w:r>
      <w:r w:rsidRPr="008C35F0">
        <w:rPr>
          <w:rFonts w:ascii="Times New Roman" w:hAnsi="Times New Roman" w:cs="Times New Roman"/>
          <w:lang w:val="en-CA"/>
        </w:rPr>
        <w:t xml:space="preserve"> Values of </w:t>
      </w:r>
      <w:r w:rsidRPr="008C35F0">
        <w:rPr>
          <w:rFonts w:ascii="Times New Roman" w:hAnsi="Times New Roman" w:cs="Times New Roman"/>
          <w:i/>
          <w:iCs/>
          <w:lang w:val="en-CA"/>
        </w:rPr>
        <w:t>d</w:t>
      </w:r>
      <w:r w:rsidRPr="008C35F0">
        <w:rPr>
          <w:rFonts w:ascii="Times New Roman" w:hAnsi="Times New Roman" w:cs="Times New Roman"/>
          <w:lang w:val="en-CA"/>
        </w:rPr>
        <w:t xml:space="preserve"> among all unique antennas were then pooled and sorted by timestamp, after which the square-root of the absolute value of </w:t>
      </w:r>
      <w:r w:rsidRPr="008C35F0">
        <w:rPr>
          <w:rFonts w:ascii="Times New Roman" w:hAnsi="Times New Roman" w:cs="Times New Roman"/>
          <w:i/>
          <w:iCs/>
          <w:lang w:val="en-CA"/>
        </w:rPr>
        <w:t>d</w:t>
      </w:r>
      <w:r w:rsidRPr="008C35F0">
        <w:rPr>
          <w:rFonts w:ascii="Times New Roman" w:hAnsi="Times New Roman" w:cs="Times New Roman"/>
          <w:lang w:val="en-CA"/>
        </w:rPr>
        <w:t xml:space="preserve"> (sqrt(|</w:t>
      </w:r>
      <w:r w:rsidRPr="008C35F0">
        <w:rPr>
          <w:rFonts w:ascii="Times New Roman" w:hAnsi="Times New Roman" w:cs="Times New Roman"/>
          <w:i/>
          <w:iCs/>
          <w:lang w:val="en-CA"/>
        </w:rPr>
        <w:t>d</w:t>
      </w:r>
      <w:r w:rsidRPr="008C35F0">
        <w:rPr>
          <w:rFonts w:ascii="Times New Roman" w:hAnsi="Times New Roman" w:cs="Times New Roman"/>
          <w:lang w:val="en-CA"/>
        </w:rPr>
        <w:t>|))</w:t>
      </w:r>
      <w:r w:rsidRPr="008C35F0">
        <w:rPr>
          <w:rFonts w:ascii="Times New Roman" w:hAnsi="Times New Roman" w:cs="Times New Roman"/>
          <w:i/>
          <w:iCs/>
          <w:lang w:val="en-CA"/>
        </w:rPr>
        <w:t xml:space="preserve"> </w:t>
      </w:r>
      <w:r w:rsidRPr="008C35F0">
        <w:rPr>
          <w:rFonts w:ascii="Times New Roman" w:hAnsi="Times New Roman" w:cs="Times New Roman"/>
          <w:lang w:val="en-CA"/>
        </w:rPr>
        <w:t xml:space="preserve">was calculated. This process reduces the major difference in </w:t>
      </w:r>
      <w:r w:rsidRPr="008C35F0">
        <w:rPr>
          <w:rFonts w:ascii="Times New Roman" w:hAnsi="Times New Roman" w:cs="Times New Roman"/>
          <w:i/>
          <w:iCs/>
          <w:lang w:val="en-CA"/>
        </w:rPr>
        <w:t>sig</w:t>
      </w:r>
      <w:r w:rsidRPr="008C35F0">
        <w:rPr>
          <w:rFonts w:ascii="Times New Roman" w:hAnsi="Times New Roman" w:cs="Times New Roman"/>
          <w:lang w:val="en-CA"/>
        </w:rPr>
        <w:t xml:space="preserve"> among the receiver antennas as well as difference in signal strength from station proximity as birds move throughout the study region. Square root transformation emphasises the difference in the mean and variance of </w:t>
      </w:r>
      <w:r w:rsidRPr="008C35F0">
        <w:rPr>
          <w:rFonts w:ascii="Times New Roman" w:hAnsi="Times New Roman" w:cs="Times New Roman"/>
          <w:i/>
          <w:iCs/>
          <w:lang w:val="en-CA"/>
        </w:rPr>
        <w:t>sig</w:t>
      </w:r>
      <w:r w:rsidRPr="008C35F0">
        <w:rPr>
          <w:rFonts w:ascii="Times New Roman" w:hAnsi="Times New Roman" w:cs="Times New Roman"/>
          <w:lang w:val="en-CA"/>
        </w:rPr>
        <w:t xml:space="preserve"> between activity states, further demarcating the change in activity pattern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{"citationID":"yAtmCFLb","properties":{"formattedCitation":"(Morbey et al., 2020)","plainCitation":"(Morbey et al., 2020)","noteIndex":0},"citationItems":[{"id":927,"uris":["http://zotero.org/users/16770306/items/LUSXCNDE"],"itemData":{"id":927,"type":"article-journal","abstract":"The length of time songbirds remain at a migratory stopover site is likely regulated by a daily stay/go decision informed by fat stores and weather conditions, but the finer-scale timing of this decision and associated pre-departure behaviours are still poorly understood. Using automated radiotelemetry of free-living songbirds captured at a migratory stopover site in spring, we tested whether individuals change their locomotor activity near sunset on their migratory departure day compared to their non-departure days. To do so, we extracted precise transition times between diurnal activity and nocturnal inactivity, which always precedes departure, using changepoint analysis of radio transmission signal strength. Among four warbler species, individuals extended diurnal activity by 8–19 min towards sunset on their departure day. In three species, this extension was significant. In contrast, white-throated sparrows significantly shortened diurnal activity on their departure day by 13 min, also towards sunset. This is the first study to detect and quantify a change in locomotor activity schedule on departure versus non-departure days in free-living songbirds, and is consistent with the hypothesis that birds engage in pre-departure preparatory behaviours near sunset.","container-title":"Journal of Avian Biology","DOI":"10.1111/jav.02448","ISSN":"1600-048X","issue":"11","language":"en","note":"_eprint: https://nsojournals.onlinelibrary.wiley.com/doi/pdf/10.1111/jav.02448","source":"Wiley Online Library","title":"Evening locomotor activity during stopover differs on pre-departure and departure days in free-living songbirds","URL":"https://onlinelibrary.wiley.com/doi/abs/10.1111/jav.02448","volume":"51","author":[{"family":"Morbey","given":"Yolanda E."},{"family":"Beauchamp","given":"Andrew T."},{"family":"Bonner","given":"Simon J."},{"family":"Mitchell","given":"Greg W."}],"accessed":{"date-parts":[["2025",6,16]]},"issued":{"date-parts":[["2020"]]}}}],"schema":"https://github.com/citation-style-language/schema/raw/master/csl-citation.json"}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(Morbey et al., 2020)</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5940CFB7" w14:textId="77777777" w:rsidR="004525F9" w:rsidRPr="008C35F0" w:rsidRDefault="004525F9" w:rsidP="00744EB3">
      <w:pPr>
        <w:spacing w:line="360" w:lineRule="auto"/>
        <w:ind w:firstLine="720"/>
        <w:jc w:val="both"/>
        <w:rPr>
          <w:rFonts w:ascii="Times New Roman" w:hAnsi="Times New Roman" w:cs="Times New Roman"/>
          <w:lang w:val="en-CA"/>
        </w:rPr>
      </w:pPr>
    </w:p>
    <w:p w14:paraId="30E521F5" w14:textId="266D88AF"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Using separate automated process for the onset and end of activity, we first filtered any onset or end periods with fewer than 800 detections total to exclude periods with poor signal coverage. The function </w:t>
      </w:r>
      <w:proofErr w:type="spellStart"/>
      <w:proofErr w:type="gramStart"/>
      <w:r w:rsidRPr="008C35F0">
        <w:rPr>
          <w:rFonts w:ascii="Times New Roman" w:hAnsi="Times New Roman" w:cs="Times New Roman"/>
          <w:i/>
          <w:iCs/>
          <w:lang w:val="en-CA"/>
        </w:rPr>
        <w:t>cpt.meanvar</w:t>
      </w:r>
      <w:proofErr w:type="spellEnd"/>
      <w:proofErr w:type="gramEnd"/>
      <w:r w:rsidRPr="008C35F0">
        <w:rPr>
          <w:rFonts w:ascii="Times New Roman" w:hAnsi="Times New Roman" w:cs="Times New Roman"/>
          <w:lang w:val="en-CA"/>
        </w:rPr>
        <w:t xml:space="preserve"> was then used to extract a single change point time (</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in the mean and variance of sqrt(|</w:t>
      </w:r>
      <w:r w:rsidRPr="008C35F0">
        <w:rPr>
          <w:rFonts w:ascii="Times New Roman" w:hAnsi="Times New Roman" w:cs="Times New Roman"/>
          <w:i/>
          <w:iCs/>
          <w:lang w:val="en-CA"/>
        </w:rPr>
        <w:t>d</w:t>
      </w:r>
      <w:r w:rsidRPr="008C35F0">
        <w:rPr>
          <w:rFonts w:ascii="Times New Roman" w:hAnsi="Times New Roman" w:cs="Times New Roman"/>
          <w:lang w:val="en-CA"/>
        </w:rPr>
        <w:t>|) within the six-hour period surrounding sunrise or sunset, specifying an asymptotic penalty value of 0.001 and a minimum segment length of 20. These parameters performed well to reliably identify the transition between activity states. For most change points, mean sqrt(|</w:t>
      </w:r>
      <w:r w:rsidRPr="008C35F0">
        <w:rPr>
          <w:rFonts w:ascii="Times New Roman" w:hAnsi="Times New Roman" w:cs="Times New Roman"/>
          <w:i/>
          <w:iCs/>
          <w:lang w:val="en-CA"/>
        </w:rPr>
        <w:t>d</w:t>
      </w:r>
      <w:r w:rsidRPr="008C35F0">
        <w:rPr>
          <w:rFonts w:ascii="Times New Roman" w:hAnsi="Times New Roman" w:cs="Times New Roman"/>
          <w:lang w:val="en-CA"/>
        </w:rPr>
        <w:t xml:space="preserve">|) was &lt; 1 before the </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and &gt; 0.5 after the onset of activity, and mean sqrt(|</w:t>
      </w:r>
      <w:r w:rsidRPr="008C35F0">
        <w:rPr>
          <w:rFonts w:ascii="Times New Roman" w:hAnsi="Times New Roman" w:cs="Times New Roman"/>
          <w:i/>
          <w:iCs/>
          <w:lang w:val="en-CA"/>
        </w:rPr>
        <w:t>d</w:t>
      </w:r>
      <w:r w:rsidRPr="008C35F0">
        <w:rPr>
          <w:rFonts w:ascii="Times New Roman" w:hAnsi="Times New Roman" w:cs="Times New Roman"/>
          <w:lang w:val="en-CA"/>
        </w:rPr>
        <w:t xml:space="preserve">|) ranged between 0 and 2 before the </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and &lt; 1.5 after for the end of activity.</w:t>
      </w:r>
    </w:p>
    <w:p w14:paraId="40EB23D8" w14:textId="77777777" w:rsidR="004525F9" w:rsidRPr="008C35F0" w:rsidRDefault="004525F9" w:rsidP="00744EB3">
      <w:pPr>
        <w:spacing w:line="360" w:lineRule="auto"/>
        <w:ind w:firstLine="720"/>
        <w:jc w:val="both"/>
        <w:rPr>
          <w:rFonts w:ascii="Times New Roman" w:hAnsi="Times New Roman" w:cs="Times New Roman"/>
          <w:lang w:val="en-CA"/>
        </w:rPr>
      </w:pPr>
    </w:p>
    <w:p w14:paraId="61547650" w14:textId="77777777"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Post </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extraction, filtering was conducted to exclude questionable change points, attributable primarily to gaps in the detection record. For activity onset change points, we removed any with a pre-</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 sqrt(|</w:t>
      </w:r>
      <w:r w:rsidRPr="008C35F0">
        <w:rPr>
          <w:rFonts w:ascii="Times New Roman" w:hAnsi="Times New Roman" w:cs="Times New Roman"/>
          <w:i/>
          <w:iCs/>
          <w:lang w:val="en-CA"/>
        </w:rPr>
        <w:t>d</w:t>
      </w:r>
      <w:r w:rsidRPr="008C35F0">
        <w:rPr>
          <w:rFonts w:ascii="Times New Roman" w:hAnsi="Times New Roman" w:cs="Times New Roman"/>
          <w:lang w:val="en-CA"/>
        </w:rPr>
        <w:t>|) &gt; 1, post-</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 sqrt(|</w:t>
      </w:r>
      <w:r w:rsidRPr="008C35F0">
        <w:rPr>
          <w:rFonts w:ascii="Times New Roman" w:hAnsi="Times New Roman" w:cs="Times New Roman"/>
          <w:i/>
          <w:iCs/>
          <w:lang w:val="en-CA"/>
        </w:rPr>
        <w:t>d</w:t>
      </w:r>
      <w:r w:rsidRPr="008C35F0">
        <w:rPr>
          <w:rFonts w:ascii="Times New Roman" w:hAnsi="Times New Roman" w:cs="Times New Roman"/>
          <w:lang w:val="en-CA"/>
        </w:rPr>
        <w:t>|) &lt; 0, a pre-</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 sqrt(|</w:t>
      </w:r>
      <w:r w:rsidRPr="008C35F0">
        <w:rPr>
          <w:rFonts w:ascii="Times New Roman" w:hAnsi="Times New Roman" w:cs="Times New Roman"/>
          <w:i/>
          <w:iCs/>
          <w:lang w:val="en-CA"/>
        </w:rPr>
        <w:t>d</w:t>
      </w:r>
      <w:r w:rsidRPr="008C35F0">
        <w:rPr>
          <w:rFonts w:ascii="Times New Roman" w:hAnsi="Times New Roman" w:cs="Times New Roman"/>
          <w:lang w:val="en-CA"/>
        </w:rPr>
        <w:t>|) &gt; post-</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w:t>
      </w:r>
      <w:r w:rsidRPr="008C35F0">
        <w:rPr>
          <w:rFonts w:ascii="Times New Roman" w:hAnsi="Times New Roman" w:cs="Times New Roman"/>
          <w:color w:val="000000"/>
          <w:kern w:val="0"/>
          <w:sz w:val="21"/>
          <w:szCs w:val="21"/>
          <w:lang w:val="en-CA"/>
        </w:rPr>
        <w:t xml:space="preserve"> </w:t>
      </w:r>
      <w:r w:rsidRPr="008C35F0">
        <w:rPr>
          <w:rFonts w:ascii="Times New Roman" w:hAnsi="Times New Roman" w:cs="Times New Roman"/>
          <w:lang w:val="en-CA"/>
        </w:rPr>
        <w:t>sqrt(|</w:t>
      </w:r>
      <w:r w:rsidRPr="008C35F0">
        <w:rPr>
          <w:rFonts w:ascii="Times New Roman" w:hAnsi="Times New Roman" w:cs="Times New Roman"/>
          <w:i/>
          <w:iCs/>
          <w:lang w:val="en-CA"/>
        </w:rPr>
        <w:t>d</w:t>
      </w:r>
      <w:r w:rsidRPr="008C35F0">
        <w:rPr>
          <w:rFonts w:ascii="Times New Roman" w:hAnsi="Times New Roman" w:cs="Times New Roman"/>
          <w:lang w:val="en-CA"/>
        </w:rPr>
        <w:t>|), or a pre-</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variance sqrt(|</w:t>
      </w:r>
      <w:r w:rsidRPr="008C35F0">
        <w:rPr>
          <w:rFonts w:ascii="Times New Roman" w:hAnsi="Times New Roman" w:cs="Times New Roman"/>
          <w:i/>
          <w:iCs/>
          <w:lang w:val="en-CA"/>
        </w:rPr>
        <w:t>d</w:t>
      </w:r>
      <w:r w:rsidRPr="008C35F0">
        <w:rPr>
          <w:rFonts w:ascii="Times New Roman" w:hAnsi="Times New Roman" w:cs="Times New Roman"/>
          <w:lang w:val="en-CA"/>
        </w:rPr>
        <w:t>|) &gt; post-</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variance sqrt(|</w:t>
      </w:r>
      <w:r w:rsidRPr="008C35F0">
        <w:rPr>
          <w:rFonts w:ascii="Times New Roman" w:hAnsi="Times New Roman" w:cs="Times New Roman"/>
          <w:i/>
          <w:iCs/>
          <w:lang w:val="en-CA"/>
        </w:rPr>
        <w:t>d</w:t>
      </w:r>
      <w:r w:rsidRPr="008C35F0">
        <w:rPr>
          <w:rFonts w:ascii="Times New Roman" w:hAnsi="Times New Roman" w:cs="Times New Roman"/>
          <w:lang w:val="en-CA"/>
        </w:rPr>
        <w:t>|). For activity end change points, we removed any with a pre-</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 sqrt(|</w:t>
      </w:r>
      <w:r w:rsidRPr="008C35F0">
        <w:rPr>
          <w:rFonts w:ascii="Times New Roman" w:hAnsi="Times New Roman" w:cs="Times New Roman"/>
          <w:i/>
          <w:iCs/>
          <w:lang w:val="en-CA"/>
        </w:rPr>
        <w:t>d</w:t>
      </w:r>
      <w:r w:rsidRPr="008C35F0">
        <w:rPr>
          <w:rFonts w:ascii="Times New Roman" w:hAnsi="Times New Roman" w:cs="Times New Roman"/>
          <w:lang w:val="en-CA"/>
        </w:rPr>
        <w:t>|) &gt; 0.25, a post-</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 sqrt(|</w:t>
      </w:r>
      <w:r w:rsidRPr="008C35F0">
        <w:rPr>
          <w:rFonts w:ascii="Times New Roman" w:hAnsi="Times New Roman" w:cs="Times New Roman"/>
          <w:i/>
          <w:iCs/>
          <w:lang w:val="en-CA"/>
        </w:rPr>
        <w:t>d</w:t>
      </w:r>
      <w:r w:rsidRPr="008C35F0">
        <w:rPr>
          <w:rFonts w:ascii="Times New Roman" w:hAnsi="Times New Roman" w:cs="Times New Roman"/>
          <w:lang w:val="en-CA"/>
        </w:rPr>
        <w:t>|) &gt; 1, a pre-</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 sqrt(|</w:t>
      </w:r>
      <w:r w:rsidRPr="008C35F0">
        <w:rPr>
          <w:rFonts w:ascii="Times New Roman" w:hAnsi="Times New Roman" w:cs="Times New Roman"/>
          <w:i/>
          <w:iCs/>
          <w:lang w:val="en-CA"/>
        </w:rPr>
        <w:t>d</w:t>
      </w:r>
      <w:r w:rsidRPr="008C35F0">
        <w:rPr>
          <w:rFonts w:ascii="Times New Roman" w:hAnsi="Times New Roman" w:cs="Times New Roman"/>
          <w:lang w:val="en-CA"/>
        </w:rPr>
        <w:t>|) &lt; post-</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mean</w:t>
      </w:r>
      <w:r w:rsidRPr="008C35F0">
        <w:rPr>
          <w:rFonts w:ascii="Times New Roman" w:hAnsi="Times New Roman" w:cs="Times New Roman"/>
          <w:color w:val="000000"/>
          <w:kern w:val="0"/>
          <w:sz w:val="21"/>
          <w:szCs w:val="21"/>
          <w:lang w:val="en-CA"/>
        </w:rPr>
        <w:t xml:space="preserve"> </w:t>
      </w:r>
      <w:r w:rsidRPr="008C35F0">
        <w:rPr>
          <w:rFonts w:ascii="Times New Roman" w:hAnsi="Times New Roman" w:cs="Times New Roman"/>
          <w:lang w:val="en-CA"/>
        </w:rPr>
        <w:t>sqrt(|</w:t>
      </w:r>
      <w:r w:rsidRPr="008C35F0">
        <w:rPr>
          <w:rFonts w:ascii="Times New Roman" w:hAnsi="Times New Roman" w:cs="Times New Roman"/>
          <w:i/>
          <w:iCs/>
          <w:lang w:val="en-CA"/>
        </w:rPr>
        <w:t>d</w:t>
      </w:r>
      <w:r w:rsidRPr="008C35F0">
        <w:rPr>
          <w:rFonts w:ascii="Times New Roman" w:hAnsi="Times New Roman" w:cs="Times New Roman"/>
          <w:lang w:val="en-CA"/>
        </w:rPr>
        <w:t>|), or a pre-</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variance sqrt(|</w:t>
      </w:r>
      <w:r w:rsidRPr="008C35F0">
        <w:rPr>
          <w:rFonts w:ascii="Times New Roman" w:hAnsi="Times New Roman" w:cs="Times New Roman"/>
          <w:i/>
          <w:iCs/>
          <w:lang w:val="en-CA"/>
        </w:rPr>
        <w:t>d</w:t>
      </w:r>
      <w:r w:rsidRPr="008C35F0">
        <w:rPr>
          <w:rFonts w:ascii="Times New Roman" w:hAnsi="Times New Roman" w:cs="Times New Roman"/>
          <w:lang w:val="en-CA"/>
        </w:rPr>
        <w:t>|) &lt; post-</w:t>
      </w:r>
      <w:proofErr w:type="spellStart"/>
      <w:r w:rsidRPr="008C35F0">
        <w:rPr>
          <w:rFonts w:ascii="Times New Roman" w:hAnsi="Times New Roman" w:cs="Times New Roman"/>
          <w:lang w:val="en-CA"/>
        </w:rPr>
        <w:t>cpt</w:t>
      </w:r>
      <w:proofErr w:type="spellEnd"/>
      <w:r w:rsidRPr="008C35F0">
        <w:rPr>
          <w:rFonts w:ascii="Times New Roman" w:hAnsi="Times New Roman" w:cs="Times New Roman"/>
          <w:lang w:val="en-CA"/>
        </w:rPr>
        <w:t xml:space="preserve"> variance sqrt(|</w:t>
      </w:r>
      <w:r w:rsidRPr="008C35F0">
        <w:rPr>
          <w:rFonts w:ascii="Times New Roman" w:hAnsi="Times New Roman" w:cs="Times New Roman"/>
          <w:i/>
          <w:iCs/>
          <w:lang w:val="en-CA"/>
        </w:rPr>
        <w:t>d</w:t>
      </w:r>
      <w:r w:rsidRPr="008C35F0">
        <w:rPr>
          <w:rFonts w:ascii="Times New Roman" w:hAnsi="Times New Roman" w:cs="Times New Roman"/>
          <w:lang w:val="en-CA"/>
        </w:rPr>
        <w:t>|).</w:t>
      </w:r>
    </w:p>
    <w:p w14:paraId="004BD1C1" w14:textId="77777777" w:rsidR="00254FE7" w:rsidRPr="008C35F0" w:rsidRDefault="00254FE7" w:rsidP="00744EB3">
      <w:pPr>
        <w:spacing w:line="360" w:lineRule="auto"/>
        <w:jc w:val="both"/>
        <w:rPr>
          <w:rFonts w:ascii="Times New Roman" w:hAnsi="Times New Roman" w:cs="Times New Roman"/>
          <w:lang w:val="en-CA"/>
        </w:rPr>
      </w:pPr>
    </w:p>
    <w:p w14:paraId="77BA81CC" w14:textId="01AB03C5" w:rsidR="00254FE7" w:rsidRPr="008C35F0" w:rsidRDefault="00A82A73" w:rsidP="00744EB3">
      <w:pPr>
        <w:spacing w:line="360" w:lineRule="auto"/>
        <w:jc w:val="both"/>
        <w:rPr>
          <w:rStyle w:val="CommentReference"/>
          <w:lang w:val="en-CA"/>
        </w:rPr>
      </w:pPr>
      <w:r>
        <w:rPr>
          <w:rFonts w:ascii="Times New Roman" w:hAnsi="Times New Roman" w:cs="Times New Roman"/>
          <w:b/>
          <w:bCs/>
          <w:noProof/>
          <w:lang w:val="en-CA"/>
        </w:rPr>
        <w:drawing>
          <wp:inline distT="0" distB="0" distL="0" distR="0" wp14:anchorId="6F159131" wp14:editId="1BB57900">
            <wp:extent cx="5976867" cy="4422666"/>
            <wp:effectExtent l="12700" t="12700" r="17780" b="10160"/>
            <wp:docPr id="18952393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39341" name="Picture 1" descr="A screenshot of a graph&#10;&#10;AI-generated content may be incorrect."/>
                    <pic:cNvPicPr/>
                  </pic:nvPicPr>
                  <pic:blipFill rotWithShape="1">
                    <a:blip r:embed="rId21" cstate="print">
                      <a:extLst>
                        <a:ext uri="{28A0092B-C50C-407E-A947-70E740481C1C}">
                          <a14:useLocalDpi xmlns:a14="http://schemas.microsoft.com/office/drawing/2010/main" val="0"/>
                        </a:ext>
                      </a:extLst>
                    </a:blip>
                    <a:srcRect l="1955" t="1835" r="1646" b="1918"/>
                    <a:stretch>
                      <a:fillRect/>
                    </a:stretch>
                  </pic:blipFill>
                  <pic:spPr bwMode="auto">
                    <a:xfrm>
                      <a:off x="0" y="0"/>
                      <a:ext cx="6149696" cy="45505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254FE7" w:rsidRPr="009401FE">
        <w:rPr>
          <w:rFonts w:ascii="Times New Roman" w:hAnsi="Times New Roman" w:cs="Times New Roman"/>
          <w:b/>
          <w:bCs/>
          <w:lang w:val="en-CA"/>
        </w:rPr>
        <w:t xml:space="preserve">Figure </w:t>
      </w:r>
      <w:r w:rsidR="003C3880" w:rsidRPr="009401FE">
        <w:rPr>
          <w:rFonts w:ascii="Times New Roman" w:hAnsi="Times New Roman" w:cs="Times New Roman"/>
          <w:b/>
          <w:bCs/>
          <w:lang w:val="en-CA"/>
        </w:rPr>
        <w:t>2.2</w:t>
      </w:r>
      <w:r w:rsidR="00254FE7" w:rsidRPr="009401FE">
        <w:rPr>
          <w:rFonts w:ascii="Times New Roman" w:hAnsi="Times New Roman" w:cs="Times New Roman"/>
          <w:b/>
          <w:bCs/>
          <w:lang w:val="en-CA"/>
        </w:rPr>
        <w:t>.</w:t>
      </w:r>
      <w:r w:rsidR="00254FE7" w:rsidRPr="008C35F0">
        <w:rPr>
          <w:rFonts w:ascii="Times New Roman" w:hAnsi="Times New Roman" w:cs="Times New Roman"/>
          <w:lang w:val="en-CA"/>
        </w:rPr>
        <w:t xml:space="preserve"> Example of the change point times identified for a single bird’s detections in Montreal, Canada. </w:t>
      </w:r>
      <w:r w:rsidR="00945261">
        <w:rPr>
          <w:rFonts w:ascii="Times New Roman" w:hAnsi="Times New Roman" w:cs="Times New Roman"/>
          <w:lang w:val="en-CA"/>
        </w:rPr>
        <w:t xml:space="preserve">The bottom graph represents all the detections recorded for an individual between the months of November 2024 to April 2025, while the top graph is a zoomed in view of the daily detections recorded by a single tower. </w:t>
      </w:r>
      <w:r w:rsidR="00254FE7" w:rsidRPr="008C35F0">
        <w:rPr>
          <w:rFonts w:ascii="Times New Roman" w:hAnsi="Times New Roman" w:cs="Times New Roman"/>
          <w:lang w:val="en-CA"/>
        </w:rPr>
        <w:t>The solid black lines represent the onset and end times identified, while the red dotted lines are change point times that were excluded in the initial post-filtering. The grey areas represent nighttime.</w:t>
      </w:r>
    </w:p>
    <w:p w14:paraId="49126127" w14:textId="77777777" w:rsidR="00254FE7" w:rsidRPr="008C35F0" w:rsidRDefault="00254FE7" w:rsidP="00744EB3">
      <w:pPr>
        <w:spacing w:line="360" w:lineRule="auto"/>
        <w:ind w:firstLine="720"/>
        <w:jc w:val="both"/>
        <w:rPr>
          <w:rFonts w:ascii="Times New Roman" w:hAnsi="Times New Roman" w:cs="Times New Roman"/>
          <w:lang w:val="en-CA"/>
        </w:rPr>
      </w:pPr>
    </w:p>
    <w:p w14:paraId="6125E890"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19" w:name="_Toc205543143"/>
      <w:bookmarkStart w:id="120" w:name="_Toc214025502"/>
      <w:r w:rsidRPr="008C35F0">
        <w:rPr>
          <w:rFonts w:ascii="Times New Roman" w:hAnsi="Times New Roman" w:cs="Times New Roman"/>
          <w:color w:val="000000" w:themeColor="text1"/>
          <w:sz w:val="24"/>
          <w:szCs w:val="24"/>
          <w:u w:val="single"/>
          <w:lang w:val="en-CA"/>
        </w:rPr>
        <w:t>Weather data extraction</w:t>
      </w:r>
      <w:bookmarkEnd w:id="119"/>
      <w:bookmarkEnd w:id="120"/>
    </w:p>
    <w:p w14:paraId="0657BC86" w14:textId="77777777" w:rsidR="00254FE7" w:rsidRDefault="00254FE7" w:rsidP="00744EB3">
      <w:pPr>
        <w:spacing w:line="360" w:lineRule="auto"/>
        <w:ind w:firstLine="720"/>
        <w:jc w:val="both"/>
        <w:rPr>
          <w:rFonts w:ascii="Times New Roman" w:hAnsi="Times New Roman" w:cs="Times New Roman"/>
          <w:lang w:val="en-US"/>
        </w:rPr>
      </w:pPr>
      <w:r w:rsidRPr="008C35F0">
        <w:rPr>
          <w:rFonts w:ascii="Times New Roman" w:hAnsi="Times New Roman" w:cs="Times New Roman"/>
          <w:lang w:val="en-US"/>
        </w:rPr>
        <w:t xml:space="preserve">To investigate the effects of climate on the cardinal’s daily onset and end of activity, we got free and publicly available weather data from the Pierre-Eliott Trudeau Airport weather station </w:t>
      </w:r>
      <w:r w:rsidRPr="008C35F0">
        <w:rPr>
          <w:rFonts w:ascii="Times New Roman" w:hAnsi="Times New Roman" w:cs="Times New Roman"/>
          <w:lang w:val="en-US"/>
        </w:rPr>
        <w:fldChar w:fldCharType="begin"/>
      </w:r>
      <w:r w:rsidRPr="008C35F0">
        <w:rPr>
          <w:rFonts w:ascii="Times New Roman" w:hAnsi="Times New Roman" w:cs="Times New Roman"/>
          <w:lang w:val="en-US"/>
        </w:rPr>
        <w:instrText xml:space="preserve"> ADDIN ZOTERO_ITEM CSL_CITATION {"citationID":"WqYTdoMs","properties":{"formattedCitation":"(Environment and Climate Change Canada, 2022)","plainCitation":"(Environment and Climate Change Canada, 2022)","noteIndex":0},"citationItems":[{"id":1074,"uris":["http://zotero.org/users/16770306/items/78YHD3G7"],"itemData":{"id":1074,"type":"dataset","title":"Daily Weather Data Report","URL":"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author":[{"family":"Environment and Climate Change Canada","given":""}],"issued":{"date-parts":[["2022"]],"season":"2025"}}}],"schema":"https://github.com/citation-style-language/schema/raw/master/csl-citation.json"} </w:instrText>
      </w:r>
      <w:r w:rsidRPr="008C35F0">
        <w:rPr>
          <w:rFonts w:ascii="Times New Roman" w:hAnsi="Times New Roman" w:cs="Times New Roman"/>
          <w:lang w:val="en-US"/>
        </w:rPr>
        <w:fldChar w:fldCharType="separate"/>
      </w:r>
      <w:r w:rsidRPr="008C35F0">
        <w:rPr>
          <w:rFonts w:ascii="Times New Roman" w:hAnsi="Times New Roman" w:cs="Times New Roman"/>
          <w:noProof/>
          <w:lang w:val="en-US"/>
        </w:rPr>
        <w:t>(Environment and Climate Change Canada, 2022)</w:t>
      </w:r>
      <w:r w:rsidRPr="008C35F0">
        <w:rPr>
          <w:rFonts w:ascii="Times New Roman" w:hAnsi="Times New Roman" w:cs="Times New Roman"/>
          <w:lang w:val="en-US"/>
        </w:rPr>
        <w:fldChar w:fldCharType="end"/>
      </w:r>
      <w:r w:rsidRPr="008C35F0">
        <w:rPr>
          <w:rFonts w:ascii="Times New Roman" w:hAnsi="Times New Roman" w:cs="Times New Roman"/>
          <w:lang w:val="en-US"/>
        </w:rPr>
        <w:t>. Regarding temperature, we were able to extract data on the minimum daily temperatures (˚C), maximum daily temperatures (˚C) and the average daily temperature (˚C). We initially considered using all three temperature variables as covariates, but since concurvity tests showed that all the temperature variables were highly correlated, we only used the minimum daily temperature moving forward. We were also able to extract the daily precipitations (mm), the amount of snow accumulation on the ground (cm) and the speed of the maximum gust of wind during the day (km/h).</w:t>
      </w:r>
    </w:p>
    <w:p w14:paraId="53817AA6" w14:textId="77777777" w:rsidR="002F3F34" w:rsidRPr="008C35F0" w:rsidRDefault="002F3F34" w:rsidP="00744EB3">
      <w:pPr>
        <w:spacing w:line="360" w:lineRule="auto"/>
        <w:ind w:firstLine="720"/>
        <w:jc w:val="both"/>
        <w:rPr>
          <w:rFonts w:ascii="Times New Roman" w:hAnsi="Times New Roman" w:cs="Times New Roman"/>
          <w:lang w:val="en-US"/>
        </w:rPr>
      </w:pPr>
    </w:p>
    <w:p w14:paraId="6EE81CD8" w14:textId="77777777" w:rsidR="00254FE7" w:rsidRDefault="00254FE7" w:rsidP="00744EB3">
      <w:pPr>
        <w:spacing w:line="360" w:lineRule="auto"/>
        <w:ind w:firstLine="720"/>
        <w:jc w:val="both"/>
        <w:rPr>
          <w:rFonts w:ascii="Times New Roman" w:hAnsi="Times New Roman" w:cs="Times New Roman"/>
          <w:lang w:val="en-US"/>
        </w:rPr>
      </w:pPr>
      <w:r w:rsidRPr="008C35F0">
        <w:rPr>
          <w:rFonts w:ascii="Times New Roman" w:hAnsi="Times New Roman" w:cs="Times New Roman"/>
          <w:lang w:val="en-US"/>
        </w:rPr>
        <w:t>We then assigned the weather data from the newly created dataset to the corresponding dates in two distinct datasets for the onset and end of activity of the birds. We created two dynamic temporal variables: temperature lag and cold snap events. The temperature lags were created by extracting the daily minimum temperature 1 to 5 days before the current date’s temperature, for both the onset and end of activity. Here, we define cold snaps as sudden drops in temperatures between two consecutive days. For each change point time, we determined the difference in daily minimum temperature by subtracting the previous day’s value from the current day’s value. We assigned a binary value to the result according to three different magnitudes of cold snaps. We then categorized these differences into binary variables, based on three thresholds of temperature drops: 5˚C, 7˚C and 10 ˚C. For each threshold, if the temperature drop is equal to, or greater than the specified magnitude, the data entry is assigned a value of 1 (indicating a cold snap event happened). Otherwise, it’s assigned a value of 0 (indicating that the temperature drop wasn’t big enough to be considered a cold snap event). This step was repeated for both the onset and end of activity of the cardinals.</w:t>
      </w:r>
    </w:p>
    <w:p w14:paraId="3FD5B0D6" w14:textId="77777777" w:rsidR="002F3F34" w:rsidRPr="008C35F0" w:rsidRDefault="002F3F34" w:rsidP="00744EB3">
      <w:pPr>
        <w:spacing w:line="360" w:lineRule="auto"/>
        <w:ind w:firstLine="720"/>
        <w:jc w:val="both"/>
        <w:rPr>
          <w:rFonts w:ascii="Times New Roman" w:hAnsi="Times New Roman" w:cs="Times New Roman"/>
          <w:lang w:val="en-US"/>
        </w:rPr>
      </w:pPr>
    </w:p>
    <w:p w14:paraId="59A78533"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21" w:name="_Toc205543144"/>
      <w:bookmarkStart w:id="122" w:name="_Toc214025503"/>
      <w:r w:rsidRPr="008C35F0">
        <w:rPr>
          <w:rFonts w:ascii="Times New Roman" w:hAnsi="Times New Roman" w:cs="Times New Roman"/>
          <w:color w:val="000000" w:themeColor="text1"/>
          <w:sz w:val="24"/>
          <w:szCs w:val="24"/>
          <w:u w:val="single"/>
          <w:lang w:val="en-CA"/>
        </w:rPr>
        <w:t>Scale of effect of dynamic temporal variables</w:t>
      </w:r>
      <w:bookmarkEnd w:id="121"/>
      <w:bookmarkEnd w:id="122"/>
    </w:p>
    <w:p w14:paraId="0AADE39A" w14:textId="77777777" w:rsidR="00254FE7" w:rsidRDefault="00254FE7" w:rsidP="00744EB3">
      <w:pPr>
        <w:spacing w:line="360" w:lineRule="auto"/>
        <w:ind w:firstLine="720"/>
        <w:jc w:val="both"/>
        <w:rPr>
          <w:rFonts w:ascii="Times New Roman" w:hAnsi="Times New Roman" w:cs="Times New Roman"/>
          <w:lang w:val="en-US"/>
        </w:rPr>
      </w:pPr>
      <w:r w:rsidRPr="008C35F0">
        <w:rPr>
          <w:rFonts w:ascii="Times New Roman" w:hAnsi="Times New Roman" w:cs="Times New Roman"/>
          <w:lang w:val="en-US"/>
        </w:rPr>
        <w:t>The first step was to determine the scale of effect of both dynamic temporal variables, to identify which temperature lag (1 to 5 days) and which cold snap events (-5 ˚C, -7 ˚C or -10 ˚C) have the biggest impact on cardinal’s onset and end of activity. Thus, we fitted a series of generalized additive models (GAMs). The response variable, here “cpt.sr” corresponds to the onset time of activity relative to sunrise (meaning negative values are minutes before sunrise, and positive values are minutes after sunrise), and we included both environmental predictors and individual- and site-level random effects. Specifically, we modeled the effects of minimum daily temperatures (</w:t>
      </w:r>
      <w:proofErr w:type="spellStart"/>
      <w:r w:rsidRPr="008C35F0">
        <w:rPr>
          <w:rFonts w:ascii="Times New Roman" w:hAnsi="Times New Roman" w:cs="Times New Roman"/>
          <w:lang w:val="en-US"/>
        </w:rPr>
        <w:t>Min_temp</w:t>
      </w:r>
      <w:proofErr w:type="spellEnd"/>
      <w:r w:rsidRPr="008C35F0">
        <w:rPr>
          <w:rFonts w:ascii="Times New Roman" w:hAnsi="Times New Roman" w:cs="Times New Roman"/>
          <w:lang w:val="en-US"/>
        </w:rPr>
        <w:t>), log-transformed precipitations (</w:t>
      </w:r>
      <w:proofErr w:type="spellStart"/>
      <w:r w:rsidRPr="008C35F0">
        <w:rPr>
          <w:rFonts w:ascii="Times New Roman" w:hAnsi="Times New Roman" w:cs="Times New Roman"/>
          <w:lang w:val="en-US"/>
        </w:rPr>
        <w:t>log_precip</w:t>
      </w:r>
      <w:proofErr w:type="spellEnd"/>
      <w:r w:rsidRPr="008C35F0">
        <w:rPr>
          <w:rFonts w:ascii="Times New Roman" w:hAnsi="Times New Roman" w:cs="Times New Roman"/>
          <w:lang w:val="en-US"/>
        </w:rPr>
        <w:t>), snow accumulation on the ground (</w:t>
      </w:r>
      <w:proofErr w:type="spellStart"/>
      <w:r w:rsidRPr="008C35F0">
        <w:rPr>
          <w:rFonts w:ascii="Times New Roman" w:hAnsi="Times New Roman" w:cs="Times New Roman"/>
          <w:lang w:val="en-US"/>
        </w:rPr>
        <w:t>Snow_on_grnd</w:t>
      </w:r>
      <w:proofErr w:type="spellEnd"/>
      <w:r w:rsidRPr="008C35F0">
        <w:rPr>
          <w:rFonts w:ascii="Times New Roman" w:hAnsi="Times New Roman" w:cs="Times New Roman"/>
          <w:lang w:val="en-US"/>
        </w:rPr>
        <w:t>), and maximum wind gust speed (</w:t>
      </w:r>
      <w:proofErr w:type="spellStart"/>
      <w:r w:rsidRPr="008C35F0">
        <w:rPr>
          <w:rFonts w:ascii="Times New Roman" w:hAnsi="Times New Roman" w:cs="Times New Roman"/>
          <w:lang w:val="en-US"/>
        </w:rPr>
        <w:t>Speed_max_gust_wind</w:t>
      </w:r>
      <w:proofErr w:type="spellEnd"/>
      <w:r w:rsidRPr="008C35F0">
        <w:rPr>
          <w:rFonts w:ascii="Times New Roman" w:hAnsi="Times New Roman" w:cs="Times New Roman"/>
          <w:lang w:val="en-US"/>
        </w:rPr>
        <w:t>) using smooth terms. We also included random effect smooth terms for individuals (ID), the years from which the data were collected (Winter) and the study site (Site).</w:t>
      </w:r>
    </w:p>
    <w:p w14:paraId="57B46D4C" w14:textId="77777777" w:rsidR="002F3F34" w:rsidRPr="008C35F0" w:rsidRDefault="002F3F34" w:rsidP="00744EB3">
      <w:pPr>
        <w:spacing w:line="360" w:lineRule="auto"/>
        <w:ind w:firstLine="720"/>
        <w:jc w:val="both"/>
        <w:rPr>
          <w:rFonts w:ascii="Times New Roman" w:hAnsi="Times New Roman" w:cs="Times New Roman"/>
          <w:lang w:val="en-US"/>
        </w:rPr>
      </w:pPr>
    </w:p>
    <w:p w14:paraId="4C0137E7" w14:textId="38A6FA2C"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To assess the effects of delayed temperature, we also included smoothed lagged temperature predictors using the mean minimum temperature over the 1 to 5 previous days (Mean_lag1 to Mean_lag5), in addition to the current day’s minimum temperature. Each of these lag models were compared to a “no lag” model and a “null model” including only the random effects. Model selection and comparison were conducted using the </w:t>
      </w:r>
      <w:r w:rsidRPr="008C35F0">
        <w:rPr>
          <w:rFonts w:ascii="Times New Roman" w:hAnsi="Times New Roman" w:cs="Times New Roman"/>
          <w:lang w:val="en-CA"/>
        </w:rPr>
        <w:t>Akaike Information Criterion (</w:t>
      </w:r>
      <w:proofErr w:type="spellStart"/>
      <w:r w:rsidRPr="008C35F0">
        <w:rPr>
          <w:rFonts w:ascii="Times New Roman" w:hAnsi="Times New Roman" w:cs="Times New Roman"/>
          <w:lang w:val="en-CA"/>
        </w:rPr>
        <w:t>AICc</w:t>
      </w:r>
      <w:proofErr w:type="spellEnd"/>
      <w:r w:rsidRPr="008C35F0">
        <w:rPr>
          <w:rFonts w:ascii="Times New Roman" w:hAnsi="Times New Roman" w:cs="Times New Roman"/>
          <w:lang w:val="en-CA"/>
        </w:rPr>
        <w:t xml:space="preserve">) values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{"citationID":"6wbUYwhw","properties":{"formattedCitation":"(Burnham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(Burnham &amp; Anderson, 2002)</w:t>
      </w:r>
      <w:r w:rsidRPr="008C35F0">
        <w:rPr>
          <w:rFonts w:ascii="Times New Roman" w:hAnsi="Times New Roman" w:cs="Times New Roman"/>
          <w:lang w:val="en-CA"/>
        </w:rPr>
        <w:fldChar w:fldCharType="end"/>
      </w:r>
      <w:r w:rsidRPr="008C35F0">
        <w:rPr>
          <w:rFonts w:ascii="Times New Roman" w:hAnsi="Times New Roman" w:cs="Times New Roman"/>
          <w:lang w:val="en-CA"/>
        </w:rPr>
        <w:t>.</w:t>
      </w:r>
      <w:r w:rsidR="00F62A1C">
        <w:rPr>
          <w:rFonts w:ascii="Times New Roman" w:hAnsi="Times New Roman" w:cs="Times New Roman"/>
          <w:lang w:val="en-CA"/>
        </w:rPr>
        <w:t xml:space="preserve"> The best model was identified as having the lowest </w:t>
      </w:r>
      <w:proofErr w:type="spellStart"/>
      <w:r w:rsidR="00F62A1C">
        <w:rPr>
          <w:rFonts w:ascii="Times New Roman" w:hAnsi="Times New Roman" w:cs="Times New Roman"/>
          <w:lang w:val="en-CA"/>
        </w:rPr>
        <w:t>AICc</w:t>
      </w:r>
      <w:proofErr w:type="spellEnd"/>
      <w:r w:rsidR="00F62A1C">
        <w:rPr>
          <w:rFonts w:ascii="Times New Roman" w:hAnsi="Times New Roman" w:cs="Times New Roman"/>
          <w:lang w:val="en-CA"/>
        </w:rPr>
        <w:t xml:space="preserve"> value. We also calculated the </w:t>
      </w:r>
      <m:oMath>
        <m:r>
          <w:rPr>
            <w:rFonts w:ascii="Cambria Math" w:hAnsi="Cambria Math" w:cs="Times New Roman"/>
            <w:lang w:val="en-CA"/>
          </w:rPr>
          <m:t>∆</m:t>
        </m:r>
      </m:oMath>
      <w:r w:rsidR="00F62A1C">
        <w:rPr>
          <w:rFonts w:ascii="Times New Roman" w:eastAsiaTheme="minorEastAsia" w:hAnsi="Times New Roman" w:cs="Times New Roman"/>
          <w:lang w:val="en-CA"/>
        </w:rPr>
        <w:t xml:space="preserve">AICc to evaluate competing models following Burnham and Anderson </w:t>
      </w:r>
      <w:r w:rsidR="00F62A1C">
        <w:rPr>
          <w:rFonts w:ascii="Times New Roman" w:eastAsiaTheme="minorEastAsia" w:hAnsi="Times New Roman" w:cs="Times New Roman"/>
          <w:lang w:val="en-CA"/>
        </w:rPr>
        <w:fldChar w:fldCharType="begin"/>
      </w:r>
      <w:r w:rsidR="00144327">
        <w:rPr>
          <w:rFonts w:ascii="Times New Roman" w:eastAsiaTheme="minorEastAsia" w:hAnsi="Times New Roman" w:cs="Times New Roman"/>
          <w:lang w:val="en-CA"/>
        </w:rPr>
        <w:instrText xml:space="preserve"> ADDIN ZOTERO_ITEM CSL_CITATION {"citationID":"PlQQJE2k","properties":{"formattedCitation":"(2002)","plainCitation":"(2002)","noteIndex":0},"citationItems":[{"id":991,"uris":["http://zotero.org/users/16770306/items/THURZFQN"],"itemData":{"id":991,"type":"book","collection-title":"A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F62A1C">
        <w:rPr>
          <w:rFonts w:ascii="Times New Roman" w:eastAsiaTheme="minorEastAsia" w:hAnsi="Times New Roman" w:cs="Times New Roman"/>
          <w:lang w:val="en-CA"/>
        </w:rPr>
        <w:fldChar w:fldCharType="separate"/>
      </w:r>
      <w:r w:rsidR="00F62A1C">
        <w:rPr>
          <w:rFonts w:ascii="Times New Roman" w:eastAsiaTheme="minorEastAsia" w:hAnsi="Times New Roman" w:cs="Times New Roman"/>
          <w:noProof/>
          <w:lang w:val="en-CA"/>
        </w:rPr>
        <w:t>(2002)</w:t>
      </w:r>
      <w:r w:rsidR="00F62A1C">
        <w:rPr>
          <w:rFonts w:ascii="Times New Roman" w:eastAsiaTheme="minorEastAsia" w:hAnsi="Times New Roman" w:cs="Times New Roman"/>
          <w:lang w:val="en-CA"/>
        </w:rPr>
        <w:fldChar w:fldCharType="end"/>
      </w:r>
      <w:r w:rsidR="00F62A1C">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00F62A1C">
        <w:rPr>
          <w:rFonts w:ascii="Times New Roman" w:eastAsiaTheme="minorEastAsia" w:hAnsi="Times New Roman" w:cs="Times New Roman"/>
          <w:lang w:val="en-CA"/>
        </w:rPr>
        <w:t>AICc</w:t>
      </w:r>
      <w:r w:rsidR="00F62A1C">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00F62A1C">
        <w:rPr>
          <w:rFonts w:ascii="Times New Roman" w:eastAsiaTheme="minorEastAsia" w:hAnsi="Times New Roman" w:cs="Times New Roman"/>
          <w:lang w:val="en-CA"/>
        </w:rPr>
        <w:t>AICc &gt; 10 were deemed to have no support, not competing with the best model).</w:t>
      </w:r>
      <w:r w:rsidRPr="008C35F0">
        <w:rPr>
          <w:rFonts w:ascii="Times New Roman" w:hAnsi="Times New Roman" w:cs="Times New Roman"/>
          <w:lang w:val="en-CA"/>
        </w:rPr>
        <w:t xml:space="preserve"> These previous modelling steps were also repeated to investigate the effect of temperature lag on the end of activity of cardinals, by simply replacing the response variable by “</w:t>
      </w:r>
      <w:proofErr w:type="spellStart"/>
      <w:proofErr w:type="gramStart"/>
      <w:r w:rsidRPr="008C35F0">
        <w:rPr>
          <w:rFonts w:ascii="Times New Roman" w:hAnsi="Times New Roman" w:cs="Times New Roman"/>
          <w:lang w:val="en-CA"/>
        </w:rPr>
        <w:t>cpt.ss</w:t>
      </w:r>
      <w:proofErr w:type="spellEnd"/>
      <w:proofErr w:type="gramEnd"/>
      <w:r w:rsidRPr="008C35F0">
        <w:rPr>
          <w:rFonts w:ascii="Times New Roman" w:hAnsi="Times New Roman" w:cs="Times New Roman"/>
          <w:lang w:val="en-CA"/>
        </w:rPr>
        <w:t xml:space="preserve">”, corresponding to the time of end of activity relative to sunset </w:t>
      </w:r>
      <w:r w:rsidRPr="008C35F0">
        <w:rPr>
          <w:rFonts w:ascii="Times New Roman" w:hAnsi="Times New Roman" w:cs="Times New Roman"/>
          <w:lang w:val="en-US"/>
        </w:rPr>
        <w:t>(meaning negative values are minutes before sunset, and positive values are minutes after sunset)</w:t>
      </w:r>
      <w:r w:rsidRPr="008C35F0">
        <w:rPr>
          <w:rFonts w:ascii="Times New Roman" w:hAnsi="Times New Roman" w:cs="Times New Roman"/>
          <w:lang w:val="en-CA"/>
        </w:rPr>
        <w:t>. After the most fitting temperature lag variable was established for both the onset and end of activity, we moved on to investigate the effect of cold snaps.</w:t>
      </w:r>
    </w:p>
    <w:p w14:paraId="2A89C310" w14:textId="77777777" w:rsidR="002F3F34" w:rsidRPr="008C35F0" w:rsidRDefault="002F3F34" w:rsidP="00744EB3">
      <w:pPr>
        <w:spacing w:line="360" w:lineRule="auto"/>
        <w:ind w:firstLine="720"/>
        <w:jc w:val="both"/>
        <w:rPr>
          <w:rFonts w:ascii="Times New Roman" w:hAnsi="Times New Roman" w:cs="Times New Roman"/>
          <w:lang w:val="en-CA"/>
        </w:rPr>
      </w:pPr>
    </w:p>
    <w:p w14:paraId="65CA7228" w14:textId="2DE54693"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Again, we used GAMs models to examine whether cold snaps were associated with changes in the onset and end of activity. Cold snaps were included in the models as binary fixed-effect predictors, based on the three threshold values described earlier. We fit different models for each threshold (cold_snap5, cold_snap7 and cold_snap10), alongside smoothed terms for the minimum daily temperature, log-transformed precipitations, snow accumulation on the ground, and maximum daily wind gust speed. Once again, site and individuals were included in the models as random effects using smooth terms. Because the cold snap variable is binary, we considered them as linear terms rather than smoothed. All the models were fitted using the </w:t>
      </w:r>
      <w:proofErr w:type="spellStart"/>
      <w:r w:rsidRPr="008C35F0">
        <w:rPr>
          <w:rFonts w:ascii="Times New Roman" w:hAnsi="Times New Roman" w:cs="Times New Roman"/>
          <w:i/>
          <w:iCs/>
          <w:lang w:val="en-US"/>
        </w:rPr>
        <w:t>mgcv</w:t>
      </w:r>
      <w:proofErr w:type="spellEnd"/>
      <w:r w:rsidRPr="008C35F0">
        <w:rPr>
          <w:rFonts w:ascii="Times New Roman" w:hAnsi="Times New Roman" w:cs="Times New Roman"/>
          <w:lang w:val="en-US"/>
        </w:rPr>
        <w:t xml:space="preserve"> package in R with restricted maximum likelihood (REML) method. Model selection and comparison were also conducted using </w:t>
      </w:r>
      <w:proofErr w:type="spellStart"/>
      <w:r w:rsidRPr="008C35F0">
        <w:rPr>
          <w:rFonts w:ascii="Times New Roman" w:hAnsi="Times New Roman" w:cs="Times New Roman"/>
          <w:lang w:val="en-US"/>
        </w:rPr>
        <w:t>AICc</w:t>
      </w:r>
      <w:proofErr w:type="spellEnd"/>
      <w:r w:rsidRPr="008C35F0">
        <w:rPr>
          <w:rFonts w:ascii="Times New Roman" w:hAnsi="Times New Roman" w:cs="Times New Roman"/>
          <w:lang w:val="en-CA"/>
        </w:rPr>
        <w:t xml:space="preserve"> values </w:t>
      </w:r>
      <w:r w:rsidR="00144327">
        <w:rPr>
          <w:rFonts w:ascii="Times New Roman" w:hAnsi="Times New Roman" w:cs="Times New Roman"/>
          <w:lang w:val="en-CA"/>
        </w:rPr>
        <w:t xml:space="preserve">and following Burnham and Anderson’s guidelines </w:t>
      </w:r>
      <w:r w:rsidR="00144327">
        <w:rPr>
          <w:rFonts w:ascii="Times New Roman" w:hAnsi="Times New Roman" w:cs="Times New Roman"/>
          <w:lang w:val="en-CA"/>
        </w:rPr>
        <w:fldChar w:fldCharType="begin"/>
      </w:r>
      <w:r w:rsidR="00144327">
        <w:rPr>
          <w:rFonts w:ascii="Times New Roman" w:hAnsi="Times New Roman" w:cs="Times New Roman"/>
          <w:lang w:val="en-CA"/>
        </w:rPr>
        <w:instrText xml:space="preserve"> ADDIN ZOTERO_ITEM CSL_CITATION {"citationID":"3ThregZB","properties":{"formattedCitation":"(2002)","plainCitation":"(2002)","noteIndex":0},"citationItems":[{"id":991,"uris":["http://zotero.org/users/16770306/items/THURZFQN"],"itemData":{"id":991,"type":"book","collection-title":"A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144327">
        <w:rPr>
          <w:rFonts w:ascii="Times New Roman" w:hAnsi="Times New Roman" w:cs="Times New Roman"/>
          <w:lang w:val="en-CA"/>
        </w:rPr>
        <w:fldChar w:fldCharType="separate"/>
      </w:r>
      <w:r w:rsidR="00144327">
        <w:rPr>
          <w:rFonts w:ascii="Times New Roman" w:hAnsi="Times New Roman" w:cs="Times New Roman"/>
          <w:noProof/>
          <w:lang w:val="en-CA"/>
        </w:rPr>
        <w:t>(2002)</w:t>
      </w:r>
      <w:r w:rsidR="00144327">
        <w:rPr>
          <w:rFonts w:ascii="Times New Roman" w:hAnsi="Times New Roman" w:cs="Times New Roman"/>
          <w:lang w:val="en-CA"/>
        </w:rPr>
        <w:fldChar w:fldCharType="end"/>
      </w:r>
      <w:r w:rsidRPr="008C35F0">
        <w:rPr>
          <w:rFonts w:ascii="Times New Roman" w:hAnsi="Times New Roman" w:cs="Times New Roman"/>
          <w:lang w:val="en-CA"/>
        </w:rPr>
        <w:t>. Once we selected the best model of the cold snaps, we moved on to investigate the combined effects of daily temperatures, temperature lag and cold snaps altogether.</w:t>
      </w:r>
    </w:p>
    <w:p w14:paraId="228A4F2F"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23" w:name="_Toc205543145"/>
      <w:bookmarkStart w:id="124" w:name="_Toc214025504"/>
      <w:r w:rsidRPr="008C35F0">
        <w:rPr>
          <w:rFonts w:ascii="Times New Roman" w:hAnsi="Times New Roman" w:cs="Times New Roman"/>
          <w:color w:val="000000" w:themeColor="text1"/>
          <w:sz w:val="24"/>
          <w:szCs w:val="24"/>
          <w:u w:val="single"/>
          <w:lang w:val="en-CA"/>
        </w:rPr>
        <w:t>Modelling the effects of weather conditions and dynamic temporal variables on the onset and end of northern cardinal’s daily activities</w:t>
      </w:r>
      <w:bookmarkEnd w:id="123"/>
      <w:bookmarkEnd w:id="124"/>
    </w:p>
    <w:p w14:paraId="2F0C9212"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Once we identified, for both the onset and end of activity, the best fitting model for the cold snaps and the temperature lag, we created models that investigate the combined effect of those variables on the activity of the cardinals. We also included all the previously mentioned weather variables and fitted a set of 5 different models. To ease reading, only the models for the onset of activity will be described, but the same models were also built for the end of activity. The first model is the “Full model” including all the variables possible (Change Point Sunrise ~ s(Minimum temperature) + s(log(Precipitations)) + s(Snow on the ground) + s(Mean temperature lag 5) + Cold snap 5 + s(Speed of maximum gust of wind) + s(Winter, bs = “re”) + s(ID, bs = “re”) + s(Site, bs = “re”)). The second model is a “Precipitation model” and focuses on both snow and rain (Change Point Sunrise ~ s(log(Precipitations)) + s(Snow on the ground) + s(Mean temperature lag 5) + Cold snap 5 + s(Winter, bs = “re”) + s(ID, bs = “re”) + s(Site, bs = “re”)). The third model we looked at is the “Temperature model”, containing only the temperature variables (Change Point Sunrise ~ s(Minimum temperature) + s(Mean temperature lag 5) + Cold snap 5 + s(Speed of maximum gust of wind) + s(Winter, bs = “re”) + s(ID, bs = “re”) + s(Site, bs = “re”)). The fourth model is the “Extreme temperature” one, including this time solely the temperature lag and cold snap variables (Change Point Sunrise ~ s(Mean temperature lag 5) + Cold snap 5 + s(Winter, bs = “re”) + s(ID, bs = “re”) + s(Site, bs = “re”)). Finally, the last model we </w:t>
      </w:r>
      <w:proofErr w:type="gramStart"/>
      <w:r w:rsidRPr="008C35F0">
        <w:rPr>
          <w:rFonts w:ascii="Times New Roman" w:hAnsi="Times New Roman" w:cs="Times New Roman"/>
          <w:lang w:val="en-US"/>
        </w:rPr>
        <w:t>looked into</w:t>
      </w:r>
      <w:proofErr w:type="gramEnd"/>
      <w:r w:rsidRPr="008C35F0">
        <w:rPr>
          <w:rFonts w:ascii="Times New Roman" w:hAnsi="Times New Roman" w:cs="Times New Roman"/>
          <w:lang w:val="en-US"/>
        </w:rPr>
        <w:t xml:space="preserve"> is the “Null model”, containing only the random effects variables (Change Point Sunrise ~ s(Winter, bs = “re”) + s(ID, bs = “re”) + s(Site, bs = “re”)). Once again, for both the onset and end of activity, we selected the best model using the lowest </w:t>
      </w:r>
      <w:proofErr w:type="spellStart"/>
      <w:r w:rsidRPr="008C35F0">
        <w:rPr>
          <w:rFonts w:ascii="Times New Roman" w:hAnsi="Times New Roman" w:cs="Times New Roman"/>
          <w:lang w:val="en-US"/>
        </w:rPr>
        <w:t>AICc</w:t>
      </w:r>
      <w:proofErr w:type="spellEnd"/>
      <w:r w:rsidRPr="008C35F0">
        <w:rPr>
          <w:rFonts w:ascii="Times New Roman" w:hAnsi="Times New Roman" w:cs="Times New Roman"/>
          <w:lang w:val="en-US"/>
        </w:rPr>
        <w:t xml:space="preserve"> value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{"citationID":"SfYWwqqb","properties":{"formattedCitation":"(Burnham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(Burnham &amp; Anderson, 2002)</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46372F5F" w14:textId="77777777" w:rsidR="002F3F34" w:rsidRPr="008C35F0" w:rsidRDefault="002F3F34" w:rsidP="00744EB3">
      <w:pPr>
        <w:spacing w:line="360" w:lineRule="auto"/>
        <w:ind w:firstLine="720"/>
        <w:jc w:val="both"/>
        <w:rPr>
          <w:rFonts w:ascii="Times New Roman" w:hAnsi="Times New Roman" w:cs="Times New Roman"/>
          <w:lang w:val="en-CA"/>
        </w:rPr>
      </w:pPr>
    </w:p>
    <w:p w14:paraId="104C87C5"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125" w:name="_Toc205543146"/>
      <w:bookmarkStart w:id="126" w:name="_Toc214025505"/>
      <w:r w:rsidRPr="008C35F0">
        <w:rPr>
          <w:rFonts w:ascii="Times New Roman" w:hAnsi="Times New Roman" w:cs="Times New Roman"/>
          <w:b/>
          <w:bCs/>
          <w:color w:val="000000" w:themeColor="text1"/>
          <w:lang w:val="en-CA"/>
        </w:rPr>
        <w:t>Results</w:t>
      </w:r>
      <w:bookmarkEnd w:id="125"/>
      <w:bookmarkEnd w:id="126"/>
    </w:p>
    <w:p w14:paraId="63015220" w14:textId="77777777" w:rsidR="00254FE7" w:rsidRPr="008C35F0" w:rsidRDefault="00254FE7" w:rsidP="00744EB3">
      <w:pPr>
        <w:pStyle w:val="Heading3"/>
        <w:spacing w:line="360" w:lineRule="auto"/>
        <w:jc w:val="both"/>
        <w:rPr>
          <w:rFonts w:ascii="Times New Roman" w:hAnsi="Times New Roman" w:cs="Times New Roman"/>
          <w:b/>
          <w:bCs/>
          <w:color w:val="000000" w:themeColor="text1"/>
          <w:lang w:val="en-CA"/>
        </w:rPr>
      </w:pPr>
      <w:bookmarkStart w:id="127" w:name="_Toc205543147"/>
      <w:bookmarkStart w:id="128" w:name="_Toc214025506"/>
      <w:r w:rsidRPr="008C35F0">
        <w:rPr>
          <w:rFonts w:ascii="Times New Roman" w:hAnsi="Times New Roman" w:cs="Times New Roman"/>
          <w:color w:val="000000" w:themeColor="text1"/>
          <w:sz w:val="24"/>
          <w:szCs w:val="24"/>
          <w:u w:val="single"/>
          <w:lang w:val="en-CA"/>
        </w:rPr>
        <w:t>Dynamic temporal variables model selection</w:t>
      </w:r>
      <w:bookmarkEnd w:id="127"/>
      <w:bookmarkEnd w:id="128"/>
    </w:p>
    <w:p w14:paraId="44B8935B" w14:textId="2606D966"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color w:val="000000"/>
          <w:u w:color="000000"/>
          <w:lang w:val="en-CA"/>
        </w:rPr>
        <w:t xml:space="preserve">The best model for the onset of activity of the cardinals is the 5-day lag model, but it’s only marginally better </w:t>
      </w:r>
      <w:r w:rsidRPr="008C35F0">
        <w:rPr>
          <w:rFonts w:ascii="Times New Roman" w:hAnsi="Times New Roman" w:cs="Times New Roman"/>
          <w:color w:val="000000"/>
          <w:lang w:val="en-CA"/>
        </w:rPr>
        <w:t xml:space="preserve">(&lt; 1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w:t>
      </w:r>
      <w:proofErr w:type="spellStart"/>
      <w:r w:rsidRPr="008C35F0">
        <w:rPr>
          <w:rFonts w:ascii="Times New Roman" w:hAnsi="Times New Roman" w:cs="Times New Roman"/>
          <w:color w:val="000000"/>
          <w:lang w:val="en-CA"/>
        </w:rPr>
        <w:t>AICc</w:t>
      </w:r>
      <w:proofErr w:type="spellEnd"/>
      <w:r w:rsidRPr="008C35F0">
        <w:rPr>
          <w:rFonts w:ascii="Times New Roman" w:hAnsi="Times New Roman" w:cs="Times New Roman"/>
          <w:color w:val="000000"/>
          <w:lang w:val="en-CA"/>
        </w:rPr>
        <w:t xml:space="preserve">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A).</w:t>
      </w:r>
      <w:r w:rsidRPr="008C35F0">
        <w:rPr>
          <w:rFonts w:ascii="Times New Roman" w:hAnsi="Times New Roman" w:cs="Times New Roman"/>
          <w:color w:val="000000"/>
          <w:u w:color="000000"/>
          <w:lang w:val="en-CA"/>
        </w:rPr>
        <w:t xml:space="preserve"> 5-day lag is defined here as the mean temperature over the previous 5 days relative to the current day of onset/end of daily activities. For the end of activity however, the best model is the 2-day lag one by far </w:t>
      </w:r>
      <w:r w:rsidRPr="008C35F0">
        <w:rPr>
          <w:rFonts w:ascii="Times New Roman" w:hAnsi="Times New Roman" w:cs="Times New Roman"/>
          <w:color w:val="000000"/>
          <w:lang w:val="en-CA"/>
        </w:rPr>
        <w:t xml:space="preserve">(&gt; 10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w:t>
      </w:r>
      <w:proofErr w:type="spellStart"/>
      <w:r w:rsidRPr="008C35F0">
        <w:rPr>
          <w:rFonts w:ascii="Times New Roman" w:hAnsi="Times New Roman" w:cs="Times New Roman"/>
          <w:color w:val="000000"/>
          <w:lang w:val="en-CA"/>
        </w:rPr>
        <w:t>AICc</w:t>
      </w:r>
      <w:proofErr w:type="spellEnd"/>
      <w:r w:rsidRPr="008C35F0">
        <w:rPr>
          <w:rFonts w:ascii="Times New Roman" w:hAnsi="Times New Roman" w:cs="Times New Roman"/>
          <w:color w:val="000000"/>
          <w:lang w:val="en-CA"/>
        </w:rPr>
        <w:t xml:space="preserve">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C).</w:t>
      </w:r>
      <w:r w:rsidRPr="008C35F0">
        <w:rPr>
          <w:rFonts w:ascii="Times New Roman" w:hAnsi="Times New Roman" w:cs="Times New Roman"/>
          <w:color w:val="000000"/>
          <w:u w:color="000000"/>
          <w:lang w:val="en-CA"/>
        </w:rPr>
        <w:t xml:space="preserve"> Regarding the cold snaps, the best model for the onset of activity turned out to be the -5 ˚C model </w:t>
      </w:r>
      <w:r w:rsidRPr="008C35F0">
        <w:rPr>
          <w:rFonts w:ascii="Times New Roman" w:hAnsi="Times New Roman" w:cs="Times New Roman"/>
          <w:color w:val="000000"/>
          <w:lang w:val="en-CA"/>
        </w:rPr>
        <w:t xml:space="preserve">(&gt; 5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w:t>
      </w:r>
      <w:proofErr w:type="spellStart"/>
      <w:r w:rsidRPr="008C35F0">
        <w:rPr>
          <w:rFonts w:ascii="Times New Roman" w:hAnsi="Times New Roman" w:cs="Times New Roman"/>
          <w:color w:val="000000"/>
          <w:lang w:val="en-CA"/>
        </w:rPr>
        <w:t>AICc</w:t>
      </w:r>
      <w:proofErr w:type="spellEnd"/>
      <w:r w:rsidRPr="008C35F0">
        <w:rPr>
          <w:rFonts w:ascii="Times New Roman" w:hAnsi="Times New Roman" w:cs="Times New Roman"/>
          <w:color w:val="000000"/>
          <w:lang w:val="en-CA"/>
        </w:rPr>
        <w:t xml:space="preserve">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B)</w:t>
      </w:r>
      <w:r w:rsidRPr="008C35F0">
        <w:rPr>
          <w:rFonts w:ascii="Times New Roman" w:hAnsi="Times New Roman" w:cs="Times New Roman"/>
          <w:color w:val="000000"/>
          <w:u w:color="000000"/>
          <w:lang w:val="en-CA"/>
        </w:rPr>
        <w:t xml:space="preserve"> </w:t>
      </w:r>
      <w:r w:rsidRPr="008C35F0">
        <w:rPr>
          <w:rFonts w:ascii="Times New Roman" w:hAnsi="Times New Roman" w:cs="Times New Roman"/>
          <w:color w:val="000000"/>
          <w:lang w:val="en-CA"/>
        </w:rPr>
        <w:t xml:space="preserve">and the best model for the end of activity was the -10 ˚C one (&gt; 2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w:t>
      </w:r>
      <w:proofErr w:type="spellStart"/>
      <w:r w:rsidRPr="008C35F0">
        <w:rPr>
          <w:rFonts w:ascii="Times New Roman" w:hAnsi="Times New Roman" w:cs="Times New Roman"/>
          <w:color w:val="000000"/>
          <w:lang w:val="en-CA"/>
        </w:rPr>
        <w:t>AICc</w:t>
      </w:r>
      <w:proofErr w:type="spellEnd"/>
      <w:r w:rsidRPr="008C35F0">
        <w:rPr>
          <w:rFonts w:ascii="Times New Roman" w:hAnsi="Times New Roman" w:cs="Times New Roman"/>
          <w:color w:val="000000"/>
          <w:lang w:val="en-CA"/>
        </w:rPr>
        <w:t xml:space="preserve">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D).</w:t>
      </w:r>
    </w:p>
    <w:p w14:paraId="77F9DBF4" w14:textId="77777777"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noProof/>
          <w:lang w:val="en-CA"/>
        </w:rPr>
        <w:drawing>
          <wp:anchor distT="0" distB="0" distL="114300" distR="114300" simplePos="0" relativeHeight="251658247" behindDoc="1" locked="0" layoutInCell="1" allowOverlap="1" wp14:anchorId="749224A8" wp14:editId="25952A02">
            <wp:simplePos x="0" y="0"/>
            <wp:positionH relativeFrom="column">
              <wp:posOffset>0</wp:posOffset>
            </wp:positionH>
            <wp:positionV relativeFrom="paragraph">
              <wp:posOffset>230505</wp:posOffset>
            </wp:positionV>
            <wp:extent cx="5943600" cy="2052955"/>
            <wp:effectExtent l="12700" t="12700" r="12700" b="17145"/>
            <wp:wrapTight wrapText="bothSides">
              <wp:wrapPolygon edited="0">
                <wp:start x="-46" y="-134"/>
                <wp:lineTo x="-46" y="21647"/>
                <wp:lineTo x="21600" y="21647"/>
                <wp:lineTo x="21600" y="-134"/>
                <wp:lineTo x="-46" y="-134"/>
              </wp:wrapPolygon>
            </wp:wrapTight>
            <wp:docPr id="342813495" name="Picture 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3495" name="Picture 3" descr="A graph of a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7780DEF" w14:textId="79DA4B85"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3</w:t>
      </w:r>
      <w:r w:rsidRPr="008C35F0">
        <w:rPr>
          <w:rFonts w:ascii="Times New Roman" w:hAnsi="Times New Roman" w:cs="Times New Roman"/>
          <w:b/>
          <w:bCs/>
          <w:lang w:val="en-CA"/>
        </w:rPr>
        <w:t>.</w:t>
      </w:r>
      <w:r w:rsidRPr="008C35F0">
        <w:rPr>
          <w:rFonts w:ascii="Times New Roman" w:hAnsi="Times New Roman" w:cs="Times New Roman"/>
          <w:lang w:val="en-CA"/>
        </w:rPr>
        <w:t xml:space="preserve"> Model ranking using </w:t>
      </w:r>
      <w:proofErr w:type="spellStart"/>
      <w:r w:rsidRPr="008C35F0">
        <w:rPr>
          <w:rFonts w:ascii="Times New Roman" w:hAnsi="Times New Roman" w:cs="Times New Roman"/>
          <w:lang w:val="en-CA"/>
        </w:rPr>
        <w:t>AICc</w:t>
      </w:r>
      <w:proofErr w:type="spellEnd"/>
      <w:r w:rsidRPr="008C35F0">
        <w:rPr>
          <w:rFonts w:ascii="Times New Roman" w:hAnsi="Times New Roman" w:cs="Times New Roman"/>
          <w:lang w:val="en-CA"/>
        </w:rPr>
        <w:t xml:space="preserve"> of generalized additive models (GAMs) with a comparing scale of effect of mean temperature lag (A, C) and cold snap events (B, D) on the change point timing relative to both sunrise (A, B) and sunset (C, D) of northern cardinals (n = 64) tracked in Montreal, Quebec, Canada between 2022 and 2025. The arrow indicates the best model (lowest AIC value</w:t>
      </w:r>
      <w:proofErr w:type="gramStart"/>
      <w:r w:rsidRPr="008C35F0">
        <w:rPr>
          <w:rFonts w:ascii="Times New Roman" w:hAnsi="Times New Roman" w:cs="Times New Roman"/>
          <w:lang w:val="en-CA"/>
        </w:rPr>
        <w:t>)</w:t>
      </w:r>
      <w:proofErr w:type="gramEnd"/>
      <w:r w:rsidRPr="008C35F0">
        <w:rPr>
          <w:rFonts w:ascii="Times New Roman" w:hAnsi="Times New Roman" w:cs="Times New Roman"/>
          <w:lang w:val="en-CA"/>
        </w:rPr>
        <w:t xml:space="preserve"> and the shaded area represents a ∆</w:t>
      </w:r>
      <w:proofErr w:type="spellStart"/>
      <w:r w:rsidRPr="008C35F0">
        <w:rPr>
          <w:rFonts w:ascii="Times New Roman" w:hAnsi="Times New Roman" w:cs="Times New Roman"/>
          <w:lang w:val="en-CA"/>
        </w:rPr>
        <w:t>AICc</w:t>
      </w:r>
      <w:proofErr w:type="spellEnd"/>
      <w:r w:rsidRPr="008C35F0">
        <w:rPr>
          <w:rFonts w:ascii="Times New Roman" w:hAnsi="Times New Roman" w:cs="Times New Roman"/>
          <w:lang w:val="en-CA"/>
        </w:rPr>
        <w:t xml:space="preserve"> of 2 points.</w:t>
      </w:r>
    </w:p>
    <w:p w14:paraId="6B501271" w14:textId="77777777" w:rsidR="002F3F34" w:rsidRPr="008C35F0" w:rsidRDefault="002F3F34" w:rsidP="00744EB3">
      <w:pPr>
        <w:spacing w:line="360" w:lineRule="auto"/>
        <w:jc w:val="both"/>
        <w:rPr>
          <w:rFonts w:ascii="Times New Roman" w:hAnsi="Times New Roman" w:cs="Times New Roman"/>
          <w:lang w:val="en-CA"/>
        </w:rPr>
      </w:pPr>
    </w:p>
    <w:p w14:paraId="63BB720C"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29" w:name="_Toc205543148"/>
      <w:bookmarkStart w:id="130" w:name="_Toc214025507"/>
      <w:r w:rsidRPr="008C35F0">
        <w:rPr>
          <w:rFonts w:ascii="Times New Roman" w:hAnsi="Times New Roman" w:cs="Times New Roman"/>
          <w:color w:val="000000" w:themeColor="text1"/>
          <w:sz w:val="24"/>
          <w:szCs w:val="24"/>
          <w:u w:val="single"/>
          <w:lang w:val="en-CA"/>
        </w:rPr>
        <w:t>Modelling the effect of weather conditions and dynamic temporal variables on cardinal’s daily activities</w:t>
      </w:r>
      <w:bookmarkEnd w:id="129"/>
      <w:bookmarkEnd w:id="130"/>
    </w:p>
    <w:p w14:paraId="2913299A" w14:textId="6E5CE826"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best candidate GAM model for the onset of activity of the cardinals was the full model. The full model has a ∆ AIC value of 0 and a 22.5 AIC point difference with the next best model (precipitation model; figure 2.</w:t>
      </w:r>
      <w:r w:rsidR="009401FE">
        <w:rPr>
          <w:rFonts w:ascii="Times New Roman" w:hAnsi="Times New Roman" w:cs="Times New Roman"/>
          <w:lang w:val="en-CA"/>
        </w:rPr>
        <w:t>4</w:t>
      </w:r>
      <w:r w:rsidRPr="008C35F0">
        <w:rPr>
          <w:rFonts w:ascii="Times New Roman" w:hAnsi="Times New Roman" w:cs="Times New Roman"/>
          <w:lang w:val="en-CA"/>
        </w:rPr>
        <w:t xml:space="preserve">.). Thus, the full model </w:t>
      </w:r>
      <w:r w:rsidRPr="008C35F0">
        <w:rPr>
          <w:rFonts w:ascii="Times New Roman" w:hAnsi="Times New Roman" w:cs="Times New Roman"/>
          <w:lang w:val="en-US"/>
        </w:rPr>
        <w:t xml:space="preserve">(Change Point Sunrise ~ s(Minimum temperature) + s(log(Precipitations)) + s(Snow on the ground) + s(Mean temperature lag 5) + Cold snap 5 + s(Speed of maximum gust of wind) + s(Winter, bs = “re”) + s(ID, bs = “re”) + s(Site, bs = “re”)) </w:t>
      </w:r>
      <w:r w:rsidRPr="008C35F0">
        <w:rPr>
          <w:rFonts w:ascii="Times New Roman" w:hAnsi="Times New Roman" w:cs="Times New Roman"/>
          <w:lang w:val="en-CA"/>
        </w:rPr>
        <w:t>was selected to move forward with the analyses.</w:t>
      </w:r>
    </w:p>
    <w:p w14:paraId="4F1D3628" w14:textId="77777777" w:rsidR="00973558" w:rsidRDefault="00254FE7" w:rsidP="00744EB3">
      <w:pPr>
        <w:spacing w:line="360" w:lineRule="auto"/>
        <w:jc w:val="both"/>
        <w:rPr>
          <w:rFonts w:ascii="Times New Roman" w:hAnsi="Times New Roman" w:cs="Times New Roman"/>
          <w:b/>
          <w:bCs/>
          <w:lang w:val="en-CA"/>
        </w:rPr>
      </w:pPr>
      <w:r w:rsidRPr="008C35F0">
        <w:rPr>
          <w:noProof/>
        </w:rPr>
        <w:drawing>
          <wp:inline distT="0" distB="0" distL="0" distR="0" wp14:anchorId="667954A2" wp14:editId="7BC7B406">
            <wp:extent cx="5909733" cy="4432300"/>
            <wp:effectExtent l="12700" t="12700" r="8890" b="12700"/>
            <wp:docPr id="1302992976" name="Picture 5" descr="A grid of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2976" name="Picture 5" descr="A grid of white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50391" cy="4537794"/>
                    </a:xfrm>
                    <a:prstGeom prst="rect">
                      <a:avLst/>
                    </a:prstGeom>
                    <a:ln>
                      <a:solidFill>
                        <a:schemeClr val="tx1"/>
                      </a:solidFill>
                    </a:ln>
                  </pic:spPr>
                </pic:pic>
              </a:graphicData>
            </a:graphic>
          </wp:inline>
        </w:drawing>
      </w:r>
    </w:p>
    <w:p w14:paraId="5F2FBA5B" w14:textId="024FEBFF"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4</w:t>
      </w:r>
      <w:r w:rsidRPr="008C35F0">
        <w:rPr>
          <w:rFonts w:ascii="Times New Roman" w:hAnsi="Times New Roman" w:cs="Times New Roman"/>
          <w:b/>
          <w:bCs/>
          <w:lang w:val="en-CA"/>
        </w:rPr>
        <w:t>.</w:t>
      </w:r>
      <w:r w:rsidRPr="008C35F0">
        <w:rPr>
          <w:rFonts w:ascii="Times New Roman" w:hAnsi="Times New Roman" w:cs="Times New Roman"/>
          <w:lang w:val="en-CA"/>
        </w:rPr>
        <w:t xml:space="preserve"> Comparison of the candidate models for the onset of activity of the birds using ∆ AIC, where a lower score indicates a better model fit.</w:t>
      </w:r>
    </w:p>
    <w:p w14:paraId="778EE58D" w14:textId="77777777" w:rsidR="002F3F34" w:rsidRPr="008C35F0" w:rsidRDefault="002F3F34" w:rsidP="00744EB3">
      <w:pPr>
        <w:spacing w:line="360" w:lineRule="auto"/>
        <w:jc w:val="both"/>
        <w:rPr>
          <w:rFonts w:ascii="Times New Roman" w:hAnsi="Times New Roman" w:cs="Times New Roman"/>
          <w:lang w:val="en-CA"/>
        </w:rPr>
      </w:pPr>
    </w:p>
    <w:p w14:paraId="450D24DA"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intercept of the parametric coefficients has a value of -12.456, meaning that the baseline onset time of activity of the cardinals would be ~ 12 minutes before sunrise, when all predictors are at reference levels (table 2.1.). It’s highly significant, meaning this baseline level is indeed meaningful (table 2.1.). The cold snap -5 ˚C has an estimate value of -14.814, meaning that during cold snap events of at least -5 ˚C, cardinals become active ~ 15 minutes before the baseline (~ 27 minutes before sunrise; table 2.1.).</w:t>
      </w:r>
    </w:p>
    <w:p w14:paraId="4790E7ED" w14:textId="77777777" w:rsidR="002F3F34" w:rsidRPr="008C35F0" w:rsidRDefault="002F3F34" w:rsidP="00744EB3">
      <w:pPr>
        <w:spacing w:line="360" w:lineRule="auto"/>
        <w:ind w:firstLine="720"/>
        <w:jc w:val="both"/>
        <w:rPr>
          <w:rFonts w:ascii="Times New Roman" w:hAnsi="Times New Roman" w:cs="Times New Roman"/>
          <w:lang w:val="en-CA"/>
        </w:rPr>
      </w:pPr>
    </w:p>
    <w:p w14:paraId="244B9956" w14:textId="77777777" w:rsidR="00254FE7" w:rsidRDefault="00254FE7" w:rsidP="00744EB3">
      <w:pPr>
        <w:spacing w:line="36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lang w:val="en-CA"/>
        </w:rPr>
        <w:t xml:space="preserve">Out of all the variables explored, minimum daily temperatures, snow accumulation on the ground, 5-day mean temperature lag, maximum daily wind gust speed, birds’ ID and cold snap events of -5 ˚C and below, all had a significant effect on the onset of activity. Minimum temperature has an </w:t>
      </w:r>
      <w:proofErr w:type="spellStart"/>
      <w:r w:rsidRPr="008C35F0">
        <w:rPr>
          <w:rFonts w:ascii="Times New Roman" w:hAnsi="Times New Roman" w:cs="Times New Roman"/>
          <w:lang w:val="en-CA"/>
        </w:rPr>
        <w:t>edf</w:t>
      </w:r>
      <w:proofErr w:type="spellEnd"/>
      <w:r w:rsidRPr="008C35F0">
        <w:rPr>
          <w:rFonts w:ascii="Times New Roman" w:hAnsi="Times New Roman" w:cs="Times New Roman"/>
          <w:lang w:val="en-CA"/>
        </w:rPr>
        <w:t xml:space="preserve"> value of ~ 1 and is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 0.006), showing a linear relationship with the onset of activity (table 2.1.). Snow on the ground has a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 0.007), non-linear effect (</w:t>
      </w:r>
      <w:proofErr w:type="spellStart"/>
      <w:r w:rsidRPr="008C35F0">
        <w:rPr>
          <w:rFonts w:ascii="Times New Roman" w:hAnsi="Times New Roman" w:cs="Times New Roman"/>
          <w:lang w:val="en-CA"/>
        </w:rPr>
        <w:t>edf</w:t>
      </w:r>
      <w:proofErr w:type="spellEnd"/>
      <w:r w:rsidRPr="008C35F0">
        <w:rPr>
          <w:rFonts w:ascii="Times New Roman" w:hAnsi="Times New Roman" w:cs="Times New Roman"/>
          <w:lang w:val="en-CA"/>
        </w:rPr>
        <w:t xml:space="preserve"> = 3.820), indicating that the effect of snow depth has a more complex influence on the onset of activity of the birds (table 2.1.). Mean temperature lag also shows a strong, complex (</w:t>
      </w:r>
      <w:proofErr w:type="spellStart"/>
      <w:r w:rsidRPr="008C35F0">
        <w:rPr>
          <w:rFonts w:ascii="Times New Roman" w:hAnsi="Times New Roman" w:cs="Times New Roman"/>
          <w:lang w:val="en-CA"/>
        </w:rPr>
        <w:t>edf</w:t>
      </w:r>
      <w:proofErr w:type="spellEnd"/>
      <w:r w:rsidRPr="008C35F0">
        <w:rPr>
          <w:rFonts w:ascii="Times New Roman" w:hAnsi="Times New Roman" w:cs="Times New Roman"/>
          <w:lang w:val="en-CA"/>
        </w:rPr>
        <w:t xml:space="preserve"> = 5.772) and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effect on the cardinal’s onset of activity (table 2.1.). Finally, the speed of maximum gust of wind has a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and non-linear (</w:t>
      </w:r>
      <w:proofErr w:type="spellStart"/>
      <w:r w:rsidRPr="008C35F0">
        <w:rPr>
          <w:rFonts w:ascii="Times New Roman" w:hAnsi="Times New Roman" w:cs="Times New Roman"/>
          <w:lang w:val="en-CA"/>
        </w:rPr>
        <w:t>edf</w:t>
      </w:r>
      <w:proofErr w:type="spellEnd"/>
      <w:r w:rsidRPr="008C35F0">
        <w:rPr>
          <w:rFonts w:ascii="Times New Roman" w:hAnsi="Times New Roman" w:cs="Times New Roman"/>
          <w:lang w:val="en-CA"/>
        </w:rPr>
        <w:t xml:space="preserve"> = 4.600) relationship with onset of activity (table 2.1.). On a last note, looking at random effects, we notice that the ID (individual birds) is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highlighting large differences among individuals in the onset of their daily activities (table 2.1.). The model explains 14.4% of the deviance, with an adjusted R</w:t>
      </w:r>
      <w:r w:rsidRPr="008C35F0">
        <w:rPr>
          <w:rFonts w:ascii="Times New Roman" w:hAnsi="Times New Roman" w:cs="Times New Roman"/>
          <w:vertAlign w:val="superscript"/>
          <w:lang w:val="en-CA"/>
        </w:rPr>
        <w:t>2</w:t>
      </w:r>
      <w:r w:rsidRPr="008C35F0">
        <w:rPr>
          <w:rFonts w:ascii="Times New Roman" w:hAnsi="Times New Roman" w:cs="Times New Roman"/>
          <w:lang w:val="en-CA"/>
        </w:rPr>
        <w:t xml:space="preserve"> of 0.124.</w:t>
      </w:r>
      <w:r w:rsidRPr="008C35F0">
        <w:rPr>
          <w:rFonts w:ascii="Times New Roman" w:hAnsi="Times New Roman" w:cs="Times New Roman"/>
          <w:color w:val="000000"/>
          <w:u w:color="000000"/>
          <w:lang w:val="en-CA"/>
        </w:rPr>
        <w:t xml:space="preserve"> </w:t>
      </w:r>
    </w:p>
    <w:p w14:paraId="2CE6DC1D" w14:textId="77777777" w:rsidR="002F3F34" w:rsidRPr="008C35F0" w:rsidRDefault="002F3F34" w:rsidP="00744EB3">
      <w:pPr>
        <w:spacing w:line="360" w:lineRule="auto"/>
        <w:ind w:firstLine="720"/>
        <w:jc w:val="both"/>
        <w:rPr>
          <w:rFonts w:ascii="Times New Roman" w:hAnsi="Times New Roman" w:cs="Times New Roman"/>
          <w:color w:val="000000"/>
          <w:u w:color="000000"/>
          <w:lang w:val="en-CA"/>
        </w:rPr>
      </w:pPr>
    </w:p>
    <w:p w14:paraId="03463F6E" w14:textId="1F6DCE24" w:rsidR="00254FE7" w:rsidRDefault="00254FE7" w:rsidP="00744EB3">
      <w:pPr>
        <w:spacing w:line="36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GAMs results revealed that multiple environmental variables significantly influenced the cardinals’ daily onset time of their activities relative to sunrise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Minimum daily temperatures had a strong linear negative effect. As the temperature drops, the cardinals start to get active later after sunrise, while warmer temperatures are associated with earlier onset times relative to sunrise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xml:space="preserve">., top left). Snow accumulation on the ground had a non-linear effect: onset time remains stable at low to moderate snow depths, but increased (i.e., onset is delayed) sharply at depths </w:t>
      </w:r>
      <w:proofErr w:type="gramStart"/>
      <w:r w:rsidRPr="008C35F0">
        <w:rPr>
          <w:rFonts w:ascii="Times New Roman" w:hAnsi="Times New Roman" w:cs="Times New Roman"/>
          <w:color w:val="000000"/>
          <w:u w:color="000000"/>
          <w:lang w:val="en-CA"/>
        </w:rPr>
        <w:t>exceeding</w:t>
      </w:r>
      <w:proofErr w:type="gramEnd"/>
      <w:r w:rsidRPr="008C35F0">
        <w:rPr>
          <w:rFonts w:ascii="Times New Roman" w:hAnsi="Times New Roman" w:cs="Times New Roman"/>
          <w:color w:val="000000"/>
          <w:u w:color="000000"/>
          <w:lang w:val="en-CA"/>
        </w:rPr>
        <w:t xml:space="preserve"> approximately 30 cm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top middle). A similar, non-linear relationship is revealed for the 5-days mean temperature lag, with the earliest onset times occurring at intermediate lag values, while both lower and higher lag temperatures were associated with delayed onset of activity relative to sunrise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top right).</w:t>
      </w:r>
    </w:p>
    <w:p w14:paraId="4FA0E6A5" w14:textId="77777777" w:rsidR="002F3F34" w:rsidRPr="008C35F0" w:rsidRDefault="002F3F34" w:rsidP="00744EB3">
      <w:pPr>
        <w:spacing w:line="360" w:lineRule="auto"/>
        <w:ind w:firstLine="720"/>
        <w:jc w:val="both"/>
        <w:rPr>
          <w:rFonts w:ascii="Times New Roman" w:hAnsi="Times New Roman" w:cs="Times New Roman"/>
          <w:color w:val="000000"/>
          <w:u w:color="000000"/>
          <w:lang w:val="en-CA"/>
        </w:rPr>
      </w:pPr>
    </w:p>
    <w:p w14:paraId="52F82F2C" w14:textId="4A69D8D1" w:rsidR="00057557" w:rsidRDefault="00254FE7" w:rsidP="00057557">
      <w:pPr>
        <w:spacing w:line="360" w:lineRule="auto"/>
        <w:ind w:firstLine="720"/>
        <w:jc w:val="both"/>
        <w:rPr>
          <w:rFonts w:ascii="Times New Roman" w:hAnsi="Times New Roman" w:cs="Times New Roman"/>
          <w:color w:val="000000" w:themeColor="text1"/>
          <w:lang w:val="en-CA"/>
        </w:rPr>
      </w:pPr>
      <w:r w:rsidRPr="008C35F0">
        <w:rPr>
          <w:rFonts w:ascii="Times New Roman" w:hAnsi="Times New Roman" w:cs="Times New Roman"/>
          <w:color w:val="000000" w:themeColor="text1"/>
          <w:lang w:val="en-CA"/>
        </w:rPr>
        <w:t>Maximum wind gust speed showed a weak, non-linear relationship with a tendency for onset time to increase, but only at very high wind speeds (&gt; 60 km/h; figure 2.</w:t>
      </w:r>
      <w:r w:rsidR="009401FE">
        <w:rPr>
          <w:rFonts w:ascii="Times New Roman" w:hAnsi="Times New Roman" w:cs="Times New Roman"/>
          <w:color w:val="000000" w:themeColor="text1"/>
          <w:lang w:val="en-CA"/>
        </w:rPr>
        <w:t>5</w:t>
      </w:r>
      <w:r w:rsidRPr="008C35F0">
        <w:rPr>
          <w:rFonts w:ascii="Times New Roman" w:hAnsi="Times New Roman" w:cs="Times New Roman"/>
          <w:color w:val="000000" w:themeColor="text1"/>
          <w:lang w:val="en-CA"/>
        </w:rPr>
        <w:t>., bottom left). As for cold snap events (defined as a binary variable), birds did start their days ~ 27 minutes earlier relative to sunrise when cold snap events colder or equal to a -5 ˚C temperature drop (figure 2.</w:t>
      </w:r>
      <w:r w:rsidR="009401FE">
        <w:rPr>
          <w:rFonts w:ascii="Times New Roman" w:hAnsi="Times New Roman" w:cs="Times New Roman"/>
          <w:color w:val="000000" w:themeColor="text1"/>
          <w:lang w:val="en-CA"/>
        </w:rPr>
        <w:t>5</w:t>
      </w:r>
      <w:r w:rsidRPr="008C35F0">
        <w:rPr>
          <w:rFonts w:ascii="Times New Roman" w:hAnsi="Times New Roman" w:cs="Times New Roman"/>
          <w:color w:val="000000" w:themeColor="text1"/>
          <w:lang w:val="en-CA"/>
        </w:rPr>
        <w:t>., bottom middle).</w:t>
      </w:r>
    </w:p>
    <w:p w14:paraId="44B40AA6" w14:textId="77777777" w:rsidR="00057557" w:rsidRDefault="00057557" w:rsidP="00057557">
      <w:pPr>
        <w:spacing w:line="360" w:lineRule="auto"/>
        <w:ind w:firstLine="720"/>
        <w:jc w:val="both"/>
        <w:rPr>
          <w:rFonts w:ascii="Times New Roman" w:hAnsi="Times New Roman" w:cs="Times New Roman"/>
          <w:color w:val="000000" w:themeColor="text1"/>
          <w:lang w:val="en-CA"/>
        </w:rPr>
      </w:pPr>
    </w:p>
    <w:p w14:paraId="66FE6C68" w14:textId="77777777" w:rsidR="00880DF1" w:rsidRDefault="00880DF1" w:rsidP="00744EB3">
      <w:pPr>
        <w:spacing w:line="360" w:lineRule="auto"/>
        <w:jc w:val="both"/>
        <w:rPr>
          <w:rFonts w:ascii="Times New Roman" w:hAnsi="Times New Roman" w:cs="Times New Roman"/>
          <w:color w:val="000000" w:themeColor="text1"/>
          <w:lang w:val="en-CA"/>
        </w:rPr>
      </w:pPr>
    </w:p>
    <w:p w14:paraId="77E15CDB" w14:textId="77777777" w:rsidR="00880DF1" w:rsidRDefault="00880DF1" w:rsidP="00744EB3">
      <w:pPr>
        <w:spacing w:line="360" w:lineRule="auto"/>
        <w:jc w:val="both"/>
        <w:rPr>
          <w:rFonts w:ascii="Times New Roman" w:hAnsi="Times New Roman" w:cs="Times New Roman"/>
          <w:b/>
          <w:bCs/>
          <w:lang w:val="en-CA"/>
        </w:rPr>
      </w:pPr>
    </w:p>
    <w:p w14:paraId="6D5EABD3" w14:textId="77777777" w:rsidR="00880DF1" w:rsidRDefault="00880DF1" w:rsidP="00744EB3">
      <w:pPr>
        <w:spacing w:line="360" w:lineRule="auto"/>
        <w:jc w:val="both"/>
        <w:rPr>
          <w:rFonts w:ascii="Times New Roman" w:hAnsi="Times New Roman" w:cs="Times New Roman"/>
          <w:b/>
          <w:bCs/>
          <w:lang w:val="en-CA"/>
        </w:rPr>
      </w:pPr>
    </w:p>
    <w:p w14:paraId="36D28197" w14:textId="1BB44242" w:rsidR="00254FE7"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Table 2.1.</w:t>
      </w:r>
      <w:r w:rsidRPr="008C35F0">
        <w:rPr>
          <w:rFonts w:ascii="Times New Roman" w:hAnsi="Times New Roman" w:cs="Times New Roman"/>
          <w:lang w:val="en-CA"/>
        </w:rPr>
        <w:t xml:space="preserve"> Summary of GAM results (full model) predicting the effects of weather conditions on the onset of activity of northern cardinals.</w:t>
      </w:r>
    </w:p>
    <w:tbl>
      <w:tblPr>
        <w:tblStyle w:val="TableGrid"/>
        <w:tblW w:w="9493" w:type="dxa"/>
        <w:tblLook w:val="04A0" w:firstRow="1" w:lastRow="0" w:firstColumn="1" w:lastColumn="0" w:noHBand="0" w:noVBand="1"/>
      </w:tblPr>
      <w:tblGrid>
        <w:gridCol w:w="2972"/>
        <w:gridCol w:w="1442"/>
        <w:gridCol w:w="1683"/>
        <w:gridCol w:w="989"/>
        <w:gridCol w:w="989"/>
        <w:gridCol w:w="1418"/>
      </w:tblGrid>
      <w:tr w:rsidR="00254FE7" w:rsidRPr="008C35F0" w14:paraId="7336D7DC" w14:textId="77777777" w:rsidTr="00057557">
        <w:tc>
          <w:tcPr>
            <w:tcW w:w="2972" w:type="dxa"/>
            <w:tcBorders>
              <w:top w:val="double" w:sz="4" w:space="0" w:color="000000"/>
              <w:left w:val="single" w:sz="4" w:space="0" w:color="FFFFFF" w:themeColor="background1"/>
              <w:bottom w:val="single" w:sz="4" w:space="0" w:color="FFFFFF"/>
              <w:right w:val="single" w:sz="4" w:space="0" w:color="FFFFFF"/>
            </w:tcBorders>
          </w:tcPr>
          <w:p w14:paraId="44C25286"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Parametric coefficients</w:t>
            </w:r>
          </w:p>
        </w:tc>
        <w:tc>
          <w:tcPr>
            <w:tcW w:w="1442" w:type="dxa"/>
            <w:tcBorders>
              <w:top w:val="double" w:sz="4" w:space="0" w:color="000000"/>
              <w:left w:val="single" w:sz="4" w:space="0" w:color="FFFFFF"/>
              <w:bottom w:val="single" w:sz="4" w:space="0" w:color="FFFFFF"/>
              <w:right w:val="single" w:sz="4" w:space="0" w:color="FFFFFF"/>
            </w:tcBorders>
          </w:tcPr>
          <w:p w14:paraId="6DE4C242"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7BFD472C"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3EA06416"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2A2C78A2"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071CB420"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679CEBF6" w14:textId="77777777" w:rsidTr="00057557">
        <w:tc>
          <w:tcPr>
            <w:tcW w:w="2972" w:type="dxa"/>
            <w:tcBorders>
              <w:top w:val="single" w:sz="4" w:space="0" w:color="FFFFFF"/>
              <w:left w:val="single" w:sz="4" w:space="0" w:color="FFFFFF" w:themeColor="background1"/>
              <w:right w:val="single" w:sz="4" w:space="0" w:color="FFFFFF"/>
            </w:tcBorders>
          </w:tcPr>
          <w:p w14:paraId="1A04018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442" w:type="dxa"/>
            <w:tcBorders>
              <w:top w:val="single" w:sz="4" w:space="0" w:color="FFFFFF"/>
              <w:left w:val="single" w:sz="4" w:space="0" w:color="FFFFFF"/>
              <w:right w:val="single" w:sz="4" w:space="0" w:color="FFFFFF"/>
            </w:tcBorders>
          </w:tcPr>
          <w:p w14:paraId="26BB02B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Estimate</w:t>
            </w:r>
          </w:p>
        </w:tc>
        <w:tc>
          <w:tcPr>
            <w:tcW w:w="1683" w:type="dxa"/>
            <w:tcBorders>
              <w:top w:val="single" w:sz="4" w:space="0" w:color="FFFFFF"/>
              <w:left w:val="single" w:sz="4" w:space="0" w:color="FFFFFF"/>
              <w:right w:val="single" w:sz="4" w:space="0" w:color="FFFFFF"/>
            </w:tcBorders>
          </w:tcPr>
          <w:p w14:paraId="6F62FCB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Standard Error</w:t>
            </w:r>
          </w:p>
        </w:tc>
        <w:tc>
          <w:tcPr>
            <w:tcW w:w="989" w:type="dxa"/>
            <w:tcBorders>
              <w:top w:val="single" w:sz="4" w:space="0" w:color="FFFFFF"/>
              <w:left w:val="single" w:sz="4" w:space="0" w:color="FFFFFF"/>
              <w:right w:val="single" w:sz="4" w:space="0" w:color="FFFFFF"/>
            </w:tcBorders>
          </w:tcPr>
          <w:p w14:paraId="4384FB9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 value</w:t>
            </w:r>
          </w:p>
        </w:tc>
        <w:tc>
          <w:tcPr>
            <w:tcW w:w="989" w:type="dxa"/>
            <w:tcBorders>
              <w:top w:val="single" w:sz="4" w:space="0" w:color="FFFFFF"/>
              <w:left w:val="single" w:sz="4" w:space="0" w:color="FFFFFF"/>
              <w:right w:val="single" w:sz="4" w:space="0" w:color="FFFFFF"/>
            </w:tcBorders>
          </w:tcPr>
          <w:p w14:paraId="5FB4182F"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spellStart"/>
            <w:r w:rsidRPr="00057557">
              <w:rPr>
                <w:rFonts w:ascii="Times New Roman" w:hAnsi="Times New Roman" w:cs="Times New Roman"/>
                <w:color w:val="000000"/>
                <w:sz w:val="20"/>
                <w:szCs w:val="20"/>
                <w:u w:color="000000"/>
                <w:lang w:val="en-CA"/>
              </w:rPr>
              <w:t>Pr</w:t>
            </w:r>
            <w:proofErr w:type="spellEnd"/>
            <w:r w:rsidRPr="00057557">
              <w:rPr>
                <w:rFonts w:ascii="Times New Roman" w:hAnsi="Times New Roman" w:cs="Times New Roman"/>
                <w:color w:val="000000"/>
                <w:sz w:val="20"/>
                <w:szCs w:val="20"/>
                <w:u w:color="000000"/>
                <w:lang w:val="en-CA"/>
              </w:rPr>
              <w:t>(&gt;|t|)</w:t>
            </w:r>
          </w:p>
        </w:tc>
        <w:tc>
          <w:tcPr>
            <w:tcW w:w="1418" w:type="dxa"/>
            <w:tcBorders>
              <w:top w:val="single" w:sz="4" w:space="0" w:color="FFFFFF"/>
              <w:left w:val="single" w:sz="4" w:space="0" w:color="FFFFFF"/>
              <w:right w:val="single" w:sz="4" w:space="0" w:color="FFFFFF" w:themeColor="background1"/>
            </w:tcBorders>
          </w:tcPr>
          <w:p w14:paraId="1B109E7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8C35F0" w14:paraId="4922273C" w14:textId="77777777" w:rsidTr="00057557">
        <w:tc>
          <w:tcPr>
            <w:tcW w:w="2972" w:type="dxa"/>
            <w:tcBorders>
              <w:left w:val="single" w:sz="4" w:space="0" w:color="FFFFFF" w:themeColor="background1"/>
              <w:bottom w:val="single" w:sz="4" w:space="0" w:color="FFFFFF"/>
              <w:right w:val="single" w:sz="4" w:space="0" w:color="FFFFFF"/>
            </w:tcBorders>
          </w:tcPr>
          <w:p w14:paraId="0A15324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Intercept</w:t>
            </w:r>
          </w:p>
        </w:tc>
        <w:tc>
          <w:tcPr>
            <w:tcW w:w="1442" w:type="dxa"/>
            <w:tcBorders>
              <w:left w:val="single" w:sz="4" w:space="0" w:color="FFFFFF"/>
              <w:bottom w:val="single" w:sz="4" w:space="0" w:color="FFFFFF"/>
              <w:right w:val="single" w:sz="4" w:space="0" w:color="FFFFFF"/>
            </w:tcBorders>
          </w:tcPr>
          <w:p w14:paraId="6A37B06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-12.456</w:t>
            </w:r>
          </w:p>
        </w:tc>
        <w:tc>
          <w:tcPr>
            <w:tcW w:w="1683" w:type="dxa"/>
            <w:tcBorders>
              <w:left w:val="single" w:sz="4" w:space="0" w:color="FFFFFF"/>
              <w:bottom w:val="single" w:sz="4" w:space="0" w:color="FFFFFF"/>
              <w:right w:val="single" w:sz="4" w:space="0" w:color="FFFFFF"/>
            </w:tcBorders>
          </w:tcPr>
          <w:p w14:paraId="75783A7C"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3.316</w:t>
            </w:r>
          </w:p>
        </w:tc>
        <w:tc>
          <w:tcPr>
            <w:tcW w:w="989" w:type="dxa"/>
            <w:tcBorders>
              <w:left w:val="single" w:sz="4" w:space="0" w:color="FFFFFF"/>
              <w:bottom w:val="single" w:sz="4" w:space="0" w:color="FFFFFF"/>
              <w:right w:val="single" w:sz="4" w:space="0" w:color="FFFFFF"/>
            </w:tcBorders>
          </w:tcPr>
          <w:p w14:paraId="20688EA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-3.756</w:t>
            </w:r>
          </w:p>
        </w:tc>
        <w:tc>
          <w:tcPr>
            <w:tcW w:w="989" w:type="dxa"/>
            <w:tcBorders>
              <w:left w:val="single" w:sz="4" w:space="0" w:color="FFFFFF"/>
              <w:bottom w:val="single" w:sz="4" w:space="0" w:color="FFFFFF"/>
              <w:right w:val="single" w:sz="4" w:space="0" w:color="FFFFFF"/>
            </w:tcBorders>
          </w:tcPr>
          <w:p w14:paraId="66363E6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4A0551D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7663668B"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3E47F91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Cold snap -5˚C</w:t>
            </w:r>
          </w:p>
        </w:tc>
        <w:tc>
          <w:tcPr>
            <w:tcW w:w="1442" w:type="dxa"/>
            <w:tcBorders>
              <w:top w:val="single" w:sz="4" w:space="0" w:color="FFFFFF"/>
              <w:left w:val="single" w:sz="4" w:space="0" w:color="FFFFFF"/>
              <w:bottom w:val="single" w:sz="4" w:space="0" w:color="FFFFFF"/>
              <w:right w:val="single" w:sz="4" w:space="0" w:color="FFFFFF"/>
            </w:tcBorders>
          </w:tcPr>
          <w:p w14:paraId="6A2CE94F"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-14.814</w:t>
            </w:r>
          </w:p>
        </w:tc>
        <w:tc>
          <w:tcPr>
            <w:tcW w:w="1683" w:type="dxa"/>
            <w:tcBorders>
              <w:top w:val="single" w:sz="4" w:space="0" w:color="FFFFFF"/>
              <w:left w:val="single" w:sz="4" w:space="0" w:color="FFFFFF"/>
              <w:bottom w:val="single" w:sz="4" w:space="0" w:color="FFFFFF"/>
              <w:right w:val="single" w:sz="4" w:space="0" w:color="FFFFFF"/>
            </w:tcBorders>
          </w:tcPr>
          <w:p w14:paraId="57FF6DB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5.121</w:t>
            </w:r>
          </w:p>
        </w:tc>
        <w:tc>
          <w:tcPr>
            <w:tcW w:w="989" w:type="dxa"/>
            <w:tcBorders>
              <w:top w:val="single" w:sz="4" w:space="0" w:color="FFFFFF"/>
              <w:left w:val="single" w:sz="4" w:space="0" w:color="FFFFFF"/>
              <w:bottom w:val="single" w:sz="4" w:space="0" w:color="FFFFFF"/>
              <w:right w:val="single" w:sz="4" w:space="0" w:color="FFFFFF"/>
            </w:tcBorders>
          </w:tcPr>
          <w:p w14:paraId="7D21D707"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-2.893</w:t>
            </w:r>
          </w:p>
        </w:tc>
        <w:tc>
          <w:tcPr>
            <w:tcW w:w="989" w:type="dxa"/>
            <w:tcBorders>
              <w:top w:val="single" w:sz="4" w:space="0" w:color="FFFFFF"/>
              <w:left w:val="single" w:sz="4" w:space="0" w:color="FFFFFF"/>
              <w:bottom w:val="single" w:sz="4" w:space="0" w:color="FFFFFF"/>
              <w:right w:val="single" w:sz="4" w:space="0" w:color="FFFFFF"/>
            </w:tcBorders>
          </w:tcPr>
          <w:p w14:paraId="164332E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0.004</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2B04E8C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0D91D493" w14:textId="77777777" w:rsidTr="00057557">
        <w:tc>
          <w:tcPr>
            <w:tcW w:w="2972" w:type="dxa"/>
            <w:tcBorders>
              <w:top w:val="double" w:sz="4" w:space="0" w:color="000000"/>
              <w:left w:val="single" w:sz="4" w:space="0" w:color="FFFFFF" w:themeColor="background1"/>
              <w:bottom w:val="single" w:sz="4" w:space="0" w:color="FFFFFF"/>
              <w:right w:val="single" w:sz="4" w:space="0" w:color="FFFFFF"/>
            </w:tcBorders>
          </w:tcPr>
          <w:p w14:paraId="5E61E88B"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Smooth terms</w:t>
            </w:r>
          </w:p>
        </w:tc>
        <w:tc>
          <w:tcPr>
            <w:tcW w:w="1442" w:type="dxa"/>
            <w:tcBorders>
              <w:top w:val="double" w:sz="4" w:space="0" w:color="000000"/>
              <w:left w:val="single" w:sz="4" w:space="0" w:color="FFFFFF"/>
              <w:bottom w:val="single" w:sz="4" w:space="0" w:color="FFFFFF"/>
              <w:right w:val="single" w:sz="4" w:space="0" w:color="FFFFFF"/>
            </w:tcBorders>
          </w:tcPr>
          <w:p w14:paraId="6D22F4AF"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7111D5C2"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54425ACD"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10A256E6"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3EEC62A9"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5E4745B7" w14:textId="77777777" w:rsidTr="00057557">
        <w:tc>
          <w:tcPr>
            <w:tcW w:w="2972" w:type="dxa"/>
            <w:tcBorders>
              <w:top w:val="single" w:sz="4" w:space="0" w:color="FFFFFF"/>
              <w:left w:val="single" w:sz="4" w:space="0" w:color="FFFFFF" w:themeColor="background1"/>
              <w:right w:val="single" w:sz="4" w:space="0" w:color="FFFFFF"/>
            </w:tcBorders>
          </w:tcPr>
          <w:p w14:paraId="2E94C37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442" w:type="dxa"/>
            <w:tcBorders>
              <w:top w:val="single" w:sz="4" w:space="0" w:color="FFFFFF"/>
              <w:left w:val="single" w:sz="4" w:space="0" w:color="FFFFFF"/>
              <w:right w:val="single" w:sz="4" w:space="0" w:color="FFFFFF"/>
            </w:tcBorders>
          </w:tcPr>
          <w:p w14:paraId="1C1AE786"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spellStart"/>
            <w:r w:rsidRPr="00057557">
              <w:rPr>
                <w:rFonts w:ascii="Times New Roman" w:hAnsi="Times New Roman" w:cs="Times New Roman"/>
                <w:color w:val="000000"/>
                <w:sz w:val="20"/>
                <w:szCs w:val="20"/>
                <w:u w:color="000000"/>
                <w:lang w:val="en-CA"/>
              </w:rPr>
              <w:t>edf</w:t>
            </w:r>
            <w:proofErr w:type="spellEnd"/>
          </w:p>
        </w:tc>
        <w:tc>
          <w:tcPr>
            <w:tcW w:w="1683" w:type="dxa"/>
            <w:tcBorders>
              <w:top w:val="single" w:sz="4" w:space="0" w:color="FFFFFF"/>
              <w:left w:val="single" w:sz="4" w:space="0" w:color="FFFFFF"/>
              <w:right w:val="single" w:sz="4" w:space="0" w:color="FFFFFF"/>
            </w:tcBorders>
          </w:tcPr>
          <w:p w14:paraId="4F30C3DD"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spellStart"/>
            <w:r w:rsidRPr="00057557">
              <w:rPr>
                <w:rFonts w:ascii="Times New Roman" w:hAnsi="Times New Roman" w:cs="Times New Roman"/>
                <w:color w:val="000000"/>
                <w:sz w:val="20"/>
                <w:szCs w:val="20"/>
                <w:u w:color="000000"/>
                <w:lang w:val="en-CA"/>
              </w:rPr>
              <w:t>Ref.df</w:t>
            </w:r>
            <w:proofErr w:type="spellEnd"/>
          </w:p>
        </w:tc>
        <w:tc>
          <w:tcPr>
            <w:tcW w:w="989" w:type="dxa"/>
            <w:tcBorders>
              <w:top w:val="single" w:sz="4" w:space="0" w:color="FFFFFF"/>
              <w:left w:val="single" w:sz="4" w:space="0" w:color="FFFFFF"/>
              <w:right w:val="single" w:sz="4" w:space="0" w:color="FFFFFF"/>
            </w:tcBorders>
          </w:tcPr>
          <w:p w14:paraId="1CD6DA5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F</w:t>
            </w:r>
          </w:p>
        </w:tc>
        <w:tc>
          <w:tcPr>
            <w:tcW w:w="989" w:type="dxa"/>
            <w:tcBorders>
              <w:top w:val="single" w:sz="4" w:space="0" w:color="FFFFFF"/>
              <w:left w:val="single" w:sz="4" w:space="0" w:color="FFFFFF"/>
              <w:right w:val="single" w:sz="4" w:space="0" w:color="FFFFFF"/>
            </w:tcBorders>
          </w:tcPr>
          <w:p w14:paraId="7983FCE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5789D89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8C35F0" w14:paraId="3C204A2D" w14:textId="77777777" w:rsidTr="00057557">
        <w:tc>
          <w:tcPr>
            <w:tcW w:w="2972" w:type="dxa"/>
            <w:tcBorders>
              <w:left w:val="single" w:sz="4" w:space="0" w:color="FFFFFF" w:themeColor="background1"/>
              <w:bottom w:val="single" w:sz="4" w:space="0" w:color="FFFFFF"/>
              <w:right w:val="single" w:sz="4" w:space="0" w:color="FFFFFF"/>
            </w:tcBorders>
          </w:tcPr>
          <w:p w14:paraId="6F4A590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Minimum temperature</w:t>
            </w:r>
          </w:p>
        </w:tc>
        <w:tc>
          <w:tcPr>
            <w:tcW w:w="1442" w:type="dxa"/>
            <w:tcBorders>
              <w:left w:val="single" w:sz="4" w:space="0" w:color="FFFFFF"/>
              <w:bottom w:val="single" w:sz="4" w:space="0" w:color="FFFFFF"/>
              <w:right w:val="single" w:sz="4" w:space="0" w:color="FFFFFF"/>
            </w:tcBorders>
          </w:tcPr>
          <w:p w14:paraId="1246D37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1.050</w:t>
            </w:r>
          </w:p>
        </w:tc>
        <w:tc>
          <w:tcPr>
            <w:tcW w:w="1683" w:type="dxa"/>
            <w:tcBorders>
              <w:left w:val="single" w:sz="4" w:space="0" w:color="FFFFFF"/>
              <w:bottom w:val="single" w:sz="4" w:space="0" w:color="FFFFFF"/>
              <w:right w:val="single" w:sz="4" w:space="0" w:color="FFFFFF"/>
            </w:tcBorders>
          </w:tcPr>
          <w:p w14:paraId="422C29D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1.096</w:t>
            </w:r>
          </w:p>
        </w:tc>
        <w:tc>
          <w:tcPr>
            <w:tcW w:w="989" w:type="dxa"/>
            <w:tcBorders>
              <w:left w:val="single" w:sz="4" w:space="0" w:color="FFFFFF"/>
              <w:bottom w:val="single" w:sz="4" w:space="0" w:color="FFFFFF"/>
              <w:right w:val="single" w:sz="4" w:space="0" w:color="FFFFFF"/>
            </w:tcBorders>
          </w:tcPr>
          <w:p w14:paraId="334D14B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7.155</w:t>
            </w:r>
          </w:p>
        </w:tc>
        <w:tc>
          <w:tcPr>
            <w:tcW w:w="989" w:type="dxa"/>
            <w:tcBorders>
              <w:left w:val="single" w:sz="4" w:space="0" w:color="FFFFFF"/>
              <w:bottom w:val="single" w:sz="4" w:space="0" w:color="FFFFFF"/>
              <w:right w:val="single" w:sz="4" w:space="0" w:color="FFFFFF"/>
            </w:tcBorders>
          </w:tcPr>
          <w:p w14:paraId="2F215A06"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0.006</w:t>
            </w:r>
          </w:p>
        </w:tc>
        <w:tc>
          <w:tcPr>
            <w:tcW w:w="1418" w:type="dxa"/>
            <w:tcBorders>
              <w:left w:val="single" w:sz="4" w:space="0" w:color="FFFFFF"/>
              <w:bottom w:val="single" w:sz="4" w:space="0" w:color="FFFFFF"/>
              <w:right w:val="single" w:sz="4" w:space="0" w:color="FFFFFF" w:themeColor="background1"/>
            </w:tcBorders>
          </w:tcPr>
          <w:p w14:paraId="2D8756F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3C2AA48E"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3DCA7145"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gramStart"/>
            <w:r w:rsidRPr="00057557">
              <w:rPr>
                <w:rFonts w:ascii="Times New Roman" w:hAnsi="Times New Roman" w:cs="Times New Roman"/>
                <w:color w:val="000000"/>
                <w:sz w:val="20"/>
                <w:szCs w:val="20"/>
                <w:u w:color="000000"/>
                <w:lang w:val="en-CA"/>
              </w:rPr>
              <w:t>log(</w:t>
            </w:r>
            <w:proofErr w:type="gramEnd"/>
            <w:r w:rsidRPr="00057557">
              <w:rPr>
                <w:rFonts w:ascii="Times New Roman" w:hAnsi="Times New Roman" w:cs="Times New Roman"/>
                <w:color w:val="000000"/>
                <w:sz w:val="20"/>
                <w:szCs w:val="20"/>
                <w:u w:color="000000"/>
                <w:lang w:val="en-CA"/>
              </w:rPr>
              <w:t>Precipitations)</w:t>
            </w:r>
          </w:p>
        </w:tc>
        <w:tc>
          <w:tcPr>
            <w:tcW w:w="1442" w:type="dxa"/>
            <w:tcBorders>
              <w:top w:val="single" w:sz="4" w:space="0" w:color="FFFFFF"/>
              <w:left w:val="single" w:sz="4" w:space="0" w:color="FFFFFF"/>
              <w:bottom w:val="single" w:sz="4" w:space="0" w:color="FFFFFF"/>
              <w:right w:val="single" w:sz="4" w:space="0" w:color="FFFFFF"/>
            </w:tcBorders>
          </w:tcPr>
          <w:p w14:paraId="1A68448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1.011</w:t>
            </w:r>
          </w:p>
        </w:tc>
        <w:tc>
          <w:tcPr>
            <w:tcW w:w="1683" w:type="dxa"/>
            <w:tcBorders>
              <w:top w:val="single" w:sz="4" w:space="0" w:color="FFFFFF"/>
              <w:left w:val="single" w:sz="4" w:space="0" w:color="FFFFFF"/>
              <w:bottom w:val="single" w:sz="4" w:space="0" w:color="FFFFFF"/>
              <w:right w:val="single" w:sz="4" w:space="0" w:color="FFFFFF"/>
            </w:tcBorders>
          </w:tcPr>
          <w:p w14:paraId="2D18B39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1.023</w:t>
            </w:r>
          </w:p>
        </w:tc>
        <w:tc>
          <w:tcPr>
            <w:tcW w:w="989" w:type="dxa"/>
            <w:tcBorders>
              <w:top w:val="single" w:sz="4" w:space="0" w:color="FFFFFF"/>
              <w:left w:val="single" w:sz="4" w:space="0" w:color="FFFFFF"/>
              <w:bottom w:val="single" w:sz="4" w:space="0" w:color="FFFFFF"/>
              <w:right w:val="single" w:sz="4" w:space="0" w:color="FFFFFF"/>
            </w:tcBorders>
          </w:tcPr>
          <w:p w14:paraId="27ADD66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0.698</w:t>
            </w:r>
          </w:p>
        </w:tc>
        <w:tc>
          <w:tcPr>
            <w:tcW w:w="989" w:type="dxa"/>
            <w:tcBorders>
              <w:top w:val="single" w:sz="4" w:space="0" w:color="FFFFFF"/>
              <w:left w:val="single" w:sz="4" w:space="0" w:color="FFFFFF"/>
              <w:bottom w:val="single" w:sz="4" w:space="0" w:color="FFFFFF"/>
              <w:right w:val="single" w:sz="4" w:space="0" w:color="FFFFFF"/>
            </w:tcBorders>
          </w:tcPr>
          <w:p w14:paraId="530742F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0.402</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58A13993"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7B7DA6CD"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4AF7A17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Snow on the ground</w:t>
            </w:r>
          </w:p>
        </w:tc>
        <w:tc>
          <w:tcPr>
            <w:tcW w:w="1442" w:type="dxa"/>
            <w:tcBorders>
              <w:top w:val="single" w:sz="4" w:space="0" w:color="FFFFFF"/>
              <w:left w:val="single" w:sz="4" w:space="0" w:color="FFFFFF"/>
              <w:bottom w:val="single" w:sz="4" w:space="0" w:color="FFFFFF"/>
              <w:right w:val="single" w:sz="4" w:space="0" w:color="FFFFFF"/>
            </w:tcBorders>
          </w:tcPr>
          <w:p w14:paraId="18FB4AAC"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3.820</w:t>
            </w:r>
          </w:p>
        </w:tc>
        <w:tc>
          <w:tcPr>
            <w:tcW w:w="1683" w:type="dxa"/>
            <w:tcBorders>
              <w:top w:val="single" w:sz="4" w:space="0" w:color="FFFFFF"/>
              <w:left w:val="single" w:sz="4" w:space="0" w:color="FFFFFF"/>
              <w:bottom w:val="single" w:sz="4" w:space="0" w:color="FFFFFF"/>
              <w:right w:val="single" w:sz="4" w:space="0" w:color="FFFFFF"/>
            </w:tcBorders>
          </w:tcPr>
          <w:p w14:paraId="7B6C718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4.717</w:t>
            </w:r>
          </w:p>
        </w:tc>
        <w:tc>
          <w:tcPr>
            <w:tcW w:w="989" w:type="dxa"/>
            <w:tcBorders>
              <w:top w:val="single" w:sz="4" w:space="0" w:color="FFFFFF"/>
              <w:left w:val="single" w:sz="4" w:space="0" w:color="FFFFFF"/>
              <w:bottom w:val="single" w:sz="4" w:space="0" w:color="FFFFFF"/>
              <w:right w:val="single" w:sz="4" w:space="0" w:color="FFFFFF"/>
            </w:tcBorders>
          </w:tcPr>
          <w:p w14:paraId="0A4C98CC"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3.287</w:t>
            </w:r>
          </w:p>
        </w:tc>
        <w:tc>
          <w:tcPr>
            <w:tcW w:w="989" w:type="dxa"/>
            <w:tcBorders>
              <w:top w:val="single" w:sz="4" w:space="0" w:color="FFFFFF"/>
              <w:left w:val="single" w:sz="4" w:space="0" w:color="FFFFFF"/>
              <w:bottom w:val="single" w:sz="4" w:space="0" w:color="FFFFFF"/>
              <w:right w:val="single" w:sz="4" w:space="0" w:color="FFFFFF"/>
            </w:tcBorders>
          </w:tcPr>
          <w:p w14:paraId="378E7F8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0.007</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70BF71C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4D027E57"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1E7504E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Mean temperature lag 5 days</w:t>
            </w:r>
          </w:p>
        </w:tc>
        <w:tc>
          <w:tcPr>
            <w:tcW w:w="1442" w:type="dxa"/>
            <w:tcBorders>
              <w:top w:val="single" w:sz="4" w:space="0" w:color="FFFFFF"/>
              <w:left w:val="single" w:sz="4" w:space="0" w:color="FFFFFF"/>
              <w:bottom w:val="single" w:sz="4" w:space="0" w:color="FFFFFF"/>
              <w:right w:val="single" w:sz="4" w:space="0" w:color="FFFFFF"/>
            </w:tcBorders>
          </w:tcPr>
          <w:p w14:paraId="0A48EFB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5.722</w:t>
            </w:r>
          </w:p>
        </w:tc>
        <w:tc>
          <w:tcPr>
            <w:tcW w:w="1683" w:type="dxa"/>
            <w:tcBorders>
              <w:top w:val="single" w:sz="4" w:space="0" w:color="FFFFFF"/>
              <w:left w:val="single" w:sz="4" w:space="0" w:color="FFFFFF"/>
              <w:bottom w:val="single" w:sz="4" w:space="0" w:color="FFFFFF"/>
              <w:right w:val="single" w:sz="4" w:space="0" w:color="FFFFFF"/>
            </w:tcBorders>
          </w:tcPr>
          <w:p w14:paraId="2B20763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6.919</w:t>
            </w:r>
          </w:p>
        </w:tc>
        <w:tc>
          <w:tcPr>
            <w:tcW w:w="989" w:type="dxa"/>
            <w:tcBorders>
              <w:top w:val="single" w:sz="4" w:space="0" w:color="FFFFFF"/>
              <w:left w:val="single" w:sz="4" w:space="0" w:color="FFFFFF"/>
              <w:bottom w:val="single" w:sz="4" w:space="0" w:color="FFFFFF"/>
              <w:right w:val="single" w:sz="4" w:space="0" w:color="FFFFFF"/>
            </w:tcBorders>
          </w:tcPr>
          <w:p w14:paraId="17636A02"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5.891</w:t>
            </w:r>
          </w:p>
        </w:tc>
        <w:tc>
          <w:tcPr>
            <w:tcW w:w="989" w:type="dxa"/>
            <w:tcBorders>
              <w:top w:val="single" w:sz="4" w:space="0" w:color="FFFFFF"/>
              <w:left w:val="single" w:sz="4" w:space="0" w:color="FFFFFF"/>
              <w:bottom w:val="single" w:sz="4" w:space="0" w:color="FFFFFF"/>
              <w:right w:val="single" w:sz="4" w:space="0" w:color="FFFFFF"/>
            </w:tcBorders>
          </w:tcPr>
          <w:p w14:paraId="5BE67C48"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43AC0C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2D62AE83"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73B5A69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Speed of maximum gust of wind</w:t>
            </w:r>
          </w:p>
        </w:tc>
        <w:tc>
          <w:tcPr>
            <w:tcW w:w="1442" w:type="dxa"/>
            <w:tcBorders>
              <w:top w:val="single" w:sz="4" w:space="0" w:color="FFFFFF"/>
              <w:left w:val="single" w:sz="4" w:space="0" w:color="FFFFFF"/>
              <w:bottom w:val="single" w:sz="4" w:space="0" w:color="FFFFFF"/>
              <w:right w:val="single" w:sz="4" w:space="0" w:color="FFFFFF"/>
            </w:tcBorders>
          </w:tcPr>
          <w:p w14:paraId="1AC5110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4.600</w:t>
            </w:r>
          </w:p>
        </w:tc>
        <w:tc>
          <w:tcPr>
            <w:tcW w:w="1683" w:type="dxa"/>
            <w:tcBorders>
              <w:top w:val="single" w:sz="4" w:space="0" w:color="FFFFFF"/>
              <w:left w:val="single" w:sz="4" w:space="0" w:color="FFFFFF"/>
              <w:bottom w:val="single" w:sz="4" w:space="0" w:color="FFFFFF"/>
              <w:right w:val="single" w:sz="4" w:space="0" w:color="FFFFFF"/>
            </w:tcBorders>
          </w:tcPr>
          <w:p w14:paraId="152A098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5.464</w:t>
            </w:r>
          </w:p>
        </w:tc>
        <w:tc>
          <w:tcPr>
            <w:tcW w:w="989" w:type="dxa"/>
            <w:tcBorders>
              <w:top w:val="single" w:sz="4" w:space="0" w:color="FFFFFF"/>
              <w:left w:val="single" w:sz="4" w:space="0" w:color="FFFFFF"/>
              <w:bottom w:val="single" w:sz="4" w:space="0" w:color="FFFFFF"/>
              <w:right w:val="single" w:sz="4" w:space="0" w:color="FFFFFF"/>
            </w:tcBorders>
          </w:tcPr>
          <w:p w14:paraId="08BCB32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4.634</w:t>
            </w:r>
          </w:p>
        </w:tc>
        <w:tc>
          <w:tcPr>
            <w:tcW w:w="989" w:type="dxa"/>
            <w:tcBorders>
              <w:top w:val="single" w:sz="4" w:space="0" w:color="FFFFFF"/>
              <w:left w:val="single" w:sz="4" w:space="0" w:color="FFFFFF"/>
              <w:bottom w:val="single" w:sz="4" w:space="0" w:color="FFFFFF"/>
              <w:right w:val="single" w:sz="4" w:space="0" w:color="FFFFFF"/>
            </w:tcBorders>
          </w:tcPr>
          <w:p w14:paraId="4A308ABF"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3479D1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758F2EBC"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3DCD96A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Winter (random effect)</w:t>
            </w:r>
          </w:p>
        </w:tc>
        <w:tc>
          <w:tcPr>
            <w:tcW w:w="1442" w:type="dxa"/>
            <w:tcBorders>
              <w:top w:val="single" w:sz="4" w:space="0" w:color="FFFFFF"/>
              <w:left w:val="single" w:sz="4" w:space="0" w:color="FFFFFF"/>
              <w:bottom w:val="single" w:sz="4" w:space="0" w:color="FFFFFF"/>
              <w:right w:val="single" w:sz="4" w:space="0" w:color="FFFFFF"/>
            </w:tcBorders>
          </w:tcPr>
          <w:p w14:paraId="131A68C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1.274</w:t>
            </w:r>
          </w:p>
        </w:tc>
        <w:tc>
          <w:tcPr>
            <w:tcW w:w="1683" w:type="dxa"/>
            <w:tcBorders>
              <w:top w:val="single" w:sz="4" w:space="0" w:color="FFFFFF"/>
              <w:left w:val="single" w:sz="4" w:space="0" w:color="FFFFFF"/>
              <w:bottom w:val="single" w:sz="4" w:space="0" w:color="FFFFFF"/>
              <w:right w:val="single" w:sz="4" w:space="0" w:color="FFFFFF"/>
            </w:tcBorders>
          </w:tcPr>
          <w:p w14:paraId="7733674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0A0DCA5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33.380</w:t>
            </w:r>
          </w:p>
        </w:tc>
        <w:tc>
          <w:tcPr>
            <w:tcW w:w="989" w:type="dxa"/>
            <w:tcBorders>
              <w:top w:val="single" w:sz="4" w:space="0" w:color="FFFFFF"/>
              <w:left w:val="single" w:sz="4" w:space="0" w:color="FFFFFF"/>
              <w:bottom w:val="single" w:sz="4" w:space="0" w:color="FFFFFF"/>
              <w:right w:val="single" w:sz="4" w:space="0" w:color="FFFFFF"/>
            </w:tcBorders>
          </w:tcPr>
          <w:p w14:paraId="4E1914D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0.071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341921D"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53733B2A"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1100D81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ID (random effect)</w:t>
            </w:r>
          </w:p>
        </w:tc>
        <w:tc>
          <w:tcPr>
            <w:tcW w:w="1442" w:type="dxa"/>
            <w:tcBorders>
              <w:top w:val="single" w:sz="4" w:space="0" w:color="FFFFFF"/>
              <w:left w:val="single" w:sz="4" w:space="0" w:color="FFFFFF"/>
              <w:bottom w:val="single" w:sz="4" w:space="0" w:color="FFFFFF"/>
              <w:right w:val="single" w:sz="4" w:space="0" w:color="FFFFFF"/>
            </w:tcBorders>
          </w:tcPr>
          <w:p w14:paraId="686E8C25"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41.533</w:t>
            </w:r>
          </w:p>
        </w:tc>
        <w:tc>
          <w:tcPr>
            <w:tcW w:w="1683" w:type="dxa"/>
            <w:tcBorders>
              <w:top w:val="single" w:sz="4" w:space="0" w:color="FFFFFF"/>
              <w:left w:val="single" w:sz="4" w:space="0" w:color="FFFFFF"/>
              <w:bottom w:val="single" w:sz="4" w:space="0" w:color="FFFFFF"/>
              <w:right w:val="single" w:sz="4" w:space="0" w:color="FFFFFF"/>
            </w:tcBorders>
          </w:tcPr>
          <w:p w14:paraId="74036492"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41361BE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3.345</w:t>
            </w:r>
          </w:p>
        </w:tc>
        <w:tc>
          <w:tcPr>
            <w:tcW w:w="989" w:type="dxa"/>
            <w:tcBorders>
              <w:top w:val="single" w:sz="4" w:space="0" w:color="FFFFFF"/>
              <w:left w:val="single" w:sz="4" w:space="0" w:color="FFFFFF"/>
              <w:bottom w:val="single" w:sz="4" w:space="0" w:color="FFFFFF"/>
              <w:right w:val="single" w:sz="4" w:space="0" w:color="FFFFFF"/>
            </w:tcBorders>
          </w:tcPr>
          <w:p w14:paraId="53D9C8FB"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6500316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4F8FAD8E" w14:textId="77777777" w:rsidTr="00057557">
        <w:trPr>
          <w:trHeight w:val="77"/>
        </w:trPr>
        <w:tc>
          <w:tcPr>
            <w:tcW w:w="2972" w:type="dxa"/>
            <w:tcBorders>
              <w:top w:val="single" w:sz="4" w:space="0" w:color="FFFFFF"/>
              <w:left w:val="single" w:sz="4" w:space="0" w:color="FFFFFF" w:themeColor="background1"/>
              <w:bottom w:val="single" w:sz="4" w:space="0" w:color="FFFFFF"/>
              <w:right w:val="single" w:sz="4" w:space="0" w:color="FFFFFF"/>
            </w:tcBorders>
          </w:tcPr>
          <w:p w14:paraId="06B1ADC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Site (random effect)</w:t>
            </w:r>
          </w:p>
        </w:tc>
        <w:tc>
          <w:tcPr>
            <w:tcW w:w="1442" w:type="dxa"/>
            <w:tcBorders>
              <w:top w:val="single" w:sz="4" w:space="0" w:color="FFFFFF"/>
              <w:left w:val="single" w:sz="4" w:space="0" w:color="FFFFFF"/>
              <w:bottom w:val="single" w:sz="4" w:space="0" w:color="FFFFFF"/>
              <w:right w:val="single" w:sz="4" w:space="0" w:color="FFFFFF"/>
            </w:tcBorders>
          </w:tcPr>
          <w:p w14:paraId="6965486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0.005</w:t>
            </w:r>
          </w:p>
        </w:tc>
        <w:tc>
          <w:tcPr>
            <w:tcW w:w="1683" w:type="dxa"/>
            <w:tcBorders>
              <w:top w:val="single" w:sz="4" w:space="0" w:color="FFFFFF"/>
              <w:left w:val="single" w:sz="4" w:space="0" w:color="FFFFFF"/>
              <w:bottom w:val="single" w:sz="4" w:space="0" w:color="FFFFFF"/>
              <w:right w:val="single" w:sz="4" w:space="0" w:color="FFFFFF"/>
            </w:tcBorders>
          </w:tcPr>
          <w:p w14:paraId="6D9729F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5B331DA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0.001</w:t>
            </w:r>
          </w:p>
        </w:tc>
        <w:tc>
          <w:tcPr>
            <w:tcW w:w="989" w:type="dxa"/>
            <w:tcBorders>
              <w:top w:val="single" w:sz="4" w:space="0" w:color="FFFFFF"/>
              <w:left w:val="single" w:sz="4" w:space="0" w:color="FFFFFF"/>
              <w:bottom w:val="single" w:sz="4" w:space="0" w:color="FFFFFF"/>
              <w:right w:val="single" w:sz="4" w:space="0" w:color="FFFFFF"/>
            </w:tcBorders>
          </w:tcPr>
          <w:p w14:paraId="5304D5B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0.556</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7B88F0ED"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F3F34" w:rsidRPr="008C35F0" w14:paraId="4FB02CDF" w14:textId="77777777" w:rsidTr="00057557">
        <w:trPr>
          <w:trHeight w:val="77"/>
        </w:trPr>
        <w:tc>
          <w:tcPr>
            <w:tcW w:w="2972" w:type="dxa"/>
            <w:tcBorders>
              <w:top w:val="single" w:sz="4" w:space="0" w:color="FFFFFF"/>
              <w:left w:val="single" w:sz="4" w:space="0" w:color="FFFFFF" w:themeColor="background1"/>
              <w:right w:val="single" w:sz="4" w:space="0" w:color="FFFFFF"/>
            </w:tcBorders>
          </w:tcPr>
          <w:p w14:paraId="3C5694CE"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1442" w:type="dxa"/>
            <w:tcBorders>
              <w:top w:val="single" w:sz="4" w:space="0" w:color="FFFFFF"/>
              <w:left w:val="single" w:sz="4" w:space="0" w:color="FFFFFF"/>
              <w:right w:val="single" w:sz="4" w:space="0" w:color="FFFFFF"/>
            </w:tcBorders>
          </w:tcPr>
          <w:p w14:paraId="609784EA"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1683" w:type="dxa"/>
            <w:tcBorders>
              <w:top w:val="single" w:sz="4" w:space="0" w:color="FFFFFF"/>
              <w:left w:val="single" w:sz="4" w:space="0" w:color="FFFFFF"/>
              <w:right w:val="single" w:sz="4" w:space="0" w:color="FFFFFF"/>
            </w:tcBorders>
          </w:tcPr>
          <w:p w14:paraId="2FD2FC4C"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989" w:type="dxa"/>
            <w:tcBorders>
              <w:top w:val="single" w:sz="4" w:space="0" w:color="FFFFFF"/>
              <w:left w:val="single" w:sz="4" w:space="0" w:color="FFFFFF"/>
              <w:right w:val="single" w:sz="4" w:space="0" w:color="FFFFFF"/>
            </w:tcBorders>
          </w:tcPr>
          <w:p w14:paraId="4C25A9AE"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989" w:type="dxa"/>
            <w:tcBorders>
              <w:top w:val="single" w:sz="4" w:space="0" w:color="FFFFFF"/>
              <w:left w:val="single" w:sz="4" w:space="0" w:color="FFFFFF"/>
              <w:right w:val="single" w:sz="4" w:space="0" w:color="FFFFFF"/>
            </w:tcBorders>
          </w:tcPr>
          <w:p w14:paraId="5BEB4948"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1418" w:type="dxa"/>
            <w:tcBorders>
              <w:top w:val="single" w:sz="4" w:space="0" w:color="FFFFFF"/>
              <w:left w:val="single" w:sz="4" w:space="0" w:color="FFFFFF"/>
              <w:right w:val="single" w:sz="4" w:space="0" w:color="FFFFFF" w:themeColor="background1"/>
            </w:tcBorders>
          </w:tcPr>
          <w:p w14:paraId="6C673D86" w14:textId="77777777" w:rsidR="002F3F34" w:rsidRPr="00057557" w:rsidRDefault="002F3F34" w:rsidP="00111F39">
            <w:pPr>
              <w:jc w:val="right"/>
              <w:rPr>
                <w:rFonts w:ascii="Times New Roman" w:hAnsi="Times New Roman" w:cs="Times New Roman"/>
                <w:color w:val="000000"/>
                <w:sz w:val="20"/>
                <w:szCs w:val="20"/>
                <w:u w:color="000000"/>
                <w:lang w:val="en-CA"/>
              </w:rPr>
            </w:pPr>
          </w:p>
        </w:tc>
      </w:tr>
    </w:tbl>
    <w:p w14:paraId="6ACE656A" w14:textId="3D3C80BA" w:rsidR="009B5CF2"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noProof/>
          <w:lang w:val="en-CA"/>
        </w:rPr>
        <w:drawing>
          <wp:inline distT="0" distB="0" distL="0" distR="0" wp14:anchorId="315FACCE" wp14:editId="3E75387F">
            <wp:extent cx="5943600" cy="4457700"/>
            <wp:effectExtent l="12700" t="12700" r="12700" b="12700"/>
            <wp:docPr id="62518030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0301" name="Picture 1" descr="A collage of graph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r w:rsidRPr="008C35F0">
        <w:rPr>
          <w:rFonts w:ascii="Times New Roman" w:hAnsi="Times New Roman" w:cs="Times New Roman"/>
          <w:b/>
          <w:bCs/>
          <w:lang w:val="en-CA"/>
        </w:rPr>
        <w:t>Figure 2.</w:t>
      </w:r>
      <w:r w:rsidR="009401FE">
        <w:rPr>
          <w:rFonts w:ascii="Times New Roman" w:hAnsi="Times New Roman" w:cs="Times New Roman"/>
          <w:b/>
          <w:bCs/>
          <w:lang w:val="en-CA"/>
        </w:rPr>
        <w:t>5</w:t>
      </w:r>
      <w:r w:rsidRPr="008C35F0">
        <w:rPr>
          <w:rFonts w:ascii="Times New Roman" w:hAnsi="Times New Roman" w:cs="Times New Roman"/>
          <w:b/>
          <w:bCs/>
          <w:lang w:val="en-CA"/>
        </w:rPr>
        <w:t>.</w:t>
      </w:r>
      <w:r w:rsidRPr="008C35F0">
        <w:rPr>
          <w:rFonts w:ascii="Times New Roman" w:hAnsi="Times New Roman" w:cs="Times New Roman"/>
          <w:lang w:val="en-CA"/>
        </w:rPr>
        <w:t xml:space="preserve"> Partial effect of 5 environmental variables on the northern cardinal’s daily activity onset time relative to sunrise for 64 individuals tracked in Montreal, Quebec, Canada between 2022 and 2025.</w:t>
      </w:r>
    </w:p>
    <w:p w14:paraId="25C120BF" w14:textId="101FFC2F"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best candidate GAM model for the end of activity of the cardinals turned out to be the temperature model. As shown in figure 2.</w:t>
      </w:r>
      <w:r w:rsidR="009401FE">
        <w:rPr>
          <w:rFonts w:ascii="Times New Roman" w:hAnsi="Times New Roman" w:cs="Times New Roman"/>
          <w:lang w:val="en-CA"/>
        </w:rPr>
        <w:t>6</w:t>
      </w:r>
      <w:r w:rsidRPr="008C35F0">
        <w:rPr>
          <w:rFonts w:ascii="Times New Roman" w:hAnsi="Times New Roman" w:cs="Times New Roman"/>
          <w:lang w:val="en-CA"/>
        </w:rPr>
        <w:t xml:space="preserve">., the temperature model has a ∆ AIC value of 0 and a 2.6 AIC point difference with the next best model (full model). Thus, the temperature model </w:t>
      </w:r>
      <w:r w:rsidRPr="008C35F0">
        <w:rPr>
          <w:rFonts w:ascii="Times New Roman" w:hAnsi="Times New Roman" w:cs="Times New Roman"/>
          <w:lang w:val="en-US"/>
        </w:rPr>
        <w:t xml:space="preserve">(Change Point sunset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Minimum temperature)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Mean temperature lag 2) + Cold snap 10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Speed of maximum gust of wind)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Winter, bs = “re”)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ID, bs = “re”)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Site, bs = “re”)) </w:t>
      </w:r>
      <w:r w:rsidRPr="008C35F0">
        <w:rPr>
          <w:rFonts w:ascii="Times New Roman" w:hAnsi="Times New Roman" w:cs="Times New Roman"/>
          <w:lang w:val="en-CA"/>
        </w:rPr>
        <w:t>was selected to move forward with the analyses.</w:t>
      </w:r>
    </w:p>
    <w:p w14:paraId="4141DB21" w14:textId="77777777" w:rsidR="00C74546" w:rsidRPr="008C35F0" w:rsidRDefault="00C74546" w:rsidP="00744EB3">
      <w:pPr>
        <w:spacing w:line="360" w:lineRule="auto"/>
        <w:ind w:firstLine="720"/>
        <w:jc w:val="both"/>
        <w:rPr>
          <w:rFonts w:ascii="Times New Roman" w:hAnsi="Times New Roman" w:cs="Times New Roman"/>
          <w:lang w:val="en-CA"/>
        </w:rPr>
      </w:pPr>
    </w:p>
    <w:p w14:paraId="26857C33" w14:textId="77777777" w:rsidR="00973558" w:rsidRDefault="00254FE7" w:rsidP="00744EB3">
      <w:pPr>
        <w:spacing w:line="360" w:lineRule="auto"/>
        <w:jc w:val="both"/>
        <w:rPr>
          <w:rFonts w:ascii="Times New Roman" w:hAnsi="Times New Roman" w:cs="Times New Roman"/>
          <w:b/>
          <w:bCs/>
          <w:lang w:val="en-CA"/>
        </w:rPr>
      </w:pPr>
      <w:r w:rsidRPr="008C35F0">
        <w:rPr>
          <w:rFonts w:ascii="Times New Roman" w:hAnsi="Times New Roman" w:cs="Times New Roman"/>
          <w:b/>
          <w:bCs/>
          <w:noProof/>
          <w:lang w:val="en-CA"/>
        </w:rPr>
        <w:drawing>
          <wp:inline distT="0" distB="0" distL="0" distR="0" wp14:anchorId="32053BED" wp14:editId="3306DC5D">
            <wp:extent cx="5892798" cy="4419600"/>
            <wp:effectExtent l="12700" t="12700" r="13335" b="12700"/>
            <wp:docPr id="2099085432" name="Picture 6"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5432" name="Picture 6" descr="A black screen with white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45243" cy="4533934"/>
                    </a:xfrm>
                    <a:prstGeom prst="rect">
                      <a:avLst/>
                    </a:prstGeom>
                    <a:ln>
                      <a:solidFill>
                        <a:schemeClr val="tx1"/>
                      </a:solidFill>
                    </a:ln>
                  </pic:spPr>
                </pic:pic>
              </a:graphicData>
            </a:graphic>
          </wp:inline>
        </w:drawing>
      </w:r>
    </w:p>
    <w:p w14:paraId="7D12158D" w14:textId="56D4386C"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6</w:t>
      </w:r>
      <w:r w:rsidRPr="008C35F0">
        <w:rPr>
          <w:rFonts w:ascii="Times New Roman" w:hAnsi="Times New Roman" w:cs="Times New Roman"/>
          <w:b/>
          <w:bCs/>
          <w:lang w:val="en-CA"/>
        </w:rPr>
        <w:t>.</w:t>
      </w:r>
      <w:r w:rsidRPr="008C35F0">
        <w:rPr>
          <w:rFonts w:ascii="Times New Roman" w:hAnsi="Times New Roman" w:cs="Times New Roman"/>
          <w:lang w:val="en-CA"/>
        </w:rPr>
        <w:t xml:space="preserve"> Comparison of the candidate models for the end of activity of the birds using ∆ AIC, where a lower score indicates a better model fit.</w:t>
      </w:r>
    </w:p>
    <w:p w14:paraId="5A39208D" w14:textId="77777777" w:rsidR="00094496" w:rsidRPr="008C35F0" w:rsidRDefault="00094496" w:rsidP="00744EB3">
      <w:pPr>
        <w:spacing w:line="360" w:lineRule="auto"/>
        <w:jc w:val="both"/>
        <w:rPr>
          <w:rFonts w:ascii="Times New Roman" w:hAnsi="Times New Roman" w:cs="Times New Roman"/>
          <w:lang w:val="en-CA"/>
        </w:rPr>
      </w:pPr>
    </w:p>
    <w:p w14:paraId="39D1BE14"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intercept of the parametric coefficients has a value of 10.465, meaning that the baseline end time of activity of the cardinals would be ~ 10 minutes after sunset, when all predictors are at reference levels (table 2.2.). It’s highly significant, meaning this baseline level is meaningful (table 2.2.). The cold snap -10 ˚C has an estimate value of -42.144, meaning that during cold snap events of at least -10 ˚C, cardinals end their daily activities ~ 42 minutes before the baseline (~ 32 minutes before sunset; table 2.2.).</w:t>
      </w:r>
    </w:p>
    <w:p w14:paraId="64FB484B" w14:textId="77777777" w:rsidR="00094496" w:rsidRPr="008C35F0" w:rsidRDefault="00094496" w:rsidP="00744EB3">
      <w:pPr>
        <w:spacing w:line="360" w:lineRule="auto"/>
        <w:ind w:firstLine="720"/>
        <w:jc w:val="both"/>
        <w:rPr>
          <w:rFonts w:ascii="Times New Roman" w:hAnsi="Times New Roman" w:cs="Times New Roman"/>
          <w:lang w:val="en-CA"/>
        </w:rPr>
      </w:pPr>
    </w:p>
    <w:p w14:paraId="3E75E8D9"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Among the smooth terms, the speed of maximum gust of wind, the winter and the study site were non-significant (table 2.2.). Minimum temperature shows a strong,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non-linear (</w:t>
      </w:r>
      <w:proofErr w:type="spellStart"/>
      <w:r w:rsidRPr="008C35F0">
        <w:rPr>
          <w:rFonts w:ascii="Times New Roman" w:hAnsi="Times New Roman" w:cs="Times New Roman"/>
          <w:lang w:val="en-CA"/>
        </w:rPr>
        <w:t>edf</w:t>
      </w:r>
      <w:proofErr w:type="spellEnd"/>
      <w:r w:rsidRPr="008C35F0">
        <w:rPr>
          <w:rFonts w:ascii="Times New Roman" w:hAnsi="Times New Roman" w:cs="Times New Roman"/>
          <w:lang w:val="en-CA"/>
        </w:rPr>
        <w:t xml:space="preserve"> = 6.371) effect, indicating that end-of-day activity is influenced in a complex way by minimum daily temperatures (table 2.2.). Mean temperature lag also shows a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non-linear (</w:t>
      </w:r>
      <w:proofErr w:type="spellStart"/>
      <w:r w:rsidRPr="008C35F0">
        <w:rPr>
          <w:rFonts w:ascii="Times New Roman" w:hAnsi="Times New Roman" w:cs="Times New Roman"/>
          <w:lang w:val="en-CA"/>
        </w:rPr>
        <w:t>edf</w:t>
      </w:r>
      <w:proofErr w:type="spellEnd"/>
      <w:r w:rsidRPr="008C35F0">
        <w:rPr>
          <w:rFonts w:ascii="Times New Roman" w:hAnsi="Times New Roman" w:cs="Times New Roman"/>
          <w:lang w:val="en-CA"/>
        </w:rPr>
        <w:t xml:space="preserve"> = 7.901) effect on the cardinal’s end of activity (table 2.2.). Here as well, we notice that the ID (individual birds) is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indicating individual variability (table 2.2.). The model explains 7.95% of the deviance, with an adjusted R</w:t>
      </w:r>
      <w:r w:rsidRPr="008C35F0">
        <w:rPr>
          <w:rFonts w:ascii="Times New Roman" w:hAnsi="Times New Roman" w:cs="Times New Roman"/>
          <w:vertAlign w:val="superscript"/>
          <w:lang w:val="en-CA"/>
        </w:rPr>
        <w:t>2</w:t>
      </w:r>
      <w:r w:rsidRPr="008C35F0">
        <w:rPr>
          <w:rFonts w:ascii="Times New Roman" w:hAnsi="Times New Roman" w:cs="Times New Roman"/>
          <w:lang w:val="en-CA"/>
        </w:rPr>
        <w:t xml:space="preserve"> of 0.063.</w:t>
      </w:r>
    </w:p>
    <w:p w14:paraId="0E826014" w14:textId="77777777" w:rsidR="00094496" w:rsidRPr="008C35F0" w:rsidRDefault="00094496" w:rsidP="00744EB3">
      <w:pPr>
        <w:spacing w:line="360" w:lineRule="auto"/>
        <w:ind w:firstLine="720"/>
        <w:jc w:val="both"/>
        <w:rPr>
          <w:rFonts w:ascii="Times New Roman" w:hAnsi="Times New Roman" w:cs="Times New Roman"/>
          <w:color w:val="000000" w:themeColor="text1"/>
          <w:lang w:val="en-CA"/>
        </w:rPr>
      </w:pPr>
    </w:p>
    <w:p w14:paraId="4C728FAB" w14:textId="26DBA039" w:rsidR="00254FE7" w:rsidRDefault="00254FE7" w:rsidP="00744EB3">
      <w:pPr>
        <w:spacing w:line="360" w:lineRule="auto"/>
        <w:ind w:firstLine="720"/>
        <w:jc w:val="both"/>
        <w:rPr>
          <w:rFonts w:ascii="Times New Roman" w:hAnsi="Times New Roman" w:cs="Times New Roman"/>
          <w:color w:val="000000" w:themeColor="text1"/>
          <w:lang w:val="en-CA"/>
        </w:rPr>
      </w:pPr>
      <w:r w:rsidRPr="008C35F0">
        <w:rPr>
          <w:rFonts w:ascii="Times New Roman" w:hAnsi="Times New Roman" w:cs="Times New Roman"/>
          <w:color w:val="000000" w:themeColor="text1"/>
          <w:lang w:val="en-CA"/>
        </w:rPr>
        <w:t>GAMs results demonstrate multiple environmental variables are significantly related to northern cardinal’s end of activity relative to sunset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Minimum daily temperatures had a strong non-linear effect. As the temperature drops below zero, the cardinals end their daily activities later after sunset, but once -10 ˚C is reached, the cardinals go back to ending their daily activities closer to the baseline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left). A non-linear relationship is also revealed for the 2-days mean temperature lag, with cardinals ending their daily activities earlier than sunset when temperatures are colder and ending their day later after sunset when the mean temperature lag of 2 days gets warmer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middle). As for cold snap events of at least -10 ˚C, birds ended their day approximately half an hour before sunset on days when cold snap events happened, compared to days without cold snap events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right).</w:t>
      </w:r>
    </w:p>
    <w:p w14:paraId="090D9A21" w14:textId="77777777" w:rsidR="00094496" w:rsidRPr="008C35F0" w:rsidRDefault="00094496" w:rsidP="00744EB3">
      <w:pPr>
        <w:spacing w:line="360" w:lineRule="auto"/>
        <w:ind w:firstLine="720"/>
        <w:jc w:val="both"/>
        <w:rPr>
          <w:rFonts w:ascii="Times New Roman" w:hAnsi="Times New Roman" w:cs="Times New Roman"/>
          <w:color w:val="000000" w:themeColor="text1"/>
          <w:lang w:val="en-CA"/>
        </w:rPr>
      </w:pPr>
    </w:p>
    <w:p w14:paraId="61FE6DDC" w14:textId="77777777" w:rsidR="00254FE7"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Table 2.2.</w:t>
      </w:r>
      <w:r w:rsidRPr="008C35F0">
        <w:rPr>
          <w:rFonts w:ascii="Times New Roman" w:hAnsi="Times New Roman" w:cs="Times New Roman"/>
          <w:lang w:val="en-CA"/>
        </w:rPr>
        <w:t xml:space="preserve"> Summary of GAM results (extreme temperature model) predicting the effects of weather conditions on the end of activity of northern cardinals.</w:t>
      </w:r>
    </w:p>
    <w:tbl>
      <w:tblPr>
        <w:tblStyle w:val="TableGrid"/>
        <w:tblW w:w="9493" w:type="dxa"/>
        <w:tblLook w:val="04A0" w:firstRow="1" w:lastRow="0" w:firstColumn="1" w:lastColumn="0" w:noHBand="0" w:noVBand="1"/>
      </w:tblPr>
      <w:tblGrid>
        <w:gridCol w:w="3358"/>
        <w:gridCol w:w="1056"/>
        <w:gridCol w:w="1683"/>
        <w:gridCol w:w="989"/>
        <w:gridCol w:w="989"/>
        <w:gridCol w:w="1418"/>
      </w:tblGrid>
      <w:tr w:rsidR="00254FE7" w:rsidRPr="00057557" w14:paraId="53CED9E7" w14:textId="77777777" w:rsidTr="00111F39">
        <w:tc>
          <w:tcPr>
            <w:tcW w:w="3358" w:type="dxa"/>
            <w:tcBorders>
              <w:top w:val="double" w:sz="4" w:space="0" w:color="000000"/>
              <w:left w:val="single" w:sz="4" w:space="0" w:color="FFFFFF" w:themeColor="background1"/>
              <w:bottom w:val="single" w:sz="4" w:space="0" w:color="FFFFFF"/>
              <w:right w:val="single" w:sz="4" w:space="0" w:color="FFFFFF"/>
            </w:tcBorders>
          </w:tcPr>
          <w:p w14:paraId="78C9697C"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Parametric coefficients</w:t>
            </w:r>
          </w:p>
        </w:tc>
        <w:tc>
          <w:tcPr>
            <w:tcW w:w="1056" w:type="dxa"/>
            <w:tcBorders>
              <w:top w:val="double" w:sz="4" w:space="0" w:color="000000"/>
              <w:left w:val="single" w:sz="4" w:space="0" w:color="FFFFFF"/>
              <w:bottom w:val="single" w:sz="4" w:space="0" w:color="FFFFFF"/>
              <w:right w:val="single" w:sz="4" w:space="0" w:color="FFFFFF"/>
            </w:tcBorders>
          </w:tcPr>
          <w:p w14:paraId="61E0AEB5"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039B4EEB"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782F35D4"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46310984"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6246DE66"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3B97F8F0" w14:textId="77777777" w:rsidTr="00111F39">
        <w:tc>
          <w:tcPr>
            <w:tcW w:w="3358" w:type="dxa"/>
            <w:tcBorders>
              <w:top w:val="single" w:sz="4" w:space="0" w:color="FFFFFF"/>
              <w:left w:val="single" w:sz="4" w:space="0" w:color="FFFFFF" w:themeColor="background1"/>
              <w:right w:val="single" w:sz="4" w:space="0" w:color="FFFFFF"/>
            </w:tcBorders>
          </w:tcPr>
          <w:p w14:paraId="418A4D82"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056" w:type="dxa"/>
            <w:tcBorders>
              <w:top w:val="single" w:sz="4" w:space="0" w:color="FFFFFF"/>
              <w:left w:val="single" w:sz="4" w:space="0" w:color="FFFFFF"/>
              <w:right w:val="single" w:sz="4" w:space="0" w:color="FFFFFF"/>
            </w:tcBorders>
          </w:tcPr>
          <w:p w14:paraId="71CC3ED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Estimate</w:t>
            </w:r>
          </w:p>
        </w:tc>
        <w:tc>
          <w:tcPr>
            <w:tcW w:w="1683" w:type="dxa"/>
            <w:tcBorders>
              <w:top w:val="single" w:sz="4" w:space="0" w:color="FFFFFF"/>
              <w:left w:val="single" w:sz="4" w:space="0" w:color="FFFFFF"/>
              <w:right w:val="single" w:sz="4" w:space="0" w:color="FFFFFF"/>
            </w:tcBorders>
          </w:tcPr>
          <w:p w14:paraId="43942E1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Standard Error</w:t>
            </w:r>
          </w:p>
        </w:tc>
        <w:tc>
          <w:tcPr>
            <w:tcW w:w="989" w:type="dxa"/>
            <w:tcBorders>
              <w:top w:val="single" w:sz="4" w:space="0" w:color="FFFFFF"/>
              <w:left w:val="single" w:sz="4" w:space="0" w:color="FFFFFF"/>
              <w:right w:val="single" w:sz="4" w:space="0" w:color="FFFFFF"/>
            </w:tcBorders>
          </w:tcPr>
          <w:p w14:paraId="26B96D7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 value</w:t>
            </w:r>
          </w:p>
        </w:tc>
        <w:tc>
          <w:tcPr>
            <w:tcW w:w="989" w:type="dxa"/>
            <w:tcBorders>
              <w:top w:val="single" w:sz="4" w:space="0" w:color="FFFFFF"/>
              <w:left w:val="single" w:sz="4" w:space="0" w:color="FFFFFF"/>
              <w:right w:val="single" w:sz="4" w:space="0" w:color="FFFFFF"/>
            </w:tcBorders>
          </w:tcPr>
          <w:p w14:paraId="32AA50A4"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spellStart"/>
            <w:r w:rsidRPr="00057557">
              <w:rPr>
                <w:rFonts w:ascii="Times New Roman" w:hAnsi="Times New Roman" w:cs="Times New Roman"/>
                <w:color w:val="000000"/>
                <w:sz w:val="20"/>
                <w:szCs w:val="20"/>
                <w:u w:color="000000"/>
                <w:lang w:val="en-CA"/>
              </w:rPr>
              <w:t>Pr</w:t>
            </w:r>
            <w:proofErr w:type="spellEnd"/>
            <w:r w:rsidRPr="00057557">
              <w:rPr>
                <w:rFonts w:ascii="Times New Roman" w:hAnsi="Times New Roman" w:cs="Times New Roman"/>
                <w:color w:val="000000"/>
                <w:sz w:val="20"/>
                <w:szCs w:val="20"/>
                <w:u w:color="000000"/>
                <w:lang w:val="en-CA"/>
              </w:rPr>
              <w:t>(&gt;|t|)</w:t>
            </w:r>
          </w:p>
        </w:tc>
        <w:tc>
          <w:tcPr>
            <w:tcW w:w="1418" w:type="dxa"/>
            <w:tcBorders>
              <w:top w:val="single" w:sz="4" w:space="0" w:color="FFFFFF"/>
              <w:left w:val="single" w:sz="4" w:space="0" w:color="FFFFFF"/>
              <w:right w:val="single" w:sz="4" w:space="0" w:color="FFFFFF" w:themeColor="background1"/>
            </w:tcBorders>
          </w:tcPr>
          <w:p w14:paraId="4AE4839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057557" w14:paraId="2E848824" w14:textId="77777777" w:rsidTr="00111F39">
        <w:tc>
          <w:tcPr>
            <w:tcW w:w="3358" w:type="dxa"/>
            <w:tcBorders>
              <w:left w:val="single" w:sz="4" w:space="0" w:color="FFFFFF" w:themeColor="background1"/>
              <w:bottom w:val="single" w:sz="4" w:space="0" w:color="FFFFFF"/>
              <w:right w:val="single" w:sz="4" w:space="0" w:color="FFFFFF"/>
            </w:tcBorders>
          </w:tcPr>
          <w:p w14:paraId="5035EFE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Intercept</w:t>
            </w:r>
          </w:p>
        </w:tc>
        <w:tc>
          <w:tcPr>
            <w:tcW w:w="1056" w:type="dxa"/>
            <w:tcBorders>
              <w:left w:val="single" w:sz="4" w:space="0" w:color="FFFFFF"/>
              <w:bottom w:val="single" w:sz="4" w:space="0" w:color="FFFFFF"/>
              <w:right w:val="single" w:sz="4" w:space="0" w:color="FFFFFF"/>
            </w:tcBorders>
          </w:tcPr>
          <w:p w14:paraId="4041F75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10.465</w:t>
            </w:r>
          </w:p>
        </w:tc>
        <w:tc>
          <w:tcPr>
            <w:tcW w:w="1683" w:type="dxa"/>
            <w:tcBorders>
              <w:left w:val="single" w:sz="4" w:space="0" w:color="FFFFFF"/>
              <w:bottom w:val="single" w:sz="4" w:space="0" w:color="FFFFFF"/>
              <w:right w:val="single" w:sz="4" w:space="0" w:color="FFFFFF"/>
            </w:tcBorders>
          </w:tcPr>
          <w:p w14:paraId="3DB9BC5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1.356</w:t>
            </w:r>
          </w:p>
        </w:tc>
        <w:tc>
          <w:tcPr>
            <w:tcW w:w="989" w:type="dxa"/>
            <w:tcBorders>
              <w:left w:val="single" w:sz="4" w:space="0" w:color="FFFFFF"/>
              <w:bottom w:val="single" w:sz="4" w:space="0" w:color="FFFFFF"/>
              <w:right w:val="single" w:sz="4" w:space="0" w:color="FFFFFF"/>
            </w:tcBorders>
          </w:tcPr>
          <w:p w14:paraId="197A1365"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7.719</w:t>
            </w:r>
          </w:p>
        </w:tc>
        <w:tc>
          <w:tcPr>
            <w:tcW w:w="989" w:type="dxa"/>
            <w:tcBorders>
              <w:left w:val="single" w:sz="4" w:space="0" w:color="FFFFFF"/>
              <w:bottom w:val="single" w:sz="4" w:space="0" w:color="FFFFFF"/>
              <w:right w:val="single" w:sz="4" w:space="0" w:color="FFFFFF"/>
            </w:tcBorders>
          </w:tcPr>
          <w:p w14:paraId="7B46C45B"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64E7DFE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667FE84F"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2D6798E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Cold snap -10˚C</w:t>
            </w:r>
          </w:p>
        </w:tc>
        <w:tc>
          <w:tcPr>
            <w:tcW w:w="1056" w:type="dxa"/>
            <w:tcBorders>
              <w:top w:val="single" w:sz="4" w:space="0" w:color="FFFFFF"/>
              <w:left w:val="single" w:sz="4" w:space="0" w:color="FFFFFF"/>
              <w:bottom w:val="single" w:sz="4" w:space="0" w:color="FFFFFF"/>
              <w:right w:val="single" w:sz="4" w:space="0" w:color="FFFFFF"/>
            </w:tcBorders>
          </w:tcPr>
          <w:p w14:paraId="7A61CF3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-42.144</w:t>
            </w:r>
          </w:p>
        </w:tc>
        <w:tc>
          <w:tcPr>
            <w:tcW w:w="1683" w:type="dxa"/>
            <w:tcBorders>
              <w:top w:val="single" w:sz="4" w:space="0" w:color="FFFFFF"/>
              <w:left w:val="single" w:sz="4" w:space="0" w:color="FFFFFF"/>
              <w:bottom w:val="single" w:sz="4" w:space="0" w:color="FFFFFF"/>
              <w:right w:val="single" w:sz="4" w:space="0" w:color="FFFFFF"/>
            </w:tcBorders>
          </w:tcPr>
          <w:p w14:paraId="1557C0D6"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10.211</w:t>
            </w:r>
          </w:p>
        </w:tc>
        <w:tc>
          <w:tcPr>
            <w:tcW w:w="989" w:type="dxa"/>
            <w:tcBorders>
              <w:top w:val="single" w:sz="4" w:space="0" w:color="FFFFFF"/>
              <w:left w:val="single" w:sz="4" w:space="0" w:color="FFFFFF"/>
              <w:bottom w:val="single" w:sz="4" w:space="0" w:color="FFFFFF"/>
              <w:right w:val="single" w:sz="4" w:space="0" w:color="FFFFFF"/>
            </w:tcBorders>
          </w:tcPr>
          <w:p w14:paraId="628D8045"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-4.127</w:t>
            </w:r>
          </w:p>
        </w:tc>
        <w:tc>
          <w:tcPr>
            <w:tcW w:w="989" w:type="dxa"/>
            <w:tcBorders>
              <w:top w:val="single" w:sz="4" w:space="0" w:color="FFFFFF"/>
              <w:left w:val="single" w:sz="4" w:space="0" w:color="FFFFFF"/>
              <w:bottom w:val="single" w:sz="4" w:space="0" w:color="FFFFFF"/>
              <w:right w:val="single" w:sz="4" w:space="0" w:color="FFFFFF"/>
            </w:tcBorders>
          </w:tcPr>
          <w:p w14:paraId="697ECF8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0ED310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24262467" w14:textId="77777777" w:rsidTr="00111F39">
        <w:tc>
          <w:tcPr>
            <w:tcW w:w="3358" w:type="dxa"/>
            <w:tcBorders>
              <w:top w:val="double" w:sz="4" w:space="0" w:color="000000"/>
              <w:left w:val="single" w:sz="4" w:space="0" w:color="FFFFFF" w:themeColor="background1"/>
              <w:bottom w:val="single" w:sz="4" w:space="0" w:color="FFFFFF"/>
              <w:right w:val="single" w:sz="4" w:space="0" w:color="FFFFFF"/>
            </w:tcBorders>
          </w:tcPr>
          <w:p w14:paraId="54001310"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Smooth terms</w:t>
            </w:r>
          </w:p>
        </w:tc>
        <w:tc>
          <w:tcPr>
            <w:tcW w:w="1056" w:type="dxa"/>
            <w:tcBorders>
              <w:top w:val="double" w:sz="4" w:space="0" w:color="000000"/>
              <w:left w:val="single" w:sz="4" w:space="0" w:color="FFFFFF"/>
              <w:bottom w:val="single" w:sz="4" w:space="0" w:color="FFFFFF"/>
              <w:right w:val="single" w:sz="4" w:space="0" w:color="FFFFFF"/>
            </w:tcBorders>
          </w:tcPr>
          <w:p w14:paraId="21E82A07"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62A10085"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559DCE13"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21F78DFD"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310EE9A5"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47F0D2BA" w14:textId="77777777" w:rsidTr="00111F39">
        <w:tc>
          <w:tcPr>
            <w:tcW w:w="3358" w:type="dxa"/>
            <w:tcBorders>
              <w:top w:val="single" w:sz="4" w:space="0" w:color="FFFFFF"/>
              <w:left w:val="single" w:sz="4" w:space="0" w:color="FFFFFF" w:themeColor="background1"/>
              <w:right w:val="single" w:sz="4" w:space="0" w:color="FFFFFF"/>
            </w:tcBorders>
          </w:tcPr>
          <w:p w14:paraId="664F458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056" w:type="dxa"/>
            <w:tcBorders>
              <w:top w:val="single" w:sz="4" w:space="0" w:color="FFFFFF"/>
              <w:left w:val="single" w:sz="4" w:space="0" w:color="FFFFFF"/>
              <w:right w:val="single" w:sz="4" w:space="0" w:color="FFFFFF"/>
            </w:tcBorders>
          </w:tcPr>
          <w:p w14:paraId="0A2A47A6"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spellStart"/>
            <w:r w:rsidRPr="00057557">
              <w:rPr>
                <w:rFonts w:ascii="Times New Roman" w:hAnsi="Times New Roman" w:cs="Times New Roman"/>
                <w:color w:val="000000"/>
                <w:sz w:val="20"/>
                <w:szCs w:val="20"/>
                <w:u w:color="000000"/>
                <w:lang w:val="en-CA"/>
              </w:rPr>
              <w:t>edf</w:t>
            </w:r>
            <w:proofErr w:type="spellEnd"/>
          </w:p>
        </w:tc>
        <w:tc>
          <w:tcPr>
            <w:tcW w:w="1683" w:type="dxa"/>
            <w:tcBorders>
              <w:top w:val="single" w:sz="4" w:space="0" w:color="FFFFFF"/>
              <w:left w:val="single" w:sz="4" w:space="0" w:color="FFFFFF"/>
              <w:right w:val="single" w:sz="4" w:space="0" w:color="FFFFFF"/>
            </w:tcBorders>
          </w:tcPr>
          <w:p w14:paraId="130B605B"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spellStart"/>
            <w:r w:rsidRPr="00057557">
              <w:rPr>
                <w:rFonts w:ascii="Times New Roman" w:hAnsi="Times New Roman" w:cs="Times New Roman"/>
                <w:color w:val="000000"/>
                <w:sz w:val="20"/>
                <w:szCs w:val="20"/>
                <w:u w:color="000000"/>
                <w:lang w:val="en-CA"/>
              </w:rPr>
              <w:t>Ref.df</w:t>
            </w:r>
            <w:proofErr w:type="spellEnd"/>
          </w:p>
        </w:tc>
        <w:tc>
          <w:tcPr>
            <w:tcW w:w="989" w:type="dxa"/>
            <w:tcBorders>
              <w:top w:val="single" w:sz="4" w:space="0" w:color="FFFFFF"/>
              <w:left w:val="single" w:sz="4" w:space="0" w:color="FFFFFF"/>
              <w:right w:val="single" w:sz="4" w:space="0" w:color="FFFFFF"/>
            </w:tcBorders>
          </w:tcPr>
          <w:p w14:paraId="367C4D9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F</w:t>
            </w:r>
          </w:p>
        </w:tc>
        <w:tc>
          <w:tcPr>
            <w:tcW w:w="989" w:type="dxa"/>
            <w:tcBorders>
              <w:top w:val="single" w:sz="4" w:space="0" w:color="FFFFFF"/>
              <w:left w:val="single" w:sz="4" w:space="0" w:color="FFFFFF"/>
              <w:right w:val="single" w:sz="4" w:space="0" w:color="FFFFFF"/>
            </w:tcBorders>
          </w:tcPr>
          <w:p w14:paraId="59BA4F9C"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5B8CE9C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057557" w14:paraId="1CED014B" w14:textId="77777777" w:rsidTr="00111F39">
        <w:tc>
          <w:tcPr>
            <w:tcW w:w="3358" w:type="dxa"/>
            <w:tcBorders>
              <w:left w:val="single" w:sz="4" w:space="0" w:color="FFFFFF" w:themeColor="background1"/>
              <w:bottom w:val="single" w:sz="4" w:space="0" w:color="FFFFFF"/>
              <w:right w:val="single" w:sz="4" w:space="0" w:color="FFFFFF"/>
            </w:tcBorders>
          </w:tcPr>
          <w:p w14:paraId="7CD1113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Minimum temperature</w:t>
            </w:r>
          </w:p>
        </w:tc>
        <w:tc>
          <w:tcPr>
            <w:tcW w:w="1056" w:type="dxa"/>
            <w:tcBorders>
              <w:left w:val="single" w:sz="4" w:space="0" w:color="FFFFFF"/>
              <w:bottom w:val="single" w:sz="4" w:space="0" w:color="FFFFFF"/>
              <w:right w:val="single" w:sz="4" w:space="0" w:color="FFFFFF"/>
            </w:tcBorders>
          </w:tcPr>
          <w:p w14:paraId="7B8D8D0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6.371</w:t>
            </w:r>
          </w:p>
        </w:tc>
        <w:tc>
          <w:tcPr>
            <w:tcW w:w="1683" w:type="dxa"/>
            <w:tcBorders>
              <w:left w:val="single" w:sz="4" w:space="0" w:color="FFFFFF"/>
              <w:bottom w:val="single" w:sz="4" w:space="0" w:color="FFFFFF"/>
              <w:right w:val="single" w:sz="4" w:space="0" w:color="FFFFFF"/>
            </w:tcBorders>
          </w:tcPr>
          <w:p w14:paraId="0067DB3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7.565</w:t>
            </w:r>
          </w:p>
        </w:tc>
        <w:tc>
          <w:tcPr>
            <w:tcW w:w="989" w:type="dxa"/>
            <w:tcBorders>
              <w:left w:val="single" w:sz="4" w:space="0" w:color="FFFFFF"/>
              <w:bottom w:val="single" w:sz="4" w:space="0" w:color="FFFFFF"/>
              <w:right w:val="single" w:sz="4" w:space="0" w:color="FFFFFF"/>
            </w:tcBorders>
          </w:tcPr>
          <w:p w14:paraId="2B50FA0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5.173</w:t>
            </w:r>
          </w:p>
        </w:tc>
        <w:tc>
          <w:tcPr>
            <w:tcW w:w="989" w:type="dxa"/>
            <w:tcBorders>
              <w:left w:val="single" w:sz="4" w:space="0" w:color="FFFFFF"/>
              <w:bottom w:val="single" w:sz="4" w:space="0" w:color="FFFFFF"/>
              <w:right w:val="single" w:sz="4" w:space="0" w:color="FFFFFF"/>
            </w:tcBorders>
          </w:tcPr>
          <w:p w14:paraId="5C95023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5B81C84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799AF630"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4B57683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Mean temperature lag 2 days</w:t>
            </w:r>
          </w:p>
        </w:tc>
        <w:tc>
          <w:tcPr>
            <w:tcW w:w="1056" w:type="dxa"/>
            <w:tcBorders>
              <w:top w:val="single" w:sz="4" w:space="0" w:color="FFFFFF"/>
              <w:left w:val="single" w:sz="4" w:space="0" w:color="FFFFFF"/>
              <w:bottom w:val="single" w:sz="4" w:space="0" w:color="FFFFFF"/>
              <w:right w:val="single" w:sz="4" w:space="0" w:color="FFFFFF"/>
            </w:tcBorders>
          </w:tcPr>
          <w:p w14:paraId="73471618"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7.901</w:t>
            </w:r>
          </w:p>
        </w:tc>
        <w:tc>
          <w:tcPr>
            <w:tcW w:w="1683" w:type="dxa"/>
            <w:tcBorders>
              <w:top w:val="single" w:sz="4" w:space="0" w:color="FFFFFF"/>
              <w:left w:val="single" w:sz="4" w:space="0" w:color="FFFFFF"/>
              <w:bottom w:val="single" w:sz="4" w:space="0" w:color="FFFFFF"/>
              <w:right w:val="single" w:sz="4" w:space="0" w:color="FFFFFF"/>
            </w:tcBorders>
          </w:tcPr>
          <w:p w14:paraId="0927956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8.580</w:t>
            </w:r>
          </w:p>
        </w:tc>
        <w:tc>
          <w:tcPr>
            <w:tcW w:w="989" w:type="dxa"/>
            <w:tcBorders>
              <w:top w:val="single" w:sz="4" w:space="0" w:color="FFFFFF"/>
              <w:left w:val="single" w:sz="4" w:space="0" w:color="FFFFFF"/>
              <w:bottom w:val="single" w:sz="4" w:space="0" w:color="FFFFFF"/>
              <w:right w:val="single" w:sz="4" w:space="0" w:color="FFFFFF"/>
            </w:tcBorders>
          </w:tcPr>
          <w:p w14:paraId="4E9C301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6.547</w:t>
            </w:r>
          </w:p>
        </w:tc>
        <w:tc>
          <w:tcPr>
            <w:tcW w:w="989" w:type="dxa"/>
            <w:tcBorders>
              <w:top w:val="single" w:sz="4" w:space="0" w:color="FFFFFF"/>
              <w:left w:val="single" w:sz="4" w:space="0" w:color="FFFFFF"/>
              <w:bottom w:val="single" w:sz="4" w:space="0" w:color="FFFFFF"/>
              <w:right w:val="single" w:sz="4" w:space="0" w:color="FFFFFF"/>
            </w:tcBorders>
          </w:tcPr>
          <w:p w14:paraId="58ECE23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2AFB40C"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6F5AA906"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48E39AB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Speed of maximum gust of wind</w:t>
            </w:r>
          </w:p>
        </w:tc>
        <w:tc>
          <w:tcPr>
            <w:tcW w:w="1056" w:type="dxa"/>
            <w:tcBorders>
              <w:top w:val="single" w:sz="4" w:space="0" w:color="FFFFFF"/>
              <w:left w:val="single" w:sz="4" w:space="0" w:color="FFFFFF"/>
              <w:bottom w:val="single" w:sz="4" w:space="0" w:color="FFFFFF"/>
              <w:right w:val="single" w:sz="4" w:space="0" w:color="FFFFFF"/>
            </w:tcBorders>
          </w:tcPr>
          <w:p w14:paraId="5EB3C52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1.002</w:t>
            </w:r>
          </w:p>
        </w:tc>
        <w:tc>
          <w:tcPr>
            <w:tcW w:w="1683" w:type="dxa"/>
            <w:tcBorders>
              <w:top w:val="single" w:sz="4" w:space="0" w:color="FFFFFF"/>
              <w:left w:val="single" w:sz="4" w:space="0" w:color="FFFFFF"/>
              <w:bottom w:val="single" w:sz="4" w:space="0" w:color="FFFFFF"/>
              <w:right w:val="single" w:sz="4" w:space="0" w:color="FFFFFF"/>
            </w:tcBorders>
          </w:tcPr>
          <w:p w14:paraId="31A08054"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1.005</w:t>
            </w:r>
          </w:p>
        </w:tc>
        <w:tc>
          <w:tcPr>
            <w:tcW w:w="989" w:type="dxa"/>
            <w:tcBorders>
              <w:top w:val="single" w:sz="4" w:space="0" w:color="FFFFFF"/>
              <w:left w:val="single" w:sz="4" w:space="0" w:color="FFFFFF"/>
              <w:bottom w:val="single" w:sz="4" w:space="0" w:color="FFFFFF"/>
              <w:right w:val="single" w:sz="4" w:space="0" w:color="FFFFFF"/>
            </w:tcBorders>
          </w:tcPr>
          <w:p w14:paraId="7567F1B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0.201</w:t>
            </w:r>
          </w:p>
        </w:tc>
        <w:tc>
          <w:tcPr>
            <w:tcW w:w="989" w:type="dxa"/>
            <w:tcBorders>
              <w:top w:val="single" w:sz="4" w:space="0" w:color="FFFFFF"/>
              <w:left w:val="single" w:sz="4" w:space="0" w:color="FFFFFF"/>
              <w:bottom w:val="single" w:sz="4" w:space="0" w:color="FFFFFF"/>
              <w:right w:val="single" w:sz="4" w:space="0" w:color="FFFFFF"/>
            </w:tcBorders>
          </w:tcPr>
          <w:p w14:paraId="2FB06267"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0.655</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CBBE55C"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7A75C62D"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04134AA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Winter (random effect)</w:t>
            </w:r>
          </w:p>
        </w:tc>
        <w:tc>
          <w:tcPr>
            <w:tcW w:w="1056" w:type="dxa"/>
            <w:tcBorders>
              <w:top w:val="single" w:sz="4" w:space="0" w:color="FFFFFF"/>
              <w:left w:val="single" w:sz="4" w:space="0" w:color="FFFFFF"/>
              <w:bottom w:val="single" w:sz="4" w:space="0" w:color="FFFFFF"/>
              <w:right w:val="single" w:sz="4" w:space="0" w:color="FFFFFF"/>
            </w:tcBorders>
          </w:tcPr>
          <w:p w14:paraId="732301A4"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0.720</w:t>
            </w:r>
          </w:p>
        </w:tc>
        <w:tc>
          <w:tcPr>
            <w:tcW w:w="1683" w:type="dxa"/>
            <w:tcBorders>
              <w:top w:val="single" w:sz="4" w:space="0" w:color="FFFFFF"/>
              <w:left w:val="single" w:sz="4" w:space="0" w:color="FFFFFF"/>
              <w:bottom w:val="single" w:sz="4" w:space="0" w:color="FFFFFF"/>
              <w:right w:val="single" w:sz="4" w:space="0" w:color="FFFFFF"/>
            </w:tcBorders>
          </w:tcPr>
          <w:p w14:paraId="2102D3C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04838C62"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1.800</w:t>
            </w:r>
          </w:p>
        </w:tc>
        <w:tc>
          <w:tcPr>
            <w:tcW w:w="989" w:type="dxa"/>
            <w:tcBorders>
              <w:top w:val="single" w:sz="4" w:space="0" w:color="FFFFFF"/>
              <w:left w:val="single" w:sz="4" w:space="0" w:color="FFFFFF"/>
              <w:bottom w:val="single" w:sz="4" w:space="0" w:color="FFFFFF"/>
              <w:right w:val="single" w:sz="4" w:space="0" w:color="FFFFFF"/>
            </w:tcBorders>
          </w:tcPr>
          <w:p w14:paraId="45AD2E3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0.169</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FD2F10A"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3C83F746" w14:textId="77777777" w:rsidTr="003A0B73">
        <w:tc>
          <w:tcPr>
            <w:tcW w:w="3358" w:type="dxa"/>
            <w:tcBorders>
              <w:top w:val="single" w:sz="4" w:space="0" w:color="FFFFFF"/>
              <w:left w:val="single" w:sz="4" w:space="0" w:color="FFFFFF" w:themeColor="background1"/>
              <w:bottom w:val="single" w:sz="4" w:space="0" w:color="FFFFFF"/>
              <w:right w:val="single" w:sz="4" w:space="0" w:color="FFFFFF"/>
            </w:tcBorders>
          </w:tcPr>
          <w:p w14:paraId="1340995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ID (random effect)</w:t>
            </w:r>
          </w:p>
        </w:tc>
        <w:tc>
          <w:tcPr>
            <w:tcW w:w="1056" w:type="dxa"/>
            <w:tcBorders>
              <w:top w:val="single" w:sz="4" w:space="0" w:color="FFFFFF"/>
              <w:left w:val="single" w:sz="4" w:space="0" w:color="FFFFFF"/>
              <w:bottom w:val="single" w:sz="4" w:space="0" w:color="FFFFFF"/>
              <w:right w:val="single" w:sz="4" w:space="0" w:color="FFFFFF"/>
            </w:tcBorders>
          </w:tcPr>
          <w:p w14:paraId="3048901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26.099</w:t>
            </w:r>
          </w:p>
        </w:tc>
        <w:tc>
          <w:tcPr>
            <w:tcW w:w="1683" w:type="dxa"/>
            <w:tcBorders>
              <w:top w:val="single" w:sz="4" w:space="0" w:color="FFFFFF"/>
              <w:left w:val="single" w:sz="4" w:space="0" w:color="FFFFFF"/>
              <w:bottom w:val="single" w:sz="4" w:space="0" w:color="FFFFFF"/>
              <w:right w:val="single" w:sz="4" w:space="0" w:color="FFFFFF"/>
            </w:tcBorders>
          </w:tcPr>
          <w:p w14:paraId="6ACC1C7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336BF856"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0.966</w:t>
            </w:r>
          </w:p>
        </w:tc>
        <w:tc>
          <w:tcPr>
            <w:tcW w:w="989" w:type="dxa"/>
            <w:tcBorders>
              <w:top w:val="single" w:sz="4" w:space="0" w:color="FFFFFF"/>
              <w:left w:val="single" w:sz="4" w:space="0" w:color="FFFFFF"/>
              <w:bottom w:val="single" w:sz="4" w:space="0" w:color="FFFFFF"/>
              <w:right w:val="single" w:sz="4" w:space="0" w:color="FFFFFF"/>
            </w:tcBorders>
          </w:tcPr>
          <w:p w14:paraId="5022DAA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642A0EB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7FD4F31B" w14:textId="77777777" w:rsidTr="003A0B73">
        <w:trPr>
          <w:trHeight w:val="77"/>
        </w:trPr>
        <w:tc>
          <w:tcPr>
            <w:tcW w:w="3358" w:type="dxa"/>
            <w:tcBorders>
              <w:top w:val="single" w:sz="4" w:space="0" w:color="FFFFFF"/>
              <w:left w:val="single" w:sz="4" w:space="0" w:color="FFFFFF" w:themeColor="background1"/>
              <w:bottom w:val="single" w:sz="4" w:space="0" w:color="auto"/>
              <w:right w:val="single" w:sz="4" w:space="0" w:color="FFFFFF"/>
            </w:tcBorders>
          </w:tcPr>
          <w:p w14:paraId="2DB1FC04"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Site (random effect)</w:t>
            </w:r>
          </w:p>
        </w:tc>
        <w:tc>
          <w:tcPr>
            <w:tcW w:w="1056" w:type="dxa"/>
            <w:tcBorders>
              <w:top w:val="single" w:sz="4" w:space="0" w:color="FFFFFF"/>
              <w:left w:val="single" w:sz="4" w:space="0" w:color="FFFFFF"/>
              <w:bottom w:val="single" w:sz="4" w:space="0" w:color="auto"/>
              <w:right w:val="single" w:sz="4" w:space="0" w:color="FFFFFF"/>
            </w:tcBorders>
          </w:tcPr>
          <w:p w14:paraId="201DF92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0.007</w:t>
            </w:r>
          </w:p>
        </w:tc>
        <w:tc>
          <w:tcPr>
            <w:tcW w:w="1683" w:type="dxa"/>
            <w:tcBorders>
              <w:top w:val="single" w:sz="4" w:space="0" w:color="FFFFFF"/>
              <w:left w:val="single" w:sz="4" w:space="0" w:color="FFFFFF"/>
              <w:bottom w:val="single" w:sz="4" w:space="0" w:color="auto"/>
              <w:right w:val="single" w:sz="4" w:space="0" w:color="FFFFFF"/>
            </w:tcBorders>
          </w:tcPr>
          <w:p w14:paraId="38EBFC8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auto"/>
              <w:right w:val="single" w:sz="4" w:space="0" w:color="FFFFFF"/>
            </w:tcBorders>
          </w:tcPr>
          <w:p w14:paraId="504372B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0.002</w:t>
            </w:r>
          </w:p>
        </w:tc>
        <w:tc>
          <w:tcPr>
            <w:tcW w:w="989" w:type="dxa"/>
            <w:tcBorders>
              <w:top w:val="single" w:sz="4" w:space="0" w:color="FFFFFF"/>
              <w:left w:val="single" w:sz="4" w:space="0" w:color="FFFFFF"/>
              <w:bottom w:val="single" w:sz="4" w:space="0" w:color="auto"/>
              <w:right w:val="single" w:sz="4" w:space="0" w:color="FFFFFF"/>
            </w:tcBorders>
          </w:tcPr>
          <w:p w14:paraId="46951F7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0.436</w:t>
            </w:r>
          </w:p>
        </w:tc>
        <w:tc>
          <w:tcPr>
            <w:tcW w:w="1418" w:type="dxa"/>
            <w:tcBorders>
              <w:top w:val="single" w:sz="4" w:space="0" w:color="FFFFFF"/>
              <w:left w:val="single" w:sz="4" w:space="0" w:color="FFFFFF"/>
              <w:bottom w:val="single" w:sz="4" w:space="0" w:color="auto"/>
              <w:right w:val="single" w:sz="4" w:space="0" w:color="FFFFFF" w:themeColor="background1"/>
            </w:tcBorders>
          </w:tcPr>
          <w:p w14:paraId="61E3EBAB" w14:textId="77777777" w:rsidR="00254FE7" w:rsidRPr="00057557" w:rsidRDefault="00254FE7" w:rsidP="00111F39">
            <w:pPr>
              <w:jc w:val="right"/>
              <w:rPr>
                <w:rFonts w:ascii="Times New Roman" w:hAnsi="Times New Roman" w:cs="Times New Roman"/>
                <w:color w:val="000000"/>
                <w:sz w:val="20"/>
                <w:szCs w:val="20"/>
                <w:u w:color="000000"/>
                <w:lang w:val="en-CA"/>
              </w:rPr>
            </w:pPr>
          </w:p>
        </w:tc>
      </w:tr>
    </w:tbl>
    <w:p w14:paraId="277F59E8" w14:textId="2E5FD237" w:rsidR="00254FE7" w:rsidRPr="008C35F0" w:rsidRDefault="00057557" w:rsidP="00254FE7">
      <w:pPr>
        <w:spacing w:line="480" w:lineRule="auto"/>
        <w:jc w:val="both"/>
        <w:rPr>
          <w:rFonts w:ascii="Times New Roman" w:hAnsi="Times New Roman" w:cs="Times New Roman"/>
          <w:lang w:val="en-CA"/>
        </w:rPr>
      </w:pPr>
      <w:r w:rsidRPr="008C35F0">
        <w:rPr>
          <w:rFonts w:ascii="Times New Roman" w:hAnsi="Times New Roman" w:cs="Times New Roman"/>
          <w:b/>
          <w:bCs/>
          <w:noProof/>
          <w:lang w:val="en-CA"/>
        </w:rPr>
        <w:drawing>
          <wp:inline distT="0" distB="0" distL="0" distR="0" wp14:anchorId="2D10651E" wp14:editId="460EF287">
            <wp:extent cx="5830454" cy="2915227"/>
            <wp:effectExtent l="12700" t="12700" r="6350" b="15875"/>
            <wp:docPr id="1648150676" name="Picture 2" descr="A graph of different types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0676" name="Picture 2" descr="A graph of different types of temperatur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30454" cy="2915227"/>
                    </a:xfrm>
                    <a:prstGeom prst="rect">
                      <a:avLst/>
                    </a:prstGeom>
                    <a:ln>
                      <a:solidFill>
                        <a:schemeClr val="tx1"/>
                      </a:solidFill>
                    </a:ln>
                  </pic:spPr>
                </pic:pic>
              </a:graphicData>
            </a:graphic>
          </wp:inline>
        </w:drawing>
      </w:r>
    </w:p>
    <w:p w14:paraId="5BA8DFF0" w14:textId="3FDC69B7"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7</w:t>
      </w:r>
      <w:r w:rsidRPr="008C35F0">
        <w:rPr>
          <w:rFonts w:ascii="Times New Roman" w:hAnsi="Times New Roman" w:cs="Times New Roman"/>
          <w:b/>
          <w:bCs/>
          <w:lang w:val="en-CA"/>
        </w:rPr>
        <w:t>.</w:t>
      </w:r>
      <w:r w:rsidRPr="008C35F0">
        <w:rPr>
          <w:rFonts w:ascii="Times New Roman" w:hAnsi="Times New Roman" w:cs="Times New Roman"/>
          <w:lang w:val="en-CA"/>
        </w:rPr>
        <w:t xml:space="preserve"> Partial effect of three significant environmental variables on the northern cardinal’s daily activity end time relative to sunset for 64 individuals tracked in Montreal, Quebec, Canada between 2022 and 2025.</w:t>
      </w:r>
    </w:p>
    <w:p w14:paraId="1E4560CC" w14:textId="77777777" w:rsidR="00094496" w:rsidRPr="008C35F0" w:rsidRDefault="00094496" w:rsidP="00744EB3">
      <w:pPr>
        <w:spacing w:line="360" w:lineRule="auto"/>
        <w:jc w:val="both"/>
        <w:rPr>
          <w:rFonts w:ascii="Times New Roman" w:hAnsi="Times New Roman" w:cs="Times New Roman"/>
          <w:lang w:val="en-CA"/>
        </w:rPr>
      </w:pPr>
    </w:p>
    <w:p w14:paraId="78A3DF0A"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131" w:name="_Toc205543149"/>
      <w:bookmarkStart w:id="132" w:name="_Toc214025508"/>
      <w:r w:rsidRPr="008C35F0">
        <w:rPr>
          <w:rFonts w:ascii="Times New Roman" w:hAnsi="Times New Roman" w:cs="Times New Roman"/>
          <w:b/>
          <w:bCs/>
          <w:color w:val="000000" w:themeColor="text1"/>
          <w:lang w:val="en-CA"/>
        </w:rPr>
        <w:t>Discussion</w:t>
      </w:r>
      <w:bookmarkEnd w:id="131"/>
      <w:bookmarkEnd w:id="132"/>
    </w:p>
    <w:p w14:paraId="41B06F34" w14:textId="63F2B34A" w:rsidR="00254FE7"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In response to chronic, inclement weather (cold temperatures, high winds, high snow accumulation), cardinals started to be active later in the day, suggesting that they conserve energy. However, during cold snap events (drops in temperature of -5 ˚</w:t>
      </w:r>
      <w:proofErr w:type="gramStart"/>
      <w:r w:rsidRPr="008C35F0">
        <w:rPr>
          <w:rFonts w:ascii="Times New Roman" w:eastAsia="Times New Roman" w:hAnsi="Times New Roman" w:cs="Times New Roman"/>
          <w:color w:val="000000" w:themeColor="text1"/>
          <w:lang w:val="en-CA"/>
        </w:rPr>
        <w:t>C day</w:t>
      </w:r>
      <w:proofErr w:type="gramEnd"/>
      <w:r w:rsidRPr="008C35F0">
        <w:rPr>
          <w:rFonts w:ascii="Times New Roman" w:eastAsia="Times New Roman" w:hAnsi="Times New Roman" w:cs="Times New Roman"/>
          <w:color w:val="000000" w:themeColor="text1"/>
          <w:lang w:val="en-CA"/>
        </w:rPr>
        <w:t>-over-day), they start their daily activities earlier, suggesting that they were actively foraging to cope with the acute thermoregulatory stress imposed by the previous night. Cardinals’ end timing of daily activity responded more to acute cold snap events (drops in temperature of -10 ˚</w:t>
      </w:r>
      <w:proofErr w:type="gramStart"/>
      <w:r w:rsidRPr="008C35F0">
        <w:rPr>
          <w:rFonts w:ascii="Times New Roman" w:eastAsia="Times New Roman" w:hAnsi="Times New Roman" w:cs="Times New Roman"/>
          <w:color w:val="000000" w:themeColor="text1"/>
          <w:lang w:val="en-CA"/>
        </w:rPr>
        <w:t>C day</w:t>
      </w:r>
      <w:proofErr w:type="gramEnd"/>
      <w:r w:rsidRPr="008C35F0">
        <w:rPr>
          <w:rFonts w:ascii="Times New Roman" w:eastAsia="Times New Roman" w:hAnsi="Times New Roman" w:cs="Times New Roman"/>
          <w:color w:val="000000" w:themeColor="text1"/>
          <w:lang w:val="en-CA"/>
        </w:rPr>
        <w:t>-over-day) and shorter-term inclement weather, leading the birds to end their day earlier, suggesting that in those conditions, the thermoregulatory costs to keep foraging is not worth the energetic gains. Together, these results highlight the behavioural flexibility of cardinals regarding thermoregulation strategies when wintering in urban environments.</w:t>
      </w:r>
    </w:p>
    <w:p w14:paraId="05405CD6" w14:textId="77777777" w:rsidR="00094496" w:rsidRPr="008C35F0" w:rsidRDefault="00094496" w:rsidP="00744EB3">
      <w:pPr>
        <w:spacing w:line="360" w:lineRule="auto"/>
        <w:ind w:firstLine="720"/>
        <w:jc w:val="both"/>
        <w:rPr>
          <w:rFonts w:ascii="Times New Roman" w:eastAsia="Times New Roman" w:hAnsi="Times New Roman" w:cs="Times New Roman"/>
          <w:color w:val="000000" w:themeColor="text1"/>
          <w:lang w:val="en-CA"/>
        </w:rPr>
      </w:pPr>
    </w:p>
    <w:p w14:paraId="28A6FF60"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33" w:name="_Toc205543150"/>
      <w:bookmarkStart w:id="134" w:name="_Toc214025509"/>
      <w:r w:rsidRPr="008C35F0">
        <w:rPr>
          <w:rFonts w:ascii="Times New Roman" w:hAnsi="Times New Roman" w:cs="Times New Roman"/>
          <w:color w:val="000000" w:themeColor="text1"/>
          <w:sz w:val="24"/>
          <w:szCs w:val="24"/>
          <w:u w:val="single"/>
          <w:lang w:val="en-CA"/>
        </w:rPr>
        <w:t>Varying scale of effect of dynamic temporal variables</w:t>
      </w:r>
      <w:bookmarkEnd w:id="133"/>
      <w:bookmarkEnd w:id="134"/>
    </w:p>
    <w:p w14:paraId="299FC56A" w14:textId="6DD0E8E5" w:rsidR="00254FE7" w:rsidRPr="008C35F0"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Both dynamic temporal variables (temperature lag and cold snap events) had a different scale of effect whether looking at the onset or end of the cardinal’s daily activities. Our model selection showed that a temperature lag of five days was best explanatory of the onset time of the cardinals’ activity, while a two-day temperature lag was better at explaining the end time of daily activities. These findings suggest that cardinals respond to temperature cues at distinct timescales, with short-term conditions being more relevant in determining when to begin activity in the morning, and long-term conditions guiding </w:t>
      </w:r>
      <w:r w:rsidRPr="008C35F0">
        <w:rPr>
          <w:rFonts w:ascii="Times New Roman" w:eastAsia="Times New Roman" w:hAnsi="Times New Roman" w:cs="Times New Roman"/>
          <w:color w:val="000000" w:themeColor="text1"/>
          <w:lang w:val="en-CA"/>
        </w:rPr>
        <w:t xml:space="preserve">energetic needs </w:t>
      </w:r>
      <w:r w:rsidRPr="008C35F0">
        <w:rPr>
          <w:rFonts w:ascii="Times New Roman" w:eastAsia="Times New Roman" w:hAnsi="Times New Roman" w:cs="Times New Roman"/>
          <w:color w:val="000000" w:themeColor="text1"/>
          <w:lang w:val="en-CA"/>
        </w:rPr>
        <w:t xml:space="preserve">related to the cessation of daily activities. Previous research, on larger spatial (across a country) and temporal (annual cycle) scales have demonstrated that there is a lag effect of temperatures on 59 breeding birds of England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{"citationID":"cvDvbeGF","properties":{"formattedCitation":"(Pearce\\uc0\\u8208{}Higgins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hAnsi="Times New Roman" w:cs="Times New Roman"/>
          <w:color w:val="000000"/>
          <w:kern w:val="0"/>
          <w:lang w:val="en-US"/>
        </w:rPr>
        <w:t>(Pearce‐Higgins et al., 2015)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A negative lagged correlation was found between hot, dry summer weather and birds’ population growth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{"citationID":"ieKnazpA","properties":{"formattedCitation":"(Pearce\\uc0\\u8208{}Higgins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hAnsi="Times New Roman" w:cs="Times New Roman"/>
          <w:color w:val="000000"/>
          <w:kern w:val="0"/>
          <w:lang w:val="en-US"/>
        </w:rPr>
        <w:t>(Pearce‐Higgins et al., 2015)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Resident birds’ populations appeared to increase following wet autumn months, and populations of long-distance migrants were negatively affected by May temperatures, reflecting the potential effects of a phenological mismatch in the breeding season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{"citationID":"fB9laKhX","properties":{"formattedCitation":"(Pearce\\uc0\\u8208{}Higgins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hAnsi="Times New Roman" w:cs="Times New Roman"/>
          <w:color w:val="000000"/>
          <w:kern w:val="0"/>
          <w:lang w:val="en-US"/>
        </w:rPr>
        <w:t>(Pearce‐Higgins et al., 2015)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More recent work in Sweden and Finland on 24 bird species showed that temperature anomalies from previous winters (lagged effect) had a negative effect on bird's body size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{"citationID":"TTsedoac","properties":{"formattedCitation":"(Bosco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(Bosco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Wing length was negatively correlated to temperature anomalies of the previous years, potentially suggesting carry-over effects related survival or dispersal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{"citationID":"KQYIFzJv","properties":{"formattedCitation":"(Bosco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(Bosco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Birds’ body mass was also negatively related to temperature anomalies of the same winter, suggesting this time some more immediate effects, potentially related to reduced fat reserves during the mild winters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ZOTERO_TEMP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(Bosco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Bosco’s findings contradict Bergmann’s rule, as they found the birds in southernmost areas were heavier, suggesting that living at higher and colder latitudes cost birds more energy, depleting their fat reserves (thus leading to lighter birds). Our results are broadly aligned with prior work showing that temperature lag can affect different aspect of birds’ life cycle (e.g., Pearce-Higgins et al., 2015; Bosco et al., 2023), yet these studies mostly relied on very large spatial and temporal scales (e.g., multiple years and months, datasets spanning an entire country), whereas we tested for temperature lags over only a few days at a time and over a smaller spatial scale (the city of Montreal, Canada). Other researchers have recognized that there are very few studies investigating the lag effect of temperature on birds’ full life cycle, including both the breeding and non-breeding season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{"citationID":"YET0wH8r","properties":{"formattedCitation":"(Mainwaring et al., 2021)","plainCitation":"(Mainwaring et al., 2021)","noteIndex":0},"citationItems":[{"id":1181,"uris":["http://zotero.org/users/16770306/items/RC233GKW"],"itemData":{"id":1181,"type":"article-journal","container-title":"Frontiers in Ecology and Evolution","DOI":"10.3389/fevo.2021.777478","ISSN":"2296-701X","journalAbbreviation":"Front. Ecol. Evol.","page":"777478","source":"DOI.org (Crossref)","title":"Editorial: The Impact of Weather on the Behavior and Ecology of Birds","title-short":"Editorial","volume":"9","author":[{"family":"Mainwaring","given":"Mark C."},{"family":"Nord","given":"Andreas"},{"family":"Sharp","given":"Stuart P."}],"issued":{"date-parts":[["2021",10,22]]}}}],"schema":"https://github.com/citation-style-language/schema/raw/master/csl-citation.json"}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(Mainwaring et al.,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w:t>
      </w:r>
    </w:p>
    <w:p w14:paraId="71654E8B" w14:textId="77777777" w:rsidR="00254FE7"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Regarding cold snaps events, the model including drops of at least -5 ˚C was best explanatory of the onset time of the birds’ daily activities, while the model including drops of at least -10 ˚C was best to predict the timing of cessation of activity. Our results suggests that more subtle changes in minimum temperatures are enough to </w:t>
      </w:r>
      <w:proofErr w:type="gramStart"/>
      <w:r w:rsidRPr="008C35F0">
        <w:rPr>
          <w:rFonts w:ascii="Times New Roman" w:eastAsia="Times New Roman" w:hAnsi="Times New Roman" w:cs="Times New Roman"/>
          <w:color w:val="000000" w:themeColor="text1"/>
          <w:lang w:val="en-CA"/>
        </w:rPr>
        <w:t>have an effect on</w:t>
      </w:r>
      <w:proofErr w:type="gramEnd"/>
      <w:r w:rsidRPr="008C35F0">
        <w:rPr>
          <w:rFonts w:ascii="Times New Roman" w:eastAsia="Times New Roman" w:hAnsi="Times New Roman" w:cs="Times New Roman"/>
          <w:color w:val="000000" w:themeColor="text1"/>
          <w:lang w:val="en-CA"/>
        </w:rPr>
        <w:t xml:space="preserve"> the timing at which the cardinals begin their days, and conversely the timing at which they end their daily activities depends on more drastic temperature drops. Recent work on 24 North American bird species with historical temperature data showed that during the breeding season, relative fitness was reduced following heatwaves and cold snaps in 11 and 16 of the species studied, respectively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{"citationID":"SK8PSKrW","properties":{"formattedCitation":"(Taff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Taff and Shipley (2023) suggested that species were most vulnerable to extreme temperatures at range limits, which may contribute to shifts in species distribution. For example, eastern bluebirds (</w:t>
      </w:r>
      <w:r w:rsidRPr="008C35F0">
        <w:rPr>
          <w:rFonts w:ascii="Times New Roman" w:eastAsia="Times New Roman" w:hAnsi="Times New Roman" w:cs="Times New Roman"/>
          <w:i/>
          <w:iCs/>
          <w:color w:val="000000" w:themeColor="text1"/>
          <w:lang w:val="en-CA"/>
        </w:rPr>
        <w:t xml:space="preserve">Sialia </w:t>
      </w:r>
      <w:proofErr w:type="spellStart"/>
      <w:r w:rsidRPr="008C35F0">
        <w:rPr>
          <w:rFonts w:ascii="Times New Roman" w:eastAsia="Times New Roman" w:hAnsi="Times New Roman" w:cs="Times New Roman"/>
          <w:i/>
          <w:iCs/>
          <w:color w:val="000000" w:themeColor="text1"/>
          <w:lang w:val="en-CA"/>
        </w:rPr>
        <w:t>sialis</w:t>
      </w:r>
      <w:proofErr w:type="spellEnd"/>
      <w:r w:rsidRPr="008C35F0">
        <w:rPr>
          <w:rFonts w:ascii="Times New Roman" w:eastAsia="Times New Roman" w:hAnsi="Times New Roman" w:cs="Times New Roman"/>
          <w:color w:val="000000" w:themeColor="text1"/>
          <w:lang w:val="en-CA"/>
        </w:rPr>
        <w:t xml:space="preserve">) were vulnerable to heatwaves over most of their distribution range, especially during provisioning, but were only sensitive to cold snaps near their northern range limit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{"citationID":"Ll4E38Pf","properties":{"formattedCitation":"(Taff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Our results on the varying scale of effect of cold snap events for daily activities of northern cardinals seem to align with previous findings suggesting that extreme temperature events (specifically cold events) can impact bird to varying degrees and at different stages of their life history.</w:t>
      </w:r>
    </w:p>
    <w:p w14:paraId="7FE66B7C" w14:textId="77777777" w:rsidR="00094496" w:rsidRPr="008C35F0" w:rsidRDefault="00094496" w:rsidP="00744EB3">
      <w:pPr>
        <w:spacing w:line="360" w:lineRule="auto"/>
        <w:ind w:firstLine="720"/>
        <w:jc w:val="both"/>
        <w:rPr>
          <w:rFonts w:ascii="Times New Roman" w:eastAsia="Times New Roman" w:hAnsi="Times New Roman" w:cs="Times New Roman"/>
          <w:color w:val="000000" w:themeColor="text1"/>
          <w:lang w:val="en-CA"/>
        </w:rPr>
      </w:pPr>
    </w:p>
    <w:p w14:paraId="56831EEF"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35" w:name="_Toc205543151"/>
      <w:bookmarkStart w:id="136" w:name="_Toc214025510"/>
      <w:r w:rsidRPr="008C35F0">
        <w:rPr>
          <w:rFonts w:ascii="Times New Roman" w:hAnsi="Times New Roman" w:cs="Times New Roman"/>
          <w:color w:val="000000" w:themeColor="text1"/>
          <w:sz w:val="24"/>
          <w:szCs w:val="24"/>
          <w:u w:val="single"/>
          <w:lang w:val="en-CA"/>
        </w:rPr>
        <w:t>Colder temperatures are linked to earlier morning activity in northern cardinals</w:t>
      </w:r>
      <w:bookmarkEnd w:id="135"/>
      <w:bookmarkEnd w:id="136"/>
    </w:p>
    <w:p w14:paraId="1AEF60AE" w14:textId="77777777" w:rsidR="00554C3F"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Northern cardinal’s onset of activity varies according to minimum daily temperatures, snow accumulation on the ground, a 5-day mean temperature lag, maximum daily wind gust speed and cold snaps events of -5 ˚C. As minimum daily temperatures drop, cardinals’ onset of activity begins later, and as those temperatures increase, cardinals begin their days earlier. This pattern suggests that cardinals are responsive to immediate thermal cost of activity: colder daily temperatures may push them to delay the onset of activity, potentially to preserve energy. This would be consistent with behavioural thermoregulation seen in other wintering birds (e.g., Gjerde &amp; Wegge, 1987; Gonnerman et al., 2023). Snow accumulation on the ground had a non-linear, yet somewhat similar effect on the onset of activity. It seems that snow depths below 30 cm are not eliciting a strong response from cardinals, but past this apparent threshold, we notice a steep increase of the onset time of activity relative to sunrise (meaning the birds start to get active later when snow cover reaches a certain depth). This could reflect reduced mobility or foraging opportunities as deeper snow can encumbers ground foraging birds such as the northern cardinal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{"citationID":"PtymAL1y","properties":{"formattedCitation":"(Maccarone, 1987)","plainCitation":"(Maccarone, 1987)","noteIndex":0},"citationItems":[{"id":1200,"uris":["http://zotero.org/users/16770306/items/FKQSMWB4"],"itemData":{"id":1200,"type":"article-journal","container-title":"The Wilson Bulletin","ISSN":"0043-5643","issue":"1","note":"publisher: Wilson Ornithological Society","page":"94-97","source":"JSTOR","title":"Effect of Snow Cover on Starling Activity and Foraging Patterns","volume":"99","author":[{"family":"Maccarone","given":"Alan D."}],"issued":{"date-parts":[["1987"]]}}}],"schema":"https://github.com/citation-style-language/schema/raw/master/csl-citation.json"}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(Maccarone, 1987)</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Heavy snow conditions could potentially increase the cost-benefit ratio of early activity. Maximum daily wind gust speed also has an apparent threshold. Below 60 km/h, there’s seemingly no effect of wind gust speed on the bird’s onset of activity, yet when wind gust speed surpasses 60 km/h, the birds are once again delaying the onset of their daily activities. Our results suggest that cardinals have a window of tolerance for lower wind gust speed. Wind was shown to increase heat loss through convection, increasing thermoregulatory demands, which may drive birds to delay the onset of their morning activities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{"citationID":"6Ryt6RX5","properties":{"formattedCitation":"(Walsberg, 1986)","plainCitation":"(Walsberg, 1986)","noteIndex":0},"citationItems":[{"id":1202,"uris":["http://zotero.org/users/16770306/items/3N38QPC5"],"itemData":{"id":1202,"type":"article-journal","abstract":"Abstract\n            Thermal factors potentially important in the selection of nocturnal roosts by birds include shelter from wind, local increases in air temperature, and improvement in radiation balance. I analyze the relative importance of these three factors using data describing the thermal relations of Phainopepla nitens and the meteorological properties of winter roost sites selected by this species. Shelter from forced convection provides approximately 5 times more thermal benefit than improvement of radiation balance. Possible metabolic heating by the bird of air within the roost site is unimportant.","container-title":"The Auk","DOI":"10.1093/auk/103.1.1","ISSN":"0004-8038, 1938-4254","issue":"1","language":"en","page":"1-7","source":"DOI.org (Crossref)","title":"Thermal Consequences of Roost-site Selection: The Relative Importance of Three Modes of Heat Conservation","title-short":"Thermal Consequences of Roost-site Selection","volume":"103","author":[{"family":"Walsberg","given":"Glenn E."}],"issued":{"date-parts":[["1986",1,1]]}}}],"schema":"https://github.com/citation-style-language/schema/raw/master/csl-citation.json"}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(Walsberg, 1986)</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t>
      </w:r>
    </w:p>
    <w:p w14:paraId="3A2B7755"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7F469B00" w14:textId="7675A95E" w:rsidR="00254FE7" w:rsidRPr="008C35F0"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When investigating the effect of 5-day mean temperature lag, we see that when mean temperature of the last 5 days are between -10 ˚C and 10 ˚C, there is no apparent effect on the onset of activity. However, when the 5-day mean temperatures go below -10 ˚C, cardinals start their morning activities later after sunrise, and when 5-day mean temperatures go above 10 ˚C, cardinals begin their mornings before sunrise. This pattern may reflect cardinals “catching up” on foraging during milder conditions (starting activity before sunrise) or avoid additional resource depletion during cold spell by delaying the onset of activity. These lag effects of temperatures are consistent with findings in other species, where recent thermal conditions shapes short-term behavioural decisions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{"citationID":"Fq5Jwo5b","properties":{"formattedCitation":"(Schweiger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(Schweiger &amp; Frey,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Interestingly, the effect of cold snap events below or equal to -5 ˚C had a highly significant and unexpected effect on the cardinals’ onset of activities. The birds started their mornings ~15 minutes earlier than the baseline (~12 minutes before sunrise) during cold snaps events, making it a total of ~27 minutes earlier than sunrise. This result contrasts with broader patterns of later onset of activity during harsh conditions and may point to a distinct behavioural strategy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{"citationID":"QWOD8WXW","properties":{"formattedCitation":"(Gjerde &amp; Wegge, 1987; Gonnerman et al., 2023; Taff &amp; Shipley, 2023)","plainCitation":"(Gjerde &amp; Wegge, 1987; Gonnerman et al., 2023; Taff &amp; Shipley, 2023)","noteIndex":0},"citationItems":[{"id":1132,"uris":["http://zotero.org/users/16770306/items/X37H9YF2"],"itemData":{"id":1132,"type":"article-journal","abstract":"Winter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(Gjerde &amp; Wegge, 1987; Gonnerman et al., 2023; 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One possibility is that the cardinals increase their foraging efforts whenever cold snaps happen in anticipation of higher energy demands due to ambient minimum temperatures going well below zero. On the opposite, this could indicate that the increased energy requirements to keep warm overnight were too steep (despite falling into torpor) meaning the cardinals had to forage earlier the following morning to stay warm and replenish energy, at the cost of being active in the coldest part of the day </w:t>
      </w:r>
      <w:r w:rsidRPr="008C35F0">
        <w:rPr>
          <w:rFonts w:ascii="Times New Roman" w:eastAsia="Times New Roman" w:hAnsi="Times New Roman" w:cs="Times New Roman"/>
          <w:color w:val="000000" w:themeColor="text1"/>
          <w:lang w:val="en-CA"/>
        </w:rPr>
        <w:fldChar w:fldCharType="begin"/>
      </w:r>
      <w:r w:rsidR="00827A3A">
        <w:rPr>
          <w:rFonts w:ascii="Times New Roman" w:eastAsia="Times New Roman" w:hAnsi="Times New Roman" w:cs="Times New Roman"/>
          <w:color w:val="000000" w:themeColor="text1"/>
          <w:lang w:val="en-CA"/>
        </w:rPr>
        <w:instrText xml:space="preserve"> ADDIN ZOTERO_ITEM CSL_CITATION {"citationID":"c4BlL8wM","properties":{"formattedCitation":"(Bednekoff &amp; Houston, 1994; Broggi et al., 2007; P. R. Evans, 1969; Madsen et al., 2021)","plainCitation":"(Bednekoff &amp; Houston, 1994; Broggi et al., 2007; P. R. Evans, 1969; Madsen et al., 2021)","noteIndex":0},"citationItems":[{"id":1239,"uris":["http://zotero.org/users/16770306/items/92DV34BC"],"itemData":{"id":1239,"type":"article-journal","container-title":"Oikos","DOI":"10.2307/3545828","ISSN":"00301299","issue":"3","journalAbbreviation":"Oikos","page":"408","source":"DOI.org (Crossref)","title":"Optimizing Fat Reserves over the Entire Winter: A Dynamic Model","title-short":"Optimizing Fat Reserves over the Entire Winter","volume":"71","author":[{"family":"Bednekoff","given":"Peter A."},{"family":"Houston","given":"Alasdair I."}],"issued":{"date-parts":[["1994",12]]}}},{"id":1240,"uris":["http://zotero.org/users/16770306/items/GG7CYM5M"],"itemData":{"id":1240,"type":"article-journal","abstract":"Summary\n            \n              \n                \n                  Basal metabolic rate (BMR) is the most widely used standard measurement of the cost of living. Despite the acknowledged phenotypic flexibility of BMR, little is known about the patterns of variation in wild animal populations.\n                \n                \n                  \n                    We studied the sources of variation in BMR of great tit\n                    Parus major\n                    (L.) among individuals from two wild populations: Oulu (northern Finland) and Lund (southern Sweden) during six consecutive years.\n                  \n                \n                \n                  By means of a multivariate approach, we found year, locality, date, previous week average minimum temperature, age, body mass, and the interaction between locality and year were the factors retained in the final model, together explaining 71·1% of the total variation in BMR.\n                \n                \n                  \n                    Birds from Oulu (\n                    n\n                     = 168) had a higher BMR than Lund birds (\n                    n\n                     = 156), and their BMR varied more between years than that of Lund birds. The two populations reacted in the same way to the other sources of variation examined.\n                  \n                \n                \n                  Great tits from both populations showed a positive relationship between BMR and body mass and a negative relationship between BMR and date, previous week average minimum temperature and age.\n                \n                \n                  This study highlights the need to standardize BMR measurements when testing predictions about metabolic rates from individuals of wild populations.","container-title":"Functional Ecology","DOI":"10.1111/j.1365-2435.2007.01255.x","ISSN":"0269-8463, 1365-2435","issue":"3","journalAbbreviation":"Functional Ecology","language":"en","license":"http://onlinelibrary.wiley.com/termsAndConditions#vor","page":"528-533","source":"DOI.org (Crossref)","title":"Sources of variation in winter basal metabolic rate in the great tit","volume":"21","author":[{"family":"Broggi","given":"J."},{"family":"Hohtola","given":"E."},{"family":"Koivula","given":"K."},{"family":"Orell","given":"M."},{"family":"Thomson","given":"R. L."},{"family":"Nilsson","given":"J.‐Å."}],"issued":{"date-parts":[["2007",6]]}}},{"id":1238,"uris":["http://zotero.org/users/16770306/items/HZC6ILGK"],"itemData":{"id":1238,"type":"article-journal","container-title":"The Journal of Animal Ecology","DOI":"10.2307/2781","ISSN":"00218790","issue":"2","journalAbbreviation":"The Journal of Animal Ecology","page":"415","source":"DOI.org (Crossref)","title":"Winter Fat Deposition and Overnight Survival of Yellow Buntings (Emberiza citrinella L.)","volume":"38","author":[{"family":"Evans","given":"P. R."}],"issued":{"date-parts":[["1969",6]]}}},{"id":1227,"uris":["http://zotero.org/users/16770306/items/MVR6KI9G"],"itemData":{"id":1227,"type":"article-journal","abstract":"Abstract\n            Daily foraging activity of small wintering birds is classically thought to be driven by the need to gather enough energy reserves to survive each night. A separate line of research has shown that sociality is a major driver in winter foraging activities in many species. Here, we used wintering birds as a study system to move toward an integrative understanding of the influence of energy requirements and sociality on foraging ecology. We used RFID-enabled feeders in Lincoln, Nebraska, USA in January–March 2019 to measure foraging activity in two species (downy woodpeckers, Dryobates pubescens, and white-breasted nuthatches, Sitta carolinensis). We analyzed the relationship between overnight temperature and morning foraging activity and found that lowest overnight temperature was weakly correlated with morning visitation at feeders. We then used a network approach to ask if flock associations explain similarity in birds’ foraging activity. In both species, individuals with stronger associations in a social network were more likely to share similar feeder activity, and an index of social partners’ activity explained foraging activity better than overnight temperature. This brings forth new questions about the interplay between individual response to temperature and social factors in shaping how small animals cope with harsh winter conditions.","container-title":"Behavioral Ecology","DOI":"10.1093/beheco/araa134","ISSN":"1045-2249, 1465-7279","issue":"3","language":"en","license":"https://academic.oup.com/journals/pages/open_access/funder_policies/chorus/standard_publication_model","page":"407-415","source":"DOI.org (Crossref)","title":"Social partners and temperature jointly affect morning foraging activity of small birds in winter","volume":"32","author":[{"family":"Madsen","given":"Anastasia E"},{"family":"Vander Meiden","given":"Laura N"},{"family":"Shizuka","given":"Daizaburo"}],"editor":[{"family":"Pinter-Wollman","given":"Noa"}],"issued":{"date-parts":[["2021",6,4]]}}}],"schema":"https://github.com/citation-style-language/schema/raw/master/csl-citation.json"}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00827A3A">
        <w:rPr>
          <w:rFonts w:ascii="Times New Roman" w:eastAsia="Times New Roman" w:hAnsi="Times New Roman" w:cs="Times New Roman"/>
          <w:noProof/>
          <w:color w:val="000000" w:themeColor="text1"/>
          <w:lang w:val="en-CA"/>
        </w:rPr>
        <w:t>(Bednekoff &amp; Houston, 1994; Broggi et al., 2007; P. R. Evans, 1969; Madsen et al.,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Our findings would suggest that cardinals are able to adjust their behaviour not only to preserve energy, but also to proactively meet energetic challenges to come.</w:t>
      </w:r>
    </w:p>
    <w:p w14:paraId="52B54995"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37" w:name="_Toc205543152"/>
      <w:bookmarkStart w:id="138" w:name="_Toc214025511"/>
      <w:r w:rsidRPr="008C35F0">
        <w:rPr>
          <w:rFonts w:ascii="Times New Roman" w:hAnsi="Times New Roman" w:cs="Times New Roman"/>
          <w:color w:val="000000" w:themeColor="text1"/>
          <w:sz w:val="24"/>
          <w:szCs w:val="24"/>
          <w:u w:val="single"/>
          <w:lang w:val="en-CA"/>
        </w:rPr>
        <w:t>Cardinals only end their day earlier if subjected to extreme cold</w:t>
      </w:r>
      <w:bookmarkEnd w:id="137"/>
      <w:bookmarkEnd w:id="138"/>
    </w:p>
    <w:p w14:paraId="5B06D599" w14:textId="54CA262D" w:rsidR="00094496"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While we expected colder temperatures to constrain activity duration, our results show that warmer minimum temperatures were associated with an earlier end to daily activities. This could reflect a compensatory response where cardinals reduce their activity duration on warmer days, due to reduced foraging urgence when thermoregulatory costs are lower. These results partially contrasts with other findings in different species such as the common woodpigeon, which showed increased foraging activity in urban areas during winter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{"citationID":"DCJW0Ufx","properties":{"formattedCitation":"(Masello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(Masello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Our results also align with the notion that birds are subjected to the forces of both starvation and predation, and that combined these forces influence daily foraging routines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{"citationID":"HMjTGpNQ","properties":{"formattedCitation":"(Bonter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(Bonter et al., 2013; McNamara et al., 1994)</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Our results may indicate that once cardinals meet their caloric need (usually way before sunset), they tend to end daily activities earlier to avoid predation risk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{"citationID":"9FfpeYor","properties":{"formattedCitation":"(Bonter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(Bonter et al., 2013; McNamara et al., 1994)</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There was also a non-linear effect of a 2-day mean temperature lag. Birds initially ended their days earlier following moderately cold temperatures, but this effect decreased as 2-day mean lag temperature reached -20 ˚C, suggesting that feeding was potentially not making up for the energy savings of entering torpor or dropping body temperatures. Such lagged responses could indicate cumulative energetic costs or shifts in foraging strategies to adjust to short-term cold spells. This aligns with similar findings in other songbirds, where cold exposure on multiple days influences behaviour differently compared to single-day exposure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{"citationID":"mGwGuLOp","properties":{"formattedCitation":"(Schweiger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(Schweiger &amp; Frey,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w:t>
      </w:r>
    </w:p>
    <w:p w14:paraId="07878E95"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0FD4B944" w14:textId="0AC5A2E5" w:rsidR="00254FE7"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Interestingly, we also see that warmer 2-day mean temperatures were associated with later end times. This asymmetry may indicate that while cardinals end their daily routines earlier during cold phases to preserve energy, the also exploit warmer days to extend their daily activities to compensate previous deficits. Finally, the effect of -10 ˚C cold snap events was highly significant and meant that birds would end their daily activities ~42 minutes before the baseline (which is ~ 10 minutes after sunset). This behavioural shift underscores the acute impact of extreme temperature events, seemingly triggering early activity cessation. This pattern is consistent with prior research showing that birds reduce movement and remain more stationary during extreme cold and snow conditions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{"citationID":"6qHEQoAI","properties":{"formattedCitation":"(Gonnerman et al., 2023; Prather et al., 2023)","plainCitation":"(Gonnerman et al., 2023; Prather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(Gonnerman et al., 2023; Prather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We could also hypothesise that cardinals end their foraging earlier as the energy gain from feeding in extreme cold would not be worth compared to the energy savings of entering torpor earlier. Blem (1975) also suggested that birds may avoid accumulating  unnecessary fat reserves during winter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{"citationID":"xbH2V2Ds","properties":{"formattedCitation":"(which can lead to increased energetic demands to fly, and thus reduce agility against predators; Blem, 1975)","plainCitation":"(which can lead to increased energetic demands to fly, and thus reduce agility against predators; Blem, 1975)","noteIndex":0},"citationItems":[{"id":1255,"uris":["http://zotero.org/users/16770306/items/PQIWDD7T"],"itemData":{"id":1255,"type":"article-journal","container-title":"The Wilson Bulletin","issue":"4","language":"en","source":"Zotero","title":"GEOGRAPHIC VARIATION IN WING-LOADING OF THE HOUSE SPARROW","volume":"87","author":[{"family":"Blem","given":"Charles R"}],"issued":{"date-parts":[["1975"]]}},"prefix":"which can lead to increased energetic demands to fly, and thus reduce agility against predators; "}],"schema":"https://github.com/citation-style-language/schema/raw/master/csl-citation.json"}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(which can lead to increased energetic demands to fly, and thus reduce agility against predators; Blem, 1975)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mainly because of predation pressures. Together, these results reveal a complex, asymmetric response of northern cardinals’ activity cessation relative to temperature cues, where short-term (2-day mean temperature lag) and acute cold snap events (-10 ˚C) both affecting the end of daily activities.</w:t>
      </w:r>
    </w:p>
    <w:p w14:paraId="4C5A0A04" w14:textId="77777777" w:rsidR="00554C3F" w:rsidRPr="008C35F0"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6ED41AE6"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39" w:name="_Toc205543153"/>
      <w:bookmarkStart w:id="140" w:name="_Toc214025512"/>
      <w:r w:rsidRPr="008C35F0">
        <w:rPr>
          <w:rFonts w:ascii="Times New Roman" w:hAnsi="Times New Roman" w:cs="Times New Roman"/>
          <w:color w:val="000000" w:themeColor="text1"/>
          <w:sz w:val="24"/>
          <w:szCs w:val="24"/>
          <w:u w:val="single"/>
          <w:lang w:val="en-CA"/>
        </w:rPr>
        <w:t>Implications</w:t>
      </w:r>
      <w:bookmarkEnd w:id="139"/>
      <w:bookmarkEnd w:id="140"/>
    </w:p>
    <w:p w14:paraId="152E6421" w14:textId="508826A4" w:rsidR="003C3880"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Our findings have shown that northern cardinals in urban environments adjust both the onset and end of their daily activities in response to dynamic temporal variables and climatic conditions. This behavioural plasticity could help counteract acute energy deficits during extreme cold events but may also make them sensitive to the intensity and frequency of such events. As urban environments will most likely experience increasingly frequent weather anomalies due to climate change, our results support the need to consider both acute and lagged effects of weather conditions when investigating winter survival, daily activities and resource use. In addition, understanding fine-scale responses of resident bird species could inform urban stakeholders who wish to maintain accessible foraging resources and thermal refuges to support overwintering bird populations.</w:t>
      </w:r>
    </w:p>
    <w:p w14:paraId="4EBC3FF4"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7C974F2A"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182EE76A"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03DD8553"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3BD5541F"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1419FCFD"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2B69444F"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4541EC4A"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6F5F1321"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65E3C402"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4995E11E"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2B69E760"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3F4D6F81"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0898CB8E" w14:textId="1EF430EB" w:rsidR="00254FE7" w:rsidRPr="003A0B73" w:rsidRDefault="003C3880" w:rsidP="003A0B73">
      <w:pPr>
        <w:pStyle w:val="Heading3"/>
        <w:rPr>
          <w:rFonts w:ascii="Times New Roman" w:eastAsia="Times New Roman" w:hAnsi="Times New Roman" w:cs="Times New Roman"/>
          <w:color w:val="000000" w:themeColor="text1"/>
          <w:sz w:val="40"/>
          <w:szCs w:val="40"/>
          <w:lang w:val="en-CA"/>
        </w:rPr>
      </w:pPr>
      <w:bookmarkStart w:id="141" w:name="_Toc214025513"/>
      <w:r w:rsidRPr="003C3880">
        <w:rPr>
          <w:rFonts w:ascii="Times New Roman" w:eastAsia="Times New Roman" w:hAnsi="Times New Roman" w:cs="Times New Roman"/>
          <w:color w:val="000000" w:themeColor="text1"/>
          <w:sz w:val="40"/>
          <w:szCs w:val="40"/>
          <w:lang w:val="en-CA"/>
        </w:rPr>
        <w:t>References</w:t>
      </w:r>
      <w:bookmarkEnd w:id="141"/>
    </w:p>
    <w:p w14:paraId="1F9FE3BD" w14:textId="77777777" w:rsidR="00A9689E" w:rsidRPr="00A9689E" w:rsidRDefault="00254FE7" w:rsidP="00E818ED">
      <w:pPr>
        <w:pStyle w:val="Bibliography"/>
        <w:spacing w:line="240" w:lineRule="auto"/>
        <w:rPr>
          <w:lang w:val="en-US"/>
        </w:rPr>
      </w:pPr>
      <w:r w:rsidRPr="008C35F0">
        <w:rPr>
          <w:lang w:val="en-CA"/>
        </w:rPr>
        <w:fldChar w:fldCharType="begin"/>
      </w:r>
      <w:r w:rsidRPr="00990DC3">
        <w:rPr>
          <w:lang w:val="en-CA"/>
        </w:rPr>
        <w:instrText xml:space="preserve"> ADDIN ZOTERO_BIBL {"uncited":[],"omitted":[],"custom":[]} CSL_BIBLIOGRAPHY </w:instrText>
      </w:r>
      <w:r w:rsidRPr="008C35F0">
        <w:rPr>
          <w:lang w:val="en-CA"/>
        </w:rPr>
        <w:fldChar w:fldCharType="separate"/>
      </w:r>
      <w:r w:rsidR="00A9689E" w:rsidRPr="00A9689E">
        <w:rPr>
          <w:lang w:val="en-US"/>
        </w:rPr>
        <w:t xml:space="preserve">Adam, M., Musilová, Z., Musil, P., </w:t>
      </w:r>
      <w:proofErr w:type="spellStart"/>
      <w:r w:rsidR="00A9689E" w:rsidRPr="00A9689E">
        <w:rPr>
          <w:lang w:val="en-US"/>
        </w:rPr>
        <w:t>Zouhar</w:t>
      </w:r>
      <w:proofErr w:type="spellEnd"/>
      <w:r w:rsidR="00A9689E" w:rsidRPr="00A9689E">
        <w:rPr>
          <w:lang w:val="en-US"/>
        </w:rPr>
        <w:t xml:space="preserve">, J., &amp; </w:t>
      </w:r>
      <w:proofErr w:type="spellStart"/>
      <w:r w:rsidR="00A9689E" w:rsidRPr="00A9689E">
        <w:rPr>
          <w:lang w:val="en-US"/>
        </w:rPr>
        <w:t>Romportl</w:t>
      </w:r>
      <w:proofErr w:type="spellEnd"/>
      <w:r w:rsidR="00A9689E" w:rsidRPr="00A9689E">
        <w:rPr>
          <w:lang w:val="en-US"/>
        </w:rPr>
        <w:t xml:space="preserve">, D. (2015). Long-Term Changes in Habitat Selection of Wintering Waterbirds: High Importance of Cold Weather Refuge Sites. </w:t>
      </w:r>
      <w:r w:rsidR="00A9689E" w:rsidRPr="00A9689E">
        <w:rPr>
          <w:i/>
          <w:iCs/>
          <w:lang w:val="en-US"/>
        </w:rPr>
        <w:t xml:space="preserve">Acta </w:t>
      </w:r>
      <w:proofErr w:type="spellStart"/>
      <w:r w:rsidR="00A9689E" w:rsidRPr="00A9689E">
        <w:rPr>
          <w:i/>
          <w:iCs/>
          <w:lang w:val="en-US"/>
        </w:rPr>
        <w:t>Ornithologica</w:t>
      </w:r>
      <w:proofErr w:type="spellEnd"/>
      <w:r w:rsidR="00A9689E" w:rsidRPr="00A9689E">
        <w:rPr>
          <w:lang w:val="en-US"/>
        </w:rPr>
        <w:t xml:space="preserve">, </w:t>
      </w:r>
      <w:r w:rsidR="00A9689E" w:rsidRPr="00A9689E">
        <w:rPr>
          <w:i/>
          <w:iCs/>
          <w:lang w:val="en-US"/>
        </w:rPr>
        <w:t>50</w:t>
      </w:r>
      <w:r w:rsidR="00A9689E" w:rsidRPr="00A9689E">
        <w:rPr>
          <w:lang w:val="en-US"/>
        </w:rPr>
        <w:t>(2), 127–138. https://doi.org/10.3161/00016454AO2015.50.2.001</w:t>
      </w:r>
    </w:p>
    <w:p w14:paraId="53F09377" w14:textId="77777777" w:rsidR="00A9689E" w:rsidRPr="00A9689E" w:rsidRDefault="00A9689E" w:rsidP="00E818ED">
      <w:pPr>
        <w:pStyle w:val="Bibliography"/>
        <w:spacing w:line="240" w:lineRule="auto"/>
        <w:rPr>
          <w:lang w:val="en-US"/>
        </w:rPr>
      </w:pPr>
      <w:proofErr w:type="spellStart"/>
      <w:r w:rsidRPr="00A9689E">
        <w:rPr>
          <w:lang w:val="en-US"/>
        </w:rPr>
        <w:t>Altwegg</w:t>
      </w:r>
      <w:proofErr w:type="spellEnd"/>
      <w:r w:rsidRPr="00A9689E">
        <w:rPr>
          <w:lang w:val="en-US"/>
        </w:rPr>
        <w:t xml:space="preserve">, R., Jenkins, A., &amp; Abadi, F. (2014). Nestboxes and immigration drive the growth of an urban Peregrine Falcon </w:t>
      </w:r>
      <w:r w:rsidRPr="00A9689E">
        <w:rPr>
          <w:i/>
          <w:iCs/>
          <w:lang w:val="en-US"/>
        </w:rPr>
        <w:t>Falco peregrinus</w:t>
      </w:r>
      <w:r w:rsidRPr="00A9689E">
        <w:rPr>
          <w:lang w:val="en-US"/>
        </w:rPr>
        <w:t xml:space="preserve"> population. </w:t>
      </w:r>
      <w:r w:rsidRPr="00A9689E">
        <w:rPr>
          <w:i/>
          <w:iCs/>
          <w:lang w:val="en-US"/>
        </w:rPr>
        <w:t>Ibis</w:t>
      </w:r>
      <w:r w:rsidRPr="00A9689E">
        <w:rPr>
          <w:lang w:val="en-US"/>
        </w:rPr>
        <w:t xml:space="preserve">, </w:t>
      </w:r>
      <w:r w:rsidRPr="00A9689E">
        <w:rPr>
          <w:i/>
          <w:iCs/>
          <w:lang w:val="en-US"/>
        </w:rPr>
        <w:t>156</w:t>
      </w:r>
      <w:r w:rsidRPr="00A9689E">
        <w:rPr>
          <w:lang w:val="en-US"/>
        </w:rPr>
        <w:t>(1), 107–115. https://doi.org/10.1111/ibi.12125</w:t>
      </w:r>
    </w:p>
    <w:p w14:paraId="4F5612D9" w14:textId="77777777" w:rsidR="00A9689E" w:rsidRPr="00A9689E" w:rsidRDefault="00A9689E" w:rsidP="00E818ED">
      <w:pPr>
        <w:pStyle w:val="Bibliography"/>
        <w:spacing w:line="240" w:lineRule="auto"/>
        <w:rPr>
          <w:lang w:val="en-US"/>
        </w:rPr>
      </w:pPr>
      <w:r w:rsidRPr="00A9689E">
        <w:rPr>
          <w:lang w:val="en-US"/>
        </w:rPr>
        <w:t xml:space="preserve">Andreev, A. V. (1999). Energetics and survival of birds in extreme environments. </w:t>
      </w:r>
      <w:r w:rsidRPr="00A9689E">
        <w:rPr>
          <w:i/>
          <w:iCs/>
          <w:lang w:val="en-US"/>
        </w:rPr>
        <w:t>Ostrich</w:t>
      </w:r>
      <w:r w:rsidRPr="00A9689E">
        <w:rPr>
          <w:lang w:val="en-US"/>
        </w:rPr>
        <w:t xml:space="preserve">, </w:t>
      </w:r>
      <w:r w:rsidRPr="00A9689E">
        <w:rPr>
          <w:i/>
          <w:iCs/>
          <w:lang w:val="en-US"/>
        </w:rPr>
        <w:t>70</w:t>
      </w:r>
      <w:r w:rsidRPr="00A9689E">
        <w:rPr>
          <w:lang w:val="en-US"/>
        </w:rPr>
        <w:t>(1), 13–22. https://doi.org/10.1080/00306525.1999.9639745</w:t>
      </w:r>
    </w:p>
    <w:p w14:paraId="341DE7C6" w14:textId="77777777" w:rsidR="00A9689E" w:rsidRPr="00A9689E" w:rsidRDefault="00A9689E" w:rsidP="00E818ED">
      <w:pPr>
        <w:pStyle w:val="Bibliography"/>
        <w:spacing w:line="240" w:lineRule="auto"/>
        <w:rPr>
          <w:lang w:val="en-US"/>
        </w:rPr>
      </w:pPr>
      <w:r w:rsidRPr="00A9689E">
        <w:rPr>
          <w:lang w:val="en-US"/>
        </w:rPr>
        <w:t xml:space="preserve">Anich, N. M., Benson, T. J., &amp; Bednarz, J. C. (2009). Effect of radio transmitters on return rates of Swainson’s Warblers. </w:t>
      </w:r>
      <w:r w:rsidRPr="00A9689E">
        <w:rPr>
          <w:i/>
          <w:iCs/>
          <w:lang w:val="en-US"/>
        </w:rPr>
        <w:t>Journal of Field Ornithology</w:t>
      </w:r>
      <w:r w:rsidRPr="00A9689E">
        <w:rPr>
          <w:lang w:val="en-US"/>
        </w:rPr>
        <w:t xml:space="preserve">, </w:t>
      </w:r>
      <w:r w:rsidRPr="00A9689E">
        <w:rPr>
          <w:i/>
          <w:iCs/>
          <w:lang w:val="en-US"/>
        </w:rPr>
        <w:t>80</w:t>
      </w:r>
      <w:r w:rsidRPr="00A9689E">
        <w:rPr>
          <w:lang w:val="en-US"/>
        </w:rPr>
        <w:t>(2), 206–211. https://doi.org/10.1111/j.1557-9263.2009.00210.x</w:t>
      </w:r>
    </w:p>
    <w:p w14:paraId="7A5161B4" w14:textId="77777777" w:rsidR="00A9689E" w:rsidRPr="00A9689E" w:rsidRDefault="00A9689E" w:rsidP="00E818ED">
      <w:pPr>
        <w:pStyle w:val="Bibliography"/>
        <w:spacing w:line="240" w:lineRule="auto"/>
        <w:rPr>
          <w:lang w:val="en-US"/>
        </w:rPr>
      </w:pPr>
      <w:proofErr w:type="spellStart"/>
      <w:r w:rsidRPr="00A9689E">
        <w:rPr>
          <w:lang w:val="en-US"/>
        </w:rPr>
        <w:t>Ausprey</w:t>
      </w:r>
      <w:proofErr w:type="spellEnd"/>
      <w:r w:rsidRPr="00A9689E">
        <w:rPr>
          <w:lang w:val="en-US"/>
        </w:rPr>
        <w:t xml:space="preserve">, I. J., &amp; Rodewald, A. D. (2011). Postfledging Survivorship and Habitat Selection Across </w:t>
      </w:r>
      <w:proofErr w:type="gramStart"/>
      <w:r w:rsidRPr="00A9689E">
        <w:rPr>
          <w:lang w:val="en-US"/>
        </w:rPr>
        <w:t>A</w:t>
      </w:r>
      <w:proofErr w:type="gramEnd"/>
      <w:r w:rsidRPr="00A9689E">
        <w:rPr>
          <w:lang w:val="en-US"/>
        </w:rPr>
        <w:t xml:space="preserve"> Rural-To-Urban Landscape Gradient. </w:t>
      </w:r>
      <w:r w:rsidRPr="00A9689E">
        <w:rPr>
          <w:i/>
          <w:iCs/>
          <w:lang w:val="en-US"/>
        </w:rPr>
        <w:t>The Auk</w:t>
      </w:r>
      <w:r w:rsidRPr="00A9689E">
        <w:rPr>
          <w:lang w:val="en-US"/>
        </w:rPr>
        <w:t xml:space="preserve">, </w:t>
      </w:r>
      <w:r w:rsidRPr="00A9689E">
        <w:rPr>
          <w:i/>
          <w:iCs/>
          <w:lang w:val="en-US"/>
        </w:rPr>
        <w:t>128</w:t>
      </w:r>
      <w:r w:rsidRPr="00A9689E">
        <w:rPr>
          <w:lang w:val="en-US"/>
        </w:rPr>
        <w:t>(2), 293–302. https://doi.org/10.1525/auk.2011.10158</w:t>
      </w:r>
    </w:p>
    <w:p w14:paraId="1F1E413C" w14:textId="77777777" w:rsidR="00A9689E" w:rsidRPr="00A9689E" w:rsidRDefault="00A9689E" w:rsidP="00E818ED">
      <w:pPr>
        <w:pStyle w:val="Bibliography"/>
        <w:spacing w:line="240" w:lineRule="auto"/>
        <w:rPr>
          <w:lang w:val="en-US"/>
        </w:rPr>
      </w:pPr>
      <w:r w:rsidRPr="00A9689E">
        <w:rPr>
          <w:lang w:val="en-US"/>
        </w:rPr>
        <w:t xml:space="preserve">Barron, D. G., </w:t>
      </w:r>
      <w:proofErr w:type="spellStart"/>
      <w:r w:rsidRPr="00A9689E">
        <w:rPr>
          <w:lang w:val="en-US"/>
        </w:rPr>
        <w:t>Weatherhead</w:t>
      </w:r>
      <w:proofErr w:type="spellEnd"/>
      <w:r w:rsidRPr="00A9689E">
        <w:rPr>
          <w:lang w:val="en-US"/>
        </w:rPr>
        <w:t xml:space="preserve">, P. J., &amp; Brawn, J. D. (2013). A Test of Radio-Transmitter Effects on Parental Investment and Productivity in the Northern Cardinal. </w:t>
      </w:r>
      <w:r w:rsidRPr="00A9689E">
        <w:rPr>
          <w:i/>
          <w:iCs/>
          <w:lang w:val="en-US"/>
        </w:rPr>
        <w:t>The Condor</w:t>
      </w:r>
      <w:r w:rsidRPr="00A9689E">
        <w:rPr>
          <w:lang w:val="en-US"/>
        </w:rPr>
        <w:t xml:space="preserve">, </w:t>
      </w:r>
      <w:r w:rsidRPr="00A9689E">
        <w:rPr>
          <w:i/>
          <w:iCs/>
          <w:lang w:val="en-US"/>
        </w:rPr>
        <w:t>115</w:t>
      </w:r>
      <w:r w:rsidRPr="00A9689E">
        <w:rPr>
          <w:lang w:val="en-US"/>
        </w:rPr>
        <w:t>(3), 669–676. https://doi.org/10.1525/cond.2013.120149</w:t>
      </w:r>
    </w:p>
    <w:p w14:paraId="66B96499" w14:textId="77777777" w:rsidR="00A9689E" w:rsidRPr="00A9689E" w:rsidRDefault="00A9689E" w:rsidP="00E818ED">
      <w:pPr>
        <w:pStyle w:val="Bibliography"/>
        <w:spacing w:line="240" w:lineRule="auto"/>
        <w:rPr>
          <w:lang w:val="en-US"/>
        </w:rPr>
      </w:pPr>
      <w:r w:rsidRPr="00A9689E">
        <w:rPr>
          <w:lang w:val="en-US"/>
        </w:rPr>
        <w:t xml:space="preserve">Beauchamp, A. T., Guglielmo, C. G., &amp; </w:t>
      </w:r>
      <w:proofErr w:type="spellStart"/>
      <w:r w:rsidRPr="00A9689E">
        <w:rPr>
          <w:lang w:val="en-US"/>
        </w:rPr>
        <w:t>Morbey</w:t>
      </w:r>
      <w:proofErr w:type="spellEnd"/>
      <w:r w:rsidRPr="00A9689E">
        <w:rPr>
          <w:lang w:val="en-US"/>
        </w:rPr>
        <w:t xml:space="preserve">, Y. E. (2020). Stopover </w:t>
      </w:r>
      <w:proofErr w:type="spellStart"/>
      <w:r w:rsidRPr="00A9689E">
        <w:rPr>
          <w:lang w:val="en-US"/>
        </w:rPr>
        <w:t>refuelling</w:t>
      </w:r>
      <w:proofErr w:type="spellEnd"/>
      <w:r w:rsidRPr="00A9689E">
        <w:rPr>
          <w:lang w:val="en-US"/>
        </w:rPr>
        <w:t xml:space="preserve">, movement and departure decisions in the white-throated sparrow: The influence of intrinsic and extrinsic factors during spring migration. </w:t>
      </w:r>
      <w:r w:rsidRPr="00A9689E">
        <w:rPr>
          <w:i/>
          <w:iCs/>
          <w:lang w:val="en-US"/>
        </w:rPr>
        <w:t>Journal of Animal Ecology</w:t>
      </w:r>
      <w:r w:rsidRPr="00A9689E">
        <w:rPr>
          <w:lang w:val="en-US"/>
        </w:rPr>
        <w:t xml:space="preserve">, </w:t>
      </w:r>
      <w:r w:rsidRPr="00A9689E">
        <w:rPr>
          <w:i/>
          <w:iCs/>
          <w:lang w:val="en-US"/>
        </w:rPr>
        <w:t>89</w:t>
      </w:r>
      <w:r w:rsidRPr="00A9689E">
        <w:rPr>
          <w:lang w:val="en-US"/>
        </w:rPr>
        <w:t>(11), 2553–2566. https://doi.org/10.1111/1365-2656.13315</w:t>
      </w:r>
    </w:p>
    <w:p w14:paraId="71553E8F" w14:textId="77777777" w:rsidR="00A9689E" w:rsidRPr="00A9689E" w:rsidRDefault="00A9689E" w:rsidP="00E818ED">
      <w:pPr>
        <w:pStyle w:val="Bibliography"/>
        <w:spacing w:line="240" w:lineRule="auto"/>
        <w:rPr>
          <w:lang w:val="en-US"/>
        </w:rPr>
      </w:pPr>
      <w:proofErr w:type="spellStart"/>
      <w:r w:rsidRPr="00A9689E">
        <w:rPr>
          <w:lang w:val="en-US"/>
        </w:rPr>
        <w:t>Beddall</w:t>
      </w:r>
      <w:proofErr w:type="spellEnd"/>
      <w:r w:rsidRPr="00A9689E">
        <w:rPr>
          <w:lang w:val="en-US"/>
        </w:rPr>
        <w:t xml:space="preserve">, B. (1963). Range Expansion of the Cardinal and Other Birds in the Northeastern States. </w:t>
      </w:r>
      <w:r w:rsidRPr="00A9689E">
        <w:rPr>
          <w:i/>
          <w:iCs/>
          <w:lang w:val="en-US"/>
        </w:rPr>
        <w:t>The Wilson Bulletin</w:t>
      </w:r>
      <w:r w:rsidRPr="00A9689E">
        <w:rPr>
          <w:lang w:val="en-US"/>
        </w:rPr>
        <w:t xml:space="preserve">, </w:t>
      </w:r>
      <w:r w:rsidRPr="00A9689E">
        <w:rPr>
          <w:i/>
          <w:iCs/>
          <w:lang w:val="en-US"/>
        </w:rPr>
        <w:t>75</w:t>
      </w:r>
      <w:r w:rsidRPr="00A9689E">
        <w:rPr>
          <w:lang w:val="en-US"/>
        </w:rPr>
        <w:t>(2), 140–158.</w:t>
      </w:r>
    </w:p>
    <w:p w14:paraId="6E4DF340" w14:textId="77777777" w:rsidR="00A9689E" w:rsidRPr="00A9689E" w:rsidRDefault="00A9689E" w:rsidP="00E818ED">
      <w:pPr>
        <w:pStyle w:val="Bibliography"/>
        <w:spacing w:line="240" w:lineRule="auto"/>
        <w:rPr>
          <w:lang w:val="en-US"/>
        </w:rPr>
      </w:pPr>
      <w:proofErr w:type="spellStart"/>
      <w:r w:rsidRPr="00A9689E">
        <w:rPr>
          <w:lang w:val="en-US"/>
        </w:rPr>
        <w:t>Bednekoff</w:t>
      </w:r>
      <w:proofErr w:type="spellEnd"/>
      <w:r w:rsidRPr="00A9689E">
        <w:rPr>
          <w:lang w:val="en-US"/>
        </w:rPr>
        <w:t xml:space="preserve">, P. A., &amp; Houston, A. I. (1994). Optimizing Fat Reserves over the Entire Winter: A Dynamic Model. </w:t>
      </w:r>
      <w:r w:rsidRPr="00A9689E">
        <w:rPr>
          <w:i/>
          <w:iCs/>
          <w:lang w:val="en-US"/>
        </w:rPr>
        <w:t>Oikos</w:t>
      </w:r>
      <w:r w:rsidRPr="00A9689E">
        <w:rPr>
          <w:lang w:val="en-US"/>
        </w:rPr>
        <w:t xml:space="preserve">, </w:t>
      </w:r>
      <w:r w:rsidRPr="00A9689E">
        <w:rPr>
          <w:i/>
          <w:iCs/>
          <w:lang w:val="en-US"/>
        </w:rPr>
        <w:t>71</w:t>
      </w:r>
      <w:r w:rsidRPr="00A9689E">
        <w:rPr>
          <w:lang w:val="en-US"/>
        </w:rPr>
        <w:t>(3), 408. https://doi.org/10.2307/3545828</w:t>
      </w:r>
    </w:p>
    <w:p w14:paraId="3F79CF78" w14:textId="77777777" w:rsidR="00A9689E" w:rsidRPr="00A9689E" w:rsidRDefault="00A9689E" w:rsidP="00E818ED">
      <w:pPr>
        <w:pStyle w:val="Bibliography"/>
        <w:spacing w:line="240" w:lineRule="auto"/>
        <w:rPr>
          <w:lang w:val="en-US"/>
        </w:rPr>
      </w:pPr>
      <w:r w:rsidRPr="00A9689E">
        <w:rPr>
          <w:lang w:val="en-US"/>
        </w:rPr>
        <w:t xml:space="preserve">Benson, E. S. (2017). A Centrifuge of Calculation: Managing Data and Enthusiasm in Early Twentieth-Century Bird Banding. </w:t>
      </w:r>
      <w:r w:rsidRPr="00A9689E">
        <w:rPr>
          <w:i/>
          <w:iCs/>
          <w:lang w:val="en-US"/>
        </w:rPr>
        <w:t>Osiris</w:t>
      </w:r>
      <w:r w:rsidRPr="00A9689E">
        <w:rPr>
          <w:lang w:val="en-US"/>
        </w:rPr>
        <w:t xml:space="preserve">, </w:t>
      </w:r>
      <w:r w:rsidRPr="00A9689E">
        <w:rPr>
          <w:i/>
          <w:iCs/>
          <w:lang w:val="en-US"/>
        </w:rPr>
        <w:t>32</w:t>
      </w:r>
      <w:r w:rsidRPr="00A9689E">
        <w:rPr>
          <w:lang w:val="en-US"/>
        </w:rPr>
        <w:t>(1), 286–306. https://doi.org/10.1086/694172</w:t>
      </w:r>
    </w:p>
    <w:p w14:paraId="3F18F3C1" w14:textId="77777777" w:rsidR="00A9689E" w:rsidRPr="00A9689E" w:rsidRDefault="00A9689E" w:rsidP="00E818ED">
      <w:pPr>
        <w:pStyle w:val="Bibliography"/>
        <w:spacing w:line="240" w:lineRule="auto"/>
        <w:rPr>
          <w:lang w:val="en-US"/>
        </w:rPr>
      </w:pPr>
      <w:r w:rsidRPr="00A9689E">
        <w:rPr>
          <w:lang w:val="en-US"/>
        </w:rPr>
        <w:t xml:space="preserve">Bissonette, J. A. (1978). The Influence of Extremes of Temperature on Activity Patterns of Peccaries. </w:t>
      </w:r>
      <w:r w:rsidRPr="00A9689E">
        <w:rPr>
          <w:i/>
          <w:iCs/>
          <w:lang w:val="en-US"/>
        </w:rPr>
        <w:t>The Southwestern Naturalist</w:t>
      </w:r>
      <w:r w:rsidRPr="00A9689E">
        <w:rPr>
          <w:lang w:val="en-US"/>
        </w:rPr>
        <w:t xml:space="preserve">, </w:t>
      </w:r>
      <w:r w:rsidRPr="00A9689E">
        <w:rPr>
          <w:i/>
          <w:iCs/>
          <w:lang w:val="en-US"/>
        </w:rPr>
        <w:t>23</w:t>
      </w:r>
      <w:r w:rsidRPr="00A9689E">
        <w:rPr>
          <w:lang w:val="en-US"/>
        </w:rPr>
        <w:t>(3), 339. https://doi.org/10.2307/3670240</w:t>
      </w:r>
    </w:p>
    <w:p w14:paraId="3B4BFFB1" w14:textId="77777777" w:rsidR="00A9689E" w:rsidRPr="00A9689E" w:rsidRDefault="00A9689E" w:rsidP="00E818ED">
      <w:pPr>
        <w:pStyle w:val="Bibliography"/>
        <w:spacing w:line="240" w:lineRule="auto"/>
        <w:rPr>
          <w:lang w:val="en-US"/>
        </w:rPr>
      </w:pPr>
      <w:r w:rsidRPr="00A9689E">
        <w:rPr>
          <w:lang w:val="en-US"/>
        </w:rPr>
        <w:t xml:space="preserve">Blackport, R. (2024). </w:t>
      </w:r>
      <w:r w:rsidRPr="00A9689E">
        <w:rPr>
          <w:i/>
          <w:iCs/>
          <w:lang w:val="en-US"/>
        </w:rPr>
        <w:t>Amplified warming of North American cold extremes linked to human-induced changes in temperature variability</w:t>
      </w:r>
      <w:r w:rsidRPr="00A9689E">
        <w:rPr>
          <w:lang w:val="en-US"/>
        </w:rPr>
        <w:t xml:space="preserve">. </w:t>
      </w:r>
      <w:r w:rsidRPr="00A9689E">
        <w:rPr>
          <w:i/>
          <w:iCs/>
          <w:lang w:val="en-US"/>
        </w:rPr>
        <w:t>15</w:t>
      </w:r>
      <w:r w:rsidRPr="00A9689E">
        <w:rPr>
          <w:lang w:val="en-US"/>
        </w:rPr>
        <w:t>(5864). https://doi.org/10.1038/s41467-024-49734-8</w:t>
      </w:r>
    </w:p>
    <w:p w14:paraId="6D9CF533" w14:textId="77777777" w:rsidR="00A9689E" w:rsidRPr="00A9689E" w:rsidRDefault="00A9689E" w:rsidP="00E818ED">
      <w:pPr>
        <w:pStyle w:val="Bibliography"/>
        <w:spacing w:line="240" w:lineRule="auto"/>
        <w:rPr>
          <w:lang w:val="en-US"/>
        </w:rPr>
      </w:pPr>
      <w:r w:rsidRPr="00A9689E">
        <w:rPr>
          <w:lang w:val="en-US"/>
        </w:rPr>
        <w:t xml:space="preserve">Blem, C. R. (1975). GEOGRAPHIC VARIATION IN WING-LOADING OF THE HOUSE SPARROW. </w:t>
      </w:r>
      <w:r w:rsidRPr="00A9689E">
        <w:rPr>
          <w:i/>
          <w:iCs/>
          <w:lang w:val="en-US"/>
        </w:rPr>
        <w:t>The Wilson Bulletin</w:t>
      </w:r>
      <w:r w:rsidRPr="00A9689E">
        <w:rPr>
          <w:lang w:val="en-US"/>
        </w:rPr>
        <w:t xml:space="preserve">, </w:t>
      </w:r>
      <w:r w:rsidRPr="00A9689E">
        <w:rPr>
          <w:i/>
          <w:iCs/>
          <w:lang w:val="en-US"/>
        </w:rPr>
        <w:t>87</w:t>
      </w:r>
      <w:r w:rsidRPr="00A9689E">
        <w:rPr>
          <w:lang w:val="en-US"/>
        </w:rPr>
        <w:t>(4).</w:t>
      </w:r>
    </w:p>
    <w:p w14:paraId="3977A5CE" w14:textId="77777777" w:rsidR="00A9689E" w:rsidRPr="00A9689E" w:rsidRDefault="00A9689E" w:rsidP="00E818ED">
      <w:pPr>
        <w:pStyle w:val="Bibliography"/>
        <w:spacing w:line="240" w:lineRule="auto"/>
        <w:rPr>
          <w:lang w:val="en-US"/>
        </w:rPr>
      </w:pPr>
      <w:r w:rsidRPr="00A9689E">
        <w:rPr>
          <w:lang w:val="en-US"/>
        </w:rPr>
        <w:t xml:space="preserve">Blondin, A. L., Drever, M. C., Flemming, S. A., Easton, W. E., Maftei, M., </w:t>
      </w:r>
      <w:proofErr w:type="spellStart"/>
      <w:r w:rsidRPr="00A9689E">
        <w:rPr>
          <w:lang w:val="en-US"/>
        </w:rPr>
        <w:t>Zharikov</w:t>
      </w:r>
      <w:proofErr w:type="spellEnd"/>
      <w:r w:rsidRPr="00A9689E">
        <w:rPr>
          <w:lang w:val="en-US"/>
        </w:rPr>
        <w:t xml:space="preserve">, Y., Warnock, N., &amp; Nol, E. (2025). Lengths of Stay and Stopover Strategies of Western Sandpipers During Migration at Two Sites in British Columbia, Canada. </w:t>
      </w:r>
      <w:r w:rsidRPr="00A9689E">
        <w:rPr>
          <w:i/>
          <w:iCs/>
          <w:lang w:val="en-US"/>
        </w:rPr>
        <w:t>Ecology and Evolution</w:t>
      </w:r>
      <w:r w:rsidRPr="00A9689E">
        <w:rPr>
          <w:lang w:val="en-US"/>
        </w:rPr>
        <w:t xml:space="preserve">, </w:t>
      </w:r>
      <w:r w:rsidRPr="00A9689E">
        <w:rPr>
          <w:i/>
          <w:iCs/>
          <w:lang w:val="en-US"/>
        </w:rPr>
        <w:t>15</w:t>
      </w:r>
      <w:r w:rsidRPr="00A9689E">
        <w:rPr>
          <w:lang w:val="en-US"/>
        </w:rPr>
        <w:t>(1), e70739. https://doi.org/10.1002/ece3.70739</w:t>
      </w:r>
    </w:p>
    <w:p w14:paraId="3E20A87A" w14:textId="77777777" w:rsidR="00A9689E" w:rsidRPr="00A9689E" w:rsidRDefault="00A9689E" w:rsidP="00E818ED">
      <w:pPr>
        <w:pStyle w:val="Bibliography"/>
        <w:spacing w:line="240" w:lineRule="auto"/>
        <w:rPr>
          <w:lang w:val="en-US"/>
        </w:rPr>
      </w:pPr>
      <w:r w:rsidRPr="00A9689E">
        <w:rPr>
          <w:lang w:val="en-US"/>
        </w:rPr>
        <w:t xml:space="preserve">Bodey, T. W., Cleasby, I. R., Bell, F., Parr, N., Schultz, A., </w:t>
      </w:r>
      <w:proofErr w:type="spellStart"/>
      <w:r w:rsidRPr="00A9689E">
        <w:rPr>
          <w:lang w:val="en-US"/>
        </w:rPr>
        <w:t>Votier</w:t>
      </w:r>
      <w:proofErr w:type="spellEnd"/>
      <w:r w:rsidRPr="00A9689E">
        <w:rPr>
          <w:lang w:val="en-US"/>
        </w:rPr>
        <w:t xml:space="preserve">, S. C., &amp; </w:t>
      </w:r>
      <w:proofErr w:type="spellStart"/>
      <w:r w:rsidRPr="00A9689E">
        <w:rPr>
          <w:lang w:val="en-US"/>
        </w:rPr>
        <w:t>Bearhop</w:t>
      </w:r>
      <w:proofErr w:type="spellEnd"/>
      <w:r w:rsidRPr="00A9689E">
        <w:rPr>
          <w:lang w:val="en-US"/>
        </w:rPr>
        <w:t xml:space="preserve">, S. (2018). A phylogenetically controlled meta-analysis of biologging device effects on birds: Deleterious effects and a call for more standardized reporting of study data. </w:t>
      </w:r>
      <w:r w:rsidRPr="00A9689E">
        <w:rPr>
          <w:i/>
          <w:iCs/>
          <w:lang w:val="en-US"/>
        </w:rPr>
        <w:t>Methods in Ecology and Evolution</w:t>
      </w:r>
      <w:r w:rsidRPr="00A9689E">
        <w:rPr>
          <w:lang w:val="en-US"/>
        </w:rPr>
        <w:t xml:space="preserve">, </w:t>
      </w:r>
      <w:r w:rsidRPr="00A9689E">
        <w:rPr>
          <w:i/>
          <w:iCs/>
          <w:lang w:val="en-US"/>
        </w:rPr>
        <w:t>9</w:t>
      </w:r>
      <w:r w:rsidRPr="00A9689E">
        <w:rPr>
          <w:lang w:val="en-US"/>
        </w:rPr>
        <w:t>(4), 946–955. https://doi.org/10.1111/2041-210X.12934</w:t>
      </w:r>
    </w:p>
    <w:p w14:paraId="05EC2598" w14:textId="77777777" w:rsidR="00A9689E" w:rsidRPr="00A9689E" w:rsidRDefault="00A9689E" w:rsidP="00E818ED">
      <w:pPr>
        <w:pStyle w:val="Bibliography"/>
        <w:spacing w:line="240" w:lineRule="auto"/>
        <w:rPr>
          <w:lang w:val="en-US"/>
        </w:rPr>
      </w:pPr>
      <w:r w:rsidRPr="00A9689E">
        <w:rPr>
          <w:lang w:val="en-US"/>
        </w:rPr>
        <w:t xml:space="preserve">Bonter, D. N., Zuckerberg, B., Sedgwick, C. W., &amp; </w:t>
      </w:r>
      <w:proofErr w:type="spellStart"/>
      <w:r w:rsidRPr="00A9689E">
        <w:rPr>
          <w:lang w:val="en-US"/>
        </w:rPr>
        <w:t>Hochachka</w:t>
      </w:r>
      <w:proofErr w:type="spellEnd"/>
      <w:r w:rsidRPr="00A9689E">
        <w:rPr>
          <w:lang w:val="en-US"/>
        </w:rPr>
        <w:t xml:space="preserve">, W. M. (2013). Daily foraging patterns in free-living birds: Exploring the predation–starvation trade-off. </w:t>
      </w:r>
      <w:r w:rsidRPr="00A9689E">
        <w:rPr>
          <w:i/>
          <w:iCs/>
          <w:lang w:val="en-US"/>
        </w:rPr>
        <w:t>Proceedings of the Royal Society B: Biological Sciences</w:t>
      </w:r>
      <w:r w:rsidRPr="00A9689E">
        <w:rPr>
          <w:lang w:val="en-US"/>
        </w:rPr>
        <w:t xml:space="preserve">, </w:t>
      </w:r>
      <w:r w:rsidRPr="00A9689E">
        <w:rPr>
          <w:i/>
          <w:iCs/>
          <w:lang w:val="en-US"/>
        </w:rPr>
        <w:t>280</w:t>
      </w:r>
      <w:r w:rsidRPr="00A9689E">
        <w:rPr>
          <w:lang w:val="en-US"/>
        </w:rPr>
        <w:t>(1760), 20123087. https://doi.org/10.1098/rspb.2012.3087</w:t>
      </w:r>
    </w:p>
    <w:p w14:paraId="4F6AE074" w14:textId="77777777" w:rsidR="00A9689E" w:rsidRPr="00A9689E" w:rsidRDefault="00A9689E" w:rsidP="00E818ED">
      <w:pPr>
        <w:pStyle w:val="Bibliography"/>
        <w:spacing w:line="240" w:lineRule="auto"/>
        <w:rPr>
          <w:lang w:val="en-US"/>
        </w:rPr>
      </w:pPr>
      <w:r w:rsidRPr="00A9689E">
        <w:rPr>
          <w:lang w:val="en-US"/>
        </w:rPr>
        <w:t xml:space="preserve">Bosco, L., Otterbeck, A., Fransson, T., Lindén, A., Piha, M., &amp; Lehikoinen, A. (2023). Increasing winter temperatures explain body size decrease in wintering bird populations of Northern Europe—But response patterns vary along the </w:t>
      </w:r>
      <w:proofErr w:type="spellStart"/>
      <w:r w:rsidRPr="00A9689E">
        <w:rPr>
          <w:lang w:val="en-US"/>
        </w:rPr>
        <w:t>spatioclimatic</w:t>
      </w:r>
      <w:proofErr w:type="spellEnd"/>
      <w:r w:rsidRPr="00A9689E">
        <w:rPr>
          <w:lang w:val="en-US"/>
        </w:rPr>
        <w:t xml:space="preserve"> gradient. </w:t>
      </w:r>
      <w:r w:rsidRPr="00A9689E">
        <w:rPr>
          <w:i/>
          <w:iCs/>
          <w:lang w:val="en-US"/>
        </w:rPr>
        <w:t>Global Ecology and Biogeography</w:t>
      </w:r>
      <w:r w:rsidRPr="00A9689E">
        <w:rPr>
          <w:lang w:val="en-US"/>
        </w:rPr>
        <w:t xml:space="preserve">, </w:t>
      </w:r>
      <w:r w:rsidRPr="00A9689E">
        <w:rPr>
          <w:i/>
          <w:iCs/>
          <w:lang w:val="en-US"/>
        </w:rPr>
        <w:t>32</w:t>
      </w:r>
      <w:r w:rsidRPr="00A9689E">
        <w:rPr>
          <w:lang w:val="en-US"/>
        </w:rPr>
        <w:t>(12), 2100–2110. https://doi.org/10.1111/geb.13754</w:t>
      </w:r>
    </w:p>
    <w:p w14:paraId="5231B0BC" w14:textId="77777777" w:rsidR="00A9689E" w:rsidRPr="00A9689E" w:rsidRDefault="00A9689E" w:rsidP="00E818ED">
      <w:pPr>
        <w:pStyle w:val="Bibliography"/>
        <w:spacing w:line="240" w:lineRule="auto"/>
        <w:rPr>
          <w:lang w:val="en-US"/>
        </w:rPr>
      </w:pPr>
      <w:r w:rsidRPr="00A9689E">
        <w:rPr>
          <w:lang w:val="en-US"/>
        </w:rPr>
        <w:t xml:space="preserve">Boyd, B. P., Hayes, S. M., </w:t>
      </w:r>
      <w:proofErr w:type="spellStart"/>
      <w:r w:rsidRPr="00A9689E">
        <w:rPr>
          <w:lang w:val="en-US"/>
        </w:rPr>
        <w:t>Migotto</w:t>
      </w:r>
      <w:proofErr w:type="spellEnd"/>
      <w:r w:rsidRPr="00A9689E">
        <w:rPr>
          <w:lang w:val="en-US"/>
        </w:rPr>
        <w:t xml:space="preserve">, A. A., &amp; </w:t>
      </w:r>
      <w:proofErr w:type="spellStart"/>
      <w:r w:rsidRPr="00A9689E">
        <w:rPr>
          <w:lang w:val="en-US"/>
        </w:rPr>
        <w:t>Stutchbury</w:t>
      </w:r>
      <w:proofErr w:type="spellEnd"/>
      <w:r w:rsidRPr="00A9689E">
        <w:rPr>
          <w:lang w:val="en-US"/>
        </w:rPr>
        <w:t xml:space="preserve">, B. J. M. (2025). Age-related differences in fall migration timing and performance of juvenile and adult Wood Thrushes departing from a breeding site. </w:t>
      </w:r>
      <w:r w:rsidRPr="00A9689E">
        <w:rPr>
          <w:i/>
          <w:iCs/>
          <w:lang w:val="en-US"/>
        </w:rPr>
        <w:t>Movement Ecology</w:t>
      </w:r>
      <w:r w:rsidRPr="00A9689E">
        <w:rPr>
          <w:lang w:val="en-US"/>
        </w:rPr>
        <w:t xml:space="preserve">, </w:t>
      </w:r>
      <w:r w:rsidRPr="00A9689E">
        <w:rPr>
          <w:i/>
          <w:iCs/>
          <w:lang w:val="en-US"/>
        </w:rPr>
        <w:t>13</w:t>
      </w:r>
      <w:r w:rsidRPr="00A9689E">
        <w:rPr>
          <w:lang w:val="en-US"/>
        </w:rPr>
        <w:t>(1), 32. https://doi.org/10.1186/s40462-025-00556-3</w:t>
      </w:r>
    </w:p>
    <w:p w14:paraId="5755FA08" w14:textId="77777777" w:rsidR="00A9689E" w:rsidRPr="00A9689E" w:rsidRDefault="00A9689E" w:rsidP="00E818ED">
      <w:pPr>
        <w:pStyle w:val="Bibliography"/>
        <w:spacing w:line="240" w:lineRule="auto"/>
        <w:rPr>
          <w:lang w:val="en-US"/>
        </w:rPr>
      </w:pPr>
      <w:r w:rsidRPr="00A9689E">
        <w:rPr>
          <w:lang w:val="en-US"/>
        </w:rPr>
        <w:t xml:space="preserve">Bressler, S. A., Diamant, E. S., Tingley, M. W., &amp; Yeh, P. J. (2020). Nests in the cities: Adaptive and non-adaptive phenotypic plasticity and convergence in an urban bird. </w:t>
      </w:r>
      <w:r w:rsidRPr="00A9689E">
        <w:rPr>
          <w:i/>
          <w:iCs/>
          <w:lang w:val="en-US"/>
        </w:rPr>
        <w:t>Proceedings of the Royal Society B: Biological Sciences</w:t>
      </w:r>
      <w:r w:rsidRPr="00A9689E">
        <w:rPr>
          <w:lang w:val="en-US"/>
        </w:rPr>
        <w:t xml:space="preserve">, </w:t>
      </w:r>
      <w:r w:rsidRPr="00A9689E">
        <w:rPr>
          <w:i/>
          <w:iCs/>
          <w:lang w:val="en-US"/>
        </w:rPr>
        <w:t>287</w:t>
      </w:r>
      <w:r w:rsidRPr="00A9689E">
        <w:rPr>
          <w:lang w:val="en-US"/>
        </w:rPr>
        <w:t>(1941), 20202122. https://doi.org/10.1098/rspb.2020.2122</w:t>
      </w:r>
    </w:p>
    <w:p w14:paraId="1865E7AA" w14:textId="77777777" w:rsidR="00A9689E" w:rsidRPr="00A9689E" w:rsidRDefault="00A9689E" w:rsidP="00E818ED">
      <w:pPr>
        <w:pStyle w:val="Bibliography"/>
        <w:spacing w:line="240" w:lineRule="auto"/>
        <w:rPr>
          <w:lang w:val="en-US"/>
        </w:rPr>
      </w:pPr>
      <w:r w:rsidRPr="00A9689E">
        <w:rPr>
          <w:lang w:val="en-US"/>
        </w:rPr>
        <w:t xml:space="preserve">Brewer, Gehring, T. M., Garcia, M. M., Shirkey, B. T., Simpson, J. W., &amp; Fournier, A. M. V. (2023). King rail (Rallus elegans) home range and microhabitat characteristics in western Lake Erie coastal marshes. </w:t>
      </w:r>
      <w:r w:rsidRPr="00A9689E">
        <w:rPr>
          <w:i/>
          <w:iCs/>
          <w:lang w:val="en-US"/>
        </w:rPr>
        <w:t>Ecology and Evolution</w:t>
      </w:r>
      <w:r w:rsidRPr="00A9689E">
        <w:rPr>
          <w:lang w:val="en-US"/>
        </w:rPr>
        <w:t xml:space="preserve">, </w:t>
      </w:r>
      <w:r w:rsidRPr="00A9689E">
        <w:rPr>
          <w:i/>
          <w:iCs/>
          <w:lang w:val="en-US"/>
        </w:rPr>
        <w:t>13</w:t>
      </w:r>
      <w:r w:rsidRPr="00A9689E">
        <w:rPr>
          <w:lang w:val="en-US"/>
        </w:rPr>
        <w:t>(4), 16. https://doi.org/10.1002/ece3.10043</w:t>
      </w:r>
    </w:p>
    <w:p w14:paraId="187527AC" w14:textId="77777777" w:rsidR="00A9689E" w:rsidRPr="00A9689E" w:rsidRDefault="00A9689E" w:rsidP="00E818ED">
      <w:pPr>
        <w:pStyle w:val="Bibliography"/>
        <w:spacing w:line="240" w:lineRule="auto"/>
        <w:rPr>
          <w:lang w:val="en-US"/>
        </w:rPr>
      </w:pPr>
      <w:r w:rsidRPr="00A9689E">
        <w:rPr>
          <w:lang w:val="en-US"/>
        </w:rPr>
        <w:t xml:space="preserve">Brewer, V., Lane, S. J., Sewall, K. B., &amp; Mabry, K. E. (2020). Effects of low-density urbanization on genetic structure in the Song Sparrow. </w:t>
      </w:r>
      <w:r w:rsidRPr="00A9689E">
        <w:rPr>
          <w:i/>
          <w:iCs/>
          <w:lang w:val="en-US"/>
        </w:rPr>
        <w:t>PLOS ONE</w:t>
      </w:r>
      <w:r w:rsidRPr="00A9689E">
        <w:rPr>
          <w:lang w:val="en-US"/>
        </w:rPr>
        <w:t xml:space="preserve">, </w:t>
      </w:r>
      <w:r w:rsidRPr="00A9689E">
        <w:rPr>
          <w:i/>
          <w:iCs/>
          <w:lang w:val="en-US"/>
        </w:rPr>
        <w:t>15</w:t>
      </w:r>
      <w:r w:rsidRPr="00A9689E">
        <w:rPr>
          <w:lang w:val="en-US"/>
        </w:rPr>
        <w:t>(6), e0234008. https://doi.org/10.1371/journal.pone.0234008</w:t>
      </w:r>
    </w:p>
    <w:p w14:paraId="617FACD3" w14:textId="77777777" w:rsidR="00A9689E" w:rsidRPr="00A9689E" w:rsidRDefault="00A9689E" w:rsidP="00E818ED">
      <w:pPr>
        <w:pStyle w:val="Bibliography"/>
        <w:spacing w:line="240" w:lineRule="auto"/>
        <w:rPr>
          <w:lang w:val="en-US"/>
        </w:rPr>
      </w:pPr>
      <w:r w:rsidRPr="00A9689E">
        <w:rPr>
          <w:lang w:val="en-US"/>
        </w:rPr>
        <w:t xml:space="preserve">Brodin, A. (2007). Theoretical models of adaptive energy management in small wintering birds. </w:t>
      </w:r>
      <w:r w:rsidRPr="00A9689E">
        <w:rPr>
          <w:i/>
          <w:iCs/>
          <w:lang w:val="en-US"/>
        </w:rPr>
        <w:t>Philosophical Transactions of the Royal Society B: Biological Sciences</w:t>
      </w:r>
      <w:r w:rsidRPr="00A9689E">
        <w:rPr>
          <w:lang w:val="en-US"/>
        </w:rPr>
        <w:t xml:space="preserve">, </w:t>
      </w:r>
      <w:r w:rsidRPr="00A9689E">
        <w:rPr>
          <w:i/>
          <w:iCs/>
          <w:lang w:val="en-US"/>
        </w:rPr>
        <w:t>362</w:t>
      </w:r>
      <w:r w:rsidRPr="00A9689E">
        <w:rPr>
          <w:lang w:val="en-US"/>
        </w:rPr>
        <w:t>(1486), 1857–1871. https://doi.org/10.1098/rstb.2006.1812</w:t>
      </w:r>
    </w:p>
    <w:p w14:paraId="7A161575" w14:textId="77777777" w:rsidR="00A9689E" w:rsidRPr="00A9689E" w:rsidRDefault="00A9689E" w:rsidP="00E818ED">
      <w:pPr>
        <w:pStyle w:val="Bibliography"/>
        <w:spacing w:line="240" w:lineRule="auto"/>
        <w:rPr>
          <w:lang w:val="en-US"/>
        </w:rPr>
      </w:pPr>
      <w:proofErr w:type="spellStart"/>
      <w:r w:rsidRPr="00DD409D">
        <w:t>Brodin</w:t>
      </w:r>
      <w:proofErr w:type="spellEnd"/>
      <w:r w:rsidRPr="00DD409D">
        <w:t xml:space="preserve">, A., Nilsson, J.-Å., &amp; Nord, A. (2017). </w:t>
      </w:r>
      <w:r w:rsidRPr="00A9689E">
        <w:rPr>
          <w:lang w:val="en-US"/>
        </w:rPr>
        <w:t xml:space="preserve">Adaptive temperature regulation in the little bird in winter: Predictions from a stochastic dynamic programming model. </w:t>
      </w:r>
      <w:proofErr w:type="spellStart"/>
      <w:r w:rsidRPr="00A9689E">
        <w:rPr>
          <w:i/>
          <w:iCs/>
          <w:lang w:val="en-US"/>
        </w:rPr>
        <w:t>Oecologia</w:t>
      </w:r>
      <w:proofErr w:type="spellEnd"/>
      <w:r w:rsidRPr="00A9689E">
        <w:rPr>
          <w:lang w:val="en-US"/>
        </w:rPr>
        <w:t xml:space="preserve">, </w:t>
      </w:r>
      <w:r w:rsidRPr="00A9689E">
        <w:rPr>
          <w:i/>
          <w:iCs/>
          <w:lang w:val="en-US"/>
        </w:rPr>
        <w:t>185</w:t>
      </w:r>
      <w:r w:rsidRPr="00A9689E">
        <w:rPr>
          <w:lang w:val="en-US"/>
        </w:rPr>
        <w:t>(1), 43–54. https://doi.org/10.1007/s00442-017-3923-3</w:t>
      </w:r>
    </w:p>
    <w:p w14:paraId="3C421E8B" w14:textId="77777777" w:rsidR="00A9689E" w:rsidRPr="00A9689E" w:rsidRDefault="00A9689E" w:rsidP="00E818ED">
      <w:pPr>
        <w:pStyle w:val="Bibliography"/>
        <w:spacing w:line="240" w:lineRule="auto"/>
        <w:rPr>
          <w:lang w:val="en-US"/>
        </w:rPr>
      </w:pPr>
      <w:r w:rsidRPr="00A9689E">
        <w:rPr>
          <w:lang w:val="en-US"/>
        </w:rPr>
        <w:t xml:space="preserve">Broggi, J., </w:t>
      </w:r>
      <w:proofErr w:type="spellStart"/>
      <w:r w:rsidRPr="00A9689E">
        <w:rPr>
          <w:lang w:val="en-US"/>
        </w:rPr>
        <w:t>Hohtola</w:t>
      </w:r>
      <w:proofErr w:type="spellEnd"/>
      <w:r w:rsidRPr="00A9689E">
        <w:rPr>
          <w:lang w:val="en-US"/>
        </w:rPr>
        <w:t xml:space="preserve">, E., Koivula, K., Orell, M., Thomson, R. L., &amp; Nilsson, J. ‐Å. (2007). Sources of variation in winter basal metabolic rate in the great tit. </w:t>
      </w:r>
      <w:r w:rsidRPr="00A9689E">
        <w:rPr>
          <w:i/>
          <w:iCs/>
          <w:lang w:val="en-US"/>
        </w:rPr>
        <w:t>Functional Ecology</w:t>
      </w:r>
      <w:r w:rsidRPr="00A9689E">
        <w:rPr>
          <w:lang w:val="en-US"/>
        </w:rPr>
        <w:t xml:space="preserve">, </w:t>
      </w:r>
      <w:r w:rsidRPr="00A9689E">
        <w:rPr>
          <w:i/>
          <w:iCs/>
          <w:lang w:val="en-US"/>
        </w:rPr>
        <w:t>21</w:t>
      </w:r>
      <w:r w:rsidRPr="00A9689E">
        <w:rPr>
          <w:lang w:val="en-US"/>
        </w:rPr>
        <w:t>(3), 528–533. https://doi.org/10.1111/j.1365-2435.2007.01255.x</w:t>
      </w:r>
    </w:p>
    <w:p w14:paraId="4F9A89B2" w14:textId="77777777" w:rsidR="00A9689E" w:rsidRPr="00A9689E" w:rsidRDefault="00A9689E" w:rsidP="00E818ED">
      <w:pPr>
        <w:pStyle w:val="Bibliography"/>
        <w:spacing w:line="240" w:lineRule="auto"/>
        <w:rPr>
          <w:lang w:val="en-US"/>
        </w:rPr>
      </w:pPr>
      <w:r w:rsidRPr="00A9689E">
        <w:rPr>
          <w:lang w:val="en-US"/>
        </w:rPr>
        <w:t xml:space="preserve">Burger, C., &amp; Both, C. (2011). Translocation as a Novel Approach to Study Effects of a New Breeding Habitat on Reproductive Output in Wild Birds. </w:t>
      </w:r>
      <w:proofErr w:type="spellStart"/>
      <w:r w:rsidRPr="00A9689E">
        <w:rPr>
          <w:i/>
          <w:iCs/>
          <w:lang w:val="en-US"/>
        </w:rPr>
        <w:t>PLoS</w:t>
      </w:r>
      <w:proofErr w:type="spellEnd"/>
      <w:r w:rsidRPr="00A9689E">
        <w:rPr>
          <w:i/>
          <w:iCs/>
          <w:lang w:val="en-US"/>
        </w:rPr>
        <w:t xml:space="preserve"> ONE</w:t>
      </w:r>
      <w:r w:rsidRPr="00A9689E">
        <w:rPr>
          <w:lang w:val="en-US"/>
        </w:rPr>
        <w:t xml:space="preserve">, </w:t>
      </w:r>
      <w:r w:rsidRPr="00A9689E">
        <w:rPr>
          <w:i/>
          <w:iCs/>
          <w:lang w:val="en-US"/>
        </w:rPr>
        <w:t>6</w:t>
      </w:r>
      <w:r w:rsidRPr="00A9689E">
        <w:rPr>
          <w:lang w:val="en-US"/>
        </w:rPr>
        <w:t>(3), e18143. https://doi.org/10.1371/journal.pone.0018143</w:t>
      </w:r>
    </w:p>
    <w:p w14:paraId="76A14B46" w14:textId="77777777" w:rsidR="00A9689E" w:rsidRPr="00A9689E" w:rsidRDefault="00A9689E" w:rsidP="00E818ED">
      <w:pPr>
        <w:pStyle w:val="Bibliography"/>
        <w:spacing w:line="240" w:lineRule="auto"/>
        <w:rPr>
          <w:lang w:val="en-US"/>
        </w:rPr>
      </w:pPr>
      <w:r w:rsidRPr="00A9689E">
        <w:rPr>
          <w:lang w:val="en-US"/>
        </w:rPr>
        <w:t xml:space="preserve">Burnham, K. P., &amp; Anderson, D. R. (2002). </w:t>
      </w:r>
      <w:r w:rsidRPr="00A9689E">
        <w:rPr>
          <w:i/>
          <w:iCs/>
          <w:lang w:val="en-US"/>
        </w:rPr>
        <w:t xml:space="preserve">Model Selection and </w:t>
      </w:r>
      <w:proofErr w:type="spellStart"/>
      <w:r w:rsidRPr="00A9689E">
        <w:rPr>
          <w:i/>
          <w:iCs/>
          <w:lang w:val="en-US"/>
        </w:rPr>
        <w:t>Multimodel</w:t>
      </w:r>
      <w:proofErr w:type="spellEnd"/>
      <w:r w:rsidRPr="00A9689E">
        <w:rPr>
          <w:i/>
          <w:iCs/>
          <w:lang w:val="en-US"/>
        </w:rPr>
        <w:t xml:space="preserve"> Inference</w:t>
      </w:r>
      <w:r w:rsidRPr="00A9689E">
        <w:rPr>
          <w:lang w:val="en-US"/>
        </w:rPr>
        <w:t xml:space="preserve"> (2nd ed.).</w:t>
      </w:r>
    </w:p>
    <w:p w14:paraId="24D1C5ED" w14:textId="77777777" w:rsidR="00A9689E" w:rsidRPr="00A9689E" w:rsidRDefault="00A9689E" w:rsidP="00E818ED">
      <w:pPr>
        <w:pStyle w:val="Bibliography"/>
        <w:spacing w:line="240" w:lineRule="auto"/>
        <w:rPr>
          <w:lang w:val="en-US"/>
        </w:rPr>
      </w:pPr>
      <w:r w:rsidRPr="00A9689E">
        <w:rPr>
          <w:lang w:val="en-US"/>
        </w:rPr>
        <w:t xml:space="preserve">Buron, R., Hostetler, M. E., &amp; Andreu, M. (2022). Urban forest fragments vs residential neighborhoods: Urban habitat preference of migratory birds. </w:t>
      </w:r>
      <w:r w:rsidRPr="00A9689E">
        <w:rPr>
          <w:i/>
          <w:iCs/>
          <w:lang w:val="en-US"/>
        </w:rPr>
        <w:t>Landscape and Urban Planning</w:t>
      </w:r>
      <w:r w:rsidRPr="00A9689E">
        <w:rPr>
          <w:lang w:val="en-US"/>
        </w:rPr>
        <w:t xml:space="preserve">, </w:t>
      </w:r>
      <w:r w:rsidRPr="00A9689E">
        <w:rPr>
          <w:i/>
          <w:iCs/>
          <w:lang w:val="en-US"/>
        </w:rPr>
        <w:t>227</w:t>
      </w:r>
      <w:r w:rsidRPr="00A9689E">
        <w:rPr>
          <w:lang w:val="en-US"/>
        </w:rPr>
        <w:t>, 104538. https://doi.org/10.1016/j.landurbplan.2022.104538</w:t>
      </w:r>
    </w:p>
    <w:p w14:paraId="1EA2D490" w14:textId="77777777" w:rsidR="00A9689E" w:rsidRPr="00A9689E" w:rsidRDefault="00A9689E" w:rsidP="00E818ED">
      <w:pPr>
        <w:pStyle w:val="Bibliography"/>
        <w:spacing w:line="240" w:lineRule="auto"/>
        <w:rPr>
          <w:lang w:val="en-US"/>
        </w:rPr>
      </w:pPr>
      <w:r w:rsidRPr="00A9689E">
        <w:rPr>
          <w:lang w:val="en-US"/>
        </w:rPr>
        <w:t xml:space="preserve">Buxton, R. T., Hudgins, E. J., Lavigne, E., Villeneuve, P. J., Prince, S. A., Pearson, A. L., Halsall, T., Robichaud, C., &amp; Bennett, J. R. (2024). Mental health is positively associated with biodiversity in Canadian cities. </w:t>
      </w:r>
      <w:r w:rsidRPr="00A9689E">
        <w:rPr>
          <w:i/>
          <w:iCs/>
          <w:lang w:val="en-US"/>
        </w:rPr>
        <w:t>Communications Earth &amp; Environment</w:t>
      </w:r>
      <w:r w:rsidRPr="00A9689E">
        <w:rPr>
          <w:lang w:val="en-US"/>
        </w:rPr>
        <w:t xml:space="preserve">, </w:t>
      </w:r>
      <w:r w:rsidRPr="00A9689E">
        <w:rPr>
          <w:i/>
          <w:iCs/>
          <w:lang w:val="en-US"/>
        </w:rPr>
        <w:t>5</w:t>
      </w:r>
      <w:r w:rsidRPr="00A9689E">
        <w:rPr>
          <w:lang w:val="en-US"/>
        </w:rPr>
        <w:t>(1), 310. https://doi.org/10.1038/s43247-024-01482-9</w:t>
      </w:r>
    </w:p>
    <w:p w14:paraId="67C16C61" w14:textId="77777777" w:rsidR="00A9689E" w:rsidRPr="00A9689E" w:rsidRDefault="00A9689E" w:rsidP="00E818ED">
      <w:pPr>
        <w:pStyle w:val="Bibliography"/>
        <w:spacing w:line="240" w:lineRule="auto"/>
        <w:rPr>
          <w:lang w:val="en-US"/>
        </w:rPr>
      </w:pPr>
      <w:r w:rsidRPr="00A9689E">
        <w:rPr>
          <w:lang w:val="en-US"/>
        </w:rPr>
        <w:t xml:space="preserve">Cabrera-Cruz, S. A., Smolinsky, J. A., &amp; </w:t>
      </w:r>
      <w:proofErr w:type="spellStart"/>
      <w:r w:rsidRPr="00A9689E">
        <w:rPr>
          <w:lang w:val="en-US"/>
        </w:rPr>
        <w:t>Buler</w:t>
      </w:r>
      <w:proofErr w:type="spellEnd"/>
      <w:r w:rsidRPr="00A9689E">
        <w:rPr>
          <w:lang w:val="en-US"/>
        </w:rPr>
        <w:t xml:space="preserve">, J. J. (2018a). Light pollution is greatest within migration passage areas for </w:t>
      </w:r>
      <w:proofErr w:type="gramStart"/>
      <w:r w:rsidRPr="00A9689E">
        <w:rPr>
          <w:lang w:val="en-US"/>
        </w:rPr>
        <w:t>nocturnally-migrating</w:t>
      </w:r>
      <w:proofErr w:type="gramEnd"/>
      <w:r w:rsidRPr="00A9689E">
        <w:rPr>
          <w:lang w:val="en-US"/>
        </w:rPr>
        <w:t xml:space="preserve"> birds around the world. </w:t>
      </w:r>
      <w:r w:rsidRPr="00A9689E">
        <w:rPr>
          <w:i/>
          <w:iCs/>
          <w:lang w:val="en-US"/>
        </w:rPr>
        <w:t>Scientific Reports</w:t>
      </w:r>
      <w:r w:rsidRPr="00A9689E">
        <w:rPr>
          <w:lang w:val="en-US"/>
        </w:rPr>
        <w:t xml:space="preserve">, </w:t>
      </w:r>
      <w:r w:rsidRPr="00A9689E">
        <w:rPr>
          <w:i/>
          <w:iCs/>
          <w:lang w:val="en-US"/>
        </w:rPr>
        <w:t>8</w:t>
      </w:r>
      <w:r w:rsidRPr="00A9689E">
        <w:rPr>
          <w:lang w:val="en-US"/>
        </w:rPr>
        <w:t>(1), 3261. https://doi.org/10.1038/s41598-018-21577-6</w:t>
      </w:r>
    </w:p>
    <w:p w14:paraId="0267BDCD" w14:textId="77777777" w:rsidR="00A9689E" w:rsidRPr="00A9689E" w:rsidRDefault="00A9689E" w:rsidP="00E818ED">
      <w:pPr>
        <w:pStyle w:val="Bibliography"/>
        <w:spacing w:line="240" w:lineRule="auto"/>
        <w:rPr>
          <w:lang w:val="en-US"/>
        </w:rPr>
      </w:pPr>
      <w:r w:rsidRPr="00A9689E">
        <w:rPr>
          <w:lang w:val="en-US"/>
        </w:rPr>
        <w:t xml:space="preserve">Cabrera-Cruz, S. A., Smolinsky, J. A., &amp; </w:t>
      </w:r>
      <w:proofErr w:type="spellStart"/>
      <w:r w:rsidRPr="00A9689E">
        <w:rPr>
          <w:lang w:val="en-US"/>
        </w:rPr>
        <w:t>Buler</w:t>
      </w:r>
      <w:proofErr w:type="spellEnd"/>
      <w:r w:rsidRPr="00A9689E">
        <w:rPr>
          <w:lang w:val="en-US"/>
        </w:rPr>
        <w:t xml:space="preserve">, J. J. (2018b). Light pollution is greatest within migration passage areas for </w:t>
      </w:r>
      <w:proofErr w:type="gramStart"/>
      <w:r w:rsidRPr="00A9689E">
        <w:rPr>
          <w:lang w:val="en-US"/>
        </w:rPr>
        <w:t>nocturnally-migrating</w:t>
      </w:r>
      <w:proofErr w:type="gramEnd"/>
      <w:r w:rsidRPr="00A9689E">
        <w:rPr>
          <w:lang w:val="en-US"/>
        </w:rPr>
        <w:t xml:space="preserve"> birds around the world. </w:t>
      </w:r>
      <w:r w:rsidRPr="00A9689E">
        <w:rPr>
          <w:i/>
          <w:iCs/>
          <w:lang w:val="en-US"/>
        </w:rPr>
        <w:t>Scientific Reports</w:t>
      </w:r>
      <w:r w:rsidRPr="00A9689E">
        <w:rPr>
          <w:lang w:val="en-US"/>
        </w:rPr>
        <w:t xml:space="preserve">, </w:t>
      </w:r>
      <w:r w:rsidRPr="00A9689E">
        <w:rPr>
          <w:i/>
          <w:iCs/>
          <w:lang w:val="en-US"/>
        </w:rPr>
        <w:t>8</w:t>
      </w:r>
      <w:r w:rsidRPr="00A9689E">
        <w:rPr>
          <w:lang w:val="en-US"/>
        </w:rPr>
        <w:t>(1), 3261.</w:t>
      </w:r>
    </w:p>
    <w:p w14:paraId="60E91EEA" w14:textId="77777777" w:rsidR="00A9689E" w:rsidRPr="00A9689E" w:rsidRDefault="00A9689E" w:rsidP="00E818ED">
      <w:pPr>
        <w:pStyle w:val="Bibliography"/>
        <w:spacing w:line="240" w:lineRule="auto"/>
        <w:rPr>
          <w:lang w:val="en-US"/>
        </w:rPr>
      </w:pPr>
      <w:proofErr w:type="spellStart"/>
      <w:r w:rsidRPr="00A9689E">
        <w:rPr>
          <w:lang w:val="en-US"/>
        </w:rPr>
        <w:t>Calenge</w:t>
      </w:r>
      <w:proofErr w:type="spellEnd"/>
      <w:r w:rsidRPr="00A9689E">
        <w:rPr>
          <w:lang w:val="en-US"/>
        </w:rPr>
        <w:t xml:space="preserve">, C. (2024). </w:t>
      </w:r>
      <w:proofErr w:type="spellStart"/>
      <w:r w:rsidRPr="00A9689E">
        <w:rPr>
          <w:i/>
          <w:iCs/>
          <w:lang w:val="en-US"/>
        </w:rPr>
        <w:t>adehabitatHR</w:t>
      </w:r>
      <w:proofErr w:type="spellEnd"/>
      <w:r w:rsidRPr="00A9689E">
        <w:rPr>
          <w:i/>
          <w:iCs/>
          <w:lang w:val="en-US"/>
        </w:rPr>
        <w:t>: Home Range Estimation</w:t>
      </w:r>
      <w:r w:rsidRPr="00A9689E">
        <w:rPr>
          <w:lang w:val="en-US"/>
        </w:rPr>
        <w:t xml:space="preserve"> [Computer software].</w:t>
      </w:r>
    </w:p>
    <w:p w14:paraId="6A53CEC0" w14:textId="77777777" w:rsidR="00A9689E" w:rsidRPr="00A9689E" w:rsidRDefault="00A9689E" w:rsidP="00E818ED">
      <w:pPr>
        <w:pStyle w:val="Bibliography"/>
        <w:spacing w:line="240" w:lineRule="auto"/>
        <w:rPr>
          <w:lang w:val="en-US"/>
        </w:rPr>
      </w:pPr>
      <w:r w:rsidRPr="00A9689E">
        <w:rPr>
          <w:lang w:val="en-US"/>
        </w:rPr>
        <w:t xml:space="preserve">Callaghan, C. T., Cornwell, W. K., Poore, A. G. B., Benedetti, Y., &amp; Morelli, F. (2021). Urban tolerance of </w:t>
      </w:r>
      <w:proofErr w:type="gramStart"/>
      <w:r w:rsidRPr="00A9689E">
        <w:rPr>
          <w:lang w:val="en-US"/>
        </w:rPr>
        <w:t>birds</w:t>
      </w:r>
      <w:proofErr w:type="gramEnd"/>
      <w:r w:rsidRPr="00A9689E">
        <w:rPr>
          <w:lang w:val="en-US"/>
        </w:rPr>
        <w:t xml:space="preserve"> changes throughout the full annual cycle. </w:t>
      </w:r>
      <w:r w:rsidRPr="00A9689E">
        <w:rPr>
          <w:i/>
          <w:iCs/>
          <w:lang w:val="en-US"/>
        </w:rPr>
        <w:t>Journal of Biogeography</w:t>
      </w:r>
      <w:r w:rsidRPr="00A9689E">
        <w:rPr>
          <w:lang w:val="en-US"/>
        </w:rPr>
        <w:t xml:space="preserve">, </w:t>
      </w:r>
      <w:r w:rsidRPr="00A9689E">
        <w:rPr>
          <w:i/>
          <w:iCs/>
          <w:lang w:val="en-US"/>
        </w:rPr>
        <w:t>48</w:t>
      </w:r>
      <w:r w:rsidRPr="00A9689E">
        <w:rPr>
          <w:lang w:val="en-US"/>
        </w:rPr>
        <w:t>(6), 1503–1517. https://doi.org/10.1111/jbi.14093</w:t>
      </w:r>
    </w:p>
    <w:p w14:paraId="2C2F8121" w14:textId="77777777" w:rsidR="00A9689E" w:rsidRPr="00A9689E" w:rsidRDefault="00A9689E" w:rsidP="00E818ED">
      <w:pPr>
        <w:pStyle w:val="Bibliography"/>
        <w:spacing w:line="240" w:lineRule="auto"/>
        <w:rPr>
          <w:lang w:val="en-US"/>
        </w:rPr>
      </w:pPr>
      <w:r w:rsidRPr="00A9689E">
        <w:rPr>
          <w:lang w:val="en-US"/>
        </w:rPr>
        <w:t xml:space="preserve">Carrasco, L., </w:t>
      </w:r>
      <w:proofErr w:type="spellStart"/>
      <w:r w:rsidRPr="00A9689E">
        <w:rPr>
          <w:lang w:val="en-US"/>
        </w:rPr>
        <w:t>Giam</w:t>
      </w:r>
      <w:proofErr w:type="spellEnd"/>
      <w:r w:rsidRPr="00A9689E">
        <w:rPr>
          <w:lang w:val="en-US"/>
        </w:rPr>
        <w:t xml:space="preserve">, X., </w:t>
      </w:r>
      <w:proofErr w:type="spellStart"/>
      <w:r w:rsidRPr="00A9689E">
        <w:rPr>
          <w:lang w:val="en-US"/>
        </w:rPr>
        <w:t>Papeş</w:t>
      </w:r>
      <w:proofErr w:type="spellEnd"/>
      <w:r w:rsidRPr="00A9689E">
        <w:rPr>
          <w:lang w:val="en-US"/>
        </w:rPr>
        <w:t xml:space="preserve">, M., &amp; Sheldon, K. S. (2019). Metrics of Lidar-Derived 3D Vegetation Structure Reveal Contrasting Effects of Horizontal and Vertical Forest Heterogeneity on Bird Species Richness. </w:t>
      </w:r>
      <w:r w:rsidRPr="00A9689E">
        <w:rPr>
          <w:i/>
          <w:iCs/>
          <w:lang w:val="en-US"/>
        </w:rPr>
        <w:t>Remote Sensing</w:t>
      </w:r>
      <w:r w:rsidRPr="00A9689E">
        <w:rPr>
          <w:lang w:val="en-US"/>
        </w:rPr>
        <w:t xml:space="preserve">, </w:t>
      </w:r>
      <w:r w:rsidRPr="00A9689E">
        <w:rPr>
          <w:i/>
          <w:iCs/>
          <w:lang w:val="en-US"/>
        </w:rPr>
        <w:t>11</w:t>
      </w:r>
      <w:r w:rsidRPr="00A9689E">
        <w:rPr>
          <w:lang w:val="en-US"/>
        </w:rPr>
        <w:t>(7), Article 7. https://doi.org/10.3390/rs11070743</w:t>
      </w:r>
    </w:p>
    <w:p w14:paraId="35799F9D" w14:textId="77777777" w:rsidR="00A9689E" w:rsidRPr="00A9689E" w:rsidRDefault="00A9689E" w:rsidP="00E818ED">
      <w:pPr>
        <w:pStyle w:val="Bibliography"/>
        <w:spacing w:line="240" w:lineRule="auto"/>
        <w:rPr>
          <w:lang w:val="en-US"/>
        </w:rPr>
      </w:pPr>
      <w:r w:rsidRPr="00A9689E">
        <w:rPr>
          <w:lang w:val="en-US"/>
        </w:rPr>
        <w:t xml:space="preserve">Chen, D., &amp; Hale, R. C. (2010). A global review of polybrominated diphenyl ether flame retardant contamination in birds. </w:t>
      </w:r>
      <w:r w:rsidRPr="00A9689E">
        <w:rPr>
          <w:i/>
          <w:iCs/>
          <w:lang w:val="en-US"/>
        </w:rPr>
        <w:t>Environment International</w:t>
      </w:r>
      <w:r w:rsidRPr="00A9689E">
        <w:rPr>
          <w:lang w:val="en-US"/>
        </w:rPr>
        <w:t xml:space="preserve">, </w:t>
      </w:r>
      <w:r w:rsidRPr="00A9689E">
        <w:rPr>
          <w:i/>
          <w:iCs/>
          <w:lang w:val="en-US"/>
        </w:rPr>
        <w:t>36</w:t>
      </w:r>
      <w:r w:rsidRPr="00A9689E">
        <w:rPr>
          <w:lang w:val="en-US"/>
        </w:rPr>
        <w:t>(7), 800–811. https://doi.org/10.1016/j.envint.2010.05.013</w:t>
      </w:r>
    </w:p>
    <w:p w14:paraId="15ED0E99" w14:textId="77777777" w:rsidR="00A9689E" w:rsidRPr="00A9689E" w:rsidRDefault="00A9689E" w:rsidP="00E818ED">
      <w:pPr>
        <w:pStyle w:val="Bibliography"/>
        <w:spacing w:line="240" w:lineRule="auto"/>
        <w:rPr>
          <w:lang w:val="en-US"/>
        </w:rPr>
      </w:pPr>
      <w:r w:rsidRPr="00A9689E">
        <w:rPr>
          <w:lang w:val="en-US"/>
        </w:rPr>
        <w:t xml:space="preserve">Chiron, F., </w:t>
      </w:r>
      <w:proofErr w:type="spellStart"/>
      <w:r w:rsidRPr="00A9689E">
        <w:rPr>
          <w:lang w:val="en-US"/>
        </w:rPr>
        <w:t>Lorrillière</w:t>
      </w:r>
      <w:proofErr w:type="spellEnd"/>
      <w:r w:rsidRPr="00A9689E">
        <w:rPr>
          <w:lang w:val="en-US"/>
        </w:rPr>
        <w:t xml:space="preserve">, R., Bessa-Gomes, C., </w:t>
      </w:r>
      <w:proofErr w:type="spellStart"/>
      <w:r w:rsidRPr="00A9689E">
        <w:rPr>
          <w:lang w:val="en-US"/>
        </w:rPr>
        <w:t>Tryjanowski</w:t>
      </w:r>
      <w:proofErr w:type="spellEnd"/>
      <w:r w:rsidRPr="00A9689E">
        <w:rPr>
          <w:lang w:val="en-US"/>
        </w:rPr>
        <w:t xml:space="preserve">, P., </w:t>
      </w:r>
      <w:proofErr w:type="spellStart"/>
      <w:r w:rsidRPr="00A9689E">
        <w:rPr>
          <w:lang w:val="en-US"/>
        </w:rPr>
        <w:t>Casanelles</w:t>
      </w:r>
      <w:proofErr w:type="spellEnd"/>
      <w:r w:rsidRPr="00A9689E">
        <w:rPr>
          <w:lang w:val="en-US"/>
        </w:rPr>
        <w:t xml:space="preserve">-Abella, J., </w:t>
      </w:r>
      <w:proofErr w:type="spellStart"/>
      <w:r w:rsidRPr="00A9689E">
        <w:rPr>
          <w:lang w:val="en-US"/>
        </w:rPr>
        <w:t>Laanisto</w:t>
      </w:r>
      <w:proofErr w:type="spellEnd"/>
      <w:r w:rsidRPr="00A9689E">
        <w:rPr>
          <w:lang w:val="en-US"/>
        </w:rPr>
        <w:t xml:space="preserve">, L., Leal, A., Van </w:t>
      </w:r>
      <w:proofErr w:type="spellStart"/>
      <w:r w:rsidRPr="00A9689E">
        <w:rPr>
          <w:lang w:val="en-US"/>
        </w:rPr>
        <w:t>Mensel</w:t>
      </w:r>
      <w:proofErr w:type="spellEnd"/>
      <w:r w:rsidRPr="00A9689E">
        <w:rPr>
          <w:lang w:val="en-US"/>
        </w:rPr>
        <w:t xml:space="preserve">, A., Moretti, M., </w:t>
      </w:r>
      <w:proofErr w:type="spellStart"/>
      <w:r w:rsidRPr="00A9689E">
        <w:rPr>
          <w:lang w:val="en-US"/>
        </w:rPr>
        <w:t>Muyshondt</w:t>
      </w:r>
      <w:proofErr w:type="spellEnd"/>
      <w:r w:rsidRPr="00A9689E">
        <w:rPr>
          <w:lang w:val="en-US"/>
        </w:rPr>
        <w:t xml:space="preserve">, B., Niinemets, Ü., </w:t>
      </w:r>
      <w:proofErr w:type="spellStart"/>
      <w:r w:rsidRPr="00A9689E">
        <w:rPr>
          <w:lang w:val="en-US"/>
        </w:rPr>
        <w:t>Ortí</w:t>
      </w:r>
      <w:proofErr w:type="spellEnd"/>
      <w:r w:rsidRPr="00A9689E">
        <w:rPr>
          <w:lang w:val="en-US"/>
        </w:rPr>
        <w:t xml:space="preserve">, M. A., Pinho, P., Samson, R., &amp; </w:t>
      </w:r>
      <w:proofErr w:type="spellStart"/>
      <w:r w:rsidRPr="00A9689E">
        <w:rPr>
          <w:lang w:val="en-US"/>
        </w:rPr>
        <w:t>Deguines</w:t>
      </w:r>
      <w:proofErr w:type="spellEnd"/>
      <w:r w:rsidRPr="00A9689E">
        <w:rPr>
          <w:lang w:val="en-US"/>
        </w:rPr>
        <w:t xml:space="preserve">, N. (2024). How do urban green space designs shape avian communities? Testing the area–heterogeneity trade-off. </w:t>
      </w:r>
      <w:r w:rsidRPr="00A9689E">
        <w:rPr>
          <w:i/>
          <w:iCs/>
          <w:lang w:val="en-US"/>
        </w:rPr>
        <w:t>Landscape and Urban Planning</w:t>
      </w:r>
      <w:r w:rsidRPr="00A9689E">
        <w:rPr>
          <w:lang w:val="en-US"/>
        </w:rPr>
        <w:t xml:space="preserve">, </w:t>
      </w:r>
      <w:r w:rsidRPr="00A9689E">
        <w:rPr>
          <w:i/>
          <w:iCs/>
          <w:lang w:val="en-US"/>
        </w:rPr>
        <w:t>242</w:t>
      </w:r>
      <w:r w:rsidRPr="00A9689E">
        <w:rPr>
          <w:lang w:val="en-US"/>
        </w:rPr>
        <w:t>, 104954. https://doi.org/10.1016/j.landurbplan.2023.104954</w:t>
      </w:r>
    </w:p>
    <w:p w14:paraId="4255BEC7" w14:textId="77777777" w:rsidR="00A9689E" w:rsidRPr="00A9689E" w:rsidRDefault="00A9689E" w:rsidP="00E818ED">
      <w:pPr>
        <w:pStyle w:val="Bibliography"/>
        <w:spacing w:line="240" w:lineRule="auto"/>
        <w:rPr>
          <w:lang w:val="en-US"/>
        </w:rPr>
      </w:pPr>
      <w:r w:rsidRPr="00A9689E">
        <w:rPr>
          <w:lang w:val="en-US"/>
        </w:rPr>
        <w:t xml:space="preserve">Chong, K. Y., Teo, S., Kurukulasuriya, B., Chung, Y. F., Rajathurai, S., &amp; Tan, H. T. W. (2014). Not all green is as good: Different effects of the natural and cultivated components of urban vegetation on bird and butterfly diversity. </w:t>
      </w:r>
      <w:r w:rsidRPr="00A9689E">
        <w:rPr>
          <w:i/>
          <w:iCs/>
          <w:lang w:val="en-US"/>
        </w:rPr>
        <w:t>Biological Conservation</w:t>
      </w:r>
      <w:r w:rsidRPr="00A9689E">
        <w:rPr>
          <w:lang w:val="en-US"/>
        </w:rPr>
        <w:t xml:space="preserve">, </w:t>
      </w:r>
      <w:r w:rsidRPr="00A9689E">
        <w:rPr>
          <w:i/>
          <w:iCs/>
          <w:lang w:val="en-US"/>
        </w:rPr>
        <w:t>171</w:t>
      </w:r>
      <w:r w:rsidRPr="00A9689E">
        <w:rPr>
          <w:lang w:val="en-US"/>
        </w:rPr>
        <w:t>, 299–309. https://doi.org/10.1016/j.biocon.2014.01.037</w:t>
      </w:r>
    </w:p>
    <w:p w14:paraId="6E849ECC" w14:textId="77777777" w:rsidR="00A9689E" w:rsidRPr="00A9689E" w:rsidRDefault="00A9689E" w:rsidP="00E818ED">
      <w:pPr>
        <w:pStyle w:val="Bibliography"/>
        <w:spacing w:line="240" w:lineRule="auto"/>
        <w:rPr>
          <w:lang w:val="en-US"/>
        </w:rPr>
      </w:pPr>
      <w:r w:rsidRPr="00A9689E">
        <w:rPr>
          <w:lang w:val="en-US"/>
        </w:rPr>
        <w:t xml:space="preserve">Christian, H.-M. (2023). The Main Drivers of Biodiversity Loss: A Brief Overview. </w:t>
      </w:r>
      <w:r w:rsidRPr="00A9689E">
        <w:rPr>
          <w:i/>
          <w:iCs/>
          <w:lang w:val="en-US"/>
        </w:rPr>
        <w:t>Journal of Ecology &amp; Natural Resources</w:t>
      </w:r>
      <w:r w:rsidRPr="00A9689E">
        <w:rPr>
          <w:lang w:val="en-US"/>
        </w:rPr>
        <w:t xml:space="preserve">, </w:t>
      </w:r>
      <w:r w:rsidRPr="00A9689E">
        <w:rPr>
          <w:i/>
          <w:iCs/>
          <w:lang w:val="en-US"/>
        </w:rPr>
        <w:t>7</w:t>
      </w:r>
      <w:r w:rsidRPr="00A9689E">
        <w:rPr>
          <w:lang w:val="en-US"/>
        </w:rPr>
        <w:t>(3). https://doi.org/10.23880/jenr-16000346</w:t>
      </w:r>
    </w:p>
    <w:p w14:paraId="70CCF563" w14:textId="77777777" w:rsidR="00A9689E" w:rsidRPr="00A9689E" w:rsidRDefault="00A9689E" w:rsidP="00E818ED">
      <w:pPr>
        <w:pStyle w:val="Bibliography"/>
        <w:spacing w:line="240" w:lineRule="auto"/>
        <w:rPr>
          <w:lang w:val="en-US"/>
        </w:rPr>
      </w:pPr>
      <w:r w:rsidRPr="00A9689E">
        <w:rPr>
          <w:lang w:val="en-US"/>
        </w:rPr>
        <w:t xml:space="preserve">City of Montreal. </w:t>
      </w:r>
      <w:r w:rsidRPr="00DD409D">
        <w:t xml:space="preserve">(2024). </w:t>
      </w:r>
      <w:r w:rsidRPr="00DD409D">
        <w:rPr>
          <w:i/>
          <w:iCs/>
        </w:rPr>
        <w:t>Plan climat 2020-2030 Ville de Montréal—État d’avancement avril 2024</w:t>
      </w:r>
      <w:r w:rsidRPr="00DD409D">
        <w:t xml:space="preserve">. </w:t>
      </w:r>
      <w:r w:rsidRPr="00A9689E">
        <w:rPr>
          <w:lang w:val="en-US"/>
        </w:rPr>
        <w:t>City of Montreal. https://mtl.ged.montreal.ca/constellio/?collection=mtlca&amp;portal=REPDOCVDM#!displayDocument/00000092918</w:t>
      </w:r>
    </w:p>
    <w:p w14:paraId="01EECBC8" w14:textId="77777777" w:rsidR="00A9689E" w:rsidRPr="00A9689E" w:rsidRDefault="00A9689E" w:rsidP="00E818ED">
      <w:pPr>
        <w:pStyle w:val="Bibliography"/>
        <w:spacing w:line="240" w:lineRule="auto"/>
        <w:rPr>
          <w:lang w:val="en-US"/>
        </w:rPr>
      </w:pPr>
      <w:proofErr w:type="spellStart"/>
      <w:r w:rsidRPr="00A9689E">
        <w:rPr>
          <w:lang w:val="en-US"/>
        </w:rPr>
        <w:t>Clergeau</w:t>
      </w:r>
      <w:proofErr w:type="spellEnd"/>
      <w:r w:rsidRPr="00A9689E">
        <w:rPr>
          <w:lang w:val="en-US"/>
        </w:rPr>
        <w:t xml:space="preserve">, P., Croci, S., </w:t>
      </w:r>
      <w:proofErr w:type="spellStart"/>
      <w:r w:rsidRPr="00A9689E">
        <w:rPr>
          <w:lang w:val="en-US"/>
        </w:rPr>
        <w:t>Jokimäki</w:t>
      </w:r>
      <w:proofErr w:type="spellEnd"/>
      <w:r w:rsidRPr="00A9689E">
        <w:rPr>
          <w:lang w:val="en-US"/>
        </w:rPr>
        <w:t xml:space="preserve">, J., </w:t>
      </w:r>
      <w:proofErr w:type="spellStart"/>
      <w:r w:rsidRPr="00A9689E">
        <w:rPr>
          <w:lang w:val="en-US"/>
        </w:rPr>
        <w:t>Kaisanlahti-Jokimäki</w:t>
      </w:r>
      <w:proofErr w:type="spellEnd"/>
      <w:r w:rsidRPr="00A9689E">
        <w:rPr>
          <w:lang w:val="en-US"/>
        </w:rPr>
        <w:t xml:space="preserve">, M.-L., &amp; </w:t>
      </w:r>
      <w:proofErr w:type="spellStart"/>
      <w:r w:rsidRPr="00A9689E">
        <w:rPr>
          <w:lang w:val="en-US"/>
        </w:rPr>
        <w:t>Dinetti</w:t>
      </w:r>
      <w:proofErr w:type="spellEnd"/>
      <w:r w:rsidRPr="00A9689E">
        <w:rPr>
          <w:lang w:val="en-US"/>
        </w:rPr>
        <w:t xml:space="preserve">, M. (2006). Avifauna </w:t>
      </w:r>
      <w:proofErr w:type="spellStart"/>
      <w:r w:rsidRPr="00A9689E">
        <w:rPr>
          <w:lang w:val="en-US"/>
        </w:rPr>
        <w:t>homogenisation</w:t>
      </w:r>
      <w:proofErr w:type="spellEnd"/>
      <w:r w:rsidRPr="00A9689E">
        <w:rPr>
          <w:lang w:val="en-US"/>
        </w:rPr>
        <w:t xml:space="preserve"> by </w:t>
      </w:r>
      <w:proofErr w:type="spellStart"/>
      <w:r w:rsidRPr="00A9689E">
        <w:rPr>
          <w:lang w:val="en-US"/>
        </w:rPr>
        <w:t>urbanisation</w:t>
      </w:r>
      <w:proofErr w:type="spellEnd"/>
      <w:r w:rsidRPr="00A9689E">
        <w:rPr>
          <w:lang w:val="en-US"/>
        </w:rPr>
        <w:t xml:space="preserve">: Analysis at different European latitudes. </w:t>
      </w:r>
      <w:r w:rsidRPr="00A9689E">
        <w:rPr>
          <w:i/>
          <w:iCs/>
          <w:lang w:val="en-US"/>
        </w:rPr>
        <w:t>Biological Conservation</w:t>
      </w:r>
      <w:r w:rsidRPr="00A9689E">
        <w:rPr>
          <w:lang w:val="en-US"/>
        </w:rPr>
        <w:t xml:space="preserve">, </w:t>
      </w:r>
      <w:r w:rsidRPr="00A9689E">
        <w:rPr>
          <w:i/>
          <w:iCs/>
          <w:lang w:val="en-US"/>
        </w:rPr>
        <w:t>127</w:t>
      </w:r>
      <w:r w:rsidRPr="00A9689E">
        <w:rPr>
          <w:lang w:val="en-US"/>
        </w:rPr>
        <w:t>(3), 336–344. https://doi.org/10.1016/j.biocon.2005.06.035</w:t>
      </w:r>
    </w:p>
    <w:p w14:paraId="410C7207" w14:textId="77777777" w:rsidR="00A9689E" w:rsidRPr="00DD409D" w:rsidRDefault="00A9689E" w:rsidP="00E818ED">
      <w:pPr>
        <w:pStyle w:val="Bibliography"/>
        <w:spacing w:line="240" w:lineRule="auto"/>
      </w:pPr>
      <w:r w:rsidRPr="00A9689E">
        <w:rPr>
          <w:lang w:val="en-US"/>
        </w:rPr>
        <w:t xml:space="preserve">Cox, D. T. C., Shanahan, D. F., Hudson, H. L., Plummer, K. E., Siriwardena, G. M., Fuller, R. A., Anderson, K., Hancock, S., &amp; Gaston, K. J. (2017). Doses of Neighborhood Nature: The Benefits for Mental Health of Living with Nature. </w:t>
      </w:r>
      <w:proofErr w:type="spellStart"/>
      <w:r w:rsidRPr="00DD409D">
        <w:rPr>
          <w:i/>
          <w:iCs/>
        </w:rPr>
        <w:t>BioScience</w:t>
      </w:r>
      <w:proofErr w:type="spellEnd"/>
      <w:r w:rsidRPr="00DD409D">
        <w:t xml:space="preserve">, </w:t>
      </w:r>
      <w:r w:rsidRPr="00DD409D">
        <w:rPr>
          <w:i/>
          <w:iCs/>
        </w:rPr>
        <w:t>67</w:t>
      </w:r>
      <w:r w:rsidRPr="00DD409D">
        <w:t>(2), 147–155. https://doi.org/10.1093/biosci/biw173</w:t>
      </w:r>
    </w:p>
    <w:p w14:paraId="157F3D21" w14:textId="77777777" w:rsidR="00A9689E" w:rsidRPr="00A9689E" w:rsidRDefault="00A9689E" w:rsidP="00E818ED">
      <w:pPr>
        <w:pStyle w:val="Bibliography"/>
        <w:spacing w:line="240" w:lineRule="auto"/>
        <w:rPr>
          <w:lang w:val="en-US"/>
        </w:rPr>
      </w:pPr>
      <w:proofErr w:type="spellStart"/>
      <w:r w:rsidRPr="00DD409D">
        <w:t>Craighead</w:t>
      </w:r>
      <w:proofErr w:type="spellEnd"/>
      <w:r w:rsidRPr="00DD409D">
        <w:t xml:space="preserve">, F., &amp; Dunstan, T. (1976). </w:t>
      </w:r>
      <w:r w:rsidRPr="00A9689E">
        <w:rPr>
          <w:i/>
          <w:iCs/>
          <w:lang w:val="en-US"/>
        </w:rPr>
        <w:t>Progress Toward Tracking Migrating Raptors by Satellite</w:t>
      </w:r>
      <w:r w:rsidRPr="00A9689E">
        <w:rPr>
          <w:lang w:val="en-US"/>
        </w:rPr>
        <w:t xml:space="preserve">. </w:t>
      </w:r>
      <w:r w:rsidRPr="00A9689E">
        <w:rPr>
          <w:i/>
          <w:iCs/>
          <w:lang w:val="en-US"/>
        </w:rPr>
        <w:t>10</w:t>
      </w:r>
      <w:r w:rsidRPr="00A9689E">
        <w:rPr>
          <w:lang w:val="en-US"/>
        </w:rPr>
        <w:t>(4), 112–119.</w:t>
      </w:r>
    </w:p>
    <w:p w14:paraId="4D58E983" w14:textId="77777777" w:rsidR="00A9689E" w:rsidRPr="00A9689E" w:rsidRDefault="00A9689E" w:rsidP="00E818ED">
      <w:pPr>
        <w:pStyle w:val="Bibliography"/>
        <w:spacing w:line="240" w:lineRule="auto"/>
        <w:rPr>
          <w:lang w:val="en-US"/>
        </w:rPr>
      </w:pPr>
      <w:r w:rsidRPr="00A9689E">
        <w:rPr>
          <w:lang w:val="en-US"/>
        </w:rPr>
        <w:t xml:space="preserve">Cull, C. A., Guest, M. J., Frei, B., &amp; Ziter, C. D. (2025). Human recreational activity does not influence open cup avian nest survival in urban green spaces. </w:t>
      </w:r>
      <w:r w:rsidRPr="00A9689E">
        <w:rPr>
          <w:i/>
          <w:iCs/>
          <w:lang w:val="en-US"/>
        </w:rPr>
        <w:t>Urban Ecosystems</w:t>
      </w:r>
      <w:r w:rsidRPr="00A9689E">
        <w:rPr>
          <w:lang w:val="en-US"/>
        </w:rPr>
        <w:t xml:space="preserve">, </w:t>
      </w:r>
      <w:r w:rsidRPr="00A9689E">
        <w:rPr>
          <w:i/>
          <w:iCs/>
          <w:lang w:val="en-US"/>
        </w:rPr>
        <w:t>28</w:t>
      </w:r>
      <w:r w:rsidRPr="00A9689E">
        <w:rPr>
          <w:lang w:val="en-US"/>
        </w:rPr>
        <w:t>(2), 24. https://doi.org/10.1007/s11252-024-01669-0</w:t>
      </w:r>
    </w:p>
    <w:p w14:paraId="67032E37" w14:textId="77777777" w:rsidR="00A9689E" w:rsidRPr="00A9689E" w:rsidRDefault="00A9689E" w:rsidP="00E818ED">
      <w:pPr>
        <w:pStyle w:val="Bibliography"/>
        <w:spacing w:line="240" w:lineRule="auto"/>
        <w:rPr>
          <w:lang w:val="en-US"/>
        </w:rPr>
      </w:pPr>
      <w:r w:rsidRPr="00A9689E">
        <w:rPr>
          <w:lang w:val="en-US"/>
        </w:rPr>
        <w:t xml:space="preserve">Cunningham, S. J., Gardner, J. L., &amp; Martin, R. O. (2021). Opportunity costs and the response of birds and mammals to climate warming. </w:t>
      </w:r>
      <w:r w:rsidRPr="00A9689E">
        <w:rPr>
          <w:i/>
          <w:iCs/>
          <w:lang w:val="en-US"/>
        </w:rPr>
        <w:t>Frontiers in Ecology and the Environment</w:t>
      </w:r>
      <w:r w:rsidRPr="00A9689E">
        <w:rPr>
          <w:lang w:val="en-US"/>
        </w:rPr>
        <w:t xml:space="preserve">, </w:t>
      </w:r>
      <w:r w:rsidRPr="00A9689E">
        <w:rPr>
          <w:i/>
          <w:iCs/>
          <w:lang w:val="en-US"/>
        </w:rPr>
        <w:t>19</w:t>
      </w:r>
      <w:r w:rsidRPr="00A9689E">
        <w:rPr>
          <w:lang w:val="en-US"/>
        </w:rPr>
        <w:t>(5), 300–307. https://doi.org/10.1002/fee.2324</w:t>
      </w:r>
    </w:p>
    <w:p w14:paraId="0010D5D7" w14:textId="77777777" w:rsidR="00A9689E" w:rsidRPr="00A9689E" w:rsidRDefault="00A9689E" w:rsidP="00E818ED">
      <w:pPr>
        <w:pStyle w:val="Bibliography"/>
        <w:spacing w:line="240" w:lineRule="auto"/>
        <w:rPr>
          <w:lang w:val="en-US"/>
        </w:rPr>
      </w:pPr>
      <w:r w:rsidRPr="00A9689E">
        <w:rPr>
          <w:lang w:val="en-US"/>
        </w:rPr>
        <w:t xml:space="preserve">Dale, S. (2018). Urban bird community composition influenced by size of urban green spaces, presence of native forest, and urbanization. </w:t>
      </w:r>
      <w:r w:rsidRPr="00A9689E">
        <w:rPr>
          <w:i/>
          <w:iCs/>
          <w:lang w:val="en-US"/>
        </w:rPr>
        <w:t>Urban Ecosystems</w:t>
      </w:r>
      <w:r w:rsidRPr="00A9689E">
        <w:rPr>
          <w:lang w:val="en-US"/>
        </w:rPr>
        <w:t xml:space="preserve">, </w:t>
      </w:r>
      <w:r w:rsidRPr="00A9689E">
        <w:rPr>
          <w:i/>
          <w:iCs/>
          <w:lang w:val="en-US"/>
        </w:rPr>
        <w:t>21</w:t>
      </w:r>
      <w:r w:rsidRPr="00A9689E">
        <w:rPr>
          <w:lang w:val="en-US"/>
        </w:rPr>
        <w:t>(1), 1–14. https://doi.org/10.1007/s11252-017-0706-x</w:t>
      </w:r>
    </w:p>
    <w:p w14:paraId="20E85520" w14:textId="77777777" w:rsidR="00A9689E" w:rsidRPr="00A9689E" w:rsidRDefault="00A9689E" w:rsidP="00E818ED">
      <w:pPr>
        <w:pStyle w:val="Bibliography"/>
        <w:spacing w:line="240" w:lineRule="auto"/>
        <w:rPr>
          <w:lang w:val="en-US"/>
        </w:rPr>
      </w:pPr>
      <w:r w:rsidRPr="00A9689E">
        <w:rPr>
          <w:lang w:val="en-US"/>
        </w:rPr>
        <w:t xml:space="preserve">Davies, S., Beck, M. L., &amp; Sewall, K. B. (2018). Territorial aggression in urban and rural Song Sparrows is correlated with corticosterone, but not testosterone. </w:t>
      </w:r>
      <w:r w:rsidRPr="00A9689E">
        <w:rPr>
          <w:i/>
          <w:iCs/>
          <w:lang w:val="en-US"/>
        </w:rPr>
        <w:t>Hormones and Behavior</w:t>
      </w:r>
      <w:r w:rsidRPr="00A9689E">
        <w:rPr>
          <w:lang w:val="en-US"/>
        </w:rPr>
        <w:t xml:space="preserve">, </w:t>
      </w:r>
      <w:r w:rsidRPr="00A9689E">
        <w:rPr>
          <w:i/>
          <w:iCs/>
          <w:lang w:val="en-US"/>
        </w:rPr>
        <w:t>98</w:t>
      </w:r>
      <w:r w:rsidRPr="00A9689E">
        <w:rPr>
          <w:lang w:val="en-US"/>
        </w:rPr>
        <w:t>, 8–15. https://doi.org/10.1016/j.yhbeh.2017.11.010</w:t>
      </w:r>
    </w:p>
    <w:p w14:paraId="0C167310" w14:textId="77777777" w:rsidR="00A9689E" w:rsidRPr="00A9689E" w:rsidRDefault="00A9689E" w:rsidP="00E818ED">
      <w:pPr>
        <w:pStyle w:val="Bibliography"/>
        <w:spacing w:line="240" w:lineRule="auto"/>
        <w:rPr>
          <w:lang w:val="en-US"/>
        </w:rPr>
      </w:pPr>
      <w:r w:rsidRPr="00A9689E">
        <w:rPr>
          <w:lang w:val="en-US"/>
        </w:rPr>
        <w:t xml:space="preserve">Dawson, W. R., Marsh, R. L., &amp; </w:t>
      </w:r>
      <w:proofErr w:type="spellStart"/>
      <w:r w:rsidRPr="00A9689E">
        <w:rPr>
          <w:lang w:val="en-US"/>
        </w:rPr>
        <w:t>Yacoe</w:t>
      </w:r>
      <w:proofErr w:type="spellEnd"/>
      <w:r w:rsidRPr="00A9689E">
        <w:rPr>
          <w:lang w:val="en-US"/>
        </w:rPr>
        <w:t xml:space="preserve">, M. E. (1983). </w:t>
      </w:r>
      <w:r w:rsidRPr="00A9689E">
        <w:rPr>
          <w:i/>
          <w:iCs/>
          <w:lang w:val="en-US"/>
        </w:rPr>
        <w:t>Metabolic adjustments of small passerine birds for migration and cold</w:t>
      </w:r>
      <w:r w:rsidRPr="00A9689E">
        <w:rPr>
          <w:lang w:val="en-US"/>
        </w:rPr>
        <w:t xml:space="preserve">. </w:t>
      </w:r>
      <w:r w:rsidRPr="00A9689E">
        <w:rPr>
          <w:i/>
          <w:iCs/>
          <w:lang w:val="en-US"/>
        </w:rPr>
        <w:t>245</w:t>
      </w:r>
      <w:r w:rsidRPr="00A9689E">
        <w:rPr>
          <w:lang w:val="en-US"/>
        </w:rPr>
        <w:t>(6), R755–R767. https://doi.org/10.1152/ajpregu.1983.245.6.R755</w:t>
      </w:r>
    </w:p>
    <w:p w14:paraId="5448E409" w14:textId="77777777" w:rsidR="00A9689E" w:rsidRPr="00A9689E" w:rsidRDefault="00A9689E" w:rsidP="00E818ED">
      <w:pPr>
        <w:pStyle w:val="Bibliography"/>
        <w:spacing w:line="240" w:lineRule="auto"/>
        <w:rPr>
          <w:lang w:val="en-US"/>
        </w:rPr>
      </w:pPr>
      <w:proofErr w:type="spellStart"/>
      <w:r w:rsidRPr="00A9689E">
        <w:rPr>
          <w:lang w:val="en-US"/>
        </w:rPr>
        <w:t>DeCandido</w:t>
      </w:r>
      <w:proofErr w:type="spellEnd"/>
      <w:r w:rsidRPr="00A9689E">
        <w:rPr>
          <w:lang w:val="en-US"/>
        </w:rPr>
        <w:t xml:space="preserve">, R., &amp; Allen, D. (2006). NOCTURNAL HUNTING BY PEREGRINE FALCONS AT THE EMPIRE STATE BUILDING, NEW YORK CITY. </w:t>
      </w:r>
      <w:r w:rsidRPr="00A9689E">
        <w:rPr>
          <w:i/>
          <w:iCs/>
          <w:lang w:val="en-US"/>
        </w:rPr>
        <w:t>The Wilson Journal of Ornithology</w:t>
      </w:r>
      <w:r w:rsidRPr="00A9689E">
        <w:rPr>
          <w:lang w:val="en-US"/>
        </w:rPr>
        <w:t xml:space="preserve">, </w:t>
      </w:r>
      <w:r w:rsidRPr="00A9689E">
        <w:rPr>
          <w:i/>
          <w:iCs/>
          <w:lang w:val="en-US"/>
        </w:rPr>
        <w:t>118</w:t>
      </w:r>
      <w:r w:rsidRPr="00A9689E">
        <w:rPr>
          <w:lang w:val="en-US"/>
        </w:rPr>
        <w:t>(1), 53–58. https://doi.org/10.1676/1559-4491(2006)118%255B0053:NHBPFA%255D2.0.CO;2</w:t>
      </w:r>
    </w:p>
    <w:p w14:paraId="0B610218" w14:textId="77777777" w:rsidR="00A9689E" w:rsidRPr="00A9689E" w:rsidRDefault="00A9689E" w:rsidP="00E818ED">
      <w:pPr>
        <w:pStyle w:val="Bibliography"/>
        <w:spacing w:line="240" w:lineRule="auto"/>
        <w:rPr>
          <w:lang w:val="en-US"/>
        </w:rPr>
      </w:pPr>
      <w:r w:rsidRPr="00A9689E">
        <w:rPr>
          <w:lang w:val="en-US"/>
        </w:rPr>
        <w:t xml:space="preserve">Deguise, I. E., &amp; Kerr, J. T. (2006). Protected Areas and Prospects for Endangered Species Conservation in Canada. </w:t>
      </w:r>
      <w:r w:rsidRPr="00A9689E">
        <w:rPr>
          <w:i/>
          <w:iCs/>
          <w:lang w:val="en-US"/>
        </w:rPr>
        <w:t>Conservation Biology</w:t>
      </w:r>
      <w:r w:rsidRPr="00A9689E">
        <w:rPr>
          <w:lang w:val="en-US"/>
        </w:rPr>
        <w:t xml:space="preserve">, </w:t>
      </w:r>
      <w:r w:rsidRPr="00A9689E">
        <w:rPr>
          <w:i/>
          <w:iCs/>
          <w:lang w:val="en-US"/>
        </w:rPr>
        <w:t>20</w:t>
      </w:r>
      <w:r w:rsidRPr="00A9689E">
        <w:rPr>
          <w:lang w:val="en-US"/>
        </w:rPr>
        <w:t>(1). https://conbio.onlinelibrary.wiley.com/doi/10.1111/j.1523-1739.2005.00274.x</w:t>
      </w:r>
    </w:p>
    <w:p w14:paraId="2399F783" w14:textId="77777777" w:rsidR="00A9689E" w:rsidRPr="00A9689E" w:rsidRDefault="00A9689E" w:rsidP="00E818ED">
      <w:pPr>
        <w:pStyle w:val="Bibliography"/>
        <w:spacing w:line="240" w:lineRule="auto"/>
        <w:rPr>
          <w:lang w:val="en-US"/>
        </w:rPr>
      </w:pPr>
      <w:r w:rsidRPr="00A9689E">
        <w:rPr>
          <w:lang w:val="en-US"/>
        </w:rPr>
        <w:t xml:space="preserve">Deppe, J. L., &amp; Rotenberry, J. T. (2008). SCALE-DEPENDENT HABITAT USE BY FALL MIGRATORY BIRDS: VEGETATION STRUCTURE, FLORISTICS, AND GEOGRAPHY. </w:t>
      </w:r>
      <w:r w:rsidRPr="00A9689E">
        <w:rPr>
          <w:i/>
          <w:iCs/>
          <w:lang w:val="en-US"/>
        </w:rPr>
        <w:t>Ecological Monographs</w:t>
      </w:r>
      <w:r w:rsidRPr="00A9689E">
        <w:rPr>
          <w:lang w:val="en-US"/>
        </w:rPr>
        <w:t xml:space="preserve">, </w:t>
      </w:r>
      <w:r w:rsidRPr="00A9689E">
        <w:rPr>
          <w:i/>
          <w:iCs/>
          <w:lang w:val="en-US"/>
        </w:rPr>
        <w:t>78</w:t>
      </w:r>
      <w:r w:rsidRPr="00A9689E">
        <w:rPr>
          <w:lang w:val="en-US"/>
        </w:rPr>
        <w:t>(3), 461–487. https://doi.org/10.1890/07-0163.1</w:t>
      </w:r>
    </w:p>
    <w:p w14:paraId="64B9172F" w14:textId="77777777" w:rsidR="00A9689E" w:rsidRPr="00A9689E" w:rsidRDefault="00A9689E" w:rsidP="00E818ED">
      <w:pPr>
        <w:pStyle w:val="Bibliography"/>
        <w:spacing w:line="240" w:lineRule="auto"/>
        <w:rPr>
          <w:lang w:val="en-US"/>
        </w:rPr>
      </w:pPr>
      <w:r w:rsidRPr="00A9689E">
        <w:rPr>
          <w:lang w:val="en-US"/>
        </w:rPr>
        <w:t xml:space="preserve">Deshpande, P., Lehikoinen, P., Thorogood, R., &amp; Lehikoinen, A. (2022). Snow depth drives habitat selection by overwintering birds in built‐up areas, farmlands and forests. </w:t>
      </w:r>
      <w:r w:rsidRPr="00A9689E">
        <w:rPr>
          <w:i/>
          <w:iCs/>
          <w:lang w:val="en-US"/>
        </w:rPr>
        <w:t>Journal of Biogeography</w:t>
      </w:r>
      <w:r w:rsidRPr="00A9689E">
        <w:rPr>
          <w:lang w:val="en-US"/>
        </w:rPr>
        <w:t xml:space="preserve">, </w:t>
      </w:r>
      <w:r w:rsidRPr="00A9689E">
        <w:rPr>
          <w:i/>
          <w:iCs/>
          <w:lang w:val="en-US"/>
        </w:rPr>
        <w:t>49</w:t>
      </w:r>
      <w:r w:rsidRPr="00A9689E">
        <w:rPr>
          <w:lang w:val="en-US"/>
        </w:rPr>
        <w:t>(4), 630–639. https://doi.org/10.1111/jbi.14326</w:t>
      </w:r>
    </w:p>
    <w:p w14:paraId="2BBB4190" w14:textId="77777777" w:rsidR="00A9689E" w:rsidRPr="00A9689E" w:rsidRDefault="00A9689E" w:rsidP="00E818ED">
      <w:pPr>
        <w:pStyle w:val="Bibliography"/>
        <w:spacing w:line="240" w:lineRule="auto"/>
        <w:rPr>
          <w:lang w:val="en-US"/>
        </w:rPr>
      </w:pPr>
      <w:r w:rsidRPr="00A9689E">
        <w:rPr>
          <w:lang w:val="en-US"/>
        </w:rPr>
        <w:t xml:space="preserve">DeVries, M. S., &amp; Jawor, J. M. (2013). Natural variation in circulating testosterone does not predict nestling provisioning rates in the northern cardinal, </w:t>
      </w:r>
      <w:r w:rsidRPr="00A9689E">
        <w:rPr>
          <w:i/>
          <w:iCs/>
          <w:lang w:val="en-US"/>
        </w:rPr>
        <w:t xml:space="preserve">Cardinalis </w:t>
      </w:r>
      <w:proofErr w:type="spellStart"/>
      <w:r w:rsidRPr="00A9689E">
        <w:rPr>
          <w:i/>
          <w:iCs/>
          <w:lang w:val="en-US"/>
        </w:rPr>
        <w:t>cardinalis</w:t>
      </w:r>
      <w:proofErr w:type="spellEnd"/>
      <w:r w:rsidRPr="00A9689E">
        <w:rPr>
          <w:lang w:val="en-US"/>
        </w:rPr>
        <w:t xml:space="preserve">.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85</w:t>
      </w:r>
      <w:r w:rsidRPr="00A9689E">
        <w:rPr>
          <w:lang w:val="en-US"/>
        </w:rPr>
        <w:t>(5), 957–965. https://doi.org/10.1016/j.anbehav.2013.02.019</w:t>
      </w:r>
    </w:p>
    <w:p w14:paraId="49CF02D6" w14:textId="77777777" w:rsidR="00A9689E" w:rsidRPr="00A9689E" w:rsidRDefault="00A9689E" w:rsidP="00E818ED">
      <w:pPr>
        <w:pStyle w:val="Bibliography"/>
        <w:spacing w:line="240" w:lineRule="auto"/>
        <w:rPr>
          <w:lang w:val="en-US"/>
        </w:rPr>
      </w:pPr>
      <w:r w:rsidRPr="00A9689E">
        <w:rPr>
          <w:lang w:val="en-US"/>
        </w:rPr>
        <w:t xml:space="preserve">Dinh, K. V., Albini, D., Orr, J. A., Macaulay, S. J., </w:t>
      </w:r>
      <w:proofErr w:type="spellStart"/>
      <w:r w:rsidRPr="00A9689E">
        <w:rPr>
          <w:lang w:val="en-US"/>
        </w:rPr>
        <w:t>Rillig</w:t>
      </w:r>
      <w:proofErr w:type="spellEnd"/>
      <w:r w:rsidRPr="00A9689E">
        <w:rPr>
          <w:lang w:val="en-US"/>
        </w:rPr>
        <w:t xml:space="preserve">, M. C., </w:t>
      </w:r>
      <w:proofErr w:type="spellStart"/>
      <w:r w:rsidRPr="00A9689E">
        <w:rPr>
          <w:lang w:val="en-US"/>
        </w:rPr>
        <w:t>Borgå</w:t>
      </w:r>
      <w:proofErr w:type="spellEnd"/>
      <w:r w:rsidRPr="00A9689E">
        <w:rPr>
          <w:lang w:val="en-US"/>
        </w:rPr>
        <w:t xml:space="preserve">, K., &amp; Jackson, M. C. (2023). Winter is </w:t>
      </w:r>
      <w:proofErr w:type="gramStart"/>
      <w:r w:rsidRPr="00A9689E">
        <w:rPr>
          <w:lang w:val="en-US"/>
        </w:rPr>
        <w:t>coming:</w:t>
      </w:r>
      <w:proofErr w:type="gramEnd"/>
      <w:r w:rsidRPr="00A9689E">
        <w:rPr>
          <w:lang w:val="en-US"/>
        </w:rPr>
        <w:t xml:space="preserve"> Interactions of multiple stressors in winter and implications for the natural world. </w:t>
      </w:r>
      <w:r w:rsidRPr="00A9689E">
        <w:rPr>
          <w:i/>
          <w:iCs/>
          <w:lang w:val="en-US"/>
        </w:rPr>
        <w:t>Global Change Biology</w:t>
      </w:r>
      <w:r w:rsidRPr="00A9689E">
        <w:rPr>
          <w:lang w:val="en-US"/>
        </w:rPr>
        <w:t xml:space="preserve">, </w:t>
      </w:r>
      <w:r w:rsidRPr="00A9689E">
        <w:rPr>
          <w:i/>
          <w:iCs/>
          <w:lang w:val="en-US"/>
        </w:rPr>
        <w:t>29</w:t>
      </w:r>
      <w:r w:rsidRPr="00A9689E">
        <w:rPr>
          <w:lang w:val="en-US"/>
        </w:rPr>
        <w:t>(24), 6834–6845. https://doi.org/10.1111/gcb.16956</w:t>
      </w:r>
    </w:p>
    <w:p w14:paraId="25AC9732" w14:textId="77777777" w:rsidR="00A9689E" w:rsidRPr="00A9689E" w:rsidRDefault="00A9689E" w:rsidP="00E818ED">
      <w:pPr>
        <w:pStyle w:val="Bibliography"/>
        <w:spacing w:line="240" w:lineRule="auto"/>
        <w:rPr>
          <w:lang w:val="en-US"/>
        </w:rPr>
      </w:pPr>
      <w:r w:rsidRPr="00A9689E">
        <w:rPr>
          <w:lang w:val="en-US"/>
        </w:rPr>
        <w:t xml:space="preserve">Dunn, J. C., Morris, A. J., Grice, P. V., &amp; Peach, W. J. (2021). Effects of seed-rich habitat provision on territory density, home range and breeding performance of European Turtle Doves </w:t>
      </w:r>
      <w:proofErr w:type="spellStart"/>
      <w:r w:rsidRPr="00A9689E">
        <w:rPr>
          <w:i/>
          <w:iCs/>
          <w:lang w:val="en-US"/>
        </w:rPr>
        <w:t>Streptopelia</w:t>
      </w:r>
      <w:proofErr w:type="spellEnd"/>
      <w:r w:rsidRPr="00A9689E">
        <w:rPr>
          <w:i/>
          <w:iCs/>
          <w:lang w:val="en-US"/>
        </w:rPr>
        <w:t xml:space="preserve"> </w:t>
      </w:r>
      <w:proofErr w:type="spellStart"/>
      <w:r w:rsidRPr="00A9689E">
        <w:rPr>
          <w:i/>
          <w:iCs/>
          <w:lang w:val="en-US"/>
        </w:rPr>
        <w:t>turtur</w:t>
      </w:r>
      <w:proofErr w:type="spellEnd"/>
      <w:r w:rsidRPr="00A9689E">
        <w:rPr>
          <w:lang w:val="en-US"/>
        </w:rPr>
        <w:t xml:space="preserve">. </w:t>
      </w:r>
      <w:r w:rsidRPr="00A9689E">
        <w:rPr>
          <w:i/>
          <w:iCs/>
          <w:lang w:val="en-US"/>
        </w:rPr>
        <w:t>Bird Conservation International</w:t>
      </w:r>
      <w:r w:rsidRPr="00A9689E">
        <w:rPr>
          <w:lang w:val="en-US"/>
        </w:rPr>
        <w:t xml:space="preserve">, </w:t>
      </w:r>
      <w:r w:rsidRPr="00A9689E">
        <w:rPr>
          <w:i/>
          <w:iCs/>
          <w:lang w:val="en-US"/>
        </w:rPr>
        <w:t>31</w:t>
      </w:r>
      <w:r w:rsidRPr="00A9689E">
        <w:rPr>
          <w:lang w:val="en-US"/>
        </w:rPr>
        <w:t>(4), 620–639. https://doi.org/10.1017/S0959270920000635</w:t>
      </w:r>
    </w:p>
    <w:p w14:paraId="69312FA1" w14:textId="77777777" w:rsidR="00A9689E" w:rsidRPr="00A9689E" w:rsidRDefault="00A9689E" w:rsidP="00E818ED">
      <w:pPr>
        <w:pStyle w:val="Bibliography"/>
        <w:spacing w:line="240" w:lineRule="auto"/>
        <w:rPr>
          <w:lang w:val="en-US"/>
        </w:rPr>
      </w:pPr>
      <w:r w:rsidRPr="00A9689E">
        <w:rPr>
          <w:lang w:val="en-US"/>
        </w:rPr>
        <w:t xml:space="preserve">Dupras, J., &amp; Alam, M. (2015). Urban Sprawl and Ecosystem Services: A Half Century Perspective in the Montreal Area (Quebec, Canada). </w:t>
      </w:r>
      <w:r w:rsidRPr="00A9689E">
        <w:rPr>
          <w:i/>
          <w:iCs/>
          <w:lang w:val="en-US"/>
        </w:rPr>
        <w:t>Journal of Environmental Policy &amp; Planning</w:t>
      </w:r>
      <w:r w:rsidRPr="00A9689E">
        <w:rPr>
          <w:lang w:val="en-US"/>
        </w:rPr>
        <w:t xml:space="preserve">, </w:t>
      </w:r>
      <w:r w:rsidRPr="00A9689E">
        <w:rPr>
          <w:i/>
          <w:iCs/>
          <w:lang w:val="en-US"/>
        </w:rPr>
        <w:t>17</w:t>
      </w:r>
      <w:r w:rsidRPr="00A9689E">
        <w:rPr>
          <w:lang w:val="en-US"/>
        </w:rPr>
        <w:t>(2), 180–200. https://doi.org/10.1080/1523908X.2014.927755</w:t>
      </w:r>
    </w:p>
    <w:p w14:paraId="1EFD24DB" w14:textId="77777777" w:rsidR="00A9689E" w:rsidRPr="00A9689E" w:rsidRDefault="00A9689E" w:rsidP="00E818ED">
      <w:pPr>
        <w:pStyle w:val="Bibliography"/>
        <w:spacing w:line="240" w:lineRule="auto"/>
        <w:rPr>
          <w:lang w:val="en-US"/>
        </w:rPr>
      </w:pPr>
      <w:r w:rsidRPr="00A9689E">
        <w:rPr>
          <w:lang w:val="en-US"/>
        </w:rPr>
        <w:t xml:space="preserve">Duren, A. M., Williams, C. K., &amp; </w:t>
      </w:r>
      <w:proofErr w:type="spellStart"/>
      <w:r w:rsidRPr="00A9689E">
        <w:rPr>
          <w:lang w:val="en-US"/>
        </w:rPr>
        <w:t>D’amico</w:t>
      </w:r>
      <w:proofErr w:type="spellEnd"/>
      <w:r w:rsidRPr="00A9689E">
        <w:rPr>
          <w:lang w:val="en-US"/>
        </w:rPr>
        <w:t xml:space="preserve">, V. (2017). Microhabitat Factors Associated with Occupancy of Songbirds in Suburban Forest Fragments in the Eastern United States. </w:t>
      </w:r>
      <w:r w:rsidRPr="00A9689E">
        <w:rPr>
          <w:i/>
          <w:iCs/>
          <w:lang w:val="en-US"/>
        </w:rPr>
        <w:t>The American Midland Naturalist</w:t>
      </w:r>
      <w:r w:rsidRPr="00A9689E">
        <w:rPr>
          <w:lang w:val="en-US"/>
        </w:rPr>
        <w:t xml:space="preserve">, </w:t>
      </w:r>
      <w:r w:rsidRPr="00A9689E">
        <w:rPr>
          <w:i/>
          <w:iCs/>
          <w:lang w:val="en-US"/>
        </w:rPr>
        <w:t>178</w:t>
      </w:r>
      <w:r w:rsidRPr="00A9689E">
        <w:rPr>
          <w:lang w:val="en-US"/>
        </w:rPr>
        <w:t>(2), 189–202. https://doi.org/10.1674/0003-0031-178.2.189</w:t>
      </w:r>
    </w:p>
    <w:p w14:paraId="707BB894" w14:textId="77777777" w:rsidR="00A9689E" w:rsidRPr="00A9689E" w:rsidRDefault="00A9689E" w:rsidP="00E818ED">
      <w:pPr>
        <w:pStyle w:val="Bibliography"/>
        <w:spacing w:line="240" w:lineRule="auto"/>
        <w:rPr>
          <w:lang w:val="en-US"/>
        </w:rPr>
      </w:pPr>
      <w:r w:rsidRPr="00A9689E">
        <w:rPr>
          <w:lang w:val="en-US"/>
        </w:rPr>
        <w:t xml:space="preserve">Elliott, J., Brogan, J., Lee, S. L., Drouillard, K. G., &amp; Elliott, K. H. (2015). PBDEs and other POPs in urban birds of prey partly explained by trophic level and carbon source. </w:t>
      </w:r>
      <w:r w:rsidRPr="00A9689E">
        <w:rPr>
          <w:i/>
          <w:iCs/>
          <w:lang w:val="en-US"/>
        </w:rPr>
        <w:t>Science of The Total Environment</w:t>
      </w:r>
      <w:r w:rsidRPr="00A9689E">
        <w:rPr>
          <w:lang w:val="en-US"/>
        </w:rPr>
        <w:t xml:space="preserve">, </w:t>
      </w:r>
      <w:r w:rsidRPr="00A9689E">
        <w:rPr>
          <w:i/>
          <w:iCs/>
          <w:lang w:val="en-US"/>
        </w:rPr>
        <w:t>524–525</w:t>
      </w:r>
      <w:r w:rsidRPr="00A9689E">
        <w:rPr>
          <w:lang w:val="en-US"/>
        </w:rPr>
        <w:t>, 157–165. https://doi.org/10.1016/j.scitotenv.2015.04.008</w:t>
      </w:r>
    </w:p>
    <w:p w14:paraId="5564E97F" w14:textId="77777777" w:rsidR="00A9689E" w:rsidRPr="00A9689E" w:rsidRDefault="00A9689E" w:rsidP="00E818ED">
      <w:pPr>
        <w:pStyle w:val="Bibliography"/>
        <w:spacing w:line="240" w:lineRule="auto"/>
        <w:rPr>
          <w:lang w:val="en-US"/>
        </w:rPr>
      </w:pPr>
      <w:r w:rsidRPr="00A9689E">
        <w:rPr>
          <w:lang w:val="en-US"/>
        </w:rPr>
        <w:t xml:space="preserve">Elliott, J., Wilson, L. K., &amp; Wakeford, B. (2005). Polybrominated Diphenyl Ether Trends in Eggs of Marine and Freshwater Birds from British Columbia, Canada, 1979−2002. </w:t>
      </w:r>
      <w:r w:rsidRPr="00A9689E">
        <w:rPr>
          <w:i/>
          <w:iCs/>
          <w:lang w:val="en-US"/>
        </w:rPr>
        <w:t>Environmental Science &amp; Technology</w:t>
      </w:r>
      <w:r w:rsidRPr="00A9689E">
        <w:rPr>
          <w:lang w:val="en-US"/>
        </w:rPr>
        <w:t xml:space="preserve">, </w:t>
      </w:r>
      <w:r w:rsidRPr="00A9689E">
        <w:rPr>
          <w:i/>
          <w:iCs/>
          <w:lang w:val="en-US"/>
        </w:rPr>
        <w:t>39</w:t>
      </w:r>
      <w:r w:rsidRPr="00A9689E">
        <w:rPr>
          <w:lang w:val="en-US"/>
        </w:rPr>
        <w:t>(15), 5584–5591. https://doi.org/10.1021/es050496q</w:t>
      </w:r>
    </w:p>
    <w:p w14:paraId="1B5E7DFD" w14:textId="77777777" w:rsidR="00A9689E" w:rsidRPr="00A9689E" w:rsidRDefault="00A9689E" w:rsidP="00E818ED">
      <w:pPr>
        <w:pStyle w:val="Bibliography"/>
        <w:spacing w:line="240" w:lineRule="auto"/>
        <w:rPr>
          <w:lang w:val="en-US"/>
        </w:rPr>
      </w:pPr>
      <w:r w:rsidRPr="00A9689E">
        <w:rPr>
          <w:lang w:val="en-US"/>
        </w:rPr>
        <w:t xml:space="preserve">Elliott, Woo, K. J., &amp; Benvenuti, S. (2009). Do activity costs determine foraging tactics for an arctic seabird? </w:t>
      </w:r>
      <w:r w:rsidRPr="00A9689E">
        <w:rPr>
          <w:i/>
          <w:iCs/>
          <w:lang w:val="en-US"/>
        </w:rPr>
        <w:t>Marine Biology</w:t>
      </w:r>
      <w:r w:rsidRPr="00A9689E">
        <w:rPr>
          <w:lang w:val="en-US"/>
        </w:rPr>
        <w:t xml:space="preserve">, </w:t>
      </w:r>
      <w:r w:rsidRPr="00A9689E">
        <w:rPr>
          <w:i/>
          <w:iCs/>
          <w:lang w:val="en-US"/>
        </w:rPr>
        <w:t>156</w:t>
      </w:r>
      <w:r w:rsidRPr="00A9689E">
        <w:rPr>
          <w:lang w:val="en-US"/>
        </w:rPr>
        <w:t>(9), 1809–1816. https://doi.org/10.1007/s00227-009-1214-1</w:t>
      </w:r>
    </w:p>
    <w:p w14:paraId="13140604" w14:textId="77777777" w:rsidR="00A9689E" w:rsidRPr="00A9689E" w:rsidRDefault="00A9689E" w:rsidP="00E818ED">
      <w:pPr>
        <w:pStyle w:val="Bibliography"/>
        <w:spacing w:line="240" w:lineRule="auto"/>
        <w:rPr>
          <w:lang w:val="en-US"/>
        </w:rPr>
      </w:pPr>
      <w:r w:rsidRPr="00A9689E">
        <w:rPr>
          <w:lang w:val="en-US"/>
        </w:rPr>
        <w:t xml:space="preserve">Elmqvist, T., </w:t>
      </w:r>
      <w:proofErr w:type="spellStart"/>
      <w:r w:rsidRPr="00A9689E">
        <w:rPr>
          <w:lang w:val="en-US"/>
        </w:rPr>
        <w:t>Fragkias</w:t>
      </w:r>
      <w:proofErr w:type="spellEnd"/>
      <w:r w:rsidRPr="00A9689E">
        <w:rPr>
          <w:lang w:val="en-US"/>
        </w:rPr>
        <w:t xml:space="preserve">, M., Goodness, J., </w:t>
      </w:r>
      <w:proofErr w:type="spellStart"/>
      <w:r w:rsidRPr="00A9689E">
        <w:rPr>
          <w:lang w:val="en-US"/>
        </w:rPr>
        <w:t>Güneralp</w:t>
      </w:r>
      <w:proofErr w:type="spellEnd"/>
      <w:r w:rsidRPr="00A9689E">
        <w:rPr>
          <w:lang w:val="en-US"/>
        </w:rPr>
        <w:t xml:space="preserve">, B., </w:t>
      </w:r>
      <w:proofErr w:type="spellStart"/>
      <w:r w:rsidRPr="00A9689E">
        <w:rPr>
          <w:lang w:val="en-US"/>
        </w:rPr>
        <w:t>Marcotullio</w:t>
      </w:r>
      <w:proofErr w:type="spellEnd"/>
      <w:r w:rsidRPr="00A9689E">
        <w:rPr>
          <w:lang w:val="en-US"/>
        </w:rPr>
        <w:t xml:space="preserve">, P. J., McDonald, R. I., Parnell, S., </w:t>
      </w:r>
      <w:proofErr w:type="spellStart"/>
      <w:r w:rsidRPr="00A9689E">
        <w:rPr>
          <w:lang w:val="en-US"/>
        </w:rPr>
        <w:t>Schewenius</w:t>
      </w:r>
      <w:proofErr w:type="spellEnd"/>
      <w:r w:rsidRPr="00A9689E">
        <w:rPr>
          <w:lang w:val="en-US"/>
        </w:rPr>
        <w:t xml:space="preserve">, M., </w:t>
      </w:r>
      <w:proofErr w:type="spellStart"/>
      <w:r w:rsidRPr="00A9689E">
        <w:rPr>
          <w:lang w:val="en-US"/>
        </w:rPr>
        <w:t>Sendstad</w:t>
      </w:r>
      <w:proofErr w:type="spellEnd"/>
      <w:r w:rsidRPr="00A9689E">
        <w:rPr>
          <w:lang w:val="en-US"/>
        </w:rPr>
        <w:t xml:space="preserve">, M., &amp; Seto, K. C. (2013). </w:t>
      </w:r>
      <w:r w:rsidRPr="00A9689E">
        <w:rPr>
          <w:i/>
          <w:iCs/>
          <w:lang w:val="en-US"/>
        </w:rPr>
        <w:t>Urbanization, biodiversity and ecosystem services: Challenges and opportunities: A global assessment</w:t>
      </w:r>
      <w:r w:rsidRPr="00A9689E">
        <w:rPr>
          <w:lang w:val="en-US"/>
        </w:rPr>
        <w:t>. Springer Nature.</w:t>
      </w:r>
    </w:p>
    <w:p w14:paraId="0237764A" w14:textId="77777777" w:rsidR="00A9689E" w:rsidRPr="00A9689E" w:rsidRDefault="00A9689E" w:rsidP="00E818ED">
      <w:pPr>
        <w:pStyle w:val="Bibliography"/>
        <w:spacing w:line="240" w:lineRule="auto"/>
        <w:rPr>
          <w:lang w:val="en-US"/>
        </w:rPr>
      </w:pPr>
      <w:r w:rsidRPr="00A9689E">
        <w:rPr>
          <w:lang w:val="en-US"/>
        </w:rPr>
        <w:t xml:space="preserve">Environment and Climate Change Canada. (2016, December 9). </w:t>
      </w:r>
      <w:r w:rsidRPr="00A9689E">
        <w:rPr>
          <w:i/>
          <w:iCs/>
          <w:lang w:val="en-US"/>
        </w:rPr>
        <w:t>Bird banding program overview</w:t>
      </w:r>
      <w:r w:rsidRPr="00A9689E">
        <w:rPr>
          <w:lang w:val="en-US"/>
        </w:rPr>
        <w:t xml:space="preserve"> [Contact us]. https://www.canada.ca/en/environment-climate-change/services/bird-banding/program-overview-contact-information.html</w:t>
      </w:r>
    </w:p>
    <w:p w14:paraId="24C19627" w14:textId="77777777" w:rsidR="00A9689E" w:rsidRPr="00A9689E" w:rsidRDefault="00A9689E" w:rsidP="00E818ED">
      <w:pPr>
        <w:pStyle w:val="Bibliography"/>
        <w:spacing w:line="240" w:lineRule="auto"/>
        <w:rPr>
          <w:lang w:val="en-US"/>
        </w:rPr>
      </w:pPr>
      <w:r w:rsidRPr="00A9689E">
        <w:rPr>
          <w:lang w:val="en-US"/>
        </w:rPr>
        <w:t xml:space="preserve">Environment and Climate Change Canada. (2022). </w:t>
      </w:r>
      <w:r w:rsidRPr="00A9689E">
        <w:rPr>
          <w:i/>
          <w:iCs/>
          <w:lang w:val="en-US"/>
        </w:rPr>
        <w:t>Daily Weather Data Report</w:t>
      </w:r>
      <w:r w:rsidRPr="00A9689E">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31AA2286" w14:textId="77777777" w:rsidR="00A9689E" w:rsidRPr="00A9689E" w:rsidRDefault="00A9689E" w:rsidP="00E818ED">
      <w:pPr>
        <w:pStyle w:val="Bibliography"/>
        <w:spacing w:line="240" w:lineRule="auto"/>
        <w:rPr>
          <w:lang w:val="en-US"/>
        </w:rPr>
      </w:pPr>
      <w:r w:rsidRPr="00DD409D">
        <w:t xml:space="preserve">Eötvös, C. B., </w:t>
      </w:r>
      <w:proofErr w:type="spellStart"/>
      <w:r w:rsidRPr="00DD409D">
        <w:t>Magura</w:t>
      </w:r>
      <w:proofErr w:type="spellEnd"/>
      <w:r w:rsidRPr="00DD409D">
        <w:t xml:space="preserve">, T., &amp; </w:t>
      </w:r>
      <w:proofErr w:type="spellStart"/>
      <w:r w:rsidRPr="00DD409D">
        <w:t>Lövei</w:t>
      </w:r>
      <w:proofErr w:type="spellEnd"/>
      <w:r w:rsidRPr="00DD409D">
        <w:t xml:space="preserve">, G. L. (2018). </w:t>
      </w:r>
      <w:r w:rsidRPr="00A9689E">
        <w:rPr>
          <w:lang w:val="en-US"/>
        </w:rPr>
        <w:t xml:space="preserve">A meta-analysis indicates reduced predation pressure with increasing urbanization. </w:t>
      </w:r>
      <w:r w:rsidRPr="00A9689E">
        <w:rPr>
          <w:i/>
          <w:iCs/>
          <w:lang w:val="en-US"/>
        </w:rPr>
        <w:t>Landscape and Urban Planning</w:t>
      </w:r>
      <w:r w:rsidRPr="00A9689E">
        <w:rPr>
          <w:lang w:val="en-US"/>
        </w:rPr>
        <w:t xml:space="preserve">, </w:t>
      </w:r>
      <w:r w:rsidRPr="00A9689E">
        <w:rPr>
          <w:i/>
          <w:iCs/>
          <w:lang w:val="en-US"/>
        </w:rPr>
        <w:t>180</w:t>
      </w:r>
      <w:r w:rsidRPr="00A9689E">
        <w:rPr>
          <w:lang w:val="en-US"/>
        </w:rPr>
        <w:t>, 54–59. https://doi.org/10.1016/j.landurbplan.2018.08.010</w:t>
      </w:r>
    </w:p>
    <w:p w14:paraId="66FB3CAE" w14:textId="77777777" w:rsidR="00A9689E" w:rsidRPr="00A9689E" w:rsidRDefault="00A9689E" w:rsidP="00E818ED">
      <w:pPr>
        <w:pStyle w:val="Bibliography"/>
        <w:spacing w:line="240" w:lineRule="auto"/>
        <w:rPr>
          <w:lang w:val="en-US"/>
        </w:rPr>
      </w:pPr>
      <w:r w:rsidRPr="00A9689E">
        <w:rPr>
          <w:lang w:val="en-US"/>
        </w:rPr>
        <w:t xml:space="preserve">Evans, B. S., Ryder, T. B., Reitsma, R., Hurlbert, A. H., &amp; Marra, P. P. (2015). Characterizing avian survival along a rural‐to‐urban land use gradient. </w:t>
      </w:r>
      <w:r w:rsidRPr="00A9689E">
        <w:rPr>
          <w:i/>
          <w:iCs/>
          <w:lang w:val="en-US"/>
        </w:rPr>
        <w:t>Ecology</w:t>
      </w:r>
      <w:r w:rsidRPr="00A9689E">
        <w:rPr>
          <w:lang w:val="en-US"/>
        </w:rPr>
        <w:t xml:space="preserve">, </w:t>
      </w:r>
      <w:r w:rsidRPr="00A9689E">
        <w:rPr>
          <w:i/>
          <w:iCs/>
          <w:lang w:val="en-US"/>
        </w:rPr>
        <w:t>96</w:t>
      </w:r>
      <w:r w:rsidRPr="00A9689E">
        <w:rPr>
          <w:lang w:val="en-US"/>
        </w:rPr>
        <w:t>(6), 1631–1640. https://doi.org/10.1890/14-0171.1</w:t>
      </w:r>
    </w:p>
    <w:p w14:paraId="4F53BC6C" w14:textId="77777777" w:rsidR="00A9689E" w:rsidRPr="00A9689E" w:rsidRDefault="00A9689E" w:rsidP="00E818ED">
      <w:pPr>
        <w:pStyle w:val="Bibliography"/>
        <w:spacing w:line="240" w:lineRule="auto"/>
        <w:rPr>
          <w:lang w:val="en-US"/>
        </w:rPr>
      </w:pPr>
      <w:r w:rsidRPr="00A9689E">
        <w:rPr>
          <w:lang w:val="en-US"/>
        </w:rPr>
        <w:t xml:space="preserve">EVANS, P. (1966). MIGRATION AND ORIENTATION OF PASSERINE NIGHT MIGRANTS IN NORTHEAST ENGLAND. </w:t>
      </w:r>
      <w:r w:rsidRPr="00A9689E">
        <w:rPr>
          <w:i/>
          <w:iCs/>
          <w:lang w:val="en-US"/>
        </w:rPr>
        <w:t>JOURNAL OF ZOOLOGY</w:t>
      </w:r>
      <w:r w:rsidRPr="00A9689E">
        <w:rPr>
          <w:lang w:val="en-US"/>
        </w:rPr>
        <w:t xml:space="preserve">, </w:t>
      </w:r>
      <w:r w:rsidRPr="00A9689E">
        <w:rPr>
          <w:i/>
          <w:iCs/>
          <w:lang w:val="en-US"/>
        </w:rPr>
        <w:t>150</w:t>
      </w:r>
      <w:r w:rsidRPr="00A9689E">
        <w:rPr>
          <w:lang w:val="en-US"/>
        </w:rPr>
        <w:t>, 319-+.</w:t>
      </w:r>
    </w:p>
    <w:p w14:paraId="5A705393" w14:textId="77777777" w:rsidR="00A9689E" w:rsidRPr="00A9689E" w:rsidRDefault="00A9689E" w:rsidP="00E818ED">
      <w:pPr>
        <w:pStyle w:val="Bibliography"/>
        <w:spacing w:line="240" w:lineRule="auto"/>
        <w:rPr>
          <w:lang w:val="en-US"/>
        </w:rPr>
      </w:pPr>
      <w:r w:rsidRPr="00A9689E">
        <w:rPr>
          <w:lang w:val="en-US"/>
        </w:rPr>
        <w:t>Evans, P. R. (1969). Winter Fat Deposition and Overnight Survival of Yellow Buntings (</w:t>
      </w:r>
      <w:proofErr w:type="spellStart"/>
      <w:r w:rsidRPr="00A9689E">
        <w:rPr>
          <w:lang w:val="en-US"/>
        </w:rPr>
        <w:t>Emberiza</w:t>
      </w:r>
      <w:proofErr w:type="spellEnd"/>
      <w:r w:rsidRPr="00A9689E">
        <w:rPr>
          <w:lang w:val="en-US"/>
        </w:rPr>
        <w:t xml:space="preserve"> </w:t>
      </w:r>
      <w:proofErr w:type="spellStart"/>
      <w:r w:rsidRPr="00A9689E">
        <w:rPr>
          <w:lang w:val="en-US"/>
        </w:rPr>
        <w:t>citrinella</w:t>
      </w:r>
      <w:proofErr w:type="spellEnd"/>
      <w:r w:rsidRPr="00A9689E">
        <w:rPr>
          <w:lang w:val="en-US"/>
        </w:rPr>
        <w:t xml:space="preserve"> L.). </w:t>
      </w:r>
      <w:r w:rsidRPr="00A9689E">
        <w:rPr>
          <w:i/>
          <w:iCs/>
          <w:lang w:val="en-US"/>
        </w:rPr>
        <w:t>The Journal of Animal Ecology</w:t>
      </w:r>
      <w:r w:rsidRPr="00A9689E">
        <w:rPr>
          <w:lang w:val="en-US"/>
        </w:rPr>
        <w:t xml:space="preserve">, </w:t>
      </w:r>
      <w:r w:rsidRPr="00A9689E">
        <w:rPr>
          <w:i/>
          <w:iCs/>
          <w:lang w:val="en-US"/>
        </w:rPr>
        <w:t>38</w:t>
      </w:r>
      <w:r w:rsidRPr="00A9689E">
        <w:rPr>
          <w:lang w:val="en-US"/>
        </w:rPr>
        <w:t>(2), 415. https://doi.org/10.2307/2781</w:t>
      </w:r>
    </w:p>
    <w:p w14:paraId="22430E2A" w14:textId="77777777" w:rsidR="00A9689E" w:rsidRPr="00A9689E" w:rsidRDefault="00A9689E" w:rsidP="00E818ED">
      <w:pPr>
        <w:pStyle w:val="Bibliography"/>
        <w:spacing w:line="240" w:lineRule="auto"/>
        <w:rPr>
          <w:lang w:val="en-US"/>
        </w:rPr>
      </w:pPr>
      <w:r w:rsidRPr="00A9689E">
        <w:rPr>
          <w:lang w:val="en-US"/>
        </w:rPr>
        <w:t xml:space="preserve">Ferns, P. N., </w:t>
      </w:r>
      <w:proofErr w:type="spellStart"/>
      <w:r w:rsidRPr="00A9689E">
        <w:rPr>
          <w:lang w:val="en-US"/>
        </w:rPr>
        <w:t>Macalpine</w:t>
      </w:r>
      <w:proofErr w:type="spellEnd"/>
      <w:r w:rsidRPr="00A9689E">
        <w:rPr>
          <w:lang w:val="en-US"/>
        </w:rPr>
        <w:t xml:space="preserve">-Leny, I. H., &amp; Goss-Custard, J. D. (1980). Telemetry of Heart Rate as a Possible Method of Estimating Energy Expenditure in the Redshank </w:t>
      </w:r>
      <w:proofErr w:type="spellStart"/>
      <w:r w:rsidRPr="00A9689E">
        <w:rPr>
          <w:lang w:val="en-US"/>
        </w:rPr>
        <w:t>Tringa</w:t>
      </w:r>
      <w:proofErr w:type="spellEnd"/>
      <w:r w:rsidRPr="00A9689E">
        <w:rPr>
          <w:lang w:val="en-US"/>
        </w:rPr>
        <w:t xml:space="preserve"> </w:t>
      </w:r>
      <w:proofErr w:type="spellStart"/>
      <w:r w:rsidRPr="00A9689E">
        <w:rPr>
          <w:lang w:val="en-US"/>
        </w:rPr>
        <w:t>totanus</w:t>
      </w:r>
      <w:proofErr w:type="spellEnd"/>
      <w:r w:rsidRPr="00A9689E">
        <w:rPr>
          <w:lang w:val="en-US"/>
        </w:rPr>
        <w:t xml:space="preserve"> (L.). In </w:t>
      </w:r>
      <w:r w:rsidRPr="00A9689E">
        <w:rPr>
          <w:i/>
          <w:iCs/>
          <w:lang w:val="en-US"/>
        </w:rPr>
        <w:t>A Handbook on Biotelemetry and Radio Tracking</w:t>
      </w:r>
      <w:r w:rsidRPr="00A9689E">
        <w:rPr>
          <w:lang w:val="en-US"/>
        </w:rPr>
        <w:t xml:space="preserve"> (pp. 595–601). Elsevier. https://doi.org/10.1016/B978-0-08-024928-5.50077-4</w:t>
      </w:r>
    </w:p>
    <w:p w14:paraId="018319FC" w14:textId="77777777" w:rsidR="00A9689E" w:rsidRPr="00A9689E" w:rsidRDefault="00A9689E" w:rsidP="00E818ED">
      <w:pPr>
        <w:pStyle w:val="Bibliography"/>
        <w:spacing w:line="240" w:lineRule="auto"/>
        <w:rPr>
          <w:lang w:val="en-US"/>
        </w:rPr>
      </w:pPr>
      <w:proofErr w:type="spellStart"/>
      <w:r w:rsidRPr="00A9689E">
        <w:rPr>
          <w:lang w:val="en-US"/>
        </w:rPr>
        <w:t>Fidino</w:t>
      </w:r>
      <w:proofErr w:type="spellEnd"/>
      <w:r w:rsidRPr="00A9689E">
        <w:rPr>
          <w:lang w:val="en-US"/>
        </w:rPr>
        <w:t xml:space="preserve">, M., Gallo, T., Lehrer, E. W., Murray, M. H., Kay, C. A. M., Sander, H. A., MacDougall, B., Salsbury, C. M., Ryan, T. J., </w:t>
      </w:r>
      <w:proofErr w:type="spellStart"/>
      <w:r w:rsidRPr="00A9689E">
        <w:rPr>
          <w:lang w:val="en-US"/>
        </w:rPr>
        <w:t>Angstmann</w:t>
      </w:r>
      <w:proofErr w:type="spellEnd"/>
      <w:r w:rsidRPr="00A9689E">
        <w:rPr>
          <w:lang w:val="en-US"/>
        </w:rPr>
        <w:t xml:space="preserve">, J. L., Amy Belaire, J., </w:t>
      </w:r>
      <w:proofErr w:type="spellStart"/>
      <w:r w:rsidRPr="00A9689E">
        <w:rPr>
          <w:lang w:val="en-US"/>
        </w:rPr>
        <w:t>Dugelby</w:t>
      </w:r>
      <w:proofErr w:type="spellEnd"/>
      <w:r w:rsidRPr="00A9689E">
        <w:rPr>
          <w:lang w:val="en-US"/>
        </w:rPr>
        <w:t xml:space="preserve">, B., Schell, C. J., </w:t>
      </w:r>
      <w:proofErr w:type="spellStart"/>
      <w:r w:rsidRPr="00A9689E">
        <w:rPr>
          <w:lang w:val="en-US"/>
        </w:rPr>
        <w:t>Stankowich</w:t>
      </w:r>
      <w:proofErr w:type="spellEnd"/>
      <w:r w:rsidRPr="00A9689E">
        <w:rPr>
          <w:lang w:val="en-US"/>
        </w:rPr>
        <w:t xml:space="preserve">, T., Amaya, M., Drake, D., Hursh, S. H., Ahlers, A. A., Williamson, J., … Magle, S. B. (2021). Landscape‐scale differences among cities alter common species’ responses to urbanization. </w:t>
      </w:r>
      <w:r w:rsidRPr="00A9689E">
        <w:rPr>
          <w:i/>
          <w:iCs/>
          <w:lang w:val="en-US"/>
        </w:rPr>
        <w:t>Ecological Applications</w:t>
      </w:r>
      <w:r w:rsidRPr="00A9689E">
        <w:rPr>
          <w:lang w:val="en-US"/>
        </w:rPr>
        <w:t xml:space="preserve">, </w:t>
      </w:r>
      <w:r w:rsidRPr="00A9689E">
        <w:rPr>
          <w:i/>
          <w:iCs/>
          <w:lang w:val="en-US"/>
        </w:rPr>
        <w:t>31</w:t>
      </w:r>
      <w:r w:rsidRPr="00A9689E">
        <w:rPr>
          <w:lang w:val="en-US"/>
        </w:rPr>
        <w:t>(2), e02253. https://doi.org/10.1002/eap.2253</w:t>
      </w:r>
    </w:p>
    <w:p w14:paraId="1D8878EB" w14:textId="77777777" w:rsidR="00A9689E" w:rsidRPr="00A9689E" w:rsidRDefault="00A9689E" w:rsidP="00E818ED">
      <w:pPr>
        <w:pStyle w:val="Bibliography"/>
        <w:spacing w:line="240" w:lineRule="auto"/>
        <w:rPr>
          <w:lang w:val="en-US"/>
        </w:rPr>
      </w:pPr>
      <w:r w:rsidRPr="00A9689E">
        <w:rPr>
          <w:lang w:val="en-US"/>
        </w:rPr>
        <w:t xml:space="preserve">Filion, P., Bunting, T., Pavlic, D., &amp; Langlois, P. (2010). Intensification and Sprawl: Residential Density Trajectories in Canada’s Largest Metropolitan Regions. </w:t>
      </w:r>
      <w:r w:rsidRPr="00A9689E">
        <w:rPr>
          <w:i/>
          <w:iCs/>
          <w:lang w:val="en-US"/>
        </w:rPr>
        <w:t>Urban Geography</w:t>
      </w:r>
      <w:r w:rsidRPr="00A9689E">
        <w:rPr>
          <w:lang w:val="en-US"/>
        </w:rPr>
        <w:t xml:space="preserve">, </w:t>
      </w:r>
      <w:r w:rsidRPr="00A9689E">
        <w:rPr>
          <w:i/>
          <w:iCs/>
          <w:lang w:val="en-US"/>
        </w:rPr>
        <w:t>31</w:t>
      </w:r>
      <w:r w:rsidRPr="00A9689E">
        <w:rPr>
          <w:lang w:val="en-US"/>
        </w:rPr>
        <w:t>(4), 541–569. https://doi.org/10.2747/0272-3638.31.4.541</w:t>
      </w:r>
    </w:p>
    <w:p w14:paraId="179394D5" w14:textId="77777777" w:rsidR="00A9689E" w:rsidRPr="00A9689E" w:rsidRDefault="00A9689E" w:rsidP="00E818ED">
      <w:pPr>
        <w:pStyle w:val="Bibliography"/>
        <w:spacing w:line="240" w:lineRule="auto"/>
        <w:rPr>
          <w:lang w:val="en-US"/>
        </w:rPr>
      </w:pPr>
      <w:proofErr w:type="spellStart"/>
      <w:r w:rsidRPr="00A9689E">
        <w:rPr>
          <w:lang w:val="en-US"/>
        </w:rPr>
        <w:t>Filliater</w:t>
      </w:r>
      <w:proofErr w:type="spellEnd"/>
      <w:r w:rsidRPr="00A9689E">
        <w:rPr>
          <w:lang w:val="en-US"/>
        </w:rPr>
        <w:t xml:space="preserve">, T. S., </w:t>
      </w:r>
      <w:proofErr w:type="spellStart"/>
      <w:r w:rsidRPr="00A9689E">
        <w:rPr>
          <w:lang w:val="en-US"/>
        </w:rPr>
        <w:t>Breitwisch</w:t>
      </w:r>
      <w:proofErr w:type="spellEnd"/>
      <w:r w:rsidRPr="00A9689E">
        <w:rPr>
          <w:lang w:val="en-US"/>
        </w:rPr>
        <w:t xml:space="preserve">, R., &amp; Nealen, P. M. (1994). Predation on Northern Cardinal Nests: Does Choice of Nest Site Matter? </w:t>
      </w:r>
      <w:r w:rsidRPr="00A9689E">
        <w:rPr>
          <w:i/>
          <w:iCs/>
          <w:lang w:val="en-US"/>
        </w:rPr>
        <w:t>The Condor: Ornithological Applications</w:t>
      </w:r>
      <w:r w:rsidRPr="00A9689E">
        <w:rPr>
          <w:lang w:val="en-US"/>
        </w:rPr>
        <w:t xml:space="preserve">, </w:t>
      </w:r>
      <w:r w:rsidRPr="00A9689E">
        <w:rPr>
          <w:i/>
          <w:iCs/>
          <w:lang w:val="en-US"/>
        </w:rPr>
        <w:t>96</w:t>
      </w:r>
      <w:r w:rsidRPr="00A9689E">
        <w:rPr>
          <w:lang w:val="en-US"/>
        </w:rPr>
        <w:t>(3), 761–768. https://doi.org/10.2307/1369479</w:t>
      </w:r>
    </w:p>
    <w:p w14:paraId="13C17CF8" w14:textId="77777777" w:rsidR="00A9689E" w:rsidRPr="00A9689E" w:rsidRDefault="00A9689E" w:rsidP="00E818ED">
      <w:pPr>
        <w:pStyle w:val="Bibliography"/>
        <w:spacing w:line="240" w:lineRule="auto"/>
        <w:rPr>
          <w:lang w:val="en-US"/>
        </w:rPr>
      </w:pPr>
      <w:r w:rsidRPr="00A9689E">
        <w:rPr>
          <w:lang w:val="en-US"/>
        </w:rPr>
        <w:t xml:space="preserve">Fink, D., Auer, T., Johnston, A., </w:t>
      </w:r>
      <w:proofErr w:type="spellStart"/>
      <w:r w:rsidRPr="00A9689E">
        <w:rPr>
          <w:lang w:val="en-US"/>
        </w:rPr>
        <w:t>Strimas</w:t>
      </w:r>
      <w:proofErr w:type="spellEnd"/>
      <w:r w:rsidRPr="00A9689E">
        <w:rPr>
          <w:lang w:val="en-US"/>
        </w:rPr>
        <w:t xml:space="preserve">-Mackey, M., Ligocki, S., Robinson, O., </w:t>
      </w:r>
      <w:proofErr w:type="spellStart"/>
      <w:r w:rsidRPr="00A9689E">
        <w:rPr>
          <w:lang w:val="en-US"/>
        </w:rPr>
        <w:t>Hochachka</w:t>
      </w:r>
      <w:proofErr w:type="spellEnd"/>
      <w:r w:rsidRPr="00A9689E">
        <w:rPr>
          <w:lang w:val="en-US"/>
        </w:rPr>
        <w:t xml:space="preserve">, W., </w:t>
      </w:r>
      <w:proofErr w:type="spellStart"/>
      <w:r w:rsidRPr="00A9689E">
        <w:rPr>
          <w:lang w:val="en-US"/>
        </w:rPr>
        <w:t>Jaromczyk</w:t>
      </w:r>
      <w:proofErr w:type="spellEnd"/>
      <w:r w:rsidRPr="00A9689E">
        <w:rPr>
          <w:lang w:val="en-US"/>
        </w:rPr>
        <w:t xml:space="preserve">, L., Crowley, C., Dunham, K., Stillman, A., Davis, C., Stokowski, M., Ruiz-Gutierrez, V., Wood, C., &amp; Rodewald, A. (2025). </w:t>
      </w:r>
      <w:r w:rsidRPr="00A9689E">
        <w:rPr>
          <w:i/>
          <w:iCs/>
          <w:lang w:val="en-US"/>
        </w:rPr>
        <w:t>eBird Status and Trends, Data Version 2023</w:t>
      </w:r>
      <w:r w:rsidRPr="00A9689E">
        <w:rPr>
          <w:lang w:val="en-US"/>
        </w:rPr>
        <w:t xml:space="preserve"> [Dataset]. Cornell Lab of Ornithology. https://doi.org/10.2173/WZTW8903</w:t>
      </w:r>
    </w:p>
    <w:p w14:paraId="00E4002A" w14:textId="77777777" w:rsidR="00A9689E" w:rsidRPr="00A9689E" w:rsidRDefault="00A9689E" w:rsidP="00E818ED">
      <w:pPr>
        <w:pStyle w:val="Bibliography"/>
        <w:spacing w:line="240" w:lineRule="auto"/>
        <w:rPr>
          <w:lang w:val="en-US"/>
        </w:rPr>
      </w:pPr>
      <w:r w:rsidRPr="00A9689E">
        <w:rPr>
          <w:lang w:val="en-US"/>
        </w:rPr>
        <w:t xml:space="preserve">Frei, B., Morales, A., Cousineau, A.-M., &amp; Beauchamp, A. (2024). </w:t>
      </w:r>
      <w:r w:rsidRPr="00A9689E">
        <w:rPr>
          <w:i/>
          <w:iCs/>
          <w:lang w:val="en-US"/>
        </w:rPr>
        <w:t>Montreal Northern Cardinal Winter Movements (Project 882)</w:t>
      </w:r>
      <w:r w:rsidRPr="00A9689E">
        <w:rPr>
          <w:lang w:val="en-US"/>
        </w:rPr>
        <w:t xml:space="preserve"> [Dataset]. Motus Wildlife Tracking System, Birds Canada. https://motus.org/</w:t>
      </w:r>
    </w:p>
    <w:p w14:paraId="45E700B8" w14:textId="77777777" w:rsidR="00A9689E" w:rsidRPr="00A9689E" w:rsidRDefault="00A9689E" w:rsidP="00E818ED">
      <w:pPr>
        <w:pStyle w:val="Bibliography"/>
        <w:spacing w:line="240" w:lineRule="auto"/>
        <w:rPr>
          <w:lang w:val="en-US"/>
        </w:rPr>
      </w:pPr>
      <w:r w:rsidRPr="00A9689E">
        <w:rPr>
          <w:lang w:val="en-US"/>
        </w:rPr>
        <w:t xml:space="preserve">Fristoe, T. S. (2015). Energy use by migrants and residents in North American breeding bird communities. </w:t>
      </w:r>
      <w:r w:rsidRPr="00A9689E">
        <w:rPr>
          <w:i/>
          <w:iCs/>
          <w:lang w:val="en-US"/>
        </w:rPr>
        <w:t>Global Ecology and Biogeography</w:t>
      </w:r>
      <w:r w:rsidRPr="00A9689E">
        <w:rPr>
          <w:lang w:val="en-US"/>
        </w:rPr>
        <w:t xml:space="preserve">, </w:t>
      </w:r>
      <w:r w:rsidRPr="00A9689E">
        <w:rPr>
          <w:i/>
          <w:iCs/>
          <w:lang w:val="en-US"/>
        </w:rPr>
        <w:t>24</w:t>
      </w:r>
      <w:r w:rsidRPr="00A9689E">
        <w:rPr>
          <w:lang w:val="en-US"/>
        </w:rPr>
        <w:t>(4), 406–415. https://doi.org/10.1111/geb.12262</w:t>
      </w:r>
    </w:p>
    <w:p w14:paraId="4A13708B" w14:textId="77777777" w:rsidR="00A9689E" w:rsidRPr="00A9689E" w:rsidRDefault="00A9689E" w:rsidP="00E818ED">
      <w:pPr>
        <w:pStyle w:val="Bibliography"/>
        <w:spacing w:line="240" w:lineRule="auto"/>
        <w:rPr>
          <w:lang w:val="en-US"/>
        </w:rPr>
      </w:pPr>
      <w:r w:rsidRPr="00A9689E">
        <w:rPr>
          <w:lang w:val="en-US"/>
        </w:rPr>
        <w:t xml:space="preserve">Fritts, R. (2022, May 16). Avian Superhighways: The Four Flyways of North America. </w:t>
      </w:r>
      <w:r w:rsidRPr="00A9689E">
        <w:rPr>
          <w:i/>
          <w:iCs/>
          <w:lang w:val="en-US"/>
        </w:rPr>
        <w:t>American Bird Conservancy</w:t>
      </w:r>
      <w:r w:rsidRPr="00A9689E">
        <w:rPr>
          <w:lang w:val="en-US"/>
        </w:rPr>
        <w:t>. https://abcbirds.org/blog/north-american-bird-flyways/</w:t>
      </w:r>
    </w:p>
    <w:p w14:paraId="66D15C16" w14:textId="77777777" w:rsidR="00A9689E" w:rsidRPr="00A9689E" w:rsidRDefault="00A9689E" w:rsidP="00E818ED">
      <w:pPr>
        <w:pStyle w:val="Bibliography"/>
        <w:spacing w:line="240" w:lineRule="auto"/>
        <w:rPr>
          <w:lang w:val="en-US"/>
        </w:rPr>
      </w:pPr>
      <w:r w:rsidRPr="00A9689E">
        <w:rPr>
          <w:lang w:val="en-US"/>
        </w:rPr>
        <w:t xml:space="preserve">Fuller, M. R., Millspaugh, J. J., Church, K. E., &amp; Kenward, R. E. (2005). Wildlife radiotelemetry. </w:t>
      </w:r>
      <w:r w:rsidRPr="00A9689E">
        <w:rPr>
          <w:i/>
          <w:iCs/>
          <w:lang w:val="en-US"/>
        </w:rPr>
        <w:t>Techniques for Wildlife Investigations and Management. Sixth Edition. The Wildlife Society, Bethesda, Maryland, USA</w:t>
      </w:r>
      <w:r w:rsidRPr="00A9689E">
        <w:rPr>
          <w:lang w:val="en-US"/>
        </w:rPr>
        <w:t>, 377–417.</w:t>
      </w:r>
    </w:p>
    <w:p w14:paraId="08C69ECC" w14:textId="77777777" w:rsidR="00A9689E" w:rsidRPr="00A9689E" w:rsidRDefault="00A9689E" w:rsidP="00E818ED">
      <w:pPr>
        <w:pStyle w:val="Bibliography"/>
        <w:spacing w:line="240" w:lineRule="auto"/>
        <w:rPr>
          <w:lang w:val="en-US"/>
        </w:rPr>
      </w:pPr>
      <w:proofErr w:type="spellStart"/>
      <w:r w:rsidRPr="00A9689E">
        <w:rPr>
          <w:lang w:val="en-US"/>
        </w:rPr>
        <w:t>Furberg</w:t>
      </w:r>
      <w:proofErr w:type="spellEnd"/>
      <w:r w:rsidRPr="00A9689E">
        <w:rPr>
          <w:lang w:val="en-US"/>
        </w:rPr>
        <w:t xml:space="preserve">, D., &amp; Ban, Y. (2008). Satellite Monitoring of Urban Sprawl and Assessing the Impact of Land-Cover Changes in the Greater Toronto Area. </w:t>
      </w:r>
      <w:r w:rsidRPr="00A9689E">
        <w:rPr>
          <w:i/>
          <w:iCs/>
          <w:lang w:val="en-US"/>
        </w:rPr>
        <w:t>The XXI Congress of ISPRS. Beijing, China. 3-11 July 2008</w:t>
      </w:r>
      <w:r w:rsidRPr="00A9689E">
        <w:rPr>
          <w:lang w:val="en-US"/>
        </w:rPr>
        <w:t>.</w:t>
      </w:r>
    </w:p>
    <w:p w14:paraId="46C6B3AD" w14:textId="77777777" w:rsidR="00A9689E" w:rsidRPr="00A9689E" w:rsidRDefault="00A9689E" w:rsidP="00E818ED">
      <w:pPr>
        <w:pStyle w:val="Bibliography"/>
        <w:spacing w:line="240" w:lineRule="auto"/>
        <w:rPr>
          <w:lang w:val="en-US"/>
        </w:rPr>
      </w:pPr>
      <w:proofErr w:type="spellStart"/>
      <w:r w:rsidRPr="00A9689E">
        <w:rPr>
          <w:lang w:val="en-US"/>
        </w:rPr>
        <w:t>Gahbauer</w:t>
      </w:r>
      <w:proofErr w:type="spellEnd"/>
      <w:r w:rsidRPr="00A9689E">
        <w:rPr>
          <w:lang w:val="en-US"/>
        </w:rPr>
        <w:t xml:space="preserve">, M. A., Duval, S., &amp; Davey, D. (2015). </w:t>
      </w:r>
      <w:r w:rsidRPr="00A9689E">
        <w:rPr>
          <w:i/>
          <w:iCs/>
          <w:lang w:val="en-US"/>
        </w:rPr>
        <w:t>McGill Bird Observatory Annual Program Report 2014</w:t>
      </w:r>
      <w:r w:rsidRPr="00A9689E">
        <w:rPr>
          <w:lang w:val="en-US"/>
        </w:rPr>
        <w:t>.</w:t>
      </w:r>
    </w:p>
    <w:p w14:paraId="4FE7DD32" w14:textId="77777777" w:rsidR="00A9689E" w:rsidRPr="00A9689E" w:rsidRDefault="00A9689E" w:rsidP="00E818ED">
      <w:pPr>
        <w:pStyle w:val="Bibliography"/>
        <w:spacing w:line="240" w:lineRule="auto"/>
        <w:rPr>
          <w:lang w:val="en-US"/>
        </w:rPr>
      </w:pPr>
      <w:r w:rsidRPr="00A9689E">
        <w:rPr>
          <w:lang w:val="en-US"/>
        </w:rPr>
        <w:t xml:space="preserve">Gjerde, I., &amp; Wegge, P. (1987). Activity patterns of Capercaillie, Tetrao urogallus, during winter. </w:t>
      </w:r>
      <w:proofErr w:type="spellStart"/>
      <w:r w:rsidRPr="00A9689E">
        <w:rPr>
          <w:i/>
          <w:iCs/>
          <w:lang w:val="en-US"/>
        </w:rPr>
        <w:t>Ecography</w:t>
      </w:r>
      <w:proofErr w:type="spellEnd"/>
      <w:r w:rsidRPr="00A9689E">
        <w:rPr>
          <w:lang w:val="en-US"/>
        </w:rPr>
        <w:t xml:space="preserve">, </w:t>
      </w:r>
      <w:r w:rsidRPr="00A9689E">
        <w:rPr>
          <w:i/>
          <w:iCs/>
          <w:lang w:val="en-US"/>
        </w:rPr>
        <w:t>10</w:t>
      </w:r>
      <w:r w:rsidRPr="00A9689E">
        <w:rPr>
          <w:lang w:val="en-US"/>
        </w:rPr>
        <w:t>(4), 286–293. https://doi.org/10.1111/j.1600-0587.1987.tb00770.x</w:t>
      </w:r>
    </w:p>
    <w:p w14:paraId="0D1DAFD8" w14:textId="77777777" w:rsidR="00A9689E" w:rsidRPr="00A9689E" w:rsidRDefault="00A9689E" w:rsidP="00E818ED">
      <w:pPr>
        <w:pStyle w:val="Bibliography"/>
        <w:spacing w:line="240" w:lineRule="auto"/>
        <w:rPr>
          <w:lang w:val="en-US"/>
        </w:rPr>
      </w:pPr>
      <w:r w:rsidRPr="00A9689E">
        <w:rPr>
          <w:lang w:val="en-US"/>
        </w:rPr>
        <w:t xml:space="preserve">Gómez, J., Michelson, C. I., Bradley, D. W., Ryan Norris, D., Berzins, L. L., Dawson, R. D., &amp; Clark, R. G. (2014). Effects of geolocators on reproductive performance and annual return rates of a migratory songbird. </w:t>
      </w:r>
      <w:r w:rsidRPr="00A9689E">
        <w:rPr>
          <w:i/>
          <w:iCs/>
          <w:lang w:val="en-US"/>
        </w:rPr>
        <w:t>Journal of Ornithology</w:t>
      </w:r>
      <w:r w:rsidRPr="00A9689E">
        <w:rPr>
          <w:lang w:val="en-US"/>
        </w:rPr>
        <w:t xml:space="preserve">, </w:t>
      </w:r>
      <w:r w:rsidRPr="00A9689E">
        <w:rPr>
          <w:i/>
          <w:iCs/>
          <w:lang w:val="en-US"/>
        </w:rPr>
        <w:t>155</w:t>
      </w:r>
      <w:r w:rsidRPr="00A9689E">
        <w:rPr>
          <w:lang w:val="en-US"/>
        </w:rPr>
        <w:t>(1), 37–44. https://doi.org/10.1007/s10336-013-0984-x</w:t>
      </w:r>
    </w:p>
    <w:p w14:paraId="46EF9B6E" w14:textId="77777777" w:rsidR="00A9689E" w:rsidRPr="00A9689E" w:rsidRDefault="00A9689E" w:rsidP="00E818ED">
      <w:pPr>
        <w:pStyle w:val="Bibliography"/>
        <w:spacing w:line="240" w:lineRule="auto"/>
        <w:rPr>
          <w:lang w:val="en-US"/>
        </w:rPr>
      </w:pPr>
      <w:r w:rsidRPr="00A9689E">
        <w:rPr>
          <w:lang w:val="en-US"/>
        </w:rPr>
        <w:t xml:space="preserve">Gonnerman, M., Shea, S. A., Sullivan, K., Kamath, P., Overturf, K., &amp; Blomberg, E. (2023). Dynamic winter weather </w:t>
      </w:r>
      <w:proofErr w:type="gramStart"/>
      <w:r w:rsidRPr="00A9689E">
        <w:rPr>
          <w:lang w:val="en-US"/>
        </w:rPr>
        <w:t>moderates</w:t>
      </w:r>
      <w:proofErr w:type="gramEnd"/>
      <w:r w:rsidRPr="00A9689E">
        <w:rPr>
          <w:lang w:val="en-US"/>
        </w:rPr>
        <w:t xml:space="preserve"> movement and resource selection of wild turkeys at high‐latitude range limits. </w:t>
      </w:r>
      <w:r w:rsidRPr="00A9689E">
        <w:rPr>
          <w:i/>
          <w:iCs/>
          <w:lang w:val="en-US"/>
        </w:rPr>
        <w:t>Ecological Applications</w:t>
      </w:r>
      <w:r w:rsidRPr="00A9689E">
        <w:rPr>
          <w:lang w:val="en-US"/>
        </w:rPr>
        <w:t xml:space="preserve">, </w:t>
      </w:r>
      <w:r w:rsidRPr="00A9689E">
        <w:rPr>
          <w:i/>
          <w:iCs/>
          <w:lang w:val="en-US"/>
        </w:rPr>
        <w:t>33</w:t>
      </w:r>
      <w:r w:rsidRPr="00A9689E">
        <w:rPr>
          <w:lang w:val="en-US"/>
        </w:rPr>
        <w:t>(1), e2734. https://doi.org/10.1002/eap.2734</w:t>
      </w:r>
    </w:p>
    <w:p w14:paraId="712A9A02" w14:textId="77777777" w:rsidR="00A9689E" w:rsidRPr="00A9689E" w:rsidRDefault="00A9689E" w:rsidP="00E818ED">
      <w:pPr>
        <w:pStyle w:val="Bibliography"/>
        <w:spacing w:line="240" w:lineRule="auto"/>
        <w:rPr>
          <w:lang w:val="en-US"/>
        </w:rPr>
      </w:pPr>
      <w:r w:rsidRPr="00A9689E">
        <w:rPr>
          <w:lang w:val="en-US"/>
        </w:rPr>
        <w:t xml:space="preserve">Gordo, O., </w:t>
      </w:r>
      <w:proofErr w:type="spellStart"/>
      <w:r w:rsidRPr="00A9689E">
        <w:rPr>
          <w:lang w:val="en-US"/>
        </w:rPr>
        <w:t>Brotons</w:t>
      </w:r>
      <w:proofErr w:type="spellEnd"/>
      <w:r w:rsidRPr="00A9689E">
        <w:rPr>
          <w:lang w:val="en-US"/>
        </w:rPr>
        <w:t xml:space="preserve">, L., </w:t>
      </w:r>
      <w:proofErr w:type="spellStart"/>
      <w:r w:rsidRPr="00A9689E">
        <w:rPr>
          <w:lang w:val="en-US"/>
        </w:rPr>
        <w:t>Herrando</w:t>
      </w:r>
      <w:proofErr w:type="spellEnd"/>
      <w:r w:rsidRPr="00A9689E">
        <w:rPr>
          <w:lang w:val="en-US"/>
        </w:rPr>
        <w:t xml:space="preserve">, S., &amp; Gargallo, G. (2021). Rapid </w:t>
      </w:r>
      <w:proofErr w:type="spellStart"/>
      <w:r w:rsidRPr="00A9689E">
        <w:rPr>
          <w:lang w:val="en-US"/>
        </w:rPr>
        <w:t>behavioural</w:t>
      </w:r>
      <w:proofErr w:type="spellEnd"/>
      <w:r w:rsidRPr="00A9689E">
        <w:rPr>
          <w:lang w:val="en-US"/>
        </w:rPr>
        <w:t xml:space="preserve"> response of urban birds to COVID-19 lockdown. </w:t>
      </w:r>
      <w:r w:rsidRPr="00A9689E">
        <w:rPr>
          <w:i/>
          <w:iCs/>
          <w:lang w:val="en-US"/>
        </w:rPr>
        <w:t>Proceedings of the Royal Society B: Biological Sciences</w:t>
      </w:r>
      <w:r w:rsidRPr="00A9689E">
        <w:rPr>
          <w:lang w:val="en-US"/>
        </w:rPr>
        <w:t xml:space="preserve">, </w:t>
      </w:r>
      <w:r w:rsidRPr="00A9689E">
        <w:rPr>
          <w:i/>
          <w:iCs/>
          <w:lang w:val="en-US"/>
        </w:rPr>
        <w:t>288</w:t>
      </w:r>
      <w:r w:rsidRPr="00A9689E">
        <w:rPr>
          <w:lang w:val="en-US"/>
        </w:rPr>
        <w:t>(1946), 20202513. https://doi.org/10.1098/rspb.2020.2513</w:t>
      </w:r>
    </w:p>
    <w:p w14:paraId="0A6330C5" w14:textId="77777777" w:rsidR="00A9689E" w:rsidRPr="00A9689E" w:rsidRDefault="00A9689E" w:rsidP="00E818ED">
      <w:pPr>
        <w:pStyle w:val="Bibliography"/>
        <w:spacing w:line="240" w:lineRule="auto"/>
        <w:rPr>
          <w:lang w:val="en-US"/>
        </w:rPr>
      </w:pPr>
      <w:r w:rsidRPr="00A9689E">
        <w:rPr>
          <w:lang w:val="en-US"/>
        </w:rPr>
        <w:t xml:space="preserve">Government of Canada. (2018, November 15). </w:t>
      </w:r>
      <w:r w:rsidRPr="00A9689E">
        <w:rPr>
          <w:i/>
          <w:iCs/>
          <w:lang w:val="en-US"/>
        </w:rPr>
        <w:t>Environmental Damages Fund</w:t>
      </w:r>
      <w:r w:rsidRPr="00A9689E">
        <w:rPr>
          <w:lang w:val="en-US"/>
        </w:rPr>
        <w:t>. https://www.canada.ca/en/environment-climate-change/services/environmental-funding/programs/environmental-damages-fund.html</w:t>
      </w:r>
    </w:p>
    <w:p w14:paraId="1A52BA94" w14:textId="77777777" w:rsidR="00A9689E" w:rsidRPr="00A9689E" w:rsidRDefault="00A9689E" w:rsidP="00E818ED">
      <w:pPr>
        <w:pStyle w:val="Bibliography"/>
        <w:spacing w:line="240" w:lineRule="auto"/>
        <w:rPr>
          <w:lang w:val="en-US"/>
        </w:rPr>
      </w:pPr>
      <w:r w:rsidRPr="00A9689E">
        <w:rPr>
          <w:lang w:val="en-US"/>
        </w:rPr>
        <w:t xml:space="preserve">Government of Canada. (2020). Nature Based Climate Solutions Toolkit. </w:t>
      </w:r>
      <w:r w:rsidRPr="00A9689E">
        <w:rPr>
          <w:i/>
          <w:iCs/>
          <w:lang w:val="en-US"/>
        </w:rPr>
        <w:t>Nature Canada</w:t>
      </w:r>
      <w:r w:rsidRPr="00A9689E">
        <w:rPr>
          <w:lang w:val="en-US"/>
        </w:rPr>
        <w:t>. https://naturecanada.ca/defend-nature/how-you-help-us-take-action/nature-based-climate-solutions/toolkit/</w:t>
      </w:r>
    </w:p>
    <w:p w14:paraId="72CC7E67" w14:textId="77777777" w:rsidR="00A9689E" w:rsidRPr="00A9689E" w:rsidRDefault="00A9689E" w:rsidP="00E818ED">
      <w:pPr>
        <w:pStyle w:val="Bibliography"/>
        <w:spacing w:line="240" w:lineRule="auto"/>
        <w:rPr>
          <w:lang w:val="en-US"/>
        </w:rPr>
      </w:pPr>
      <w:r w:rsidRPr="00A9689E">
        <w:rPr>
          <w:lang w:val="en-US"/>
        </w:rPr>
        <w:t xml:space="preserve">Government of Canada, S. C. (2022a, February 9). </w:t>
      </w:r>
      <w:r w:rsidRPr="00A9689E">
        <w:rPr>
          <w:i/>
          <w:iCs/>
          <w:lang w:val="en-US"/>
        </w:rPr>
        <w:t>Census Profile, 2021 Census of Population</w:t>
      </w:r>
      <w:r w:rsidRPr="00A9689E">
        <w:rPr>
          <w:lang w:val="en-US"/>
        </w:rPr>
        <w:t>. https://www12.statcan.gc.ca/census-recensement/2021/dp-pd/prof/index.cfm?Lang=E</w:t>
      </w:r>
    </w:p>
    <w:p w14:paraId="2A1A2FED" w14:textId="77777777" w:rsidR="00A9689E" w:rsidRPr="00DD409D" w:rsidRDefault="00A9689E" w:rsidP="00E818ED">
      <w:pPr>
        <w:pStyle w:val="Bibliography"/>
        <w:spacing w:line="240" w:lineRule="auto"/>
      </w:pPr>
      <w:r w:rsidRPr="00A9689E">
        <w:rPr>
          <w:lang w:val="en-US"/>
        </w:rPr>
        <w:t xml:space="preserve">Government of Canada, S. C. (2022b, February 9). </w:t>
      </w:r>
      <w:r w:rsidRPr="00DD409D">
        <w:rPr>
          <w:i/>
          <w:iCs/>
        </w:rPr>
        <w:t xml:space="preserve">Profile table, </w:t>
      </w:r>
      <w:proofErr w:type="spellStart"/>
      <w:r w:rsidRPr="00DD409D">
        <w:rPr>
          <w:i/>
          <w:iCs/>
        </w:rPr>
        <w:t>Census</w:t>
      </w:r>
      <w:proofErr w:type="spellEnd"/>
      <w:r w:rsidRPr="00DD409D">
        <w:rPr>
          <w:i/>
          <w:iCs/>
        </w:rPr>
        <w:t xml:space="preserve"> Profile, 2021 </w:t>
      </w:r>
      <w:proofErr w:type="spellStart"/>
      <w:r w:rsidRPr="00DD409D">
        <w:rPr>
          <w:i/>
          <w:iCs/>
        </w:rPr>
        <w:t>Census</w:t>
      </w:r>
      <w:proofErr w:type="spellEnd"/>
      <w:r w:rsidRPr="00DD409D">
        <w:rPr>
          <w:i/>
          <w:iCs/>
        </w:rPr>
        <w:t xml:space="preserve"> of Population—Montréal, Ville (V) [</w:t>
      </w:r>
      <w:proofErr w:type="spellStart"/>
      <w:r w:rsidRPr="00DD409D">
        <w:rPr>
          <w:i/>
          <w:iCs/>
        </w:rPr>
        <w:t>Census</w:t>
      </w:r>
      <w:proofErr w:type="spellEnd"/>
      <w:r w:rsidRPr="00DD409D">
        <w:rPr>
          <w:i/>
          <w:iCs/>
        </w:rPr>
        <w:t xml:space="preserve"> subdivision], </w:t>
      </w:r>
      <w:proofErr w:type="spellStart"/>
      <w:r w:rsidRPr="00DD409D">
        <w:rPr>
          <w:i/>
          <w:iCs/>
        </w:rPr>
        <w:t>Quebec</w:t>
      </w:r>
      <w:proofErr w:type="spellEnd"/>
      <w:r w:rsidRPr="00DD409D">
        <w:t>. https://www12.statcan.gc.ca/census-recensement/2021/dp-pd/prof/index.cfm?Lang=E</w:t>
      </w:r>
    </w:p>
    <w:p w14:paraId="49AD7056" w14:textId="77777777" w:rsidR="00A9689E" w:rsidRPr="00A9689E" w:rsidRDefault="00A9689E" w:rsidP="00E818ED">
      <w:pPr>
        <w:pStyle w:val="Bibliography"/>
        <w:spacing w:line="240" w:lineRule="auto"/>
        <w:rPr>
          <w:lang w:val="en-US"/>
        </w:rPr>
      </w:pPr>
      <w:r w:rsidRPr="00A9689E">
        <w:rPr>
          <w:lang w:val="en-US"/>
        </w:rPr>
        <w:t xml:space="preserve">Griffin, A. S., Gapes, C., Williams, L. A., Taylor, M., Kyte, R., Little, G., &amp; Little, J. (2025). </w:t>
      </w:r>
      <w:r w:rsidRPr="00A9689E">
        <w:rPr>
          <w:i/>
          <w:iCs/>
          <w:lang w:val="en-US"/>
        </w:rPr>
        <w:t>Using motus automated telemetry to quantify habitat use and movement in a Far Eastern Curlew within the Hunter Estuary, NSW, Australia</w:t>
      </w:r>
      <w:r w:rsidRPr="00A9689E">
        <w:rPr>
          <w:lang w:val="en-US"/>
        </w:rPr>
        <w:t>.</w:t>
      </w:r>
    </w:p>
    <w:p w14:paraId="1DBB79E5" w14:textId="77777777" w:rsidR="00A9689E" w:rsidRPr="00A9689E" w:rsidRDefault="00A9689E" w:rsidP="00E818ED">
      <w:pPr>
        <w:pStyle w:val="Bibliography"/>
        <w:spacing w:line="240" w:lineRule="auto"/>
        <w:rPr>
          <w:lang w:val="en-US"/>
        </w:rPr>
      </w:pPr>
      <w:r w:rsidRPr="00A9689E">
        <w:rPr>
          <w:lang w:val="en-US"/>
        </w:rPr>
        <w:t xml:space="preserve">Grimm, N. B., Faeth, S. H., </w:t>
      </w:r>
      <w:proofErr w:type="spellStart"/>
      <w:r w:rsidRPr="00A9689E">
        <w:rPr>
          <w:lang w:val="en-US"/>
        </w:rPr>
        <w:t>Golubiewski</w:t>
      </w:r>
      <w:proofErr w:type="spellEnd"/>
      <w:r w:rsidRPr="00A9689E">
        <w:rPr>
          <w:lang w:val="en-US"/>
        </w:rPr>
        <w:t xml:space="preserve">, N. E., Redman, C. L., Wu, J., Bai, X., &amp; Briggs, J. M. (2008). Global Change and the Ecology of Cities. </w:t>
      </w:r>
      <w:r w:rsidRPr="00A9689E">
        <w:rPr>
          <w:i/>
          <w:iCs/>
          <w:lang w:val="en-US"/>
        </w:rPr>
        <w:t>Science</w:t>
      </w:r>
      <w:r w:rsidRPr="00A9689E">
        <w:rPr>
          <w:lang w:val="en-US"/>
        </w:rPr>
        <w:t xml:space="preserve">, </w:t>
      </w:r>
      <w:r w:rsidRPr="00A9689E">
        <w:rPr>
          <w:i/>
          <w:iCs/>
          <w:lang w:val="en-US"/>
        </w:rPr>
        <w:t>319</w:t>
      </w:r>
      <w:r w:rsidRPr="00A9689E">
        <w:rPr>
          <w:lang w:val="en-US"/>
        </w:rPr>
        <w:t>(5864), 756–760. https://doi.org/10.1126/science.1150195</w:t>
      </w:r>
    </w:p>
    <w:p w14:paraId="3C401A30" w14:textId="77777777" w:rsidR="00A9689E" w:rsidRPr="00A9689E" w:rsidRDefault="00A9689E" w:rsidP="00E818ED">
      <w:pPr>
        <w:pStyle w:val="Bibliography"/>
        <w:spacing w:line="240" w:lineRule="auto"/>
        <w:rPr>
          <w:lang w:val="en-US"/>
        </w:rPr>
      </w:pPr>
      <w:r w:rsidRPr="00A9689E">
        <w:rPr>
          <w:lang w:val="en-US"/>
        </w:rPr>
        <w:t xml:space="preserve">Guiden, P. W., &amp; Orrock, J. L. (2020). Seasonal shifts in activity timing reduce heat loss of small mammals during winter.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164</w:t>
      </w:r>
      <w:r w:rsidRPr="00A9689E">
        <w:rPr>
          <w:lang w:val="en-US"/>
        </w:rPr>
        <w:t>, 181–192. https://doi.org/10.1016/j.anbehav.2020.04.014</w:t>
      </w:r>
    </w:p>
    <w:p w14:paraId="02396EAB" w14:textId="77777777" w:rsidR="00A9689E" w:rsidRPr="00A9689E" w:rsidRDefault="00A9689E" w:rsidP="00E818ED">
      <w:pPr>
        <w:pStyle w:val="Bibliography"/>
        <w:spacing w:line="240" w:lineRule="auto"/>
        <w:rPr>
          <w:lang w:val="en-US"/>
        </w:rPr>
      </w:pPr>
      <w:proofErr w:type="spellStart"/>
      <w:r w:rsidRPr="00A9689E">
        <w:rPr>
          <w:lang w:val="en-US"/>
        </w:rPr>
        <w:t>Guigueno</w:t>
      </w:r>
      <w:proofErr w:type="spellEnd"/>
      <w:r w:rsidRPr="00A9689E">
        <w:rPr>
          <w:lang w:val="en-US"/>
        </w:rPr>
        <w:t xml:space="preserve">, M. F., &amp; </w:t>
      </w:r>
      <w:proofErr w:type="spellStart"/>
      <w:r w:rsidRPr="00A9689E">
        <w:rPr>
          <w:lang w:val="en-US"/>
        </w:rPr>
        <w:t>Fernie</w:t>
      </w:r>
      <w:proofErr w:type="spellEnd"/>
      <w:r w:rsidRPr="00A9689E">
        <w:rPr>
          <w:lang w:val="en-US"/>
        </w:rPr>
        <w:t xml:space="preserve">, K. J. (2017). Birds and flame retardants: A review of the toxic effects on birds of historical and novel flame retardants. </w:t>
      </w:r>
      <w:r w:rsidRPr="00A9689E">
        <w:rPr>
          <w:i/>
          <w:iCs/>
          <w:lang w:val="en-US"/>
        </w:rPr>
        <w:t>Environmental Research</w:t>
      </w:r>
      <w:r w:rsidRPr="00A9689E">
        <w:rPr>
          <w:lang w:val="en-US"/>
        </w:rPr>
        <w:t xml:space="preserve">, </w:t>
      </w:r>
      <w:r w:rsidRPr="00A9689E">
        <w:rPr>
          <w:i/>
          <w:iCs/>
          <w:lang w:val="en-US"/>
        </w:rPr>
        <w:t>154</w:t>
      </w:r>
      <w:r w:rsidRPr="00A9689E">
        <w:rPr>
          <w:lang w:val="en-US"/>
        </w:rPr>
        <w:t>, 398–424. https://doi.org/10.1016/j.envres.2016.12.033</w:t>
      </w:r>
    </w:p>
    <w:p w14:paraId="705757AE" w14:textId="77777777" w:rsidR="00A9689E" w:rsidRPr="00A9689E" w:rsidRDefault="00A9689E" w:rsidP="00E818ED">
      <w:pPr>
        <w:pStyle w:val="Bibliography"/>
        <w:spacing w:line="240" w:lineRule="auto"/>
        <w:rPr>
          <w:lang w:val="en-US"/>
        </w:rPr>
      </w:pPr>
      <w:r w:rsidRPr="00A9689E">
        <w:rPr>
          <w:lang w:val="en-US"/>
        </w:rPr>
        <w:t xml:space="preserve">Gumilyov, L. N., </w:t>
      </w:r>
      <w:proofErr w:type="spellStart"/>
      <w:r w:rsidRPr="00A9689E">
        <w:rPr>
          <w:lang w:val="en-US"/>
        </w:rPr>
        <w:t>Byulegenova</w:t>
      </w:r>
      <w:proofErr w:type="spellEnd"/>
      <w:r w:rsidRPr="00A9689E">
        <w:rPr>
          <w:lang w:val="en-US"/>
        </w:rPr>
        <w:t xml:space="preserve">, B. B., &amp; </w:t>
      </w:r>
      <w:proofErr w:type="spellStart"/>
      <w:r w:rsidRPr="00A9689E">
        <w:rPr>
          <w:lang w:val="en-US"/>
        </w:rPr>
        <w:t>Turemuratov</w:t>
      </w:r>
      <w:proofErr w:type="spellEnd"/>
      <w:r w:rsidRPr="00A9689E">
        <w:rPr>
          <w:lang w:val="en-US"/>
        </w:rPr>
        <w:t xml:space="preserve">, O. </w:t>
      </w:r>
      <w:proofErr w:type="spellStart"/>
      <w:r w:rsidRPr="00A9689E">
        <w:rPr>
          <w:lang w:val="en-US"/>
        </w:rPr>
        <w:t>Zh</w:t>
      </w:r>
      <w:proofErr w:type="spellEnd"/>
      <w:r w:rsidRPr="00A9689E">
        <w:rPr>
          <w:lang w:val="en-US"/>
        </w:rPr>
        <w:t xml:space="preserve">. (2023). </w:t>
      </w:r>
      <w:r w:rsidRPr="00A9689E">
        <w:rPr>
          <w:i/>
          <w:iCs/>
          <w:lang w:val="en-US"/>
        </w:rPr>
        <w:t>Urbanization as a global trend: Causes and consequences</w:t>
      </w:r>
      <w:r w:rsidRPr="00A9689E">
        <w:rPr>
          <w:lang w:val="en-US"/>
        </w:rPr>
        <w:t xml:space="preserve">. </w:t>
      </w:r>
      <w:r w:rsidRPr="00A9689E">
        <w:rPr>
          <w:i/>
          <w:iCs/>
          <w:lang w:val="en-US"/>
        </w:rPr>
        <w:t>142</w:t>
      </w:r>
      <w:r w:rsidRPr="00A9689E">
        <w:rPr>
          <w:lang w:val="en-US"/>
        </w:rPr>
        <w:t>(1), 37–42. https://doi.org/10.32523/2616-6887/2023-142-1-37-42</w:t>
      </w:r>
    </w:p>
    <w:p w14:paraId="61CBABF1" w14:textId="77777777" w:rsidR="00A9689E" w:rsidRPr="00A9689E" w:rsidRDefault="00A9689E" w:rsidP="00E818ED">
      <w:pPr>
        <w:pStyle w:val="Bibliography"/>
        <w:spacing w:line="240" w:lineRule="auto"/>
        <w:rPr>
          <w:lang w:val="en-US"/>
        </w:rPr>
      </w:pPr>
      <w:r w:rsidRPr="00A9689E">
        <w:rPr>
          <w:lang w:val="en-US"/>
        </w:rPr>
        <w:t xml:space="preserve">Guo, F., </w:t>
      </w:r>
      <w:proofErr w:type="spellStart"/>
      <w:r w:rsidRPr="00A9689E">
        <w:rPr>
          <w:lang w:val="en-US"/>
        </w:rPr>
        <w:t>Buler</w:t>
      </w:r>
      <w:proofErr w:type="spellEnd"/>
      <w:r w:rsidRPr="00A9689E">
        <w:rPr>
          <w:lang w:val="en-US"/>
        </w:rPr>
        <w:t xml:space="preserve">, J. J., Smolinsky, J. A., &amp; </w:t>
      </w:r>
      <w:proofErr w:type="spellStart"/>
      <w:r w:rsidRPr="00A9689E">
        <w:rPr>
          <w:lang w:val="en-US"/>
        </w:rPr>
        <w:t>Wilcove</w:t>
      </w:r>
      <w:proofErr w:type="spellEnd"/>
      <w:r w:rsidRPr="00A9689E">
        <w:rPr>
          <w:lang w:val="en-US"/>
        </w:rPr>
        <w:t xml:space="preserve">, D. S. (2023). Autumn stopover hotspots and multiscale habitat associations of migratory landbirds in the eastern United States. </w:t>
      </w:r>
      <w:r w:rsidRPr="00A9689E">
        <w:rPr>
          <w:i/>
          <w:iCs/>
          <w:lang w:val="en-US"/>
        </w:rPr>
        <w:t>Proceedings of the National Academy of Sciences</w:t>
      </w:r>
      <w:r w:rsidRPr="00A9689E">
        <w:rPr>
          <w:lang w:val="en-US"/>
        </w:rPr>
        <w:t xml:space="preserve">, </w:t>
      </w:r>
      <w:r w:rsidRPr="00A9689E">
        <w:rPr>
          <w:i/>
          <w:iCs/>
          <w:lang w:val="en-US"/>
        </w:rPr>
        <w:t>120</w:t>
      </w:r>
      <w:r w:rsidRPr="00A9689E">
        <w:rPr>
          <w:lang w:val="en-US"/>
        </w:rPr>
        <w:t>(3), e2203511120. https://doi.org/10.1073/pnas.2203511120</w:t>
      </w:r>
    </w:p>
    <w:p w14:paraId="5D902560" w14:textId="77777777" w:rsidR="00A9689E" w:rsidRPr="00A9689E" w:rsidRDefault="00A9689E" w:rsidP="00E818ED">
      <w:pPr>
        <w:pStyle w:val="Bibliography"/>
        <w:spacing w:line="240" w:lineRule="auto"/>
        <w:rPr>
          <w:lang w:val="en-US"/>
        </w:rPr>
      </w:pPr>
      <w:r w:rsidRPr="00A9689E">
        <w:rPr>
          <w:lang w:val="en-US"/>
        </w:rPr>
        <w:t xml:space="preserve">Hahs, A. K., Fournier, B., Aronson, M. F. J., Nilon, C. H., Herrera-Montes, A., Salisbury, A. B., Threlfall, C. G., Rega-Brodsky, C. C., Lepczyk, C. A., La Sorte, F. A., MacGregor-Fors, I., Scott MacIvor, J., Jung, K., Piana, M. R., Williams, N. S. G., Knapp, S., </w:t>
      </w:r>
      <w:proofErr w:type="spellStart"/>
      <w:r w:rsidRPr="00A9689E">
        <w:rPr>
          <w:lang w:val="en-US"/>
        </w:rPr>
        <w:t>Vergnes</w:t>
      </w:r>
      <w:proofErr w:type="spellEnd"/>
      <w:r w:rsidRPr="00A9689E">
        <w:rPr>
          <w:lang w:val="en-US"/>
        </w:rPr>
        <w:t xml:space="preserve">, A., Acevedo, A. A., </w:t>
      </w:r>
      <w:proofErr w:type="spellStart"/>
      <w:r w:rsidRPr="00A9689E">
        <w:rPr>
          <w:lang w:val="en-US"/>
        </w:rPr>
        <w:t>Gainsbury</w:t>
      </w:r>
      <w:proofErr w:type="spellEnd"/>
      <w:r w:rsidRPr="00A9689E">
        <w:rPr>
          <w:lang w:val="en-US"/>
        </w:rPr>
        <w:t xml:space="preserve">, A. M., … Moretti, M. (2023). </w:t>
      </w:r>
      <w:proofErr w:type="spellStart"/>
      <w:r w:rsidRPr="00A9689E">
        <w:rPr>
          <w:lang w:val="en-US"/>
        </w:rPr>
        <w:t>Urbanisation</w:t>
      </w:r>
      <w:proofErr w:type="spellEnd"/>
      <w:r w:rsidRPr="00A9689E">
        <w:rPr>
          <w:lang w:val="en-US"/>
        </w:rPr>
        <w:t xml:space="preserve"> generates multiple trait syndromes for terrestrial animal taxa worldwide. </w:t>
      </w:r>
      <w:r w:rsidRPr="00A9689E">
        <w:rPr>
          <w:i/>
          <w:iCs/>
          <w:lang w:val="en-US"/>
        </w:rPr>
        <w:t>Nature Communications</w:t>
      </w:r>
      <w:r w:rsidRPr="00A9689E">
        <w:rPr>
          <w:lang w:val="en-US"/>
        </w:rPr>
        <w:t xml:space="preserve">, </w:t>
      </w:r>
      <w:r w:rsidRPr="00A9689E">
        <w:rPr>
          <w:i/>
          <w:iCs/>
          <w:lang w:val="en-US"/>
        </w:rPr>
        <w:t>14</w:t>
      </w:r>
      <w:r w:rsidRPr="00A9689E">
        <w:rPr>
          <w:lang w:val="en-US"/>
        </w:rPr>
        <w:t>(1), 4751. https://doi.org/10.1038/s41467-023-39746-1</w:t>
      </w:r>
    </w:p>
    <w:p w14:paraId="7DF6B222" w14:textId="77777777" w:rsidR="00A9689E" w:rsidRPr="00A9689E" w:rsidRDefault="00A9689E" w:rsidP="00E818ED">
      <w:pPr>
        <w:pStyle w:val="Bibliography"/>
        <w:spacing w:line="240" w:lineRule="auto"/>
        <w:rPr>
          <w:lang w:val="en-US"/>
        </w:rPr>
      </w:pPr>
      <w:r w:rsidRPr="00A9689E">
        <w:rPr>
          <w:lang w:val="en-US"/>
        </w:rPr>
        <w:t xml:space="preserve">Halkin, S. L., Shustack, D. P., DeVries, M. S., Jawor, J. M., &amp; Linville, S. U. (2021). Northern Cardinal (Cardinalis cardinalis), version 2.0. </w:t>
      </w:r>
      <w:r w:rsidRPr="00A9689E">
        <w:rPr>
          <w:i/>
          <w:iCs/>
          <w:lang w:val="en-US"/>
        </w:rPr>
        <w:t>Birds of the World</w:t>
      </w:r>
      <w:r w:rsidRPr="00A9689E">
        <w:rPr>
          <w:lang w:val="en-US"/>
        </w:rPr>
        <w:t>. https://doi.org/10.2173/bow.norcar.02</w:t>
      </w:r>
    </w:p>
    <w:p w14:paraId="7C1CAF85" w14:textId="77777777" w:rsidR="00A9689E" w:rsidRPr="00A9689E" w:rsidRDefault="00A9689E" w:rsidP="00E818ED">
      <w:pPr>
        <w:pStyle w:val="Bibliography"/>
        <w:spacing w:line="240" w:lineRule="auto"/>
        <w:rPr>
          <w:lang w:val="en-US"/>
        </w:rPr>
      </w:pPr>
      <w:r w:rsidRPr="00A9689E">
        <w:rPr>
          <w:lang w:val="en-US"/>
        </w:rPr>
        <w:t xml:space="preserve">Harris, R. B., &amp; Fish, U. S. (1990). </w:t>
      </w:r>
      <w:r w:rsidRPr="00A9689E">
        <w:rPr>
          <w:i/>
          <w:iCs/>
          <w:lang w:val="en-US"/>
        </w:rPr>
        <w:t>Tracking wildlife by satellite</w:t>
      </w:r>
      <w:r w:rsidRPr="00A9689E">
        <w:rPr>
          <w:lang w:val="en-US"/>
        </w:rPr>
        <w:t>.</w:t>
      </w:r>
    </w:p>
    <w:p w14:paraId="7386742E" w14:textId="77777777" w:rsidR="00A9689E" w:rsidRPr="00A9689E" w:rsidRDefault="00A9689E" w:rsidP="00E818ED">
      <w:pPr>
        <w:pStyle w:val="Bibliography"/>
        <w:spacing w:line="240" w:lineRule="auto"/>
        <w:rPr>
          <w:lang w:val="en-US"/>
        </w:rPr>
      </w:pPr>
      <w:r w:rsidRPr="00A9689E">
        <w:rPr>
          <w:lang w:val="en-US"/>
        </w:rPr>
        <w:t xml:space="preserve">Havlíček, J., Riegert, J., &amp; Fuchs, R. (2022). A comparison of foraging-range sizes, flight distances and foraging habitat preferences in urban and rural House Sparrow (Passer </w:t>
      </w:r>
      <w:proofErr w:type="spellStart"/>
      <w:r w:rsidRPr="00A9689E">
        <w:rPr>
          <w:lang w:val="en-US"/>
        </w:rPr>
        <w:t>domesticus</w:t>
      </w:r>
      <w:proofErr w:type="spellEnd"/>
      <w:r w:rsidRPr="00A9689E">
        <w:rPr>
          <w:lang w:val="en-US"/>
        </w:rPr>
        <w:t xml:space="preserve">) populations. </w:t>
      </w:r>
      <w:r w:rsidRPr="00A9689E">
        <w:rPr>
          <w:i/>
          <w:iCs/>
          <w:lang w:val="en-US"/>
        </w:rPr>
        <w:t>Ibis</w:t>
      </w:r>
      <w:r w:rsidRPr="00A9689E">
        <w:rPr>
          <w:lang w:val="en-US"/>
        </w:rPr>
        <w:t xml:space="preserve">, </w:t>
      </w:r>
      <w:r w:rsidRPr="00A9689E">
        <w:rPr>
          <w:i/>
          <w:iCs/>
          <w:lang w:val="en-US"/>
        </w:rPr>
        <w:t>164</w:t>
      </w:r>
      <w:r w:rsidRPr="00A9689E">
        <w:rPr>
          <w:lang w:val="en-US"/>
        </w:rPr>
        <w:t>(4), 1227–1242. https://doi.org/10.1111/ibi.13072</w:t>
      </w:r>
    </w:p>
    <w:p w14:paraId="0823F416" w14:textId="77777777" w:rsidR="00A9689E" w:rsidRPr="00A9689E" w:rsidRDefault="00A9689E" w:rsidP="00E818ED">
      <w:pPr>
        <w:pStyle w:val="Bibliography"/>
        <w:spacing w:line="240" w:lineRule="auto"/>
        <w:rPr>
          <w:lang w:val="en-US"/>
        </w:rPr>
      </w:pPr>
      <w:r w:rsidRPr="00A9689E">
        <w:rPr>
          <w:lang w:val="en-US"/>
        </w:rPr>
        <w:t xml:space="preserve">Hofman, M. P. G., Hayward, M. W., Heim, M., Marchand, P., Rolandsen, C. M., Mattisson, J., Urbano, F., Heurich, M., </w:t>
      </w:r>
      <w:proofErr w:type="spellStart"/>
      <w:r w:rsidRPr="00A9689E">
        <w:rPr>
          <w:lang w:val="en-US"/>
        </w:rPr>
        <w:t>Mysterud</w:t>
      </w:r>
      <w:proofErr w:type="spellEnd"/>
      <w:r w:rsidRPr="00A9689E">
        <w:rPr>
          <w:lang w:val="en-US"/>
        </w:rPr>
        <w:t xml:space="preserve">, A., </w:t>
      </w:r>
      <w:proofErr w:type="spellStart"/>
      <w:r w:rsidRPr="00A9689E">
        <w:rPr>
          <w:lang w:val="en-US"/>
        </w:rPr>
        <w:t>Melzheimer</w:t>
      </w:r>
      <w:proofErr w:type="spellEnd"/>
      <w:r w:rsidRPr="00A9689E">
        <w:rPr>
          <w:lang w:val="en-US"/>
        </w:rPr>
        <w:t xml:space="preserve">, J., </w:t>
      </w:r>
      <w:proofErr w:type="spellStart"/>
      <w:r w:rsidRPr="00A9689E">
        <w:rPr>
          <w:lang w:val="en-US"/>
        </w:rPr>
        <w:t>Morellet</w:t>
      </w:r>
      <w:proofErr w:type="spellEnd"/>
      <w:r w:rsidRPr="00A9689E">
        <w:rPr>
          <w:lang w:val="en-US"/>
        </w:rPr>
        <w:t xml:space="preserve">, N., Voigt, U., Allen, B. L., Gehr, B., Rouco, C., Ullmann, W., Holand, Ø., Jørgensen, N. H., Steinheim, G., … </w:t>
      </w:r>
      <w:proofErr w:type="spellStart"/>
      <w:r w:rsidRPr="00A9689E">
        <w:rPr>
          <w:lang w:val="en-US"/>
        </w:rPr>
        <w:t>Balkenhol</w:t>
      </w:r>
      <w:proofErr w:type="spellEnd"/>
      <w:r w:rsidRPr="00A9689E">
        <w:rPr>
          <w:lang w:val="en-US"/>
        </w:rPr>
        <w:t xml:space="preserve">, N. (2019). Right on track? Performance of satellite telemetry in terrestrial wildlife research. </w:t>
      </w:r>
      <w:proofErr w:type="spellStart"/>
      <w:r w:rsidRPr="00A9689E">
        <w:rPr>
          <w:i/>
          <w:iCs/>
          <w:lang w:val="en-US"/>
        </w:rPr>
        <w:t>Plos</w:t>
      </w:r>
      <w:proofErr w:type="spellEnd"/>
      <w:r w:rsidRPr="00A9689E">
        <w:rPr>
          <w:i/>
          <w:iCs/>
          <w:lang w:val="en-US"/>
        </w:rPr>
        <w:t xml:space="preserve"> One</w:t>
      </w:r>
      <w:r w:rsidRPr="00A9689E">
        <w:rPr>
          <w:lang w:val="en-US"/>
        </w:rPr>
        <w:t xml:space="preserve">, </w:t>
      </w:r>
      <w:r w:rsidRPr="00A9689E">
        <w:rPr>
          <w:i/>
          <w:iCs/>
          <w:lang w:val="en-US"/>
        </w:rPr>
        <w:t>14</w:t>
      </w:r>
      <w:r w:rsidRPr="00A9689E">
        <w:rPr>
          <w:lang w:val="en-US"/>
        </w:rPr>
        <w:t>(5), e0216223. https://doi.org/10.1371/journal.pone.0216223</w:t>
      </w:r>
    </w:p>
    <w:p w14:paraId="6657AEB5" w14:textId="77777777" w:rsidR="00A9689E" w:rsidRPr="00A9689E" w:rsidRDefault="00A9689E" w:rsidP="00E818ED">
      <w:pPr>
        <w:pStyle w:val="Bibliography"/>
        <w:spacing w:line="240" w:lineRule="auto"/>
        <w:rPr>
          <w:lang w:val="en-US"/>
        </w:rPr>
      </w:pPr>
      <w:r w:rsidRPr="00A9689E">
        <w:rPr>
          <w:lang w:val="en-US"/>
        </w:rPr>
        <w:t xml:space="preserve">Hope, S. F., Hopkins, W. A., &amp; Angelier, F. (2022). Parenting in the city: Effects of urbanization on incubation </w:t>
      </w:r>
      <w:proofErr w:type="spellStart"/>
      <w:r w:rsidRPr="00A9689E">
        <w:rPr>
          <w:lang w:val="en-US"/>
        </w:rPr>
        <w:t>behaviour</w:t>
      </w:r>
      <w:proofErr w:type="spellEnd"/>
      <w:r w:rsidRPr="00A9689E">
        <w:rPr>
          <w:lang w:val="en-US"/>
        </w:rPr>
        <w:t xml:space="preserve"> and egg temperature in great tits, </w:t>
      </w:r>
      <w:r w:rsidRPr="00A9689E">
        <w:rPr>
          <w:i/>
          <w:iCs/>
          <w:lang w:val="en-US"/>
        </w:rPr>
        <w:t>Parus major</w:t>
      </w:r>
      <w:r w:rsidRPr="00A9689E">
        <w:rPr>
          <w:lang w:val="en-US"/>
        </w:rPr>
        <w:t xml:space="preserve">.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194</w:t>
      </w:r>
      <w:r w:rsidRPr="00A9689E">
        <w:rPr>
          <w:lang w:val="en-US"/>
        </w:rPr>
        <w:t>, 1–11. https://doi.org/10.1016/j.anbehav.2022.09.004</w:t>
      </w:r>
    </w:p>
    <w:p w14:paraId="4CD630DE" w14:textId="77777777" w:rsidR="00A9689E" w:rsidRPr="00A9689E" w:rsidRDefault="00A9689E" w:rsidP="00E818ED">
      <w:pPr>
        <w:pStyle w:val="Bibliography"/>
        <w:spacing w:line="240" w:lineRule="auto"/>
        <w:rPr>
          <w:lang w:val="en-US"/>
        </w:rPr>
      </w:pPr>
      <w:r w:rsidRPr="00A9689E">
        <w:rPr>
          <w:lang w:val="en-US"/>
        </w:rPr>
        <w:t xml:space="preserve">Horn, D. J., Johansen, S. M., &amp; Wilcoxen, T. E. (2014). Seed and feeder use by birds in the United States and Canada. </w:t>
      </w:r>
      <w:r w:rsidRPr="00A9689E">
        <w:rPr>
          <w:i/>
          <w:iCs/>
          <w:lang w:val="en-US"/>
        </w:rPr>
        <w:t>Wildlife Society Bulletin</w:t>
      </w:r>
      <w:r w:rsidRPr="00A9689E">
        <w:rPr>
          <w:lang w:val="en-US"/>
        </w:rPr>
        <w:t xml:space="preserve">, </w:t>
      </w:r>
      <w:r w:rsidRPr="00A9689E">
        <w:rPr>
          <w:i/>
          <w:iCs/>
          <w:lang w:val="en-US"/>
        </w:rPr>
        <w:t>38</w:t>
      </w:r>
      <w:r w:rsidRPr="00A9689E">
        <w:rPr>
          <w:lang w:val="en-US"/>
        </w:rPr>
        <w:t>(1), 18–25. https://doi.org/10.1002/wsb.365</w:t>
      </w:r>
    </w:p>
    <w:p w14:paraId="501D89B1" w14:textId="77777777" w:rsidR="00A9689E" w:rsidRPr="00A9689E" w:rsidRDefault="00A9689E" w:rsidP="00E818ED">
      <w:pPr>
        <w:pStyle w:val="Bibliography"/>
        <w:spacing w:line="240" w:lineRule="auto"/>
        <w:rPr>
          <w:lang w:val="en-US"/>
        </w:rPr>
      </w:pPr>
      <w:r w:rsidRPr="00A9689E">
        <w:rPr>
          <w:lang w:val="en-US"/>
        </w:rPr>
        <w:t xml:space="preserve">Hosmer, D. W., &amp; </w:t>
      </w:r>
      <w:proofErr w:type="spellStart"/>
      <w:r w:rsidRPr="00A9689E">
        <w:rPr>
          <w:lang w:val="en-US"/>
        </w:rPr>
        <w:t>Lemesbow</w:t>
      </w:r>
      <w:proofErr w:type="spellEnd"/>
      <w:r w:rsidRPr="00A9689E">
        <w:rPr>
          <w:lang w:val="en-US"/>
        </w:rPr>
        <w:t xml:space="preserve">, S. (1980). Goodness of fit tests for the multiple logistic regression model. </w:t>
      </w:r>
      <w:r w:rsidRPr="00A9689E">
        <w:rPr>
          <w:i/>
          <w:iCs/>
          <w:lang w:val="en-US"/>
        </w:rPr>
        <w:t>Communications in Statistics - Theory and Methods</w:t>
      </w:r>
      <w:r w:rsidRPr="00A9689E">
        <w:rPr>
          <w:lang w:val="en-US"/>
        </w:rPr>
        <w:t xml:space="preserve">, </w:t>
      </w:r>
      <w:r w:rsidRPr="00A9689E">
        <w:rPr>
          <w:i/>
          <w:iCs/>
          <w:lang w:val="en-US"/>
        </w:rPr>
        <w:t>9</w:t>
      </w:r>
      <w:r w:rsidRPr="00A9689E">
        <w:rPr>
          <w:lang w:val="en-US"/>
        </w:rPr>
        <w:t>(10), 1043–1069. https://doi.org/10.1080/03610928008827941</w:t>
      </w:r>
    </w:p>
    <w:p w14:paraId="18382B5D" w14:textId="77777777" w:rsidR="00A9689E" w:rsidRPr="00A9689E" w:rsidRDefault="00A9689E" w:rsidP="00E818ED">
      <w:pPr>
        <w:pStyle w:val="Bibliography"/>
        <w:spacing w:line="240" w:lineRule="auto"/>
        <w:rPr>
          <w:lang w:val="en-US"/>
        </w:rPr>
      </w:pPr>
      <w:r w:rsidRPr="00A9689E">
        <w:rPr>
          <w:lang w:val="en-US"/>
        </w:rPr>
        <w:t xml:space="preserve">Humbird, S. K., &amp; Neudorf, D. L. H. (2008). THE EFFECTS OF FOOD SUPPLEMENTATION ON EXTRATERRITORIAL BEHAVIOR IN FEMALE NORTHERN CARDINALS. </w:t>
      </w:r>
      <w:r w:rsidRPr="00A9689E">
        <w:rPr>
          <w:i/>
          <w:iCs/>
          <w:lang w:val="en-US"/>
        </w:rPr>
        <w:t>The Condor</w:t>
      </w:r>
      <w:r w:rsidRPr="00A9689E">
        <w:rPr>
          <w:lang w:val="en-US"/>
        </w:rPr>
        <w:t xml:space="preserve">, </w:t>
      </w:r>
      <w:r w:rsidRPr="00A9689E">
        <w:rPr>
          <w:i/>
          <w:iCs/>
          <w:lang w:val="en-US"/>
        </w:rPr>
        <w:t>110</w:t>
      </w:r>
      <w:r w:rsidRPr="00A9689E">
        <w:rPr>
          <w:lang w:val="en-US"/>
        </w:rPr>
        <w:t>(2), 392–395. https://doi.org/10.1525/cond.2008.8427</w:t>
      </w:r>
    </w:p>
    <w:p w14:paraId="3DE43D04" w14:textId="77777777" w:rsidR="00A9689E" w:rsidRPr="00A9689E" w:rsidRDefault="00A9689E" w:rsidP="00E818ED">
      <w:pPr>
        <w:pStyle w:val="Bibliography"/>
        <w:spacing w:line="240" w:lineRule="auto"/>
        <w:rPr>
          <w:lang w:val="en-US"/>
        </w:rPr>
      </w:pPr>
      <w:r w:rsidRPr="00A9689E">
        <w:rPr>
          <w:lang w:val="en-US"/>
        </w:rPr>
        <w:t>Ibáñez-</w:t>
      </w:r>
      <w:proofErr w:type="spellStart"/>
      <w:r w:rsidRPr="00A9689E">
        <w:rPr>
          <w:lang w:val="en-US"/>
        </w:rPr>
        <w:t>Álamo</w:t>
      </w:r>
      <w:proofErr w:type="spellEnd"/>
      <w:r w:rsidRPr="00A9689E">
        <w:rPr>
          <w:lang w:val="en-US"/>
        </w:rPr>
        <w:t xml:space="preserve">, J. D., Morelli, F., Benedetti, Y., Rubio, E., </w:t>
      </w:r>
      <w:proofErr w:type="spellStart"/>
      <w:r w:rsidRPr="00A9689E">
        <w:rPr>
          <w:lang w:val="en-US"/>
        </w:rPr>
        <w:t>Jokimäki</w:t>
      </w:r>
      <w:proofErr w:type="spellEnd"/>
      <w:r w:rsidRPr="00A9689E">
        <w:rPr>
          <w:lang w:val="en-US"/>
        </w:rPr>
        <w:t xml:space="preserve">, J., Pérez-Contreras, T., Sprau, P., Suhonen, J., </w:t>
      </w:r>
      <w:proofErr w:type="spellStart"/>
      <w:r w:rsidRPr="00A9689E">
        <w:rPr>
          <w:lang w:val="en-US"/>
        </w:rPr>
        <w:t>Tryjanowski</w:t>
      </w:r>
      <w:proofErr w:type="spellEnd"/>
      <w:r w:rsidRPr="00A9689E">
        <w:rPr>
          <w:lang w:val="en-US"/>
        </w:rPr>
        <w:t xml:space="preserve">, P., </w:t>
      </w:r>
      <w:proofErr w:type="spellStart"/>
      <w:r w:rsidRPr="00A9689E">
        <w:rPr>
          <w:lang w:val="en-US"/>
        </w:rPr>
        <w:t>Kaisanlahti-Jokimäki</w:t>
      </w:r>
      <w:proofErr w:type="spellEnd"/>
      <w:r w:rsidRPr="00A9689E">
        <w:rPr>
          <w:lang w:val="en-US"/>
        </w:rPr>
        <w:t xml:space="preserve">, M.-L., Møller, A. P., &amp; Díaz, M. (2020). Biodiversity within the city: Effects of land sharing and land sparing urban development on avian diversity. </w:t>
      </w:r>
      <w:r w:rsidRPr="00A9689E">
        <w:rPr>
          <w:i/>
          <w:iCs/>
          <w:lang w:val="en-US"/>
        </w:rPr>
        <w:t>Science of The Total Environment</w:t>
      </w:r>
      <w:r w:rsidRPr="00A9689E">
        <w:rPr>
          <w:lang w:val="en-US"/>
        </w:rPr>
        <w:t xml:space="preserve">, </w:t>
      </w:r>
      <w:r w:rsidRPr="00A9689E">
        <w:rPr>
          <w:i/>
          <w:iCs/>
          <w:lang w:val="en-US"/>
        </w:rPr>
        <w:t>707</w:t>
      </w:r>
      <w:r w:rsidRPr="00A9689E">
        <w:rPr>
          <w:lang w:val="en-US"/>
        </w:rPr>
        <w:t>, 135477. https://doi.org/10.1016/j.scitotenv.2019.135477</w:t>
      </w:r>
    </w:p>
    <w:p w14:paraId="78059F10" w14:textId="77777777" w:rsidR="00A9689E" w:rsidRPr="00A9689E" w:rsidRDefault="00A9689E" w:rsidP="00E818ED">
      <w:pPr>
        <w:pStyle w:val="Bibliography"/>
        <w:spacing w:line="240" w:lineRule="auto"/>
        <w:rPr>
          <w:lang w:val="en-US"/>
        </w:rPr>
      </w:pPr>
      <w:r w:rsidRPr="00A9689E">
        <w:rPr>
          <w:lang w:val="en-US"/>
        </w:rPr>
        <w:t xml:space="preserve">Isaksson, C. (2018). Impact of urbanization on birds. </w:t>
      </w:r>
      <w:r w:rsidRPr="00A9689E">
        <w:rPr>
          <w:i/>
          <w:iCs/>
          <w:lang w:val="en-US"/>
        </w:rPr>
        <w:t>Bird Species</w:t>
      </w:r>
      <w:r w:rsidRPr="00A9689E">
        <w:rPr>
          <w:lang w:val="en-US"/>
        </w:rPr>
        <w:t xml:space="preserve">, </w:t>
      </w:r>
      <w:r w:rsidRPr="00A9689E">
        <w:rPr>
          <w:i/>
          <w:iCs/>
          <w:lang w:val="en-US"/>
        </w:rPr>
        <w:t>235</w:t>
      </w:r>
      <w:r w:rsidRPr="00A9689E">
        <w:rPr>
          <w:lang w:val="en-US"/>
        </w:rPr>
        <w:t>, 257.</w:t>
      </w:r>
    </w:p>
    <w:p w14:paraId="0AB41623" w14:textId="77777777" w:rsidR="00A9689E" w:rsidRPr="00A9689E" w:rsidRDefault="00A9689E" w:rsidP="00E818ED">
      <w:pPr>
        <w:pStyle w:val="Bibliography"/>
        <w:spacing w:line="240" w:lineRule="auto"/>
        <w:rPr>
          <w:lang w:val="en-US"/>
        </w:rPr>
      </w:pPr>
      <w:r w:rsidRPr="00A9689E">
        <w:rPr>
          <w:lang w:val="en-US"/>
        </w:rPr>
        <w:t xml:space="preserve">Iverson, A. R., Schaefer, J. L., </w:t>
      </w:r>
      <w:proofErr w:type="spellStart"/>
      <w:r w:rsidRPr="00A9689E">
        <w:rPr>
          <w:lang w:val="en-US"/>
        </w:rPr>
        <w:t>Skalos</w:t>
      </w:r>
      <w:proofErr w:type="spellEnd"/>
      <w:r w:rsidRPr="00A9689E">
        <w:rPr>
          <w:lang w:val="en-US"/>
        </w:rPr>
        <w:t xml:space="preserve">, S. M., &amp; Hawkins, C. E. (2023). Global positioning system (GPS) and platform transmitter terminal (PTT) tags reveal fine-scale migratory movements of small birds: A review highlights further opportunities for hypothesis-driven research. </w:t>
      </w:r>
      <w:r w:rsidRPr="00A9689E">
        <w:rPr>
          <w:i/>
          <w:iCs/>
          <w:lang w:val="en-US"/>
        </w:rPr>
        <w:t>Ornithological Applications</w:t>
      </w:r>
      <w:r w:rsidRPr="00A9689E">
        <w:rPr>
          <w:lang w:val="en-US"/>
        </w:rPr>
        <w:t xml:space="preserve">, </w:t>
      </w:r>
      <w:r w:rsidRPr="00A9689E">
        <w:rPr>
          <w:i/>
          <w:iCs/>
          <w:lang w:val="en-US"/>
        </w:rPr>
        <w:t>125</w:t>
      </w:r>
      <w:r w:rsidRPr="00A9689E">
        <w:rPr>
          <w:lang w:val="en-US"/>
        </w:rPr>
        <w:t>(3), duad014.</w:t>
      </w:r>
    </w:p>
    <w:p w14:paraId="39C1F0CA" w14:textId="77777777" w:rsidR="00A9689E" w:rsidRPr="00A9689E" w:rsidRDefault="00A9689E" w:rsidP="00E818ED">
      <w:pPr>
        <w:pStyle w:val="Bibliography"/>
        <w:spacing w:line="240" w:lineRule="auto"/>
        <w:rPr>
          <w:lang w:val="en-US"/>
        </w:rPr>
      </w:pPr>
      <w:r w:rsidRPr="00A9689E">
        <w:rPr>
          <w:lang w:val="en-US"/>
        </w:rPr>
        <w:t xml:space="preserve">Jim, C. Y., &amp; Chen, W. Y. (2008). Assessing the ecosystem service of air pollutant removal by urban trees in Guangzhou (China). </w:t>
      </w:r>
      <w:r w:rsidRPr="00A9689E">
        <w:rPr>
          <w:i/>
          <w:iCs/>
          <w:lang w:val="en-US"/>
        </w:rPr>
        <w:t>Journal of Environmental Management</w:t>
      </w:r>
      <w:r w:rsidRPr="00A9689E">
        <w:rPr>
          <w:lang w:val="en-US"/>
        </w:rPr>
        <w:t xml:space="preserve">, </w:t>
      </w:r>
      <w:r w:rsidRPr="00A9689E">
        <w:rPr>
          <w:i/>
          <w:iCs/>
          <w:lang w:val="en-US"/>
        </w:rPr>
        <w:t>88</w:t>
      </w:r>
      <w:r w:rsidRPr="00A9689E">
        <w:rPr>
          <w:lang w:val="en-US"/>
        </w:rPr>
        <w:t>(4), 665–676. https://doi.org/10.1016/j.jenvman.2007.03.035</w:t>
      </w:r>
    </w:p>
    <w:p w14:paraId="603F5870" w14:textId="77777777" w:rsidR="00A9689E" w:rsidRPr="00A9689E" w:rsidRDefault="00A9689E" w:rsidP="00E818ED">
      <w:pPr>
        <w:pStyle w:val="Bibliography"/>
        <w:spacing w:line="240" w:lineRule="auto"/>
        <w:rPr>
          <w:lang w:val="en-US"/>
        </w:rPr>
      </w:pPr>
      <w:r w:rsidRPr="00A9689E">
        <w:rPr>
          <w:lang w:val="en-US"/>
        </w:rPr>
        <w:t xml:space="preserve">Johnson, D. H. (1980). The Comparison of Usage and Availability Measurements for Evaluating Resource Preference. </w:t>
      </w:r>
      <w:r w:rsidRPr="00A9689E">
        <w:rPr>
          <w:i/>
          <w:iCs/>
          <w:lang w:val="en-US"/>
        </w:rPr>
        <w:t>Ecology</w:t>
      </w:r>
      <w:r w:rsidRPr="00A9689E">
        <w:rPr>
          <w:lang w:val="en-US"/>
        </w:rPr>
        <w:t xml:space="preserve">, </w:t>
      </w:r>
      <w:r w:rsidRPr="00A9689E">
        <w:rPr>
          <w:i/>
          <w:iCs/>
          <w:lang w:val="en-US"/>
        </w:rPr>
        <w:t>61</w:t>
      </w:r>
      <w:r w:rsidRPr="00A9689E">
        <w:rPr>
          <w:lang w:val="en-US"/>
        </w:rPr>
        <w:t>(1), 65–71. https://doi.org/10.2307/1937156</w:t>
      </w:r>
    </w:p>
    <w:p w14:paraId="79309F78" w14:textId="77777777" w:rsidR="00A9689E" w:rsidRPr="00A9689E" w:rsidRDefault="00A9689E" w:rsidP="00E818ED">
      <w:pPr>
        <w:pStyle w:val="Bibliography"/>
        <w:spacing w:line="240" w:lineRule="auto"/>
        <w:rPr>
          <w:lang w:val="en-US"/>
        </w:rPr>
      </w:pPr>
      <w:proofErr w:type="spellStart"/>
      <w:r w:rsidRPr="00A9689E">
        <w:rPr>
          <w:lang w:val="en-US"/>
        </w:rPr>
        <w:t>Jokimäki</w:t>
      </w:r>
      <w:proofErr w:type="spellEnd"/>
      <w:r w:rsidRPr="00A9689E">
        <w:rPr>
          <w:lang w:val="en-US"/>
        </w:rPr>
        <w:t xml:space="preserve">, J., </w:t>
      </w:r>
      <w:proofErr w:type="spellStart"/>
      <w:r w:rsidRPr="00A9689E">
        <w:rPr>
          <w:lang w:val="en-US"/>
        </w:rPr>
        <w:t>Kaisanlahti-Jokimäki</w:t>
      </w:r>
      <w:proofErr w:type="spellEnd"/>
      <w:r w:rsidRPr="00A9689E">
        <w:rPr>
          <w:lang w:val="en-US"/>
        </w:rPr>
        <w:t xml:space="preserve">, M.-L., &amp; Suhonen, J. (2022). Long-Term Winter Population Trends of Corvids in Relation to Urbanization and Climate at Northern Latitudes. </w:t>
      </w:r>
      <w:r w:rsidRPr="00A9689E">
        <w:rPr>
          <w:i/>
          <w:iCs/>
          <w:lang w:val="en-US"/>
        </w:rPr>
        <w:t>Animals</w:t>
      </w:r>
      <w:r w:rsidRPr="00A9689E">
        <w:rPr>
          <w:lang w:val="en-US"/>
        </w:rPr>
        <w:t xml:space="preserve">, </w:t>
      </w:r>
      <w:r w:rsidRPr="00A9689E">
        <w:rPr>
          <w:i/>
          <w:iCs/>
          <w:lang w:val="en-US"/>
        </w:rPr>
        <w:t>12</w:t>
      </w:r>
      <w:r w:rsidRPr="00A9689E">
        <w:rPr>
          <w:lang w:val="en-US"/>
        </w:rPr>
        <w:t>(14), Article 14. https://doi.org/10.3390/ani12141820</w:t>
      </w:r>
    </w:p>
    <w:p w14:paraId="5962B62E" w14:textId="77777777" w:rsidR="00A9689E" w:rsidRPr="00A9689E" w:rsidRDefault="00A9689E" w:rsidP="00E818ED">
      <w:pPr>
        <w:pStyle w:val="Bibliography"/>
        <w:spacing w:line="240" w:lineRule="auto"/>
        <w:rPr>
          <w:lang w:val="en-US"/>
        </w:rPr>
      </w:pPr>
      <w:r w:rsidRPr="00A9689E">
        <w:rPr>
          <w:lang w:val="en-US"/>
        </w:rPr>
        <w:t xml:space="preserve">Jones. (2001). Habitat Selection Studies in Avian Ecology: A Critical Review. </w:t>
      </w:r>
      <w:r w:rsidRPr="00A9689E">
        <w:rPr>
          <w:i/>
          <w:iCs/>
          <w:lang w:val="en-US"/>
        </w:rPr>
        <w:t>The Auk</w:t>
      </w:r>
      <w:r w:rsidRPr="00A9689E">
        <w:rPr>
          <w:lang w:val="en-US"/>
        </w:rPr>
        <w:t xml:space="preserve">, </w:t>
      </w:r>
      <w:r w:rsidRPr="00A9689E">
        <w:rPr>
          <w:i/>
          <w:iCs/>
          <w:lang w:val="en-US"/>
        </w:rPr>
        <w:t>118</w:t>
      </w:r>
      <w:r w:rsidRPr="00A9689E">
        <w:rPr>
          <w:lang w:val="en-US"/>
        </w:rPr>
        <w:t>(2), 557–562. https://doi.org/10.1093/auk/118.2.557</w:t>
      </w:r>
    </w:p>
    <w:p w14:paraId="3AF3D8A8" w14:textId="77777777" w:rsidR="00A9689E" w:rsidRPr="00A9689E" w:rsidRDefault="00A9689E" w:rsidP="00E818ED">
      <w:pPr>
        <w:pStyle w:val="Bibliography"/>
        <w:spacing w:line="240" w:lineRule="auto"/>
        <w:rPr>
          <w:lang w:val="en-US"/>
        </w:rPr>
      </w:pPr>
      <w:r w:rsidRPr="00A9689E">
        <w:rPr>
          <w:lang w:val="en-US"/>
        </w:rPr>
        <w:t xml:space="preserve">Jones, T. M., Cooper, N. W., Haradon, H. A., Brunner, A. R., Dossman, B. C., Ward, M. P., Sillett, T. S., &amp; Kaiser, S. A. (2024). Considerations for radio-transmitter specifications on songbirds: Color and antenna length matter too. </w:t>
      </w:r>
      <w:r w:rsidRPr="00A9689E">
        <w:rPr>
          <w:i/>
          <w:iCs/>
          <w:lang w:val="en-US"/>
        </w:rPr>
        <w:t>Journal of Field Ornithology</w:t>
      </w:r>
      <w:r w:rsidRPr="00A9689E">
        <w:rPr>
          <w:lang w:val="en-US"/>
        </w:rPr>
        <w:t xml:space="preserve">, </w:t>
      </w:r>
      <w:r w:rsidRPr="00A9689E">
        <w:rPr>
          <w:i/>
          <w:iCs/>
          <w:lang w:val="en-US"/>
        </w:rPr>
        <w:t>95</w:t>
      </w:r>
      <w:r w:rsidRPr="00A9689E">
        <w:rPr>
          <w:lang w:val="en-US"/>
        </w:rPr>
        <w:t>(1). https://doi.org/10.5751/JFO-00426-950107</w:t>
      </w:r>
    </w:p>
    <w:p w14:paraId="37CB659F" w14:textId="77777777" w:rsidR="00A9689E" w:rsidRPr="00A9689E" w:rsidRDefault="00A9689E" w:rsidP="00E818ED">
      <w:pPr>
        <w:pStyle w:val="Bibliography"/>
        <w:spacing w:line="240" w:lineRule="auto"/>
        <w:rPr>
          <w:lang w:val="en-US"/>
        </w:rPr>
      </w:pPr>
      <w:r w:rsidRPr="00A9689E">
        <w:rPr>
          <w:lang w:val="en-US"/>
        </w:rPr>
        <w:t xml:space="preserve">Jones, T. M., Llamas, A. P., &amp; Phillips, J. N. (2023a). Phenotypic signatures of urbanization? Resident, but not migratory, songbird eye size varies with urban‐associated light pollution levels. </w:t>
      </w:r>
      <w:r w:rsidRPr="00A9689E">
        <w:rPr>
          <w:i/>
          <w:iCs/>
          <w:lang w:val="en-US"/>
        </w:rPr>
        <w:t>Global Change Biology</w:t>
      </w:r>
      <w:r w:rsidRPr="00A9689E">
        <w:rPr>
          <w:lang w:val="en-US"/>
        </w:rPr>
        <w:t xml:space="preserve">, </w:t>
      </w:r>
      <w:r w:rsidRPr="00A9689E">
        <w:rPr>
          <w:i/>
          <w:iCs/>
          <w:lang w:val="en-US"/>
        </w:rPr>
        <w:t>29</w:t>
      </w:r>
      <w:r w:rsidRPr="00A9689E">
        <w:rPr>
          <w:lang w:val="en-US"/>
        </w:rPr>
        <w:t>(23), 6635–6646.</w:t>
      </w:r>
    </w:p>
    <w:p w14:paraId="11064E45" w14:textId="77777777" w:rsidR="00A9689E" w:rsidRPr="00A9689E" w:rsidRDefault="00A9689E" w:rsidP="00E818ED">
      <w:pPr>
        <w:pStyle w:val="Bibliography"/>
        <w:spacing w:line="240" w:lineRule="auto"/>
        <w:rPr>
          <w:lang w:val="en-US"/>
        </w:rPr>
      </w:pPr>
      <w:r w:rsidRPr="00A9689E">
        <w:rPr>
          <w:lang w:val="en-US"/>
        </w:rPr>
        <w:t xml:space="preserve">Jones, T. M., Llamas, A. P., &amp; Phillips, J. N. (2023b). Phenotypic signatures of urbanization? Resident, but not migratory, songbird eye size varies with urban-associated light pollution levels. </w:t>
      </w:r>
      <w:r w:rsidRPr="00A9689E">
        <w:rPr>
          <w:i/>
          <w:iCs/>
          <w:lang w:val="en-US"/>
        </w:rPr>
        <w:t>Global Change Biology</w:t>
      </w:r>
      <w:r w:rsidRPr="00A9689E">
        <w:rPr>
          <w:lang w:val="en-US"/>
        </w:rPr>
        <w:t xml:space="preserve">, </w:t>
      </w:r>
      <w:r w:rsidRPr="00A9689E">
        <w:rPr>
          <w:i/>
          <w:iCs/>
          <w:lang w:val="en-US"/>
        </w:rPr>
        <w:t>29</w:t>
      </w:r>
      <w:r w:rsidRPr="00A9689E">
        <w:rPr>
          <w:lang w:val="en-US"/>
        </w:rPr>
        <w:t>(23), 6635–6646. https://doi.org/10.1111/gcb.16935</w:t>
      </w:r>
    </w:p>
    <w:p w14:paraId="39F567D0" w14:textId="77777777" w:rsidR="00A9689E" w:rsidRPr="00A9689E" w:rsidRDefault="00A9689E" w:rsidP="00E818ED">
      <w:pPr>
        <w:pStyle w:val="Bibliography"/>
        <w:spacing w:line="240" w:lineRule="auto"/>
        <w:rPr>
          <w:lang w:val="en-US"/>
        </w:rPr>
      </w:pPr>
      <w:r w:rsidRPr="00A9689E">
        <w:rPr>
          <w:lang w:val="en-US"/>
        </w:rPr>
        <w:t xml:space="preserve">Jorde, D. G., </w:t>
      </w:r>
      <w:proofErr w:type="spellStart"/>
      <w:r w:rsidRPr="00A9689E">
        <w:rPr>
          <w:lang w:val="en-US"/>
        </w:rPr>
        <w:t>Krapu</w:t>
      </w:r>
      <w:proofErr w:type="spellEnd"/>
      <w:r w:rsidRPr="00A9689E">
        <w:rPr>
          <w:lang w:val="en-US"/>
        </w:rPr>
        <w:t xml:space="preserve">, G. L., Crawford, R. D., &amp; Hay, M. A. (1984). Effects of Weather on Habitat Selection and Behavior of Mallards Wintering in Nebraska. </w:t>
      </w:r>
      <w:r w:rsidRPr="00A9689E">
        <w:rPr>
          <w:i/>
          <w:iCs/>
          <w:lang w:val="en-US"/>
        </w:rPr>
        <w:t>The Condor</w:t>
      </w:r>
      <w:r w:rsidRPr="00A9689E">
        <w:rPr>
          <w:lang w:val="en-US"/>
        </w:rPr>
        <w:t xml:space="preserve">, </w:t>
      </w:r>
      <w:r w:rsidRPr="00A9689E">
        <w:rPr>
          <w:i/>
          <w:iCs/>
          <w:lang w:val="en-US"/>
        </w:rPr>
        <w:t>86</w:t>
      </w:r>
      <w:r w:rsidRPr="00A9689E">
        <w:rPr>
          <w:lang w:val="en-US"/>
        </w:rPr>
        <w:t>(3), 258. https://doi.org/10.2307/1366993</w:t>
      </w:r>
    </w:p>
    <w:p w14:paraId="169C59A0" w14:textId="77777777" w:rsidR="00A9689E" w:rsidRPr="00A9689E" w:rsidRDefault="00A9689E" w:rsidP="00E818ED">
      <w:pPr>
        <w:pStyle w:val="Bibliography"/>
        <w:spacing w:line="240" w:lineRule="auto"/>
        <w:rPr>
          <w:lang w:val="en-US"/>
        </w:rPr>
      </w:pPr>
      <w:r w:rsidRPr="00A9689E">
        <w:rPr>
          <w:lang w:val="en-US"/>
        </w:rPr>
        <w:t xml:space="preserve">Kamei, I., &amp; Maruta, E. (1979). Study on wind environmental problems caused around buildings in Japan. </w:t>
      </w:r>
      <w:r w:rsidRPr="00A9689E">
        <w:rPr>
          <w:i/>
          <w:iCs/>
          <w:lang w:val="en-US"/>
        </w:rPr>
        <w:t>Journal of Wind Engineering and Industrial Aerodynamics</w:t>
      </w:r>
      <w:r w:rsidRPr="00A9689E">
        <w:rPr>
          <w:lang w:val="en-US"/>
        </w:rPr>
        <w:t xml:space="preserve">, </w:t>
      </w:r>
      <w:r w:rsidRPr="00A9689E">
        <w:rPr>
          <w:i/>
          <w:iCs/>
          <w:lang w:val="en-US"/>
        </w:rPr>
        <w:t>4</w:t>
      </w:r>
      <w:r w:rsidRPr="00A9689E">
        <w:rPr>
          <w:lang w:val="en-US"/>
        </w:rPr>
        <w:t>(3), 307–331. https://doi.org/10.1016/0167-6105(79)90010-2</w:t>
      </w:r>
    </w:p>
    <w:p w14:paraId="07271869" w14:textId="77777777" w:rsidR="00A9689E" w:rsidRPr="00A9689E" w:rsidRDefault="00A9689E" w:rsidP="00E818ED">
      <w:pPr>
        <w:pStyle w:val="Bibliography"/>
        <w:spacing w:line="240" w:lineRule="auto"/>
        <w:rPr>
          <w:lang w:val="en-US"/>
        </w:rPr>
      </w:pPr>
      <w:r w:rsidRPr="00A9689E">
        <w:rPr>
          <w:lang w:val="en-US"/>
        </w:rPr>
        <w:t xml:space="preserve">Kauffman, M. J., Frick, W. F., &amp; Linthicum, J. (2003). ESTIMATION OF HABITAT‐SPECIFIC DEMOGRAPHY AND POPULATION GROWTH FOR PEREGRINE FALCONS IN CALIFORNIA. </w:t>
      </w:r>
      <w:r w:rsidRPr="00A9689E">
        <w:rPr>
          <w:i/>
          <w:iCs/>
          <w:lang w:val="en-US"/>
        </w:rPr>
        <w:t>Ecological Applications</w:t>
      </w:r>
      <w:r w:rsidRPr="00A9689E">
        <w:rPr>
          <w:lang w:val="en-US"/>
        </w:rPr>
        <w:t xml:space="preserve">, </w:t>
      </w:r>
      <w:r w:rsidRPr="00A9689E">
        <w:rPr>
          <w:i/>
          <w:iCs/>
          <w:lang w:val="en-US"/>
        </w:rPr>
        <w:t>13</w:t>
      </w:r>
      <w:r w:rsidRPr="00A9689E">
        <w:rPr>
          <w:lang w:val="en-US"/>
        </w:rPr>
        <w:t>(6), 1802–1816. https://doi.org/10.1890/01-5324</w:t>
      </w:r>
    </w:p>
    <w:p w14:paraId="01E019FD" w14:textId="77777777" w:rsidR="00A9689E" w:rsidRPr="00A9689E" w:rsidRDefault="00A9689E" w:rsidP="00E818ED">
      <w:pPr>
        <w:pStyle w:val="Bibliography"/>
        <w:spacing w:line="240" w:lineRule="auto"/>
        <w:rPr>
          <w:lang w:val="en-US"/>
        </w:rPr>
      </w:pPr>
      <w:r w:rsidRPr="00A9689E">
        <w:rPr>
          <w:lang w:val="en-US"/>
        </w:rPr>
        <w:t xml:space="preserve">Kekkonen, J. (2017). Pollutants in Urbanized Areas: Direct and Indirect Effects on Bird Populations. In </w:t>
      </w:r>
      <w:r w:rsidRPr="00A9689E">
        <w:rPr>
          <w:i/>
          <w:iCs/>
          <w:lang w:val="en-US"/>
        </w:rPr>
        <w:t>ResearchGate</w:t>
      </w:r>
      <w:r w:rsidRPr="00A9689E">
        <w:rPr>
          <w:lang w:val="en-US"/>
        </w:rPr>
        <w:t>. https://doi.org/10.1007/978-3-319-43314-1_12</w:t>
      </w:r>
    </w:p>
    <w:p w14:paraId="0D51A7F9" w14:textId="77777777" w:rsidR="00A9689E" w:rsidRPr="00A9689E" w:rsidRDefault="00A9689E" w:rsidP="00E818ED">
      <w:pPr>
        <w:pStyle w:val="Bibliography"/>
        <w:spacing w:line="240" w:lineRule="auto"/>
        <w:rPr>
          <w:lang w:val="en-US"/>
        </w:rPr>
      </w:pPr>
      <w:r w:rsidRPr="00A9689E">
        <w:rPr>
          <w:lang w:val="en-US"/>
        </w:rPr>
        <w:t xml:space="preserve">Killick, R., &amp; Eckley, I. A. (2014). changepoint: An R Package for Changepoint Analysis. </w:t>
      </w:r>
      <w:r w:rsidRPr="00A9689E">
        <w:rPr>
          <w:i/>
          <w:iCs/>
          <w:lang w:val="en-US"/>
        </w:rPr>
        <w:t>Journal of Statistical Software</w:t>
      </w:r>
      <w:r w:rsidRPr="00A9689E">
        <w:rPr>
          <w:lang w:val="en-US"/>
        </w:rPr>
        <w:t xml:space="preserve">, </w:t>
      </w:r>
      <w:r w:rsidRPr="00A9689E">
        <w:rPr>
          <w:i/>
          <w:iCs/>
          <w:lang w:val="en-US"/>
        </w:rPr>
        <w:t>58</w:t>
      </w:r>
      <w:r w:rsidRPr="00A9689E">
        <w:rPr>
          <w:lang w:val="en-US"/>
        </w:rPr>
        <w:t>, 1–19. https://doi.org/10.18637/jss.v058.i03</w:t>
      </w:r>
    </w:p>
    <w:p w14:paraId="10A5C39E" w14:textId="77777777" w:rsidR="00A9689E" w:rsidRPr="00A9689E" w:rsidRDefault="00A9689E" w:rsidP="00E818ED">
      <w:pPr>
        <w:pStyle w:val="Bibliography"/>
        <w:spacing w:line="240" w:lineRule="auto"/>
        <w:rPr>
          <w:lang w:val="en-US"/>
        </w:rPr>
      </w:pPr>
      <w:r w:rsidRPr="00A9689E">
        <w:rPr>
          <w:lang w:val="en-US"/>
        </w:rPr>
        <w:t xml:space="preserve">Korpi, Z. O., Matthews, S. N., Shumar, M. B., McDermott, M. E., Russell, D., DeGroote, L. W., Jacob, R., </w:t>
      </w:r>
      <w:proofErr w:type="spellStart"/>
      <w:r w:rsidRPr="00A9689E">
        <w:rPr>
          <w:lang w:val="en-US"/>
        </w:rPr>
        <w:t>Shieldcastle</w:t>
      </w:r>
      <w:proofErr w:type="spellEnd"/>
      <w:r w:rsidRPr="00A9689E">
        <w:rPr>
          <w:lang w:val="en-US"/>
        </w:rPr>
        <w:t xml:space="preserve">, M., &amp; </w:t>
      </w:r>
      <w:proofErr w:type="spellStart"/>
      <w:r w:rsidRPr="00A9689E">
        <w:rPr>
          <w:lang w:val="en-US"/>
        </w:rPr>
        <w:t>Tonra</w:t>
      </w:r>
      <w:proofErr w:type="spellEnd"/>
      <w:r w:rsidRPr="00A9689E">
        <w:rPr>
          <w:lang w:val="en-US"/>
        </w:rPr>
        <w:t xml:space="preserve">, C. M. (2025). Spatial and species-specific variation in lake-crossing behavior in the Great Lakes region influences collision risk with offshore wind development. </w:t>
      </w:r>
      <w:r w:rsidRPr="00A9689E">
        <w:rPr>
          <w:i/>
          <w:iCs/>
          <w:lang w:val="en-US"/>
        </w:rPr>
        <w:t>Ornithological Applications</w:t>
      </w:r>
      <w:r w:rsidRPr="00A9689E">
        <w:rPr>
          <w:lang w:val="en-US"/>
        </w:rPr>
        <w:t xml:space="preserve">, </w:t>
      </w:r>
      <w:r w:rsidRPr="00A9689E">
        <w:rPr>
          <w:i/>
          <w:iCs/>
          <w:lang w:val="en-US"/>
        </w:rPr>
        <w:t>127</w:t>
      </w:r>
      <w:r w:rsidRPr="00A9689E">
        <w:rPr>
          <w:lang w:val="en-US"/>
        </w:rPr>
        <w:t>(2), duaf019. https://doi.org/10.1093/ornithapp/duaf019</w:t>
      </w:r>
    </w:p>
    <w:p w14:paraId="424E4BCC" w14:textId="77777777" w:rsidR="00A9689E" w:rsidRPr="00A9689E" w:rsidRDefault="00A9689E" w:rsidP="00E818ED">
      <w:pPr>
        <w:pStyle w:val="Bibliography"/>
        <w:spacing w:line="240" w:lineRule="auto"/>
        <w:rPr>
          <w:lang w:val="en-US"/>
        </w:rPr>
      </w:pPr>
      <w:r w:rsidRPr="00A9689E">
        <w:rPr>
          <w:lang w:val="en-US"/>
        </w:rPr>
        <w:t xml:space="preserve">Krama, T., Krams, R., </w:t>
      </w:r>
      <w:proofErr w:type="spellStart"/>
      <w:r w:rsidRPr="00A9689E">
        <w:rPr>
          <w:lang w:val="en-US"/>
        </w:rPr>
        <w:t>Popovs</w:t>
      </w:r>
      <w:proofErr w:type="spellEnd"/>
      <w:r w:rsidRPr="00A9689E">
        <w:rPr>
          <w:lang w:val="en-US"/>
        </w:rPr>
        <w:t xml:space="preserve">, S., </w:t>
      </w:r>
      <w:proofErr w:type="spellStart"/>
      <w:r w:rsidRPr="00A9689E">
        <w:rPr>
          <w:lang w:val="en-US"/>
        </w:rPr>
        <w:t>Trakimas</w:t>
      </w:r>
      <w:proofErr w:type="spellEnd"/>
      <w:r w:rsidRPr="00A9689E">
        <w:rPr>
          <w:lang w:val="en-US"/>
        </w:rPr>
        <w:t xml:space="preserve">, G., Rantala, M. J., Freeberg, T. M., &amp; Krams, I. A. (2023). Permanent Ad-lib Feeders Decrease the Survival of Wintering Great Tits (Parus major). </w:t>
      </w:r>
      <w:r w:rsidRPr="00A9689E">
        <w:rPr>
          <w:i/>
          <w:iCs/>
          <w:lang w:val="en-US"/>
        </w:rPr>
        <w:t>Birds</w:t>
      </w:r>
      <w:r w:rsidRPr="00A9689E">
        <w:rPr>
          <w:lang w:val="en-US"/>
        </w:rPr>
        <w:t xml:space="preserve">, </w:t>
      </w:r>
      <w:r w:rsidRPr="00A9689E">
        <w:rPr>
          <w:i/>
          <w:iCs/>
          <w:lang w:val="en-US"/>
        </w:rPr>
        <w:t>4</w:t>
      </w:r>
      <w:r w:rsidRPr="00A9689E">
        <w:rPr>
          <w:lang w:val="en-US"/>
        </w:rPr>
        <w:t>(2), Article 2. https://doi.org/10.3390/birds4020019</w:t>
      </w:r>
    </w:p>
    <w:p w14:paraId="50BE9FAC" w14:textId="77777777" w:rsidR="00A9689E" w:rsidRPr="00A9689E" w:rsidRDefault="00A9689E" w:rsidP="00E818ED">
      <w:pPr>
        <w:pStyle w:val="Bibliography"/>
        <w:spacing w:line="240" w:lineRule="auto"/>
        <w:rPr>
          <w:lang w:val="en-US"/>
        </w:rPr>
      </w:pPr>
      <w:r w:rsidRPr="00A9689E">
        <w:rPr>
          <w:lang w:val="en-US"/>
        </w:rPr>
        <w:t xml:space="preserve">Kraus, D., &amp; Hebb, A. (2020). Southern Canada’s crisis ecoregions: Identifying the most significant and threatened places for biodiversity conservation. </w:t>
      </w:r>
      <w:r w:rsidRPr="00A9689E">
        <w:rPr>
          <w:i/>
          <w:iCs/>
          <w:lang w:val="en-US"/>
        </w:rPr>
        <w:t>Biodiversity and Conservation</w:t>
      </w:r>
      <w:r w:rsidRPr="00A9689E">
        <w:rPr>
          <w:lang w:val="en-US"/>
        </w:rPr>
        <w:t xml:space="preserve">, </w:t>
      </w:r>
      <w:r w:rsidRPr="00A9689E">
        <w:rPr>
          <w:i/>
          <w:iCs/>
          <w:lang w:val="en-US"/>
        </w:rPr>
        <w:t>29</w:t>
      </w:r>
      <w:r w:rsidRPr="00A9689E">
        <w:rPr>
          <w:lang w:val="en-US"/>
        </w:rPr>
        <w:t>(13), 3573–3590. https://doi.org/10.1007/s10531-020-02038-x</w:t>
      </w:r>
    </w:p>
    <w:p w14:paraId="3C006173" w14:textId="77777777" w:rsidR="00A9689E" w:rsidRPr="00A9689E" w:rsidRDefault="00A9689E" w:rsidP="00E818ED">
      <w:pPr>
        <w:pStyle w:val="Bibliography"/>
        <w:spacing w:line="240" w:lineRule="auto"/>
        <w:rPr>
          <w:lang w:val="en-US"/>
        </w:rPr>
      </w:pPr>
      <w:r w:rsidRPr="00A9689E">
        <w:rPr>
          <w:lang w:val="en-US"/>
        </w:rPr>
        <w:t xml:space="preserve">Kristan, W. B., Johnson, M. D., &amp; Rotenberry, J. T. (2007). Choices and Consequences of Habitat Selection for Birds. </w:t>
      </w:r>
      <w:r w:rsidRPr="00A9689E">
        <w:rPr>
          <w:i/>
          <w:iCs/>
          <w:lang w:val="en-US"/>
        </w:rPr>
        <w:t>The Condor</w:t>
      </w:r>
      <w:r w:rsidRPr="00A9689E">
        <w:rPr>
          <w:lang w:val="en-US"/>
        </w:rPr>
        <w:t xml:space="preserve">, </w:t>
      </w:r>
      <w:r w:rsidRPr="00A9689E">
        <w:rPr>
          <w:i/>
          <w:iCs/>
          <w:lang w:val="en-US"/>
        </w:rPr>
        <w:t>109</w:t>
      </w:r>
      <w:r w:rsidRPr="00A9689E">
        <w:rPr>
          <w:lang w:val="en-US"/>
        </w:rPr>
        <w:t>(3), 485–488. https://doi.org/10.1093/condor/109.3.485</w:t>
      </w:r>
    </w:p>
    <w:p w14:paraId="75A75C0E" w14:textId="77777777" w:rsidR="00A9689E" w:rsidRPr="00A9689E" w:rsidRDefault="00A9689E" w:rsidP="00E818ED">
      <w:pPr>
        <w:pStyle w:val="Bibliography"/>
        <w:spacing w:line="240" w:lineRule="auto"/>
        <w:rPr>
          <w:lang w:val="en-US"/>
        </w:rPr>
      </w:pPr>
      <w:r w:rsidRPr="00A9689E">
        <w:rPr>
          <w:lang w:val="en-US"/>
        </w:rPr>
        <w:t xml:space="preserve">Lane, S. J., VanDiest, I. J., Brewer, V. N., Linkous, C. R., Fossett, T. E., Goodchild, C. G., &amp; Sewall, K. B. (2023). Indirect effects of urbanization: Consequences of increased aggression in an urban male songbird for mates and offspring. </w:t>
      </w:r>
      <w:r w:rsidRPr="00A9689E">
        <w:rPr>
          <w:i/>
          <w:iCs/>
          <w:lang w:val="en-US"/>
        </w:rPr>
        <w:t>Frontiers in Ecology and Evolution</w:t>
      </w:r>
      <w:r w:rsidRPr="00A9689E">
        <w:rPr>
          <w:lang w:val="en-US"/>
        </w:rPr>
        <w:t xml:space="preserve">, </w:t>
      </w:r>
      <w:r w:rsidRPr="00A9689E">
        <w:rPr>
          <w:i/>
          <w:iCs/>
          <w:lang w:val="en-US"/>
        </w:rPr>
        <w:t>11</w:t>
      </w:r>
      <w:r w:rsidRPr="00A9689E">
        <w:rPr>
          <w:lang w:val="en-US"/>
        </w:rPr>
        <w:t>. https://doi.org/10.3389/fevo.2023.1234562</w:t>
      </w:r>
    </w:p>
    <w:p w14:paraId="308378C7" w14:textId="77777777" w:rsidR="00A9689E" w:rsidRPr="00DD409D" w:rsidRDefault="00A9689E" w:rsidP="00E818ED">
      <w:pPr>
        <w:pStyle w:val="Bibliography"/>
        <w:spacing w:line="240" w:lineRule="auto"/>
      </w:pPr>
      <w:r w:rsidRPr="00A9689E">
        <w:rPr>
          <w:lang w:val="en-US"/>
        </w:rPr>
        <w:t xml:space="preserve">Laskey, A. R. (1944). </w:t>
      </w:r>
      <w:r w:rsidRPr="00A9689E">
        <w:rPr>
          <w:i/>
          <w:iCs/>
          <w:lang w:val="en-US"/>
        </w:rPr>
        <w:t>A STUDY OF THE CARDINAL IN TENNESSEE</w:t>
      </w:r>
      <w:r w:rsidRPr="00A9689E">
        <w:rPr>
          <w:lang w:val="en-US"/>
        </w:rPr>
        <w:t xml:space="preserve">. </w:t>
      </w:r>
      <w:r w:rsidRPr="00DD409D">
        <w:rPr>
          <w:i/>
          <w:iCs/>
        </w:rPr>
        <w:t>56</w:t>
      </w:r>
      <w:r w:rsidRPr="00DD409D">
        <w:t>(1).</w:t>
      </w:r>
    </w:p>
    <w:p w14:paraId="3EBD2F27" w14:textId="77777777" w:rsidR="00A9689E" w:rsidRPr="00A9689E" w:rsidRDefault="00A9689E" w:rsidP="00E818ED">
      <w:pPr>
        <w:pStyle w:val="Bibliography"/>
        <w:spacing w:line="240" w:lineRule="auto"/>
        <w:rPr>
          <w:lang w:val="en-US"/>
        </w:rPr>
      </w:pPr>
      <w:r w:rsidRPr="00DD409D">
        <w:t xml:space="preserve">Latimer, C. E., &amp; Zuckerberg, B. (2021). </w:t>
      </w:r>
      <w:r w:rsidRPr="00A9689E">
        <w:rPr>
          <w:lang w:val="en-US"/>
        </w:rPr>
        <w:t xml:space="preserve">Habitat loss and thermal tolerances influence the sensitivity of resident bird populations to winter weather at regional scales. </w:t>
      </w:r>
      <w:r w:rsidRPr="00A9689E">
        <w:rPr>
          <w:i/>
          <w:iCs/>
          <w:lang w:val="en-US"/>
        </w:rPr>
        <w:t>Journal of Animal Ecology</w:t>
      </w:r>
      <w:r w:rsidRPr="00A9689E">
        <w:rPr>
          <w:lang w:val="en-US"/>
        </w:rPr>
        <w:t xml:space="preserve">, </w:t>
      </w:r>
      <w:r w:rsidRPr="00A9689E">
        <w:rPr>
          <w:i/>
          <w:iCs/>
          <w:lang w:val="en-US"/>
        </w:rPr>
        <w:t>90</w:t>
      </w:r>
      <w:r w:rsidRPr="00A9689E">
        <w:rPr>
          <w:lang w:val="en-US"/>
        </w:rPr>
        <w:t>(2), 317–329. https://doi.org/10.1111/1365-2656.13332</w:t>
      </w:r>
    </w:p>
    <w:p w14:paraId="7AC6C23B" w14:textId="77777777" w:rsidR="00A9689E" w:rsidRPr="00A9689E" w:rsidRDefault="00A9689E" w:rsidP="00E818ED">
      <w:pPr>
        <w:pStyle w:val="Bibliography"/>
        <w:spacing w:line="240" w:lineRule="auto"/>
        <w:rPr>
          <w:lang w:val="en-US"/>
        </w:rPr>
      </w:pPr>
      <w:r w:rsidRPr="00A9689E">
        <w:rPr>
          <w:lang w:val="en-US"/>
        </w:rPr>
        <w:t xml:space="preserve">Leston, L. F. V., &amp; Rodewald, A. D. (2006). Are urban forests ecological traps for understory birds? An examination using Northern cardinals. </w:t>
      </w:r>
      <w:r w:rsidRPr="00A9689E">
        <w:rPr>
          <w:i/>
          <w:iCs/>
          <w:lang w:val="en-US"/>
        </w:rPr>
        <w:t>Biological Conservation</w:t>
      </w:r>
      <w:r w:rsidRPr="00A9689E">
        <w:rPr>
          <w:lang w:val="en-US"/>
        </w:rPr>
        <w:t xml:space="preserve">, </w:t>
      </w:r>
      <w:r w:rsidRPr="00A9689E">
        <w:rPr>
          <w:i/>
          <w:iCs/>
          <w:lang w:val="en-US"/>
        </w:rPr>
        <w:t>131</w:t>
      </w:r>
      <w:r w:rsidRPr="00A9689E">
        <w:rPr>
          <w:lang w:val="en-US"/>
        </w:rPr>
        <w:t>(4), 566–574. https://doi.org/10.1016/j.biocon.2006.03.003</w:t>
      </w:r>
    </w:p>
    <w:p w14:paraId="3616542F" w14:textId="77777777" w:rsidR="00A9689E" w:rsidRPr="00DD409D" w:rsidRDefault="00A9689E" w:rsidP="00E818ED">
      <w:pPr>
        <w:pStyle w:val="Bibliography"/>
        <w:spacing w:line="240" w:lineRule="auto"/>
      </w:pPr>
      <w:r w:rsidRPr="00A9689E">
        <w:rPr>
          <w:lang w:val="en-US"/>
        </w:rPr>
        <w:t xml:space="preserve">Li, G., Fang, C., Li, Y., Wang, Z., Sun, S., He, S., Qi, W., Bao, C., Ma, H., Fan, Y., Feng, Y., &amp; Liu, X. (2022). Global impacts of future urban expansion on terrestrial vertebrate diversity. </w:t>
      </w:r>
      <w:r w:rsidRPr="00DD409D">
        <w:rPr>
          <w:i/>
          <w:iCs/>
        </w:rPr>
        <w:t>Nature Communications</w:t>
      </w:r>
      <w:r w:rsidRPr="00DD409D">
        <w:t xml:space="preserve">, </w:t>
      </w:r>
      <w:r w:rsidRPr="00DD409D">
        <w:rPr>
          <w:i/>
          <w:iCs/>
        </w:rPr>
        <w:t>13</w:t>
      </w:r>
      <w:r w:rsidRPr="00DD409D">
        <w:t>(1), 1628. https://doi.org/10.1038/s41467-022-29324-2</w:t>
      </w:r>
    </w:p>
    <w:p w14:paraId="11A86791" w14:textId="77777777" w:rsidR="00A9689E" w:rsidRPr="00A9689E" w:rsidRDefault="00A9689E" w:rsidP="00E818ED">
      <w:pPr>
        <w:pStyle w:val="Bibliography"/>
        <w:spacing w:line="240" w:lineRule="auto"/>
        <w:rPr>
          <w:lang w:val="en-US"/>
        </w:rPr>
      </w:pPr>
      <w:r w:rsidRPr="00DD409D">
        <w:t xml:space="preserve">Liker, A., Papp, Z., </w:t>
      </w:r>
      <w:proofErr w:type="spellStart"/>
      <w:r w:rsidRPr="00DD409D">
        <w:t>Bókony</w:t>
      </w:r>
      <w:proofErr w:type="spellEnd"/>
      <w:r w:rsidRPr="00DD409D">
        <w:t xml:space="preserve">, V., &amp; </w:t>
      </w:r>
      <w:proofErr w:type="spellStart"/>
      <w:r w:rsidRPr="00DD409D">
        <w:t>Lendvai</w:t>
      </w:r>
      <w:proofErr w:type="spellEnd"/>
      <w:r w:rsidRPr="00DD409D">
        <w:t xml:space="preserve">, Á. Z. (2008). </w:t>
      </w:r>
      <w:r w:rsidRPr="00A9689E">
        <w:rPr>
          <w:lang w:val="en-US"/>
        </w:rPr>
        <w:t xml:space="preserve">Lean birds in the city: Body size and condition of house sparrows along the urbanization gradient. </w:t>
      </w:r>
      <w:r w:rsidRPr="00A9689E">
        <w:rPr>
          <w:i/>
          <w:iCs/>
          <w:lang w:val="en-US"/>
        </w:rPr>
        <w:t>Journal of Animal Ecology</w:t>
      </w:r>
      <w:r w:rsidRPr="00A9689E">
        <w:rPr>
          <w:lang w:val="en-US"/>
        </w:rPr>
        <w:t xml:space="preserve">, </w:t>
      </w:r>
      <w:r w:rsidRPr="00A9689E">
        <w:rPr>
          <w:i/>
          <w:iCs/>
          <w:lang w:val="en-US"/>
        </w:rPr>
        <w:t>77</w:t>
      </w:r>
      <w:r w:rsidRPr="00A9689E">
        <w:rPr>
          <w:lang w:val="en-US"/>
        </w:rPr>
        <w:t>(4), 789–795. https://doi.org/10.1111/j.1365-2656.2008.01402.x</w:t>
      </w:r>
    </w:p>
    <w:p w14:paraId="0499ED03" w14:textId="77777777" w:rsidR="00A9689E" w:rsidRPr="00A9689E" w:rsidRDefault="00A9689E" w:rsidP="00E818ED">
      <w:pPr>
        <w:pStyle w:val="Bibliography"/>
        <w:spacing w:line="240" w:lineRule="auto"/>
        <w:rPr>
          <w:lang w:val="en-US"/>
        </w:rPr>
      </w:pPr>
      <w:r w:rsidRPr="00A9689E">
        <w:rPr>
          <w:lang w:val="en-US"/>
        </w:rPr>
        <w:t xml:space="preserve">Linek, N., Volkmer, T., Shipley, J. R., Twining, C. W., Zúñiga, D., </w:t>
      </w:r>
      <w:proofErr w:type="spellStart"/>
      <w:r w:rsidRPr="00A9689E">
        <w:rPr>
          <w:lang w:val="en-US"/>
        </w:rPr>
        <w:t>Wikelski</w:t>
      </w:r>
      <w:proofErr w:type="spellEnd"/>
      <w:r w:rsidRPr="00A9689E">
        <w:rPr>
          <w:lang w:val="en-US"/>
        </w:rPr>
        <w:t xml:space="preserve">, M., &amp; </w:t>
      </w:r>
      <w:proofErr w:type="spellStart"/>
      <w:r w:rsidRPr="00A9689E">
        <w:rPr>
          <w:lang w:val="en-US"/>
        </w:rPr>
        <w:t>Partecke</w:t>
      </w:r>
      <w:proofErr w:type="spellEnd"/>
      <w:r w:rsidRPr="00A9689E">
        <w:rPr>
          <w:lang w:val="en-US"/>
        </w:rPr>
        <w:t xml:space="preserve">, J. (2021). A songbird adjusts its heart rate and body temperature in response to season and fluctuating daily conditions. </w:t>
      </w:r>
      <w:r w:rsidRPr="00A9689E">
        <w:rPr>
          <w:i/>
          <w:iCs/>
          <w:lang w:val="en-US"/>
        </w:rPr>
        <w:t>Philosophical Transactions of the Royal Society B: Biological Sciences</w:t>
      </w:r>
      <w:r w:rsidRPr="00A9689E">
        <w:rPr>
          <w:lang w:val="en-US"/>
        </w:rPr>
        <w:t xml:space="preserve">, </w:t>
      </w:r>
      <w:r w:rsidRPr="00A9689E">
        <w:rPr>
          <w:i/>
          <w:iCs/>
          <w:lang w:val="en-US"/>
        </w:rPr>
        <w:t>376</w:t>
      </w:r>
      <w:r w:rsidRPr="00A9689E">
        <w:rPr>
          <w:lang w:val="en-US"/>
        </w:rPr>
        <w:t>(1830), 20200213. https://doi.org/10.1098/rstb.2020.0213</w:t>
      </w:r>
    </w:p>
    <w:p w14:paraId="20263C92" w14:textId="77777777" w:rsidR="00A9689E" w:rsidRPr="00A9689E" w:rsidRDefault="00A9689E" w:rsidP="00E818ED">
      <w:pPr>
        <w:pStyle w:val="Bibliography"/>
        <w:spacing w:line="240" w:lineRule="auto"/>
        <w:rPr>
          <w:lang w:val="en-US"/>
        </w:rPr>
      </w:pPr>
      <w:r w:rsidRPr="00A9689E">
        <w:rPr>
          <w:lang w:val="en-US"/>
        </w:rPr>
        <w:t xml:space="preserve">Linville, S. U., </w:t>
      </w:r>
      <w:proofErr w:type="spellStart"/>
      <w:r w:rsidRPr="00A9689E">
        <w:rPr>
          <w:lang w:val="en-US"/>
        </w:rPr>
        <w:t>Breitwisch</w:t>
      </w:r>
      <w:proofErr w:type="spellEnd"/>
      <w:r w:rsidRPr="00A9689E">
        <w:rPr>
          <w:lang w:val="en-US"/>
        </w:rPr>
        <w:t xml:space="preserve">, R., &amp; Schilling, A. J. (1998). Plumage brightness as an indicator of parental care in northern cardinals.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55</w:t>
      </w:r>
      <w:r w:rsidRPr="00A9689E">
        <w:rPr>
          <w:lang w:val="en-US"/>
        </w:rPr>
        <w:t>(1), 119–127. https://doi.org/10.1006/anbe.1997.0595</w:t>
      </w:r>
    </w:p>
    <w:p w14:paraId="75EE7485" w14:textId="77777777" w:rsidR="00A9689E" w:rsidRPr="00DD409D" w:rsidRDefault="00A9689E" w:rsidP="00E818ED">
      <w:pPr>
        <w:pStyle w:val="Bibliography"/>
        <w:spacing w:line="240" w:lineRule="auto"/>
      </w:pPr>
      <w:r w:rsidRPr="00A9689E">
        <w:rPr>
          <w:lang w:val="en-US"/>
        </w:rPr>
        <w:t xml:space="preserve">Litteral, J., &amp; Shochat, E. (2017). The Role of Landscape-Scale Factors in Shaping Urban Bird Communities. In E. </w:t>
      </w:r>
      <w:proofErr w:type="spellStart"/>
      <w:r w:rsidRPr="00A9689E">
        <w:rPr>
          <w:lang w:val="en-US"/>
        </w:rPr>
        <w:t>Murgui</w:t>
      </w:r>
      <w:proofErr w:type="spellEnd"/>
      <w:r w:rsidRPr="00A9689E">
        <w:rPr>
          <w:lang w:val="en-US"/>
        </w:rPr>
        <w:t xml:space="preserve"> &amp; M. Hedblom (Eds.), </w:t>
      </w:r>
      <w:r w:rsidRPr="00A9689E">
        <w:rPr>
          <w:i/>
          <w:iCs/>
          <w:lang w:val="en-US"/>
        </w:rPr>
        <w:t>Ecology and Conservation of Birds in Urban Environments</w:t>
      </w:r>
      <w:r w:rsidRPr="00A9689E">
        <w:rPr>
          <w:lang w:val="en-US"/>
        </w:rPr>
        <w:t xml:space="preserve"> (pp. 135–159). </w:t>
      </w:r>
      <w:r w:rsidRPr="00DD409D">
        <w:t xml:space="preserve">Springer International </w:t>
      </w:r>
      <w:proofErr w:type="spellStart"/>
      <w:r w:rsidRPr="00DD409D">
        <w:t>Publishing</w:t>
      </w:r>
      <w:proofErr w:type="spellEnd"/>
      <w:r w:rsidRPr="00DD409D">
        <w:t>. https://doi.org/10.1007/978-3-319-43314-1_8</w:t>
      </w:r>
    </w:p>
    <w:p w14:paraId="57F8F718" w14:textId="77777777" w:rsidR="00A9689E" w:rsidRPr="00A9689E" w:rsidRDefault="00A9689E" w:rsidP="00E818ED">
      <w:pPr>
        <w:pStyle w:val="Bibliography"/>
        <w:spacing w:line="240" w:lineRule="auto"/>
        <w:rPr>
          <w:lang w:val="en-US"/>
        </w:rPr>
      </w:pPr>
      <w:r w:rsidRPr="00DD409D">
        <w:t xml:space="preserve">Lopes, A. C., Rocha, G. O. C., de Oliveira </w:t>
      </w:r>
      <w:proofErr w:type="spellStart"/>
      <w:r w:rsidRPr="00DD409D">
        <w:t>Passos</w:t>
      </w:r>
      <w:proofErr w:type="spellEnd"/>
      <w:r w:rsidRPr="00DD409D">
        <w:t xml:space="preserve">, M. F., </w:t>
      </w:r>
      <w:proofErr w:type="spellStart"/>
      <w:r w:rsidRPr="00DD409D">
        <w:t>Barçante</w:t>
      </w:r>
      <w:proofErr w:type="spellEnd"/>
      <w:r w:rsidRPr="00DD409D">
        <w:t xml:space="preserve">, L., &amp; de Azevedo, C. S. (2024). </w:t>
      </w:r>
      <w:r w:rsidRPr="00A9689E">
        <w:rPr>
          <w:lang w:val="en-US"/>
        </w:rPr>
        <w:t xml:space="preserve">The Influence of Building Surroundings and Glass Cover in Bird Collisions. </w:t>
      </w:r>
      <w:r w:rsidRPr="00A9689E">
        <w:rPr>
          <w:i/>
          <w:iCs/>
          <w:lang w:val="en-US"/>
        </w:rPr>
        <w:t>Birds</w:t>
      </w:r>
      <w:r w:rsidRPr="00A9689E">
        <w:rPr>
          <w:lang w:val="en-US"/>
        </w:rPr>
        <w:t xml:space="preserve">, </w:t>
      </w:r>
      <w:r w:rsidRPr="00A9689E">
        <w:rPr>
          <w:i/>
          <w:iCs/>
          <w:lang w:val="en-US"/>
        </w:rPr>
        <w:t>5</w:t>
      </w:r>
      <w:r w:rsidRPr="00A9689E">
        <w:rPr>
          <w:lang w:val="en-US"/>
        </w:rPr>
        <w:t>(4), Article 4. https://doi.org/10.3390/birds5040048</w:t>
      </w:r>
    </w:p>
    <w:p w14:paraId="052C3966" w14:textId="77777777" w:rsidR="00A9689E" w:rsidRPr="00A9689E" w:rsidRDefault="00A9689E" w:rsidP="00E818ED">
      <w:pPr>
        <w:pStyle w:val="Bibliography"/>
        <w:spacing w:line="240" w:lineRule="auto"/>
        <w:rPr>
          <w:lang w:val="en-US"/>
        </w:rPr>
      </w:pPr>
      <w:r w:rsidRPr="00A9689E">
        <w:rPr>
          <w:lang w:val="en-US"/>
        </w:rPr>
        <w:t xml:space="preserve">Loss, S. R., Will, T., &amp; Marra, P. P. (2014). Estimation of bird-vehicle collision mortality on U.S. roads. </w:t>
      </w:r>
      <w:r w:rsidRPr="00A9689E">
        <w:rPr>
          <w:i/>
          <w:iCs/>
          <w:lang w:val="en-US"/>
        </w:rPr>
        <w:t>The Journal of Wildlife Management</w:t>
      </w:r>
      <w:r w:rsidRPr="00A9689E">
        <w:rPr>
          <w:lang w:val="en-US"/>
        </w:rPr>
        <w:t xml:space="preserve">, </w:t>
      </w:r>
      <w:r w:rsidRPr="00A9689E">
        <w:rPr>
          <w:i/>
          <w:iCs/>
          <w:lang w:val="en-US"/>
        </w:rPr>
        <w:t>78</w:t>
      </w:r>
      <w:r w:rsidRPr="00A9689E">
        <w:rPr>
          <w:lang w:val="en-US"/>
        </w:rPr>
        <w:t>(5), 763–771. https://doi.org/10.1002/jwmg.721</w:t>
      </w:r>
    </w:p>
    <w:p w14:paraId="0CA2C431" w14:textId="77777777" w:rsidR="00A9689E" w:rsidRPr="00A9689E" w:rsidRDefault="00A9689E" w:rsidP="00E818ED">
      <w:pPr>
        <w:pStyle w:val="Bibliography"/>
        <w:spacing w:line="240" w:lineRule="auto"/>
        <w:rPr>
          <w:lang w:val="en-US"/>
        </w:rPr>
      </w:pPr>
      <w:r w:rsidRPr="00A9689E">
        <w:rPr>
          <w:lang w:val="en-US"/>
        </w:rPr>
        <w:t>Louzao, M., Gallagher, R., García-</w:t>
      </w:r>
      <w:proofErr w:type="spellStart"/>
      <w:r w:rsidRPr="00A9689E">
        <w:rPr>
          <w:lang w:val="en-US"/>
        </w:rPr>
        <w:t>Barón</w:t>
      </w:r>
      <w:proofErr w:type="spellEnd"/>
      <w:r w:rsidRPr="00A9689E">
        <w:rPr>
          <w:lang w:val="en-US"/>
        </w:rPr>
        <w:t xml:space="preserve">, I., </w:t>
      </w:r>
      <w:proofErr w:type="spellStart"/>
      <w:r w:rsidRPr="00A9689E">
        <w:rPr>
          <w:lang w:val="en-US"/>
        </w:rPr>
        <w:t>Chust</w:t>
      </w:r>
      <w:proofErr w:type="spellEnd"/>
      <w:r w:rsidRPr="00A9689E">
        <w:rPr>
          <w:lang w:val="en-US"/>
        </w:rPr>
        <w:t xml:space="preserve">, G., </w:t>
      </w:r>
      <w:proofErr w:type="spellStart"/>
      <w:r w:rsidRPr="00A9689E">
        <w:rPr>
          <w:lang w:val="en-US"/>
        </w:rPr>
        <w:t>Intxausti</w:t>
      </w:r>
      <w:proofErr w:type="spellEnd"/>
      <w:r w:rsidRPr="00A9689E">
        <w:rPr>
          <w:lang w:val="en-US"/>
        </w:rPr>
        <w:t xml:space="preserve">, I., Albisu, J., Brereton, T., &amp; </w:t>
      </w:r>
      <w:proofErr w:type="spellStart"/>
      <w:r w:rsidRPr="00A9689E">
        <w:rPr>
          <w:lang w:val="en-US"/>
        </w:rPr>
        <w:t>Fontán</w:t>
      </w:r>
      <w:proofErr w:type="spellEnd"/>
      <w:r w:rsidRPr="00A9689E">
        <w:rPr>
          <w:lang w:val="en-US"/>
        </w:rPr>
        <w:t xml:space="preserve">, A. (2019). Threshold responses in bird mortality driven by extreme wind events. </w:t>
      </w:r>
      <w:r w:rsidRPr="00A9689E">
        <w:rPr>
          <w:i/>
          <w:iCs/>
          <w:lang w:val="en-US"/>
        </w:rPr>
        <w:t>Ecological Indicators</w:t>
      </w:r>
      <w:r w:rsidRPr="00A9689E">
        <w:rPr>
          <w:lang w:val="en-US"/>
        </w:rPr>
        <w:t xml:space="preserve">, </w:t>
      </w:r>
      <w:r w:rsidRPr="00A9689E">
        <w:rPr>
          <w:i/>
          <w:iCs/>
          <w:lang w:val="en-US"/>
        </w:rPr>
        <w:t>99</w:t>
      </w:r>
      <w:r w:rsidRPr="00A9689E">
        <w:rPr>
          <w:lang w:val="en-US"/>
        </w:rPr>
        <w:t>, 183–192. https://doi.org/10.1016/j.ecolind.2018.12.030</w:t>
      </w:r>
    </w:p>
    <w:p w14:paraId="5B4D3FE0" w14:textId="77777777" w:rsidR="00A9689E" w:rsidRPr="00A9689E" w:rsidRDefault="00A9689E" w:rsidP="00E818ED">
      <w:pPr>
        <w:pStyle w:val="Bibliography"/>
        <w:spacing w:line="240" w:lineRule="auto"/>
        <w:rPr>
          <w:lang w:val="en-US"/>
        </w:rPr>
      </w:pPr>
      <w:r w:rsidRPr="00A9689E">
        <w:rPr>
          <w:lang w:val="en-US"/>
        </w:rPr>
        <w:t xml:space="preserve">Lowry, H., Lill, A., &amp; Wong, B. B. M. (2013). </w:t>
      </w:r>
      <w:proofErr w:type="spellStart"/>
      <w:r w:rsidRPr="00A9689E">
        <w:rPr>
          <w:lang w:val="en-US"/>
        </w:rPr>
        <w:t>Behavioural</w:t>
      </w:r>
      <w:proofErr w:type="spellEnd"/>
      <w:r w:rsidRPr="00A9689E">
        <w:rPr>
          <w:lang w:val="en-US"/>
        </w:rPr>
        <w:t xml:space="preserve"> responses of wildlife to urban environments. </w:t>
      </w:r>
      <w:r w:rsidRPr="00A9689E">
        <w:rPr>
          <w:i/>
          <w:iCs/>
          <w:lang w:val="en-US"/>
        </w:rPr>
        <w:t>Biological Reviews</w:t>
      </w:r>
      <w:r w:rsidRPr="00A9689E">
        <w:rPr>
          <w:lang w:val="en-US"/>
        </w:rPr>
        <w:t xml:space="preserve">, </w:t>
      </w:r>
      <w:r w:rsidRPr="00A9689E">
        <w:rPr>
          <w:i/>
          <w:iCs/>
          <w:lang w:val="en-US"/>
        </w:rPr>
        <w:t>88</w:t>
      </w:r>
      <w:r w:rsidRPr="00A9689E">
        <w:rPr>
          <w:lang w:val="en-US"/>
        </w:rPr>
        <w:t>(3), 537–549. https://doi.org/10.1111/brv.12012</w:t>
      </w:r>
    </w:p>
    <w:p w14:paraId="3D98576E" w14:textId="77777777" w:rsidR="00A9689E" w:rsidRPr="00A9689E" w:rsidRDefault="00A9689E" w:rsidP="00E818ED">
      <w:pPr>
        <w:pStyle w:val="Bibliography"/>
        <w:spacing w:line="240" w:lineRule="auto"/>
        <w:rPr>
          <w:lang w:val="en-US"/>
        </w:rPr>
      </w:pPr>
      <w:r w:rsidRPr="00A9689E">
        <w:rPr>
          <w:lang w:val="en-US"/>
        </w:rPr>
        <w:t xml:space="preserve">Maccarone, A. D. (1987). Effect of Snow Cover on Starling Activity and Foraging Patterns. </w:t>
      </w:r>
      <w:r w:rsidRPr="00A9689E">
        <w:rPr>
          <w:i/>
          <w:iCs/>
          <w:lang w:val="en-US"/>
        </w:rPr>
        <w:t>The Wilson Bulletin</w:t>
      </w:r>
      <w:r w:rsidRPr="00A9689E">
        <w:rPr>
          <w:lang w:val="en-US"/>
        </w:rPr>
        <w:t xml:space="preserve">, </w:t>
      </w:r>
      <w:r w:rsidRPr="00A9689E">
        <w:rPr>
          <w:i/>
          <w:iCs/>
          <w:lang w:val="en-US"/>
        </w:rPr>
        <w:t>99</w:t>
      </w:r>
      <w:r w:rsidRPr="00A9689E">
        <w:rPr>
          <w:lang w:val="en-US"/>
        </w:rPr>
        <w:t>(1), 94–97.</w:t>
      </w:r>
    </w:p>
    <w:p w14:paraId="185EF5BF" w14:textId="77777777" w:rsidR="00A9689E" w:rsidRPr="00A9689E" w:rsidRDefault="00A9689E" w:rsidP="00E818ED">
      <w:pPr>
        <w:pStyle w:val="Bibliography"/>
        <w:spacing w:line="240" w:lineRule="auto"/>
        <w:rPr>
          <w:lang w:val="en-US"/>
        </w:rPr>
      </w:pPr>
      <w:r w:rsidRPr="00A9689E">
        <w:rPr>
          <w:lang w:val="en-US"/>
        </w:rPr>
        <w:t xml:space="preserve">MacKinnon, M., Pedersen Zari, M., &amp; Brown, D. K. (2023). Improving Urban Habitat Connectivity for Native Birds: Using Least-Cost Path Analyses to Design Urban Green Infrastructure Networks. </w:t>
      </w:r>
      <w:r w:rsidRPr="00A9689E">
        <w:rPr>
          <w:i/>
          <w:iCs/>
          <w:lang w:val="en-US"/>
        </w:rPr>
        <w:t>Land</w:t>
      </w:r>
      <w:r w:rsidRPr="00A9689E">
        <w:rPr>
          <w:lang w:val="en-US"/>
        </w:rPr>
        <w:t xml:space="preserve">, </w:t>
      </w:r>
      <w:r w:rsidRPr="00A9689E">
        <w:rPr>
          <w:i/>
          <w:iCs/>
          <w:lang w:val="en-US"/>
        </w:rPr>
        <w:t>12</w:t>
      </w:r>
      <w:r w:rsidRPr="00A9689E">
        <w:rPr>
          <w:lang w:val="en-US"/>
        </w:rPr>
        <w:t>(7), Article 7. https://doi.org/10.3390/land12071456</w:t>
      </w:r>
    </w:p>
    <w:p w14:paraId="0E06719D" w14:textId="77777777" w:rsidR="00A9689E" w:rsidRPr="00A9689E" w:rsidRDefault="00A9689E" w:rsidP="00E818ED">
      <w:pPr>
        <w:pStyle w:val="Bibliography"/>
        <w:spacing w:line="240" w:lineRule="auto"/>
        <w:rPr>
          <w:lang w:val="en-US"/>
        </w:rPr>
      </w:pPr>
      <w:r w:rsidRPr="00A9689E">
        <w:rPr>
          <w:lang w:val="en-US"/>
        </w:rPr>
        <w:t xml:space="preserve">Madsen, A. E., Vander Meiden, L. N., &amp; Shizuka, D. (2021). Social partners and temperature jointly affect morning foraging activity of small birds in winter. </w:t>
      </w:r>
      <w:r w:rsidRPr="00A9689E">
        <w:rPr>
          <w:i/>
          <w:iCs/>
          <w:lang w:val="en-US"/>
        </w:rPr>
        <w:t>Behavioral Ecology</w:t>
      </w:r>
      <w:r w:rsidRPr="00A9689E">
        <w:rPr>
          <w:lang w:val="en-US"/>
        </w:rPr>
        <w:t xml:space="preserve">, </w:t>
      </w:r>
      <w:r w:rsidRPr="00A9689E">
        <w:rPr>
          <w:i/>
          <w:iCs/>
          <w:lang w:val="en-US"/>
        </w:rPr>
        <w:t>32</w:t>
      </w:r>
      <w:r w:rsidRPr="00A9689E">
        <w:rPr>
          <w:lang w:val="en-US"/>
        </w:rPr>
        <w:t>(3), 407–415. https://doi.org/10.1093/beheco/araa134</w:t>
      </w:r>
    </w:p>
    <w:p w14:paraId="2841439E" w14:textId="77777777" w:rsidR="00A9689E" w:rsidRPr="00A9689E" w:rsidRDefault="00A9689E" w:rsidP="00E818ED">
      <w:pPr>
        <w:pStyle w:val="Bibliography"/>
        <w:spacing w:line="240" w:lineRule="auto"/>
        <w:rPr>
          <w:lang w:val="en-US"/>
        </w:rPr>
      </w:pPr>
      <w:r w:rsidRPr="00A9689E">
        <w:rPr>
          <w:lang w:val="en-US"/>
        </w:rPr>
        <w:t xml:space="preserve">Mainwaring, M. C., Nord, A., &amp; Sharp, S. P. (2021). Editorial: The Impact of Weather on the Behavior and Ecology of Birds. </w:t>
      </w:r>
      <w:r w:rsidRPr="00A9689E">
        <w:rPr>
          <w:i/>
          <w:iCs/>
          <w:lang w:val="en-US"/>
        </w:rPr>
        <w:t>Frontiers in Ecology and Evolution</w:t>
      </w:r>
      <w:r w:rsidRPr="00A9689E">
        <w:rPr>
          <w:lang w:val="en-US"/>
        </w:rPr>
        <w:t xml:space="preserve">, </w:t>
      </w:r>
      <w:r w:rsidRPr="00A9689E">
        <w:rPr>
          <w:i/>
          <w:iCs/>
          <w:lang w:val="en-US"/>
        </w:rPr>
        <w:t>9</w:t>
      </w:r>
      <w:r w:rsidRPr="00A9689E">
        <w:rPr>
          <w:lang w:val="en-US"/>
        </w:rPr>
        <w:t>, 777478. https://doi.org/10.3389/fevo.2021.777478</w:t>
      </w:r>
    </w:p>
    <w:p w14:paraId="6ACBC4FC" w14:textId="77777777" w:rsidR="00A9689E" w:rsidRPr="00A9689E" w:rsidRDefault="00A9689E" w:rsidP="00E818ED">
      <w:pPr>
        <w:pStyle w:val="Bibliography"/>
        <w:spacing w:line="240" w:lineRule="auto"/>
        <w:rPr>
          <w:lang w:val="en-US"/>
        </w:rPr>
      </w:pPr>
      <w:r w:rsidRPr="00A9689E">
        <w:rPr>
          <w:lang w:val="en-US"/>
        </w:rPr>
        <w:t xml:space="preserve">Majchrzak, Y. N., Peers, M. J. L., Studd, E. K., Menzies, A. K., Walker, P. D., </w:t>
      </w:r>
      <w:proofErr w:type="spellStart"/>
      <w:r w:rsidRPr="00A9689E">
        <w:rPr>
          <w:lang w:val="en-US"/>
        </w:rPr>
        <w:t>Shiratsuru</w:t>
      </w:r>
      <w:proofErr w:type="spellEnd"/>
      <w:r w:rsidRPr="00A9689E">
        <w:rPr>
          <w:lang w:val="en-US"/>
        </w:rPr>
        <w:t xml:space="preserve">, S., McCaw, L. K., Boonstra, R., Humphries, M., Jung, T. S., Kenney, A. J., Krebs, C. J., Murray, D. L., &amp; Boutin, S. (2022). Balancing food acquisition and predation risk drives demographic changes in snowshoe hare population cycles. </w:t>
      </w:r>
      <w:r w:rsidRPr="00A9689E">
        <w:rPr>
          <w:i/>
          <w:iCs/>
          <w:lang w:val="en-US"/>
        </w:rPr>
        <w:t>Ecology Letters</w:t>
      </w:r>
      <w:r w:rsidRPr="00A9689E">
        <w:rPr>
          <w:lang w:val="en-US"/>
        </w:rPr>
        <w:t xml:space="preserve">, </w:t>
      </w:r>
      <w:r w:rsidRPr="00A9689E">
        <w:rPr>
          <w:i/>
          <w:iCs/>
          <w:lang w:val="en-US"/>
        </w:rPr>
        <w:t>25</w:t>
      </w:r>
      <w:r w:rsidRPr="00A9689E">
        <w:rPr>
          <w:lang w:val="en-US"/>
        </w:rPr>
        <w:t>(4), 981–991. https://doi.org/10.1111/ele.13975</w:t>
      </w:r>
    </w:p>
    <w:p w14:paraId="2650E76B" w14:textId="77777777" w:rsidR="00A9689E" w:rsidRPr="00A9689E" w:rsidRDefault="00A9689E" w:rsidP="00E818ED">
      <w:pPr>
        <w:pStyle w:val="Bibliography"/>
        <w:spacing w:line="240" w:lineRule="auto"/>
        <w:rPr>
          <w:lang w:val="en-US"/>
        </w:rPr>
      </w:pPr>
      <w:r w:rsidRPr="00A9689E">
        <w:rPr>
          <w:lang w:val="en-US"/>
        </w:rPr>
        <w:t xml:space="preserve">Martin, A. E., &amp; Fahrig, L. (2012). Measuring and selecting scales of effect for landscape predictors in species–habitat models. </w:t>
      </w:r>
      <w:r w:rsidRPr="00A9689E">
        <w:rPr>
          <w:i/>
          <w:iCs/>
          <w:lang w:val="en-US"/>
        </w:rPr>
        <w:t>Ecological Applications</w:t>
      </w:r>
      <w:r w:rsidRPr="00A9689E">
        <w:rPr>
          <w:lang w:val="en-US"/>
        </w:rPr>
        <w:t xml:space="preserve">, </w:t>
      </w:r>
      <w:r w:rsidRPr="00A9689E">
        <w:rPr>
          <w:i/>
          <w:iCs/>
          <w:lang w:val="en-US"/>
        </w:rPr>
        <w:t>22</w:t>
      </w:r>
      <w:r w:rsidRPr="00A9689E">
        <w:rPr>
          <w:lang w:val="en-US"/>
        </w:rPr>
        <w:t>(8), 2277–2292. https://doi.org/10.1890/11-2224.1</w:t>
      </w:r>
    </w:p>
    <w:p w14:paraId="08CAAEB2" w14:textId="77777777" w:rsidR="00A9689E" w:rsidRPr="00A9689E" w:rsidRDefault="00A9689E" w:rsidP="00E818ED">
      <w:pPr>
        <w:pStyle w:val="Bibliography"/>
        <w:spacing w:line="240" w:lineRule="auto"/>
        <w:rPr>
          <w:lang w:val="en-US"/>
        </w:rPr>
      </w:pPr>
      <w:r w:rsidRPr="00A9689E">
        <w:rPr>
          <w:lang w:val="en-US"/>
        </w:rPr>
        <w:t xml:space="preserve">Martinez, C. (2000). Daily activity patterns of Great Bustards Otis </w:t>
      </w:r>
      <w:proofErr w:type="spellStart"/>
      <w:r w:rsidRPr="00A9689E">
        <w:rPr>
          <w:lang w:val="en-US"/>
        </w:rPr>
        <w:t>tarda</w:t>
      </w:r>
      <w:proofErr w:type="spellEnd"/>
      <w:r w:rsidRPr="00A9689E">
        <w:rPr>
          <w:lang w:val="en-US"/>
        </w:rPr>
        <w:t xml:space="preserve">. </w:t>
      </w:r>
      <w:proofErr w:type="spellStart"/>
      <w:r w:rsidRPr="00A9689E">
        <w:rPr>
          <w:i/>
          <w:iCs/>
          <w:lang w:val="en-US"/>
        </w:rPr>
        <w:t>Ardeola</w:t>
      </w:r>
      <w:proofErr w:type="spellEnd"/>
      <w:r w:rsidRPr="00A9689E">
        <w:rPr>
          <w:lang w:val="en-US"/>
        </w:rPr>
        <w:t xml:space="preserve">, </w:t>
      </w:r>
      <w:r w:rsidRPr="00A9689E">
        <w:rPr>
          <w:i/>
          <w:iCs/>
          <w:lang w:val="en-US"/>
        </w:rPr>
        <w:t>47</w:t>
      </w:r>
      <w:r w:rsidRPr="00A9689E">
        <w:rPr>
          <w:lang w:val="en-US"/>
        </w:rPr>
        <w:t>(1), 57–68.</w:t>
      </w:r>
    </w:p>
    <w:p w14:paraId="629C8654" w14:textId="77777777" w:rsidR="00A9689E" w:rsidRPr="00A9689E" w:rsidRDefault="00A9689E" w:rsidP="00E818ED">
      <w:pPr>
        <w:pStyle w:val="Bibliography"/>
        <w:spacing w:line="240" w:lineRule="auto"/>
        <w:rPr>
          <w:lang w:val="en-US"/>
        </w:rPr>
      </w:pPr>
      <w:proofErr w:type="spellStart"/>
      <w:r w:rsidRPr="00A9689E">
        <w:rPr>
          <w:lang w:val="en-US"/>
        </w:rPr>
        <w:t>Marzluff</w:t>
      </w:r>
      <w:proofErr w:type="spellEnd"/>
      <w:r w:rsidRPr="00A9689E">
        <w:rPr>
          <w:lang w:val="en-US"/>
        </w:rPr>
        <w:t xml:space="preserve">, J. M., Withey, J. C., Whittaker, K. A., David Oleyar, M., Unfried, T. M., Rullman, S., &amp; Delap, J. (2007). Consequences of Habitat Utilization by Nest Predators and Breeding Songbirds Across Multiple Scales in an Urbanizing Landscape. </w:t>
      </w:r>
      <w:r w:rsidRPr="00A9689E">
        <w:rPr>
          <w:i/>
          <w:iCs/>
          <w:lang w:val="en-US"/>
        </w:rPr>
        <w:t>The Condor</w:t>
      </w:r>
      <w:r w:rsidRPr="00A9689E">
        <w:rPr>
          <w:lang w:val="en-US"/>
        </w:rPr>
        <w:t xml:space="preserve">, </w:t>
      </w:r>
      <w:r w:rsidRPr="00A9689E">
        <w:rPr>
          <w:i/>
          <w:iCs/>
          <w:lang w:val="en-US"/>
        </w:rPr>
        <w:t>109</w:t>
      </w:r>
      <w:r w:rsidRPr="00A9689E">
        <w:rPr>
          <w:lang w:val="en-US"/>
        </w:rPr>
        <w:t>(3), 516–534. https://doi.org/10.1093/condor/109.3.516</w:t>
      </w:r>
    </w:p>
    <w:p w14:paraId="29DA300A" w14:textId="77777777" w:rsidR="00A9689E" w:rsidRPr="00A9689E" w:rsidRDefault="00A9689E" w:rsidP="00E818ED">
      <w:pPr>
        <w:pStyle w:val="Bibliography"/>
        <w:spacing w:line="240" w:lineRule="auto"/>
        <w:rPr>
          <w:lang w:val="en-US"/>
        </w:rPr>
      </w:pPr>
      <w:r w:rsidRPr="00A9689E">
        <w:rPr>
          <w:lang w:val="en-US"/>
        </w:rPr>
        <w:t xml:space="preserve">Masello, J. F., Rast, W., Schumm, Y. R., Metzger, B., &amp; </w:t>
      </w:r>
      <w:proofErr w:type="spellStart"/>
      <w:r w:rsidRPr="00A9689E">
        <w:rPr>
          <w:lang w:val="en-US"/>
        </w:rPr>
        <w:t>Quillfeldt</w:t>
      </w:r>
      <w:proofErr w:type="spellEnd"/>
      <w:r w:rsidRPr="00A9689E">
        <w:rPr>
          <w:lang w:val="en-US"/>
        </w:rPr>
        <w:t xml:space="preserve">, P. (2023). Year-round </w:t>
      </w:r>
      <w:proofErr w:type="spellStart"/>
      <w:r w:rsidRPr="00A9689E">
        <w:rPr>
          <w:lang w:val="en-US"/>
        </w:rPr>
        <w:t>behavioural</w:t>
      </w:r>
      <w:proofErr w:type="spellEnd"/>
      <w:r w:rsidRPr="00A9689E">
        <w:rPr>
          <w:lang w:val="en-US"/>
        </w:rPr>
        <w:t xml:space="preserve"> time budgets of common woodpigeons inferred from acceleration data using machine learning. </w:t>
      </w:r>
      <w:r w:rsidRPr="00A9689E">
        <w:rPr>
          <w:i/>
          <w:iCs/>
          <w:lang w:val="en-US"/>
        </w:rPr>
        <w:t>Behavioral Ecology and Sociobiology</w:t>
      </w:r>
      <w:r w:rsidRPr="00A9689E">
        <w:rPr>
          <w:lang w:val="en-US"/>
        </w:rPr>
        <w:t xml:space="preserve">, </w:t>
      </w:r>
      <w:r w:rsidRPr="00A9689E">
        <w:rPr>
          <w:i/>
          <w:iCs/>
          <w:lang w:val="en-US"/>
        </w:rPr>
        <w:t>77</w:t>
      </w:r>
      <w:r w:rsidRPr="00A9689E">
        <w:rPr>
          <w:lang w:val="en-US"/>
        </w:rPr>
        <w:t>(4), 40. https://doi.org/10.1007/s00265-023-03306-w</w:t>
      </w:r>
    </w:p>
    <w:p w14:paraId="3271BC36" w14:textId="77777777" w:rsidR="00A9689E" w:rsidRPr="00A9689E" w:rsidRDefault="00A9689E" w:rsidP="00E818ED">
      <w:pPr>
        <w:pStyle w:val="Bibliography"/>
        <w:spacing w:line="240" w:lineRule="auto"/>
        <w:rPr>
          <w:lang w:val="en-US"/>
        </w:rPr>
      </w:pPr>
      <w:r w:rsidRPr="00A9689E">
        <w:rPr>
          <w:lang w:val="en-US"/>
        </w:rPr>
        <w:t xml:space="preserve">McEwen, L. C., &amp; Brown, R. L. (1966). Acute Toxicity of Dieldrin and Malathion to Wild Sharp-Tailed Grouse. </w:t>
      </w:r>
      <w:r w:rsidRPr="00A9689E">
        <w:rPr>
          <w:i/>
          <w:iCs/>
          <w:lang w:val="en-US"/>
        </w:rPr>
        <w:t>The Journal of Wildlife Management</w:t>
      </w:r>
      <w:r w:rsidRPr="00A9689E">
        <w:rPr>
          <w:lang w:val="en-US"/>
        </w:rPr>
        <w:t xml:space="preserve">, </w:t>
      </w:r>
      <w:r w:rsidRPr="00A9689E">
        <w:rPr>
          <w:i/>
          <w:iCs/>
          <w:lang w:val="en-US"/>
        </w:rPr>
        <w:t>30</w:t>
      </w:r>
      <w:r w:rsidRPr="00A9689E">
        <w:rPr>
          <w:lang w:val="en-US"/>
        </w:rPr>
        <w:t>(3), 604. https://doi.org/10.2307/3798755</w:t>
      </w:r>
    </w:p>
    <w:p w14:paraId="504E2F85" w14:textId="77777777" w:rsidR="00A9689E" w:rsidRPr="00A9689E" w:rsidRDefault="00A9689E" w:rsidP="00E818ED">
      <w:pPr>
        <w:pStyle w:val="Bibliography"/>
        <w:spacing w:line="240" w:lineRule="auto"/>
        <w:rPr>
          <w:lang w:val="en-US"/>
        </w:rPr>
      </w:pPr>
      <w:proofErr w:type="spellStart"/>
      <w:r w:rsidRPr="00A9689E">
        <w:rPr>
          <w:lang w:val="en-US"/>
        </w:rPr>
        <w:t>McGarigal</w:t>
      </w:r>
      <w:proofErr w:type="spellEnd"/>
      <w:r w:rsidRPr="00A9689E">
        <w:rPr>
          <w:lang w:val="en-US"/>
        </w:rPr>
        <w:t xml:space="preserve">, K., Wan, H. Y., Zeller, K. A., Timm, B. C., &amp; Cushman, S. A. (2016). Multi-scale habitat selection modeling: A review and outlook. </w:t>
      </w:r>
      <w:r w:rsidRPr="00A9689E">
        <w:rPr>
          <w:i/>
          <w:iCs/>
          <w:lang w:val="en-US"/>
        </w:rPr>
        <w:t>Landscape Ecology</w:t>
      </w:r>
      <w:r w:rsidRPr="00A9689E">
        <w:rPr>
          <w:lang w:val="en-US"/>
        </w:rPr>
        <w:t xml:space="preserve">, </w:t>
      </w:r>
      <w:r w:rsidRPr="00A9689E">
        <w:rPr>
          <w:i/>
          <w:iCs/>
          <w:lang w:val="en-US"/>
        </w:rPr>
        <w:t>31</w:t>
      </w:r>
      <w:r w:rsidRPr="00A9689E">
        <w:rPr>
          <w:lang w:val="en-US"/>
        </w:rPr>
        <w:t>(6), 1161–1175. https://doi.org/10.1007/s10980-016-0374-x</w:t>
      </w:r>
    </w:p>
    <w:p w14:paraId="6281DB3B" w14:textId="77777777" w:rsidR="00A9689E" w:rsidRPr="00A9689E" w:rsidRDefault="00A9689E" w:rsidP="00E818ED">
      <w:pPr>
        <w:pStyle w:val="Bibliography"/>
        <w:spacing w:line="240" w:lineRule="auto"/>
        <w:rPr>
          <w:lang w:val="en-US"/>
        </w:rPr>
      </w:pPr>
      <w:r w:rsidRPr="00A9689E">
        <w:rPr>
          <w:lang w:val="en-US"/>
        </w:rPr>
        <w:t xml:space="preserve">McGill University. (2025). </w:t>
      </w:r>
      <w:r w:rsidRPr="00A9689E">
        <w:rPr>
          <w:i/>
          <w:iCs/>
          <w:lang w:val="en-US"/>
        </w:rPr>
        <w:t>Climate</w:t>
      </w:r>
      <w:r w:rsidRPr="00A9689E">
        <w:rPr>
          <w:lang w:val="en-US"/>
        </w:rPr>
        <w:t>. International Student Services. https://www.mcgill.ca/internationalstudents/once-here/pre-arrival/pre-arrival-information/about-montreal/climate</w:t>
      </w:r>
    </w:p>
    <w:p w14:paraId="2AC43F13" w14:textId="77777777" w:rsidR="00A9689E" w:rsidRPr="00A9689E" w:rsidRDefault="00A9689E" w:rsidP="00E818ED">
      <w:pPr>
        <w:pStyle w:val="Bibliography"/>
        <w:spacing w:line="240" w:lineRule="auto"/>
        <w:rPr>
          <w:lang w:val="en-US"/>
        </w:rPr>
      </w:pPr>
      <w:proofErr w:type="spellStart"/>
      <w:r w:rsidRPr="00A9689E">
        <w:rPr>
          <w:lang w:val="en-US"/>
        </w:rPr>
        <w:t>Mckinnon</w:t>
      </w:r>
      <w:proofErr w:type="spellEnd"/>
      <w:r w:rsidRPr="00A9689E">
        <w:rPr>
          <w:lang w:val="en-US"/>
        </w:rPr>
        <w:t xml:space="preserve">, E. A., Laplante, M.-P., Love, O. P., Fraser, K. C., Mackenzie, S., &amp; </w:t>
      </w:r>
      <w:proofErr w:type="spellStart"/>
      <w:r w:rsidRPr="00A9689E">
        <w:rPr>
          <w:lang w:val="en-US"/>
        </w:rPr>
        <w:t>Vézina</w:t>
      </w:r>
      <w:proofErr w:type="spellEnd"/>
      <w:r w:rsidRPr="00A9689E">
        <w:rPr>
          <w:lang w:val="en-US"/>
        </w:rPr>
        <w:t xml:space="preserve">, F. (2019). Tracking Landscape-Scale Movements of Snow Buntings and Weather-Driven Changes in Flock Composition During the Temperate Winter. </w:t>
      </w:r>
      <w:r w:rsidRPr="00A9689E">
        <w:rPr>
          <w:i/>
          <w:iCs/>
          <w:lang w:val="en-US"/>
        </w:rPr>
        <w:t>Frontiers in Ecology and Evolution</w:t>
      </w:r>
      <w:r w:rsidRPr="00A9689E">
        <w:rPr>
          <w:lang w:val="en-US"/>
        </w:rPr>
        <w:t xml:space="preserve">, </w:t>
      </w:r>
      <w:r w:rsidRPr="00A9689E">
        <w:rPr>
          <w:i/>
          <w:iCs/>
          <w:lang w:val="en-US"/>
        </w:rPr>
        <w:t>7</w:t>
      </w:r>
      <w:r w:rsidRPr="00A9689E">
        <w:rPr>
          <w:lang w:val="en-US"/>
        </w:rPr>
        <w:t>, 329. https://doi.org/10.3389/fevo.2019.00329</w:t>
      </w:r>
    </w:p>
    <w:p w14:paraId="45B4912C" w14:textId="77777777" w:rsidR="00A9689E" w:rsidRPr="00A9689E" w:rsidRDefault="00A9689E" w:rsidP="00E818ED">
      <w:pPr>
        <w:pStyle w:val="Bibliography"/>
        <w:spacing w:line="240" w:lineRule="auto"/>
        <w:rPr>
          <w:lang w:val="en-US"/>
        </w:rPr>
      </w:pPr>
      <w:r w:rsidRPr="00A9689E">
        <w:rPr>
          <w:lang w:val="en-US"/>
        </w:rPr>
        <w:t xml:space="preserve">McNamara, J. M., Houston, A. I., &amp; Lima, S. L. (1994). Foraging Routines of Small Birds in Winter: A Theoretical Investigation. </w:t>
      </w:r>
      <w:r w:rsidRPr="00A9689E">
        <w:rPr>
          <w:i/>
          <w:iCs/>
          <w:lang w:val="en-US"/>
        </w:rPr>
        <w:t>Journal of Avian Biology</w:t>
      </w:r>
      <w:r w:rsidRPr="00A9689E">
        <w:rPr>
          <w:lang w:val="en-US"/>
        </w:rPr>
        <w:t xml:space="preserve">, </w:t>
      </w:r>
      <w:r w:rsidRPr="00A9689E">
        <w:rPr>
          <w:i/>
          <w:iCs/>
          <w:lang w:val="en-US"/>
        </w:rPr>
        <w:t>25</w:t>
      </w:r>
      <w:r w:rsidRPr="00A9689E">
        <w:rPr>
          <w:lang w:val="en-US"/>
        </w:rPr>
        <w:t>(4), 287. https://doi.org/10.2307/3677276</w:t>
      </w:r>
    </w:p>
    <w:p w14:paraId="3B321396" w14:textId="77777777" w:rsidR="00A9689E" w:rsidRPr="00A9689E" w:rsidRDefault="00A9689E" w:rsidP="00E818ED">
      <w:pPr>
        <w:pStyle w:val="Bibliography"/>
        <w:spacing w:line="240" w:lineRule="auto"/>
        <w:rPr>
          <w:lang w:val="en-US"/>
        </w:rPr>
      </w:pPr>
      <w:proofErr w:type="spellStart"/>
      <w:r w:rsidRPr="00A9689E">
        <w:rPr>
          <w:lang w:val="en-US"/>
        </w:rPr>
        <w:t>Mennill</w:t>
      </w:r>
      <w:proofErr w:type="spellEnd"/>
      <w:r w:rsidRPr="00A9689E">
        <w:rPr>
          <w:lang w:val="en-US"/>
        </w:rPr>
        <w:t xml:space="preserve">, D. J., Doucet, S. M., Ward, K.-A. A., Maynard, D. F., Otis, B., &amp; Burt, J. M. (2012). A novel digital telemetry system for tracking wild animals: A field test for studying mate choice in a lekking tropical bird. </w:t>
      </w:r>
      <w:r w:rsidRPr="00A9689E">
        <w:rPr>
          <w:i/>
          <w:iCs/>
          <w:lang w:val="en-US"/>
        </w:rPr>
        <w:t>Methods in Ecology and Evolution</w:t>
      </w:r>
      <w:r w:rsidRPr="00A9689E">
        <w:rPr>
          <w:lang w:val="en-US"/>
        </w:rPr>
        <w:t xml:space="preserve">, </w:t>
      </w:r>
      <w:r w:rsidRPr="00A9689E">
        <w:rPr>
          <w:i/>
          <w:iCs/>
          <w:lang w:val="en-US"/>
        </w:rPr>
        <w:t>3</w:t>
      </w:r>
      <w:r w:rsidRPr="00A9689E">
        <w:rPr>
          <w:lang w:val="en-US"/>
        </w:rPr>
        <w:t>(4), 663–672. https://doi.org/10.1111/j.2041-210X.2012.00206.x</w:t>
      </w:r>
    </w:p>
    <w:p w14:paraId="0B2629BA" w14:textId="77777777" w:rsidR="00A9689E" w:rsidRPr="00A9689E" w:rsidRDefault="00A9689E" w:rsidP="00E818ED">
      <w:pPr>
        <w:pStyle w:val="Bibliography"/>
        <w:spacing w:line="240" w:lineRule="auto"/>
        <w:rPr>
          <w:lang w:val="en-US"/>
        </w:rPr>
      </w:pPr>
      <w:r w:rsidRPr="00A9689E">
        <w:rPr>
          <w:lang w:val="en-US"/>
        </w:rPr>
        <w:t xml:space="preserve">Mitchell, M. G. E., &amp; </w:t>
      </w:r>
      <w:proofErr w:type="spellStart"/>
      <w:r w:rsidRPr="00A9689E">
        <w:rPr>
          <w:lang w:val="en-US"/>
        </w:rPr>
        <w:t>Devisscher</w:t>
      </w:r>
      <w:proofErr w:type="spellEnd"/>
      <w:r w:rsidRPr="00A9689E">
        <w:rPr>
          <w:lang w:val="en-US"/>
        </w:rPr>
        <w:t xml:space="preserve">, T. (2022). Strong relationships between urbanization, landscape structure, and ecosystem service multifunctionality in urban forest fragments. </w:t>
      </w:r>
      <w:r w:rsidRPr="00A9689E">
        <w:rPr>
          <w:i/>
          <w:iCs/>
          <w:lang w:val="en-US"/>
        </w:rPr>
        <w:t>Landscape and Urban Planning</w:t>
      </w:r>
      <w:r w:rsidRPr="00A9689E">
        <w:rPr>
          <w:lang w:val="en-US"/>
        </w:rPr>
        <w:t xml:space="preserve">, </w:t>
      </w:r>
      <w:r w:rsidRPr="00A9689E">
        <w:rPr>
          <w:i/>
          <w:iCs/>
          <w:lang w:val="en-US"/>
        </w:rPr>
        <w:t>228</w:t>
      </w:r>
      <w:r w:rsidRPr="00A9689E">
        <w:rPr>
          <w:lang w:val="en-US"/>
        </w:rPr>
        <w:t>, 104548. https://doi.org/10.1016/j.landurbplan.2022.104548</w:t>
      </w:r>
    </w:p>
    <w:p w14:paraId="521B7BF1" w14:textId="77777777" w:rsidR="00A9689E" w:rsidRPr="00A9689E" w:rsidRDefault="00A9689E" w:rsidP="00E818ED">
      <w:pPr>
        <w:pStyle w:val="Bibliography"/>
        <w:spacing w:line="240" w:lineRule="auto"/>
        <w:rPr>
          <w:lang w:val="en-US"/>
        </w:rPr>
      </w:pPr>
      <w:r w:rsidRPr="00A9689E">
        <w:rPr>
          <w:lang w:val="en-US"/>
        </w:rPr>
        <w:t xml:space="preserve">Møller, A. P. (2009). Successful city dwellers: A comparative study of the ecological characteristics of urban birds in the Western Palearctic. </w:t>
      </w:r>
      <w:proofErr w:type="spellStart"/>
      <w:r w:rsidRPr="00A9689E">
        <w:rPr>
          <w:i/>
          <w:iCs/>
          <w:lang w:val="en-US"/>
        </w:rPr>
        <w:t>Oecologia</w:t>
      </w:r>
      <w:proofErr w:type="spellEnd"/>
      <w:r w:rsidRPr="00A9689E">
        <w:rPr>
          <w:lang w:val="en-US"/>
        </w:rPr>
        <w:t xml:space="preserve">, </w:t>
      </w:r>
      <w:r w:rsidRPr="00A9689E">
        <w:rPr>
          <w:i/>
          <w:iCs/>
          <w:lang w:val="en-US"/>
        </w:rPr>
        <w:t>159</w:t>
      </w:r>
      <w:r w:rsidRPr="00A9689E">
        <w:rPr>
          <w:lang w:val="en-US"/>
        </w:rPr>
        <w:t>(4), 849–858. https://doi.org/10.1007/s00442-008-1259-8</w:t>
      </w:r>
    </w:p>
    <w:p w14:paraId="036EAF4F" w14:textId="77777777" w:rsidR="00A9689E" w:rsidRPr="00A9689E" w:rsidRDefault="00A9689E" w:rsidP="00E818ED">
      <w:pPr>
        <w:pStyle w:val="Bibliography"/>
        <w:spacing w:line="240" w:lineRule="auto"/>
        <w:rPr>
          <w:lang w:val="en-US"/>
        </w:rPr>
      </w:pPr>
      <w:r w:rsidRPr="00A9689E">
        <w:rPr>
          <w:lang w:val="en-US"/>
        </w:rPr>
        <w:t xml:space="preserve">Morales, A., Frei, B., Mitchell, G. W., Bégin-Marchand, C., &amp; Elliott, K. H. (2022). Reduced diurnal activity and increased stopover duration by molting Swainson’s Thrushes. </w:t>
      </w:r>
      <w:r w:rsidRPr="00A9689E">
        <w:rPr>
          <w:i/>
          <w:iCs/>
          <w:lang w:val="en-US"/>
        </w:rPr>
        <w:t>Ornithology</w:t>
      </w:r>
      <w:r w:rsidRPr="00A9689E">
        <w:rPr>
          <w:lang w:val="en-US"/>
        </w:rPr>
        <w:t xml:space="preserve">, </w:t>
      </w:r>
      <w:r w:rsidRPr="00A9689E">
        <w:rPr>
          <w:i/>
          <w:iCs/>
          <w:lang w:val="en-US"/>
        </w:rPr>
        <w:t>139</w:t>
      </w:r>
      <w:r w:rsidRPr="00A9689E">
        <w:rPr>
          <w:lang w:val="en-US"/>
        </w:rPr>
        <w:t>(2), ukab083. https://doi.org/10.1093/ornithology/ukab083</w:t>
      </w:r>
    </w:p>
    <w:p w14:paraId="48482C9C" w14:textId="77777777" w:rsidR="00A9689E" w:rsidRPr="00A9689E" w:rsidRDefault="00A9689E" w:rsidP="00E818ED">
      <w:pPr>
        <w:pStyle w:val="Bibliography"/>
        <w:spacing w:line="240" w:lineRule="auto"/>
        <w:rPr>
          <w:lang w:val="en-US"/>
        </w:rPr>
      </w:pPr>
      <w:proofErr w:type="spellStart"/>
      <w:r w:rsidRPr="00A9689E">
        <w:rPr>
          <w:lang w:val="en-US"/>
        </w:rPr>
        <w:t>Morbey</w:t>
      </w:r>
      <w:proofErr w:type="spellEnd"/>
      <w:r w:rsidRPr="00A9689E">
        <w:rPr>
          <w:lang w:val="en-US"/>
        </w:rPr>
        <w:t xml:space="preserve">, Y. E., Beauchamp, A. T., Bonner, S. J., &amp; Mitchell, G. W. (2020). Evening locomotor activity during stopover differs on pre-departure and departure days in free-living songbirds. </w:t>
      </w:r>
      <w:r w:rsidRPr="00A9689E">
        <w:rPr>
          <w:i/>
          <w:iCs/>
          <w:lang w:val="en-US"/>
        </w:rPr>
        <w:t>Journal of Avian Biology</w:t>
      </w:r>
      <w:r w:rsidRPr="00A9689E">
        <w:rPr>
          <w:lang w:val="en-US"/>
        </w:rPr>
        <w:t xml:space="preserve">, </w:t>
      </w:r>
      <w:r w:rsidRPr="00A9689E">
        <w:rPr>
          <w:i/>
          <w:iCs/>
          <w:lang w:val="en-US"/>
        </w:rPr>
        <w:t>51</w:t>
      </w:r>
      <w:r w:rsidRPr="00A9689E">
        <w:rPr>
          <w:lang w:val="en-US"/>
        </w:rPr>
        <w:t>(11). https://doi.org/10.1111/jav.02448</w:t>
      </w:r>
    </w:p>
    <w:p w14:paraId="13E43E62" w14:textId="77777777" w:rsidR="00A9689E" w:rsidRPr="00A9689E" w:rsidRDefault="00A9689E" w:rsidP="00E818ED">
      <w:pPr>
        <w:pStyle w:val="Bibliography"/>
        <w:spacing w:line="240" w:lineRule="auto"/>
        <w:rPr>
          <w:lang w:val="en-US"/>
        </w:rPr>
      </w:pPr>
      <w:r w:rsidRPr="00A9689E">
        <w:rPr>
          <w:lang w:val="en-US"/>
        </w:rPr>
        <w:t xml:space="preserve">Morris, D. W. (2003). Toward an ecological synthesis: A case for habitat selection. </w:t>
      </w:r>
      <w:proofErr w:type="spellStart"/>
      <w:r w:rsidRPr="00A9689E">
        <w:rPr>
          <w:i/>
          <w:iCs/>
          <w:lang w:val="en-US"/>
        </w:rPr>
        <w:t>Oecologia</w:t>
      </w:r>
      <w:proofErr w:type="spellEnd"/>
      <w:r w:rsidRPr="00A9689E">
        <w:rPr>
          <w:lang w:val="en-US"/>
        </w:rPr>
        <w:t xml:space="preserve">, </w:t>
      </w:r>
      <w:r w:rsidRPr="00A9689E">
        <w:rPr>
          <w:i/>
          <w:iCs/>
          <w:lang w:val="en-US"/>
        </w:rPr>
        <w:t>136</w:t>
      </w:r>
      <w:r w:rsidRPr="00A9689E">
        <w:rPr>
          <w:lang w:val="en-US"/>
        </w:rPr>
        <w:t>(1), 1–13. https://doi.org/10.1007/s00442-003-1241-4</w:t>
      </w:r>
    </w:p>
    <w:p w14:paraId="3639E3AF" w14:textId="77777777" w:rsidR="00A9689E" w:rsidRPr="00A9689E" w:rsidRDefault="00A9689E" w:rsidP="00E818ED">
      <w:pPr>
        <w:pStyle w:val="Bibliography"/>
        <w:spacing w:line="240" w:lineRule="auto"/>
        <w:rPr>
          <w:lang w:val="en-US"/>
        </w:rPr>
      </w:pPr>
      <w:r w:rsidRPr="00A9689E">
        <w:rPr>
          <w:lang w:val="en-US"/>
        </w:rPr>
        <w:t xml:space="preserve">Müller, U., &amp; Avolio, C. (2023, July 11). </w:t>
      </w:r>
      <w:r w:rsidRPr="00A9689E">
        <w:rPr>
          <w:i/>
          <w:iCs/>
          <w:lang w:val="en-US"/>
        </w:rPr>
        <w:t>Icarus flies faster, further</w:t>
      </w:r>
      <w:r w:rsidRPr="00A9689E">
        <w:rPr>
          <w:lang w:val="en-US"/>
        </w:rPr>
        <w:t>. Max-Planck-Gesellschaft. https://www.mpg.de/20614880/0711-ornr-icarus-flies-faster-further-987453-x</w:t>
      </w:r>
    </w:p>
    <w:p w14:paraId="65E07F3F" w14:textId="77777777" w:rsidR="00A9689E" w:rsidRPr="00A9689E" w:rsidRDefault="00A9689E" w:rsidP="00E818ED">
      <w:pPr>
        <w:pStyle w:val="Bibliography"/>
        <w:spacing w:line="240" w:lineRule="auto"/>
        <w:rPr>
          <w:lang w:val="en-US"/>
        </w:rPr>
      </w:pPr>
      <w:r w:rsidRPr="00A9689E">
        <w:rPr>
          <w:lang w:val="en-US"/>
        </w:rPr>
        <w:t xml:space="preserve">Murray, M. H., Sánchez, C. A., Becker, D. J., Byers, K. A., Worsley‐Tonks, K. E., &amp; Craft, M. E. (2019). City sicker? A meta‐analysis of wildlife health and urbanization. </w:t>
      </w:r>
      <w:r w:rsidRPr="00A9689E">
        <w:rPr>
          <w:i/>
          <w:iCs/>
          <w:lang w:val="en-US"/>
        </w:rPr>
        <w:t>Frontiers in Ecology and the Environment</w:t>
      </w:r>
      <w:r w:rsidRPr="00A9689E">
        <w:rPr>
          <w:lang w:val="en-US"/>
        </w:rPr>
        <w:t xml:space="preserve">, </w:t>
      </w:r>
      <w:r w:rsidRPr="00A9689E">
        <w:rPr>
          <w:i/>
          <w:iCs/>
          <w:lang w:val="en-US"/>
        </w:rPr>
        <w:t>17</w:t>
      </w:r>
      <w:r w:rsidRPr="00A9689E">
        <w:rPr>
          <w:lang w:val="en-US"/>
        </w:rPr>
        <w:t>(10), 575–583. https://doi.org/10.1002/fee.2126</w:t>
      </w:r>
    </w:p>
    <w:p w14:paraId="707E8972" w14:textId="77777777" w:rsidR="00A9689E" w:rsidRPr="00A9689E" w:rsidRDefault="00A9689E" w:rsidP="00E818ED">
      <w:pPr>
        <w:pStyle w:val="Bibliography"/>
        <w:spacing w:line="240" w:lineRule="auto"/>
        <w:rPr>
          <w:lang w:val="en-US"/>
        </w:rPr>
      </w:pPr>
      <w:r w:rsidRPr="00A9689E">
        <w:rPr>
          <w:lang w:val="en-US"/>
        </w:rPr>
        <w:t xml:space="preserve">Naguib, M., </w:t>
      </w:r>
      <w:proofErr w:type="spellStart"/>
      <w:r w:rsidRPr="00A9689E">
        <w:rPr>
          <w:lang w:val="en-US"/>
        </w:rPr>
        <w:t>Titulaer</w:t>
      </w:r>
      <w:proofErr w:type="spellEnd"/>
      <w:r w:rsidRPr="00A9689E">
        <w:rPr>
          <w:lang w:val="en-US"/>
        </w:rPr>
        <w:t xml:space="preserve">, M., </w:t>
      </w:r>
      <w:proofErr w:type="spellStart"/>
      <w:r w:rsidRPr="00A9689E">
        <w:rPr>
          <w:lang w:val="en-US"/>
        </w:rPr>
        <w:t>Waas</w:t>
      </w:r>
      <w:proofErr w:type="spellEnd"/>
      <w:r w:rsidRPr="00A9689E">
        <w:rPr>
          <w:lang w:val="en-US"/>
        </w:rPr>
        <w:t xml:space="preserve">, J. R., van </w:t>
      </w:r>
      <w:proofErr w:type="spellStart"/>
      <w:r w:rsidRPr="00A9689E">
        <w:rPr>
          <w:lang w:val="en-US"/>
        </w:rPr>
        <w:t>Oers</w:t>
      </w:r>
      <w:proofErr w:type="spellEnd"/>
      <w:r w:rsidRPr="00A9689E">
        <w:rPr>
          <w:lang w:val="en-US"/>
        </w:rPr>
        <w:t xml:space="preserve">, K., Sprau, P., &amp; Snijders, L. (2022). Prior territorial responses and home range size predict territory defense in radio-tagged great tits. </w:t>
      </w:r>
      <w:r w:rsidRPr="00A9689E">
        <w:rPr>
          <w:i/>
          <w:iCs/>
          <w:lang w:val="en-US"/>
        </w:rPr>
        <w:t>Behavioral Ecology and Sociobiology</w:t>
      </w:r>
      <w:r w:rsidRPr="00A9689E">
        <w:rPr>
          <w:lang w:val="en-US"/>
        </w:rPr>
        <w:t xml:space="preserve">, </w:t>
      </w:r>
      <w:r w:rsidRPr="00A9689E">
        <w:rPr>
          <w:i/>
          <w:iCs/>
          <w:lang w:val="en-US"/>
        </w:rPr>
        <w:t>76</w:t>
      </w:r>
      <w:r w:rsidRPr="00A9689E">
        <w:rPr>
          <w:lang w:val="en-US"/>
        </w:rPr>
        <w:t>(3), 12. https://doi.org/10.1007/s00265-022-03143-3</w:t>
      </w:r>
    </w:p>
    <w:p w14:paraId="416BDA64" w14:textId="77777777" w:rsidR="00A9689E" w:rsidRPr="00A9689E" w:rsidRDefault="00A9689E" w:rsidP="00E818ED">
      <w:pPr>
        <w:pStyle w:val="Bibliography"/>
        <w:spacing w:line="240" w:lineRule="auto"/>
        <w:rPr>
          <w:lang w:val="en-US"/>
        </w:rPr>
      </w:pPr>
      <w:r w:rsidRPr="00A9689E">
        <w:rPr>
          <w:lang w:val="en-US"/>
        </w:rPr>
        <w:t xml:space="preserve">National Audubon Society. (2015). </w:t>
      </w:r>
      <w:r w:rsidRPr="00A9689E">
        <w:rPr>
          <w:i/>
          <w:iCs/>
          <w:lang w:val="en-US"/>
        </w:rPr>
        <w:t>The Christmas Bird Count Historical Results</w:t>
      </w:r>
      <w:r w:rsidRPr="00A9689E">
        <w:rPr>
          <w:lang w:val="en-US"/>
        </w:rPr>
        <w:t xml:space="preserve"> [Dataset]. https://www.audubon.org/community-science/christmas-bird-count</w:t>
      </w:r>
    </w:p>
    <w:p w14:paraId="61A61175" w14:textId="77777777" w:rsidR="00A9689E" w:rsidRPr="00A9689E" w:rsidRDefault="00A9689E" w:rsidP="00E818ED">
      <w:pPr>
        <w:pStyle w:val="Bibliography"/>
        <w:spacing w:line="240" w:lineRule="auto"/>
        <w:rPr>
          <w:lang w:val="en-US"/>
        </w:rPr>
      </w:pPr>
      <w:proofErr w:type="spellStart"/>
      <w:r w:rsidRPr="00A9689E">
        <w:rPr>
          <w:lang w:val="en-US"/>
        </w:rPr>
        <w:t>Nazarnia</w:t>
      </w:r>
      <w:proofErr w:type="spellEnd"/>
      <w:r w:rsidRPr="00A9689E">
        <w:rPr>
          <w:lang w:val="en-US"/>
        </w:rPr>
        <w:t xml:space="preserve">, N., </w:t>
      </w:r>
      <w:proofErr w:type="spellStart"/>
      <w:r w:rsidRPr="00A9689E">
        <w:rPr>
          <w:lang w:val="en-US"/>
        </w:rPr>
        <w:t>Schwick</w:t>
      </w:r>
      <w:proofErr w:type="spellEnd"/>
      <w:r w:rsidRPr="00A9689E">
        <w:rPr>
          <w:lang w:val="en-US"/>
        </w:rPr>
        <w:t xml:space="preserve">, C., &amp; Jaeger, J. A. G. (2016). Accelerated urban sprawl in Montreal, Quebec City, and Zurich: Investigating the differences using time series 1951–2011. </w:t>
      </w:r>
      <w:r w:rsidRPr="00A9689E">
        <w:rPr>
          <w:i/>
          <w:iCs/>
          <w:lang w:val="en-US"/>
        </w:rPr>
        <w:t>Ecological Indicators</w:t>
      </w:r>
      <w:r w:rsidRPr="00A9689E">
        <w:rPr>
          <w:lang w:val="en-US"/>
        </w:rPr>
        <w:t xml:space="preserve">, </w:t>
      </w:r>
      <w:r w:rsidRPr="00A9689E">
        <w:rPr>
          <w:i/>
          <w:iCs/>
          <w:lang w:val="en-US"/>
        </w:rPr>
        <w:t>60</w:t>
      </w:r>
      <w:r w:rsidRPr="00A9689E">
        <w:rPr>
          <w:lang w:val="en-US"/>
        </w:rPr>
        <w:t>, 1229–1251. https://doi.org/10.1016/j.ecolind.2015.09.020</w:t>
      </w:r>
    </w:p>
    <w:p w14:paraId="3AF89B42" w14:textId="77777777" w:rsidR="00A9689E" w:rsidRPr="00A9689E" w:rsidRDefault="00A9689E" w:rsidP="00E818ED">
      <w:pPr>
        <w:pStyle w:val="Bibliography"/>
        <w:spacing w:line="240" w:lineRule="auto"/>
        <w:rPr>
          <w:lang w:val="en-US"/>
        </w:rPr>
      </w:pPr>
      <w:r w:rsidRPr="00A9689E">
        <w:rPr>
          <w:lang w:val="en-US"/>
        </w:rPr>
        <w:t xml:space="preserve">Nugent, D. T., Baker‐Gabb, D. J., Green, P., Ostendorf, B., </w:t>
      </w:r>
      <w:proofErr w:type="spellStart"/>
      <w:r w:rsidRPr="00A9689E">
        <w:rPr>
          <w:lang w:val="en-US"/>
        </w:rPr>
        <w:t>Dawlings</w:t>
      </w:r>
      <w:proofErr w:type="spellEnd"/>
      <w:r w:rsidRPr="00A9689E">
        <w:rPr>
          <w:lang w:val="en-US"/>
        </w:rPr>
        <w:t xml:space="preserve">, F., Clarke, R. H., &amp; Morgan, J. W. (2022). Multi‐scale habitat selection by a cryptic, critically endangered grassland bird—The Plains‐wanderer ( </w:t>
      </w:r>
      <w:proofErr w:type="spellStart"/>
      <w:r w:rsidRPr="00A9689E">
        <w:rPr>
          <w:i/>
          <w:iCs/>
          <w:lang w:val="en-US"/>
        </w:rPr>
        <w:t>Pedionomus</w:t>
      </w:r>
      <w:proofErr w:type="spellEnd"/>
      <w:r w:rsidRPr="00A9689E">
        <w:rPr>
          <w:i/>
          <w:iCs/>
          <w:lang w:val="en-US"/>
        </w:rPr>
        <w:t xml:space="preserve"> torquatus</w:t>
      </w:r>
      <w:r w:rsidRPr="00A9689E">
        <w:rPr>
          <w:lang w:val="en-US"/>
        </w:rPr>
        <w:t xml:space="preserve"> ): Implications for habitat management and conservation. </w:t>
      </w:r>
      <w:r w:rsidRPr="00A9689E">
        <w:rPr>
          <w:i/>
          <w:iCs/>
          <w:lang w:val="en-US"/>
        </w:rPr>
        <w:t>Austral Ecology</w:t>
      </w:r>
      <w:r w:rsidRPr="00A9689E">
        <w:rPr>
          <w:lang w:val="en-US"/>
        </w:rPr>
        <w:t xml:space="preserve">, </w:t>
      </w:r>
      <w:r w:rsidRPr="00A9689E">
        <w:rPr>
          <w:i/>
          <w:iCs/>
          <w:lang w:val="en-US"/>
        </w:rPr>
        <w:t>47</w:t>
      </w:r>
      <w:r w:rsidRPr="00A9689E">
        <w:rPr>
          <w:lang w:val="en-US"/>
        </w:rPr>
        <w:t>(3), 698–712. https://doi.org/10.1111/aec.13157</w:t>
      </w:r>
    </w:p>
    <w:p w14:paraId="6E690013" w14:textId="77777777" w:rsidR="00A9689E" w:rsidRPr="00A9689E" w:rsidRDefault="00A9689E" w:rsidP="00E818ED">
      <w:pPr>
        <w:pStyle w:val="Bibliography"/>
        <w:spacing w:line="240" w:lineRule="auto"/>
        <w:rPr>
          <w:lang w:val="en-US"/>
        </w:rPr>
      </w:pPr>
      <w:r w:rsidRPr="00A9689E">
        <w:rPr>
          <w:lang w:val="en-US"/>
        </w:rPr>
        <w:t xml:space="preserve">O’Connell, M. J., Squirrell, F. I., &amp; Greening, M. (2023). A preliminary study of the winter roosting </w:t>
      </w:r>
      <w:proofErr w:type="spellStart"/>
      <w:r w:rsidRPr="00A9689E">
        <w:rPr>
          <w:lang w:val="en-US"/>
        </w:rPr>
        <w:t>behaviour</w:t>
      </w:r>
      <w:proofErr w:type="spellEnd"/>
      <w:r w:rsidRPr="00A9689E">
        <w:rPr>
          <w:lang w:val="en-US"/>
        </w:rPr>
        <w:t xml:space="preserve"> of four woodland passerines. </w:t>
      </w:r>
      <w:r w:rsidRPr="00A9689E">
        <w:rPr>
          <w:i/>
          <w:iCs/>
          <w:lang w:val="en-US"/>
        </w:rPr>
        <w:t>Bird Study</w:t>
      </w:r>
      <w:r w:rsidRPr="00A9689E">
        <w:rPr>
          <w:lang w:val="en-US"/>
        </w:rPr>
        <w:t xml:space="preserve">, </w:t>
      </w:r>
      <w:r w:rsidRPr="00A9689E">
        <w:rPr>
          <w:i/>
          <w:iCs/>
          <w:lang w:val="en-US"/>
        </w:rPr>
        <w:t>70</w:t>
      </w:r>
      <w:r w:rsidRPr="00A9689E">
        <w:rPr>
          <w:lang w:val="en-US"/>
        </w:rPr>
        <w:t>(4), 243–250. https://doi.org/10.1080/00063657.2023.2269329</w:t>
      </w:r>
    </w:p>
    <w:p w14:paraId="4D34D595" w14:textId="77777777" w:rsidR="00A9689E" w:rsidRPr="00A9689E" w:rsidRDefault="00A9689E" w:rsidP="00E818ED">
      <w:pPr>
        <w:pStyle w:val="Bibliography"/>
        <w:spacing w:line="240" w:lineRule="auto"/>
        <w:rPr>
          <w:lang w:val="en-US"/>
        </w:rPr>
      </w:pPr>
      <w:r w:rsidRPr="00A9689E">
        <w:rPr>
          <w:lang w:val="en-US"/>
        </w:rPr>
        <w:t xml:space="preserve">O’Donnell, K., &amp; </w:t>
      </w:r>
      <w:proofErr w:type="spellStart"/>
      <w:r w:rsidRPr="00A9689E">
        <w:rPr>
          <w:lang w:val="en-US"/>
        </w:rPr>
        <w:t>delBarco</w:t>
      </w:r>
      <w:proofErr w:type="spellEnd"/>
      <w:r w:rsidRPr="00A9689E">
        <w:rPr>
          <w:lang w:val="en-US"/>
        </w:rPr>
        <w:t xml:space="preserve">-Trillo, J. (2020). Changes in the home range sizes of terrestrial vertebrates in response to urban disturbance: A meta-analysis. </w:t>
      </w:r>
      <w:r w:rsidRPr="00A9689E">
        <w:rPr>
          <w:i/>
          <w:iCs/>
          <w:lang w:val="en-US"/>
        </w:rPr>
        <w:t>Journal of Urban Ecology</w:t>
      </w:r>
      <w:r w:rsidRPr="00A9689E">
        <w:rPr>
          <w:lang w:val="en-US"/>
        </w:rPr>
        <w:t xml:space="preserve">, </w:t>
      </w:r>
      <w:r w:rsidRPr="00A9689E">
        <w:rPr>
          <w:i/>
          <w:iCs/>
          <w:lang w:val="en-US"/>
        </w:rPr>
        <w:t>6</w:t>
      </w:r>
      <w:r w:rsidRPr="00A9689E">
        <w:rPr>
          <w:lang w:val="en-US"/>
        </w:rPr>
        <w:t>(1), juaa014. https://doi.org/10.1093/jue/juaa014</w:t>
      </w:r>
    </w:p>
    <w:p w14:paraId="7EF2988E" w14:textId="77777777" w:rsidR="00A9689E" w:rsidRPr="00A9689E" w:rsidRDefault="00A9689E" w:rsidP="00E818ED">
      <w:pPr>
        <w:pStyle w:val="Bibliography"/>
        <w:spacing w:line="240" w:lineRule="auto"/>
        <w:rPr>
          <w:lang w:val="en-US"/>
        </w:rPr>
      </w:pPr>
      <w:r w:rsidRPr="00A9689E">
        <w:rPr>
          <w:lang w:val="en-US"/>
        </w:rPr>
        <w:t xml:space="preserve">Ordóñez-Delgado, L., Iñiguez-Armijos, C., Díaz, M., Escudero, A., Gosselin, E., Waits, L. P., &amp; Espinosa, C. I. (2022). The good, the bad, and the ugly of urbanization: Response of a bird community in the neotropical Andes. </w:t>
      </w:r>
      <w:r w:rsidRPr="00A9689E">
        <w:rPr>
          <w:i/>
          <w:iCs/>
          <w:lang w:val="en-US"/>
        </w:rPr>
        <w:t>Frontiers in Ecology and Evolution</w:t>
      </w:r>
      <w:r w:rsidRPr="00A9689E">
        <w:rPr>
          <w:lang w:val="en-US"/>
        </w:rPr>
        <w:t xml:space="preserve">, </w:t>
      </w:r>
      <w:r w:rsidRPr="00A9689E">
        <w:rPr>
          <w:i/>
          <w:iCs/>
          <w:lang w:val="en-US"/>
        </w:rPr>
        <w:t>10</w:t>
      </w:r>
      <w:r w:rsidRPr="00A9689E">
        <w:rPr>
          <w:lang w:val="en-US"/>
        </w:rPr>
        <w:t>, 844944.</w:t>
      </w:r>
    </w:p>
    <w:p w14:paraId="3BD38136" w14:textId="77777777" w:rsidR="00A9689E" w:rsidRPr="00A9689E" w:rsidRDefault="00A9689E" w:rsidP="00E818ED">
      <w:pPr>
        <w:pStyle w:val="Bibliography"/>
        <w:spacing w:line="240" w:lineRule="auto"/>
        <w:rPr>
          <w:lang w:val="en-US"/>
        </w:rPr>
      </w:pPr>
      <w:r w:rsidRPr="00A9689E">
        <w:rPr>
          <w:lang w:val="en-US"/>
        </w:rPr>
        <w:t xml:space="preserve">Palacio, F. X., Ibañez, L. M., </w:t>
      </w:r>
      <w:proofErr w:type="spellStart"/>
      <w:r w:rsidRPr="00A9689E">
        <w:rPr>
          <w:lang w:val="en-US"/>
        </w:rPr>
        <w:t>Maragliano</w:t>
      </w:r>
      <w:proofErr w:type="spellEnd"/>
      <w:r w:rsidRPr="00A9689E">
        <w:rPr>
          <w:lang w:val="en-US"/>
        </w:rPr>
        <w:t xml:space="preserve">, R. E., &amp; Montalti, D. (2018). Urbanization as a driver of taxonomic, functional, and phylogenetic diversity losses in bird communities. </w:t>
      </w:r>
      <w:r w:rsidRPr="00A9689E">
        <w:rPr>
          <w:i/>
          <w:iCs/>
          <w:lang w:val="en-US"/>
        </w:rPr>
        <w:t>Canadian Journal of Zoology</w:t>
      </w:r>
      <w:r w:rsidRPr="00A9689E">
        <w:rPr>
          <w:lang w:val="en-US"/>
        </w:rPr>
        <w:t xml:space="preserve">, </w:t>
      </w:r>
      <w:r w:rsidRPr="00A9689E">
        <w:rPr>
          <w:i/>
          <w:iCs/>
          <w:lang w:val="en-US"/>
        </w:rPr>
        <w:t>96</w:t>
      </w:r>
      <w:r w:rsidRPr="00A9689E">
        <w:rPr>
          <w:lang w:val="en-US"/>
        </w:rPr>
        <w:t>(10), 1114–1121.</w:t>
      </w:r>
    </w:p>
    <w:p w14:paraId="3C10D799" w14:textId="77777777" w:rsidR="00A9689E" w:rsidRPr="00A9689E" w:rsidRDefault="00A9689E" w:rsidP="00E818ED">
      <w:pPr>
        <w:pStyle w:val="Bibliography"/>
        <w:spacing w:line="240" w:lineRule="auto"/>
        <w:rPr>
          <w:lang w:val="en-US"/>
        </w:rPr>
      </w:pPr>
      <w:r w:rsidRPr="00A9689E">
        <w:rPr>
          <w:lang w:val="en-US"/>
        </w:rPr>
        <w:t xml:space="preserve">Palacio, F. X., Ibañez, L. M., </w:t>
      </w:r>
      <w:proofErr w:type="spellStart"/>
      <w:r w:rsidRPr="00A9689E">
        <w:rPr>
          <w:lang w:val="en-US"/>
        </w:rPr>
        <w:t>Maragliano</w:t>
      </w:r>
      <w:proofErr w:type="spellEnd"/>
      <w:r w:rsidRPr="00A9689E">
        <w:rPr>
          <w:lang w:val="en-US"/>
        </w:rPr>
        <w:t xml:space="preserve">, R. E., &amp; Montalti, D. (2024). (PDF) Urbanization as a driver of taxonomic, functional, and phylogenetic diversity losses in bird communities. </w:t>
      </w:r>
      <w:r w:rsidRPr="00A9689E">
        <w:rPr>
          <w:i/>
          <w:iCs/>
          <w:lang w:val="en-US"/>
        </w:rPr>
        <w:t>ResearchGate</w:t>
      </w:r>
      <w:r w:rsidRPr="00A9689E">
        <w:rPr>
          <w:lang w:val="en-US"/>
        </w:rPr>
        <w:t>. https://doi.org/10.1139/cjz-2018-0008</w:t>
      </w:r>
    </w:p>
    <w:p w14:paraId="6D2BE065" w14:textId="77777777" w:rsidR="00A9689E" w:rsidRPr="00A9689E" w:rsidRDefault="00A9689E" w:rsidP="00E818ED">
      <w:pPr>
        <w:pStyle w:val="Bibliography"/>
        <w:spacing w:line="240" w:lineRule="auto"/>
        <w:rPr>
          <w:lang w:val="en-US"/>
        </w:rPr>
      </w:pPr>
      <w:r w:rsidRPr="00A9689E">
        <w:rPr>
          <w:lang w:val="en-US"/>
        </w:rPr>
        <w:t xml:space="preserve">Panchana, K., Herrera, I., Vargas, A., </w:t>
      </w:r>
      <w:proofErr w:type="spellStart"/>
      <w:r w:rsidRPr="00A9689E">
        <w:rPr>
          <w:lang w:val="en-US"/>
        </w:rPr>
        <w:t>Mella</w:t>
      </w:r>
      <w:proofErr w:type="spellEnd"/>
      <w:r w:rsidRPr="00A9689E">
        <w:rPr>
          <w:lang w:val="en-US"/>
        </w:rPr>
        <w:t xml:space="preserve">-Méndez, I., &amp; Flores-Peredo, R. (2025). Whiskers in the city: Domestic cat predation in Ecuadorian coastal cities and associated factors. </w:t>
      </w:r>
      <w:r w:rsidRPr="00A9689E">
        <w:rPr>
          <w:i/>
          <w:iCs/>
          <w:lang w:val="en-US"/>
        </w:rPr>
        <w:t>Urban Ecosystems</w:t>
      </w:r>
      <w:r w:rsidRPr="00A9689E">
        <w:rPr>
          <w:lang w:val="en-US"/>
        </w:rPr>
        <w:t xml:space="preserve">, </w:t>
      </w:r>
      <w:r w:rsidRPr="00A9689E">
        <w:rPr>
          <w:i/>
          <w:iCs/>
          <w:lang w:val="en-US"/>
        </w:rPr>
        <w:t>28</w:t>
      </w:r>
      <w:r w:rsidRPr="00A9689E">
        <w:rPr>
          <w:lang w:val="en-US"/>
        </w:rPr>
        <w:t>(1), 1–18. https://doi.org/10.1007/s11252-024-01628-9</w:t>
      </w:r>
    </w:p>
    <w:p w14:paraId="474C7E66" w14:textId="77777777" w:rsidR="00A9689E" w:rsidRPr="00A9689E" w:rsidRDefault="00A9689E" w:rsidP="00E818ED">
      <w:pPr>
        <w:pStyle w:val="Bibliography"/>
        <w:spacing w:line="240" w:lineRule="auto"/>
        <w:rPr>
          <w:lang w:val="en-US"/>
        </w:rPr>
      </w:pPr>
      <w:proofErr w:type="spellStart"/>
      <w:r w:rsidRPr="00A9689E">
        <w:rPr>
          <w:lang w:val="en-US"/>
        </w:rPr>
        <w:t>Paruk</w:t>
      </w:r>
      <w:proofErr w:type="spellEnd"/>
      <w:r w:rsidRPr="00A9689E">
        <w:rPr>
          <w:lang w:val="en-US"/>
        </w:rPr>
        <w:t xml:space="preserve">, J., Cooper, S., Mangan, A., Brady, R., &amp; Tucker, L. (2015). Resting Metabolic Rates of Adult Northern Shrikes (Lanius </w:t>
      </w:r>
      <w:proofErr w:type="spellStart"/>
      <w:r w:rsidRPr="00A9689E">
        <w:rPr>
          <w:lang w:val="en-US"/>
        </w:rPr>
        <w:t>excubitor</w:t>
      </w:r>
      <w:proofErr w:type="spellEnd"/>
      <w:r w:rsidRPr="00A9689E">
        <w:rPr>
          <w:lang w:val="en-US"/>
        </w:rPr>
        <w:t xml:space="preserve">) Wintering in Northern Wisconsin. </w:t>
      </w:r>
      <w:r w:rsidRPr="00A9689E">
        <w:rPr>
          <w:i/>
          <w:iCs/>
          <w:lang w:val="en-US"/>
        </w:rPr>
        <w:t>WILSON JOURNAL OF ORNITHOLOGY</w:t>
      </w:r>
      <w:r w:rsidRPr="00A9689E">
        <w:rPr>
          <w:lang w:val="en-US"/>
        </w:rPr>
        <w:t xml:space="preserve">, </w:t>
      </w:r>
      <w:r w:rsidRPr="00A9689E">
        <w:rPr>
          <w:i/>
          <w:iCs/>
          <w:lang w:val="en-US"/>
        </w:rPr>
        <w:t>127</w:t>
      </w:r>
      <w:r w:rsidRPr="00A9689E">
        <w:rPr>
          <w:lang w:val="en-US"/>
        </w:rPr>
        <w:t>(3), 510–514.</w:t>
      </w:r>
    </w:p>
    <w:p w14:paraId="5C99E4B2" w14:textId="77777777" w:rsidR="00A9689E" w:rsidRPr="00A9689E" w:rsidRDefault="00A9689E" w:rsidP="00E818ED">
      <w:pPr>
        <w:pStyle w:val="Bibliography"/>
        <w:spacing w:line="240" w:lineRule="auto"/>
        <w:rPr>
          <w:lang w:val="en-US"/>
        </w:rPr>
      </w:pPr>
      <w:r w:rsidRPr="00A9689E">
        <w:rPr>
          <w:lang w:val="en-US"/>
        </w:rPr>
        <w:t xml:space="preserve">Pearce‐Higgins, J. W., Eglington, S. M., Martay, B., &amp; Chamberlain, D. E. (2015). Drivers of climate change impacts on bird communities. </w:t>
      </w:r>
      <w:r w:rsidRPr="00A9689E">
        <w:rPr>
          <w:i/>
          <w:iCs/>
          <w:lang w:val="en-US"/>
        </w:rPr>
        <w:t>Journal of Animal Ecology</w:t>
      </w:r>
      <w:r w:rsidRPr="00A9689E">
        <w:rPr>
          <w:lang w:val="en-US"/>
        </w:rPr>
        <w:t xml:space="preserve">, </w:t>
      </w:r>
      <w:r w:rsidRPr="00A9689E">
        <w:rPr>
          <w:i/>
          <w:iCs/>
          <w:lang w:val="en-US"/>
        </w:rPr>
        <w:t>84</w:t>
      </w:r>
      <w:r w:rsidRPr="00A9689E">
        <w:rPr>
          <w:lang w:val="en-US"/>
        </w:rPr>
        <w:t>(4), 943–954. https://doi.org/10.1111/1365-2656.12364</w:t>
      </w:r>
    </w:p>
    <w:p w14:paraId="16E7721C" w14:textId="77777777" w:rsidR="00A9689E" w:rsidRPr="00A9689E" w:rsidRDefault="00A9689E" w:rsidP="00E818ED">
      <w:pPr>
        <w:pStyle w:val="Bibliography"/>
        <w:spacing w:line="240" w:lineRule="auto"/>
        <w:rPr>
          <w:lang w:val="en-US"/>
        </w:rPr>
      </w:pPr>
      <w:r w:rsidRPr="00DD409D">
        <w:t xml:space="preserve">Petit, M., </w:t>
      </w:r>
      <w:proofErr w:type="spellStart"/>
      <w:r w:rsidRPr="00DD409D">
        <w:t>Clavijo</w:t>
      </w:r>
      <w:proofErr w:type="spellEnd"/>
      <w:r w:rsidRPr="00DD409D">
        <w:t xml:space="preserve">-Baquet, S., &amp; Vézina, F. (2017). </w:t>
      </w:r>
      <w:r w:rsidRPr="00A9689E">
        <w:rPr>
          <w:lang w:val="en-US"/>
        </w:rPr>
        <w:t xml:space="preserve">Increasing Winter Maximal Metabolic Rate Improves </w:t>
      </w:r>
      <w:proofErr w:type="spellStart"/>
      <w:r w:rsidRPr="00A9689E">
        <w:rPr>
          <w:lang w:val="en-US"/>
        </w:rPr>
        <w:t>Intrawinter</w:t>
      </w:r>
      <w:proofErr w:type="spellEnd"/>
      <w:r w:rsidRPr="00A9689E">
        <w:rPr>
          <w:lang w:val="en-US"/>
        </w:rPr>
        <w:t xml:space="preserve"> Survival in Small Birds. </w:t>
      </w:r>
      <w:r w:rsidRPr="00A9689E">
        <w:rPr>
          <w:i/>
          <w:iCs/>
          <w:lang w:val="en-US"/>
        </w:rPr>
        <w:t>Physiological and Biochemical Zoology</w:t>
      </w:r>
      <w:r w:rsidRPr="00A9689E">
        <w:rPr>
          <w:lang w:val="en-US"/>
        </w:rPr>
        <w:t xml:space="preserve">, </w:t>
      </w:r>
      <w:r w:rsidRPr="00A9689E">
        <w:rPr>
          <w:i/>
          <w:iCs/>
          <w:lang w:val="en-US"/>
        </w:rPr>
        <w:t>90</w:t>
      </w:r>
      <w:r w:rsidRPr="00A9689E">
        <w:rPr>
          <w:lang w:val="en-US"/>
        </w:rPr>
        <w:t>(2), 166–177. https://doi.org/10.1086/689274</w:t>
      </w:r>
    </w:p>
    <w:p w14:paraId="48114FCC" w14:textId="77777777" w:rsidR="00A9689E" w:rsidRPr="00A9689E" w:rsidRDefault="00A9689E" w:rsidP="00E818ED">
      <w:pPr>
        <w:pStyle w:val="Bibliography"/>
        <w:spacing w:line="240" w:lineRule="auto"/>
        <w:rPr>
          <w:lang w:val="en-US"/>
        </w:rPr>
      </w:pPr>
      <w:r w:rsidRPr="00A9689E">
        <w:rPr>
          <w:lang w:val="en-US"/>
        </w:rPr>
        <w:t xml:space="preserve">Poirier, V., Elliott, K. H., &amp; Frei, B. (2024). </w:t>
      </w:r>
      <w:proofErr w:type="gramStart"/>
      <w:r w:rsidRPr="00A9689E">
        <w:rPr>
          <w:lang w:val="en-US"/>
        </w:rPr>
        <w:t>Peri-urban forest</w:t>
      </w:r>
      <w:proofErr w:type="gramEnd"/>
      <w:r w:rsidRPr="00A9689E">
        <w:rPr>
          <w:lang w:val="en-US"/>
        </w:rPr>
        <w:t xml:space="preserve"> margins are important stopover sites for </w:t>
      </w:r>
      <w:proofErr w:type="spellStart"/>
      <w:r w:rsidRPr="00A9689E">
        <w:rPr>
          <w:lang w:val="en-US"/>
        </w:rPr>
        <w:t>moult</w:t>
      </w:r>
      <w:proofErr w:type="spellEnd"/>
      <w:r w:rsidRPr="00A9689E">
        <w:rPr>
          <w:lang w:val="en-US"/>
        </w:rPr>
        <w:t xml:space="preserve">-migrating songbirds. </w:t>
      </w:r>
      <w:r w:rsidRPr="00A9689E">
        <w:rPr>
          <w:i/>
          <w:iCs/>
          <w:lang w:val="en-US"/>
        </w:rPr>
        <w:t>Journal for Nature Conservation</w:t>
      </w:r>
      <w:r w:rsidRPr="00A9689E">
        <w:rPr>
          <w:lang w:val="en-US"/>
        </w:rPr>
        <w:t xml:space="preserve">, </w:t>
      </w:r>
      <w:r w:rsidRPr="00A9689E">
        <w:rPr>
          <w:i/>
          <w:iCs/>
          <w:lang w:val="en-US"/>
        </w:rPr>
        <w:t>77</w:t>
      </w:r>
      <w:r w:rsidRPr="00A9689E">
        <w:rPr>
          <w:lang w:val="en-US"/>
        </w:rPr>
        <w:t>, 126539. https://doi.org/10.1016/j.jnc.2023.126539</w:t>
      </w:r>
    </w:p>
    <w:p w14:paraId="5B2F24B7" w14:textId="77777777" w:rsidR="00A9689E" w:rsidRPr="00A9689E" w:rsidRDefault="00A9689E" w:rsidP="00E818ED">
      <w:pPr>
        <w:pStyle w:val="Bibliography"/>
        <w:spacing w:line="240" w:lineRule="auto"/>
        <w:rPr>
          <w:lang w:val="en-US"/>
        </w:rPr>
      </w:pPr>
      <w:r w:rsidRPr="00A9689E">
        <w:rPr>
          <w:lang w:val="en-US"/>
        </w:rPr>
        <w:t xml:space="preserve">Polansky, L., Douglas-Hamilton, I., &amp; Wittemyer, G. (2013). Using diel movement behavior to infer foraging strategies related to ecological and social factors in elephants. </w:t>
      </w:r>
      <w:r w:rsidRPr="00A9689E">
        <w:rPr>
          <w:i/>
          <w:iCs/>
          <w:lang w:val="en-US"/>
        </w:rPr>
        <w:t>Movement Ecology</w:t>
      </w:r>
      <w:r w:rsidRPr="00A9689E">
        <w:rPr>
          <w:lang w:val="en-US"/>
        </w:rPr>
        <w:t xml:space="preserve">, </w:t>
      </w:r>
      <w:r w:rsidRPr="00A9689E">
        <w:rPr>
          <w:i/>
          <w:iCs/>
          <w:lang w:val="en-US"/>
        </w:rPr>
        <w:t>1</w:t>
      </w:r>
      <w:r w:rsidRPr="00A9689E">
        <w:rPr>
          <w:lang w:val="en-US"/>
        </w:rPr>
        <w:t>(1), 13. https://doi.org/10.1186/2051-3933-1-13</w:t>
      </w:r>
    </w:p>
    <w:p w14:paraId="3AA077FE" w14:textId="77777777" w:rsidR="00A9689E" w:rsidRPr="00A9689E" w:rsidRDefault="00A9689E" w:rsidP="00E818ED">
      <w:pPr>
        <w:pStyle w:val="Bibliography"/>
        <w:spacing w:line="240" w:lineRule="auto"/>
        <w:rPr>
          <w:lang w:val="en-US"/>
        </w:rPr>
      </w:pPr>
      <w:r w:rsidRPr="00A9689E">
        <w:rPr>
          <w:lang w:val="en-US"/>
        </w:rPr>
        <w:t xml:space="preserve">Portugal, S. J., &amp; White, C. R. (2022). Externally attached </w:t>
      </w:r>
      <w:proofErr w:type="spellStart"/>
      <w:r w:rsidRPr="00A9689E">
        <w:rPr>
          <w:lang w:val="en-US"/>
        </w:rPr>
        <w:t>biologgers</w:t>
      </w:r>
      <w:proofErr w:type="spellEnd"/>
      <w:r w:rsidRPr="00A9689E">
        <w:rPr>
          <w:lang w:val="en-US"/>
        </w:rPr>
        <w:t xml:space="preserve"> cause compensatory body mass loss in birds. </w:t>
      </w:r>
      <w:r w:rsidRPr="00A9689E">
        <w:rPr>
          <w:i/>
          <w:iCs/>
          <w:lang w:val="en-US"/>
        </w:rPr>
        <w:t>Methods in Ecology and Evolution</w:t>
      </w:r>
      <w:r w:rsidRPr="00A9689E">
        <w:rPr>
          <w:lang w:val="en-US"/>
        </w:rPr>
        <w:t xml:space="preserve">, </w:t>
      </w:r>
      <w:r w:rsidRPr="00A9689E">
        <w:rPr>
          <w:i/>
          <w:iCs/>
          <w:lang w:val="en-US"/>
        </w:rPr>
        <w:t>13</w:t>
      </w:r>
      <w:r w:rsidRPr="00A9689E">
        <w:rPr>
          <w:lang w:val="en-US"/>
        </w:rPr>
        <w:t>(2), 294–302. https://doi.org/10.1111/2041-210X.13754</w:t>
      </w:r>
    </w:p>
    <w:p w14:paraId="39281A40" w14:textId="77777777" w:rsidR="00A9689E" w:rsidRPr="00A9689E" w:rsidRDefault="00A9689E" w:rsidP="00E818ED">
      <w:pPr>
        <w:pStyle w:val="Bibliography"/>
        <w:spacing w:line="240" w:lineRule="auto"/>
        <w:rPr>
          <w:lang w:val="en-US"/>
        </w:rPr>
      </w:pPr>
      <w:r w:rsidRPr="00A9689E">
        <w:rPr>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A9689E">
        <w:rPr>
          <w:i/>
          <w:iCs/>
          <w:lang w:val="en-US"/>
        </w:rPr>
        <w:t>Proceedings of the Royal Society B: Biological Sciences</w:t>
      </w:r>
      <w:r w:rsidRPr="00A9689E">
        <w:rPr>
          <w:lang w:val="en-US"/>
        </w:rPr>
        <w:t xml:space="preserve">, </w:t>
      </w:r>
      <w:r w:rsidRPr="00A9689E">
        <w:rPr>
          <w:i/>
          <w:iCs/>
          <w:lang w:val="en-US"/>
        </w:rPr>
        <w:t>290</w:t>
      </w:r>
      <w:r w:rsidRPr="00A9689E">
        <w:rPr>
          <w:lang w:val="en-US"/>
        </w:rPr>
        <w:t>(1990), 20222181. https://doi.org/10.1098/rspb.2022.2181</w:t>
      </w:r>
    </w:p>
    <w:p w14:paraId="5283CDF5" w14:textId="77777777" w:rsidR="00A9689E" w:rsidRPr="00A9689E" w:rsidRDefault="00A9689E" w:rsidP="00E818ED">
      <w:pPr>
        <w:pStyle w:val="Bibliography"/>
        <w:spacing w:line="240" w:lineRule="auto"/>
        <w:rPr>
          <w:lang w:val="en-US"/>
        </w:rPr>
      </w:pPr>
      <w:proofErr w:type="spellStart"/>
      <w:r w:rsidRPr="00DD409D">
        <w:t>Pruitt</w:t>
      </w:r>
      <w:proofErr w:type="spellEnd"/>
      <w:r w:rsidRPr="00DD409D">
        <w:t xml:space="preserve">, W. O., &amp; </w:t>
      </w:r>
      <w:proofErr w:type="spellStart"/>
      <w:r w:rsidRPr="00DD409D">
        <w:t>Lucier</w:t>
      </w:r>
      <w:proofErr w:type="spellEnd"/>
      <w:r w:rsidRPr="00DD409D">
        <w:t xml:space="preserve">, C. V. (1958). </w:t>
      </w:r>
      <w:r w:rsidRPr="00A9689E">
        <w:rPr>
          <w:lang w:val="en-US"/>
        </w:rPr>
        <w:t xml:space="preserve">Winter Activity of Red Squirrels in Interior Alaska. </w:t>
      </w:r>
      <w:r w:rsidRPr="00A9689E">
        <w:rPr>
          <w:i/>
          <w:iCs/>
          <w:lang w:val="en-US"/>
        </w:rPr>
        <w:t>Journal of Mammalogy</w:t>
      </w:r>
      <w:r w:rsidRPr="00A9689E">
        <w:rPr>
          <w:lang w:val="en-US"/>
        </w:rPr>
        <w:t xml:space="preserve">, </w:t>
      </w:r>
      <w:r w:rsidRPr="00A9689E">
        <w:rPr>
          <w:i/>
          <w:iCs/>
          <w:lang w:val="en-US"/>
        </w:rPr>
        <w:t>39</w:t>
      </w:r>
      <w:r w:rsidRPr="00A9689E">
        <w:rPr>
          <w:lang w:val="en-US"/>
        </w:rPr>
        <w:t>(3), 443. https://doi.org/10.2307/1376165</w:t>
      </w:r>
    </w:p>
    <w:p w14:paraId="25811F80" w14:textId="77777777" w:rsidR="00A9689E" w:rsidRPr="00A9689E" w:rsidRDefault="00A9689E" w:rsidP="00E818ED">
      <w:pPr>
        <w:pStyle w:val="Bibliography"/>
        <w:spacing w:line="240" w:lineRule="auto"/>
        <w:rPr>
          <w:lang w:val="en-US"/>
        </w:rPr>
      </w:pPr>
      <w:r w:rsidRPr="00A9689E">
        <w:rPr>
          <w:lang w:val="en-US"/>
        </w:rPr>
        <w:t xml:space="preserve">R Core Team. (2024a). </w:t>
      </w:r>
      <w:r w:rsidRPr="00A9689E">
        <w:rPr>
          <w:i/>
          <w:iCs/>
          <w:lang w:val="en-US"/>
        </w:rPr>
        <w:t>R: A Language and Environment for Statistical Computing</w:t>
      </w:r>
      <w:r w:rsidRPr="00A9689E">
        <w:rPr>
          <w:lang w:val="en-US"/>
        </w:rPr>
        <w:t xml:space="preserve"> [Computer software]. R Foundation for Statistical Computing. https://www.R-project.org/</w:t>
      </w:r>
    </w:p>
    <w:p w14:paraId="65A22FC3" w14:textId="77777777" w:rsidR="00A9689E" w:rsidRPr="00A9689E" w:rsidRDefault="00A9689E" w:rsidP="00E818ED">
      <w:pPr>
        <w:pStyle w:val="Bibliography"/>
        <w:spacing w:line="240" w:lineRule="auto"/>
        <w:rPr>
          <w:lang w:val="en-US"/>
        </w:rPr>
      </w:pPr>
      <w:r w:rsidRPr="00A9689E">
        <w:rPr>
          <w:lang w:val="en-US"/>
        </w:rPr>
        <w:t xml:space="preserve">R Core Team. (2024b). </w:t>
      </w:r>
      <w:r w:rsidRPr="00A9689E">
        <w:rPr>
          <w:i/>
          <w:iCs/>
          <w:lang w:val="en-US"/>
        </w:rPr>
        <w:t>R: A Language and Environment for Statistical Computing</w:t>
      </w:r>
      <w:r w:rsidRPr="00A9689E">
        <w:rPr>
          <w:lang w:val="en-US"/>
        </w:rPr>
        <w:t xml:space="preserve"> (Version 4.4.2) [Computer software]. R Foundation for   Statistical Computing. https://www.R-project.org/</w:t>
      </w:r>
    </w:p>
    <w:p w14:paraId="1A0F49DF" w14:textId="77777777" w:rsidR="00A9689E" w:rsidRPr="00A9689E" w:rsidRDefault="00A9689E" w:rsidP="00E818ED">
      <w:pPr>
        <w:pStyle w:val="Bibliography"/>
        <w:spacing w:line="240" w:lineRule="auto"/>
        <w:rPr>
          <w:lang w:val="en-US"/>
        </w:rPr>
      </w:pPr>
      <w:proofErr w:type="spellStart"/>
      <w:r w:rsidRPr="00A9689E">
        <w:rPr>
          <w:lang w:val="en-US"/>
        </w:rPr>
        <w:t>Radvan</w:t>
      </w:r>
      <w:proofErr w:type="spellEnd"/>
      <w:r w:rsidRPr="00A9689E">
        <w:rPr>
          <w:lang w:val="en-US"/>
        </w:rPr>
        <w:t xml:space="preserve">, M., Rendall, A. R., &amp; Weston, M. A. (2023). The habitat connectivity hypothesis of escape in urban woodland birds. </w:t>
      </w:r>
      <w:r w:rsidRPr="00A9689E">
        <w:rPr>
          <w:i/>
          <w:iCs/>
          <w:lang w:val="en-US"/>
        </w:rPr>
        <w:t>Behavioral Ecology</w:t>
      </w:r>
      <w:r w:rsidRPr="00A9689E">
        <w:rPr>
          <w:lang w:val="en-US"/>
        </w:rPr>
        <w:t xml:space="preserve">, </w:t>
      </w:r>
      <w:r w:rsidRPr="00A9689E">
        <w:rPr>
          <w:i/>
          <w:iCs/>
          <w:lang w:val="en-US"/>
        </w:rPr>
        <w:t>34</w:t>
      </w:r>
      <w:r w:rsidRPr="00A9689E">
        <w:rPr>
          <w:lang w:val="en-US"/>
        </w:rPr>
        <w:t>(2), 297–305. https://doi.org/10.1093/beheco/arac127</w:t>
      </w:r>
    </w:p>
    <w:p w14:paraId="5791B76B" w14:textId="77777777" w:rsidR="00A9689E" w:rsidRPr="00A9689E" w:rsidRDefault="00A9689E" w:rsidP="00E818ED">
      <w:pPr>
        <w:pStyle w:val="Bibliography"/>
        <w:spacing w:line="240" w:lineRule="auto"/>
        <w:rPr>
          <w:lang w:val="en-US"/>
        </w:rPr>
      </w:pPr>
      <w:r w:rsidRPr="00A9689E">
        <w:rPr>
          <w:lang w:val="en-US"/>
        </w:rPr>
        <w:t xml:space="preserve">Robb, G. N., McDonald, R. A., Chamberlain, D. E., &amp; </w:t>
      </w:r>
      <w:proofErr w:type="spellStart"/>
      <w:r w:rsidRPr="00A9689E">
        <w:rPr>
          <w:lang w:val="en-US"/>
        </w:rPr>
        <w:t>Bearhop</w:t>
      </w:r>
      <w:proofErr w:type="spellEnd"/>
      <w:r w:rsidRPr="00A9689E">
        <w:rPr>
          <w:lang w:val="en-US"/>
        </w:rPr>
        <w:t xml:space="preserve">, S. (2008). Food for thought: Supplementary feeding as a driver of ecological change in avian populations. </w:t>
      </w:r>
      <w:r w:rsidRPr="00A9689E">
        <w:rPr>
          <w:i/>
          <w:iCs/>
          <w:lang w:val="en-US"/>
        </w:rPr>
        <w:t>Frontiers in Ecology and the Environment</w:t>
      </w:r>
      <w:r w:rsidRPr="00A9689E">
        <w:rPr>
          <w:lang w:val="en-US"/>
        </w:rPr>
        <w:t xml:space="preserve">, </w:t>
      </w:r>
      <w:r w:rsidRPr="00A9689E">
        <w:rPr>
          <w:i/>
          <w:iCs/>
          <w:lang w:val="en-US"/>
        </w:rPr>
        <w:t>6</w:t>
      </w:r>
      <w:r w:rsidRPr="00A9689E">
        <w:rPr>
          <w:lang w:val="en-US"/>
        </w:rPr>
        <w:t>(9), 476–484. https://doi.org/10.1890/060152</w:t>
      </w:r>
    </w:p>
    <w:p w14:paraId="0C3661AF" w14:textId="77777777" w:rsidR="00A9689E" w:rsidRPr="00A9689E" w:rsidRDefault="00A9689E" w:rsidP="00E818ED">
      <w:pPr>
        <w:pStyle w:val="Bibliography"/>
        <w:spacing w:line="240" w:lineRule="auto"/>
        <w:rPr>
          <w:lang w:val="en-US"/>
        </w:rPr>
      </w:pPr>
      <w:r w:rsidRPr="00A9689E">
        <w:rPr>
          <w:lang w:val="en-US"/>
        </w:rPr>
        <w:t xml:space="preserve">Robert, M., Hachey, M.-H., Lepage, D., &amp; Couturier, A. (2019). </w:t>
      </w:r>
      <w:r w:rsidRPr="00A9689E">
        <w:rPr>
          <w:i/>
          <w:iCs/>
          <w:lang w:val="en-US"/>
        </w:rPr>
        <w:t>Second Atlas of the Breeding Birds of Southern Québec</w:t>
      </w:r>
      <w:r w:rsidRPr="00A9689E">
        <w:rPr>
          <w:lang w:val="en-US"/>
        </w:rPr>
        <w:t>.</w:t>
      </w:r>
    </w:p>
    <w:p w14:paraId="1D4E39F0" w14:textId="77777777" w:rsidR="00A9689E" w:rsidRPr="00A9689E" w:rsidRDefault="00A9689E" w:rsidP="00E818ED">
      <w:pPr>
        <w:pStyle w:val="Bibliography"/>
        <w:spacing w:line="240" w:lineRule="auto"/>
        <w:rPr>
          <w:lang w:val="en-US"/>
        </w:rPr>
      </w:pPr>
      <w:r w:rsidRPr="00A9689E">
        <w:rPr>
          <w:lang w:val="en-US"/>
        </w:rPr>
        <w:t xml:space="preserve">Rodgers, A. R. (2001). Chapter 4—Recent Telemetry Technology. In J. J. Millspaugh &amp; J. M. </w:t>
      </w:r>
      <w:proofErr w:type="spellStart"/>
      <w:r w:rsidRPr="00A9689E">
        <w:rPr>
          <w:lang w:val="en-US"/>
        </w:rPr>
        <w:t>Marzluff</w:t>
      </w:r>
      <w:proofErr w:type="spellEnd"/>
      <w:r w:rsidRPr="00A9689E">
        <w:rPr>
          <w:lang w:val="en-US"/>
        </w:rPr>
        <w:t xml:space="preserve"> (Eds.), </w:t>
      </w:r>
      <w:r w:rsidRPr="00A9689E">
        <w:rPr>
          <w:i/>
          <w:iCs/>
          <w:lang w:val="en-US"/>
        </w:rPr>
        <w:t>Radio Tracking and Animal Populations</w:t>
      </w:r>
      <w:r w:rsidRPr="00A9689E">
        <w:rPr>
          <w:lang w:val="en-US"/>
        </w:rPr>
        <w:t xml:space="preserve"> (pp. 79–121). Academic Press.</w:t>
      </w:r>
    </w:p>
    <w:p w14:paraId="5D116AFA" w14:textId="77777777" w:rsidR="00A9689E" w:rsidRPr="00DD409D" w:rsidRDefault="00A9689E" w:rsidP="00E818ED">
      <w:pPr>
        <w:pStyle w:val="Bibliography"/>
        <w:spacing w:line="240" w:lineRule="auto"/>
      </w:pPr>
      <w:r w:rsidRPr="00A9689E">
        <w:rPr>
          <w:lang w:val="en-US"/>
        </w:rPr>
        <w:t xml:space="preserve">Rodrigues, A. G., Borges-Martins, M., &amp; </w:t>
      </w:r>
      <w:proofErr w:type="spellStart"/>
      <w:r w:rsidRPr="00A9689E">
        <w:rPr>
          <w:lang w:val="en-US"/>
        </w:rPr>
        <w:t>Zilio</w:t>
      </w:r>
      <w:proofErr w:type="spellEnd"/>
      <w:r w:rsidRPr="00A9689E">
        <w:rPr>
          <w:lang w:val="en-US"/>
        </w:rPr>
        <w:t xml:space="preserve">, F. (2018). Bird diversity in an urban ecosystem: The role of local habitats in understanding the effects of urbanization. </w:t>
      </w:r>
      <w:proofErr w:type="spellStart"/>
      <w:r w:rsidRPr="00DD409D">
        <w:rPr>
          <w:i/>
          <w:iCs/>
        </w:rPr>
        <w:t>Iheringia</w:t>
      </w:r>
      <w:proofErr w:type="spellEnd"/>
      <w:r w:rsidRPr="00DD409D">
        <w:rPr>
          <w:i/>
          <w:iCs/>
        </w:rPr>
        <w:t xml:space="preserve">. Série </w:t>
      </w:r>
      <w:proofErr w:type="spellStart"/>
      <w:r w:rsidRPr="00DD409D">
        <w:rPr>
          <w:i/>
          <w:iCs/>
        </w:rPr>
        <w:t>Zoologia</w:t>
      </w:r>
      <w:proofErr w:type="spellEnd"/>
      <w:r w:rsidRPr="00DD409D">
        <w:t xml:space="preserve">, </w:t>
      </w:r>
      <w:r w:rsidRPr="00DD409D">
        <w:rPr>
          <w:i/>
          <w:iCs/>
        </w:rPr>
        <w:t>108</w:t>
      </w:r>
      <w:r w:rsidRPr="00DD409D">
        <w:t>, e2018017.</w:t>
      </w:r>
    </w:p>
    <w:p w14:paraId="0041DAE8" w14:textId="77777777" w:rsidR="00A9689E" w:rsidRPr="00A9689E" w:rsidRDefault="00A9689E" w:rsidP="00E818ED">
      <w:pPr>
        <w:pStyle w:val="Bibliography"/>
        <w:spacing w:line="240" w:lineRule="auto"/>
        <w:rPr>
          <w:lang w:val="en-US"/>
        </w:rPr>
      </w:pPr>
      <w:r w:rsidRPr="00DD409D">
        <w:t xml:space="preserve">Rousseau, J. S., Savard, J.-P. L., &amp; </w:t>
      </w:r>
      <w:proofErr w:type="spellStart"/>
      <w:r w:rsidRPr="00DD409D">
        <w:t>Titman</w:t>
      </w:r>
      <w:proofErr w:type="spellEnd"/>
      <w:r w:rsidRPr="00DD409D">
        <w:t xml:space="preserve">, R. (2015). </w:t>
      </w:r>
      <w:r w:rsidRPr="00A9689E">
        <w:rPr>
          <w:lang w:val="en-US"/>
        </w:rPr>
        <w:t xml:space="preserve">Shrub-nesting birds in urban habitats: Their abundance and association with vegetation. </w:t>
      </w:r>
      <w:r w:rsidRPr="00A9689E">
        <w:rPr>
          <w:i/>
          <w:iCs/>
          <w:lang w:val="en-US"/>
        </w:rPr>
        <w:t>Urban Ecosystems</w:t>
      </w:r>
      <w:r w:rsidRPr="00A9689E">
        <w:rPr>
          <w:lang w:val="en-US"/>
        </w:rPr>
        <w:t xml:space="preserve">, </w:t>
      </w:r>
      <w:r w:rsidRPr="00A9689E">
        <w:rPr>
          <w:i/>
          <w:iCs/>
          <w:lang w:val="en-US"/>
        </w:rPr>
        <w:t>18</w:t>
      </w:r>
      <w:r w:rsidRPr="00A9689E">
        <w:rPr>
          <w:lang w:val="en-US"/>
        </w:rPr>
        <w:t>(3), 871–884. https://doi.org/10.1007/s11252-014-0434-4</w:t>
      </w:r>
    </w:p>
    <w:p w14:paraId="7977A0D6" w14:textId="77777777" w:rsidR="00A9689E" w:rsidRPr="00A9689E" w:rsidRDefault="00A9689E" w:rsidP="00E818ED">
      <w:pPr>
        <w:pStyle w:val="Bibliography"/>
        <w:spacing w:line="240" w:lineRule="auto"/>
        <w:rPr>
          <w:lang w:val="en-US"/>
        </w:rPr>
      </w:pPr>
      <w:r w:rsidRPr="00A9689E">
        <w:rPr>
          <w:lang w:val="en-US"/>
        </w:rPr>
        <w:t xml:space="preserve">Rowcliffe, J. M., Kays, R., Kranstauber, B., Carbone, C., &amp; Jansen, P. A. (2014). Quantifying levels of animal activity using camera trap data. </w:t>
      </w:r>
      <w:r w:rsidRPr="00A9689E">
        <w:rPr>
          <w:i/>
          <w:iCs/>
          <w:lang w:val="en-US"/>
        </w:rPr>
        <w:t>Methods in Ecology and Evolution</w:t>
      </w:r>
      <w:r w:rsidRPr="00A9689E">
        <w:rPr>
          <w:lang w:val="en-US"/>
        </w:rPr>
        <w:t xml:space="preserve">, </w:t>
      </w:r>
      <w:r w:rsidRPr="00A9689E">
        <w:rPr>
          <w:i/>
          <w:iCs/>
          <w:lang w:val="en-US"/>
        </w:rPr>
        <w:t>5</w:t>
      </w:r>
      <w:r w:rsidRPr="00A9689E">
        <w:rPr>
          <w:lang w:val="en-US"/>
        </w:rPr>
        <w:t>(11), 1170–1179. https://doi.org/10.1111/2041-210X.12278</w:t>
      </w:r>
    </w:p>
    <w:p w14:paraId="7D623889" w14:textId="77777777" w:rsidR="00A9689E" w:rsidRPr="00A9689E" w:rsidRDefault="00A9689E" w:rsidP="00E818ED">
      <w:pPr>
        <w:pStyle w:val="Bibliography"/>
        <w:spacing w:line="240" w:lineRule="auto"/>
        <w:rPr>
          <w:lang w:val="en-US"/>
        </w:rPr>
      </w:pPr>
      <w:proofErr w:type="spellStart"/>
      <w:r w:rsidRPr="00A9689E">
        <w:rPr>
          <w:lang w:val="en-US"/>
        </w:rPr>
        <w:t>Šálek</w:t>
      </w:r>
      <w:proofErr w:type="spellEnd"/>
      <w:r w:rsidRPr="00A9689E">
        <w:rPr>
          <w:lang w:val="en-US"/>
        </w:rPr>
        <w:t xml:space="preserve">, M., Grill, S., &amp; Riegert, J. (2020). Nest-site selection of an avian urban exploiter, the Eurasian magpie Pica </w:t>
      </w:r>
      <w:proofErr w:type="spellStart"/>
      <w:r w:rsidRPr="00A9689E">
        <w:rPr>
          <w:lang w:val="en-US"/>
        </w:rPr>
        <w:t>pica</w:t>
      </w:r>
      <w:proofErr w:type="spellEnd"/>
      <w:r w:rsidRPr="00A9689E">
        <w:rPr>
          <w:lang w:val="en-US"/>
        </w:rPr>
        <w:t xml:space="preserve">, across the urban-rural gradient. </w:t>
      </w:r>
      <w:r w:rsidRPr="00A9689E">
        <w:rPr>
          <w:i/>
          <w:iCs/>
          <w:lang w:val="en-US"/>
        </w:rPr>
        <w:t>Journal of Vertebrate Biology</w:t>
      </w:r>
      <w:r w:rsidRPr="00A9689E">
        <w:rPr>
          <w:lang w:val="en-US"/>
        </w:rPr>
        <w:t xml:space="preserve">, </w:t>
      </w:r>
      <w:r w:rsidRPr="00A9689E">
        <w:rPr>
          <w:i/>
          <w:iCs/>
          <w:lang w:val="en-US"/>
        </w:rPr>
        <w:t>70</w:t>
      </w:r>
      <w:r w:rsidRPr="00A9689E">
        <w:rPr>
          <w:lang w:val="en-US"/>
        </w:rPr>
        <w:t>(1). https://doi.org/10.25225/jvb.20086</w:t>
      </w:r>
    </w:p>
    <w:p w14:paraId="3C1FE584" w14:textId="77777777" w:rsidR="00A9689E" w:rsidRPr="00A9689E" w:rsidRDefault="00A9689E" w:rsidP="00E818ED">
      <w:pPr>
        <w:pStyle w:val="Bibliography"/>
        <w:spacing w:line="240" w:lineRule="auto"/>
        <w:rPr>
          <w:lang w:val="en-US"/>
        </w:rPr>
      </w:pPr>
      <w:r w:rsidRPr="00A9689E">
        <w:rPr>
          <w:lang w:val="en-US"/>
        </w:rPr>
        <w:t xml:space="preserve">Schaeffer, P., Komer, M. C., &amp; Corder, K. (2015). Energy savings due to the use of shallow body temperature reduction in overwintering Northern Cardinals. </w:t>
      </w:r>
      <w:r w:rsidRPr="00A9689E">
        <w:rPr>
          <w:i/>
          <w:iCs/>
          <w:lang w:val="en-US"/>
        </w:rPr>
        <w:t>ResearchGate</w:t>
      </w:r>
      <w:r w:rsidRPr="00A9689E">
        <w:rPr>
          <w:lang w:val="en-US"/>
        </w:rPr>
        <w:t xml:space="preserve">, </w:t>
      </w:r>
      <w:r w:rsidRPr="00A9689E">
        <w:rPr>
          <w:i/>
          <w:iCs/>
          <w:lang w:val="en-US"/>
        </w:rPr>
        <w:t>3</w:t>
      </w:r>
      <w:r w:rsidRPr="00A9689E">
        <w:rPr>
          <w:lang w:val="en-US"/>
        </w:rPr>
        <w:t>(1). https://doi.org/10.1186/s40317-015-0078-z</w:t>
      </w:r>
    </w:p>
    <w:p w14:paraId="2EB4DBA3" w14:textId="77777777" w:rsidR="00A9689E" w:rsidRPr="00A9689E" w:rsidRDefault="00A9689E" w:rsidP="00E818ED">
      <w:pPr>
        <w:pStyle w:val="Bibliography"/>
        <w:spacing w:line="240" w:lineRule="auto"/>
        <w:rPr>
          <w:lang w:val="en-US"/>
        </w:rPr>
      </w:pPr>
      <w:r w:rsidRPr="00A9689E">
        <w:rPr>
          <w:lang w:val="en-US"/>
        </w:rPr>
        <w:t xml:space="preserve">Schweiger, B. R., &amp; Frey, J. K. (2021). Weather determines daily activity pattern of an endemic chipmunk with predictions for climate change. </w:t>
      </w:r>
      <w:r w:rsidRPr="00A9689E">
        <w:rPr>
          <w:i/>
          <w:iCs/>
          <w:lang w:val="en-US"/>
        </w:rPr>
        <w:t>Climate Change Ecology</w:t>
      </w:r>
      <w:r w:rsidRPr="00A9689E">
        <w:rPr>
          <w:lang w:val="en-US"/>
        </w:rPr>
        <w:t xml:space="preserve">, </w:t>
      </w:r>
      <w:r w:rsidRPr="00A9689E">
        <w:rPr>
          <w:i/>
          <w:iCs/>
          <w:lang w:val="en-US"/>
        </w:rPr>
        <w:t>2</w:t>
      </w:r>
      <w:r w:rsidRPr="00A9689E">
        <w:rPr>
          <w:lang w:val="en-US"/>
        </w:rPr>
        <w:t>, 100027. https://doi.org/10.1016/j.ecochg.2021.100027</w:t>
      </w:r>
    </w:p>
    <w:p w14:paraId="6B5AB828" w14:textId="77777777" w:rsidR="00A9689E" w:rsidRPr="00A9689E" w:rsidRDefault="00A9689E" w:rsidP="00E818ED">
      <w:pPr>
        <w:pStyle w:val="Bibliography"/>
        <w:spacing w:line="240" w:lineRule="auto"/>
        <w:rPr>
          <w:lang w:val="en-US"/>
        </w:rPr>
      </w:pPr>
      <w:r w:rsidRPr="00A9689E">
        <w:rPr>
          <w:lang w:val="en-US"/>
        </w:rPr>
        <w:t xml:space="preserve">Scott, D. M., Lemon, R. E., &amp; Darley, J. A. (1987). Relaying Interval After Nest Failure in Gray Catbirds and Northern Cardinals. </w:t>
      </w:r>
      <w:r w:rsidRPr="00A9689E">
        <w:rPr>
          <w:i/>
          <w:iCs/>
          <w:lang w:val="en-US"/>
        </w:rPr>
        <w:t>Wilson Bulletin</w:t>
      </w:r>
      <w:r w:rsidRPr="00A9689E">
        <w:rPr>
          <w:lang w:val="en-US"/>
        </w:rPr>
        <w:t xml:space="preserve">, </w:t>
      </w:r>
      <w:r w:rsidRPr="00A9689E">
        <w:rPr>
          <w:i/>
          <w:iCs/>
          <w:lang w:val="en-US"/>
        </w:rPr>
        <w:t>99</w:t>
      </w:r>
      <w:r w:rsidRPr="00A9689E">
        <w:rPr>
          <w:lang w:val="en-US"/>
        </w:rPr>
        <w:t>.</w:t>
      </w:r>
    </w:p>
    <w:p w14:paraId="1257BC5D" w14:textId="77777777" w:rsidR="00A9689E" w:rsidRPr="00A9689E" w:rsidRDefault="00A9689E" w:rsidP="00E818ED">
      <w:pPr>
        <w:pStyle w:val="Bibliography"/>
        <w:spacing w:line="240" w:lineRule="auto"/>
        <w:rPr>
          <w:lang w:val="en-US"/>
        </w:rPr>
      </w:pPr>
      <w:r w:rsidRPr="00A9689E">
        <w:rPr>
          <w:lang w:val="en-US"/>
        </w:rPr>
        <w:t xml:space="preserve">Seress, G., &amp; Liker, A. (2015). Habitat urbanization and its effects on birds. </w:t>
      </w:r>
      <w:r w:rsidRPr="00A9689E">
        <w:rPr>
          <w:i/>
          <w:iCs/>
          <w:lang w:val="en-US"/>
        </w:rPr>
        <w:t xml:space="preserve">Acta </w:t>
      </w:r>
      <w:proofErr w:type="spellStart"/>
      <w:r w:rsidRPr="00A9689E">
        <w:rPr>
          <w:i/>
          <w:iCs/>
          <w:lang w:val="en-US"/>
        </w:rPr>
        <w:t>Zoologica</w:t>
      </w:r>
      <w:proofErr w:type="spellEnd"/>
      <w:r w:rsidRPr="00A9689E">
        <w:rPr>
          <w:i/>
          <w:iCs/>
          <w:lang w:val="en-US"/>
        </w:rPr>
        <w:t xml:space="preserve"> </w:t>
      </w:r>
      <w:proofErr w:type="spellStart"/>
      <w:r w:rsidRPr="00A9689E">
        <w:rPr>
          <w:i/>
          <w:iCs/>
          <w:lang w:val="en-US"/>
        </w:rPr>
        <w:t>Academiae</w:t>
      </w:r>
      <w:proofErr w:type="spellEnd"/>
      <w:r w:rsidRPr="00A9689E">
        <w:rPr>
          <w:i/>
          <w:iCs/>
          <w:lang w:val="en-US"/>
        </w:rPr>
        <w:t xml:space="preserve"> </w:t>
      </w:r>
      <w:proofErr w:type="spellStart"/>
      <w:r w:rsidRPr="00A9689E">
        <w:rPr>
          <w:i/>
          <w:iCs/>
          <w:lang w:val="en-US"/>
        </w:rPr>
        <w:t>Scientiarum</w:t>
      </w:r>
      <w:proofErr w:type="spellEnd"/>
      <w:r w:rsidRPr="00A9689E">
        <w:rPr>
          <w:i/>
          <w:iCs/>
          <w:lang w:val="en-US"/>
        </w:rPr>
        <w:t xml:space="preserve"> </w:t>
      </w:r>
      <w:proofErr w:type="spellStart"/>
      <w:r w:rsidRPr="00A9689E">
        <w:rPr>
          <w:i/>
          <w:iCs/>
          <w:lang w:val="en-US"/>
        </w:rPr>
        <w:t>Hungaricae</w:t>
      </w:r>
      <w:proofErr w:type="spellEnd"/>
      <w:r w:rsidRPr="00A9689E">
        <w:rPr>
          <w:lang w:val="en-US"/>
        </w:rPr>
        <w:t xml:space="preserve">, </w:t>
      </w:r>
      <w:r w:rsidRPr="00A9689E">
        <w:rPr>
          <w:i/>
          <w:iCs/>
          <w:lang w:val="en-US"/>
        </w:rPr>
        <w:t>61</w:t>
      </w:r>
      <w:r w:rsidRPr="00A9689E">
        <w:rPr>
          <w:lang w:val="en-US"/>
        </w:rPr>
        <w:t>(4), 373–408.</w:t>
      </w:r>
    </w:p>
    <w:p w14:paraId="4AE1E991" w14:textId="77777777" w:rsidR="00A9689E" w:rsidRPr="00A9689E" w:rsidRDefault="00A9689E" w:rsidP="00E818ED">
      <w:pPr>
        <w:pStyle w:val="Bibliography"/>
        <w:spacing w:line="240" w:lineRule="auto"/>
        <w:rPr>
          <w:lang w:val="en-US"/>
        </w:rPr>
      </w:pPr>
      <w:r w:rsidRPr="00A9689E">
        <w:rPr>
          <w:lang w:val="en-US"/>
        </w:rPr>
        <w:t xml:space="preserve">Shanahan, D. F., Miller, C., </w:t>
      </w:r>
      <w:proofErr w:type="spellStart"/>
      <w:r w:rsidRPr="00A9689E">
        <w:rPr>
          <w:lang w:val="en-US"/>
        </w:rPr>
        <w:t>Possingham</w:t>
      </w:r>
      <w:proofErr w:type="spellEnd"/>
      <w:r w:rsidRPr="00A9689E">
        <w:rPr>
          <w:lang w:val="en-US"/>
        </w:rPr>
        <w:t xml:space="preserve">, H. P., &amp; Fuller, R. A. (2011). The influence of patch area and connectivity on avian communities in urban revegetation. </w:t>
      </w:r>
      <w:r w:rsidRPr="00A9689E">
        <w:rPr>
          <w:i/>
          <w:iCs/>
          <w:lang w:val="en-US"/>
        </w:rPr>
        <w:t>Biological Conservation</w:t>
      </w:r>
      <w:r w:rsidRPr="00A9689E">
        <w:rPr>
          <w:lang w:val="en-US"/>
        </w:rPr>
        <w:t xml:space="preserve">, </w:t>
      </w:r>
      <w:r w:rsidRPr="00A9689E">
        <w:rPr>
          <w:i/>
          <w:iCs/>
          <w:lang w:val="en-US"/>
        </w:rPr>
        <w:t>144</w:t>
      </w:r>
      <w:r w:rsidRPr="00A9689E">
        <w:rPr>
          <w:lang w:val="en-US"/>
        </w:rPr>
        <w:t>(2), 722–729. https://doi.org/10.1016/j.biocon.2010.10.014</w:t>
      </w:r>
    </w:p>
    <w:p w14:paraId="57CA38D7" w14:textId="77777777" w:rsidR="00A9689E" w:rsidRPr="00A9689E" w:rsidRDefault="00A9689E" w:rsidP="00E818ED">
      <w:pPr>
        <w:pStyle w:val="Bibliography"/>
        <w:spacing w:line="240" w:lineRule="auto"/>
        <w:rPr>
          <w:lang w:val="en-US"/>
        </w:rPr>
      </w:pPr>
      <w:r w:rsidRPr="00A9689E">
        <w:rPr>
          <w:lang w:val="en-US"/>
        </w:rPr>
        <w:t xml:space="preserve">Shanahan, D. F., Strohbach, M. W., Warren, P. S., &amp; Fuller, R. A. (2014). The challenges of urban living. </w:t>
      </w:r>
      <w:r w:rsidRPr="00A9689E">
        <w:rPr>
          <w:i/>
          <w:iCs/>
          <w:lang w:val="en-US"/>
        </w:rPr>
        <w:t>Avian Urban Ecology</w:t>
      </w:r>
      <w:r w:rsidRPr="00A9689E">
        <w:rPr>
          <w:lang w:val="en-US"/>
        </w:rPr>
        <w:t>, 3–20.</w:t>
      </w:r>
    </w:p>
    <w:p w14:paraId="03F36FCB" w14:textId="77777777" w:rsidR="00A9689E" w:rsidRPr="00A9689E" w:rsidRDefault="00A9689E" w:rsidP="00E818ED">
      <w:pPr>
        <w:pStyle w:val="Bibliography"/>
        <w:spacing w:line="240" w:lineRule="auto"/>
        <w:rPr>
          <w:lang w:val="en-US"/>
        </w:rPr>
      </w:pPr>
      <w:r w:rsidRPr="00A9689E">
        <w:rPr>
          <w:lang w:val="en-US"/>
        </w:rPr>
        <w:t xml:space="preserve">Shustack, D. P. (2008). </w:t>
      </w:r>
      <w:r w:rsidRPr="00A9689E">
        <w:rPr>
          <w:i/>
          <w:iCs/>
          <w:lang w:val="en-US"/>
        </w:rPr>
        <w:t>Reproductive Timing of Passerines in Urbanizing Landscapes</w:t>
      </w:r>
      <w:r w:rsidRPr="00A9689E">
        <w:rPr>
          <w:lang w:val="en-US"/>
        </w:rPr>
        <w:t xml:space="preserve"> [The Ohio State University]. http://rave.ohiolink.edu/etdc/view?acc_num=osu1217601092</w:t>
      </w:r>
    </w:p>
    <w:p w14:paraId="2D147080" w14:textId="77777777" w:rsidR="00A9689E" w:rsidRPr="00A9689E" w:rsidRDefault="00A9689E" w:rsidP="00E818ED">
      <w:pPr>
        <w:pStyle w:val="Bibliography"/>
        <w:spacing w:line="240" w:lineRule="auto"/>
        <w:rPr>
          <w:lang w:val="en-US"/>
        </w:rPr>
      </w:pPr>
      <w:r w:rsidRPr="00DD409D">
        <w:t xml:space="preserve">Silva, A. D., Diez-Méndez, D., &amp; </w:t>
      </w:r>
      <w:proofErr w:type="spellStart"/>
      <w:r w:rsidRPr="00DD409D">
        <w:t>Kempenaers</w:t>
      </w:r>
      <w:proofErr w:type="spellEnd"/>
      <w:r w:rsidRPr="00DD409D">
        <w:t xml:space="preserve">, B. (2017). </w:t>
      </w:r>
      <w:r w:rsidRPr="00A9689E">
        <w:rPr>
          <w:lang w:val="en-US"/>
        </w:rPr>
        <w:t xml:space="preserve">Effects of experimental night lighting on the daily timing of winter foraging in common European songbirds. </w:t>
      </w:r>
      <w:r w:rsidRPr="00A9689E">
        <w:rPr>
          <w:i/>
          <w:iCs/>
          <w:lang w:val="en-US"/>
        </w:rPr>
        <w:t>Journal of Avian Biology</w:t>
      </w:r>
      <w:r w:rsidRPr="00A9689E">
        <w:rPr>
          <w:lang w:val="en-US"/>
        </w:rPr>
        <w:t xml:space="preserve">, </w:t>
      </w:r>
      <w:r w:rsidRPr="00A9689E">
        <w:rPr>
          <w:i/>
          <w:iCs/>
          <w:lang w:val="en-US"/>
        </w:rPr>
        <w:t>48</w:t>
      </w:r>
      <w:r w:rsidRPr="00A9689E">
        <w:rPr>
          <w:lang w:val="en-US"/>
        </w:rPr>
        <w:t>(6), 862–871. https://doi.org/10.1111/jav.01232</w:t>
      </w:r>
    </w:p>
    <w:p w14:paraId="042CA95B" w14:textId="77777777" w:rsidR="00A9689E" w:rsidRPr="00A9689E" w:rsidRDefault="00A9689E" w:rsidP="00E818ED">
      <w:pPr>
        <w:pStyle w:val="Bibliography"/>
        <w:spacing w:line="240" w:lineRule="auto"/>
        <w:rPr>
          <w:lang w:val="en-US"/>
        </w:rPr>
      </w:pPr>
      <w:proofErr w:type="spellStart"/>
      <w:r w:rsidRPr="00A9689E">
        <w:rPr>
          <w:lang w:val="en-US"/>
        </w:rPr>
        <w:t>Simberloff</w:t>
      </w:r>
      <w:proofErr w:type="spellEnd"/>
      <w:r w:rsidRPr="00A9689E">
        <w:rPr>
          <w:lang w:val="en-US"/>
        </w:rPr>
        <w:t xml:space="preserve">, R. A., Phillips, J. N., Derryberry, G. E., Mahoney, M. C., &amp; Derryberry, E. P. (2023). Communication distance predicts territory size: Implications for an urban songbird.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203</w:t>
      </w:r>
      <w:r w:rsidRPr="00A9689E">
        <w:rPr>
          <w:lang w:val="en-US"/>
        </w:rPr>
        <w:t>, 89–99. https://doi.org/10.1016/j.anbehav.2023.05.016</w:t>
      </w:r>
    </w:p>
    <w:p w14:paraId="4069CD25" w14:textId="77777777" w:rsidR="00A9689E" w:rsidRPr="00A9689E" w:rsidRDefault="00A9689E" w:rsidP="00E818ED">
      <w:pPr>
        <w:pStyle w:val="Bibliography"/>
        <w:spacing w:line="240" w:lineRule="auto"/>
        <w:rPr>
          <w:lang w:val="en-US"/>
        </w:rPr>
      </w:pPr>
      <w:r w:rsidRPr="00A9689E">
        <w:rPr>
          <w:lang w:val="en-US"/>
        </w:rPr>
        <w:t xml:space="preserve">Simkin, R. D., Seto, K. C., McDonald, R. I., &amp; Jetz, W. (2022). Biodiversity impacts and conservation implications of urban land expansion projected to 2050. </w:t>
      </w:r>
      <w:r w:rsidRPr="00A9689E">
        <w:rPr>
          <w:i/>
          <w:iCs/>
          <w:lang w:val="en-US"/>
        </w:rPr>
        <w:t>Proceedings of the National Academy of Sciences</w:t>
      </w:r>
      <w:r w:rsidRPr="00A9689E">
        <w:rPr>
          <w:lang w:val="en-US"/>
        </w:rPr>
        <w:t xml:space="preserve">, </w:t>
      </w:r>
      <w:r w:rsidRPr="00A9689E">
        <w:rPr>
          <w:i/>
          <w:iCs/>
          <w:lang w:val="en-US"/>
        </w:rPr>
        <w:t>119</w:t>
      </w:r>
      <w:r w:rsidRPr="00A9689E">
        <w:rPr>
          <w:lang w:val="en-US"/>
        </w:rPr>
        <w:t>(12), e2117297119. https://doi.org/doi:10.1073/pnas.2117297119</w:t>
      </w:r>
    </w:p>
    <w:p w14:paraId="35EFCA0D" w14:textId="77777777" w:rsidR="00A9689E" w:rsidRPr="00A9689E" w:rsidRDefault="00A9689E" w:rsidP="00E818ED">
      <w:pPr>
        <w:pStyle w:val="Bibliography"/>
        <w:spacing w:line="240" w:lineRule="auto"/>
        <w:rPr>
          <w:lang w:val="en-US"/>
        </w:rPr>
      </w:pPr>
      <w:proofErr w:type="spellStart"/>
      <w:r w:rsidRPr="00A9689E">
        <w:rPr>
          <w:lang w:val="en-US"/>
        </w:rPr>
        <w:t>Skarbit</w:t>
      </w:r>
      <w:proofErr w:type="spellEnd"/>
      <w:r w:rsidRPr="00A9689E">
        <w:rPr>
          <w:lang w:val="en-US"/>
        </w:rPr>
        <w:t xml:space="preserve">, N., Unger, J., &amp; Gál, T. (2024). Evaluating the Impact of Heat Mitigation Strategies Using Added Urban Green Spaces during a Heatwave in a Medium-Sized City. </w:t>
      </w:r>
      <w:r w:rsidRPr="00A9689E">
        <w:rPr>
          <w:i/>
          <w:iCs/>
          <w:lang w:val="en-US"/>
        </w:rPr>
        <w:t>Sustainability</w:t>
      </w:r>
      <w:r w:rsidRPr="00A9689E">
        <w:rPr>
          <w:lang w:val="en-US"/>
        </w:rPr>
        <w:t xml:space="preserve">, </w:t>
      </w:r>
      <w:r w:rsidRPr="00A9689E">
        <w:rPr>
          <w:i/>
          <w:iCs/>
          <w:lang w:val="en-US"/>
        </w:rPr>
        <w:t>16</w:t>
      </w:r>
      <w:r w:rsidRPr="00A9689E">
        <w:rPr>
          <w:lang w:val="en-US"/>
        </w:rPr>
        <w:t>(8), 17. https://doi.org/10.3390/su16083296</w:t>
      </w:r>
    </w:p>
    <w:p w14:paraId="4B2724BF" w14:textId="77777777" w:rsidR="00A9689E" w:rsidRPr="00A9689E" w:rsidRDefault="00A9689E" w:rsidP="00E818ED">
      <w:pPr>
        <w:pStyle w:val="Bibliography"/>
        <w:spacing w:line="240" w:lineRule="auto"/>
        <w:rPr>
          <w:lang w:val="en-US"/>
        </w:rPr>
      </w:pPr>
      <w:r w:rsidRPr="00A9689E">
        <w:rPr>
          <w:lang w:val="en-US"/>
        </w:rPr>
        <w:t>Smith, B. T., Escalante, P., Hernández Baños, B. E., Navarro-</w:t>
      </w:r>
      <w:proofErr w:type="spellStart"/>
      <w:r w:rsidRPr="00A9689E">
        <w:rPr>
          <w:lang w:val="en-US"/>
        </w:rPr>
        <w:t>Sigüenza</w:t>
      </w:r>
      <w:proofErr w:type="spellEnd"/>
      <w:r w:rsidRPr="00A9689E">
        <w:rPr>
          <w:lang w:val="en-US"/>
        </w:rPr>
        <w:t xml:space="preserve">, A. G., Rohwer, S., &amp; Klicka, J. (2011). The role of historical and contemporary processes on phylogeographic structure and genetic diversity in the Northern Cardinal, Cardinalis </w:t>
      </w:r>
      <w:proofErr w:type="spellStart"/>
      <w:r w:rsidRPr="00A9689E">
        <w:rPr>
          <w:lang w:val="en-US"/>
        </w:rPr>
        <w:t>cardinalis</w:t>
      </w:r>
      <w:proofErr w:type="spellEnd"/>
      <w:r w:rsidRPr="00A9689E">
        <w:rPr>
          <w:lang w:val="en-US"/>
        </w:rPr>
        <w:t xml:space="preserve">. </w:t>
      </w:r>
      <w:r w:rsidRPr="00A9689E">
        <w:rPr>
          <w:i/>
          <w:iCs/>
          <w:lang w:val="en-US"/>
        </w:rPr>
        <w:t>BMC Evolutionary Biology</w:t>
      </w:r>
      <w:r w:rsidRPr="00A9689E">
        <w:rPr>
          <w:lang w:val="en-US"/>
        </w:rPr>
        <w:t xml:space="preserve">, </w:t>
      </w:r>
      <w:r w:rsidRPr="00A9689E">
        <w:rPr>
          <w:i/>
          <w:iCs/>
          <w:lang w:val="en-US"/>
        </w:rPr>
        <w:t>11</w:t>
      </w:r>
      <w:r w:rsidRPr="00A9689E">
        <w:rPr>
          <w:lang w:val="en-US"/>
        </w:rPr>
        <w:t>(1), 136. https://doi.org/10.1186/1471-2148-11-136</w:t>
      </w:r>
    </w:p>
    <w:p w14:paraId="37B98CED" w14:textId="77777777" w:rsidR="00A9689E" w:rsidRPr="00A9689E" w:rsidRDefault="00A9689E" w:rsidP="00E818ED">
      <w:pPr>
        <w:pStyle w:val="Bibliography"/>
        <w:spacing w:line="240" w:lineRule="auto"/>
        <w:rPr>
          <w:lang w:val="en-US"/>
        </w:rPr>
      </w:pPr>
      <w:r w:rsidRPr="00A9689E">
        <w:rPr>
          <w:lang w:val="en-US"/>
        </w:rPr>
        <w:t xml:space="preserve">Smith, &amp; Bolen. (1980). Automatic Monitoring of Nest Attentiveness in Incubating Birds. In </w:t>
      </w:r>
      <w:r w:rsidRPr="00A9689E">
        <w:rPr>
          <w:i/>
          <w:iCs/>
          <w:lang w:val="en-US"/>
        </w:rPr>
        <w:t>A Handbook on Biotelemetry and Radio Tracking</w:t>
      </w:r>
      <w:r w:rsidRPr="00A9689E">
        <w:rPr>
          <w:lang w:val="en-US"/>
        </w:rPr>
        <w:t xml:space="preserve"> (pp. 339–344). Elsevier. https://doi.org/10.1016/B978-0-08-024928-5.50045-2</w:t>
      </w:r>
    </w:p>
    <w:p w14:paraId="64603C42" w14:textId="77777777" w:rsidR="00A9689E" w:rsidRPr="00A9689E" w:rsidRDefault="00A9689E" w:rsidP="00E818ED">
      <w:pPr>
        <w:pStyle w:val="Bibliography"/>
        <w:spacing w:line="240" w:lineRule="auto"/>
        <w:rPr>
          <w:lang w:val="en-US"/>
        </w:rPr>
      </w:pPr>
      <w:r w:rsidRPr="00A9689E">
        <w:rPr>
          <w:lang w:val="en-US"/>
        </w:rPr>
        <w:t xml:space="preserve">Smith, P. G. (2007). Characteristics of Urban Natural Areas Influencing Winter Bird Use in Southern Ontario, Canada. </w:t>
      </w:r>
      <w:r w:rsidRPr="00A9689E">
        <w:rPr>
          <w:i/>
          <w:iCs/>
          <w:lang w:val="en-US"/>
        </w:rPr>
        <w:t>Environmental Management</w:t>
      </w:r>
      <w:r w:rsidRPr="00A9689E">
        <w:rPr>
          <w:lang w:val="en-US"/>
        </w:rPr>
        <w:t xml:space="preserve">, </w:t>
      </w:r>
      <w:r w:rsidRPr="00A9689E">
        <w:rPr>
          <w:i/>
          <w:iCs/>
          <w:lang w:val="en-US"/>
        </w:rPr>
        <w:t>39</w:t>
      </w:r>
      <w:r w:rsidRPr="00A9689E">
        <w:rPr>
          <w:lang w:val="en-US"/>
        </w:rPr>
        <w:t>(3), 338–352. https://doi.org/10.1007/s00267-005-0028-2</w:t>
      </w:r>
    </w:p>
    <w:p w14:paraId="5AF499D9" w14:textId="77777777" w:rsidR="00A9689E" w:rsidRPr="00A9689E" w:rsidRDefault="00A9689E" w:rsidP="00E818ED">
      <w:pPr>
        <w:pStyle w:val="Bibliography"/>
        <w:spacing w:line="240" w:lineRule="auto"/>
        <w:rPr>
          <w:lang w:val="en-US"/>
        </w:rPr>
      </w:pPr>
      <w:r w:rsidRPr="00A9689E">
        <w:rPr>
          <w:lang w:val="en-US"/>
        </w:rPr>
        <w:t xml:space="preserve">Studd, E. K., Bates, A. E., </w:t>
      </w:r>
      <w:proofErr w:type="spellStart"/>
      <w:r w:rsidRPr="00A9689E">
        <w:rPr>
          <w:lang w:val="en-US"/>
        </w:rPr>
        <w:t>Bramburger</w:t>
      </w:r>
      <w:proofErr w:type="spellEnd"/>
      <w:r w:rsidRPr="00A9689E">
        <w:rPr>
          <w:lang w:val="en-US"/>
        </w:rPr>
        <w:t xml:space="preserve">, A. J., Hayden, B., Henry, H. A. L., Humphries, M. M., Martin, R., McMeans, B., Moise, E., O’Sullivan, A., Sharma, S., Sinclair, B., Sutton, A. O., Templer, P. H., &amp; Cooke, S. J. (2021). Nine maxims for winter ecology. </w:t>
      </w:r>
      <w:proofErr w:type="spellStart"/>
      <w:r w:rsidRPr="00A9689E">
        <w:rPr>
          <w:i/>
          <w:iCs/>
          <w:lang w:val="en-US"/>
        </w:rPr>
        <w:t>BioScience</w:t>
      </w:r>
      <w:proofErr w:type="spellEnd"/>
      <w:r w:rsidRPr="00A9689E">
        <w:rPr>
          <w:lang w:val="en-US"/>
        </w:rPr>
        <w:t xml:space="preserve">, </w:t>
      </w:r>
      <w:r w:rsidRPr="00A9689E">
        <w:rPr>
          <w:i/>
          <w:iCs/>
          <w:lang w:val="en-US"/>
        </w:rPr>
        <w:t>71</w:t>
      </w:r>
      <w:r w:rsidRPr="00A9689E">
        <w:rPr>
          <w:lang w:val="en-US"/>
        </w:rPr>
        <w:t>(8), 820–830. https://doi.org/10.1093/biosci/biab032</w:t>
      </w:r>
    </w:p>
    <w:p w14:paraId="74BF0CEB" w14:textId="77777777" w:rsidR="00A9689E" w:rsidRPr="00A9689E" w:rsidRDefault="00A9689E" w:rsidP="00E818ED">
      <w:pPr>
        <w:pStyle w:val="Bibliography"/>
        <w:spacing w:line="240" w:lineRule="auto"/>
        <w:rPr>
          <w:lang w:val="en-US"/>
        </w:rPr>
      </w:pPr>
      <w:proofErr w:type="spellStart"/>
      <w:r w:rsidRPr="00A9689E">
        <w:rPr>
          <w:lang w:val="en-US"/>
        </w:rPr>
        <w:t>Sumasgutner</w:t>
      </w:r>
      <w:proofErr w:type="spellEnd"/>
      <w:r w:rsidRPr="00A9689E">
        <w:rPr>
          <w:lang w:val="en-US"/>
        </w:rPr>
        <w:t xml:space="preserve">, P., Cunningham, S. J., Hegemann, A., Amar, A., Watson, H., Nilsson, J. F., Andersson, M. N., &amp; Isaksson, C. (2023). Interactive effects of rising temperatures and </w:t>
      </w:r>
      <w:proofErr w:type="spellStart"/>
      <w:r w:rsidRPr="00A9689E">
        <w:rPr>
          <w:lang w:val="en-US"/>
        </w:rPr>
        <w:t>urbanisation</w:t>
      </w:r>
      <w:proofErr w:type="spellEnd"/>
      <w:r w:rsidRPr="00A9689E">
        <w:rPr>
          <w:lang w:val="en-US"/>
        </w:rPr>
        <w:t xml:space="preserve"> on birds across different climate zones: A mechanistic perspective. </w:t>
      </w:r>
      <w:r w:rsidRPr="00A9689E">
        <w:rPr>
          <w:i/>
          <w:iCs/>
          <w:lang w:val="en-US"/>
        </w:rPr>
        <w:t>Global Change Biology</w:t>
      </w:r>
      <w:r w:rsidRPr="00A9689E">
        <w:rPr>
          <w:lang w:val="en-US"/>
        </w:rPr>
        <w:t xml:space="preserve">, </w:t>
      </w:r>
      <w:r w:rsidRPr="00A9689E">
        <w:rPr>
          <w:i/>
          <w:iCs/>
          <w:lang w:val="en-US"/>
        </w:rPr>
        <w:t>29</w:t>
      </w:r>
      <w:r w:rsidRPr="00A9689E">
        <w:rPr>
          <w:lang w:val="en-US"/>
        </w:rPr>
        <w:t>(9), 2399–2420. https://doi.org/10.1111/gcb.16645</w:t>
      </w:r>
    </w:p>
    <w:p w14:paraId="605F9392" w14:textId="77777777" w:rsidR="00A9689E" w:rsidRPr="00A9689E" w:rsidRDefault="00A9689E" w:rsidP="00E818ED">
      <w:pPr>
        <w:pStyle w:val="Bibliography"/>
        <w:spacing w:line="240" w:lineRule="auto"/>
        <w:rPr>
          <w:lang w:val="en-US"/>
        </w:rPr>
      </w:pPr>
      <w:r w:rsidRPr="00A9689E">
        <w:rPr>
          <w:lang w:val="en-US"/>
        </w:rPr>
        <w:t xml:space="preserve">Sutton, A. O., Studd, E. K., Fernandes, T., Bates, A. E., </w:t>
      </w:r>
      <w:proofErr w:type="spellStart"/>
      <w:r w:rsidRPr="00A9689E">
        <w:rPr>
          <w:lang w:val="en-US"/>
        </w:rPr>
        <w:t>Bramburger</w:t>
      </w:r>
      <w:proofErr w:type="spellEnd"/>
      <w:r w:rsidRPr="00A9689E">
        <w:rPr>
          <w:lang w:val="en-US"/>
        </w:rPr>
        <w:t xml:space="preserve">, A. J., Cooke, S. J., Hayden, B., Henry, H. A. L., Humphries, M. M., Martin, R., McMeans, B., Moise, E., O’Sullivan, A. M., Sharma, S., &amp; Templer, P. H. (2021). Frozen out: Unanswered questions about winter biology. </w:t>
      </w:r>
      <w:r w:rsidRPr="00A9689E">
        <w:rPr>
          <w:i/>
          <w:iCs/>
          <w:lang w:val="en-US"/>
        </w:rPr>
        <w:t>Environmental Reviews</w:t>
      </w:r>
      <w:r w:rsidRPr="00A9689E">
        <w:rPr>
          <w:lang w:val="en-US"/>
        </w:rPr>
        <w:t xml:space="preserve">, </w:t>
      </w:r>
      <w:r w:rsidRPr="00A9689E">
        <w:rPr>
          <w:i/>
          <w:iCs/>
          <w:lang w:val="en-US"/>
        </w:rPr>
        <w:t>29</w:t>
      </w:r>
      <w:r w:rsidRPr="00A9689E">
        <w:rPr>
          <w:lang w:val="en-US"/>
        </w:rPr>
        <w:t>(4), 431–442. https://doi.org/10.1139/er-2020-0127</w:t>
      </w:r>
    </w:p>
    <w:p w14:paraId="4DAD4026" w14:textId="77777777" w:rsidR="00A9689E" w:rsidRPr="00A9689E" w:rsidRDefault="00A9689E" w:rsidP="00E818ED">
      <w:pPr>
        <w:pStyle w:val="Bibliography"/>
        <w:spacing w:line="240" w:lineRule="auto"/>
        <w:rPr>
          <w:lang w:val="en-US"/>
        </w:rPr>
      </w:pPr>
      <w:r w:rsidRPr="00DD409D">
        <w:t xml:space="preserve">Swanson, D. L., &amp; Vézina, F. (2015). </w:t>
      </w:r>
      <w:r w:rsidRPr="00A9689E">
        <w:rPr>
          <w:lang w:val="en-US"/>
        </w:rPr>
        <w:t xml:space="preserve">Environmental, ecological and mechanistic drivers of avian seasonal metabolic flexibility in response to cold winters. </w:t>
      </w:r>
      <w:r w:rsidRPr="00A9689E">
        <w:rPr>
          <w:i/>
          <w:iCs/>
          <w:lang w:val="en-US"/>
        </w:rPr>
        <w:t>Journal of Ornithology</w:t>
      </w:r>
      <w:r w:rsidRPr="00A9689E">
        <w:rPr>
          <w:lang w:val="en-US"/>
        </w:rPr>
        <w:t xml:space="preserve">, </w:t>
      </w:r>
      <w:r w:rsidRPr="00A9689E">
        <w:rPr>
          <w:i/>
          <w:iCs/>
          <w:lang w:val="en-US"/>
        </w:rPr>
        <w:t>156</w:t>
      </w:r>
      <w:r w:rsidRPr="00A9689E">
        <w:rPr>
          <w:lang w:val="en-US"/>
        </w:rPr>
        <w:t>(1), 377–388. https://doi.org/10.1007/s10336-015-1192-7</w:t>
      </w:r>
    </w:p>
    <w:p w14:paraId="0A82D22B" w14:textId="77777777" w:rsidR="00A9689E" w:rsidRPr="00A9689E" w:rsidRDefault="00A9689E" w:rsidP="00E818ED">
      <w:pPr>
        <w:pStyle w:val="Bibliography"/>
        <w:spacing w:line="240" w:lineRule="auto"/>
        <w:rPr>
          <w:lang w:val="en-US"/>
        </w:rPr>
      </w:pPr>
      <w:r w:rsidRPr="00A9689E">
        <w:rPr>
          <w:lang w:val="en-US"/>
        </w:rPr>
        <w:t xml:space="preserve">Taff, C. C., &amp; Shipley, J. Ryan. (2023). Inconsistent shifts in warming and temperature variability are linked to reduced avian fitness. </w:t>
      </w:r>
      <w:r w:rsidRPr="00A9689E">
        <w:rPr>
          <w:i/>
          <w:iCs/>
          <w:lang w:val="en-US"/>
        </w:rPr>
        <w:t>Nature Communications</w:t>
      </w:r>
      <w:r w:rsidRPr="00A9689E">
        <w:rPr>
          <w:lang w:val="en-US"/>
        </w:rPr>
        <w:t xml:space="preserve">, </w:t>
      </w:r>
      <w:r w:rsidRPr="00A9689E">
        <w:rPr>
          <w:i/>
          <w:iCs/>
          <w:lang w:val="en-US"/>
        </w:rPr>
        <w:t>14</w:t>
      </w:r>
      <w:r w:rsidRPr="00A9689E">
        <w:rPr>
          <w:lang w:val="en-US"/>
        </w:rPr>
        <w:t>(1), 7400. https://doi.org/10.1038/s41467-023-43071-y</w:t>
      </w:r>
    </w:p>
    <w:p w14:paraId="57C55F5C" w14:textId="77777777" w:rsidR="00A9689E" w:rsidRPr="00A9689E" w:rsidRDefault="00A9689E" w:rsidP="00E818ED">
      <w:pPr>
        <w:pStyle w:val="Bibliography"/>
        <w:spacing w:line="240" w:lineRule="auto"/>
        <w:rPr>
          <w:lang w:val="en-US"/>
        </w:rPr>
      </w:pPr>
      <w:r w:rsidRPr="00A9689E">
        <w:rPr>
          <w:lang w:val="en-US"/>
        </w:rPr>
        <w:t xml:space="preserve">Taylor, P. D., Crewe, T. L., Mackenzie, S. A., Lepage, D., Aubry, Y., Crysler, Z., Finney, G., Francis, C. M., Guglielmo, C. G., Hamilton, D. J., Holberton, R. L., Loring, P. H., Mitchell, G. W., Norris, D. R., Paquet, J., Ronconi, R. A., Smetzer, J. R., Smith, P. A., Welch, L. J., &amp; Woodworth, B. K. (2017). The Motus Wildlife Tracking System: A collaborative research network to enhance the understanding of wildlife movement. </w:t>
      </w:r>
      <w:r w:rsidRPr="00A9689E">
        <w:rPr>
          <w:i/>
          <w:iCs/>
          <w:lang w:val="en-US"/>
        </w:rPr>
        <w:t>Avian Conservation and Ecology</w:t>
      </w:r>
      <w:r w:rsidRPr="00A9689E">
        <w:rPr>
          <w:lang w:val="en-US"/>
        </w:rPr>
        <w:t xml:space="preserve">, </w:t>
      </w:r>
      <w:r w:rsidRPr="00A9689E">
        <w:rPr>
          <w:i/>
          <w:iCs/>
          <w:lang w:val="en-US"/>
        </w:rPr>
        <w:t>12</w:t>
      </w:r>
      <w:r w:rsidRPr="00A9689E">
        <w:rPr>
          <w:lang w:val="en-US"/>
        </w:rPr>
        <w:t>(1), art8. https://doi.org/10.5751/ACE-00953-120108</w:t>
      </w:r>
    </w:p>
    <w:p w14:paraId="49E83EE9" w14:textId="77777777" w:rsidR="00A9689E" w:rsidRPr="00A9689E" w:rsidRDefault="00A9689E" w:rsidP="00E818ED">
      <w:pPr>
        <w:pStyle w:val="Bibliography"/>
        <w:spacing w:line="240" w:lineRule="auto"/>
        <w:rPr>
          <w:lang w:val="en-US"/>
        </w:rPr>
      </w:pPr>
      <w:r w:rsidRPr="00A9689E">
        <w:rPr>
          <w:lang w:val="en-US"/>
        </w:rPr>
        <w:t>Terhune, T. M., Sisson, D. C., Stribling, H. L., &amp; Carroll, J. P. (2006). Home range, movement, and site fidelity of translocated northern bobwhite (</w:t>
      </w:r>
      <w:proofErr w:type="spellStart"/>
      <w:r w:rsidRPr="00A9689E">
        <w:rPr>
          <w:lang w:val="en-US"/>
        </w:rPr>
        <w:t>Colinus</w:t>
      </w:r>
      <w:proofErr w:type="spellEnd"/>
      <w:r w:rsidRPr="00A9689E">
        <w:rPr>
          <w:lang w:val="en-US"/>
        </w:rPr>
        <w:t xml:space="preserve"> virginianus) in southwest Georgia, USA. </w:t>
      </w:r>
      <w:r w:rsidRPr="00A9689E">
        <w:rPr>
          <w:i/>
          <w:iCs/>
          <w:lang w:val="en-US"/>
        </w:rPr>
        <w:t>European Journal of Wildlife Research</w:t>
      </w:r>
      <w:r w:rsidRPr="00A9689E">
        <w:rPr>
          <w:lang w:val="en-US"/>
        </w:rPr>
        <w:t xml:space="preserve">, </w:t>
      </w:r>
      <w:r w:rsidRPr="00A9689E">
        <w:rPr>
          <w:i/>
          <w:iCs/>
          <w:lang w:val="en-US"/>
        </w:rPr>
        <w:t>52</w:t>
      </w:r>
      <w:r w:rsidRPr="00A9689E">
        <w:rPr>
          <w:lang w:val="en-US"/>
        </w:rPr>
        <w:t>(2), 119–124. https://doi.org/10.1007/s10344-005-0015-1</w:t>
      </w:r>
    </w:p>
    <w:p w14:paraId="6DC25F76" w14:textId="77777777" w:rsidR="00A9689E" w:rsidRPr="00A9689E" w:rsidRDefault="00A9689E" w:rsidP="00E818ED">
      <w:pPr>
        <w:pStyle w:val="Bibliography"/>
        <w:spacing w:line="240" w:lineRule="auto"/>
        <w:rPr>
          <w:lang w:val="en-US"/>
        </w:rPr>
      </w:pPr>
      <w:proofErr w:type="spellStart"/>
      <w:r w:rsidRPr="00A9689E">
        <w:rPr>
          <w:lang w:val="en-US"/>
        </w:rPr>
        <w:t>Thieurmel</w:t>
      </w:r>
      <w:proofErr w:type="spellEnd"/>
      <w:r w:rsidRPr="00A9689E">
        <w:rPr>
          <w:lang w:val="en-US"/>
        </w:rPr>
        <w:t xml:space="preserve">, B., &amp; </w:t>
      </w:r>
      <w:proofErr w:type="spellStart"/>
      <w:r w:rsidRPr="00A9689E">
        <w:rPr>
          <w:lang w:val="en-US"/>
        </w:rPr>
        <w:t>Elmarhraoui</w:t>
      </w:r>
      <w:proofErr w:type="spellEnd"/>
      <w:r w:rsidRPr="00A9689E">
        <w:rPr>
          <w:lang w:val="en-US"/>
        </w:rPr>
        <w:t xml:space="preserve">, A. (2022). </w:t>
      </w:r>
      <w:proofErr w:type="spellStart"/>
      <w:r w:rsidRPr="00A9689E">
        <w:rPr>
          <w:i/>
          <w:iCs/>
          <w:lang w:val="en-US"/>
        </w:rPr>
        <w:t>suncalc</w:t>
      </w:r>
      <w:proofErr w:type="spellEnd"/>
      <w:r w:rsidRPr="00A9689E">
        <w:rPr>
          <w:i/>
          <w:iCs/>
          <w:lang w:val="en-US"/>
        </w:rPr>
        <w:t>: Compute Sun Position, Sunlight Phases, Moon Position and   Lunar Phase</w:t>
      </w:r>
      <w:r w:rsidRPr="00A9689E">
        <w:rPr>
          <w:lang w:val="en-US"/>
        </w:rPr>
        <w:t xml:space="preserve"> (Version 0.5.1) [R </w:t>
      </w:r>
      <w:proofErr w:type="spellStart"/>
      <w:r w:rsidRPr="00A9689E">
        <w:rPr>
          <w:lang w:val="en-US"/>
        </w:rPr>
        <w:t>packag</w:t>
      </w:r>
      <w:proofErr w:type="spellEnd"/>
      <w:r w:rsidRPr="00A9689E">
        <w:rPr>
          <w:lang w:val="en-US"/>
        </w:rPr>
        <w:t>]. https://CRAN.R-project.org/package=suncalc</w:t>
      </w:r>
    </w:p>
    <w:p w14:paraId="54D52482" w14:textId="77777777" w:rsidR="00A9689E" w:rsidRPr="00A9689E" w:rsidRDefault="00A9689E" w:rsidP="00E818ED">
      <w:pPr>
        <w:pStyle w:val="Bibliography"/>
        <w:spacing w:line="240" w:lineRule="auto"/>
        <w:rPr>
          <w:lang w:val="en-US"/>
        </w:rPr>
      </w:pPr>
      <w:proofErr w:type="spellStart"/>
      <w:r w:rsidRPr="00A9689E">
        <w:rPr>
          <w:lang w:val="en-US"/>
        </w:rPr>
        <w:t>Thohari</w:t>
      </w:r>
      <w:proofErr w:type="spellEnd"/>
      <w:r w:rsidRPr="00A9689E">
        <w:rPr>
          <w:lang w:val="en-US"/>
        </w:rPr>
        <w:t xml:space="preserve">, M. (1989). </w:t>
      </w:r>
      <w:r w:rsidRPr="00A9689E">
        <w:rPr>
          <w:i/>
          <w:iCs/>
          <w:lang w:val="en-US"/>
        </w:rPr>
        <w:t>Wildlife Tracking by Telemetry</w:t>
      </w:r>
      <w:r w:rsidRPr="00A9689E">
        <w:rPr>
          <w:lang w:val="en-US"/>
        </w:rPr>
        <w:t>.</w:t>
      </w:r>
    </w:p>
    <w:p w14:paraId="0FE6659F" w14:textId="77777777" w:rsidR="00A9689E" w:rsidRPr="00A9689E" w:rsidRDefault="00A9689E" w:rsidP="00E818ED">
      <w:pPr>
        <w:pStyle w:val="Bibliography"/>
        <w:spacing w:line="240" w:lineRule="auto"/>
        <w:rPr>
          <w:lang w:val="en-US"/>
        </w:rPr>
      </w:pPr>
      <w:r w:rsidRPr="00A9689E">
        <w:rPr>
          <w:lang w:val="en-US"/>
        </w:rPr>
        <w:t xml:space="preserve">Thompson, C. M., &amp; </w:t>
      </w:r>
      <w:proofErr w:type="spellStart"/>
      <w:r w:rsidRPr="00A9689E">
        <w:rPr>
          <w:lang w:val="en-US"/>
        </w:rPr>
        <w:t>McGarigal</w:t>
      </w:r>
      <w:proofErr w:type="spellEnd"/>
      <w:r w:rsidRPr="00A9689E">
        <w:rPr>
          <w:lang w:val="en-US"/>
        </w:rPr>
        <w:t xml:space="preserve">, K. (2002). The influence of research scale on bald eagle habitat selection along the lower Hudson River, New York (USA). </w:t>
      </w:r>
      <w:r w:rsidRPr="00A9689E">
        <w:rPr>
          <w:i/>
          <w:iCs/>
          <w:lang w:val="en-US"/>
        </w:rPr>
        <w:t>Landscape Ecology</w:t>
      </w:r>
      <w:r w:rsidRPr="00A9689E">
        <w:rPr>
          <w:lang w:val="en-US"/>
        </w:rPr>
        <w:t xml:space="preserve">, </w:t>
      </w:r>
      <w:r w:rsidRPr="00A9689E">
        <w:rPr>
          <w:i/>
          <w:iCs/>
          <w:lang w:val="en-US"/>
        </w:rPr>
        <w:t>17</w:t>
      </w:r>
      <w:r w:rsidRPr="00A9689E">
        <w:rPr>
          <w:lang w:val="en-US"/>
        </w:rPr>
        <w:t>(6), 569–586. https://doi.org/10.1023/A:1021501231182</w:t>
      </w:r>
    </w:p>
    <w:p w14:paraId="14D548CD" w14:textId="77777777" w:rsidR="00A9689E" w:rsidRPr="00A9689E" w:rsidRDefault="00A9689E" w:rsidP="00E818ED">
      <w:pPr>
        <w:pStyle w:val="Bibliography"/>
        <w:spacing w:line="240" w:lineRule="auto"/>
        <w:rPr>
          <w:lang w:val="en-US"/>
        </w:rPr>
      </w:pPr>
      <w:r w:rsidRPr="00A9689E">
        <w:rPr>
          <w:lang w:val="en-US"/>
        </w:rPr>
        <w:t xml:space="preserve">Tian, Y., </w:t>
      </w:r>
      <w:proofErr w:type="spellStart"/>
      <w:r w:rsidRPr="00A9689E">
        <w:rPr>
          <w:lang w:val="en-US"/>
        </w:rPr>
        <w:t>Tsendbazar</w:t>
      </w:r>
      <w:proofErr w:type="spellEnd"/>
      <w:r w:rsidRPr="00A9689E">
        <w:rPr>
          <w:lang w:val="en-US"/>
        </w:rPr>
        <w:t xml:space="preserve">, N.-E., van Leeuwen, E., Fensholt, R., &amp; Herold, M. (2022). A global analysis of multifaceted urbanization patterns using Earth Observation data from 1975 to 2015. </w:t>
      </w:r>
      <w:r w:rsidRPr="00A9689E">
        <w:rPr>
          <w:i/>
          <w:iCs/>
          <w:lang w:val="en-US"/>
        </w:rPr>
        <w:t>Landscape and Urban Planning</w:t>
      </w:r>
      <w:r w:rsidRPr="00A9689E">
        <w:rPr>
          <w:lang w:val="en-US"/>
        </w:rPr>
        <w:t xml:space="preserve">, </w:t>
      </w:r>
      <w:r w:rsidRPr="00A9689E">
        <w:rPr>
          <w:i/>
          <w:iCs/>
          <w:lang w:val="en-US"/>
        </w:rPr>
        <w:t>219</w:t>
      </w:r>
      <w:r w:rsidRPr="00A9689E">
        <w:rPr>
          <w:lang w:val="en-US"/>
        </w:rPr>
        <w:t>, 104316. https://doi.org/10.1016/j.landurbplan.2021.104316</w:t>
      </w:r>
    </w:p>
    <w:p w14:paraId="55569140" w14:textId="77777777" w:rsidR="00A9689E" w:rsidRPr="00A9689E" w:rsidRDefault="00A9689E" w:rsidP="00E818ED">
      <w:pPr>
        <w:pStyle w:val="Bibliography"/>
        <w:spacing w:line="240" w:lineRule="auto"/>
        <w:rPr>
          <w:lang w:val="en-US"/>
        </w:rPr>
      </w:pPr>
      <w:r w:rsidRPr="00A9689E">
        <w:rPr>
          <w:lang w:val="en-US"/>
        </w:rPr>
        <w:t xml:space="preserve">Timm, B. C., </w:t>
      </w:r>
      <w:proofErr w:type="spellStart"/>
      <w:r w:rsidRPr="00A9689E">
        <w:rPr>
          <w:lang w:val="en-US"/>
        </w:rPr>
        <w:t>McGarigal</w:t>
      </w:r>
      <w:proofErr w:type="spellEnd"/>
      <w:r w:rsidRPr="00A9689E">
        <w:rPr>
          <w:lang w:val="en-US"/>
        </w:rPr>
        <w:t xml:space="preserve">, K., Cushman, S. A., &amp; Ganey, J. L. (2016). Multi-scale Mexican spotted owl (Strix occidentalis lucida) nest/roost habitat selection in Arizona and a comparison with single-scale modeling results. </w:t>
      </w:r>
      <w:r w:rsidRPr="00A9689E">
        <w:rPr>
          <w:i/>
          <w:iCs/>
          <w:lang w:val="en-US"/>
        </w:rPr>
        <w:t>Landscape Ecology</w:t>
      </w:r>
      <w:r w:rsidRPr="00A9689E">
        <w:rPr>
          <w:lang w:val="en-US"/>
        </w:rPr>
        <w:t xml:space="preserve">, </w:t>
      </w:r>
      <w:r w:rsidRPr="00A9689E">
        <w:rPr>
          <w:i/>
          <w:iCs/>
          <w:lang w:val="en-US"/>
        </w:rPr>
        <w:t>31</w:t>
      </w:r>
      <w:r w:rsidRPr="00A9689E">
        <w:rPr>
          <w:lang w:val="en-US"/>
        </w:rPr>
        <w:t>(6), 1209–1225. https://doi.org/10.1007/s10980-016-0371-0</w:t>
      </w:r>
    </w:p>
    <w:p w14:paraId="750F279A" w14:textId="77777777" w:rsidR="00A9689E" w:rsidRPr="00A9689E" w:rsidRDefault="00A9689E" w:rsidP="00E818ED">
      <w:pPr>
        <w:pStyle w:val="Bibliography"/>
        <w:spacing w:line="240" w:lineRule="auto"/>
        <w:rPr>
          <w:lang w:val="en-US"/>
        </w:rPr>
      </w:pPr>
      <w:proofErr w:type="spellStart"/>
      <w:r w:rsidRPr="00A9689E">
        <w:rPr>
          <w:lang w:val="en-US"/>
        </w:rPr>
        <w:t>Tryjanowski</w:t>
      </w:r>
      <w:proofErr w:type="spellEnd"/>
      <w:r w:rsidRPr="00A9689E">
        <w:rPr>
          <w:lang w:val="en-US"/>
        </w:rPr>
        <w:t xml:space="preserve">, P., Mikula, P., &amp; Morelli, F. (2024). Dynamic interactions at birdfeeders: Attracting both prey and predators across urban and rural habitats. </w:t>
      </w:r>
      <w:r w:rsidRPr="00A9689E">
        <w:rPr>
          <w:i/>
          <w:iCs/>
          <w:lang w:val="en-US"/>
        </w:rPr>
        <w:t>Basic and Applied Ecology</w:t>
      </w:r>
      <w:r w:rsidRPr="00A9689E">
        <w:rPr>
          <w:lang w:val="en-US"/>
        </w:rPr>
        <w:t xml:space="preserve">, </w:t>
      </w:r>
      <w:r w:rsidRPr="00A9689E">
        <w:rPr>
          <w:i/>
          <w:iCs/>
          <w:lang w:val="en-US"/>
        </w:rPr>
        <w:t>79</w:t>
      </w:r>
      <w:r w:rsidRPr="00A9689E">
        <w:rPr>
          <w:lang w:val="en-US"/>
        </w:rPr>
        <w:t>, 84–89. https://doi.org/10.1016/j.baae.2024.06.005</w:t>
      </w:r>
    </w:p>
    <w:p w14:paraId="616F399A" w14:textId="77777777" w:rsidR="00A9689E" w:rsidRPr="00A9689E" w:rsidRDefault="00A9689E" w:rsidP="00E818ED">
      <w:pPr>
        <w:pStyle w:val="Bibliography"/>
        <w:spacing w:line="240" w:lineRule="auto"/>
        <w:rPr>
          <w:lang w:val="en-US"/>
        </w:rPr>
      </w:pPr>
      <w:r w:rsidRPr="00A9689E">
        <w:rPr>
          <w:lang w:val="en-US"/>
        </w:rPr>
        <w:t xml:space="preserve">United Nations Environment Program. (2024). Nature-based Solutions. </w:t>
      </w:r>
      <w:r w:rsidRPr="00A9689E">
        <w:rPr>
          <w:i/>
          <w:iCs/>
          <w:lang w:val="en-US"/>
        </w:rPr>
        <w:t>Nature-Based Solutions</w:t>
      </w:r>
      <w:r w:rsidRPr="00A9689E">
        <w:rPr>
          <w:lang w:val="en-US"/>
        </w:rPr>
        <w:t>. https://www.unepfi.org/nature/nature/nature-based-solutions/</w:t>
      </w:r>
    </w:p>
    <w:p w14:paraId="0301B020" w14:textId="77777777" w:rsidR="00A9689E" w:rsidRPr="00A9689E" w:rsidRDefault="00A9689E" w:rsidP="00E818ED">
      <w:pPr>
        <w:pStyle w:val="Bibliography"/>
        <w:spacing w:line="240" w:lineRule="auto"/>
        <w:rPr>
          <w:lang w:val="en-US"/>
        </w:rPr>
      </w:pPr>
      <w:r w:rsidRPr="00A9689E">
        <w:rPr>
          <w:lang w:val="en-US"/>
        </w:rPr>
        <w:t xml:space="preserve">Universität Konstanz. (2023). </w:t>
      </w:r>
      <w:r w:rsidRPr="00A9689E">
        <w:rPr>
          <w:i/>
          <w:iCs/>
          <w:lang w:val="en-US"/>
        </w:rPr>
        <w:t>ICARUS - Tracking animals from space | Topics of focus | News and media | University | University of Konstanz</w:t>
      </w:r>
      <w:r w:rsidRPr="00A9689E">
        <w:rPr>
          <w:lang w:val="en-US"/>
        </w:rPr>
        <w:t>. https://www.uni-konstanz.de/en/university/news-and-media/topics-of-focus/icarus-tracking-animals-from-space/</w:t>
      </w:r>
    </w:p>
    <w:p w14:paraId="72CE73AB" w14:textId="77777777" w:rsidR="00A9689E" w:rsidRPr="00A9689E" w:rsidRDefault="00A9689E" w:rsidP="00E818ED">
      <w:pPr>
        <w:pStyle w:val="Bibliography"/>
        <w:spacing w:line="240" w:lineRule="auto"/>
        <w:rPr>
          <w:lang w:val="en-US"/>
        </w:rPr>
      </w:pPr>
      <w:proofErr w:type="spellStart"/>
      <w:r w:rsidRPr="00A9689E">
        <w:rPr>
          <w:lang w:val="en-US"/>
        </w:rPr>
        <w:t>Vangestel</w:t>
      </w:r>
      <w:proofErr w:type="spellEnd"/>
      <w:r w:rsidRPr="00A9689E">
        <w:rPr>
          <w:lang w:val="en-US"/>
        </w:rPr>
        <w:t xml:space="preserve">, C., </w:t>
      </w:r>
      <w:proofErr w:type="spellStart"/>
      <w:r w:rsidRPr="00A9689E">
        <w:rPr>
          <w:lang w:val="en-US"/>
        </w:rPr>
        <w:t>Braeckman</w:t>
      </w:r>
      <w:proofErr w:type="spellEnd"/>
      <w:r w:rsidRPr="00A9689E">
        <w:rPr>
          <w:lang w:val="en-US"/>
        </w:rPr>
        <w:t xml:space="preserve">, B. P., </w:t>
      </w:r>
      <w:proofErr w:type="spellStart"/>
      <w:r w:rsidRPr="00A9689E">
        <w:rPr>
          <w:lang w:val="en-US"/>
        </w:rPr>
        <w:t>Matheve</w:t>
      </w:r>
      <w:proofErr w:type="spellEnd"/>
      <w:r w:rsidRPr="00A9689E">
        <w:rPr>
          <w:lang w:val="en-US"/>
        </w:rPr>
        <w:t xml:space="preserve">, H., &amp; Lens, L. (2010). Constraints on home range </w:t>
      </w:r>
      <w:proofErr w:type="spellStart"/>
      <w:r w:rsidRPr="00A9689E">
        <w:rPr>
          <w:lang w:val="en-US"/>
        </w:rPr>
        <w:t>behaviour</w:t>
      </w:r>
      <w:proofErr w:type="spellEnd"/>
      <w:r w:rsidRPr="00A9689E">
        <w:rPr>
          <w:lang w:val="en-US"/>
        </w:rPr>
        <w:t xml:space="preserve"> affect nutritional condition in urban house sparrows (Passer </w:t>
      </w:r>
      <w:proofErr w:type="spellStart"/>
      <w:r w:rsidRPr="00A9689E">
        <w:rPr>
          <w:lang w:val="en-US"/>
        </w:rPr>
        <w:t>domesticus</w:t>
      </w:r>
      <w:proofErr w:type="spellEnd"/>
      <w:r w:rsidRPr="00A9689E">
        <w:rPr>
          <w:lang w:val="en-US"/>
        </w:rPr>
        <w:t xml:space="preserve">): RANGING BEHAVIOUR IN URBAN HOUSE SPARROWS. </w:t>
      </w:r>
      <w:r w:rsidRPr="00A9689E">
        <w:rPr>
          <w:i/>
          <w:iCs/>
          <w:lang w:val="en-US"/>
        </w:rPr>
        <w:t>Biological Journal of the Linnean Society</w:t>
      </w:r>
      <w:r w:rsidRPr="00A9689E">
        <w:rPr>
          <w:lang w:val="en-US"/>
        </w:rPr>
        <w:t xml:space="preserve">, </w:t>
      </w:r>
      <w:r w:rsidRPr="00A9689E">
        <w:rPr>
          <w:i/>
          <w:iCs/>
          <w:lang w:val="en-US"/>
        </w:rPr>
        <w:t>101</w:t>
      </w:r>
      <w:r w:rsidRPr="00A9689E">
        <w:rPr>
          <w:lang w:val="en-US"/>
        </w:rPr>
        <w:t>(1), 41–50. https://doi.org/10.1111/j.1095-8312.2010.01493.x</w:t>
      </w:r>
    </w:p>
    <w:p w14:paraId="7538623A" w14:textId="77777777" w:rsidR="00A9689E" w:rsidRPr="00A9689E" w:rsidRDefault="00A9689E" w:rsidP="00E818ED">
      <w:pPr>
        <w:pStyle w:val="Bibliography"/>
        <w:spacing w:line="240" w:lineRule="auto"/>
        <w:rPr>
          <w:lang w:val="en-US"/>
        </w:rPr>
      </w:pPr>
      <w:proofErr w:type="spellStart"/>
      <w:r w:rsidRPr="00DD409D">
        <w:t>Vaz</w:t>
      </w:r>
      <w:proofErr w:type="spellEnd"/>
      <w:r w:rsidRPr="00DD409D">
        <w:t xml:space="preserve">, S., </w:t>
      </w:r>
      <w:proofErr w:type="spellStart"/>
      <w:r w:rsidRPr="00DD409D">
        <w:t>Manes</w:t>
      </w:r>
      <w:proofErr w:type="spellEnd"/>
      <w:r w:rsidRPr="00DD409D">
        <w:t xml:space="preserve">, S., </w:t>
      </w:r>
      <w:proofErr w:type="spellStart"/>
      <w:r w:rsidRPr="00DD409D">
        <w:t>Khattar</w:t>
      </w:r>
      <w:proofErr w:type="spellEnd"/>
      <w:r w:rsidRPr="00DD409D">
        <w:t xml:space="preserve">, G., Mendes, M., Silveira, L., Mendes, E., De Morais Rodrigues, E., Gama-Maia, D., Lorini, M. L., Macedo, M., &amp; Paiva, P. C. (2023). </w:t>
      </w:r>
      <w:r w:rsidRPr="00A9689E">
        <w:rPr>
          <w:lang w:val="en-US"/>
        </w:rPr>
        <w:t xml:space="preserve">Global meta-analysis of urbanization stressors on insect abundance, richness, and traits. </w:t>
      </w:r>
      <w:r w:rsidRPr="00A9689E">
        <w:rPr>
          <w:i/>
          <w:iCs/>
          <w:lang w:val="en-US"/>
        </w:rPr>
        <w:t>Science of The Total Environment</w:t>
      </w:r>
      <w:r w:rsidRPr="00A9689E">
        <w:rPr>
          <w:lang w:val="en-US"/>
        </w:rPr>
        <w:t xml:space="preserve">, </w:t>
      </w:r>
      <w:r w:rsidRPr="00A9689E">
        <w:rPr>
          <w:i/>
          <w:iCs/>
          <w:lang w:val="en-US"/>
        </w:rPr>
        <w:t>903</w:t>
      </w:r>
      <w:r w:rsidRPr="00A9689E">
        <w:rPr>
          <w:lang w:val="en-US"/>
        </w:rPr>
        <w:t>, 165967. https://doi.org/10.1016/j.scitotenv.2023.165967</w:t>
      </w:r>
    </w:p>
    <w:p w14:paraId="0F1D4CA0" w14:textId="77777777" w:rsidR="00A9689E" w:rsidRPr="00DD409D" w:rsidRDefault="00A9689E" w:rsidP="00E818ED">
      <w:pPr>
        <w:pStyle w:val="Bibliography"/>
        <w:spacing w:line="240" w:lineRule="auto"/>
      </w:pPr>
      <w:r w:rsidRPr="00DD409D">
        <w:t xml:space="preserve">VILLE DE MONTRÉAL. (2018). </w:t>
      </w:r>
      <w:r w:rsidRPr="00DD409D">
        <w:rPr>
          <w:i/>
          <w:iCs/>
        </w:rPr>
        <w:t>Chaussée agrégée et intersection (Base de données des actifs de voirie)</w:t>
      </w:r>
      <w:r w:rsidRPr="00DD409D">
        <w:t xml:space="preserve"> (Jeu de données Nos. </w:t>
      </w:r>
      <w:proofErr w:type="gramStart"/>
      <w:r w:rsidRPr="00DD409D">
        <w:t>a</w:t>
      </w:r>
      <w:proofErr w:type="gramEnd"/>
      <w:r w:rsidRPr="00DD409D">
        <w:t>2810949-7335-49e2-84af-1c5da4ff6342). Données Québec. https://www.donneesquebec.ca/recherche/dataset/vmtl-voirie-chaussee-intersection</w:t>
      </w:r>
    </w:p>
    <w:p w14:paraId="72114BD9" w14:textId="77777777" w:rsidR="00A9689E" w:rsidRPr="00A9689E" w:rsidRDefault="00A9689E" w:rsidP="00E818ED">
      <w:pPr>
        <w:pStyle w:val="Bibliography"/>
        <w:spacing w:line="240" w:lineRule="auto"/>
        <w:rPr>
          <w:lang w:val="en-US"/>
        </w:rPr>
      </w:pPr>
      <w:r w:rsidRPr="00A9689E">
        <w:rPr>
          <w:lang w:val="en-US"/>
        </w:rPr>
        <w:t xml:space="preserve">Visscher, D. R., Unger, A., Grobbelaar, H., &amp; DeWitt, P. D. (2018). Bird foraging is influenced by both risk and connectivity in urban parks. </w:t>
      </w:r>
      <w:r w:rsidRPr="00A9689E">
        <w:rPr>
          <w:i/>
          <w:iCs/>
          <w:lang w:val="en-US"/>
        </w:rPr>
        <w:t>Journal of Urban Ecology</w:t>
      </w:r>
      <w:r w:rsidRPr="00A9689E">
        <w:rPr>
          <w:lang w:val="en-US"/>
        </w:rPr>
        <w:t xml:space="preserve">, </w:t>
      </w:r>
      <w:r w:rsidRPr="00A9689E">
        <w:rPr>
          <w:i/>
          <w:iCs/>
          <w:lang w:val="en-US"/>
        </w:rPr>
        <w:t>4</w:t>
      </w:r>
      <w:r w:rsidRPr="00A9689E">
        <w:rPr>
          <w:lang w:val="en-US"/>
        </w:rPr>
        <w:t>(1), juy020. https://doi.org/10.1093/jue/juy020</w:t>
      </w:r>
    </w:p>
    <w:p w14:paraId="1C97A6BD" w14:textId="77777777" w:rsidR="00A9689E" w:rsidRPr="00A9689E" w:rsidRDefault="00A9689E" w:rsidP="00E818ED">
      <w:pPr>
        <w:pStyle w:val="Bibliography"/>
        <w:spacing w:line="240" w:lineRule="auto"/>
        <w:rPr>
          <w:lang w:val="en-US"/>
        </w:rPr>
      </w:pPr>
      <w:r w:rsidRPr="00A9689E">
        <w:rPr>
          <w:lang w:val="en-US"/>
        </w:rPr>
        <w:t xml:space="preserve">Von Döhren, P., &amp; Haase, D. (2015). Ecosystem disservices research: A review of the state of the art with a focus on cities. </w:t>
      </w:r>
      <w:r w:rsidRPr="00A9689E">
        <w:rPr>
          <w:i/>
          <w:iCs/>
          <w:lang w:val="en-US"/>
        </w:rPr>
        <w:t>Ecological Indicators</w:t>
      </w:r>
      <w:r w:rsidRPr="00A9689E">
        <w:rPr>
          <w:lang w:val="en-US"/>
        </w:rPr>
        <w:t xml:space="preserve">, </w:t>
      </w:r>
      <w:r w:rsidRPr="00A9689E">
        <w:rPr>
          <w:i/>
          <w:iCs/>
          <w:lang w:val="en-US"/>
        </w:rPr>
        <w:t>52</w:t>
      </w:r>
      <w:r w:rsidRPr="00A9689E">
        <w:rPr>
          <w:lang w:val="en-US"/>
        </w:rPr>
        <w:t>, 490–497. https://doi.org/10.1016/j.ecolind.2014.12.027</w:t>
      </w:r>
    </w:p>
    <w:p w14:paraId="00E47183" w14:textId="77777777" w:rsidR="00A9689E" w:rsidRPr="00A9689E" w:rsidRDefault="00A9689E" w:rsidP="00E818ED">
      <w:pPr>
        <w:pStyle w:val="Bibliography"/>
        <w:spacing w:line="240" w:lineRule="auto"/>
        <w:rPr>
          <w:lang w:val="en-US"/>
        </w:rPr>
      </w:pPr>
      <w:proofErr w:type="spellStart"/>
      <w:r w:rsidRPr="00A9689E">
        <w:rPr>
          <w:lang w:val="en-US"/>
        </w:rPr>
        <w:t>vonBergmann</w:t>
      </w:r>
      <w:proofErr w:type="spellEnd"/>
      <w:r w:rsidRPr="00A9689E">
        <w:rPr>
          <w:lang w:val="en-US"/>
        </w:rPr>
        <w:t xml:space="preserve">, J., &amp; Jacobs, A. (n.d.). </w:t>
      </w:r>
      <w:proofErr w:type="spellStart"/>
      <w:r w:rsidRPr="00A9689E">
        <w:rPr>
          <w:i/>
          <w:iCs/>
          <w:lang w:val="en-US"/>
        </w:rPr>
        <w:t>cancensus</w:t>
      </w:r>
      <w:proofErr w:type="spellEnd"/>
      <w:r w:rsidRPr="00A9689E">
        <w:rPr>
          <w:i/>
          <w:iCs/>
          <w:lang w:val="en-US"/>
        </w:rPr>
        <w:t>: Access, Retrieve, and Work with Canadian Census Data and Geography</w:t>
      </w:r>
      <w:r w:rsidRPr="00A9689E">
        <w:rPr>
          <w:lang w:val="en-US"/>
        </w:rPr>
        <w:t xml:space="preserve"> (Version 0.5.3) [Computer software]. Retrieved May 5, 2025, from https://CRAN.R-project.org/package=cancensus</w:t>
      </w:r>
    </w:p>
    <w:p w14:paraId="56E361B1" w14:textId="77777777" w:rsidR="00A9689E" w:rsidRPr="00A9689E" w:rsidRDefault="00A9689E" w:rsidP="00E818ED">
      <w:pPr>
        <w:pStyle w:val="Bibliography"/>
        <w:spacing w:line="240" w:lineRule="auto"/>
        <w:rPr>
          <w:lang w:val="en-US"/>
        </w:rPr>
      </w:pPr>
      <w:proofErr w:type="spellStart"/>
      <w:r w:rsidRPr="00A9689E">
        <w:rPr>
          <w:lang w:val="en-US"/>
        </w:rPr>
        <w:t>Walsberg</w:t>
      </w:r>
      <w:proofErr w:type="spellEnd"/>
      <w:r w:rsidRPr="00A9689E">
        <w:rPr>
          <w:lang w:val="en-US"/>
        </w:rPr>
        <w:t xml:space="preserve">, G. E. (1986). Thermal Consequences of Roost-site Selection: The Relative Importance of Three Modes of Heat Conservation. </w:t>
      </w:r>
      <w:r w:rsidRPr="00A9689E">
        <w:rPr>
          <w:i/>
          <w:iCs/>
          <w:lang w:val="en-US"/>
        </w:rPr>
        <w:t>The Auk</w:t>
      </w:r>
      <w:r w:rsidRPr="00A9689E">
        <w:rPr>
          <w:lang w:val="en-US"/>
        </w:rPr>
        <w:t xml:space="preserve">, </w:t>
      </w:r>
      <w:r w:rsidRPr="00A9689E">
        <w:rPr>
          <w:i/>
          <w:iCs/>
          <w:lang w:val="en-US"/>
        </w:rPr>
        <w:t>103</w:t>
      </w:r>
      <w:r w:rsidRPr="00A9689E">
        <w:rPr>
          <w:lang w:val="en-US"/>
        </w:rPr>
        <w:t>(1), 1–7. https://doi.org/10.1093/auk/103.1.1</w:t>
      </w:r>
    </w:p>
    <w:p w14:paraId="6C27987E" w14:textId="77777777" w:rsidR="00A9689E" w:rsidRPr="00A9689E" w:rsidRDefault="00A9689E" w:rsidP="00E818ED">
      <w:pPr>
        <w:pStyle w:val="Bibliography"/>
        <w:spacing w:line="240" w:lineRule="auto"/>
        <w:rPr>
          <w:lang w:val="en-US"/>
        </w:rPr>
      </w:pPr>
      <w:r w:rsidRPr="00A9689E">
        <w:rPr>
          <w:lang w:val="en-US"/>
        </w:rPr>
        <w:t xml:space="preserve">Wang, H., He, Q., Liu, X., Zhuang, Y., &amp; Hong, S. (2012). Global urbanization research from 1991 to 2009: A systematic research review. </w:t>
      </w:r>
      <w:r w:rsidRPr="00A9689E">
        <w:rPr>
          <w:i/>
          <w:iCs/>
          <w:lang w:val="en-US"/>
        </w:rPr>
        <w:t>Landscape and Urban Planning</w:t>
      </w:r>
      <w:r w:rsidRPr="00A9689E">
        <w:rPr>
          <w:lang w:val="en-US"/>
        </w:rPr>
        <w:t xml:space="preserve">, </w:t>
      </w:r>
      <w:r w:rsidRPr="00A9689E">
        <w:rPr>
          <w:i/>
          <w:iCs/>
          <w:lang w:val="en-US"/>
        </w:rPr>
        <w:t>104</w:t>
      </w:r>
      <w:r w:rsidRPr="00A9689E">
        <w:rPr>
          <w:lang w:val="en-US"/>
        </w:rPr>
        <w:t>(3–4), 299–309.</w:t>
      </w:r>
    </w:p>
    <w:p w14:paraId="4612133B" w14:textId="77777777" w:rsidR="00A9689E" w:rsidRPr="00A9689E" w:rsidRDefault="00A9689E" w:rsidP="00E818ED">
      <w:pPr>
        <w:pStyle w:val="Bibliography"/>
        <w:spacing w:line="240" w:lineRule="auto"/>
        <w:rPr>
          <w:lang w:val="en-US"/>
        </w:rPr>
      </w:pPr>
      <w:r w:rsidRPr="00A9689E">
        <w:rPr>
          <w:lang w:val="en-US"/>
        </w:rPr>
        <w:t xml:space="preserve">Watson, H., Nilsson, J., &amp; Nilsson, J. F. (2023). Thermoregulatory costs of the innate immune response are modulated by winter food availability in a small passerine. </w:t>
      </w:r>
      <w:r w:rsidRPr="00A9689E">
        <w:rPr>
          <w:i/>
          <w:iCs/>
          <w:lang w:val="en-US"/>
        </w:rPr>
        <w:t>Journal of Animal Ecology</w:t>
      </w:r>
      <w:r w:rsidRPr="00A9689E">
        <w:rPr>
          <w:lang w:val="en-US"/>
        </w:rPr>
        <w:t xml:space="preserve">, </w:t>
      </w:r>
      <w:r w:rsidRPr="00A9689E">
        <w:rPr>
          <w:i/>
          <w:iCs/>
          <w:lang w:val="en-US"/>
        </w:rPr>
        <w:t>92</w:t>
      </w:r>
      <w:r w:rsidRPr="00A9689E">
        <w:rPr>
          <w:lang w:val="en-US"/>
        </w:rPr>
        <w:t>(5), 1065–1074. https://doi.org/10.1111/1365-2656.13914</w:t>
      </w:r>
    </w:p>
    <w:p w14:paraId="3E78A935" w14:textId="77777777" w:rsidR="00A9689E" w:rsidRPr="00A9689E" w:rsidRDefault="00A9689E" w:rsidP="00E818ED">
      <w:pPr>
        <w:pStyle w:val="Bibliography"/>
        <w:spacing w:line="240" w:lineRule="auto"/>
        <w:rPr>
          <w:lang w:val="en-US"/>
        </w:rPr>
      </w:pPr>
      <w:r w:rsidRPr="00A9689E">
        <w:rPr>
          <w:lang w:val="en-US"/>
        </w:rPr>
        <w:t xml:space="preserve">Weathers, W. W., &amp; Sullivan, K. A. (1993). Seasonal Patterns of Time and Energy Allocation by Birds. </w:t>
      </w:r>
      <w:r w:rsidRPr="00A9689E">
        <w:rPr>
          <w:i/>
          <w:iCs/>
          <w:lang w:val="en-US"/>
        </w:rPr>
        <w:t>Physiological Zoology</w:t>
      </w:r>
      <w:r w:rsidRPr="00A9689E">
        <w:rPr>
          <w:lang w:val="en-US"/>
        </w:rPr>
        <w:t xml:space="preserve">, </w:t>
      </w:r>
      <w:r w:rsidRPr="00A9689E">
        <w:rPr>
          <w:i/>
          <w:iCs/>
          <w:lang w:val="en-US"/>
        </w:rPr>
        <w:t>66</w:t>
      </w:r>
      <w:r w:rsidRPr="00A9689E">
        <w:rPr>
          <w:lang w:val="en-US"/>
        </w:rPr>
        <w:t>(4), 511–536. https://doi.org/10.1086/physzool.66.4.30163806</w:t>
      </w:r>
    </w:p>
    <w:p w14:paraId="360029E0" w14:textId="77777777" w:rsidR="00A9689E" w:rsidRPr="00A9689E" w:rsidRDefault="00A9689E" w:rsidP="00E818ED">
      <w:pPr>
        <w:pStyle w:val="Bibliography"/>
        <w:spacing w:line="240" w:lineRule="auto"/>
        <w:rPr>
          <w:lang w:val="en-US"/>
        </w:rPr>
      </w:pPr>
      <w:r w:rsidRPr="00A9689E">
        <w:rPr>
          <w:lang w:val="en-US"/>
        </w:rPr>
        <w:t xml:space="preserve">Whitney, K. (2021). Bird Banding and the Environmental Humanities. </w:t>
      </w:r>
      <w:r w:rsidRPr="00A9689E">
        <w:rPr>
          <w:i/>
          <w:iCs/>
          <w:lang w:val="en-US"/>
        </w:rPr>
        <w:t>Environmental Humanities</w:t>
      </w:r>
      <w:r w:rsidRPr="00A9689E">
        <w:rPr>
          <w:lang w:val="en-US"/>
        </w:rPr>
        <w:t xml:space="preserve">, </w:t>
      </w:r>
      <w:r w:rsidRPr="00A9689E">
        <w:rPr>
          <w:i/>
          <w:iCs/>
          <w:lang w:val="en-US"/>
        </w:rPr>
        <w:t>13</w:t>
      </w:r>
      <w:r w:rsidRPr="00A9689E">
        <w:rPr>
          <w:lang w:val="en-US"/>
        </w:rPr>
        <w:t>(1), 113–135. https://doi.org/10.1215/22011919-8867230</w:t>
      </w:r>
    </w:p>
    <w:p w14:paraId="3F534520" w14:textId="77777777" w:rsidR="00A9689E" w:rsidRPr="00A9689E" w:rsidRDefault="00A9689E" w:rsidP="00E818ED">
      <w:pPr>
        <w:pStyle w:val="Bibliography"/>
        <w:spacing w:line="240" w:lineRule="auto"/>
        <w:rPr>
          <w:lang w:val="en-US"/>
        </w:rPr>
      </w:pPr>
      <w:r w:rsidRPr="00A9689E">
        <w:rPr>
          <w:lang w:val="en-US"/>
        </w:rPr>
        <w:t xml:space="preserve">Wolch, J. R., Byrne, J., &amp; Newell, J. P. (2014). Urban green space, public health, and environmental justice: The challenge of making cities ‘just green enough.’ </w:t>
      </w:r>
      <w:r w:rsidRPr="00A9689E">
        <w:rPr>
          <w:i/>
          <w:iCs/>
          <w:lang w:val="en-US"/>
        </w:rPr>
        <w:t>Landscape and Urban Planning</w:t>
      </w:r>
      <w:r w:rsidRPr="00A9689E">
        <w:rPr>
          <w:lang w:val="en-US"/>
        </w:rPr>
        <w:t xml:space="preserve">, </w:t>
      </w:r>
      <w:r w:rsidRPr="00A9689E">
        <w:rPr>
          <w:i/>
          <w:iCs/>
          <w:lang w:val="en-US"/>
        </w:rPr>
        <w:t>125</w:t>
      </w:r>
      <w:r w:rsidRPr="00A9689E">
        <w:rPr>
          <w:lang w:val="en-US"/>
        </w:rPr>
        <w:t>, 234–244. https://doi.org/10.1016/j.landurbplan.2014.01.017</w:t>
      </w:r>
    </w:p>
    <w:p w14:paraId="788FB2CA" w14:textId="77777777" w:rsidR="00A9689E" w:rsidRPr="00A9689E" w:rsidRDefault="00A9689E" w:rsidP="00E818ED">
      <w:pPr>
        <w:pStyle w:val="Bibliography"/>
        <w:spacing w:line="240" w:lineRule="auto"/>
        <w:rPr>
          <w:lang w:val="en-US"/>
        </w:rPr>
      </w:pPr>
      <w:r w:rsidRPr="00A9689E">
        <w:rPr>
          <w:lang w:val="en-US"/>
        </w:rPr>
        <w:t xml:space="preserve">Zhou, R., Hua, R., Tang, Z., &amp; Hua, L. (2023). Daily and Seasonal Activity Patterns of Plateau Pikas (Ochotona </w:t>
      </w:r>
      <w:proofErr w:type="spellStart"/>
      <w:r w:rsidRPr="00A9689E">
        <w:rPr>
          <w:lang w:val="en-US"/>
        </w:rPr>
        <w:t>curzoniae</w:t>
      </w:r>
      <w:proofErr w:type="spellEnd"/>
      <w:r w:rsidRPr="00A9689E">
        <w:rPr>
          <w:lang w:val="en-US"/>
        </w:rPr>
        <w:t xml:space="preserve">) on the Qinghai–Tibet Plateau, China, and Their Relationship with Weather Condition. </w:t>
      </w:r>
      <w:r w:rsidRPr="00A9689E">
        <w:rPr>
          <w:i/>
          <w:iCs/>
          <w:lang w:val="en-US"/>
        </w:rPr>
        <w:t>Animals</w:t>
      </w:r>
      <w:r w:rsidRPr="00A9689E">
        <w:rPr>
          <w:lang w:val="en-US"/>
        </w:rPr>
        <w:t xml:space="preserve">, </w:t>
      </w:r>
      <w:r w:rsidRPr="00A9689E">
        <w:rPr>
          <w:i/>
          <w:iCs/>
          <w:lang w:val="en-US"/>
        </w:rPr>
        <w:t>13</w:t>
      </w:r>
      <w:r w:rsidRPr="00A9689E">
        <w:rPr>
          <w:lang w:val="en-US"/>
        </w:rPr>
        <w:t>(10), 1689. https://doi.org/10.3390/ani13101689</w:t>
      </w:r>
    </w:p>
    <w:p w14:paraId="00B8027D" w14:textId="32756F67" w:rsidR="00E818ED" w:rsidRDefault="00254FE7" w:rsidP="0047466B">
      <w:pPr>
        <w:pStyle w:val="Bibliography"/>
        <w:spacing w:line="240" w:lineRule="auto"/>
        <w:rPr>
          <w:lang w:val="en-CA"/>
        </w:rPr>
      </w:pPr>
      <w:r w:rsidRPr="008C35F0">
        <w:rPr>
          <w:lang w:val="en-CA"/>
        </w:rPr>
        <w:fldChar w:fldCharType="end"/>
      </w:r>
    </w:p>
    <w:p w14:paraId="7157B6A2" w14:textId="77777777" w:rsidR="00620E94" w:rsidRDefault="00620E94" w:rsidP="00620E94">
      <w:pPr>
        <w:rPr>
          <w:lang w:val="en-CA"/>
        </w:rPr>
      </w:pPr>
    </w:p>
    <w:p w14:paraId="095CBBE4" w14:textId="77777777" w:rsidR="00620E94" w:rsidRDefault="00620E94" w:rsidP="00620E94">
      <w:pPr>
        <w:rPr>
          <w:lang w:val="en-CA"/>
        </w:rPr>
      </w:pPr>
    </w:p>
    <w:p w14:paraId="327C300A" w14:textId="77777777" w:rsidR="00620E94" w:rsidRDefault="00620E94" w:rsidP="00620E94">
      <w:pPr>
        <w:rPr>
          <w:lang w:val="en-CA"/>
        </w:rPr>
      </w:pPr>
    </w:p>
    <w:p w14:paraId="5DE838DD" w14:textId="77777777" w:rsidR="00620E94" w:rsidRDefault="00620E94" w:rsidP="00620E94">
      <w:pPr>
        <w:rPr>
          <w:lang w:val="en-CA"/>
        </w:rPr>
      </w:pPr>
    </w:p>
    <w:p w14:paraId="4EF09456" w14:textId="77777777" w:rsidR="00620E94" w:rsidRDefault="00620E94" w:rsidP="00620E94">
      <w:pPr>
        <w:rPr>
          <w:lang w:val="en-CA"/>
        </w:rPr>
      </w:pPr>
    </w:p>
    <w:p w14:paraId="23557644" w14:textId="77777777" w:rsidR="00620E94" w:rsidRDefault="00620E94" w:rsidP="00620E94">
      <w:pPr>
        <w:rPr>
          <w:lang w:val="en-CA"/>
        </w:rPr>
      </w:pPr>
    </w:p>
    <w:p w14:paraId="7F1CDE69" w14:textId="77777777" w:rsidR="00620E94" w:rsidRDefault="00620E94" w:rsidP="00620E94">
      <w:pPr>
        <w:rPr>
          <w:lang w:val="en-CA"/>
        </w:rPr>
      </w:pPr>
    </w:p>
    <w:p w14:paraId="6DC5BD3E" w14:textId="77777777" w:rsidR="00620E94" w:rsidRDefault="00620E94" w:rsidP="00620E94">
      <w:pPr>
        <w:rPr>
          <w:lang w:val="en-CA"/>
        </w:rPr>
      </w:pPr>
    </w:p>
    <w:p w14:paraId="7EFABE94" w14:textId="77777777" w:rsidR="00620E94" w:rsidRDefault="00620E94" w:rsidP="00620E94">
      <w:pPr>
        <w:rPr>
          <w:lang w:val="en-CA"/>
        </w:rPr>
      </w:pPr>
    </w:p>
    <w:p w14:paraId="784015A7" w14:textId="77777777" w:rsidR="00620E94" w:rsidRDefault="00620E94" w:rsidP="00620E94">
      <w:pPr>
        <w:rPr>
          <w:lang w:val="en-CA"/>
        </w:rPr>
      </w:pPr>
    </w:p>
    <w:p w14:paraId="51767B82" w14:textId="77777777" w:rsidR="00620E94" w:rsidRDefault="00620E94" w:rsidP="00620E94">
      <w:pPr>
        <w:rPr>
          <w:lang w:val="en-CA"/>
        </w:rPr>
      </w:pPr>
    </w:p>
    <w:p w14:paraId="6C5EC3A5" w14:textId="77777777" w:rsidR="00620E94" w:rsidRDefault="00620E94" w:rsidP="00620E94">
      <w:pPr>
        <w:rPr>
          <w:lang w:val="en-CA"/>
        </w:rPr>
      </w:pPr>
    </w:p>
    <w:p w14:paraId="68C624BD" w14:textId="77777777" w:rsidR="00620E94" w:rsidRDefault="00620E94" w:rsidP="00620E94">
      <w:pPr>
        <w:rPr>
          <w:lang w:val="en-CA"/>
        </w:rPr>
      </w:pPr>
    </w:p>
    <w:p w14:paraId="3BAB039A" w14:textId="77777777" w:rsidR="00620E94" w:rsidRDefault="00620E94" w:rsidP="00620E94">
      <w:pPr>
        <w:rPr>
          <w:lang w:val="en-CA"/>
        </w:rPr>
      </w:pPr>
    </w:p>
    <w:p w14:paraId="5A6A470A" w14:textId="77777777" w:rsidR="00620E94" w:rsidRDefault="00620E94" w:rsidP="00620E94">
      <w:pPr>
        <w:rPr>
          <w:lang w:val="en-CA"/>
        </w:rPr>
      </w:pPr>
    </w:p>
    <w:p w14:paraId="2554BDF2" w14:textId="77777777" w:rsidR="00620E94" w:rsidRDefault="00620E94" w:rsidP="00620E94">
      <w:pPr>
        <w:rPr>
          <w:lang w:val="en-CA"/>
        </w:rPr>
      </w:pPr>
    </w:p>
    <w:p w14:paraId="20834AEF" w14:textId="77777777" w:rsidR="00620E94" w:rsidRPr="00620E94" w:rsidRDefault="00620E94" w:rsidP="00620E94">
      <w:pPr>
        <w:rPr>
          <w:lang w:val="en-CA"/>
        </w:rPr>
      </w:pPr>
    </w:p>
    <w:p w14:paraId="19ECD4F7" w14:textId="32EE72D4" w:rsidR="00254FE7" w:rsidRPr="00E818ED" w:rsidRDefault="00254FE7" w:rsidP="00554C3F">
      <w:pPr>
        <w:pStyle w:val="Heading1"/>
        <w:spacing w:line="360" w:lineRule="auto"/>
        <w:jc w:val="both"/>
        <w:rPr>
          <w:rFonts w:ascii="Times New Roman" w:hAnsi="Times New Roman" w:cs="Times New Roman"/>
          <w:color w:val="000000" w:themeColor="text1"/>
          <w:lang w:val="en-CA"/>
        </w:rPr>
      </w:pPr>
      <w:bookmarkStart w:id="142" w:name="_Toc214025514"/>
      <w:r w:rsidRPr="00E818ED">
        <w:rPr>
          <w:rFonts w:ascii="Times New Roman" w:hAnsi="Times New Roman" w:cs="Times New Roman"/>
          <w:color w:val="000000" w:themeColor="text1"/>
          <w:lang w:val="en-CA"/>
        </w:rPr>
        <w:t>General discussion</w:t>
      </w:r>
      <w:bookmarkEnd w:id="101"/>
      <w:bookmarkEnd w:id="142"/>
    </w:p>
    <w:p w14:paraId="568E6A6B" w14:textId="581EADAD" w:rsidR="00254FE7" w:rsidRPr="00CC1CE8" w:rsidRDefault="00254FE7" w:rsidP="00830F3C">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Northern cardinals wintering in urban areas are influenced by multiple factors such as habitat fragmentation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{"citationID":"aYeLxcrn","properties":{"formattedCitation":"(e.g., urban expansion reduces habitat connectivity; Ib\\uc0\\u225{}\\uc0\\u241{}ez-\\uc0\\u193{}lamo et al., 2020; Shanahan et al., 2011)","plainCitation":"(e.g., urban expansion reduces habitat connectivity; Ibáñez-Álamo et al., 2020; Shanahan et al., 2011)","noteIndex":0},"citationItems":[{"id":1026,"uris":["http://zotero.org/users/16770306/items/UJ6FT5S2"],"itemData":{"id":1026,"type":"article-journal","abstract":"Urbanization,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Pape"},{"family":"Díaz","given":"Mario"}],"issued":{"date-parts":[["2020",3,10]]}},"prefix":"e.g., urban expansion reduces habitat connectivity; "},{"id":1024,"uris":["http://zotero.org/users/16770306/items/5QNWK36I"],"itemData":{"id":1024,"type":"article-journal","abstract":"Landscape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kern w:val="0"/>
          <w:lang w:val="en-US"/>
        </w:rPr>
        <w:t>(e.g., urban expansion reduces habitat connectivity; Ibáñez-</w:t>
      </w:r>
      <w:proofErr w:type="spellStart"/>
      <w:r w:rsidRPr="00CC1CE8">
        <w:rPr>
          <w:rFonts w:ascii="Times New Roman" w:hAnsi="Times New Roman" w:cs="Times New Roman"/>
          <w:kern w:val="0"/>
          <w:lang w:val="en-US"/>
        </w:rPr>
        <w:t>Álamo</w:t>
      </w:r>
      <w:proofErr w:type="spellEnd"/>
      <w:r w:rsidRPr="00CC1CE8">
        <w:rPr>
          <w:rFonts w:ascii="Times New Roman" w:hAnsi="Times New Roman" w:cs="Times New Roman"/>
          <w:kern w:val="0"/>
          <w:lang w:val="en-US"/>
        </w:rPr>
        <w:t xml:space="preserve"> et al., 2020; Shanahan et al., 2011)</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anthropogenic disturbances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{"citationID":"HiofPVSi","properties":{"formattedCitation":"(e.g., noise, artificial lighting at night and window collisions; Jones et al., 2023b; Lopes et al., 2024; Simberloff et al., 2023)","plainCitation":"(e.g., noise, artificial lighting at night and window collisions; Jones et al., 2023b; Lopes et al., 2024; Simberloff et al., 2023)","noteIndex":0},"citationItems":[{"id":743,"uris":["http://zotero.org/users/16770306/items/GDRZWZLT"],"itemData":{"id":743,"type":"article-journal","abstract":"Urbanization now exposes large portions of the earth to sources of anthropogenic disturbance, driving rapid environmental change and producing novel environments. Changes in selective pressures as a result of urbanization are often associated with phenotypic divergence; however, the generality of phenotypic change remains unclear. In this study, we examined whether morphological phenotypes in two residential species (Carolina Wren [Thryothorus ludovicianus] and Northern Cardinal [Cardinalis cardinalis]) and two migratory species (Painted Bunting [Passerina ciris], and White-eyed Vireo [Vireo griseus]), differed between urban core and edge habitats in San Antonio, Texas, USA. More specifically, we examined whether urbanization, associated sensory pollution (light and noise) and brightness (open, bright areas cause by anthropogenic land use) influenced measures of avian body (mass and frame size) and lateral eye size. We found no differences in body size between urban core and edge habitats for all species except the Painted Bunting, in which core-urban individuals were smaller. Rather than a direct effect of urbanization, this was due to differences in age structure between habitats, with urban-core areas consisting of higher proportions of younger buntings which are, on average, smaller than older birds. Residential birds inhabiting urban-core areas had smaller eyes compared to their urban-edge counterparts, resulting from a negative association between eye size and light pollution and brightness across study sites; notably, we found no such association in the two migratory species. Our findings demonstrate how urbanization may indirectly influence phenotypes by altering population demographics and highlight the importance of accounting for age when assessing factors driving phenotypic change. We also provide some of the first evidence that birds may adapt to urban environments through changes in their eye morphology, demonstrating the need for future research into relationships among eye size, ambient light microenvironment use, and disassembly of avian communities as a result of urbanization.","container-title":"Global Change Biology","DOI":"10.1111/gcb.16935","ISSN":"1365-2486","issue":"23","journalAbbreviation":"Glob Chang Biol","language":"eng","note":"PMID: 37728032","page":"6635-6646","source":"PubMed","title":"Phenotypic signatures of urbanization? Resident, but not migratory, songbird eye size varies with urban-associated light pollution levels","title-short":"Phenotypic signatures of urbanization?","volume":"29","author":[{"family":"Jones","given":"Todd M."},{"family":"Llamas","given":"Alfredo P."},{"family":"Phillips","given":"Jennifer N."}],"issued":{"date-parts":[["2023",12]]}},"prefix":"e.g., noise, artificial lighting at night and window collisions; "},{"id":838,"uris":["http://zotero.org/users/16770306/items/HIGHZJ9A"],"itemData":{"id":838,"type":"article-journal","abstract":"The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(e.g., noise, artificial lighting at night and window collisions; Jones et al., 2023b; Lopes et al., 2024; Simberloff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and pollution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{"citationID":"wtukSLFY","properties":{"formattedCitation":"(e.g., contamination with flame retardants Chen &amp; Hale, 2010; Elliott et al., 2005; Guigueno &amp; Fernie, 2017)","plainCitation":"(e.g., contamination with flame retardants Chen &amp; Hale, 2010; Elliott et al., 2005; Guigueno &amp; Fernie, 2017)","dontUpdate":true,"noteIndex":0},"citationItems":[{"id":949,"uris":["http://zotero.org/users/16770306/items/Y8QK9JGN"],"itemData":{"id":949,"type":"article-journal","abstract":"As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C."}],"issued":{"date-parts":[["2010",10,1]]}},"prefix":"e.g., contamination with flame retardants"},{"id":951,"uris":["http://zotero.org/users/16770306/items/CFC4X6K5"],"itemData":{"id":951,"type":"article-journal","abstract":"Temporal,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(e.g., contamination with flame retardants; Chen &amp; Hale, 2010; Elliott et al., 2005; Guigueno &amp; Fernie, 2017)</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Understanding the key habitat features supporting resident bird species through the winter, along with their responses to increasingly frequent extreme weather conditions is crucial to design functional urban green spaces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{"citationID":"PZv3rOA3","properties":{"formattedCitation":"(MacKinnon et al., 2023; Taff &amp; Shipley, 2023)","plainCitation":"(MacKinnon et al., 2023; Taff &amp; Shipley,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(MacKinnon et al., 2023; Taff &amp; Shipley,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Habitat association must, therefore, be assessed at both fine-scale spatial gradient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{"citationID":"0Nuu9WSM","properties":{"formattedCitation":"(e.g., urban-rural interface; B. S. Evans et al., 2015; Havl\\uc0\\u237{}\\uc0\\u269{}ek et al., 2022)","plainCitation":"(e.g., urban-rural interface; B. S. Evans et al., 2015; Havlíček et al., 2022)","noteIndex":0},"citationItems":[{"id":1116,"uris":["http://zotero.org/users/16770306/items/DYCRKR4Y"],"itemData":{"id":1116,"type":"article-journal","abstract":"Many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P."}],"issued":{"date-parts":[["2015",6]]}},"prefix":"e.g., urban-rural interface; "},{"id":1042,"uris":["http://zotero.org/users/16770306/items/UUE98K69"],"itemData":{"id":1042,"type":"article-journal","abstract":"Lack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kern w:val="0"/>
          <w:lang w:val="en-US"/>
        </w:rPr>
        <w:t>(e.g., urban-rural interface; B. S. Evans et al., 2015; Havlíček et al., 2022)</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and temporal scales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{"citationID":"2RlBsyRH","properties":{"formattedCitation":"(e.g., daily activities and seasonal shifts; Mckinnon et al., 2019; Pruitt &amp; Lucier, 1958; Taff &amp; Shipley, 2023)","plainCitation":"(e.g., daily activities and seasonal shifts; Mckinnon et al., 2019; Pruitt &amp; Lucier, 1958; Taff &amp; Shipley, 2023)","noteIndex":0},"citationItems":[{"id":1189,"uris":["http://zotero.org/users/16770306/items/EDBPZM4M"],"itemData":{"id":1189,"type":"article-journal","container-title":"Frontiers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C."},{"family":"Mackenzie","given":"Stuart"},{"family":"Vézina","given":"François"}],"issued":{"date-parts":[["2019",9,3]]}},"prefix":"e.g., daily activities and seasonal shifts; "},{"id":1188,"uris":["http://zotero.org/users/16770306/items/N4HQVQGZ"],"itemData":{"id":1188,"type":"article-journal","container-title":"Journal of Mammalogy","DOI":"10.2307/1376165","ISSN":"00222372","issue":"3","journalAbbreviation":"Journal of Mammalogy","page":"443","source":"DOI.org (Crossref)","title":"Winter Activity of Red Squirrels in Interior Alaska","volume":"39","author":[{"family":"Pruitt","given":"William O."},{"family":"Lucier","given":"Charles V."}],"issued":{"date-parts":[["1958",8]]}}},{"id":1195,"uris":["http://zotero.org/users/16770306/items/XSWQI2KV"],"itemData":{"id":1195,"type":"article-journal","abstract":"Abstract\n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(e.g., daily activities and seasonal shifts; Mckinnon et al., 2019; Pruitt &amp; Lucier, 1958; Taff &amp; Shipley, 2023)</w:t>
      </w:r>
      <w:r w:rsidRPr="00CC1CE8">
        <w:rPr>
          <w:rFonts w:ascii="Times New Roman" w:hAnsi="Times New Roman" w:cs="Times New Roman"/>
          <w:lang w:val="en-CA"/>
        </w:rPr>
        <w:fldChar w:fldCharType="end"/>
      </w:r>
      <w:r w:rsidRPr="00CC1CE8">
        <w:rPr>
          <w:rFonts w:ascii="Times New Roman" w:hAnsi="Times New Roman" w:cs="Times New Roman"/>
          <w:lang w:val="en-CA"/>
        </w:rPr>
        <w:t>. This thesis examined habitat association of the northern cardinal and its daily winter activity patterns in response to urbanisation and weather, using a multi-scale spatiotemporal approach (figure 6).</w:t>
      </w:r>
    </w:p>
    <w:p w14:paraId="13E57D0E" w14:textId="15A31485" w:rsidR="00254FE7" w:rsidRPr="00CC1CE8" w:rsidRDefault="00254FE7" w:rsidP="00554C3F">
      <w:pPr>
        <w:pStyle w:val="Heading3"/>
        <w:spacing w:line="360" w:lineRule="auto"/>
        <w:jc w:val="both"/>
        <w:rPr>
          <w:rFonts w:ascii="Times New Roman" w:hAnsi="Times New Roman" w:cs="Times New Roman"/>
          <w:color w:val="000000" w:themeColor="text1"/>
          <w:sz w:val="24"/>
          <w:szCs w:val="24"/>
          <w:u w:val="single"/>
          <w:lang w:val="en-CA"/>
        </w:rPr>
      </w:pPr>
      <w:bookmarkStart w:id="143" w:name="_Toc205543155"/>
      <w:bookmarkStart w:id="144" w:name="_Toc214025515"/>
      <w:r w:rsidRPr="00CC1CE8">
        <w:rPr>
          <w:rFonts w:ascii="Times New Roman" w:hAnsi="Times New Roman" w:cs="Times New Roman"/>
          <w:color w:val="000000" w:themeColor="text1"/>
          <w:sz w:val="24"/>
          <w:szCs w:val="24"/>
          <w:u w:val="single"/>
          <w:lang w:val="en-CA"/>
        </w:rPr>
        <w:t>Chapter summaries</w:t>
      </w:r>
      <w:bookmarkEnd w:id="143"/>
      <w:bookmarkEnd w:id="144"/>
    </w:p>
    <w:p w14:paraId="140FA797" w14:textId="71FE2583" w:rsidR="001368CC" w:rsidRDefault="00EB10DE" w:rsidP="00554C3F">
      <w:pPr>
        <w:spacing w:line="360" w:lineRule="auto"/>
        <w:jc w:val="both"/>
        <w:rPr>
          <w:rFonts w:ascii="Times New Roman" w:eastAsia="Times New Roman" w:hAnsi="Times New Roman" w:cs="Times New Roman"/>
          <w:b/>
          <w:bCs/>
          <w:color w:val="000000" w:themeColor="text1"/>
          <w:lang w:val="en-CA"/>
        </w:rPr>
      </w:pPr>
      <w:r>
        <w:rPr>
          <w:rFonts w:ascii="Times New Roman" w:eastAsia="Times New Roman" w:hAnsi="Times New Roman" w:cs="Times New Roman"/>
          <w:b/>
          <w:bCs/>
          <w:noProof/>
          <w:color w:val="000000" w:themeColor="text1"/>
          <w:lang w:val="en-CA"/>
        </w:rPr>
        <w:drawing>
          <wp:inline distT="0" distB="0" distL="0" distR="0" wp14:anchorId="640C08B1" wp14:editId="7FB834CD">
            <wp:extent cx="5952805" cy="4927600"/>
            <wp:effectExtent l="0" t="0" r="3810" b="0"/>
            <wp:docPr id="2079635876" name="Picture 1" descr="A diagram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5876" name="Picture 1" descr="A diagram of a bird&#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6648" cy="4947337"/>
                    </a:xfrm>
                    <a:prstGeom prst="rect">
                      <a:avLst/>
                    </a:prstGeom>
                  </pic:spPr>
                </pic:pic>
              </a:graphicData>
            </a:graphic>
          </wp:inline>
        </w:drawing>
      </w:r>
    </w:p>
    <w:p w14:paraId="65FB2C91" w14:textId="200FAA94"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b/>
          <w:bCs/>
          <w:color w:val="000000" w:themeColor="text1"/>
          <w:lang w:val="en-CA"/>
        </w:rPr>
        <w:t>Figure 6.</w:t>
      </w:r>
      <w:r w:rsidRPr="00CC1CE8">
        <w:rPr>
          <w:rFonts w:ascii="Times New Roman" w:eastAsia="Times New Roman" w:hAnsi="Times New Roman" w:cs="Times New Roman"/>
          <w:color w:val="000000" w:themeColor="text1"/>
          <w:lang w:val="en-CA"/>
        </w:rPr>
        <w:t xml:space="preserve"> Summary of the methods and findings for both chapter of this thesis. Cardinal illustration credit: Brian Small.</w:t>
      </w:r>
    </w:p>
    <w:p w14:paraId="2FBB4355"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6FE9B680" w14:textId="7246D139"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b/>
        <w:t xml:space="preserve">In chapter 1, I studied how northern cardinals use urban green spaces during the winter season, using manual VHF telemetry tracking, across an urbanization gradient during three consecutive years. I paired recorded GPS locations with open source, remote sensing datasets to determine which habitat variables were the cardinals associated to the most at each study site, along with the scale at which this association was made. In the peri-urban site, cardinals were associated to their habitat at a 50 meters </w:t>
      </w:r>
      <w:r w:rsidRPr="00CC1CE8">
        <w:rPr>
          <w:rFonts w:ascii="Times New Roman" w:eastAsia="Times New Roman" w:hAnsi="Times New Roman" w:cs="Times New Roman"/>
          <w:color w:val="000000" w:themeColor="text1"/>
          <w:lang w:val="en-CA"/>
        </w:rPr>
        <w:t>scale</w:t>
      </w:r>
      <w:r w:rsidRPr="00CC1CE8">
        <w:rPr>
          <w:rFonts w:ascii="Times New Roman" w:eastAsia="Times New Roman" w:hAnsi="Times New Roman" w:cs="Times New Roman"/>
          <w:color w:val="000000" w:themeColor="text1"/>
          <w:lang w:val="en-CA"/>
        </w:rPr>
        <w:t xml:space="preserve">, while at the suburban and urban site this association occurred at a 25 meters </w:t>
      </w:r>
      <w:r w:rsidRPr="00CC1CE8">
        <w:rPr>
          <w:rFonts w:ascii="Times New Roman" w:eastAsia="Times New Roman" w:hAnsi="Times New Roman" w:cs="Times New Roman"/>
          <w:color w:val="000000" w:themeColor="text1"/>
          <w:lang w:val="en-CA"/>
        </w:rPr>
        <w:t>scale</w:t>
      </w:r>
      <w:r w:rsidRPr="00CC1CE8">
        <w:rPr>
          <w:rFonts w:ascii="Times New Roman" w:eastAsia="Times New Roman" w:hAnsi="Times New Roman" w:cs="Times New Roman"/>
          <w:color w:val="000000" w:themeColor="text1"/>
          <w:lang w:val="en-CA"/>
        </w:rPr>
        <w:t>. Cardinals spending the winter in the urban site also showed larger total home ranges compared to cardinals staying at the peri-urban site. In terms of habitat association, cardinals at the peri-urban site were more likely to be found in areas with overall lover vegetation with a high vertical contrast and near bird feeders. The cardinals at both the suburban and urban site were more likely to be present in areas with roads and bird feeders, and while the cardinals in the suburban site avoided densely populated areas, the birds at the urban site avoided highly contrasted vertical vegetation areas.</w:t>
      </w:r>
    </w:p>
    <w:p w14:paraId="77D77645"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740B480E" w14:textId="13271142"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b/>
        <w:t xml:space="preserve">In chapter 2, I focused on the effect of temperature and weather conditions on the cardinals’ onset and end of daily activities, using automated receiver stations continuously recording the signal strength of the same radio tags (and thus individuals) I deployed in chapter 1. Northern cardinals’ onset timing was delayed in colder conditions, except on days when cold snap events of at least -5 ˚C occur (resulting in an unexpected advance of their daily activity onset). </w:t>
      </w:r>
      <w:r w:rsidRPr="00CC1CE8">
        <w:rPr>
          <w:rFonts w:ascii="Times New Roman" w:eastAsia="Times New Roman" w:hAnsi="Times New Roman" w:cs="Times New Roman"/>
          <w:color w:val="000000" w:themeColor="text1"/>
          <w:lang w:val="en-CA"/>
        </w:rPr>
        <w:t>In contrast</w:t>
      </w:r>
      <w:r w:rsidRPr="00CC1CE8">
        <w:rPr>
          <w:rFonts w:ascii="Times New Roman" w:eastAsia="Times New Roman" w:hAnsi="Times New Roman" w:cs="Times New Roman"/>
          <w:color w:val="000000" w:themeColor="text1"/>
          <w:lang w:val="en-CA"/>
        </w:rPr>
        <w:t>, cardinals’ cessation of activity only significantly advanced when extreme cold snap events of at least -10 ˚C occurred.</w:t>
      </w:r>
    </w:p>
    <w:p w14:paraId="1D9D2BA0"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6FD82F27" w14:textId="77777777"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b/>
        <w:t xml:space="preserve">Both of my thesis chapter are connected by the role that temperature and urban structure play in influencing daily activities and space use of cardinals in winter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{"citationID":"tjCipXs0","properties":{"formattedCitation":"(Adam et al., 2015; Deshpande et al., 2022; Jorde et al., 1984)","plainCitation":"(Adam et al., 2015; Deshpande et al., 2022; Jorde et al., 1984)","noteIndex":0},"citationItems":[{"id":1245,"uris":["http://zotero.org/users/16770306/items/4ZS84ILF"],"itemData":{"id":1245,"type":"article-journal","container-title":"Acta Ornithologica","DOI":"10.3161/00016454AO2015.50.2.001","ISSN":"0001-6454, 1734-8471","issue":"2","journalAbbreviation":"Acta Ornithologica","language":"en","page":"127-138","source":"DOI.org (Crossref)","title":"Long-Term Changes in Habitat Selection of Wintering Waterbirds: High Importance of Cold Weather Refuge Sites","title-short":"Long-Term Changes in Habitat Selection of Wintering Waterbirds","volume":"50","author":[{"family":"Adam","given":"Matyáš"},{"family":"Musilová","given":"Zuzana"},{"family":"Musil","given":"Petr"},{"family":"Zouhar","given":"Jan"},{"family":"Romportl","given":"Dušan"}],"issued":{"date-parts":[["2015",12]]}}},{"id":1242,"uris":["http://zotero.org/users/16770306/items/K75X76BD"],"itemData":{"id":1242,"type":"article-journal","abstract":"Abstract\n            \n              Aim\n              Abundances of animals vary according to species‐specific habitat selection, but habitats are undergoing rapid change in response to anthropogenic alterations of land use and climate. The long‐term decline of snowfall is one of the most dramatic abiotic changes in boreal regions, with potential to alter species communities and shape future ecosystems. However, the effects of snow cover on habitat‐specific abundances remain unclear for many taxa. Here we explore whether long‐term declines in snow cover affect the abundances of overwintering birds.\n            \n            \n              Taxon\n              Fifty bird species.\n            \n            \n              Location\n              Finland, Northern Europe.\n            \n            \n              Methods\n              We used generalized linear mixed models to analyse citizen‐led monitoring data from 196 transects over a 32‐year period to assess whether abundances of birds have changed in built‐up areas, farmlands and forests, and whether these covary with warming temperatures and decreasing snow. We then explored if changes in abundance can be explained by body mass, migration strategy or feeding guilds of the species.\n            \n            \n              Results\n              Over the study period, the abundance of overwintering birds increased. This increase was most pronounced in farmlands (69.6%), where abundances were positively associated with decreasing snow depth. On the other hand, while abundances in built‐up habitats (19.5%) decreased over the study period, they increased in periods of high snow depths. Finally, we found that the short‐distance migration strategy explains changes in bird abundances with snow. In farmlands, ground feeding birds and heavier birds also show a positive trends in abundance with decreasing snow depths.\n            \n            \n              Main conclusions\n              Local snow conditions are driving habitat selection of birds in the winter; birds in farmlands were most responsive to a decrease in snow depth. Changing snow depths can affect bird movements across habitats in the winter, but also influence migratory patterns and range shifts of species.","container-title":"Journal of Biogeography","DOI":"10.1111/jbi.14326","ISSN":"0305-0270, 1365-2699","issue":"4","journalAbbreviation":"Journal of Biogeography","language":"en","page":"630-639","source":"DOI.org (Crossref)","title":"Snow depth drives habitat selection by overwintering birds in built‐up areas, farmlands and forests","volume":"49","author":[{"family":"Deshpande","given":"Purabi"},{"family":"Lehikoinen","given":"Petteri"},{"family":"Thorogood","given":"Rose"},{"family":"Lehikoinen","given":"Aleksi"}],"issued":{"date-parts":[["2022",4]]}}},{"id":1244,"uris":["http://zotero.org/users/16770306/items/HV6KEIFN"],"itemData":{"id":1244,"type":"article-journal","container-title":"The Condor","DOI":"10.2307/1366993","ISSN":"00105422","issue":"3","journalAbbreviation":"The Condor","page":"258","source":"DOI.org (Crossref)","title":"Effects of Weather on Habitat Selection and Behavior of Mallards Wintering in Nebraska","volume":"86","author":[{"family":"Jorde","given":"Dennis G."},{"family":"Krapu","given":"Gary L."},{"family":"Crawford","given":"Richard D."},{"family":"Hay","given":"Miriam A."}],"issued":{"date-parts":[["1984",8]]}}}],"schema":"https://github.com/citation-style-language/schema/raw/master/csl-citation.json"}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(Adam et al., 2015; Deshpande et al., 2022; Jorde et al., 1984)</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I have demonstrated that cardinals essentially preferred using green spaces offering lower vegetation cover and proximity to bird feeders. I have also shown that cardinals in urban areas present larger total home ranges, compared to peri-urban counterparts which aligns with other research that found larger home ranges for birds in urban areas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{"citationID":"2FpUEGbl","properties":{"formattedCitation":"(Dunn et al., 2021; Humbird &amp; Neudorf, 2008)","plainCitation":"(Dunn et al., 2021; Humbird &amp; Neudorf, 2008)","noteIndex":0},"citationItems":[{"id":1078,"uris":["http://zotero.org/users/16770306/items/8PDSLD56"],"itemData":{"id":1078,"type":"article-journal","abstract":"Summary\n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(Dunn et al., 2021; Humbird &amp; Neudorf, 2008)</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but is in opposition with others that found smaller home ranges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{"citationID":"7yb3ogfe","properties":{"formattedCitation":"(O\\uc0\\u8217{}Donnell &amp; delBarco-Trillo, 2020; Vangestel et al., 2010)","plainCitation":"(O’Donnell &amp; delBarco-Trillo, 2020; Vangestel et al., 2010)","noteIndex":0},"citationItems":[{"id":1045,"uris":["http://zotero.org/users/16770306/items/AHPWZ2M5"],"itemData":{"id":1045,"type":"article-journal","abstract":"The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hAnsi="Times New Roman" w:cs="Times New Roman"/>
          <w:color w:val="000000"/>
          <w:kern w:val="0"/>
          <w:lang w:val="en-US"/>
        </w:rPr>
        <w:t xml:space="preserve">(O’Donnell &amp; </w:t>
      </w:r>
      <w:proofErr w:type="spellStart"/>
      <w:r w:rsidRPr="00CC1CE8">
        <w:rPr>
          <w:rFonts w:ascii="Times New Roman" w:hAnsi="Times New Roman" w:cs="Times New Roman"/>
          <w:color w:val="000000"/>
          <w:kern w:val="0"/>
          <w:lang w:val="en-US"/>
        </w:rPr>
        <w:t>delBarco</w:t>
      </w:r>
      <w:proofErr w:type="spellEnd"/>
      <w:r w:rsidRPr="00CC1CE8">
        <w:rPr>
          <w:rFonts w:ascii="Times New Roman" w:hAnsi="Times New Roman" w:cs="Times New Roman"/>
          <w:color w:val="000000"/>
          <w:kern w:val="0"/>
          <w:lang w:val="en-US"/>
        </w:rPr>
        <w:t xml:space="preserve">-Trillo, 2020; </w:t>
      </w:r>
      <w:proofErr w:type="spellStart"/>
      <w:r w:rsidRPr="00CC1CE8">
        <w:rPr>
          <w:rFonts w:ascii="Times New Roman" w:hAnsi="Times New Roman" w:cs="Times New Roman"/>
          <w:color w:val="000000"/>
          <w:kern w:val="0"/>
          <w:lang w:val="en-US"/>
        </w:rPr>
        <w:t>Vangestel</w:t>
      </w:r>
      <w:proofErr w:type="spellEnd"/>
      <w:r w:rsidRPr="00CC1CE8">
        <w:rPr>
          <w:rFonts w:ascii="Times New Roman" w:hAnsi="Times New Roman" w:cs="Times New Roman"/>
          <w:color w:val="000000"/>
          <w:kern w:val="0"/>
          <w:lang w:val="en-US"/>
        </w:rPr>
        <w:t xml:space="preserve"> et al., 2010)</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When examining the timing of daily activity, specifically the onset and end patterns, I demonstrated that cold temperatures delayed the onset of activity, but that the cessation of activity would only be delayed under extremely cold conditions. Numerous studies have established that, in general, animals tend to delay the onset of daily activities when subjected to cold temperatures, or sudden temperature drops, mainly to avoid the costs of being active during the coldest period of the day (just before sunrise)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{"citationID":"3Xxc3vLz","properties":{"formattedCitation":"(Gjerde &amp; Wegge, 1987; Gonnerman et al., 2023; Taff &amp; Shipley, 2023)","plainCitation":"(Gjerde &amp; Wegge, 1987; Gonnerman et al., 2023; Taff &amp; Shipley, 2023)","noteIndex":0},"citationItems":[{"id":1132,"uris":["http://zotero.org/users/16770306/items/X37H9YF2"],"itemData":{"id":1132,"type":"article-journal","abstract":"Winter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(Gjerde &amp; Wegge, 1987; Gonnerman et al., 2023; Taff &amp; Shipley, 2023)</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However, I demonstrated in chapter 2 that cardinals actually advanced the onset of their daily activities during cold snap events of -5 ˚C or below, which would align with other research suggesting that overnight conditions may sometimes force animals to forage early in the morning, despite the increased exposure to cold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{"citationID":"6ZPBsm39","properties":{"formattedCitation":"(Bednekoff &amp; Houston, 1994; Broggi et al., 2007; P. R. Evans, 1969; Madsen et al., 2021)","plainCitation":"(Bednekoff &amp; Houston, 1994; Broggi et al., 2007; P. R. Evans, 1969; Madsen et al., 2021)","noteIndex":0},"citationItems":[{"id":1239,"uris":["http://zotero.org/users/16770306/items/92DV34BC"],"itemData":{"id":1239,"type":"article-journal","container-title":"Oikos","DOI":"10.2307/3545828","ISSN":"00301299","issue":"3","journalAbbreviation":"Oikos","page":"408","source":"DOI.org (Crossref)","title":"Optimizing Fat Reserves over the Entire Winter: A Dynamic Model","title-short":"Optimizing Fat Reserves over the Entire Winter","volume":"71","author":[{"family":"Bednekoff","given":"Peter A."},{"family":"Houston","given":"Alasdair I."}],"issued":{"date-parts":[["1994",12]]}}},{"id":1240,"uris":["http://zotero.org/users/16770306/items/GG7CYM5M"],"itemData":{"id":1240,"type":"article-journal","abstract":"Summary\n            \n              \n                \n                  Basal metabolic rate (BMR) is the most widely used standard measurement of the cost of living. Despite the acknowledged phenotypic flexibility of BMR, little is known about the patterns of variation in wild animal populations.\n                \n                \n                  \n                    We studied the sources of variation in BMR of great tit\n                    Parus major\n                    (L.) among individuals from two wild populations: Oulu (northern Finland) and Lund (southern Sweden) during six consecutive years.\n                  \n                \n                \n                  By means of a multivariate approach, we found year, locality, date, previous week average minimum temperature, age, body mass, and the interaction between locality and year were the factors retained in the final model, together explaining 71·1% of the total variation in BMR.\n                \n                \n                  \n                    Birds from Oulu (\n                    n\n                     = 168) had a higher BMR than Lund birds (\n                    n\n                     = 156), and their BMR varied more between years than that of Lund birds. The two populations reacted in the same way to the other sources of variation examined.\n                  \n                \n                \n                  Great tits from both populations showed a positive relationship between BMR and body mass and a negative relationship between BMR and date, previous week average minimum temperature and age.\n                \n                \n                  This study highlights the need to standardize BMR measurements when testing predictions about metabolic rates from individuals of wild populations.","container-title":"Functional Ecology","DOI":"10.1111/j.1365-2435.2007.01255.x","ISSN":"0269-8463, 1365-2435","issue":"3","journalAbbreviation":"Functional Ecology","language":"en","license":"http://onlinelibrary.wiley.com/termsAndConditions#vor","page":"528-533","source":"DOI.org (Crossref)","title":"Sources of variation in winter basal metabolic rate in the great tit","volume":"21","author":[{"family":"Broggi","given":"J."},{"family":"Hohtola","given":"E."},{"family":"Koivula","given":"K."},{"family":"Orell","given":"M."},{"family":"Thomson","given":"R. L."},{"family":"Nilsson","given":"J.‐Å."}],"issued":{"date-parts":[["2007",6]]}}},{"id":1238,"uris":["http://zotero.org/users/16770306/items/HZC6ILGK"],"itemData":{"id":1238,"type":"article-journal","container-title":"The Journal of Animal Ecology","DOI":"10.2307/2781","ISSN":"00218790","issue":"2","journalAbbreviation":"The Journal of Animal Ecology","page":"415","source":"DOI.org (Crossref)","title":"Winter Fat Deposition and Overnight Survival of Yellow Buntings (Emberiza citrinella L.)","volume":"38","author":[{"family":"Evans","given":"P. R."}],"issued":{"date-parts":[["1969",6]]}}},{"id":1227,"uris":["http://zotero.org/users/16770306/items/MVR6KI9G"],"itemData":{"id":1227,"type":"article-journal","abstract":"Abstract\n            Daily foraging activity of small wintering birds is classically thought to be driven by the need to gather enough energy reserves to survive each night. A separate line of research has shown that sociality is a major driver in winter foraging activities in many species. Here, we used wintering birds as a study system to move toward an integrative understanding of the influence of energy requirements and sociality on foraging ecology. We used RFID-enabled feeders in Lincoln, Nebraska, USA in January–March 2019 to measure foraging activity in two species (downy woodpeckers, Dryobates pubescens, and white-breasted nuthatches, Sitta carolinensis). We analyzed the relationship between overnight temperature and morning foraging activity and found that lowest overnight temperature was weakly correlated with morning visitation at feeders. We then used a network approach to ask if flock associations explain similarity in birds’ foraging activity. In both species, individuals with stronger associations in a social network were more likely to share similar feeder activity, and an index of social partners’ activity explained foraging activity better than overnight temperature. This brings forth new questions about the interplay between individual response to temperature and social factors in shaping how small animals cope with harsh winter conditions.","container-title":"Behavioral Ecology","DOI":"10.1093/beheco/araa134","ISSN":"1045-2249, 1465-7279","issue":"3","language":"en","license":"https://academic.oup.com/journals/pages/open_access/funder_policies/chorus/standard_publication_model","page":"407-415","source":"DOI.org (Crossref)","title":"Social partners and temperature jointly affect morning foraging activity of small birds in winter","volume":"32","author":[{"family":"Madsen","given":"Anastasia E"},{"family":"Vander Meiden","given":"Laura N"},{"family":"Shizuka","given":"Daizaburo"}],"editor":[{"family":"Pinter-Wollman","given":"Noa"}],"issued":{"date-parts":[["2021",6,4]]}}}],"schema":"https://github.com/citation-style-language/schema/raw/master/csl-citation.json"}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(Bednekoff &amp; Houston, 1994; Broggi et al., 2007; P. R. Evans, 1969; Madsen et al., 2021)</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I recognize, however, that the results I produced through both of these chapters only represents a small portion of the multitude of variables that may interact to influence cardinal’s survival and habitat association across the urban landscape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{"citationID":"5XD9sP3s","properties":{"formattedCitation":"(Buron et al., 2022; Jokim\\uc0\\u228{}ki et al., 2022; Kristan et al., 2007; Marzluff et al., 2007)","plainCitation":"(Buron et al., 2022; Jokimäki et al., 2022; Kristan et al., 2007; Marzluff et al., 2007)","noteIndex":0},"citationItems":[{"id":1247,"uris":["http://zotero.org/users/16770306/items/RRB67G44"],"itemData":{"id":1247,"type":"article-journal","container-title":"Landscape and Urban Planning","DOI":"10.1016/j.landurbplan.2022.104538","ISSN":"01692046","journalAbbreviation":"Landscape and Urban Planning","language":"en","page":"104538","source":"DOI.org (Crossref)","title":"Urban forest fragments vs residential neighborhoods: Urban habitat preference of migratory birds","title-short":"Urban forest fragments vs residential neighborhoods","volume":"227","author":[{"family":"Buron","given":"Ryan"},{"family":"Hostetler","given":"Mark E."},{"family":"Andreu","given":"Michael"}],"issued":{"date-parts":[["2022",11]]}}},{"id":1053,"uris":["http://zotero.org/users/16770306/items/9CCU76TA"],"itemData":{"id":1053,"type":"article-journal","abstract":"Corvids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id":1249,"uris":["http://zotero.org/users/16770306/items/JUTR2V6P"],"itemData":{"id":1249,"type":"article-journal","container-title":"The Condor","DOI":"10.1093/condor/109.3.485","ISSN":"0010-5422, 1938-5129","issue":"3","language":"en","page":"485-488","source":"DOI.org (Crossref)","title":"Choices and Consequences of Habitat Selection for Birds","volume":"109","author":[{"family":"Kristan","given":"William B."},{"family":"Johnson","given":"Matthew D."},{"family":"Rotenberry","given":"John T."}],"issued":{"date-parts":[["2007",8,1]]}}},{"id":1250,"uris":["http://zotero.org/users/16770306/items/KBX3QXM5"],"itemData":{"id":1250,"type":"article-journal","abstract":"Abstract\n            Abstract. Nest predation may influence habitat selection by birds at multiple spatial scales. We blended population and community ecology to investigate this possibility for 15 species of forest songbirds and their diurnal nest predators (corvids and sciurids) in 28 1 km2 sites near Seattle, Washington, from 1998 to 2004. We determined whether songbirds were positively or negatively associated with nest predators at three spatial scales, and whether their co-occurrence affected reproductive success. At the largest ‘neighborhood’ scale (1 km2 areas that included suburban and exurban development and second-growth forest remnants), nest predators and their prey were positively or negatively correlated according to general species-specific habitat associations. At the intermediate ‘forest patch’ scale (among remnant forested areas 0.5 to 70 ha), associations between predators and prey were generally weak. At the smallest ‘within patch’ scale (multiple 50 </w:instrText>
      </w:r>
      <w:r w:rsidRPr="00CC1CE8">
        <w:rPr>
          <w:rFonts w:ascii="Times New Roman" w:eastAsia="Times New Roman" w:hAnsi="Times New Roman" w:cs="Times New Roman"/>
          <w:color w:val="000000" w:themeColor="text1"/>
        </w:rPr>
        <w:instrText xml:space="preserve">m radius survey plots within each forest patch), some songbird species avoided areas with greater predator use, particularly by Steller's Jays (Cyanocitta stelleri). Failed nests and territories tended to be in locations of higher predator occurrence (especially of corvids) than successful ones, but at the largest 1 km2 neighborhood scale relative abundance of nest predators was not correlated with the fate of nesting attempts or annual reproductive success. Reproductive success was generally high, with 52% of all nests and 49% of all territories fledging at least one young (for all species and years combined). Nest predation influenced some species' use of resources, but was not a strong influence on overall reproductive success or community structure.","container-title":"The Condor","DOI":"10.1093/condor/109.3.516","ISSN":"0010-5422, 1938-5129","issue":"3","language":"en","page":"516-534","source":"DOI.org (Crossref)","title":"Consequences of Habitat Utilization by Nest Predators and Breeding Songbirds Across Multiple Scales in an Urbanizing Landscape","volume":"109","author":[{"family":"Marzluff","given":"John M."},{"family":"Withey","given":"John C."},{"family":"Whittaker","given":"Kara A."},{"family":"David Oleyar","given":"M."},{"family":"Unfried","given":"Thomas M."},{"family":"Rullman","given":"Stan"},{"family":"Delap","given":"Jack"}],"issued":{"date-parts":[["2007",8,1]]}}}],"schema":"https://github.com/citation-style-language/schema/raw/master/csl-citation.json"}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hAnsi="Times New Roman" w:cs="Times New Roman"/>
          <w:color w:val="000000"/>
          <w:kern w:val="0"/>
        </w:rPr>
        <w:t xml:space="preserve">(Buron et al., 2022; </w:t>
      </w:r>
      <w:proofErr w:type="spellStart"/>
      <w:r w:rsidRPr="00CC1CE8">
        <w:rPr>
          <w:rFonts w:ascii="Times New Roman" w:hAnsi="Times New Roman" w:cs="Times New Roman"/>
          <w:color w:val="000000"/>
          <w:kern w:val="0"/>
        </w:rPr>
        <w:t>Jokimäki</w:t>
      </w:r>
      <w:proofErr w:type="spellEnd"/>
      <w:r w:rsidRPr="00CC1CE8">
        <w:rPr>
          <w:rFonts w:ascii="Times New Roman" w:hAnsi="Times New Roman" w:cs="Times New Roman"/>
          <w:color w:val="000000"/>
          <w:kern w:val="0"/>
        </w:rPr>
        <w:t xml:space="preserve"> et al., 2022; </w:t>
      </w:r>
      <w:proofErr w:type="spellStart"/>
      <w:r w:rsidRPr="00CC1CE8">
        <w:rPr>
          <w:rFonts w:ascii="Times New Roman" w:hAnsi="Times New Roman" w:cs="Times New Roman"/>
          <w:color w:val="000000"/>
          <w:kern w:val="0"/>
        </w:rPr>
        <w:t>Kristan</w:t>
      </w:r>
      <w:proofErr w:type="spellEnd"/>
      <w:r w:rsidRPr="00CC1CE8">
        <w:rPr>
          <w:rFonts w:ascii="Times New Roman" w:hAnsi="Times New Roman" w:cs="Times New Roman"/>
          <w:color w:val="000000"/>
          <w:kern w:val="0"/>
        </w:rPr>
        <w:t xml:space="preserve"> et al., 2007; </w:t>
      </w:r>
      <w:proofErr w:type="spellStart"/>
      <w:r w:rsidRPr="00CC1CE8">
        <w:rPr>
          <w:rFonts w:ascii="Times New Roman" w:hAnsi="Times New Roman" w:cs="Times New Roman"/>
          <w:color w:val="000000"/>
          <w:kern w:val="0"/>
        </w:rPr>
        <w:t>Marzluff</w:t>
      </w:r>
      <w:proofErr w:type="spellEnd"/>
      <w:r w:rsidRPr="00CC1CE8">
        <w:rPr>
          <w:rFonts w:ascii="Times New Roman" w:hAnsi="Times New Roman" w:cs="Times New Roman"/>
          <w:color w:val="000000"/>
          <w:kern w:val="0"/>
        </w:rPr>
        <w:t xml:space="preserve"> et al., 2007)</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rPr>
        <w:t xml:space="preserve">. </w:t>
      </w:r>
      <w:r w:rsidRPr="00CC1CE8">
        <w:rPr>
          <w:rFonts w:ascii="Times New Roman" w:eastAsia="Times New Roman" w:hAnsi="Times New Roman" w:cs="Times New Roman"/>
          <w:color w:val="000000" w:themeColor="text1"/>
          <w:lang w:val="en-CA"/>
        </w:rPr>
        <w:t>I also acknowledge that both chapters focus on a limited sample size (although covering almost 21 months of fieldwork), and that observed habitat association and weather effect cannot be generalized to the entire species. Future research could investigate cardinals’ movement and habitat use on a broader urbanization gradient to help confirm if the associations and daily activity’s timing are consistent, and clarify the impact of local habitat conditions</w:t>
      </w:r>
    </w:p>
    <w:p w14:paraId="4B2A3500"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5395E4ED" w14:textId="77777777" w:rsidR="00254FE7" w:rsidRPr="00CC1CE8" w:rsidRDefault="00254FE7" w:rsidP="00554C3F">
      <w:pPr>
        <w:pStyle w:val="Heading3"/>
        <w:spacing w:line="360" w:lineRule="auto"/>
        <w:jc w:val="both"/>
        <w:rPr>
          <w:rFonts w:ascii="Times New Roman" w:hAnsi="Times New Roman" w:cs="Times New Roman"/>
          <w:color w:val="000000" w:themeColor="text1"/>
          <w:sz w:val="24"/>
          <w:szCs w:val="24"/>
          <w:u w:val="single"/>
          <w:lang w:val="en-CA"/>
        </w:rPr>
      </w:pPr>
      <w:bookmarkStart w:id="145" w:name="_Toc205543156"/>
      <w:bookmarkStart w:id="146" w:name="_Toc214025516"/>
      <w:r w:rsidRPr="00CC1CE8">
        <w:rPr>
          <w:rFonts w:ascii="Times New Roman" w:hAnsi="Times New Roman" w:cs="Times New Roman"/>
          <w:color w:val="000000" w:themeColor="text1"/>
          <w:sz w:val="24"/>
          <w:szCs w:val="24"/>
          <w:u w:val="single"/>
          <w:lang w:val="en-CA"/>
        </w:rPr>
        <w:t>Limitations, methods and future directions</w:t>
      </w:r>
      <w:bookmarkEnd w:id="145"/>
      <w:bookmarkEnd w:id="146"/>
    </w:p>
    <w:p w14:paraId="387C3862" w14:textId="77777777" w:rsidR="00254FE7"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 xml:space="preserve">An important limitation that should be address relates to the translocation of the cardinals to their new wintering sites. Some studies report effects of translocation on birds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{"citationID":"wPU1ib6M","properties":{"formattedCitation":"(e.g. translocated breeding pairs of pied flycatchers (Ficedula hypoleuca) resulted in an extension of four days between the arrival and egg laying; Burger &amp; Both, 2011)","plainCitation":"(e.g. translocated breeding pairs of pied flycatchers (Ficedula hypoleuca) resulted in an extension of four days between the arrival and egg laying; Burger &amp; Both, 2011)","noteIndex":0},"citationItems":[{"id":1205,"uris":["http://zotero.org/users/16770306/items/CRPLRTQG"],"itemData":{"id":1205,"type":"article-journal","container-title":"PLoS ONE","DOI":"10.1371/journal.pone.0018143","ISSN":"1932-6203","issue":"3","journalAbbreviation":"PLoS ONE","language":"en","page":"e18143","source":"DOI.org (Crossref)","title":"Translocation as a Novel Approach to Study Effects of a New Breeding Habitat on Reproductive Output in Wild Birds","volume":"6","author":[{"family":"Burger","given":"Claudia"},{"family":"Both","given":"Christiaan"}],"editor":[{"family":"Mappes","given":"Tapio"}],"issued":{"date-parts":[["2011",3,30]]}},"prefix":"e.g. translocated breeding pairs of pied flycatchers (Ficedula hypoleuca) resulted in an extension of four days between the arrival and egg laying;"}],"schema":"https://github.com/citation-style-language/schema/raw/master/csl-citation.json"}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(e.g. translocated breeding pairs of pied flycatchers (Ficedula hypoleuca) resulted in an extension of four days between the arrival and egg laying; Burger &amp; Both, 2011)</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while others haven’t found effects on the birds’ movements upon release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{"citationID":"kgj77jqS","properties":{"formattedCitation":"(e.g. translocated norther bobwhites did not impact their home ranges, mean daily movements or distance moved from the trap upon release; Terhune et al., 2006)","plainCitation":"(e.g. translocated norther bobwhites did not impact their home ranges, mean daily movements or distance moved from the trap upon release; Terhune et al., 2006)","noteIndex":0},"citationItems":[{"id":1207,"uris":["http://zotero.org/users/16770306/items/JEPVXT3H"],"itemData":{"id":1207,"type":"article-journal","container-title":"European Journal of Wildlife Research","DOI":"10.1007/s10344-005-0015-1","ISSN":"1612-4642, 1439-0574","issue":"2","journalAbbreviation":"Eur J Wildl Res","language":"en","license":"http://www.springer.com/tdm","page":"119-124","source":"DOI.org (Crossref)","title":"Home range, movement, and site fidelity of translocated northern bobwhite (Colinus virginianus) in southwest Georgia, USA","volume":"52","author":[{"family":"Terhune","given":"Theron M."},{"family":"Sisson","given":"D. Clay"},{"family":"Stribling","given":"H. Lee"},{"family":"Carroll","given":"John P."}],"issued":{"date-parts":[["2006",6]]}},"prefix":"e.g. translocated norther bobwhites did not impact their home ranges, mean daily movements or distance moved from the trap upon release;"}],"schema":"https://github.com/citation-style-language/schema/raw/master/csl-citation.json"}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(e.g. translocated norther bobwhites did not impact their home ranges, mean daily movements or distance moved from the trap upon release; Terhune et al., 2006)</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Although the duration of the tracking period (approximately eight months) likely reduced the effects of novelty from translocation, I recognize that we cannot exclude the possibility that short-term behavioural adjustments made </w:t>
      </w:r>
      <w:proofErr w:type="gramStart"/>
      <w:r w:rsidRPr="00CC1CE8">
        <w:rPr>
          <w:rFonts w:ascii="Times New Roman" w:eastAsia="Times New Roman" w:hAnsi="Times New Roman" w:cs="Times New Roman"/>
          <w:color w:val="000000" w:themeColor="text1"/>
          <w:lang w:val="en-CA"/>
        </w:rPr>
        <w:t>early on in the</w:t>
      </w:r>
      <w:proofErr w:type="gramEnd"/>
      <w:r w:rsidRPr="00CC1CE8">
        <w:rPr>
          <w:rFonts w:ascii="Times New Roman" w:eastAsia="Times New Roman" w:hAnsi="Times New Roman" w:cs="Times New Roman"/>
          <w:color w:val="000000" w:themeColor="text1"/>
          <w:lang w:val="en-CA"/>
        </w:rPr>
        <w:t xml:space="preserve"> study (specifically for in chapter 1), may have influenced movement data collected during this unknown adjustment period. It’s important to also acknowledge that in chapter 2, thermoregulatory strategies were inferred from the timing of daily activities (onset and end), rather than through direct physiological measurements (e.g. body temperature, metabolic rate or fat reserves). Given the fragility of small songbirds—particularly in winter—we opted for this indirect approach to minimize stress on the animals, and to avoid the logistical challenges that would have been associated with collecting physiological variables in cold conditions. Previous studies support this principle, showing that activity can serve as a proxy to investigate energy management strategies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{"citationID":"IFHgocmD","properties":{"formattedCitation":"(Polansky et al., 2013; Rowcliffe et al., 2014; Weathers &amp; Sullivan, 1993)","plainCitation":"(Polansky et al., 2013; Rowcliffe et al., 2014; Weathers &amp; Sullivan, 1993)","noteIndex":0},"citationItems":[{"id":1208,"uris":["http://zotero.org/users/16770306/items/NKT2E2QD"],"itemData":{"id":1208,"type":"article-journal","container-title":"Movement Ecology","DOI":"10.1186/2051-3933-1-13","ISSN":"2051-3933","issue":"1","journalAbbreviation":"Mov Ecol","language":"en","license":"http://creativecommons.org/licenses/by/2.0","page":"13","source":"DOI.org (Crossref)","title":"Using diel movement behavior to infer foraging strategies related to ecological and social factors in elephants","volume":"1","author":[{"family":"Polansky","given":"Leo"},{"family":"Douglas-Hamilton","given":"Iain"},{"family":"Wittemyer","given":"George"}],"issued":{"date-parts":[["2013",12]]}}},{"id":1210,"uris":["http://zotero.org/users/16770306/items/XXVD8EE2"],"itemData":{"id":1210,"type":"article-journal","abstract":"Summary\n            \n              \n                \n                  Activity level (the proportion of time that animals spend active) is a behavioural and ecological metric that can provide an indicator of energetics, foraging effort and exposure to risk. However, activity level is poorly known for free‐living animals because it is difficult to quantify activity in the field in a consistent, cost‐effective and non‐invasive way.\n                \n                \n                  This article presents a new method to estimate activity level with time‐of‐detection data from camera traps (or more generally any remote sensors), fitting a flexible circular distribution to these data to describe the underlying activity schedule, and calculating overall proportion of time active from this.\n                \n                \n                  Using simulations and a case study for a range of small‐ to medium‐sized mammal species, we find that activity level can reliably be estimated using the new method.\n                \n                \n                  The method depends on the key assumption that all individuals in the sampled population are active at the peak of the daily activity cycle. We provide theoretical and empirical evidence suggesting that this assumption is likely to be met for many species, but may be less likely met in large predators, or in high‐latitude winters. Further research is needed to establish stronger evidence on the validity of this assumption in specific cases; however, the approach has the potential to provide an effective, non‐invasive alternative to existing methods for quantifying population activity levels.","container-title":"Methods in Ecology and Evolution","DOI":"10.1111/2041-210X.12278","ISSN":"2041-210X, 2041-210X","issue":"11","journalAbbreviation":"Methods Ecol Evol","language":"en","license":"http://creativecommons.org/licenses/by-nc/3.0/","page":"1170-1179","source":"DOI.org (Crossref)","title":"Quantifying levels of animal activity using camera trap data","volume":"5","author":[{"family":"Rowcliffe","given":"J. Marcus"},{"family":"Kays","given":"Roland"},{"family":"Kranstauber","given":"Bart"},{"family":"Carbone","given":"Chris"},{"family":"Jansen","given":"Patrick A."}],"editor":[{"family":"Fisher","given":"Diana"}],"issued":{"date-parts":[["2014",11]]}}},{"id":1212,"uris":["http://zotero.org/users/16770306/items/3DY4SY9G"],"itemData":{"id":1212,"type":"article-journal","container-title":"Physiological Zoology","DOI":"10.1086/physzool.66.4.30163806","ISSN":"0031-935X","issue":"4","journalAbbreviation":"Physiological Zoology","language":"en","page":"511-536","source":"DOI.org (Crossref)","title":"Seasonal Patterns of Time and Energy Allocation by Birds","volume":"66","author":[{"family":"Weathers","given":"Wesley W."},{"family":"Sullivan","given":"Kimberly A."}],"issued":{"date-parts":[["1993",7]]}}}],"schema":"https://github.com/citation-style-language/schema/raw/master/csl-citation.json"}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(Polansky et al., 2013; Rowcliffe et al., 2014; Weathers &amp; Sullivan, 1993)</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w:t>
      </w:r>
    </w:p>
    <w:p w14:paraId="137C3BD2" w14:textId="77777777" w:rsidR="001368CC" w:rsidRPr="00CC1CE8" w:rsidRDefault="001368CC" w:rsidP="00554C3F">
      <w:pPr>
        <w:spacing w:line="360" w:lineRule="auto"/>
        <w:ind w:firstLine="720"/>
        <w:jc w:val="both"/>
        <w:rPr>
          <w:rFonts w:ascii="Times New Roman" w:eastAsia="Times New Roman" w:hAnsi="Times New Roman" w:cs="Times New Roman"/>
          <w:color w:val="000000" w:themeColor="text1"/>
          <w:lang w:val="en-CA"/>
        </w:rPr>
      </w:pPr>
    </w:p>
    <w:p w14:paraId="108BCABE" w14:textId="284EE139" w:rsidR="00254FE7"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 xml:space="preserve">In the context of our study, a deeper investigation of </w:t>
      </w:r>
      <w:r w:rsidRPr="00CC1CE8">
        <w:rPr>
          <w:rFonts w:ascii="Times New Roman" w:eastAsia="Times New Roman" w:hAnsi="Times New Roman" w:cs="Times New Roman"/>
          <w:color w:val="000000" w:themeColor="text1"/>
          <w:lang w:val="en-CA"/>
        </w:rPr>
        <w:t xml:space="preserve">effects of </w:t>
      </w:r>
      <w:r w:rsidRPr="00CC1CE8">
        <w:rPr>
          <w:rFonts w:ascii="Times New Roman" w:eastAsia="Times New Roman" w:hAnsi="Times New Roman" w:cs="Times New Roman"/>
          <w:color w:val="000000" w:themeColor="text1"/>
          <w:lang w:val="en-CA"/>
        </w:rPr>
        <w:t xml:space="preserve">tagging on the cardinals was logistically difficult. However, we were able to gather some information through birds that ended up being recaptured at our peri-urban site (McGill Bird Observatory banding station). On the few occasions that winter banding was conducted, we noted ~4 recaptured individuals that showed no apparent effect of the radio tags (the devices were still well placed, no apparent feather loss, no skin irritation or physical markings). However, we did notice that two recaptured cardinals </w:t>
      </w:r>
      <w:r w:rsidRPr="00CC1CE8">
        <w:rPr>
          <w:rFonts w:ascii="Times New Roman" w:eastAsia="Times New Roman" w:hAnsi="Times New Roman" w:cs="Times New Roman"/>
          <w:color w:val="000000" w:themeColor="text1"/>
          <w:lang w:val="en-CA"/>
        </w:rPr>
        <w:t>showed</w:t>
      </w:r>
      <w:r w:rsidRPr="00CC1CE8">
        <w:rPr>
          <w:rFonts w:ascii="Times New Roman" w:eastAsia="Times New Roman" w:hAnsi="Times New Roman" w:cs="Times New Roman"/>
          <w:color w:val="000000" w:themeColor="text1"/>
          <w:lang w:val="en-CA"/>
        </w:rPr>
        <w:t xml:space="preserve"> feather</w:t>
      </w:r>
      <w:r w:rsidRPr="00CC1CE8">
        <w:rPr>
          <w:rFonts w:ascii="Times New Roman" w:eastAsia="Times New Roman" w:hAnsi="Times New Roman" w:cs="Times New Roman"/>
          <w:color w:val="000000" w:themeColor="text1"/>
          <w:lang w:val="en-CA"/>
        </w:rPr>
        <w:t xml:space="preserve"> loss</w:t>
      </w:r>
      <w:r w:rsidRPr="00CC1CE8">
        <w:rPr>
          <w:rFonts w:ascii="Times New Roman" w:eastAsia="Times New Roman" w:hAnsi="Times New Roman" w:cs="Times New Roman"/>
          <w:color w:val="000000" w:themeColor="text1"/>
          <w:lang w:val="en-CA"/>
        </w:rPr>
        <w:t xml:space="preserve"> around the leg elastic loops and on their backs (</w:t>
      </w:r>
      <w:r w:rsidRPr="00CC1CE8">
        <w:rPr>
          <w:rFonts w:ascii="Times New Roman" w:eastAsia="Times New Roman" w:hAnsi="Times New Roman" w:cs="Times New Roman"/>
          <w:color w:val="000000" w:themeColor="text1"/>
          <w:lang w:val="en-CA"/>
        </w:rPr>
        <w:t>F</w:t>
      </w:r>
      <w:r w:rsidRPr="00CC1CE8">
        <w:rPr>
          <w:rFonts w:ascii="Times New Roman" w:eastAsia="Times New Roman" w:hAnsi="Times New Roman" w:cs="Times New Roman"/>
          <w:color w:val="000000" w:themeColor="text1"/>
          <w:lang w:val="en-CA"/>
        </w:rPr>
        <w:t xml:space="preserve">igure 7). One individual recaptured in May 2024 (tagged in October 2023; </w:t>
      </w:r>
      <w:r w:rsidRPr="00CC1CE8">
        <w:rPr>
          <w:rFonts w:ascii="Times New Roman" w:eastAsia="Times New Roman" w:hAnsi="Times New Roman" w:cs="Times New Roman"/>
          <w:color w:val="000000" w:themeColor="text1"/>
          <w:lang w:val="en-CA"/>
        </w:rPr>
        <w:t>F</w:t>
      </w:r>
      <w:r w:rsidRPr="00CC1CE8">
        <w:rPr>
          <w:rFonts w:ascii="Times New Roman" w:eastAsia="Times New Roman" w:hAnsi="Times New Roman" w:cs="Times New Roman"/>
          <w:color w:val="000000" w:themeColor="text1"/>
          <w:lang w:val="en-CA"/>
        </w:rPr>
        <w:t>igure 7</w:t>
      </w:r>
      <w:r w:rsidRPr="00CC1CE8">
        <w:rPr>
          <w:rFonts w:ascii="Times New Roman" w:eastAsia="Times New Roman" w:hAnsi="Times New Roman" w:cs="Times New Roman"/>
          <w:color w:val="000000" w:themeColor="text1"/>
          <w:lang w:val="en-CA"/>
        </w:rPr>
        <w:t>a</w:t>
      </w:r>
      <w:r w:rsidRPr="00CC1CE8">
        <w:rPr>
          <w:rFonts w:ascii="Times New Roman" w:eastAsia="Times New Roman" w:hAnsi="Times New Roman" w:cs="Times New Roman"/>
          <w:color w:val="000000" w:themeColor="text1"/>
          <w:lang w:val="en-CA"/>
        </w:rPr>
        <w:t xml:space="preserve"> showed what seemed to be an accumulation of oil and dirt on the inside of the birds’ thighs on the elastic loops (</w:t>
      </w:r>
      <w:r w:rsidRPr="00CC1CE8">
        <w:rPr>
          <w:rFonts w:ascii="Times New Roman" w:eastAsia="Times New Roman" w:hAnsi="Times New Roman" w:cs="Times New Roman"/>
          <w:color w:val="000000" w:themeColor="text1"/>
          <w:lang w:val="en-CA"/>
        </w:rPr>
        <w:t>F</w:t>
      </w:r>
      <w:r w:rsidRPr="00CC1CE8">
        <w:rPr>
          <w:rFonts w:ascii="Times New Roman" w:eastAsia="Times New Roman" w:hAnsi="Times New Roman" w:cs="Times New Roman"/>
          <w:color w:val="000000" w:themeColor="text1"/>
          <w:lang w:val="en-CA"/>
        </w:rPr>
        <w:t>igure 7</w:t>
      </w:r>
      <w:r w:rsidRPr="00CC1CE8">
        <w:rPr>
          <w:rFonts w:ascii="Times New Roman" w:eastAsia="Times New Roman" w:hAnsi="Times New Roman" w:cs="Times New Roman"/>
          <w:color w:val="000000" w:themeColor="text1"/>
          <w:lang w:val="en-CA"/>
        </w:rPr>
        <w:t>a</w:t>
      </w:r>
      <w:r w:rsidRPr="00CC1CE8">
        <w:rPr>
          <w:rFonts w:ascii="Times New Roman" w:eastAsia="Times New Roman" w:hAnsi="Times New Roman" w:cs="Times New Roman"/>
          <w:color w:val="000000" w:themeColor="text1"/>
          <w:lang w:val="en-CA"/>
        </w:rPr>
        <w:t>). The bird did not have any open wounds from the tag or the accumulated oil, but did show signs of skin irritations. Another individual recaptured in August 2025 (tagged in October 2024; figure 7, B) did not present these oily aggregations, but we did see potential early signs of those accumulations forming, along with significant feather absence on its back and around both thighs (figure 7, B). The bander in charge also noted that the elastic loops were extremely loose (most probably due to normal wear), and the bird was able to “flip” the tag on its back and peck at it, which is probably what caused the feather loss. Again, this individual did not present any open wounds, but in both cases, the absence of feathers around the radio tag harness may be of concern if the birds are not able to grow back feathers in time before the winter season (indicating potential insulation and thermoregulatory issues). Future studies could investigate the effects of tags mounted using figure eight harnesses on resident birds through both the winter and summer time, to reveal any season-specific effects.</w:t>
      </w:r>
    </w:p>
    <w:p w14:paraId="33561AF4" w14:textId="77777777" w:rsidR="001368CC" w:rsidRPr="00CC1CE8" w:rsidRDefault="001368CC" w:rsidP="00E21485">
      <w:pPr>
        <w:spacing w:line="360" w:lineRule="auto"/>
        <w:jc w:val="both"/>
        <w:rPr>
          <w:rFonts w:ascii="Times New Roman" w:eastAsia="Times New Roman" w:hAnsi="Times New Roman" w:cs="Times New Roman"/>
          <w:color w:val="000000" w:themeColor="text1"/>
          <w:lang w:val="en-CA"/>
        </w:rPr>
      </w:pPr>
    </w:p>
    <w:p w14:paraId="5DED84E8" w14:textId="77777777"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noProof/>
          <w:color w:val="000000" w:themeColor="text1"/>
          <w:lang w:val="en-CA"/>
        </w:rPr>
        <w:drawing>
          <wp:inline distT="0" distB="0" distL="0" distR="0" wp14:anchorId="48A89328" wp14:editId="062241D9">
            <wp:extent cx="5943600" cy="2282825"/>
            <wp:effectExtent l="12700" t="12700" r="12700" b="15875"/>
            <wp:docPr id="1632867427" name="Picture 1" descr="A bird being held by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7427" name="Picture 1" descr="A bird being held by a perso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282825"/>
                    </a:xfrm>
                    <a:prstGeom prst="rect">
                      <a:avLst/>
                    </a:prstGeom>
                    <a:ln>
                      <a:solidFill>
                        <a:schemeClr val="tx1"/>
                      </a:solidFill>
                    </a:ln>
                  </pic:spPr>
                </pic:pic>
              </a:graphicData>
            </a:graphic>
          </wp:inline>
        </w:drawing>
      </w:r>
      <w:r w:rsidRPr="00CC1CE8">
        <w:rPr>
          <w:rFonts w:ascii="Times New Roman" w:eastAsia="Times New Roman" w:hAnsi="Times New Roman" w:cs="Times New Roman"/>
          <w:b/>
          <w:bCs/>
          <w:color w:val="000000" w:themeColor="text1"/>
          <w:lang w:val="en-CA"/>
        </w:rPr>
        <w:t>Figure 7.</w:t>
      </w:r>
      <w:r w:rsidRPr="00CC1CE8">
        <w:rPr>
          <w:rFonts w:ascii="Times New Roman" w:eastAsia="Times New Roman" w:hAnsi="Times New Roman" w:cs="Times New Roman"/>
          <w:color w:val="000000" w:themeColor="text1"/>
          <w:lang w:val="en-CA"/>
        </w:rPr>
        <w:t xml:space="preserve"> Physical effect of radio tags fitted using a figure eight harness method on two male cardinals (A. NOCA 104 tagged in October 2023 and recaptured in May 2024; B. NOCA 627 tagged in October 2024 and recaptured in August 2025). Arrows are pointing the oily accumulations on the elastic loops of the tags’ harness. Photo credit: A. Anne-Marie Cousineau; B. Shawna Sevigny.</w:t>
      </w:r>
    </w:p>
    <w:p w14:paraId="0EE82091"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7C10A6B9" w14:textId="244C4B6C" w:rsidR="00254FE7"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 xml:space="preserve">Working with the Motus Wildlife Tracking System provides substantial advantages for studying both fine- and large-scale movements of small birds, allowing for remote, automated detections or precise manual tracking across extended spatial and temporal scales without needing to recapture individuals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{"citationID":"UjqdIhWU","properties":{"formattedCitation":"(Blondin et al., 2025; Boyd et al., 2025; Korpi et al., 2025)","plainCitation":"(Blondin et al., 2025; Boyd et al., 2025; Korpi et al., 2025)","noteIndex":0},"citationItems":[{"id":1220,"uris":["http://zotero.org/users/16770306/items/BSEDJLZP"],"itemData":{"id":1220,"type":"article-journal","abstract":"ABSTRACT\n            \n              An accurate estimate of length of stay is necessary to derive passage population size for birds using a migration stopover site. In this study, we used VHF tags and a Motus automated telemetry array to estimate the length of stay of 385 Western Sandpipers (\n              \n                Calidris mauri\n              \n              ) migrating through two stopover sites in British Columbia, Canada (Tofino and Fraser River Estuary) over the course of seven migration periods (three northward and four southward) from 2018 to 2021. The average length of stay of Western Sandpipers at the Tofino site on the west coast of Vancouver Island varied from 2 to 6 days and was shorter than the length of stay at the Fraser River Estuary, where the average length of stay varied from 4 to 8 days. At both sites, adult birds had shorter stopovers during southward migration, juvenile birds had longer stopovers compared to adults, and birds with lower mass at capture had longer stopovers. Morphology of adults and juveniles varied between the two sites. Birds captured at Tofino had shorter tarsi, as well as higher mass during southward migration compared to Western Sandpipers captured at the Fraser River Estuary. We also assessed prey availability at the two stopover sites, and we found that invertebrate density was greater in Tofino compared to the Fraser River Estuary during northward migration. Variation in minimum stopover length and morphology between sites suggests that individuals from different overwintering populations may use different routes along the west coast of North America. Western Sandpipers stopping at Tofino have a shorter length of stay during both migration periods and arrive heavier during southward migration, characteristics typical of “hop” migrants who travel shorter distances between stopover sites. Different stopover sites offer a unique set of site characteristics used by birds exhibiting varying migration strategies, highlighting the importance of conserving a diversity of migration stopover locations.","container-title":"Ecology and Evolution","DOI":"10.1002/ece3.70739","ISSN":"2045-7758, 2045-7758","issue":"1","journalAbbreviation":"Ecology and Evolution","language":"en","page":"e70739","source":"DOI.org (Crossref)","title":"Lengths of Stay and Stopover Strategies of Western Sandpipers During Migration at Two Sites in British Columbia, Canada","volume":"15","author":[{"family":"Blondin","given":"Anne L."},{"family":"Drever","given":"Mark C."},{"family":"Flemming","given":"Scott A."},{"family":"Easton","given":"Wendy E."},{"family":"Maftei","given":"Mark"},{"family":"Zharikov","given":"Yuri"},{"family":"Warnock","given":"Nils"},{"family":"Nol","given":"Erica"}],"issued":{"date-parts":[["2025",1]]}}},{"id":1217,"uris":["http://zotero.org/users/16770306/items/NNPI2R5G"],"itemData":{"id":1217,"type":"article-journal","abstract":"Abstract\n            \n              Juvenile passerines are expected to have lower migration performance than adults due to their inexperience with long-distance flights and morphological limitations, such as shorter wing length. From 2016 to 2019 we radio-tagged nestling and adult Wood Thrushes (\n              Hylocichla mustelina\n              ) at a breeding site in southwestern Ontario and used the automated Motus Wildlife Tracking System to test if age class predicts timing of the onset of fall migration (date, time of night), flight speed during the initial migration flight across Lake Erie, and overall pace of migration southward through the eastern United States. We detected 60/117 (51%) adults and 82/119 (69%) juveniles departing the breeding area as they initiated fall migration. Compared with adults, juveniles departed at an earlier date in fall and later time in the evening. When crossing Lake Erie on their first migratory flight juveniles travelled about 25% slower than adults but this was due primarily to adults making better use of tailwinds. When travelling south through the eastern U.S. juveniles had a slower overall migration pace (47.3 ± 5.1km/day) than adults (71.6 ± 4.7km/day). Although we found evidence that juvenile Wood Thrushes have an earlier and slower fall migration than adults, identifying the proximate and ultimate mechanisms remains a challenge. There is no evidence that juvenile Wood Thrushes are inefficient in migration flight or refueling at stopovers, and it is unlikely that the fall migration pace in this species affects their ability to compete for wintering food resources. More tracking studies from breeding sites are needed to understand the ecological factors favouring and biological significance of, age-related differences in migration performance.","container-title":"Movement Ecology","DOI":"10.1186/s40462-025-00556-3","ISSN":"2051-3933","issue":"1","journalAbbreviation":"Mov Ecol","language":"en","page":"32","source":"DOI.org (Crossref)","title":"Age-related differences in fall migration timing and performance of juvenile and adult Wood Thrushes departing from a breeding site","volume":"13","author":[{"family":"Boyd","given":"Brendan P."},{"family":"Hayes","given":"Sue M."},{"family":"Migotto","given":"Anna Agazzi"},{"family":"Stutchbury","given":"Bridget J. M."}],"issued":{"date-parts":[["2025",5,6]]}}},{"id":1219,"uris":["http://zotero.org/users/16770306/items/6FNN83H6"],"itemData":{"id":1219,"type":"article-journal","abstract":"Abstract\n            Millions of migratory birds are funneled through the Great Lakes region annually and depend on shoreline habitats for stopover and refueling, often crossing over open water in their movement north. Contrary to single species studies, an environmental assessment for proposed offshore wind development in Lake Erie found low frequencies of crossing and therefore low collision risk to migratory birds. Given the region’s high potential for offshore wind development, this discrepancy highlights the need to understand the frequency of lake crossing by migratory birds to assess collision risk for migrating birds. Using automated radio telemetry and the Motus Wildlife Tracking System, we followed individuals from a suite of study species, deploying tags at inland stopover locations spanning longitudinally from western Ohio to western Pennsylvania. Analysis of these movements showed regional differences in lake crossing frequency and regional movements, with birds tagged in central Ohio exhibiting the highest frequency of crossing Lake Erie. We observed additional patterns of movement between species, with Zonotrichia albicollis (White-throated Sparrow) and Catharus ustulatus (Swainson’s Thrush) showing a predominately northern movement that increased their frequency of crossing, while Leiothlypis peregrina (Tennessee Warbler) and Setophaga magnolia (Magnolia Warbler) exhibited a northeasterly movement that navigated them away from the shoreline. The observed differences indicate uneven risk of collision with offshore wind experienced by different populations of migratory birds, highlighting the need to identify spatial patterns to inform siting of new wind energy installations and mitigate collision risk.","container-title":"Ornithological Applications","DOI":"10.1093/ornithapp/duaf019","ISSN":"0010-5422, 2732-4621","issue":"2","language":"en","license":"https://academic.oup.com/pages/standard-publication-reuse-rights","page":"duaf019","source":"DOI.org (Crossref)","title":"Spatial and species-specific variation in lake-crossing behavior in the Great Lakes region influences collision risk with offshore wind development","volume":"127","author":[{"family":"Korpi","given":"Zoe O"},{"family":"Matthews","given":"Stephen N"},{"family":"Shumar","given":"Matthew B"},{"family":"McDermott","given":"Molly E"},{"family":"Russell","given":"David"},{"family":"DeGroote","given":"Lucas W"},{"family":"Jacob","given":"Ryan"},{"family":"Shieldcastle","given":"Mark"},{"family":"Tonra","given":"Christopher M"}],"issued":{"date-parts":[["2025",6,7]]}}}],"schema":"https://github.com/citation-style-language/schema/raw/master/csl-citation.json"}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(Blondin et al., 2025; Boyd et al., 2025; Korpi et al., 2025)</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This is especially handy in urban environments, where birds are most likely in private properties’ backyards, making recapture logistically challenging. Signal interference from buildings, vehicles and electronic devices can reduce the detection range and reliability of automated receiver stations and </w:t>
      </w:r>
      <w:r w:rsidR="00E31802">
        <w:rPr>
          <w:rFonts w:ascii="Times New Roman" w:eastAsia="Times New Roman" w:hAnsi="Times New Roman" w:cs="Times New Roman"/>
          <w:color w:val="000000" w:themeColor="text1"/>
          <w:lang w:val="en-CA"/>
        </w:rPr>
        <w:t>handheld receiver</w:t>
      </w:r>
      <w:r w:rsidRPr="00CC1CE8">
        <w:rPr>
          <w:rFonts w:ascii="Times New Roman" w:eastAsia="Times New Roman" w:hAnsi="Times New Roman" w:cs="Times New Roman"/>
          <w:color w:val="000000" w:themeColor="text1"/>
          <w:lang w:val="en-CA"/>
        </w:rPr>
        <w:t xml:space="preserve"> devices, although to different degree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{"citationID":"MFOyKKws","properties":{"formattedCitation":"(Taylor et al., 2017)","plainCitation":"(Taylor et al., 2017)","noteIndex":0},"citationItems":[{"id":1213,"uris":["http://zotero.org/users/16770306/items/IEY5CXA9"],"itemData":{"id":1213,"type":"article-journal","container-title":"Avian Conservation and Ecology","DOI":"10.5751/ACE-00953-120108","ISSN":"1712-6568","issue":"1","journalAbbreviation":"ACE","language":"en","page":"art8","source":"DOI.org (Crossref)","title":"The Motus Wildlife Tracking System: a collaborative research network to enhance the understanding of wildlife movement","title-short":"The Motus Wildlife Tracking System","volume":"12","author":[{"family":"Taylor","given":"Philip D."},{"family":"Crewe","given":"Tara L."},{"family":"Mackenzie","given":"Stuart A."},{"family":"Lepage","given":"Denis"},{"family":"Aubry","given":"Yves"},{"family":"Crysler","given":"Zoe"},{"family":"Finney","given":"George"},{"family":"Francis","given":"Charles M."},{"family":"Guglielmo","given":"Christopher G."},{"family":"Hamilton","given":"Diana J."},{"family":"Holberton","given":"Rebecca L."},{"family":"Loring","given":"Pamela H."},{"family":"Mitchell","given":"Greg W."},{"family":"Norris","given":"D. Ryan"},{"family":"Paquet","given":"Julie"},{"family":"Ronconi","given":"Robert A."},{"family":"Smetzer","given":"Jennifer R."},{"family":"Smith","given":"Paul A."},{"family":"Welch","given":"Linda J."},{"family":"Woodworth","given":"Bradley K."}],"issued":{"date-parts":[["2017"]]}}}],"schema":"https://github.com/citation-style-language/schema/raw/master/csl-citation.json"}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(Taylor et al., 2017)</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When conducting manual tracking using the hand-held receiver, we were able to avoid most of the issues with interference by simply moving to another location or adjusting the gain however, permanent receiver stations cannot be moved around to avoid interference, making it harder to avoid especially in the urban setting. In our study, some individuals appeared to “vanish” from the network, sometime as soon as the day of their release, sometimes a few months after release. In this context, it’s very difficult to determine if the absence of a signal was the result of tag failure, mortality or movement beyond the covered range. Nonetheless, through my research I have shown that using radio telemetry as a mean to generate quality, fine-scale data on songbirds’ movements in the city over extensive periods of time is possible (but still requiring a significant investment in time and energy from the researcher). Moreover, due to restricted access in many areas, we were often constrained to recording GPS locations along roads or sidewalks. To minimize potential habitat association bias from these constraints, I shifted the position of all the recorded detections using the gain setting at which the point was recorded (indicator of distance) and the antenna orientation (between 0˚ and 360˚) so that every detection was at its “true” position before running all the analyses. I am confident that these precautions helped reduce potential spatial bias, although they also underscore the complexity of using both automated and hand-held tracking devices in urban areas.</w:t>
      </w:r>
    </w:p>
    <w:p w14:paraId="51D9DC65" w14:textId="77777777" w:rsidR="005416B5" w:rsidRDefault="005416B5" w:rsidP="00554C3F">
      <w:pPr>
        <w:spacing w:line="360" w:lineRule="auto"/>
        <w:ind w:firstLine="720"/>
        <w:jc w:val="both"/>
        <w:rPr>
          <w:rFonts w:ascii="Times New Roman" w:eastAsia="Times New Roman" w:hAnsi="Times New Roman" w:cs="Times New Roman"/>
          <w:color w:val="000000" w:themeColor="text1"/>
          <w:lang w:val="en-CA"/>
        </w:rPr>
      </w:pPr>
    </w:p>
    <w:p w14:paraId="006C0F33" w14:textId="77777777" w:rsidR="00E21485" w:rsidRPr="00CC1CE8" w:rsidRDefault="00E21485" w:rsidP="00554C3F">
      <w:pPr>
        <w:spacing w:line="360" w:lineRule="auto"/>
        <w:ind w:firstLine="720"/>
        <w:jc w:val="both"/>
        <w:rPr>
          <w:rFonts w:ascii="Times New Roman" w:eastAsia="Times New Roman" w:hAnsi="Times New Roman" w:cs="Times New Roman"/>
          <w:color w:val="000000" w:themeColor="text1"/>
          <w:lang w:val="en-CA"/>
        </w:rPr>
      </w:pPr>
    </w:p>
    <w:p w14:paraId="25D8FD5F" w14:textId="77777777" w:rsidR="00254FE7" w:rsidRPr="00CC1CE8"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My thesis brings new insights into how northern cardinals use urban green spaces in winter and adjust their daily activity in response to temperature variation, but it also highlights key limitations and unanswered questions. Building on this foundation, several promising avenues for future research could deepen our knowledge of urban winter ecology and improve the effectiveness of conservation efforts in urban areas.</w:t>
      </w:r>
    </w:p>
    <w:p w14:paraId="107CEA39" w14:textId="77777777" w:rsidR="00254FE7" w:rsidRPr="00CC1CE8" w:rsidRDefault="00254FE7" w:rsidP="00554C3F">
      <w:pPr>
        <w:pStyle w:val="ListParagraph"/>
        <w:numPr>
          <w:ilvl w:val="0"/>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Expand tracking across seasons to understand year-round behavioural strategies.</w:t>
      </w:r>
    </w:p>
    <w:p w14:paraId="233255D7" w14:textId="77777777" w:rsidR="00254FE7" w:rsidRPr="00CC1CE8" w:rsidRDefault="00254FE7" w:rsidP="00554C3F">
      <w:pPr>
        <w:pStyle w:val="ListParagraph"/>
        <w:numPr>
          <w:ilvl w:val="1"/>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Investigating movements of cardinals across their entire annual cycle could allow us to investigate how winter energy management strategies differ from summertime, or how it correlates with breeding behaviour, territorial fidelity and survival. Multi-season tracking could provide answers as to how cardinals shift their strategies according to environmental demands.</w:t>
      </w:r>
    </w:p>
    <w:p w14:paraId="5D13D75F" w14:textId="77777777" w:rsidR="00254FE7" w:rsidRPr="00CC1CE8" w:rsidRDefault="00254FE7" w:rsidP="00554C3F">
      <w:pPr>
        <w:pStyle w:val="ListParagraph"/>
        <w:numPr>
          <w:ilvl w:val="0"/>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Address signal loss and detection interference with the Motus Wildlife Tracking System in urban areas.</w:t>
      </w:r>
    </w:p>
    <w:p w14:paraId="5D3A2F2D" w14:textId="77777777" w:rsidR="00254FE7" w:rsidRPr="00CC1CE8" w:rsidRDefault="00254FE7" w:rsidP="00554C3F">
      <w:pPr>
        <w:pStyle w:val="ListParagraph"/>
        <w:numPr>
          <w:ilvl w:val="1"/>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In our study, we did face some challenges with deployed tags “vanishing” and strong interference areas potentially preventing us from detecting radio tags in the vicinity. To improve data reliability and reduce the proportion of these unexplained “disappearances” future studies could try to quantify thresholds of interference where tags are no longer detected, along with realistic ranges of detections in urban areas and compare that to what can be measured in a city.</w:t>
      </w:r>
    </w:p>
    <w:p w14:paraId="1C30BF1F" w14:textId="77777777" w:rsidR="00254FE7" w:rsidRPr="00CC1CE8" w:rsidRDefault="00254FE7" w:rsidP="00554C3F">
      <w:pPr>
        <w:pStyle w:val="ListParagraph"/>
        <w:numPr>
          <w:ilvl w:val="0"/>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Investigate individual- and site-level variation in behaviour.</w:t>
      </w:r>
    </w:p>
    <w:p w14:paraId="1520BFB6" w14:textId="77777777" w:rsidR="00254FE7" w:rsidRPr="00CC1CE8" w:rsidRDefault="00254FE7" w:rsidP="00554C3F">
      <w:pPr>
        <w:pStyle w:val="ListParagraph"/>
        <w:numPr>
          <w:ilvl w:val="1"/>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 xml:space="preserve">Our study did </w:t>
      </w:r>
      <w:proofErr w:type="gramStart"/>
      <w:r w:rsidRPr="00CC1CE8">
        <w:rPr>
          <w:rFonts w:ascii="Times New Roman" w:eastAsia="Times New Roman" w:hAnsi="Times New Roman" w:cs="Times New Roman"/>
          <w:color w:val="000000" w:themeColor="text1"/>
          <w:lang w:val="en-CA"/>
        </w:rPr>
        <w:t>look into</w:t>
      </w:r>
      <w:proofErr w:type="gramEnd"/>
      <w:r w:rsidRPr="00CC1CE8">
        <w:rPr>
          <w:rFonts w:ascii="Times New Roman" w:eastAsia="Times New Roman" w:hAnsi="Times New Roman" w:cs="Times New Roman"/>
          <w:color w:val="000000" w:themeColor="text1"/>
          <w:lang w:val="en-CA"/>
        </w:rPr>
        <w:t xml:space="preserve"> variation across site in chapter 1 but didn’t get to go deeper into individual differences. On the opposite, in chapter 2, we showed that there are significant individual differences in the way cardinals adjust their daily activities, but we did not investigate site differences. Future studies could assess repeatability of onset and end timing across winters for the same individuals, or explore whether individuals exhibit consistent thermoregulatory “types”</w:t>
      </w:r>
    </w:p>
    <w:p w14:paraId="5D5093B4" w14:textId="77777777" w:rsidR="00254FE7" w:rsidRDefault="00254FE7" w:rsidP="00554C3F">
      <w:pPr>
        <w:spacing w:line="360" w:lineRule="auto"/>
        <w:rPr>
          <w:lang w:val="en-CA"/>
        </w:rPr>
      </w:pPr>
    </w:p>
    <w:p w14:paraId="1353FFC6" w14:textId="77777777" w:rsidR="00973558" w:rsidRDefault="00973558" w:rsidP="00554C3F">
      <w:pPr>
        <w:spacing w:line="360" w:lineRule="auto"/>
        <w:rPr>
          <w:lang w:val="en-CA"/>
        </w:rPr>
      </w:pPr>
    </w:p>
    <w:p w14:paraId="388B7685" w14:textId="77777777" w:rsidR="00973558" w:rsidRDefault="00973558" w:rsidP="00554C3F">
      <w:pPr>
        <w:spacing w:line="360" w:lineRule="auto"/>
        <w:rPr>
          <w:lang w:val="en-CA"/>
        </w:rPr>
      </w:pPr>
    </w:p>
    <w:p w14:paraId="0A2ABA69" w14:textId="77777777" w:rsidR="00973558" w:rsidRPr="00CC1CE8" w:rsidRDefault="00973558" w:rsidP="00554C3F">
      <w:pPr>
        <w:spacing w:line="360" w:lineRule="auto"/>
        <w:rPr>
          <w:lang w:val="en-CA"/>
        </w:rPr>
      </w:pPr>
    </w:p>
    <w:p w14:paraId="773F4B76" w14:textId="77777777" w:rsidR="00254FE7" w:rsidRPr="00CC1CE8" w:rsidRDefault="00254FE7" w:rsidP="00554C3F">
      <w:pPr>
        <w:pStyle w:val="Heading1"/>
        <w:spacing w:line="360" w:lineRule="auto"/>
        <w:jc w:val="both"/>
        <w:rPr>
          <w:rFonts w:ascii="Times New Roman" w:hAnsi="Times New Roman" w:cs="Times New Roman"/>
          <w:color w:val="000000" w:themeColor="text1"/>
          <w:lang w:val="en-CA"/>
        </w:rPr>
      </w:pPr>
      <w:bookmarkStart w:id="147" w:name="_Toc205543157"/>
      <w:bookmarkStart w:id="148" w:name="_Toc214025517"/>
      <w:r w:rsidRPr="00CC1CE8">
        <w:rPr>
          <w:rFonts w:ascii="Times New Roman" w:hAnsi="Times New Roman" w:cs="Times New Roman"/>
          <w:color w:val="000000" w:themeColor="text1"/>
          <w:lang w:val="en-CA"/>
        </w:rPr>
        <w:t>Thesis conclusion</w:t>
      </w:r>
      <w:bookmarkEnd w:id="147"/>
      <w:bookmarkEnd w:id="148"/>
    </w:p>
    <w:p w14:paraId="523EDD5C" w14:textId="77777777" w:rsidR="00254FE7" w:rsidRDefault="00254FE7" w:rsidP="008E0E4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Urbanization was, and is still</w:t>
      </w:r>
      <w:r w:rsidRPr="00CC1CE8">
        <w:rPr>
          <w:rFonts w:ascii="Times New Roman" w:hAnsi="Times New Roman" w:cs="Times New Roman"/>
          <w:lang w:val="en-CA"/>
        </w:rPr>
        <w:t>,</w:t>
      </w:r>
      <w:r w:rsidRPr="00CC1CE8">
        <w:rPr>
          <w:rFonts w:ascii="Times New Roman" w:hAnsi="Times New Roman" w:cs="Times New Roman"/>
          <w:lang w:val="en-CA"/>
        </w:rPr>
        <w:t xml:space="preserve"> one of the key drivers of biodiversity loss, through habitat fragmentation and destruction, pollution of local ecosystems and disturbances like noise and artificial lighting at night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{"citationID":"K5czm1JV","properties":{"formattedCitation":"(Christian, 2023; Grimm et al., 2008)","plainCitation":"(Christian, 2023; Grimm et al., 2008)","noteIndex":0},"citationItems":[{"id":1224,"uris":["http://zotero.org/users/16770306/items/6CC2MGUH"],"itemData":{"id":1224,"type":"article-journal","abstract":"Urban areas are hot spots that drive environmental change at multiple scales. Material demands of production and human consumption alter land use and cover, biodiversity, and hydrosystems locally to regionally, and urban waste discharge affects local to global biogeochemical cycles and climate. For urbanites, however, global environmental changes are swamped by dramatic changes in the local environment. Urban ecology integrates natural and social sciences to study these radically altered local environments and their regional and global effects. Cities themselves present both the problems and solutions to sustainability challenges of an increasingly urbanized world.","container-title":"Science","DOI":"10.1126/science.1150195","ISSN":"0036-8075, 1095-9203","issue":"5864","journalAbbreviation":"Science","language":"en","page":"756-760","source":"DOI.org (Crossref)","title":"Global Change and the Ecology of Cities","volume":"319","author":[{"family":"Grimm","given":"Nancy B."},{"family":"Faeth","given":"Stanley H."},{"family":"Golubiewski","given":"Nancy E."},{"family":"Redman","given":"Charles L."},{"family":"Wu","given":"Jianguo"},{"family":"Bai","given":"Xuemei"},{"family":"Briggs","given":"John M."}],"issued":{"date-parts":[["2008",2,8]]}}},{"id":1223,"uris":["http://zotero.org/users/16770306/items/5MJNY5X8"],"itemData":{"id":1223,"type":"article-journal","abstract":"This paper provides a comprehensive exploration of the primary drivers leading to global biodiversity loss based on recent scientific research. These drivers are agricultural expansion, climate change, marine exploitation, urbanization and the spread of invasive species. The paper examines the significant role of agricultural expansion, responsible for endangering 85% of species at risk, largely through habitat transformation. The impacts of climate change on ecosystems are discussed, including ocean warming, acidification, and altered ocean currents; factors that pose challenges for various species. Marine exploitation contributes to the decline of marine species and habitats. The paper discusses how urbanization leads to habitat fragmentation, coupled with the threats posed by invasive species that disrupt native ecological networks. Assessing the drivers of biodiversity loss correctly creates a knowledge baseline for action.","container-title":"Journal of Ecology &amp; Natural Resources","DOI":"10.23880/jenr-16000346","ISSN":"25784994","issue":"3","journalAbbreviation":"JENR","language":"en","source":"DOI.org (Crossref)","title":"The Main Drivers of Biodiversity Loss: A Brief Overview","title-short":"The Main Drivers of Biodiversity Loss","URL":"https://medwinpublishers.com/JENR/the-main-drivers-of-biodiversity-loss-a-brief-overview.pdf","volume":"7","author":[{"family":"Christian","given":"Hald-Mortensen","suffix":""}],"accessed":{"date-parts":[["2025",8,5]]},"issued":{"date-parts":[["2023"]]}}}],"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(Christian, 2023; Grimm et al., 2008)</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Canada’s most biodiverse regions are also the most built-up and as such, understanding how birds’ use and move across urban green spaces in the demanding winter season is a key step to move towards biodiversity-friendly nature management practices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{"citationID":"OoB3dAXA","properties":{"formattedCitation":"(Deguise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(Deguise &amp; Kerr, 2006; Kraus &amp; Hebb, 2020)</w:t>
      </w:r>
      <w:r w:rsidRPr="00CC1CE8">
        <w:rPr>
          <w:rFonts w:ascii="Times New Roman" w:hAnsi="Times New Roman" w:cs="Times New Roman"/>
          <w:lang w:val="en-CA"/>
        </w:rPr>
        <w:fldChar w:fldCharType="end"/>
      </w:r>
      <w:r w:rsidRPr="00CC1CE8">
        <w:rPr>
          <w:rFonts w:ascii="Times New Roman" w:hAnsi="Times New Roman" w:cs="Times New Roman"/>
          <w:lang w:val="en-CA"/>
        </w:rPr>
        <w:t>. In my thesis, I used VHF telemetry to investigate the movements and association to urban green spaces’ features by northern cardinals at different spatial scales along an urbanization gradient. I demonstrated that cardinals spending winter in the urban site had larger total home ranges compared to their peri-urban counterparts, and that cardinals are associated to habitat features at different spatial scale in a peri-urban site (50 m radius) compared to urbanized sites (suburban and urban: 25 m radius). I also showed that cardinals are associated to different habitat variables according to the urbanization level of the site they’re wintering in, with a strong association to bird feeders across all three study sites. As for winter daily activities, I demonstrated that northern cardinal’s timing of both the onset and end of activity is influenced by both climatic conditions and extreme weather events (onset: 5-day mean temperature lag and -5˚C cold snap events; end: 2-day mean temperature lag and -10 ˚C cold snap events) also affected their daily activities. To complement this thesis, investigating how cardinals use urban green spaces during the summer, could provide a valuable addition to our knowledge of resident bird species’ full annual cycle, and how urban green spaces may provide different benefits or resources at different times of the year.</w:t>
      </w:r>
    </w:p>
    <w:p w14:paraId="24D1BCEA" w14:textId="77777777" w:rsidR="003C523F" w:rsidRDefault="003C523F" w:rsidP="00554C3F">
      <w:pPr>
        <w:spacing w:line="360" w:lineRule="auto"/>
        <w:jc w:val="both"/>
        <w:rPr>
          <w:rFonts w:ascii="Times New Roman" w:hAnsi="Times New Roman" w:cs="Times New Roman"/>
          <w:lang w:val="en-CA"/>
        </w:rPr>
      </w:pPr>
    </w:p>
    <w:p w14:paraId="37CCB734" w14:textId="77777777" w:rsidR="005416B5" w:rsidRDefault="005416B5" w:rsidP="00554C3F">
      <w:pPr>
        <w:spacing w:line="360" w:lineRule="auto"/>
        <w:jc w:val="both"/>
        <w:rPr>
          <w:rFonts w:ascii="Times New Roman" w:hAnsi="Times New Roman" w:cs="Times New Roman"/>
          <w:lang w:val="en-CA"/>
        </w:rPr>
      </w:pPr>
    </w:p>
    <w:p w14:paraId="7B5EB70E" w14:textId="77777777" w:rsidR="005416B5" w:rsidRDefault="005416B5" w:rsidP="00554C3F">
      <w:pPr>
        <w:spacing w:line="360" w:lineRule="auto"/>
        <w:jc w:val="both"/>
        <w:rPr>
          <w:rFonts w:ascii="Times New Roman" w:hAnsi="Times New Roman" w:cs="Times New Roman"/>
          <w:lang w:val="en-CA"/>
        </w:rPr>
      </w:pPr>
    </w:p>
    <w:p w14:paraId="7E9505B7" w14:textId="77777777" w:rsidR="005416B5" w:rsidRDefault="005416B5" w:rsidP="00554C3F">
      <w:pPr>
        <w:spacing w:line="360" w:lineRule="auto"/>
        <w:jc w:val="both"/>
        <w:rPr>
          <w:rFonts w:ascii="Times New Roman" w:hAnsi="Times New Roman" w:cs="Times New Roman"/>
          <w:lang w:val="en-CA"/>
        </w:rPr>
      </w:pPr>
    </w:p>
    <w:p w14:paraId="1BA1738C" w14:textId="77777777" w:rsidR="005416B5" w:rsidRDefault="005416B5" w:rsidP="00554C3F">
      <w:pPr>
        <w:spacing w:line="360" w:lineRule="auto"/>
        <w:jc w:val="both"/>
        <w:rPr>
          <w:rFonts w:ascii="Times New Roman" w:hAnsi="Times New Roman" w:cs="Times New Roman"/>
          <w:lang w:val="en-CA"/>
        </w:rPr>
      </w:pPr>
    </w:p>
    <w:p w14:paraId="29D97321" w14:textId="77777777" w:rsidR="005416B5" w:rsidRDefault="005416B5" w:rsidP="00554C3F">
      <w:pPr>
        <w:spacing w:line="360" w:lineRule="auto"/>
        <w:jc w:val="both"/>
        <w:rPr>
          <w:rFonts w:ascii="Times New Roman" w:hAnsi="Times New Roman" w:cs="Times New Roman"/>
          <w:lang w:val="en-CA"/>
        </w:rPr>
      </w:pPr>
    </w:p>
    <w:p w14:paraId="372E6AAE" w14:textId="77777777" w:rsidR="003C523F" w:rsidRDefault="003C523F" w:rsidP="00554C3F">
      <w:pPr>
        <w:spacing w:line="360" w:lineRule="auto"/>
        <w:jc w:val="both"/>
        <w:rPr>
          <w:rFonts w:ascii="Times New Roman" w:hAnsi="Times New Roman" w:cs="Times New Roman"/>
          <w:lang w:val="en-CA"/>
        </w:rPr>
      </w:pPr>
    </w:p>
    <w:p w14:paraId="39369701" w14:textId="6D52A886" w:rsidR="003C523F" w:rsidRPr="008D077E" w:rsidRDefault="003C523F" w:rsidP="008D077E">
      <w:pPr>
        <w:pStyle w:val="Heading1"/>
        <w:spacing w:line="360" w:lineRule="auto"/>
        <w:rPr>
          <w:rFonts w:ascii="Times New Roman" w:eastAsia="Times New Roman" w:hAnsi="Times New Roman" w:cs="Times New Roman"/>
          <w:color w:val="000000" w:themeColor="text1"/>
          <w:lang w:val="en-CA"/>
        </w:rPr>
      </w:pPr>
      <w:bookmarkStart w:id="149" w:name="_Toc205546337"/>
      <w:bookmarkStart w:id="150" w:name="_Toc214025518"/>
      <w:r w:rsidRPr="00CC2FBF">
        <w:rPr>
          <w:rFonts w:ascii="Times New Roman" w:eastAsia="Times New Roman" w:hAnsi="Times New Roman" w:cs="Times New Roman"/>
          <w:color w:val="000000" w:themeColor="text1"/>
          <w:lang w:val="en-CA"/>
        </w:rPr>
        <w:t>Supplemental material</w:t>
      </w:r>
      <w:bookmarkEnd w:id="149"/>
      <w:bookmarkEnd w:id="150"/>
    </w:p>
    <w:p w14:paraId="7E4BCDA3" w14:textId="77777777" w:rsidR="003C523F" w:rsidRDefault="003C523F" w:rsidP="00B01C3D">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of generalized linear mixed models (GLM) with a comparing scale of effect of landscape variables for resighting locations (n= 57) the northern cardinals tracked across three sites in Montreal, Quebec, Canada.</w:t>
      </w:r>
    </w:p>
    <w:tbl>
      <w:tblPr>
        <w:tblStyle w:val="TableGrid"/>
        <w:tblW w:w="9350" w:type="dxa"/>
        <w:jc w:val="right"/>
        <w:tblLook w:val="04A0" w:firstRow="1" w:lastRow="0" w:firstColumn="1" w:lastColumn="0" w:noHBand="0" w:noVBand="1"/>
        <w:tblPrChange w:id="151" w:author="Frei,Barbara (ECCC)" w:date="2025-08-01T15:32:00Z" w16du:dateUtc="2025-08-01T19:32:00Z">
          <w:tblPr>
            <w:tblStyle w:val="TableGrid"/>
            <w:tblW w:w="0" w:type="auto"/>
            <w:jc w:val="right"/>
            <w:tblLook w:val="04A0" w:firstRow="1" w:lastRow="0" w:firstColumn="1" w:lastColumn="0" w:noHBand="0" w:noVBand="1"/>
          </w:tblPr>
        </w:tblPrChange>
      </w:tblPr>
      <w:tblGrid>
        <w:gridCol w:w="2300"/>
        <w:gridCol w:w="1100"/>
        <w:gridCol w:w="2715"/>
        <w:gridCol w:w="1140"/>
        <w:gridCol w:w="990"/>
        <w:gridCol w:w="1105"/>
        <w:tblGridChange w:id="152">
          <w:tblGrid>
            <w:gridCol w:w="2300"/>
            <w:gridCol w:w="1100"/>
            <w:gridCol w:w="2715"/>
            <w:gridCol w:w="984"/>
            <w:gridCol w:w="156"/>
            <w:gridCol w:w="686"/>
            <w:gridCol w:w="304"/>
            <w:gridCol w:w="539"/>
            <w:gridCol w:w="566"/>
          </w:tblGrid>
        </w:tblGridChange>
      </w:tblGrid>
      <w:tr w:rsidR="003C523F" w14:paraId="431F3480" w14:textId="77777777" w:rsidTr="00111F39">
        <w:trPr>
          <w:trHeight w:val="300"/>
          <w:jc w:val="right"/>
          <w:trPrChange w:id="153" w:author="Frei,Barbara (ECCC)" w:date="2025-08-01T15:32:00Z" w16du:dateUtc="2025-08-01T19:32:00Z">
            <w:trPr>
              <w:jc w:val="right"/>
            </w:trPr>
          </w:trPrChange>
        </w:trPr>
        <w:tc>
          <w:tcPr>
            <w:tcW w:w="2300" w:type="dxa"/>
            <w:tcBorders>
              <w:left w:val="single" w:sz="4" w:space="0" w:color="FFFFFF" w:themeColor="background1"/>
              <w:right w:val="single" w:sz="4" w:space="0" w:color="FFFFFF" w:themeColor="background1"/>
            </w:tcBorders>
            <w:tcPrChange w:id="154" w:author="Frei,Barbara (ECCC)" w:date="2025-08-01T15:32:00Z" w16du:dateUtc="2025-08-01T19:32:00Z">
              <w:tcPr>
                <w:tcW w:w="2411" w:type="dxa"/>
                <w:tcBorders>
                  <w:left w:val="single" w:sz="4" w:space="0" w:color="FFFFFF"/>
                  <w:right w:val="single" w:sz="4" w:space="0" w:color="FFFFFF"/>
                </w:tcBorders>
              </w:tcPr>
            </w:tcPrChange>
          </w:tcPr>
          <w:p w14:paraId="3D1CE2F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Change w:id="155" w:author="Frei,Barbara (ECCC)" w:date="2025-08-01T15:32:00Z" w16du:dateUtc="2025-08-01T19:32:00Z">
              <w:tcPr>
                <w:tcW w:w="1136" w:type="dxa"/>
                <w:tcBorders>
                  <w:left w:val="single" w:sz="4" w:space="0" w:color="FFFFFF"/>
                  <w:right w:val="single" w:sz="4" w:space="0" w:color="FFFFFF"/>
                </w:tcBorders>
              </w:tcPr>
            </w:tcPrChange>
          </w:tcPr>
          <w:p w14:paraId="183C2E9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Change w:id="156" w:author="Frei,Barbara (ECCC)" w:date="2025-08-01T15:32:00Z" w16du:dateUtc="2025-08-01T19:32:00Z">
              <w:tcPr>
                <w:tcW w:w="3967" w:type="dxa"/>
                <w:gridSpan w:val="2"/>
                <w:tcBorders>
                  <w:left w:val="single" w:sz="4" w:space="0" w:color="FFFFFF"/>
                  <w:right w:val="single" w:sz="4" w:space="0" w:color="FFFFFF"/>
                </w:tcBorders>
              </w:tcPr>
            </w:tcPrChange>
          </w:tcPr>
          <w:p w14:paraId="57D34EC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Change w:id="157" w:author="Frei,Barbara (ECCC)" w:date="2025-08-01T15:32:00Z" w16du:dateUtc="2025-08-01T19:32:00Z">
              <w:tcPr>
                <w:tcW w:w="850" w:type="dxa"/>
                <w:gridSpan w:val="2"/>
                <w:tcBorders>
                  <w:left w:val="single" w:sz="4" w:space="0" w:color="FFFFFF"/>
                  <w:right w:val="single" w:sz="4" w:space="0" w:color="FFFFFF"/>
                </w:tcBorders>
              </w:tcPr>
            </w:tcPrChange>
          </w:tcPr>
          <w:p w14:paraId="6082544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Change w:id="158" w:author="Frei,Barbara (ECCC)" w:date="2025-08-01T15:32:00Z" w16du:dateUtc="2025-08-01T19:32:00Z">
              <w:tcPr>
                <w:tcW w:w="851" w:type="dxa"/>
                <w:gridSpan w:val="2"/>
                <w:tcBorders>
                  <w:left w:val="single" w:sz="4" w:space="0" w:color="FFFFFF"/>
                  <w:right w:val="single" w:sz="4" w:space="0" w:color="FFFFFF"/>
                </w:tcBorders>
              </w:tcPr>
            </w:tcPrChange>
          </w:tcPr>
          <w:p w14:paraId="02E7164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w:t>
            </w:r>
            <w:proofErr w:type="spellStart"/>
            <w:r w:rsidRPr="00FA689E">
              <w:rPr>
                <w:rFonts w:ascii="Times New Roman" w:hAnsi="Times New Roman" w:cs="Times New Roman"/>
                <w:color w:val="000000"/>
                <w:sz w:val="20"/>
                <w:szCs w:val="20"/>
                <w:lang w:val="en-CA"/>
              </w:rPr>
              <w:t>AICc</w:t>
            </w:r>
            <w:proofErr w:type="spellEnd"/>
          </w:p>
        </w:tc>
        <w:tc>
          <w:tcPr>
            <w:tcW w:w="1105" w:type="dxa"/>
            <w:tcBorders>
              <w:left w:val="single" w:sz="4" w:space="0" w:color="FFFFFF" w:themeColor="background1"/>
              <w:right w:val="single" w:sz="4" w:space="0" w:color="FFFFFF" w:themeColor="background1"/>
            </w:tcBorders>
            <w:tcPrChange w:id="159" w:author="Frei,Barbara (ECCC)" w:date="2025-08-01T15:32:00Z" w16du:dateUtc="2025-08-01T19:32:00Z">
              <w:tcPr>
                <w:tcW w:w="566" w:type="dxa"/>
                <w:tcBorders>
                  <w:left w:val="single" w:sz="4" w:space="0" w:color="FFFFFF"/>
                  <w:right w:val="single" w:sz="4" w:space="0" w:color="FFFFFF"/>
                </w:tcBorders>
              </w:tcPr>
            </w:tcPrChange>
          </w:tcPr>
          <w:p w14:paraId="764EABB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3C523F" w14:paraId="7DED461B" w14:textId="77777777" w:rsidTr="00111F39">
        <w:trPr>
          <w:trHeight w:val="716"/>
          <w:jc w:val="right"/>
          <w:trPrChange w:id="160" w:author="Frei,Barbara (ECCC)" w:date="2025-08-01T15:32:00Z" w16du:dateUtc="2025-08-01T19:32:00Z">
            <w:trPr>
              <w:trHeight w:val="716"/>
              <w:jc w:val="right"/>
            </w:trPr>
          </w:trPrChange>
        </w:trPr>
        <w:tc>
          <w:tcPr>
            <w:tcW w:w="2300" w:type="dxa"/>
            <w:tcBorders>
              <w:left w:val="single" w:sz="4" w:space="0" w:color="FFFFFF" w:themeColor="background1"/>
              <w:bottom w:val="single" w:sz="4" w:space="0" w:color="FFFFFF" w:themeColor="background1"/>
              <w:right w:val="single" w:sz="4" w:space="0" w:color="FFFFFF" w:themeColor="background1"/>
            </w:tcBorders>
            <w:tcPrChange w:id="161" w:author="Frei,Barbara (ECCC)" w:date="2025-08-01T15:32:00Z" w16du:dateUtc="2025-08-01T19:32:00Z">
              <w:tcPr>
                <w:tcW w:w="2411" w:type="dxa"/>
                <w:tcBorders>
                  <w:left w:val="single" w:sz="4" w:space="0" w:color="FFFFFF" w:themeColor="background1"/>
                  <w:bottom w:val="single" w:sz="4" w:space="0" w:color="FFFFFF" w:themeColor="background1"/>
                  <w:right w:val="single" w:sz="4" w:space="0" w:color="FFFFFF" w:themeColor="background1"/>
                </w:tcBorders>
              </w:tcPr>
            </w:tcPrChange>
          </w:tcPr>
          <w:p w14:paraId="1F2DDDC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Change w:id="162" w:author="Frei,Barbara (ECCC)" w:date="2025-08-01T15:32:00Z" w16du:dateUtc="2025-08-01T19:32:00Z">
              <w:tcPr>
                <w:tcW w:w="1136" w:type="dxa"/>
                <w:tcBorders>
                  <w:left w:val="single" w:sz="4" w:space="0" w:color="FFFFFF" w:themeColor="background1"/>
                  <w:bottom w:val="single" w:sz="4" w:space="0" w:color="FFFFFF" w:themeColor="background1"/>
                  <w:right w:val="single" w:sz="4" w:space="0" w:color="FFFFFF" w:themeColor="background1"/>
                </w:tcBorders>
              </w:tcPr>
            </w:tcPrChange>
          </w:tcPr>
          <w:p w14:paraId="3DA2F05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EEC196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29709F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660D2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12F1B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Change w:id="163" w:author="Frei,Barbara (ECCC)" w:date="2025-08-01T15:32:00Z" w16du:dateUtc="2025-08-01T19:32:00Z">
              <w:tcPr>
                <w:tcW w:w="3967"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5ECF2EC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Change w:id="164" w:author="Frei,Barbara (ECCC)" w:date="2025-08-01T15:32:00Z" w16du:dateUtc="2025-08-01T19:32:00Z">
              <w:tcPr>
                <w:tcW w:w="850"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4D425E7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062EAA5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474A6EE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D8E5C5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Change w:id="165" w:author="Frei,Barbara (ECCC)" w:date="2025-08-01T15:32:00Z" w16du:dateUtc="2025-08-01T19:32:00Z">
              <w:tcPr>
                <w:tcW w:w="851"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2978E16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1D6AF811" w14:textId="77777777" w:rsidR="003C523F" w:rsidRPr="00BB583F"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2BBB760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51AA9EF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Change w:id="166" w:author="Frei,Barbara (ECCC)" w:date="2025-08-01T15:32:00Z" w16du:dateUtc="2025-08-01T19:32:00Z">
              <w:tcPr>
                <w:tcW w:w="566" w:type="dxa"/>
                <w:tcBorders>
                  <w:left w:val="single" w:sz="4" w:space="0" w:color="FFFFFF" w:themeColor="background1"/>
                  <w:bottom w:val="single" w:sz="4" w:space="0" w:color="FFFFFF" w:themeColor="background1"/>
                  <w:right w:val="single" w:sz="4" w:space="0" w:color="FFFFFF" w:themeColor="background1"/>
                </w:tcBorders>
              </w:tcPr>
            </w:tcPrChange>
          </w:tcPr>
          <w:p w14:paraId="19A12FB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B04BFB" w14:textId="77777777" w:rsidR="003C523F" w:rsidRPr="00BB583F"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215FC77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27497B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14:paraId="493046EE" w14:textId="77777777" w:rsidTr="00111F39">
        <w:trPr>
          <w:trHeight w:val="300"/>
          <w:jc w:val="right"/>
          <w:trPrChange w:id="167" w:author="Frei,Barbara (ECCC)" w:date="2025-08-01T15:32:00Z" w16du:dateUtc="2025-08-01T19:32:00Z">
            <w:trPr>
              <w:jc w:val="right"/>
            </w:trPr>
          </w:trPrChange>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168" w:author="Frei,Barbara (ECCC)" w:date="2025-08-01T15:32:00Z" w16du:dateUtc="2025-08-01T19:32:00Z">
              <w:tcPr>
                <w:tcW w:w="24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12A778F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169" w:author="Frei,Barbara (ECCC)" w:date="2025-08-01T15:32:00Z" w16du:dateUtc="2025-08-01T19:32:00Z">
              <w:tcPr>
                <w:tcW w:w="11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3DD858A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FCDA5A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7F57FCB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D86A92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62154C7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170" w:author="Frei,Barbara (ECCC)" w:date="2025-08-01T15:32:00Z" w16du:dateUtc="2025-08-01T19:32:00Z">
              <w:tcPr>
                <w:tcW w:w="396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6623235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171" w:author="Frei,Barbara (ECCC)" w:date="2025-08-01T15:32:00Z" w16du:dateUtc="2025-08-01T19:32:00Z">
              <w:tcPr>
                <w:tcW w:w="85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6D1047C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249D8DF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4B5BB78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189DD4B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172" w:author="Frei,Barbara (ECCC)" w:date="2025-08-01T15:32:00Z" w16du:dateUtc="2025-08-01T19:32:00Z">
              <w:tcPr>
                <w:tcW w:w="85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79F59224"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5CF47B5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2A2CBA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10E8ACC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173" w:author="Frei,Barbara (ECCC)" w:date="2025-08-01T15:32:00Z" w16du:dateUtc="2025-08-01T19:32:00Z">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493A18A7"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4D092E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09FEE9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2913F2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rsidRPr="00982A68" w14:paraId="51FC3FE3" w14:textId="77777777" w:rsidTr="00111F39">
        <w:trPr>
          <w:trHeight w:val="300"/>
          <w:jc w:val="right"/>
          <w:trPrChange w:id="174" w:author="Frei,Barbara (ECCC)" w:date="2025-08-01T15:32:00Z" w16du:dateUtc="2025-08-01T19:32:00Z">
            <w:trPr>
              <w:jc w:val="right"/>
            </w:trPr>
          </w:trPrChange>
        </w:trPr>
        <w:tc>
          <w:tcPr>
            <w:tcW w:w="2300" w:type="dxa"/>
            <w:tcBorders>
              <w:top w:val="single" w:sz="4" w:space="0" w:color="FFFFFF" w:themeColor="background1"/>
              <w:left w:val="single" w:sz="4" w:space="0" w:color="FFFFFF" w:themeColor="background1"/>
              <w:right w:val="single" w:sz="4" w:space="0" w:color="FFFFFF" w:themeColor="background1"/>
            </w:tcBorders>
            <w:tcPrChange w:id="175" w:author="Frei,Barbara (ECCC)" w:date="2025-08-01T15:32:00Z" w16du:dateUtc="2025-08-01T19:32:00Z">
              <w:tcPr>
                <w:tcW w:w="2411" w:type="dxa"/>
                <w:tcBorders>
                  <w:top w:val="single" w:sz="4" w:space="0" w:color="FFFFFF" w:themeColor="background1"/>
                  <w:left w:val="single" w:sz="4" w:space="0" w:color="FFFFFF" w:themeColor="background1"/>
                  <w:right w:val="single" w:sz="4" w:space="0" w:color="FFFFFF" w:themeColor="background1"/>
                </w:tcBorders>
              </w:tcPr>
            </w:tcPrChange>
          </w:tcPr>
          <w:p w14:paraId="5C1E063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 xml:space="preserve">Concordia </w:t>
            </w:r>
            <w:proofErr w:type="spellStart"/>
            <w:r>
              <w:rPr>
                <w:rFonts w:ascii="Times New Roman" w:hAnsi="Times New Roman" w:cs="Times New Roman"/>
                <w:color w:val="000000"/>
                <w:sz w:val="20"/>
                <w:szCs w:val="20"/>
              </w:rPr>
              <w:t>University</w:t>
            </w:r>
            <w:proofErr w:type="spellEnd"/>
            <w:r w:rsidRPr="00FA689E">
              <w:rPr>
                <w:rFonts w:ascii="Times New Roman" w:hAnsi="Times New Roman" w:cs="Times New Roman"/>
                <w:color w:val="000000"/>
                <w:sz w:val="20"/>
                <w:szCs w:val="20"/>
              </w:rPr>
              <w:t xml:space="preserve"> (dense </w:t>
            </w:r>
            <w:proofErr w:type="spellStart"/>
            <w:r w:rsidRPr="00FA689E">
              <w:rPr>
                <w:rFonts w:ascii="Times New Roman" w:hAnsi="Times New Roman" w:cs="Times New Roman"/>
                <w:color w:val="000000"/>
                <w:sz w:val="20"/>
                <w:szCs w:val="20"/>
              </w:rPr>
              <w:t>urban</w:t>
            </w:r>
            <w:proofErr w:type="spellEnd"/>
            <w:r w:rsidRPr="00FA689E">
              <w:rPr>
                <w:rFonts w:ascii="Times New Roman" w:hAnsi="Times New Roman" w:cs="Times New Roman"/>
                <w:color w:val="000000"/>
                <w:sz w:val="20"/>
                <w:szCs w:val="20"/>
              </w:rPr>
              <w:t>)</w:t>
            </w:r>
          </w:p>
        </w:tc>
        <w:tc>
          <w:tcPr>
            <w:tcW w:w="1100" w:type="dxa"/>
            <w:tcBorders>
              <w:top w:val="single" w:sz="4" w:space="0" w:color="FFFFFF" w:themeColor="background1"/>
              <w:left w:val="single" w:sz="4" w:space="0" w:color="FFFFFF" w:themeColor="background1"/>
              <w:right w:val="single" w:sz="4" w:space="0" w:color="FFFFFF" w:themeColor="background1"/>
            </w:tcBorders>
            <w:tcPrChange w:id="176" w:author="Frei,Barbara (ECCC)" w:date="2025-08-01T15:32:00Z" w16du:dateUtc="2025-08-01T19:32:00Z">
              <w:tcPr>
                <w:tcW w:w="1136" w:type="dxa"/>
                <w:tcBorders>
                  <w:top w:val="single" w:sz="4" w:space="0" w:color="FFFFFF" w:themeColor="background1"/>
                  <w:left w:val="single" w:sz="4" w:space="0" w:color="FFFFFF" w:themeColor="background1"/>
                  <w:right w:val="single" w:sz="4" w:space="0" w:color="FFFFFF" w:themeColor="background1"/>
                </w:tcBorders>
              </w:tcPr>
            </w:tcPrChange>
          </w:tcPr>
          <w:p w14:paraId="06E1E33F"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2D7AB4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46D1750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C83E2B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Change w:id="177" w:author="Frei,Barbara (ECCC)" w:date="2025-08-01T15:32:00Z" w16du:dateUtc="2025-08-01T19:32:00Z">
              <w:tcPr>
                <w:tcW w:w="3967"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1A9D5768"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Change w:id="178" w:author="Frei,Barbara (ECCC)" w:date="2025-08-01T15:32:00Z" w16du:dateUtc="2025-08-01T19:32:00Z">
              <w:tcPr>
                <w:tcW w:w="850"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212EEAD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1FF47E4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019CE51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7B0CD2BB"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Change w:id="179" w:author="Frei,Barbara (ECCC)" w:date="2025-08-01T15:32:00Z" w16du:dateUtc="2025-08-01T19:32:00Z">
              <w:tcPr>
                <w:tcW w:w="851"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35FD3F0E"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4F68C95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0200CC8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73B1FF52"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Change w:id="180" w:author="Frei,Barbara (ECCC)" w:date="2025-08-01T15:32:00Z" w16du:dateUtc="2025-08-01T19:32:00Z">
              <w:tcPr>
                <w:tcW w:w="566" w:type="dxa"/>
                <w:tcBorders>
                  <w:top w:val="single" w:sz="4" w:space="0" w:color="FFFFFF" w:themeColor="background1"/>
                  <w:left w:val="single" w:sz="4" w:space="0" w:color="FFFFFF" w:themeColor="background1"/>
                  <w:right w:val="single" w:sz="4" w:space="0" w:color="FFFFFF" w:themeColor="background1"/>
                </w:tcBorders>
              </w:tcPr>
            </w:tcPrChange>
          </w:tcPr>
          <w:p w14:paraId="0E9CEF2C"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3590112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2EDBD8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58DF4FC"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tbl>
      <w:tblPr>
        <w:tblStyle w:val="TableGrid"/>
        <w:tblpPr w:leftFromText="180" w:rightFromText="180" w:vertAnchor="text" w:horzAnchor="margin" w:tblpXSpec="center" w:tblpY="784"/>
        <w:tblW w:w="10343" w:type="dxa"/>
        <w:tblLook w:val="04A0" w:firstRow="1" w:lastRow="0" w:firstColumn="1" w:lastColumn="0" w:noHBand="0" w:noVBand="1"/>
      </w:tblPr>
      <w:tblGrid>
        <w:gridCol w:w="1549"/>
        <w:gridCol w:w="1689"/>
        <w:gridCol w:w="6139"/>
        <w:gridCol w:w="966"/>
      </w:tblGrid>
      <w:tr w:rsidR="008E0E4E" w:rsidRPr="001A24D5" w14:paraId="3E2CA25F" w14:textId="77777777" w:rsidTr="008E0E4E">
        <w:tc>
          <w:tcPr>
            <w:tcW w:w="1549" w:type="dxa"/>
            <w:tcBorders>
              <w:left w:val="single" w:sz="4" w:space="0" w:color="FFFFFF"/>
              <w:right w:val="single" w:sz="4" w:space="0" w:color="FFFFFF"/>
            </w:tcBorders>
          </w:tcPr>
          <w:p w14:paraId="5861E44F"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689" w:type="dxa"/>
            <w:tcBorders>
              <w:left w:val="single" w:sz="4" w:space="0" w:color="FFFFFF"/>
              <w:right w:val="single" w:sz="4" w:space="0" w:color="FFFFFF"/>
            </w:tcBorders>
          </w:tcPr>
          <w:p w14:paraId="3E809C37"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139" w:type="dxa"/>
            <w:tcBorders>
              <w:left w:val="single" w:sz="4" w:space="0" w:color="FFFFFF"/>
              <w:right w:val="single" w:sz="4" w:space="0" w:color="FFFFFF"/>
            </w:tcBorders>
          </w:tcPr>
          <w:p w14:paraId="66F5CAF0"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7E7734AC"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proofErr w:type="spellStart"/>
            <w:r w:rsidRPr="00230930">
              <w:rPr>
                <w:rFonts w:ascii="Times New Roman" w:hAnsi="Times New Roman" w:cs="Times New Roman"/>
                <w:b/>
                <w:bCs/>
                <w:color w:val="000000"/>
                <w:sz w:val="20"/>
                <w:szCs w:val="20"/>
                <w:lang w:val="en-CA"/>
              </w:rPr>
              <w:t>AICc</w:t>
            </w:r>
            <w:proofErr w:type="spellEnd"/>
          </w:p>
        </w:tc>
      </w:tr>
      <w:tr w:rsidR="008E0E4E" w:rsidRPr="001A24D5" w14:paraId="4A664D3E" w14:textId="77777777" w:rsidTr="008E0E4E">
        <w:trPr>
          <w:trHeight w:val="716"/>
        </w:trPr>
        <w:tc>
          <w:tcPr>
            <w:tcW w:w="1549" w:type="dxa"/>
            <w:tcBorders>
              <w:left w:val="single" w:sz="4" w:space="0" w:color="FFFFFF" w:themeColor="background1"/>
              <w:bottom w:val="single" w:sz="4" w:space="0" w:color="FFFFFF" w:themeColor="background1"/>
              <w:right w:val="single" w:sz="4" w:space="0" w:color="FFFFFF" w:themeColor="background1"/>
            </w:tcBorders>
          </w:tcPr>
          <w:p w14:paraId="515DE1F7"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689" w:type="dxa"/>
            <w:tcBorders>
              <w:left w:val="single" w:sz="4" w:space="0" w:color="FFFFFF" w:themeColor="background1"/>
              <w:bottom w:val="single" w:sz="4" w:space="0" w:color="FFFFFF" w:themeColor="background1"/>
              <w:right w:val="single" w:sz="4" w:space="0" w:color="FFFFFF" w:themeColor="background1"/>
            </w:tcBorders>
          </w:tcPr>
          <w:p w14:paraId="19B2973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735F4A87"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9BB166E"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09583755"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184F624B"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387A8361"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F98D"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0C8883D9"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left w:val="single" w:sz="4" w:space="0" w:color="FFFFFF" w:themeColor="background1"/>
              <w:bottom w:val="single" w:sz="4" w:space="0" w:color="FFFFFF" w:themeColor="background1"/>
              <w:right w:val="single" w:sz="4" w:space="0" w:color="FFFFFF" w:themeColor="background1"/>
            </w:tcBorders>
          </w:tcPr>
          <w:p w14:paraId="6C36C557"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0C3D8C9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3046A18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0AF350C"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C92DD01"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293572C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8179C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3C29FC0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31B62A28"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347BFEF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3F06F8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09F3007C"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8E0E4E" w:rsidRPr="001A24D5" w14:paraId="7FE78B31" w14:textId="77777777" w:rsidTr="008E0E4E">
        <w:tc>
          <w:tcPr>
            <w:tcW w:w="15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AE2634"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1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FC7B3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110F12FF"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586E59"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7D8DF829"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4A76471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3691088E"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501FDF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6878A00E"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A1234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ED28394"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0D0E8E2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026F0E7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98983A0"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8B8006"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1BB29FE"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2446B78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7FAE5F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F54481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F5E3F4B"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3DAF0F37"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8E0E4E" w:rsidRPr="00982A68" w14:paraId="3A503649" w14:textId="77777777" w:rsidTr="008E0E4E">
        <w:tc>
          <w:tcPr>
            <w:tcW w:w="1549" w:type="dxa"/>
            <w:tcBorders>
              <w:top w:val="single" w:sz="4" w:space="0" w:color="FFFFFF" w:themeColor="background1"/>
              <w:left w:val="single" w:sz="4" w:space="0" w:color="FFFFFF" w:themeColor="background1"/>
              <w:right w:val="single" w:sz="4" w:space="0" w:color="FFFFFF" w:themeColor="background1"/>
            </w:tcBorders>
          </w:tcPr>
          <w:p w14:paraId="70D3CB50" w14:textId="77777777" w:rsidR="008E0E4E" w:rsidRPr="007311B6"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7311B6">
              <w:rPr>
                <w:rFonts w:ascii="Times New Roman" w:hAnsi="Times New Roman" w:cs="Times New Roman"/>
                <w:color w:val="000000"/>
                <w:sz w:val="20"/>
                <w:szCs w:val="20"/>
                <w:lang w:val="en-CA"/>
              </w:rPr>
              <w:t>Concordia University (dense urban)</w:t>
            </w:r>
          </w:p>
        </w:tc>
        <w:tc>
          <w:tcPr>
            <w:tcW w:w="1689" w:type="dxa"/>
            <w:tcBorders>
              <w:top w:val="single" w:sz="4" w:space="0" w:color="FFFFFF" w:themeColor="background1"/>
              <w:left w:val="single" w:sz="4" w:space="0" w:color="FFFFFF" w:themeColor="background1"/>
              <w:right w:val="single" w:sz="4" w:space="0" w:color="FFFFFF" w:themeColor="background1"/>
            </w:tcBorders>
          </w:tcPr>
          <w:p w14:paraId="082BA74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DBD72AA"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E4A0C0"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58F7BA0B"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2A91F19"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1D1AD987"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A17C28C"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6C8F38AB" w14:textId="77777777" w:rsidR="008E0E4E" w:rsidRPr="007311B6"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sz="4" w:space="0" w:color="FFFFFF" w:themeColor="background1"/>
              <w:left w:val="single" w:sz="4" w:space="0" w:color="FFFFFF" w:themeColor="background1"/>
              <w:right w:val="single" w:sz="4" w:space="0" w:color="FFFFFF" w:themeColor="background1"/>
            </w:tcBorders>
          </w:tcPr>
          <w:p w14:paraId="4D7DE0B8"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7122E28F"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25A817B"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45263D5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670C6E39" w14:textId="77777777" w:rsidR="008E0E4E" w:rsidRPr="00982A68"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62ED7A5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B7A47B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2D1D627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5B56364E"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156E4374"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21E68F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23ACE169" w14:textId="77777777" w:rsidR="008E0E4E" w:rsidRPr="00982A68"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3E8FA86E" w14:textId="77777777" w:rsidR="006C6A25" w:rsidRDefault="005416B5" w:rsidP="00B01C3D">
      <w:pPr>
        <w:spacing w:before="100" w:beforeAutospacing="1" w:after="100" w:afterAutospacing="1" w:line="360" w:lineRule="auto"/>
        <w:rPr>
          <w:rFonts w:ascii="Times New Roman" w:eastAsia="Times New Roman" w:hAnsi="Times New Roman" w:cs="Times New Roman"/>
          <w:lang w:val="en-CA"/>
        </w:rPr>
      </w:pPr>
      <w:r w:rsidRPr="007F7EAB">
        <w:rPr>
          <w:rFonts w:ascii="Times New Roman" w:eastAsia="Times New Roman" w:hAnsi="Times New Roman" w:cs="Times New Roman"/>
          <w:b/>
          <w:bCs/>
          <w:lang w:val="en-CA"/>
        </w:rPr>
        <w:t>Table S</w:t>
      </w:r>
      <w:r>
        <w:rPr>
          <w:rFonts w:ascii="Times New Roman" w:eastAsia="Times New Roman" w:hAnsi="Times New Roman" w:cs="Times New Roman"/>
          <w:b/>
          <w:bCs/>
          <w:lang w:val="en-CA"/>
        </w:rPr>
        <w:t>2</w:t>
      </w:r>
      <w:r w:rsidRPr="007F7EAB">
        <w:rPr>
          <w:rFonts w:ascii="Times New Roman" w:eastAsia="Times New Roman" w:hAnsi="Times New Roman" w:cs="Times New Roman"/>
          <w:b/>
          <w:bCs/>
          <w:lang w:val="en-CA"/>
        </w:rPr>
        <w:t>.</w:t>
      </w:r>
      <w:r>
        <w:rPr>
          <w:rFonts w:ascii="Times New Roman" w:eastAsia="Times New Roman" w:hAnsi="Times New Roman" w:cs="Times New Roman"/>
          <w:lang w:val="en-CA"/>
        </w:rPr>
        <w:t xml:space="preserve"> AIC values used to determine the best fitting model to explain cardinal’s habitat associations.</w:t>
      </w:r>
    </w:p>
    <w:p w14:paraId="16E64C3E" w14:textId="540AD4B9" w:rsidR="003C523F" w:rsidRPr="00B01C3D" w:rsidRDefault="003C523F" w:rsidP="00B01C3D">
      <w:pPr>
        <w:spacing w:before="100" w:beforeAutospacing="1" w:after="100" w:afterAutospacing="1" w:line="360" w:lineRule="auto"/>
        <w:rPr>
          <w:rFonts w:ascii="Times New Roman" w:eastAsia="Times New Roman" w:hAnsi="Times New Roman" w:cs="Times New Roman"/>
          <w:lang w:val="en-CA"/>
        </w:rPr>
      </w:pPr>
      <w:r w:rsidRPr="00B36B90">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S3</w:t>
      </w:r>
      <w:r w:rsidRPr="00B36B90">
        <w:rPr>
          <w:rFonts w:ascii="Times New Roman" w:hAnsi="Times New Roman" w:cs="Times New Roman"/>
          <w:b/>
          <w:bCs/>
          <w:color w:val="000000" w:themeColor="text1"/>
          <w:lang w:val="en-CA"/>
        </w:rPr>
        <w:t>.</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of generalized additive models (GAMs) with a comparing scale of effect of temperature lag for northern cardinals (n= 64) tracked across three sites in Montreal, Quebec, Canada between 2022 and 2025.</w:t>
      </w:r>
    </w:p>
    <w:tbl>
      <w:tblPr>
        <w:tblStyle w:val="TableGrid"/>
        <w:tblW w:w="0" w:type="auto"/>
        <w:tblInd w:w="-5" w:type="dxa"/>
        <w:tblLook w:val="04A0" w:firstRow="1" w:lastRow="0" w:firstColumn="1" w:lastColumn="0" w:noHBand="0" w:noVBand="1"/>
      </w:tblPr>
      <w:tblGrid>
        <w:gridCol w:w="872"/>
        <w:gridCol w:w="1095"/>
        <w:gridCol w:w="5015"/>
        <w:gridCol w:w="966"/>
        <w:gridCol w:w="836"/>
        <w:gridCol w:w="566"/>
      </w:tblGrid>
      <w:tr w:rsidR="003C523F" w14:paraId="0D6F625D" w14:textId="77777777" w:rsidTr="00111F39">
        <w:tc>
          <w:tcPr>
            <w:tcW w:w="872" w:type="dxa"/>
            <w:tcBorders>
              <w:left w:val="single" w:sz="4" w:space="0" w:color="FFFFFF"/>
              <w:right w:val="single" w:sz="4" w:space="0" w:color="FFFFFF"/>
            </w:tcBorders>
          </w:tcPr>
          <w:p w14:paraId="1C07925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095" w:type="dxa"/>
            <w:tcBorders>
              <w:left w:val="single" w:sz="4" w:space="0" w:color="FFFFFF"/>
              <w:right w:val="single" w:sz="4" w:space="0" w:color="FFFFFF"/>
            </w:tcBorders>
          </w:tcPr>
          <w:p w14:paraId="698690D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015" w:type="dxa"/>
            <w:tcBorders>
              <w:left w:val="single" w:sz="4" w:space="0" w:color="FFFFFF"/>
              <w:right w:val="single" w:sz="4" w:space="0" w:color="FFFFFF"/>
            </w:tcBorders>
          </w:tcPr>
          <w:p w14:paraId="6A70460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966" w:type="dxa"/>
            <w:tcBorders>
              <w:left w:val="single" w:sz="4" w:space="0" w:color="FFFFFF"/>
              <w:right w:val="single" w:sz="4" w:space="0" w:color="FFFFFF"/>
            </w:tcBorders>
          </w:tcPr>
          <w:p w14:paraId="703B48E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36" w:type="dxa"/>
            <w:tcBorders>
              <w:left w:val="single" w:sz="4" w:space="0" w:color="FFFFFF"/>
              <w:right w:val="single" w:sz="4" w:space="0" w:color="FFFFFF"/>
            </w:tcBorders>
          </w:tcPr>
          <w:p w14:paraId="2D69391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w:t>
            </w:r>
            <w:proofErr w:type="spellStart"/>
            <w:r w:rsidRPr="00FA689E">
              <w:rPr>
                <w:rFonts w:ascii="Times New Roman" w:hAnsi="Times New Roman" w:cs="Times New Roman"/>
                <w:color w:val="000000"/>
                <w:sz w:val="20"/>
                <w:szCs w:val="20"/>
                <w:lang w:val="en-CA"/>
              </w:rPr>
              <w:t>AICc</w:t>
            </w:r>
            <w:proofErr w:type="spellEnd"/>
          </w:p>
        </w:tc>
        <w:tc>
          <w:tcPr>
            <w:tcW w:w="566" w:type="dxa"/>
            <w:tcBorders>
              <w:left w:val="single" w:sz="4" w:space="0" w:color="FFFFFF"/>
              <w:right w:val="single" w:sz="4" w:space="0" w:color="FFFFFF"/>
            </w:tcBorders>
          </w:tcPr>
          <w:p w14:paraId="38BEDEA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3C523F" w14:paraId="3BA5DD3B" w14:textId="77777777" w:rsidTr="00111F39">
        <w:trPr>
          <w:trHeight w:val="716"/>
        </w:trPr>
        <w:tc>
          <w:tcPr>
            <w:tcW w:w="872" w:type="dxa"/>
            <w:tcBorders>
              <w:left w:val="single" w:sz="4" w:space="0" w:color="FFFFFF" w:themeColor="background1"/>
              <w:bottom w:val="single" w:sz="4" w:space="0" w:color="FFFFFF" w:themeColor="background1"/>
              <w:right w:val="single" w:sz="4" w:space="0" w:color="FFFFFF" w:themeColor="background1"/>
            </w:tcBorders>
          </w:tcPr>
          <w:p w14:paraId="051D532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095" w:type="dxa"/>
            <w:tcBorders>
              <w:left w:val="single" w:sz="4" w:space="0" w:color="FFFFFF" w:themeColor="background1"/>
              <w:bottom w:val="single" w:sz="4" w:space="0" w:color="FFFFFF" w:themeColor="background1"/>
              <w:right w:val="single" w:sz="4" w:space="0" w:color="FFFFFF" w:themeColor="background1"/>
            </w:tcBorders>
          </w:tcPr>
          <w:p w14:paraId="510B5F3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14:paraId="3C51E58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CE0411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1-day lag</w:t>
            </w:r>
          </w:p>
          <w:p w14:paraId="322EEF2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D9930B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 lag</w:t>
            </w:r>
          </w:p>
          <w:p w14:paraId="08EEA0E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59F1E7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 lag</w:t>
            </w:r>
          </w:p>
          <w:p w14:paraId="045FF08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F9B413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 lag</w:t>
            </w:r>
          </w:p>
          <w:p w14:paraId="32218A1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BBC37C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14:paraId="0EB3A9F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D8BAA0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1306721F" w14:textId="77777777" w:rsidR="003C523F" w:rsidRPr="00FA689E" w:rsidRDefault="003C523F" w:rsidP="00057557">
            <w:pPr>
              <w:tabs>
                <w:tab w:val="left" w:pos="20"/>
                <w:tab w:val="left" w:pos="392"/>
              </w:tabs>
              <w:autoSpaceDE w:val="0"/>
              <w:autoSpaceDN w:val="0"/>
              <w:adjustRightInd w:val="0"/>
              <w:rPr>
                <w:rFonts w:ascii="Times New Roman" w:hAnsi="Times New Roman" w:cs="Times New Roman"/>
                <w:color w:val="000000"/>
                <w:sz w:val="20"/>
                <w:szCs w:val="20"/>
                <w:lang w:val="en-CA"/>
              </w:rPr>
            </w:pPr>
          </w:p>
        </w:tc>
        <w:tc>
          <w:tcPr>
            <w:tcW w:w="5015" w:type="dxa"/>
            <w:tcBorders>
              <w:left w:val="single" w:sz="4" w:space="0" w:color="FFFFFF" w:themeColor="background1"/>
              <w:bottom w:val="single" w:sz="4" w:space="0" w:color="FFFFFF" w:themeColor="background1"/>
              <w:right w:val="single" w:sz="4" w:space="0" w:color="FFFFFF" w:themeColor="background1"/>
            </w:tcBorders>
          </w:tcPr>
          <w:p w14:paraId="7954BB9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t xml:space="preserve">Minimum temperature + </w:t>
            </w:r>
            <w:proofErr w:type="gramStart"/>
            <w:r w:rsidRPr="00EC4813">
              <w:rPr>
                <w:rFonts w:ascii="Times New Roman" w:hAnsi="Times New Roman" w:cs="Times New Roman"/>
                <w:color w:val="000000"/>
                <w:sz w:val="20"/>
                <w:szCs w:val="20"/>
                <w:lang w:val="en-CA"/>
              </w:rPr>
              <w:t>log(</w:t>
            </w:r>
            <w:proofErr w:type="gramEnd"/>
            <w:r w:rsidRPr="00EC4813">
              <w:rPr>
                <w:rFonts w:ascii="Times New Roman" w:hAnsi="Times New Roman" w:cs="Times New Roman"/>
                <w:color w:val="000000"/>
                <w:sz w:val="20"/>
                <w:szCs w:val="20"/>
                <w:lang w:val="en-CA"/>
              </w:rPr>
              <w:t>Precipitations) + Snow on the ground + Maximum speed of wind gust</w:t>
            </w:r>
          </w:p>
          <w:p w14:paraId="42AE8A9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1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3D08B0B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2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1170CDE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3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2F97D3D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4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6EA6861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5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05722567" w14:textId="77777777" w:rsidR="003C523F" w:rsidRPr="00EC4813"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0711913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26753.43</w:t>
            </w:r>
          </w:p>
          <w:p w14:paraId="47FC0E8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C5D89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26749.10</w:t>
            </w:r>
          </w:p>
          <w:p w14:paraId="6013BFC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0B0E65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26741.93</w:t>
            </w:r>
          </w:p>
          <w:p w14:paraId="4D82A36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C2840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26736.89</w:t>
            </w:r>
          </w:p>
          <w:p w14:paraId="6C50A8F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EAEB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26734.24</w:t>
            </w:r>
          </w:p>
          <w:p w14:paraId="4A31C27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1FDAE7C" w14:textId="77777777" w:rsidR="003C523F" w:rsidRPr="00F6378D"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26733.69</w:t>
            </w:r>
          </w:p>
          <w:p w14:paraId="2C1BBCC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F2660E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26867.95</w:t>
            </w:r>
          </w:p>
        </w:tc>
        <w:tc>
          <w:tcPr>
            <w:tcW w:w="836" w:type="dxa"/>
            <w:tcBorders>
              <w:left w:val="single" w:sz="4" w:space="0" w:color="FFFFFF" w:themeColor="background1"/>
              <w:bottom w:val="single" w:sz="4" w:space="0" w:color="FFFFFF" w:themeColor="background1"/>
              <w:right w:val="single" w:sz="4" w:space="0" w:color="FFFFFF" w:themeColor="background1"/>
            </w:tcBorders>
          </w:tcPr>
          <w:p w14:paraId="3E5F8D3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19.74</w:t>
            </w:r>
          </w:p>
          <w:p w14:paraId="72B9BCB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A899FB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15.41</w:t>
            </w:r>
          </w:p>
          <w:p w14:paraId="6CC1AE4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D4903A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8.24</w:t>
            </w:r>
          </w:p>
          <w:p w14:paraId="551F3B7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A3A58B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3.20</w:t>
            </w:r>
          </w:p>
          <w:p w14:paraId="1B696B2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6414DE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0.55</w:t>
            </w:r>
          </w:p>
          <w:p w14:paraId="0256655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7BA7CE" w14:textId="77777777" w:rsidR="003C523F" w:rsidRPr="00F6378D"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0.00</w:t>
            </w:r>
          </w:p>
          <w:p w14:paraId="6DE16FD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C8B7791"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134.26</w:t>
            </w:r>
          </w:p>
        </w:tc>
        <w:tc>
          <w:tcPr>
            <w:tcW w:w="566" w:type="dxa"/>
            <w:tcBorders>
              <w:left w:val="single" w:sz="4" w:space="0" w:color="FFFFFF" w:themeColor="background1"/>
              <w:bottom w:val="single" w:sz="4" w:space="0" w:color="FFFFFF" w:themeColor="background1"/>
              <w:right w:val="single" w:sz="4" w:space="0" w:color="FFFFFF" w:themeColor="background1"/>
            </w:tcBorders>
          </w:tcPr>
          <w:p w14:paraId="0D77035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9C8F33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D270BB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DF99F6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C6451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F84B4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11A3A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62FFE0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A31E95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7D2029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EB9BC48" w14:textId="77777777" w:rsidR="003C523F" w:rsidRPr="00F6378D"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1.00</w:t>
            </w:r>
          </w:p>
          <w:p w14:paraId="1679122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DBAA05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14:paraId="7BC72622" w14:textId="77777777" w:rsidTr="00111F39">
        <w:tc>
          <w:tcPr>
            <w:tcW w:w="8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525000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09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77F772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14:paraId="500A956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112EE9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1-day lag</w:t>
            </w:r>
          </w:p>
          <w:p w14:paraId="0E57934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B92F9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 lag</w:t>
            </w:r>
          </w:p>
          <w:p w14:paraId="6B6424F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EB523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 lag</w:t>
            </w:r>
          </w:p>
          <w:p w14:paraId="0DBE58F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A67796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 lag</w:t>
            </w:r>
          </w:p>
          <w:p w14:paraId="4EA972C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5A540F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14:paraId="3FBB1E0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87CA10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03A6E3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t xml:space="preserve">Minimum temperature + </w:t>
            </w:r>
            <w:proofErr w:type="gramStart"/>
            <w:r w:rsidRPr="00EC4813">
              <w:rPr>
                <w:rFonts w:ascii="Times New Roman" w:hAnsi="Times New Roman" w:cs="Times New Roman"/>
                <w:color w:val="000000"/>
                <w:sz w:val="20"/>
                <w:szCs w:val="20"/>
                <w:lang w:val="en-CA"/>
              </w:rPr>
              <w:t>log(</w:t>
            </w:r>
            <w:proofErr w:type="gramEnd"/>
            <w:r w:rsidRPr="00EC4813">
              <w:rPr>
                <w:rFonts w:ascii="Times New Roman" w:hAnsi="Times New Roman" w:cs="Times New Roman"/>
                <w:color w:val="000000"/>
                <w:sz w:val="20"/>
                <w:szCs w:val="20"/>
                <w:lang w:val="en-CA"/>
              </w:rPr>
              <w:t>Precipitations) + Snow on the ground + Maximum speed of wind gust</w:t>
            </w:r>
          </w:p>
          <w:p w14:paraId="4CA4458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1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550BE8F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2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44F529E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3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0C55DC3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4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54EDD42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5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42F1333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9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A46844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24024.54</w:t>
            </w:r>
          </w:p>
          <w:p w14:paraId="3E4E1DB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5D7DC7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24005.69</w:t>
            </w:r>
          </w:p>
          <w:p w14:paraId="55317DE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B8A584" w14:textId="77777777" w:rsidR="003C523F" w:rsidRPr="00E0160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23965.94</w:t>
            </w:r>
          </w:p>
          <w:p w14:paraId="54B2B08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2B741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24007.50</w:t>
            </w:r>
          </w:p>
          <w:p w14:paraId="2C10E3D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F02121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24018.26</w:t>
            </w:r>
          </w:p>
          <w:p w14:paraId="2D7BD0E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0AB0C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24019.82</w:t>
            </w:r>
          </w:p>
          <w:p w14:paraId="6F2D4B6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B2078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24090.85</w:t>
            </w:r>
          </w:p>
        </w:tc>
        <w:tc>
          <w:tcPr>
            <w:tcW w:w="83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3D7D2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58.60</w:t>
            </w:r>
          </w:p>
          <w:p w14:paraId="49C01A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9D234F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39.76</w:t>
            </w:r>
          </w:p>
          <w:p w14:paraId="4046F4E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D2DD71F" w14:textId="77777777" w:rsidR="003C523F" w:rsidRPr="00E0160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0.00</w:t>
            </w:r>
          </w:p>
          <w:p w14:paraId="62A2A99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51AE5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41.57</w:t>
            </w:r>
          </w:p>
          <w:p w14:paraId="799A5CA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1E1681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52.33</w:t>
            </w:r>
          </w:p>
          <w:p w14:paraId="2F62B96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96EB09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53.89</w:t>
            </w:r>
          </w:p>
          <w:p w14:paraId="2678FEA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CDFAE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124.92</w:t>
            </w:r>
          </w:p>
        </w:tc>
        <w:tc>
          <w:tcPr>
            <w:tcW w:w="5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B1F262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508069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FF1362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3B66C1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85CF7E2" w14:textId="77777777" w:rsidR="003C523F" w:rsidRPr="00E0160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1.00</w:t>
            </w:r>
          </w:p>
          <w:p w14:paraId="019E70E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65EBCB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B7A8E0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7A8584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05031B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8F94E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250BCA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E6174B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1ED67C37" w14:textId="77777777" w:rsidR="001368CC" w:rsidRDefault="001368CC" w:rsidP="00973558">
      <w:pPr>
        <w:tabs>
          <w:tab w:val="left" w:pos="20"/>
          <w:tab w:val="left" w:pos="392"/>
        </w:tabs>
        <w:autoSpaceDE w:val="0"/>
        <w:autoSpaceDN w:val="0"/>
        <w:adjustRightInd w:val="0"/>
        <w:jc w:val="both"/>
        <w:rPr>
          <w:rFonts w:ascii="Times New Roman" w:hAnsi="Times New Roman" w:cs="Times New Roman"/>
          <w:b/>
          <w:bCs/>
          <w:color w:val="000000" w:themeColor="text1"/>
          <w:lang w:val="en-CA"/>
        </w:rPr>
      </w:pPr>
    </w:p>
    <w:p w14:paraId="2DCA08B3" w14:textId="533009CE" w:rsidR="003C523F" w:rsidRPr="00781698" w:rsidRDefault="003C523F" w:rsidP="00B01C3D">
      <w:pPr>
        <w:tabs>
          <w:tab w:val="left" w:pos="20"/>
          <w:tab w:val="left" w:pos="392"/>
        </w:tabs>
        <w:autoSpaceDE w:val="0"/>
        <w:autoSpaceDN w:val="0"/>
        <w:adjustRightInd w:val="0"/>
        <w:spacing w:line="360" w:lineRule="auto"/>
        <w:jc w:val="both"/>
        <w:rPr>
          <w:rFonts w:ascii="Times New Roman" w:hAnsi="Times New Roman" w:cs="Times New Roman"/>
          <w:b/>
          <w:bCs/>
          <w:color w:val="000000" w:themeColor="text1"/>
          <w:lang w:val="en-CA"/>
        </w:rPr>
      </w:pPr>
      <w:r w:rsidRPr="00B36B90">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S4</w:t>
      </w:r>
      <w:r w:rsidRPr="00B36B90">
        <w:rPr>
          <w:rFonts w:ascii="Times New Roman" w:hAnsi="Times New Roman" w:cs="Times New Roman"/>
          <w:b/>
          <w:bCs/>
          <w:color w:val="000000" w:themeColor="text1"/>
          <w:lang w:val="en-CA"/>
        </w:rPr>
        <w:t>.</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of generalized additive models (GAMs) with a comparing scale of effect of cold snap events for northern cardinals (n= 64) tracked across three sites in Montreal, Quebec, Canada between 2022 and 2025.</w:t>
      </w:r>
    </w:p>
    <w:tbl>
      <w:tblPr>
        <w:tblStyle w:val="TableGrid"/>
        <w:tblW w:w="0" w:type="auto"/>
        <w:jc w:val="right"/>
        <w:tblLook w:val="04A0" w:firstRow="1" w:lastRow="0" w:firstColumn="1" w:lastColumn="0" w:noHBand="0" w:noVBand="1"/>
      </w:tblPr>
      <w:tblGrid>
        <w:gridCol w:w="872"/>
        <w:gridCol w:w="1108"/>
        <w:gridCol w:w="5013"/>
        <w:gridCol w:w="966"/>
        <w:gridCol w:w="825"/>
        <w:gridCol w:w="566"/>
      </w:tblGrid>
      <w:tr w:rsidR="003C523F" w14:paraId="02BFA8D1" w14:textId="77777777" w:rsidTr="00111F39">
        <w:trPr>
          <w:jc w:val="right"/>
        </w:trPr>
        <w:tc>
          <w:tcPr>
            <w:tcW w:w="872" w:type="dxa"/>
            <w:tcBorders>
              <w:left w:val="single" w:sz="4" w:space="0" w:color="FFFFFF"/>
              <w:right w:val="single" w:sz="4" w:space="0" w:color="FFFFFF"/>
            </w:tcBorders>
          </w:tcPr>
          <w:p w14:paraId="3ABC907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108" w:type="dxa"/>
            <w:tcBorders>
              <w:left w:val="single" w:sz="4" w:space="0" w:color="FFFFFF"/>
              <w:right w:val="single" w:sz="4" w:space="0" w:color="FFFFFF"/>
            </w:tcBorders>
          </w:tcPr>
          <w:p w14:paraId="6EFE41F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013" w:type="dxa"/>
            <w:tcBorders>
              <w:left w:val="single" w:sz="4" w:space="0" w:color="FFFFFF"/>
              <w:right w:val="single" w:sz="4" w:space="0" w:color="FFFFFF"/>
            </w:tcBorders>
          </w:tcPr>
          <w:p w14:paraId="2B34EDA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966" w:type="dxa"/>
            <w:tcBorders>
              <w:left w:val="single" w:sz="4" w:space="0" w:color="FFFFFF"/>
              <w:right w:val="single" w:sz="4" w:space="0" w:color="FFFFFF"/>
            </w:tcBorders>
          </w:tcPr>
          <w:p w14:paraId="288D17F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25" w:type="dxa"/>
            <w:tcBorders>
              <w:left w:val="single" w:sz="4" w:space="0" w:color="FFFFFF"/>
              <w:right w:val="single" w:sz="4" w:space="0" w:color="FFFFFF"/>
            </w:tcBorders>
          </w:tcPr>
          <w:p w14:paraId="47DD872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w:t>
            </w:r>
            <w:proofErr w:type="spellStart"/>
            <w:r w:rsidRPr="00FA689E">
              <w:rPr>
                <w:rFonts w:ascii="Times New Roman" w:hAnsi="Times New Roman" w:cs="Times New Roman"/>
                <w:color w:val="000000"/>
                <w:sz w:val="20"/>
                <w:szCs w:val="20"/>
                <w:lang w:val="en-CA"/>
              </w:rPr>
              <w:t>AICc</w:t>
            </w:r>
            <w:proofErr w:type="spellEnd"/>
          </w:p>
        </w:tc>
        <w:tc>
          <w:tcPr>
            <w:tcW w:w="566" w:type="dxa"/>
            <w:tcBorders>
              <w:left w:val="single" w:sz="4" w:space="0" w:color="FFFFFF"/>
              <w:right w:val="single" w:sz="4" w:space="0" w:color="FFFFFF"/>
            </w:tcBorders>
          </w:tcPr>
          <w:p w14:paraId="1897630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3C523F" w:rsidRPr="00BF07DD" w14:paraId="2069FF2D" w14:textId="77777777" w:rsidTr="00111F39">
        <w:trPr>
          <w:trHeight w:val="716"/>
          <w:jc w:val="right"/>
        </w:trPr>
        <w:tc>
          <w:tcPr>
            <w:tcW w:w="872" w:type="dxa"/>
            <w:tcBorders>
              <w:left w:val="single" w:sz="4" w:space="0" w:color="FFFFFF" w:themeColor="background1"/>
              <w:bottom w:val="single" w:sz="4" w:space="0" w:color="FFFFFF" w:themeColor="background1"/>
              <w:right w:val="single" w:sz="4" w:space="0" w:color="FFFFFF" w:themeColor="background1"/>
            </w:tcBorders>
          </w:tcPr>
          <w:p w14:paraId="0DBC0B2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108" w:type="dxa"/>
            <w:tcBorders>
              <w:left w:val="single" w:sz="4" w:space="0" w:color="FFFFFF" w:themeColor="background1"/>
              <w:bottom w:val="single" w:sz="4" w:space="0" w:color="FFFFFF" w:themeColor="background1"/>
              <w:right w:val="single" w:sz="4" w:space="0" w:color="FFFFFF" w:themeColor="background1"/>
            </w:tcBorders>
          </w:tcPr>
          <w:p w14:paraId="0204BDF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snap</w:t>
            </w:r>
          </w:p>
          <w:p w14:paraId="0AF8CC0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5B808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14:paraId="0037872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4874B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-7˚C snap</w:t>
            </w:r>
          </w:p>
          <w:p w14:paraId="0FB2F82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FE6BB0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-10˚C snap</w:t>
            </w:r>
          </w:p>
          <w:p w14:paraId="31A19A44" w14:textId="77777777" w:rsidR="003C523F" w:rsidRPr="00FA689E" w:rsidRDefault="003C523F" w:rsidP="00111F39">
            <w:pPr>
              <w:tabs>
                <w:tab w:val="left" w:pos="20"/>
                <w:tab w:val="left" w:pos="392"/>
              </w:tabs>
              <w:autoSpaceDE w:val="0"/>
              <w:autoSpaceDN w:val="0"/>
              <w:adjustRightInd w:val="0"/>
              <w:rPr>
                <w:rFonts w:ascii="Times New Roman" w:hAnsi="Times New Roman" w:cs="Times New Roman"/>
                <w:color w:val="000000"/>
                <w:sz w:val="20"/>
                <w:szCs w:val="20"/>
                <w:lang w:val="en-CA"/>
              </w:rPr>
            </w:pPr>
          </w:p>
          <w:p w14:paraId="1FA7E85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left w:val="single" w:sz="4" w:space="0" w:color="FFFFFF" w:themeColor="background1"/>
              <w:bottom w:val="single" w:sz="4" w:space="0" w:color="FFFFFF" w:themeColor="background1"/>
              <w:right w:val="single" w:sz="4" w:space="0" w:color="FFFFFF" w:themeColor="background1"/>
            </w:tcBorders>
          </w:tcPr>
          <w:p w14:paraId="0788151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0A9DC68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-5</w:t>
            </w:r>
          </w:p>
          <w:p w14:paraId="61D62B9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-7</w:t>
            </w:r>
          </w:p>
          <w:p w14:paraId="7052438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-10</w:t>
            </w:r>
          </w:p>
          <w:p w14:paraId="1EF644F4" w14:textId="77777777" w:rsidR="003C523F" w:rsidRPr="00EC4813"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68BFF81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26768.80</w:t>
            </w:r>
          </w:p>
          <w:p w14:paraId="279E689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31E826F" w14:textId="77777777" w:rsidR="003C523F" w:rsidRPr="00643E2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26761.39</w:t>
            </w:r>
          </w:p>
          <w:p w14:paraId="447E843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4A1F13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26766.92</w:t>
            </w:r>
          </w:p>
          <w:p w14:paraId="13AEC7C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3331B7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26770.65</w:t>
            </w:r>
          </w:p>
          <w:p w14:paraId="4AB1C64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1114D8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26873.30</w:t>
            </w:r>
          </w:p>
          <w:p w14:paraId="2FD8919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825" w:type="dxa"/>
            <w:tcBorders>
              <w:left w:val="single" w:sz="4" w:space="0" w:color="FFFFFF" w:themeColor="background1"/>
              <w:bottom w:val="single" w:sz="4" w:space="0" w:color="FFFFFF" w:themeColor="background1"/>
              <w:right w:val="single" w:sz="4" w:space="0" w:color="FFFFFF" w:themeColor="background1"/>
            </w:tcBorders>
          </w:tcPr>
          <w:p w14:paraId="2256C56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7.41</w:t>
            </w:r>
          </w:p>
          <w:p w14:paraId="75E0791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F92D57A" w14:textId="77777777" w:rsidR="003C523F" w:rsidRPr="00643E2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0.00</w:t>
            </w:r>
          </w:p>
          <w:p w14:paraId="7F148CE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26E3CC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5.53</w:t>
            </w:r>
          </w:p>
          <w:p w14:paraId="6A1D92D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B978DC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9.27</w:t>
            </w:r>
          </w:p>
          <w:p w14:paraId="5026402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7777C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111.92</w:t>
            </w:r>
          </w:p>
          <w:p w14:paraId="103BBB55" w14:textId="77777777" w:rsidR="003C523F" w:rsidRPr="00FA689E" w:rsidRDefault="003C523F" w:rsidP="00111F39">
            <w:pPr>
              <w:tabs>
                <w:tab w:val="left" w:pos="20"/>
                <w:tab w:val="left" w:pos="392"/>
              </w:tabs>
              <w:autoSpaceDE w:val="0"/>
              <w:autoSpaceDN w:val="0"/>
              <w:adjustRightInd w:val="0"/>
              <w:rPr>
                <w:rFonts w:ascii="Times New Roman" w:hAnsi="Times New Roman" w:cs="Times New Roman"/>
                <w:color w:val="000000"/>
                <w:sz w:val="20"/>
                <w:szCs w:val="20"/>
                <w:lang w:val="en-CA"/>
              </w:rPr>
            </w:pPr>
          </w:p>
        </w:tc>
        <w:tc>
          <w:tcPr>
            <w:tcW w:w="566" w:type="dxa"/>
            <w:tcBorders>
              <w:left w:val="single" w:sz="4" w:space="0" w:color="FFFFFF" w:themeColor="background1"/>
              <w:bottom w:val="single" w:sz="4" w:space="0" w:color="FFFFFF" w:themeColor="background1"/>
              <w:right w:val="single" w:sz="4" w:space="0" w:color="FFFFFF" w:themeColor="background1"/>
            </w:tcBorders>
          </w:tcPr>
          <w:p w14:paraId="5E8E66C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8098AE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1238D80" w14:textId="77777777" w:rsidR="003C523F" w:rsidRPr="00643E2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1.00</w:t>
            </w:r>
          </w:p>
          <w:p w14:paraId="0BF8347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010E8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F96EFF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C81976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29AF44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D9962A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14:paraId="18C1D6F4" w14:textId="77777777" w:rsidTr="00111F39">
        <w:trPr>
          <w:jc w:val="right"/>
        </w:trPr>
        <w:tc>
          <w:tcPr>
            <w:tcW w:w="8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D6F33C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108"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E21DEE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snap</w:t>
            </w:r>
          </w:p>
          <w:p w14:paraId="0471826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1A3DF7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14:paraId="56C0A75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E120B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-7˚C snap</w:t>
            </w:r>
          </w:p>
          <w:p w14:paraId="52B080A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843F8F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-10˚C snap</w:t>
            </w:r>
          </w:p>
          <w:p w14:paraId="42B29FA0" w14:textId="77777777" w:rsidR="003C523F" w:rsidRPr="00FA689E" w:rsidRDefault="003C523F" w:rsidP="00111F39">
            <w:pPr>
              <w:tabs>
                <w:tab w:val="left" w:pos="20"/>
                <w:tab w:val="left" w:pos="392"/>
              </w:tabs>
              <w:autoSpaceDE w:val="0"/>
              <w:autoSpaceDN w:val="0"/>
              <w:adjustRightInd w:val="0"/>
              <w:rPr>
                <w:rFonts w:ascii="Times New Roman" w:hAnsi="Times New Roman" w:cs="Times New Roman"/>
                <w:color w:val="000000"/>
                <w:sz w:val="20"/>
                <w:szCs w:val="20"/>
                <w:lang w:val="en-CA"/>
              </w:rPr>
            </w:pPr>
          </w:p>
          <w:p w14:paraId="59A2A80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015B5E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6BF0BEE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-5</w:t>
            </w:r>
          </w:p>
          <w:p w14:paraId="0DD794A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-7</w:t>
            </w:r>
          </w:p>
          <w:p w14:paraId="226EBF7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-10</w:t>
            </w:r>
          </w:p>
          <w:p w14:paraId="0DB4B25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82A999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24095.99</w:t>
            </w:r>
          </w:p>
          <w:p w14:paraId="4552CB2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447C7A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24088.47</w:t>
            </w:r>
          </w:p>
          <w:p w14:paraId="20C3CFA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302F08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24097.29</w:t>
            </w:r>
          </w:p>
          <w:p w14:paraId="72D2F66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2431167" w14:textId="77777777" w:rsidR="003C523F" w:rsidRPr="00A87051"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24085.50</w:t>
            </w:r>
          </w:p>
          <w:p w14:paraId="01FF636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D94343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24106.95</w:t>
            </w:r>
          </w:p>
        </w:tc>
        <w:tc>
          <w:tcPr>
            <w:tcW w:w="82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9A4E43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10.49</w:t>
            </w:r>
          </w:p>
          <w:p w14:paraId="45D53EC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0D6DFF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2.97</w:t>
            </w:r>
          </w:p>
          <w:p w14:paraId="6E5AE7F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082A5E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11.80</w:t>
            </w:r>
          </w:p>
          <w:p w14:paraId="1F239CC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419266" w14:textId="77777777" w:rsidR="003C523F" w:rsidRPr="00A87051"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0.00</w:t>
            </w:r>
          </w:p>
          <w:p w14:paraId="529A175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C7D441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21.46</w:t>
            </w:r>
          </w:p>
        </w:tc>
        <w:tc>
          <w:tcPr>
            <w:tcW w:w="5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CAABD2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D27C9C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A73AE5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2F3B5C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A91E81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A818EC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501D26" w14:textId="77777777" w:rsidR="003C523F" w:rsidRPr="00A87051"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1.00</w:t>
            </w:r>
          </w:p>
          <w:p w14:paraId="177B0A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3BA1F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091BB7E3" w14:textId="77777777" w:rsidR="00620E94" w:rsidRDefault="00620E94" w:rsidP="00620E94">
      <w:pPr>
        <w:rPr>
          <w:lang w:val="en-CA"/>
        </w:rPr>
      </w:pPr>
    </w:p>
    <w:p w14:paraId="35FC1ECD" w14:textId="77777777" w:rsidR="00250085" w:rsidRDefault="00250085" w:rsidP="00620E94">
      <w:pPr>
        <w:rPr>
          <w:lang w:val="en-CA"/>
        </w:rPr>
      </w:pPr>
    </w:p>
    <w:p w14:paraId="58DC14E5" w14:textId="77777777" w:rsidR="00250085" w:rsidRDefault="00250085" w:rsidP="00620E94">
      <w:pPr>
        <w:rPr>
          <w:lang w:val="en-CA"/>
        </w:rPr>
      </w:pPr>
    </w:p>
    <w:p w14:paraId="5779474D" w14:textId="77777777" w:rsidR="00250085" w:rsidRDefault="00250085" w:rsidP="00620E94">
      <w:pPr>
        <w:rPr>
          <w:lang w:val="en-CA"/>
        </w:rPr>
      </w:pPr>
    </w:p>
    <w:p w14:paraId="62503424" w14:textId="77777777" w:rsidR="00250085" w:rsidRDefault="00250085" w:rsidP="00620E94">
      <w:pPr>
        <w:rPr>
          <w:lang w:val="en-CA"/>
        </w:rPr>
      </w:pPr>
    </w:p>
    <w:p w14:paraId="4D75F3D0" w14:textId="77777777" w:rsidR="00250085" w:rsidRDefault="00250085" w:rsidP="00620E94">
      <w:pPr>
        <w:rPr>
          <w:lang w:val="en-CA"/>
        </w:rPr>
      </w:pPr>
    </w:p>
    <w:p w14:paraId="767C2ADA" w14:textId="77777777" w:rsidR="00250085" w:rsidRDefault="00250085" w:rsidP="00620E94">
      <w:pPr>
        <w:rPr>
          <w:lang w:val="en-CA"/>
        </w:rPr>
      </w:pPr>
    </w:p>
    <w:p w14:paraId="0471CDE3" w14:textId="77777777" w:rsidR="00250085" w:rsidRDefault="00250085" w:rsidP="00620E94">
      <w:pPr>
        <w:rPr>
          <w:lang w:val="en-CA"/>
        </w:rPr>
      </w:pPr>
    </w:p>
    <w:p w14:paraId="4556B739" w14:textId="77777777" w:rsidR="00250085" w:rsidRDefault="00250085" w:rsidP="00620E94">
      <w:pPr>
        <w:rPr>
          <w:lang w:val="en-CA"/>
        </w:rPr>
      </w:pPr>
    </w:p>
    <w:p w14:paraId="73717C2B" w14:textId="77777777" w:rsidR="00250085" w:rsidRDefault="00250085" w:rsidP="00620E94">
      <w:pPr>
        <w:rPr>
          <w:lang w:val="en-CA"/>
        </w:rPr>
      </w:pPr>
    </w:p>
    <w:p w14:paraId="4F8AB4B2" w14:textId="77777777" w:rsidR="00250085" w:rsidRDefault="00250085" w:rsidP="00620E94">
      <w:pPr>
        <w:rPr>
          <w:lang w:val="en-CA"/>
        </w:rPr>
      </w:pPr>
    </w:p>
    <w:p w14:paraId="18773661" w14:textId="77777777" w:rsidR="00250085" w:rsidRDefault="00250085" w:rsidP="00620E94">
      <w:pPr>
        <w:rPr>
          <w:lang w:val="en-CA"/>
        </w:rPr>
      </w:pPr>
    </w:p>
    <w:p w14:paraId="2754D0E0" w14:textId="77777777" w:rsidR="00250085" w:rsidRDefault="00250085" w:rsidP="00620E94">
      <w:pPr>
        <w:rPr>
          <w:lang w:val="en-CA"/>
        </w:rPr>
      </w:pPr>
    </w:p>
    <w:p w14:paraId="7B25A52A" w14:textId="77777777" w:rsidR="00250085" w:rsidRDefault="00250085" w:rsidP="00620E94">
      <w:pPr>
        <w:rPr>
          <w:lang w:val="en-CA"/>
        </w:rPr>
      </w:pPr>
    </w:p>
    <w:p w14:paraId="4B472A58" w14:textId="77777777" w:rsidR="00250085" w:rsidRDefault="00250085" w:rsidP="00620E94">
      <w:pPr>
        <w:rPr>
          <w:lang w:val="en-CA"/>
        </w:rPr>
      </w:pPr>
    </w:p>
    <w:p w14:paraId="63891C7B" w14:textId="77777777" w:rsidR="00250085" w:rsidRDefault="00250085" w:rsidP="00620E94">
      <w:pPr>
        <w:rPr>
          <w:lang w:val="en-CA"/>
        </w:rPr>
      </w:pPr>
    </w:p>
    <w:p w14:paraId="0F7D082A" w14:textId="77777777" w:rsidR="00250085" w:rsidRDefault="00250085" w:rsidP="00620E94">
      <w:pPr>
        <w:rPr>
          <w:lang w:val="en-CA"/>
        </w:rPr>
      </w:pPr>
    </w:p>
    <w:p w14:paraId="4C17E6CE" w14:textId="77777777" w:rsidR="00250085" w:rsidRDefault="00250085" w:rsidP="00620E94">
      <w:pPr>
        <w:rPr>
          <w:lang w:val="en-CA"/>
        </w:rPr>
      </w:pPr>
    </w:p>
    <w:p w14:paraId="513A6A07" w14:textId="77777777" w:rsidR="00250085" w:rsidRDefault="00250085" w:rsidP="00620E94">
      <w:pPr>
        <w:rPr>
          <w:lang w:val="en-CA"/>
        </w:rPr>
      </w:pPr>
    </w:p>
    <w:p w14:paraId="263B46E6" w14:textId="77777777" w:rsidR="00250085" w:rsidRDefault="00250085" w:rsidP="00620E94">
      <w:pPr>
        <w:rPr>
          <w:lang w:val="en-CA"/>
        </w:rPr>
      </w:pPr>
    </w:p>
    <w:p w14:paraId="13B03565" w14:textId="77777777" w:rsidR="00250085" w:rsidRDefault="00250085" w:rsidP="00620E94">
      <w:pPr>
        <w:rPr>
          <w:lang w:val="en-CA"/>
        </w:rPr>
      </w:pPr>
    </w:p>
    <w:p w14:paraId="061BA3A6" w14:textId="77777777" w:rsidR="00250085" w:rsidRDefault="00250085" w:rsidP="00620E94">
      <w:pPr>
        <w:rPr>
          <w:lang w:val="en-CA"/>
        </w:rPr>
      </w:pPr>
    </w:p>
    <w:p w14:paraId="0E7B72D3" w14:textId="77777777" w:rsidR="00250085" w:rsidRDefault="00250085" w:rsidP="00620E94">
      <w:pPr>
        <w:rPr>
          <w:lang w:val="en-CA"/>
        </w:rPr>
      </w:pPr>
    </w:p>
    <w:p w14:paraId="281FC987" w14:textId="77777777" w:rsidR="00250085" w:rsidRDefault="00250085" w:rsidP="00620E94">
      <w:pPr>
        <w:rPr>
          <w:lang w:val="en-CA"/>
        </w:rPr>
      </w:pPr>
    </w:p>
    <w:p w14:paraId="023CFAF4" w14:textId="77777777" w:rsidR="00250085" w:rsidRDefault="00250085" w:rsidP="00620E94">
      <w:pPr>
        <w:rPr>
          <w:lang w:val="en-CA"/>
        </w:rPr>
      </w:pPr>
    </w:p>
    <w:p w14:paraId="64AFB7C2" w14:textId="77777777" w:rsidR="00250085" w:rsidRDefault="00250085" w:rsidP="00620E94">
      <w:pPr>
        <w:rPr>
          <w:lang w:val="en-CA"/>
        </w:rPr>
      </w:pPr>
    </w:p>
    <w:p w14:paraId="55731C10" w14:textId="77777777" w:rsidR="00250085" w:rsidRDefault="00250085" w:rsidP="00620E94">
      <w:pPr>
        <w:rPr>
          <w:lang w:val="en-CA"/>
        </w:rPr>
      </w:pPr>
    </w:p>
    <w:p w14:paraId="61644D82" w14:textId="77777777" w:rsidR="00250085" w:rsidRDefault="00250085" w:rsidP="00620E94">
      <w:pPr>
        <w:rPr>
          <w:lang w:val="en-CA"/>
        </w:rPr>
      </w:pPr>
    </w:p>
    <w:p w14:paraId="2AA986FA" w14:textId="77777777" w:rsidR="00250085" w:rsidRDefault="00250085" w:rsidP="00620E94">
      <w:pPr>
        <w:rPr>
          <w:lang w:val="en-CA"/>
        </w:rPr>
      </w:pPr>
    </w:p>
    <w:p w14:paraId="047B6BC4" w14:textId="77777777" w:rsidR="00250085" w:rsidRDefault="00250085" w:rsidP="00620E94">
      <w:pPr>
        <w:rPr>
          <w:lang w:val="en-CA"/>
        </w:rPr>
      </w:pPr>
    </w:p>
    <w:p w14:paraId="18045DAE" w14:textId="77777777" w:rsidR="00250085" w:rsidRDefault="00250085" w:rsidP="00620E94">
      <w:pPr>
        <w:rPr>
          <w:lang w:val="en-CA"/>
        </w:rPr>
      </w:pPr>
    </w:p>
    <w:p w14:paraId="478B17B5" w14:textId="77777777" w:rsidR="00250085" w:rsidRDefault="00250085" w:rsidP="00620E94">
      <w:pPr>
        <w:rPr>
          <w:lang w:val="en-CA"/>
        </w:rPr>
      </w:pPr>
    </w:p>
    <w:p w14:paraId="3A6993EB" w14:textId="77777777" w:rsidR="00250085" w:rsidRDefault="00250085" w:rsidP="00620E94">
      <w:pPr>
        <w:rPr>
          <w:lang w:val="en-CA"/>
        </w:rPr>
      </w:pPr>
    </w:p>
    <w:p w14:paraId="6919B931" w14:textId="77777777" w:rsidR="00250085" w:rsidRPr="00620E94" w:rsidRDefault="00250085" w:rsidP="00620E94">
      <w:pPr>
        <w:rPr>
          <w:lang w:val="en-CA"/>
        </w:rPr>
      </w:pPr>
    </w:p>
    <w:p w14:paraId="4CC214BC" w14:textId="010D302C" w:rsidR="00254FE7" w:rsidRPr="00CC1CE8" w:rsidRDefault="00254FE7" w:rsidP="00E818ED">
      <w:pPr>
        <w:pStyle w:val="Heading1"/>
        <w:jc w:val="both"/>
        <w:rPr>
          <w:rFonts w:ascii="Times New Roman" w:hAnsi="Times New Roman" w:cs="Times New Roman"/>
          <w:color w:val="000000" w:themeColor="text1"/>
          <w:lang w:val="en-CA"/>
        </w:rPr>
      </w:pPr>
      <w:bookmarkStart w:id="181" w:name="_Toc214025519"/>
      <w:r w:rsidRPr="00CC1CE8">
        <w:rPr>
          <w:rFonts w:ascii="Times New Roman" w:hAnsi="Times New Roman" w:cs="Times New Roman"/>
          <w:color w:val="000000" w:themeColor="text1"/>
          <w:lang w:val="en-CA"/>
        </w:rPr>
        <w:t>References</w:t>
      </w:r>
      <w:bookmarkEnd w:id="181"/>
    </w:p>
    <w:p w14:paraId="4CA24E1B" w14:textId="77777777" w:rsidR="00254FE7" w:rsidRPr="00CC1CE8" w:rsidRDefault="00254FE7" w:rsidP="00E818ED">
      <w:pPr>
        <w:rPr>
          <w:lang w:val="en-CA"/>
        </w:rPr>
      </w:pPr>
    </w:p>
    <w:p w14:paraId="4995A010" w14:textId="77777777" w:rsidR="00A9689E" w:rsidRPr="00A9689E" w:rsidRDefault="00254FE7" w:rsidP="00E818ED">
      <w:pPr>
        <w:pStyle w:val="Bibliography"/>
        <w:spacing w:line="240" w:lineRule="auto"/>
        <w:rPr>
          <w:lang w:val="en-US"/>
        </w:rPr>
      </w:pPr>
      <w:r w:rsidRPr="00CC1CE8">
        <w:rPr>
          <w:lang w:val="en-CA"/>
        </w:rPr>
        <w:fldChar w:fldCharType="begin"/>
      </w:r>
      <w:r w:rsidRPr="00CC1CE8">
        <w:rPr>
          <w:lang w:val="en-CA"/>
        </w:rPr>
        <w:instrText xml:space="preserve"> ADDIN ZOTERO_BIBL {"uncited":[],"omitted":[],"custom":[]} CSL_BIBLIOGRAPHY </w:instrText>
      </w:r>
      <w:r w:rsidRPr="00CC1CE8">
        <w:rPr>
          <w:lang w:val="en-CA"/>
        </w:rPr>
        <w:fldChar w:fldCharType="separate"/>
      </w:r>
      <w:r w:rsidR="00A9689E" w:rsidRPr="00A9689E">
        <w:rPr>
          <w:lang w:val="en-US"/>
        </w:rPr>
        <w:t xml:space="preserve">Adam, M., Musilová, Z., Musil, P., </w:t>
      </w:r>
      <w:proofErr w:type="spellStart"/>
      <w:r w:rsidR="00A9689E" w:rsidRPr="00A9689E">
        <w:rPr>
          <w:lang w:val="en-US"/>
        </w:rPr>
        <w:t>Zouhar</w:t>
      </w:r>
      <w:proofErr w:type="spellEnd"/>
      <w:r w:rsidR="00A9689E" w:rsidRPr="00A9689E">
        <w:rPr>
          <w:lang w:val="en-US"/>
        </w:rPr>
        <w:t xml:space="preserve">, J., &amp; </w:t>
      </w:r>
      <w:proofErr w:type="spellStart"/>
      <w:r w:rsidR="00A9689E" w:rsidRPr="00A9689E">
        <w:rPr>
          <w:lang w:val="en-US"/>
        </w:rPr>
        <w:t>Romportl</w:t>
      </w:r>
      <w:proofErr w:type="spellEnd"/>
      <w:r w:rsidR="00A9689E" w:rsidRPr="00A9689E">
        <w:rPr>
          <w:lang w:val="en-US"/>
        </w:rPr>
        <w:t xml:space="preserve">, D. (2015). Long-Term Changes in Habitat Selection of Wintering Waterbirds: High Importance of Cold Weather Refuge Sites. </w:t>
      </w:r>
      <w:r w:rsidR="00A9689E" w:rsidRPr="00A9689E">
        <w:rPr>
          <w:i/>
          <w:iCs/>
          <w:lang w:val="en-US"/>
        </w:rPr>
        <w:t xml:space="preserve">Acta </w:t>
      </w:r>
      <w:proofErr w:type="spellStart"/>
      <w:r w:rsidR="00A9689E" w:rsidRPr="00A9689E">
        <w:rPr>
          <w:i/>
          <w:iCs/>
          <w:lang w:val="en-US"/>
        </w:rPr>
        <w:t>Ornithologica</w:t>
      </w:r>
      <w:proofErr w:type="spellEnd"/>
      <w:r w:rsidR="00A9689E" w:rsidRPr="00A9689E">
        <w:rPr>
          <w:lang w:val="en-US"/>
        </w:rPr>
        <w:t xml:space="preserve">, </w:t>
      </w:r>
      <w:r w:rsidR="00A9689E" w:rsidRPr="00A9689E">
        <w:rPr>
          <w:i/>
          <w:iCs/>
          <w:lang w:val="en-US"/>
        </w:rPr>
        <w:t>50</w:t>
      </w:r>
      <w:r w:rsidR="00A9689E" w:rsidRPr="00A9689E">
        <w:rPr>
          <w:lang w:val="en-US"/>
        </w:rPr>
        <w:t>(2), 127–138. https://doi.org/10.3161/00016454AO2015.50.2.001</w:t>
      </w:r>
    </w:p>
    <w:p w14:paraId="0C2A637A" w14:textId="77777777" w:rsidR="00A9689E" w:rsidRPr="00A9689E" w:rsidRDefault="00A9689E" w:rsidP="00E818ED">
      <w:pPr>
        <w:pStyle w:val="Bibliography"/>
        <w:spacing w:line="240" w:lineRule="auto"/>
        <w:rPr>
          <w:lang w:val="en-US"/>
        </w:rPr>
      </w:pPr>
      <w:proofErr w:type="spellStart"/>
      <w:r w:rsidRPr="00A9689E">
        <w:rPr>
          <w:lang w:val="en-US"/>
        </w:rPr>
        <w:t>Altwegg</w:t>
      </w:r>
      <w:proofErr w:type="spellEnd"/>
      <w:r w:rsidRPr="00A9689E">
        <w:rPr>
          <w:lang w:val="en-US"/>
        </w:rPr>
        <w:t xml:space="preserve">, R., Jenkins, A., &amp; Abadi, F. (2014). Nestboxes and immigration drive the growth of an urban Peregrine Falcon </w:t>
      </w:r>
      <w:r w:rsidRPr="00A9689E">
        <w:rPr>
          <w:i/>
          <w:iCs/>
          <w:lang w:val="en-US"/>
        </w:rPr>
        <w:t>Falco peregrinus</w:t>
      </w:r>
      <w:r w:rsidRPr="00A9689E">
        <w:rPr>
          <w:lang w:val="en-US"/>
        </w:rPr>
        <w:t xml:space="preserve"> population. </w:t>
      </w:r>
      <w:r w:rsidRPr="00A9689E">
        <w:rPr>
          <w:i/>
          <w:iCs/>
          <w:lang w:val="en-US"/>
        </w:rPr>
        <w:t>Ibis</w:t>
      </w:r>
      <w:r w:rsidRPr="00A9689E">
        <w:rPr>
          <w:lang w:val="en-US"/>
        </w:rPr>
        <w:t xml:space="preserve">, </w:t>
      </w:r>
      <w:r w:rsidRPr="00A9689E">
        <w:rPr>
          <w:i/>
          <w:iCs/>
          <w:lang w:val="en-US"/>
        </w:rPr>
        <w:t>156</w:t>
      </w:r>
      <w:r w:rsidRPr="00A9689E">
        <w:rPr>
          <w:lang w:val="en-US"/>
        </w:rPr>
        <w:t>(1), 107–115. https://doi.org/10.1111/ibi.12125</w:t>
      </w:r>
    </w:p>
    <w:p w14:paraId="5136F4BE" w14:textId="77777777" w:rsidR="00A9689E" w:rsidRPr="00A9689E" w:rsidRDefault="00A9689E" w:rsidP="00E818ED">
      <w:pPr>
        <w:pStyle w:val="Bibliography"/>
        <w:spacing w:line="240" w:lineRule="auto"/>
        <w:rPr>
          <w:lang w:val="en-US"/>
        </w:rPr>
      </w:pPr>
      <w:r w:rsidRPr="00A9689E">
        <w:rPr>
          <w:lang w:val="en-US"/>
        </w:rPr>
        <w:t xml:space="preserve">Andreev, A. V. (1999). Energetics and survival of birds in extreme environments. </w:t>
      </w:r>
      <w:r w:rsidRPr="00A9689E">
        <w:rPr>
          <w:i/>
          <w:iCs/>
          <w:lang w:val="en-US"/>
        </w:rPr>
        <w:t>Ostrich</w:t>
      </w:r>
      <w:r w:rsidRPr="00A9689E">
        <w:rPr>
          <w:lang w:val="en-US"/>
        </w:rPr>
        <w:t xml:space="preserve">, </w:t>
      </w:r>
      <w:r w:rsidRPr="00A9689E">
        <w:rPr>
          <w:i/>
          <w:iCs/>
          <w:lang w:val="en-US"/>
        </w:rPr>
        <w:t>70</w:t>
      </w:r>
      <w:r w:rsidRPr="00A9689E">
        <w:rPr>
          <w:lang w:val="en-US"/>
        </w:rPr>
        <w:t>(1), 13–22. https://doi.org/10.1080/00306525.1999.9639745</w:t>
      </w:r>
    </w:p>
    <w:p w14:paraId="44580A6B" w14:textId="77777777" w:rsidR="00A9689E" w:rsidRPr="00A9689E" w:rsidRDefault="00A9689E" w:rsidP="00E818ED">
      <w:pPr>
        <w:pStyle w:val="Bibliography"/>
        <w:spacing w:line="240" w:lineRule="auto"/>
        <w:rPr>
          <w:lang w:val="en-US"/>
        </w:rPr>
      </w:pPr>
      <w:r w:rsidRPr="00A9689E">
        <w:rPr>
          <w:lang w:val="en-US"/>
        </w:rPr>
        <w:t xml:space="preserve">Anich, N. M., Benson, T. J., &amp; Bednarz, J. C. (2009). Effect of radio transmitters on return rates of Swainson’s Warblers. </w:t>
      </w:r>
      <w:r w:rsidRPr="00A9689E">
        <w:rPr>
          <w:i/>
          <w:iCs/>
          <w:lang w:val="en-US"/>
        </w:rPr>
        <w:t>Journal of Field Ornithology</w:t>
      </w:r>
      <w:r w:rsidRPr="00A9689E">
        <w:rPr>
          <w:lang w:val="en-US"/>
        </w:rPr>
        <w:t xml:space="preserve">, </w:t>
      </w:r>
      <w:r w:rsidRPr="00A9689E">
        <w:rPr>
          <w:i/>
          <w:iCs/>
          <w:lang w:val="en-US"/>
        </w:rPr>
        <w:t>80</w:t>
      </w:r>
      <w:r w:rsidRPr="00A9689E">
        <w:rPr>
          <w:lang w:val="en-US"/>
        </w:rPr>
        <w:t>(2), 206–211. https://doi.org/10.1111/j.1557-9263.2009.00210.x</w:t>
      </w:r>
    </w:p>
    <w:p w14:paraId="00948C35" w14:textId="77777777" w:rsidR="00A9689E" w:rsidRPr="00A9689E" w:rsidRDefault="00A9689E" w:rsidP="00E818ED">
      <w:pPr>
        <w:pStyle w:val="Bibliography"/>
        <w:spacing w:line="240" w:lineRule="auto"/>
        <w:rPr>
          <w:lang w:val="en-US"/>
        </w:rPr>
      </w:pPr>
      <w:proofErr w:type="spellStart"/>
      <w:r w:rsidRPr="00A9689E">
        <w:rPr>
          <w:lang w:val="en-US"/>
        </w:rPr>
        <w:t>Ausprey</w:t>
      </w:r>
      <w:proofErr w:type="spellEnd"/>
      <w:r w:rsidRPr="00A9689E">
        <w:rPr>
          <w:lang w:val="en-US"/>
        </w:rPr>
        <w:t xml:space="preserve">, I. J., &amp; Rodewald, A. D. (2011). Postfledging Survivorship and Habitat Selection Across </w:t>
      </w:r>
      <w:proofErr w:type="gramStart"/>
      <w:r w:rsidRPr="00A9689E">
        <w:rPr>
          <w:lang w:val="en-US"/>
        </w:rPr>
        <w:t>A</w:t>
      </w:r>
      <w:proofErr w:type="gramEnd"/>
      <w:r w:rsidRPr="00A9689E">
        <w:rPr>
          <w:lang w:val="en-US"/>
        </w:rPr>
        <w:t xml:space="preserve"> Rural-To-Urban Landscape Gradient. </w:t>
      </w:r>
      <w:r w:rsidRPr="00A9689E">
        <w:rPr>
          <w:i/>
          <w:iCs/>
          <w:lang w:val="en-US"/>
        </w:rPr>
        <w:t>The Auk</w:t>
      </w:r>
      <w:r w:rsidRPr="00A9689E">
        <w:rPr>
          <w:lang w:val="en-US"/>
        </w:rPr>
        <w:t xml:space="preserve">, </w:t>
      </w:r>
      <w:r w:rsidRPr="00A9689E">
        <w:rPr>
          <w:i/>
          <w:iCs/>
          <w:lang w:val="en-US"/>
        </w:rPr>
        <w:t>128</w:t>
      </w:r>
      <w:r w:rsidRPr="00A9689E">
        <w:rPr>
          <w:lang w:val="en-US"/>
        </w:rPr>
        <w:t>(2), 293–302. https://doi.org/10.1525/auk.2011.10158</w:t>
      </w:r>
    </w:p>
    <w:p w14:paraId="5DD37EDB" w14:textId="77777777" w:rsidR="00A9689E" w:rsidRPr="00A9689E" w:rsidRDefault="00A9689E" w:rsidP="00E818ED">
      <w:pPr>
        <w:pStyle w:val="Bibliography"/>
        <w:spacing w:line="240" w:lineRule="auto"/>
        <w:rPr>
          <w:lang w:val="en-US"/>
        </w:rPr>
      </w:pPr>
      <w:r w:rsidRPr="00A9689E">
        <w:rPr>
          <w:lang w:val="en-US"/>
        </w:rPr>
        <w:t xml:space="preserve">Barron, D. G., </w:t>
      </w:r>
      <w:proofErr w:type="spellStart"/>
      <w:r w:rsidRPr="00A9689E">
        <w:rPr>
          <w:lang w:val="en-US"/>
        </w:rPr>
        <w:t>Weatherhead</w:t>
      </w:r>
      <w:proofErr w:type="spellEnd"/>
      <w:r w:rsidRPr="00A9689E">
        <w:rPr>
          <w:lang w:val="en-US"/>
        </w:rPr>
        <w:t xml:space="preserve">, P. J., &amp; Brawn, J. D. (2013). A Test of Radio-Transmitter Effects on Parental Investment and Productivity in the Northern Cardinal. </w:t>
      </w:r>
      <w:r w:rsidRPr="00A9689E">
        <w:rPr>
          <w:i/>
          <w:iCs/>
          <w:lang w:val="en-US"/>
        </w:rPr>
        <w:t>The Condor</w:t>
      </w:r>
      <w:r w:rsidRPr="00A9689E">
        <w:rPr>
          <w:lang w:val="en-US"/>
        </w:rPr>
        <w:t xml:space="preserve">, </w:t>
      </w:r>
      <w:r w:rsidRPr="00A9689E">
        <w:rPr>
          <w:i/>
          <w:iCs/>
          <w:lang w:val="en-US"/>
        </w:rPr>
        <w:t>115</w:t>
      </w:r>
      <w:r w:rsidRPr="00A9689E">
        <w:rPr>
          <w:lang w:val="en-US"/>
        </w:rPr>
        <w:t>(3), 669–676. https://doi.org/10.1525/cond.2013.120149</w:t>
      </w:r>
    </w:p>
    <w:p w14:paraId="15B67AD8" w14:textId="77777777" w:rsidR="00A9689E" w:rsidRPr="00A9689E" w:rsidRDefault="00A9689E" w:rsidP="00E818ED">
      <w:pPr>
        <w:pStyle w:val="Bibliography"/>
        <w:spacing w:line="240" w:lineRule="auto"/>
        <w:rPr>
          <w:lang w:val="en-US"/>
        </w:rPr>
      </w:pPr>
      <w:r w:rsidRPr="00A9689E">
        <w:rPr>
          <w:lang w:val="en-US"/>
        </w:rPr>
        <w:t xml:space="preserve">Beauchamp, A. T., Guglielmo, C. G., &amp; </w:t>
      </w:r>
      <w:proofErr w:type="spellStart"/>
      <w:r w:rsidRPr="00A9689E">
        <w:rPr>
          <w:lang w:val="en-US"/>
        </w:rPr>
        <w:t>Morbey</w:t>
      </w:r>
      <w:proofErr w:type="spellEnd"/>
      <w:r w:rsidRPr="00A9689E">
        <w:rPr>
          <w:lang w:val="en-US"/>
        </w:rPr>
        <w:t xml:space="preserve">, Y. E. (2020). Stopover </w:t>
      </w:r>
      <w:proofErr w:type="spellStart"/>
      <w:r w:rsidRPr="00A9689E">
        <w:rPr>
          <w:lang w:val="en-US"/>
        </w:rPr>
        <w:t>refuelling</w:t>
      </w:r>
      <w:proofErr w:type="spellEnd"/>
      <w:r w:rsidRPr="00A9689E">
        <w:rPr>
          <w:lang w:val="en-US"/>
        </w:rPr>
        <w:t xml:space="preserve">, movement and departure decisions in the white-throated sparrow: The influence of intrinsic and extrinsic factors during spring migration. </w:t>
      </w:r>
      <w:r w:rsidRPr="00A9689E">
        <w:rPr>
          <w:i/>
          <w:iCs/>
          <w:lang w:val="en-US"/>
        </w:rPr>
        <w:t>Journal of Animal Ecology</w:t>
      </w:r>
      <w:r w:rsidRPr="00A9689E">
        <w:rPr>
          <w:lang w:val="en-US"/>
        </w:rPr>
        <w:t xml:space="preserve">, </w:t>
      </w:r>
      <w:r w:rsidRPr="00A9689E">
        <w:rPr>
          <w:i/>
          <w:iCs/>
          <w:lang w:val="en-US"/>
        </w:rPr>
        <w:t>89</w:t>
      </w:r>
      <w:r w:rsidRPr="00A9689E">
        <w:rPr>
          <w:lang w:val="en-US"/>
        </w:rPr>
        <w:t>(11), 2553–2566. https://doi.org/10.1111/1365-2656.13315</w:t>
      </w:r>
    </w:p>
    <w:p w14:paraId="149362E6" w14:textId="77777777" w:rsidR="00A9689E" w:rsidRPr="00A9689E" w:rsidRDefault="00A9689E" w:rsidP="00E818ED">
      <w:pPr>
        <w:pStyle w:val="Bibliography"/>
        <w:spacing w:line="240" w:lineRule="auto"/>
        <w:rPr>
          <w:lang w:val="en-US"/>
        </w:rPr>
      </w:pPr>
      <w:proofErr w:type="spellStart"/>
      <w:r w:rsidRPr="00A9689E">
        <w:rPr>
          <w:lang w:val="en-US"/>
        </w:rPr>
        <w:t>Beddall</w:t>
      </w:r>
      <w:proofErr w:type="spellEnd"/>
      <w:r w:rsidRPr="00A9689E">
        <w:rPr>
          <w:lang w:val="en-US"/>
        </w:rPr>
        <w:t xml:space="preserve">, B. (1963). Range Expansion of the Cardinal and Other Birds in the Northeastern States. </w:t>
      </w:r>
      <w:r w:rsidRPr="00A9689E">
        <w:rPr>
          <w:i/>
          <w:iCs/>
          <w:lang w:val="en-US"/>
        </w:rPr>
        <w:t>The Wilson Bulletin</w:t>
      </w:r>
      <w:r w:rsidRPr="00A9689E">
        <w:rPr>
          <w:lang w:val="en-US"/>
        </w:rPr>
        <w:t xml:space="preserve">, </w:t>
      </w:r>
      <w:r w:rsidRPr="00A9689E">
        <w:rPr>
          <w:i/>
          <w:iCs/>
          <w:lang w:val="en-US"/>
        </w:rPr>
        <w:t>75</w:t>
      </w:r>
      <w:r w:rsidRPr="00A9689E">
        <w:rPr>
          <w:lang w:val="en-US"/>
        </w:rPr>
        <w:t>(2), 140–158.</w:t>
      </w:r>
    </w:p>
    <w:p w14:paraId="7545CE65" w14:textId="77777777" w:rsidR="00A9689E" w:rsidRPr="00A9689E" w:rsidRDefault="00A9689E" w:rsidP="00E818ED">
      <w:pPr>
        <w:pStyle w:val="Bibliography"/>
        <w:spacing w:line="240" w:lineRule="auto"/>
        <w:rPr>
          <w:lang w:val="en-US"/>
        </w:rPr>
      </w:pPr>
      <w:proofErr w:type="spellStart"/>
      <w:r w:rsidRPr="00A9689E">
        <w:rPr>
          <w:lang w:val="en-US"/>
        </w:rPr>
        <w:t>Bednekoff</w:t>
      </w:r>
      <w:proofErr w:type="spellEnd"/>
      <w:r w:rsidRPr="00A9689E">
        <w:rPr>
          <w:lang w:val="en-US"/>
        </w:rPr>
        <w:t xml:space="preserve">, P. A., &amp; Houston, A. I. (1994). Optimizing Fat Reserves over the Entire Winter: A Dynamic Model. </w:t>
      </w:r>
      <w:r w:rsidRPr="00A9689E">
        <w:rPr>
          <w:i/>
          <w:iCs/>
          <w:lang w:val="en-US"/>
        </w:rPr>
        <w:t>Oikos</w:t>
      </w:r>
      <w:r w:rsidRPr="00A9689E">
        <w:rPr>
          <w:lang w:val="en-US"/>
        </w:rPr>
        <w:t xml:space="preserve">, </w:t>
      </w:r>
      <w:r w:rsidRPr="00A9689E">
        <w:rPr>
          <w:i/>
          <w:iCs/>
          <w:lang w:val="en-US"/>
        </w:rPr>
        <w:t>71</w:t>
      </w:r>
      <w:r w:rsidRPr="00A9689E">
        <w:rPr>
          <w:lang w:val="en-US"/>
        </w:rPr>
        <w:t>(3), 408. https://doi.org/10.2307/3545828</w:t>
      </w:r>
    </w:p>
    <w:p w14:paraId="120BE56A" w14:textId="77777777" w:rsidR="00A9689E" w:rsidRPr="00A9689E" w:rsidRDefault="00A9689E" w:rsidP="00E818ED">
      <w:pPr>
        <w:pStyle w:val="Bibliography"/>
        <w:spacing w:line="240" w:lineRule="auto"/>
        <w:rPr>
          <w:lang w:val="en-US"/>
        </w:rPr>
      </w:pPr>
      <w:r w:rsidRPr="00A9689E">
        <w:rPr>
          <w:lang w:val="en-US"/>
        </w:rPr>
        <w:t xml:space="preserve">Benson, E. S. (2017). A Centrifuge of Calculation: Managing Data and Enthusiasm in Early Twentieth-Century Bird Banding. </w:t>
      </w:r>
      <w:r w:rsidRPr="00A9689E">
        <w:rPr>
          <w:i/>
          <w:iCs/>
          <w:lang w:val="en-US"/>
        </w:rPr>
        <w:t>Osiris</w:t>
      </w:r>
      <w:r w:rsidRPr="00A9689E">
        <w:rPr>
          <w:lang w:val="en-US"/>
        </w:rPr>
        <w:t xml:space="preserve">, </w:t>
      </w:r>
      <w:r w:rsidRPr="00A9689E">
        <w:rPr>
          <w:i/>
          <w:iCs/>
          <w:lang w:val="en-US"/>
        </w:rPr>
        <w:t>32</w:t>
      </w:r>
      <w:r w:rsidRPr="00A9689E">
        <w:rPr>
          <w:lang w:val="en-US"/>
        </w:rPr>
        <w:t>(1), 286–306. https://doi.org/10.1086/694172</w:t>
      </w:r>
    </w:p>
    <w:p w14:paraId="6D6CDC8F" w14:textId="77777777" w:rsidR="00A9689E" w:rsidRPr="00A9689E" w:rsidRDefault="00A9689E" w:rsidP="00E818ED">
      <w:pPr>
        <w:pStyle w:val="Bibliography"/>
        <w:spacing w:line="240" w:lineRule="auto"/>
        <w:rPr>
          <w:lang w:val="en-US"/>
        </w:rPr>
      </w:pPr>
      <w:r w:rsidRPr="00A9689E">
        <w:rPr>
          <w:lang w:val="en-US"/>
        </w:rPr>
        <w:t xml:space="preserve">Bissonette, J. A. (1978). The Influence of Extremes of Temperature on Activity Patterns of Peccaries. </w:t>
      </w:r>
      <w:r w:rsidRPr="00A9689E">
        <w:rPr>
          <w:i/>
          <w:iCs/>
          <w:lang w:val="en-US"/>
        </w:rPr>
        <w:t>The Southwestern Naturalist</w:t>
      </w:r>
      <w:r w:rsidRPr="00A9689E">
        <w:rPr>
          <w:lang w:val="en-US"/>
        </w:rPr>
        <w:t xml:space="preserve">, </w:t>
      </w:r>
      <w:r w:rsidRPr="00A9689E">
        <w:rPr>
          <w:i/>
          <w:iCs/>
          <w:lang w:val="en-US"/>
        </w:rPr>
        <w:t>23</w:t>
      </w:r>
      <w:r w:rsidRPr="00A9689E">
        <w:rPr>
          <w:lang w:val="en-US"/>
        </w:rPr>
        <w:t>(3), 339. https://doi.org/10.2307/3670240</w:t>
      </w:r>
    </w:p>
    <w:p w14:paraId="04565DFA" w14:textId="77777777" w:rsidR="00A9689E" w:rsidRPr="00A9689E" w:rsidRDefault="00A9689E" w:rsidP="00E818ED">
      <w:pPr>
        <w:pStyle w:val="Bibliography"/>
        <w:spacing w:line="240" w:lineRule="auto"/>
        <w:rPr>
          <w:lang w:val="en-US"/>
        </w:rPr>
      </w:pPr>
      <w:r w:rsidRPr="00A9689E">
        <w:rPr>
          <w:lang w:val="en-US"/>
        </w:rPr>
        <w:t xml:space="preserve">Blackport, R. (2024). </w:t>
      </w:r>
      <w:r w:rsidRPr="00A9689E">
        <w:rPr>
          <w:i/>
          <w:iCs/>
          <w:lang w:val="en-US"/>
        </w:rPr>
        <w:t>Amplified warming of North American cold extremes linked to human-induced changes in temperature variability</w:t>
      </w:r>
      <w:r w:rsidRPr="00A9689E">
        <w:rPr>
          <w:lang w:val="en-US"/>
        </w:rPr>
        <w:t xml:space="preserve">. </w:t>
      </w:r>
      <w:r w:rsidRPr="00A9689E">
        <w:rPr>
          <w:i/>
          <w:iCs/>
          <w:lang w:val="en-US"/>
        </w:rPr>
        <w:t>15</w:t>
      </w:r>
      <w:r w:rsidRPr="00A9689E">
        <w:rPr>
          <w:lang w:val="en-US"/>
        </w:rPr>
        <w:t>(5864). https://doi.org/10.1038/s41467-024-49734-8</w:t>
      </w:r>
    </w:p>
    <w:p w14:paraId="005FF540" w14:textId="77777777" w:rsidR="00A9689E" w:rsidRPr="00A9689E" w:rsidRDefault="00A9689E" w:rsidP="00E818ED">
      <w:pPr>
        <w:pStyle w:val="Bibliography"/>
        <w:spacing w:line="240" w:lineRule="auto"/>
        <w:rPr>
          <w:lang w:val="en-US"/>
        </w:rPr>
      </w:pPr>
      <w:r w:rsidRPr="00A9689E">
        <w:rPr>
          <w:lang w:val="en-US"/>
        </w:rPr>
        <w:t xml:space="preserve">Blem, C. R. (1975). GEOGRAPHIC VARIATION IN WING-LOADING OF THE HOUSE SPARROW. </w:t>
      </w:r>
      <w:r w:rsidRPr="00A9689E">
        <w:rPr>
          <w:i/>
          <w:iCs/>
          <w:lang w:val="en-US"/>
        </w:rPr>
        <w:t>The Wilson Bulletin</w:t>
      </w:r>
      <w:r w:rsidRPr="00A9689E">
        <w:rPr>
          <w:lang w:val="en-US"/>
        </w:rPr>
        <w:t xml:space="preserve">, </w:t>
      </w:r>
      <w:r w:rsidRPr="00A9689E">
        <w:rPr>
          <w:i/>
          <w:iCs/>
          <w:lang w:val="en-US"/>
        </w:rPr>
        <w:t>87</w:t>
      </w:r>
      <w:r w:rsidRPr="00A9689E">
        <w:rPr>
          <w:lang w:val="en-US"/>
        </w:rPr>
        <w:t>(4).</w:t>
      </w:r>
    </w:p>
    <w:p w14:paraId="7C5038EA" w14:textId="77777777" w:rsidR="00A9689E" w:rsidRPr="00A9689E" w:rsidRDefault="00A9689E" w:rsidP="00E818ED">
      <w:pPr>
        <w:pStyle w:val="Bibliography"/>
        <w:spacing w:line="240" w:lineRule="auto"/>
        <w:rPr>
          <w:lang w:val="en-US"/>
        </w:rPr>
      </w:pPr>
      <w:r w:rsidRPr="00A9689E">
        <w:rPr>
          <w:lang w:val="en-US"/>
        </w:rPr>
        <w:t xml:space="preserve">Blondin, A. L., Drever, M. C., Flemming, S. A., Easton, W. E., Maftei, M., </w:t>
      </w:r>
      <w:proofErr w:type="spellStart"/>
      <w:r w:rsidRPr="00A9689E">
        <w:rPr>
          <w:lang w:val="en-US"/>
        </w:rPr>
        <w:t>Zharikov</w:t>
      </w:r>
      <w:proofErr w:type="spellEnd"/>
      <w:r w:rsidRPr="00A9689E">
        <w:rPr>
          <w:lang w:val="en-US"/>
        </w:rPr>
        <w:t xml:space="preserve">, Y., Warnock, N., &amp; Nol, E. (2025). Lengths of Stay and Stopover Strategies of Western Sandpipers During Migration at Two Sites in British Columbia, Canada. </w:t>
      </w:r>
      <w:r w:rsidRPr="00A9689E">
        <w:rPr>
          <w:i/>
          <w:iCs/>
          <w:lang w:val="en-US"/>
        </w:rPr>
        <w:t>Ecology and Evolution</w:t>
      </w:r>
      <w:r w:rsidRPr="00A9689E">
        <w:rPr>
          <w:lang w:val="en-US"/>
        </w:rPr>
        <w:t xml:space="preserve">, </w:t>
      </w:r>
      <w:r w:rsidRPr="00A9689E">
        <w:rPr>
          <w:i/>
          <w:iCs/>
          <w:lang w:val="en-US"/>
        </w:rPr>
        <w:t>15</w:t>
      </w:r>
      <w:r w:rsidRPr="00A9689E">
        <w:rPr>
          <w:lang w:val="en-US"/>
        </w:rPr>
        <w:t>(1), e70739. https://doi.org/10.1002/ece3.70739</w:t>
      </w:r>
    </w:p>
    <w:p w14:paraId="2CA470B5" w14:textId="77777777" w:rsidR="00A9689E" w:rsidRPr="00A9689E" w:rsidRDefault="00A9689E" w:rsidP="00E818ED">
      <w:pPr>
        <w:pStyle w:val="Bibliography"/>
        <w:spacing w:line="240" w:lineRule="auto"/>
        <w:rPr>
          <w:lang w:val="en-US"/>
        </w:rPr>
      </w:pPr>
      <w:r w:rsidRPr="00A9689E">
        <w:rPr>
          <w:lang w:val="en-US"/>
        </w:rPr>
        <w:t xml:space="preserve">Bodey, T. W., Cleasby, I. R., Bell, F., Parr, N., Schultz, A., </w:t>
      </w:r>
      <w:proofErr w:type="spellStart"/>
      <w:r w:rsidRPr="00A9689E">
        <w:rPr>
          <w:lang w:val="en-US"/>
        </w:rPr>
        <w:t>Votier</w:t>
      </w:r>
      <w:proofErr w:type="spellEnd"/>
      <w:r w:rsidRPr="00A9689E">
        <w:rPr>
          <w:lang w:val="en-US"/>
        </w:rPr>
        <w:t xml:space="preserve">, S. C., &amp; </w:t>
      </w:r>
      <w:proofErr w:type="spellStart"/>
      <w:r w:rsidRPr="00A9689E">
        <w:rPr>
          <w:lang w:val="en-US"/>
        </w:rPr>
        <w:t>Bearhop</w:t>
      </w:r>
      <w:proofErr w:type="spellEnd"/>
      <w:r w:rsidRPr="00A9689E">
        <w:rPr>
          <w:lang w:val="en-US"/>
        </w:rPr>
        <w:t xml:space="preserve">, S. (2018). A phylogenetically controlled meta-analysis of biologging device effects on birds: Deleterious effects and a call for more standardized reporting of study data. </w:t>
      </w:r>
      <w:r w:rsidRPr="00A9689E">
        <w:rPr>
          <w:i/>
          <w:iCs/>
          <w:lang w:val="en-US"/>
        </w:rPr>
        <w:t>Methods in Ecology and Evolution</w:t>
      </w:r>
      <w:r w:rsidRPr="00A9689E">
        <w:rPr>
          <w:lang w:val="en-US"/>
        </w:rPr>
        <w:t xml:space="preserve">, </w:t>
      </w:r>
      <w:r w:rsidRPr="00A9689E">
        <w:rPr>
          <w:i/>
          <w:iCs/>
          <w:lang w:val="en-US"/>
        </w:rPr>
        <w:t>9</w:t>
      </w:r>
      <w:r w:rsidRPr="00A9689E">
        <w:rPr>
          <w:lang w:val="en-US"/>
        </w:rPr>
        <w:t>(4), 946–955. https://doi.org/10.1111/2041-210X.12934</w:t>
      </w:r>
    </w:p>
    <w:p w14:paraId="3B848FAB" w14:textId="77777777" w:rsidR="00A9689E" w:rsidRPr="00A9689E" w:rsidRDefault="00A9689E" w:rsidP="00E818ED">
      <w:pPr>
        <w:pStyle w:val="Bibliography"/>
        <w:spacing w:line="240" w:lineRule="auto"/>
        <w:rPr>
          <w:lang w:val="en-US"/>
        </w:rPr>
      </w:pPr>
      <w:r w:rsidRPr="00A9689E">
        <w:rPr>
          <w:lang w:val="en-US"/>
        </w:rPr>
        <w:t xml:space="preserve">Bonter, D. N., Zuckerberg, B., Sedgwick, C. W., &amp; </w:t>
      </w:r>
      <w:proofErr w:type="spellStart"/>
      <w:r w:rsidRPr="00A9689E">
        <w:rPr>
          <w:lang w:val="en-US"/>
        </w:rPr>
        <w:t>Hochachka</w:t>
      </w:r>
      <w:proofErr w:type="spellEnd"/>
      <w:r w:rsidRPr="00A9689E">
        <w:rPr>
          <w:lang w:val="en-US"/>
        </w:rPr>
        <w:t xml:space="preserve">, W. M. (2013). Daily foraging patterns in free-living birds: Exploring the predation–starvation trade-off. </w:t>
      </w:r>
      <w:r w:rsidRPr="00A9689E">
        <w:rPr>
          <w:i/>
          <w:iCs/>
          <w:lang w:val="en-US"/>
        </w:rPr>
        <w:t>Proceedings of the Royal Society B: Biological Sciences</w:t>
      </w:r>
      <w:r w:rsidRPr="00A9689E">
        <w:rPr>
          <w:lang w:val="en-US"/>
        </w:rPr>
        <w:t xml:space="preserve">, </w:t>
      </w:r>
      <w:r w:rsidRPr="00A9689E">
        <w:rPr>
          <w:i/>
          <w:iCs/>
          <w:lang w:val="en-US"/>
        </w:rPr>
        <w:t>280</w:t>
      </w:r>
      <w:r w:rsidRPr="00A9689E">
        <w:rPr>
          <w:lang w:val="en-US"/>
        </w:rPr>
        <w:t>(1760), 20123087. https://doi.org/10.1098/rspb.2012.3087</w:t>
      </w:r>
    </w:p>
    <w:p w14:paraId="67886AA3" w14:textId="77777777" w:rsidR="00A9689E" w:rsidRPr="00A9689E" w:rsidRDefault="00A9689E" w:rsidP="00E818ED">
      <w:pPr>
        <w:pStyle w:val="Bibliography"/>
        <w:spacing w:line="240" w:lineRule="auto"/>
        <w:rPr>
          <w:lang w:val="en-US"/>
        </w:rPr>
      </w:pPr>
      <w:r w:rsidRPr="00A9689E">
        <w:rPr>
          <w:lang w:val="en-US"/>
        </w:rPr>
        <w:t xml:space="preserve">Bosco, L., Otterbeck, A., Fransson, T., Lindén, A., Piha, M., &amp; Lehikoinen, A. (2023). Increasing winter temperatures explain body size decrease in wintering bird populations of Northern Europe—But response patterns vary along the </w:t>
      </w:r>
      <w:proofErr w:type="spellStart"/>
      <w:r w:rsidRPr="00A9689E">
        <w:rPr>
          <w:lang w:val="en-US"/>
        </w:rPr>
        <w:t>spatioclimatic</w:t>
      </w:r>
      <w:proofErr w:type="spellEnd"/>
      <w:r w:rsidRPr="00A9689E">
        <w:rPr>
          <w:lang w:val="en-US"/>
        </w:rPr>
        <w:t xml:space="preserve"> gradient. </w:t>
      </w:r>
      <w:r w:rsidRPr="00A9689E">
        <w:rPr>
          <w:i/>
          <w:iCs/>
          <w:lang w:val="en-US"/>
        </w:rPr>
        <w:t>Global Ecology and Biogeography</w:t>
      </w:r>
      <w:r w:rsidRPr="00A9689E">
        <w:rPr>
          <w:lang w:val="en-US"/>
        </w:rPr>
        <w:t xml:space="preserve">, </w:t>
      </w:r>
      <w:r w:rsidRPr="00A9689E">
        <w:rPr>
          <w:i/>
          <w:iCs/>
          <w:lang w:val="en-US"/>
        </w:rPr>
        <w:t>32</w:t>
      </w:r>
      <w:r w:rsidRPr="00A9689E">
        <w:rPr>
          <w:lang w:val="en-US"/>
        </w:rPr>
        <w:t>(12), 2100–2110. https://doi.org/10.1111/geb.13754</w:t>
      </w:r>
    </w:p>
    <w:p w14:paraId="776FCF0C" w14:textId="77777777" w:rsidR="00A9689E" w:rsidRPr="00A9689E" w:rsidRDefault="00A9689E" w:rsidP="00E818ED">
      <w:pPr>
        <w:pStyle w:val="Bibliography"/>
        <w:spacing w:line="240" w:lineRule="auto"/>
        <w:rPr>
          <w:lang w:val="en-US"/>
        </w:rPr>
      </w:pPr>
      <w:r w:rsidRPr="00A9689E">
        <w:rPr>
          <w:lang w:val="en-US"/>
        </w:rPr>
        <w:t xml:space="preserve">Boyd, B. P., Hayes, S. M., </w:t>
      </w:r>
      <w:proofErr w:type="spellStart"/>
      <w:r w:rsidRPr="00A9689E">
        <w:rPr>
          <w:lang w:val="en-US"/>
        </w:rPr>
        <w:t>Migotto</w:t>
      </w:r>
      <w:proofErr w:type="spellEnd"/>
      <w:r w:rsidRPr="00A9689E">
        <w:rPr>
          <w:lang w:val="en-US"/>
        </w:rPr>
        <w:t xml:space="preserve">, A. A., &amp; </w:t>
      </w:r>
      <w:proofErr w:type="spellStart"/>
      <w:r w:rsidRPr="00A9689E">
        <w:rPr>
          <w:lang w:val="en-US"/>
        </w:rPr>
        <w:t>Stutchbury</w:t>
      </w:r>
      <w:proofErr w:type="spellEnd"/>
      <w:r w:rsidRPr="00A9689E">
        <w:rPr>
          <w:lang w:val="en-US"/>
        </w:rPr>
        <w:t xml:space="preserve">, B. J. M. (2025). Age-related differences in fall migration timing and performance of juvenile and adult Wood Thrushes departing from a breeding site. </w:t>
      </w:r>
      <w:r w:rsidRPr="00A9689E">
        <w:rPr>
          <w:i/>
          <w:iCs/>
          <w:lang w:val="en-US"/>
        </w:rPr>
        <w:t>Movement Ecology</w:t>
      </w:r>
      <w:r w:rsidRPr="00A9689E">
        <w:rPr>
          <w:lang w:val="en-US"/>
        </w:rPr>
        <w:t xml:space="preserve">, </w:t>
      </w:r>
      <w:r w:rsidRPr="00A9689E">
        <w:rPr>
          <w:i/>
          <w:iCs/>
          <w:lang w:val="en-US"/>
        </w:rPr>
        <w:t>13</w:t>
      </w:r>
      <w:r w:rsidRPr="00A9689E">
        <w:rPr>
          <w:lang w:val="en-US"/>
        </w:rPr>
        <w:t>(1), 32. https://doi.org/10.1186/s40462-025-00556-3</w:t>
      </w:r>
    </w:p>
    <w:p w14:paraId="1766E56A" w14:textId="77777777" w:rsidR="00A9689E" w:rsidRPr="00A9689E" w:rsidRDefault="00A9689E" w:rsidP="00E818ED">
      <w:pPr>
        <w:pStyle w:val="Bibliography"/>
        <w:spacing w:line="240" w:lineRule="auto"/>
        <w:rPr>
          <w:lang w:val="en-US"/>
        </w:rPr>
      </w:pPr>
      <w:r w:rsidRPr="00A9689E">
        <w:rPr>
          <w:lang w:val="en-US"/>
        </w:rPr>
        <w:t xml:space="preserve">Bressler, S. A., Diamant, E. S., Tingley, M. W., &amp; Yeh, P. J. (2020). Nests in the cities: Adaptive and non-adaptive phenotypic plasticity and convergence in an urban bird. </w:t>
      </w:r>
      <w:r w:rsidRPr="00A9689E">
        <w:rPr>
          <w:i/>
          <w:iCs/>
          <w:lang w:val="en-US"/>
        </w:rPr>
        <w:t>Proceedings of the Royal Society B: Biological Sciences</w:t>
      </w:r>
      <w:r w:rsidRPr="00A9689E">
        <w:rPr>
          <w:lang w:val="en-US"/>
        </w:rPr>
        <w:t xml:space="preserve">, </w:t>
      </w:r>
      <w:r w:rsidRPr="00A9689E">
        <w:rPr>
          <w:i/>
          <w:iCs/>
          <w:lang w:val="en-US"/>
        </w:rPr>
        <w:t>287</w:t>
      </w:r>
      <w:r w:rsidRPr="00A9689E">
        <w:rPr>
          <w:lang w:val="en-US"/>
        </w:rPr>
        <w:t>(1941), 20202122. https://doi.org/10.1098/rspb.2020.2122</w:t>
      </w:r>
    </w:p>
    <w:p w14:paraId="617BD61E" w14:textId="77777777" w:rsidR="00A9689E" w:rsidRPr="00A9689E" w:rsidRDefault="00A9689E" w:rsidP="00E818ED">
      <w:pPr>
        <w:pStyle w:val="Bibliography"/>
        <w:spacing w:line="240" w:lineRule="auto"/>
        <w:rPr>
          <w:lang w:val="en-US"/>
        </w:rPr>
      </w:pPr>
      <w:r w:rsidRPr="00A9689E">
        <w:rPr>
          <w:lang w:val="en-US"/>
        </w:rPr>
        <w:t xml:space="preserve">Brewer, Gehring, T. M., Garcia, M. M., Shirkey, B. T., Simpson, J. W., &amp; Fournier, A. M. V. (2023). King rail (Rallus elegans) home range and microhabitat characteristics in western Lake Erie coastal marshes. </w:t>
      </w:r>
      <w:r w:rsidRPr="00A9689E">
        <w:rPr>
          <w:i/>
          <w:iCs/>
          <w:lang w:val="en-US"/>
        </w:rPr>
        <w:t>Ecology and Evolution</w:t>
      </w:r>
      <w:r w:rsidRPr="00A9689E">
        <w:rPr>
          <w:lang w:val="en-US"/>
        </w:rPr>
        <w:t xml:space="preserve">, </w:t>
      </w:r>
      <w:r w:rsidRPr="00A9689E">
        <w:rPr>
          <w:i/>
          <w:iCs/>
          <w:lang w:val="en-US"/>
        </w:rPr>
        <w:t>13</w:t>
      </w:r>
      <w:r w:rsidRPr="00A9689E">
        <w:rPr>
          <w:lang w:val="en-US"/>
        </w:rPr>
        <w:t>(4), 16. https://doi.org/10.1002/ece3.10043</w:t>
      </w:r>
    </w:p>
    <w:p w14:paraId="66D22918" w14:textId="77777777" w:rsidR="00A9689E" w:rsidRPr="00A9689E" w:rsidRDefault="00A9689E" w:rsidP="00E818ED">
      <w:pPr>
        <w:pStyle w:val="Bibliography"/>
        <w:spacing w:line="240" w:lineRule="auto"/>
        <w:rPr>
          <w:lang w:val="en-US"/>
        </w:rPr>
      </w:pPr>
      <w:r w:rsidRPr="00A9689E">
        <w:rPr>
          <w:lang w:val="en-US"/>
        </w:rPr>
        <w:t xml:space="preserve">Brewer, V., Lane, S. J., Sewall, K. B., &amp; Mabry, K. E. (2020). Effects of low-density urbanization on genetic structure in the Song Sparrow. </w:t>
      </w:r>
      <w:r w:rsidRPr="00A9689E">
        <w:rPr>
          <w:i/>
          <w:iCs/>
          <w:lang w:val="en-US"/>
        </w:rPr>
        <w:t>PLOS ONE</w:t>
      </w:r>
      <w:r w:rsidRPr="00A9689E">
        <w:rPr>
          <w:lang w:val="en-US"/>
        </w:rPr>
        <w:t xml:space="preserve">, </w:t>
      </w:r>
      <w:r w:rsidRPr="00A9689E">
        <w:rPr>
          <w:i/>
          <w:iCs/>
          <w:lang w:val="en-US"/>
        </w:rPr>
        <w:t>15</w:t>
      </w:r>
      <w:r w:rsidRPr="00A9689E">
        <w:rPr>
          <w:lang w:val="en-US"/>
        </w:rPr>
        <w:t>(6), e0234008. https://doi.org/10.1371/journal.pone.0234008</w:t>
      </w:r>
    </w:p>
    <w:p w14:paraId="277F62A6" w14:textId="77777777" w:rsidR="00A9689E" w:rsidRPr="00A9689E" w:rsidRDefault="00A9689E" w:rsidP="00E818ED">
      <w:pPr>
        <w:pStyle w:val="Bibliography"/>
        <w:spacing w:line="240" w:lineRule="auto"/>
        <w:rPr>
          <w:lang w:val="en-US"/>
        </w:rPr>
      </w:pPr>
      <w:r w:rsidRPr="00A9689E">
        <w:rPr>
          <w:lang w:val="en-US"/>
        </w:rPr>
        <w:t xml:space="preserve">Brodin, A. (2007). Theoretical models of adaptive energy management in small wintering birds. </w:t>
      </w:r>
      <w:r w:rsidRPr="00A9689E">
        <w:rPr>
          <w:i/>
          <w:iCs/>
          <w:lang w:val="en-US"/>
        </w:rPr>
        <w:t>Philosophical Transactions of the Royal Society B: Biological Sciences</w:t>
      </w:r>
      <w:r w:rsidRPr="00A9689E">
        <w:rPr>
          <w:lang w:val="en-US"/>
        </w:rPr>
        <w:t xml:space="preserve">, </w:t>
      </w:r>
      <w:r w:rsidRPr="00A9689E">
        <w:rPr>
          <w:i/>
          <w:iCs/>
          <w:lang w:val="en-US"/>
        </w:rPr>
        <w:t>362</w:t>
      </w:r>
      <w:r w:rsidRPr="00A9689E">
        <w:rPr>
          <w:lang w:val="en-US"/>
        </w:rPr>
        <w:t>(1486), 1857–1871. https://doi.org/10.1098/rstb.2006.1812</w:t>
      </w:r>
    </w:p>
    <w:p w14:paraId="5CF8477B" w14:textId="77777777" w:rsidR="00A9689E" w:rsidRPr="00A9689E" w:rsidRDefault="00A9689E" w:rsidP="00E818ED">
      <w:pPr>
        <w:pStyle w:val="Bibliography"/>
        <w:spacing w:line="240" w:lineRule="auto"/>
        <w:rPr>
          <w:lang w:val="en-US"/>
        </w:rPr>
      </w:pPr>
      <w:proofErr w:type="spellStart"/>
      <w:r w:rsidRPr="00DD409D">
        <w:t>Brodin</w:t>
      </w:r>
      <w:proofErr w:type="spellEnd"/>
      <w:r w:rsidRPr="00DD409D">
        <w:t xml:space="preserve">, A., Nilsson, J.-Å., &amp; Nord, A. (2017). </w:t>
      </w:r>
      <w:r w:rsidRPr="00A9689E">
        <w:rPr>
          <w:lang w:val="en-US"/>
        </w:rPr>
        <w:t xml:space="preserve">Adaptive temperature regulation in the little bird in winter: Predictions from a stochastic dynamic programming model. </w:t>
      </w:r>
      <w:proofErr w:type="spellStart"/>
      <w:r w:rsidRPr="00A9689E">
        <w:rPr>
          <w:i/>
          <w:iCs/>
          <w:lang w:val="en-US"/>
        </w:rPr>
        <w:t>Oecologia</w:t>
      </w:r>
      <w:proofErr w:type="spellEnd"/>
      <w:r w:rsidRPr="00A9689E">
        <w:rPr>
          <w:lang w:val="en-US"/>
        </w:rPr>
        <w:t xml:space="preserve">, </w:t>
      </w:r>
      <w:r w:rsidRPr="00A9689E">
        <w:rPr>
          <w:i/>
          <w:iCs/>
          <w:lang w:val="en-US"/>
        </w:rPr>
        <w:t>185</w:t>
      </w:r>
      <w:r w:rsidRPr="00A9689E">
        <w:rPr>
          <w:lang w:val="en-US"/>
        </w:rPr>
        <w:t>(1), 43–54. https://doi.org/10.1007/s00442-017-3923-3</w:t>
      </w:r>
    </w:p>
    <w:p w14:paraId="3BDB16F8" w14:textId="77777777" w:rsidR="00A9689E" w:rsidRPr="00A9689E" w:rsidRDefault="00A9689E" w:rsidP="00E818ED">
      <w:pPr>
        <w:pStyle w:val="Bibliography"/>
        <w:spacing w:line="240" w:lineRule="auto"/>
        <w:rPr>
          <w:lang w:val="en-US"/>
        </w:rPr>
      </w:pPr>
      <w:r w:rsidRPr="00A9689E">
        <w:rPr>
          <w:lang w:val="en-US"/>
        </w:rPr>
        <w:t xml:space="preserve">Broggi, J., </w:t>
      </w:r>
      <w:proofErr w:type="spellStart"/>
      <w:r w:rsidRPr="00A9689E">
        <w:rPr>
          <w:lang w:val="en-US"/>
        </w:rPr>
        <w:t>Hohtola</w:t>
      </w:r>
      <w:proofErr w:type="spellEnd"/>
      <w:r w:rsidRPr="00A9689E">
        <w:rPr>
          <w:lang w:val="en-US"/>
        </w:rPr>
        <w:t xml:space="preserve">, E., Koivula, K., Orell, M., Thomson, R. L., &amp; Nilsson, J. ‐Å. (2007). Sources of variation in winter basal metabolic rate in the great tit. </w:t>
      </w:r>
      <w:r w:rsidRPr="00A9689E">
        <w:rPr>
          <w:i/>
          <w:iCs/>
          <w:lang w:val="en-US"/>
        </w:rPr>
        <w:t>Functional Ecology</w:t>
      </w:r>
      <w:r w:rsidRPr="00A9689E">
        <w:rPr>
          <w:lang w:val="en-US"/>
        </w:rPr>
        <w:t xml:space="preserve">, </w:t>
      </w:r>
      <w:r w:rsidRPr="00A9689E">
        <w:rPr>
          <w:i/>
          <w:iCs/>
          <w:lang w:val="en-US"/>
        </w:rPr>
        <w:t>21</w:t>
      </w:r>
      <w:r w:rsidRPr="00A9689E">
        <w:rPr>
          <w:lang w:val="en-US"/>
        </w:rPr>
        <w:t>(3), 528–533. https://doi.org/10.1111/j.1365-2435.2007.01255.x</w:t>
      </w:r>
    </w:p>
    <w:p w14:paraId="5F0D0767" w14:textId="77777777" w:rsidR="00A9689E" w:rsidRPr="00A9689E" w:rsidRDefault="00A9689E" w:rsidP="00E818ED">
      <w:pPr>
        <w:pStyle w:val="Bibliography"/>
        <w:spacing w:line="240" w:lineRule="auto"/>
        <w:rPr>
          <w:lang w:val="en-US"/>
        </w:rPr>
      </w:pPr>
      <w:r w:rsidRPr="00A9689E">
        <w:rPr>
          <w:lang w:val="en-US"/>
        </w:rPr>
        <w:t xml:space="preserve">Burger, C., &amp; Both, C. (2011). Translocation as a Novel Approach to Study Effects of a New Breeding Habitat on Reproductive Output in Wild Birds. </w:t>
      </w:r>
      <w:proofErr w:type="spellStart"/>
      <w:r w:rsidRPr="00A9689E">
        <w:rPr>
          <w:i/>
          <w:iCs/>
          <w:lang w:val="en-US"/>
        </w:rPr>
        <w:t>PLoS</w:t>
      </w:r>
      <w:proofErr w:type="spellEnd"/>
      <w:r w:rsidRPr="00A9689E">
        <w:rPr>
          <w:i/>
          <w:iCs/>
          <w:lang w:val="en-US"/>
        </w:rPr>
        <w:t xml:space="preserve"> ONE</w:t>
      </w:r>
      <w:r w:rsidRPr="00A9689E">
        <w:rPr>
          <w:lang w:val="en-US"/>
        </w:rPr>
        <w:t xml:space="preserve">, </w:t>
      </w:r>
      <w:r w:rsidRPr="00A9689E">
        <w:rPr>
          <w:i/>
          <w:iCs/>
          <w:lang w:val="en-US"/>
        </w:rPr>
        <w:t>6</w:t>
      </w:r>
      <w:r w:rsidRPr="00A9689E">
        <w:rPr>
          <w:lang w:val="en-US"/>
        </w:rPr>
        <w:t>(3), e18143. https://doi.org/10.1371/journal.pone.0018143</w:t>
      </w:r>
    </w:p>
    <w:p w14:paraId="11E1D60F" w14:textId="77777777" w:rsidR="00A9689E" w:rsidRPr="00A9689E" w:rsidRDefault="00A9689E" w:rsidP="00E818ED">
      <w:pPr>
        <w:pStyle w:val="Bibliography"/>
        <w:spacing w:line="240" w:lineRule="auto"/>
        <w:rPr>
          <w:lang w:val="en-US"/>
        </w:rPr>
      </w:pPr>
      <w:r w:rsidRPr="00A9689E">
        <w:rPr>
          <w:lang w:val="en-US"/>
        </w:rPr>
        <w:t xml:space="preserve">Burnham, K. P., &amp; Anderson, D. R. (2002). </w:t>
      </w:r>
      <w:r w:rsidRPr="00A9689E">
        <w:rPr>
          <w:i/>
          <w:iCs/>
          <w:lang w:val="en-US"/>
        </w:rPr>
        <w:t xml:space="preserve">Model Selection and </w:t>
      </w:r>
      <w:proofErr w:type="spellStart"/>
      <w:r w:rsidRPr="00A9689E">
        <w:rPr>
          <w:i/>
          <w:iCs/>
          <w:lang w:val="en-US"/>
        </w:rPr>
        <w:t>Multimodel</w:t>
      </w:r>
      <w:proofErr w:type="spellEnd"/>
      <w:r w:rsidRPr="00A9689E">
        <w:rPr>
          <w:i/>
          <w:iCs/>
          <w:lang w:val="en-US"/>
        </w:rPr>
        <w:t xml:space="preserve"> Inference</w:t>
      </w:r>
      <w:r w:rsidRPr="00A9689E">
        <w:rPr>
          <w:lang w:val="en-US"/>
        </w:rPr>
        <w:t xml:space="preserve"> (2nd ed.).</w:t>
      </w:r>
    </w:p>
    <w:p w14:paraId="1FDDB68C" w14:textId="77777777" w:rsidR="00A9689E" w:rsidRPr="00A9689E" w:rsidRDefault="00A9689E" w:rsidP="00E818ED">
      <w:pPr>
        <w:pStyle w:val="Bibliography"/>
        <w:spacing w:line="240" w:lineRule="auto"/>
        <w:rPr>
          <w:lang w:val="en-US"/>
        </w:rPr>
      </w:pPr>
      <w:r w:rsidRPr="00A9689E">
        <w:rPr>
          <w:lang w:val="en-US"/>
        </w:rPr>
        <w:t xml:space="preserve">Buron, R., Hostetler, M. E., &amp; Andreu, M. (2022). Urban forest fragments vs residential neighborhoods: Urban habitat preference of migratory birds. </w:t>
      </w:r>
      <w:r w:rsidRPr="00A9689E">
        <w:rPr>
          <w:i/>
          <w:iCs/>
          <w:lang w:val="en-US"/>
        </w:rPr>
        <w:t>Landscape and Urban Planning</w:t>
      </w:r>
      <w:r w:rsidRPr="00A9689E">
        <w:rPr>
          <w:lang w:val="en-US"/>
        </w:rPr>
        <w:t xml:space="preserve">, </w:t>
      </w:r>
      <w:r w:rsidRPr="00A9689E">
        <w:rPr>
          <w:i/>
          <w:iCs/>
          <w:lang w:val="en-US"/>
        </w:rPr>
        <w:t>227</w:t>
      </w:r>
      <w:r w:rsidRPr="00A9689E">
        <w:rPr>
          <w:lang w:val="en-US"/>
        </w:rPr>
        <w:t>, 104538. https://doi.org/10.1016/j.landurbplan.2022.104538</w:t>
      </w:r>
    </w:p>
    <w:p w14:paraId="17B0DC13" w14:textId="77777777" w:rsidR="00A9689E" w:rsidRPr="00A9689E" w:rsidRDefault="00A9689E" w:rsidP="00E818ED">
      <w:pPr>
        <w:pStyle w:val="Bibliography"/>
        <w:spacing w:line="240" w:lineRule="auto"/>
        <w:rPr>
          <w:lang w:val="en-US"/>
        </w:rPr>
      </w:pPr>
      <w:r w:rsidRPr="00A9689E">
        <w:rPr>
          <w:lang w:val="en-US"/>
        </w:rPr>
        <w:t xml:space="preserve">Buxton, R. T., Hudgins, E. J., Lavigne, E., Villeneuve, P. J., Prince, S. A., Pearson, A. L., Halsall, T., Robichaud, C., &amp; Bennett, J. R. (2024). Mental health is positively associated with biodiversity in Canadian cities. </w:t>
      </w:r>
      <w:r w:rsidRPr="00A9689E">
        <w:rPr>
          <w:i/>
          <w:iCs/>
          <w:lang w:val="en-US"/>
        </w:rPr>
        <w:t>Communications Earth &amp; Environment</w:t>
      </w:r>
      <w:r w:rsidRPr="00A9689E">
        <w:rPr>
          <w:lang w:val="en-US"/>
        </w:rPr>
        <w:t xml:space="preserve">, </w:t>
      </w:r>
      <w:r w:rsidRPr="00A9689E">
        <w:rPr>
          <w:i/>
          <w:iCs/>
          <w:lang w:val="en-US"/>
        </w:rPr>
        <w:t>5</w:t>
      </w:r>
      <w:r w:rsidRPr="00A9689E">
        <w:rPr>
          <w:lang w:val="en-US"/>
        </w:rPr>
        <w:t>(1), 310. https://doi.org/10.1038/s43247-024-01482-9</w:t>
      </w:r>
    </w:p>
    <w:p w14:paraId="76F775C1" w14:textId="77777777" w:rsidR="00A9689E" w:rsidRPr="00A9689E" w:rsidRDefault="00A9689E" w:rsidP="00E818ED">
      <w:pPr>
        <w:pStyle w:val="Bibliography"/>
        <w:spacing w:line="240" w:lineRule="auto"/>
        <w:rPr>
          <w:lang w:val="en-US"/>
        </w:rPr>
      </w:pPr>
      <w:r w:rsidRPr="00A9689E">
        <w:rPr>
          <w:lang w:val="en-US"/>
        </w:rPr>
        <w:t xml:space="preserve">Cabrera-Cruz, S. A., Smolinsky, J. A., &amp; </w:t>
      </w:r>
      <w:proofErr w:type="spellStart"/>
      <w:r w:rsidRPr="00A9689E">
        <w:rPr>
          <w:lang w:val="en-US"/>
        </w:rPr>
        <w:t>Buler</w:t>
      </w:r>
      <w:proofErr w:type="spellEnd"/>
      <w:r w:rsidRPr="00A9689E">
        <w:rPr>
          <w:lang w:val="en-US"/>
        </w:rPr>
        <w:t xml:space="preserve">, J. J. (2018a). Light pollution is greatest within migration passage areas for </w:t>
      </w:r>
      <w:proofErr w:type="gramStart"/>
      <w:r w:rsidRPr="00A9689E">
        <w:rPr>
          <w:lang w:val="en-US"/>
        </w:rPr>
        <w:t>nocturnally-migrating</w:t>
      </w:r>
      <w:proofErr w:type="gramEnd"/>
      <w:r w:rsidRPr="00A9689E">
        <w:rPr>
          <w:lang w:val="en-US"/>
        </w:rPr>
        <w:t xml:space="preserve"> birds around the world. </w:t>
      </w:r>
      <w:r w:rsidRPr="00A9689E">
        <w:rPr>
          <w:i/>
          <w:iCs/>
          <w:lang w:val="en-US"/>
        </w:rPr>
        <w:t>Scientific Reports</w:t>
      </w:r>
      <w:r w:rsidRPr="00A9689E">
        <w:rPr>
          <w:lang w:val="en-US"/>
        </w:rPr>
        <w:t xml:space="preserve">, </w:t>
      </w:r>
      <w:r w:rsidRPr="00A9689E">
        <w:rPr>
          <w:i/>
          <w:iCs/>
          <w:lang w:val="en-US"/>
        </w:rPr>
        <w:t>8</w:t>
      </w:r>
      <w:r w:rsidRPr="00A9689E">
        <w:rPr>
          <w:lang w:val="en-US"/>
        </w:rPr>
        <w:t>(1), 3261. https://doi.org/10.1038/s41598-018-21577-6</w:t>
      </w:r>
    </w:p>
    <w:p w14:paraId="0E6D5771" w14:textId="77777777" w:rsidR="00A9689E" w:rsidRPr="00A9689E" w:rsidRDefault="00A9689E" w:rsidP="00E818ED">
      <w:pPr>
        <w:pStyle w:val="Bibliography"/>
        <w:spacing w:line="240" w:lineRule="auto"/>
        <w:rPr>
          <w:lang w:val="en-US"/>
        </w:rPr>
      </w:pPr>
      <w:r w:rsidRPr="00A9689E">
        <w:rPr>
          <w:lang w:val="en-US"/>
        </w:rPr>
        <w:t xml:space="preserve">Cabrera-Cruz, S. A., Smolinsky, J. A., &amp; </w:t>
      </w:r>
      <w:proofErr w:type="spellStart"/>
      <w:r w:rsidRPr="00A9689E">
        <w:rPr>
          <w:lang w:val="en-US"/>
        </w:rPr>
        <w:t>Buler</w:t>
      </w:r>
      <w:proofErr w:type="spellEnd"/>
      <w:r w:rsidRPr="00A9689E">
        <w:rPr>
          <w:lang w:val="en-US"/>
        </w:rPr>
        <w:t xml:space="preserve">, J. J. (2018b). Light pollution is greatest within migration passage areas for </w:t>
      </w:r>
      <w:proofErr w:type="gramStart"/>
      <w:r w:rsidRPr="00A9689E">
        <w:rPr>
          <w:lang w:val="en-US"/>
        </w:rPr>
        <w:t>nocturnally-migrating</w:t>
      </w:r>
      <w:proofErr w:type="gramEnd"/>
      <w:r w:rsidRPr="00A9689E">
        <w:rPr>
          <w:lang w:val="en-US"/>
        </w:rPr>
        <w:t xml:space="preserve"> birds around the world. </w:t>
      </w:r>
      <w:r w:rsidRPr="00A9689E">
        <w:rPr>
          <w:i/>
          <w:iCs/>
          <w:lang w:val="en-US"/>
        </w:rPr>
        <w:t>Scientific Reports</w:t>
      </w:r>
      <w:r w:rsidRPr="00A9689E">
        <w:rPr>
          <w:lang w:val="en-US"/>
        </w:rPr>
        <w:t xml:space="preserve">, </w:t>
      </w:r>
      <w:r w:rsidRPr="00A9689E">
        <w:rPr>
          <w:i/>
          <w:iCs/>
          <w:lang w:val="en-US"/>
        </w:rPr>
        <w:t>8</w:t>
      </w:r>
      <w:r w:rsidRPr="00A9689E">
        <w:rPr>
          <w:lang w:val="en-US"/>
        </w:rPr>
        <w:t>(1), 3261.</w:t>
      </w:r>
    </w:p>
    <w:p w14:paraId="13C033F0" w14:textId="77777777" w:rsidR="00A9689E" w:rsidRPr="00A9689E" w:rsidRDefault="00A9689E" w:rsidP="00E818ED">
      <w:pPr>
        <w:pStyle w:val="Bibliography"/>
        <w:spacing w:line="240" w:lineRule="auto"/>
        <w:rPr>
          <w:lang w:val="en-US"/>
        </w:rPr>
      </w:pPr>
      <w:proofErr w:type="spellStart"/>
      <w:r w:rsidRPr="00A9689E">
        <w:rPr>
          <w:lang w:val="en-US"/>
        </w:rPr>
        <w:t>Calenge</w:t>
      </w:r>
      <w:proofErr w:type="spellEnd"/>
      <w:r w:rsidRPr="00A9689E">
        <w:rPr>
          <w:lang w:val="en-US"/>
        </w:rPr>
        <w:t xml:space="preserve">, C. (2024). </w:t>
      </w:r>
      <w:proofErr w:type="spellStart"/>
      <w:r w:rsidRPr="00A9689E">
        <w:rPr>
          <w:i/>
          <w:iCs/>
          <w:lang w:val="en-US"/>
        </w:rPr>
        <w:t>adehabitatHR</w:t>
      </w:r>
      <w:proofErr w:type="spellEnd"/>
      <w:r w:rsidRPr="00A9689E">
        <w:rPr>
          <w:i/>
          <w:iCs/>
          <w:lang w:val="en-US"/>
        </w:rPr>
        <w:t>: Home Range Estimation</w:t>
      </w:r>
      <w:r w:rsidRPr="00A9689E">
        <w:rPr>
          <w:lang w:val="en-US"/>
        </w:rPr>
        <w:t xml:space="preserve"> [Computer software].</w:t>
      </w:r>
    </w:p>
    <w:p w14:paraId="4F954645" w14:textId="77777777" w:rsidR="00A9689E" w:rsidRPr="00A9689E" w:rsidRDefault="00A9689E" w:rsidP="00E818ED">
      <w:pPr>
        <w:pStyle w:val="Bibliography"/>
        <w:spacing w:line="240" w:lineRule="auto"/>
        <w:rPr>
          <w:lang w:val="en-US"/>
        </w:rPr>
      </w:pPr>
      <w:r w:rsidRPr="00A9689E">
        <w:rPr>
          <w:lang w:val="en-US"/>
        </w:rPr>
        <w:t xml:space="preserve">Callaghan, C. T., Cornwell, W. K., Poore, A. G. B., Benedetti, Y., &amp; Morelli, F. (2021). Urban tolerance of </w:t>
      </w:r>
      <w:proofErr w:type="gramStart"/>
      <w:r w:rsidRPr="00A9689E">
        <w:rPr>
          <w:lang w:val="en-US"/>
        </w:rPr>
        <w:t>birds</w:t>
      </w:r>
      <w:proofErr w:type="gramEnd"/>
      <w:r w:rsidRPr="00A9689E">
        <w:rPr>
          <w:lang w:val="en-US"/>
        </w:rPr>
        <w:t xml:space="preserve"> changes throughout the full annual cycle. </w:t>
      </w:r>
      <w:r w:rsidRPr="00A9689E">
        <w:rPr>
          <w:i/>
          <w:iCs/>
          <w:lang w:val="en-US"/>
        </w:rPr>
        <w:t>Journal of Biogeography</w:t>
      </w:r>
      <w:r w:rsidRPr="00A9689E">
        <w:rPr>
          <w:lang w:val="en-US"/>
        </w:rPr>
        <w:t xml:space="preserve">, </w:t>
      </w:r>
      <w:r w:rsidRPr="00A9689E">
        <w:rPr>
          <w:i/>
          <w:iCs/>
          <w:lang w:val="en-US"/>
        </w:rPr>
        <w:t>48</w:t>
      </w:r>
      <w:r w:rsidRPr="00A9689E">
        <w:rPr>
          <w:lang w:val="en-US"/>
        </w:rPr>
        <w:t>(6), 1503–1517. https://doi.org/10.1111/jbi.14093</w:t>
      </w:r>
    </w:p>
    <w:p w14:paraId="2CB594DE" w14:textId="77777777" w:rsidR="00A9689E" w:rsidRPr="00A9689E" w:rsidRDefault="00A9689E" w:rsidP="00E818ED">
      <w:pPr>
        <w:pStyle w:val="Bibliography"/>
        <w:spacing w:line="240" w:lineRule="auto"/>
        <w:rPr>
          <w:lang w:val="en-US"/>
        </w:rPr>
      </w:pPr>
      <w:r w:rsidRPr="00A9689E">
        <w:rPr>
          <w:lang w:val="en-US"/>
        </w:rPr>
        <w:t xml:space="preserve">Carrasco, L., </w:t>
      </w:r>
      <w:proofErr w:type="spellStart"/>
      <w:r w:rsidRPr="00A9689E">
        <w:rPr>
          <w:lang w:val="en-US"/>
        </w:rPr>
        <w:t>Giam</w:t>
      </w:r>
      <w:proofErr w:type="spellEnd"/>
      <w:r w:rsidRPr="00A9689E">
        <w:rPr>
          <w:lang w:val="en-US"/>
        </w:rPr>
        <w:t xml:space="preserve">, X., </w:t>
      </w:r>
      <w:proofErr w:type="spellStart"/>
      <w:r w:rsidRPr="00A9689E">
        <w:rPr>
          <w:lang w:val="en-US"/>
        </w:rPr>
        <w:t>Papeş</w:t>
      </w:r>
      <w:proofErr w:type="spellEnd"/>
      <w:r w:rsidRPr="00A9689E">
        <w:rPr>
          <w:lang w:val="en-US"/>
        </w:rPr>
        <w:t xml:space="preserve">, M., &amp; Sheldon, K. S. (2019). Metrics of Lidar-Derived 3D Vegetation Structure Reveal Contrasting Effects of Horizontal and Vertical Forest Heterogeneity on Bird Species Richness. </w:t>
      </w:r>
      <w:r w:rsidRPr="00A9689E">
        <w:rPr>
          <w:i/>
          <w:iCs/>
          <w:lang w:val="en-US"/>
        </w:rPr>
        <w:t>Remote Sensing</w:t>
      </w:r>
      <w:r w:rsidRPr="00A9689E">
        <w:rPr>
          <w:lang w:val="en-US"/>
        </w:rPr>
        <w:t xml:space="preserve">, </w:t>
      </w:r>
      <w:r w:rsidRPr="00A9689E">
        <w:rPr>
          <w:i/>
          <w:iCs/>
          <w:lang w:val="en-US"/>
        </w:rPr>
        <w:t>11</w:t>
      </w:r>
      <w:r w:rsidRPr="00A9689E">
        <w:rPr>
          <w:lang w:val="en-US"/>
        </w:rPr>
        <w:t>(7), Article 7. https://doi.org/10.3390/rs11070743</w:t>
      </w:r>
    </w:p>
    <w:p w14:paraId="4D1CCD48" w14:textId="77777777" w:rsidR="00A9689E" w:rsidRPr="00A9689E" w:rsidRDefault="00A9689E" w:rsidP="00E818ED">
      <w:pPr>
        <w:pStyle w:val="Bibliography"/>
        <w:spacing w:line="240" w:lineRule="auto"/>
        <w:rPr>
          <w:lang w:val="en-US"/>
        </w:rPr>
      </w:pPr>
      <w:r w:rsidRPr="00A9689E">
        <w:rPr>
          <w:lang w:val="en-US"/>
        </w:rPr>
        <w:t xml:space="preserve">Chen, D., &amp; Hale, R. C. (2010). A global review of polybrominated diphenyl ether flame retardant contamination in birds. </w:t>
      </w:r>
      <w:r w:rsidRPr="00A9689E">
        <w:rPr>
          <w:i/>
          <w:iCs/>
          <w:lang w:val="en-US"/>
        </w:rPr>
        <w:t>Environment International</w:t>
      </w:r>
      <w:r w:rsidRPr="00A9689E">
        <w:rPr>
          <w:lang w:val="en-US"/>
        </w:rPr>
        <w:t xml:space="preserve">, </w:t>
      </w:r>
      <w:r w:rsidRPr="00A9689E">
        <w:rPr>
          <w:i/>
          <w:iCs/>
          <w:lang w:val="en-US"/>
        </w:rPr>
        <w:t>36</w:t>
      </w:r>
      <w:r w:rsidRPr="00A9689E">
        <w:rPr>
          <w:lang w:val="en-US"/>
        </w:rPr>
        <w:t>(7), 800–811. https://doi.org/10.1016/j.envint.2010.05.013</w:t>
      </w:r>
    </w:p>
    <w:p w14:paraId="64FC2BAE" w14:textId="77777777" w:rsidR="00A9689E" w:rsidRPr="00A9689E" w:rsidRDefault="00A9689E" w:rsidP="00E818ED">
      <w:pPr>
        <w:pStyle w:val="Bibliography"/>
        <w:spacing w:line="240" w:lineRule="auto"/>
        <w:rPr>
          <w:lang w:val="en-US"/>
        </w:rPr>
      </w:pPr>
      <w:r w:rsidRPr="00A9689E">
        <w:rPr>
          <w:lang w:val="en-US"/>
        </w:rPr>
        <w:t xml:space="preserve">Chiron, F., </w:t>
      </w:r>
      <w:proofErr w:type="spellStart"/>
      <w:r w:rsidRPr="00A9689E">
        <w:rPr>
          <w:lang w:val="en-US"/>
        </w:rPr>
        <w:t>Lorrillière</w:t>
      </w:r>
      <w:proofErr w:type="spellEnd"/>
      <w:r w:rsidRPr="00A9689E">
        <w:rPr>
          <w:lang w:val="en-US"/>
        </w:rPr>
        <w:t xml:space="preserve">, R., Bessa-Gomes, C., </w:t>
      </w:r>
      <w:proofErr w:type="spellStart"/>
      <w:r w:rsidRPr="00A9689E">
        <w:rPr>
          <w:lang w:val="en-US"/>
        </w:rPr>
        <w:t>Tryjanowski</w:t>
      </w:r>
      <w:proofErr w:type="spellEnd"/>
      <w:r w:rsidRPr="00A9689E">
        <w:rPr>
          <w:lang w:val="en-US"/>
        </w:rPr>
        <w:t xml:space="preserve">, P., </w:t>
      </w:r>
      <w:proofErr w:type="spellStart"/>
      <w:r w:rsidRPr="00A9689E">
        <w:rPr>
          <w:lang w:val="en-US"/>
        </w:rPr>
        <w:t>Casanelles</w:t>
      </w:r>
      <w:proofErr w:type="spellEnd"/>
      <w:r w:rsidRPr="00A9689E">
        <w:rPr>
          <w:lang w:val="en-US"/>
        </w:rPr>
        <w:t xml:space="preserve">-Abella, J., </w:t>
      </w:r>
      <w:proofErr w:type="spellStart"/>
      <w:r w:rsidRPr="00A9689E">
        <w:rPr>
          <w:lang w:val="en-US"/>
        </w:rPr>
        <w:t>Laanisto</w:t>
      </w:r>
      <w:proofErr w:type="spellEnd"/>
      <w:r w:rsidRPr="00A9689E">
        <w:rPr>
          <w:lang w:val="en-US"/>
        </w:rPr>
        <w:t xml:space="preserve">, L., Leal, A., Van </w:t>
      </w:r>
      <w:proofErr w:type="spellStart"/>
      <w:r w:rsidRPr="00A9689E">
        <w:rPr>
          <w:lang w:val="en-US"/>
        </w:rPr>
        <w:t>Mensel</w:t>
      </w:r>
      <w:proofErr w:type="spellEnd"/>
      <w:r w:rsidRPr="00A9689E">
        <w:rPr>
          <w:lang w:val="en-US"/>
        </w:rPr>
        <w:t xml:space="preserve">, A., Moretti, M., </w:t>
      </w:r>
      <w:proofErr w:type="spellStart"/>
      <w:r w:rsidRPr="00A9689E">
        <w:rPr>
          <w:lang w:val="en-US"/>
        </w:rPr>
        <w:t>Muyshondt</w:t>
      </w:r>
      <w:proofErr w:type="spellEnd"/>
      <w:r w:rsidRPr="00A9689E">
        <w:rPr>
          <w:lang w:val="en-US"/>
        </w:rPr>
        <w:t xml:space="preserve">, B., Niinemets, Ü., </w:t>
      </w:r>
      <w:proofErr w:type="spellStart"/>
      <w:r w:rsidRPr="00A9689E">
        <w:rPr>
          <w:lang w:val="en-US"/>
        </w:rPr>
        <w:t>Ortí</w:t>
      </w:r>
      <w:proofErr w:type="spellEnd"/>
      <w:r w:rsidRPr="00A9689E">
        <w:rPr>
          <w:lang w:val="en-US"/>
        </w:rPr>
        <w:t xml:space="preserve">, M. A., Pinho, P., Samson, R., &amp; </w:t>
      </w:r>
      <w:proofErr w:type="spellStart"/>
      <w:r w:rsidRPr="00A9689E">
        <w:rPr>
          <w:lang w:val="en-US"/>
        </w:rPr>
        <w:t>Deguines</w:t>
      </w:r>
      <w:proofErr w:type="spellEnd"/>
      <w:r w:rsidRPr="00A9689E">
        <w:rPr>
          <w:lang w:val="en-US"/>
        </w:rPr>
        <w:t xml:space="preserve">, N. (2024). How do urban green space designs shape avian communities? Testing the area–heterogeneity trade-off. </w:t>
      </w:r>
      <w:r w:rsidRPr="00A9689E">
        <w:rPr>
          <w:i/>
          <w:iCs/>
          <w:lang w:val="en-US"/>
        </w:rPr>
        <w:t>Landscape and Urban Planning</w:t>
      </w:r>
      <w:r w:rsidRPr="00A9689E">
        <w:rPr>
          <w:lang w:val="en-US"/>
        </w:rPr>
        <w:t xml:space="preserve">, </w:t>
      </w:r>
      <w:r w:rsidRPr="00A9689E">
        <w:rPr>
          <w:i/>
          <w:iCs/>
          <w:lang w:val="en-US"/>
        </w:rPr>
        <w:t>242</w:t>
      </w:r>
      <w:r w:rsidRPr="00A9689E">
        <w:rPr>
          <w:lang w:val="en-US"/>
        </w:rPr>
        <w:t>, 104954. https://doi.org/10.1016/j.landurbplan.2023.104954</w:t>
      </w:r>
    </w:p>
    <w:p w14:paraId="39249AF6" w14:textId="77777777" w:rsidR="00A9689E" w:rsidRPr="00A9689E" w:rsidRDefault="00A9689E" w:rsidP="00E818ED">
      <w:pPr>
        <w:pStyle w:val="Bibliography"/>
        <w:spacing w:line="240" w:lineRule="auto"/>
        <w:rPr>
          <w:lang w:val="en-US"/>
        </w:rPr>
      </w:pPr>
      <w:r w:rsidRPr="00A9689E">
        <w:rPr>
          <w:lang w:val="en-US"/>
        </w:rPr>
        <w:t xml:space="preserve">Chong, K. Y., Teo, S., Kurukulasuriya, B., Chung, Y. F., Rajathurai, S., &amp; Tan, H. T. W. (2014). Not all green is as good: Different effects of the natural and cultivated components of urban vegetation on bird and butterfly diversity. </w:t>
      </w:r>
      <w:r w:rsidRPr="00A9689E">
        <w:rPr>
          <w:i/>
          <w:iCs/>
          <w:lang w:val="en-US"/>
        </w:rPr>
        <w:t>Biological Conservation</w:t>
      </w:r>
      <w:r w:rsidRPr="00A9689E">
        <w:rPr>
          <w:lang w:val="en-US"/>
        </w:rPr>
        <w:t xml:space="preserve">, </w:t>
      </w:r>
      <w:r w:rsidRPr="00A9689E">
        <w:rPr>
          <w:i/>
          <w:iCs/>
          <w:lang w:val="en-US"/>
        </w:rPr>
        <w:t>171</w:t>
      </w:r>
      <w:r w:rsidRPr="00A9689E">
        <w:rPr>
          <w:lang w:val="en-US"/>
        </w:rPr>
        <w:t>, 299–309. https://doi.org/10.1016/j.biocon.2014.01.037</w:t>
      </w:r>
    </w:p>
    <w:p w14:paraId="4C59A6A9" w14:textId="77777777" w:rsidR="00A9689E" w:rsidRPr="00A9689E" w:rsidRDefault="00A9689E" w:rsidP="00E818ED">
      <w:pPr>
        <w:pStyle w:val="Bibliography"/>
        <w:spacing w:line="240" w:lineRule="auto"/>
        <w:rPr>
          <w:lang w:val="en-US"/>
        </w:rPr>
      </w:pPr>
      <w:r w:rsidRPr="00A9689E">
        <w:rPr>
          <w:lang w:val="en-US"/>
        </w:rPr>
        <w:t xml:space="preserve">Christian, H.-M. (2023). The Main Drivers of Biodiversity Loss: A Brief Overview. </w:t>
      </w:r>
      <w:r w:rsidRPr="00A9689E">
        <w:rPr>
          <w:i/>
          <w:iCs/>
          <w:lang w:val="en-US"/>
        </w:rPr>
        <w:t>Journal of Ecology &amp; Natural Resources</w:t>
      </w:r>
      <w:r w:rsidRPr="00A9689E">
        <w:rPr>
          <w:lang w:val="en-US"/>
        </w:rPr>
        <w:t xml:space="preserve">, </w:t>
      </w:r>
      <w:r w:rsidRPr="00A9689E">
        <w:rPr>
          <w:i/>
          <w:iCs/>
          <w:lang w:val="en-US"/>
        </w:rPr>
        <w:t>7</w:t>
      </w:r>
      <w:r w:rsidRPr="00A9689E">
        <w:rPr>
          <w:lang w:val="en-US"/>
        </w:rPr>
        <w:t>(3). https://doi.org/10.23880/jenr-16000346</w:t>
      </w:r>
    </w:p>
    <w:p w14:paraId="265B6C53" w14:textId="77777777" w:rsidR="00A9689E" w:rsidRPr="00A9689E" w:rsidRDefault="00A9689E" w:rsidP="00E818ED">
      <w:pPr>
        <w:pStyle w:val="Bibliography"/>
        <w:spacing w:line="240" w:lineRule="auto"/>
        <w:rPr>
          <w:lang w:val="en-US"/>
        </w:rPr>
      </w:pPr>
      <w:r w:rsidRPr="00A9689E">
        <w:rPr>
          <w:lang w:val="en-US"/>
        </w:rPr>
        <w:t xml:space="preserve">City of Montreal. </w:t>
      </w:r>
      <w:r w:rsidRPr="00DD409D">
        <w:t xml:space="preserve">(2024). </w:t>
      </w:r>
      <w:r w:rsidRPr="00DD409D">
        <w:rPr>
          <w:i/>
          <w:iCs/>
        </w:rPr>
        <w:t>Plan climat 2020-2030 Ville de Montréal—État d’avancement avril 2024</w:t>
      </w:r>
      <w:r w:rsidRPr="00DD409D">
        <w:t xml:space="preserve">. </w:t>
      </w:r>
      <w:r w:rsidRPr="00A9689E">
        <w:rPr>
          <w:lang w:val="en-US"/>
        </w:rPr>
        <w:t>City of Montreal. https://mtl.ged.montreal.ca/constellio/?collection=mtlca&amp;portal=REPDOCVDM#!displayDocument/00000092918</w:t>
      </w:r>
    </w:p>
    <w:p w14:paraId="1C577835" w14:textId="77777777" w:rsidR="00A9689E" w:rsidRPr="00A9689E" w:rsidRDefault="00A9689E" w:rsidP="00E818ED">
      <w:pPr>
        <w:pStyle w:val="Bibliography"/>
        <w:spacing w:line="240" w:lineRule="auto"/>
        <w:rPr>
          <w:lang w:val="en-US"/>
        </w:rPr>
      </w:pPr>
      <w:proofErr w:type="spellStart"/>
      <w:r w:rsidRPr="00A9689E">
        <w:rPr>
          <w:lang w:val="en-US"/>
        </w:rPr>
        <w:t>Clergeau</w:t>
      </w:r>
      <w:proofErr w:type="spellEnd"/>
      <w:r w:rsidRPr="00A9689E">
        <w:rPr>
          <w:lang w:val="en-US"/>
        </w:rPr>
        <w:t xml:space="preserve">, P., Croci, S., </w:t>
      </w:r>
      <w:proofErr w:type="spellStart"/>
      <w:r w:rsidRPr="00A9689E">
        <w:rPr>
          <w:lang w:val="en-US"/>
        </w:rPr>
        <w:t>Jokimäki</w:t>
      </w:r>
      <w:proofErr w:type="spellEnd"/>
      <w:r w:rsidRPr="00A9689E">
        <w:rPr>
          <w:lang w:val="en-US"/>
        </w:rPr>
        <w:t xml:space="preserve">, J., </w:t>
      </w:r>
      <w:proofErr w:type="spellStart"/>
      <w:r w:rsidRPr="00A9689E">
        <w:rPr>
          <w:lang w:val="en-US"/>
        </w:rPr>
        <w:t>Kaisanlahti-Jokimäki</w:t>
      </w:r>
      <w:proofErr w:type="spellEnd"/>
      <w:r w:rsidRPr="00A9689E">
        <w:rPr>
          <w:lang w:val="en-US"/>
        </w:rPr>
        <w:t xml:space="preserve">, M.-L., &amp; </w:t>
      </w:r>
      <w:proofErr w:type="spellStart"/>
      <w:r w:rsidRPr="00A9689E">
        <w:rPr>
          <w:lang w:val="en-US"/>
        </w:rPr>
        <w:t>Dinetti</w:t>
      </w:r>
      <w:proofErr w:type="spellEnd"/>
      <w:r w:rsidRPr="00A9689E">
        <w:rPr>
          <w:lang w:val="en-US"/>
        </w:rPr>
        <w:t xml:space="preserve">, M. (2006). Avifauna </w:t>
      </w:r>
      <w:proofErr w:type="spellStart"/>
      <w:r w:rsidRPr="00A9689E">
        <w:rPr>
          <w:lang w:val="en-US"/>
        </w:rPr>
        <w:t>homogenisation</w:t>
      </w:r>
      <w:proofErr w:type="spellEnd"/>
      <w:r w:rsidRPr="00A9689E">
        <w:rPr>
          <w:lang w:val="en-US"/>
        </w:rPr>
        <w:t xml:space="preserve"> by </w:t>
      </w:r>
      <w:proofErr w:type="spellStart"/>
      <w:r w:rsidRPr="00A9689E">
        <w:rPr>
          <w:lang w:val="en-US"/>
        </w:rPr>
        <w:t>urbanisation</w:t>
      </w:r>
      <w:proofErr w:type="spellEnd"/>
      <w:r w:rsidRPr="00A9689E">
        <w:rPr>
          <w:lang w:val="en-US"/>
        </w:rPr>
        <w:t xml:space="preserve">: Analysis at different European latitudes. </w:t>
      </w:r>
      <w:r w:rsidRPr="00A9689E">
        <w:rPr>
          <w:i/>
          <w:iCs/>
          <w:lang w:val="en-US"/>
        </w:rPr>
        <w:t>Biological Conservation</w:t>
      </w:r>
      <w:r w:rsidRPr="00A9689E">
        <w:rPr>
          <w:lang w:val="en-US"/>
        </w:rPr>
        <w:t xml:space="preserve">, </w:t>
      </w:r>
      <w:r w:rsidRPr="00A9689E">
        <w:rPr>
          <w:i/>
          <w:iCs/>
          <w:lang w:val="en-US"/>
        </w:rPr>
        <w:t>127</w:t>
      </w:r>
      <w:r w:rsidRPr="00A9689E">
        <w:rPr>
          <w:lang w:val="en-US"/>
        </w:rPr>
        <w:t>(3), 336–344. https://doi.org/10.1016/j.biocon.2005.06.035</w:t>
      </w:r>
    </w:p>
    <w:p w14:paraId="62AB4ABD" w14:textId="77777777" w:rsidR="00A9689E" w:rsidRPr="00DD409D" w:rsidRDefault="00A9689E" w:rsidP="00E818ED">
      <w:pPr>
        <w:pStyle w:val="Bibliography"/>
        <w:spacing w:line="240" w:lineRule="auto"/>
      </w:pPr>
      <w:r w:rsidRPr="00A9689E">
        <w:rPr>
          <w:lang w:val="en-US"/>
        </w:rPr>
        <w:t xml:space="preserve">Cox, D. T. C., Shanahan, D. F., Hudson, H. L., Plummer, K. E., Siriwardena, G. M., Fuller, R. A., Anderson, K., Hancock, S., &amp; Gaston, K. J. (2017). Doses of Neighborhood Nature: The Benefits for Mental Health of Living with Nature. </w:t>
      </w:r>
      <w:proofErr w:type="spellStart"/>
      <w:r w:rsidRPr="00DD409D">
        <w:rPr>
          <w:i/>
          <w:iCs/>
        </w:rPr>
        <w:t>BioScience</w:t>
      </w:r>
      <w:proofErr w:type="spellEnd"/>
      <w:r w:rsidRPr="00DD409D">
        <w:t xml:space="preserve">, </w:t>
      </w:r>
      <w:r w:rsidRPr="00DD409D">
        <w:rPr>
          <w:i/>
          <w:iCs/>
        </w:rPr>
        <w:t>67</w:t>
      </w:r>
      <w:r w:rsidRPr="00DD409D">
        <w:t>(2), 147–155. https://doi.org/10.1093/biosci/biw173</w:t>
      </w:r>
    </w:p>
    <w:p w14:paraId="605F2B6B" w14:textId="77777777" w:rsidR="00A9689E" w:rsidRPr="00A9689E" w:rsidRDefault="00A9689E" w:rsidP="00E818ED">
      <w:pPr>
        <w:pStyle w:val="Bibliography"/>
        <w:spacing w:line="240" w:lineRule="auto"/>
        <w:rPr>
          <w:lang w:val="en-US"/>
        </w:rPr>
      </w:pPr>
      <w:proofErr w:type="spellStart"/>
      <w:r w:rsidRPr="00DD409D">
        <w:t>Craighead</w:t>
      </w:r>
      <w:proofErr w:type="spellEnd"/>
      <w:r w:rsidRPr="00DD409D">
        <w:t xml:space="preserve">, F., &amp; Dunstan, T. (1976). </w:t>
      </w:r>
      <w:r w:rsidRPr="00A9689E">
        <w:rPr>
          <w:i/>
          <w:iCs/>
          <w:lang w:val="en-US"/>
        </w:rPr>
        <w:t>Progress Toward Tracking Migrating Raptors by Satellite</w:t>
      </w:r>
      <w:r w:rsidRPr="00A9689E">
        <w:rPr>
          <w:lang w:val="en-US"/>
        </w:rPr>
        <w:t xml:space="preserve">. </w:t>
      </w:r>
      <w:r w:rsidRPr="00A9689E">
        <w:rPr>
          <w:i/>
          <w:iCs/>
          <w:lang w:val="en-US"/>
        </w:rPr>
        <w:t>10</w:t>
      </w:r>
      <w:r w:rsidRPr="00A9689E">
        <w:rPr>
          <w:lang w:val="en-US"/>
        </w:rPr>
        <w:t>(4), 112–119.</w:t>
      </w:r>
    </w:p>
    <w:p w14:paraId="3E11A441" w14:textId="77777777" w:rsidR="00A9689E" w:rsidRPr="00A9689E" w:rsidRDefault="00A9689E" w:rsidP="00E818ED">
      <w:pPr>
        <w:pStyle w:val="Bibliography"/>
        <w:spacing w:line="240" w:lineRule="auto"/>
        <w:rPr>
          <w:lang w:val="en-US"/>
        </w:rPr>
      </w:pPr>
      <w:r w:rsidRPr="00A9689E">
        <w:rPr>
          <w:lang w:val="en-US"/>
        </w:rPr>
        <w:t xml:space="preserve">Cull, C. A., Guest, M. J., Frei, B., &amp; Ziter, C. D. (2025). Human recreational activity does not influence open cup avian nest survival in urban green spaces. </w:t>
      </w:r>
      <w:r w:rsidRPr="00A9689E">
        <w:rPr>
          <w:i/>
          <w:iCs/>
          <w:lang w:val="en-US"/>
        </w:rPr>
        <w:t>Urban Ecosystems</w:t>
      </w:r>
      <w:r w:rsidRPr="00A9689E">
        <w:rPr>
          <w:lang w:val="en-US"/>
        </w:rPr>
        <w:t xml:space="preserve">, </w:t>
      </w:r>
      <w:r w:rsidRPr="00A9689E">
        <w:rPr>
          <w:i/>
          <w:iCs/>
          <w:lang w:val="en-US"/>
        </w:rPr>
        <w:t>28</w:t>
      </w:r>
      <w:r w:rsidRPr="00A9689E">
        <w:rPr>
          <w:lang w:val="en-US"/>
        </w:rPr>
        <w:t>(2), 24. https://doi.org/10.1007/s11252-024-01669-0</w:t>
      </w:r>
    </w:p>
    <w:p w14:paraId="45D7192B" w14:textId="77777777" w:rsidR="00A9689E" w:rsidRPr="00A9689E" w:rsidRDefault="00A9689E" w:rsidP="00E818ED">
      <w:pPr>
        <w:pStyle w:val="Bibliography"/>
        <w:spacing w:line="240" w:lineRule="auto"/>
        <w:rPr>
          <w:lang w:val="en-US"/>
        </w:rPr>
      </w:pPr>
      <w:r w:rsidRPr="00A9689E">
        <w:rPr>
          <w:lang w:val="en-US"/>
        </w:rPr>
        <w:t xml:space="preserve">Cunningham, S. J., Gardner, J. L., &amp; Martin, R. O. (2021). Opportunity costs and the response of birds and mammals to climate warming. </w:t>
      </w:r>
      <w:r w:rsidRPr="00A9689E">
        <w:rPr>
          <w:i/>
          <w:iCs/>
          <w:lang w:val="en-US"/>
        </w:rPr>
        <w:t>Frontiers in Ecology and the Environment</w:t>
      </w:r>
      <w:r w:rsidRPr="00A9689E">
        <w:rPr>
          <w:lang w:val="en-US"/>
        </w:rPr>
        <w:t xml:space="preserve">, </w:t>
      </w:r>
      <w:r w:rsidRPr="00A9689E">
        <w:rPr>
          <w:i/>
          <w:iCs/>
          <w:lang w:val="en-US"/>
        </w:rPr>
        <w:t>19</w:t>
      </w:r>
      <w:r w:rsidRPr="00A9689E">
        <w:rPr>
          <w:lang w:val="en-US"/>
        </w:rPr>
        <w:t>(5), 300–307. https://doi.org/10.1002/fee.2324</w:t>
      </w:r>
    </w:p>
    <w:p w14:paraId="67ED725E" w14:textId="77777777" w:rsidR="00A9689E" w:rsidRPr="00A9689E" w:rsidRDefault="00A9689E" w:rsidP="00E818ED">
      <w:pPr>
        <w:pStyle w:val="Bibliography"/>
        <w:spacing w:line="240" w:lineRule="auto"/>
        <w:rPr>
          <w:lang w:val="en-US"/>
        </w:rPr>
      </w:pPr>
      <w:r w:rsidRPr="00A9689E">
        <w:rPr>
          <w:lang w:val="en-US"/>
        </w:rPr>
        <w:t xml:space="preserve">Dale, S. (2018). Urban bird community composition influenced by size of urban green spaces, presence of native forest, and urbanization. </w:t>
      </w:r>
      <w:r w:rsidRPr="00A9689E">
        <w:rPr>
          <w:i/>
          <w:iCs/>
          <w:lang w:val="en-US"/>
        </w:rPr>
        <w:t>Urban Ecosystems</w:t>
      </w:r>
      <w:r w:rsidRPr="00A9689E">
        <w:rPr>
          <w:lang w:val="en-US"/>
        </w:rPr>
        <w:t xml:space="preserve">, </w:t>
      </w:r>
      <w:r w:rsidRPr="00A9689E">
        <w:rPr>
          <w:i/>
          <w:iCs/>
          <w:lang w:val="en-US"/>
        </w:rPr>
        <w:t>21</w:t>
      </w:r>
      <w:r w:rsidRPr="00A9689E">
        <w:rPr>
          <w:lang w:val="en-US"/>
        </w:rPr>
        <w:t>(1), 1–14. https://doi.org/10.1007/s11252-017-0706-x</w:t>
      </w:r>
    </w:p>
    <w:p w14:paraId="1B4961A2" w14:textId="77777777" w:rsidR="00A9689E" w:rsidRPr="00A9689E" w:rsidRDefault="00A9689E" w:rsidP="00E818ED">
      <w:pPr>
        <w:pStyle w:val="Bibliography"/>
        <w:spacing w:line="240" w:lineRule="auto"/>
        <w:rPr>
          <w:lang w:val="en-US"/>
        </w:rPr>
      </w:pPr>
      <w:r w:rsidRPr="00A9689E">
        <w:rPr>
          <w:lang w:val="en-US"/>
        </w:rPr>
        <w:t xml:space="preserve">Davies, S., Beck, M. L., &amp; Sewall, K. B. (2018). Territorial aggression in urban and rural Song Sparrows is correlated with corticosterone, but not testosterone. </w:t>
      </w:r>
      <w:r w:rsidRPr="00A9689E">
        <w:rPr>
          <w:i/>
          <w:iCs/>
          <w:lang w:val="en-US"/>
        </w:rPr>
        <w:t>Hormones and Behavior</w:t>
      </w:r>
      <w:r w:rsidRPr="00A9689E">
        <w:rPr>
          <w:lang w:val="en-US"/>
        </w:rPr>
        <w:t xml:space="preserve">, </w:t>
      </w:r>
      <w:r w:rsidRPr="00A9689E">
        <w:rPr>
          <w:i/>
          <w:iCs/>
          <w:lang w:val="en-US"/>
        </w:rPr>
        <w:t>98</w:t>
      </w:r>
      <w:r w:rsidRPr="00A9689E">
        <w:rPr>
          <w:lang w:val="en-US"/>
        </w:rPr>
        <w:t>, 8–15. https://doi.org/10.1016/j.yhbeh.2017.11.010</w:t>
      </w:r>
    </w:p>
    <w:p w14:paraId="69334363" w14:textId="77777777" w:rsidR="00A9689E" w:rsidRPr="00A9689E" w:rsidRDefault="00A9689E" w:rsidP="00E818ED">
      <w:pPr>
        <w:pStyle w:val="Bibliography"/>
        <w:spacing w:line="240" w:lineRule="auto"/>
        <w:rPr>
          <w:lang w:val="en-US"/>
        </w:rPr>
      </w:pPr>
      <w:r w:rsidRPr="00A9689E">
        <w:rPr>
          <w:lang w:val="en-US"/>
        </w:rPr>
        <w:t xml:space="preserve">Dawson, W. R., Marsh, R. L., &amp; </w:t>
      </w:r>
      <w:proofErr w:type="spellStart"/>
      <w:r w:rsidRPr="00A9689E">
        <w:rPr>
          <w:lang w:val="en-US"/>
        </w:rPr>
        <w:t>Yacoe</w:t>
      </w:r>
      <w:proofErr w:type="spellEnd"/>
      <w:r w:rsidRPr="00A9689E">
        <w:rPr>
          <w:lang w:val="en-US"/>
        </w:rPr>
        <w:t xml:space="preserve">, M. E. (1983). </w:t>
      </w:r>
      <w:r w:rsidRPr="00A9689E">
        <w:rPr>
          <w:i/>
          <w:iCs/>
          <w:lang w:val="en-US"/>
        </w:rPr>
        <w:t>Metabolic adjustments of small passerine birds for migration and cold</w:t>
      </w:r>
      <w:r w:rsidRPr="00A9689E">
        <w:rPr>
          <w:lang w:val="en-US"/>
        </w:rPr>
        <w:t xml:space="preserve">. </w:t>
      </w:r>
      <w:r w:rsidRPr="00A9689E">
        <w:rPr>
          <w:i/>
          <w:iCs/>
          <w:lang w:val="en-US"/>
        </w:rPr>
        <w:t>245</w:t>
      </w:r>
      <w:r w:rsidRPr="00A9689E">
        <w:rPr>
          <w:lang w:val="en-US"/>
        </w:rPr>
        <w:t>(6), R755–R767. https://doi.org/10.1152/ajpregu.1983.245.6.R755</w:t>
      </w:r>
    </w:p>
    <w:p w14:paraId="6EAD2E5D" w14:textId="77777777" w:rsidR="00A9689E" w:rsidRPr="00A9689E" w:rsidRDefault="00A9689E" w:rsidP="00E818ED">
      <w:pPr>
        <w:pStyle w:val="Bibliography"/>
        <w:spacing w:line="240" w:lineRule="auto"/>
        <w:rPr>
          <w:lang w:val="en-US"/>
        </w:rPr>
      </w:pPr>
      <w:proofErr w:type="spellStart"/>
      <w:r w:rsidRPr="00A9689E">
        <w:rPr>
          <w:lang w:val="en-US"/>
        </w:rPr>
        <w:t>DeCandido</w:t>
      </w:r>
      <w:proofErr w:type="spellEnd"/>
      <w:r w:rsidRPr="00A9689E">
        <w:rPr>
          <w:lang w:val="en-US"/>
        </w:rPr>
        <w:t xml:space="preserve">, R., &amp; Allen, D. (2006). NOCTURNAL HUNTING BY PEREGRINE FALCONS AT THE EMPIRE STATE BUILDING, NEW YORK CITY. </w:t>
      </w:r>
      <w:r w:rsidRPr="00A9689E">
        <w:rPr>
          <w:i/>
          <w:iCs/>
          <w:lang w:val="en-US"/>
        </w:rPr>
        <w:t>The Wilson Journal of Ornithology</w:t>
      </w:r>
      <w:r w:rsidRPr="00A9689E">
        <w:rPr>
          <w:lang w:val="en-US"/>
        </w:rPr>
        <w:t xml:space="preserve">, </w:t>
      </w:r>
      <w:r w:rsidRPr="00A9689E">
        <w:rPr>
          <w:i/>
          <w:iCs/>
          <w:lang w:val="en-US"/>
        </w:rPr>
        <w:t>118</w:t>
      </w:r>
      <w:r w:rsidRPr="00A9689E">
        <w:rPr>
          <w:lang w:val="en-US"/>
        </w:rPr>
        <w:t>(1), 53–58. https://doi.org/10.1676/1559-4491(2006)118%255B0053:NHBPFA%255D2.0.CO;2</w:t>
      </w:r>
    </w:p>
    <w:p w14:paraId="04D89A3A" w14:textId="77777777" w:rsidR="00A9689E" w:rsidRPr="00A9689E" w:rsidRDefault="00A9689E" w:rsidP="00E818ED">
      <w:pPr>
        <w:pStyle w:val="Bibliography"/>
        <w:spacing w:line="240" w:lineRule="auto"/>
        <w:rPr>
          <w:lang w:val="en-US"/>
        </w:rPr>
      </w:pPr>
      <w:r w:rsidRPr="00A9689E">
        <w:rPr>
          <w:lang w:val="en-US"/>
        </w:rPr>
        <w:t xml:space="preserve">Deguise, I. E., &amp; Kerr, J. T. (2006). Protected Areas and Prospects for Endangered Species Conservation in Canada. </w:t>
      </w:r>
      <w:r w:rsidRPr="00A9689E">
        <w:rPr>
          <w:i/>
          <w:iCs/>
          <w:lang w:val="en-US"/>
        </w:rPr>
        <w:t>Conservation Biology</w:t>
      </w:r>
      <w:r w:rsidRPr="00A9689E">
        <w:rPr>
          <w:lang w:val="en-US"/>
        </w:rPr>
        <w:t xml:space="preserve">, </w:t>
      </w:r>
      <w:r w:rsidRPr="00A9689E">
        <w:rPr>
          <w:i/>
          <w:iCs/>
          <w:lang w:val="en-US"/>
        </w:rPr>
        <w:t>20</w:t>
      </w:r>
      <w:r w:rsidRPr="00A9689E">
        <w:rPr>
          <w:lang w:val="en-US"/>
        </w:rPr>
        <w:t>(1). https://conbio.onlinelibrary.wiley.com/doi/10.1111/j.1523-1739.2005.00274.x</w:t>
      </w:r>
    </w:p>
    <w:p w14:paraId="04A160E4" w14:textId="77777777" w:rsidR="00A9689E" w:rsidRPr="00A9689E" w:rsidRDefault="00A9689E" w:rsidP="00E818ED">
      <w:pPr>
        <w:pStyle w:val="Bibliography"/>
        <w:spacing w:line="240" w:lineRule="auto"/>
        <w:rPr>
          <w:lang w:val="en-US"/>
        </w:rPr>
      </w:pPr>
      <w:r w:rsidRPr="00A9689E">
        <w:rPr>
          <w:lang w:val="en-US"/>
        </w:rPr>
        <w:t xml:space="preserve">Deppe, J. L., &amp; Rotenberry, J. T. (2008). SCALE-DEPENDENT HABITAT USE BY FALL MIGRATORY BIRDS: VEGETATION STRUCTURE, FLORISTICS, AND GEOGRAPHY. </w:t>
      </w:r>
      <w:r w:rsidRPr="00A9689E">
        <w:rPr>
          <w:i/>
          <w:iCs/>
          <w:lang w:val="en-US"/>
        </w:rPr>
        <w:t>Ecological Monographs</w:t>
      </w:r>
      <w:r w:rsidRPr="00A9689E">
        <w:rPr>
          <w:lang w:val="en-US"/>
        </w:rPr>
        <w:t xml:space="preserve">, </w:t>
      </w:r>
      <w:r w:rsidRPr="00A9689E">
        <w:rPr>
          <w:i/>
          <w:iCs/>
          <w:lang w:val="en-US"/>
        </w:rPr>
        <w:t>78</w:t>
      </w:r>
      <w:r w:rsidRPr="00A9689E">
        <w:rPr>
          <w:lang w:val="en-US"/>
        </w:rPr>
        <w:t>(3), 461–487. https://doi.org/10.1890/07-0163.1</w:t>
      </w:r>
    </w:p>
    <w:p w14:paraId="3E0EB8AF" w14:textId="77777777" w:rsidR="00A9689E" w:rsidRPr="00A9689E" w:rsidRDefault="00A9689E" w:rsidP="00E818ED">
      <w:pPr>
        <w:pStyle w:val="Bibliography"/>
        <w:spacing w:line="240" w:lineRule="auto"/>
        <w:rPr>
          <w:lang w:val="en-US"/>
        </w:rPr>
      </w:pPr>
      <w:r w:rsidRPr="00A9689E">
        <w:rPr>
          <w:lang w:val="en-US"/>
        </w:rPr>
        <w:t xml:space="preserve">Deshpande, P., Lehikoinen, P., Thorogood, R., &amp; Lehikoinen, A. (2022). Snow depth drives habitat selection by overwintering birds in built‐up areas, farmlands and forests. </w:t>
      </w:r>
      <w:r w:rsidRPr="00A9689E">
        <w:rPr>
          <w:i/>
          <w:iCs/>
          <w:lang w:val="en-US"/>
        </w:rPr>
        <w:t>Journal of Biogeography</w:t>
      </w:r>
      <w:r w:rsidRPr="00A9689E">
        <w:rPr>
          <w:lang w:val="en-US"/>
        </w:rPr>
        <w:t xml:space="preserve">, </w:t>
      </w:r>
      <w:r w:rsidRPr="00A9689E">
        <w:rPr>
          <w:i/>
          <w:iCs/>
          <w:lang w:val="en-US"/>
        </w:rPr>
        <w:t>49</w:t>
      </w:r>
      <w:r w:rsidRPr="00A9689E">
        <w:rPr>
          <w:lang w:val="en-US"/>
        </w:rPr>
        <w:t>(4), 630–639. https://doi.org/10.1111/jbi.14326</w:t>
      </w:r>
    </w:p>
    <w:p w14:paraId="55CFF1B5" w14:textId="77777777" w:rsidR="00A9689E" w:rsidRPr="00A9689E" w:rsidRDefault="00A9689E" w:rsidP="00E818ED">
      <w:pPr>
        <w:pStyle w:val="Bibliography"/>
        <w:spacing w:line="240" w:lineRule="auto"/>
        <w:rPr>
          <w:lang w:val="en-US"/>
        </w:rPr>
      </w:pPr>
      <w:r w:rsidRPr="00A9689E">
        <w:rPr>
          <w:lang w:val="en-US"/>
        </w:rPr>
        <w:t xml:space="preserve">DeVries, M. S., &amp; Jawor, J. M. (2013). Natural variation in circulating testosterone does not predict nestling provisioning rates in the northern cardinal, </w:t>
      </w:r>
      <w:r w:rsidRPr="00A9689E">
        <w:rPr>
          <w:i/>
          <w:iCs/>
          <w:lang w:val="en-US"/>
        </w:rPr>
        <w:t xml:space="preserve">Cardinalis </w:t>
      </w:r>
      <w:proofErr w:type="spellStart"/>
      <w:r w:rsidRPr="00A9689E">
        <w:rPr>
          <w:i/>
          <w:iCs/>
          <w:lang w:val="en-US"/>
        </w:rPr>
        <w:t>cardinalis</w:t>
      </w:r>
      <w:proofErr w:type="spellEnd"/>
      <w:r w:rsidRPr="00A9689E">
        <w:rPr>
          <w:lang w:val="en-US"/>
        </w:rPr>
        <w:t xml:space="preserve">.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85</w:t>
      </w:r>
      <w:r w:rsidRPr="00A9689E">
        <w:rPr>
          <w:lang w:val="en-US"/>
        </w:rPr>
        <w:t>(5), 957–965. https://doi.org/10.1016/j.anbehav.2013.02.019</w:t>
      </w:r>
    </w:p>
    <w:p w14:paraId="25788851" w14:textId="77777777" w:rsidR="00A9689E" w:rsidRPr="00A9689E" w:rsidRDefault="00A9689E" w:rsidP="00E818ED">
      <w:pPr>
        <w:pStyle w:val="Bibliography"/>
        <w:spacing w:line="240" w:lineRule="auto"/>
        <w:rPr>
          <w:lang w:val="en-US"/>
        </w:rPr>
      </w:pPr>
      <w:r w:rsidRPr="00A9689E">
        <w:rPr>
          <w:lang w:val="en-US"/>
        </w:rPr>
        <w:t xml:space="preserve">Dinh, K. V., Albini, D., Orr, J. A., Macaulay, S. J., </w:t>
      </w:r>
      <w:proofErr w:type="spellStart"/>
      <w:r w:rsidRPr="00A9689E">
        <w:rPr>
          <w:lang w:val="en-US"/>
        </w:rPr>
        <w:t>Rillig</w:t>
      </w:r>
      <w:proofErr w:type="spellEnd"/>
      <w:r w:rsidRPr="00A9689E">
        <w:rPr>
          <w:lang w:val="en-US"/>
        </w:rPr>
        <w:t xml:space="preserve">, M. C., </w:t>
      </w:r>
      <w:proofErr w:type="spellStart"/>
      <w:r w:rsidRPr="00A9689E">
        <w:rPr>
          <w:lang w:val="en-US"/>
        </w:rPr>
        <w:t>Borgå</w:t>
      </w:r>
      <w:proofErr w:type="spellEnd"/>
      <w:r w:rsidRPr="00A9689E">
        <w:rPr>
          <w:lang w:val="en-US"/>
        </w:rPr>
        <w:t xml:space="preserve">, K., &amp; Jackson, M. C. (2023). Winter is </w:t>
      </w:r>
      <w:proofErr w:type="gramStart"/>
      <w:r w:rsidRPr="00A9689E">
        <w:rPr>
          <w:lang w:val="en-US"/>
        </w:rPr>
        <w:t>coming:</w:t>
      </w:r>
      <w:proofErr w:type="gramEnd"/>
      <w:r w:rsidRPr="00A9689E">
        <w:rPr>
          <w:lang w:val="en-US"/>
        </w:rPr>
        <w:t xml:space="preserve"> Interactions of multiple stressors in winter and implications for the natural world. </w:t>
      </w:r>
      <w:r w:rsidRPr="00A9689E">
        <w:rPr>
          <w:i/>
          <w:iCs/>
          <w:lang w:val="en-US"/>
        </w:rPr>
        <w:t>Global Change Biology</w:t>
      </w:r>
      <w:r w:rsidRPr="00A9689E">
        <w:rPr>
          <w:lang w:val="en-US"/>
        </w:rPr>
        <w:t xml:space="preserve">, </w:t>
      </w:r>
      <w:r w:rsidRPr="00A9689E">
        <w:rPr>
          <w:i/>
          <w:iCs/>
          <w:lang w:val="en-US"/>
        </w:rPr>
        <w:t>29</w:t>
      </w:r>
      <w:r w:rsidRPr="00A9689E">
        <w:rPr>
          <w:lang w:val="en-US"/>
        </w:rPr>
        <w:t>(24), 6834–6845. https://doi.org/10.1111/gcb.16956</w:t>
      </w:r>
    </w:p>
    <w:p w14:paraId="1C1263EB" w14:textId="77777777" w:rsidR="00A9689E" w:rsidRPr="00A9689E" w:rsidRDefault="00A9689E" w:rsidP="00E818ED">
      <w:pPr>
        <w:pStyle w:val="Bibliography"/>
        <w:spacing w:line="240" w:lineRule="auto"/>
        <w:rPr>
          <w:lang w:val="en-US"/>
        </w:rPr>
      </w:pPr>
      <w:r w:rsidRPr="00A9689E">
        <w:rPr>
          <w:lang w:val="en-US"/>
        </w:rPr>
        <w:t xml:space="preserve">Dunn, J. C., Morris, A. J., Grice, P. V., &amp; Peach, W. J. (2021). Effects of seed-rich habitat provision on territory density, home range and breeding performance of European Turtle Doves </w:t>
      </w:r>
      <w:proofErr w:type="spellStart"/>
      <w:r w:rsidRPr="00A9689E">
        <w:rPr>
          <w:i/>
          <w:iCs/>
          <w:lang w:val="en-US"/>
        </w:rPr>
        <w:t>Streptopelia</w:t>
      </w:r>
      <w:proofErr w:type="spellEnd"/>
      <w:r w:rsidRPr="00A9689E">
        <w:rPr>
          <w:i/>
          <w:iCs/>
          <w:lang w:val="en-US"/>
        </w:rPr>
        <w:t xml:space="preserve"> </w:t>
      </w:r>
      <w:proofErr w:type="spellStart"/>
      <w:r w:rsidRPr="00A9689E">
        <w:rPr>
          <w:i/>
          <w:iCs/>
          <w:lang w:val="en-US"/>
        </w:rPr>
        <w:t>turtur</w:t>
      </w:r>
      <w:proofErr w:type="spellEnd"/>
      <w:r w:rsidRPr="00A9689E">
        <w:rPr>
          <w:lang w:val="en-US"/>
        </w:rPr>
        <w:t xml:space="preserve">. </w:t>
      </w:r>
      <w:r w:rsidRPr="00A9689E">
        <w:rPr>
          <w:i/>
          <w:iCs/>
          <w:lang w:val="en-US"/>
        </w:rPr>
        <w:t>Bird Conservation International</w:t>
      </w:r>
      <w:r w:rsidRPr="00A9689E">
        <w:rPr>
          <w:lang w:val="en-US"/>
        </w:rPr>
        <w:t xml:space="preserve">, </w:t>
      </w:r>
      <w:r w:rsidRPr="00A9689E">
        <w:rPr>
          <w:i/>
          <w:iCs/>
          <w:lang w:val="en-US"/>
        </w:rPr>
        <w:t>31</w:t>
      </w:r>
      <w:r w:rsidRPr="00A9689E">
        <w:rPr>
          <w:lang w:val="en-US"/>
        </w:rPr>
        <w:t>(4), 620–639. https://doi.org/10.1017/S0959270920000635</w:t>
      </w:r>
    </w:p>
    <w:p w14:paraId="088FF5B5" w14:textId="77777777" w:rsidR="00A9689E" w:rsidRPr="00A9689E" w:rsidRDefault="00A9689E" w:rsidP="00E818ED">
      <w:pPr>
        <w:pStyle w:val="Bibliography"/>
        <w:spacing w:line="240" w:lineRule="auto"/>
        <w:rPr>
          <w:lang w:val="en-US"/>
        </w:rPr>
      </w:pPr>
      <w:r w:rsidRPr="00A9689E">
        <w:rPr>
          <w:lang w:val="en-US"/>
        </w:rPr>
        <w:t xml:space="preserve">Dupras, J., &amp; Alam, M. (2015). Urban Sprawl and Ecosystem Services: A Half Century Perspective in the Montreal Area (Quebec, Canada). </w:t>
      </w:r>
      <w:r w:rsidRPr="00A9689E">
        <w:rPr>
          <w:i/>
          <w:iCs/>
          <w:lang w:val="en-US"/>
        </w:rPr>
        <w:t>Journal of Environmental Policy &amp; Planning</w:t>
      </w:r>
      <w:r w:rsidRPr="00A9689E">
        <w:rPr>
          <w:lang w:val="en-US"/>
        </w:rPr>
        <w:t xml:space="preserve">, </w:t>
      </w:r>
      <w:r w:rsidRPr="00A9689E">
        <w:rPr>
          <w:i/>
          <w:iCs/>
          <w:lang w:val="en-US"/>
        </w:rPr>
        <w:t>17</w:t>
      </w:r>
      <w:r w:rsidRPr="00A9689E">
        <w:rPr>
          <w:lang w:val="en-US"/>
        </w:rPr>
        <w:t>(2), 180–200. https://doi.org/10.1080/1523908X.2014.927755</w:t>
      </w:r>
    </w:p>
    <w:p w14:paraId="15D1D13C" w14:textId="77777777" w:rsidR="00A9689E" w:rsidRPr="00A9689E" w:rsidRDefault="00A9689E" w:rsidP="00E818ED">
      <w:pPr>
        <w:pStyle w:val="Bibliography"/>
        <w:spacing w:line="240" w:lineRule="auto"/>
        <w:rPr>
          <w:lang w:val="en-US"/>
        </w:rPr>
      </w:pPr>
      <w:r w:rsidRPr="00A9689E">
        <w:rPr>
          <w:lang w:val="en-US"/>
        </w:rPr>
        <w:t xml:space="preserve">Duren, A. M., Williams, C. K., &amp; </w:t>
      </w:r>
      <w:proofErr w:type="spellStart"/>
      <w:r w:rsidRPr="00A9689E">
        <w:rPr>
          <w:lang w:val="en-US"/>
        </w:rPr>
        <w:t>D’amico</w:t>
      </w:r>
      <w:proofErr w:type="spellEnd"/>
      <w:r w:rsidRPr="00A9689E">
        <w:rPr>
          <w:lang w:val="en-US"/>
        </w:rPr>
        <w:t xml:space="preserve">, V. (2017). Microhabitat Factors Associated with Occupancy of Songbirds in Suburban Forest Fragments in the Eastern United States. </w:t>
      </w:r>
      <w:r w:rsidRPr="00A9689E">
        <w:rPr>
          <w:i/>
          <w:iCs/>
          <w:lang w:val="en-US"/>
        </w:rPr>
        <w:t>The American Midland Naturalist</w:t>
      </w:r>
      <w:r w:rsidRPr="00A9689E">
        <w:rPr>
          <w:lang w:val="en-US"/>
        </w:rPr>
        <w:t xml:space="preserve">, </w:t>
      </w:r>
      <w:r w:rsidRPr="00A9689E">
        <w:rPr>
          <w:i/>
          <w:iCs/>
          <w:lang w:val="en-US"/>
        </w:rPr>
        <w:t>178</w:t>
      </w:r>
      <w:r w:rsidRPr="00A9689E">
        <w:rPr>
          <w:lang w:val="en-US"/>
        </w:rPr>
        <w:t>(2), 189–202. https://doi.org/10.1674/0003-0031-178.2.189</w:t>
      </w:r>
    </w:p>
    <w:p w14:paraId="2D54B248" w14:textId="77777777" w:rsidR="00A9689E" w:rsidRPr="00A9689E" w:rsidRDefault="00A9689E" w:rsidP="00E818ED">
      <w:pPr>
        <w:pStyle w:val="Bibliography"/>
        <w:spacing w:line="240" w:lineRule="auto"/>
        <w:rPr>
          <w:lang w:val="en-US"/>
        </w:rPr>
      </w:pPr>
      <w:r w:rsidRPr="00A9689E">
        <w:rPr>
          <w:lang w:val="en-US"/>
        </w:rPr>
        <w:t xml:space="preserve">Elliott, J., Brogan, J., Lee, S. L., Drouillard, K. G., &amp; Elliott, K. H. (2015). PBDEs and other POPs in urban birds of prey partly explained by trophic level and carbon source. </w:t>
      </w:r>
      <w:r w:rsidRPr="00A9689E">
        <w:rPr>
          <w:i/>
          <w:iCs/>
          <w:lang w:val="en-US"/>
        </w:rPr>
        <w:t>Science of The Total Environment</w:t>
      </w:r>
      <w:r w:rsidRPr="00A9689E">
        <w:rPr>
          <w:lang w:val="en-US"/>
        </w:rPr>
        <w:t xml:space="preserve">, </w:t>
      </w:r>
      <w:r w:rsidRPr="00A9689E">
        <w:rPr>
          <w:i/>
          <w:iCs/>
          <w:lang w:val="en-US"/>
        </w:rPr>
        <w:t>524–525</w:t>
      </w:r>
      <w:r w:rsidRPr="00A9689E">
        <w:rPr>
          <w:lang w:val="en-US"/>
        </w:rPr>
        <w:t>, 157–165. https://doi.org/10.1016/j.scitotenv.2015.04.008</w:t>
      </w:r>
    </w:p>
    <w:p w14:paraId="25483293" w14:textId="77777777" w:rsidR="00A9689E" w:rsidRPr="00A9689E" w:rsidRDefault="00A9689E" w:rsidP="00E818ED">
      <w:pPr>
        <w:pStyle w:val="Bibliography"/>
        <w:spacing w:line="240" w:lineRule="auto"/>
        <w:rPr>
          <w:lang w:val="en-US"/>
        </w:rPr>
      </w:pPr>
      <w:r w:rsidRPr="00A9689E">
        <w:rPr>
          <w:lang w:val="en-US"/>
        </w:rPr>
        <w:t xml:space="preserve">Elliott, J., Wilson, L. K., &amp; Wakeford, B. (2005). Polybrominated Diphenyl Ether Trends in Eggs of Marine and Freshwater Birds from British Columbia, Canada, 1979−2002. </w:t>
      </w:r>
      <w:r w:rsidRPr="00A9689E">
        <w:rPr>
          <w:i/>
          <w:iCs/>
          <w:lang w:val="en-US"/>
        </w:rPr>
        <w:t>Environmental Science &amp; Technology</w:t>
      </w:r>
      <w:r w:rsidRPr="00A9689E">
        <w:rPr>
          <w:lang w:val="en-US"/>
        </w:rPr>
        <w:t xml:space="preserve">, </w:t>
      </w:r>
      <w:r w:rsidRPr="00A9689E">
        <w:rPr>
          <w:i/>
          <w:iCs/>
          <w:lang w:val="en-US"/>
        </w:rPr>
        <w:t>39</w:t>
      </w:r>
      <w:r w:rsidRPr="00A9689E">
        <w:rPr>
          <w:lang w:val="en-US"/>
        </w:rPr>
        <w:t>(15), 5584–5591. https://doi.org/10.1021/es050496q</w:t>
      </w:r>
    </w:p>
    <w:p w14:paraId="5DC8F0A4" w14:textId="77777777" w:rsidR="00A9689E" w:rsidRPr="00A9689E" w:rsidRDefault="00A9689E" w:rsidP="00E818ED">
      <w:pPr>
        <w:pStyle w:val="Bibliography"/>
        <w:spacing w:line="240" w:lineRule="auto"/>
        <w:rPr>
          <w:lang w:val="en-US"/>
        </w:rPr>
      </w:pPr>
      <w:r w:rsidRPr="00A9689E">
        <w:rPr>
          <w:lang w:val="en-US"/>
        </w:rPr>
        <w:t xml:space="preserve">Elliott, Woo, K. J., &amp; Benvenuti, S. (2009). Do activity costs determine foraging tactics for an arctic seabird? </w:t>
      </w:r>
      <w:r w:rsidRPr="00A9689E">
        <w:rPr>
          <w:i/>
          <w:iCs/>
          <w:lang w:val="en-US"/>
        </w:rPr>
        <w:t>Marine Biology</w:t>
      </w:r>
      <w:r w:rsidRPr="00A9689E">
        <w:rPr>
          <w:lang w:val="en-US"/>
        </w:rPr>
        <w:t xml:space="preserve">, </w:t>
      </w:r>
      <w:r w:rsidRPr="00A9689E">
        <w:rPr>
          <w:i/>
          <w:iCs/>
          <w:lang w:val="en-US"/>
        </w:rPr>
        <w:t>156</w:t>
      </w:r>
      <w:r w:rsidRPr="00A9689E">
        <w:rPr>
          <w:lang w:val="en-US"/>
        </w:rPr>
        <w:t>(9), 1809–1816. https://doi.org/10.1007/s00227-009-1214-1</w:t>
      </w:r>
    </w:p>
    <w:p w14:paraId="00C4A91C" w14:textId="77777777" w:rsidR="00A9689E" w:rsidRPr="00A9689E" w:rsidRDefault="00A9689E" w:rsidP="00E818ED">
      <w:pPr>
        <w:pStyle w:val="Bibliography"/>
        <w:spacing w:line="240" w:lineRule="auto"/>
        <w:rPr>
          <w:lang w:val="en-US"/>
        </w:rPr>
      </w:pPr>
      <w:r w:rsidRPr="00A9689E">
        <w:rPr>
          <w:lang w:val="en-US"/>
        </w:rPr>
        <w:t xml:space="preserve">Elmqvist, T., </w:t>
      </w:r>
      <w:proofErr w:type="spellStart"/>
      <w:r w:rsidRPr="00A9689E">
        <w:rPr>
          <w:lang w:val="en-US"/>
        </w:rPr>
        <w:t>Fragkias</w:t>
      </w:r>
      <w:proofErr w:type="spellEnd"/>
      <w:r w:rsidRPr="00A9689E">
        <w:rPr>
          <w:lang w:val="en-US"/>
        </w:rPr>
        <w:t xml:space="preserve">, M., Goodness, J., </w:t>
      </w:r>
      <w:proofErr w:type="spellStart"/>
      <w:r w:rsidRPr="00A9689E">
        <w:rPr>
          <w:lang w:val="en-US"/>
        </w:rPr>
        <w:t>Güneralp</w:t>
      </w:r>
      <w:proofErr w:type="spellEnd"/>
      <w:r w:rsidRPr="00A9689E">
        <w:rPr>
          <w:lang w:val="en-US"/>
        </w:rPr>
        <w:t xml:space="preserve">, B., </w:t>
      </w:r>
      <w:proofErr w:type="spellStart"/>
      <w:r w:rsidRPr="00A9689E">
        <w:rPr>
          <w:lang w:val="en-US"/>
        </w:rPr>
        <w:t>Marcotullio</w:t>
      </w:r>
      <w:proofErr w:type="spellEnd"/>
      <w:r w:rsidRPr="00A9689E">
        <w:rPr>
          <w:lang w:val="en-US"/>
        </w:rPr>
        <w:t xml:space="preserve">, P. J., McDonald, R. I., Parnell, S., </w:t>
      </w:r>
      <w:proofErr w:type="spellStart"/>
      <w:r w:rsidRPr="00A9689E">
        <w:rPr>
          <w:lang w:val="en-US"/>
        </w:rPr>
        <w:t>Schewenius</w:t>
      </w:r>
      <w:proofErr w:type="spellEnd"/>
      <w:r w:rsidRPr="00A9689E">
        <w:rPr>
          <w:lang w:val="en-US"/>
        </w:rPr>
        <w:t xml:space="preserve">, M., </w:t>
      </w:r>
      <w:proofErr w:type="spellStart"/>
      <w:r w:rsidRPr="00A9689E">
        <w:rPr>
          <w:lang w:val="en-US"/>
        </w:rPr>
        <w:t>Sendstad</w:t>
      </w:r>
      <w:proofErr w:type="spellEnd"/>
      <w:r w:rsidRPr="00A9689E">
        <w:rPr>
          <w:lang w:val="en-US"/>
        </w:rPr>
        <w:t xml:space="preserve">, M., &amp; Seto, K. C. (2013). </w:t>
      </w:r>
      <w:r w:rsidRPr="00A9689E">
        <w:rPr>
          <w:i/>
          <w:iCs/>
          <w:lang w:val="en-US"/>
        </w:rPr>
        <w:t>Urbanization, biodiversity and ecosystem services: Challenges and opportunities: A global assessment</w:t>
      </w:r>
      <w:r w:rsidRPr="00A9689E">
        <w:rPr>
          <w:lang w:val="en-US"/>
        </w:rPr>
        <w:t>. Springer Nature.</w:t>
      </w:r>
    </w:p>
    <w:p w14:paraId="13984F5F" w14:textId="77777777" w:rsidR="00A9689E" w:rsidRPr="00A9689E" w:rsidRDefault="00A9689E" w:rsidP="00E818ED">
      <w:pPr>
        <w:pStyle w:val="Bibliography"/>
        <w:spacing w:line="240" w:lineRule="auto"/>
        <w:rPr>
          <w:lang w:val="en-US"/>
        </w:rPr>
      </w:pPr>
      <w:r w:rsidRPr="00A9689E">
        <w:rPr>
          <w:lang w:val="en-US"/>
        </w:rPr>
        <w:t xml:space="preserve">Environment and Climate Change Canada. (2016, December 9). </w:t>
      </w:r>
      <w:r w:rsidRPr="00A9689E">
        <w:rPr>
          <w:i/>
          <w:iCs/>
          <w:lang w:val="en-US"/>
        </w:rPr>
        <w:t>Bird banding program overview</w:t>
      </w:r>
      <w:r w:rsidRPr="00A9689E">
        <w:rPr>
          <w:lang w:val="en-US"/>
        </w:rPr>
        <w:t xml:space="preserve"> [Contact us]. https://www.canada.ca/en/environment-climate-change/services/bird-banding/program-overview-contact-information.html</w:t>
      </w:r>
    </w:p>
    <w:p w14:paraId="5529ABD4" w14:textId="77777777" w:rsidR="00A9689E" w:rsidRPr="00A9689E" w:rsidRDefault="00A9689E" w:rsidP="00E818ED">
      <w:pPr>
        <w:pStyle w:val="Bibliography"/>
        <w:spacing w:line="240" w:lineRule="auto"/>
        <w:rPr>
          <w:lang w:val="en-US"/>
        </w:rPr>
      </w:pPr>
      <w:r w:rsidRPr="00A9689E">
        <w:rPr>
          <w:lang w:val="en-US"/>
        </w:rPr>
        <w:t xml:space="preserve">Environment and Climate Change Canada. (2022). </w:t>
      </w:r>
      <w:r w:rsidRPr="00A9689E">
        <w:rPr>
          <w:i/>
          <w:iCs/>
          <w:lang w:val="en-US"/>
        </w:rPr>
        <w:t>Daily Weather Data Report</w:t>
      </w:r>
      <w:r w:rsidRPr="00A9689E">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3AB1D1D3" w14:textId="77777777" w:rsidR="00A9689E" w:rsidRPr="00A9689E" w:rsidRDefault="00A9689E" w:rsidP="00E818ED">
      <w:pPr>
        <w:pStyle w:val="Bibliography"/>
        <w:spacing w:line="240" w:lineRule="auto"/>
        <w:rPr>
          <w:lang w:val="en-US"/>
        </w:rPr>
      </w:pPr>
      <w:r w:rsidRPr="00DD409D">
        <w:t xml:space="preserve">Eötvös, C. B., </w:t>
      </w:r>
      <w:proofErr w:type="spellStart"/>
      <w:r w:rsidRPr="00DD409D">
        <w:t>Magura</w:t>
      </w:r>
      <w:proofErr w:type="spellEnd"/>
      <w:r w:rsidRPr="00DD409D">
        <w:t xml:space="preserve">, T., &amp; </w:t>
      </w:r>
      <w:proofErr w:type="spellStart"/>
      <w:r w:rsidRPr="00DD409D">
        <w:t>Lövei</w:t>
      </w:r>
      <w:proofErr w:type="spellEnd"/>
      <w:r w:rsidRPr="00DD409D">
        <w:t xml:space="preserve">, G. L. (2018). </w:t>
      </w:r>
      <w:r w:rsidRPr="00A9689E">
        <w:rPr>
          <w:lang w:val="en-US"/>
        </w:rPr>
        <w:t xml:space="preserve">A meta-analysis indicates reduced predation pressure with increasing urbanization. </w:t>
      </w:r>
      <w:r w:rsidRPr="00A9689E">
        <w:rPr>
          <w:i/>
          <w:iCs/>
          <w:lang w:val="en-US"/>
        </w:rPr>
        <w:t>Landscape and Urban Planning</w:t>
      </w:r>
      <w:r w:rsidRPr="00A9689E">
        <w:rPr>
          <w:lang w:val="en-US"/>
        </w:rPr>
        <w:t xml:space="preserve">, </w:t>
      </w:r>
      <w:r w:rsidRPr="00A9689E">
        <w:rPr>
          <w:i/>
          <w:iCs/>
          <w:lang w:val="en-US"/>
        </w:rPr>
        <w:t>180</w:t>
      </w:r>
      <w:r w:rsidRPr="00A9689E">
        <w:rPr>
          <w:lang w:val="en-US"/>
        </w:rPr>
        <w:t>, 54–59. https://doi.org/10.1016/j.landurbplan.2018.08.010</w:t>
      </w:r>
    </w:p>
    <w:p w14:paraId="52CB59CD" w14:textId="77777777" w:rsidR="00A9689E" w:rsidRPr="00A9689E" w:rsidRDefault="00A9689E" w:rsidP="00E818ED">
      <w:pPr>
        <w:pStyle w:val="Bibliography"/>
        <w:spacing w:line="240" w:lineRule="auto"/>
        <w:rPr>
          <w:lang w:val="en-US"/>
        </w:rPr>
      </w:pPr>
      <w:r w:rsidRPr="00A9689E">
        <w:rPr>
          <w:lang w:val="en-US"/>
        </w:rPr>
        <w:t xml:space="preserve">Evans, B. S., Ryder, T. B., Reitsma, R., Hurlbert, A. H., &amp; Marra, P. P. (2015). Characterizing avian survival along a rural‐to‐urban land use gradient. </w:t>
      </w:r>
      <w:r w:rsidRPr="00A9689E">
        <w:rPr>
          <w:i/>
          <w:iCs/>
          <w:lang w:val="en-US"/>
        </w:rPr>
        <w:t>Ecology</w:t>
      </w:r>
      <w:r w:rsidRPr="00A9689E">
        <w:rPr>
          <w:lang w:val="en-US"/>
        </w:rPr>
        <w:t xml:space="preserve">, </w:t>
      </w:r>
      <w:r w:rsidRPr="00A9689E">
        <w:rPr>
          <w:i/>
          <w:iCs/>
          <w:lang w:val="en-US"/>
        </w:rPr>
        <w:t>96</w:t>
      </w:r>
      <w:r w:rsidRPr="00A9689E">
        <w:rPr>
          <w:lang w:val="en-US"/>
        </w:rPr>
        <w:t>(6), 1631–1640. https://doi.org/10.1890/14-0171.1</w:t>
      </w:r>
    </w:p>
    <w:p w14:paraId="5E40F89E" w14:textId="77777777" w:rsidR="00A9689E" w:rsidRPr="00A9689E" w:rsidRDefault="00A9689E" w:rsidP="00E818ED">
      <w:pPr>
        <w:pStyle w:val="Bibliography"/>
        <w:spacing w:line="240" w:lineRule="auto"/>
        <w:rPr>
          <w:lang w:val="en-US"/>
        </w:rPr>
      </w:pPr>
      <w:r w:rsidRPr="00A9689E">
        <w:rPr>
          <w:lang w:val="en-US"/>
        </w:rPr>
        <w:t xml:space="preserve">EVANS, P. (1966). MIGRATION AND ORIENTATION OF PASSERINE NIGHT MIGRANTS IN NORTHEAST ENGLAND. </w:t>
      </w:r>
      <w:r w:rsidRPr="00A9689E">
        <w:rPr>
          <w:i/>
          <w:iCs/>
          <w:lang w:val="en-US"/>
        </w:rPr>
        <w:t>JOURNAL OF ZOOLOGY</w:t>
      </w:r>
      <w:r w:rsidRPr="00A9689E">
        <w:rPr>
          <w:lang w:val="en-US"/>
        </w:rPr>
        <w:t xml:space="preserve">, </w:t>
      </w:r>
      <w:r w:rsidRPr="00A9689E">
        <w:rPr>
          <w:i/>
          <w:iCs/>
          <w:lang w:val="en-US"/>
        </w:rPr>
        <w:t>150</w:t>
      </w:r>
      <w:r w:rsidRPr="00A9689E">
        <w:rPr>
          <w:lang w:val="en-US"/>
        </w:rPr>
        <w:t>, 319-+.</w:t>
      </w:r>
    </w:p>
    <w:p w14:paraId="7D8EBBDB" w14:textId="77777777" w:rsidR="00A9689E" w:rsidRPr="00A9689E" w:rsidRDefault="00A9689E" w:rsidP="00E818ED">
      <w:pPr>
        <w:pStyle w:val="Bibliography"/>
        <w:spacing w:line="240" w:lineRule="auto"/>
        <w:rPr>
          <w:lang w:val="en-US"/>
        </w:rPr>
      </w:pPr>
      <w:r w:rsidRPr="00A9689E">
        <w:rPr>
          <w:lang w:val="en-US"/>
        </w:rPr>
        <w:t>Evans, P. R. (1969). Winter Fat Deposition and Overnight Survival of Yellow Buntings (</w:t>
      </w:r>
      <w:proofErr w:type="spellStart"/>
      <w:r w:rsidRPr="00A9689E">
        <w:rPr>
          <w:lang w:val="en-US"/>
        </w:rPr>
        <w:t>Emberiza</w:t>
      </w:r>
      <w:proofErr w:type="spellEnd"/>
      <w:r w:rsidRPr="00A9689E">
        <w:rPr>
          <w:lang w:val="en-US"/>
        </w:rPr>
        <w:t xml:space="preserve"> </w:t>
      </w:r>
      <w:proofErr w:type="spellStart"/>
      <w:r w:rsidRPr="00A9689E">
        <w:rPr>
          <w:lang w:val="en-US"/>
        </w:rPr>
        <w:t>citrinella</w:t>
      </w:r>
      <w:proofErr w:type="spellEnd"/>
      <w:r w:rsidRPr="00A9689E">
        <w:rPr>
          <w:lang w:val="en-US"/>
        </w:rPr>
        <w:t xml:space="preserve"> L.). </w:t>
      </w:r>
      <w:r w:rsidRPr="00A9689E">
        <w:rPr>
          <w:i/>
          <w:iCs/>
          <w:lang w:val="en-US"/>
        </w:rPr>
        <w:t>The Journal of Animal Ecology</w:t>
      </w:r>
      <w:r w:rsidRPr="00A9689E">
        <w:rPr>
          <w:lang w:val="en-US"/>
        </w:rPr>
        <w:t xml:space="preserve">, </w:t>
      </w:r>
      <w:r w:rsidRPr="00A9689E">
        <w:rPr>
          <w:i/>
          <w:iCs/>
          <w:lang w:val="en-US"/>
        </w:rPr>
        <w:t>38</w:t>
      </w:r>
      <w:r w:rsidRPr="00A9689E">
        <w:rPr>
          <w:lang w:val="en-US"/>
        </w:rPr>
        <w:t>(2), 415. https://doi.org/10.2307/2781</w:t>
      </w:r>
    </w:p>
    <w:p w14:paraId="67C9C76D" w14:textId="77777777" w:rsidR="00A9689E" w:rsidRPr="00A9689E" w:rsidRDefault="00A9689E" w:rsidP="00E818ED">
      <w:pPr>
        <w:pStyle w:val="Bibliography"/>
        <w:spacing w:line="240" w:lineRule="auto"/>
        <w:rPr>
          <w:lang w:val="en-US"/>
        </w:rPr>
      </w:pPr>
      <w:r w:rsidRPr="00A9689E">
        <w:rPr>
          <w:lang w:val="en-US"/>
        </w:rPr>
        <w:t xml:space="preserve">Ferns, P. N., </w:t>
      </w:r>
      <w:proofErr w:type="spellStart"/>
      <w:r w:rsidRPr="00A9689E">
        <w:rPr>
          <w:lang w:val="en-US"/>
        </w:rPr>
        <w:t>Macalpine</w:t>
      </w:r>
      <w:proofErr w:type="spellEnd"/>
      <w:r w:rsidRPr="00A9689E">
        <w:rPr>
          <w:lang w:val="en-US"/>
        </w:rPr>
        <w:t xml:space="preserve">-Leny, I. H., &amp; Goss-Custard, J. D. (1980). Telemetry of Heart Rate as a Possible Method of Estimating Energy Expenditure in the Redshank </w:t>
      </w:r>
      <w:proofErr w:type="spellStart"/>
      <w:r w:rsidRPr="00A9689E">
        <w:rPr>
          <w:lang w:val="en-US"/>
        </w:rPr>
        <w:t>Tringa</w:t>
      </w:r>
      <w:proofErr w:type="spellEnd"/>
      <w:r w:rsidRPr="00A9689E">
        <w:rPr>
          <w:lang w:val="en-US"/>
        </w:rPr>
        <w:t xml:space="preserve"> </w:t>
      </w:r>
      <w:proofErr w:type="spellStart"/>
      <w:r w:rsidRPr="00A9689E">
        <w:rPr>
          <w:lang w:val="en-US"/>
        </w:rPr>
        <w:t>totanus</w:t>
      </w:r>
      <w:proofErr w:type="spellEnd"/>
      <w:r w:rsidRPr="00A9689E">
        <w:rPr>
          <w:lang w:val="en-US"/>
        </w:rPr>
        <w:t xml:space="preserve"> (L.). In </w:t>
      </w:r>
      <w:r w:rsidRPr="00A9689E">
        <w:rPr>
          <w:i/>
          <w:iCs/>
          <w:lang w:val="en-US"/>
        </w:rPr>
        <w:t>A Handbook on Biotelemetry and Radio Tracking</w:t>
      </w:r>
      <w:r w:rsidRPr="00A9689E">
        <w:rPr>
          <w:lang w:val="en-US"/>
        </w:rPr>
        <w:t xml:space="preserve"> (pp. 595–601). Elsevier. https://doi.org/10.1016/B978-0-08-024928-5.50077-4</w:t>
      </w:r>
    </w:p>
    <w:p w14:paraId="42F49F00" w14:textId="77777777" w:rsidR="00A9689E" w:rsidRPr="00A9689E" w:rsidRDefault="00A9689E" w:rsidP="00E818ED">
      <w:pPr>
        <w:pStyle w:val="Bibliography"/>
        <w:spacing w:line="240" w:lineRule="auto"/>
        <w:rPr>
          <w:lang w:val="en-US"/>
        </w:rPr>
      </w:pPr>
      <w:proofErr w:type="spellStart"/>
      <w:r w:rsidRPr="00A9689E">
        <w:rPr>
          <w:lang w:val="en-US"/>
        </w:rPr>
        <w:t>Fidino</w:t>
      </w:r>
      <w:proofErr w:type="spellEnd"/>
      <w:r w:rsidRPr="00A9689E">
        <w:rPr>
          <w:lang w:val="en-US"/>
        </w:rPr>
        <w:t xml:space="preserve">, M., Gallo, T., Lehrer, E. W., Murray, M. H., Kay, C. A. M., Sander, H. A., MacDougall, B., Salsbury, C. M., Ryan, T. J., </w:t>
      </w:r>
      <w:proofErr w:type="spellStart"/>
      <w:r w:rsidRPr="00A9689E">
        <w:rPr>
          <w:lang w:val="en-US"/>
        </w:rPr>
        <w:t>Angstmann</w:t>
      </w:r>
      <w:proofErr w:type="spellEnd"/>
      <w:r w:rsidRPr="00A9689E">
        <w:rPr>
          <w:lang w:val="en-US"/>
        </w:rPr>
        <w:t xml:space="preserve">, J. L., Amy Belaire, J., </w:t>
      </w:r>
      <w:proofErr w:type="spellStart"/>
      <w:r w:rsidRPr="00A9689E">
        <w:rPr>
          <w:lang w:val="en-US"/>
        </w:rPr>
        <w:t>Dugelby</w:t>
      </w:r>
      <w:proofErr w:type="spellEnd"/>
      <w:r w:rsidRPr="00A9689E">
        <w:rPr>
          <w:lang w:val="en-US"/>
        </w:rPr>
        <w:t xml:space="preserve">, B., Schell, C. J., </w:t>
      </w:r>
      <w:proofErr w:type="spellStart"/>
      <w:r w:rsidRPr="00A9689E">
        <w:rPr>
          <w:lang w:val="en-US"/>
        </w:rPr>
        <w:t>Stankowich</w:t>
      </w:r>
      <w:proofErr w:type="spellEnd"/>
      <w:r w:rsidRPr="00A9689E">
        <w:rPr>
          <w:lang w:val="en-US"/>
        </w:rPr>
        <w:t xml:space="preserve">, T., Amaya, M., Drake, D., Hursh, S. H., Ahlers, A. A., Williamson, J., … Magle, S. B. (2021). Landscape‐scale differences among cities alter common species’ responses to urbanization. </w:t>
      </w:r>
      <w:r w:rsidRPr="00A9689E">
        <w:rPr>
          <w:i/>
          <w:iCs/>
          <w:lang w:val="en-US"/>
        </w:rPr>
        <w:t>Ecological Applications</w:t>
      </w:r>
      <w:r w:rsidRPr="00A9689E">
        <w:rPr>
          <w:lang w:val="en-US"/>
        </w:rPr>
        <w:t xml:space="preserve">, </w:t>
      </w:r>
      <w:r w:rsidRPr="00A9689E">
        <w:rPr>
          <w:i/>
          <w:iCs/>
          <w:lang w:val="en-US"/>
        </w:rPr>
        <w:t>31</w:t>
      </w:r>
      <w:r w:rsidRPr="00A9689E">
        <w:rPr>
          <w:lang w:val="en-US"/>
        </w:rPr>
        <w:t>(2), e02253. https://doi.org/10.1002/eap.2253</w:t>
      </w:r>
    </w:p>
    <w:p w14:paraId="3D84AD40" w14:textId="77777777" w:rsidR="00A9689E" w:rsidRPr="00A9689E" w:rsidRDefault="00A9689E" w:rsidP="00E818ED">
      <w:pPr>
        <w:pStyle w:val="Bibliography"/>
        <w:spacing w:line="240" w:lineRule="auto"/>
        <w:rPr>
          <w:lang w:val="en-US"/>
        </w:rPr>
      </w:pPr>
      <w:r w:rsidRPr="00A9689E">
        <w:rPr>
          <w:lang w:val="en-US"/>
        </w:rPr>
        <w:t xml:space="preserve">Filion, P., Bunting, T., Pavlic, D., &amp; Langlois, P. (2010). Intensification and Sprawl: Residential Density Trajectories in Canada’s Largest Metropolitan Regions. </w:t>
      </w:r>
      <w:r w:rsidRPr="00A9689E">
        <w:rPr>
          <w:i/>
          <w:iCs/>
          <w:lang w:val="en-US"/>
        </w:rPr>
        <w:t>Urban Geography</w:t>
      </w:r>
      <w:r w:rsidRPr="00A9689E">
        <w:rPr>
          <w:lang w:val="en-US"/>
        </w:rPr>
        <w:t xml:space="preserve">, </w:t>
      </w:r>
      <w:r w:rsidRPr="00A9689E">
        <w:rPr>
          <w:i/>
          <w:iCs/>
          <w:lang w:val="en-US"/>
        </w:rPr>
        <w:t>31</w:t>
      </w:r>
      <w:r w:rsidRPr="00A9689E">
        <w:rPr>
          <w:lang w:val="en-US"/>
        </w:rPr>
        <w:t>(4), 541–569. https://doi.org/10.2747/0272-3638.31.4.541</w:t>
      </w:r>
    </w:p>
    <w:p w14:paraId="25F73975" w14:textId="77777777" w:rsidR="00A9689E" w:rsidRPr="00A9689E" w:rsidRDefault="00A9689E" w:rsidP="00E818ED">
      <w:pPr>
        <w:pStyle w:val="Bibliography"/>
        <w:spacing w:line="240" w:lineRule="auto"/>
        <w:rPr>
          <w:lang w:val="en-US"/>
        </w:rPr>
      </w:pPr>
      <w:proofErr w:type="spellStart"/>
      <w:r w:rsidRPr="00A9689E">
        <w:rPr>
          <w:lang w:val="en-US"/>
        </w:rPr>
        <w:t>Filliater</w:t>
      </w:r>
      <w:proofErr w:type="spellEnd"/>
      <w:r w:rsidRPr="00A9689E">
        <w:rPr>
          <w:lang w:val="en-US"/>
        </w:rPr>
        <w:t xml:space="preserve">, T. S., </w:t>
      </w:r>
      <w:proofErr w:type="spellStart"/>
      <w:r w:rsidRPr="00A9689E">
        <w:rPr>
          <w:lang w:val="en-US"/>
        </w:rPr>
        <w:t>Breitwisch</w:t>
      </w:r>
      <w:proofErr w:type="spellEnd"/>
      <w:r w:rsidRPr="00A9689E">
        <w:rPr>
          <w:lang w:val="en-US"/>
        </w:rPr>
        <w:t xml:space="preserve">, R., &amp; Nealen, P. M. (1994). Predation on Northern Cardinal Nests: Does Choice of Nest Site Matter? </w:t>
      </w:r>
      <w:r w:rsidRPr="00A9689E">
        <w:rPr>
          <w:i/>
          <w:iCs/>
          <w:lang w:val="en-US"/>
        </w:rPr>
        <w:t>The Condor: Ornithological Applications</w:t>
      </w:r>
      <w:r w:rsidRPr="00A9689E">
        <w:rPr>
          <w:lang w:val="en-US"/>
        </w:rPr>
        <w:t xml:space="preserve">, </w:t>
      </w:r>
      <w:r w:rsidRPr="00A9689E">
        <w:rPr>
          <w:i/>
          <w:iCs/>
          <w:lang w:val="en-US"/>
        </w:rPr>
        <w:t>96</w:t>
      </w:r>
      <w:r w:rsidRPr="00A9689E">
        <w:rPr>
          <w:lang w:val="en-US"/>
        </w:rPr>
        <w:t>(3), 761–768. https://doi.org/10.2307/1369479</w:t>
      </w:r>
    </w:p>
    <w:p w14:paraId="186402BE" w14:textId="77777777" w:rsidR="00A9689E" w:rsidRPr="00A9689E" w:rsidRDefault="00A9689E" w:rsidP="00E818ED">
      <w:pPr>
        <w:pStyle w:val="Bibliography"/>
        <w:spacing w:line="240" w:lineRule="auto"/>
        <w:rPr>
          <w:lang w:val="en-US"/>
        </w:rPr>
      </w:pPr>
      <w:r w:rsidRPr="00A9689E">
        <w:rPr>
          <w:lang w:val="en-US"/>
        </w:rPr>
        <w:t xml:space="preserve">Fink, D., Auer, T., Johnston, A., </w:t>
      </w:r>
      <w:proofErr w:type="spellStart"/>
      <w:r w:rsidRPr="00A9689E">
        <w:rPr>
          <w:lang w:val="en-US"/>
        </w:rPr>
        <w:t>Strimas</w:t>
      </w:r>
      <w:proofErr w:type="spellEnd"/>
      <w:r w:rsidRPr="00A9689E">
        <w:rPr>
          <w:lang w:val="en-US"/>
        </w:rPr>
        <w:t xml:space="preserve">-Mackey, M., Ligocki, S., Robinson, O., </w:t>
      </w:r>
      <w:proofErr w:type="spellStart"/>
      <w:r w:rsidRPr="00A9689E">
        <w:rPr>
          <w:lang w:val="en-US"/>
        </w:rPr>
        <w:t>Hochachka</w:t>
      </w:r>
      <w:proofErr w:type="spellEnd"/>
      <w:r w:rsidRPr="00A9689E">
        <w:rPr>
          <w:lang w:val="en-US"/>
        </w:rPr>
        <w:t xml:space="preserve">, W., </w:t>
      </w:r>
      <w:proofErr w:type="spellStart"/>
      <w:r w:rsidRPr="00A9689E">
        <w:rPr>
          <w:lang w:val="en-US"/>
        </w:rPr>
        <w:t>Jaromczyk</w:t>
      </w:r>
      <w:proofErr w:type="spellEnd"/>
      <w:r w:rsidRPr="00A9689E">
        <w:rPr>
          <w:lang w:val="en-US"/>
        </w:rPr>
        <w:t xml:space="preserve">, L., Crowley, C., Dunham, K., Stillman, A., Davis, C., Stokowski, M., Ruiz-Gutierrez, V., Wood, C., &amp; Rodewald, A. (2025). </w:t>
      </w:r>
      <w:r w:rsidRPr="00A9689E">
        <w:rPr>
          <w:i/>
          <w:iCs/>
          <w:lang w:val="en-US"/>
        </w:rPr>
        <w:t>eBird Status and Trends, Data Version 2023</w:t>
      </w:r>
      <w:r w:rsidRPr="00A9689E">
        <w:rPr>
          <w:lang w:val="en-US"/>
        </w:rPr>
        <w:t xml:space="preserve"> [Dataset]. Cornell Lab of Ornithology. https://doi.org/10.2173/WZTW8903</w:t>
      </w:r>
    </w:p>
    <w:p w14:paraId="4FC9E034" w14:textId="77777777" w:rsidR="00A9689E" w:rsidRPr="00A9689E" w:rsidRDefault="00A9689E" w:rsidP="00E818ED">
      <w:pPr>
        <w:pStyle w:val="Bibliography"/>
        <w:spacing w:line="240" w:lineRule="auto"/>
        <w:rPr>
          <w:lang w:val="en-US"/>
        </w:rPr>
      </w:pPr>
      <w:r w:rsidRPr="00A9689E">
        <w:rPr>
          <w:lang w:val="en-US"/>
        </w:rPr>
        <w:t xml:space="preserve">Frei, B., Morales, A., Cousineau, A.-M., &amp; Beauchamp, A. (2024). </w:t>
      </w:r>
      <w:r w:rsidRPr="00A9689E">
        <w:rPr>
          <w:i/>
          <w:iCs/>
          <w:lang w:val="en-US"/>
        </w:rPr>
        <w:t>Montreal Northern Cardinal Winter Movements (Project 882)</w:t>
      </w:r>
      <w:r w:rsidRPr="00A9689E">
        <w:rPr>
          <w:lang w:val="en-US"/>
        </w:rPr>
        <w:t xml:space="preserve"> [Dataset]. Motus Wildlife Tracking System, Birds Canada. https://motus.org/</w:t>
      </w:r>
    </w:p>
    <w:p w14:paraId="0EAB190A" w14:textId="77777777" w:rsidR="00A9689E" w:rsidRPr="00A9689E" w:rsidRDefault="00A9689E" w:rsidP="00E818ED">
      <w:pPr>
        <w:pStyle w:val="Bibliography"/>
        <w:spacing w:line="240" w:lineRule="auto"/>
        <w:rPr>
          <w:lang w:val="en-US"/>
        </w:rPr>
      </w:pPr>
      <w:r w:rsidRPr="00A9689E">
        <w:rPr>
          <w:lang w:val="en-US"/>
        </w:rPr>
        <w:t xml:space="preserve">Fristoe, T. S. (2015). Energy use by migrants and residents in North American breeding bird communities. </w:t>
      </w:r>
      <w:r w:rsidRPr="00A9689E">
        <w:rPr>
          <w:i/>
          <w:iCs/>
          <w:lang w:val="en-US"/>
        </w:rPr>
        <w:t>Global Ecology and Biogeography</w:t>
      </w:r>
      <w:r w:rsidRPr="00A9689E">
        <w:rPr>
          <w:lang w:val="en-US"/>
        </w:rPr>
        <w:t xml:space="preserve">, </w:t>
      </w:r>
      <w:r w:rsidRPr="00A9689E">
        <w:rPr>
          <w:i/>
          <w:iCs/>
          <w:lang w:val="en-US"/>
        </w:rPr>
        <w:t>24</w:t>
      </w:r>
      <w:r w:rsidRPr="00A9689E">
        <w:rPr>
          <w:lang w:val="en-US"/>
        </w:rPr>
        <w:t>(4), 406–415. https://doi.org/10.1111/geb.12262</w:t>
      </w:r>
    </w:p>
    <w:p w14:paraId="54EC488F" w14:textId="77777777" w:rsidR="00A9689E" w:rsidRPr="00A9689E" w:rsidRDefault="00A9689E" w:rsidP="00E818ED">
      <w:pPr>
        <w:pStyle w:val="Bibliography"/>
        <w:spacing w:line="240" w:lineRule="auto"/>
        <w:rPr>
          <w:lang w:val="en-US"/>
        </w:rPr>
      </w:pPr>
      <w:r w:rsidRPr="00A9689E">
        <w:rPr>
          <w:lang w:val="en-US"/>
        </w:rPr>
        <w:t xml:space="preserve">Fritts, R. (2022, May 16). Avian Superhighways: The Four Flyways of North America. </w:t>
      </w:r>
      <w:r w:rsidRPr="00A9689E">
        <w:rPr>
          <w:i/>
          <w:iCs/>
          <w:lang w:val="en-US"/>
        </w:rPr>
        <w:t>American Bird Conservancy</w:t>
      </w:r>
      <w:r w:rsidRPr="00A9689E">
        <w:rPr>
          <w:lang w:val="en-US"/>
        </w:rPr>
        <w:t>. https://abcbirds.org/blog/north-american-bird-flyways/</w:t>
      </w:r>
    </w:p>
    <w:p w14:paraId="07A86B12" w14:textId="77777777" w:rsidR="00A9689E" w:rsidRPr="00A9689E" w:rsidRDefault="00A9689E" w:rsidP="00E818ED">
      <w:pPr>
        <w:pStyle w:val="Bibliography"/>
        <w:spacing w:line="240" w:lineRule="auto"/>
        <w:rPr>
          <w:lang w:val="en-US"/>
        </w:rPr>
      </w:pPr>
      <w:r w:rsidRPr="00A9689E">
        <w:rPr>
          <w:lang w:val="en-US"/>
        </w:rPr>
        <w:t xml:space="preserve">Fuller, M. R., Millspaugh, J. J., Church, K. E., &amp; Kenward, R. E. (2005). Wildlife radiotelemetry. </w:t>
      </w:r>
      <w:r w:rsidRPr="00A9689E">
        <w:rPr>
          <w:i/>
          <w:iCs/>
          <w:lang w:val="en-US"/>
        </w:rPr>
        <w:t>Techniques for Wildlife Investigations and Management. Sixth Edition. The Wildlife Society, Bethesda, Maryland, USA</w:t>
      </w:r>
      <w:r w:rsidRPr="00A9689E">
        <w:rPr>
          <w:lang w:val="en-US"/>
        </w:rPr>
        <w:t>, 377–417.</w:t>
      </w:r>
    </w:p>
    <w:p w14:paraId="63205233" w14:textId="77777777" w:rsidR="00A9689E" w:rsidRPr="00A9689E" w:rsidRDefault="00A9689E" w:rsidP="00E818ED">
      <w:pPr>
        <w:pStyle w:val="Bibliography"/>
        <w:spacing w:line="240" w:lineRule="auto"/>
        <w:rPr>
          <w:lang w:val="en-US"/>
        </w:rPr>
      </w:pPr>
      <w:proofErr w:type="spellStart"/>
      <w:r w:rsidRPr="00A9689E">
        <w:rPr>
          <w:lang w:val="en-US"/>
        </w:rPr>
        <w:t>Furberg</w:t>
      </w:r>
      <w:proofErr w:type="spellEnd"/>
      <w:r w:rsidRPr="00A9689E">
        <w:rPr>
          <w:lang w:val="en-US"/>
        </w:rPr>
        <w:t xml:space="preserve">, D., &amp; Ban, Y. (2008). Satellite Monitoring of Urban Sprawl and Assessing the Impact of Land-Cover Changes in the Greater Toronto Area. </w:t>
      </w:r>
      <w:r w:rsidRPr="00A9689E">
        <w:rPr>
          <w:i/>
          <w:iCs/>
          <w:lang w:val="en-US"/>
        </w:rPr>
        <w:t>The XXI Congress of ISPRS. Beijing, China. 3-11 July 2008</w:t>
      </w:r>
      <w:r w:rsidRPr="00A9689E">
        <w:rPr>
          <w:lang w:val="en-US"/>
        </w:rPr>
        <w:t>.</w:t>
      </w:r>
    </w:p>
    <w:p w14:paraId="69FE655D" w14:textId="77777777" w:rsidR="00A9689E" w:rsidRPr="00A9689E" w:rsidRDefault="00A9689E" w:rsidP="00E818ED">
      <w:pPr>
        <w:pStyle w:val="Bibliography"/>
        <w:spacing w:line="240" w:lineRule="auto"/>
        <w:rPr>
          <w:lang w:val="en-US"/>
        </w:rPr>
      </w:pPr>
      <w:proofErr w:type="spellStart"/>
      <w:r w:rsidRPr="00A9689E">
        <w:rPr>
          <w:lang w:val="en-US"/>
        </w:rPr>
        <w:t>Gahbauer</w:t>
      </w:r>
      <w:proofErr w:type="spellEnd"/>
      <w:r w:rsidRPr="00A9689E">
        <w:rPr>
          <w:lang w:val="en-US"/>
        </w:rPr>
        <w:t xml:space="preserve">, M. A., Duval, S., &amp; Davey, D. (2015). </w:t>
      </w:r>
      <w:r w:rsidRPr="00A9689E">
        <w:rPr>
          <w:i/>
          <w:iCs/>
          <w:lang w:val="en-US"/>
        </w:rPr>
        <w:t>McGill Bird Observatory Annual Program Report 2014</w:t>
      </w:r>
      <w:r w:rsidRPr="00A9689E">
        <w:rPr>
          <w:lang w:val="en-US"/>
        </w:rPr>
        <w:t>.</w:t>
      </w:r>
    </w:p>
    <w:p w14:paraId="5F837DC5" w14:textId="77777777" w:rsidR="00A9689E" w:rsidRPr="00A9689E" w:rsidRDefault="00A9689E" w:rsidP="00E818ED">
      <w:pPr>
        <w:pStyle w:val="Bibliography"/>
        <w:spacing w:line="240" w:lineRule="auto"/>
        <w:rPr>
          <w:lang w:val="en-US"/>
        </w:rPr>
      </w:pPr>
      <w:r w:rsidRPr="00A9689E">
        <w:rPr>
          <w:lang w:val="en-US"/>
        </w:rPr>
        <w:t xml:space="preserve">Gjerde, I., &amp; Wegge, P. (1987). Activity patterns of Capercaillie, Tetrao urogallus, during winter. </w:t>
      </w:r>
      <w:proofErr w:type="spellStart"/>
      <w:r w:rsidRPr="00A9689E">
        <w:rPr>
          <w:i/>
          <w:iCs/>
          <w:lang w:val="en-US"/>
        </w:rPr>
        <w:t>Ecography</w:t>
      </w:r>
      <w:proofErr w:type="spellEnd"/>
      <w:r w:rsidRPr="00A9689E">
        <w:rPr>
          <w:lang w:val="en-US"/>
        </w:rPr>
        <w:t xml:space="preserve">, </w:t>
      </w:r>
      <w:r w:rsidRPr="00A9689E">
        <w:rPr>
          <w:i/>
          <w:iCs/>
          <w:lang w:val="en-US"/>
        </w:rPr>
        <w:t>10</w:t>
      </w:r>
      <w:r w:rsidRPr="00A9689E">
        <w:rPr>
          <w:lang w:val="en-US"/>
        </w:rPr>
        <w:t>(4), 286–293. https://doi.org/10.1111/j.1600-0587.1987.tb00770.x</w:t>
      </w:r>
    </w:p>
    <w:p w14:paraId="527CD85D" w14:textId="77777777" w:rsidR="00A9689E" w:rsidRPr="00A9689E" w:rsidRDefault="00A9689E" w:rsidP="00E818ED">
      <w:pPr>
        <w:pStyle w:val="Bibliography"/>
        <w:spacing w:line="240" w:lineRule="auto"/>
        <w:rPr>
          <w:lang w:val="en-US"/>
        </w:rPr>
      </w:pPr>
      <w:r w:rsidRPr="00A9689E">
        <w:rPr>
          <w:lang w:val="en-US"/>
        </w:rPr>
        <w:t xml:space="preserve">Gómez, J., Michelson, C. I., Bradley, D. W., Ryan Norris, D., Berzins, L. L., Dawson, R. D., &amp; Clark, R. G. (2014). Effects of geolocators on reproductive performance and annual return rates of a migratory songbird. </w:t>
      </w:r>
      <w:r w:rsidRPr="00A9689E">
        <w:rPr>
          <w:i/>
          <w:iCs/>
          <w:lang w:val="en-US"/>
        </w:rPr>
        <w:t>Journal of Ornithology</w:t>
      </w:r>
      <w:r w:rsidRPr="00A9689E">
        <w:rPr>
          <w:lang w:val="en-US"/>
        </w:rPr>
        <w:t xml:space="preserve">, </w:t>
      </w:r>
      <w:r w:rsidRPr="00A9689E">
        <w:rPr>
          <w:i/>
          <w:iCs/>
          <w:lang w:val="en-US"/>
        </w:rPr>
        <w:t>155</w:t>
      </w:r>
      <w:r w:rsidRPr="00A9689E">
        <w:rPr>
          <w:lang w:val="en-US"/>
        </w:rPr>
        <w:t>(1), 37–44. https://doi.org/10.1007/s10336-013-0984-x</w:t>
      </w:r>
    </w:p>
    <w:p w14:paraId="1A8553E9" w14:textId="77777777" w:rsidR="00A9689E" w:rsidRPr="00A9689E" w:rsidRDefault="00A9689E" w:rsidP="00E818ED">
      <w:pPr>
        <w:pStyle w:val="Bibliography"/>
        <w:spacing w:line="240" w:lineRule="auto"/>
        <w:rPr>
          <w:lang w:val="en-US"/>
        </w:rPr>
      </w:pPr>
      <w:r w:rsidRPr="00A9689E">
        <w:rPr>
          <w:lang w:val="en-US"/>
        </w:rPr>
        <w:t xml:space="preserve">Gonnerman, M., Shea, S. A., Sullivan, K., Kamath, P., Overturf, K., &amp; Blomberg, E. (2023). Dynamic winter weather </w:t>
      </w:r>
      <w:proofErr w:type="gramStart"/>
      <w:r w:rsidRPr="00A9689E">
        <w:rPr>
          <w:lang w:val="en-US"/>
        </w:rPr>
        <w:t>moderates</w:t>
      </w:r>
      <w:proofErr w:type="gramEnd"/>
      <w:r w:rsidRPr="00A9689E">
        <w:rPr>
          <w:lang w:val="en-US"/>
        </w:rPr>
        <w:t xml:space="preserve"> movement and resource selection of wild turkeys at high‐latitude range limits. </w:t>
      </w:r>
      <w:r w:rsidRPr="00A9689E">
        <w:rPr>
          <w:i/>
          <w:iCs/>
          <w:lang w:val="en-US"/>
        </w:rPr>
        <w:t>Ecological Applications</w:t>
      </w:r>
      <w:r w:rsidRPr="00A9689E">
        <w:rPr>
          <w:lang w:val="en-US"/>
        </w:rPr>
        <w:t xml:space="preserve">, </w:t>
      </w:r>
      <w:r w:rsidRPr="00A9689E">
        <w:rPr>
          <w:i/>
          <w:iCs/>
          <w:lang w:val="en-US"/>
        </w:rPr>
        <w:t>33</w:t>
      </w:r>
      <w:r w:rsidRPr="00A9689E">
        <w:rPr>
          <w:lang w:val="en-US"/>
        </w:rPr>
        <w:t>(1), e2734. https://doi.org/10.1002/eap.2734</w:t>
      </w:r>
    </w:p>
    <w:p w14:paraId="07F0C93F" w14:textId="77777777" w:rsidR="00A9689E" w:rsidRPr="00A9689E" w:rsidRDefault="00A9689E" w:rsidP="00E818ED">
      <w:pPr>
        <w:pStyle w:val="Bibliography"/>
        <w:spacing w:line="240" w:lineRule="auto"/>
        <w:rPr>
          <w:lang w:val="en-US"/>
        </w:rPr>
      </w:pPr>
      <w:r w:rsidRPr="00A9689E">
        <w:rPr>
          <w:lang w:val="en-US"/>
        </w:rPr>
        <w:t xml:space="preserve">Gordo, O., </w:t>
      </w:r>
      <w:proofErr w:type="spellStart"/>
      <w:r w:rsidRPr="00A9689E">
        <w:rPr>
          <w:lang w:val="en-US"/>
        </w:rPr>
        <w:t>Brotons</w:t>
      </w:r>
      <w:proofErr w:type="spellEnd"/>
      <w:r w:rsidRPr="00A9689E">
        <w:rPr>
          <w:lang w:val="en-US"/>
        </w:rPr>
        <w:t xml:space="preserve">, L., </w:t>
      </w:r>
      <w:proofErr w:type="spellStart"/>
      <w:r w:rsidRPr="00A9689E">
        <w:rPr>
          <w:lang w:val="en-US"/>
        </w:rPr>
        <w:t>Herrando</w:t>
      </w:r>
      <w:proofErr w:type="spellEnd"/>
      <w:r w:rsidRPr="00A9689E">
        <w:rPr>
          <w:lang w:val="en-US"/>
        </w:rPr>
        <w:t xml:space="preserve">, S., &amp; Gargallo, G. (2021). Rapid </w:t>
      </w:r>
      <w:proofErr w:type="spellStart"/>
      <w:r w:rsidRPr="00A9689E">
        <w:rPr>
          <w:lang w:val="en-US"/>
        </w:rPr>
        <w:t>behavioural</w:t>
      </w:r>
      <w:proofErr w:type="spellEnd"/>
      <w:r w:rsidRPr="00A9689E">
        <w:rPr>
          <w:lang w:val="en-US"/>
        </w:rPr>
        <w:t xml:space="preserve"> response of urban birds to COVID-19 lockdown. </w:t>
      </w:r>
      <w:r w:rsidRPr="00A9689E">
        <w:rPr>
          <w:i/>
          <w:iCs/>
          <w:lang w:val="en-US"/>
        </w:rPr>
        <w:t>Proceedings of the Royal Society B: Biological Sciences</w:t>
      </w:r>
      <w:r w:rsidRPr="00A9689E">
        <w:rPr>
          <w:lang w:val="en-US"/>
        </w:rPr>
        <w:t xml:space="preserve">, </w:t>
      </w:r>
      <w:r w:rsidRPr="00A9689E">
        <w:rPr>
          <w:i/>
          <w:iCs/>
          <w:lang w:val="en-US"/>
        </w:rPr>
        <w:t>288</w:t>
      </w:r>
      <w:r w:rsidRPr="00A9689E">
        <w:rPr>
          <w:lang w:val="en-US"/>
        </w:rPr>
        <w:t>(1946), 20202513. https://doi.org/10.1098/rspb.2020.2513</w:t>
      </w:r>
    </w:p>
    <w:p w14:paraId="3B6520D2" w14:textId="77777777" w:rsidR="00A9689E" w:rsidRPr="00A9689E" w:rsidRDefault="00A9689E" w:rsidP="00E818ED">
      <w:pPr>
        <w:pStyle w:val="Bibliography"/>
        <w:spacing w:line="240" w:lineRule="auto"/>
        <w:rPr>
          <w:lang w:val="en-US"/>
        </w:rPr>
      </w:pPr>
      <w:r w:rsidRPr="00A9689E">
        <w:rPr>
          <w:lang w:val="en-US"/>
        </w:rPr>
        <w:t xml:space="preserve">Government of Canada. (2018, November 15). </w:t>
      </w:r>
      <w:r w:rsidRPr="00A9689E">
        <w:rPr>
          <w:i/>
          <w:iCs/>
          <w:lang w:val="en-US"/>
        </w:rPr>
        <w:t>Environmental Damages Fund</w:t>
      </w:r>
      <w:r w:rsidRPr="00A9689E">
        <w:rPr>
          <w:lang w:val="en-US"/>
        </w:rPr>
        <w:t>. https://www.canada.ca/en/environment-climate-change/services/environmental-funding/programs/environmental-damages-fund.html</w:t>
      </w:r>
    </w:p>
    <w:p w14:paraId="31A8F534" w14:textId="77777777" w:rsidR="00A9689E" w:rsidRPr="00A9689E" w:rsidRDefault="00A9689E" w:rsidP="00E818ED">
      <w:pPr>
        <w:pStyle w:val="Bibliography"/>
        <w:spacing w:line="240" w:lineRule="auto"/>
        <w:rPr>
          <w:lang w:val="en-US"/>
        </w:rPr>
      </w:pPr>
      <w:r w:rsidRPr="00A9689E">
        <w:rPr>
          <w:lang w:val="en-US"/>
        </w:rPr>
        <w:t xml:space="preserve">Government of Canada. (2020). Nature Based Climate Solutions Toolkit. </w:t>
      </w:r>
      <w:r w:rsidRPr="00A9689E">
        <w:rPr>
          <w:i/>
          <w:iCs/>
          <w:lang w:val="en-US"/>
        </w:rPr>
        <w:t>Nature Canada</w:t>
      </w:r>
      <w:r w:rsidRPr="00A9689E">
        <w:rPr>
          <w:lang w:val="en-US"/>
        </w:rPr>
        <w:t>. https://naturecanada.ca/defend-nature/how-you-help-us-take-action/nature-based-climate-solutions/toolkit/</w:t>
      </w:r>
    </w:p>
    <w:p w14:paraId="39D3885C" w14:textId="77777777" w:rsidR="00A9689E" w:rsidRPr="00A9689E" w:rsidRDefault="00A9689E" w:rsidP="00E818ED">
      <w:pPr>
        <w:pStyle w:val="Bibliography"/>
        <w:spacing w:line="240" w:lineRule="auto"/>
        <w:rPr>
          <w:lang w:val="en-US"/>
        </w:rPr>
      </w:pPr>
      <w:r w:rsidRPr="00A9689E">
        <w:rPr>
          <w:lang w:val="en-US"/>
        </w:rPr>
        <w:t xml:space="preserve">Government of Canada, S. C. (2022a, February 9). </w:t>
      </w:r>
      <w:r w:rsidRPr="00A9689E">
        <w:rPr>
          <w:i/>
          <w:iCs/>
          <w:lang w:val="en-US"/>
        </w:rPr>
        <w:t>Census Profile, 2021 Census of Population</w:t>
      </w:r>
      <w:r w:rsidRPr="00A9689E">
        <w:rPr>
          <w:lang w:val="en-US"/>
        </w:rPr>
        <w:t>. https://www12.statcan.gc.ca/census-recensement/2021/dp-pd/prof/index.cfm?Lang=E</w:t>
      </w:r>
    </w:p>
    <w:p w14:paraId="0322FB4E" w14:textId="77777777" w:rsidR="00A9689E" w:rsidRPr="00DD409D" w:rsidRDefault="00A9689E" w:rsidP="00E818ED">
      <w:pPr>
        <w:pStyle w:val="Bibliography"/>
        <w:spacing w:line="240" w:lineRule="auto"/>
      </w:pPr>
      <w:r w:rsidRPr="00A9689E">
        <w:rPr>
          <w:lang w:val="en-US"/>
        </w:rPr>
        <w:t xml:space="preserve">Government of Canada, S. C. (2022b, February 9). </w:t>
      </w:r>
      <w:r w:rsidRPr="00DD409D">
        <w:rPr>
          <w:i/>
          <w:iCs/>
        </w:rPr>
        <w:t xml:space="preserve">Profile table, </w:t>
      </w:r>
      <w:proofErr w:type="spellStart"/>
      <w:r w:rsidRPr="00DD409D">
        <w:rPr>
          <w:i/>
          <w:iCs/>
        </w:rPr>
        <w:t>Census</w:t>
      </w:r>
      <w:proofErr w:type="spellEnd"/>
      <w:r w:rsidRPr="00DD409D">
        <w:rPr>
          <w:i/>
          <w:iCs/>
        </w:rPr>
        <w:t xml:space="preserve"> Profile, 2021 </w:t>
      </w:r>
      <w:proofErr w:type="spellStart"/>
      <w:r w:rsidRPr="00DD409D">
        <w:rPr>
          <w:i/>
          <w:iCs/>
        </w:rPr>
        <w:t>Census</w:t>
      </w:r>
      <w:proofErr w:type="spellEnd"/>
      <w:r w:rsidRPr="00DD409D">
        <w:rPr>
          <w:i/>
          <w:iCs/>
        </w:rPr>
        <w:t xml:space="preserve"> of Population—Montréal, Ville (V) [</w:t>
      </w:r>
      <w:proofErr w:type="spellStart"/>
      <w:r w:rsidRPr="00DD409D">
        <w:rPr>
          <w:i/>
          <w:iCs/>
        </w:rPr>
        <w:t>Census</w:t>
      </w:r>
      <w:proofErr w:type="spellEnd"/>
      <w:r w:rsidRPr="00DD409D">
        <w:rPr>
          <w:i/>
          <w:iCs/>
        </w:rPr>
        <w:t xml:space="preserve"> subdivision], </w:t>
      </w:r>
      <w:proofErr w:type="spellStart"/>
      <w:r w:rsidRPr="00DD409D">
        <w:rPr>
          <w:i/>
          <w:iCs/>
        </w:rPr>
        <w:t>Quebec</w:t>
      </w:r>
      <w:proofErr w:type="spellEnd"/>
      <w:r w:rsidRPr="00DD409D">
        <w:t>. https://www12.statcan.gc.ca/census-recensement/2021/dp-pd/prof/index.cfm?Lang=E</w:t>
      </w:r>
    </w:p>
    <w:p w14:paraId="700F968E" w14:textId="77777777" w:rsidR="00A9689E" w:rsidRPr="00A9689E" w:rsidRDefault="00A9689E" w:rsidP="00E818ED">
      <w:pPr>
        <w:pStyle w:val="Bibliography"/>
        <w:spacing w:line="240" w:lineRule="auto"/>
        <w:rPr>
          <w:lang w:val="en-US"/>
        </w:rPr>
      </w:pPr>
      <w:r w:rsidRPr="00A9689E">
        <w:rPr>
          <w:lang w:val="en-US"/>
        </w:rPr>
        <w:t xml:space="preserve">Griffin, A. S., Gapes, C., Williams, L. A., Taylor, M., Kyte, R., Little, G., &amp; Little, J. (2025). </w:t>
      </w:r>
      <w:r w:rsidRPr="00A9689E">
        <w:rPr>
          <w:i/>
          <w:iCs/>
          <w:lang w:val="en-US"/>
        </w:rPr>
        <w:t>Using motus automated telemetry to quantify habitat use and movement in a Far Eastern Curlew within the Hunter Estuary, NSW, Australia</w:t>
      </w:r>
      <w:r w:rsidRPr="00A9689E">
        <w:rPr>
          <w:lang w:val="en-US"/>
        </w:rPr>
        <w:t>.</w:t>
      </w:r>
    </w:p>
    <w:p w14:paraId="210FC0C6" w14:textId="77777777" w:rsidR="00A9689E" w:rsidRPr="00A9689E" w:rsidRDefault="00A9689E" w:rsidP="00E818ED">
      <w:pPr>
        <w:pStyle w:val="Bibliography"/>
        <w:spacing w:line="240" w:lineRule="auto"/>
        <w:rPr>
          <w:lang w:val="en-US"/>
        </w:rPr>
      </w:pPr>
      <w:r w:rsidRPr="00A9689E">
        <w:rPr>
          <w:lang w:val="en-US"/>
        </w:rPr>
        <w:t xml:space="preserve">Grimm, N. B., Faeth, S. H., </w:t>
      </w:r>
      <w:proofErr w:type="spellStart"/>
      <w:r w:rsidRPr="00A9689E">
        <w:rPr>
          <w:lang w:val="en-US"/>
        </w:rPr>
        <w:t>Golubiewski</w:t>
      </w:r>
      <w:proofErr w:type="spellEnd"/>
      <w:r w:rsidRPr="00A9689E">
        <w:rPr>
          <w:lang w:val="en-US"/>
        </w:rPr>
        <w:t xml:space="preserve">, N. E., Redman, C. L., Wu, J., Bai, X., &amp; Briggs, J. M. (2008). Global Change and the Ecology of Cities. </w:t>
      </w:r>
      <w:r w:rsidRPr="00A9689E">
        <w:rPr>
          <w:i/>
          <w:iCs/>
          <w:lang w:val="en-US"/>
        </w:rPr>
        <w:t>Science</w:t>
      </w:r>
      <w:r w:rsidRPr="00A9689E">
        <w:rPr>
          <w:lang w:val="en-US"/>
        </w:rPr>
        <w:t xml:space="preserve">, </w:t>
      </w:r>
      <w:r w:rsidRPr="00A9689E">
        <w:rPr>
          <w:i/>
          <w:iCs/>
          <w:lang w:val="en-US"/>
        </w:rPr>
        <w:t>319</w:t>
      </w:r>
      <w:r w:rsidRPr="00A9689E">
        <w:rPr>
          <w:lang w:val="en-US"/>
        </w:rPr>
        <w:t>(5864), 756–760. https://doi.org/10.1126/science.1150195</w:t>
      </w:r>
    </w:p>
    <w:p w14:paraId="746327A5" w14:textId="77777777" w:rsidR="00A9689E" w:rsidRPr="00A9689E" w:rsidRDefault="00A9689E" w:rsidP="00E818ED">
      <w:pPr>
        <w:pStyle w:val="Bibliography"/>
        <w:spacing w:line="240" w:lineRule="auto"/>
        <w:rPr>
          <w:lang w:val="en-US"/>
        </w:rPr>
      </w:pPr>
      <w:r w:rsidRPr="00A9689E">
        <w:rPr>
          <w:lang w:val="en-US"/>
        </w:rPr>
        <w:t xml:space="preserve">Guiden, P. W., &amp; Orrock, J. L. (2020). Seasonal shifts in activity timing reduce heat loss of small mammals during winter.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164</w:t>
      </w:r>
      <w:r w:rsidRPr="00A9689E">
        <w:rPr>
          <w:lang w:val="en-US"/>
        </w:rPr>
        <w:t>, 181–192. https://doi.org/10.1016/j.anbehav.2020.04.014</w:t>
      </w:r>
    </w:p>
    <w:p w14:paraId="1AF4DC3B" w14:textId="77777777" w:rsidR="00A9689E" w:rsidRPr="00A9689E" w:rsidRDefault="00A9689E" w:rsidP="00E818ED">
      <w:pPr>
        <w:pStyle w:val="Bibliography"/>
        <w:spacing w:line="240" w:lineRule="auto"/>
        <w:rPr>
          <w:lang w:val="en-US"/>
        </w:rPr>
      </w:pPr>
      <w:proofErr w:type="spellStart"/>
      <w:r w:rsidRPr="00A9689E">
        <w:rPr>
          <w:lang w:val="en-US"/>
        </w:rPr>
        <w:t>Guigueno</w:t>
      </w:r>
      <w:proofErr w:type="spellEnd"/>
      <w:r w:rsidRPr="00A9689E">
        <w:rPr>
          <w:lang w:val="en-US"/>
        </w:rPr>
        <w:t xml:space="preserve">, M. F., &amp; </w:t>
      </w:r>
      <w:proofErr w:type="spellStart"/>
      <w:r w:rsidRPr="00A9689E">
        <w:rPr>
          <w:lang w:val="en-US"/>
        </w:rPr>
        <w:t>Fernie</w:t>
      </w:r>
      <w:proofErr w:type="spellEnd"/>
      <w:r w:rsidRPr="00A9689E">
        <w:rPr>
          <w:lang w:val="en-US"/>
        </w:rPr>
        <w:t xml:space="preserve">, K. J. (2017). Birds and flame retardants: A review of the toxic effects on birds of historical and novel flame retardants. </w:t>
      </w:r>
      <w:r w:rsidRPr="00A9689E">
        <w:rPr>
          <w:i/>
          <w:iCs/>
          <w:lang w:val="en-US"/>
        </w:rPr>
        <w:t>Environmental Research</w:t>
      </w:r>
      <w:r w:rsidRPr="00A9689E">
        <w:rPr>
          <w:lang w:val="en-US"/>
        </w:rPr>
        <w:t xml:space="preserve">, </w:t>
      </w:r>
      <w:r w:rsidRPr="00A9689E">
        <w:rPr>
          <w:i/>
          <w:iCs/>
          <w:lang w:val="en-US"/>
        </w:rPr>
        <w:t>154</w:t>
      </w:r>
      <w:r w:rsidRPr="00A9689E">
        <w:rPr>
          <w:lang w:val="en-US"/>
        </w:rPr>
        <w:t>, 398–424. https://doi.org/10.1016/j.envres.2016.12.033</w:t>
      </w:r>
    </w:p>
    <w:p w14:paraId="3EB17D81" w14:textId="77777777" w:rsidR="00A9689E" w:rsidRPr="00A9689E" w:rsidRDefault="00A9689E" w:rsidP="00E818ED">
      <w:pPr>
        <w:pStyle w:val="Bibliography"/>
        <w:spacing w:line="240" w:lineRule="auto"/>
        <w:rPr>
          <w:lang w:val="en-US"/>
        </w:rPr>
      </w:pPr>
      <w:r w:rsidRPr="00A9689E">
        <w:rPr>
          <w:lang w:val="en-US"/>
        </w:rPr>
        <w:t xml:space="preserve">Gumilyov, L. N., </w:t>
      </w:r>
      <w:proofErr w:type="spellStart"/>
      <w:r w:rsidRPr="00A9689E">
        <w:rPr>
          <w:lang w:val="en-US"/>
        </w:rPr>
        <w:t>Byulegenova</w:t>
      </w:r>
      <w:proofErr w:type="spellEnd"/>
      <w:r w:rsidRPr="00A9689E">
        <w:rPr>
          <w:lang w:val="en-US"/>
        </w:rPr>
        <w:t xml:space="preserve">, B. B., &amp; </w:t>
      </w:r>
      <w:proofErr w:type="spellStart"/>
      <w:r w:rsidRPr="00A9689E">
        <w:rPr>
          <w:lang w:val="en-US"/>
        </w:rPr>
        <w:t>Turemuratov</w:t>
      </w:r>
      <w:proofErr w:type="spellEnd"/>
      <w:r w:rsidRPr="00A9689E">
        <w:rPr>
          <w:lang w:val="en-US"/>
        </w:rPr>
        <w:t xml:space="preserve">, O. </w:t>
      </w:r>
      <w:proofErr w:type="spellStart"/>
      <w:r w:rsidRPr="00A9689E">
        <w:rPr>
          <w:lang w:val="en-US"/>
        </w:rPr>
        <w:t>Zh</w:t>
      </w:r>
      <w:proofErr w:type="spellEnd"/>
      <w:r w:rsidRPr="00A9689E">
        <w:rPr>
          <w:lang w:val="en-US"/>
        </w:rPr>
        <w:t xml:space="preserve">. (2023). </w:t>
      </w:r>
      <w:r w:rsidRPr="00A9689E">
        <w:rPr>
          <w:i/>
          <w:iCs/>
          <w:lang w:val="en-US"/>
        </w:rPr>
        <w:t>Urbanization as a global trend: Causes and consequences</w:t>
      </w:r>
      <w:r w:rsidRPr="00A9689E">
        <w:rPr>
          <w:lang w:val="en-US"/>
        </w:rPr>
        <w:t xml:space="preserve">. </w:t>
      </w:r>
      <w:r w:rsidRPr="00A9689E">
        <w:rPr>
          <w:i/>
          <w:iCs/>
          <w:lang w:val="en-US"/>
        </w:rPr>
        <w:t>142</w:t>
      </w:r>
      <w:r w:rsidRPr="00A9689E">
        <w:rPr>
          <w:lang w:val="en-US"/>
        </w:rPr>
        <w:t>(1), 37–42. https://doi.org/10.32523/2616-6887/2023-142-1-37-42</w:t>
      </w:r>
    </w:p>
    <w:p w14:paraId="3A288EF0" w14:textId="77777777" w:rsidR="00A9689E" w:rsidRPr="00A9689E" w:rsidRDefault="00A9689E" w:rsidP="00E818ED">
      <w:pPr>
        <w:pStyle w:val="Bibliography"/>
        <w:spacing w:line="240" w:lineRule="auto"/>
        <w:rPr>
          <w:lang w:val="en-US"/>
        </w:rPr>
      </w:pPr>
      <w:r w:rsidRPr="00A9689E">
        <w:rPr>
          <w:lang w:val="en-US"/>
        </w:rPr>
        <w:t xml:space="preserve">Guo, F., </w:t>
      </w:r>
      <w:proofErr w:type="spellStart"/>
      <w:r w:rsidRPr="00A9689E">
        <w:rPr>
          <w:lang w:val="en-US"/>
        </w:rPr>
        <w:t>Buler</w:t>
      </w:r>
      <w:proofErr w:type="spellEnd"/>
      <w:r w:rsidRPr="00A9689E">
        <w:rPr>
          <w:lang w:val="en-US"/>
        </w:rPr>
        <w:t xml:space="preserve">, J. J., Smolinsky, J. A., &amp; </w:t>
      </w:r>
      <w:proofErr w:type="spellStart"/>
      <w:r w:rsidRPr="00A9689E">
        <w:rPr>
          <w:lang w:val="en-US"/>
        </w:rPr>
        <w:t>Wilcove</w:t>
      </w:r>
      <w:proofErr w:type="spellEnd"/>
      <w:r w:rsidRPr="00A9689E">
        <w:rPr>
          <w:lang w:val="en-US"/>
        </w:rPr>
        <w:t xml:space="preserve">, D. S. (2023). Autumn stopover hotspots and multiscale habitat associations of migratory landbirds in the eastern United States. </w:t>
      </w:r>
      <w:r w:rsidRPr="00A9689E">
        <w:rPr>
          <w:i/>
          <w:iCs/>
          <w:lang w:val="en-US"/>
        </w:rPr>
        <w:t>Proceedings of the National Academy of Sciences</w:t>
      </w:r>
      <w:r w:rsidRPr="00A9689E">
        <w:rPr>
          <w:lang w:val="en-US"/>
        </w:rPr>
        <w:t xml:space="preserve">, </w:t>
      </w:r>
      <w:r w:rsidRPr="00A9689E">
        <w:rPr>
          <w:i/>
          <w:iCs/>
          <w:lang w:val="en-US"/>
        </w:rPr>
        <w:t>120</w:t>
      </w:r>
      <w:r w:rsidRPr="00A9689E">
        <w:rPr>
          <w:lang w:val="en-US"/>
        </w:rPr>
        <w:t>(3), e2203511120. https://doi.org/10.1073/pnas.2203511120</w:t>
      </w:r>
    </w:p>
    <w:p w14:paraId="41005532" w14:textId="77777777" w:rsidR="00A9689E" w:rsidRPr="00A9689E" w:rsidRDefault="00A9689E" w:rsidP="00E818ED">
      <w:pPr>
        <w:pStyle w:val="Bibliography"/>
        <w:spacing w:line="240" w:lineRule="auto"/>
        <w:rPr>
          <w:lang w:val="en-US"/>
        </w:rPr>
      </w:pPr>
      <w:r w:rsidRPr="00A9689E">
        <w:rPr>
          <w:lang w:val="en-US"/>
        </w:rPr>
        <w:t xml:space="preserve">Hahs, A. K., Fournier, B., Aronson, M. F. J., Nilon, C. H., Herrera-Montes, A., Salisbury, A. B., Threlfall, C. G., Rega-Brodsky, C. C., Lepczyk, C. A., La Sorte, F. A., MacGregor-Fors, I., Scott MacIvor, J., Jung, K., Piana, M. R., Williams, N. S. G., Knapp, S., </w:t>
      </w:r>
      <w:proofErr w:type="spellStart"/>
      <w:r w:rsidRPr="00A9689E">
        <w:rPr>
          <w:lang w:val="en-US"/>
        </w:rPr>
        <w:t>Vergnes</w:t>
      </w:r>
      <w:proofErr w:type="spellEnd"/>
      <w:r w:rsidRPr="00A9689E">
        <w:rPr>
          <w:lang w:val="en-US"/>
        </w:rPr>
        <w:t xml:space="preserve">, A., Acevedo, A. A., </w:t>
      </w:r>
      <w:proofErr w:type="spellStart"/>
      <w:r w:rsidRPr="00A9689E">
        <w:rPr>
          <w:lang w:val="en-US"/>
        </w:rPr>
        <w:t>Gainsbury</w:t>
      </w:r>
      <w:proofErr w:type="spellEnd"/>
      <w:r w:rsidRPr="00A9689E">
        <w:rPr>
          <w:lang w:val="en-US"/>
        </w:rPr>
        <w:t xml:space="preserve">, A. M., … Moretti, M. (2023). </w:t>
      </w:r>
      <w:proofErr w:type="spellStart"/>
      <w:r w:rsidRPr="00A9689E">
        <w:rPr>
          <w:lang w:val="en-US"/>
        </w:rPr>
        <w:t>Urbanisation</w:t>
      </w:r>
      <w:proofErr w:type="spellEnd"/>
      <w:r w:rsidRPr="00A9689E">
        <w:rPr>
          <w:lang w:val="en-US"/>
        </w:rPr>
        <w:t xml:space="preserve"> generates multiple trait syndromes for terrestrial animal taxa worldwide. </w:t>
      </w:r>
      <w:r w:rsidRPr="00A9689E">
        <w:rPr>
          <w:i/>
          <w:iCs/>
          <w:lang w:val="en-US"/>
        </w:rPr>
        <w:t>Nature Communications</w:t>
      </w:r>
      <w:r w:rsidRPr="00A9689E">
        <w:rPr>
          <w:lang w:val="en-US"/>
        </w:rPr>
        <w:t xml:space="preserve">, </w:t>
      </w:r>
      <w:r w:rsidRPr="00A9689E">
        <w:rPr>
          <w:i/>
          <w:iCs/>
          <w:lang w:val="en-US"/>
        </w:rPr>
        <w:t>14</w:t>
      </w:r>
      <w:r w:rsidRPr="00A9689E">
        <w:rPr>
          <w:lang w:val="en-US"/>
        </w:rPr>
        <w:t>(1), 4751. https://doi.org/10.1038/s41467-023-39746-1</w:t>
      </w:r>
    </w:p>
    <w:p w14:paraId="44D127FF" w14:textId="77777777" w:rsidR="00A9689E" w:rsidRPr="00A9689E" w:rsidRDefault="00A9689E" w:rsidP="00E818ED">
      <w:pPr>
        <w:pStyle w:val="Bibliography"/>
        <w:spacing w:line="240" w:lineRule="auto"/>
        <w:rPr>
          <w:lang w:val="en-US"/>
        </w:rPr>
      </w:pPr>
      <w:r w:rsidRPr="00A9689E">
        <w:rPr>
          <w:lang w:val="en-US"/>
        </w:rPr>
        <w:t xml:space="preserve">Halkin, S. L., Shustack, D. P., DeVries, M. S., Jawor, J. M., &amp; Linville, S. U. (2021). Northern Cardinal (Cardinalis cardinalis), version 2.0. </w:t>
      </w:r>
      <w:r w:rsidRPr="00A9689E">
        <w:rPr>
          <w:i/>
          <w:iCs/>
          <w:lang w:val="en-US"/>
        </w:rPr>
        <w:t>Birds of the World</w:t>
      </w:r>
      <w:r w:rsidRPr="00A9689E">
        <w:rPr>
          <w:lang w:val="en-US"/>
        </w:rPr>
        <w:t>. https://doi.org/10.2173/bow.norcar.02</w:t>
      </w:r>
    </w:p>
    <w:p w14:paraId="26F82A65" w14:textId="77777777" w:rsidR="00A9689E" w:rsidRPr="00A9689E" w:rsidRDefault="00A9689E" w:rsidP="00E818ED">
      <w:pPr>
        <w:pStyle w:val="Bibliography"/>
        <w:spacing w:line="240" w:lineRule="auto"/>
        <w:rPr>
          <w:lang w:val="en-US"/>
        </w:rPr>
      </w:pPr>
      <w:r w:rsidRPr="00A9689E">
        <w:rPr>
          <w:lang w:val="en-US"/>
        </w:rPr>
        <w:t xml:space="preserve">Harris, R. B., &amp; Fish, U. S. (1990). </w:t>
      </w:r>
      <w:r w:rsidRPr="00A9689E">
        <w:rPr>
          <w:i/>
          <w:iCs/>
          <w:lang w:val="en-US"/>
        </w:rPr>
        <w:t>Tracking wildlife by satellite</w:t>
      </w:r>
      <w:r w:rsidRPr="00A9689E">
        <w:rPr>
          <w:lang w:val="en-US"/>
        </w:rPr>
        <w:t>.</w:t>
      </w:r>
    </w:p>
    <w:p w14:paraId="197F267B" w14:textId="77777777" w:rsidR="00A9689E" w:rsidRPr="00A9689E" w:rsidRDefault="00A9689E" w:rsidP="00E818ED">
      <w:pPr>
        <w:pStyle w:val="Bibliography"/>
        <w:spacing w:line="240" w:lineRule="auto"/>
        <w:rPr>
          <w:lang w:val="en-US"/>
        </w:rPr>
      </w:pPr>
      <w:r w:rsidRPr="00A9689E">
        <w:rPr>
          <w:lang w:val="en-US"/>
        </w:rPr>
        <w:t xml:space="preserve">Havlíček, J., Riegert, J., &amp; Fuchs, R. (2022). A comparison of foraging-range sizes, flight distances and foraging habitat preferences in urban and rural House Sparrow (Passer </w:t>
      </w:r>
      <w:proofErr w:type="spellStart"/>
      <w:r w:rsidRPr="00A9689E">
        <w:rPr>
          <w:lang w:val="en-US"/>
        </w:rPr>
        <w:t>domesticus</w:t>
      </w:r>
      <w:proofErr w:type="spellEnd"/>
      <w:r w:rsidRPr="00A9689E">
        <w:rPr>
          <w:lang w:val="en-US"/>
        </w:rPr>
        <w:t xml:space="preserve">) populations. </w:t>
      </w:r>
      <w:r w:rsidRPr="00A9689E">
        <w:rPr>
          <w:i/>
          <w:iCs/>
          <w:lang w:val="en-US"/>
        </w:rPr>
        <w:t>Ibis</w:t>
      </w:r>
      <w:r w:rsidRPr="00A9689E">
        <w:rPr>
          <w:lang w:val="en-US"/>
        </w:rPr>
        <w:t xml:space="preserve">, </w:t>
      </w:r>
      <w:r w:rsidRPr="00A9689E">
        <w:rPr>
          <w:i/>
          <w:iCs/>
          <w:lang w:val="en-US"/>
        </w:rPr>
        <w:t>164</w:t>
      </w:r>
      <w:r w:rsidRPr="00A9689E">
        <w:rPr>
          <w:lang w:val="en-US"/>
        </w:rPr>
        <w:t>(4), 1227–1242. https://doi.org/10.1111/ibi.13072</w:t>
      </w:r>
    </w:p>
    <w:p w14:paraId="3DF40298" w14:textId="77777777" w:rsidR="00A9689E" w:rsidRPr="00A9689E" w:rsidRDefault="00A9689E" w:rsidP="00E818ED">
      <w:pPr>
        <w:pStyle w:val="Bibliography"/>
        <w:spacing w:line="240" w:lineRule="auto"/>
        <w:rPr>
          <w:lang w:val="en-US"/>
        </w:rPr>
      </w:pPr>
      <w:r w:rsidRPr="00A9689E">
        <w:rPr>
          <w:lang w:val="en-US"/>
        </w:rPr>
        <w:t xml:space="preserve">Hofman, M. P. G., Hayward, M. W., Heim, M., Marchand, P., Rolandsen, C. M., Mattisson, J., Urbano, F., Heurich, M., </w:t>
      </w:r>
      <w:proofErr w:type="spellStart"/>
      <w:r w:rsidRPr="00A9689E">
        <w:rPr>
          <w:lang w:val="en-US"/>
        </w:rPr>
        <w:t>Mysterud</w:t>
      </w:r>
      <w:proofErr w:type="spellEnd"/>
      <w:r w:rsidRPr="00A9689E">
        <w:rPr>
          <w:lang w:val="en-US"/>
        </w:rPr>
        <w:t xml:space="preserve">, A., </w:t>
      </w:r>
      <w:proofErr w:type="spellStart"/>
      <w:r w:rsidRPr="00A9689E">
        <w:rPr>
          <w:lang w:val="en-US"/>
        </w:rPr>
        <w:t>Melzheimer</w:t>
      </w:r>
      <w:proofErr w:type="spellEnd"/>
      <w:r w:rsidRPr="00A9689E">
        <w:rPr>
          <w:lang w:val="en-US"/>
        </w:rPr>
        <w:t xml:space="preserve">, J., </w:t>
      </w:r>
      <w:proofErr w:type="spellStart"/>
      <w:r w:rsidRPr="00A9689E">
        <w:rPr>
          <w:lang w:val="en-US"/>
        </w:rPr>
        <w:t>Morellet</w:t>
      </w:r>
      <w:proofErr w:type="spellEnd"/>
      <w:r w:rsidRPr="00A9689E">
        <w:rPr>
          <w:lang w:val="en-US"/>
        </w:rPr>
        <w:t xml:space="preserve">, N., Voigt, U., Allen, B. L., Gehr, B., Rouco, C., Ullmann, W., Holand, Ø., Jørgensen, N. H., Steinheim, G., … </w:t>
      </w:r>
      <w:proofErr w:type="spellStart"/>
      <w:r w:rsidRPr="00A9689E">
        <w:rPr>
          <w:lang w:val="en-US"/>
        </w:rPr>
        <w:t>Balkenhol</w:t>
      </w:r>
      <w:proofErr w:type="spellEnd"/>
      <w:r w:rsidRPr="00A9689E">
        <w:rPr>
          <w:lang w:val="en-US"/>
        </w:rPr>
        <w:t xml:space="preserve">, N. (2019). Right on track? Performance of satellite telemetry in terrestrial wildlife research. </w:t>
      </w:r>
      <w:proofErr w:type="spellStart"/>
      <w:r w:rsidRPr="00A9689E">
        <w:rPr>
          <w:i/>
          <w:iCs/>
          <w:lang w:val="en-US"/>
        </w:rPr>
        <w:t>Plos</w:t>
      </w:r>
      <w:proofErr w:type="spellEnd"/>
      <w:r w:rsidRPr="00A9689E">
        <w:rPr>
          <w:i/>
          <w:iCs/>
          <w:lang w:val="en-US"/>
        </w:rPr>
        <w:t xml:space="preserve"> One</w:t>
      </w:r>
      <w:r w:rsidRPr="00A9689E">
        <w:rPr>
          <w:lang w:val="en-US"/>
        </w:rPr>
        <w:t xml:space="preserve">, </w:t>
      </w:r>
      <w:r w:rsidRPr="00A9689E">
        <w:rPr>
          <w:i/>
          <w:iCs/>
          <w:lang w:val="en-US"/>
        </w:rPr>
        <w:t>14</w:t>
      </w:r>
      <w:r w:rsidRPr="00A9689E">
        <w:rPr>
          <w:lang w:val="en-US"/>
        </w:rPr>
        <w:t>(5), e0216223. https://doi.org/10.1371/journal.pone.0216223</w:t>
      </w:r>
    </w:p>
    <w:p w14:paraId="551446C0" w14:textId="77777777" w:rsidR="00A9689E" w:rsidRPr="00A9689E" w:rsidRDefault="00A9689E" w:rsidP="00E818ED">
      <w:pPr>
        <w:pStyle w:val="Bibliography"/>
        <w:spacing w:line="240" w:lineRule="auto"/>
        <w:rPr>
          <w:lang w:val="en-US"/>
        </w:rPr>
      </w:pPr>
      <w:r w:rsidRPr="00A9689E">
        <w:rPr>
          <w:lang w:val="en-US"/>
        </w:rPr>
        <w:t xml:space="preserve">Hope, S. F., Hopkins, W. A., &amp; Angelier, F. (2022). Parenting in the city: Effects of urbanization on incubation </w:t>
      </w:r>
      <w:proofErr w:type="spellStart"/>
      <w:r w:rsidRPr="00A9689E">
        <w:rPr>
          <w:lang w:val="en-US"/>
        </w:rPr>
        <w:t>behaviour</w:t>
      </w:r>
      <w:proofErr w:type="spellEnd"/>
      <w:r w:rsidRPr="00A9689E">
        <w:rPr>
          <w:lang w:val="en-US"/>
        </w:rPr>
        <w:t xml:space="preserve"> and egg temperature in great tits, </w:t>
      </w:r>
      <w:r w:rsidRPr="00A9689E">
        <w:rPr>
          <w:i/>
          <w:iCs/>
          <w:lang w:val="en-US"/>
        </w:rPr>
        <w:t>Parus major</w:t>
      </w:r>
      <w:r w:rsidRPr="00A9689E">
        <w:rPr>
          <w:lang w:val="en-US"/>
        </w:rPr>
        <w:t xml:space="preserve">.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194</w:t>
      </w:r>
      <w:r w:rsidRPr="00A9689E">
        <w:rPr>
          <w:lang w:val="en-US"/>
        </w:rPr>
        <w:t>, 1–11. https://doi.org/10.1016/j.anbehav.2022.09.004</w:t>
      </w:r>
    </w:p>
    <w:p w14:paraId="05EB232C" w14:textId="77777777" w:rsidR="00A9689E" w:rsidRPr="00A9689E" w:rsidRDefault="00A9689E" w:rsidP="00E818ED">
      <w:pPr>
        <w:pStyle w:val="Bibliography"/>
        <w:spacing w:line="240" w:lineRule="auto"/>
        <w:rPr>
          <w:lang w:val="en-US"/>
        </w:rPr>
      </w:pPr>
      <w:r w:rsidRPr="00A9689E">
        <w:rPr>
          <w:lang w:val="en-US"/>
        </w:rPr>
        <w:t xml:space="preserve">Horn, D. J., Johansen, S. M., &amp; Wilcoxen, T. E. (2014). Seed and feeder use by birds in the United States and Canada. </w:t>
      </w:r>
      <w:r w:rsidRPr="00A9689E">
        <w:rPr>
          <w:i/>
          <w:iCs/>
          <w:lang w:val="en-US"/>
        </w:rPr>
        <w:t>Wildlife Society Bulletin</w:t>
      </w:r>
      <w:r w:rsidRPr="00A9689E">
        <w:rPr>
          <w:lang w:val="en-US"/>
        </w:rPr>
        <w:t xml:space="preserve">, </w:t>
      </w:r>
      <w:r w:rsidRPr="00A9689E">
        <w:rPr>
          <w:i/>
          <w:iCs/>
          <w:lang w:val="en-US"/>
        </w:rPr>
        <w:t>38</w:t>
      </w:r>
      <w:r w:rsidRPr="00A9689E">
        <w:rPr>
          <w:lang w:val="en-US"/>
        </w:rPr>
        <w:t>(1), 18–25. https://doi.org/10.1002/wsb.365</w:t>
      </w:r>
    </w:p>
    <w:p w14:paraId="28B10649" w14:textId="77777777" w:rsidR="00A9689E" w:rsidRPr="00A9689E" w:rsidRDefault="00A9689E" w:rsidP="00E818ED">
      <w:pPr>
        <w:pStyle w:val="Bibliography"/>
        <w:spacing w:line="240" w:lineRule="auto"/>
        <w:rPr>
          <w:lang w:val="en-US"/>
        </w:rPr>
      </w:pPr>
      <w:r w:rsidRPr="00A9689E">
        <w:rPr>
          <w:lang w:val="en-US"/>
        </w:rPr>
        <w:t xml:space="preserve">Hosmer, D. W., &amp; </w:t>
      </w:r>
      <w:proofErr w:type="spellStart"/>
      <w:r w:rsidRPr="00A9689E">
        <w:rPr>
          <w:lang w:val="en-US"/>
        </w:rPr>
        <w:t>Lemesbow</w:t>
      </w:r>
      <w:proofErr w:type="spellEnd"/>
      <w:r w:rsidRPr="00A9689E">
        <w:rPr>
          <w:lang w:val="en-US"/>
        </w:rPr>
        <w:t xml:space="preserve">, S. (1980). Goodness of fit tests for the multiple logistic regression model. </w:t>
      </w:r>
      <w:r w:rsidRPr="00A9689E">
        <w:rPr>
          <w:i/>
          <w:iCs/>
          <w:lang w:val="en-US"/>
        </w:rPr>
        <w:t>Communications in Statistics - Theory and Methods</w:t>
      </w:r>
      <w:r w:rsidRPr="00A9689E">
        <w:rPr>
          <w:lang w:val="en-US"/>
        </w:rPr>
        <w:t xml:space="preserve">, </w:t>
      </w:r>
      <w:r w:rsidRPr="00A9689E">
        <w:rPr>
          <w:i/>
          <w:iCs/>
          <w:lang w:val="en-US"/>
        </w:rPr>
        <w:t>9</w:t>
      </w:r>
      <w:r w:rsidRPr="00A9689E">
        <w:rPr>
          <w:lang w:val="en-US"/>
        </w:rPr>
        <w:t>(10), 1043–1069. https://doi.org/10.1080/03610928008827941</w:t>
      </w:r>
    </w:p>
    <w:p w14:paraId="2A4AD3F2" w14:textId="77777777" w:rsidR="00A9689E" w:rsidRPr="00A9689E" w:rsidRDefault="00A9689E" w:rsidP="00E818ED">
      <w:pPr>
        <w:pStyle w:val="Bibliography"/>
        <w:spacing w:line="240" w:lineRule="auto"/>
        <w:rPr>
          <w:lang w:val="en-US"/>
        </w:rPr>
      </w:pPr>
      <w:r w:rsidRPr="00A9689E">
        <w:rPr>
          <w:lang w:val="en-US"/>
        </w:rPr>
        <w:t xml:space="preserve">Humbird, S. K., &amp; Neudorf, D. L. H. (2008). THE EFFECTS OF FOOD SUPPLEMENTATION ON EXTRATERRITORIAL BEHAVIOR IN FEMALE NORTHERN CARDINALS. </w:t>
      </w:r>
      <w:r w:rsidRPr="00A9689E">
        <w:rPr>
          <w:i/>
          <w:iCs/>
          <w:lang w:val="en-US"/>
        </w:rPr>
        <w:t>The Condor</w:t>
      </w:r>
      <w:r w:rsidRPr="00A9689E">
        <w:rPr>
          <w:lang w:val="en-US"/>
        </w:rPr>
        <w:t xml:space="preserve">, </w:t>
      </w:r>
      <w:r w:rsidRPr="00A9689E">
        <w:rPr>
          <w:i/>
          <w:iCs/>
          <w:lang w:val="en-US"/>
        </w:rPr>
        <w:t>110</w:t>
      </w:r>
      <w:r w:rsidRPr="00A9689E">
        <w:rPr>
          <w:lang w:val="en-US"/>
        </w:rPr>
        <w:t>(2), 392–395. https://doi.org/10.1525/cond.2008.8427</w:t>
      </w:r>
    </w:p>
    <w:p w14:paraId="13B1B1F3" w14:textId="77777777" w:rsidR="00A9689E" w:rsidRPr="00A9689E" w:rsidRDefault="00A9689E" w:rsidP="00E818ED">
      <w:pPr>
        <w:pStyle w:val="Bibliography"/>
        <w:spacing w:line="240" w:lineRule="auto"/>
        <w:rPr>
          <w:lang w:val="en-US"/>
        </w:rPr>
      </w:pPr>
      <w:r w:rsidRPr="00A9689E">
        <w:rPr>
          <w:lang w:val="en-US"/>
        </w:rPr>
        <w:t>Ibáñez-</w:t>
      </w:r>
      <w:proofErr w:type="spellStart"/>
      <w:r w:rsidRPr="00A9689E">
        <w:rPr>
          <w:lang w:val="en-US"/>
        </w:rPr>
        <w:t>Álamo</w:t>
      </w:r>
      <w:proofErr w:type="spellEnd"/>
      <w:r w:rsidRPr="00A9689E">
        <w:rPr>
          <w:lang w:val="en-US"/>
        </w:rPr>
        <w:t xml:space="preserve">, J. D., Morelli, F., Benedetti, Y., Rubio, E., </w:t>
      </w:r>
      <w:proofErr w:type="spellStart"/>
      <w:r w:rsidRPr="00A9689E">
        <w:rPr>
          <w:lang w:val="en-US"/>
        </w:rPr>
        <w:t>Jokimäki</w:t>
      </w:r>
      <w:proofErr w:type="spellEnd"/>
      <w:r w:rsidRPr="00A9689E">
        <w:rPr>
          <w:lang w:val="en-US"/>
        </w:rPr>
        <w:t xml:space="preserve">, J., Pérez-Contreras, T., Sprau, P., Suhonen, J., </w:t>
      </w:r>
      <w:proofErr w:type="spellStart"/>
      <w:r w:rsidRPr="00A9689E">
        <w:rPr>
          <w:lang w:val="en-US"/>
        </w:rPr>
        <w:t>Tryjanowski</w:t>
      </w:r>
      <w:proofErr w:type="spellEnd"/>
      <w:r w:rsidRPr="00A9689E">
        <w:rPr>
          <w:lang w:val="en-US"/>
        </w:rPr>
        <w:t xml:space="preserve">, P., </w:t>
      </w:r>
      <w:proofErr w:type="spellStart"/>
      <w:r w:rsidRPr="00A9689E">
        <w:rPr>
          <w:lang w:val="en-US"/>
        </w:rPr>
        <w:t>Kaisanlahti-Jokimäki</w:t>
      </w:r>
      <w:proofErr w:type="spellEnd"/>
      <w:r w:rsidRPr="00A9689E">
        <w:rPr>
          <w:lang w:val="en-US"/>
        </w:rPr>
        <w:t xml:space="preserve">, M.-L., Møller, A. P., &amp; Díaz, M. (2020). Biodiversity within the city: Effects of land sharing and land sparing urban development on avian diversity. </w:t>
      </w:r>
      <w:r w:rsidRPr="00A9689E">
        <w:rPr>
          <w:i/>
          <w:iCs/>
          <w:lang w:val="en-US"/>
        </w:rPr>
        <w:t>Science of The Total Environment</w:t>
      </w:r>
      <w:r w:rsidRPr="00A9689E">
        <w:rPr>
          <w:lang w:val="en-US"/>
        </w:rPr>
        <w:t xml:space="preserve">, </w:t>
      </w:r>
      <w:r w:rsidRPr="00A9689E">
        <w:rPr>
          <w:i/>
          <w:iCs/>
          <w:lang w:val="en-US"/>
        </w:rPr>
        <w:t>707</w:t>
      </w:r>
      <w:r w:rsidRPr="00A9689E">
        <w:rPr>
          <w:lang w:val="en-US"/>
        </w:rPr>
        <w:t>, 135477. https://doi.org/10.1016/j.scitotenv.2019.135477</w:t>
      </w:r>
    </w:p>
    <w:p w14:paraId="2304723F" w14:textId="77777777" w:rsidR="00A9689E" w:rsidRPr="00A9689E" w:rsidRDefault="00A9689E" w:rsidP="00E818ED">
      <w:pPr>
        <w:pStyle w:val="Bibliography"/>
        <w:spacing w:line="240" w:lineRule="auto"/>
        <w:rPr>
          <w:lang w:val="en-US"/>
        </w:rPr>
      </w:pPr>
      <w:r w:rsidRPr="00A9689E">
        <w:rPr>
          <w:lang w:val="en-US"/>
        </w:rPr>
        <w:t xml:space="preserve">Isaksson, C. (2018). Impact of urbanization on birds. </w:t>
      </w:r>
      <w:r w:rsidRPr="00A9689E">
        <w:rPr>
          <w:i/>
          <w:iCs/>
          <w:lang w:val="en-US"/>
        </w:rPr>
        <w:t>Bird Species</w:t>
      </w:r>
      <w:r w:rsidRPr="00A9689E">
        <w:rPr>
          <w:lang w:val="en-US"/>
        </w:rPr>
        <w:t xml:space="preserve">, </w:t>
      </w:r>
      <w:r w:rsidRPr="00A9689E">
        <w:rPr>
          <w:i/>
          <w:iCs/>
          <w:lang w:val="en-US"/>
        </w:rPr>
        <w:t>235</w:t>
      </w:r>
      <w:r w:rsidRPr="00A9689E">
        <w:rPr>
          <w:lang w:val="en-US"/>
        </w:rPr>
        <w:t>, 257.</w:t>
      </w:r>
    </w:p>
    <w:p w14:paraId="7C9FB2D9" w14:textId="77777777" w:rsidR="00A9689E" w:rsidRPr="00A9689E" w:rsidRDefault="00A9689E" w:rsidP="00E818ED">
      <w:pPr>
        <w:pStyle w:val="Bibliography"/>
        <w:spacing w:line="240" w:lineRule="auto"/>
        <w:rPr>
          <w:lang w:val="en-US"/>
        </w:rPr>
      </w:pPr>
      <w:r w:rsidRPr="00A9689E">
        <w:rPr>
          <w:lang w:val="en-US"/>
        </w:rPr>
        <w:t xml:space="preserve">Iverson, A. R., Schaefer, J. L., </w:t>
      </w:r>
      <w:proofErr w:type="spellStart"/>
      <w:r w:rsidRPr="00A9689E">
        <w:rPr>
          <w:lang w:val="en-US"/>
        </w:rPr>
        <w:t>Skalos</w:t>
      </w:r>
      <w:proofErr w:type="spellEnd"/>
      <w:r w:rsidRPr="00A9689E">
        <w:rPr>
          <w:lang w:val="en-US"/>
        </w:rPr>
        <w:t xml:space="preserve">, S. M., &amp; Hawkins, C. E. (2023). Global positioning system (GPS) and platform transmitter terminal (PTT) tags reveal fine-scale migratory movements of small birds: A review highlights further opportunities for hypothesis-driven research. </w:t>
      </w:r>
      <w:r w:rsidRPr="00A9689E">
        <w:rPr>
          <w:i/>
          <w:iCs/>
          <w:lang w:val="en-US"/>
        </w:rPr>
        <w:t>Ornithological Applications</w:t>
      </w:r>
      <w:r w:rsidRPr="00A9689E">
        <w:rPr>
          <w:lang w:val="en-US"/>
        </w:rPr>
        <w:t xml:space="preserve">, </w:t>
      </w:r>
      <w:r w:rsidRPr="00A9689E">
        <w:rPr>
          <w:i/>
          <w:iCs/>
          <w:lang w:val="en-US"/>
        </w:rPr>
        <w:t>125</w:t>
      </w:r>
      <w:r w:rsidRPr="00A9689E">
        <w:rPr>
          <w:lang w:val="en-US"/>
        </w:rPr>
        <w:t>(3), duad014.</w:t>
      </w:r>
    </w:p>
    <w:p w14:paraId="159D387A" w14:textId="77777777" w:rsidR="00A9689E" w:rsidRPr="00A9689E" w:rsidRDefault="00A9689E" w:rsidP="00E818ED">
      <w:pPr>
        <w:pStyle w:val="Bibliography"/>
        <w:spacing w:line="240" w:lineRule="auto"/>
        <w:rPr>
          <w:lang w:val="en-US"/>
        </w:rPr>
      </w:pPr>
      <w:r w:rsidRPr="00A9689E">
        <w:rPr>
          <w:lang w:val="en-US"/>
        </w:rPr>
        <w:t xml:space="preserve">Jim, C. Y., &amp; Chen, W. Y. (2008). Assessing the ecosystem service of air pollutant removal by urban trees in Guangzhou (China). </w:t>
      </w:r>
      <w:r w:rsidRPr="00A9689E">
        <w:rPr>
          <w:i/>
          <w:iCs/>
          <w:lang w:val="en-US"/>
        </w:rPr>
        <w:t>Journal of Environmental Management</w:t>
      </w:r>
      <w:r w:rsidRPr="00A9689E">
        <w:rPr>
          <w:lang w:val="en-US"/>
        </w:rPr>
        <w:t xml:space="preserve">, </w:t>
      </w:r>
      <w:r w:rsidRPr="00A9689E">
        <w:rPr>
          <w:i/>
          <w:iCs/>
          <w:lang w:val="en-US"/>
        </w:rPr>
        <w:t>88</w:t>
      </w:r>
      <w:r w:rsidRPr="00A9689E">
        <w:rPr>
          <w:lang w:val="en-US"/>
        </w:rPr>
        <w:t>(4), 665–676. https://doi.org/10.1016/j.jenvman.2007.03.035</w:t>
      </w:r>
    </w:p>
    <w:p w14:paraId="4B8C6DB9" w14:textId="77777777" w:rsidR="00A9689E" w:rsidRPr="00A9689E" w:rsidRDefault="00A9689E" w:rsidP="00E818ED">
      <w:pPr>
        <w:pStyle w:val="Bibliography"/>
        <w:spacing w:line="240" w:lineRule="auto"/>
        <w:rPr>
          <w:lang w:val="en-US"/>
        </w:rPr>
      </w:pPr>
      <w:r w:rsidRPr="00A9689E">
        <w:rPr>
          <w:lang w:val="en-US"/>
        </w:rPr>
        <w:t xml:space="preserve">Johnson, D. H. (1980). The Comparison of Usage and Availability Measurements for Evaluating Resource Preference. </w:t>
      </w:r>
      <w:r w:rsidRPr="00A9689E">
        <w:rPr>
          <w:i/>
          <w:iCs/>
          <w:lang w:val="en-US"/>
        </w:rPr>
        <w:t>Ecology</w:t>
      </w:r>
      <w:r w:rsidRPr="00A9689E">
        <w:rPr>
          <w:lang w:val="en-US"/>
        </w:rPr>
        <w:t xml:space="preserve">, </w:t>
      </w:r>
      <w:r w:rsidRPr="00A9689E">
        <w:rPr>
          <w:i/>
          <w:iCs/>
          <w:lang w:val="en-US"/>
        </w:rPr>
        <w:t>61</w:t>
      </w:r>
      <w:r w:rsidRPr="00A9689E">
        <w:rPr>
          <w:lang w:val="en-US"/>
        </w:rPr>
        <w:t>(1), 65–71. https://doi.org/10.2307/1937156</w:t>
      </w:r>
    </w:p>
    <w:p w14:paraId="655A1E08" w14:textId="77777777" w:rsidR="00A9689E" w:rsidRPr="00A9689E" w:rsidRDefault="00A9689E" w:rsidP="00E818ED">
      <w:pPr>
        <w:pStyle w:val="Bibliography"/>
        <w:spacing w:line="240" w:lineRule="auto"/>
        <w:rPr>
          <w:lang w:val="en-US"/>
        </w:rPr>
      </w:pPr>
      <w:proofErr w:type="spellStart"/>
      <w:r w:rsidRPr="00A9689E">
        <w:rPr>
          <w:lang w:val="en-US"/>
        </w:rPr>
        <w:t>Jokimäki</w:t>
      </w:r>
      <w:proofErr w:type="spellEnd"/>
      <w:r w:rsidRPr="00A9689E">
        <w:rPr>
          <w:lang w:val="en-US"/>
        </w:rPr>
        <w:t xml:space="preserve">, J., </w:t>
      </w:r>
      <w:proofErr w:type="spellStart"/>
      <w:r w:rsidRPr="00A9689E">
        <w:rPr>
          <w:lang w:val="en-US"/>
        </w:rPr>
        <w:t>Kaisanlahti-Jokimäki</w:t>
      </w:r>
      <w:proofErr w:type="spellEnd"/>
      <w:r w:rsidRPr="00A9689E">
        <w:rPr>
          <w:lang w:val="en-US"/>
        </w:rPr>
        <w:t xml:space="preserve">, M.-L., &amp; Suhonen, J. (2022). Long-Term Winter Population Trends of Corvids in Relation to Urbanization and Climate at Northern Latitudes. </w:t>
      </w:r>
      <w:r w:rsidRPr="00A9689E">
        <w:rPr>
          <w:i/>
          <w:iCs/>
          <w:lang w:val="en-US"/>
        </w:rPr>
        <w:t>Animals</w:t>
      </w:r>
      <w:r w:rsidRPr="00A9689E">
        <w:rPr>
          <w:lang w:val="en-US"/>
        </w:rPr>
        <w:t xml:space="preserve">, </w:t>
      </w:r>
      <w:r w:rsidRPr="00A9689E">
        <w:rPr>
          <w:i/>
          <w:iCs/>
          <w:lang w:val="en-US"/>
        </w:rPr>
        <w:t>12</w:t>
      </w:r>
      <w:r w:rsidRPr="00A9689E">
        <w:rPr>
          <w:lang w:val="en-US"/>
        </w:rPr>
        <w:t>(14), Article 14. https://doi.org/10.3390/ani12141820</w:t>
      </w:r>
    </w:p>
    <w:p w14:paraId="4D3F1237" w14:textId="77777777" w:rsidR="00A9689E" w:rsidRPr="00A9689E" w:rsidRDefault="00A9689E" w:rsidP="00E818ED">
      <w:pPr>
        <w:pStyle w:val="Bibliography"/>
        <w:spacing w:line="240" w:lineRule="auto"/>
        <w:rPr>
          <w:lang w:val="en-US"/>
        </w:rPr>
      </w:pPr>
      <w:r w:rsidRPr="00A9689E">
        <w:rPr>
          <w:lang w:val="en-US"/>
        </w:rPr>
        <w:t xml:space="preserve">Jones. (2001). Habitat Selection Studies in Avian Ecology: A Critical Review. </w:t>
      </w:r>
      <w:r w:rsidRPr="00A9689E">
        <w:rPr>
          <w:i/>
          <w:iCs/>
          <w:lang w:val="en-US"/>
        </w:rPr>
        <w:t>The Auk</w:t>
      </w:r>
      <w:r w:rsidRPr="00A9689E">
        <w:rPr>
          <w:lang w:val="en-US"/>
        </w:rPr>
        <w:t xml:space="preserve">, </w:t>
      </w:r>
      <w:r w:rsidRPr="00A9689E">
        <w:rPr>
          <w:i/>
          <w:iCs/>
          <w:lang w:val="en-US"/>
        </w:rPr>
        <w:t>118</w:t>
      </w:r>
      <w:r w:rsidRPr="00A9689E">
        <w:rPr>
          <w:lang w:val="en-US"/>
        </w:rPr>
        <w:t>(2), 557–562. https://doi.org/10.1093/auk/118.2.557</w:t>
      </w:r>
    </w:p>
    <w:p w14:paraId="07AAA4BF" w14:textId="77777777" w:rsidR="00A9689E" w:rsidRPr="00A9689E" w:rsidRDefault="00A9689E" w:rsidP="00E818ED">
      <w:pPr>
        <w:pStyle w:val="Bibliography"/>
        <w:spacing w:line="240" w:lineRule="auto"/>
        <w:rPr>
          <w:lang w:val="en-US"/>
        </w:rPr>
      </w:pPr>
      <w:r w:rsidRPr="00A9689E">
        <w:rPr>
          <w:lang w:val="en-US"/>
        </w:rPr>
        <w:t xml:space="preserve">Jones, T. M., Cooper, N. W., Haradon, H. A., Brunner, A. R., Dossman, B. C., Ward, M. P., Sillett, T. S., &amp; Kaiser, S. A. (2024). Considerations for radio-transmitter specifications on songbirds: Color and antenna length matter too. </w:t>
      </w:r>
      <w:r w:rsidRPr="00A9689E">
        <w:rPr>
          <w:i/>
          <w:iCs/>
          <w:lang w:val="en-US"/>
        </w:rPr>
        <w:t>Journal of Field Ornithology</w:t>
      </w:r>
      <w:r w:rsidRPr="00A9689E">
        <w:rPr>
          <w:lang w:val="en-US"/>
        </w:rPr>
        <w:t xml:space="preserve">, </w:t>
      </w:r>
      <w:r w:rsidRPr="00A9689E">
        <w:rPr>
          <w:i/>
          <w:iCs/>
          <w:lang w:val="en-US"/>
        </w:rPr>
        <w:t>95</w:t>
      </w:r>
      <w:r w:rsidRPr="00A9689E">
        <w:rPr>
          <w:lang w:val="en-US"/>
        </w:rPr>
        <w:t>(1). https://doi.org/10.5751/JFO-00426-950107</w:t>
      </w:r>
    </w:p>
    <w:p w14:paraId="387EE1EB" w14:textId="77777777" w:rsidR="00A9689E" w:rsidRPr="00A9689E" w:rsidRDefault="00A9689E" w:rsidP="00E818ED">
      <w:pPr>
        <w:pStyle w:val="Bibliography"/>
        <w:spacing w:line="240" w:lineRule="auto"/>
        <w:rPr>
          <w:lang w:val="en-US"/>
        </w:rPr>
      </w:pPr>
      <w:r w:rsidRPr="00A9689E">
        <w:rPr>
          <w:lang w:val="en-US"/>
        </w:rPr>
        <w:t xml:space="preserve">Jones, T. M., Llamas, A. P., &amp; Phillips, J. N. (2023a). Phenotypic signatures of urbanization? Resident, but not migratory, songbird eye size varies with urban‐associated light pollution levels. </w:t>
      </w:r>
      <w:r w:rsidRPr="00A9689E">
        <w:rPr>
          <w:i/>
          <w:iCs/>
          <w:lang w:val="en-US"/>
        </w:rPr>
        <w:t>Global Change Biology</w:t>
      </w:r>
      <w:r w:rsidRPr="00A9689E">
        <w:rPr>
          <w:lang w:val="en-US"/>
        </w:rPr>
        <w:t xml:space="preserve">, </w:t>
      </w:r>
      <w:r w:rsidRPr="00A9689E">
        <w:rPr>
          <w:i/>
          <w:iCs/>
          <w:lang w:val="en-US"/>
        </w:rPr>
        <w:t>29</w:t>
      </w:r>
      <w:r w:rsidRPr="00A9689E">
        <w:rPr>
          <w:lang w:val="en-US"/>
        </w:rPr>
        <w:t>(23), 6635–6646.</w:t>
      </w:r>
    </w:p>
    <w:p w14:paraId="76ADC67D" w14:textId="77777777" w:rsidR="00A9689E" w:rsidRPr="00A9689E" w:rsidRDefault="00A9689E" w:rsidP="00E818ED">
      <w:pPr>
        <w:pStyle w:val="Bibliography"/>
        <w:spacing w:line="240" w:lineRule="auto"/>
        <w:rPr>
          <w:lang w:val="en-US"/>
        </w:rPr>
      </w:pPr>
      <w:r w:rsidRPr="00A9689E">
        <w:rPr>
          <w:lang w:val="en-US"/>
        </w:rPr>
        <w:t xml:space="preserve">Jones, T. M., Llamas, A. P., &amp; Phillips, J. N. (2023b). Phenotypic signatures of urbanization? Resident, but not migratory, songbird eye size varies with urban-associated light pollution levels. </w:t>
      </w:r>
      <w:r w:rsidRPr="00A9689E">
        <w:rPr>
          <w:i/>
          <w:iCs/>
          <w:lang w:val="en-US"/>
        </w:rPr>
        <w:t>Global Change Biology</w:t>
      </w:r>
      <w:r w:rsidRPr="00A9689E">
        <w:rPr>
          <w:lang w:val="en-US"/>
        </w:rPr>
        <w:t xml:space="preserve">, </w:t>
      </w:r>
      <w:r w:rsidRPr="00A9689E">
        <w:rPr>
          <w:i/>
          <w:iCs/>
          <w:lang w:val="en-US"/>
        </w:rPr>
        <w:t>29</w:t>
      </w:r>
      <w:r w:rsidRPr="00A9689E">
        <w:rPr>
          <w:lang w:val="en-US"/>
        </w:rPr>
        <w:t>(23), 6635–6646. https://doi.org/10.1111/gcb.16935</w:t>
      </w:r>
    </w:p>
    <w:p w14:paraId="03A4AC9D" w14:textId="77777777" w:rsidR="00A9689E" w:rsidRPr="00A9689E" w:rsidRDefault="00A9689E" w:rsidP="00E818ED">
      <w:pPr>
        <w:pStyle w:val="Bibliography"/>
        <w:spacing w:line="240" w:lineRule="auto"/>
        <w:rPr>
          <w:lang w:val="en-US"/>
        </w:rPr>
      </w:pPr>
      <w:r w:rsidRPr="00A9689E">
        <w:rPr>
          <w:lang w:val="en-US"/>
        </w:rPr>
        <w:t xml:space="preserve">Jorde, D. G., </w:t>
      </w:r>
      <w:proofErr w:type="spellStart"/>
      <w:r w:rsidRPr="00A9689E">
        <w:rPr>
          <w:lang w:val="en-US"/>
        </w:rPr>
        <w:t>Krapu</w:t>
      </w:r>
      <w:proofErr w:type="spellEnd"/>
      <w:r w:rsidRPr="00A9689E">
        <w:rPr>
          <w:lang w:val="en-US"/>
        </w:rPr>
        <w:t xml:space="preserve">, G. L., Crawford, R. D., &amp; Hay, M. A. (1984). Effects of Weather on Habitat Selection and Behavior of Mallards Wintering in Nebraska. </w:t>
      </w:r>
      <w:r w:rsidRPr="00A9689E">
        <w:rPr>
          <w:i/>
          <w:iCs/>
          <w:lang w:val="en-US"/>
        </w:rPr>
        <w:t>The Condor</w:t>
      </w:r>
      <w:r w:rsidRPr="00A9689E">
        <w:rPr>
          <w:lang w:val="en-US"/>
        </w:rPr>
        <w:t xml:space="preserve">, </w:t>
      </w:r>
      <w:r w:rsidRPr="00A9689E">
        <w:rPr>
          <w:i/>
          <w:iCs/>
          <w:lang w:val="en-US"/>
        </w:rPr>
        <w:t>86</w:t>
      </w:r>
      <w:r w:rsidRPr="00A9689E">
        <w:rPr>
          <w:lang w:val="en-US"/>
        </w:rPr>
        <w:t>(3), 258. https://doi.org/10.2307/1366993</w:t>
      </w:r>
    </w:p>
    <w:p w14:paraId="5F7EB89B" w14:textId="77777777" w:rsidR="00A9689E" w:rsidRPr="00A9689E" w:rsidRDefault="00A9689E" w:rsidP="00E818ED">
      <w:pPr>
        <w:pStyle w:val="Bibliography"/>
        <w:spacing w:line="240" w:lineRule="auto"/>
        <w:rPr>
          <w:lang w:val="en-US"/>
        </w:rPr>
      </w:pPr>
      <w:r w:rsidRPr="00A9689E">
        <w:rPr>
          <w:lang w:val="en-US"/>
        </w:rPr>
        <w:t xml:space="preserve">Kamei, I., &amp; Maruta, E. (1979). Study on wind environmental problems caused around buildings in Japan. </w:t>
      </w:r>
      <w:r w:rsidRPr="00A9689E">
        <w:rPr>
          <w:i/>
          <w:iCs/>
          <w:lang w:val="en-US"/>
        </w:rPr>
        <w:t>Journal of Wind Engineering and Industrial Aerodynamics</w:t>
      </w:r>
      <w:r w:rsidRPr="00A9689E">
        <w:rPr>
          <w:lang w:val="en-US"/>
        </w:rPr>
        <w:t xml:space="preserve">, </w:t>
      </w:r>
      <w:r w:rsidRPr="00A9689E">
        <w:rPr>
          <w:i/>
          <w:iCs/>
          <w:lang w:val="en-US"/>
        </w:rPr>
        <w:t>4</w:t>
      </w:r>
      <w:r w:rsidRPr="00A9689E">
        <w:rPr>
          <w:lang w:val="en-US"/>
        </w:rPr>
        <w:t>(3), 307–331. https://doi.org/10.1016/0167-6105(79)90010-2</w:t>
      </w:r>
    </w:p>
    <w:p w14:paraId="1B7D0DA5" w14:textId="77777777" w:rsidR="00A9689E" w:rsidRPr="00A9689E" w:rsidRDefault="00A9689E" w:rsidP="00E818ED">
      <w:pPr>
        <w:pStyle w:val="Bibliography"/>
        <w:spacing w:line="240" w:lineRule="auto"/>
        <w:rPr>
          <w:lang w:val="en-US"/>
        </w:rPr>
      </w:pPr>
      <w:r w:rsidRPr="00A9689E">
        <w:rPr>
          <w:lang w:val="en-US"/>
        </w:rPr>
        <w:t xml:space="preserve">Kauffman, M. J., Frick, W. F., &amp; Linthicum, J. (2003). ESTIMATION OF HABITAT‐SPECIFIC DEMOGRAPHY AND POPULATION GROWTH FOR PEREGRINE FALCONS IN CALIFORNIA. </w:t>
      </w:r>
      <w:r w:rsidRPr="00A9689E">
        <w:rPr>
          <w:i/>
          <w:iCs/>
          <w:lang w:val="en-US"/>
        </w:rPr>
        <w:t>Ecological Applications</w:t>
      </w:r>
      <w:r w:rsidRPr="00A9689E">
        <w:rPr>
          <w:lang w:val="en-US"/>
        </w:rPr>
        <w:t xml:space="preserve">, </w:t>
      </w:r>
      <w:r w:rsidRPr="00A9689E">
        <w:rPr>
          <w:i/>
          <w:iCs/>
          <w:lang w:val="en-US"/>
        </w:rPr>
        <w:t>13</w:t>
      </w:r>
      <w:r w:rsidRPr="00A9689E">
        <w:rPr>
          <w:lang w:val="en-US"/>
        </w:rPr>
        <w:t>(6), 1802–1816. https://doi.org/10.1890/01-5324</w:t>
      </w:r>
    </w:p>
    <w:p w14:paraId="278125AB" w14:textId="77777777" w:rsidR="00A9689E" w:rsidRPr="00A9689E" w:rsidRDefault="00A9689E" w:rsidP="00E818ED">
      <w:pPr>
        <w:pStyle w:val="Bibliography"/>
        <w:spacing w:line="240" w:lineRule="auto"/>
        <w:rPr>
          <w:lang w:val="en-US"/>
        </w:rPr>
      </w:pPr>
      <w:r w:rsidRPr="00A9689E">
        <w:rPr>
          <w:lang w:val="en-US"/>
        </w:rPr>
        <w:t xml:space="preserve">Kekkonen, J. (2017). Pollutants in Urbanized Areas: Direct and Indirect Effects on Bird Populations. In </w:t>
      </w:r>
      <w:r w:rsidRPr="00A9689E">
        <w:rPr>
          <w:i/>
          <w:iCs/>
          <w:lang w:val="en-US"/>
        </w:rPr>
        <w:t>ResearchGate</w:t>
      </w:r>
      <w:r w:rsidRPr="00A9689E">
        <w:rPr>
          <w:lang w:val="en-US"/>
        </w:rPr>
        <w:t>. https://doi.org/10.1007/978-3-319-43314-1_12</w:t>
      </w:r>
    </w:p>
    <w:p w14:paraId="208EE9D7" w14:textId="77777777" w:rsidR="00A9689E" w:rsidRPr="00A9689E" w:rsidRDefault="00A9689E" w:rsidP="00E818ED">
      <w:pPr>
        <w:pStyle w:val="Bibliography"/>
        <w:spacing w:line="240" w:lineRule="auto"/>
        <w:rPr>
          <w:lang w:val="en-US"/>
        </w:rPr>
      </w:pPr>
      <w:r w:rsidRPr="00A9689E">
        <w:rPr>
          <w:lang w:val="en-US"/>
        </w:rPr>
        <w:t xml:space="preserve">Killick, R., &amp; Eckley, I. A. (2014). changepoint: An R Package for Changepoint Analysis. </w:t>
      </w:r>
      <w:r w:rsidRPr="00A9689E">
        <w:rPr>
          <w:i/>
          <w:iCs/>
          <w:lang w:val="en-US"/>
        </w:rPr>
        <w:t>Journal of Statistical Software</w:t>
      </w:r>
      <w:r w:rsidRPr="00A9689E">
        <w:rPr>
          <w:lang w:val="en-US"/>
        </w:rPr>
        <w:t xml:space="preserve">, </w:t>
      </w:r>
      <w:r w:rsidRPr="00A9689E">
        <w:rPr>
          <w:i/>
          <w:iCs/>
          <w:lang w:val="en-US"/>
        </w:rPr>
        <w:t>58</w:t>
      </w:r>
      <w:r w:rsidRPr="00A9689E">
        <w:rPr>
          <w:lang w:val="en-US"/>
        </w:rPr>
        <w:t>, 1–19. https://doi.org/10.18637/jss.v058.i03</w:t>
      </w:r>
    </w:p>
    <w:p w14:paraId="25AD92FB" w14:textId="77777777" w:rsidR="00A9689E" w:rsidRPr="00A9689E" w:rsidRDefault="00A9689E" w:rsidP="00E818ED">
      <w:pPr>
        <w:pStyle w:val="Bibliography"/>
        <w:spacing w:line="240" w:lineRule="auto"/>
        <w:rPr>
          <w:lang w:val="en-US"/>
        </w:rPr>
      </w:pPr>
      <w:r w:rsidRPr="00A9689E">
        <w:rPr>
          <w:lang w:val="en-US"/>
        </w:rPr>
        <w:t xml:space="preserve">Korpi, Z. O., Matthews, S. N., Shumar, M. B., McDermott, M. E., Russell, D., DeGroote, L. W., Jacob, R., </w:t>
      </w:r>
      <w:proofErr w:type="spellStart"/>
      <w:r w:rsidRPr="00A9689E">
        <w:rPr>
          <w:lang w:val="en-US"/>
        </w:rPr>
        <w:t>Shieldcastle</w:t>
      </w:r>
      <w:proofErr w:type="spellEnd"/>
      <w:r w:rsidRPr="00A9689E">
        <w:rPr>
          <w:lang w:val="en-US"/>
        </w:rPr>
        <w:t xml:space="preserve">, M., &amp; </w:t>
      </w:r>
      <w:proofErr w:type="spellStart"/>
      <w:r w:rsidRPr="00A9689E">
        <w:rPr>
          <w:lang w:val="en-US"/>
        </w:rPr>
        <w:t>Tonra</w:t>
      </w:r>
      <w:proofErr w:type="spellEnd"/>
      <w:r w:rsidRPr="00A9689E">
        <w:rPr>
          <w:lang w:val="en-US"/>
        </w:rPr>
        <w:t xml:space="preserve">, C. M. (2025). Spatial and species-specific variation in lake-crossing behavior in the Great Lakes region influences collision risk with offshore wind development. </w:t>
      </w:r>
      <w:r w:rsidRPr="00A9689E">
        <w:rPr>
          <w:i/>
          <w:iCs/>
          <w:lang w:val="en-US"/>
        </w:rPr>
        <w:t>Ornithological Applications</w:t>
      </w:r>
      <w:r w:rsidRPr="00A9689E">
        <w:rPr>
          <w:lang w:val="en-US"/>
        </w:rPr>
        <w:t xml:space="preserve">, </w:t>
      </w:r>
      <w:r w:rsidRPr="00A9689E">
        <w:rPr>
          <w:i/>
          <w:iCs/>
          <w:lang w:val="en-US"/>
        </w:rPr>
        <w:t>127</w:t>
      </w:r>
      <w:r w:rsidRPr="00A9689E">
        <w:rPr>
          <w:lang w:val="en-US"/>
        </w:rPr>
        <w:t>(2), duaf019. https://doi.org/10.1093/ornithapp/duaf019</w:t>
      </w:r>
    </w:p>
    <w:p w14:paraId="0EEC71AA" w14:textId="77777777" w:rsidR="00A9689E" w:rsidRPr="00A9689E" w:rsidRDefault="00A9689E" w:rsidP="00E818ED">
      <w:pPr>
        <w:pStyle w:val="Bibliography"/>
        <w:spacing w:line="240" w:lineRule="auto"/>
        <w:rPr>
          <w:lang w:val="en-US"/>
        </w:rPr>
      </w:pPr>
      <w:r w:rsidRPr="00A9689E">
        <w:rPr>
          <w:lang w:val="en-US"/>
        </w:rPr>
        <w:t xml:space="preserve">Krama, T., Krams, R., </w:t>
      </w:r>
      <w:proofErr w:type="spellStart"/>
      <w:r w:rsidRPr="00A9689E">
        <w:rPr>
          <w:lang w:val="en-US"/>
        </w:rPr>
        <w:t>Popovs</w:t>
      </w:r>
      <w:proofErr w:type="spellEnd"/>
      <w:r w:rsidRPr="00A9689E">
        <w:rPr>
          <w:lang w:val="en-US"/>
        </w:rPr>
        <w:t xml:space="preserve">, S., </w:t>
      </w:r>
      <w:proofErr w:type="spellStart"/>
      <w:r w:rsidRPr="00A9689E">
        <w:rPr>
          <w:lang w:val="en-US"/>
        </w:rPr>
        <w:t>Trakimas</w:t>
      </w:r>
      <w:proofErr w:type="spellEnd"/>
      <w:r w:rsidRPr="00A9689E">
        <w:rPr>
          <w:lang w:val="en-US"/>
        </w:rPr>
        <w:t xml:space="preserve">, G., Rantala, M. J., Freeberg, T. M., &amp; Krams, I. A. (2023). Permanent Ad-lib Feeders Decrease the Survival of Wintering Great Tits (Parus major). </w:t>
      </w:r>
      <w:r w:rsidRPr="00A9689E">
        <w:rPr>
          <w:i/>
          <w:iCs/>
          <w:lang w:val="en-US"/>
        </w:rPr>
        <w:t>Birds</w:t>
      </w:r>
      <w:r w:rsidRPr="00A9689E">
        <w:rPr>
          <w:lang w:val="en-US"/>
        </w:rPr>
        <w:t xml:space="preserve">, </w:t>
      </w:r>
      <w:r w:rsidRPr="00A9689E">
        <w:rPr>
          <w:i/>
          <w:iCs/>
          <w:lang w:val="en-US"/>
        </w:rPr>
        <w:t>4</w:t>
      </w:r>
      <w:r w:rsidRPr="00A9689E">
        <w:rPr>
          <w:lang w:val="en-US"/>
        </w:rPr>
        <w:t>(2), Article 2. https://doi.org/10.3390/birds4020019</w:t>
      </w:r>
    </w:p>
    <w:p w14:paraId="1FD14F5E" w14:textId="77777777" w:rsidR="00A9689E" w:rsidRPr="00A9689E" w:rsidRDefault="00A9689E" w:rsidP="00E818ED">
      <w:pPr>
        <w:pStyle w:val="Bibliography"/>
        <w:spacing w:line="240" w:lineRule="auto"/>
        <w:rPr>
          <w:lang w:val="en-US"/>
        </w:rPr>
      </w:pPr>
      <w:r w:rsidRPr="00A9689E">
        <w:rPr>
          <w:lang w:val="en-US"/>
        </w:rPr>
        <w:t xml:space="preserve">Kraus, D., &amp; Hebb, A. (2020). Southern Canada’s crisis ecoregions: Identifying the most significant and threatened places for biodiversity conservation. </w:t>
      </w:r>
      <w:r w:rsidRPr="00A9689E">
        <w:rPr>
          <w:i/>
          <w:iCs/>
          <w:lang w:val="en-US"/>
        </w:rPr>
        <w:t>Biodiversity and Conservation</w:t>
      </w:r>
      <w:r w:rsidRPr="00A9689E">
        <w:rPr>
          <w:lang w:val="en-US"/>
        </w:rPr>
        <w:t xml:space="preserve">, </w:t>
      </w:r>
      <w:r w:rsidRPr="00A9689E">
        <w:rPr>
          <w:i/>
          <w:iCs/>
          <w:lang w:val="en-US"/>
        </w:rPr>
        <w:t>29</w:t>
      </w:r>
      <w:r w:rsidRPr="00A9689E">
        <w:rPr>
          <w:lang w:val="en-US"/>
        </w:rPr>
        <w:t>(13), 3573–3590. https://doi.org/10.1007/s10531-020-02038-x</w:t>
      </w:r>
    </w:p>
    <w:p w14:paraId="3BDE7D00" w14:textId="77777777" w:rsidR="00A9689E" w:rsidRPr="00A9689E" w:rsidRDefault="00A9689E" w:rsidP="00E818ED">
      <w:pPr>
        <w:pStyle w:val="Bibliography"/>
        <w:spacing w:line="240" w:lineRule="auto"/>
        <w:rPr>
          <w:lang w:val="en-US"/>
        </w:rPr>
      </w:pPr>
      <w:r w:rsidRPr="00A9689E">
        <w:rPr>
          <w:lang w:val="en-US"/>
        </w:rPr>
        <w:t xml:space="preserve">Kristan, W. B., Johnson, M. D., &amp; Rotenberry, J. T. (2007). Choices and Consequences of Habitat Selection for Birds. </w:t>
      </w:r>
      <w:r w:rsidRPr="00A9689E">
        <w:rPr>
          <w:i/>
          <w:iCs/>
          <w:lang w:val="en-US"/>
        </w:rPr>
        <w:t>The Condor</w:t>
      </w:r>
      <w:r w:rsidRPr="00A9689E">
        <w:rPr>
          <w:lang w:val="en-US"/>
        </w:rPr>
        <w:t xml:space="preserve">, </w:t>
      </w:r>
      <w:r w:rsidRPr="00A9689E">
        <w:rPr>
          <w:i/>
          <w:iCs/>
          <w:lang w:val="en-US"/>
        </w:rPr>
        <w:t>109</w:t>
      </w:r>
      <w:r w:rsidRPr="00A9689E">
        <w:rPr>
          <w:lang w:val="en-US"/>
        </w:rPr>
        <w:t>(3), 485–488. https://doi.org/10.1093/condor/109.3.485</w:t>
      </w:r>
    </w:p>
    <w:p w14:paraId="616E3726" w14:textId="77777777" w:rsidR="00A9689E" w:rsidRPr="00A9689E" w:rsidRDefault="00A9689E" w:rsidP="00E818ED">
      <w:pPr>
        <w:pStyle w:val="Bibliography"/>
        <w:spacing w:line="240" w:lineRule="auto"/>
        <w:rPr>
          <w:lang w:val="en-US"/>
        </w:rPr>
      </w:pPr>
      <w:r w:rsidRPr="00A9689E">
        <w:rPr>
          <w:lang w:val="en-US"/>
        </w:rPr>
        <w:t xml:space="preserve">Lane, S. J., VanDiest, I. J., Brewer, V. N., Linkous, C. R., Fossett, T. E., Goodchild, C. G., &amp; Sewall, K. B. (2023). Indirect effects of urbanization: Consequences of increased aggression in an urban male songbird for mates and offspring. </w:t>
      </w:r>
      <w:r w:rsidRPr="00A9689E">
        <w:rPr>
          <w:i/>
          <w:iCs/>
          <w:lang w:val="en-US"/>
        </w:rPr>
        <w:t>Frontiers in Ecology and Evolution</w:t>
      </w:r>
      <w:r w:rsidRPr="00A9689E">
        <w:rPr>
          <w:lang w:val="en-US"/>
        </w:rPr>
        <w:t xml:space="preserve">, </w:t>
      </w:r>
      <w:r w:rsidRPr="00A9689E">
        <w:rPr>
          <w:i/>
          <w:iCs/>
          <w:lang w:val="en-US"/>
        </w:rPr>
        <w:t>11</w:t>
      </w:r>
      <w:r w:rsidRPr="00A9689E">
        <w:rPr>
          <w:lang w:val="en-US"/>
        </w:rPr>
        <w:t>. https://doi.org/10.3389/fevo.2023.1234562</w:t>
      </w:r>
    </w:p>
    <w:p w14:paraId="5C4697F3" w14:textId="77777777" w:rsidR="00A9689E" w:rsidRPr="00DD409D" w:rsidRDefault="00A9689E" w:rsidP="00E818ED">
      <w:pPr>
        <w:pStyle w:val="Bibliography"/>
        <w:spacing w:line="240" w:lineRule="auto"/>
      </w:pPr>
      <w:r w:rsidRPr="00A9689E">
        <w:rPr>
          <w:lang w:val="en-US"/>
        </w:rPr>
        <w:t xml:space="preserve">Laskey, A. R. (1944). </w:t>
      </w:r>
      <w:r w:rsidRPr="00A9689E">
        <w:rPr>
          <w:i/>
          <w:iCs/>
          <w:lang w:val="en-US"/>
        </w:rPr>
        <w:t>A STUDY OF THE CARDINAL IN TENNESSEE</w:t>
      </w:r>
      <w:r w:rsidRPr="00A9689E">
        <w:rPr>
          <w:lang w:val="en-US"/>
        </w:rPr>
        <w:t xml:space="preserve">. </w:t>
      </w:r>
      <w:r w:rsidRPr="00DD409D">
        <w:rPr>
          <w:i/>
          <w:iCs/>
        </w:rPr>
        <w:t>56</w:t>
      </w:r>
      <w:r w:rsidRPr="00DD409D">
        <w:t>(1).</w:t>
      </w:r>
    </w:p>
    <w:p w14:paraId="1B403BBE" w14:textId="77777777" w:rsidR="00A9689E" w:rsidRPr="00A9689E" w:rsidRDefault="00A9689E" w:rsidP="00E818ED">
      <w:pPr>
        <w:pStyle w:val="Bibliography"/>
        <w:spacing w:line="240" w:lineRule="auto"/>
        <w:rPr>
          <w:lang w:val="en-US"/>
        </w:rPr>
      </w:pPr>
      <w:r w:rsidRPr="00DD409D">
        <w:t xml:space="preserve">Latimer, C. E., &amp; Zuckerberg, B. (2021). </w:t>
      </w:r>
      <w:r w:rsidRPr="00A9689E">
        <w:rPr>
          <w:lang w:val="en-US"/>
        </w:rPr>
        <w:t xml:space="preserve">Habitat loss and thermal tolerances influence the sensitivity of resident bird populations to winter weather at regional scales. </w:t>
      </w:r>
      <w:r w:rsidRPr="00A9689E">
        <w:rPr>
          <w:i/>
          <w:iCs/>
          <w:lang w:val="en-US"/>
        </w:rPr>
        <w:t>Journal of Animal Ecology</w:t>
      </w:r>
      <w:r w:rsidRPr="00A9689E">
        <w:rPr>
          <w:lang w:val="en-US"/>
        </w:rPr>
        <w:t xml:space="preserve">, </w:t>
      </w:r>
      <w:r w:rsidRPr="00A9689E">
        <w:rPr>
          <w:i/>
          <w:iCs/>
          <w:lang w:val="en-US"/>
        </w:rPr>
        <w:t>90</w:t>
      </w:r>
      <w:r w:rsidRPr="00A9689E">
        <w:rPr>
          <w:lang w:val="en-US"/>
        </w:rPr>
        <w:t>(2), 317–329. https://doi.org/10.1111/1365-2656.13332</w:t>
      </w:r>
    </w:p>
    <w:p w14:paraId="0A40A22C" w14:textId="77777777" w:rsidR="00A9689E" w:rsidRPr="00A9689E" w:rsidRDefault="00A9689E" w:rsidP="00E818ED">
      <w:pPr>
        <w:pStyle w:val="Bibliography"/>
        <w:spacing w:line="240" w:lineRule="auto"/>
        <w:rPr>
          <w:lang w:val="en-US"/>
        </w:rPr>
      </w:pPr>
      <w:r w:rsidRPr="00A9689E">
        <w:rPr>
          <w:lang w:val="en-US"/>
        </w:rPr>
        <w:t xml:space="preserve">Leston, L. F. V., &amp; Rodewald, A. D. (2006). Are urban forests ecological traps for understory birds? An examination using Northern cardinals. </w:t>
      </w:r>
      <w:r w:rsidRPr="00A9689E">
        <w:rPr>
          <w:i/>
          <w:iCs/>
          <w:lang w:val="en-US"/>
        </w:rPr>
        <w:t>Biological Conservation</w:t>
      </w:r>
      <w:r w:rsidRPr="00A9689E">
        <w:rPr>
          <w:lang w:val="en-US"/>
        </w:rPr>
        <w:t xml:space="preserve">, </w:t>
      </w:r>
      <w:r w:rsidRPr="00A9689E">
        <w:rPr>
          <w:i/>
          <w:iCs/>
          <w:lang w:val="en-US"/>
        </w:rPr>
        <w:t>131</w:t>
      </w:r>
      <w:r w:rsidRPr="00A9689E">
        <w:rPr>
          <w:lang w:val="en-US"/>
        </w:rPr>
        <w:t>(4), 566–574. https://doi.org/10.1016/j.biocon.2006.03.003</w:t>
      </w:r>
    </w:p>
    <w:p w14:paraId="6C9A23A9" w14:textId="77777777" w:rsidR="00A9689E" w:rsidRPr="00DD409D" w:rsidRDefault="00A9689E" w:rsidP="00E818ED">
      <w:pPr>
        <w:pStyle w:val="Bibliography"/>
        <w:spacing w:line="240" w:lineRule="auto"/>
      </w:pPr>
      <w:r w:rsidRPr="00A9689E">
        <w:rPr>
          <w:lang w:val="en-US"/>
        </w:rPr>
        <w:t xml:space="preserve">Li, G., Fang, C., Li, Y., Wang, Z., Sun, S., He, S., Qi, W., Bao, C., Ma, H., Fan, Y., Feng, Y., &amp; Liu, X. (2022). Global impacts of future urban expansion on terrestrial vertebrate diversity. </w:t>
      </w:r>
      <w:r w:rsidRPr="00DD409D">
        <w:rPr>
          <w:i/>
          <w:iCs/>
        </w:rPr>
        <w:t>Nature Communications</w:t>
      </w:r>
      <w:r w:rsidRPr="00DD409D">
        <w:t xml:space="preserve">, </w:t>
      </w:r>
      <w:r w:rsidRPr="00DD409D">
        <w:rPr>
          <w:i/>
          <w:iCs/>
        </w:rPr>
        <w:t>13</w:t>
      </w:r>
      <w:r w:rsidRPr="00DD409D">
        <w:t>(1), 1628. https://doi.org/10.1038/s41467-022-29324-2</w:t>
      </w:r>
    </w:p>
    <w:p w14:paraId="7056F4A4" w14:textId="77777777" w:rsidR="00A9689E" w:rsidRPr="00A9689E" w:rsidRDefault="00A9689E" w:rsidP="00E818ED">
      <w:pPr>
        <w:pStyle w:val="Bibliography"/>
        <w:spacing w:line="240" w:lineRule="auto"/>
        <w:rPr>
          <w:lang w:val="en-US"/>
        </w:rPr>
      </w:pPr>
      <w:r w:rsidRPr="00DD409D">
        <w:t xml:space="preserve">Liker, A., Papp, Z., </w:t>
      </w:r>
      <w:proofErr w:type="spellStart"/>
      <w:r w:rsidRPr="00DD409D">
        <w:t>Bókony</w:t>
      </w:r>
      <w:proofErr w:type="spellEnd"/>
      <w:r w:rsidRPr="00DD409D">
        <w:t xml:space="preserve">, V., &amp; </w:t>
      </w:r>
      <w:proofErr w:type="spellStart"/>
      <w:r w:rsidRPr="00DD409D">
        <w:t>Lendvai</w:t>
      </w:r>
      <w:proofErr w:type="spellEnd"/>
      <w:r w:rsidRPr="00DD409D">
        <w:t xml:space="preserve">, Á. Z. (2008). </w:t>
      </w:r>
      <w:r w:rsidRPr="00A9689E">
        <w:rPr>
          <w:lang w:val="en-US"/>
        </w:rPr>
        <w:t xml:space="preserve">Lean birds in the city: Body size and condition of house sparrows along the urbanization gradient. </w:t>
      </w:r>
      <w:r w:rsidRPr="00A9689E">
        <w:rPr>
          <w:i/>
          <w:iCs/>
          <w:lang w:val="en-US"/>
        </w:rPr>
        <w:t>Journal of Animal Ecology</w:t>
      </w:r>
      <w:r w:rsidRPr="00A9689E">
        <w:rPr>
          <w:lang w:val="en-US"/>
        </w:rPr>
        <w:t xml:space="preserve">, </w:t>
      </w:r>
      <w:r w:rsidRPr="00A9689E">
        <w:rPr>
          <w:i/>
          <w:iCs/>
          <w:lang w:val="en-US"/>
        </w:rPr>
        <w:t>77</w:t>
      </w:r>
      <w:r w:rsidRPr="00A9689E">
        <w:rPr>
          <w:lang w:val="en-US"/>
        </w:rPr>
        <w:t>(4), 789–795. https://doi.org/10.1111/j.1365-2656.2008.01402.x</w:t>
      </w:r>
    </w:p>
    <w:p w14:paraId="52F42725" w14:textId="77777777" w:rsidR="00A9689E" w:rsidRPr="00A9689E" w:rsidRDefault="00A9689E" w:rsidP="00E818ED">
      <w:pPr>
        <w:pStyle w:val="Bibliography"/>
        <w:spacing w:line="240" w:lineRule="auto"/>
        <w:rPr>
          <w:lang w:val="en-US"/>
        </w:rPr>
      </w:pPr>
      <w:r w:rsidRPr="00A9689E">
        <w:rPr>
          <w:lang w:val="en-US"/>
        </w:rPr>
        <w:t xml:space="preserve">Linek, N., Volkmer, T., Shipley, J. R., Twining, C. W., Zúñiga, D., </w:t>
      </w:r>
      <w:proofErr w:type="spellStart"/>
      <w:r w:rsidRPr="00A9689E">
        <w:rPr>
          <w:lang w:val="en-US"/>
        </w:rPr>
        <w:t>Wikelski</w:t>
      </w:r>
      <w:proofErr w:type="spellEnd"/>
      <w:r w:rsidRPr="00A9689E">
        <w:rPr>
          <w:lang w:val="en-US"/>
        </w:rPr>
        <w:t xml:space="preserve">, M., &amp; </w:t>
      </w:r>
      <w:proofErr w:type="spellStart"/>
      <w:r w:rsidRPr="00A9689E">
        <w:rPr>
          <w:lang w:val="en-US"/>
        </w:rPr>
        <w:t>Partecke</w:t>
      </w:r>
      <w:proofErr w:type="spellEnd"/>
      <w:r w:rsidRPr="00A9689E">
        <w:rPr>
          <w:lang w:val="en-US"/>
        </w:rPr>
        <w:t xml:space="preserve">, J. (2021). A songbird adjusts its heart rate and body temperature in response to season and fluctuating daily conditions. </w:t>
      </w:r>
      <w:r w:rsidRPr="00A9689E">
        <w:rPr>
          <w:i/>
          <w:iCs/>
          <w:lang w:val="en-US"/>
        </w:rPr>
        <w:t>Philosophical Transactions of the Royal Society B: Biological Sciences</w:t>
      </w:r>
      <w:r w:rsidRPr="00A9689E">
        <w:rPr>
          <w:lang w:val="en-US"/>
        </w:rPr>
        <w:t xml:space="preserve">, </w:t>
      </w:r>
      <w:r w:rsidRPr="00A9689E">
        <w:rPr>
          <w:i/>
          <w:iCs/>
          <w:lang w:val="en-US"/>
        </w:rPr>
        <w:t>376</w:t>
      </w:r>
      <w:r w:rsidRPr="00A9689E">
        <w:rPr>
          <w:lang w:val="en-US"/>
        </w:rPr>
        <w:t>(1830), 20200213. https://doi.org/10.1098/rstb.2020.0213</w:t>
      </w:r>
    </w:p>
    <w:p w14:paraId="7B8EA21C" w14:textId="77777777" w:rsidR="00A9689E" w:rsidRPr="00A9689E" w:rsidRDefault="00A9689E" w:rsidP="00E818ED">
      <w:pPr>
        <w:pStyle w:val="Bibliography"/>
        <w:spacing w:line="240" w:lineRule="auto"/>
        <w:rPr>
          <w:lang w:val="en-US"/>
        </w:rPr>
      </w:pPr>
      <w:r w:rsidRPr="00A9689E">
        <w:rPr>
          <w:lang w:val="en-US"/>
        </w:rPr>
        <w:t xml:space="preserve">Linville, S. U., </w:t>
      </w:r>
      <w:proofErr w:type="spellStart"/>
      <w:r w:rsidRPr="00A9689E">
        <w:rPr>
          <w:lang w:val="en-US"/>
        </w:rPr>
        <w:t>Breitwisch</w:t>
      </w:r>
      <w:proofErr w:type="spellEnd"/>
      <w:r w:rsidRPr="00A9689E">
        <w:rPr>
          <w:lang w:val="en-US"/>
        </w:rPr>
        <w:t xml:space="preserve">, R., &amp; Schilling, A. J. (1998). Plumage brightness as an indicator of parental care in northern cardinals.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55</w:t>
      </w:r>
      <w:r w:rsidRPr="00A9689E">
        <w:rPr>
          <w:lang w:val="en-US"/>
        </w:rPr>
        <w:t>(1), 119–127. https://doi.org/10.1006/anbe.1997.0595</w:t>
      </w:r>
    </w:p>
    <w:p w14:paraId="29EE0D0D" w14:textId="77777777" w:rsidR="00A9689E" w:rsidRPr="00DD409D" w:rsidRDefault="00A9689E" w:rsidP="00E818ED">
      <w:pPr>
        <w:pStyle w:val="Bibliography"/>
        <w:spacing w:line="240" w:lineRule="auto"/>
      </w:pPr>
      <w:r w:rsidRPr="00A9689E">
        <w:rPr>
          <w:lang w:val="en-US"/>
        </w:rPr>
        <w:t xml:space="preserve">Litteral, J., &amp; Shochat, E. (2017). The Role of Landscape-Scale Factors in Shaping Urban Bird Communities. In E. </w:t>
      </w:r>
      <w:proofErr w:type="spellStart"/>
      <w:r w:rsidRPr="00A9689E">
        <w:rPr>
          <w:lang w:val="en-US"/>
        </w:rPr>
        <w:t>Murgui</w:t>
      </w:r>
      <w:proofErr w:type="spellEnd"/>
      <w:r w:rsidRPr="00A9689E">
        <w:rPr>
          <w:lang w:val="en-US"/>
        </w:rPr>
        <w:t xml:space="preserve"> &amp; M. Hedblom (Eds.), </w:t>
      </w:r>
      <w:r w:rsidRPr="00A9689E">
        <w:rPr>
          <w:i/>
          <w:iCs/>
          <w:lang w:val="en-US"/>
        </w:rPr>
        <w:t>Ecology and Conservation of Birds in Urban Environments</w:t>
      </w:r>
      <w:r w:rsidRPr="00A9689E">
        <w:rPr>
          <w:lang w:val="en-US"/>
        </w:rPr>
        <w:t xml:space="preserve"> (pp. 135–159). </w:t>
      </w:r>
      <w:r w:rsidRPr="00DD409D">
        <w:t xml:space="preserve">Springer International </w:t>
      </w:r>
      <w:proofErr w:type="spellStart"/>
      <w:r w:rsidRPr="00DD409D">
        <w:t>Publishing</w:t>
      </w:r>
      <w:proofErr w:type="spellEnd"/>
      <w:r w:rsidRPr="00DD409D">
        <w:t>. https://doi.org/10.1007/978-3-319-43314-1_8</w:t>
      </w:r>
    </w:p>
    <w:p w14:paraId="2C776F62" w14:textId="77777777" w:rsidR="00A9689E" w:rsidRPr="00A9689E" w:rsidRDefault="00A9689E" w:rsidP="00E818ED">
      <w:pPr>
        <w:pStyle w:val="Bibliography"/>
        <w:spacing w:line="240" w:lineRule="auto"/>
        <w:rPr>
          <w:lang w:val="en-US"/>
        </w:rPr>
      </w:pPr>
      <w:r w:rsidRPr="00DD409D">
        <w:t xml:space="preserve">Lopes, A. C., Rocha, G. O. C., de Oliveira </w:t>
      </w:r>
      <w:proofErr w:type="spellStart"/>
      <w:r w:rsidRPr="00DD409D">
        <w:t>Passos</w:t>
      </w:r>
      <w:proofErr w:type="spellEnd"/>
      <w:r w:rsidRPr="00DD409D">
        <w:t xml:space="preserve">, M. F., </w:t>
      </w:r>
      <w:proofErr w:type="spellStart"/>
      <w:r w:rsidRPr="00DD409D">
        <w:t>Barçante</w:t>
      </w:r>
      <w:proofErr w:type="spellEnd"/>
      <w:r w:rsidRPr="00DD409D">
        <w:t xml:space="preserve">, L., &amp; de Azevedo, C. S. (2024). </w:t>
      </w:r>
      <w:r w:rsidRPr="00A9689E">
        <w:rPr>
          <w:lang w:val="en-US"/>
        </w:rPr>
        <w:t xml:space="preserve">The Influence of Building Surroundings and Glass Cover in Bird Collisions. </w:t>
      </w:r>
      <w:r w:rsidRPr="00A9689E">
        <w:rPr>
          <w:i/>
          <w:iCs/>
          <w:lang w:val="en-US"/>
        </w:rPr>
        <w:t>Birds</w:t>
      </w:r>
      <w:r w:rsidRPr="00A9689E">
        <w:rPr>
          <w:lang w:val="en-US"/>
        </w:rPr>
        <w:t xml:space="preserve">, </w:t>
      </w:r>
      <w:r w:rsidRPr="00A9689E">
        <w:rPr>
          <w:i/>
          <w:iCs/>
          <w:lang w:val="en-US"/>
        </w:rPr>
        <w:t>5</w:t>
      </w:r>
      <w:r w:rsidRPr="00A9689E">
        <w:rPr>
          <w:lang w:val="en-US"/>
        </w:rPr>
        <w:t>(4), Article 4. https://doi.org/10.3390/birds5040048</w:t>
      </w:r>
    </w:p>
    <w:p w14:paraId="7CF8DD43" w14:textId="77777777" w:rsidR="00A9689E" w:rsidRPr="00A9689E" w:rsidRDefault="00A9689E" w:rsidP="00E818ED">
      <w:pPr>
        <w:pStyle w:val="Bibliography"/>
        <w:spacing w:line="240" w:lineRule="auto"/>
        <w:rPr>
          <w:lang w:val="en-US"/>
        </w:rPr>
      </w:pPr>
      <w:r w:rsidRPr="00A9689E">
        <w:rPr>
          <w:lang w:val="en-US"/>
        </w:rPr>
        <w:t xml:space="preserve">Loss, S. R., Will, T., &amp; Marra, P. P. (2014). Estimation of bird-vehicle collision mortality on U.S. roads. </w:t>
      </w:r>
      <w:r w:rsidRPr="00A9689E">
        <w:rPr>
          <w:i/>
          <w:iCs/>
          <w:lang w:val="en-US"/>
        </w:rPr>
        <w:t>The Journal of Wildlife Management</w:t>
      </w:r>
      <w:r w:rsidRPr="00A9689E">
        <w:rPr>
          <w:lang w:val="en-US"/>
        </w:rPr>
        <w:t xml:space="preserve">, </w:t>
      </w:r>
      <w:r w:rsidRPr="00A9689E">
        <w:rPr>
          <w:i/>
          <w:iCs/>
          <w:lang w:val="en-US"/>
        </w:rPr>
        <w:t>78</w:t>
      </w:r>
      <w:r w:rsidRPr="00A9689E">
        <w:rPr>
          <w:lang w:val="en-US"/>
        </w:rPr>
        <w:t>(5), 763–771. https://doi.org/10.1002/jwmg.721</w:t>
      </w:r>
    </w:p>
    <w:p w14:paraId="724D4B4C" w14:textId="77777777" w:rsidR="00A9689E" w:rsidRPr="00A9689E" w:rsidRDefault="00A9689E" w:rsidP="00E818ED">
      <w:pPr>
        <w:pStyle w:val="Bibliography"/>
        <w:spacing w:line="240" w:lineRule="auto"/>
        <w:rPr>
          <w:lang w:val="en-US"/>
        </w:rPr>
      </w:pPr>
      <w:r w:rsidRPr="00A9689E">
        <w:rPr>
          <w:lang w:val="en-US"/>
        </w:rPr>
        <w:t>Louzao, M., Gallagher, R., García-</w:t>
      </w:r>
      <w:proofErr w:type="spellStart"/>
      <w:r w:rsidRPr="00A9689E">
        <w:rPr>
          <w:lang w:val="en-US"/>
        </w:rPr>
        <w:t>Barón</w:t>
      </w:r>
      <w:proofErr w:type="spellEnd"/>
      <w:r w:rsidRPr="00A9689E">
        <w:rPr>
          <w:lang w:val="en-US"/>
        </w:rPr>
        <w:t xml:space="preserve">, I., </w:t>
      </w:r>
      <w:proofErr w:type="spellStart"/>
      <w:r w:rsidRPr="00A9689E">
        <w:rPr>
          <w:lang w:val="en-US"/>
        </w:rPr>
        <w:t>Chust</w:t>
      </w:r>
      <w:proofErr w:type="spellEnd"/>
      <w:r w:rsidRPr="00A9689E">
        <w:rPr>
          <w:lang w:val="en-US"/>
        </w:rPr>
        <w:t xml:space="preserve">, G., </w:t>
      </w:r>
      <w:proofErr w:type="spellStart"/>
      <w:r w:rsidRPr="00A9689E">
        <w:rPr>
          <w:lang w:val="en-US"/>
        </w:rPr>
        <w:t>Intxausti</w:t>
      </w:r>
      <w:proofErr w:type="spellEnd"/>
      <w:r w:rsidRPr="00A9689E">
        <w:rPr>
          <w:lang w:val="en-US"/>
        </w:rPr>
        <w:t xml:space="preserve">, I., Albisu, J., Brereton, T., &amp; </w:t>
      </w:r>
      <w:proofErr w:type="spellStart"/>
      <w:r w:rsidRPr="00A9689E">
        <w:rPr>
          <w:lang w:val="en-US"/>
        </w:rPr>
        <w:t>Fontán</w:t>
      </w:r>
      <w:proofErr w:type="spellEnd"/>
      <w:r w:rsidRPr="00A9689E">
        <w:rPr>
          <w:lang w:val="en-US"/>
        </w:rPr>
        <w:t xml:space="preserve">, A. (2019). Threshold responses in bird mortality driven by extreme wind events. </w:t>
      </w:r>
      <w:r w:rsidRPr="00A9689E">
        <w:rPr>
          <w:i/>
          <w:iCs/>
          <w:lang w:val="en-US"/>
        </w:rPr>
        <w:t>Ecological Indicators</w:t>
      </w:r>
      <w:r w:rsidRPr="00A9689E">
        <w:rPr>
          <w:lang w:val="en-US"/>
        </w:rPr>
        <w:t xml:space="preserve">, </w:t>
      </w:r>
      <w:r w:rsidRPr="00A9689E">
        <w:rPr>
          <w:i/>
          <w:iCs/>
          <w:lang w:val="en-US"/>
        </w:rPr>
        <w:t>99</w:t>
      </w:r>
      <w:r w:rsidRPr="00A9689E">
        <w:rPr>
          <w:lang w:val="en-US"/>
        </w:rPr>
        <w:t>, 183–192. https://doi.org/10.1016/j.ecolind.2018.12.030</w:t>
      </w:r>
    </w:p>
    <w:p w14:paraId="1A4E9B79" w14:textId="77777777" w:rsidR="00A9689E" w:rsidRPr="00A9689E" w:rsidRDefault="00A9689E" w:rsidP="00E818ED">
      <w:pPr>
        <w:pStyle w:val="Bibliography"/>
        <w:spacing w:line="240" w:lineRule="auto"/>
        <w:rPr>
          <w:lang w:val="en-US"/>
        </w:rPr>
      </w:pPr>
      <w:r w:rsidRPr="00A9689E">
        <w:rPr>
          <w:lang w:val="en-US"/>
        </w:rPr>
        <w:t xml:space="preserve">Lowry, H., Lill, A., &amp; Wong, B. B. M. (2013). </w:t>
      </w:r>
      <w:proofErr w:type="spellStart"/>
      <w:r w:rsidRPr="00A9689E">
        <w:rPr>
          <w:lang w:val="en-US"/>
        </w:rPr>
        <w:t>Behavioural</w:t>
      </w:r>
      <w:proofErr w:type="spellEnd"/>
      <w:r w:rsidRPr="00A9689E">
        <w:rPr>
          <w:lang w:val="en-US"/>
        </w:rPr>
        <w:t xml:space="preserve"> responses of wildlife to urban environments. </w:t>
      </w:r>
      <w:r w:rsidRPr="00A9689E">
        <w:rPr>
          <w:i/>
          <w:iCs/>
          <w:lang w:val="en-US"/>
        </w:rPr>
        <w:t>Biological Reviews</w:t>
      </w:r>
      <w:r w:rsidRPr="00A9689E">
        <w:rPr>
          <w:lang w:val="en-US"/>
        </w:rPr>
        <w:t xml:space="preserve">, </w:t>
      </w:r>
      <w:r w:rsidRPr="00A9689E">
        <w:rPr>
          <w:i/>
          <w:iCs/>
          <w:lang w:val="en-US"/>
        </w:rPr>
        <w:t>88</w:t>
      </w:r>
      <w:r w:rsidRPr="00A9689E">
        <w:rPr>
          <w:lang w:val="en-US"/>
        </w:rPr>
        <w:t>(3), 537–549. https://doi.org/10.1111/brv.12012</w:t>
      </w:r>
    </w:p>
    <w:p w14:paraId="54AF23FB" w14:textId="77777777" w:rsidR="00A9689E" w:rsidRPr="00A9689E" w:rsidRDefault="00A9689E" w:rsidP="00E818ED">
      <w:pPr>
        <w:pStyle w:val="Bibliography"/>
        <w:spacing w:line="240" w:lineRule="auto"/>
        <w:rPr>
          <w:lang w:val="en-US"/>
        </w:rPr>
      </w:pPr>
      <w:r w:rsidRPr="00A9689E">
        <w:rPr>
          <w:lang w:val="en-US"/>
        </w:rPr>
        <w:t xml:space="preserve">Maccarone, A. D. (1987). Effect of Snow Cover on Starling Activity and Foraging Patterns. </w:t>
      </w:r>
      <w:r w:rsidRPr="00A9689E">
        <w:rPr>
          <w:i/>
          <w:iCs/>
          <w:lang w:val="en-US"/>
        </w:rPr>
        <w:t>The Wilson Bulletin</w:t>
      </w:r>
      <w:r w:rsidRPr="00A9689E">
        <w:rPr>
          <w:lang w:val="en-US"/>
        </w:rPr>
        <w:t xml:space="preserve">, </w:t>
      </w:r>
      <w:r w:rsidRPr="00A9689E">
        <w:rPr>
          <w:i/>
          <w:iCs/>
          <w:lang w:val="en-US"/>
        </w:rPr>
        <w:t>99</w:t>
      </w:r>
      <w:r w:rsidRPr="00A9689E">
        <w:rPr>
          <w:lang w:val="en-US"/>
        </w:rPr>
        <w:t>(1), 94–97.</w:t>
      </w:r>
    </w:p>
    <w:p w14:paraId="5E0448C5" w14:textId="77777777" w:rsidR="00A9689E" w:rsidRPr="00A9689E" w:rsidRDefault="00A9689E" w:rsidP="00E818ED">
      <w:pPr>
        <w:pStyle w:val="Bibliography"/>
        <w:spacing w:line="240" w:lineRule="auto"/>
        <w:rPr>
          <w:lang w:val="en-US"/>
        </w:rPr>
      </w:pPr>
      <w:r w:rsidRPr="00A9689E">
        <w:rPr>
          <w:lang w:val="en-US"/>
        </w:rPr>
        <w:t xml:space="preserve">MacKinnon, M., Pedersen Zari, M., &amp; Brown, D. K. (2023). Improving Urban Habitat Connectivity for Native Birds: Using Least-Cost Path Analyses to Design Urban Green Infrastructure Networks. </w:t>
      </w:r>
      <w:r w:rsidRPr="00A9689E">
        <w:rPr>
          <w:i/>
          <w:iCs/>
          <w:lang w:val="en-US"/>
        </w:rPr>
        <w:t>Land</w:t>
      </w:r>
      <w:r w:rsidRPr="00A9689E">
        <w:rPr>
          <w:lang w:val="en-US"/>
        </w:rPr>
        <w:t xml:space="preserve">, </w:t>
      </w:r>
      <w:r w:rsidRPr="00A9689E">
        <w:rPr>
          <w:i/>
          <w:iCs/>
          <w:lang w:val="en-US"/>
        </w:rPr>
        <w:t>12</w:t>
      </w:r>
      <w:r w:rsidRPr="00A9689E">
        <w:rPr>
          <w:lang w:val="en-US"/>
        </w:rPr>
        <w:t>(7), Article 7. https://doi.org/10.3390/land12071456</w:t>
      </w:r>
    </w:p>
    <w:p w14:paraId="65689FAE" w14:textId="77777777" w:rsidR="00A9689E" w:rsidRPr="00A9689E" w:rsidRDefault="00A9689E" w:rsidP="00E818ED">
      <w:pPr>
        <w:pStyle w:val="Bibliography"/>
        <w:spacing w:line="240" w:lineRule="auto"/>
        <w:rPr>
          <w:lang w:val="en-US"/>
        </w:rPr>
      </w:pPr>
      <w:r w:rsidRPr="00A9689E">
        <w:rPr>
          <w:lang w:val="en-US"/>
        </w:rPr>
        <w:t xml:space="preserve">Madsen, A. E., Vander Meiden, L. N., &amp; Shizuka, D. (2021). Social partners and temperature jointly affect morning foraging activity of small birds in winter. </w:t>
      </w:r>
      <w:r w:rsidRPr="00A9689E">
        <w:rPr>
          <w:i/>
          <w:iCs/>
          <w:lang w:val="en-US"/>
        </w:rPr>
        <w:t>Behavioral Ecology</w:t>
      </w:r>
      <w:r w:rsidRPr="00A9689E">
        <w:rPr>
          <w:lang w:val="en-US"/>
        </w:rPr>
        <w:t xml:space="preserve">, </w:t>
      </w:r>
      <w:r w:rsidRPr="00A9689E">
        <w:rPr>
          <w:i/>
          <w:iCs/>
          <w:lang w:val="en-US"/>
        </w:rPr>
        <w:t>32</w:t>
      </w:r>
      <w:r w:rsidRPr="00A9689E">
        <w:rPr>
          <w:lang w:val="en-US"/>
        </w:rPr>
        <w:t>(3), 407–415. https://doi.org/10.1093/beheco/araa134</w:t>
      </w:r>
    </w:p>
    <w:p w14:paraId="79C2C88C" w14:textId="77777777" w:rsidR="00A9689E" w:rsidRPr="00A9689E" w:rsidRDefault="00A9689E" w:rsidP="00E818ED">
      <w:pPr>
        <w:pStyle w:val="Bibliography"/>
        <w:spacing w:line="240" w:lineRule="auto"/>
        <w:rPr>
          <w:lang w:val="en-US"/>
        </w:rPr>
      </w:pPr>
      <w:r w:rsidRPr="00A9689E">
        <w:rPr>
          <w:lang w:val="en-US"/>
        </w:rPr>
        <w:t xml:space="preserve">Mainwaring, M. C., Nord, A., &amp; Sharp, S. P. (2021). Editorial: The Impact of Weather on the Behavior and Ecology of Birds. </w:t>
      </w:r>
      <w:r w:rsidRPr="00A9689E">
        <w:rPr>
          <w:i/>
          <w:iCs/>
          <w:lang w:val="en-US"/>
        </w:rPr>
        <w:t>Frontiers in Ecology and Evolution</w:t>
      </w:r>
      <w:r w:rsidRPr="00A9689E">
        <w:rPr>
          <w:lang w:val="en-US"/>
        </w:rPr>
        <w:t xml:space="preserve">, </w:t>
      </w:r>
      <w:r w:rsidRPr="00A9689E">
        <w:rPr>
          <w:i/>
          <w:iCs/>
          <w:lang w:val="en-US"/>
        </w:rPr>
        <w:t>9</w:t>
      </w:r>
      <w:r w:rsidRPr="00A9689E">
        <w:rPr>
          <w:lang w:val="en-US"/>
        </w:rPr>
        <w:t>, 777478. https://doi.org/10.3389/fevo.2021.777478</w:t>
      </w:r>
    </w:p>
    <w:p w14:paraId="4094AA1B" w14:textId="77777777" w:rsidR="00A9689E" w:rsidRPr="00A9689E" w:rsidRDefault="00A9689E" w:rsidP="00E818ED">
      <w:pPr>
        <w:pStyle w:val="Bibliography"/>
        <w:spacing w:line="240" w:lineRule="auto"/>
        <w:rPr>
          <w:lang w:val="en-US"/>
        </w:rPr>
      </w:pPr>
      <w:r w:rsidRPr="00A9689E">
        <w:rPr>
          <w:lang w:val="en-US"/>
        </w:rPr>
        <w:t xml:space="preserve">Majchrzak, Y. N., Peers, M. J. L., Studd, E. K., Menzies, A. K., Walker, P. D., </w:t>
      </w:r>
      <w:proofErr w:type="spellStart"/>
      <w:r w:rsidRPr="00A9689E">
        <w:rPr>
          <w:lang w:val="en-US"/>
        </w:rPr>
        <w:t>Shiratsuru</w:t>
      </w:r>
      <w:proofErr w:type="spellEnd"/>
      <w:r w:rsidRPr="00A9689E">
        <w:rPr>
          <w:lang w:val="en-US"/>
        </w:rPr>
        <w:t xml:space="preserve">, S., McCaw, L. K., Boonstra, R., Humphries, M., Jung, T. S., Kenney, A. J., Krebs, C. J., Murray, D. L., &amp; Boutin, S. (2022). Balancing food acquisition and predation risk drives demographic changes in snowshoe hare population cycles. </w:t>
      </w:r>
      <w:r w:rsidRPr="00A9689E">
        <w:rPr>
          <w:i/>
          <w:iCs/>
          <w:lang w:val="en-US"/>
        </w:rPr>
        <w:t>Ecology Letters</w:t>
      </w:r>
      <w:r w:rsidRPr="00A9689E">
        <w:rPr>
          <w:lang w:val="en-US"/>
        </w:rPr>
        <w:t xml:space="preserve">, </w:t>
      </w:r>
      <w:r w:rsidRPr="00A9689E">
        <w:rPr>
          <w:i/>
          <w:iCs/>
          <w:lang w:val="en-US"/>
        </w:rPr>
        <w:t>25</w:t>
      </w:r>
      <w:r w:rsidRPr="00A9689E">
        <w:rPr>
          <w:lang w:val="en-US"/>
        </w:rPr>
        <w:t>(4), 981–991. https://doi.org/10.1111/ele.13975</w:t>
      </w:r>
    </w:p>
    <w:p w14:paraId="224EA268" w14:textId="77777777" w:rsidR="00A9689E" w:rsidRPr="00A9689E" w:rsidRDefault="00A9689E" w:rsidP="00E818ED">
      <w:pPr>
        <w:pStyle w:val="Bibliography"/>
        <w:spacing w:line="240" w:lineRule="auto"/>
        <w:rPr>
          <w:lang w:val="en-US"/>
        </w:rPr>
      </w:pPr>
      <w:r w:rsidRPr="00A9689E">
        <w:rPr>
          <w:lang w:val="en-US"/>
        </w:rPr>
        <w:t xml:space="preserve">Martin, A. E., &amp; Fahrig, L. (2012). Measuring and selecting scales of effect for landscape predictors in species–habitat models. </w:t>
      </w:r>
      <w:r w:rsidRPr="00A9689E">
        <w:rPr>
          <w:i/>
          <w:iCs/>
          <w:lang w:val="en-US"/>
        </w:rPr>
        <w:t>Ecological Applications</w:t>
      </w:r>
      <w:r w:rsidRPr="00A9689E">
        <w:rPr>
          <w:lang w:val="en-US"/>
        </w:rPr>
        <w:t xml:space="preserve">, </w:t>
      </w:r>
      <w:r w:rsidRPr="00A9689E">
        <w:rPr>
          <w:i/>
          <w:iCs/>
          <w:lang w:val="en-US"/>
        </w:rPr>
        <w:t>22</w:t>
      </w:r>
      <w:r w:rsidRPr="00A9689E">
        <w:rPr>
          <w:lang w:val="en-US"/>
        </w:rPr>
        <w:t>(8), 2277–2292. https://doi.org/10.1890/11-2224.1</w:t>
      </w:r>
    </w:p>
    <w:p w14:paraId="3DB92608" w14:textId="77777777" w:rsidR="00A9689E" w:rsidRPr="00A9689E" w:rsidRDefault="00A9689E" w:rsidP="00E818ED">
      <w:pPr>
        <w:pStyle w:val="Bibliography"/>
        <w:spacing w:line="240" w:lineRule="auto"/>
        <w:rPr>
          <w:lang w:val="en-US"/>
        </w:rPr>
      </w:pPr>
      <w:r w:rsidRPr="00A9689E">
        <w:rPr>
          <w:lang w:val="en-US"/>
        </w:rPr>
        <w:t xml:space="preserve">Martinez, C. (2000). Daily activity patterns of Great Bustards Otis </w:t>
      </w:r>
      <w:proofErr w:type="spellStart"/>
      <w:r w:rsidRPr="00A9689E">
        <w:rPr>
          <w:lang w:val="en-US"/>
        </w:rPr>
        <w:t>tarda</w:t>
      </w:r>
      <w:proofErr w:type="spellEnd"/>
      <w:r w:rsidRPr="00A9689E">
        <w:rPr>
          <w:lang w:val="en-US"/>
        </w:rPr>
        <w:t xml:space="preserve">. </w:t>
      </w:r>
      <w:proofErr w:type="spellStart"/>
      <w:r w:rsidRPr="00A9689E">
        <w:rPr>
          <w:i/>
          <w:iCs/>
          <w:lang w:val="en-US"/>
        </w:rPr>
        <w:t>Ardeola</w:t>
      </w:r>
      <w:proofErr w:type="spellEnd"/>
      <w:r w:rsidRPr="00A9689E">
        <w:rPr>
          <w:lang w:val="en-US"/>
        </w:rPr>
        <w:t xml:space="preserve">, </w:t>
      </w:r>
      <w:r w:rsidRPr="00A9689E">
        <w:rPr>
          <w:i/>
          <w:iCs/>
          <w:lang w:val="en-US"/>
        </w:rPr>
        <w:t>47</w:t>
      </w:r>
      <w:r w:rsidRPr="00A9689E">
        <w:rPr>
          <w:lang w:val="en-US"/>
        </w:rPr>
        <w:t>(1), 57–68.</w:t>
      </w:r>
    </w:p>
    <w:p w14:paraId="02F4C7DE" w14:textId="77777777" w:rsidR="00A9689E" w:rsidRPr="00A9689E" w:rsidRDefault="00A9689E" w:rsidP="00E818ED">
      <w:pPr>
        <w:pStyle w:val="Bibliography"/>
        <w:spacing w:line="240" w:lineRule="auto"/>
        <w:rPr>
          <w:lang w:val="en-US"/>
        </w:rPr>
      </w:pPr>
      <w:proofErr w:type="spellStart"/>
      <w:r w:rsidRPr="00A9689E">
        <w:rPr>
          <w:lang w:val="en-US"/>
        </w:rPr>
        <w:t>Marzluff</w:t>
      </w:r>
      <w:proofErr w:type="spellEnd"/>
      <w:r w:rsidRPr="00A9689E">
        <w:rPr>
          <w:lang w:val="en-US"/>
        </w:rPr>
        <w:t xml:space="preserve">, J. M., Withey, J. C., Whittaker, K. A., David Oleyar, M., Unfried, T. M., Rullman, S., &amp; Delap, J. (2007). Consequences of Habitat Utilization by Nest Predators and Breeding Songbirds Across Multiple Scales in an Urbanizing Landscape. </w:t>
      </w:r>
      <w:r w:rsidRPr="00A9689E">
        <w:rPr>
          <w:i/>
          <w:iCs/>
          <w:lang w:val="en-US"/>
        </w:rPr>
        <w:t>The Condor</w:t>
      </w:r>
      <w:r w:rsidRPr="00A9689E">
        <w:rPr>
          <w:lang w:val="en-US"/>
        </w:rPr>
        <w:t xml:space="preserve">, </w:t>
      </w:r>
      <w:r w:rsidRPr="00A9689E">
        <w:rPr>
          <w:i/>
          <w:iCs/>
          <w:lang w:val="en-US"/>
        </w:rPr>
        <w:t>109</w:t>
      </w:r>
      <w:r w:rsidRPr="00A9689E">
        <w:rPr>
          <w:lang w:val="en-US"/>
        </w:rPr>
        <w:t>(3), 516–534. https://doi.org/10.1093/condor/109.3.516</w:t>
      </w:r>
    </w:p>
    <w:p w14:paraId="03A443A7" w14:textId="77777777" w:rsidR="00A9689E" w:rsidRPr="00A9689E" w:rsidRDefault="00A9689E" w:rsidP="00E818ED">
      <w:pPr>
        <w:pStyle w:val="Bibliography"/>
        <w:spacing w:line="240" w:lineRule="auto"/>
        <w:rPr>
          <w:lang w:val="en-US"/>
        </w:rPr>
      </w:pPr>
      <w:r w:rsidRPr="00A9689E">
        <w:rPr>
          <w:lang w:val="en-US"/>
        </w:rPr>
        <w:t xml:space="preserve">Masello, J. F., Rast, W., Schumm, Y. R., Metzger, B., &amp; </w:t>
      </w:r>
      <w:proofErr w:type="spellStart"/>
      <w:r w:rsidRPr="00A9689E">
        <w:rPr>
          <w:lang w:val="en-US"/>
        </w:rPr>
        <w:t>Quillfeldt</w:t>
      </w:r>
      <w:proofErr w:type="spellEnd"/>
      <w:r w:rsidRPr="00A9689E">
        <w:rPr>
          <w:lang w:val="en-US"/>
        </w:rPr>
        <w:t xml:space="preserve">, P. (2023). Year-round </w:t>
      </w:r>
      <w:proofErr w:type="spellStart"/>
      <w:r w:rsidRPr="00A9689E">
        <w:rPr>
          <w:lang w:val="en-US"/>
        </w:rPr>
        <w:t>behavioural</w:t>
      </w:r>
      <w:proofErr w:type="spellEnd"/>
      <w:r w:rsidRPr="00A9689E">
        <w:rPr>
          <w:lang w:val="en-US"/>
        </w:rPr>
        <w:t xml:space="preserve"> time budgets of common woodpigeons inferred from acceleration data using machine learning. </w:t>
      </w:r>
      <w:r w:rsidRPr="00A9689E">
        <w:rPr>
          <w:i/>
          <w:iCs/>
          <w:lang w:val="en-US"/>
        </w:rPr>
        <w:t>Behavioral Ecology and Sociobiology</w:t>
      </w:r>
      <w:r w:rsidRPr="00A9689E">
        <w:rPr>
          <w:lang w:val="en-US"/>
        </w:rPr>
        <w:t xml:space="preserve">, </w:t>
      </w:r>
      <w:r w:rsidRPr="00A9689E">
        <w:rPr>
          <w:i/>
          <w:iCs/>
          <w:lang w:val="en-US"/>
        </w:rPr>
        <w:t>77</w:t>
      </w:r>
      <w:r w:rsidRPr="00A9689E">
        <w:rPr>
          <w:lang w:val="en-US"/>
        </w:rPr>
        <w:t>(4), 40. https://doi.org/10.1007/s00265-023-03306-w</w:t>
      </w:r>
    </w:p>
    <w:p w14:paraId="4FC41365" w14:textId="77777777" w:rsidR="00A9689E" w:rsidRPr="00A9689E" w:rsidRDefault="00A9689E" w:rsidP="00E818ED">
      <w:pPr>
        <w:pStyle w:val="Bibliography"/>
        <w:spacing w:line="240" w:lineRule="auto"/>
        <w:rPr>
          <w:lang w:val="en-US"/>
        </w:rPr>
      </w:pPr>
      <w:r w:rsidRPr="00A9689E">
        <w:rPr>
          <w:lang w:val="en-US"/>
        </w:rPr>
        <w:t xml:space="preserve">McEwen, L. C., &amp; Brown, R. L. (1966). Acute Toxicity of Dieldrin and Malathion to Wild Sharp-Tailed Grouse. </w:t>
      </w:r>
      <w:r w:rsidRPr="00A9689E">
        <w:rPr>
          <w:i/>
          <w:iCs/>
          <w:lang w:val="en-US"/>
        </w:rPr>
        <w:t>The Journal of Wildlife Management</w:t>
      </w:r>
      <w:r w:rsidRPr="00A9689E">
        <w:rPr>
          <w:lang w:val="en-US"/>
        </w:rPr>
        <w:t xml:space="preserve">, </w:t>
      </w:r>
      <w:r w:rsidRPr="00A9689E">
        <w:rPr>
          <w:i/>
          <w:iCs/>
          <w:lang w:val="en-US"/>
        </w:rPr>
        <w:t>30</w:t>
      </w:r>
      <w:r w:rsidRPr="00A9689E">
        <w:rPr>
          <w:lang w:val="en-US"/>
        </w:rPr>
        <w:t>(3), 604. https://doi.org/10.2307/3798755</w:t>
      </w:r>
    </w:p>
    <w:p w14:paraId="3028DD3C" w14:textId="77777777" w:rsidR="00A9689E" w:rsidRPr="00A9689E" w:rsidRDefault="00A9689E" w:rsidP="00E818ED">
      <w:pPr>
        <w:pStyle w:val="Bibliography"/>
        <w:spacing w:line="240" w:lineRule="auto"/>
        <w:rPr>
          <w:lang w:val="en-US"/>
        </w:rPr>
      </w:pPr>
      <w:proofErr w:type="spellStart"/>
      <w:r w:rsidRPr="00A9689E">
        <w:rPr>
          <w:lang w:val="en-US"/>
        </w:rPr>
        <w:t>McGarigal</w:t>
      </w:r>
      <w:proofErr w:type="spellEnd"/>
      <w:r w:rsidRPr="00A9689E">
        <w:rPr>
          <w:lang w:val="en-US"/>
        </w:rPr>
        <w:t xml:space="preserve">, K., Wan, H. Y., Zeller, K. A., Timm, B. C., &amp; Cushman, S. A. (2016). Multi-scale habitat selection modeling: A review and outlook. </w:t>
      </w:r>
      <w:r w:rsidRPr="00A9689E">
        <w:rPr>
          <w:i/>
          <w:iCs/>
          <w:lang w:val="en-US"/>
        </w:rPr>
        <w:t>Landscape Ecology</w:t>
      </w:r>
      <w:r w:rsidRPr="00A9689E">
        <w:rPr>
          <w:lang w:val="en-US"/>
        </w:rPr>
        <w:t xml:space="preserve">, </w:t>
      </w:r>
      <w:r w:rsidRPr="00A9689E">
        <w:rPr>
          <w:i/>
          <w:iCs/>
          <w:lang w:val="en-US"/>
        </w:rPr>
        <w:t>31</w:t>
      </w:r>
      <w:r w:rsidRPr="00A9689E">
        <w:rPr>
          <w:lang w:val="en-US"/>
        </w:rPr>
        <w:t>(6), 1161–1175. https://doi.org/10.1007/s10980-016-0374-x</w:t>
      </w:r>
    </w:p>
    <w:p w14:paraId="2ABC06F0" w14:textId="77777777" w:rsidR="00A9689E" w:rsidRPr="00A9689E" w:rsidRDefault="00A9689E" w:rsidP="00E818ED">
      <w:pPr>
        <w:pStyle w:val="Bibliography"/>
        <w:spacing w:line="240" w:lineRule="auto"/>
        <w:rPr>
          <w:lang w:val="en-US"/>
        </w:rPr>
      </w:pPr>
      <w:r w:rsidRPr="00A9689E">
        <w:rPr>
          <w:lang w:val="en-US"/>
        </w:rPr>
        <w:t xml:space="preserve">McGill University. (2025). </w:t>
      </w:r>
      <w:r w:rsidRPr="00A9689E">
        <w:rPr>
          <w:i/>
          <w:iCs/>
          <w:lang w:val="en-US"/>
        </w:rPr>
        <w:t>Climate</w:t>
      </w:r>
      <w:r w:rsidRPr="00A9689E">
        <w:rPr>
          <w:lang w:val="en-US"/>
        </w:rPr>
        <w:t>. International Student Services. https://www.mcgill.ca/internationalstudents/once-here/pre-arrival/pre-arrival-information/about-montreal/climate</w:t>
      </w:r>
    </w:p>
    <w:p w14:paraId="0A62EB40" w14:textId="77777777" w:rsidR="00A9689E" w:rsidRPr="00A9689E" w:rsidRDefault="00A9689E" w:rsidP="00E818ED">
      <w:pPr>
        <w:pStyle w:val="Bibliography"/>
        <w:spacing w:line="240" w:lineRule="auto"/>
        <w:rPr>
          <w:lang w:val="en-US"/>
        </w:rPr>
      </w:pPr>
      <w:proofErr w:type="spellStart"/>
      <w:r w:rsidRPr="00A9689E">
        <w:rPr>
          <w:lang w:val="en-US"/>
        </w:rPr>
        <w:t>Mckinnon</w:t>
      </w:r>
      <w:proofErr w:type="spellEnd"/>
      <w:r w:rsidRPr="00A9689E">
        <w:rPr>
          <w:lang w:val="en-US"/>
        </w:rPr>
        <w:t xml:space="preserve">, E. A., Laplante, M.-P., Love, O. P., Fraser, K. C., Mackenzie, S., &amp; </w:t>
      </w:r>
      <w:proofErr w:type="spellStart"/>
      <w:r w:rsidRPr="00A9689E">
        <w:rPr>
          <w:lang w:val="en-US"/>
        </w:rPr>
        <w:t>Vézina</w:t>
      </w:r>
      <w:proofErr w:type="spellEnd"/>
      <w:r w:rsidRPr="00A9689E">
        <w:rPr>
          <w:lang w:val="en-US"/>
        </w:rPr>
        <w:t xml:space="preserve">, F. (2019). Tracking Landscape-Scale Movements of Snow Buntings and Weather-Driven Changes in Flock Composition During the Temperate Winter. </w:t>
      </w:r>
      <w:r w:rsidRPr="00A9689E">
        <w:rPr>
          <w:i/>
          <w:iCs/>
          <w:lang w:val="en-US"/>
        </w:rPr>
        <w:t>Frontiers in Ecology and Evolution</w:t>
      </w:r>
      <w:r w:rsidRPr="00A9689E">
        <w:rPr>
          <w:lang w:val="en-US"/>
        </w:rPr>
        <w:t xml:space="preserve">, </w:t>
      </w:r>
      <w:r w:rsidRPr="00A9689E">
        <w:rPr>
          <w:i/>
          <w:iCs/>
          <w:lang w:val="en-US"/>
        </w:rPr>
        <w:t>7</w:t>
      </w:r>
      <w:r w:rsidRPr="00A9689E">
        <w:rPr>
          <w:lang w:val="en-US"/>
        </w:rPr>
        <w:t>, 329. https://doi.org/10.3389/fevo.2019.00329</w:t>
      </w:r>
    </w:p>
    <w:p w14:paraId="0FE7A35C" w14:textId="77777777" w:rsidR="00A9689E" w:rsidRPr="00A9689E" w:rsidRDefault="00A9689E" w:rsidP="00E818ED">
      <w:pPr>
        <w:pStyle w:val="Bibliography"/>
        <w:spacing w:line="240" w:lineRule="auto"/>
        <w:rPr>
          <w:lang w:val="en-US"/>
        </w:rPr>
      </w:pPr>
      <w:r w:rsidRPr="00A9689E">
        <w:rPr>
          <w:lang w:val="en-US"/>
        </w:rPr>
        <w:t xml:space="preserve">McNamara, J. M., Houston, A. I., &amp; Lima, S. L. (1994). Foraging Routines of Small Birds in Winter: A Theoretical Investigation. </w:t>
      </w:r>
      <w:r w:rsidRPr="00A9689E">
        <w:rPr>
          <w:i/>
          <w:iCs/>
          <w:lang w:val="en-US"/>
        </w:rPr>
        <w:t>Journal of Avian Biology</w:t>
      </w:r>
      <w:r w:rsidRPr="00A9689E">
        <w:rPr>
          <w:lang w:val="en-US"/>
        </w:rPr>
        <w:t xml:space="preserve">, </w:t>
      </w:r>
      <w:r w:rsidRPr="00A9689E">
        <w:rPr>
          <w:i/>
          <w:iCs/>
          <w:lang w:val="en-US"/>
        </w:rPr>
        <w:t>25</w:t>
      </w:r>
      <w:r w:rsidRPr="00A9689E">
        <w:rPr>
          <w:lang w:val="en-US"/>
        </w:rPr>
        <w:t>(4), 287. https://doi.org/10.2307/3677276</w:t>
      </w:r>
    </w:p>
    <w:p w14:paraId="4472C13C" w14:textId="77777777" w:rsidR="00A9689E" w:rsidRPr="00A9689E" w:rsidRDefault="00A9689E" w:rsidP="00E818ED">
      <w:pPr>
        <w:pStyle w:val="Bibliography"/>
        <w:spacing w:line="240" w:lineRule="auto"/>
        <w:rPr>
          <w:lang w:val="en-US"/>
        </w:rPr>
      </w:pPr>
      <w:proofErr w:type="spellStart"/>
      <w:r w:rsidRPr="00A9689E">
        <w:rPr>
          <w:lang w:val="en-US"/>
        </w:rPr>
        <w:t>Mennill</w:t>
      </w:r>
      <w:proofErr w:type="spellEnd"/>
      <w:r w:rsidRPr="00A9689E">
        <w:rPr>
          <w:lang w:val="en-US"/>
        </w:rPr>
        <w:t xml:space="preserve">, D. J., Doucet, S. M., Ward, K.-A. A., Maynard, D. F., Otis, B., &amp; Burt, J. M. (2012). A novel digital telemetry system for tracking wild animals: A field test for studying mate choice in a lekking tropical bird. </w:t>
      </w:r>
      <w:r w:rsidRPr="00A9689E">
        <w:rPr>
          <w:i/>
          <w:iCs/>
          <w:lang w:val="en-US"/>
        </w:rPr>
        <w:t>Methods in Ecology and Evolution</w:t>
      </w:r>
      <w:r w:rsidRPr="00A9689E">
        <w:rPr>
          <w:lang w:val="en-US"/>
        </w:rPr>
        <w:t xml:space="preserve">, </w:t>
      </w:r>
      <w:r w:rsidRPr="00A9689E">
        <w:rPr>
          <w:i/>
          <w:iCs/>
          <w:lang w:val="en-US"/>
        </w:rPr>
        <w:t>3</w:t>
      </w:r>
      <w:r w:rsidRPr="00A9689E">
        <w:rPr>
          <w:lang w:val="en-US"/>
        </w:rPr>
        <w:t>(4), 663–672. https://doi.org/10.1111/j.2041-210X.2012.00206.x</w:t>
      </w:r>
    </w:p>
    <w:p w14:paraId="016BF936" w14:textId="77777777" w:rsidR="00A9689E" w:rsidRPr="00A9689E" w:rsidRDefault="00A9689E" w:rsidP="00E818ED">
      <w:pPr>
        <w:pStyle w:val="Bibliography"/>
        <w:spacing w:line="240" w:lineRule="auto"/>
        <w:rPr>
          <w:lang w:val="en-US"/>
        </w:rPr>
      </w:pPr>
      <w:r w:rsidRPr="00A9689E">
        <w:rPr>
          <w:lang w:val="en-US"/>
        </w:rPr>
        <w:t xml:space="preserve">Mitchell, M. G. E., &amp; </w:t>
      </w:r>
      <w:proofErr w:type="spellStart"/>
      <w:r w:rsidRPr="00A9689E">
        <w:rPr>
          <w:lang w:val="en-US"/>
        </w:rPr>
        <w:t>Devisscher</w:t>
      </w:r>
      <w:proofErr w:type="spellEnd"/>
      <w:r w:rsidRPr="00A9689E">
        <w:rPr>
          <w:lang w:val="en-US"/>
        </w:rPr>
        <w:t xml:space="preserve">, T. (2022). Strong relationships between urbanization, landscape structure, and ecosystem service multifunctionality in urban forest fragments. </w:t>
      </w:r>
      <w:r w:rsidRPr="00A9689E">
        <w:rPr>
          <w:i/>
          <w:iCs/>
          <w:lang w:val="en-US"/>
        </w:rPr>
        <w:t>Landscape and Urban Planning</w:t>
      </w:r>
      <w:r w:rsidRPr="00A9689E">
        <w:rPr>
          <w:lang w:val="en-US"/>
        </w:rPr>
        <w:t xml:space="preserve">, </w:t>
      </w:r>
      <w:r w:rsidRPr="00A9689E">
        <w:rPr>
          <w:i/>
          <w:iCs/>
          <w:lang w:val="en-US"/>
        </w:rPr>
        <w:t>228</w:t>
      </w:r>
      <w:r w:rsidRPr="00A9689E">
        <w:rPr>
          <w:lang w:val="en-US"/>
        </w:rPr>
        <w:t>, 104548. https://doi.org/10.1016/j.landurbplan.2022.104548</w:t>
      </w:r>
    </w:p>
    <w:p w14:paraId="26443B00" w14:textId="77777777" w:rsidR="00A9689E" w:rsidRPr="00A9689E" w:rsidRDefault="00A9689E" w:rsidP="00E818ED">
      <w:pPr>
        <w:pStyle w:val="Bibliography"/>
        <w:spacing w:line="240" w:lineRule="auto"/>
        <w:rPr>
          <w:lang w:val="en-US"/>
        </w:rPr>
      </w:pPr>
      <w:r w:rsidRPr="00A9689E">
        <w:rPr>
          <w:lang w:val="en-US"/>
        </w:rPr>
        <w:t xml:space="preserve">Møller, A. P. (2009). Successful city dwellers: A comparative study of the ecological characteristics of urban birds in the Western Palearctic. </w:t>
      </w:r>
      <w:proofErr w:type="spellStart"/>
      <w:r w:rsidRPr="00A9689E">
        <w:rPr>
          <w:i/>
          <w:iCs/>
          <w:lang w:val="en-US"/>
        </w:rPr>
        <w:t>Oecologia</w:t>
      </w:r>
      <w:proofErr w:type="spellEnd"/>
      <w:r w:rsidRPr="00A9689E">
        <w:rPr>
          <w:lang w:val="en-US"/>
        </w:rPr>
        <w:t xml:space="preserve">, </w:t>
      </w:r>
      <w:r w:rsidRPr="00A9689E">
        <w:rPr>
          <w:i/>
          <w:iCs/>
          <w:lang w:val="en-US"/>
        </w:rPr>
        <w:t>159</w:t>
      </w:r>
      <w:r w:rsidRPr="00A9689E">
        <w:rPr>
          <w:lang w:val="en-US"/>
        </w:rPr>
        <w:t>(4), 849–858. https://doi.org/10.1007/s00442-008-1259-8</w:t>
      </w:r>
    </w:p>
    <w:p w14:paraId="22983330" w14:textId="77777777" w:rsidR="00A9689E" w:rsidRPr="00A9689E" w:rsidRDefault="00A9689E" w:rsidP="00E818ED">
      <w:pPr>
        <w:pStyle w:val="Bibliography"/>
        <w:spacing w:line="240" w:lineRule="auto"/>
        <w:rPr>
          <w:lang w:val="en-US"/>
        </w:rPr>
      </w:pPr>
      <w:r w:rsidRPr="00A9689E">
        <w:rPr>
          <w:lang w:val="en-US"/>
        </w:rPr>
        <w:t xml:space="preserve">Morales, A., Frei, B., Mitchell, G. W., Bégin-Marchand, C., &amp; Elliott, K. H. (2022). Reduced diurnal activity and increased stopover duration by molting Swainson’s Thrushes. </w:t>
      </w:r>
      <w:r w:rsidRPr="00A9689E">
        <w:rPr>
          <w:i/>
          <w:iCs/>
          <w:lang w:val="en-US"/>
        </w:rPr>
        <w:t>Ornithology</w:t>
      </w:r>
      <w:r w:rsidRPr="00A9689E">
        <w:rPr>
          <w:lang w:val="en-US"/>
        </w:rPr>
        <w:t xml:space="preserve">, </w:t>
      </w:r>
      <w:r w:rsidRPr="00A9689E">
        <w:rPr>
          <w:i/>
          <w:iCs/>
          <w:lang w:val="en-US"/>
        </w:rPr>
        <w:t>139</w:t>
      </w:r>
      <w:r w:rsidRPr="00A9689E">
        <w:rPr>
          <w:lang w:val="en-US"/>
        </w:rPr>
        <w:t>(2), ukab083. https://doi.org/10.1093/ornithology/ukab083</w:t>
      </w:r>
    </w:p>
    <w:p w14:paraId="43F082A7" w14:textId="77777777" w:rsidR="00A9689E" w:rsidRPr="00A9689E" w:rsidRDefault="00A9689E" w:rsidP="00E818ED">
      <w:pPr>
        <w:pStyle w:val="Bibliography"/>
        <w:spacing w:line="240" w:lineRule="auto"/>
        <w:rPr>
          <w:lang w:val="en-US"/>
        </w:rPr>
      </w:pPr>
      <w:proofErr w:type="spellStart"/>
      <w:r w:rsidRPr="00A9689E">
        <w:rPr>
          <w:lang w:val="en-US"/>
        </w:rPr>
        <w:t>Morbey</w:t>
      </w:r>
      <w:proofErr w:type="spellEnd"/>
      <w:r w:rsidRPr="00A9689E">
        <w:rPr>
          <w:lang w:val="en-US"/>
        </w:rPr>
        <w:t xml:space="preserve">, Y. E., Beauchamp, A. T., Bonner, S. J., &amp; Mitchell, G. W. (2020). Evening locomotor activity during stopover differs on pre-departure and departure days in free-living songbirds. </w:t>
      </w:r>
      <w:r w:rsidRPr="00A9689E">
        <w:rPr>
          <w:i/>
          <w:iCs/>
          <w:lang w:val="en-US"/>
        </w:rPr>
        <w:t>Journal of Avian Biology</w:t>
      </w:r>
      <w:r w:rsidRPr="00A9689E">
        <w:rPr>
          <w:lang w:val="en-US"/>
        </w:rPr>
        <w:t xml:space="preserve">, </w:t>
      </w:r>
      <w:r w:rsidRPr="00A9689E">
        <w:rPr>
          <w:i/>
          <w:iCs/>
          <w:lang w:val="en-US"/>
        </w:rPr>
        <w:t>51</w:t>
      </w:r>
      <w:r w:rsidRPr="00A9689E">
        <w:rPr>
          <w:lang w:val="en-US"/>
        </w:rPr>
        <w:t>(11). https://doi.org/10.1111/jav.02448</w:t>
      </w:r>
    </w:p>
    <w:p w14:paraId="7CD12A6D" w14:textId="77777777" w:rsidR="00A9689E" w:rsidRPr="00A9689E" w:rsidRDefault="00A9689E" w:rsidP="00E818ED">
      <w:pPr>
        <w:pStyle w:val="Bibliography"/>
        <w:spacing w:line="240" w:lineRule="auto"/>
        <w:rPr>
          <w:lang w:val="en-US"/>
        </w:rPr>
      </w:pPr>
      <w:r w:rsidRPr="00A9689E">
        <w:rPr>
          <w:lang w:val="en-US"/>
        </w:rPr>
        <w:t xml:space="preserve">Morris, D. W. (2003). Toward an ecological synthesis: A case for habitat selection. </w:t>
      </w:r>
      <w:proofErr w:type="spellStart"/>
      <w:r w:rsidRPr="00A9689E">
        <w:rPr>
          <w:i/>
          <w:iCs/>
          <w:lang w:val="en-US"/>
        </w:rPr>
        <w:t>Oecologia</w:t>
      </w:r>
      <w:proofErr w:type="spellEnd"/>
      <w:r w:rsidRPr="00A9689E">
        <w:rPr>
          <w:lang w:val="en-US"/>
        </w:rPr>
        <w:t xml:space="preserve">, </w:t>
      </w:r>
      <w:r w:rsidRPr="00A9689E">
        <w:rPr>
          <w:i/>
          <w:iCs/>
          <w:lang w:val="en-US"/>
        </w:rPr>
        <w:t>136</w:t>
      </w:r>
      <w:r w:rsidRPr="00A9689E">
        <w:rPr>
          <w:lang w:val="en-US"/>
        </w:rPr>
        <w:t>(1), 1–13. https://doi.org/10.1007/s00442-003-1241-4</w:t>
      </w:r>
    </w:p>
    <w:p w14:paraId="7F559373" w14:textId="77777777" w:rsidR="00A9689E" w:rsidRPr="00A9689E" w:rsidRDefault="00A9689E" w:rsidP="00E818ED">
      <w:pPr>
        <w:pStyle w:val="Bibliography"/>
        <w:spacing w:line="240" w:lineRule="auto"/>
        <w:rPr>
          <w:lang w:val="en-US"/>
        </w:rPr>
      </w:pPr>
      <w:r w:rsidRPr="00A9689E">
        <w:rPr>
          <w:lang w:val="en-US"/>
        </w:rPr>
        <w:t xml:space="preserve">Müller, U., &amp; Avolio, C. (2023, July 11). </w:t>
      </w:r>
      <w:r w:rsidRPr="00A9689E">
        <w:rPr>
          <w:i/>
          <w:iCs/>
          <w:lang w:val="en-US"/>
        </w:rPr>
        <w:t>Icarus flies faster, further</w:t>
      </w:r>
      <w:r w:rsidRPr="00A9689E">
        <w:rPr>
          <w:lang w:val="en-US"/>
        </w:rPr>
        <w:t>. Max-Planck-Gesellschaft. https://www.mpg.de/20614880/0711-ornr-icarus-flies-faster-further-987453-x</w:t>
      </w:r>
    </w:p>
    <w:p w14:paraId="1106ACB9" w14:textId="77777777" w:rsidR="00A9689E" w:rsidRPr="00A9689E" w:rsidRDefault="00A9689E" w:rsidP="00E818ED">
      <w:pPr>
        <w:pStyle w:val="Bibliography"/>
        <w:spacing w:line="240" w:lineRule="auto"/>
        <w:rPr>
          <w:lang w:val="en-US"/>
        </w:rPr>
      </w:pPr>
      <w:r w:rsidRPr="00A9689E">
        <w:rPr>
          <w:lang w:val="en-US"/>
        </w:rPr>
        <w:t xml:space="preserve">Murray, M. H., Sánchez, C. A., Becker, D. J., Byers, K. A., Worsley‐Tonks, K. E., &amp; Craft, M. E. (2019). City sicker? A meta‐analysis of wildlife health and urbanization. </w:t>
      </w:r>
      <w:r w:rsidRPr="00A9689E">
        <w:rPr>
          <w:i/>
          <w:iCs/>
          <w:lang w:val="en-US"/>
        </w:rPr>
        <w:t>Frontiers in Ecology and the Environment</w:t>
      </w:r>
      <w:r w:rsidRPr="00A9689E">
        <w:rPr>
          <w:lang w:val="en-US"/>
        </w:rPr>
        <w:t xml:space="preserve">, </w:t>
      </w:r>
      <w:r w:rsidRPr="00A9689E">
        <w:rPr>
          <w:i/>
          <w:iCs/>
          <w:lang w:val="en-US"/>
        </w:rPr>
        <w:t>17</w:t>
      </w:r>
      <w:r w:rsidRPr="00A9689E">
        <w:rPr>
          <w:lang w:val="en-US"/>
        </w:rPr>
        <w:t>(10), 575–583. https://doi.org/10.1002/fee.2126</w:t>
      </w:r>
    </w:p>
    <w:p w14:paraId="481CF81E" w14:textId="77777777" w:rsidR="00A9689E" w:rsidRPr="00A9689E" w:rsidRDefault="00A9689E" w:rsidP="00E818ED">
      <w:pPr>
        <w:pStyle w:val="Bibliography"/>
        <w:spacing w:line="240" w:lineRule="auto"/>
        <w:rPr>
          <w:lang w:val="en-US"/>
        </w:rPr>
      </w:pPr>
      <w:r w:rsidRPr="00A9689E">
        <w:rPr>
          <w:lang w:val="en-US"/>
        </w:rPr>
        <w:t xml:space="preserve">Naguib, M., </w:t>
      </w:r>
      <w:proofErr w:type="spellStart"/>
      <w:r w:rsidRPr="00A9689E">
        <w:rPr>
          <w:lang w:val="en-US"/>
        </w:rPr>
        <w:t>Titulaer</w:t>
      </w:r>
      <w:proofErr w:type="spellEnd"/>
      <w:r w:rsidRPr="00A9689E">
        <w:rPr>
          <w:lang w:val="en-US"/>
        </w:rPr>
        <w:t xml:space="preserve">, M., </w:t>
      </w:r>
      <w:proofErr w:type="spellStart"/>
      <w:r w:rsidRPr="00A9689E">
        <w:rPr>
          <w:lang w:val="en-US"/>
        </w:rPr>
        <w:t>Waas</w:t>
      </w:r>
      <w:proofErr w:type="spellEnd"/>
      <w:r w:rsidRPr="00A9689E">
        <w:rPr>
          <w:lang w:val="en-US"/>
        </w:rPr>
        <w:t xml:space="preserve">, J. R., van </w:t>
      </w:r>
      <w:proofErr w:type="spellStart"/>
      <w:r w:rsidRPr="00A9689E">
        <w:rPr>
          <w:lang w:val="en-US"/>
        </w:rPr>
        <w:t>Oers</w:t>
      </w:r>
      <w:proofErr w:type="spellEnd"/>
      <w:r w:rsidRPr="00A9689E">
        <w:rPr>
          <w:lang w:val="en-US"/>
        </w:rPr>
        <w:t xml:space="preserve">, K., Sprau, P., &amp; Snijders, L. (2022). Prior territorial responses and home range size predict territory defense in radio-tagged great tits. </w:t>
      </w:r>
      <w:r w:rsidRPr="00A9689E">
        <w:rPr>
          <w:i/>
          <w:iCs/>
          <w:lang w:val="en-US"/>
        </w:rPr>
        <w:t>Behavioral Ecology and Sociobiology</w:t>
      </w:r>
      <w:r w:rsidRPr="00A9689E">
        <w:rPr>
          <w:lang w:val="en-US"/>
        </w:rPr>
        <w:t xml:space="preserve">, </w:t>
      </w:r>
      <w:r w:rsidRPr="00A9689E">
        <w:rPr>
          <w:i/>
          <w:iCs/>
          <w:lang w:val="en-US"/>
        </w:rPr>
        <w:t>76</w:t>
      </w:r>
      <w:r w:rsidRPr="00A9689E">
        <w:rPr>
          <w:lang w:val="en-US"/>
        </w:rPr>
        <w:t>(3), 12. https://doi.org/10.1007/s00265-022-03143-3</w:t>
      </w:r>
    </w:p>
    <w:p w14:paraId="1A67789C" w14:textId="77777777" w:rsidR="00A9689E" w:rsidRPr="00A9689E" w:rsidRDefault="00A9689E" w:rsidP="00E818ED">
      <w:pPr>
        <w:pStyle w:val="Bibliography"/>
        <w:spacing w:line="240" w:lineRule="auto"/>
        <w:rPr>
          <w:lang w:val="en-US"/>
        </w:rPr>
      </w:pPr>
      <w:r w:rsidRPr="00A9689E">
        <w:rPr>
          <w:lang w:val="en-US"/>
        </w:rPr>
        <w:t xml:space="preserve">National Audubon Society. (2015). </w:t>
      </w:r>
      <w:r w:rsidRPr="00A9689E">
        <w:rPr>
          <w:i/>
          <w:iCs/>
          <w:lang w:val="en-US"/>
        </w:rPr>
        <w:t>The Christmas Bird Count Historical Results</w:t>
      </w:r>
      <w:r w:rsidRPr="00A9689E">
        <w:rPr>
          <w:lang w:val="en-US"/>
        </w:rPr>
        <w:t xml:space="preserve"> [Dataset]. https://www.audubon.org/community-science/christmas-bird-count</w:t>
      </w:r>
    </w:p>
    <w:p w14:paraId="0E8AA6C2" w14:textId="77777777" w:rsidR="00A9689E" w:rsidRPr="00A9689E" w:rsidRDefault="00A9689E" w:rsidP="00E818ED">
      <w:pPr>
        <w:pStyle w:val="Bibliography"/>
        <w:spacing w:line="240" w:lineRule="auto"/>
        <w:rPr>
          <w:lang w:val="en-US"/>
        </w:rPr>
      </w:pPr>
      <w:proofErr w:type="spellStart"/>
      <w:r w:rsidRPr="00A9689E">
        <w:rPr>
          <w:lang w:val="en-US"/>
        </w:rPr>
        <w:t>Nazarnia</w:t>
      </w:r>
      <w:proofErr w:type="spellEnd"/>
      <w:r w:rsidRPr="00A9689E">
        <w:rPr>
          <w:lang w:val="en-US"/>
        </w:rPr>
        <w:t xml:space="preserve">, N., </w:t>
      </w:r>
      <w:proofErr w:type="spellStart"/>
      <w:r w:rsidRPr="00A9689E">
        <w:rPr>
          <w:lang w:val="en-US"/>
        </w:rPr>
        <w:t>Schwick</w:t>
      </w:r>
      <w:proofErr w:type="spellEnd"/>
      <w:r w:rsidRPr="00A9689E">
        <w:rPr>
          <w:lang w:val="en-US"/>
        </w:rPr>
        <w:t xml:space="preserve">, C., &amp; Jaeger, J. A. G. (2016). Accelerated urban sprawl in Montreal, Quebec City, and Zurich: Investigating the differences using time series 1951–2011. </w:t>
      </w:r>
      <w:r w:rsidRPr="00A9689E">
        <w:rPr>
          <w:i/>
          <w:iCs/>
          <w:lang w:val="en-US"/>
        </w:rPr>
        <w:t>Ecological Indicators</w:t>
      </w:r>
      <w:r w:rsidRPr="00A9689E">
        <w:rPr>
          <w:lang w:val="en-US"/>
        </w:rPr>
        <w:t xml:space="preserve">, </w:t>
      </w:r>
      <w:r w:rsidRPr="00A9689E">
        <w:rPr>
          <w:i/>
          <w:iCs/>
          <w:lang w:val="en-US"/>
        </w:rPr>
        <w:t>60</w:t>
      </w:r>
      <w:r w:rsidRPr="00A9689E">
        <w:rPr>
          <w:lang w:val="en-US"/>
        </w:rPr>
        <w:t>, 1229–1251. https://doi.org/10.1016/j.ecolind.2015.09.020</w:t>
      </w:r>
    </w:p>
    <w:p w14:paraId="782C08C9" w14:textId="77777777" w:rsidR="00A9689E" w:rsidRPr="00A9689E" w:rsidRDefault="00A9689E" w:rsidP="00E818ED">
      <w:pPr>
        <w:pStyle w:val="Bibliography"/>
        <w:spacing w:line="240" w:lineRule="auto"/>
        <w:rPr>
          <w:lang w:val="en-US"/>
        </w:rPr>
      </w:pPr>
      <w:r w:rsidRPr="00A9689E">
        <w:rPr>
          <w:lang w:val="en-US"/>
        </w:rPr>
        <w:t xml:space="preserve">Nugent, D. T., Baker‐Gabb, D. J., Green, P., Ostendorf, B., </w:t>
      </w:r>
      <w:proofErr w:type="spellStart"/>
      <w:r w:rsidRPr="00A9689E">
        <w:rPr>
          <w:lang w:val="en-US"/>
        </w:rPr>
        <w:t>Dawlings</w:t>
      </w:r>
      <w:proofErr w:type="spellEnd"/>
      <w:r w:rsidRPr="00A9689E">
        <w:rPr>
          <w:lang w:val="en-US"/>
        </w:rPr>
        <w:t xml:space="preserve">, F., Clarke, R. H., &amp; Morgan, J. W. (2022). Multi‐scale habitat selection by a cryptic, critically endangered grassland bird—The Plains‐wanderer ( </w:t>
      </w:r>
      <w:proofErr w:type="spellStart"/>
      <w:r w:rsidRPr="00A9689E">
        <w:rPr>
          <w:i/>
          <w:iCs/>
          <w:lang w:val="en-US"/>
        </w:rPr>
        <w:t>Pedionomus</w:t>
      </w:r>
      <w:proofErr w:type="spellEnd"/>
      <w:r w:rsidRPr="00A9689E">
        <w:rPr>
          <w:i/>
          <w:iCs/>
          <w:lang w:val="en-US"/>
        </w:rPr>
        <w:t xml:space="preserve"> torquatus</w:t>
      </w:r>
      <w:r w:rsidRPr="00A9689E">
        <w:rPr>
          <w:lang w:val="en-US"/>
        </w:rPr>
        <w:t xml:space="preserve"> ): Implications for habitat management and conservation. </w:t>
      </w:r>
      <w:r w:rsidRPr="00A9689E">
        <w:rPr>
          <w:i/>
          <w:iCs/>
          <w:lang w:val="en-US"/>
        </w:rPr>
        <w:t>Austral Ecology</w:t>
      </w:r>
      <w:r w:rsidRPr="00A9689E">
        <w:rPr>
          <w:lang w:val="en-US"/>
        </w:rPr>
        <w:t xml:space="preserve">, </w:t>
      </w:r>
      <w:r w:rsidRPr="00A9689E">
        <w:rPr>
          <w:i/>
          <w:iCs/>
          <w:lang w:val="en-US"/>
        </w:rPr>
        <w:t>47</w:t>
      </w:r>
      <w:r w:rsidRPr="00A9689E">
        <w:rPr>
          <w:lang w:val="en-US"/>
        </w:rPr>
        <w:t>(3), 698–712. https://doi.org/10.1111/aec.13157</w:t>
      </w:r>
    </w:p>
    <w:p w14:paraId="4C59FC95" w14:textId="77777777" w:rsidR="00A9689E" w:rsidRPr="00A9689E" w:rsidRDefault="00A9689E" w:rsidP="00E818ED">
      <w:pPr>
        <w:pStyle w:val="Bibliography"/>
        <w:spacing w:line="240" w:lineRule="auto"/>
        <w:rPr>
          <w:lang w:val="en-US"/>
        </w:rPr>
      </w:pPr>
      <w:r w:rsidRPr="00A9689E">
        <w:rPr>
          <w:lang w:val="en-US"/>
        </w:rPr>
        <w:t xml:space="preserve">O’Connell, M. J., Squirrell, F. I., &amp; Greening, M. (2023). A preliminary study of the winter roosting </w:t>
      </w:r>
      <w:proofErr w:type="spellStart"/>
      <w:r w:rsidRPr="00A9689E">
        <w:rPr>
          <w:lang w:val="en-US"/>
        </w:rPr>
        <w:t>behaviour</w:t>
      </w:r>
      <w:proofErr w:type="spellEnd"/>
      <w:r w:rsidRPr="00A9689E">
        <w:rPr>
          <w:lang w:val="en-US"/>
        </w:rPr>
        <w:t xml:space="preserve"> of four woodland passerines. </w:t>
      </w:r>
      <w:r w:rsidRPr="00A9689E">
        <w:rPr>
          <w:i/>
          <w:iCs/>
          <w:lang w:val="en-US"/>
        </w:rPr>
        <w:t>Bird Study</w:t>
      </w:r>
      <w:r w:rsidRPr="00A9689E">
        <w:rPr>
          <w:lang w:val="en-US"/>
        </w:rPr>
        <w:t xml:space="preserve">, </w:t>
      </w:r>
      <w:r w:rsidRPr="00A9689E">
        <w:rPr>
          <w:i/>
          <w:iCs/>
          <w:lang w:val="en-US"/>
        </w:rPr>
        <w:t>70</w:t>
      </w:r>
      <w:r w:rsidRPr="00A9689E">
        <w:rPr>
          <w:lang w:val="en-US"/>
        </w:rPr>
        <w:t>(4), 243–250. https://doi.org/10.1080/00063657.2023.2269329</w:t>
      </w:r>
    </w:p>
    <w:p w14:paraId="333BB9D2" w14:textId="77777777" w:rsidR="00A9689E" w:rsidRPr="00A9689E" w:rsidRDefault="00A9689E" w:rsidP="00E818ED">
      <w:pPr>
        <w:pStyle w:val="Bibliography"/>
        <w:spacing w:line="240" w:lineRule="auto"/>
        <w:rPr>
          <w:lang w:val="en-US"/>
        </w:rPr>
      </w:pPr>
      <w:r w:rsidRPr="00A9689E">
        <w:rPr>
          <w:lang w:val="en-US"/>
        </w:rPr>
        <w:t xml:space="preserve">O’Donnell, K., &amp; </w:t>
      </w:r>
      <w:proofErr w:type="spellStart"/>
      <w:r w:rsidRPr="00A9689E">
        <w:rPr>
          <w:lang w:val="en-US"/>
        </w:rPr>
        <w:t>delBarco</w:t>
      </w:r>
      <w:proofErr w:type="spellEnd"/>
      <w:r w:rsidRPr="00A9689E">
        <w:rPr>
          <w:lang w:val="en-US"/>
        </w:rPr>
        <w:t xml:space="preserve">-Trillo, J. (2020). Changes in the home range sizes of terrestrial vertebrates in response to urban disturbance: A meta-analysis. </w:t>
      </w:r>
      <w:r w:rsidRPr="00A9689E">
        <w:rPr>
          <w:i/>
          <w:iCs/>
          <w:lang w:val="en-US"/>
        </w:rPr>
        <w:t>Journal of Urban Ecology</w:t>
      </w:r>
      <w:r w:rsidRPr="00A9689E">
        <w:rPr>
          <w:lang w:val="en-US"/>
        </w:rPr>
        <w:t xml:space="preserve">, </w:t>
      </w:r>
      <w:r w:rsidRPr="00A9689E">
        <w:rPr>
          <w:i/>
          <w:iCs/>
          <w:lang w:val="en-US"/>
        </w:rPr>
        <w:t>6</w:t>
      </w:r>
      <w:r w:rsidRPr="00A9689E">
        <w:rPr>
          <w:lang w:val="en-US"/>
        </w:rPr>
        <w:t>(1), juaa014. https://doi.org/10.1093/jue/juaa014</w:t>
      </w:r>
    </w:p>
    <w:p w14:paraId="15547107" w14:textId="77777777" w:rsidR="00A9689E" w:rsidRPr="00A9689E" w:rsidRDefault="00A9689E" w:rsidP="00E818ED">
      <w:pPr>
        <w:pStyle w:val="Bibliography"/>
        <w:spacing w:line="240" w:lineRule="auto"/>
        <w:rPr>
          <w:lang w:val="en-US"/>
        </w:rPr>
      </w:pPr>
      <w:r w:rsidRPr="00A9689E">
        <w:rPr>
          <w:lang w:val="en-US"/>
        </w:rPr>
        <w:t xml:space="preserve">Ordóñez-Delgado, L., Iñiguez-Armijos, C., Díaz, M., Escudero, A., Gosselin, E., Waits, L. P., &amp; Espinosa, C. I. (2022). The good, the bad, and the ugly of urbanization: Response of a bird community in the neotropical Andes. </w:t>
      </w:r>
      <w:r w:rsidRPr="00A9689E">
        <w:rPr>
          <w:i/>
          <w:iCs/>
          <w:lang w:val="en-US"/>
        </w:rPr>
        <w:t>Frontiers in Ecology and Evolution</w:t>
      </w:r>
      <w:r w:rsidRPr="00A9689E">
        <w:rPr>
          <w:lang w:val="en-US"/>
        </w:rPr>
        <w:t xml:space="preserve">, </w:t>
      </w:r>
      <w:r w:rsidRPr="00A9689E">
        <w:rPr>
          <w:i/>
          <w:iCs/>
          <w:lang w:val="en-US"/>
        </w:rPr>
        <w:t>10</w:t>
      </w:r>
      <w:r w:rsidRPr="00A9689E">
        <w:rPr>
          <w:lang w:val="en-US"/>
        </w:rPr>
        <w:t>, 844944.</w:t>
      </w:r>
    </w:p>
    <w:p w14:paraId="6380D4CF" w14:textId="77777777" w:rsidR="00A9689E" w:rsidRPr="00A9689E" w:rsidRDefault="00A9689E" w:rsidP="00E818ED">
      <w:pPr>
        <w:pStyle w:val="Bibliography"/>
        <w:spacing w:line="240" w:lineRule="auto"/>
        <w:rPr>
          <w:lang w:val="en-US"/>
        </w:rPr>
      </w:pPr>
      <w:r w:rsidRPr="00A9689E">
        <w:rPr>
          <w:lang w:val="en-US"/>
        </w:rPr>
        <w:t xml:space="preserve">Palacio, F. X., Ibañez, L. M., </w:t>
      </w:r>
      <w:proofErr w:type="spellStart"/>
      <w:r w:rsidRPr="00A9689E">
        <w:rPr>
          <w:lang w:val="en-US"/>
        </w:rPr>
        <w:t>Maragliano</w:t>
      </w:r>
      <w:proofErr w:type="spellEnd"/>
      <w:r w:rsidRPr="00A9689E">
        <w:rPr>
          <w:lang w:val="en-US"/>
        </w:rPr>
        <w:t xml:space="preserve">, R. E., &amp; Montalti, D. (2018). Urbanization as a driver of taxonomic, functional, and phylogenetic diversity losses in bird communities. </w:t>
      </w:r>
      <w:r w:rsidRPr="00A9689E">
        <w:rPr>
          <w:i/>
          <w:iCs/>
          <w:lang w:val="en-US"/>
        </w:rPr>
        <w:t>Canadian Journal of Zoology</w:t>
      </w:r>
      <w:r w:rsidRPr="00A9689E">
        <w:rPr>
          <w:lang w:val="en-US"/>
        </w:rPr>
        <w:t xml:space="preserve">, </w:t>
      </w:r>
      <w:r w:rsidRPr="00A9689E">
        <w:rPr>
          <w:i/>
          <w:iCs/>
          <w:lang w:val="en-US"/>
        </w:rPr>
        <w:t>96</w:t>
      </w:r>
      <w:r w:rsidRPr="00A9689E">
        <w:rPr>
          <w:lang w:val="en-US"/>
        </w:rPr>
        <w:t>(10), 1114–1121.</w:t>
      </w:r>
    </w:p>
    <w:p w14:paraId="6070FD09" w14:textId="77777777" w:rsidR="00A9689E" w:rsidRPr="00A9689E" w:rsidRDefault="00A9689E" w:rsidP="00E818ED">
      <w:pPr>
        <w:pStyle w:val="Bibliography"/>
        <w:spacing w:line="240" w:lineRule="auto"/>
        <w:rPr>
          <w:lang w:val="en-US"/>
        </w:rPr>
      </w:pPr>
      <w:r w:rsidRPr="00A9689E">
        <w:rPr>
          <w:lang w:val="en-US"/>
        </w:rPr>
        <w:t xml:space="preserve">Palacio, F. X., Ibañez, L. M., </w:t>
      </w:r>
      <w:proofErr w:type="spellStart"/>
      <w:r w:rsidRPr="00A9689E">
        <w:rPr>
          <w:lang w:val="en-US"/>
        </w:rPr>
        <w:t>Maragliano</w:t>
      </w:r>
      <w:proofErr w:type="spellEnd"/>
      <w:r w:rsidRPr="00A9689E">
        <w:rPr>
          <w:lang w:val="en-US"/>
        </w:rPr>
        <w:t xml:space="preserve">, R. E., &amp; Montalti, D. (2024). (PDF) Urbanization as a driver of taxonomic, functional, and phylogenetic diversity losses in bird communities. </w:t>
      </w:r>
      <w:r w:rsidRPr="00A9689E">
        <w:rPr>
          <w:i/>
          <w:iCs/>
          <w:lang w:val="en-US"/>
        </w:rPr>
        <w:t>ResearchGate</w:t>
      </w:r>
      <w:r w:rsidRPr="00A9689E">
        <w:rPr>
          <w:lang w:val="en-US"/>
        </w:rPr>
        <w:t>. https://doi.org/10.1139/cjz-2018-0008</w:t>
      </w:r>
    </w:p>
    <w:p w14:paraId="69A83B6D" w14:textId="77777777" w:rsidR="00A9689E" w:rsidRPr="00A9689E" w:rsidRDefault="00A9689E" w:rsidP="00E818ED">
      <w:pPr>
        <w:pStyle w:val="Bibliography"/>
        <w:spacing w:line="240" w:lineRule="auto"/>
        <w:rPr>
          <w:lang w:val="en-US"/>
        </w:rPr>
      </w:pPr>
      <w:r w:rsidRPr="00A9689E">
        <w:rPr>
          <w:lang w:val="en-US"/>
        </w:rPr>
        <w:t xml:space="preserve">Panchana, K., Herrera, I., Vargas, A., </w:t>
      </w:r>
      <w:proofErr w:type="spellStart"/>
      <w:r w:rsidRPr="00A9689E">
        <w:rPr>
          <w:lang w:val="en-US"/>
        </w:rPr>
        <w:t>Mella</w:t>
      </w:r>
      <w:proofErr w:type="spellEnd"/>
      <w:r w:rsidRPr="00A9689E">
        <w:rPr>
          <w:lang w:val="en-US"/>
        </w:rPr>
        <w:t xml:space="preserve">-Méndez, I., &amp; Flores-Peredo, R. (2025). Whiskers in the city: Domestic cat predation in Ecuadorian coastal cities and associated factors. </w:t>
      </w:r>
      <w:r w:rsidRPr="00A9689E">
        <w:rPr>
          <w:i/>
          <w:iCs/>
          <w:lang w:val="en-US"/>
        </w:rPr>
        <w:t>Urban Ecosystems</w:t>
      </w:r>
      <w:r w:rsidRPr="00A9689E">
        <w:rPr>
          <w:lang w:val="en-US"/>
        </w:rPr>
        <w:t xml:space="preserve">, </w:t>
      </w:r>
      <w:r w:rsidRPr="00A9689E">
        <w:rPr>
          <w:i/>
          <w:iCs/>
          <w:lang w:val="en-US"/>
        </w:rPr>
        <w:t>28</w:t>
      </w:r>
      <w:r w:rsidRPr="00A9689E">
        <w:rPr>
          <w:lang w:val="en-US"/>
        </w:rPr>
        <w:t>(1), 1–18. https://doi.org/10.1007/s11252-024-01628-9</w:t>
      </w:r>
    </w:p>
    <w:p w14:paraId="75FCB9C8" w14:textId="77777777" w:rsidR="00A9689E" w:rsidRPr="00A9689E" w:rsidRDefault="00A9689E" w:rsidP="00E818ED">
      <w:pPr>
        <w:pStyle w:val="Bibliography"/>
        <w:spacing w:line="240" w:lineRule="auto"/>
        <w:rPr>
          <w:lang w:val="en-US"/>
        </w:rPr>
      </w:pPr>
      <w:proofErr w:type="spellStart"/>
      <w:r w:rsidRPr="00A9689E">
        <w:rPr>
          <w:lang w:val="en-US"/>
        </w:rPr>
        <w:t>Paruk</w:t>
      </w:r>
      <w:proofErr w:type="spellEnd"/>
      <w:r w:rsidRPr="00A9689E">
        <w:rPr>
          <w:lang w:val="en-US"/>
        </w:rPr>
        <w:t xml:space="preserve">, J., Cooper, S., Mangan, A., Brady, R., &amp; Tucker, L. (2015). Resting Metabolic Rates of Adult Northern Shrikes (Lanius </w:t>
      </w:r>
      <w:proofErr w:type="spellStart"/>
      <w:r w:rsidRPr="00A9689E">
        <w:rPr>
          <w:lang w:val="en-US"/>
        </w:rPr>
        <w:t>excubitor</w:t>
      </w:r>
      <w:proofErr w:type="spellEnd"/>
      <w:r w:rsidRPr="00A9689E">
        <w:rPr>
          <w:lang w:val="en-US"/>
        </w:rPr>
        <w:t xml:space="preserve">) Wintering in Northern Wisconsin. </w:t>
      </w:r>
      <w:r w:rsidRPr="00A9689E">
        <w:rPr>
          <w:i/>
          <w:iCs/>
          <w:lang w:val="en-US"/>
        </w:rPr>
        <w:t>WILSON JOURNAL OF ORNITHOLOGY</w:t>
      </w:r>
      <w:r w:rsidRPr="00A9689E">
        <w:rPr>
          <w:lang w:val="en-US"/>
        </w:rPr>
        <w:t xml:space="preserve">, </w:t>
      </w:r>
      <w:r w:rsidRPr="00A9689E">
        <w:rPr>
          <w:i/>
          <w:iCs/>
          <w:lang w:val="en-US"/>
        </w:rPr>
        <w:t>127</w:t>
      </w:r>
      <w:r w:rsidRPr="00A9689E">
        <w:rPr>
          <w:lang w:val="en-US"/>
        </w:rPr>
        <w:t>(3), 510–514.</w:t>
      </w:r>
    </w:p>
    <w:p w14:paraId="7B703127" w14:textId="77777777" w:rsidR="00A9689E" w:rsidRPr="00A9689E" w:rsidRDefault="00A9689E" w:rsidP="00E818ED">
      <w:pPr>
        <w:pStyle w:val="Bibliography"/>
        <w:spacing w:line="240" w:lineRule="auto"/>
        <w:rPr>
          <w:lang w:val="en-US"/>
        </w:rPr>
      </w:pPr>
      <w:r w:rsidRPr="00A9689E">
        <w:rPr>
          <w:lang w:val="en-US"/>
        </w:rPr>
        <w:t xml:space="preserve">Pearce‐Higgins, J. W., Eglington, S. M., Martay, B., &amp; Chamberlain, D. E. (2015). Drivers of climate change impacts on bird communities. </w:t>
      </w:r>
      <w:r w:rsidRPr="00A9689E">
        <w:rPr>
          <w:i/>
          <w:iCs/>
          <w:lang w:val="en-US"/>
        </w:rPr>
        <w:t>Journal of Animal Ecology</w:t>
      </w:r>
      <w:r w:rsidRPr="00A9689E">
        <w:rPr>
          <w:lang w:val="en-US"/>
        </w:rPr>
        <w:t xml:space="preserve">, </w:t>
      </w:r>
      <w:r w:rsidRPr="00A9689E">
        <w:rPr>
          <w:i/>
          <w:iCs/>
          <w:lang w:val="en-US"/>
        </w:rPr>
        <w:t>84</w:t>
      </w:r>
      <w:r w:rsidRPr="00A9689E">
        <w:rPr>
          <w:lang w:val="en-US"/>
        </w:rPr>
        <w:t>(4), 943–954. https://doi.org/10.1111/1365-2656.12364</w:t>
      </w:r>
    </w:p>
    <w:p w14:paraId="1A1A9CFB" w14:textId="77777777" w:rsidR="00A9689E" w:rsidRPr="00A9689E" w:rsidRDefault="00A9689E" w:rsidP="00E818ED">
      <w:pPr>
        <w:pStyle w:val="Bibliography"/>
        <w:spacing w:line="240" w:lineRule="auto"/>
        <w:rPr>
          <w:lang w:val="en-US"/>
        </w:rPr>
      </w:pPr>
      <w:r w:rsidRPr="00DD409D">
        <w:t xml:space="preserve">Petit, M., </w:t>
      </w:r>
      <w:proofErr w:type="spellStart"/>
      <w:r w:rsidRPr="00DD409D">
        <w:t>Clavijo</w:t>
      </w:r>
      <w:proofErr w:type="spellEnd"/>
      <w:r w:rsidRPr="00DD409D">
        <w:t xml:space="preserve">-Baquet, S., &amp; Vézina, F. (2017). </w:t>
      </w:r>
      <w:r w:rsidRPr="00A9689E">
        <w:rPr>
          <w:lang w:val="en-US"/>
        </w:rPr>
        <w:t xml:space="preserve">Increasing Winter Maximal Metabolic Rate Improves </w:t>
      </w:r>
      <w:proofErr w:type="spellStart"/>
      <w:r w:rsidRPr="00A9689E">
        <w:rPr>
          <w:lang w:val="en-US"/>
        </w:rPr>
        <w:t>Intrawinter</w:t>
      </w:r>
      <w:proofErr w:type="spellEnd"/>
      <w:r w:rsidRPr="00A9689E">
        <w:rPr>
          <w:lang w:val="en-US"/>
        </w:rPr>
        <w:t xml:space="preserve"> Survival in Small Birds. </w:t>
      </w:r>
      <w:r w:rsidRPr="00A9689E">
        <w:rPr>
          <w:i/>
          <w:iCs/>
          <w:lang w:val="en-US"/>
        </w:rPr>
        <w:t>Physiological and Biochemical Zoology</w:t>
      </w:r>
      <w:r w:rsidRPr="00A9689E">
        <w:rPr>
          <w:lang w:val="en-US"/>
        </w:rPr>
        <w:t xml:space="preserve">, </w:t>
      </w:r>
      <w:r w:rsidRPr="00A9689E">
        <w:rPr>
          <w:i/>
          <w:iCs/>
          <w:lang w:val="en-US"/>
        </w:rPr>
        <w:t>90</w:t>
      </w:r>
      <w:r w:rsidRPr="00A9689E">
        <w:rPr>
          <w:lang w:val="en-US"/>
        </w:rPr>
        <w:t>(2), 166–177. https://doi.org/10.1086/689274</w:t>
      </w:r>
    </w:p>
    <w:p w14:paraId="0A050DBF" w14:textId="77777777" w:rsidR="00A9689E" w:rsidRPr="00A9689E" w:rsidRDefault="00A9689E" w:rsidP="00E818ED">
      <w:pPr>
        <w:pStyle w:val="Bibliography"/>
        <w:spacing w:line="240" w:lineRule="auto"/>
        <w:rPr>
          <w:lang w:val="en-US"/>
        </w:rPr>
      </w:pPr>
      <w:r w:rsidRPr="00A9689E">
        <w:rPr>
          <w:lang w:val="en-US"/>
        </w:rPr>
        <w:t xml:space="preserve">Poirier, V., Elliott, K. H., &amp; Frei, B. (2024). </w:t>
      </w:r>
      <w:proofErr w:type="gramStart"/>
      <w:r w:rsidRPr="00A9689E">
        <w:rPr>
          <w:lang w:val="en-US"/>
        </w:rPr>
        <w:t>Peri-urban forest</w:t>
      </w:r>
      <w:proofErr w:type="gramEnd"/>
      <w:r w:rsidRPr="00A9689E">
        <w:rPr>
          <w:lang w:val="en-US"/>
        </w:rPr>
        <w:t xml:space="preserve"> margins are important stopover sites for </w:t>
      </w:r>
      <w:proofErr w:type="spellStart"/>
      <w:r w:rsidRPr="00A9689E">
        <w:rPr>
          <w:lang w:val="en-US"/>
        </w:rPr>
        <w:t>moult</w:t>
      </w:r>
      <w:proofErr w:type="spellEnd"/>
      <w:r w:rsidRPr="00A9689E">
        <w:rPr>
          <w:lang w:val="en-US"/>
        </w:rPr>
        <w:t xml:space="preserve">-migrating songbirds. </w:t>
      </w:r>
      <w:r w:rsidRPr="00A9689E">
        <w:rPr>
          <w:i/>
          <w:iCs/>
          <w:lang w:val="en-US"/>
        </w:rPr>
        <w:t>Journal for Nature Conservation</w:t>
      </w:r>
      <w:r w:rsidRPr="00A9689E">
        <w:rPr>
          <w:lang w:val="en-US"/>
        </w:rPr>
        <w:t xml:space="preserve">, </w:t>
      </w:r>
      <w:r w:rsidRPr="00A9689E">
        <w:rPr>
          <w:i/>
          <w:iCs/>
          <w:lang w:val="en-US"/>
        </w:rPr>
        <w:t>77</w:t>
      </w:r>
      <w:r w:rsidRPr="00A9689E">
        <w:rPr>
          <w:lang w:val="en-US"/>
        </w:rPr>
        <w:t>, 126539. https://doi.org/10.1016/j.jnc.2023.126539</w:t>
      </w:r>
    </w:p>
    <w:p w14:paraId="7EED1394" w14:textId="77777777" w:rsidR="00A9689E" w:rsidRPr="00A9689E" w:rsidRDefault="00A9689E" w:rsidP="00E818ED">
      <w:pPr>
        <w:pStyle w:val="Bibliography"/>
        <w:spacing w:line="240" w:lineRule="auto"/>
        <w:rPr>
          <w:lang w:val="en-US"/>
        </w:rPr>
      </w:pPr>
      <w:r w:rsidRPr="00A9689E">
        <w:rPr>
          <w:lang w:val="en-US"/>
        </w:rPr>
        <w:t xml:space="preserve">Polansky, L., Douglas-Hamilton, I., &amp; Wittemyer, G. (2013). Using diel movement behavior to infer foraging strategies related to ecological and social factors in elephants. </w:t>
      </w:r>
      <w:r w:rsidRPr="00A9689E">
        <w:rPr>
          <w:i/>
          <w:iCs/>
          <w:lang w:val="en-US"/>
        </w:rPr>
        <w:t>Movement Ecology</w:t>
      </w:r>
      <w:r w:rsidRPr="00A9689E">
        <w:rPr>
          <w:lang w:val="en-US"/>
        </w:rPr>
        <w:t xml:space="preserve">, </w:t>
      </w:r>
      <w:r w:rsidRPr="00A9689E">
        <w:rPr>
          <w:i/>
          <w:iCs/>
          <w:lang w:val="en-US"/>
        </w:rPr>
        <w:t>1</w:t>
      </w:r>
      <w:r w:rsidRPr="00A9689E">
        <w:rPr>
          <w:lang w:val="en-US"/>
        </w:rPr>
        <w:t>(1), 13. https://doi.org/10.1186/2051-3933-1-13</w:t>
      </w:r>
    </w:p>
    <w:p w14:paraId="681501A2" w14:textId="77777777" w:rsidR="00A9689E" w:rsidRPr="00A9689E" w:rsidRDefault="00A9689E" w:rsidP="00E818ED">
      <w:pPr>
        <w:pStyle w:val="Bibliography"/>
        <w:spacing w:line="240" w:lineRule="auto"/>
        <w:rPr>
          <w:lang w:val="en-US"/>
        </w:rPr>
      </w:pPr>
      <w:r w:rsidRPr="00A9689E">
        <w:rPr>
          <w:lang w:val="en-US"/>
        </w:rPr>
        <w:t xml:space="preserve">Portugal, S. J., &amp; White, C. R. (2022). Externally attached </w:t>
      </w:r>
      <w:proofErr w:type="spellStart"/>
      <w:r w:rsidRPr="00A9689E">
        <w:rPr>
          <w:lang w:val="en-US"/>
        </w:rPr>
        <w:t>biologgers</w:t>
      </w:r>
      <w:proofErr w:type="spellEnd"/>
      <w:r w:rsidRPr="00A9689E">
        <w:rPr>
          <w:lang w:val="en-US"/>
        </w:rPr>
        <w:t xml:space="preserve"> cause compensatory body mass loss in birds. </w:t>
      </w:r>
      <w:r w:rsidRPr="00A9689E">
        <w:rPr>
          <w:i/>
          <w:iCs/>
          <w:lang w:val="en-US"/>
        </w:rPr>
        <w:t>Methods in Ecology and Evolution</w:t>
      </w:r>
      <w:r w:rsidRPr="00A9689E">
        <w:rPr>
          <w:lang w:val="en-US"/>
        </w:rPr>
        <w:t xml:space="preserve">, </w:t>
      </w:r>
      <w:r w:rsidRPr="00A9689E">
        <w:rPr>
          <w:i/>
          <w:iCs/>
          <w:lang w:val="en-US"/>
        </w:rPr>
        <w:t>13</w:t>
      </w:r>
      <w:r w:rsidRPr="00A9689E">
        <w:rPr>
          <w:lang w:val="en-US"/>
        </w:rPr>
        <w:t>(2), 294–302. https://doi.org/10.1111/2041-210X.13754</w:t>
      </w:r>
    </w:p>
    <w:p w14:paraId="08ECA136" w14:textId="77777777" w:rsidR="00A9689E" w:rsidRPr="00A9689E" w:rsidRDefault="00A9689E" w:rsidP="00E818ED">
      <w:pPr>
        <w:pStyle w:val="Bibliography"/>
        <w:spacing w:line="240" w:lineRule="auto"/>
        <w:rPr>
          <w:lang w:val="en-US"/>
        </w:rPr>
      </w:pPr>
      <w:r w:rsidRPr="00A9689E">
        <w:rPr>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A9689E">
        <w:rPr>
          <w:i/>
          <w:iCs/>
          <w:lang w:val="en-US"/>
        </w:rPr>
        <w:t>Proceedings of the Royal Society B: Biological Sciences</w:t>
      </w:r>
      <w:r w:rsidRPr="00A9689E">
        <w:rPr>
          <w:lang w:val="en-US"/>
        </w:rPr>
        <w:t xml:space="preserve">, </w:t>
      </w:r>
      <w:r w:rsidRPr="00A9689E">
        <w:rPr>
          <w:i/>
          <w:iCs/>
          <w:lang w:val="en-US"/>
        </w:rPr>
        <w:t>290</w:t>
      </w:r>
      <w:r w:rsidRPr="00A9689E">
        <w:rPr>
          <w:lang w:val="en-US"/>
        </w:rPr>
        <w:t>(1990), 20222181. https://doi.org/10.1098/rspb.2022.2181</w:t>
      </w:r>
    </w:p>
    <w:p w14:paraId="78F143AB" w14:textId="77777777" w:rsidR="00A9689E" w:rsidRPr="00A9689E" w:rsidRDefault="00A9689E" w:rsidP="00E818ED">
      <w:pPr>
        <w:pStyle w:val="Bibliography"/>
        <w:spacing w:line="240" w:lineRule="auto"/>
        <w:rPr>
          <w:lang w:val="en-US"/>
        </w:rPr>
      </w:pPr>
      <w:proofErr w:type="spellStart"/>
      <w:r w:rsidRPr="00DD409D">
        <w:t>Pruitt</w:t>
      </w:r>
      <w:proofErr w:type="spellEnd"/>
      <w:r w:rsidRPr="00DD409D">
        <w:t xml:space="preserve">, W. O., &amp; </w:t>
      </w:r>
      <w:proofErr w:type="spellStart"/>
      <w:r w:rsidRPr="00DD409D">
        <w:t>Lucier</w:t>
      </w:r>
      <w:proofErr w:type="spellEnd"/>
      <w:r w:rsidRPr="00DD409D">
        <w:t xml:space="preserve">, C. V. (1958). </w:t>
      </w:r>
      <w:r w:rsidRPr="00A9689E">
        <w:rPr>
          <w:lang w:val="en-US"/>
        </w:rPr>
        <w:t xml:space="preserve">Winter Activity of Red Squirrels in Interior Alaska. </w:t>
      </w:r>
      <w:r w:rsidRPr="00A9689E">
        <w:rPr>
          <w:i/>
          <w:iCs/>
          <w:lang w:val="en-US"/>
        </w:rPr>
        <w:t>Journal of Mammalogy</w:t>
      </w:r>
      <w:r w:rsidRPr="00A9689E">
        <w:rPr>
          <w:lang w:val="en-US"/>
        </w:rPr>
        <w:t xml:space="preserve">, </w:t>
      </w:r>
      <w:r w:rsidRPr="00A9689E">
        <w:rPr>
          <w:i/>
          <w:iCs/>
          <w:lang w:val="en-US"/>
        </w:rPr>
        <w:t>39</w:t>
      </w:r>
      <w:r w:rsidRPr="00A9689E">
        <w:rPr>
          <w:lang w:val="en-US"/>
        </w:rPr>
        <w:t>(3), 443. https://doi.org/10.2307/1376165</w:t>
      </w:r>
    </w:p>
    <w:p w14:paraId="5ABDFA05" w14:textId="77777777" w:rsidR="00A9689E" w:rsidRPr="00A9689E" w:rsidRDefault="00A9689E" w:rsidP="00E818ED">
      <w:pPr>
        <w:pStyle w:val="Bibliography"/>
        <w:spacing w:line="240" w:lineRule="auto"/>
        <w:rPr>
          <w:lang w:val="en-US"/>
        </w:rPr>
      </w:pPr>
      <w:r w:rsidRPr="00A9689E">
        <w:rPr>
          <w:lang w:val="en-US"/>
        </w:rPr>
        <w:t xml:space="preserve">R Core Team. (2024a). </w:t>
      </w:r>
      <w:r w:rsidRPr="00A9689E">
        <w:rPr>
          <w:i/>
          <w:iCs/>
          <w:lang w:val="en-US"/>
        </w:rPr>
        <w:t>R: A Language and Environment for Statistical Computing</w:t>
      </w:r>
      <w:r w:rsidRPr="00A9689E">
        <w:rPr>
          <w:lang w:val="en-US"/>
        </w:rPr>
        <w:t xml:space="preserve"> [Computer software]. R Foundation for Statistical Computing. https://www.R-project.org/</w:t>
      </w:r>
    </w:p>
    <w:p w14:paraId="452D783E" w14:textId="77777777" w:rsidR="00A9689E" w:rsidRPr="00A9689E" w:rsidRDefault="00A9689E" w:rsidP="00E818ED">
      <w:pPr>
        <w:pStyle w:val="Bibliography"/>
        <w:spacing w:line="240" w:lineRule="auto"/>
        <w:rPr>
          <w:lang w:val="en-US"/>
        </w:rPr>
      </w:pPr>
      <w:r w:rsidRPr="00A9689E">
        <w:rPr>
          <w:lang w:val="en-US"/>
        </w:rPr>
        <w:t xml:space="preserve">R Core Team. (2024b). </w:t>
      </w:r>
      <w:r w:rsidRPr="00A9689E">
        <w:rPr>
          <w:i/>
          <w:iCs/>
          <w:lang w:val="en-US"/>
        </w:rPr>
        <w:t>R: A Language and Environment for Statistical Computing</w:t>
      </w:r>
      <w:r w:rsidRPr="00A9689E">
        <w:rPr>
          <w:lang w:val="en-US"/>
        </w:rPr>
        <w:t xml:space="preserve"> (Version 4.4.2) [Computer software]. R Foundation for   Statistical Computing. https://www.R-project.org/</w:t>
      </w:r>
    </w:p>
    <w:p w14:paraId="7C6AC7F9" w14:textId="77777777" w:rsidR="00A9689E" w:rsidRPr="00A9689E" w:rsidRDefault="00A9689E" w:rsidP="00E818ED">
      <w:pPr>
        <w:pStyle w:val="Bibliography"/>
        <w:spacing w:line="240" w:lineRule="auto"/>
        <w:rPr>
          <w:lang w:val="en-US"/>
        </w:rPr>
      </w:pPr>
      <w:proofErr w:type="spellStart"/>
      <w:r w:rsidRPr="00A9689E">
        <w:rPr>
          <w:lang w:val="en-US"/>
        </w:rPr>
        <w:t>Radvan</w:t>
      </w:r>
      <w:proofErr w:type="spellEnd"/>
      <w:r w:rsidRPr="00A9689E">
        <w:rPr>
          <w:lang w:val="en-US"/>
        </w:rPr>
        <w:t xml:space="preserve">, M., Rendall, A. R., &amp; Weston, M. A. (2023). The habitat connectivity hypothesis of escape in urban woodland birds. </w:t>
      </w:r>
      <w:r w:rsidRPr="00A9689E">
        <w:rPr>
          <w:i/>
          <w:iCs/>
          <w:lang w:val="en-US"/>
        </w:rPr>
        <w:t>Behavioral Ecology</w:t>
      </w:r>
      <w:r w:rsidRPr="00A9689E">
        <w:rPr>
          <w:lang w:val="en-US"/>
        </w:rPr>
        <w:t xml:space="preserve">, </w:t>
      </w:r>
      <w:r w:rsidRPr="00A9689E">
        <w:rPr>
          <w:i/>
          <w:iCs/>
          <w:lang w:val="en-US"/>
        </w:rPr>
        <w:t>34</w:t>
      </w:r>
      <w:r w:rsidRPr="00A9689E">
        <w:rPr>
          <w:lang w:val="en-US"/>
        </w:rPr>
        <w:t>(2), 297–305. https://doi.org/10.1093/beheco/arac127</w:t>
      </w:r>
    </w:p>
    <w:p w14:paraId="2786996A" w14:textId="77777777" w:rsidR="00A9689E" w:rsidRPr="00A9689E" w:rsidRDefault="00A9689E" w:rsidP="00E818ED">
      <w:pPr>
        <w:pStyle w:val="Bibliography"/>
        <w:spacing w:line="240" w:lineRule="auto"/>
        <w:rPr>
          <w:lang w:val="en-US"/>
        </w:rPr>
      </w:pPr>
      <w:r w:rsidRPr="00A9689E">
        <w:rPr>
          <w:lang w:val="en-US"/>
        </w:rPr>
        <w:t xml:space="preserve">Robb, G. N., McDonald, R. A., Chamberlain, D. E., &amp; </w:t>
      </w:r>
      <w:proofErr w:type="spellStart"/>
      <w:r w:rsidRPr="00A9689E">
        <w:rPr>
          <w:lang w:val="en-US"/>
        </w:rPr>
        <w:t>Bearhop</w:t>
      </w:r>
      <w:proofErr w:type="spellEnd"/>
      <w:r w:rsidRPr="00A9689E">
        <w:rPr>
          <w:lang w:val="en-US"/>
        </w:rPr>
        <w:t xml:space="preserve">, S. (2008). Food for thought: Supplementary feeding as a driver of ecological change in avian populations. </w:t>
      </w:r>
      <w:r w:rsidRPr="00A9689E">
        <w:rPr>
          <w:i/>
          <w:iCs/>
          <w:lang w:val="en-US"/>
        </w:rPr>
        <w:t>Frontiers in Ecology and the Environment</w:t>
      </w:r>
      <w:r w:rsidRPr="00A9689E">
        <w:rPr>
          <w:lang w:val="en-US"/>
        </w:rPr>
        <w:t xml:space="preserve">, </w:t>
      </w:r>
      <w:r w:rsidRPr="00A9689E">
        <w:rPr>
          <w:i/>
          <w:iCs/>
          <w:lang w:val="en-US"/>
        </w:rPr>
        <w:t>6</w:t>
      </w:r>
      <w:r w:rsidRPr="00A9689E">
        <w:rPr>
          <w:lang w:val="en-US"/>
        </w:rPr>
        <w:t>(9), 476–484. https://doi.org/10.1890/060152</w:t>
      </w:r>
    </w:p>
    <w:p w14:paraId="71B83805" w14:textId="77777777" w:rsidR="00A9689E" w:rsidRPr="00A9689E" w:rsidRDefault="00A9689E" w:rsidP="00E818ED">
      <w:pPr>
        <w:pStyle w:val="Bibliography"/>
        <w:spacing w:line="240" w:lineRule="auto"/>
        <w:rPr>
          <w:lang w:val="en-US"/>
        </w:rPr>
      </w:pPr>
      <w:r w:rsidRPr="00A9689E">
        <w:rPr>
          <w:lang w:val="en-US"/>
        </w:rPr>
        <w:t xml:space="preserve">Robert, M., Hachey, M.-H., Lepage, D., &amp; Couturier, A. (2019). </w:t>
      </w:r>
      <w:r w:rsidRPr="00A9689E">
        <w:rPr>
          <w:i/>
          <w:iCs/>
          <w:lang w:val="en-US"/>
        </w:rPr>
        <w:t>Second Atlas of the Breeding Birds of Southern Québec</w:t>
      </w:r>
      <w:r w:rsidRPr="00A9689E">
        <w:rPr>
          <w:lang w:val="en-US"/>
        </w:rPr>
        <w:t>.</w:t>
      </w:r>
    </w:p>
    <w:p w14:paraId="434A00B7" w14:textId="77777777" w:rsidR="00A9689E" w:rsidRPr="00A9689E" w:rsidRDefault="00A9689E" w:rsidP="00E818ED">
      <w:pPr>
        <w:pStyle w:val="Bibliography"/>
        <w:spacing w:line="240" w:lineRule="auto"/>
        <w:rPr>
          <w:lang w:val="en-US"/>
        </w:rPr>
      </w:pPr>
      <w:r w:rsidRPr="00A9689E">
        <w:rPr>
          <w:lang w:val="en-US"/>
        </w:rPr>
        <w:t xml:space="preserve">Rodgers, A. R. (2001). Chapter 4—Recent Telemetry Technology. In J. J. Millspaugh &amp; J. M. </w:t>
      </w:r>
      <w:proofErr w:type="spellStart"/>
      <w:r w:rsidRPr="00A9689E">
        <w:rPr>
          <w:lang w:val="en-US"/>
        </w:rPr>
        <w:t>Marzluff</w:t>
      </w:r>
      <w:proofErr w:type="spellEnd"/>
      <w:r w:rsidRPr="00A9689E">
        <w:rPr>
          <w:lang w:val="en-US"/>
        </w:rPr>
        <w:t xml:space="preserve"> (Eds.), </w:t>
      </w:r>
      <w:r w:rsidRPr="00A9689E">
        <w:rPr>
          <w:i/>
          <w:iCs/>
          <w:lang w:val="en-US"/>
        </w:rPr>
        <w:t>Radio Tracking and Animal Populations</w:t>
      </w:r>
      <w:r w:rsidRPr="00A9689E">
        <w:rPr>
          <w:lang w:val="en-US"/>
        </w:rPr>
        <w:t xml:space="preserve"> (pp. 79–121). Academic Press.</w:t>
      </w:r>
    </w:p>
    <w:p w14:paraId="090A51B6" w14:textId="77777777" w:rsidR="00A9689E" w:rsidRPr="00DD409D" w:rsidRDefault="00A9689E" w:rsidP="00E818ED">
      <w:pPr>
        <w:pStyle w:val="Bibliography"/>
        <w:spacing w:line="240" w:lineRule="auto"/>
      </w:pPr>
      <w:r w:rsidRPr="00A9689E">
        <w:rPr>
          <w:lang w:val="en-US"/>
        </w:rPr>
        <w:t xml:space="preserve">Rodrigues, A. G., Borges-Martins, M., &amp; </w:t>
      </w:r>
      <w:proofErr w:type="spellStart"/>
      <w:r w:rsidRPr="00A9689E">
        <w:rPr>
          <w:lang w:val="en-US"/>
        </w:rPr>
        <w:t>Zilio</w:t>
      </w:r>
      <w:proofErr w:type="spellEnd"/>
      <w:r w:rsidRPr="00A9689E">
        <w:rPr>
          <w:lang w:val="en-US"/>
        </w:rPr>
        <w:t xml:space="preserve">, F. (2018). Bird diversity in an urban ecosystem: The role of local habitats in understanding the effects of urbanization. </w:t>
      </w:r>
      <w:proofErr w:type="spellStart"/>
      <w:r w:rsidRPr="00DD409D">
        <w:rPr>
          <w:i/>
          <w:iCs/>
        </w:rPr>
        <w:t>Iheringia</w:t>
      </w:r>
      <w:proofErr w:type="spellEnd"/>
      <w:r w:rsidRPr="00DD409D">
        <w:rPr>
          <w:i/>
          <w:iCs/>
        </w:rPr>
        <w:t xml:space="preserve">. Série </w:t>
      </w:r>
      <w:proofErr w:type="spellStart"/>
      <w:r w:rsidRPr="00DD409D">
        <w:rPr>
          <w:i/>
          <w:iCs/>
        </w:rPr>
        <w:t>Zoologia</w:t>
      </w:r>
      <w:proofErr w:type="spellEnd"/>
      <w:r w:rsidRPr="00DD409D">
        <w:t xml:space="preserve">, </w:t>
      </w:r>
      <w:r w:rsidRPr="00DD409D">
        <w:rPr>
          <w:i/>
          <w:iCs/>
        </w:rPr>
        <w:t>108</w:t>
      </w:r>
      <w:r w:rsidRPr="00DD409D">
        <w:t>, e2018017.</w:t>
      </w:r>
    </w:p>
    <w:p w14:paraId="6BED75CD" w14:textId="77777777" w:rsidR="00A9689E" w:rsidRPr="00A9689E" w:rsidRDefault="00A9689E" w:rsidP="00E818ED">
      <w:pPr>
        <w:pStyle w:val="Bibliography"/>
        <w:spacing w:line="240" w:lineRule="auto"/>
        <w:rPr>
          <w:lang w:val="en-US"/>
        </w:rPr>
      </w:pPr>
      <w:r w:rsidRPr="00DD409D">
        <w:t xml:space="preserve">Rousseau, J. S., Savard, J.-P. L., &amp; </w:t>
      </w:r>
      <w:proofErr w:type="spellStart"/>
      <w:r w:rsidRPr="00DD409D">
        <w:t>Titman</w:t>
      </w:r>
      <w:proofErr w:type="spellEnd"/>
      <w:r w:rsidRPr="00DD409D">
        <w:t xml:space="preserve">, R. (2015). </w:t>
      </w:r>
      <w:r w:rsidRPr="00A9689E">
        <w:rPr>
          <w:lang w:val="en-US"/>
        </w:rPr>
        <w:t xml:space="preserve">Shrub-nesting birds in urban habitats: Their abundance and association with vegetation. </w:t>
      </w:r>
      <w:r w:rsidRPr="00A9689E">
        <w:rPr>
          <w:i/>
          <w:iCs/>
          <w:lang w:val="en-US"/>
        </w:rPr>
        <w:t>Urban Ecosystems</w:t>
      </w:r>
      <w:r w:rsidRPr="00A9689E">
        <w:rPr>
          <w:lang w:val="en-US"/>
        </w:rPr>
        <w:t xml:space="preserve">, </w:t>
      </w:r>
      <w:r w:rsidRPr="00A9689E">
        <w:rPr>
          <w:i/>
          <w:iCs/>
          <w:lang w:val="en-US"/>
        </w:rPr>
        <w:t>18</w:t>
      </w:r>
      <w:r w:rsidRPr="00A9689E">
        <w:rPr>
          <w:lang w:val="en-US"/>
        </w:rPr>
        <w:t>(3), 871–884. https://doi.org/10.1007/s11252-014-0434-4</w:t>
      </w:r>
    </w:p>
    <w:p w14:paraId="0FCD2CA4" w14:textId="77777777" w:rsidR="00A9689E" w:rsidRPr="00A9689E" w:rsidRDefault="00A9689E" w:rsidP="00E818ED">
      <w:pPr>
        <w:pStyle w:val="Bibliography"/>
        <w:spacing w:line="240" w:lineRule="auto"/>
        <w:rPr>
          <w:lang w:val="en-US"/>
        </w:rPr>
      </w:pPr>
      <w:r w:rsidRPr="00A9689E">
        <w:rPr>
          <w:lang w:val="en-US"/>
        </w:rPr>
        <w:t xml:space="preserve">Rowcliffe, J. M., Kays, R., Kranstauber, B., Carbone, C., &amp; Jansen, P. A. (2014). Quantifying levels of animal activity using camera trap data. </w:t>
      </w:r>
      <w:r w:rsidRPr="00A9689E">
        <w:rPr>
          <w:i/>
          <w:iCs/>
          <w:lang w:val="en-US"/>
        </w:rPr>
        <w:t>Methods in Ecology and Evolution</w:t>
      </w:r>
      <w:r w:rsidRPr="00A9689E">
        <w:rPr>
          <w:lang w:val="en-US"/>
        </w:rPr>
        <w:t xml:space="preserve">, </w:t>
      </w:r>
      <w:r w:rsidRPr="00A9689E">
        <w:rPr>
          <w:i/>
          <w:iCs/>
          <w:lang w:val="en-US"/>
        </w:rPr>
        <w:t>5</w:t>
      </w:r>
      <w:r w:rsidRPr="00A9689E">
        <w:rPr>
          <w:lang w:val="en-US"/>
        </w:rPr>
        <w:t>(11), 1170–1179. https://doi.org/10.1111/2041-210X.12278</w:t>
      </w:r>
    </w:p>
    <w:p w14:paraId="4D364A19" w14:textId="77777777" w:rsidR="00A9689E" w:rsidRPr="00A9689E" w:rsidRDefault="00A9689E" w:rsidP="00E818ED">
      <w:pPr>
        <w:pStyle w:val="Bibliography"/>
        <w:spacing w:line="240" w:lineRule="auto"/>
        <w:rPr>
          <w:lang w:val="en-US"/>
        </w:rPr>
      </w:pPr>
      <w:proofErr w:type="spellStart"/>
      <w:r w:rsidRPr="00A9689E">
        <w:rPr>
          <w:lang w:val="en-US"/>
        </w:rPr>
        <w:t>Šálek</w:t>
      </w:r>
      <w:proofErr w:type="spellEnd"/>
      <w:r w:rsidRPr="00A9689E">
        <w:rPr>
          <w:lang w:val="en-US"/>
        </w:rPr>
        <w:t xml:space="preserve">, M., Grill, S., &amp; Riegert, J. (2020). Nest-site selection of an avian urban exploiter, the Eurasian magpie Pica </w:t>
      </w:r>
      <w:proofErr w:type="spellStart"/>
      <w:r w:rsidRPr="00A9689E">
        <w:rPr>
          <w:lang w:val="en-US"/>
        </w:rPr>
        <w:t>pica</w:t>
      </w:r>
      <w:proofErr w:type="spellEnd"/>
      <w:r w:rsidRPr="00A9689E">
        <w:rPr>
          <w:lang w:val="en-US"/>
        </w:rPr>
        <w:t xml:space="preserve">, across the urban-rural gradient. </w:t>
      </w:r>
      <w:r w:rsidRPr="00A9689E">
        <w:rPr>
          <w:i/>
          <w:iCs/>
          <w:lang w:val="en-US"/>
        </w:rPr>
        <w:t>Journal of Vertebrate Biology</w:t>
      </w:r>
      <w:r w:rsidRPr="00A9689E">
        <w:rPr>
          <w:lang w:val="en-US"/>
        </w:rPr>
        <w:t xml:space="preserve">, </w:t>
      </w:r>
      <w:r w:rsidRPr="00A9689E">
        <w:rPr>
          <w:i/>
          <w:iCs/>
          <w:lang w:val="en-US"/>
        </w:rPr>
        <w:t>70</w:t>
      </w:r>
      <w:r w:rsidRPr="00A9689E">
        <w:rPr>
          <w:lang w:val="en-US"/>
        </w:rPr>
        <w:t>(1). https://doi.org/10.25225/jvb.20086</w:t>
      </w:r>
    </w:p>
    <w:p w14:paraId="36C5759A" w14:textId="77777777" w:rsidR="00A9689E" w:rsidRPr="00A9689E" w:rsidRDefault="00A9689E" w:rsidP="00E818ED">
      <w:pPr>
        <w:pStyle w:val="Bibliography"/>
        <w:spacing w:line="240" w:lineRule="auto"/>
        <w:rPr>
          <w:lang w:val="en-US"/>
        </w:rPr>
      </w:pPr>
      <w:r w:rsidRPr="00A9689E">
        <w:rPr>
          <w:lang w:val="en-US"/>
        </w:rPr>
        <w:t xml:space="preserve">Schaeffer, P., Komer, M. C., &amp; Corder, K. (2015). Energy savings due to the use of shallow body temperature reduction in overwintering Northern Cardinals. </w:t>
      </w:r>
      <w:r w:rsidRPr="00A9689E">
        <w:rPr>
          <w:i/>
          <w:iCs/>
          <w:lang w:val="en-US"/>
        </w:rPr>
        <w:t>ResearchGate</w:t>
      </w:r>
      <w:r w:rsidRPr="00A9689E">
        <w:rPr>
          <w:lang w:val="en-US"/>
        </w:rPr>
        <w:t xml:space="preserve">, </w:t>
      </w:r>
      <w:r w:rsidRPr="00A9689E">
        <w:rPr>
          <w:i/>
          <w:iCs/>
          <w:lang w:val="en-US"/>
        </w:rPr>
        <w:t>3</w:t>
      </w:r>
      <w:r w:rsidRPr="00A9689E">
        <w:rPr>
          <w:lang w:val="en-US"/>
        </w:rPr>
        <w:t>(1). https://doi.org/10.1186/s40317-015-0078-z</w:t>
      </w:r>
    </w:p>
    <w:p w14:paraId="503D6A96" w14:textId="77777777" w:rsidR="00A9689E" w:rsidRPr="00A9689E" w:rsidRDefault="00A9689E" w:rsidP="00E818ED">
      <w:pPr>
        <w:pStyle w:val="Bibliography"/>
        <w:spacing w:line="240" w:lineRule="auto"/>
        <w:rPr>
          <w:lang w:val="en-US"/>
        </w:rPr>
      </w:pPr>
      <w:r w:rsidRPr="00A9689E">
        <w:rPr>
          <w:lang w:val="en-US"/>
        </w:rPr>
        <w:t xml:space="preserve">Schweiger, B. R., &amp; Frey, J. K. (2021). Weather determines daily activity pattern of an endemic chipmunk with predictions for climate change. </w:t>
      </w:r>
      <w:r w:rsidRPr="00A9689E">
        <w:rPr>
          <w:i/>
          <w:iCs/>
          <w:lang w:val="en-US"/>
        </w:rPr>
        <w:t>Climate Change Ecology</w:t>
      </w:r>
      <w:r w:rsidRPr="00A9689E">
        <w:rPr>
          <w:lang w:val="en-US"/>
        </w:rPr>
        <w:t xml:space="preserve">, </w:t>
      </w:r>
      <w:r w:rsidRPr="00A9689E">
        <w:rPr>
          <w:i/>
          <w:iCs/>
          <w:lang w:val="en-US"/>
        </w:rPr>
        <w:t>2</w:t>
      </w:r>
      <w:r w:rsidRPr="00A9689E">
        <w:rPr>
          <w:lang w:val="en-US"/>
        </w:rPr>
        <w:t>, 100027. https://doi.org/10.1016/j.ecochg.2021.100027</w:t>
      </w:r>
    </w:p>
    <w:p w14:paraId="5F2EEDEF" w14:textId="77777777" w:rsidR="00A9689E" w:rsidRPr="00A9689E" w:rsidRDefault="00A9689E" w:rsidP="00E818ED">
      <w:pPr>
        <w:pStyle w:val="Bibliography"/>
        <w:spacing w:line="240" w:lineRule="auto"/>
        <w:rPr>
          <w:lang w:val="en-US"/>
        </w:rPr>
      </w:pPr>
      <w:r w:rsidRPr="00A9689E">
        <w:rPr>
          <w:lang w:val="en-US"/>
        </w:rPr>
        <w:t xml:space="preserve">Scott, D. M., Lemon, R. E., &amp; Darley, J. A. (1987). Relaying Interval After Nest Failure in Gray Catbirds and Northern Cardinals. </w:t>
      </w:r>
      <w:r w:rsidRPr="00A9689E">
        <w:rPr>
          <w:i/>
          <w:iCs/>
          <w:lang w:val="en-US"/>
        </w:rPr>
        <w:t>Wilson Bulletin</w:t>
      </w:r>
      <w:r w:rsidRPr="00A9689E">
        <w:rPr>
          <w:lang w:val="en-US"/>
        </w:rPr>
        <w:t xml:space="preserve">, </w:t>
      </w:r>
      <w:r w:rsidRPr="00A9689E">
        <w:rPr>
          <w:i/>
          <w:iCs/>
          <w:lang w:val="en-US"/>
        </w:rPr>
        <w:t>99</w:t>
      </w:r>
      <w:r w:rsidRPr="00A9689E">
        <w:rPr>
          <w:lang w:val="en-US"/>
        </w:rPr>
        <w:t>.</w:t>
      </w:r>
    </w:p>
    <w:p w14:paraId="266AC3D1" w14:textId="77777777" w:rsidR="00A9689E" w:rsidRPr="00A9689E" w:rsidRDefault="00A9689E" w:rsidP="00E818ED">
      <w:pPr>
        <w:pStyle w:val="Bibliography"/>
        <w:spacing w:line="240" w:lineRule="auto"/>
        <w:rPr>
          <w:lang w:val="en-US"/>
        </w:rPr>
      </w:pPr>
      <w:r w:rsidRPr="00A9689E">
        <w:rPr>
          <w:lang w:val="en-US"/>
        </w:rPr>
        <w:t xml:space="preserve">Seress, G., &amp; Liker, A. (2015). Habitat urbanization and its effects on birds. </w:t>
      </w:r>
      <w:r w:rsidRPr="00A9689E">
        <w:rPr>
          <w:i/>
          <w:iCs/>
          <w:lang w:val="en-US"/>
        </w:rPr>
        <w:t xml:space="preserve">Acta </w:t>
      </w:r>
      <w:proofErr w:type="spellStart"/>
      <w:r w:rsidRPr="00A9689E">
        <w:rPr>
          <w:i/>
          <w:iCs/>
          <w:lang w:val="en-US"/>
        </w:rPr>
        <w:t>Zoologica</w:t>
      </w:r>
      <w:proofErr w:type="spellEnd"/>
      <w:r w:rsidRPr="00A9689E">
        <w:rPr>
          <w:i/>
          <w:iCs/>
          <w:lang w:val="en-US"/>
        </w:rPr>
        <w:t xml:space="preserve"> </w:t>
      </w:r>
      <w:proofErr w:type="spellStart"/>
      <w:r w:rsidRPr="00A9689E">
        <w:rPr>
          <w:i/>
          <w:iCs/>
          <w:lang w:val="en-US"/>
        </w:rPr>
        <w:t>Academiae</w:t>
      </w:r>
      <w:proofErr w:type="spellEnd"/>
      <w:r w:rsidRPr="00A9689E">
        <w:rPr>
          <w:i/>
          <w:iCs/>
          <w:lang w:val="en-US"/>
        </w:rPr>
        <w:t xml:space="preserve"> </w:t>
      </w:r>
      <w:proofErr w:type="spellStart"/>
      <w:r w:rsidRPr="00A9689E">
        <w:rPr>
          <w:i/>
          <w:iCs/>
          <w:lang w:val="en-US"/>
        </w:rPr>
        <w:t>Scientiarum</w:t>
      </w:r>
      <w:proofErr w:type="spellEnd"/>
      <w:r w:rsidRPr="00A9689E">
        <w:rPr>
          <w:i/>
          <w:iCs/>
          <w:lang w:val="en-US"/>
        </w:rPr>
        <w:t xml:space="preserve"> </w:t>
      </w:r>
      <w:proofErr w:type="spellStart"/>
      <w:r w:rsidRPr="00A9689E">
        <w:rPr>
          <w:i/>
          <w:iCs/>
          <w:lang w:val="en-US"/>
        </w:rPr>
        <w:t>Hungaricae</w:t>
      </w:r>
      <w:proofErr w:type="spellEnd"/>
      <w:r w:rsidRPr="00A9689E">
        <w:rPr>
          <w:lang w:val="en-US"/>
        </w:rPr>
        <w:t xml:space="preserve">, </w:t>
      </w:r>
      <w:r w:rsidRPr="00A9689E">
        <w:rPr>
          <w:i/>
          <w:iCs/>
          <w:lang w:val="en-US"/>
        </w:rPr>
        <w:t>61</w:t>
      </w:r>
      <w:r w:rsidRPr="00A9689E">
        <w:rPr>
          <w:lang w:val="en-US"/>
        </w:rPr>
        <w:t>(4), 373–408.</w:t>
      </w:r>
    </w:p>
    <w:p w14:paraId="68E6E22B" w14:textId="77777777" w:rsidR="00A9689E" w:rsidRPr="00A9689E" w:rsidRDefault="00A9689E" w:rsidP="00E818ED">
      <w:pPr>
        <w:pStyle w:val="Bibliography"/>
        <w:spacing w:line="240" w:lineRule="auto"/>
        <w:rPr>
          <w:lang w:val="en-US"/>
        </w:rPr>
      </w:pPr>
      <w:r w:rsidRPr="00A9689E">
        <w:rPr>
          <w:lang w:val="en-US"/>
        </w:rPr>
        <w:t xml:space="preserve">Shanahan, D. F., Miller, C., </w:t>
      </w:r>
      <w:proofErr w:type="spellStart"/>
      <w:r w:rsidRPr="00A9689E">
        <w:rPr>
          <w:lang w:val="en-US"/>
        </w:rPr>
        <w:t>Possingham</w:t>
      </w:r>
      <w:proofErr w:type="spellEnd"/>
      <w:r w:rsidRPr="00A9689E">
        <w:rPr>
          <w:lang w:val="en-US"/>
        </w:rPr>
        <w:t xml:space="preserve">, H. P., &amp; Fuller, R. A. (2011). The influence of patch area and connectivity on avian communities in urban revegetation. </w:t>
      </w:r>
      <w:r w:rsidRPr="00A9689E">
        <w:rPr>
          <w:i/>
          <w:iCs/>
          <w:lang w:val="en-US"/>
        </w:rPr>
        <w:t>Biological Conservation</w:t>
      </w:r>
      <w:r w:rsidRPr="00A9689E">
        <w:rPr>
          <w:lang w:val="en-US"/>
        </w:rPr>
        <w:t xml:space="preserve">, </w:t>
      </w:r>
      <w:r w:rsidRPr="00A9689E">
        <w:rPr>
          <w:i/>
          <w:iCs/>
          <w:lang w:val="en-US"/>
        </w:rPr>
        <w:t>144</w:t>
      </w:r>
      <w:r w:rsidRPr="00A9689E">
        <w:rPr>
          <w:lang w:val="en-US"/>
        </w:rPr>
        <w:t>(2), 722–729. https://doi.org/10.1016/j.biocon.2010.10.014</w:t>
      </w:r>
    </w:p>
    <w:p w14:paraId="7C7F8321" w14:textId="77777777" w:rsidR="00A9689E" w:rsidRPr="00A9689E" w:rsidRDefault="00A9689E" w:rsidP="00E818ED">
      <w:pPr>
        <w:pStyle w:val="Bibliography"/>
        <w:spacing w:line="240" w:lineRule="auto"/>
        <w:rPr>
          <w:lang w:val="en-US"/>
        </w:rPr>
      </w:pPr>
      <w:r w:rsidRPr="00A9689E">
        <w:rPr>
          <w:lang w:val="en-US"/>
        </w:rPr>
        <w:t xml:space="preserve">Shanahan, D. F., Strohbach, M. W., Warren, P. S., &amp; Fuller, R. A. (2014). The challenges of urban living. </w:t>
      </w:r>
      <w:r w:rsidRPr="00A9689E">
        <w:rPr>
          <w:i/>
          <w:iCs/>
          <w:lang w:val="en-US"/>
        </w:rPr>
        <w:t>Avian Urban Ecology</w:t>
      </w:r>
      <w:r w:rsidRPr="00A9689E">
        <w:rPr>
          <w:lang w:val="en-US"/>
        </w:rPr>
        <w:t>, 3–20.</w:t>
      </w:r>
    </w:p>
    <w:p w14:paraId="42D67E53" w14:textId="77777777" w:rsidR="00A9689E" w:rsidRPr="00A9689E" w:rsidRDefault="00A9689E" w:rsidP="00E818ED">
      <w:pPr>
        <w:pStyle w:val="Bibliography"/>
        <w:spacing w:line="240" w:lineRule="auto"/>
        <w:rPr>
          <w:lang w:val="en-US"/>
        </w:rPr>
      </w:pPr>
      <w:r w:rsidRPr="00A9689E">
        <w:rPr>
          <w:lang w:val="en-US"/>
        </w:rPr>
        <w:t xml:space="preserve">Shustack, D. P. (2008). </w:t>
      </w:r>
      <w:r w:rsidRPr="00A9689E">
        <w:rPr>
          <w:i/>
          <w:iCs/>
          <w:lang w:val="en-US"/>
        </w:rPr>
        <w:t>Reproductive Timing of Passerines in Urbanizing Landscapes</w:t>
      </w:r>
      <w:r w:rsidRPr="00A9689E">
        <w:rPr>
          <w:lang w:val="en-US"/>
        </w:rPr>
        <w:t xml:space="preserve"> [The Ohio State University]. http://rave.ohiolink.edu/etdc/view?acc_num=osu1217601092</w:t>
      </w:r>
    </w:p>
    <w:p w14:paraId="39B9213A" w14:textId="77777777" w:rsidR="00A9689E" w:rsidRPr="00A9689E" w:rsidRDefault="00A9689E" w:rsidP="00E818ED">
      <w:pPr>
        <w:pStyle w:val="Bibliography"/>
        <w:spacing w:line="240" w:lineRule="auto"/>
        <w:rPr>
          <w:lang w:val="en-US"/>
        </w:rPr>
      </w:pPr>
      <w:r w:rsidRPr="00DD409D">
        <w:t xml:space="preserve">Silva, A. D., Diez-Méndez, D., &amp; </w:t>
      </w:r>
      <w:proofErr w:type="spellStart"/>
      <w:r w:rsidRPr="00DD409D">
        <w:t>Kempenaers</w:t>
      </w:r>
      <w:proofErr w:type="spellEnd"/>
      <w:r w:rsidRPr="00DD409D">
        <w:t xml:space="preserve">, B. (2017). </w:t>
      </w:r>
      <w:r w:rsidRPr="00A9689E">
        <w:rPr>
          <w:lang w:val="en-US"/>
        </w:rPr>
        <w:t xml:space="preserve">Effects of experimental night lighting on the daily timing of winter foraging in common European songbirds. </w:t>
      </w:r>
      <w:r w:rsidRPr="00A9689E">
        <w:rPr>
          <w:i/>
          <w:iCs/>
          <w:lang w:val="en-US"/>
        </w:rPr>
        <w:t>Journal of Avian Biology</w:t>
      </w:r>
      <w:r w:rsidRPr="00A9689E">
        <w:rPr>
          <w:lang w:val="en-US"/>
        </w:rPr>
        <w:t xml:space="preserve">, </w:t>
      </w:r>
      <w:r w:rsidRPr="00A9689E">
        <w:rPr>
          <w:i/>
          <w:iCs/>
          <w:lang w:val="en-US"/>
        </w:rPr>
        <w:t>48</w:t>
      </w:r>
      <w:r w:rsidRPr="00A9689E">
        <w:rPr>
          <w:lang w:val="en-US"/>
        </w:rPr>
        <w:t>(6), 862–871. https://doi.org/10.1111/jav.01232</w:t>
      </w:r>
    </w:p>
    <w:p w14:paraId="0E3C7734" w14:textId="77777777" w:rsidR="00A9689E" w:rsidRPr="00A9689E" w:rsidRDefault="00A9689E" w:rsidP="00E818ED">
      <w:pPr>
        <w:pStyle w:val="Bibliography"/>
        <w:spacing w:line="240" w:lineRule="auto"/>
        <w:rPr>
          <w:lang w:val="en-US"/>
        </w:rPr>
      </w:pPr>
      <w:proofErr w:type="spellStart"/>
      <w:r w:rsidRPr="00A9689E">
        <w:rPr>
          <w:lang w:val="en-US"/>
        </w:rPr>
        <w:t>Simberloff</w:t>
      </w:r>
      <w:proofErr w:type="spellEnd"/>
      <w:r w:rsidRPr="00A9689E">
        <w:rPr>
          <w:lang w:val="en-US"/>
        </w:rPr>
        <w:t xml:space="preserve">, R. A., Phillips, J. N., Derryberry, G. E., Mahoney, M. C., &amp; Derryberry, E. P. (2023). Communication distance predicts territory size: Implications for an urban songbird. </w:t>
      </w:r>
      <w:r w:rsidRPr="00A9689E">
        <w:rPr>
          <w:i/>
          <w:iCs/>
          <w:lang w:val="en-US"/>
        </w:rPr>
        <w:t xml:space="preserve">Animal </w:t>
      </w:r>
      <w:proofErr w:type="spellStart"/>
      <w:r w:rsidRPr="00A9689E">
        <w:rPr>
          <w:i/>
          <w:iCs/>
          <w:lang w:val="en-US"/>
        </w:rPr>
        <w:t>Behaviour</w:t>
      </w:r>
      <w:proofErr w:type="spellEnd"/>
      <w:r w:rsidRPr="00A9689E">
        <w:rPr>
          <w:lang w:val="en-US"/>
        </w:rPr>
        <w:t xml:space="preserve">, </w:t>
      </w:r>
      <w:r w:rsidRPr="00A9689E">
        <w:rPr>
          <w:i/>
          <w:iCs/>
          <w:lang w:val="en-US"/>
        </w:rPr>
        <w:t>203</w:t>
      </w:r>
      <w:r w:rsidRPr="00A9689E">
        <w:rPr>
          <w:lang w:val="en-US"/>
        </w:rPr>
        <w:t>, 89–99. https://doi.org/10.1016/j.anbehav.2023.05.016</w:t>
      </w:r>
    </w:p>
    <w:p w14:paraId="40B5C428" w14:textId="77777777" w:rsidR="00A9689E" w:rsidRPr="00A9689E" w:rsidRDefault="00A9689E" w:rsidP="00E818ED">
      <w:pPr>
        <w:pStyle w:val="Bibliography"/>
        <w:spacing w:line="240" w:lineRule="auto"/>
        <w:rPr>
          <w:lang w:val="en-US"/>
        </w:rPr>
      </w:pPr>
      <w:r w:rsidRPr="00A9689E">
        <w:rPr>
          <w:lang w:val="en-US"/>
        </w:rPr>
        <w:t xml:space="preserve">Simkin, R. D., Seto, K. C., McDonald, R. I., &amp; Jetz, W. (2022). Biodiversity impacts and conservation implications of urban land expansion projected to 2050. </w:t>
      </w:r>
      <w:r w:rsidRPr="00A9689E">
        <w:rPr>
          <w:i/>
          <w:iCs/>
          <w:lang w:val="en-US"/>
        </w:rPr>
        <w:t>Proceedings of the National Academy of Sciences</w:t>
      </w:r>
      <w:r w:rsidRPr="00A9689E">
        <w:rPr>
          <w:lang w:val="en-US"/>
        </w:rPr>
        <w:t xml:space="preserve">, </w:t>
      </w:r>
      <w:r w:rsidRPr="00A9689E">
        <w:rPr>
          <w:i/>
          <w:iCs/>
          <w:lang w:val="en-US"/>
        </w:rPr>
        <w:t>119</w:t>
      </w:r>
      <w:r w:rsidRPr="00A9689E">
        <w:rPr>
          <w:lang w:val="en-US"/>
        </w:rPr>
        <w:t>(12), e2117297119. https://doi.org/doi:10.1073/pnas.2117297119</w:t>
      </w:r>
    </w:p>
    <w:p w14:paraId="18330A33" w14:textId="77777777" w:rsidR="00A9689E" w:rsidRPr="00A9689E" w:rsidRDefault="00A9689E" w:rsidP="00E818ED">
      <w:pPr>
        <w:pStyle w:val="Bibliography"/>
        <w:spacing w:line="240" w:lineRule="auto"/>
        <w:rPr>
          <w:lang w:val="en-US"/>
        </w:rPr>
      </w:pPr>
      <w:proofErr w:type="spellStart"/>
      <w:r w:rsidRPr="00A9689E">
        <w:rPr>
          <w:lang w:val="en-US"/>
        </w:rPr>
        <w:t>Skarbit</w:t>
      </w:r>
      <w:proofErr w:type="spellEnd"/>
      <w:r w:rsidRPr="00A9689E">
        <w:rPr>
          <w:lang w:val="en-US"/>
        </w:rPr>
        <w:t xml:space="preserve">, N., Unger, J., &amp; Gál, T. (2024). Evaluating the Impact of Heat Mitigation Strategies Using Added Urban Green Spaces during a Heatwave in a Medium-Sized City. </w:t>
      </w:r>
      <w:r w:rsidRPr="00A9689E">
        <w:rPr>
          <w:i/>
          <w:iCs/>
          <w:lang w:val="en-US"/>
        </w:rPr>
        <w:t>Sustainability</w:t>
      </w:r>
      <w:r w:rsidRPr="00A9689E">
        <w:rPr>
          <w:lang w:val="en-US"/>
        </w:rPr>
        <w:t xml:space="preserve">, </w:t>
      </w:r>
      <w:r w:rsidRPr="00A9689E">
        <w:rPr>
          <w:i/>
          <w:iCs/>
          <w:lang w:val="en-US"/>
        </w:rPr>
        <w:t>16</w:t>
      </w:r>
      <w:r w:rsidRPr="00A9689E">
        <w:rPr>
          <w:lang w:val="en-US"/>
        </w:rPr>
        <w:t>(8), 17. https://doi.org/10.3390/su16083296</w:t>
      </w:r>
    </w:p>
    <w:p w14:paraId="791B0DEE" w14:textId="77777777" w:rsidR="00A9689E" w:rsidRPr="00A9689E" w:rsidRDefault="00A9689E" w:rsidP="00E818ED">
      <w:pPr>
        <w:pStyle w:val="Bibliography"/>
        <w:spacing w:line="240" w:lineRule="auto"/>
        <w:rPr>
          <w:lang w:val="en-US"/>
        </w:rPr>
      </w:pPr>
      <w:r w:rsidRPr="00A9689E">
        <w:rPr>
          <w:lang w:val="en-US"/>
        </w:rPr>
        <w:t>Smith, B. T., Escalante, P., Hernández Baños, B. E., Navarro-</w:t>
      </w:r>
      <w:proofErr w:type="spellStart"/>
      <w:r w:rsidRPr="00A9689E">
        <w:rPr>
          <w:lang w:val="en-US"/>
        </w:rPr>
        <w:t>Sigüenza</w:t>
      </w:r>
      <w:proofErr w:type="spellEnd"/>
      <w:r w:rsidRPr="00A9689E">
        <w:rPr>
          <w:lang w:val="en-US"/>
        </w:rPr>
        <w:t xml:space="preserve">, A. G., Rohwer, S., &amp; Klicka, J. (2011). The role of historical and contemporary processes on phylogeographic structure and genetic diversity in the Northern Cardinal, Cardinalis </w:t>
      </w:r>
      <w:proofErr w:type="spellStart"/>
      <w:r w:rsidRPr="00A9689E">
        <w:rPr>
          <w:lang w:val="en-US"/>
        </w:rPr>
        <w:t>cardinalis</w:t>
      </w:r>
      <w:proofErr w:type="spellEnd"/>
      <w:r w:rsidRPr="00A9689E">
        <w:rPr>
          <w:lang w:val="en-US"/>
        </w:rPr>
        <w:t xml:space="preserve">. </w:t>
      </w:r>
      <w:r w:rsidRPr="00A9689E">
        <w:rPr>
          <w:i/>
          <w:iCs/>
          <w:lang w:val="en-US"/>
        </w:rPr>
        <w:t>BMC Evolutionary Biology</w:t>
      </w:r>
      <w:r w:rsidRPr="00A9689E">
        <w:rPr>
          <w:lang w:val="en-US"/>
        </w:rPr>
        <w:t xml:space="preserve">, </w:t>
      </w:r>
      <w:r w:rsidRPr="00A9689E">
        <w:rPr>
          <w:i/>
          <w:iCs/>
          <w:lang w:val="en-US"/>
        </w:rPr>
        <w:t>11</w:t>
      </w:r>
      <w:r w:rsidRPr="00A9689E">
        <w:rPr>
          <w:lang w:val="en-US"/>
        </w:rPr>
        <w:t>(1), 136. https://doi.org/10.1186/1471-2148-11-136</w:t>
      </w:r>
    </w:p>
    <w:p w14:paraId="1DF267A3" w14:textId="77777777" w:rsidR="00A9689E" w:rsidRPr="00A9689E" w:rsidRDefault="00A9689E" w:rsidP="00E818ED">
      <w:pPr>
        <w:pStyle w:val="Bibliography"/>
        <w:spacing w:line="240" w:lineRule="auto"/>
        <w:rPr>
          <w:lang w:val="en-US"/>
        </w:rPr>
      </w:pPr>
      <w:r w:rsidRPr="00A9689E">
        <w:rPr>
          <w:lang w:val="en-US"/>
        </w:rPr>
        <w:t xml:space="preserve">Smith, &amp; Bolen. (1980). Automatic Monitoring of Nest Attentiveness in Incubating Birds. In </w:t>
      </w:r>
      <w:r w:rsidRPr="00A9689E">
        <w:rPr>
          <w:i/>
          <w:iCs/>
          <w:lang w:val="en-US"/>
        </w:rPr>
        <w:t>A Handbook on Biotelemetry and Radio Tracking</w:t>
      </w:r>
      <w:r w:rsidRPr="00A9689E">
        <w:rPr>
          <w:lang w:val="en-US"/>
        </w:rPr>
        <w:t xml:space="preserve"> (pp. 339–344). Elsevier. https://doi.org/10.1016/B978-0-08-024928-5.50045-2</w:t>
      </w:r>
    </w:p>
    <w:p w14:paraId="777E9B93" w14:textId="77777777" w:rsidR="00A9689E" w:rsidRPr="00A9689E" w:rsidRDefault="00A9689E" w:rsidP="00E818ED">
      <w:pPr>
        <w:pStyle w:val="Bibliography"/>
        <w:spacing w:line="240" w:lineRule="auto"/>
        <w:rPr>
          <w:lang w:val="en-US"/>
        </w:rPr>
      </w:pPr>
      <w:r w:rsidRPr="00A9689E">
        <w:rPr>
          <w:lang w:val="en-US"/>
        </w:rPr>
        <w:t xml:space="preserve">Smith, P. G. (2007). Characteristics of Urban Natural Areas Influencing Winter Bird Use in Southern Ontario, Canada. </w:t>
      </w:r>
      <w:r w:rsidRPr="00A9689E">
        <w:rPr>
          <w:i/>
          <w:iCs/>
          <w:lang w:val="en-US"/>
        </w:rPr>
        <w:t>Environmental Management</w:t>
      </w:r>
      <w:r w:rsidRPr="00A9689E">
        <w:rPr>
          <w:lang w:val="en-US"/>
        </w:rPr>
        <w:t xml:space="preserve">, </w:t>
      </w:r>
      <w:r w:rsidRPr="00A9689E">
        <w:rPr>
          <w:i/>
          <w:iCs/>
          <w:lang w:val="en-US"/>
        </w:rPr>
        <w:t>39</w:t>
      </w:r>
      <w:r w:rsidRPr="00A9689E">
        <w:rPr>
          <w:lang w:val="en-US"/>
        </w:rPr>
        <w:t>(3), 338–352. https://doi.org/10.1007/s00267-005-0028-2</w:t>
      </w:r>
    </w:p>
    <w:p w14:paraId="4F233B8E" w14:textId="77777777" w:rsidR="00A9689E" w:rsidRPr="00A9689E" w:rsidRDefault="00A9689E" w:rsidP="00E818ED">
      <w:pPr>
        <w:pStyle w:val="Bibliography"/>
        <w:spacing w:line="240" w:lineRule="auto"/>
        <w:rPr>
          <w:lang w:val="en-US"/>
        </w:rPr>
      </w:pPr>
      <w:r w:rsidRPr="00A9689E">
        <w:rPr>
          <w:lang w:val="en-US"/>
        </w:rPr>
        <w:t xml:space="preserve">Studd, E. K., Bates, A. E., </w:t>
      </w:r>
      <w:proofErr w:type="spellStart"/>
      <w:r w:rsidRPr="00A9689E">
        <w:rPr>
          <w:lang w:val="en-US"/>
        </w:rPr>
        <w:t>Bramburger</w:t>
      </w:r>
      <w:proofErr w:type="spellEnd"/>
      <w:r w:rsidRPr="00A9689E">
        <w:rPr>
          <w:lang w:val="en-US"/>
        </w:rPr>
        <w:t xml:space="preserve">, A. J., Hayden, B., Henry, H. A. L., Humphries, M. M., Martin, R., McMeans, B., Moise, E., O’Sullivan, A., Sharma, S., Sinclair, B., Sutton, A. O., Templer, P. H., &amp; Cooke, S. J. (2021). Nine maxims for winter ecology. </w:t>
      </w:r>
      <w:proofErr w:type="spellStart"/>
      <w:r w:rsidRPr="00A9689E">
        <w:rPr>
          <w:i/>
          <w:iCs/>
          <w:lang w:val="en-US"/>
        </w:rPr>
        <w:t>BioScience</w:t>
      </w:r>
      <w:proofErr w:type="spellEnd"/>
      <w:r w:rsidRPr="00A9689E">
        <w:rPr>
          <w:lang w:val="en-US"/>
        </w:rPr>
        <w:t xml:space="preserve">, </w:t>
      </w:r>
      <w:r w:rsidRPr="00A9689E">
        <w:rPr>
          <w:i/>
          <w:iCs/>
          <w:lang w:val="en-US"/>
        </w:rPr>
        <w:t>71</w:t>
      </w:r>
      <w:r w:rsidRPr="00A9689E">
        <w:rPr>
          <w:lang w:val="en-US"/>
        </w:rPr>
        <w:t>(8), 820–830. https://doi.org/10.1093/biosci/biab032</w:t>
      </w:r>
    </w:p>
    <w:p w14:paraId="15B098AC" w14:textId="77777777" w:rsidR="00A9689E" w:rsidRPr="00A9689E" w:rsidRDefault="00A9689E" w:rsidP="00E818ED">
      <w:pPr>
        <w:pStyle w:val="Bibliography"/>
        <w:spacing w:line="240" w:lineRule="auto"/>
        <w:rPr>
          <w:lang w:val="en-US"/>
        </w:rPr>
      </w:pPr>
      <w:proofErr w:type="spellStart"/>
      <w:r w:rsidRPr="00A9689E">
        <w:rPr>
          <w:lang w:val="en-US"/>
        </w:rPr>
        <w:t>Sumasgutner</w:t>
      </w:r>
      <w:proofErr w:type="spellEnd"/>
      <w:r w:rsidRPr="00A9689E">
        <w:rPr>
          <w:lang w:val="en-US"/>
        </w:rPr>
        <w:t xml:space="preserve">, P., Cunningham, S. J., Hegemann, A., Amar, A., Watson, H., Nilsson, J. F., Andersson, M. N., &amp; Isaksson, C. (2023). Interactive effects of rising temperatures and </w:t>
      </w:r>
      <w:proofErr w:type="spellStart"/>
      <w:r w:rsidRPr="00A9689E">
        <w:rPr>
          <w:lang w:val="en-US"/>
        </w:rPr>
        <w:t>urbanisation</w:t>
      </w:r>
      <w:proofErr w:type="spellEnd"/>
      <w:r w:rsidRPr="00A9689E">
        <w:rPr>
          <w:lang w:val="en-US"/>
        </w:rPr>
        <w:t xml:space="preserve"> on birds across different climate zones: A mechanistic perspective. </w:t>
      </w:r>
      <w:r w:rsidRPr="00A9689E">
        <w:rPr>
          <w:i/>
          <w:iCs/>
          <w:lang w:val="en-US"/>
        </w:rPr>
        <w:t>Global Change Biology</w:t>
      </w:r>
      <w:r w:rsidRPr="00A9689E">
        <w:rPr>
          <w:lang w:val="en-US"/>
        </w:rPr>
        <w:t xml:space="preserve">, </w:t>
      </w:r>
      <w:r w:rsidRPr="00A9689E">
        <w:rPr>
          <w:i/>
          <w:iCs/>
          <w:lang w:val="en-US"/>
        </w:rPr>
        <w:t>29</w:t>
      </w:r>
      <w:r w:rsidRPr="00A9689E">
        <w:rPr>
          <w:lang w:val="en-US"/>
        </w:rPr>
        <w:t>(9), 2399–2420. https://doi.org/10.1111/gcb.16645</w:t>
      </w:r>
    </w:p>
    <w:p w14:paraId="32DDA90B" w14:textId="77777777" w:rsidR="00A9689E" w:rsidRPr="00A9689E" w:rsidRDefault="00A9689E" w:rsidP="00E818ED">
      <w:pPr>
        <w:pStyle w:val="Bibliography"/>
        <w:spacing w:line="240" w:lineRule="auto"/>
        <w:rPr>
          <w:lang w:val="en-US"/>
        </w:rPr>
      </w:pPr>
      <w:r w:rsidRPr="00A9689E">
        <w:rPr>
          <w:lang w:val="en-US"/>
        </w:rPr>
        <w:t xml:space="preserve">Sutton, A. O., Studd, E. K., Fernandes, T., Bates, A. E., </w:t>
      </w:r>
      <w:proofErr w:type="spellStart"/>
      <w:r w:rsidRPr="00A9689E">
        <w:rPr>
          <w:lang w:val="en-US"/>
        </w:rPr>
        <w:t>Bramburger</w:t>
      </w:r>
      <w:proofErr w:type="spellEnd"/>
      <w:r w:rsidRPr="00A9689E">
        <w:rPr>
          <w:lang w:val="en-US"/>
        </w:rPr>
        <w:t xml:space="preserve">, A. J., Cooke, S. J., Hayden, B., Henry, H. A. L., Humphries, M. M., Martin, R., McMeans, B., Moise, E., O’Sullivan, A. M., Sharma, S., &amp; Templer, P. H. (2021). Frozen out: Unanswered questions about winter biology. </w:t>
      </w:r>
      <w:r w:rsidRPr="00A9689E">
        <w:rPr>
          <w:i/>
          <w:iCs/>
          <w:lang w:val="en-US"/>
        </w:rPr>
        <w:t>Environmental Reviews</w:t>
      </w:r>
      <w:r w:rsidRPr="00A9689E">
        <w:rPr>
          <w:lang w:val="en-US"/>
        </w:rPr>
        <w:t xml:space="preserve">, </w:t>
      </w:r>
      <w:r w:rsidRPr="00A9689E">
        <w:rPr>
          <w:i/>
          <w:iCs/>
          <w:lang w:val="en-US"/>
        </w:rPr>
        <w:t>29</w:t>
      </w:r>
      <w:r w:rsidRPr="00A9689E">
        <w:rPr>
          <w:lang w:val="en-US"/>
        </w:rPr>
        <w:t>(4), 431–442. https://doi.org/10.1139/er-2020-0127</w:t>
      </w:r>
    </w:p>
    <w:p w14:paraId="7CAAEB6D" w14:textId="77777777" w:rsidR="00A9689E" w:rsidRPr="00A9689E" w:rsidRDefault="00A9689E" w:rsidP="00E818ED">
      <w:pPr>
        <w:pStyle w:val="Bibliography"/>
        <w:spacing w:line="240" w:lineRule="auto"/>
        <w:rPr>
          <w:lang w:val="en-US"/>
        </w:rPr>
      </w:pPr>
      <w:r w:rsidRPr="00DD409D">
        <w:t xml:space="preserve">Swanson, D. L., &amp; Vézina, F. (2015). </w:t>
      </w:r>
      <w:r w:rsidRPr="00A9689E">
        <w:rPr>
          <w:lang w:val="en-US"/>
        </w:rPr>
        <w:t xml:space="preserve">Environmental, ecological and mechanistic drivers of avian seasonal metabolic flexibility in response to cold winters. </w:t>
      </w:r>
      <w:r w:rsidRPr="00A9689E">
        <w:rPr>
          <w:i/>
          <w:iCs/>
          <w:lang w:val="en-US"/>
        </w:rPr>
        <w:t>Journal of Ornithology</w:t>
      </w:r>
      <w:r w:rsidRPr="00A9689E">
        <w:rPr>
          <w:lang w:val="en-US"/>
        </w:rPr>
        <w:t xml:space="preserve">, </w:t>
      </w:r>
      <w:r w:rsidRPr="00A9689E">
        <w:rPr>
          <w:i/>
          <w:iCs/>
          <w:lang w:val="en-US"/>
        </w:rPr>
        <w:t>156</w:t>
      </w:r>
      <w:r w:rsidRPr="00A9689E">
        <w:rPr>
          <w:lang w:val="en-US"/>
        </w:rPr>
        <w:t>(1), 377–388. https://doi.org/10.1007/s10336-015-1192-7</w:t>
      </w:r>
    </w:p>
    <w:p w14:paraId="4416AC09" w14:textId="77777777" w:rsidR="00A9689E" w:rsidRPr="00A9689E" w:rsidRDefault="00A9689E" w:rsidP="00E818ED">
      <w:pPr>
        <w:pStyle w:val="Bibliography"/>
        <w:spacing w:line="240" w:lineRule="auto"/>
        <w:rPr>
          <w:lang w:val="en-US"/>
        </w:rPr>
      </w:pPr>
      <w:r w:rsidRPr="00A9689E">
        <w:rPr>
          <w:lang w:val="en-US"/>
        </w:rPr>
        <w:t xml:space="preserve">Taff, C. C., &amp; Shipley, J. Ryan. (2023). Inconsistent shifts in warming and temperature variability are linked to reduced avian fitness. </w:t>
      </w:r>
      <w:r w:rsidRPr="00A9689E">
        <w:rPr>
          <w:i/>
          <w:iCs/>
          <w:lang w:val="en-US"/>
        </w:rPr>
        <w:t>Nature Communications</w:t>
      </w:r>
      <w:r w:rsidRPr="00A9689E">
        <w:rPr>
          <w:lang w:val="en-US"/>
        </w:rPr>
        <w:t xml:space="preserve">, </w:t>
      </w:r>
      <w:r w:rsidRPr="00A9689E">
        <w:rPr>
          <w:i/>
          <w:iCs/>
          <w:lang w:val="en-US"/>
        </w:rPr>
        <w:t>14</w:t>
      </w:r>
      <w:r w:rsidRPr="00A9689E">
        <w:rPr>
          <w:lang w:val="en-US"/>
        </w:rPr>
        <w:t>(1), 7400. https://doi.org/10.1038/s41467-023-43071-y</w:t>
      </w:r>
    </w:p>
    <w:p w14:paraId="34D29D47" w14:textId="77777777" w:rsidR="00A9689E" w:rsidRPr="00A9689E" w:rsidRDefault="00A9689E" w:rsidP="00E818ED">
      <w:pPr>
        <w:pStyle w:val="Bibliography"/>
        <w:spacing w:line="240" w:lineRule="auto"/>
        <w:rPr>
          <w:lang w:val="en-US"/>
        </w:rPr>
      </w:pPr>
      <w:r w:rsidRPr="00A9689E">
        <w:rPr>
          <w:lang w:val="en-US"/>
        </w:rPr>
        <w:t xml:space="preserve">Taylor, P. D., Crewe, T. L., Mackenzie, S. A., Lepage, D., Aubry, Y., Crysler, Z., Finney, G., Francis, C. M., Guglielmo, C. G., Hamilton, D. J., Holberton, R. L., Loring, P. H., Mitchell, G. W., Norris, D. R., Paquet, J., Ronconi, R. A., Smetzer, J. R., Smith, P. A., Welch, L. J., &amp; Woodworth, B. K. (2017). The Motus Wildlife Tracking System: A collaborative research network to enhance the understanding of wildlife movement. </w:t>
      </w:r>
      <w:r w:rsidRPr="00A9689E">
        <w:rPr>
          <w:i/>
          <w:iCs/>
          <w:lang w:val="en-US"/>
        </w:rPr>
        <w:t>Avian Conservation and Ecology</w:t>
      </w:r>
      <w:r w:rsidRPr="00A9689E">
        <w:rPr>
          <w:lang w:val="en-US"/>
        </w:rPr>
        <w:t xml:space="preserve">, </w:t>
      </w:r>
      <w:r w:rsidRPr="00A9689E">
        <w:rPr>
          <w:i/>
          <w:iCs/>
          <w:lang w:val="en-US"/>
        </w:rPr>
        <w:t>12</w:t>
      </w:r>
      <w:r w:rsidRPr="00A9689E">
        <w:rPr>
          <w:lang w:val="en-US"/>
        </w:rPr>
        <w:t>(1), art8. https://doi.org/10.5751/ACE-00953-120108</w:t>
      </w:r>
    </w:p>
    <w:p w14:paraId="0EE875A0" w14:textId="77777777" w:rsidR="00A9689E" w:rsidRPr="00A9689E" w:rsidRDefault="00A9689E" w:rsidP="00E818ED">
      <w:pPr>
        <w:pStyle w:val="Bibliography"/>
        <w:spacing w:line="240" w:lineRule="auto"/>
        <w:rPr>
          <w:lang w:val="en-US"/>
        </w:rPr>
      </w:pPr>
      <w:r w:rsidRPr="00A9689E">
        <w:rPr>
          <w:lang w:val="en-US"/>
        </w:rPr>
        <w:t>Terhune, T. M., Sisson, D. C., Stribling, H. L., &amp; Carroll, J. P. (2006). Home range, movement, and site fidelity of translocated northern bobwhite (</w:t>
      </w:r>
      <w:proofErr w:type="spellStart"/>
      <w:r w:rsidRPr="00A9689E">
        <w:rPr>
          <w:lang w:val="en-US"/>
        </w:rPr>
        <w:t>Colinus</w:t>
      </w:r>
      <w:proofErr w:type="spellEnd"/>
      <w:r w:rsidRPr="00A9689E">
        <w:rPr>
          <w:lang w:val="en-US"/>
        </w:rPr>
        <w:t xml:space="preserve"> virginianus) in southwest Georgia, USA. </w:t>
      </w:r>
      <w:r w:rsidRPr="00A9689E">
        <w:rPr>
          <w:i/>
          <w:iCs/>
          <w:lang w:val="en-US"/>
        </w:rPr>
        <w:t>European Journal of Wildlife Research</w:t>
      </w:r>
      <w:r w:rsidRPr="00A9689E">
        <w:rPr>
          <w:lang w:val="en-US"/>
        </w:rPr>
        <w:t xml:space="preserve">, </w:t>
      </w:r>
      <w:r w:rsidRPr="00A9689E">
        <w:rPr>
          <w:i/>
          <w:iCs/>
          <w:lang w:val="en-US"/>
        </w:rPr>
        <w:t>52</w:t>
      </w:r>
      <w:r w:rsidRPr="00A9689E">
        <w:rPr>
          <w:lang w:val="en-US"/>
        </w:rPr>
        <w:t>(2), 119–124. https://doi.org/10.1007/s10344-005-0015-1</w:t>
      </w:r>
    </w:p>
    <w:p w14:paraId="06F543E2" w14:textId="77777777" w:rsidR="00A9689E" w:rsidRPr="00A9689E" w:rsidRDefault="00A9689E" w:rsidP="00E818ED">
      <w:pPr>
        <w:pStyle w:val="Bibliography"/>
        <w:spacing w:line="240" w:lineRule="auto"/>
        <w:rPr>
          <w:lang w:val="en-US"/>
        </w:rPr>
      </w:pPr>
      <w:proofErr w:type="spellStart"/>
      <w:r w:rsidRPr="00A9689E">
        <w:rPr>
          <w:lang w:val="en-US"/>
        </w:rPr>
        <w:t>Thieurmel</w:t>
      </w:r>
      <w:proofErr w:type="spellEnd"/>
      <w:r w:rsidRPr="00A9689E">
        <w:rPr>
          <w:lang w:val="en-US"/>
        </w:rPr>
        <w:t xml:space="preserve">, B., &amp; </w:t>
      </w:r>
      <w:proofErr w:type="spellStart"/>
      <w:r w:rsidRPr="00A9689E">
        <w:rPr>
          <w:lang w:val="en-US"/>
        </w:rPr>
        <w:t>Elmarhraoui</w:t>
      </w:r>
      <w:proofErr w:type="spellEnd"/>
      <w:r w:rsidRPr="00A9689E">
        <w:rPr>
          <w:lang w:val="en-US"/>
        </w:rPr>
        <w:t xml:space="preserve">, A. (2022). </w:t>
      </w:r>
      <w:proofErr w:type="spellStart"/>
      <w:r w:rsidRPr="00A9689E">
        <w:rPr>
          <w:i/>
          <w:iCs/>
          <w:lang w:val="en-US"/>
        </w:rPr>
        <w:t>suncalc</w:t>
      </w:r>
      <w:proofErr w:type="spellEnd"/>
      <w:r w:rsidRPr="00A9689E">
        <w:rPr>
          <w:i/>
          <w:iCs/>
          <w:lang w:val="en-US"/>
        </w:rPr>
        <w:t>: Compute Sun Position, Sunlight Phases, Moon Position and   Lunar Phase</w:t>
      </w:r>
      <w:r w:rsidRPr="00A9689E">
        <w:rPr>
          <w:lang w:val="en-US"/>
        </w:rPr>
        <w:t xml:space="preserve"> (Version 0.5.1) [R </w:t>
      </w:r>
      <w:proofErr w:type="spellStart"/>
      <w:r w:rsidRPr="00A9689E">
        <w:rPr>
          <w:lang w:val="en-US"/>
        </w:rPr>
        <w:t>packag</w:t>
      </w:r>
      <w:proofErr w:type="spellEnd"/>
      <w:r w:rsidRPr="00A9689E">
        <w:rPr>
          <w:lang w:val="en-US"/>
        </w:rPr>
        <w:t>]. https://CRAN.R-project.org/package=suncalc</w:t>
      </w:r>
    </w:p>
    <w:p w14:paraId="0A39F6E4" w14:textId="77777777" w:rsidR="00A9689E" w:rsidRPr="00A9689E" w:rsidRDefault="00A9689E" w:rsidP="00E818ED">
      <w:pPr>
        <w:pStyle w:val="Bibliography"/>
        <w:spacing w:line="240" w:lineRule="auto"/>
        <w:rPr>
          <w:lang w:val="en-US"/>
        </w:rPr>
      </w:pPr>
      <w:proofErr w:type="spellStart"/>
      <w:r w:rsidRPr="00A9689E">
        <w:rPr>
          <w:lang w:val="en-US"/>
        </w:rPr>
        <w:t>Thohari</w:t>
      </w:r>
      <w:proofErr w:type="spellEnd"/>
      <w:r w:rsidRPr="00A9689E">
        <w:rPr>
          <w:lang w:val="en-US"/>
        </w:rPr>
        <w:t xml:space="preserve">, M. (1989). </w:t>
      </w:r>
      <w:r w:rsidRPr="00A9689E">
        <w:rPr>
          <w:i/>
          <w:iCs/>
          <w:lang w:val="en-US"/>
        </w:rPr>
        <w:t>Wildlife Tracking by Telemetry</w:t>
      </w:r>
      <w:r w:rsidRPr="00A9689E">
        <w:rPr>
          <w:lang w:val="en-US"/>
        </w:rPr>
        <w:t>.</w:t>
      </w:r>
    </w:p>
    <w:p w14:paraId="6CC14EBC" w14:textId="77777777" w:rsidR="00A9689E" w:rsidRPr="00A9689E" w:rsidRDefault="00A9689E" w:rsidP="00E818ED">
      <w:pPr>
        <w:pStyle w:val="Bibliography"/>
        <w:spacing w:line="240" w:lineRule="auto"/>
        <w:rPr>
          <w:lang w:val="en-US"/>
        </w:rPr>
      </w:pPr>
      <w:r w:rsidRPr="00A9689E">
        <w:rPr>
          <w:lang w:val="en-US"/>
        </w:rPr>
        <w:t xml:space="preserve">Thompson, C. M., &amp; </w:t>
      </w:r>
      <w:proofErr w:type="spellStart"/>
      <w:r w:rsidRPr="00A9689E">
        <w:rPr>
          <w:lang w:val="en-US"/>
        </w:rPr>
        <w:t>McGarigal</w:t>
      </w:r>
      <w:proofErr w:type="spellEnd"/>
      <w:r w:rsidRPr="00A9689E">
        <w:rPr>
          <w:lang w:val="en-US"/>
        </w:rPr>
        <w:t xml:space="preserve">, K. (2002). The influence of research scale on bald eagle habitat selection along the lower Hudson River, New York (USA). </w:t>
      </w:r>
      <w:r w:rsidRPr="00A9689E">
        <w:rPr>
          <w:i/>
          <w:iCs/>
          <w:lang w:val="en-US"/>
        </w:rPr>
        <w:t>Landscape Ecology</w:t>
      </w:r>
      <w:r w:rsidRPr="00A9689E">
        <w:rPr>
          <w:lang w:val="en-US"/>
        </w:rPr>
        <w:t xml:space="preserve">, </w:t>
      </w:r>
      <w:r w:rsidRPr="00A9689E">
        <w:rPr>
          <w:i/>
          <w:iCs/>
          <w:lang w:val="en-US"/>
        </w:rPr>
        <w:t>17</w:t>
      </w:r>
      <w:r w:rsidRPr="00A9689E">
        <w:rPr>
          <w:lang w:val="en-US"/>
        </w:rPr>
        <w:t>(6), 569–586. https://doi.org/10.1023/A:1021501231182</w:t>
      </w:r>
    </w:p>
    <w:p w14:paraId="4EF66E31" w14:textId="77777777" w:rsidR="00A9689E" w:rsidRPr="00A9689E" w:rsidRDefault="00A9689E" w:rsidP="00E818ED">
      <w:pPr>
        <w:pStyle w:val="Bibliography"/>
        <w:spacing w:line="240" w:lineRule="auto"/>
        <w:rPr>
          <w:lang w:val="en-US"/>
        </w:rPr>
      </w:pPr>
      <w:r w:rsidRPr="00A9689E">
        <w:rPr>
          <w:lang w:val="en-US"/>
        </w:rPr>
        <w:t xml:space="preserve">Tian, Y., </w:t>
      </w:r>
      <w:proofErr w:type="spellStart"/>
      <w:r w:rsidRPr="00A9689E">
        <w:rPr>
          <w:lang w:val="en-US"/>
        </w:rPr>
        <w:t>Tsendbazar</w:t>
      </w:r>
      <w:proofErr w:type="spellEnd"/>
      <w:r w:rsidRPr="00A9689E">
        <w:rPr>
          <w:lang w:val="en-US"/>
        </w:rPr>
        <w:t xml:space="preserve">, N.-E., van Leeuwen, E., Fensholt, R., &amp; Herold, M. (2022). A global analysis of multifaceted urbanization patterns using Earth Observation data from 1975 to 2015. </w:t>
      </w:r>
      <w:r w:rsidRPr="00A9689E">
        <w:rPr>
          <w:i/>
          <w:iCs/>
          <w:lang w:val="en-US"/>
        </w:rPr>
        <w:t>Landscape and Urban Planning</w:t>
      </w:r>
      <w:r w:rsidRPr="00A9689E">
        <w:rPr>
          <w:lang w:val="en-US"/>
        </w:rPr>
        <w:t xml:space="preserve">, </w:t>
      </w:r>
      <w:r w:rsidRPr="00A9689E">
        <w:rPr>
          <w:i/>
          <w:iCs/>
          <w:lang w:val="en-US"/>
        </w:rPr>
        <w:t>219</w:t>
      </w:r>
      <w:r w:rsidRPr="00A9689E">
        <w:rPr>
          <w:lang w:val="en-US"/>
        </w:rPr>
        <w:t>, 104316. https://doi.org/10.1016/j.landurbplan.2021.104316</w:t>
      </w:r>
    </w:p>
    <w:p w14:paraId="5EEE3D38" w14:textId="77777777" w:rsidR="00A9689E" w:rsidRPr="00A9689E" w:rsidRDefault="00A9689E" w:rsidP="00E818ED">
      <w:pPr>
        <w:pStyle w:val="Bibliography"/>
        <w:spacing w:line="240" w:lineRule="auto"/>
        <w:rPr>
          <w:lang w:val="en-US"/>
        </w:rPr>
      </w:pPr>
      <w:r w:rsidRPr="00A9689E">
        <w:rPr>
          <w:lang w:val="en-US"/>
        </w:rPr>
        <w:t xml:space="preserve">Timm, B. C., </w:t>
      </w:r>
      <w:proofErr w:type="spellStart"/>
      <w:r w:rsidRPr="00A9689E">
        <w:rPr>
          <w:lang w:val="en-US"/>
        </w:rPr>
        <w:t>McGarigal</w:t>
      </w:r>
      <w:proofErr w:type="spellEnd"/>
      <w:r w:rsidRPr="00A9689E">
        <w:rPr>
          <w:lang w:val="en-US"/>
        </w:rPr>
        <w:t xml:space="preserve">, K., Cushman, S. A., &amp; Ganey, J. L. (2016). Multi-scale Mexican spotted owl (Strix occidentalis lucida) nest/roost habitat selection in Arizona and a comparison with single-scale modeling results. </w:t>
      </w:r>
      <w:r w:rsidRPr="00A9689E">
        <w:rPr>
          <w:i/>
          <w:iCs/>
          <w:lang w:val="en-US"/>
        </w:rPr>
        <w:t>Landscape Ecology</w:t>
      </w:r>
      <w:r w:rsidRPr="00A9689E">
        <w:rPr>
          <w:lang w:val="en-US"/>
        </w:rPr>
        <w:t xml:space="preserve">, </w:t>
      </w:r>
      <w:r w:rsidRPr="00A9689E">
        <w:rPr>
          <w:i/>
          <w:iCs/>
          <w:lang w:val="en-US"/>
        </w:rPr>
        <w:t>31</w:t>
      </w:r>
      <w:r w:rsidRPr="00A9689E">
        <w:rPr>
          <w:lang w:val="en-US"/>
        </w:rPr>
        <w:t>(6), 1209–1225. https://doi.org/10.1007/s10980-016-0371-0</w:t>
      </w:r>
    </w:p>
    <w:p w14:paraId="74AF6B00" w14:textId="77777777" w:rsidR="00A9689E" w:rsidRPr="00A9689E" w:rsidRDefault="00A9689E" w:rsidP="00E818ED">
      <w:pPr>
        <w:pStyle w:val="Bibliography"/>
        <w:spacing w:line="240" w:lineRule="auto"/>
        <w:rPr>
          <w:lang w:val="en-US"/>
        </w:rPr>
      </w:pPr>
      <w:proofErr w:type="spellStart"/>
      <w:r w:rsidRPr="00A9689E">
        <w:rPr>
          <w:lang w:val="en-US"/>
        </w:rPr>
        <w:t>Tryjanowski</w:t>
      </w:r>
      <w:proofErr w:type="spellEnd"/>
      <w:r w:rsidRPr="00A9689E">
        <w:rPr>
          <w:lang w:val="en-US"/>
        </w:rPr>
        <w:t xml:space="preserve">, P., Mikula, P., &amp; Morelli, F. (2024). Dynamic interactions at birdfeeders: Attracting both prey and predators across urban and rural habitats. </w:t>
      </w:r>
      <w:r w:rsidRPr="00A9689E">
        <w:rPr>
          <w:i/>
          <w:iCs/>
          <w:lang w:val="en-US"/>
        </w:rPr>
        <w:t>Basic and Applied Ecology</w:t>
      </w:r>
      <w:r w:rsidRPr="00A9689E">
        <w:rPr>
          <w:lang w:val="en-US"/>
        </w:rPr>
        <w:t xml:space="preserve">, </w:t>
      </w:r>
      <w:r w:rsidRPr="00A9689E">
        <w:rPr>
          <w:i/>
          <w:iCs/>
          <w:lang w:val="en-US"/>
        </w:rPr>
        <w:t>79</w:t>
      </w:r>
      <w:r w:rsidRPr="00A9689E">
        <w:rPr>
          <w:lang w:val="en-US"/>
        </w:rPr>
        <w:t>, 84–89. https://doi.org/10.1016/j.baae.2024.06.005</w:t>
      </w:r>
    </w:p>
    <w:p w14:paraId="08A8E127" w14:textId="77777777" w:rsidR="00A9689E" w:rsidRPr="00A9689E" w:rsidRDefault="00A9689E" w:rsidP="00E818ED">
      <w:pPr>
        <w:pStyle w:val="Bibliography"/>
        <w:spacing w:line="240" w:lineRule="auto"/>
        <w:rPr>
          <w:lang w:val="en-US"/>
        </w:rPr>
      </w:pPr>
      <w:r w:rsidRPr="00A9689E">
        <w:rPr>
          <w:lang w:val="en-US"/>
        </w:rPr>
        <w:t xml:space="preserve">United Nations Environment Program. (2024). Nature-based Solutions. </w:t>
      </w:r>
      <w:r w:rsidRPr="00A9689E">
        <w:rPr>
          <w:i/>
          <w:iCs/>
          <w:lang w:val="en-US"/>
        </w:rPr>
        <w:t>Nature-Based Solutions</w:t>
      </w:r>
      <w:r w:rsidRPr="00A9689E">
        <w:rPr>
          <w:lang w:val="en-US"/>
        </w:rPr>
        <w:t>. https://www.unepfi.org/nature/nature/nature-based-solutions/</w:t>
      </w:r>
    </w:p>
    <w:p w14:paraId="51D25C46" w14:textId="77777777" w:rsidR="00A9689E" w:rsidRPr="00A9689E" w:rsidRDefault="00A9689E" w:rsidP="00E818ED">
      <w:pPr>
        <w:pStyle w:val="Bibliography"/>
        <w:spacing w:line="240" w:lineRule="auto"/>
        <w:rPr>
          <w:lang w:val="en-US"/>
        </w:rPr>
      </w:pPr>
      <w:r w:rsidRPr="00A9689E">
        <w:rPr>
          <w:lang w:val="en-US"/>
        </w:rPr>
        <w:t xml:space="preserve">Universität Konstanz. (2023). </w:t>
      </w:r>
      <w:r w:rsidRPr="00A9689E">
        <w:rPr>
          <w:i/>
          <w:iCs/>
          <w:lang w:val="en-US"/>
        </w:rPr>
        <w:t>ICARUS - Tracking animals from space | Topics of focus | News and media | University | University of Konstanz</w:t>
      </w:r>
      <w:r w:rsidRPr="00A9689E">
        <w:rPr>
          <w:lang w:val="en-US"/>
        </w:rPr>
        <w:t>. https://www.uni-konstanz.de/en/university/news-and-media/topics-of-focus/icarus-tracking-animals-from-space/</w:t>
      </w:r>
    </w:p>
    <w:p w14:paraId="0E2AD1BC" w14:textId="77777777" w:rsidR="00A9689E" w:rsidRPr="00A9689E" w:rsidRDefault="00A9689E" w:rsidP="00E818ED">
      <w:pPr>
        <w:pStyle w:val="Bibliography"/>
        <w:spacing w:line="240" w:lineRule="auto"/>
        <w:rPr>
          <w:lang w:val="en-US"/>
        </w:rPr>
      </w:pPr>
      <w:proofErr w:type="spellStart"/>
      <w:r w:rsidRPr="00A9689E">
        <w:rPr>
          <w:lang w:val="en-US"/>
        </w:rPr>
        <w:t>Vangestel</w:t>
      </w:r>
      <w:proofErr w:type="spellEnd"/>
      <w:r w:rsidRPr="00A9689E">
        <w:rPr>
          <w:lang w:val="en-US"/>
        </w:rPr>
        <w:t xml:space="preserve">, C., </w:t>
      </w:r>
      <w:proofErr w:type="spellStart"/>
      <w:r w:rsidRPr="00A9689E">
        <w:rPr>
          <w:lang w:val="en-US"/>
        </w:rPr>
        <w:t>Braeckman</w:t>
      </w:r>
      <w:proofErr w:type="spellEnd"/>
      <w:r w:rsidRPr="00A9689E">
        <w:rPr>
          <w:lang w:val="en-US"/>
        </w:rPr>
        <w:t xml:space="preserve">, B. P., </w:t>
      </w:r>
      <w:proofErr w:type="spellStart"/>
      <w:r w:rsidRPr="00A9689E">
        <w:rPr>
          <w:lang w:val="en-US"/>
        </w:rPr>
        <w:t>Matheve</w:t>
      </w:r>
      <w:proofErr w:type="spellEnd"/>
      <w:r w:rsidRPr="00A9689E">
        <w:rPr>
          <w:lang w:val="en-US"/>
        </w:rPr>
        <w:t xml:space="preserve">, H., &amp; Lens, L. (2010). Constraints on home range </w:t>
      </w:r>
      <w:proofErr w:type="spellStart"/>
      <w:r w:rsidRPr="00A9689E">
        <w:rPr>
          <w:lang w:val="en-US"/>
        </w:rPr>
        <w:t>behaviour</w:t>
      </w:r>
      <w:proofErr w:type="spellEnd"/>
      <w:r w:rsidRPr="00A9689E">
        <w:rPr>
          <w:lang w:val="en-US"/>
        </w:rPr>
        <w:t xml:space="preserve"> affect nutritional condition in urban house sparrows (Passer </w:t>
      </w:r>
      <w:proofErr w:type="spellStart"/>
      <w:r w:rsidRPr="00A9689E">
        <w:rPr>
          <w:lang w:val="en-US"/>
        </w:rPr>
        <w:t>domesticus</w:t>
      </w:r>
      <w:proofErr w:type="spellEnd"/>
      <w:r w:rsidRPr="00A9689E">
        <w:rPr>
          <w:lang w:val="en-US"/>
        </w:rPr>
        <w:t xml:space="preserve">): RANGING BEHAVIOUR IN URBAN HOUSE SPARROWS. </w:t>
      </w:r>
      <w:r w:rsidRPr="00A9689E">
        <w:rPr>
          <w:i/>
          <w:iCs/>
          <w:lang w:val="en-US"/>
        </w:rPr>
        <w:t>Biological Journal of the Linnean Society</w:t>
      </w:r>
      <w:r w:rsidRPr="00A9689E">
        <w:rPr>
          <w:lang w:val="en-US"/>
        </w:rPr>
        <w:t xml:space="preserve">, </w:t>
      </w:r>
      <w:r w:rsidRPr="00A9689E">
        <w:rPr>
          <w:i/>
          <w:iCs/>
          <w:lang w:val="en-US"/>
        </w:rPr>
        <w:t>101</w:t>
      </w:r>
      <w:r w:rsidRPr="00A9689E">
        <w:rPr>
          <w:lang w:val="en-US"/>
        </w:rPr>
        <w:t>(1), 41–50. https://doi.org/10.1111/j.1095-8312.2010.01493.x</w:t>
      </w:r>
    </w:p>
    <w:p w14:paraId="1BBCC6C8" w14:textId="77777777" w:rsidR="00A9689E" w:rsidRPr="00A9689E" w:rsidRDefault="00A9689E" w:rsidP="00E818ED">
      <w:pPr>
        <w:pStyle w:val="Bibliography"/>
        <w:spacing w:line="240" w:lineRule="auto"/>
        <w:rPr>
          <w:lang w:val="en-US"/>
        </w:rPr>
      </w:pPr>
      <w:proofErr w:type="spellStart"/>
      <w:r w:rsidRPr="00DD409D">
        <w:t>Vaz</w:t>
      </w:r>
      <w:proofErr w:type="spellEnd"/>
      <w:r w:rsidRPr="00DD409D">
        <w:t xml:space="preserve">, S., </w:t>
      </w:r>
      <w:proofErr w:type="spellStart"/>
      <w:r w:rsidRPr="00DD409D">
        <w:t>Manes</w:t>
      </w:r>
      <w:proofErr w:type="spellEnd"/>
      <w:r w:rsidRPr="00DD409D">
        <w:t xml:space="preserve">, S., </w:t>
      </w:r>
      <w:proofErr w:type="spellStart"/>
      <w:r w:rsidRPr="00DD409D">
        <w:t>Khattar</w:t>
      </w:r>
      <w:proofErr w:type="spellEnd"/>
      <w:r w:rsidRPr="00DD409D">
        <w:t xml:space="preserve">, G., Mendes, M., Silveira, L., Mendes, E., De Morais Rodrigues, E., Gama-Maia, D., Lorini, M. L., Macedo, M., &amp; Paiva, P. C. (2023). </w:t>
      </w:r>
      <w:r w:rsidRPr="00A9689E">
        <w:rPr>
          <w:lang w:val="en-US"/>
        </w:rPr>
        <w:t xml:space="preserve">Global meta-analysis of urbanization stressors on insect abundance, richness, and traits. </w:t>
      </w:r>
      <w:r w:rsidRPr="00A9689E">
        <w:rPr>
          <w:i/>
          <w:iCs/>
          <w:lang w:val="en-US"/>
        </w:rPr>
        <w:t>Science of The Total Environment</w:t>
      </w:r>
      <w:r w:rsidRPr="00A9689E">
        <w:rPr>
          <w:lang w:val="en-US"/>
        </w:rPr>
        <w:t xml:space="preserve">, </w:t>
      </w:r>
      <w:r w:rsidRPr="00A9689E">
        <w:rPr>
          <w:i/>
          <w:iCs/>
          <w:lang w:val="en-US"/>
        </w:rPr>
        <w:t>903</w:t>
      </w:r>
      <w:r w:rsidRPr="00A9689E">
        <w:rPr>
          <w:lang w:val="en-US"/>
        </w:rPr>
        <w:t>, 165967. https://doi.org/10.1016/j.scitotenv.2023.165967</w:t>
      </w:r>
    </w:p>
    <w:p w14:paraId="3422A3F3" w14:textId="77777777" w:rsidR="00A9689E" w:rsidRPr="00DD409D" w:rsidRDefault="00A9689E" w:rsidP="00E818ED">
      <w:pPr>
        <w:pStyle w:val="Bibliography"/>
        <w:spacing w:line="240" w:lineRule="auto"/>
      </w:pPr>
      <w:r w:rsidRPr="00DD409D">
        <w:t xml:space="preserve">VILLE DE MONTRÉAL. (2018). </w:t>
      </w:r>
      <w:r w:rsidRPr="00DD409D">
        <w:rPr>
          <w:i/>
          <w:iCs/>
        </w:rPr>
        <w:t>Chaussée agrégée et intersection (Base de données des actifs de voirie)</w:t>
      </w:r>
      <w:r w:rsidRPr="00DD409D">
        <w:t xml:space="preserve"> (Jeu de données Nos. </w:t>
      </w:r>
      <w:proofErr w:type="gramStart"/>
      <w:r w:rsidRPr="00DD409D">
        <w:t>a</w:t>
      </w:r>
      <w:proofErr w:type="gramEnd"/>
      <w:r w:rsidRPr="00DD409D">
        <w:t>2810949-7335-49e2-84af-1c5da4ff6342). Données Québec. https://www.donneesquebec.ca/recherche/dataset/vmtl-voirie-chaussee-intersection</w:t>
      </w:r>
    </w:p>
    <w:p w14:paraId="2FF86B15" w14:textId="77777777" w:rsidR="00A9689E" w:rsidRPr="00A9689E" w:rsidRDefault="00A9689E" w:rsidP="00E818ED">
      <w:pPr>
        <w:pStyle w:val="Bibliography"/>
        <w:spacing w:line="240" w:lineRule="auto"/>
        <w:rPr>
          <w:lang w:val="en-US"/>
        </w:rPr>
      </w:pPr>
      <w:r w:rsidRPr="00A9689E">
        <w:rPr>
          <w:lang w:val="en-US"/>
        </w:rPr>
        <w:t xml:space="preserve">Visscher, D. R., Unger, A., Grobbelaar, H., &amp; DeWitt, P. D. (2018). Bird foraging is influenced by both risk and connectivity in urban parks. </w:t>
      </w:r>
      <w:r w:rsidRPr="00A9689E">
        <w:rPr>
          <w:i/>
          <w:iCs/>
          <w:lang w:val="en-US"/>
        </w:rPr>
        <w:t>Journal of Urban Ecology</w:t>
      </w:r>
      <w:r w:rsidRPr="00A9689E">
        <w:rPr>
          <w:lang w:val="en-US"/>
        </w:rPr>
        <w:t xml:space="preserve">, </w:t>
      </w:r>
      <w:r w:rsidRPr="00A9689E">
        <w:rPr>
          <w:i/>
          <w:iCs/>
          <w:lang w:val="en-US"/>
        </w:rPr>
        <w:t>4</w:t>
      </w:r>
      <w:r w:rsidRPr="00A9689E">
        <w:rPr>
          <w:lang w:val="en-US"/>
        </w:rPr>
        <w:t>(1), juy020. https://doi.org/10.1093/jue/juy020</w:t>
      </w:r>
    </w:p>
    <w:p w14:paraId="6830DB3E" w14:textId="77777777" w:rsidR="00A9689E" w:rsidRPr="00A9689E" w:rsidRDefault="00A9689E" w:rsidP="00E818ED">
      <w:pPr>
        <w:pStyle w:val="Bibliography"/>
        <w:spacing w:line="240" w:lineRule="auto"/>
        <w:rPr>
          <w:lang w:val="en-US"/>
        </w:rPr>
      </w:pPr>
      <w:r w:rsidRPr="00A9689E">
        <w:rPr>
          <w:lang w:val="en-US"/>
        </w:rPr>
        <w:t xml:space="preserve">Von Döhren, P., &amp; Haase, D. (2015). Ecosystem disservices research: A review of the state of the art with a focus on cities. </w:t>
      </w:r>
      <w:r w:rsidRPr="00A9689E">
        <w:rPr>
          <w:i/>
          <w:iCs/>
          <w:lang w:val="en-US"/>
        </w:rPr>
        <w:t>Ecological Indicators</w:t>
      </w:r>
      <w:r w:rsidRPr="00A9689E">
        <w:rPr>
          <w:lang w:val="en-US"/>
        </w:rPr>
        <w:t xml:space="preserve">, </w:t>
      </w:r>
      <w:r w:rsidRPr="00A9689E">
        <w:rPr>
          <w:i/>
          <w:iCs/>
          <w:lang w:val="en-US"/>
        </w:rPr>
        <w:t>52</w:t>
      </w:r>
      <w:r w:rsidRPr="00A9689E">
        <w:rPr>
          <w:lang w:val="en-US"/>
        </w:rPr>
        <w:t>, 490–497. https://doi.org/10.1016/j.ecolind.2014.12.027</w:t>
      </w:r>
    </w:p>
    <w:p w14:paraId="3557D8D4" w14:textId="77777777" w:rsidR="00A9689E" w:rsidRPr="00A9689E" w:rsidRDefault="00A9689E" w:rsidP="00E818ED">
      <w:pPr>
        <w:pStyle w:val="Bibliography"/>
        <w:spacing w:line="240" w:lineRule="auto"/>
        <w:rPr>
          <w:lang w:val="en-US"/>
        </w:rPr>
      </w:pPr>
      <w:proofErr w:type="spellStart"/>
      <w:r w:rsidRPr="00A9689E">
        <w:rPr>
          <w:lang w:val="en-US"/>
        </w:rPr>
        <w:t>vonBergmann</w:t>
      </w:r>
      <w:proofErr w:type="spellEnd"/>
      <w:r w:rsidRPr="00A9689E">
        <w:rPr>
          <w:lang w:val="en-US"/>
        </w:rPr>
        <w:t xml:space="preserve">, J., &amp; Jacobs, A. (n.d.). </w:t>
      </w:r>
      <w:proofErr w:type="spellStart"/>
      <w:r w:rsidRPr="00A9689E">
        <w:rPr>
          <w:i/>
          <w:iCs/>
          <w:lang w:val="en-US"/>
        </w:rPr>
        <w:t>cancensus</w:t>
      </w:r>
      <w:proofErr w:type="spellEnd"/>
      <w:r w:rsidRPr="00A9689E">
        <w:rPr>
          <w:i/>
          <w:iCs/>
          <w:lang w:val="en-US"/>
        </w:rPr>
        <w:t>: Access, Retrieve, and Work with Canadian Census Data and Geography</w:t>
      </w:r>
      <w:r w:rsidRPr="00A9689E">
        <w:rPr>
          <w:lang w:val="en-US"/>
        </w:rPr>
        <w:t xml:space="preserve"> (Version 0.5.3) [Computer software]. Retrieved May 5, 2025, from https://CRAN.R-project.org/package=cancensus</w:t>
      </w:r>
    </w:p>
    <w:p w14:paraId="062607CC" w14:textId="77777777" w:rsidR="00A9689E" w:rsidRPr="00A9689E" w:rsidRDefault="00A9689E" w:rsidP="00E818ED">
      <w:pPr>
        <w:pStyle w:val="Bibliography"/>
        <w:spacing w:line="240" w:lineRule="auto"/>
        <w:rPr>
          <w:lang w:val="en-US"/>
        </w:rPr>
      </w:pPr>
      <w:proofErr w:type="spellStart"/>
      <w:r w:rsidRPr="00A9689E">
        <w:rPr>
          <w:lang w:val="en-US"/>
        </w:rPr>
        <w:t>Walsberg</w:t>
      </w:r>
      <w:proofErr w:type="spellEnd"/>
      <w:r w:rsidRPr="00A9689E">
        <w:rPr>
          <w:lang w:val="en-US"/>
        </w:rPr>
        <w:t xml:space="preserve">, G. E. (1986). Thermal Consequences of Roost-site Selection: The Relative Importance of Three Modes of Heat Conservation. </w:t>
      </w:r>
      <w:r w:rsidRPr="00A9689E">
        <w:rPr>
          <w:i/>
          <w:iCs/>
          <w:lang w:val="en-US"/>
        </w:rPr>
        <w:t>The Auk</w:t>
      </w:r>
      <w:r w:rsidRPr="00A9689E">
        <w:rPr>
          <w:lang w:val="en-US"/>
        </w:rPr>
        <w:t xml:space="preserve">, </w:t>
      </w:r>
      <w:r w:rsidRPr="00A9689E">
        <w:rPr>
          <w:i/>
          <w:iCs/>
          <w:lang w:val="en-US"/>
        </w:rPr>
        <w:t>103</w:t>
      </w:r>
      <w:r w:rsidRPr="00A9689E">
        <w:rPr>
          <w:lang w:val="en-US"/>
        </w:rPr>
        <w:t>(1), 1–7. https://doi.org/10.1093/auk/103.1.1</w:t>
      </w:r>
    </w:p>
    <w:p w14:paraId="7C05DB39" w14:textId="77777777" w:rsidR="00A9689E" w:rsidRPr="00A9689E" w:rsidRDefault="00A9689E" w:rsidP="00E818ED">
      <w:pPr>
        <w:pStyle w:val="Bibliography"/>
        <w:spacing w:line="240" w:lineRule="auto"/>
        <w:rPr>
          <w:lang w:val="en-US"/>
        </w:rPr>
      </w:pPr>
      <w:r w:rsidRPr="00A9689E">
        <w:rPr>
          <w:lang w:val="en-US"/>
        </w:rPr>
        <w:t xml:space="preserve">Wang, H., He, Q., Liu, X., Zhuang, Y., &amp; Hong, S. (2012). Global urbanization research from 1991 to 2009: A systematic research review. </w:t>
      </w:r>
      <w:r w:rsidRPr="00A9689E">
        <w:rPr>
          <w:i/>
          <w:iCs/>
          <w:lang w:val="en-US"/>
        </w:rPr>
        <w:t>Landscape and Urban Planning</w:t>
      </w:r>
      <w:r w:rsidRPr="00A9689E">
        <w:rPr>
          <w:lang w:val="en-US"/>
        </w:rPr>
        <w:t xml:space="preserve">, </w:t>
      </w:r>
      <w:r w:rsidRPr="00A9689E">
        <w:rPr>
          <w:i/>
          <w:iCs/>
          <w:lang w:val="en-US"/>
        </w:rPr>
        <w:t>104</w:t>
      </w:r>
      <w:r w:rsidRPr="00A9689E">
        <w:rPr>
          <w:lang w:val="en-US"/>
        </w:rPr>
        <w:t>(3–4), 299–309.</w:t>
      </w:r>
    </w:p>
    <w:p w14:paraId="07B809CE" w14:textId="77777777" w:rsidR="00A9689E" w:rsidRPr="00A9689E" w:rsidRDefault="00A9689E" w:rsidP="00E818ED">
      <w:pPr>
        <w:pStyle w:val="Bibliography"/>
        <w:spacing w:line="240" w:lineRule="auto"/>
        <w:rPr>
          <w:lang w:val="en-US"/>
        </w:rPr>
      </w:pPr>
      <w:r w:rsidRPr="00A9689E">
        <w:rPr>
          <w:lang w:val="en-US"/>
        </w:rPr>
        <w:t xml:space="preserve">Watson, H., Nilsson, J., &amp; Nilsson, J. F. (2023). Thermoregulatory costs of the innate immune response are modulated by winter food availability in a small passerine. </w:t>
      </w:r>
      <w:r w:rsidRPr="00A9689E">
        <w:rPr>
          <w:i/>
          <w:iCs/>
          <w:lang w:val="en-US"/>
        </w:rPr>
        <w:t>Journal of Animal Ecology</w:t>
      </w:r>
      <w:r w:rsidRPr="00A9689E">
        <w:rPr>
          <w:lang w:val="en-US"/>
        </w:rPr>
        <w:t xml:space="preserve">, </w:t>
      </w:r>
      <w:r w:rsidRPr="00A9689E">
        <w:rPr>
          <w:i/>
          <w:iCs/>
          <w:lang w:val="en-US"/>
        </w:rPr>
        <w:t>92</w:t>
      </w:r>
      <w:r w:rsidRPr="00A9689E">
        <w:rPr>
          <w:lang w:val="en-US"/>
        </w:rPr>
        <w:t>(5), 1065–1074. https://doi.org/10.1111/1365-2656.13914</w:t>
      </w:r>
    </w:p>
    <w:p w14:paraId="3A5CCD1F" w14:textId="77777777" w:rsidR="00A9689E" w:rsidRPr="00A9689E" w:rsidRDefault="00A9689E" w:rsidP="00E818ED">
      <w:pPr>
        <w:pStyle w:val="Bibliography"/>
        <w:spacing w:line="240" w:lineRule="auto"/>
        <w:rPr>
          <w:lang w:val="en-US"/>
        </w:rPr>
      </w:pPr>
      <w:r w:rsidRPr="00A9689E">
        <w:rPr>
          <w:lang w:val="en-US"/>
        </w:rPr>
        <w:t xml:space="preserve">Weathers, W. W., &amp; Sullivan, K. A. (1993). Seasonal Patterns of Time and Energy Allocation by Birds. </w:t>
      </w:r>
      <w:r w:rsidRPr="00A9689E">
        <w:rPr>
          <w:i/>
          <w:iCs/>
          <w:lang w:val="en-US"/>
        </w:rPr>
        <w:t>Physiological Zoology</w:t>
      </w:r>
      <w:r w:rsidRPr="00A9689E">
        <w:rPr>
          <w:lang w:val="en-US"/>
        </w:rPr>
        <w:t xml:space="preserve">, </w:t>
      </w:r>
      <w:r w:rsidRPr="00A9689E">
        <w:rPr>
          <w:i/>
          <w:iCs/>
          <w:lang w:val="en-US"/>
        </w:rPr>
        <w:t>66</w:t>
      </w:r>
      <w:r w:rsidRPr="00A9689E">
        <w:rPr>
          <w:lang w:val="en-US"/>
        </w:rPr>
        <w:t>(4), 511–536. https://doi.org/10.1086/physzool.66.4.30163806</w:t>
      </w:r>
    </w:p>
    <w:p w14:paraId="1535FB53" w14:textId="77777777" w:rsidR="00A9689E" w:rsidRPr="00A9689E" w:rsidRDefault="00A9689E" w:rsidP="00E818ED">
      <w:pPr>
        <w:pStyle w:val="Bibliography"/>
        <w:spacing w:line="240" w:lineRule="auto"/>
        <w:rPr>
          <w:lang w:val="en-US"/>
        </w:rPr>
      </w:pPr>
      <w:r w:rsidRPr="00A9689E">
        <w:rPr>
          <w:lang w:val="en-US"/>
        </w:rPr>
        <w:t xml:space="preserve">Whitney, K. (2021). Bird Banding and the Environmental Humanities. </w:t>
      </w:r>
      <w:r w:rsidRPr="00A9689E">
        <w:rPr>
          <w:i/>
          <w:iCs/>
          <w:lang w:val="en-US"/>
        </w:rPr>
        <w:t>Environmental Humanities</w:t>
      </w:r>
      <w:r w:rsidRPr="00A9689E">
        <w:rPr>
          <w:lang w:val="en-US"/>
        </w:rPr>
        <w:t xml:space="preserve">, </w:t>
      </w:r>
      <w:r w:rsidRPr="00A9689E">
        <w:rPr>
          <w:i/>
          <w:iCs/>
          <w:lang w:val="en-US"/>
        </w:rPr>
        <w:t>13</w:t>
      </w:r>
      <w:r w:rsidRPr="00A9689E">
        <w:rPr>
          <w:lang w:val="en-US"/>
        </w:rPr>
        <w:t>(1), 113–135. https://doi.org/10.1215/22011919-8867230</w:t>
      </w:r>
    </w:p>
    <w:p w14:paraId="52F7698E" w14:textId="77777777" w:rsidR="00A9689E" w:rsidRPr="00A9689E" w:rsidRDefault="00A9689E" w:rsidP="00E818ED">
      <w:pPr>
        <w:pStyle w:val="Bibliography"/>
        <w:spacing w:line="240" w:lineRule="auto"/>
        <w:rPr>
          <w:lang w:val="en-US"/>
        </w:rPr>
      </w:pPr>
      <w:r w:rsidRPr="00A9689E">
        <w:rPr>
          <w:lang w:val="en-US"/>
        </w:rPr>
        <w:t xml:space="preserve">Wolch, J. R., Byrne, J., &amp; Newell, J. P. (2014). Urban green space, public health, and environmental justice: The challenge of making cities ‘just green enough.’ </w:t>
      </w:r>
      <w:r w:rsidRPr="00A9689E">
        <w:rPr>
          <w:i/>
          <w:iCs/>
          <w:lang w:val="en-US"/>
        </w:rPr>
        <w:t>Landscape and Urban Planning</w:t>
      </w:r>
      <w:r w:rsidRPr="00A9689E">
        <w:rPr>
          <w:lang w:val="en-US"/>
        </w:rPr>
        <w:t xml:space="preserve">, </w:t>
      </w:r>
      <w:r w:rsidRPr="00A9689E">
        <w:rPr>
          <w:i/>
          <w:iCs/>
          <w:lang w:val="en-US"/>
        </w:rPr>
        <w:t>125</w:t>
      </w:r>
      <w:r w:rsidRPr="00A9689E">
        <w:rPr>
          <w:lang w:val="en-US"/>
        </w:rPr>
        <w:t>, 234–244. https://doi.org/10.1016/j.landurbplan.2014.01.017</w:t>
      </w:r>
    </w:p>
    <w:p w14:paraId="78995495" w14:textId="77777777" w:rsidR="00A9689E" w:rsidRPr="00A9689E" w:rsidRDefault="00A9689E" w:rsidP="00E818ED">
      <w:pPr>
        <w:pStyle w:val="Bibliography"/>
        <w:spacing w:line="240" w:lineRule="auto"/>
        <w:rPr>
          <w:lang w:val="en-US"/>
        </w:rPr>
      </w:pPr>
      <w:r w:rsidRPr="00A9689E">
        <w:rPr>
          <w:lang w:val="en-US"/>
        </w:rPr>
        <w:t xml:space="preserve">Zhou, R., Hua, R., Tang, Z., &amp; Hua, L. (2023). Daily and Seasonal Activity Patterns of Plateau Pikas (Ochotona </w:t>
      </w:r>
      <w:proofErr w:type="spellStart"/>
      <w:r w:rsidRPr="00A9689E">
        <w:rPr>
          <w:lang w:val="en-US"/>
        </w:rPr>
        <w:t>curzoniae</w:t>
      </w:r>
      <w:proofErr w:type="spellEnd"/>
      <w:r w:rsidRPr="00A9689E">
        <w:rPr>
          <w:lang w:val="en-US"/>
        </w:rPr>
        <w:t xml:space="preserve">) on the Qinghai–Tibet Plateau, China, and Their Relationship with Weather Condition. </w:t>
      </w:r>
      <w:r w:rsidRPr="00A9689E">
        <w:rPr>
          <w:i/>
          <w:iCs/>
          <w:lang w:val="en-US"/>
        </w:rPr>
        <w:t>Animals</w:t>
      </w:r>
      <w:r w:rsidRPr="00A9689E">
        <w:rPr>
          <w:lang w:val="en-US"/>
        </w:rPr>
        <w:t xml:space="preserve">, </w:t>
      </w:r>
      <w:r w:rsidRPr="00A9689E">
        <w:rPr>
          <w:i/>
          <w:iCs/>
          <w:lang w:val="en-US"/>
        </w:rPr>
        <w:t>13</w:t>
      </w:r>
      <w:r w:rsidRPr="00A9689E">
        <w:rPr>
          <w:lang w:val="en-US"/>
        </w:rPr>
        <w:t>(10), 1689. https://doi.org/10.3390/ani13101689</w:t>
      </w:r>
    </w:p>
    <w:p w14:paraId="0C019D1F" w14:textId="2D4EDCD4" w:rsidR="00C42FFC" w:rsidRPr="0062365C" w:rsidRDefault="00254FE7" w:rsidP="00E818ED">
      <w:pPr>
        <w:pStyle w:val="Bibliography"/>
        <w:spacing w:line="240" w:lineRule="auto"/>
        <w:rPr>
          <w:rFonts w:cs="Times New Roman"/>
          <w:lang w:val="en-CA"/>
        </w:rPr>
      </w:pPr>
      <w:r w:rsidRPr="00CC1CE8">
        <w:rPr>
          <w:rFonts w:cs="Times New Roman"/>
          <w:lang w:val="en-CA"/>
        </w:rPr>
        <w:fldChar w:fldCharType="end"/>
      </w:r>
    </w:p>
    <w:sectPr w:rsidR="00C42FFC" w:rsidRPr="0062365C" w:rsidSect="00CF6BCC">
      <w:footerReference w:type="even" r:id="rId29"/>
      <w:footerReference w:type="default" r:id="rId3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CE1B9" w14:textId="77777777" w:rsidR="00D95851" w:rsidRDefault="00D95851" w:rsidP="00CF6BCC">
      <w:r>
        <w:separator/>
      </w:r>
    </w:p>
  </w:endnote>
  <w:endnote w:type="continuationSeparator" w:id="0">
    <w:p w14:paraId="23F29A6F" w14:textId="77777777" w:rsidR="00D95851" w:rsidRDefault="00D95851" w:rsidP="00CF6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6280505"/>
      <w:docPartObj>
        <w:docPartGallery w:val="Page Numbers (Bottom of Page)"/>
        <w:docPartUnique/>
      </w:docPartObj>
    </w:sdtPr>
    <w:sdtEndPr>
      <w:rPr>
        <w:rStyle w:val="PageNumber"/>
      </w:rPr>
    </w:sdtEndPr>
    <w:sdtContent>
      <w:p w14:paraId="6756823B" w14:textId="29BA2761" w:rsidR="00CF6BCC" w:rsidRDefault="00CF6BCC" w:rsidP="00E11A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F71110" w14:textId="77777777" w:rsidR="00CF6BCC" w:rsidRDefault="00CF6BCC" w:rsidP="00CF6B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94066"/>
      <w:docPartObj>
        <w:docPartGallery w:val="Page Numbers (Bottom of Page)"/>
        <w:docPartUnique/>
      </w:docPartObj>
    </w:sdtPr>
    <w:sdtEndPr>
      <w:rPr>
        <w:rStyle w:val="PageNumber"/>
        <w:rFonts w:ascii="Times New Roman" w:hAnsi="Times New Roman" w:cs="Times New Roman"/>
      </w:rPr>
    </w:sdtEndPr>
    <w:sdtContent>
      <w:p w14:paraId="6CEDE5B0" w14:textId="3ABD7F7C" w:rsidR="00CF6BCC" w:rsidRPr="00CF6BCC" w:rsidRDefault="00CF6BCC" w:rsidP="00E11A8F">
        <w:pPr>
          <w:pStyle w:val="Footer"/>
          <w:framePr w:wrap="none" w:vAnchor="text" w:hAnchor="margin" w:xAlign="right" w:y="1"/>
          <w:rPr>
            <w:rStyle w:val="PageNumber"/>
            <w:rFonts w:ascii="Times New Roman" w:hAnsi="Times New Roman" w:cs="Times New Roman"/>
          </w:rPr>
        </w:pPr>
        <w:r w:rsidRPr="00CF6BCC">
          <w:rPr>
            <w:rStyle w:val="PageNumber"/>
            <w:rFonts w:ascii="Times New Roman" w:hAnsi="Times New Roman" w:cs="Times New Roman"/>
          </w:rPr>
          <w:fldChar w:fldCharType="begin"/>
        </w:r>
        <w:r w:rsidRPr="00CF6BCC">
          <w:rPr>
            <w:rStyle w:val="PageNumber"/>
            <w:rFonts w:ascii="Times New Roman" w:hAnsi="Times New Roman" w:cs="Times New Roman"/>
          </w:rPr>
          <w:instrText xml:space="preserve"> PAGE </w:instrText>
        </w:r>
        <w:r w:rsidRPr="00CF6BCC">
          <w:rPr>
            <w:rStyle w:val="PageNumber"/>
            <w:rFonts w:ascii="Times New Roman" w:hAnsi="Times New Roman" w:cs="Times New Roman"/>
          </w:rPr>
          <w:fldChar w:fldCharType="separate"/>
        </w:r>
        <w:r w:rsidRPr="00CF6BCC">
          <w:rPr>
            <w:rStyle w:val="PageNumber"/>
            <w:rFonts w:ascii="Times New Roman" w:hAnsi="Times New Roman" w:cs="Times New Roman"/>
            <w:noProof/>
          </w:rPr>
          <w:t>2</w:t>
        </w:r>
        <w:r w:rsidRPr="00CF6BCC">
          <w:rPr>
            <w:rStyle w:val="PageNumber"/>
            <w:rFonts w:ascii="Times New Roman" w:hAnsi="Times New Roman" w:cs="Times New Roman"/>
          </w:rPr>
          <w:fldChar w:fldCharType="end"/>
        </w:r>
      </w:p>
    </w:sdtContent>
  </w:sdt>
  <w:p w14:paraId="22E6022B" w14:textId="77777777" w:rsidR="00CF6BCC" w:rsidRPr="00CF6BCC" w:rsidRDefault="00CF6BCC" w:rsidP="00CF6BCC">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D2C2" w14:textId="77777777" w:rsidR="00D95851" w:rsidRDefault="00D95851" w:rsidP="00CF6BCC">
      <w:r>
        <w:separator/>
      </w:r>
    </w:p>
  </w:footnote>
  <w:footnote w:type="continuationSeparator" w:id="0">
    <w:p w14:paraId="5AF2486F" w14:textId="77777777" w:rsidR="00D95851" w:rsidRDefault="00D95851" w:rsidP="00CF6B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8"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1647081892">
    <w:abstractNumId w:val="7"/>
  </w:num>
  <w:num w:numId="8" w16cid:durableId="578171792">
    <w:abstractNumId w:val="8"/>
  </w:num>
  <w:num w:numId="9" w16cid:durableId="2436823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Marie Cousineau">
    <w15:presenceInfo w15:providerId="AD" w15:userId="S::anne-marie.cousineau@mail.mcgill.ca::ef19705e-62fd-4e9f-8953-556deac7e950"/>
  </w15:person>
  <w15:person w15:author="Frei,Barbara (ECCC)">
    <w15:presenceInfo w15:providerId="AD" w15:userId="S::barbara.frei_ec.gc.ca#ext#@mcgill.onmicrosoft.com::3dd98b16-2590-4fd1-880f-80efd3adb226"/>
  </w15:person>
  <w15:person w15:author="Kyle Elliott, Dr">
    <w15:presenceInfo w15:providerId="AD" w15:userId="S::kyle.elliott@mcgill.ca::b3b0d205-0e12-4fc3-a9b3-d4a2ff50f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44"/>
    <w:rsid w:val="0000687E"/>
    <w:rsid w:val="000105DE"/>
    <w:rsid w:val="0001176D"/>
    <w:rsid w:val="000159BC"/>
    <w:rsid w:val="0001632D"/>
    <w:rsid w:val="00021F0C"/>
    <w:rsid w:val="00023173"/>
    <w:rsid w:val="00023991"/>
    <w:rsid w:val="00025DD9"/>
    <w:rsid w:val="000277B4"/>
    <w:rsid w:val="00030108"/>
    <w:rsid w:val="000313E8"/>
    <w:rsid w:val="0004317D"/>
    <w:rsid w:val="000502E6"/>
    <w:rsid w:val="00052795"/>
    <w:rsid w:val="000535B3"/>
    <w:rsid w:val="00054096"/>
    <w:rsid w:val="00057557"/>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449C"/>
    <w:rsid w:val="00085710"/>
    <w:rsid w:val="000866E3"/>
    <w:rsid w:val="00086D12"/>
    <w:rsid w:val="00087B57"/>
    <w:rsid w:val="00090440"/>
    <w:rsid w:val="000929A2"/>
    <w:rsid w:val="00092D70"/>
    <w:rsid w:val="00093A31"/>
    <w:rsid w:val="00094496"/>
    <w:rsid w:val="00094B09"/>
    <w:rsid w:val="0009569C"/>
    <w:rsid w:val="00095794"/>
    <w:rsid w:val="00095CFB"/>
    <w:rsid w:val="000968C8"/>
    <w:rsid w:val="00097F65"/>
    <w:rsid w:val="000A0D30"/>
    <w:rsid w:val="000A101A"/>
    <w:rsid w:val="000A13BC"/>
    <w:rsid w:val="000A197E"/>
    <w:rsid w:val="000A354F"/>
    <w:rsid w:val="000A3B63"/>
    <w:rsid w:val="000A4E58"/>
    <w:rsid w:val="000A5251"/>
    <w:rsid w:val="000A52C7"/>
    <w:rsid w:val="000A684C"/>
    <w:rsid w:val="000B15D3"/>
    <w:rsid w:val="000B36B8"/>
    <w:rsid w:val="000B6B8C"/>
    <w:rsid w:val="000B7290"/>
    <w:rsid w:val="000C0213"/>
    <w:rsid w:val="000C06C6"/>
    <w:rsid w:val="000C0D45"/>
    <w:rsid w:val="000C1BA0"/>
    <w:rsid w:val="000C596E"/>
    <w:rsid w:val="000C5EB8"/>
    <w:rsid w:val="000C6B57"/>
    <w:rsid w:val="000C7990"/>
    <w:rsid w:val="000C7EFD"/>
    <w:rsid w:val="000D1756"/>
    <w:rsid w:val="000D2FDA"/>
    <w:rsid w:val="000D5518"/>
    <w:rsid w:val="000E6246"/>
    <w:rsid w:val="000F07F9"/>
    <w:rsid w:val="000F16B6"/>
    <w:rsid w:val="000F2EB3"/>
    <w:rsid w:val="000F3083"/>
    <w:rsid w:val="000F324E"/>
    <w:rsid w:val="000F534E"/>
    <w:rsid w:val="000F54A7"/>
    <w:rsid w:val="000F6785"/>
    <w:rsid w:val="00101840"/>
    <w:rsid w:val="00101B77"/>
    <w:rsid w:val="00104A66"/>
    <w:rsid w:val="00111A72"/>
    <w:rsid w:val="0011232B"/>
    <w:rsid w:val="00112537"/>
    <w:rsid w:val="00114229"/>
    <w:rsid w:val="001144D1"/>
    <w:rsid w:val="001145F6"/>
    <w:rsid w:val="00114B69"/>
    <w:rsid w:val="00116AD0"/>
    <w:rsid w:val="001174A1"/>
    <w:rsid w:val="00120990"/>
    <w:rsid w:val="00121849"/>
    <w:rsid w:val="001233FF"/>
    <w:rsid w:val="001303BA"/>
    <w:rsid w:val="00133BF0"/>
    <w:rsid w:val="00134BF0"/>
    <w:rsid w:val="00135F04"/>
    <w:rsid w:val="001368CC"/>
    <w:rsid w:val="00137ADF"/>
    <w:rsid w:val="00137BEA"/>
    <w:rsid w:val="00140F83"/>
    <w:rsid w:val="00141F83"/>
    <w:rsid w:val="00142E7C"/>
    <w:rsid w:val="00144327"/>
    <w:rsid w:val="00146BEE"/>
    <w:rsid w:val="001470A0"/>
    <w:rsid w:val="00147210"/>
    <w:rsid w:val="00150A40"/>
    <w:rsid w:val="00151574"/>
    <w:rsid w:val="00153339"/>
    <w:rsid w:val="00155932"/>
    <w:rsid w:val="001564AB"/>
    <w:rsid w:val="00157009"/>
    <w:rsid w:val="00157CF8"/>
    <w:rsid w:val="00160747"/>
    <w:rsid w:val="00160FAB"/>
    <w:rsid w:val="001625E6"/>
    <w:rsid w:val="00163788"/>
    <w:rsid w:val="00165306"/>
    <w:rsid w:val="001676BD"/>
    <w:rsid w:val="00167F31"/>
    <w:rsid w:val="00172617"/>
    <w:rsid w:val="00172811"/>
    <w:rsid w:val="00172CA7"/>
    <w:rsid w:val="00172FEE"/>
    <w:rsid w:val="00176936"/>
    <w:rsid w:val="00177169"/>
    <w:rsid w:val="00181D51"/>
    <w:rsid w:val="00182D9A"/>
    <w:rsid w:val="00185405"/>
    <w:rsid w:val="0018688E"/>
    <w:rsid w:val="001902C0"/>
    <w:rsid w:val="001903E3"/>
    <w:rsid w:val="00192A8D"/>
    <w:rsid w:val="001937FC"/>
    <w:rsid w:val="001951DD"/>
    <w:rsid w:val="00196C2A"/>
    <w:rsid w:val="00197EE5"/>
    <w:rsid w:val="001A2665"/>
    <w:rsid w:val="001A7B55"/>
    <w:rsid w:val="001B19C3"/>
    <w:rsid w:val="001B2F71"/>
    <w:rsid w:val="001B597C"/>
    <w:rsid w:val="001B62EC"/>
    <w:rsid w:val="001C23AB"/>
    <w:rsid w:val="001C259C"/>
    <w:rsid w:val="001C2D11"/>
    <w:rsid w:val="001C52BA"/>
    <w:rsid w:val="001C7003"/>
    <w:rsid w:val="001C731D"/>
    <w:rsid w:val="001D0075"/>
    <w:rsid w:val="001D08CE"/>
    <w:rsid w:val="001D0F87"/>
    <w:rsid w:val="001D1B21"/>
    <w:rsid w:val="001D3163"/>
    <w:rsid w:val="001D391E"/>
    <w:rsid w:val="001D3AA4"/>
    <w:rsid w:val="001D4962"/>
    <w:rsid w:val="001D5436"/>
    <w:rsid w:val="001D54E0"/>
    <w:rsid w:val="001D62AE"/>
    <w:rsid w:val="001D6369"/>
    <w:rsid w:val="001E3BA3"/>
    <w:rsid w:val="001E4C0F"/>
    <w:rsid w:val="001E64A5"/>
    <w:rsid w:val="001E787C"/>
    <w:rsid w:val="001F05F8"/>
    <w:rsid w:val="001F0C9F"/>
    <w:rsid w:val="001F0DCC"/>
    <w:rsid w:val="001F2EB3"/>
    <w:rsid w:val="001F551D"/>
    <w:rsid w:val="001F6206"/>
    <w:rsid w:val="001F7D71"/>
    <w:rsid w:val="002029B3"/>
    <w:rsid w:val="00202A24"/>
    <w:rsid w:val="00205590"/>
    <w:rsid w:val="002067E6"/>
    <w:rsid w:val="00207D2B"/>
    <w:rsid w:val="00210D77"/>
    <w:rsid w:val="002131C5"/>
    <w:rsid w:val="00220627"/>
    <w:rsid w:val="002213BA"/>
    <w:rsid w:val="00221DA9"/>
    <w:rsid w:val="00222062"/>
    <w:rsid w:val="00222514"/>
    <w:rsid w:val="0022350A"/>
    <w:rsid w:val="00227AAB"/>
    <w:rsid w:val="00227EBF"/>
    <w:rsid w:val="00231848"/>
    <w:rsid w:val="00231D02"/>
    <w:rsid w:val="00237D43"/>
    <w:rsid w:val="00237F97"/>
    <w:rsid w:val="002401BE"/>
    <w:rsid w:val="00245118"/>
    <w:rsid w:val="00245B70"/>
    <w:rsid w:val="00250085"/>
    <w:rsid w:val="00250EFE"/>
    <w:rsid w:val="002511E1"/>
    <w:rsid w:val="002531E8"/>
    <w:rsid w:val="00254FE7"/>
    <w:rsid w:val="00256D0A"/>
    <w:rsid w:val="00257721"/>
    <w:rsid w:val="00261740"/>
    <w:rsid w:val="002636ED"/>
    <w:rsid w:val="00264729"/>
    <w:rsid w:val="00264BAD"/>
    <w:rsid w:val="00265B54"/>
    <w:rsid w:val="002666D1"/>
    <w:rsid w:val="002717F1"/>
    <w:rsid w:val="002724B2"/>
    <w:rsid w:val="00272FDE"/>
    <w:rsid w:val="002743EB"/>
    <w:rsid w:val="002745A9"/>
    <w:rsid w:val="00276AEA"/>
    <w:rsid w:val="00276D63"/>
    <w:rsid w:val="002810E1"/>
    <w:rsid w:val="00281BC8"/>
    <w:rsid w:val="002829A3"/>
    <w:rsid w:val="0028319E"/>
    <w:rsid w:val="002833D9"/>
    <w:rsid w:val="00286A6F"/>
    <w:rsid w:val="00291B0B"/>
    <w:rsid w:val="00293EF2"/>
    <w:rsid w:val="00293F84"/>
    <w:rsid w:val="00294937"/>
    <w:rsid w:val="002971A0"/>
    <w:rsid w:val="0029749D"/>
    <w:rsid w:val="00297CEE"/>
    <w:rsid w:val="002A1E46"/>
    <w:rsid w:val="002A2657"/>
    <w:rsid w:val="002A4668"/>
    <w:rsid w:val="002A5C9C"/>
    <w:rsid w:val="002A605E"/>
    <w:rsid w:val="002A799E"/>
    <w:rsid w:val="002B0028"/>
    <w:rsid w:val="002B0579"/>
    <w:rsid w:val="002B1050"/>
    <w:rsid w:val="002B1A08"/>
    <w:rsid w:val="002B1D30"/>
    <w:rsid w:val="002B2491"/>
    <w:rsid w:val="002B40AF"/>
    <w:rsid w:val="002B40E8"/>
    <w:rsid w:val="002B69E0"/>
    <w:rsid w:val="002B7038"/>
    <w:rsid w:val="002C1D41"/>
    <w:rsid w:val="002C3543"/>
    <w:rsid w:val="002C5C66"/>
    <w:rsid w:val="002D005E"/>
    <w:rsid w:val="002D4FE5"/>
    <w:rsid w:val="002D7178"/>
    <w:rsid w:val="002E2AF0"/>
    <w:rsid w:val="002E321B"/>
    <w:rsid w:val="002E38D3"/>
    <w:rsid w:val="002E3FE1"/>
    <w:rsid w:val="002E450E"/>
    <w:rsid w:val="002E6141"/>
    <w:rsid w:val="002E6656"/>
    <w:rsid w:val="002E6DCB"/>
    <w:rsid w:val="002F05F9"/>
    <w:rsid w:val="002F0CFC"/>
    <w:rsid w:val="002F0F63"/>
    <w:rsid w:val="002F1A7B"/>
    <w:rsid w:val="002F1C2E"/>
    <w:rsid w:val="002F2222"/>
    <w:rsid w:val="002F2ED7"/>
    <w:rsid w:val="002F3826"/>
    <w:rsid w:val="002F3F34"/>
    <w:rsid w:val="002F4859"/>
    <w:rsid w:val="002F5289"/>
    <w:rsid w:val="00301518"/>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20073"/>
    <w:rsid w:val="0032178D"/>
    <w:rsid w:val="003226CF"/>
    <w:rsid w:val="003229C0"/>
    <w:rsid w:val="003241A7"/>
    <w:rsid w:val="003247E8"/>
    <w:rsid w:val="00330933"/>
    <w:rsid w:val="00330FC3"/>
    <w:rsid w:val="003316EB"/>
    <w:rsid w:val="00332DF3"/>
    <w:rsid w:val="0033306A"/>
    <w:rsid w:val="003366EC"/>
    <w:rsid w:val="00336DDD"/>
    <w:rsid w:val="00337EE5"/>
    <w:rsid w:val="00344346"/>
    <w:rsid w:val="003445D9"/>
    <w:rsid w:val="003500C7"/>
    <w:rsid w:val="00350C19"/>
    <w:rsid w:val="00351C53"/>
    <w:rsid w:val="00356062"/>
    <w:rsid w:val="00360C60"/>
    <w:rsid w:val="00362AD9"/>
    <w:rsid w:val="00370B64"/>
    <w:rsid w:val="00371B40"/>
    <w:rsid w:val="00373603"/>
    <w:rsid w:val="00374FEC"/>
    <w:rsid w:val="00375166"/>
    <w:rsid w:val="00375A66"/>
    <w:rsid w:val="00375F47"/>
    <w:rsid w:val="003768B9"/>
    <w:rsid w:val="00380E72"/>
    <w:rsid w:val="0038223C"/>
    <w:rsid w:val="00384892"/>
    <w:rsid w:val="00384BF8"/>
    <w:rsid w:val="00390439"/>
    <w:rsid w:val="00392A19"/>
    <w:rsid w:val="00392AE6"/>
    <w:rsid w:val="00392BEB"/>
    <w:rsid w:val="003938B3"/>
    <w:rsid w:val="0039482E"/>
    <w:rsid w:val="00394E48"/>
    <w:rsid w:val="00395B13"/>
    <w:rsid w:val="00396F06"/>
    <w:rsid w:val="003A0B73"/>
    <w:rsid w:val="003A0C96"/>
    <w:rsid w:val="003A0F9C"/>
    <w:rsid w:val="003A2ED5"/>
    <w:rsid w:val="003A6348"/>
    <w:rsid w:val="003A6559"/>
    <w:rsid w:val="003A716C"/>
    <w:rsid w:val="003B0604"/>
    <w:rsid w:val="003B2019"/>
    <w:rsid w:val="003B3355"/>
    <w:rsid w:val="003B66F0"/>
    <w:rsid w:val="003C3880"/>
    <w:rsid w:val="003C3E14"/>
    <w:rsid w:val="003C523F"/>
    <w:rsid w:val="003C52BC"/>
    <w:rsid w:val="003C71D8"/>
    <w:rsid w:val="003D1C61"/>
    <w:rsid w:val="003D58B5"/>
    <w:rsid w:val="003D6543"/>
    <w:rsid w:val="003D7611"/>
    <w:rsid w:val="003D7D13"/>
    <w:rsid w:val="003E0DDF"/>
    <w:rsid w:val="003E110F"/>
    <w:rsid w:val="003E118F"/>
    <w:rsid w:val="003E12C0"/>
    <w:rsid w:val="003E2989"/>
    <w:rsid w:val="003F1AF9"/>
    <w:rsid w:val="003F5927"/>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4E49"/>
    <w:rsid w:val="0042518B"/>
    <w:rsid w:val="00425C30"/>
    <w:rsid w:val="00425F43"/>
    <w:rsid w:val="004279EA"/>
    <w:rsid w:val="0043203C"/>
    <w:rsid w:val="00436DDC"/>
    <w:rsid w:val="00437341"/>
    <w:rsid w:val="004400EB"/>
    <w:rsid w:val="00440F33"/>
    <w:rsid w:val="00441752"/>
    <w:rsid w:val="0044323D"/>
    <w:rsid w:val="00443381"/>
    <w:rsid w:val="0044422F"/>
    <w:rsid w:val="00445982"/>
    <w:rsid w:val="00445B8C"/>
    <w:rsid w:val="00447BFD"/>
    <w:rsid w:val="004500B4"/>
    <w:rsid w:val="0045023D"/>
    <w:rsid w:val="0045097E"/>
    <w:rsid w:val="00451076"/>
    <w:rsid w:val="004525F9"/>
    <w:rsid w:val="00454263"/>
    <w:rsid w:val="004576F5"/>
    <w:rsid w:val="00457D2D"/>
    <w:rsid w:val="004624D1"/>
    <w:rsid w:val="00463B84"/>
    <w:rsid w:val="00464651"/>
    <w:rsid w:val="00471873"/>
    <w:rsid w:val="0047466B"/>
    <w:rsid w:val="004751AC"/>
    <w:rsid w:val="00475A1C"/>
    <w:rsid w:val="00475B6D"/>
    <w:rsid w:val="00476B7F"/>
    <w:rsid w:val="00477EEF"/>
    <w:rsid w:val="0048407C"/>
    <w:rsid w:val="00484DC3"/>
    <w:rsid w:val="00486928"/>
    <w:rsid w:val="00487114"/>
    <w:rsid w:val="0048712B"/>
    <w:rsid w:val="00487A10"/>
    <w:rsid w:val="00491689"/>
    <w:rsid w:val="00492477"/>
    <w:rsid w:val="00492810"/>
    <w:rsid w:val="00496982"/>
    <w:rsid w:val="004A11E0"/>
    <w:rsid w:val="004A1E7A"/>
    <w:rsid w:val="004A3403"/>
    <w:rsid w:val="004A5E32"/>
    <w:rsid w:val="004B17C4"/>
    <w:rsid w:val="004B2BB6"/>
    <w:rsid w:val="004B2BDB"/>
    <w:rsid w:val="004B5058"/>
    <w:rsid w:val="004B5B12"/>
    <w:rsid w:val="004B62C0"/>
    <w:rsid w:val="004B7CF4"/>
    <w:rsid w:val="004C2CB0"/>
    <w:rsid w:val="004D0AA3"/>
    <w:rsid w:val="004D13C4"/>
    <w:rsid w:val="004D41BB"/>
    <w:rsid w:val="004D58BB"/>
    <w:rsid w:val="004D5CC3"/>
    <w:rsid w:val="004D6027"/>
    <w:rsid w:val="004E024A"/>
    <w:rsid w:val="004E1593"/>
    <w:rsid w:val="004E233A"/>
    <w:rsid w:val="004E385E"/>
    <w:rsid w:val="004E39D3"/>
    <w:rsid w:val="004E3BF6"/>
    <w:rsid w:val="004E4309"/>
    <w:rsid w:val="004E516F"/>
    <w:rsid w:val="004E54C9"/>
    <w:rsid w:val="004E7591"/>
    <w:rsid w:val="004F045B"/>
    <w:rsid w:val="004F1306"/>
    <w:rsid w:val="004F29E0"/>
    <w:rsid w:val="004F38C4"/>
    <w:rsid w:val="004F77D7"/>
    <w:rsid w:val="00502664"/>
    <w:rsid w:val="005031C9"/>
    <w:rsid w:val="005040B5"/>
    <w:rsid w:val="0050465A"/>
    <w:rsid w:val="005064AA"/>
    <w:rsid w:val="0051081C"/>
    <w:rsid w:val="005131E4"/>
    <w:rsid w:val="005136F7"/>
    <w:rsid w:val="005139E5"/>
    <w:rsid w:val="00514A47"/>
    <w:rsid w:val="00520480"/>
    <w:rsid w:val="00520C50"/>
    <w:rsid w:val="00520CC0"/>
    <w:rsid w:val="00521F40"/>
    <w:rsid w:val="005249E1"/>
    <w:rsid w:val="00524B16"/>
    <w:rsid w:val="00527515"/>
    <w:rsid w:val="0053257C"/>
    <w:rsid w:val="005326C0"/>
    <w:rsid w:val="00534B22"/>
    <w:rsid w:val="005358A3"/>
    <w:rsid w:val="005416B5"/>
    <w:rsid w:val="005416D2"/>
    <w:rsid w:val="00542F6D"/>
    <w:rsid w:val="00544835"/>
    <w:rsid w:val="00546DDB"/>
    <w:rsid w:val="005501F4"/>
    <w:rsid w:val="00552C62"/>
    <w:rsid w:val="00553831"/>
    <w:rsid w:val="005545A1"/>
    <w:rsid w:val="00554C3F"/>
    <w:rsid w:val="0055691A"/>
    <w:rsid w:val="0055706D"/>
    <w:rsid w:val="00557873"/>
    <w:rsid w:val="00557AE8"/>
    <w:rsid w:val="00561161"/>
    <w:rsid w:val="0056430D"/>
    <w:rsid w:val="00567E8B"/>
    <w:rsid w:val="0057310F"/>
    <w:rsid w:val="00573384"/>
    <w:rsid w:val="00574239"/>
    <w:rsid w:val="005768E8"/>
    <w:rsid w:val="00576FE0"/>
    <w:rsid w:val="00580820"/>
    <w:rsid w:val="00580F7F"/>
    <w:rsid w:val="00582273"/>
    <w:rsid w:val="00583833"/>
    <w:rsid w:val="00584702"/>
    <w:rsid w:val="005857FF"/>
    <w:rsid w:val="00586CB7"/>
    <w:rsid w:val="00592A0A"/>
    <w:rsid w:val="005944BA"/>
    <w:rsid w:val="0059477A"/>
    <w:rsid w:val="005962D1"/>
    <w:rsid w:val="00597849"/>
    <w:rsid w:val="00597A1C"/>
    <w:rsid w:val="005A02EA"/>
    <w:rsid w:val="005A0675"/>
    <w:rsid w:val="005A1EB0"/>
    <w:rsid w:val="005A2C09"/>
    <w:rsid w:val="005A2F68"/>
    <w:rsid w:val="005A3967"/>
    <w:rsid w:val="005A3B97"/>
    <w:rsid w:val="005A6385"/>
    <w:rsid w:val="005B0032"/>
    <w:rsid w:val="005B223F"/>
    <w:rsid w:val="005B3C9F"/>
    <w:rsid w:val="005B50F9"/>
    <w:rsid w:val="005B5A58"/>
    <w:rsid w:val="005B5FED"/>
    <w:rsid w:val="005B7FE4"/>
    <w:rsid w:val="005C135D"/>
    <w:rsid w:val="005C2C47"/>
    <w:rsid w:val="005C4B95"/>
    <w:rsid w:val="005D064E"/>
    <w:rsid w:val="005D13C9"/>
    <w:rsid w:val="005D1665"/>
    <w:rsid w:val="005D4D8A"/>
    <w:rsid w:val="005D5E07"/>
    <w:rsid w:val="005D631D"/>
    <w:rsid w:val="005E20A2"/>
    <w:rsid w:val="005E324F"/>
    <w:rsid w:val="005E5BA0"/>
    <w:rsid w:val="005E6EEF"/>
    <w:rsid w:val="005E7ADF"/>
    <w:rsid w:val="005F009A"/>
    <w:rsid w:val="005F5AFE"/>
    <w:rsid w:val="005F5CA8"/>
    <w:rsid w:val="005F5D38"/>
    <w:rsid w:val="006006DA"/>
    <w:rsid w:val="00600D5A"/>
    <w:rsid w:val="006012EF"/>
    <w:rsid w:val="00602EF2"/>
    <w:rsid w:val="00603895"/>
    <w:rsid w:val="006063B8"/>
    <w:rsid w:val="006064F3"/>
    <w:rsid w:val="006067C2"/>
    <w:rsid w:val="00611747"/>
    <w:rsid w:val="0061186A"/>
    <w:rsid w:val="006122C9"/>
    <w:rsid w:val="0061388B"/>
    <w:rsid w:val="006139B5"/>
    <w:rsid w:val="0061445F"/>
    <w:rsid w:val="00614A92"/>
    <w:rsid w:val="006170C8"/>
    <w:rsid w:val="00617CC9"/>
    <w:rsid w:val="00620998"/>
    <w:rsid w:val="00620E94"/>
    <w:rsid w:val="0062110D"/>
    <w:rsid w:val="00622AD0"/>
    <w:rsid w:val="0062365C"/>
    <w:rsid w:val="00623AA3"/>
    <w:rsid w:val="00625D19"/>
    <w:rsid w:val="00627C27"/>
    <w:rsid w:val="006304C3"/>
    <w:rsid w:val="00631748"/>
    <w:rsid w:val="00632484"/>
    <w:rsid w:val="006325B6"/>
    <w:rsid w:val="00633B80"/>
    <w:rsid w:val="00634CE0"/>
    <w:rsid w:val="00637F12"/>
    <w:rsid w:val="00637F7F"/>
    <w:rsid w:val="0064276B"/>
    <w:rsid w:val="006438A8"/>
    <w:rsid w:val="006471A5"/>
    <w:rsid w:val="00647841"/>
    <w:rsid w:val="006536EA"/>
    <w:rsid w:val="00653A9C"/>
    <w:rsid w:val="006545D4"/>
    <w:rsid w:val="006554F8"/>
    <w:rsid w:val="00655C70"/>
    <w:rsid w:val="00657C86"/>
    <w:rsid w:val="0066100A"/>
    <w:rsid w:val="0066101E"/>
    <w:rsid w:val="00661179"/>
    <w:rsid w:val="00661C88"/>
    <w:rsid w:val="006624DA"/>
    <w:rsid w:val="00663905"/>
    <w:rsid w:val="00663C9C"/>
    <w:rsid w:val="00663E30"/>
    <w:rsid w:val="00664C4A"/>
    <w:rsid w:val="00665932"/>
    <w:rsid w:val="006671CA"/>
    <w:rsid w:val="00667FF1"/>
    <w:rsid w:val="00670E0D"/>
    <w:rsid w:val="00671015"/>
    <w:rsid w:val="006739EE"/>
    <w:rsid w:val="00673BA5"/>
    <w:rsid w:val="0067510D"/>
    <w:rsid w:val="006763B5"/>
    <w:rsid w:val="0068238C"/>
    <w:rsid w:val="00682B3B"/>
    <w:rsid w:val="00683171"/>
    <w:rsid w:val="00683297"/>
    <w:rsid w:val="00684CDA"/>
    <w:rsid w:val="006850E7"/>
    <w:rsid w:val="00685259"/>
    <w:rsid w:val="006863A8"/>
    <w:rsid w:val="00687455"/>
    <w:rsid w:val="006916DF"/>
    <w:rsid w:val="00692926"/>
    <w:rsid w:val="006951F6"/>
    <w:rsid w:val="0069542A"/>
    <w:rsid w:val="00696B7D"/>
    <w:rsid w:val="006975D2"/>
    <w:rsid w:val="00697C83"/>
    <w:rsid w:val="006A0735"/>
    <w:rsid w:val="006A1E6C"/>
    <w:rsid w:val="006A2514"/>
    <w:rsid w:val="006A31AB"/>
    <w:rsid w:val="006A3B0F"/>
    <w:rsid w:val="006A4C76"/>
    <w:rsid w:val="006A5B89"/>
    <w:rsid w:val="006A5D90"/>
    <w:rsid w:val="006B1151"/>
    <w:rsid w:val="006B16BC"/>
    <w:rsid w:val="006B1E92"/>
    <w:rsid w:val="006B2706"/>
    <w:rsid w:val="006B29F2"/>
    <w:rsid w:val="006B51AF"/>
    <w:rsid w:val="006B67DC"/>
    <w:rsid w:val="006C0664"/>
    <w:rsid w:val="006C24C7"/>
    <w:rsid w:val="006C3F7A"/>
    <w:rsid w:val="006C6A25"/>
    <w:rsid w:val="006C7361"/>
    <w:rsid w:val="006C76B2"/>
    <w:rsid w:val="006C7B1A"/>
    <w:rsid w:val="006D0728"/>
    <w:rsid w:val="006D0A4B"/>
    <w:rsid w:val="006D0E0B"/>
    <w:rsid w:val="006D17D3"/>
    <w:rsid w:val="006D3C96"/>
    <w:rsid w:val="006D4792"/>
    <w:rsid w:val="006D6443"/>
    <w:rsid w:val="006D6446"/>
    <w:rsid w:val="006E0CAC"/>
    <w:rsid w:val="006E2DB2"/>
    <w:rsid w:val="006E4800"/>
    <w:rsid w:val="006E7F88"/>
    <w:rsid w:val="006F0AE9"/>
    <w:rsid w:val="006F13BB"/>
    <w:rsid w:val="006F16CE"/>
    <w:rsid w:val="006F2B32"/>
    <w:rsid w:val="006F2ECE"/>
    <w:rsid w:val="006F35AC"/>
    <w:rsid w:val="006F5252"/>
    <w:rsid w:val="006F55E8"/>
    <w:rsid w:val="006F5638"/>
    <w:rsid w:val="0070069E"/>
    <w:rsid w:val="0070369D"/>
    <w:rsid w:val="00704FB0"/>
    <w:rsid w:val="007121AD"/>
    <w:rsid w:val="0071392C"/>
    <w:rsid w:val="00713CD3"/>
    <w:rsid w:val="0071423A"/>
    <w:rsid w:val="007147DA"/>
    <w:rsid w:val="007173BD"/>
    <w:rsid w:val="00722070"/>
    <w:rsid w:val="0072229A"/>
    <w:rsid w:val="00722C79"/>
    <w:rsid w:val="00722DF6"/>
    <w:rsid w:val="00722F85"/>
    <w:rsid w:val="00723DB1"/>
    <w:rsid w:val="00725EE6"/>
    <w:rsid w:val="0072650C"/>
    <w:rsid w:val="0072686E"/>
    <w:rsid w:val="00730DF6"/>
    <w:rsid w:val="00730F9D"/>
    <w:rsid w:val="00732A91"/>
    <w:rsid w:val="00742E9D"/>
    <w:rsid w:val="007433AF"/>
    <w:rsid w:val="0074451E"/>
    <w:rsid w:val="00744E6D"/>
    <w:rsid w:val="00744EB3"/>
    <w:rsid w:val="007454E7"/>
    <w:rsid w:val="00745C41"/>
    <w:rsid w:val="007468FB"/>
    <w:rsid w:val="0074724D"/>
    <w:rsid w:val="00747392"/>
    <w:rsid w:val="00751A7E"/>
    <w:rsid w:val="007526D3"/>
    <w:rsid w:val="007538FE"/>
    <w:rsid w:val="00754925"/>
    <w:rsid w:val="007567B2"/>
    <w:rsid w:val="007571D7"/>
    <w:rsid w:val="007601B9"/>
    <w:rsid w:val="00762463"/>
    <w:rsid w:val="00762A68"/>
    <w:rsid w:val="007673B0"/>
    <w:rsid w:val="00770F76"/>
    <w:rsid w:val="007712D2"/>
    <w:rsid w:val="007717A8"/>
    <w:rsid w:val="00772114"/>
    <w:rsid w:val="00776653"/>
    <w:rsid w:val="00777F01"/>
    <w:rsid w:val="00780BD0"/>
    <w:rsid w:val="00781697"/>
    <w:rsid w:val="00782410"/>
    <w:rsid w:val="00783487"/>
    <w:rsid w:val="007843C6"/>
    <w:rsid w:val="007872BF"/>
    <w:rsid w:val="00790773"/>
    <w:rsid w:val="007920C1"/>
    <w:rsid w:val="00793725"/>
    <w:rsid w:val="00794E9F"/>
    <w:rsid w:val="00795958"/>
    <w:rsid w:val="00795E0B"/>
    <w:rsid w:val="007A0064"/>
    <w:rsid w:val="007A0A13"/>
    <w:rsid w:val="007A1CC8"/>
    <w:rsid w:val="007A2BC9"/>
    <w:rsid w:val="007A2D96"/>
    <w:rsid w:val="007A58D9"/>
    <w:rsid w:val="007A7E6A"/>
    <w:rsid w:val="007B242C"/>
    <w:rsid w:val="007B315A"/>
    <w:rsid w:val="007B3B4F"/>
    <w:rsid w:val="007B4BD9"/>
    <w:rsid w:val="007B6F82"/>
    <w:rsid w:val="007B7C3F"/>
    <w:rsid w:val="007C2046"/>
    <w:rsid w:val="007C2138"/>
    <w:rsid w:val="007C3033"/>
    <w:rsid w:val="007C3251"/>
    <w:rsid w:val="007C5B38"/>
    <w:rsid w:val="007C7910"/>
    <w:rsid w:val="007D0135"/>
    <w:rsid w:val="007D7B31"/>
    <w:rsid w:val="007E1080"/>
    <w:rsid w:val="007E1C00"/>
    <w:rsid w:val="007E2A85"/>
    <w:rsid w:val="007E2C8E"/>
    <w:rsid w:val="007E3326"/>
    <w:rsid w:val="007E3752"/>
    <w:rsid w:val="007E5150"/>
    <w:rsid w:val="007E544B"/>
    <w:rsid w:val="007F0B87"/>
    <w:rsid w:val="007F4EB1"/>
    <w:rsid w:val="007F5167"/>
    <w:rsid w:val="007F5600"/>
    <w:rsid w:val="0080217F"/>
    <w:rsid w:val="00803B5B"/>
    <w:rsid w:val="00803DEC"/>
    <w:rsid w:val="0080456B"/>
    <w:rsid w:val="00804BFD"/>
    <w:rsid w:val="0080646C"/>
    <w:rsid w:val="008107DA"/>
    <w:rsid w:val="008107FB"/>
    <w:rsid w:val="00810D41"/>
    <w:rsid w:val="008122A6"/>
    <w:rsid w:val="008135F5"/>
    <w:rsid w:val="00814328"/>
    <w:rsid w:val="00815332"/>
    <w:rsid w:val="00816560"/>
    <w:rsid w:val="0081790E"/>
    <w:rsid w:val="00821EE8"/>
    <w:rsid w:val="00825283"/>
    <w:rsid w:val="00826390"/>
    <w:rsid w:val="00826E2E"/>
    <w:rsid w:val="00827A3A"/>
    <w:rsid w:val="008300B7"/>
    <w:rsid w:val="00830F3C"/>
    <w:rsid w:val="008318F5"/>
    <w:rsid w:val="008365D6"/>
    <w:rsid w:val="00836AFC"/>
    <w:rsid w:val="00844712"/>
    <w:rsid w:val="008465ED"/>
    <w:rsid w:val="00847B0E"/>
    <w:rsid w:val="00847C92"/>
    <w:rsid w:val="008503AC"/>
    <w:rsid w:val="008511DF"/>
    <w:rsid w:val="00852527"/>
    <w:rsid w:val="00853739"/>
    <w:rsid w:val="0085620B"/>
    <w:rsid w:val="00856757"/>
    <w:rsid w:val="00860098"/>
    <w:rsid w:val="00860D95"/>
    <w:rsid w:val="00860F00"/>
    <w:rsid w:val="008627D7"/>
    <w:rsid w:val="008632E2"/>
    <w:rsid w:val="00863B17"/>
    <w:rsid w:val="00864D63"/>
    <w:rsid w:val="00865505"/>
    <w:rsid w:val="0086630A"/>
    <w:rsid w:val="008665F2"/>
    <w:rsid w:val="00867E4A"/>
    <w:rsid w:val="00870C40"/>
    <w:rsid w:val="00872249"/>
    <w:rsid w:val="00872F93"/>
    <w:rsid w:val="00873055"/>
    <w:rsid w:val="00875311"/>
    <w:rsid w:val="008757DE"/>
    <w:rsid w:val="008772CD"/>
    <w:rsid w:val="00880DF1"/>
    <w:rsid w:val="008810E1"/>
    <w:rsid w:val="00881684"/>
    <w:rsid w:val="0088191D"/>
    <w:rsid w:val="00882349"/>
    <w:rsid w:val="00882EDE"/>
    <w:rsid w:val="00883E02"/>
    <w:rsid w:val="00884E37"/>
    <w:rsid w:val="00886FB1"/>
    <w:rsid w:val="00887228"/>
    <w:rsid w:val="00891A24"/>
    <w:rsid w:val="008927DA"/>
    <w:rsid w:val="00896746"/>
    <w:rsid w:val="008A0518"/>
    <w:rsid w:val="008A0BA6"/>
    <w:rsid w:val="008B0139"/>
    <w:rsid w:val="008B17F7"/>
    <w:rsid w:val="008B4D38"/>
    <w:rsid w:val="008B711E"/>
    <w:rsid w:val="008B742F"/>
    <w:rsid w:val="008C2955"/>
    <w:rsid w:val="008C3D57"/>
    <w:rsid w:val="008C5191"/>
    <w:rsid w:val="008C65FB"/>
    <w:rsid w:val="008C6C33"/>
    <w:rsid w:val="008D077E"/>
    <w:rsid w:val="008D116C"/>
    <w:rsid w:val="008D1D1D"/>
    <w:rsid w:val="008D286F"/>
    <w:rsid w:val="008D5AAD"/>
    <w:rsid w:val="008D661A"/>
    <w:rsid w:val="008D7762"/>
    <w:rsid w:val="008D7C49"/>
    <w:rsid w:val="008E0E4E"/>
    <w:rsid w:val="008E5BF0"/>
    <w:rsid w:val="008E5C77"/>
    <w:rsid w:val="008F33F7"/>
    <w:rsid w:val="008F3F1A"/>
    <w:rsid w:val="009013AF"/>
    <w:rsid w:val="0090169C"/>
    <w:rsid w:val="00901AC9"/>
    <w:rsid w:val="00903037"/>
    <w:rsid w:val="00905CD1"/>
    <w:rsid w:val="00905CDF"/>
    <w:rsid w:val="00906158"/>
    <w:rsid w:val="00913215"/>
    <w:rsid w:val="0091476A"/>
    <w:rsid w:val="009152E3"/>
    <w:rsid w:val="00915A37"/>
    <w:rsid w:val="00920AE2"/>
    <w:rsid w:val="00922CC3"/>
    <w:rsid w:val="00922D16"/>
    <w:rsid w:val="00922EA3"/>
    <w:rsid w:val="00925601"/>
    <w:rsid w:val="00935CDB"/>
    <w:rsid w:val="0093653C"/>
    <w:rsid w:val="009401FE"/>
    <w:rsid w:val="00940953"/>
    <w:rsid w:val="00941965"/>
    <w:rsid w:val="00942A60"/>
    <w:rsid w:val="00942C97"/>
    <w:rsid w:val="009448C0"/>
    <w:rsid w:val="00945261"/>
    <w:rsid w:val="00945BBE"/>
    <w:rsid w:val="00946330"/>
    <w:rsid w:val="00954BE1"/>
    <w:rsid w:val="00954F4E"/>
    <w:rsid w:val="0095551E"/>
    <w:rsid w:val="009557D9"/>
    <w:rsid w:val="0095684E"/>
    <w:rsid w:val="00957360"/>
    <w:rsid w:val="0095769F"/>
    <w:rsid w:val="009577B4"/>
    <w:rsid w:val="00957913"/>
    <w:rsid w:val="00960903"/>
    <w:rsid w:val="00962BD5"/>
    <w:rsid w:val="009638CB"/>
    <w:rsid w:val="00964F71"/>
    <w:rsid w:val="0096605E"/>
    <w:rsid w:val="009662AF"/>
    <w:rsid w:val="009662F5"/>
    <w:rsid w:val="00967909"/>
    <w:rsid w:val="009705DB"/>
    <w:rsid w:val="00973558"/>
    <w:rsid w:val="00973A70"/>
    <w:rsid w:val="009742F5"/>
    <w:rsid w:val="009749D8"/>
    <w:rsid w:val="00974B60"/>
    <w:rsid w:val="00975B35"/>
    <w:rsid w:val="00977A35"/>
    <w:rsid w:val="00980875"/>
    <w:rsid w:val="009826CC"/>
    <w:rsid w:val="009856EC"/>
    <w:rsid w:val="0098772D"/>
    <w:rsid w:val="00990DC3"/>
    <w:rsid w:val="00991672"/>
    <w:rsid w:val="009936AE"/>
    <w:rsid w:val="00994C18"/>
    <w:rsid w:val="0099526F"/>
    <w:rsid w:val="00995581"/>
    <w:rsid w:val="00995822"/>
    <w:rsid w:val="00995F27"/>
    <w:rsid w:val="0099659E"/>
    <w:rsid w:val="009A45E7"/>
    <w:rsid w:val="009A74AF"/>
    <w:rsid w:val="009B0C4A"/>
    <w:rsid w:val="009B15D8"/>
    <w:rsid w:val="009B2A0E"/>
    <w:rsid w:val="009B4AE3"/>
    <w:rsid w:val="009B5CF2"/>
    <w:rsid w:val="009B6BCF"/>
    <w:rsid w:val="009B7517"/>
    <w:rsid w:val="009B765C"/>
    <w:rsid w:val="009B778C"/>
    <w:rsid w:val="009B7A05"/>
    <w:rsid w:val="009B7CF5"/>
    <w:rsid w:val="009C0C04"/>
    <w:rsid w:val="009C1A0E"/>
    <w:rsid w:val="009C3270"/>
    <w:rsid w:val="009C3629"/>
    <w:rsid w:val="009C6AAE"/>
    <w:rsid w:val="009C6FD4"/>
    <w:rsid w:val="009C773E"/>
    <w:rsid w:val="009D083B"/>
    <w:rsid w:val="009D268C"/>
    <w:rsid w:val="009D61FE"/>
    <w:rsid w:val="009E1994"/>
    <w:rsid w:val="009E1A88"/>
    <w:rsid w:val="009F13EE"/>
    <w:rsid w:val="009F3EA9"/>
    <w:rsid w:val="009F7CCE"/>
    <w:rsid w:val="00A000DC"/>
    <w:rsid w:val="00A02CB6"/>
    <w:rsid w:val="00A065D6"/>
    <w:rsid w:val="00A0707C"/>
    <w:rsid w:val="00A10C02"/>
    <w:rsid w:val="00A12733"/>
    <w:rsid w:val="00A13104"/>
    <w:rsid w:val="00A13409"/>
    <w:rsid w:val="00A1431E"/>
    <w:rsid w:val="00A14F47"/>
    <w:rsid w:val="00A16AA2"/>
    <w:rsid w:val="00A17004"/>
    <w:rsid w:val="00A17E3D"/>
    <w:rsid w:val="00A2662C"/>
    <w:rsid w:val="00A31370"/>
    <w:rsid w:val="00A36128"/>
    <w:rsid w:val="00A37F62"/>
    <w:rsid w:val="00A501AA"/>
    <w:rsid w:val="00A50671"/>
    <w:rsid w:val="00A51C07"/>
    <w:rsid w:val="00A527D9"/>
    <w:rsid w:val="00A52973"/>
    <w:rsid w:val="00A52CF2"/>
    <w:rsid w:val="00A5342C"/>
    <w:rsid w:val="00A54588"/>
    <w:rsid w:val="00A55747"/>
    <w:rsid w:val="00A56B33"/>
    <w:rsid w:val="00A6214F"/>
    <w:rsid w:val="00A62CE6"/>
    <w:rsid w:val="00A646E9"/>
    <w:rsid w:val="00A66CA6"/>
    <w:rsid w:val="00A66FE1"/>
    <w:rsid w:val="00A70F01"/>
    <w:rsid w:val="00A711F7"/>
    <w:rsid w:val="00A7372F"/>
    <w:rsid w:val="00A73F75"/>
    <w:rsid w:val="00A777A0"/>
    <w:rsid w:val="00A82207"/>
    <w:rsid w:val="00A82A73"/>
    <w:rsid w:val="00A84AEF"/>
    <w:rsid w:val="00A86E7B"/>
    <w:rsid w:val="00A906AC"/>
    <w:rsid w:val="00A93FBB"/>
    <w:rsid w:val="00A94947"/>
    <w:rsid w:val="00A95512"/>
    <w:rsid w:val="00A95602"/>
    <w:rsid w:val="00A9689E"/>
    <w:rsid w:val="00AA267E"/>
    <w:rsid w:val="00AA3EC4"/>
    <w:rsid w:val="00AA5C75"/>
    <w:rsid w:val="00AA6FDA"/>
    <w:rsid w:val="00AA756B"/>
    <w:rsid w:val="00AB02CB"/>
    <w:rsid w:val="00AB4127"/>
    <w:rsid w:val="00AB4720"/>
    <w:rsid w:val="00AB4F3B"/>
    <w:rsid w:val="00AB5B86"/>
    <w:rsid w:val="00AB6555"/>
    <w:rsid w:val="00AB6778"/>
    <w:rsid w:val="00AC0FFF"/>
    <w:rsid w:val="00AC28BE"/>
    <w:rsid w:val="00AC2B79"/>
    <w:rsid w:val="00AC45A7"/>
    <w:rsid w:val="00AC4F60"/>
    <w:rsid w:val="00AC61F3"/>
    <w:rsid w:val="00AD06C6"/>
    <w:rsid w:val="00AD11B0"/>
    <w:rsid w:val="00AD3D68"/>
    <w:rsid w:val="00AD41DB"/>
    <w:rsid w:val="00AD5637"/>
    <w:rsid w:val="00AD5C94"/>
    <w:rsid w:val="00AD7257"/>
    <w:rsid w:val="00AD7619"/>
    <w:rsid w:val="00AE200A"/>
    <w:rsid w:val="00AE2495"/>
    <w:rsid w:val="00AE327B"/>
    <w:rsid w:val="00AE7404"/>
    <w:rsid w:val="00AE7C33"/>
    <w:rsid w:val="00AF1F89"/>
    <w:rsid w:val="00AF2F53"/>
    <w:rsid w:val="00AF496C"/>
    <w:rsid w:val="00AF7771"/>
    <w:rsid w:val="00B00B5B"/>
    <w:rsid w:val="00B011CF"/>
    <w:rsid w:val="00B01C3D"/>
    <w:rsid w:val="00B01EDA"/>
    <w:rsid w:val="00B02052"/>
    <w:rsid w:val="00B02E71"/>
    <w:rsid w:val="00B03873"/>
    <w:rsid w:val="00B03D68"/>
    <w:rsid w:val="00B03F04"/>
    <w:rsid w:val="00B068EF"/>
    <w:rsid w:val="00B07D2D"/>
    <w:rsid w:val="00B105B2"/>
    <w:rsid w:val="00B10C4E"/>
    <w:rsid w:val="00B123C9"/>
    <w:rsid w:val="00B123D1"/>
    <w:rsid w:val="00B14116"/>
    <w:rsid w:val="00B17B76"/>
    <w:rsid w:val="00B2029B"/>
    <w:rsid w:val="00B2060C"/>
    <w:rsid w:val="00B21C68"/>
    <w:rsid w:val="00B229AF"/>
    <w:rsid w:val="00B23631"/>
    <w:rsid w:val="00B2654A"/>
    <w:rsid w:val="00B26B3E"/>
    <w:rsid w:val="00B26C35"/>
    <w:rsid w:val="00B27371"/>
    <w:rsid w:val="00B27DE9"/>
    <w:rsid w:val="00B30743"/>
    <w:rsid w:val="00B30A92"/>
    <w:rsid w:val="00B35BE7"/>
    <w:rsid w:val="00B37E89"/>
    <w:rsid w:val="00B41840"/>
    <w:rsid w:val="00B434A2"/>
    <w:rsid w:val="00B45254"/>
    <w:rsid w:val="00B4615A"/>
    <w:rsid w:val="00B46958"/>
    <w:rsid w:val="00B4780D"/>
    <w:rsid w:val="00B47966"/>
    <w:rsid w:val="00B47DB9"/>
    <w:rsid w:val="00B5082C"/>
    <w:rsid w:val="00B50D45"/>
    <w:rsid w:val="00B52172"/>
    <w:rsid w:val="00B53907"/>
    <w:rsid w:val="00B54617"/>
    <w:rsid w:val="00B54807"/>
    <w:rsid w:val="00B60EFA"/>
    <w:rsid w:val="00B638FA"/>
    <w:rsid w:val="00B64B22"/>
    <w:rsid w:val="00B667E9"/>
    <w:rsid w:val="00B66F6D"/>
    <w:rsid w:val="00B67388"/>
    <w:rsid w:val="00B702AA"/>
    <w:rsid w:val="00B73E6F"/>
    <w:rsid w:val="00B749D1"/>
    <w:rsid w:val="00B803B5"/>
    <w:rsid w:val="00B810FB"/>
    <w:rsid w:val="00B81E85"/>
    <w:rsid w:val="00B958E0"/>
    <w:rsid w:val="00B975A9"/>
    <w:rsid w:val="00BA28D6"/>
    <w:rsid w:val="00BA5E38"/>
    <w:rsid w:val="00BA6FD0"/>
    <w:rsid w:val="00BA7D00"/>
    <w:rsid w:val="00BB005A"/>
    <w:rsid w:val="00BB3244"/>
    <w:rsid w:val="00BB45A8"/>
    <w:rsid w:val="00BB4970"/>
    <w:rsid w:val="00BB6075"/>
    <w:rsid w:val="00BB6F98"/>
    <w:rsid w:val="00BD0590"/>
    <w:rsid w:val="00BD067F"/>
    <w:rsid w:val="00BD4ED7"/>
    <w:rsid w:val="00BD5681"/>
    <w:rsid w:val="00BD6189"/>
    <w:rsid w:val="00BD6230"/>
    <w:rsid w:val="00BE07AC"/>
    <w:rsid w:val="00BE3228"/>
    <w:rsid w:val="00BE40D9"/>
    <w:rsid w:val="00BE5EB1"/>
    <w:rsid w:val="00BE7C47"/>
    <w:rsid w:val="00BF0564"/>
    <w:rsid w:val="00BF3416"/>
    <w:rsid w:val="00BF6AFB"/>
    <w:rsid w:val="00BF6EF0"/>
    <w:rsid w:val="00BF7181"/>
    <w:rsid w:val="00C00E03"/>
    <w:rsid w:val="00C030FA"/>
    <w:rsid w:val="00C05F39"/>
    <w:rsid w:val="00C067AF"/>
    <w:rsid w:val="00C079D5"/>
    <w:rsid w:val="00C100FB"/>
    <w:rsid w:val="00C109DA"/>
    <w:rsid w:val="00C112F9"/>
    <w:rsid w:val="00C130E1"/>
    <w:rsid w:val="00C137E1"/>
    <w:rsid w:val="00C13BA2"/>
    <w:rsid w:val="00C14A5D"/>
    <w:rsid w:val="00C15C7F"/>
    <w:rsid w:val="00C15D39"/>
    <w:rsid w:val="00C15E44"/>
    <w:rsid w:val="00C1682F"/>
    <w:rsid w:val="00C17131"/>
    <w:rsid w:val="00C21134"/>
    <w:rsid w:val="00C245C3"/>
    <w:rsid w:val="00C2543D"/>
    <w:rsid w:val="00C25B5A"/>
    <w:rsid w:val="00C27089"/>
    <w:rsid w:val="00C321E9"/>
    <w:rsid w:val="00C32830"/>
    <w:rsid w:val="00C33948"/>
    <w:rsid w:val="00C3410F"/>
    <w:rsid w:val="00C36A54"/>
    <w:rsid w:val="00C3746E"/>
    <w:rsid w:val="00C408BC"/>
    <w:rsid w:val="00C412BA"/>
    <w:rsid w:val="00C425F2"/>
    <w:rsid w:val="00C42FFC"/>
    <w:rsid w:val="00C44A65"/>
    <w:rsid w:val="00C45FED"/>
    <w:rsid w:val="00C46192"/>
    <w:rsid w:val="00C477B7"/>
    <w:rsid w:val="00C50233"/>
    <w:rsid w:val="00C50E21"/>
    <w:rsid w:val="00C51D0F"/>
    <w:rsid w:val="00C522F0"/>
    <w:rsid w:val="00C525AA"/>
    <w:rsid w:val="00C542A7"/>
    <w:rsid w:val="00C54944"/>
    <w:rsid w:val="00C55062"/>
    <w:rsid w:val="00C56D5D"/>
    <w:rsid w:val="00C56E6A"/>
    <w:rsid w:val="00C63638"/>
    <w:rsid w:val="00C64B90"/>
    <w:rsid w:val="00C65984"/>
    <w:rsid w:val="00C74546"/>
    <w:rsid w:val="00C745C0"/>
    <w:rsid w:val="00C752A6"/>
    <w:rsid w:val="00C75F3B"/>
    <w:rsid w:val="00C77084"/>
    <w:rsid w:val="00C806CF"/>
    <w:rsid w:val="00C81093"/>
    <w:rsid w:val="00C83963"/>
    <w:rsid w:val="00C84453"/>
    <w:rsid w:val="00C845D8"/>
    <w:rsid w:val="00C84C7C"/>
    <w:rsid w:val="00C87CD1"/>
    <w:rsid w:val="00C9721C"/>
    <w:rsid w:val="00CA0CBF"/>
    <w:rsid w:val="00CA198A"/>
    <w:rsid w:val="00CA38E3"/>
    <w:rsid w:val="00CA42BF"/>
    <w:rsid w:val="00CA4F5B"/>
    <w:rsid w:val="00CB0794"/>
    <w:rsid w:val="00CB15C5"/>
    <w:rsid w:val="00CB4D0D"/>
    <w:rsid w:val="00CB6C84"/>
    <w:rsid w:val="00CB720E"/>
    <w:rsid w:val="00CB76C1"/>
    <w:rsid w:val="00CB7B87"/>
    <w:rsid w:val="00CD05C2"/>
    <w:rsid w:val="00CD184B"/>
    <w:rsid w:val="00CD1E17"/>
    <w:rsid w:val="00CD2078"/>
    <w:rsid w:val="00CD2CD3"/>
    <w:rsid w:val="00CD3192"/>
    <w:rsid w:val="00CD3567"/>
    <w:rsid w:val="00CD360F"/>
    <w:rsid w:val="00CD4156"/>
    <w:rsid w:val="00CD4400"/>
    <w:rsid w:val="00CD46A9"/>
    <w:rsid w:val="00CD5358"/>
    <w:rsid w:val="00CD6BB2"/>
    <w:rsid w:val="00CE034E"/>
    <w:rsid w:val="00CE0A7F"/>
    <w:rsid w:val="00CE149E"/>
    <w:rsid w:val="00CE2004"/>
    <w:rsid w:val="00CE4342"/>
    <w:rsid w:val="00CE5691"/>
    <w:rsid w:val="00CE5CA6"/>
    <w:rsid w:val="00CE6194"/>
    <w:rsid w:val="00CE6628"/>
    <w:rsid w:val="00CE6705"/>
    <w:rsid w:val="00CE78D5"/>
    <w:rsid w:val="00CF6BCC"/>
    <w:rsid w:val="00CF7F98"/>
    <w:rsid w:val="00D00A0F"/>
    <w:rsid w:val="00D020BF"/>
    <w:rsid w:val="00D03892"/>
    <w:rsid w:val="00D05321"/>
    <w:rsid w:val="00D06A51"/>
    <w:rsid w:val="00D071D1"/>
    <w:rsid w:val="00D073E7"/>
    <w:rsid w:val="00D07A92"/>
    <w:rsid w:val="00D11307"/>
    <w:rsid w:val="00D122B4"/>
    <w:rsid w:val="00D12C24"/>
    <w:rsid w:val="00D13D33"/>
    <w:rsid w:val="00D20014"/>
    <w:rsid w:val="00D20071"/>
    <w:rsid w:val="00D21120"/>
    <w:rsid w:val="00D231E0"/>
    <w:rsid w:val="00D241F8"/>
    <w:rsid w:val="00D25416"/>
    <w:rsid w:val="00D274BC"/>
    <w:rsid w:val="00D27C2D"/>
    <w:rsid w:val="00D32A54"/>
    <w:rsid w:val="00D3322A"/>
    <w:rsid w:val="00D34A1E"/>
    <w:rsid w:val="00D3632A"/>
    <w:rsid w:val="00D36A52"/>
    <w:rsid w:val="00D371C2"/>
    <w:rsid w:val="00D372CC"/>
    <w:rsid w:val="00D37471"/>
    <w:rsid w:val="00D4342C"/>
    <w:rsid w:val="00D47624"/>
    <w:rsid w:val="00D5034E"/>
    <w:rsid w:val="00D5092B"/>
    <w:rsid w:val="00D509CB"/>
    <w:rsid w:val="00D52B7E"/>
    <w:rsid w:val="00D5468C"/>
    <w:rsid w:val="00D54AAC"/>
    <w:rsid w:val="00D55B95"/>
    <w:rsid w:val="00D55C96"/>
    <w:rsid w:val="00D60B85"/>
    <w:rsid w:val="00D646E3"/>
    <w:rsid w:val="00D65BBD"/>
    <w:rsid w:val="00D65E8E"/>
    <w:rsid w:val="00D660C0"/>
    <w:rsid w:val="00D6658F"/>
    <w:rsid w:val="00D668EE"/>
    <w:rsid w:val="00D8081D"/>
    <w:rsid w:val="00D82561"/>
    <w:rsid w:val="00D83607"/>
    <w:rsid w:val="00D846EB"/>
    <w:rsid w:val="00D85506"/>
    <w:rsid w:val="00D85679"/>
    <w:rsid w:val="00D861DD"/>
    <w:rsid w:val="00D868DD"/>
    <w:rsid w:val="00D86A02"/>
    <w:rsid w:val="00D9140F"/>
    <w:rsid w:val="00D9363A"/>
    <w:rsid w:val="00D95851"/>
    <w:rsid w:val="00D964E6"/>
    <w:rsid w:val="00DA338F"/>
    <w:rsid w:val="00DA5205"/>
    <w:rsid w:val="00DA7268"/>
    <w:rsid w:val="00DA75C4"/>
    <w:rsid w:val="00DA7B08"/>
    <w:rsid w:val="00DB0524"/>
    <w:rsid w:val="00DB1A51"/>
    <w:rsid w:val="00DB4676"/>
    <w:rsid w:val="00DB47D6"/>
    <w:rsid w:val="00DB4DE2"/>
    <w:rsid w:val="00DB63E2"/>
    <w:rsid w:val="00DB711D"/>
    <w:rsid w:val="00DB7545"/>
    <w:rsid w:val="00DC0009"/>
    <w:rsid w:val="00DC234C"/>
    <w:rsid w:val="00DC5186"/>
    <w:rsid w:val="00DC6674"/>
    <w:rsid w:val="00DC7168"/>
    <w:rsid w:val="00DD02E7"/>
    <w:rsid w:val="00DD11CB"/>
    <w:rsid w:val="00DD18F9"/>
    <w:rsid w:val="00DD29E8"/>
    <w:rsid w:val="00DD409D"/>
    <w:rsid w:val="00DD630E"/>
    <w:rsid w:val="00DD66D4"/>
    <w:rsid w:val="00DE0A1C"/>
    <w:rsid w:val="00DE24D6"/>
    <w:rsid w:val="00DE5BBE"/>
    <w:rsid w:val="00DF093A"/>
    <w:rsid w:val="00DF2474"/>
    <w:rsid w:val="00DF2A3F"/>
    <w:rsid w:val="00DF2ABE"/>
    <w:rsid w:val="00DF4111"/>
    <w:rsid w:val="00DF754B"/>
    <w:rsid w:val="00DF7977"/>
    <w:rsid w:val="00E01488"/>
    <w:rsid w:val="00E037AE"/>
    <w:rsid w:val="00E06F77"/>
    <w:rsid w:val="00E104F9"/>
    <w:rsid w:val="00E10CD2"/>
    <w:rsid w:val="00E14959"/>
    <w:rsid w:val="00E15174"/>
    <w:rsid w:val="00E153D2"/>
    <w:rsid w:val="00E20B12"/>
    <w:rsid w:val="00E21485"/>
    <w:rsid w:val="00E22119"/>
    <w:rsid w:val="00E22529"/>
    <w:rsid w:val="00E235D7"/>
    <w:rsid w:val="00E271B9"/>
    <w:rsid w:val="00E31802"/>
    <w:rsid w:val="00E329BA"/>
    <w:rsid w:val="00E3706A"/>
    <w:rsid w:val="00E41F52"/>
    <w:rsid w:val="00E42772"/>
    <w:rsid w:val="00E4298A"/>
    <w:rsid w:val="00E43465"/>
    <w:rsid w:val="00E45C76"/>
    <w:rsid w:val="00E46A9D"/>
    <w:rsid w:val="00E47801"/>
    <w:rsid w:val="00E501C5"/>
    <w:rsid w:val="00E50E23"/>
    <w:rsid w:val="00E51E0C"/>
    <w:rsid w:val="00E5210F"/>
    <w:rsid w:val="00E52F2A"/>
    <w:rsid w:val="00E5549C"/>
    <w:rsid w:val="00E61609"/>
    <w:rsid w:val="00E63A77"/>
    <w:rsid w:val="00E63CE8"/>
    <w:rsid w:val="00E63F59"/>
    <w:rsid w:val="00E67877"/>
    <w:rsid w:val="00E718CA"/>
    <w:rsid w:val="00E71976"/>
    <w:rsid w:val="00E74D53"/>
    <w:rsid w:val="00E75EDE"/>
    <w:rsid w:val="00E76C62"/>
    <w:rsid w:val="00E818ED"/>
    <w:rsid w:val="00E828EA"/>
    <w:rsid w:val="00E829A2"/>
    <w:rsid w:val="00E83307"/>
    <w:rsid w:val="00E86A9C"/>
    <w:rsid w:val="00E9397D"/>
    <w:rsid w:val="00E94B4C"/>
    <w:rsid w:val="00E96DE7"/>
    <w:rsid w:val="00E97DB3"/>
    <w:rsid w:val="00E97E2B"/>
    <w:rsid w:val="00EA020E"/>
    <w:rsid w:val="00EA176D"/>
    <w:rsid w:val="00EA1C38"/>
    <w:rsid w:val="00EA462F"/>
    <w:rsid w:val="00EA6448"/>
    <w:rsid w:val="00EA6EDF"/>
    <w:rsid w:val="00EA7B92"/>
    <w:rsid w:val="00EB0265"/>
    <w:rsid w:val="00EB10DE"/>
    <w:rsid w:val="00EB1178"/>
    <w:rsid w:val="00EB33EB"/>
    <w:rsid w:val="00EB52F1"/>
    <w:rsid w:val="00EB5346"/>
    <w:rsid w:val="00EB718D"/>
    <w:rsid w:val="00EC16DB"/>
    <w:rsid w:val="00EC2889"/>
    <w:rsid w:val="00EC48DB"/>
    <w:rsid w:val="00EC5045"/>
    <w:rsid w:val="00EC61CA"/>
    <w:rsid w:val="00EC6498"/>
    <w:rsid w:val="00EC669B"/>
    <w:rsid w:val="00ED158E"/>
    <w:rsid w:val="00ED1A3A"/>
    <w:rsid w:val="00ED37B8"/>
    <w:rsid w:val="00ED68EC"/>
    <w:rsid w:val="00ED76C0"/>
    <w:rsid w:val="00EE5A13"/>
    <w:rsid w:val="00EE6A8B"/>
    <w:rsid w:val="00EE765A"/>
    <w:rsid w:val="00EF0212"/>
    <w:rsid w:val="00EF2298"/>
    <w:rsid w:val="00EF33B3"/>
    <w:rsid w:val="00EF7A21"/>
    <w:rsid w:val="00F00277"/>
    <w:rsid w:val="00F01A1C"/>
    <w:rsid w:val="00F02C9B"/>
    <w:rsid w:val="00F06E75"/>
    <w:rsid w:val="00F07321"/>
    <w:rsid w:val="00F117D0"/>
    <w:rsid w:val="00F118B4"/>
    <w:rsid w:val="00F11F72"/>
    <w:rsid w:val="00F16E8A"/>
    <w:rsid w:val="00F20C60"/>
    <w:rsid w:val="00F23A0F"/>
    <w:rsid w:val="00F23A56"/>
    <w:rsid w:val="00F24660"/>
    <w:rsid w:val="00F268F3"/>
    <w:rsid w:val="00F31CA8"/>
    <w:rsid w:val="00F32432"/>
    <w:rsid w:val="00F336D8"/>
    <w:rsid w:val="00F3514C"/>
    <w:rsid w:val="00F352D1"/>
    <w:rsid w:val="00F359AE"/>
    <w:rsid w:val="00F37907"/>
    <w:rsid w:val="00F42054"/>
    <w:rsid w:val="00F422DC"/>
    <w:rsid w:val="00F42FFC"/>
    <w:rsid w:val="00F45AB2"/>
    <w:rsid w:val="00F50196"/>
    <w:rsid w:val="00F5078E"/>
    <w:rsid w:val="00F5173D"/>
    <w:rsid w:val="00F51EA0"/>
    <w:rsid w:val="00F54C9B"/>
    <w:rsid w:val="00F55DD8"/>
    <w:rsid w:val="00F5647F"/>
    <w:rsid w:val="00F62A1C"/>
    <w:rsid w:val="00F6558A"/>
    <w:rsid w:val="00F65E38"/>
    <w:rsid w:val="00F729F2"/>
    <w:rsid w:val="00F7411A"/>
    <w:rsid w:val="00F74D70"/>
    <w:rsid w:val="00F75972"/>
    <w:rsid w:val="00F759AA"/>
    <w:rsid w:val="00F7756F"/>
    <w:rsid w:val="00F77DB7"/>
    <w:rsid w:val="00F80964"/>
    <w:rsid w:val="00F80B5C"/>
    <w:rsid w:val="00F81782"/>
    <w:rsid w:val="00F82122"/>
    <w:rsid w:val="00F82CF2"/>
    <w:rsid w:val="00F84F95"/>
    <w:rsid w:val="00F86B87"/>
    <w:rsid w:val="00F87B20"/>
    <w:rsid w:val="00F91216"/>
    <w:rsid w:val="00F9135B"/>
    <w:rsid w:val="00FA17B9"/>
    <w:rsid w:val="00FA2AE9"/>
    <w:rsid w:val="00FA5917"/>
    <w:rsid w:val="00FB0C5B"/>
    <w:rsid w:val="00FB1E61"/>
    <w:rsid w:val="00FB1E94"/>
    <w:rsid w:val="00FB299A"/>
    <w:rsid w:val="00FB54B0"/>
    <w:rsid w:val="00FB59A9"/>
    <w:rsid w:val="00FB5A7E"/>
    <w:rsid w:val="00FB6D0B"/>
    <w:rsid w:val="00FC26EE"/>
    <w:rsid w:val="00FC2960"/>
    <w:rsid w:val="00FC4BCE"/>
    <w:rsid w:val="00FC4E4B"/>
    <w:rsid w:val="00FC54B3"/>
    <w:rsid w:val="00FC553F"/>
    <w:rsid w:val="00FC5696"/>
    <w:rsid w:val="00FD06AF"/>
    <w:rsid w:val="00FD0A80"/>
    <w:rsid w:val="00FD4FA7"/>
    <w:rsid w:val="00FD5969"/>
    <w:rsid w:val="00FD596A"/>
    <w:rsid w:val="00FD61D8"/>
    <w:rsid w:val="00FD63CB"/>
    <w:rsid w:val="00FD76CA"/>
    <w:rsid w:val="00FE2830"/>
    <w:rsid w:val="00FE289B"/>
    <w:rsid w:val="00FE3281"/>
    <w:rsid w:val="00FE5A41"/>
    <w:rsid w:val="00FE6BD7"/>
    <w:rsid w:val="00FE7E09"/>
    <w:rsid w:val="00FE7FE1"/>
    <w:rsid w:val="00FF31DA"/>
    <w:rsid w:val="00FF3849"/>
    <w:rsid w:val="00FF40E0"/>
    <w:rsid w:val="00FF4C95"/>
    <w:rsid w:val="00FF5C9C"/>
    <w:rsid w:val="5845AC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45D8"/>
  <w15:chartTrackingRefBased/>
  <w15:docId w15:val="{CBC98E8D-C363-3846-9E03-CE76909E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327"/>
    <w:rPr>
      <w:lang w:val="fr-CA"/>
    </w:rPr>
  </w:style>
  <w:style w:type="paragraph" w:styleId="Heading1">
    <w:name w:val="heading 1"/>
    <w:basedOn w:val="Normal"/>
    <w:next w:val="Normal"/>
    <w:link w:val="Heading1Char"/>
    <w:uiPriority w:val="9"/>
    <w:qFormat/>
    <w:rsid w:val="00C15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5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E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E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E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E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44"/>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C15E44"/>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C15E44"/>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C15E44"/>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C15E44"/>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C15E44"/>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C15E44"/>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C15E44"/>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C15E44"/>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C15E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E44"/>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C15E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E44"/>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C15E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5E44"/>
    <w:rPr>
      <w:i/>
      <w:iCs/>
      <w:color w:val="404040" w:themeColor="text1" w:themeTint="BF"/>
      <w:lang w:val="fr-CA"/>
    </w:rPr>
  </w:style>
  <w:style w:type="paragraph" w:styleId="ListParagraph">
    <w:name w:val="List Paragraph"/>
    <w:basedOn w:val="Normal"/>
    <w:uiPriority w:val="34"/>
    <w:qFormat/>
    <w:rsid w:val="00C15E44"/>
    <w:pPr>
      <w:ind w:left="720"/>
      <w:contextualSpacing/>
    </w:pPr>
  </w:style>
  <w:style w:type="character" w:styleId="IntenseEmphasis">
    <w:name w:val="Intense Emphasis"/>
    <w:basedOn w:val="DefaultParagraphFont"/>
    <w:uiPriority w:val="21"/>
    <w:qFormat/>
    <w:rsid w:val="00C15E44"/>
    <w:rPr>
      <w:i/>
      <w:iCs/>
      <w:color w:val="0F4761" w:themeColor="accent1" w:themeShade="BF"/>
    </w:rPr>
  </w:style>
  <w:style w:type="paragraph" w:styleId="IntenseQuote">
    <w:name w:val="Intense Quote"/>
    <w:basedOn w:val="Normal"/>
    <w:next w:val="Normal"/>
    <w:link w:val="IntenseQuoteChar"/>
    <w:uiPriority w:val="30"/>
    <w:qFormat/>
    <w:rsid w:val="00C15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E44"/>
    <w:rPr>
      <w:i/>
      <w:iCs/>
      <w:color w:val="0F4761" w:themeColor="accent1" w:themeShade="BF"/>
      <w:lang w:val="fr-CA"/>
    </w:rPr>
  </w:style>
  <w:style w:type="character" w:styleId="IntenseReference">
    <w:name w:val="Intense Reference"/>
    <w:basedOn w:val="DefaultParagraphFont"/>
    <w:uiPriority w:val="32"/>
    <w:qFormat/>
    <w:rsid w:val="00C15E44"/>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254FE7"/>
    <w:pPr>
      <w:spacing w:before="240" w:line="480" w:lineRule="auto"/>
      <w:ind w:left="720" w:hanging="720"/>
    </w:pPr>
    <w:rPr>
      <w:rFonts w:ascii="Times New Roman" w:hAnsi="Times New Roman"/>
    </w:rPr>
  </w:style>
  <w:style w:type="character" w:styleId="Hyperlink">
    <w:name w:val="Hyperlink"/>
    <w:basedOn w:val="DefaultParagraphFont"/>
    <w:uiPriority w:val="99"/>
    <w:unhideWhenUsed/>
    <w:rsid w:val="00254FE7"/>
    <w:rPr>
      <w:color w:val="467886" w:themeColor="hyperlink"/>
      <w:u w:val="single"/>
    </w:rPr>
  </w:style>
  <w:style w:type="paragraph" w:styleId="TOC1">
    <w:name w:val="toc 1"/>
    <w:basedOn w:val="Normal"/>
    <w:next w:val="Normal"/>
    <w:autoRedefine/>
    <w:uiPriority w:val="39"/>
    <w:unhideWhenUsed/>
    <w:rsid w:val="00254FE7"/>
    <w:pPr>
      <w:spacing w:before="360"/>
    </w:pPr>
    <w:rPr>
      <w:rFonts w:asciiTheme="majorHAnsi" w:hAnsiTheme="majorHAnsi"/>
      <w:b/>
      <w:bCs/>
      <w:caps/>
    </w:rPr>
  </w:style>
  <w:style w:type="paragraph" w:styleId="TOC2">
    <w:name w:val="toc 2"/>
    <w:basedOn w:val="Normal"/>
    <w:next w:val="Normal"/>
    <w:autoRedefine/>
    <w:uiPriority w:val="39"/>
    <w:unhideWhenUsed/>
    <w:rsid w:val="00254FE7"/>
    <w:pPr>
      <w:spacing w:before="240"/>
    </w:pPr>
    <w:rPr>
      <w:b/>
      <w:bCs/>
      <w:sz w:val="20"/>
      <w:szCs w:val="20"/>
    </w:rPr>
  </w:style>
  <w:style w:type="paragraph" w:styleId="TOC3">
    <w:name w:val="toc 3"/>
    <w:basedOn w:val="Normal"/>
    <w:next w:val="Normal"/>
    <w:autoRedefine/>
    <w:uiPriority w:val="39"/>
    <w:unhideWhenUsed/>
    <w:rsid w:val="00254FE7"/>
    <w:pPr>
      <w:ind w:left="240"/>
    </w:pPr>
    <w:rPr>
      <w:sz w:val="20"/>
      <w:szCs w:val="20"/>
    </w:rPr>
  </w:style>
  <w:style w:type="paragraph" w:styleId="TOC4">
    <w:name w:val="toc 4"/>
    <w:basedOn w:val="Normal"/>
    <w:next w:val="Normal"/>
    <w:autoRedefine/>
    <w:uiPriority w:val="39"/>
    <w:unhideWhenUsed/>
    <w:rsid w:val="00254FE7"/>
    <w:pPr>
      <w:ind w:left="480"/>
    </w:pPr>
    <w:rPr>
      <w:sz w:val="20"/>
      <w:szCs w:val="20"/>
    </w:rPr>
  </w:style>
  <w:style w:type="paragraph" w:styleId="TOC5">
    <w:name w:val="toc 5"/>
    <w:basedOn w:val="Normal"/>
    <w:next w:val="Normal"/>
    <w:autoRedefine/>
    <w:uiPriority w:val="39"/>
    <w:unhideWhenUsed/>
    <w:rsid w:val="00254FE7"/>
    <w:pPr>
      <w:ind w:left="720"/>
    </w:pPr>
    <w:rPr>
      <w:sz w:val="20"/>
      <w:szCs w:val="20"/>
    </w:rPr>
  </w:style>
  <w:style w:type="paragraph" w:styleId="TOC6">
    <w:name w:val="toc 6"/>
    <w:basedOn w:val="Normal"/>
    <w:next w:val="Normal"/>
    <w:autoRedefine/>
    <w:uiPriority w:val="39"/>
    <w:unhideWhenUsed/>
    <w:rsid w:val="00254FE7"/>
    <w:pPr>
      <w:ind w:left="960"/>
    </w:pPr>
    <w:rPr>
      <w:sz w:val="20"/>
      <w:szCs w:val="20"/>
    </w:rPr>
  </w:style>
  <w:style w:type="paragraph" w:styleId="TOC7">
    <w:name w:val="toc 7"/>
    <w:basedOn w:val="Normal"/>
    <w:next w:val="Normal"/>
    <w:autoRedefine/>
    <w:uiPriority w:val="39"/>
    <w:unhideWhenUsed/>
    <w:rsid w:val="00254FE7"/>
    <w:pPr>
      <w:ind w:left="1200"/>
    </w:pPr>
    <w:rPr>
      <w:sz w:val="20"/>
      <w:szCs w:val="20"/>
    </w:rPr>
  </w:style>
  <w:style w:type="paragraph" w:styleId="TOC8">
    <w:name w:val="toc 8"/>
    <w:basedOn w:val="Normal"/>
    <w:next w:val="Normal"/>
    <w:autoRedefine/>
    <w:uiPriority w:val="39"/>
    <w:unhideWhenUsed/>
    <w:rsid w:val="00254FE7"/>
    <w:pPr>
      <w:ind w:left="1440"/>
    </w:pPr>
    <w:rPr>
      <w:sz w:val="20"/>
      <w:szCs w:val="20"/>
    </w:rPr>
  </w:style>
  <w:style w:type="paragraph" w:styleId="TOC9">
    <w:name w:val="toc 9"/>
    <w:basedOn w:val="Normal"/>
    <w:next w:val="Normal"/>
    <w:autoRedefine/>
    <w:uiPriority w:val="39"/>
    <w:unhideWhenUsed/>
    <w:rsid w:val="00254FE7"/>
    <w:pPr>
      <w:ind w:left="1680"/>
    </w:pPr>
    <w:rPr>
      <w:sz w:val="20"/>
      <w:szCs w:val="20"/>
    </w:rPr>
  </w:style>
  <w:style w:type="paragraph" w:styleId="Header">
    <w:name w:val="header"/>
    <w:basedOn w:val="Normal"/>
    <w:link w:val="HeaderChar"/>
    <w:uiPriority w:val="99"/>
    <w:unhideWhenUsed/>
    <w:rsid w:val="00254FE7"/>
    <w:pPr>
      <w:tabs>
        <w:tab w:val="center" w:pos="4680"/>
        <w:tab w:val="right" w:pos="9360"/>
      </w:tabs>
    </w:pPr>
  </w:style>
  <w:style w:type="character" w:customStyle="1" w:styleId="HeaderChar">
    <w:name w:val="Header Char"/>
    <w:basedOn w:val="DefaultParagraphFont"/>
    <w:link w:val="Header"/>
    <w:uiPriority w:val="99"/>
    <w:rsid w:val="00254FE7"/>
    <w:rPr>
      <w:lang w:val="fr-CA"/>
    </w:rPr>
  </w:style>
  <w:style w:type="paragraph" w:styleId="Footer">
    <w:name w:val="footer"/>
    <w:basedOn w:val="Normal"/>
    <w:link w:val="FooterChar"/>
    <w:uiPriority w:val="99"/>
    <w:unhideWhenUsed/>
    <w:rsid w:val="00254FE7"/>
    <w:pPr>
      <w:tabs>
        <w:tab w:val="center" w:pos="4680"/>
        <w:tab w:val="right" w:pos="9360"/>
      </w:tabs>
    </w:pPr>
  </w:style>
  <w:style w:type="character" w:customStyle="1" w:styleId="FooterChar">
    <w:name w:val="Footer Char"/>
    <w:basedOn w:val="DefaultParagraphFont"/>
    <w:link w:val="Footer"/>
    <w:uiPriority w:val="99"/>
    <w:rsid w:val="00254FE7"/>
    <w:rPr>
      <w:lang w:val="fr-CA"/>
    </w:rPr>
  </w:style>
  <w:style w:type="character" w:styleId="PageNumber">
    <w:name w:val="page number"/>
    <w:basedOn w:val="DefaultParagraphFont"/>
    <w:uiPriority w:val="99"/>
    <w:semiHidden/>
    <w:unhideWhenUsed/>
    <w:rsid w:val="00254FE7"/>
  </w:style>
  <w:style w:type="paragraph" w:styleId="TOCHeading">
    <w:name w:val="TOC Heading"/>
    <w:basedOn w:val="Heading1"/>
    <w:next w:val="Normal"/>
    <w:uiPriority w:val="39"/>
    <w:unhideWhenUsed/>
    <w:qFormat/>
    <w:rsid w:val="00254FE7"/>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254FE7"/>
    <w:rPr>
      <w:color w:val="666666"/>
    </w:rPr>
  </w:style>
  <w:style w:type="character" w:styleId="CommentReference">
    <w:name w:val="annotation reference"/>
    <w:basedOn w:val="DefaultParagraphFont"/>
    <w:uiPriority w:val="99"/>
    <w:semiHidden/>
    <w:unhideWhenUsed/>
    <w:rsid w:val="00254FE7"/>
    <w:rPr>
      <w:sz w:val="16"/>
      <w:szCs w:val="16"/>
    </w:rPr>
  </w:style>
  <w:style w:type="paragraph" w:styleId="CommentText">
    <w:name w:val="annotation text"/>
    <w:basedOn w:val="Normal"/>
    <w:link w:val="CommentTextChar"/>
    <w:uiPriority w:val="99"/>
    <w:unhideWhenUsed/>
    <w:rsid w:val="00254FE7"/>
    <w:rPr>
      <w:sz w:val="20"/>
      <w:szCs w:val="20"/>
    </w:rPr>
  </w:style>
  <w:style w:type="character" w:customStyle="1" w:styleId="CommentTextChar">
    <w:name w:val="Comment Text Char"/>
    <w:basedOn w:val="DefaultParagraphFont"/>
    <w:link w:val="CommentText"/>
    <w:uiPriority w:val="99"/>
    <w:rsid w:val="00254FE7"/>
    <w:rPr>
      <w:sz w:val="20"/>
      <w:szCs w:val="20"/>
      <w:lang w:val="fr-CA"/>
    </w:rPr>
  </w:style>
  <w:style w:type="paragraph" w:styleId="CommentSubject">
    <w:name w:val="annotation subject"/>
    <w:basedOn w:val="CommentText"/>
    <w:next w:val="CommentText"/>
    <w:link w:val="CommentSubjectChar"/>
    <w:uiPriority w:val="99"/>
    <w:semiHidden/>
    <w:unhideWhenUsed/>
    <w:rsid w:val="00254FE7"/>
    <w:rPr>
      <w:b/>
      <w:bCs/>
    </w:rPr>
  </w:style>
  <w:style w:type="character" w:customStyle="1" w:styleId="CommentSubjectChar">
    <w:name w:val="Comment Subject Char"/>
    <w:basedOn w:val="CommentTextChar"/>
    <w:link w:val="CommentSubject"/>
    <w:uiPriority w:val="99"/>
    <w:semiHidden/>
    <w:rsid w:val="00254FE7"/>
    <w:rPr>
      <w:b/>
      <w:bCs/>
      <w:sz w:val="20"/>
      <w:szCs w:val="20"/>
      <w:lang w:val="fr-CA"/>
    </w:rPr>
  </w:style>
  <w:style w:type="table" w:styleId="TableGrid">
    <w:name w:val="Table Grid"/>
    <w:basedOn w:val="TableNormal"/>
    <w:uiPriority w:val="39"/>
    <w:rsid w:val="00254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54FE7"/>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254FE7"/>
  </w:style>
  <w:style w:type="paragraph" w:customStyle="1" w:styleId="p2">
    <w:name w:val="p2"/>
    <w:basedOn w:val="Normal"/>
    <w:rsid w:val="00254FE7"/>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254FE7"/>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254FE7"/>
  </w:style>
  <w:style w:type="paragraph" w:styleId="Revision">
    <w:name w:val="Revision"/>
    <w:hidden/>
    <w:uiPriority w:val="99"/>
    <w:semiHidden/>
    <w:rsid w:val="00254FE7"/>
    <w:rPr>
      <w:lang w:val="fr-CA"/>
    </w:rPr>
  </w:style>
  <w:style w:type="character" w:styleId="UnresolvedMention">
    <w:name w:val="Unresolved Mention"/>
    <w:basedOn w:val="DefaultParagraphFont"/>
    <w:uiPriority w:val="99"/>
    <w:semiHidden/>
    <w:unhideWhenUsed/>
    <w:rsid w:val="00254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5930-1073-4748-8000-836A1E345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152</Pages>
  <Words>154456</Words>
  <Characters>880401</Characters>
  <Application>Microsoft Office Word</Application>
  <DocSecurity>0</DocSecurity>
  <Lines>7336</Lines>
  <Paragraphs>2065</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1032792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99</cp:revision>
  <dcterms:created xsi:type="dcterms:W3CDTF">2025-11-10T16:14:00Z</dcterms:created>
  <dcterms:modified xsi:type="dcterms:W3CDTF">2025-11-14T21:23:00Z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id="ZReKA9el"/&gt;&lt;style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