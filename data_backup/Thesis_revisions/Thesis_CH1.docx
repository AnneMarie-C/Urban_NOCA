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DFA8E" w14:textId="6F4753DA" w:rsidR="00C26338" w:rsidRPr="004C757A" w:rsidRDefault="00C26338" w:rsidP="00350C5D">
      <w:pPr>
        <w:pStyle w:val="Heading1"/>
        <w:rPr>
          <w:rFonts w:ascii="Times New Roman" w:hAnsi="Times New Roman" w:cs="Times New Roman"/>
          <w:b/>
          <w:bCs/>
          <w:color w:val="000000" w:themeColor="text1"/>
          <w:lang w:val="en-CA"/>
        </w:rPr>
      </w:pPr>
      <w:bookmarkStart w:id="0" w:name="_Toc205543113"/>
      <w:r w:rsidRPr="004C757A">
        <w:rPr>
          <w:rFonts w:ascii="Times New Roman" w:hAnsi="Times New Roman" w:cs="Times New Roman"/>
          <w:b/>
          <w:bCs/>
          <w:color w:val="000000" w:themeColor="text1"/>
          <w:lang w:val="en-CA"/>
        </w:rPr>
        <w:t xml:space="preserve">Chapter 1: Winter home ranges size increases across an urbanization gradient for a very short distance migrant, the </w:t>
      </w:r>
      <w:r w:rsidR="00500BA2">
        <w:rPr>
          <w:rFonts w:ascii="Times New Roman" w:hAnsi="Times New Roman" w:cs="Times New Roman"/>
          <w:b/>
          <w:bCs/>
          <w:color w:val="000000" w:themeColor="text1"/>
          <w:lang w:val="en-CA"/>
        </w:rPr>
        <w:t>N</w:t>
      </w:r>
      <w:r w:rsidRPr="004C757A">
        <w:rPr>
          <w:rFonts w:ascii="Times New Roman" w:hAnsi="Times New Roman" w:cs="Times New Roman"/>
          <w:b/>
          <w:bCs/>
          <w:color w:val="000000" w:themeColor="text1"/>
          <w:lang w:val="en-CA"/>
        </w:rPr>
        <w:t xml:space="preserve">orthern </w:t>
      </w:r>
      <w:r w:rsidR="00500BA2">
        <w:rPr>
          <w:rFonts w:ascii="Times New Roman" w:hAnsi="Times New Roman" w:cs="Times New Roman"/>
          <w:b/>
          <w:bCs/>
          <w:color w:val="000000" w:themeColor="text1"/>
          <w:lang w:val="en-CA"/>
        </w:rPr>
        <w:t>C</w:t>
      </w:r>
      <w:r w:rsidRPr="004C757A">
        <w:rPr>
          <w:rFonts w:ascii="Times New Roman" w:hAnsi="Times New Roman" w:cs="Times New Roman"/>
          <w:b/>
          <w:bCs/>
          <w:color w:val="000000" w:themeColor="text1"/>
          <w:lang w:val="en-CA"/>
        </w:rPr>
        <w:t>ardinal (</w:t>
      </w:r>
      <w:r w:rsidRPr="004C757A">
        <w:rPr>
          <w:rFonts w:ascii="Times New Roman" w:hAnsi="Times New Roman" w:cs="Times New Roman"/>
          <w:b/>
          <w:bCs/>
          <w:i/>
          <w:iCs/>
          <w:color w:val="000000" w:themeColor="text1"/>
          <w:lang w:val="en-CA"/>
        </w:rPr>
        <w:t>Cardinalis cardinalis</w:t>
      </w:r>
      <w:r w:rsidRPr="004C757A">
        <w:rPr>
          <w:rFonts w:ascii="Times New Roman" w:hAnsi="Times New Roman" w:cs="Times New Roman"/>
          <w:b/>
          <w:bCs/>
          <w:color w:val="000000" w:themeColor="text1"/>
          <w:lang w:val="en-CA"/>
        </w:rPr>
        <w:t>)</w:t>
      </w:r>
      <w:ins w:id="1" w:author="Kyle Elliott, Dr" w:date="2025-06-17T19:16:00Z" w16du:dateUtc="2025-06-17T23:16:00Z">
        <w:r w:rsidRPr="004C757A" w:rsidDel="000636F7">
          <w:rPr>
            <w:rFonts w:ascii="Times New Roman" w:hAnsi="Times New Roman" w:cs="Times New Roman"/>
            <w:b/>
            <w:bCs/>
            <w:color w:val="000000" w:themeColor="text1"/>
            <w:lang w:val="en-CA"/>
          </w:rPr>
          <w:t xml:space="preserve"> </w:t>
        </w:r>
      </w:ins>
      <w:bookmarkStart w:id="2" w:name="_Toc195617975"/>
      <w:bookmarkEnd w:id="0"/>
    </w:p>
    <w:p w14:paraId="2FC1F4C6" w14:textId="77777777" w:rsidR="00C26338" w:rsidRPr="004C757A" w:rsidRDefault="00C26338" w:rsidP="00350C5D">
      <w:pPr>
        <w:rPr>
          <w:rFonts w:ascii="Times New Roman" w:hAnsi="Times New Roman" w:cs="Times New Roman"/>
          <w:lang w:val="en-CA"/>
        </w:rPr>
      </w:pPr>
    </w:p>
    <w:p w14:paraId="3ED82BF1" w14:textId="77777777" w:rsidR="00C26338" w:rsidRPr="004C757A" w:rsidRDefault="00C26338" w:rsidP="00350C5D">
      <w:pPr>
        <w:spacing w:line="480" w:lineRule="auto"/>
        <w:rPr>
          <w:rFonts w:ascii="Times New Roman" w:hAnsi="Times New Roman" w:cs="Times New Roman"/>
        </w:rPr>
      </w:pPr>
      <w:proofErr w:type="spellStart"/>
      <w:r w:rsidRPr="004C757A">
        <w:rPr>
          <w:rFonts w:ascii="Times New Roman" w:hAnsi="Times New Roman" w:cs="Times New Roman"/>
          <w:b/>
          <w:bCs/>
        </w:rPr>
        <w:t>Authors</w:t>
      </w:r>
      <w:proofErr w:type="spellEnd"/>
      <w:r w:rsidRPr="004C757A">
        <w:rPr>
          <w:rFonts w:ascii="Times New Roman" w:hAnsi="Times New Roman" w:cs="Times New Roman"/>
          <w:b/>
          <w:bCs/>
        </w:rPr>
        <w:t>:</w:t>
      </w:r>
      <w:r w:rsidRPr="004C757A">
        <w:rPr>
          <w:rFonts w:ascii="Times New Roman" w:hAnsi="Times New Roman" w:cs="Times New Roman"/>
        </w:rPr>
        <w:t xml:space="preserve"> Cousineau, Anne-Marie</w:t>
      </w:r>
      <w:r w:rsidRPr="004C757A">
        <w:rPr>
          <w:rFonts w:ascii="Times New Roman" w:hAnsi="Times New Roman" w:cs="Times New Roman"/>
          <w:vertAlign w:val="superscript"/>
        </w:rPr>
        <w:t>1</w:t>
      </w:r>
      <w:r w:rsidRPr="004C757A">
        <w:rPr>
          <w:rFonts w:ascii="Times New Roman" w:hAnsi="Times New Roman" w:cs="Times New Roman"/>
        </w:rPr>
        <w:t>; Elliott, Kyle H.</w:t>
      </w:r>
      <w:r w:rsidRPr="004C757A">
        <w:rPr>
          <w:rFonts w:ascii="Times New Roman" w:hAnsi="Times New Roman" w:cs="Times New Roman"/>
          <w:vertAlign w:val="superscript"/>
        </w:rPr>
        <w:t>1</w:t>
      </w:r>
      <w:r w:rsidRPr="004C757A">
        <w:rPr>
          <w:rFonts w:ascii="Times New Roman" w:hAnsi="Times New Roman" w:cs="Times New Roman"/>
        </w:rPr>
        <w:t>; Frei, Barbara</w:t>
      </w:r>
      <w:r w:rsidRPr="004C757A">
        <w:rPr>
          <w:rFonts w:ascii="Times New Roman" w:hAnsi="Times New Roman" w:cs="Times New Roman"/>
          <w:vertAlign w:val="superscript"/>
        </w:rPr>
        <w:t>2</w:t>
      </w:r>
    </w:p>
    <w:p w14:paraId="061A987E" w14:textId="370402AC" w:rsidR="00C26338" w:rsidRPr="004C757A" w:rsidRDefault="679F9A27" w:rsidP="00350C5D">
      <w:pPr>
        <w:spacing w:line="480" w:lineRule="auto"/>
        <w:rPr>
          <w:rFonts w:ascii="Times New Roman" w:hAnsi="Times New Roman" w:cs="Times New Roman"/>
          <w:lang w:val="en-CA"/>
        </w:rPr>
      </w:pPr>
      <w:r w:rsidRPr="679F9A27">
        <w:rPr>
          <w:rFonts w:ascii="Times New Roman" w:hAnsi="Times New Roman" w:cs="Times New Roman"/>
          <w:lang w:val="en-CA"/>
        </w:rPr>
        <w:t>1: Department of Natural Resource Sciences, McGill University, Ste. Anne de Bellevue, Québec, Canada</w:t>
      </w:r>
    </w:p>
    <w:p w14:paraId="4558C861" w14:textId="77777777" w:rsidR="00C26338" w:rsidRDefault="00C26338" w:rsidP="00350C5D">
      <w:pPr>
        <w:spacing w:line="480" w:lineRule="auto"/>
        <w:rPr>
          <w:rFonts w:ascii="Times New Roman" w:hAnsi="Times New Roman" w:cs="Times New Roman"/>
          <w:lang w:val="en-CA"/>
        </w:rPr>
      </w:pPr>
      <w:r w:rsidRPr="004C757A">
        <w:rPr>
          <w:rFonts w:ascii="Times New Roman" w:hAnsi="Times New Roman" w:cs="Times New Roman"/>
          <w:lang w:val="en-CA"/>
        </w:rPr>
        <w:t>2: Science and Technology Branch, Environment and Climate Change Canada, Montreal, Québec, Canada</w:t>
      </w:r>
    </w:p>
    <w:p w14:paraId="2684E986" w14:textId="549E0DF1" w:rsidR="00353568" w:rsidRDefault="00353568" w:rsidP="00350C5D">
      <w:pPr>
        <w:spacing w:line="480" w:lineRule="auto"/>
        <w:rPr>
          <w:rFonts w:ascii="Times New Roman" w:hAnsi="Times New Roman" w:cs="Times New Roman"/>
          <w:lang w:val="en-CA"/>
        </w:rPr>
      </w:pPr>
      <w:r>
        <w:rPr>
          <w:rFonts w:ascii="Times New Roman" w:hAnsi="Times New Roman" w:cs="Times New Roman"/>
          <w:b/>
          <w:bCs/>
          <w:lang w:val="en-CA"/>
        </w:rPr>
        <w:t>Corresponding author:</w:t>
      </w:r>
      <w:r>
        <w:rPr>
          <w:rFonts w:ascii="Times New Roman" w:hAnsi="Times New Roman" w:cs="Times New Roman"/>
          <w:lang w:val="en-CA"/>
        </w:rPr>
        <w:t xml:space="preserve"> Anne-Marie Cousineau</w:t>
      </w:r>
      <w:r w:rsidR="00995C82">
        <w:rPr>
          <w:rFonts w:ascii="Times New Roman" w:hAnsi="Times New Roman" w:cs="Times New Roman"/>
          <w:lang w:val="en-CA"/>
        </w:rPr>
        <w:t xml:space="preserve">; 370 rue Armstrong, </w:t>
      </w:r>
      <w:proofErr w:type="spellStart"/>
      <w:r w:rsidR="00995C82">
        <w:rPr>
          <w:rFonts w:ascii="Times New Roman" w:hAnsi="Times New Roman" w:cs="Times New Roman"/>
          <w:lang w:val="en-CA"/>
        </w:rPr>
        <w:t>Rosemère</w:t>
      </w:r>
      <w:proofErr w:type="spellEnd"/>
      <w:r w:rsidR="00995C82">
        <w:rPr>
          <w:rFonts w:ascii="Times New Roman" w:hAnsi="Times New Roman" w:cs="Times New Roman"/>
          <w:lang w:val="en-CA"/>
        </w:rPr>
        <w:t xml:space="preserve">, J7A1V9, QC, Canada; </w:t>
      </w:r>
      <w:hyperlink r:id="rId5" w:history="1">
        <w:r w:rsidR="004443ED" w:rsidRPr="00812637">
          <w:rPr>
            <w:rStyle w:val="Hyperlink"/>
            <w:rFonts w:ascii="Times New Roman" w:hAnsi="Times New Roman" w:cs="Times New Roman"/>
            <w:lang w:val="en-CA"/>
          </w:rPr>
          <w:t>anne-marie.cousineau@mail.mcgill.ca</w:t>
        </w:r>
      </w:hyperlink>
    </w:p>
    <w:p w14:paraId="1B938C7C" w14:textId="102E7967" w:rsidR="004443ED" w:rsidRDefault="004443ED" w:rsidP="00350C5D">
      <w:pPr>
        <w:spacing w:line="480" w:lineRule="auto"/>
        <w:rPr>
          <w:rFonts w:ascii="Times New Roman" w:hAnsi="Times New Roman" w:cs="Times New Roman"/>
          <w:lang w:val="en-CA"/>
        </w:rPr>
      </w:pPr>
      <w:commentRangeStart w:id="3"/>
      <w:r>
        <w:rPr>
          <w:rFonts w:ascii="Times New Roman" w:hAnsi="Times New Roman" w:cs="Times New Roman"/>
          <w:b/>
          <w:bCs/>
          <w:lang w:val="en-CA"/>
        </w:rPr>
        <w:t>Acknowledgements:</w:t>
      </w:r>
    </w:p>
    <w:p w14:paraId="2A4E1DCC" w14:textId="69C4593D" w:rsidR="000141C2" w:rsidRDefault="00E34B20" w:rsidP="00350C5D">
      <w:pPr>
        <w:spacing w:line="480" w:lineRule="auto"/>
        <w:rPr>
          <w:rFonts w:ascii="Times New Roman" w:hAnsi="Times New Roman" w:cs="Times New Roman"/>
          <w:lang w:val="en-CA"/>
        </w:rPr>
      </w:pPr>
      <w:r>
        <w:rPr>
          <w:rFonts w:ascii="Times New Roman" w:hAnsi="Times New Roman" w:cs="Times New Roman"/>
          <w:lang w:val="en-CA"/>
        </w:rPr>
        <w:t>This work wouldn’t have been possible without the generous work of the volunteers and staff at the McGill Bird Observatory</w:t>
      </w:r>
      <w:r w:rsidR="006A0C1F">
        <w:rPr>
          <w:rFonts w:ascii="Times New Roman" w:hAnsi="Times New Roman" w:cs="Times New Roman"/>
          <w:lang w:val="en-CA"/>
        </w:rPr>
        <w:t xml:space="preserve">. </w:t>
      </w:r>
      <w:r w:rsidR="0003408D">
        <w:rPr>
          <w:rFonts w:ascii="Times New Roman" w:hAnsi="Times New Roman" w:cs="Times New Roman"/>
          <w:lang w:val="en-CA"/>
        </w:rPr>
        <w:t xml:space="preserve">Shawna Sevigny, Ana Morales and Barbara Frei helped </w:t>
      </w:r>
      <w:r w:rsidR="00E07CE8">
        <w:rPr>
          <w:rFonts w:ascii="Times New Roman" w:hAnsi="Times New Roman" w:cs="Times New Roman"/>
          <w:lang w:val="en-CA"/>
        </w:rPr>
        <w:t>greatly with the banding and tagging of the cardinals.</w:t>
      </w:r>
      <w:r w:rsidR="0060050A">
        <w:rPr>
          <w:rFonts w:ascii="Times New Roman" w:hAnsi="Times New Roman" w:cs="Times New Roman"/>
          <w:lang w:val="en-CA"/>
        </w:rPr>
        <w:t xml:space="preserve"> We also want to thank </w:t>
      </w:r>
      <w:r w:rsidR="00677A95">
        <w:rPr>
          <w:rFonts w:ascii="Times New Roman" w:hAnsi="Times New Roman" w:cs="Times New Roman"/>
          <w:lang w:val="en-CA"/>
        </w:rPr>
        <w:t xml:space="preserve">everyone who took part in the relentless tracking of the cardinals through the harsh winters of Montreal: </w:t>
      </w:r>
      <w:r w:rsidR="002E3C73">
        <w:rPr>
          <w:rFonts w:ascii="Times New Roman" w:hAnsi="Times New Roman" w:cs="Times New Roman"/>
          <w:lang w:val="en-CA"/>
        </w:rPr>
        <w:t xml:space="preserve">Mackenzie Guest, Lauren Dobie, Nathanya Goudreau, Mathilde </w:t>
      </w:r>
      <w:proofErr w:type="spellStart"/>
      <w:r w:rsidR="002E3C73">
        <w:rPr>
          <w:rFonts w:ascii="Times New Roman" w:hAnsi="Times New Roman" w:cs="Times New Roman"/>
          <w:lang w:val="en-CA"/>
        </w:rPr>
        <w:t>Lefvert</w:t>
      </w:r>
      <w:proofErr w:type="spellEnd"/>
      <w:r w:rsidR="002E3C73">
        <w:rPr>
          <w:rFonts w:ascii="Times New Roman" w:hAnsi="Times New Roman" w:cs="Times New Roman"/>
          <w:lang w:val="en-CA"/>
        </w:rPr>
        <w:t xml:space="preserve">, </w:t>
      </w:r>
      <w:r w:rsidR="006959AD">
        <w:rPr>
          <w:rFonts w:ascii="Times New Roman" w:hAnsi="Times New Roman" w:cs="Times New Roman"/>
          <w:lang w:val="en-CA"/>
        </w:rPr>
        <w:t xml:space="preserve">Florence </w:t>
      </w:r>
      <w:proofErr w:type="spellStart"/>
      <w:r w:rsidR="006959AD">
        <w:rPr>
          <w:rFonts w:ascii="Times New Roman" w:hAnsi="Times New Roman" w:cs="Times New Roman"/>
          <w:lang w:val="en-CA"/>
        </w:rPr>
        <w:t>Piché</w:t>
      </w:r>
      <w:proofErr w:type="spellEnd"/>
      <w:r w:rsidR="006959AD">
        <w:rPr>
          <w:rFonts w:ascii="Times New Roman" w:hAnsi="Times New Roman" w:cs="Times New Roman"/>
          <w:lang w:val="en-CA"/>
        </w:rPr>
        <w:t xml:space="preserve">-Lebel, Laurianne </w:t>
      </w:r>
      <w:proofErr w:type="spellStart"/>
      <w:r w:rsidR="006959AD">
        <w:rPr>
          <w:rFonts w:ascii="Times New Roman" w:hAnsi="Times New Roman" w:cs="Times New Roman"/>
          <w:lang w:val="en-CA"/>
        </w:rPr>
        <w:t>Fallu</w:t>
      </w:r>
      <w:proofErr w:type="spellEnd"/>
      <w:r w:rsidR="006959AD">
        <w:rPr>
          <w:rFonts w:ascii="Times New Roman" w:hAnsi="Times New Roman" w:cs="Times New Roman"/>
          <w:lang w:val="en-CA"/>
        </w:rPr>
        <w:t xml:space="preserve"> and Elliana Tomasso.</w:t>
      </w:r>
    </w:p>
    <w:p w14:paraId="6391D395" w14:textId="0006616A" w:rsidR="008674E5" w:rsidRDefault="008674E5" w:rsidP="00350C5D">
      <w:pPr>
        <w:spacing w:line="480" w:lineRule="auto"/>
        <w:rPr>
          <w:rFonts w:ascii="Times New Roman" w:hAnsi="Times New Roman" w:cs="Times New Roman"/>
          <w:lang w:val="en-CA"/>
        </w:rPr>
      </w:pPr>
      <w:r>
        <w:rPr>
          <w:rFonts w:ascii="Times New Roman" w:hAnsi="Times New Roman" w:cs="Times New Roman"/>
          <w:b/>
          <w:bCs/>
          <w:lang w:val="en-CA"/>
        </w:rPr>
        <w:t xml:space="preserve">Funding </w:t>
      </w:r>
      <w:r w:rsidR="0073678F">
        <w:rPr>
          <w:rFonts w:ascii="Times New Roman" w:hAnsi="Times New Roman" w:cs="Times New Roman"/>
          <w:b/>
          <w:bCs/>
          <w:lang w:val="en-CA"/>
        </w:rPr>
        <w:t>statement:</w:t>
      </w:r>
    </w:p>
    <w:p w14:paraId="1190ADC7" w14:textId="1C3818E6" w:rsidR="0073678F" w:rsidRPr="0073678F" w:rsidRDefault="0073678F" w:rsidP="00350C5D">
      <w:pPr>
        <w:spacing w:line="480" w:lineRule="auto"/>
        <w:rPr>
          <w:rFonts w:ascii="Times New Roman" w:hAnsi="Times New Roman" w:cs="Times New Roman"/>
          <w:lang w:val="en-CA"/>
        </w:rPr>
      </w:pPr>
      <w:r>
        <w:rPr>
          <w:rFonts w:ascii="Times New Roman" w:hAnsi="Times New Roman" w:cs="Times New Roman"/>
          <w:lang w:val="en-CA"/>
        </w:rPr>
        <w:t>Funding was provided by many sources: the Environmental Damage</w:t>
      </w:r>
      <w:r w:rsidR="005E61E6">
        <w:rPr>
          <w:rFonts w:ascii="Times New Roman" w:hAnsi="Times New Roman" w:cs="Times New Roman"/>
          <w:lang w:val="en-CA"/>
        </w:rPr>
        <w:t>s</w:t>
      </w:r>
      <w:r>
        <w:rPr>
          <w:rFonts w:ascii="Times New Roman" w:hAnsi="Times New Roman" w:cs="Times New Roman"/>
          <w:lang w:val="en-CA"/>
        </w:rPr>
        <w:t xml:space="preserve"> Fund</w:t>
      </w:r>
      <w:r w:rsidR="005E61E6">
        <w:rPr>
          <w:rFonts w:ascii="Times New Roman" w:hAnsi="Times New Roman" w:cs="Times New Roman"/>
          <w:lang w:val="en-CA"/>
        </w:rPr>
        <w:t xml:space="preserve"> (EDF, 2024)</w:t>
      </w:r>
      <w:commentRangeEnd w:id="3"/>
      <w:r w:rsidR="00B92773">
        <w:rPr>
          <w:rStyle w:val="CommentReference"/>
        </w:rPr>
        <w:commentReference w:id="3"/>
      </w:r>
    </w:p>
    <w:p w14:paraId="448F0EBA" w14:textId="45328D48" w:rsidR="00B347AA" w:rsidRPr="00B347AA" w:rsidRDefault="00B347AA" w:rsidP="00350C5D">
      <w:pPr>
        <w:spacing w:line="480" w:lineRule="auto"/>
        <w:rPr>
          <w:rFonts w:ascii="Times New Roman" w:hAnsi="Times New Roman" w:cs="Times New Roman"/>
          <w:lang w:val="en-CA"/>
        </w:rPr>
      </w:pPr>
      <w:r>
        <w:rPr>
          <w:rFonts w:ascii="Times New Roman" w:hAnsi="Times New Roman" w:cs="Times New Roman"/>
          <w:b/>
          <w:bCs/>
          <w:lang w:val="en-CA"/>
        </w:rPr>
        <w:t>Data availability:</w:t>
      </w:r>
    </w:p>
    <w:p w14:paraId="5D9EB3E1" w14:textId="77777777" w:rsidR="00091EB6" w:rsidRDefault="00091EB6" w:rsidP="00350C5D">
      <w:pPr>
        <w:pStyle w:val="Heading3"/>
        <w:spacing w:line="480" w:lineRule="auto"/>
        <w:rPr>
          <w:rFonts w:ascii="Times New Roman" w:hAnsi="Times New Roman" w:cs="Times New Roman"/>
          <w:b/>
          <w:bCs/>
          <w:color w:val="000000" w:themeColor="text1"/>
          <w:lang w:val="en-CA"/>
        </w:rPr>
      </w:pPr>
      <w:bookmarkStart w:id="4" w:name="_Toc205543114"/>
    </w:p>
    <w:p w14:paraId="350CEADD" w14:textId="77777777" w:rsidR="00B347AA" w:rsidRDefault="00B347AA" w:rsidP="00350C5D">
      <w:pPr>
        <w:rPr>
          <w:lang w:val="en-CA"/>
        </w:rPr>
      </w:pPr>
    </w:p>
    <w:p w14:paraId="7D79682F" w14:textId="77777777" w:rsidR="00091EB6" w:rsidRPr="00091EB6" w:rsidRDefault="00091EB6" w:rsidP="00350C5D">
      <w:pPr>
        <w:rPr>
          <w:lang w:val="en-CA"/>
        </w:rPr>
      </w:pPr>
    </w:p>
    <w:p w14:paraId="7A0C0A53" w14:textId="759C94DC" w:rsidR="00C26338" w:rsidRPr="004C757A" w:rsidRDefault="00C26338" w:rsidP="00350C5D">
      <w:pPr>
        <w:pStyle w:val="Heading3"/>
        <w:spacing w:line="480" w:lineRule="auto"/>
        <w:rPr>
          <w:rFonts w:ascii="Times New Roman" w:hAnsi="Times New Roman" w:cs="Times New Roman"/>
          <w:b/>
          <w:bCs/>
          <w:color w:val="000000" w:themeColor="text1"/>
          <w:lang w:val="en-CA"/>
        </w:rPr>
      </w:pPr>
      <w:r w:rsidRPr="004C757A">
        <w:rPr>
          <w:rFonts w:ascii="Times New Roman" w:hAnsi="Times New Roman" w:cs="Times New Roman"/>
          <w:b/>
          <w:bCs/>
          <w:color w:val="000000" w:themeColor="text1"/>
          <w:lang w:val="en-CA"/>
        </w:rPr>
        <w:lastRenderedPageBreak/>
        <w:t>Abstract</w:t>
      </w:r>
      <w:bookmarkEnd w:id="4"/>
    </w:p>
    <w:p w14:paraId="1C9A3E53" w14:textId="77777777" w:rsidR="008807B7" w:rsidRDefault="00C26338" w:rsidP="008807B7">
      <w:pPr>
        <w:pStyle w:val="p1"/>
        <w:spacing w:line="480" w:lineRule="auto"/>
      </w:pPr>
      <w:r w:rsidRPr="004C757A">
        <w:t xml:space="preserve">Urban green spaces (UGS) are critical for maintaining biodiversity and supporting wildlife, especially in heavily urbanized environments. In temperate regions like southern Quebec, winter brings significant challenges for resident bird species, yet little is known about how birds respond to urbanization during the non-breeding season. This study investigates the fine-scale movements and habitat selection of </w:t>
      </w:r>
      <w:r w:rsidR="002F09D5">
        <w:rPr>
          <w:i/>
          <w:iCs/>
        </w:rPr>
        <w:t xml:space="preserve">Cardinalis </w:t>
      </w:r>
      <w:proofErr w:type="spellStart"/>
      <w:r w:rsidR="002F09D5">
        <w:rPr>
          <w:i/>
          <w:iCs/>
        </w:rPr>
        <w:t>cardinalis</w:t>
      </w:r>
      <w:proofErr w:type="spellEnd"/>
      <w:r w:rsidR="002F09D5">
        <w:t xml:space="preserve"> </w:t>
      </w:r>
      <w:r w:rsidRPr="004C757A">
        <w:t xml:space="preserve">across three locations in Montreal, Canada, with varying degrees of urbanization. Using manual VHF telemetry, we quantified home range sizes, scale of habitat selection, and assessed habitat associations with natural and anthropogenic variables across an urban gradient. </w:t>
      </w:r>
      <w:r w:rsidR="00AD0C39" w:rsidRPr="004C757A">
        <w:t>Across three winters, cardinals in the most urbanized study site had significantly larger home ranges compared to the suburban and peri-urban sites</w:t>
      </w:r>
      <w:r w:rsidRPr="004C757A">
        <w:t xml:space="preserve">. Habitat selection occurred at the smallest scales measurable (25-50 m) across all sites (urban/suburban/peri-urban). Habitat associations with natural and anthropogenic landscape features varied across the urban gradient, except for proximity to bird feeders which was consistently related to cardinal habitat use. In less urbanized areas, birds selected for vertically complex vegetation while in more urbanized areas, birds select were more likely to use areas with a greater presence of roads. </w:t>
      </w:r>
      <w:r w:rsidR="00766791">
        <w:rPr>
          <w:i/>
          <w:iCs/>
        </w:rPr>
        <w:t xml:space="preserve">Cardinalis </w:t>
      </w:r>
      <w:proofErr w:type="spellStart"/>
      <w:r w:rsidR="00766791">
        <w:rPr>
          <w:i/>
          <w:iCs/>
        </w:rPr>
        <w:t>cardinali</w:t>
      </w:r>
      <w:r w:rsidR="00666B09">
        <w:rPr>
          <w:i/>
          <w:iCs/>
        </w:rPr>
        <w:t>s</w:t>
      </w:r>
      <w:proofErr w:type="spellEnd"/>
      <w:r w:rsidR="00666B09">
        <w:rPr>
          <w:i/>
          <w:iCs/>
        </w:rPr>
        <w:t xml:space="preserve"> </w:t>
      </w:r>
      <w:r w:rsidRPr="004C757A">
        <w:t>displayed behavioral plasticity in response to urbanization and highlight the importance of adapting conservation strategies to local urban contexts. As cities expand, understanding these fine-scale ecological responses will be key to designing biodiversity-friendly UGS that support both wildlife and human well-being throughout the year.</w:t>
      </w:r>
      <w:bookmarkStart w:id="5" w:name="_Toc205543115"/>
    </w:p>
    <w:p w14:paraId="48031CF5" w14:textId="0392A31E" w:rsidR="008807B7" w:rsidRDefault="008807B7" w:rsidP="008807B7">
      <w:pPr>
        <w:pStyle w:val="p1"/>
        <w:spacing w:line="480" w:lineRule="auto"/>
      </w:pPr>
      <w:r>
        <w:rPr>
          <w:i/>
          <w:iCs/>
        </w:rPr>
        <w:t>Keywords:</w:t>
      </w:r>
      <w:r>
        <w:t xml:space="preserve"> </w:t>
      </w:r>
      <w:r w:rsidR="008F489E">
        <w:t xml:space="preserve">Habitat association; </w:t>
      </w:r>
      <w:r w:rsidR="00ED6801">
        <w:t xml:space="preserve">Home range; </w:t>
      </w:r>
      <w:r w:rsidR="00903BF6">
        <w:t xml:space="preserve">Scale of association; </w:t>
      </w:r>
      <w:r w:rsidR="00ED785E">
        <w:t>Urban green spaces</w:t>
      </w:r>
      <w:r w:rsidR="00ED785E">
        <w:t xml:space="preserve">; </w:t>
      </w:r>
      <w:r w:rsidR="00ED6801">
        <w:t xml:space="preserve">Urbanization gradient; </w:t>
      </w:r>
      <w:r w:rsidR="002876E6">
        <w:t>VHF telemetry</w:t>
      </w:r>
    </w:p>
    <w:p w14:paraId="1D43DF27" w14:textId="6D88BA56" w:rsidR="0075431F" w:rsidRDefault="0075431F" w:rsidP="008807B7">
      <w:pPr>
        <w:pStyle w:val="p1"/>
        <w:spacing w:line="480" w:lineRule="auto"/>
      </w:pPr>
      <w:r>
        <w:rPr>
          <w:b/>
          <w:bCs/>
        </w:rPr>
        <w:lastRenderedPageBreak/>
        <w:t>Lay summary</w:t>
      </w:r>
    </w:p>
    <w:p w14:paraId="136983F4" w14:textId="0325A2FB" w:rsidR="00CF4849" w:rsidRDefault="000A60C4" w:rsidP="00CF4849">
      <w:pPr>
        <w:pStyle w:val="p1"/>
        <w:numPr>
          <w:ilvl w:val="0"/>
          <w:numId w:val="10"/>
        </w:numPr>
        <w:spacing w:line="480" w:lineRule="auto"/>
      </w:pPr>
      <w:r>
        <w:t xml:space="preserve">We studied </w:t>
      </w:r>
      <w:r>
        <w:rPr>
          <w:i/>
          <w:iCs/>
        </w:rPr>
        <w:t xml:space="preserve">Cardinalis </w:t>
      </w:r>
      <w:proofErr w:type="spellStart"/>
      <w:r>
        <w:rPr>
          <w:i/>
          <w:iCs/>
        </w:rPr>
        <w:t>cardinalis</w:t>
      </w:r>
      <w:proofErr w:type="spellEnd"/>
      <w:r>
        <w:t xml:space="preserve"> (Northern Cardinal)</w:t>
      </w:r>
      <w:r>
        <w:t xml:space="preserve"> winter </w:t>
      </w:r>
      <w:r w:rsidR="002117C4">
        <w:t>habitat use</w:t>
      </w:r>
      <w:r>
        <w:t xml:space="preserve"> in Montreal, Canada, across three years at sites with varying levels of urbanization</w:t>
      </w:r>
      <w:r w:rsidR="002117C4">
        <w:t xml:space="preserve"> (</w:t>
      </w:r>
      <w:r w:rsidR="005215A0">
        <w:t>peri-urban, suburban, urban)</w:t>
      </w:r>
      <w:r>
        <w:t xml:space="preserve">, measured home range sizes, and analyzed habitat </w:t>
      </w:r>
      <w:r w:rsidR="005215A0">
        <w:t>association</w:t>
      </w:r>
      <w:r>
        <w:t xml:space="preserve"> patterns</w:t>
      </w:r>
      <w:r w:rsidR="002B0153">
        <w:t>.</w:t>
      </w:r>
    </w:p>
    <w:p w14:paraId="169DAAA3" w14:textId="19B4E3EB" w:rsidR="002B0153" w:rsidRDefault="002B0153" w:rsidP="00CF4849">
      <w:pPr>
        <w:pStyle w:val="p1"/>
        <w:numPr>
          <w:ilvl w:val="0"/>
          <w:numId w:val="10"/>
        </w:numPr>
        <w:spacing w:line="480" w:lineRule="auto"/>
      </w:pPr>
      <w:r>
        <w:t xml:space="preserve">We used </w:t>
      </w:r>
      <w:r w:rsidR="00211F7B">
        <w:t xml:space="preserve">hand-held </w:t>
      </w:r>
      <w:r>
        <w:t xml:space="preserve">VHF radio telemetry to accurately track fine-scale movements of </w:t>
      </w:r>
      <w:r>
        <w:rPr>
          <w:i/>
          <w:iCs/>
        </w:rPr>
        <w:t>C. cardinalis</w:t>
      </w:r>
      <w:r w:rsidR="00211F7B">
        <w:t>.</w:t>
      </w:r>
    </w:p>
    <w:p w14:paraId="0E17A94A" w14:textId="405080C0" w:rsidR="00946138" w:rsidRDefault="0034328C" w:rsidP="00946138">
      <w:pPr>
        <w:pStyle w:val="p1"/>
        <w:numPr>
          <w:ilvl w:val="0"/>
          <w:numId w:val="10"/>
        </w:numPr>
        <w:spacing w:line="480" w:lineRule="auto"/>
      </w:pPr>
      <w:r>
        <w:t xml:space="preserve">Survival rates varied across </w:t>
      </w:r>
      <w:r w:rsidR="00905EE8">
        <w:t xml:space="preserve">sites with only </w:t>
      </w:r>
      <w:r w:rsidR="00374D78">
        <w:t>~</w:t>
      </w:r>
      <w:r w:rsidR="00905EE8">
        <w:t xml:space="preserve">16% of </w:t>
      </w:r>
      <w:r w:rsidR="00905EE8">
        <w:rPr>
          <w:i/>
          <w:iCs/>
        </w:rPr>
        <w:t>C. cardinalis</w:t>
      </w:r>
      <w:r w:rsidR="00905EE8">
        <w:t xml:space="preserve"> surviving </w:t>
      </w:r>
      <w:r w:rsidR="00FD579A">
        <w:t xml:space="preserve">after three months in the urban site compared to </w:t>
      </w:r>
      <w:r w:rsidR="00374D78">
        <w:t>~</w:t>
      </w:r>
      <w:r w:rsidR="00FD579A">
        <w:t xml:space="preserve">57% in the suburban site </w:t>
      </w:r>
      <w:r w:rsidR="00822A72">
        <w:t xml:space="preserve">and </w:t>
      </w:r>
      <w:r w:rsidR="00374D78">
        <w:t>~</w:t>
      </w:r>
      <w:r w:rsidR="00822A72">
        <w:t>65% in the peri-urban location.</w:t>
      </w:r>
    </w:p>
    <w:p w14:paraId="3DF97F9E" w14:textId="70A94950" w:rsidR="00822A72" w:rsidRDefault="00822A72" w:rsidP="00946138">
      <w:pPr>
        <w:pStyle w:val="p1"/>
        <w:numPr>
          <w:ilvl w:val="0"/>
          <w:numId w:val="10"/>
        </w:numPr>
        <w:spacing w:line="480" w:lineRule="auto"/>
      </w:pPr>
      <w:r>
        <w:rPr>
          <w:i/>
          <w:iCs/>
        </w:rPr>
        <w:t>C. cardinalis</w:t>
      </w:r>
      <w:r>
        <w:t xml:space="preserve"> in the most urban site </w:t>
      </w:r>
      <w:r w:rsidR="005D613B">
        <w:t xml:space="preserve">had significantly larger winter home ranges compared to their suburban and peri-urban counterparts, requiring them to travel further to </w:t>
      </w:r>
      <w:r w:rsidR="00914155">
        <w:t>find scattered resources like bird feeders.</w:t>
      </w:r>
    </w:p>
    <w:p w14:paraId="0C2EBE98" w14:textId="5253713F" w:rsidR="00914155" w:rsidRDefault="00DE53A9" w:rsidP="00946138">
      <w:pPr>
        <w:pStyle w:val="p1"/>
        <w:numPr>
          <w:ilvl w:val="0"/>
          <w:numId w:val="10"/>
        </w:numPr>
        <w:spacing w:line="480" w:lineRule="auto"/>
      </w:pPr>
      <w:r>
        <w:t xml:space="preserve">Bird feeders were the most significant predictor of </w:t>
      </w:r>
      <w:r>
        <w:rPr>
          <w:i/>
          <w:iCs/>
        </w:rPr>
        <w:t>C. cardinalis</w:t>
      </w:r>
      <w:r>
        <w:t>’ association to a specific location</w:t>
      </w:r>
      <w:r w:rsidR="00D7755A">
        <w:t xml:space="preserve"> across all urbanization levels, while habitat association with vegetation structures and </w:t>
      </w:r>
      <w:r w:rsidR="00436CFB">
        <w:t>proximity to roads varied depending on the level of urbanization.</w:t>
      </w:r>
    </w:p>
    <w:p w14:paraId="5C4CDA80" w14:textId="3937A9F5" w:rsidR="00844821" w:rsidRPr="00CF4849" w:rsidRDefault="00844821" w:rsidP="00946138">
      <w:pPr>
        <w:pStyle w:val="p1"/>
        <w:numPr>
          <w:ilvl w:val="0"/>
          <w:numId w:val="10"/>
        </w:numPr>
        <w:spacing w:line="480" w:lineRule="auto"/>
      </w:pPr>
      <w:commentRangeStart w:id="6"/>
      <w:r>
        <w:t>This research shows that urban wildlife conservation strategi</w:t>
      </w:r>
      <w:r w:rsidR="00C54404">
        <w:t>es must be context-dependent rather than one-size-fits-all, as the va</w:t>
      </w:r>
      <w:r w:rsidR="00E57075">
        <w:t>riation</w:t>
      </w:r>
      <w:r w:rsidR="00C54404">
        <w:t xml:space="preserve"> in habitat association</w:t>
      </w:r>
      <w:r w:rsidR="00E57075">
        <w:t xml:space="preserve"> of </w:t>
      </w:r>
      <w:r w:rsidR="00E57075">
        <w:rPr>
          <w:i/>
          <w:iCs/>
        </w:rPr>
        <w:t>C. cardinalis</w:t>
      </w:r>
      <w:r w:rsidR="00E57075">
        <w:t xml:space="preserve"> across the urban gradient </w:t>
      </w:r>
      <w:r w:rsidR="00EE4D1B">
        <w:t xml:space="preserve">highlights the importance of small </w:t>
      </w:r>
      <w:r w:rsidR="00141C81">
        <w:t>urban green spaces and accessible resources for winter survival.</w:t>
      </w:r>
      <w:commentRangeEnd w:id="6"/>
      <w:r w:rsidR="002B5703">
        <w:rPr>
          <w:rStyle w:val="CommentReference"/>
          <w:rFonts w:asciiTheme="minorHAnsi" w:eastAsiaTheme="minorHAnsi" w:hAnsiTheme="minorHAnsi" w:cstheme="minorBidi"/>
          <w:kern w:val="2"/>
          <w:lang w:val="fr-CA"/>
          <w14:ligatures w14:val="standardContextual"/>
        </w:rPr>
        <w:commentReference w:id="6"/>
      </w:r>
    </w:p>
    <w:p w14:paraId="66A2E0AB" w14:textId="7CAE5BC2" w:rsidR="00C26338" w:rsidRPr="008807B7" w:rsidRDefault="00C26338" w:rsidP="008807B7">
      <w:pPr>
        <w:pStyle w:val="p1"/>
        <w:spacing w:line="480" w:lineRule="auto"/>
      </w:pPr>
      <w:r w:rsidRPr="004C757A">
        <w:rPr>
          <w:b/>
          <w:bCs/>
          <w:color w:val="000000" w:themeColor="text1"/>
        </w:rPr>
        <w:t>Introduction</w:t>
      </w:r>
      <w:bookmarkEnd w:id="5"/>
    </w:p>
    <w:p w14:paraId="1191F0F7" w14:textId="5AAAF7D1" w:rsidR="00C26338" w:rsidRPr="004C757A" w:rsidRDefault="00C26338" w:rsidP="00350C5D">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color w:val="000000"/>
          <w:lang w:val="en-CA"/>
        </w:rPr>
        <w:tab/>
        <w:t xml:space="preserve">Urbanization is accelerating worldwide </w:t>
      </w:r>
      <w:r w:rsidRPr="004C757A">
        <w:rPr>
          <w:rFonts w:ascii="Times New Roman" w:hAnsi="Times New Roman" w:cs="Times New Roman"/>
          <w:color w:val="000000"/>
        </w:rPr>
        <w:fldChar w:fldCharType="begin"/>
      </w:r>
      <w:r w:rsidR="00A81940" w:rsidRPr="004C757A">
        <w:rPr>
          <w:rFonts w:ascii="Times New Roman" w:hAnsi="Times New Roman" w:cs="Times New Roman"/>
          <w:color w:val="000000"/>
          <w:lang w:val="en-CA"/>
        </w:rPr>
        <w:instrText xml:space="preserve"> ADDIN ZOTERO_ITEM CSL_CITATION {"citationID":"uUNf0YAa","properties":{"formattedCitation":"(Elmqvist et al., 2013; Simkin et al., 2022; Wang et al., 2012)","plainCitation":"(Elmqvist et al., 2013; Simkin et al., 2022; Wang et al., 2012)","noteIndex":0},"citationItems":[{"id":"iwsPkSo1/5afZT3VK","uris":["http://zotero.org/users/16770306/items/63HH2VLG"],"itemData":{"id":78,"type":"book","ISBN":"3-319-16104-0","publisher":"Springer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C."}],"issued":{"date-parts":[["2013"]]}}},{"id":"iwsPkSo1/opimPK0P","uris":["http://zotero.org/users/16770306/items/Y5W4YPFT"],"itemData":{"id":178,"type":"article-journal","abstract":"Understanding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I."},{"family":"Jetz","given":"Walter"}],"issued":{"date-parts":[["2022"]]}}},{"id":"iwsPkSo1/BLqehuyP","uris":["http://zotero.org/users/16770306/items/SWXQGFGR"],"itemData":{"id":77,"type":"article-journal","container-title":"Landscape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r w:rsidRPr="004C757A">
        <w:rPr>
          <w:rFonts w:ascii="Times New Roman" w:hAnsi="Times New Roman" w:cs="Times New Roman"/>
          <w:color w:val="000000"/>
        </w:rPr>
        <w:fldChar w:fldCharType="separate"/>
      </w:r>
      <w:r w:rsidRPr="004C757A">
        <w:rPr>
          <w:rFonts w:ascii="Times New Roman" w:hAnsi="Times New Roman" w:cs="Times New Roman"/>
          <w:noProof/>
          <w:color w:val="000000"/>
          <w:lang w:val="en-CA"/>
        </w:rPr>
        <w:t>(Elmqvist et al., 2013; Simkin et al., 2022; Wang et al., 2012)</w:t>
      </w:r>
      <w:r w:rsidRPr="004C757A">
        <w:rPr>
          <w:rFonts w:ascii="Times New Roman" w:hAnsi="Times New Roman" w:cs="Times New Roman"/>
          <w:color w:val="000000"/>
        </w:rPr>
        <w:fldChar w:fldCharType="end"/>
      </w:r>
      <w:r w:rsidRPr="004C757A">
        <w:rPr>
          <w:rFonts w:ascii="Times New Roman" w:hAnsi="Times New Roman" w:cs="Times New Roman"/>
          <w:color w:val="000000"/>
          <w:lang w:val="en-CA"/>
        </w:rPr>
        <w:t xml:space="preserve">, altering landscapes and bringing novel challenges to wildlife including habitat </w:t>
      </w:r>
      <w:r w:rsidRPr="004C757A">
        <w:rPr>
          <w:rFonts w:ascii="Times New Roman" w:hAnsi="Times New Roman" w:cs="Times New Roman"/>
          <w:color w:val="000000"/>
          <w:lang w:val="en-CA"/>
        </w:rPr>
        <w:lastRenderedPageBreak/>
        <w:t xml:space="preserve">fragmentation, habitat loss and chronic pollution </w:t>
      </w:r>
      <w:r w:rsidRPr="004C757A">
        <w:rPr>
          <w:rFonts w:ascii="Times New Roman" w:hAnsi="Times New Roman" w:cs="Times New Roman"/>
          <w:color w:val="000000"/>
          <w:lang w:val="en-CA"/>
        </w:rPr>
        <w:fldChar w:fldCharType="begin"/>
      </w:r>
      <w:r w:rsidR="00A81940" w:rsidRPr="004C757A">
        <w:rPr>
          <w:rFonts w:ascii="Times New Roman" w:hAnsi="Times New Roman" w:cs="Times New Roman"/>
          <w:color w:val="000000"/>
          <w:lang w:val="en-CA"/>
        </w:rPr>
        <w:instrText xml:space="preserve"> ADDIN ZOTERO_ITEM CSL_CITATION {"citationID":"mBEwpBe1","properties":{"formattedCitation":"(Lowry et al., 2013; Murray et al., 2019; Seress &amp; Liker, 2015; Vaz et al., 2023)","plainCitation":"(Lowry et al., 2013; Murray et al., 2019; Seress &amp; Liker, 2015; Vaz et al., 2023)","noteIndex":0},"citationItems":[{"id":1086,"uris":["http://zotero.org/users/16770306/items/ZVIB94BF"],"itemData":{"id":1086,"type":"article-journal","abstract":"Increased urbanization represents a formidable challenge for wildlife. Nevertheless, a few species appear to thrive in the evolutionarily novel environment created by cities, demonstrating the remarkable adaptability of some animals. We argue that individuals that can adjust their behaviours to the new selection pressures presented by cities should have greater success in urban habitats. Accordingly, urban wildlife often exhibit behaviours that differ from those of their rural counterparts, from changes to food and den preferences to adjustments in the structure of their signals. Research suggests that behavioural flexibility (or phenotypic plasticity) may be an important characteristic for succeeding in urban environments. Moreover, some individuals or species might possess behavioural traits (a particular temperament) that are inherently well suited to occupying urban habitats, such as a high level of disturbance tolerance. This suggests that members of species that are less ‘plastic’ or naturally timid in temperament are likely to be disadvantaged in high‐disturbance environments and consequently may be precluded from colonizing cities and towns.","container-title":"Biological Reviews","DOI":"10.1111/brv.12012","ISSN":"1464-7931, 1469-185X","issue":"3","journalAbbreviation":"Biological Reviews","language":"en","page":"537-549","source":"DOI.org (Crossref)","title":"Behavioural responses of wildlife to urban environments","volume":"88","author":[{"family":"Lowry","given":"Hélène"},{"family":"Lill","given":"Alan"},{"family":"Wong","given":"Bob B. M."}],"issued":{"date-parts":[["2013",8]]}}},{"id":1087,"uris":["http://zotero.org/users/16770306/items/NZBND5U2"],"itemData":{"id":1087,"type":"article-journal","abstract":"Urban development can alter resource availability, land use, and community composition, which, in turn, influences wildlife health. Generalizable relationships between wildlife health and urbanization have yet to be quantified and could vary across different measures of health and among species. We present a phylogenetic meta‐analysis of 516 comparisons of the toxicant loads, parasitism, body condition, or stress of urban and non‐urban wildlife populations reported in 106 studies spanning 81 species in 30 countries. We found a small but significant negative relationship between urbanization and wildlife health, driven by considerably higher toxicant loads and greater parasite abundance, greater parasite diversity, and/or greater likelihood of infection by parasites transmitted through close contact. Invertebrates and amphibians were particularly affected, with urban populations having higher toxicant loads and greater physiological stress than their non‐urban counterparts. We also found strong geographic and taxonomic bias in research effort, highlighting future research needs. Our results suggest that some types of health risks are more pronounced for wildlife in urban areas, which could have important implications for conservation.","container-title":"Frontiers in Ecology and the Environment","DOI":"10.1002/fee.2126","ISSN":"1540-9295, 1540-9309","issue":"10","journalAbbreviation":"Frontiers in Ecol &amp; Environ","language":"en","page":"575-583","source":"DOI.org (Crossref)","title":"City sicker? A meta‐analysis of wildlife health and urbanization","title-short":"City sicker?","volume":"17","author":[{"family":"Murray","given":"Maureen H"},{"family":"Sánchez","given":"Cecilia A"},{"family":"Becker","given":"Daniel J"},{"family":"Byers","given":"Kaylee A"},{"family":"Worsley‐Tonks","given":"Katherine El"},{"family":"Craft","given":"Meggan E"}],"issued":{"date-parts":[["2019",12]]}}},{"id":"iwsPkSo1/JamOaXt2","uris":["http://zotero.org/users/16770306/items/38GH6Z5Y"],"itemData":{"id":"mxBzkJG8/kBft6dp8","type":"article-journal","container-title":"Acta Zoologica Academiae Scientiarum Hungaricae","ISSN":"1217-8837","issue":"4","page":"373-408","title":"Habitat urbanization and its effects on birds","volume":"61","author":[{"family":"Seress","given":"Gábor"},{"family":"Liker","given":"András"}],"issued":{"date-parts":[["2015"]]}}},{"id":1088,"uris":["http://zotero.org/users/16770306/items/9T563QZA"],"itemData":{"id":1088,"type":"article-journal","container-title":"Science of The Total Environment","DOI":"10.1016/j.scitotenv.2023.165967","ISSN":"00489697","journalAbbreviation":"Science of The Total Environment","language":"en","page":"165967","source":"DOI.org (Crossref)","title":"Global meta-analysis of urbanization stressors on insect abundance, richness, and traits","volume":"903","author":[{"family":"Vaz","given":"Stephanie"},{"family":"Manes","given":"Stella"},{"family":"Khattar","given":"Gabriel"},{"family":"Mendes","given":"Mariana"},{"family":"Silveira","given":"Luiz"},{"family":"Mendes","given":"Eduardo"},{"family":"De Morais Rodrigues","given":"Erimágna"},{"family":"Gama-Maia","given":"Danielle"},{"family":"Lorini","given":"Maria Lucia"},{"family":"Macedo","given":"Margarete"},{"family":"Paiva","given":"Paulo Cesar"}],"issued":{"date-parts":[["2023",12]]}}}],"schema":"https://github.com/citation-style-language/schema/raw/master/csl-citation.json"}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(Lowry et al., 2013; Murray et al., 2019; Seress &amp; Liker, 2015; Vaz et al., 2023)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Future global urban expansion could lead to an additional 11-33 million hectares of habitat loss by 2100, with a disproportionately large increase in habitat fragmentation </w:t>
      </w:r>
      <w:r w:rsidRPr="004C757A">
        <w:rPr>
          <w:rFonts w:ascii="Times New Roman" w:hAnsi="Times New Roman" w:cs="Times New Roman"/>
          <w:color w:val="000000"/>
        </w:rPr>
        <w:fldChar w:fldCharType="begin"/>
      </w:r>
      <w:r w:rsidR="00A81940" w:rsidRPr="004C757A">
        <w:rPr>
          <w:rFonts w:ascii="Times New Roman" w:hAnsi="Times New Roman" w:cs="Times New Roman"/>
          <w:color w:val="000000"/>
          <w:lang w:val="en-CA"/>
        </w:rPr>
        <w:instrText xml:space="preserve"> ADDIN ZOTERO_ITEM CSL_CITATION {"citationID":"Y3uzCtSH","properties":{"formattedCitation":"(Li et al., 2022)","plainCitation":"(Li et al., 2022)","noteIndex":0},"citationItems":[{"id":"iwsPkSo1/oZ6lcECn","uris":["http://zotero.org/users/16770306/items/F5CQ2Q3X"],"itemData":{"id":170,"type":"article-journal","abstract":"Rapid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r w:rsidRPr="004C757A">
        <w:rPr>
          <w:rFonts w:ascii="Times New Roman" w:hAnsi="Times New Roman" w:cs="Times New Roman"/>
          <w:color w:val="000000"/>
        </w:rPr>
        <w:fldChar w:fldCharType="separate"/>
      </w:r>
      <w:r w:rsidRPr="004C757A">
        <w:rPr>
          <w:rFonts w:ascii="Times New Roman" w:hAnsi="Times New Roman" w:cs="Times New Roman"/>
          <w:noProof/>
          <w:color w:val="000000"/>
          <w:lang w:val="en-CA"/>
        </w:rPr>
        <w:t>(Li et al., 2022)</w:t>
      </w:r>
      <w:r w:rsidRPr="004C757A">
        <w:rPr>
          <w:rFonts w:ascii="Times New Roman" w:hAnsi="Times New Roman" w:cs="Times New Roman"/>
          <w:color w:val="000000"/>
        </w:rPr>
        <w:fldChar w:fldCharType="end"/>
      </w:r>
      <w:r w:rsidRPr="004C757A">
        <w:rPr>
          <w:rFonts w:ascii="Times New Roman" w:hAnsi="Times New Roman" w:cs="Times New Roman"/>
          <w:color w:val="000000"/>
          <w:lang w:val="en-CA"/>
        </w:rPr>
        <w:t>. This human-altered landscape can affect bird</w:t>
      </w:r>
      <w:r w:rsidRPr="004C757A">
        <w:rPr>
          <w:rFonts w:ascii="Times New Roman" w:hAnsi="Times New Roman" w:cs="Times New Roman"/>
          <w:color w:val="000000" w:themeColor="text1"/>
          <w:lang w:val="en-CA"/>
        </w:rPr>
        <w:t>’s ecology</w:t>
      </w:r>
      <w:r w:rsidRPr="004C757A">
        <w:rPr>
          <w:rFonts w:ascii="Times New Roman" w:hAnsi="Times New Roman" w:cs="Times New Roman"/>
          <w:color w:val="000000"/>
          <w:lang w:val="en-CA"/>
        </w:rPr>
        <w:t xml:space="preserve"> including home range and movement patterns. A meta-analysis showed that animals had generally smaller home ranges in urban areas (the same trend was observed for both birds and mammals when analyzed separately) and that urbanization restricts spatial movements for most animals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{"citationID":"Iut0xqL8","properties":{"formattedCitation":"(O\\uc0\\u8217{}Donnell &amp; delBarco-Trillo, 2020)","plainCitation":"(O’Donnell &amp;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(O’Donnell &amp; delBarco-Trillo, 2020)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During the breeding period, the communication distance of white-crowned sparrows (</w:t>
      </w:r>
      <w:proofErr w:type="spellStart"/>
      <w:r w:rsidRPr="004C757A">
        <w:rPr>
          <w:rFonts w:ascii="Times New Roman" w:hAnsi="Times New Roman" w:cs="Times New Roman"/>
          <w:i/>
          <w:iCs/>
          <w:color w:val="000000"/>
          <w:lang w:val="en-CA"/>
        </w:rPr>
        <w:t>Zonotrichia</w:t>
      </w:r>
      <w:proofErr w:type="spellEnd"/>
      <w:r w:rsidRPr="004C757A">
        <w:rPr>
          <w:rFonts w:ascii="Times New Roman" w:hAnsi="Times New Roman" w:cs="Times New Roman"/>
          <w:i/>
          <w:iCs/>
          <w:color w:val="000000"/>
          <w:lang w:val="en-CA"/>
        </w:rPr>
        <w:t xml:space="preserve"> </w:t>
      </w:r>
      <w:proofErr w:type="spellStart"/>
      <w:r w:rsidRPr="004C757A">
        <w:rPr>
          <w:rFonts w:ascii="Times New Roman" w:hAnsi="Times New Roman" w:cs="Times New Roman"/>
          <w:i/>
          <w:iCs/>
          <w:color w:val="000000"/>
          <w:lang w:val="en-CA"/>
        </w:rPr>
        <w:t>leucophrys</w:t>
      </w:r>
      <w:proofErr w:type="spellEnd"/>
      <w:r w:rsidRPr="004C757A">
        <w:rPr>
          <w:rFonts w:ascii="Times New Roman" w:hAnsi="Times New Roman" w:cs="Times New Roman"/>
          <w:color w:val="000000"/>
          <w:lang w:val="en-CA"/>
        </w:rPr>
        <w:t xml:space="preserve">) in the San-Francisco Bay was highly predictive of its territory size, highlighting that in the urban landscape, noise pollution may drive songbirds into smaller home ranges in the breeding season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{"citationID":"xYzYPNde","properties":{"formattedCitation":"(Simberloff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(Simberloff et al., 2023)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Birds in urban environments also tend to be central foragers, associated with a particular location, doing some back-and-forth between this central area and other foraging locations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{"citationID":"EVoCeu9v","properties":{"formattedCitation":"(Hahs et al., 2023)","plainCitation":"(Hahs et al., 2023)","noteIndex":0},"citationItems":[{"id":1051,"uris":["http://zotero.org/users/16770306/items/SSYEJRL7"],"itemData":{"id":1051,"type":"article-journal","abstract":"Cities can host significant biological diversity. Yet, urbanisation leads to the loss of habitats, species, and functional groups. Understanding how multiple taxa respond to urbanisation globally is essential to promote and conserve biodiversity in cities. Using a dataset encompassing six terrestrial faunal taxa (amphibians, bats, bees, birds, carabid beetles and reptiles) across 379 cities on 6 continents, we show that urbanisation produces taxon-specific changes in trait composition, with traits related to reproductive strategy showing the strongest response. Our findings suggest that urbanisation results in four trait syndromes (mobile generalists, site specialists, central place foragers, and mobile specialists), with resources associated with reproduction and diet likely driving patterns in traits associated with mobility and body size. Functional diversity measures showed varied responses, leading to shifts in trait space likely driven by critical resource distribution and abundance, and taxon-specific trait syndromes. Maximising opportunities to support taxa with different urban trait syndromes should be pivotal in conservation and management programmes within and among cities. This will reduce the likelihood of biotic homogenisation and helps ensure that urban environments have the capacity to respond to future challenges. These actions are critical to reframe the role of cities in global biodiversity loss.","container-title":"Nature Communications","DOI":"10.1038/s41467-023-39746-1","ISSN":"2041-1723","issue":"1","journalAbbreviation":"Nat Commun","language":"en","license":"2023 The Author(s)","note":"publisher: Nature Publishing Group","page":"4751","source":"www.nature.com","title":"Urbanisation generates multiple trait syndromes for terrestrial animal taxa worldwide","volume":"14","author":[{"family":"Hahs","given":"Amy K."},{"family":"Fournier","given":"Bertrand"},{"family":"Aronson","given":"Myla F. J."},{"family":"Nilon","given":"Charles H."},{"family":"Herrera-Montes","given":"Adriana"},{"family":"Salisbury","given":"Allyson B."},{"family":"Threlfall","given":"Caragh G."},{"family":"Rega-Brodsky","given":"Christine C."},{"family":"Lepczyk","given":"Christopher A."},{"family":"La Sorte","given":"Frank A."},{"family":"MacGregor-Fors","given":"Ian"},{"family":"Scott MacIvor","given":"J."},{"family":"Jung","given":"Kirsten"},{"family":"Piana","given":"Max R."},{"family":"Williams","given":"Nicholas S. G."},{"family":"Knapp","given":"Sonja"},{"family":"Vergnes","given":"Alan"},{"family":"Acevedo","given":"Aldemar A."},{"family":"Gainsbury","given":"Alison M."},{"family":"Rainho","given":"Ana"},{"family":"Hamer","given":"Andrew J."},{"family":"Shwartz","given":"Assaf"},{"family":"Voigt","given":"Christian C."},{"family":"Lewanzik","given":"Daniel"},{"family":"Lowenstein","given":"David M."},{"family":"O’Brien","given":"David"},{"family":"Tommasi","given":"Desiree"},{"family":"Pineda","given":"Eduardo"},{"family":"Carpenter","given":"Ela Sita"},{"family":"Belskaya","given":"Elena"},{"family":"Lövei","given":"Gábor L."},{"family":"Makinson","given":"James C."},{"family":"Coleman","given":"Joanna L."},{"family":"Sadler","given":"Jon P."},{"family":"Shroyer","given":"Jordan"},{"family":"Shapiro","given":"Julie Teresa"},{"family":"Baldock","given":"Katherine C. R."},{"family":"Ksiazek-Mikenas","given":"Kelly"},{"family":"Matteson","given":"Kevin C."},{"family":"Barrett","given":"Kyle"},{"family":"Siles","given":"Lizette"},{"family":"Aguirre","given":"Luis F."},{"family":"Armesto","given":"Luis Orlando"},{"family":"Zalewski","given":"Marcin"},{"family":"Herrera-Montes","given":"Maria Isabel"},{"family":"Obrist","given":"Martin K."},{"family":"Tonietto","given":"Rebecca K."},{"family":"Gagné","given":"Sara A."},{"family":"Hinners","given":"Sarah J."},{"family":"Latty","given":"Tanya"},{"family":"Surasinghe","given":"Thilina D."},{"family":"Sattler","given":"Thomas"},{"family":"Magura","given":"Tibor"},{"family":"Ulrich","given":"Werner"},{"family":"Elek","given":"Zoltan"},{"family":"Castañeda-Oviedo","given":"Jennifer"},{"family":"Torrado","given":"Ricardo"},{"family":"Kotze","given":"D. Johan"},{"family":"Moretti","given":"Marco"}],"issued":{"date-parts":[["2023",8,7]]}}}],"schema":"https://github.com/citation-style-language/schema/raw/master/csl-citation.json"}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(Hahs et al., 2023)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However, there are exceptions. House sparrows (</w:t>
      </w:r>
      <w:r w:rsidRPr="004C757A">
        <w:rPr>
          <w:rFonts w:ascii="Times New Roman" w:hAnsi="Times New Roman" w:cs="Times New Roman"/>
          <w:i/>
          <w:iCs/>
          <w:color w:val="000000"/>
          <w:lang w:val="en-CA"/>
        </w:rPr>
        <w:t xml:space="preserve">Passer </w:t>
      </w:r>
      <w:proofErr w:type="spellStart"/>
      <w:r w:rsidRPr="004C757A">
        <w:rPr>
          <w:rFonts w:ascii="Times New Roman" w:hAnsi="Times New Roman" w:cs="Times New Roman"/>
          <w:i/>
          <w:iCs/>
          <w:color w:val="000000"/>
          <w:lang w:val="en-CA"/>
        </w:rPr>
        <w:t>domesticus</w:t>
      </w:r>
      <w:proofErr w:type="spellEnd"/>
      <w:r w:rsidRPr="004C757A">
        <w:rPr>
          <w:rFonts w:ascii="Times New Roman" w:hAnsi="Times New Roman" w:cs="Times New Roman"/>
          <w:color w:val="000000"/>
          <w:lang w:val="en-CA"/>
        </w:rPr>
        <w:t xml:space="preserve">) in urban locations in South Bohemia, Czech Republic, had larger foraging areas and flew greater distances to get food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{"citationID":"FCODAG88","properties":{"formattedCitation":"(Havl\\uc0\\u237{}\\uc0\\u269{}ek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House sparrows selected sites such as storage areas or poultry holding, which are both associated with easier food, of poor quality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{"citationID":"YNXgUX3q","properties":{"formattedCitation":"(Havl\\uc0\\u237{}\\uc0\\u269{}ek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commentRangeStart w:id="7"/>
      <w:r w:rsidRPr="004C757A">
        <w:rPr>
          <w:rFonts w:ascii="Times New Roman" w:hAnsi="Times New Roman" w:cs="Times New Roman"/>
          <w:color w:val="000000"/>
          <w:lang w:val="en-CA"/>
        </w:rPr>
        <w:t xml:space="preserve">Thus, natural food source for house sparrows are scarce and scattered in the urban landscape, driving the sparrows to forage in larger territories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{"citationID":"dr5aV8yF","properties":{"formattedCitation":"(Havl\\uc0\\u237{}\\uc0\\u269{}ek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w:t>
      </w:r>
      <w:commentRangeEnd w:id="7"/>
      <w:r w:rsidR="004A506E">
        <w:rPr>
          <w:rStyle w:val="CommentReference"/>
        </w:rPr>
        <w:commentReference w:id="7"/>
      </w:r>
    </w:p>
    <w:p w14:paraId="26D5FC56" w14:textId="6B5D4A4E" w:rsidR="00C26338" w:rsidRPr="004C757A" w:rsidRDefault="00C26338" w:rsidP="00350C5D">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color w:val="000000"/>
          <w:lang w:val="en-CA"/>
        </w:rPr>
        <w:tab/>
        <w:t xml:space="preserve">Habitat use in the city can differ significantly from that in rural environments, even within a single species. These differences can reflect the hierarchical habitat selection, introduced by Johnson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{"citationID":"WgyBPas9","properties":{"formattedCitation":"(1980)","plainCitation":"(1980)","noteIndex":0},"citationItems":[{"id":1154,"uris":["http://zotero.org/users/16770306/items/A28N67AC"],"itemData":{"id":1154,"type":"article-journal","abstract":"Modern ecological research often involves the comparison of the usage of habitat types or food items to the availability of those resources to the animal. Widely used methods of determining preference from measurements of usage and availability depend critically on the array of components that the researcher, often with a degree of arbitrariness, deems available to the animal. This paper proposes a new method, based on ranks of components by usage and by availability. A virtue of the rank procedure is that it provides comparable results whether a questionable component is included or excluded from consideration. Statistical tests of significance are given for the method. The paper also offers a hierarchical ordering of selection processes. This hierarchy resolves certain inconsistencies among studies of selection and is compatible with the analytic technique offered in this paper.","container-title":"Ecology","DOI":"10.2307/1937156","ISSN":"0012-9658, 1939-9170","issue":"1","journalAbbreviation":"Ecology","language":"en","license":"http://onlinelibrary.wiley.com/termsAndConditions#vor","page":"65-71","source":"DOI.org (Crossref)","title":"The Comparison of Usage and Availability Measurements for Evaluating Resource Preference","volume":"61","author":[{"family":"Johnson","given":"Douglas H."}],"issued":{"date-parts":[["1980",2]]}},"suppress-author":true}],"schema":"https://github.com/citation-style-language/schema/raw/master/csl-citation.json"}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(1980)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where he suggests animals can select their habitat at multiple spatial scales—from a geographic range (first order), to the home range of an individual within an area (second </w:t>
      </w:r>
      <w:r w:rsidRPr="004C757A">
        <w:rPr>
          <w:rFonts w:ascii="Times New Roman" w:hAnsi="Times New Roman" w:cs="Times New Roman"/>
          <w:color w:val="000000"/>
          <w:lang w:val="en-CA"/>
        </w:rPr>
        <w:lastRenderedPageBreak/>
        <w:t>order), all the way to the selection of specific patches for daily activities (third and fourth orders). In the urban context part of those decisions are influenced by novel pressures such as human disturbances, artificial structures and altered resource availability. Resource Selection Functions (RSFs) offer a quantitative method of assessing habitat preferences by modelling the probability of use of a specific habitat compared to what habitat is available. This approach allows researchers to detect shifts in preference along an urbanization gradient. For instance, research across an urban-rural gradient in Czech Republic showed that Eurasian magpies (</w:t>
      </w:r>
      <w:r w:rsidRPr="004C757A">
        <w:rPr>
          <w:rFonts w:ascii="Times New Roman" w:hAnsi="Times New Roman" w:cs="Times New Roman"/>
          <w:i/>
          <w:iCs/>
          <w:color w:val="000000"/>
          <w:lang w:val="en-CA"/>
        </w:rPr>
        <w:t>Pica pica</w:t>
      </w:r>
      <w:r w:rsidRPr="004C757A">
        <w:rPr>
          <w:rFonts w:ascii="Times New Roman" w:hAnsi="Times New Roman" w:cs="Times New Roman"/>
          <w:color w:val="000000"/>
          <w:lang w:val="en-CA"/>
        </w:rPr>
        <w:t xml:space="preserve">) tend to nest higher in the tree canopy in the city centre, compared to counterparts nesting in a more rural setting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{"citationID":"vKW65p9E","properties":{"formattedCitation":"(\\uc0\\u352{}\\uc0\\u225{}lek et al., 2020)","plainCitation":"(Šálek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(Šálek et al., 2020)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Higher nesting locations may be a way for the magpies to counteract urban-related disturbances such as noise or lights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{"citationID":"oipfWAc3","properties":{"formattedCitation":"(\\uc0\\u352{}\\uc0\\u225{}lek et al., 2020)","plainCitation":"(Šálek et al., 2020)","noteIndex":0},"citationItems":[{"id":1161,"uris":["http://zotero.org/users/16770306/items/XJ7LFI83"],"itemData":{"id":1161,"type":"article-journal","container-title":"Journal of Vertebrate Biology","DOI":"10.25225/jvb.20086","ISSN":"2694-7684","issue":"1","journalAbbreviation":"Journal of Vertebrate Biology","source":"DOI.org (Crossref)","title":"Nest-site selection of an avian urban exploiter, the Eurasian magpie Pica pica, across the urban-rural gradient","URL":"https://bioone.org/journals/journal-of-vertebrate-biology/volume-70/issue-1/jvb.20086/Nest-site-selection-of-an-avian-urban-exploiter-the-Eurasian/10.25225/jvb.20086.full","volume":"70","author":[{"family":"Šálek","given":"Martin"},{"family":"Grill","given":"Stanislav"},{"family":"Riegert","given":"Jan"}],"accessed":{"date-parts":[["2025",7,31]]},"issued":{"date-parts":[["2020",12,10]]}}}],"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(Šálek et al., 2020)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In a study comparing nesting behaviour of dark-eyed juncos (</w:t>
      </w:r>
      <w:r w:rsidRPr="004C757A">
        <w:rPr>
          <w:rFonts w:ascii="Times New Roman" w:hAnsi="Times New Roman" w:cs="Times New Roman"/>
          <w:i/>
          <w:iCs/>
          <w:color w:val="000000"/>
          <w:lang w:val="en-CA"/>
        </w:rPr>
        <w:t xml:space="preserve">Junco </w:t>
      </w:r>
      <w:proofErr w:type="spellStart"/>
      <w:r w:rsidRPr="004C757A">
        <w:rPr>
          <w:rFonts w:ascii="Times New Roman" w:hAnsi="Times New Roman" w:cs="Times New Roman"/>
          <w:i/>
          <w:iCs/>
          <w:color w:val="000000"/>
          <w:lang w:val="en-CA"/>
        </w:rPr>
        <w:t>hyemalis</w:t>
      </w:r>
      <w:proofErr w:type="spellEnd"/>
      <w:r w:rsidRPr="004C757A">
        <w:rPr>
          <w:rFonts w:ascii="Times New Roman" w:hAnsi="Times New Roman" w:cs="Times New Roman"/>
          <w:color w:val="000000"/>
          <w:lang w:val="en-CA"/>
        </w:rPr>
        <w:t xml:space="preserve">) in Los Angeles and San-Diego (United States), juncos that placed their nests in an ecologically novel location (off-ground and on artificial surfaces) were shown to have increased fitness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{"citationID":"gOjbVv3b","properties":{"formattedCitation":"(Bressler et al., 2020)","plainCitation":"(Bressler et al., 2020)","noteIndex":0},"citationItems":[{"id":1163,"uris":["http://zotero.org/users/16770306/items/THNAC3XX"],"itemData":{"id":1163,"type":"article-journal","abstract":"Phenotypic plasticity plays a critical role in adaptation to novel environments. Behavioural plasticity enables more rapid responses to unfamiliar conditions than evolution by natural selection. Urban ecosystems are one such novel environment in which behavioural plasticity has been documented. However, whether such plasticity is adaptive, and if plasticity is convergent among urban populations, is poorly understood. We studied the nesting biology of an ‘urban-adapter’ species, the dark-eyed junco (\n              Junco hyemalis\n              ), to understand the role of plasticity in adapting to city life. We examined (i) whether novel nesting behaviours are adaptive, (ii) whether pairs modify nest characteristics in response to prior outcomes, and (iii) whether two urban populations exhibit similar nesting behaviour. We monitored 170 junco nests in urban Los Angeles and compared our results with prior research on 579 nests from urban San Diego. We found that nests placed in ecologically novel locations (off-ground and on artificial surfaces) increased fitness, and that pairs practiced informed re-nesting in site selection. The Los Angeles population more frequently nested off-ground than the San Diego population and exhibited a higher success rate. Our findings suggest that plasticity facilitates adaptation to urban environments, and that the drivers behind novel nesting behaviours are complex and multifaceted.","container-title":"Proceedings of the Royal Society B: Biological Sciences","DOI":"10.1098/rspb.2020.2122","ISSN":"0962-8452, 1471-2954","issue":"1941","journalAbbreviation":"Proc. R. Soc. B.","language":"en","page":"20202122","source":"DOI.org (Crossref)","title":"Nests in the cities: adaptive and non-adaptive phenotypic plasticity and convergence in an urban bird","title-short":"Nests in the cities","volume":"287","author":[{"family":"Bressler","given":"Samuel A."},{"family":"Diamant","given":"Eleanor S."},{"family":"Tingley","given":"Morgan W."},{"family":"Yeh","given":"Pamela J."}],"issued":{"date-parts":[["2020",12,23]]}}}],"schema":"https://github.com/citation-style-language/schema/raw/master/csl-citation.json"}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(Bressler et al., 2020)</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Another example is how peregrine falcons (</w:t>
      </w:r>
      <w:r w:rsidRPr="004C757A">
        <w:rPr>
          <w:rFonts w:ascii="Times New Roman" w:hAnsi="Times New Roman" w:cs="Times New Roman"/>
          <w:i/>
          <w:iCs/>
          <w:color w:val="000000"/>
          <w:lang w:val="en-CA"/>
        </w:rPr>
        <w:t>Falco peregrinus</w:t>
      </w:r>
      <w:r w:rsidRPr="004C757A">
        <w:rPr>
          <w:rFonts w:ascii="Times New Roman" w:hAnsi="Times New Roman" w:cs="Times New Roman"/>
          <w:color w:val="000000"/>
          <w:lang w:val="en-CA"/>
        </w:rPr>
        <w:t xml:space="preserve">) in urban areas prefer different habitats compared to rural conspecifics, for example by nesting in human-made nest boxes or selecting buildings as perches or nesting site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{"citationID":"rpKcBIDX","properties":{"formattedCitation":"(Altwegg et al., 2014; Kauffman et al., 2003)","plainCitation":"(Altwegg et al., 2014; Kauffman et al., 2003)","noteIndex":0},"citationItems":[{"id":1167,"uris":["http://zotero.org/users/16770306/items/89IRP7X5"],"itemData":{"id":1167,"type":"article-journal","abstract":"Drivers of wildlife population dynamics are generally numerous and interacting. Some of these drivers may impact demographic processes that are difficult to estimate, such as immigration into the focal population. Populations may furthermore be small and subject to demographic stochasticity. All of these factors contribute to blur the causal relationship between past management action and current population trends. The urban Peregrine Falcon\n              Falco peregrinus\n              population in Cape Town, South Africa, increased from three pairs in 1997 to 18 pairs in 2010. Nestboxes were installed over this period to manage the interface between new urban pairs of Falcons and the human users of colonized buildings, and incidentally to improve breeding success. We used integrated population models (IPMs) formally to combine information from a capture–mark–recapture study, monitoring of reproductive success and counts of population size. As all local demographic processes were directly observed, the\n              IPM\n              approach also allowed us to estimate immigration by difference. The provision of nestboxes, as a possible stimulant of population growth, improved breeding success and accounted for an estimated 3–26% of the population increase. The most important driver of growth, however, was immigration. Despite low sample sizes, the\n              IPM\n              approach allowed us to obtain relatively precise estimates of the population‐level impact of nestbox deployment. The goal of conservation interventions is often to increase population size, so the effectiveness of such interventions should ideally be assessed at the population level.\n              IPM\n              s are powerful tools in this context for combining demographic information that may be limited due to small population size or practical constraints on monitoring. Our study quantitatively documented both the immigration process that led to growth of a small population and the effect of a management action that helped the process.","container-title":"Ibis","DOI":"10.1111/ibi.12125","ISSN":"0019-1019, 1474-919X","issue":"1","journalAbbreviation":"Ibis","language":"en","page":"107-115","source":"DOI.org (Crossref)","title":"Nestboxes and immigration drive the growth of an urban Peregrine Falcon &lt;i&gt;Falco peregrinus&lt;/i&gt; population","volume":"156","author":[{"family":"Altwegg","given":"Res"},{"family":"Jenkins","given":"Andrew"},{"family":"Abadi","given":"Fitsum"}],"editor":[{"family":"Robinson","given":"Rob"}],"issued":{"date-parts":[["2014",1]]}}},{"id":1168,"uris":["http://zotero.org/users/16770306/items/R7P6V2TR"],"itemData":{"id":1168,"type":"article-journal","abstract":"American Peregrine Falcons in California (\n              Falco peregrinus anatum\n              ) have been managed in one of the largest reintroduction programs in the history of endangered species management. However, as for most other widespread natural populations, the spatial and temporal dynamics of California Peregrines have remained poorly understood. Long‐term monitoring data on this highly managed species present a unique opportunity for retrospective analysis of the factors contributing to the successful recovery of Peregrine Falcons in California, as well as demographic differences between habitat types. We used a newly developed mark–recapture model (the Barker model), which allows the simultaneous use of recaptures, dead recoveries, and live resightings, to provide estimates of first‐year, second‐year, and adult survival of Peregrine Falcons in the mid‐ and south‐coast regions of California. Annual survival rates for second‐year and adult Peregrines were estimated at 86%. Through model fitting, we show positive effects of urban habitats on first‐year survival. In our best‐fit models, first‐year birds fledged in urban areas had a survival rate of 65%, whereas rural (non‐urban) first‐year survival was only 28%. The introduction method also influenced first‐year survival after dispersal; in rural areas, estimated survival of hacked young (after independence) was lower than estimated survival of wild‐reared young. We also show that birds in urban habitats have significantly higher fecundity rates than birds in rural habitats, even though the fecundity of rural breeders has increased significantly over the last two decades. We argue that the strong habitat differences in first‐year survival combined with lower fecundity rates in rural habitats (due to slower improvement in eggshell thinning rates) facilitates spatial structuring of the California Peregrine population. Matrix population models constructed for both rural and urban habitats support this assessment. The temporally averaged population growth rate in urban habitats was estimated as λ = 1.28, compared to λ = 0.99 in rural habitats. Yearly analytical λ values in rural habitat predict declining population growth (λ &lt; 1) throughout the 1980s and increasing population growth (λ &gt; 1) in the 1990s due to improved reproductive performance. These results indicate that the introduction effort was pivotal in recovering the rural population in this portion of its former habitat, because intrinsic growth rates alone would have been insufficient to yield the observed population recovery.","container-title":"Ecological Applications","DOI":"10.1890/01-5324","ISSN":"1051-0761, 1939-5582","issue":"6","journalAbbreviation":"Ecological Applications","language":"en","license":"http://onlinelibrary.wiley.com/termsAndConditions#vor","page":"1802-1816","source":"DOI.org (Crossref)","title":"ESTIMATION OF HABITAT‐SPECIFIC DEMOGRAPHY AND POPULATION GROWTH FOR PEREGRINE FALCONS IN CALIFORNIA","volume":"13","author":[{"family":"Kauffman","given":"Matthew J."},{"family":"Frick","given":"Winifred F."},{"family":"Linthicum","given":"Janet"}],"issued":{"date-parts":[["2003",12]]}}}],"schema":"https://github.com/citation-style-language/schema/raw/master/csl-citation.json"}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(Altwegg et al., 2014; Kauffman et al., 2003)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In one striking case, peregrine falcons were shown to be significantly more likely to be present at the Empire State building (New York, United States) in autumn nights when migratory birds were flying over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{"citationID":"dc4wQrg6","properties":{"formattedCitation":"(DeCandido &amp; Allen, 2006)","plainCitation":"(DeCandido &amp; Allen, 2006)","noteIndex":0},"citationItems":[{"id":1166,"uris":["http://zotero.org/users/16770306/items/KJQWP3NF"],"itemData":{"id":1166,"type":"article-journal","container-title":"The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(DeCandido &amp; Allen, 2006)</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The falcons took advantage of the artificial perches the building offered, along with the migratory birds’ confusion due to the intense artificial lighting emanating from the building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{"citationID":"8ursok4L","properties":{"formattedCitation":"(DeCandido &amp; Allen, 2006)","plainCitation":"(DeCandido &amp; Allen, 2006)","noteIndex":0},"citationItems":[{"id":1166,"uris":["http://zotero.org/users/16770306/items/KJQWP3NF"],"itemData":{"id":1166,"type":"article-journal","container-title":"The Wilson Journal of Ornithology","DOI":"10.1676/1559-4491(2006)118[0053:NHBPFA]2.0.CO;2","ISSN":"1559-4491, 1938-5447","issue":"1","journalAbbreviation":"The Wilson Journal of Ornithology","language":"en","page":"53-58","source":"DOI.org (Crossref)","title":"NOCTURNAL HUNTING BY PEREGRINE FALCONS AT THE EMPIRE STATE BUILDING, NEW YORK CITY","volume":"118","author":[{"family":"DeCandido","given":"Robert"},{"family":"Allen","given":"Deborah"}],"issued":{"date-parts":[["2006",3]]}}}],"schema":"https://github.com/citation-style-language/schema/raw/master/csl-citation.json"}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(DeCandido &amp; Allen, 2006)</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Although some species can adapt and thrive in urban habitats, urban tolerance varies across species and across the annual cycle, with </w:t>
      </w:r>
      <w:r w:rsidRPr="004C757A">
        <w:rPr>
          <w:rFonts w:ascii="Times New Roman" w:hAnsi="Times New Roman" w:cs="Times New Roman"/>
          <w:color w:val="000000"/>
          <w:lang w:val="en-CA"/>
        </w:rPr>
        <w:lastRenderedPageBreak/>
        <w:t xml:space="preserve">urban tolerance peaking during the winter months (potentially as a result of the urban heat island effect)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{"citationID":"WODGB2Oy","properties":{"formattedCitation":"(Callaghan et al., 2021)","plainCitation":"(Callaghan et al., 2021)","noteIndex":0},"citationItems":[{"id":1169,"uris":["http://zotero.org/users/16770306/items/W24C278F"],"itemData":{"id":1169,"type":"article-journal","abstract":"Abstract\n            \n              Aim\n              As urban areas continue to expand, it is increasingly important to quantify species‐specific responses to urban environments, and how these change across the full annual cycle. Our objective was to quantify urban tolerance for North American birds across the time. We tested (a) whether intra‐annual variability of urban tolerance differed between migrants and residents and (b) whether intra‐annual variability of urban tolerance was phylogenetically conserved. We then assessed how the relationship between ecological and life history traits and urban tolerance differed both across the year and between migrants and residents.\n            \n            \n              Location\n              North America.\n            \n            \n              Taxon\n              Birds.\n            \n            \n              Methods\n              We integrated a large citizen science dataset of observations for 237 bird species, remotely sensed VIIRS night‐time lights data, and trait data on each species. We estimate, for each species and each month of the year, a continuous measure of urban tolerance (i.e. the median of their distribution of observations across an urbanization gradient). We then use phylogenetic linear models to assess the relationship between this measure of urban tolerance and various life history and ecological traits.\n            \n            \n              Results\n              There was a distinct drop in the overall urban tolerance scores corresponding with the breeding period; this pattern was more pronounced for migrants compared to residents. Migrants also had greater intra‐annual variability than resident species. We also found that the strength of the relationships between ecological and life history traits and urban tolerance was highly seasonal for most traits considered, and some divergent patterns were noted between migrants and residents.\n            \n            \n              Main conclusions\n              The urban tolerance of birds greatly changed throughout the annual cycle, with different patterns for migrants and residents. Compared to residents, migrants showed more intra‐annual variability of urban tolerance with a drop in the average urban tolerance score during the breeding season. Together, our results suggest that urban tolerance is a function of both species and season, and they highlight the importance of considering the dynamic nature of birds' use of urban ecosystems throughout the full annual cycle.","container-title":"Journal of Biogeography","DOI":"10.1111/jbi.14093","ISSN":"0305-0270, 1365-2699","issue":"6","journalAbbreviation":"Journal of Biogeography","language":"en","page":"1503-1517","source":"DOI.org (Crossref)","title":"Urban tolerance of birds changes throughout the full annual cycle","volume":"48","author":[{"family":"Callaghan","given":"Corey T."},{"family":"Cornwell","given":"William K."},{"family":"Poore","given":"Alistair G. B."},{"family":"Benedetti","given":"Yanina"},{"family":"Morelli","given":"Federico"}],"issued":{"date-parts":[["2021",6]]}}}],"schema":"https://github.com/citation-style-language/schema/raw/master/csl-citation.json"}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(Callaghan et al., 2021)</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t>
      </w:r>
    </w:p>
    <w:p w14:paraId="7A3E4974" w14:textId="11EEDB0C" w:rsidR="00C26338" w:rsidRPr="004C757A" w:rsidRDefault="00C26338" w:rsidP="00350C5D">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color w:val="000000"/>
          <w:lang w:val="en-CA"/>
        </w:rPr>
        <w:tab/>
      </w:r>
      <w:r w:rsidR="00DA0C5C" w:rsidRPr="004C757A">
        <w:rPr>
          <w:rFonts w:ascii="Times New Roman" w:hAnsi="Times New Roman" w:cs="Times New Roman"/>
          <w:color w:val="000000"/>
          <w:lang w:val="en-CA"/>
        </w:rPr>
        <w:t>Urban birds may outperform rural birds</w:t>
      </w:r>
      <w:r w:rsidRPr="004C757A">
        <w:rPr>
          <w:rFonts w:ascii="Times New Roman" w:hAnsi="Times New Roman" w:cs="Times New Roman"/>
          <w:color w:val="000000"/>
          <w:lang w:val="en-CA"/>
        </w:rPr>
        <w:t xml:space="preserve"> during the winter season, when natural resource are less available and weather is harsher. Urban areas can provide a more stable wintering environments for bird species that use bird feeders or that are generalists or omnivores (i.e.</w:t>
      </w:r>
      <w:ins w:id="8" w:author="Frei,Barbara (ECCC)" w:date="2025-08-01T17:58:00Z">
        <w:r w:rsidRPr="004C757A">
          <w:rPr>
            <w:rFonts w:ascii="Times New Roman" w:hAnsi="Times New Roman" w:cs="Times New Roman"/>
            <w:color w:val="000000"/>
            <w:lang w:val="en-CA"/>
          </w:rPr>
          <w:t>,</w:t>
        </w:r>
      </w:ins>
      <w:r w:rsidRPr="004C757A">
        <w:rPr>
          <w:rFonts w:ascii="Times New Roman" w:hAnsi="Times New Roman" w:cs="Times New Roman"/>
          <w:color w:val="000000"/>
          <w:lang w:val="en-CA"/>
        </w:rPr>
        <w:t xml:space="preserve"> corvids), which exploit anthropogenic resources through the winter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(Jokimäki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In other cases, cities can serve as refuge during periods of extreme weather, as local colonization of cities by birds increased during the colder conditions due to cities acting as heat islands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{"citationID":"K7Ab1IN3","properties":{"formattedCitation":"(Latimer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(Latimer &amp; Zuckerberg, 2021)</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Nonetheless, occupancy dynamics during winter are highly species-specific, with thermal tolerance playing an important role in determining which species would be able to persist in urban environments during this season. Moreover, energy demands for small resident passerines increase with latitude in winter, meaning that the birds spending their winter in regions such as southern Quebec or the northern United States, must consume significantly more energy to maintain their body temperatures than those wintering farther south—which is especially challenging given the scarcity of resources during the cold months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(Fristoe, 2015)</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Despite these physiological and environmental challenges, along with the potential added effects of urbanization, winter remains an underrepresented season in experimental, ecological research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(Dinh et al., 2023)</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This gap in knowledge highlights the importance of investigating how birds are occupying urban habitats in winter, particularly in temperate regions where winter survival is a major limiting factor for resident bird species.</w:t>
      </w:r>
    </w:p>
    <w:p w14:paraId="63BB80E3" w14:textId="0D89E4D9" w:rsidR="00C26338" w:rsidRPr="004C757A" w:rsidRDefault="00C26338" w:rsidP="00350C5D">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color w:val="000000"/>
          <w:u w:color="000000"/>
          <w:lang w:val="en-CA"/>
        </w:rPr>
        <w:tab/>
      </w:r>
      <w:r w:rsidRPr="004C757A">
        <w:rPr>
          <w:rFonts w:ascii="Times New Roman" w:hAnsi="Times New Roman" w:cs="Times New Roman"/>
          <w:color w:val="000000"/>
          <w:lang w:val="en-CA"/>
        </w:rPr>
        <w:t xml:space="preserve">To address this gap, we studied </w:t>
      </w:r>
      <w:r w:rsidR="00DF5EB8">
        <w:rPr>
          <w:rFonts w:ascii="Times New Roman" w:hAnsi="Times New Roman" w:cs="Times New Roman"/>
          <w:i/>
          <w:iCs/>
          <w:color w:val="000000"/>
          <w:lang w:val="en-CA"/>
        </w:rPr>
        <w:t>Cardinalis cardinalis</w:t>
      </w:r>
      <w:r w:rsidR="00DF5EB8">
        <w:rPr>
          <w:rFonts w:ascii="Times New Roman" w:hAnsi="Times New Roman" w:cs="Times New Roman"/>
          <w:color w:val="000000"/>
          <w:lang w:val="en-CA"/>
        </w:rPr>
        <w:t xml:space="preserve"> (Northern Cardinal)</w:t>
      </w:r>
      <w:r w:rsidRPr="004C757A">
        <w:rPr>
          <w:rFonts w:ascii="Times New Roman" w:hAnsi="Times New Roman" w:cs="Times New Roman"/>
          <w:color w:val="000000" w:themeColor="text1"/>
          <w:lang w:val="en-CA"/>
        </w:rPr>
        <w:t xml:space="preserve"> across an urban gradient in one of Canada’s largest cities, Montreal, Quebec.</w:t>
      </w:r>
      <w:r w:rsidRPr="004C757A">
        <w:rPr>
          <w:rFonts w:ascii="Times New Roman" w:hAnsi="Times New Roman" w:cs="Times New Roman"/>
          <w:color w:val="000000"/>
          <w:lang w:val="en-CA"/>
        </w:rPr>
        <w:t xml:space="preserve"> Cardinals are large songbirds (weighing between 40 to 45 grams), which allows for the deployment of radio tags capable of </w:t>
      </w:r>
      <w:r w:rsidRPr="004C757A">
        <w:rPr>
          <w:rFonts w:ascii="Times New Roman" w:hAnsi="Times New Roman" w:cs="Times New Roman"/>
          <w:color w:val="000000"/>
          <w:lang w:val="en-CA"/>
        </w:rPr>
        <w:lastRenderedPageBreak/>
        <w:t xml:space="preserve">lasting almost the entirety of the non-breeding season. These birds are also very well adapted to urban life, able to thrive and persist across a wide range of urbanization gradients, from suburban neighbourhoods to densely populated areas of the city. They are resident in southern Quebec, a region of extreme cold and loss of natural seeds during the cold winter months. In the last 100 years, cardinals </w:t>
      </w:r>
      <w:r w:rsidR="00DA0C5C" w:rsidRPr="004C757A">
        <w:rPr>
          <w:rFonts w:ascii="Times New Roman" w:hAnsi="Times New Roman" w:cs="Times New Roman"/>
          <w:color w:val="000000"/>
          <w:lang w:val="en-CA"/>
        </w:rPr>
        <w:t>expanded</w:t>
      </w:r>
      <w:r w:rsidRPr="004C757A">
        <w:rPr>
          <w:rFonts w:ascii="Times New Roman" w:hAnsi="Times New Roman" w:cs="Times New Roman"/>
          <w:color w:val="000000"/>
          <w:lang w:val="en-CA"/>
        </w:rPr>
        <w:t xml:space="preserve"> their distribution range northwards, and have been anecdotally closely associated to urban and suburban landscapes in those areas </w:t>
      </w:r>
      <w:r w:rsidRPr="004C757A">
        <w:rPr>
          <w:rFonts w:ascii="Times New Roman" w:hAnsi="Times New Roman" w:cs="Times New Roman"/>
          <w:color w:val="000000"/>
          <w:lang w:val="en-CA"/>
        </w:rPr>
        <w:fldChar w:fldCharType="begin"/>
      </w:r>
      <w:r w:rsidR="00A81940" w:rsidRPr="004C757A">
        <w:rPr>
          <w:rFonts w:ascii="Times New Roman" w:hAnsi="Times New Roman" w:cs="Times New Roman"/>
          <w:color w:val="000000"/>
          <w:lang w:val="en-CA"/>
        </w:rPr>
        <w:instrText xml:space="preserve"> ADDIN ZOTERO_ITEM CSL_CITATION {"citationID":"akGyp3Mb","properties":{"formattedCitation":"(Beddall, 1963; Robert et al., 2019; Smith et al., 2011)","plainCitation":"(Beddall, 1963; Robert et al., 2019; Smith et al., 2011)","noteIndex":0},"citationItems":[{"id":1258,"uris":["http://zotero.org/users/16770306/items/3U8FVW46"],"itemData":{"id":1258,"type":"article-journal","container-title":"The Wilson Bulletin","issue":"2","page":"140-158","title":"Range Expansion of the Cardinal and Other Birds in the Northeastern States","volume":"75","author":[{"family":"Beddall","given":"Barbara"}],"issued":{"date-parts":[["1963"]]}}},{"id":792,"uris":["http://zotero.org/users/16770306/items/RC4A6B4C","http://zotero.org/users/16770306/items/JJCACUTE"],"itemData":{"id":792,"type":"book","abstract":"The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id":1256,"uris":["http://zotero.org/users/16770306/items/GX6DFKQA"],"itemData":{"id":1256,"type":"article-journal","container-title":"BMC Evolutionary Biology","DOI":"10.1186/1471-2148-11-136","ISSN":"1471-2148","issue":"1","journalAbbreviation":"BMC Evol Biol","language":"en","license":"http://www.springer.com/tdm","page":"136","source":"DOI.org (Crossref)","title":"The role of historical and contemporary processes on phylogeographic structure and genetic diversity in the Northern Cardinal, Cardinalis cardinalis","volume":"11","author":[{"family":"Smith","given":"Brian Tilston"},{"family":"Escalante","given":"Patricia"},{"family":"Hernández Baños","given":"Blanca E"},{"family":"Navarro-Sigüenza","given":"Adolfo G"},{"family":"Rohwer","given":"Sievert"},{"family":"Klicka","given":"John"}],"issued":{"date-parts":[["2011",12]]}}}],"schema":"https://github.com/citation-style-language/schema/raw/master/csl-citation.json"} </w:instrText>
      </w:r>
      <w:r w:rsidRPr="004C757A">
        <w:rPr>
          <w:rFonts w:ascii="Times New Roman" w:hAnsi="Times New Roman" w:cs="Times New Roman"/>
          <w:color w:val="000000"/>
          <w:lang w:val="en-CA"/>
        </w:rPr>
        <w:fldChar w:fldCharType="separate"/>
      </w:r>
      <w:r w:rsidR="00A81940" w:rsidRPr="004C757A">
        <w:rPr>
          <w:rFonts w:ascii="Times New Roman" w:hAnsi="Times New Roman" w:cs="Times New Roman"/>
          <w:noProof/>
          <w:color w:val="000000"/>
          <w:lang w:val="en-CA"/>
        </w:rPr>
        <w:t>(Beddall, 1963; Robert et al., 2019; Smith et al., 2011)</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We tracked weekly movements of </w:t>
      </w:r>
      <w:r w:rsidR="005D42A3" w:rsidRPr="005D42A3">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across an urbanization gradient in the city of Montreal, Quebec, Canada. This study has four objectives: (</w:t>
      </w:r>
      <w:proofErr w:type="spellStart"/>
      <w:r w:rsidRPr="004C757A">
        <w:rPr>
          <w:rFonts w:ascii="Times New Roman" w:hAnsi="Times New Roman" w:cs="Times New Roman"/>
          <w:color w:val="000000"/>
          <w:lang w:val="en-CA"/>
        </w:rPr>
        <w:t>i</w:t>
      </w:r>
      <w:proofErr w:type="spellEnd"/>
      <w:r w:rsidRPr="004C757A">
        <w:rPr>
          <w:rFonts w:ascii="Times New Roman" w:hAnsi="Times New Roman" w:cs="Times New Roman"/>
          <w:color w:val="000000"/>
          <w:lang w:val="en-CA"/>
        </w:rPr>
        <w:t xml:space="preserve">) investigate how cardinal’s home range size varies across an urbanization gradient through the winter season, (ii) quantify the scale at which the cardinals are associated with certain factors of their habitat, (iii) analyse </w:t>
      </w:r>
      <w:r w:rsidR="00351868" w:rsidRPr="00351868">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association to different habitat factors by comparing used and available habitats (iv) </w:t>
      </w:r>
      <w:r w:rsidRPr="004C757A">
        <w:rPr>
          <w:rFonts w:ascii="Times New Roman" w:hAnsi="Times New Roman" w:cs="Times New Roman"/>
          <w:color w:val="000000" w:themeColor="text1"/>
          <w:lang w:val="en-CA"/>
        </w:rPr>
        <w:t xml:space="preserve">document </w:t>
      </w:r>
      <w:r w:rsidRPr="004C757A">
        <w:rPr>
          <w:rFonts w:ascii="Times New Roman" w:hAnsi="Times New Roman" w:cs="Times New Roman"/>
          <w:color w:val="000000"/>
          <w:lang w:val="en-CA"/>
        </w:rPr>
        <w:t xml:space="preserve">the spring </w:t>
      </w:r>
      <w:r w:rsidRPr="004C757A">
        <w:rPr>
          <w:rFonts w:ascii="Times New Roman" w:hAnsi="Times New Roman" w:cs="Times New Roman"/>
          <w:color w:val="000000" w:themeColor="text1"/>
          <w:lang w:val="en-CA"/>
        </w:rPr>
        <w:t xml:space="preserve">movements </w:t>
      </w:r>
      <w:r w:rsidRPr="004C757A">
        <w:rPr>
          <w:rFonts w:ascii="Times New Roman" w:hAnsi="Times New Roman" w:cs="Times New Roman"/>
          <w:color w:val="000000"/>
          <w:lang w:val="en-CA"/>
        </w:rPr>
        <w:t>from non-breeding to breeding grounds.</w:t>
      </w:r>
      <w:r w:rsidR="00DA0C5C" w:rsidRPr="004C757A">
        <w:rPr>
          <w:rFonts w:ascii="Times New Roman" w:hAnsi="Times New Roman" w:cs="Times New Roman"/>
          <w:color w:val="000000"/>
          <w:lang w:val="en-CA"/>
        </w:rPr>
        <w:t xml:space="preserve"> </w:t>
      </w:r>
      <w:r w:rsidRPr="004C757A">
        <w:rPr>
          <w:rFonts w:ascii="Times New Roman" w:hAnsi="Times New Roman" w:cs="Times New Roman"/>
          <w:color w:val="000000"/>
          <w:lang w:val="en-CA"/>
        </w:rPr>
        <w:t xml:space="preserve">We predicted that wintering </w:t>
      </w:r>
      <w:r w:rsidR="00351868">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require larger home ranges (both core and total) and select habitats at larger scales when in dense urban locations due to food sources being more scattered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{"citationID":"0hvUUnVo","properties":{"formattedCitation":"(Havl\\uc0\\u237{}\\uc0\\u269{}ek et al., 2022)","plainCitation":"(Havlíček et al., 2022)","dontUpdate":true,"noteIndex":0},"citationItems":[{"id":1042,"uris":["http://zotero.org/users/16770306/items/UUE98K69"],"itemData":{"id":1042,"type":"article-journal","abstract":"Lack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color w:val="000000"/>
          <w:kern w:val="0"/>
          <w:lang w:val="en-US"/>
        </w:rPr>
        <w:t>Havlíček et al., 2022)</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In addition, we predicted that the </w:t>
      </w:r>
      <w:r w:rsidR="00351868" w:rsidRPr="00351868">
        <w:rPr>
          <w:rFonts w:ascii="Times New Roman" w:hAnsi="Times New Roman" w:cs="Times New Roman"/>
          <w:i/>
          <w:iCs/>
          <w:color w:val="000000"/>
          <w:lang w:val="en-CA"/>
        </w:rPr>
        <w:t>C. cardinalis</w:t>
      </w:r>
      <w:r w:rsidRPr="00351868">
        <w:rPr>
          <w:rFonts w:ascii="Times New Roman" w:hAnsi="Times New Roman" w:cs="Times New Roman"/>
          <w:i/>
          <w:iCs/>
          <w:color w:val="000000"/>
          <w:lang w:val="en-CA"/>
        </w:rPr>
        <w:t xml:space="preserve"> </w:t>
      </w:r>
      <w:r w:rsidRPr="004C757A">
        <w:rPr>
          <w:rFonts w:ascii="Times New Roman" w:hAnsi="Times New Roman" w:cs="Times New Roman"/>
          <w:color w:val="000000"/>
          <w:lang w:val="en-CA"/>
        </w:rPr>
        <w:t xml:space="preserve">would have a higher probability of presence in locations with bird feeders, lower population density, and including a complex vertical vegetation structure </w:t>
      </w:r>
      <w:r w:rsidRPr="004C757A">
        <w:rPr>
          <w:rFonts w:ascii="Times New Roman" w:hAnsi="Times New Roman" w:cs="Times New Roman"/>
          <w:color w:val="000000"/>
          <w:lang w:val="en-CA"/>
        </w:rPr>
        <w:fldChar w:fldCharType="begin"/>
      </w:r>
      <w:r w:rsidRPr="004C757A">
        <w:rPr>
          <w:rFonts w:ascii="Times New Roman" w:hAnsi="Times New Roman" w:cs="Times New Roman"/>
          <w:color w:val="000000"/>
          <w:lang w:val="en-CA"/>
        </w:rPr>
        <w:instrText xml:space="preserve"> ADDIN ZOTERO_ITEM CSL_CITATION {"citationID":"0DW1Pm9y","properties":{"formattedCitation":"(Carrasco et al., 2019; Rousseau et al., 2015)","plainCitation":"(Carrasco et al., 2019; Rousseau et al., 2015)","noteIndex":0},"citationItems":[{"id":1067,"uris":["http://zotero.org/users/16770306/items/5B7A8MAY"],"itemData":{"id":1067,"type":"article-journal","abstract":"The structural heterogeneity of vegetation is a key factor for explaining animal diversity patterns at a local scale. Improvements in airborne light detection and ranging (lidar) technologies have enabled researchers to study forest 3D structure with increasing accuracy. Most structure–animal diversity work has focused on structural metrics derived from lidar returns from canopy and terrain features. Here, we built new lidar structural metrics based on the Leaf Area Density (LAD) at each vegetation height layer, and used these metrics to study how different aspects of forest structural heterogeneity explain variation in bird species richness. Our goals were to test: (1) whether LAD-based metrics better explained bird species richness compared to metrics based on the top of the canopy; and (2) if different aspects of structural heterogeneity had diverse effects on bird richness. We used discrete lidar data together with 61 breeding landbird points provided by the National Ecological Observatory Network at five forest sites of the eastern US. We used the lidar metrics as predictors of bird species richness and analyzed the shape of the response curves against each predictor. Metrics based on LAD measurements had better explanatory power (43% of variance explained) than those based on the variation of canopy heights (32% of variance explained). Dividing the forest plots into smaller grids allowed us to study the within-plot horizontal variation of the vertical heterogeneity, as well as to analyze how the vegetation density is horizontally distributed at each height layer. Bird species richness increased with horizontal heterogeneity, while vertical heterogeneity had negative effects, contrary to previous research. The increasing capabilities of lidar will allow researchers to characterize forest structure with higher detail. Our findings highlight the need for structure–animal diversity studies to incorporate metrics that are able to capture different aspects of forest 3D heterogeneity.","container-title":"Remote Sensing","DOI":"10.3390/rs11070743","ISSN":"2072-4292","issue":"7","language":"en","license":"http://creativecommons.org/licenses/by/3.0/","note":"number: 7\npublisher: Multidisciplinary Digital Publishing Institute","page":"743","source":"www.mdpi.com","title":"Metrics of Lidar-Derived 3D Vegetation Structure Reveal Contrasting Effects of Horizontal and Vertical Forest Heterogeneity on Bird Species Richness","volume":"11","author":[{"family":"Carrasco","given":"Luis"},{"family":"Giam","given":"Xingli"},{"family":"Papeş","given":"Monica"},{"family":"Sheldon","given":"Kimberly S."}],"issued":{"date-parts":[["2019",1]]}}},{"id":1065,"uris":["http://zotero.org/users/16770306/items/FSD7S3TB"],"itemData":{"id":1065,"type":"article-journal","abstract":"Shrub-nesting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Pr="004C757A">
        <w:rPr>
          <w:rFonts w:ascii="Times New Roman" w:hAnsi="Times New Roman" w:cs="Times New Roman"/>
          <w:color w:val="000000"/>
          <w:lang w:val="en-CA"/>
        </w:rPr>
        <w:fldChar w:fldCharType="separate"/>
      </w:r>
      <w:r w:rsidRPr="004C757A">
        <w:rPr>
          <w:rFonts w:ascii="Times New Roman" w:hAnsi="Times New Roman" w:cs="Times New Roman"/>
          <w:noProof/>
          <w:color w:val="000000"/>
          <w:lang w:val="en-CA"/>
        </w:rPr>
        <w:t>(Carrasco et al., 2019; Rousseau et al., 2015)</w:t>
      </w:r>
      <w:r w:rsidRPr="004C757A">
        <w:rPr>
          <w:rFonts w:ascii="Times New Roman" w:hAnsi="Times New Roman" w:cs="Times New Roman"/>
          <w:color w:val="000000"/>
          <w:lang w:val="en-CA"/>
        </w:rPr>
        <w:fldChar w:fldCharType="end"/>
      </w:r>
      <w:r w:rsidRPr="004C757A">
        <w:rPr>
          <w:rFonts w:ascii="Times New Roman" w:hAnsi="Times New Roman" w:cs="Times New Roman"/>
          <w:color w:val="000000"/>
          <w:lang w:val="en-CA"/>
        </w:rPr>
        <w:t xml:space="preserve">. Finally, we predicted that </w:t>
      </w:r>
      <w:r w:rsidR="00351868" w:rsidRPr="00351868">
        <w:rPr>
          <w:rFonts w:ascii="Times New Roman" w:hAnsi="Times New Roman" w:cs="Times New Roman"/>
          <w:i/>
          <w:iCs/>
          <w:color w:val="000000"/>
          <w:lang w:val="en-CA"/>
        </w:rPr>
        <w:t>C. cardinalis</w:t>
      </w:r>
      <w:r w:rsidRPr="00351868">
        <w:rPr>
          <w:rFonts w:ascii="Times New Roman" w:hAnsi="Times New Roman" w:cs="Times New Roman"/>
          <w:i/>
          <w:iCs/>
          <w:color w:val="000000"/>
          <w:lang w:val="en-CA"/>
        </w:rPr>
        <w:t xml:space="preserve"> </w:t>
      </w:r>
      <w:r w:rsidRPr="004C757A">
        <w:rPr>
          <w:rFonts w:ascii="Times New Roman" w:hAnsi="Times New Roman" w:cs="Times New Roman"/>
          <w:color w:val="000000"/>
          <w:lang w:val="en-CA"/>
        </w:rPr>
        <w:t>would transition from their breeding sites in forested/canopy covered areas towards residential areas in the fall to take advantage of bird feeders during winter, reversing the movement in spring.</w:t>
      </w:r>
    </w:p>
    <w:p w14:paraId="2B4C81E5" w14:textId="77777777" w:rsidR="00C26338" w:rsidRPr="004C757A" w:rsidRDefault="00C26338" w:rsidP="00350C5D">
      <w:pPr>
        <w:pStyle w:val="Heading3"/>
        <w:spacing w:line="480" w:lineRule="auto"/>
        <w:rPr>
          <w:rFonts w:ascii="Times New Roman" w:hAnsi="Times New Roman" w:cs="Times New Roman"/>
          <w:b/>
          <w:bCs/>
          <w:color w:val="000000" w:themeColor="text1"/>
          <w:lang w:val="en-CA"/>
        </w:rPr>
      </w:pPr>
      <w:bookmarkStart w:id="9" w:name="_Toc205543116"/>
      <w:r w:rsidRPr="004C757A">
        <w:rPr>
          <w:rFonts w:ascii="Times New Roman" w:hAnsi="Times New Roman" w:cs="Times New Roman"/>
          <w:b/>
          <w:bCs/>
          <w:color w:val="000000" w:themeColor="text1"/>
          <w:lang w:val="en-CA"/>
        </w:rPr>
        <w:lastRenderedPageBreak/>
        <w:t>Materials and methods</w:t>
      </w:r>
      <w:bookmarkEnd w:id="9"/>
    </w:p>
    <w:p w14:paraId="31200A94" w14:textId="77777777" w:rsidR="00C26338" w:rsidRPr="004C757A" w:rsidRDefault="00C26338" w:rsidP="00350C5D">
      <w:pPr>
        <w:pStyle w:val="Heading3"/>
        <w:spacing w:line="480" w:lineRule="auto"/>
        <w:rPr>
          <w:rFonts w:ascii="Times New Roman" w:hAnsi="Times New Roman" w:cs="Times New Roman"/>
          <w:color w:val="000000" w:themeColor="text1"/>
          <w:sz w:val="24"/>
          <w:szCs w:val="24"/>
          <w:u w:val="single"/>
          <w:lang w:val="en-CA"/>
        </w:rPr>
      </w:pPr>
      <w:bookmarkStart w:id="10" w:name="_Toc205543117"/>
      <w:r w:rsidRPr="004C757A">
        <w:rPr>
          <w:rFonts w:ascii="Times New Roman" w:hAnsi="Times New Roman" w:cs="Times New Roman"/>
          <w:color w:val="000000" w:themeColor="text1"/>
          <w:sz w:val="24"/>
          <w:szCs w:val="24"/>
          <w:u w:val="single"/>
          <w:lang w:val="en-CA"/>
        </w:rPr>
        <w:t>Study locations</w:t>
      </w:r>
      <w:bookmarkEnd w:id="10"/>
    </w:p>
    <w:p w14:paraId="3542A82F" w14:textId="0439C2F7" w:rsidR="00C26338" w:rsidRPr="004C757A" w:rsidRDefault="00C26338" w:rsidP="001B3327">
      <w:pPr>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color w:val="000000" w:themeColor="text1"/>
          <w:lang w:val="en-CA"/>
        </w:rPr>
        <w:t xml:space="preserve">The island of Montreal is in southern Quebec, Canada at the confluence of the Saint-Lawrence River and the Ottawa River. As of 2021, approximately 1.7 million people were estimated to live on the island itself, with a population density of 4833.5 people per square kilometers </w:t>
      </w:r>
      <w:r w:rsidRPr="004C757A">
        <w:rPr>
          <w:rFonts w:ascii="Times New Roman" w:hAnsi="Times New Roman" w:cs="Times New Roman"/>
          <w:color w:val="000000" w:themeColor="text1"/>
          <w:lang w:val="en-CA"/>
        </w:rPr>
        <w:fldChar w:fldCharType="begin"/>
      </w:r>
      <w:r w:rsidR="00A81940" w:rsidRPr="004C757A">
        <w:rPr>
          <w:rFonts w:ascii="Times New Roman" w:hAnsi="Times New Roman" w:cs="Times New Roman"/>
          <w:color w:val="000000" w:themeColor="text1"/>
          <w:lang w:val="en-CA"/>
        </w:rPr>
        <w:instrText xml:space="preserve"> ADDIN ZOTERO_ITEM CSL_CITATION {"citationID":"apbOvAtt","properties":{"formattedCitation":"(Government of Canada, 2022)","plainCitation":"(Government of Canada, 2022)","noteIndex":0},"citationItems":[{"id":971,"uris":["http://zotero.org/users/16770306/items/428CZ78I"],"itemData":{"id":971,"type":"webpage","abstract":"Statistics Canada's Census Profile presents information from the 2021 Census of Population - Montréal, Ville (V) [Census subdivision], Quebec.","language":"eng","note":"Last Modified: 2023-11-15","title":"Profile table, Census Profile, 2021 Census of Population - Montréal, Ville (V) [Census subdivision], Quebec","URL":"https://www12.statcan.gc.ca/census-recensement/2021/dp-pd/prof/index.cfm?Lang=E","author":[{"family":"Government of Canada","given":"Statistics Canada"}],"accessed":{"date-parts":[["2025",7,13]]},"issued":{"date-parts":[["2022",2,9]]}}}],"schema":"https://github.com/citation-style-language/schema/raw/master/csl-citation.json"} </w:instrText>
      </w:r>
      <w:r w:rsidRPr="004C757A">
        <w:rPr>
          <w:rFonts w:ascii="Times New Roman" w:hAnsi="Times New Roman" w:cs="Times New Roman"/>
          <w:color w:val="000000" w:themeColor="text1"/>
          <w:lang w:val="en-CA"/>
        </w:rPr>
        <w:fldChar w:fldCharType="separate"/>
      </w:r>
      <w:r w:rsidR="00A81940" w:rsidRPr="004C757A">
        <w:rPr>
          <w:rFonts w:ascii="Times New Roman" w:hAnsi="Times New Roman" w:cs="Times New Roman"/>
          <w:color w:val="000000" w:themeColor="text1"/>
          <w:lang w:val="en-CA"/>
        </w:rPr>
        <w:t>(Government of Canada, 2022)</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 xml:space="preserve">. The city of Montreal pledged to convert 10% of its territory into protected natural areas that contribute to the preservation of biodiversity by 2030, and is now reporting to have reached 7.6% </w:t>
      </w:r>
      <w:r w:rsidRPr="004C757A">
        <w:rPr>
          <w:rFonts w:ascii="Times New Roman" w:hAnsi="Times New Roman" w:cs="Times New Roman"/>
          <w:color w:val="000000" w:themeColor="text1"/>
          <w:lang w:val="en-CA"/>
        </w:rPr>
        <w:fldChar w:fldCharType="begin"/>
      </w:r>
      <w:r w:rsidRPr="004C757A">
        <w:rPr>
          <w:rFonts w:ascii="Times New Roman" w:hAnsi="Times New Roman" w:cs="Times New Roman"/>
          <w:color w:val="000000" w:themeColor="text1"/>
          <w:lang w:val="en-CA"/>
        </w:rPr>
        <w:instrText xml:space="preserve"> ADDIN ZOTERO_ITEM CSL_CITATION {"citationID":"rAl39gBZ","properties":{"formattedCitation":"(City of Montreal, 2024)","plainCitation":"(City of Montreal, 2024)","noteIndex":0},"citationItems":[{"id":910,"uris":["http://zotero.org/users/16770306/items/TKUGCH3C"],"itemData":{"id":910,"type":"document","language":"French","publisher":"City of Montreal","title":"Plan climat 2020-2030 Ville de Montréal - État d'avancement avril 2024","URL":"https://mtl.ged.montreal.ca/constellio/?collection=mtlca&amp;portal=REPDOCVDM#!displayDocument/00000092918","author":[{"family":"City of Montreal","given":""}],"issued":{"date-parts":[["2024"]]}}}],"schema":"https://github.com/citation-style-language/schema/raw/master/csl-citation.json"} </w:instrText>
      </w:r>
      <w:r w:rsidRPr="004C757A">
        <w:rPr>
          <w:rFonts w:ascii="Times New Roman" w:hAnsi="Times New Roman" w:cs="Times New Roman"/>
          <w:color w:val="000000" w:themeColor="text1"/>
          <w:lang w:val="en-CA"/>
        </w:rPr>
        <w:fldChar w:fldCharType="separate"/>
      </w:r>
      <w:r w:rsidRPr="004C757A">
        <w:rPr>
          <w:rFonts w:ascii="Times New Roman" w:hAnsi="Times New Roman" w:cs="Times New Roman"/>
          <w:color w:val="000000" w:themeColor="text1"/>
          <w:lang w:val="en-CA"/>
        </w:rPr>
        <w:t>(City of Montreal, 2024)</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 The Montreal climate is divided in four distinct seasons, including cold winters with temperatures often reaching -</w:t>
      </w:r>
      <w:r w:rsidR="00DA0C5C" w:rsidRPr="004C757A">
        <w:rPr>
          <w:rFonts w:ascii="Times New Roman" w:hAnsi="Times New Roman" w:cs="Times New Roman"/>
          <w:color w:val="000000" w:themeColor="text1"/>
          <w:lang w:val="en-CA"/>
        </w:rPr>
        <w:t>2</w:t>
      </w:r>
      <w:r w:rsidRPr="004C757A">
        <w:rPr>
          <w:rFonts w:ascii="Times New Roman" w:hAnsi="Times New Roman" w:cs="Times New Roman"/>
          <w:color w:val="000000" w:themeColor="text1"/>
          <w:lang w:val="en-CA"/>
        </w:rPr>
        <w:t xml:space="preserve">0 ˚C and colder, while the summers are usually hot and humid with temperatures </w:t>
      </w:r>
      <w:r w:rsidR="00DA0C5C" w:rsidRPr="004C757A">
        <w:rPr>
          <w:rFonts w:ascii="Times New Roman" w:hAnsi="Times New Roman" w:cs="Times New Roman"/>
          <w:color w:val="000000" w:themeColor="text1"/>
          <w:lang w:val="en-CA"/>
        </w:rPr>
        <w:t>sometimes exceeding 35</w:t>
      </w:r>
      <w:r w:rsidRPr="004C757A">
        <w:rPr>
          <w:rFonts w:ascii="Times New Roman" w:hAnsi="Times New Roman" w:cs="Times New Roman"/>
          <w:color w:val="000000" w:themeColor="text1"/>
          <w:lang w:val="en-CA"/>
        </w:rPr>
        <w:t xml:space="preserve"> ˚C </w:t>
      </w:r>
      <w:r w:rsidRPr="004C757A">
        <w:rPr>
          <w:rFonts w:ascii="Times New Roman" w:hAnsi="Times New Roman" w:cs="Times New Roman"/>
          <w:color w:val="000000" w:themeColor="text1"/>
          <w:lang w:val="en-CA"/>
        </w:rPr>
        <w:fldChar w:fldCharType="begin"/>
      </w:r>
      <w:r w:rsidRPr="004C757A">
        <w:rPr>
          <w:rFonts w:ascii="Times New Roman" w:hAnsi="Times New Roman" w:cs="Times New Roman"/>
          <w:color w:val="000000" w:themeColor="text1"/>
          <w:lang w:val="en-CA"/>
        </w:rPr>
        <w:instrText xml:space="preserve"> ADDIN ZOTERO_ITEM CSL_CITATION {"citationID":"z9KzKHNJ","properties":{"formattedCitation":"(McGill University, 2025)","plainCitation":"(McGill University, 2025)","noteIndex":0},"citationItems":[{"id":975,"uris":["http://zotero.org/users/16770306/items/CCR6FANZ"],"itemData":{"id":975,"type":"webpage","abstract":"Montréal summers are humid and range from warm to hot with an average temperature of 22-30 °C. Spring and fall can be mild, but prone to drastic temperature changes. Late season heat waves and even snowstorms in November and April are possible. Winter in Montréal usually brings cold, snowy, windy, and, at times, icy weather.    Average Temperatures Average Snowfall  Dressing Appropriately     Average Temperatures      DECEMBER (°C)  JANUARY (°C)  FEBRUARY (°C)  MARCH (°C)       Average: -5.6   Daily max: -2.3   Daily min: -8.9      Average: -8.9   Daily max: -5.4   Daily min: -12.4      Average: -7.2   Daily max: -3.7   Daily min: -10.6      Average: -1.2   Daily max: 2.4   Daily min: -4.8       Beware the “Wind Chill Factor” — temperatures can feel far lower than they are.   Average Snowfall      DECEMBER (CM)  JANUARY (CM)  FEBRUARY (CM)  MARCH (CM)     Monthly: 57.8  Days with snowfall: 12    Monthly: 45.9   Days with snowfall: 13.6      Monthly: 46.6   Days with snowfall: 11.1      Monthly: 36.8   Days with snowfall: 8.3         Dressing Appropriately  Things to consider:   Length of stay at McGill (exchange, 4-year/2-year program)  Budget (how much are you willing to spend)  Comfort over style   Boots ($65 - $200)   Look for waterproof boots, with rubber soles  Don’t forget about comfort  Deals for second-hand boots on Craigslist and Kijiji   Long Johns and thermals ($15)   Long underwear worn underneath regular clothing  Should be tight, but not restrictive   Can prevent the need to wear layers    Toques, gloves and scarves ($30 - $90)   You lose a majority of heat through your head!  Make sure ears are covered  Helps protect from winds  Consider waterproof over knit gloves   Winter jackets ($100 - $500)   The biggest and most important expense  Consider something that is puffy (real or synthetic down) and waterproof (at least water-resistant)  The higher the down count, the warmer the jacket  700 down count very high (thick, puffy jacket)    For more information about being \"winter ready\", take a look at ISS's Winter 101 presentation.","container-title":"International Student Services","language":"en","title":"Climate","URL":"https://www.mcgill.ca/internationalstudents/once-here/pre-arrival/pre-arrival-information/about-montreal/climate","author":[{"family":"McGill University","given":""}],"accessed":{"date-parts":[["2025",7,13]]},"issued":{"date-parts":[["2025"]]}}}],"schema":"https://github.com/citation-style-language/schema/raw/master/csl-citation.json"} </w:instrText>
      </w:r>
      <w:r w:rsidRPr="004C757A">
        <w:rPr>
          <w:rFonts w:ascii="Times New Roman" w:hAnsi="Times New Roman" w:cs="Times New Roman"/>
          <w:color w:val="000000" w:themeColor="text1"/>
          <w:lang w:val="en-CA"/>
        </w:rPr>
        <w:fldChar w:fldCharType="separate"/>
      </w:r>
      <w:r w:rsidRPr="004C757A">
        <w:rPr>
          <w:rFonts w:ascii="Times New Roman" w:hAnsi="Times New Roman" w:cs="Times New Roman"/>
          <w:color w:val="000000" w:themeColor="text1"/>
          <w:lang w:val="en-CA"/>
        </w:rPr>
        <w:t>(McGill University, 2025)</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  This research was conducted in three study sites (figure 1.1.) with varying levels of urbanization. Each site includes two release locations randomly assigned to the individuals. The first study site is at the McGill Bird Observatory (MBO), located on the western end of the island of Montreal (45˚25’51.</w:t>
      </w:r>
      <w:proofErr w:type="gramStart"/>
      <w:r w:rsidRPr="004C757A">
        <w:rPr>
          <w:rFonts w:ascii="Times New Roman" w:hAnsi="Times New Roman" w:cs="Times New Roman"/>
          <w:color w:val="000000" w:themeColor="text1"/>
          <w:lang w:val="en-CA"/>
        </w:rPr>
        <w:t>4”N</w:t>
      </w:r>
      <w:proofErr w:type="gramEnd"/>
      <w:r w:rsidRPr="004C757A">
        <w:rPr>
          <w:rFonts w:ascii="Times New Roman" w:hAnsi="Times New Roman" w:cs="Times New Roman"/>
          <w:color w:val="000000" w:themeColor="text1"/>
          <w:lang w:val="en-CA"/>
        </w:rPr>
        <w:t xml:space="preserve"> 73˚56’18.</w:t>
      </w:r>
      <w:proofErr w:type="gramStart"/>
      <w:r w:rsidRPr="004C757A">
        <w:rPr>
          <w:rFonts w:ascii="Times New Roman" w:hAnsi="Times New Roman" w:cs="Times New Roman"/>
          <w:color w:val="000000" w:themeColor="text1"/>
          <w:lang w:val="en-CA"/>
        </w:rPr>
        <w:t>5”W</w:t>
      </w:r>
      <w:proofErr w:type="gramEnd"/>
      <w:r w:rsidRPr="004C757A">
        <w:rPr>
          <w:rFonts w:ascii="Times New Roman" w:hAnsi="Times New Roman" w:cs="Times New Roman"/>
          <w:color w:val="000000" w:themeColor="text1"/>
          <w:lang w:val="en-CA"/>
        </w:rPr>
        <w:t>). The MBO is our least urban site, being part of the 30 km</w:t>
      </w:r>
      <w:r w:rsidRPr="004C757A">
        <w:rPr>
          <w:rFonts w:ascii="Times New Roman" w:hAnsi="Times New Roman" w:cs="Times New Roman"/>
          <w:color w:val="000000" w:themeColor="text1"/>
          <w:vertAlign w:val="superscript"/>
          <w:lang w:val="en-CA"/>
        </w:rPr>
        <w:t>2</w:t>
      </w:r>
      <w:r w:rsidRPr="004C757A">
        <w:rPr>
          <w:rFonts w:ascii="Times New Roman" w:hAnsi="Times New Roman" w:cs="Times New Roman"/>
          <w:color w:val="000000" w:themeColor="text1"/>
          <w:lang w:val="en-CA"/>
        </w:rPr>
        <w:t xml:space="preserve"> of the </w:t>
      </w:r>
      <w:r w:rsidRPr="004C757A">
        <w:rPr>
          <w:rFonts w:ascii="Times New Roman" w:hAnsi="Times New Roman" w:cs="Times New Roman"/>
          <w:i/>
          <w:color w:val="000000" w:themeColor="text1"/>
          <w:lang w:val="en-CA"/>
        </w:rPr>
        <w:t xml:space="preserve">Grand parc de </w:t>
      </w:r>
      <w:proofErr w:type="spellStart"/>
      <w:r w:rsidRPr="004C757A">
        <w:rPr>
          <w:rFonts w:ascii="Times New Roman" w:hAnsi="Times New Roman" w:cs="Times New Roman"/>
          <w:i/>
          <w:color w:val="000000" w:themeColor="text1"/>
          <w:lang w:val="en-CA"/>
        </w:rPr>
        <w:t>l’Ouest</w:t>
      </w:r>
      <w:proofErr w:type="spellEnd"/>
      <w:r w:rsidRPr="004C757A">
        <w:rPr>
          <w:rFonts w:ascii="Times New Roman" w:hAnsi="Times New Roman" w:cs="Times New Roman"/>
          <w:color w:val="000000" w:themeColor="text1"/>
          <w:lang w:val="en-CA"/>
        </w:rPr>
        <w:t xml:space="preserve">. The second study site is in the Town of Baie </w:t>
      </w:r>
      <w:proofErr w:type="spellStart"/>
      <w:r w:rsidRPr="004C757A">
        <w:rPr>
          <w:rFonts w:ascii="Times New Roman" w:hAnsi="Times New Roman" w:cs="Times New Roman"/>
          <w:color w:val="000000" w:themeColor="text1"/>
          <w:lang w:val="en-CA"/>
        </w:rPr>
        <w:t>d’Urfé</w:t>
      </w:r>
      <w:proofErr w:type="spellEnd"/>
      <w:r w:rsidRPr="004C757A">
        <w:rPr>
          <w:rFonts w:ascii="Times New Roman" w:hAnsi="Times New Roman" w:cs="Times New Roman"/>
          <w:color w:val="000000" w:themeColor="text1"/>
          <w:lang w:val="en-CA"/>
        </w:rPr>
        <w:t xml:space="preserve"> (BDU), serving as our suburban site (45˚24’39.</w:t>
      </w:r>
      <w:proofErr w:type="gramStart"/>
      <w:r w:rsidRPr="004C757A">
        <w:rPr>
          <w:rFonts w:ascii="Times New Roman" w:hAnsi="Times New Roman" w:cs="Times New Roman"/>
          <w:color w:val="000000" w:themeColor="text1"/>
          <w:lang w:val="en-CA"/>
        </w:rPr>
        <w:t>2”N</w:t>
      </w:r>
      <w:proofErr w:type="gramEnd"/>
      <w:r w:rsidRPr="004C757A">
        <w:rPr>
          <w:rFonts w:ascii="Times New Roman" w:hAnsi="Times New Roman" w:cs="Times New Roman"/>
          <w:color w:val="000000" w:themeColor="text1"/>
          <w:lang w:val="en-CA"/>
        </w:rPr>
        <w:t xml:space="preserve"> 73˚55’50.</w:t>
      </w:r>
      <w:proofErr w:type="gramStart"/>
      <w:r w:rsidRPr="004C757A">
        <w:rPr>
          <w:rFonts w:ascii="Times New Roman" w:hAnsi="Times New Roman" w:cs="Times New Roman"/>
          <w:color w:val="000000" w:themeColor="text1"/>
          <w:lang w:val="en-CA"/>
        </w:rPr>
        <w:t>0”W</w:t>
      </w:r>
      <w:proofErr w:type="gramEnd"/>
      <w:r w:rsidRPr="004C757A">
        <w:rPr>
          <w:rFonts w:ascii="Times New Roman" w:hAnsi="Times New Roman" w:cs="Times New Roman"/>
          <w:color w:val="000000" w:themeColor="text1"/>
          <w:lang w:val="en-CA"/>
        </w:rPr>
        <w:t>). The final study site is in the Notre-Dame-de-Grâce neighbourhood, serving as our dense urban location (45˚27’35.</w:t>
      </w:r>
      <w:proofErr w:type="gramStart"/>
      <w:r w:rsidRPr="004C757A">
        <w:rPr>
          <w:rFonts w:ascii="Times New Roman" w:hAnsi="Times New Roman" w:cs="Times New Roman"/>
          <w:color w:val="000000" w:themeColor="text1"/>
          <w:lang w:val="en-CA"/>
        </w:rPr>
        <w:t>7”N</w:t>
      </w:r>
      <w:proofErr w:type="gramEnd"/>
      <w:r w:rsidRPr="004C757A">
        <w:rPr>
          <w:rFonts w:ascii="Times New Roman" w:hAnsi="Times New Roman" w:cs="Times New Roman"/>
          <w:color w:val="000000" w:themeColor="text1"/>
          <w:lang w:val="en-CA"/>
        </w:rPr>
        <w:t xml:space="preserve"> 73˚38’30.</w:t>
      </w:r>
      <w:proofErr w:type="gramStart"/>
      <w:r w:rsidRPr="004C757A">
        <w:rPr>
          <w:rFonts w:ascii="Times New Roman" w:hAnsi="Times New Roman" w:cs="Times New Roman"/>
          <w:color w:val="000000" w:themeColor="text1"/>
          <w:lang w:val="en-CA"/>
        </w:rPr>
        <w:t>2”W</w:t>
      </w:r>
      <w:proofErr w:type="gramEnd"/>
      <w:r w:rsidRPr="004C757A">
        <w:rPr>
          <w:rFonts w:ascii="Times New Roman" w:hAnsi="Times New Roman" w:cs="Times New Roman"/>
          <w:color w:val="000000" w:themeColor="text1"/>
          <w:lang w:val="en-CA"/>
        </w:rPr>
        <w:t xml:space="preserve">). Because </w:t>
      </w:r>
      <w:r w:rsidR="005D42A3" w:rsidRPr="005D42A3">
        <w:rPr>
          <w:rFonts w:ascii="Times New Roman" w:hAnsi="Times New Roman" w:cs="Times New Roman"/>
          <w:i/>
          <w:iCs/>
          <w:color w:val="000000" w:themeColor="text1"/>
          <w:lang w:val="en-CA"/>
        </w:rPr>
        <w:t>C. cardinalis</w:t>
      </w:r>
      <w:r w:rsidRPr="004C757A">
        <w:rPr>
          <w:rFonts w:ascii="Times New Roman" w:hAnsi="Times New Roman" w:cs="Times New Roman"/>
          <w:color w:val="000000" w:themeColor="text1"/>
          <w:lang w:val="en-CA"/>
        </w:rPr>
        <w:t xml:space="preserve"> can be found in all three sites, we assumed that the translocated birds would be able to survive and thrive at each location.</w:t>
      </w:r>
    </w:p>
    <w:p w14:paraId="593AD370" w14:textId="77777777" w:rsidR="00C26338" w:rsidRPr="004C757A" w:rsidRDefault="00C26338" w:rsidP="00350C5D">
      <w:pPr>
        <w:autoSpaceDE w:val="0"/>
        <w:autoSpaceDN w:val="0"/>
        <w:adjustRightInd w:val="0"/>
        <w:spacing w:line="480" w:lineRule="auto"/>
        <w:rPr>
          <w:rFonts w:ascii="Times New Roman" w:hAnsi="Times New Roman" w:cs="Times New Roman"/>
          <w:noProof/>
          <w:color w:val="000000"/>
          <w:u w:color="000000"/>
          <w:lang w:val="en-CA"/>
        </w:rPr>
      </w:pPr>
      <w:r w:rsidRPr="004C757A">
        <w:rPr>
          <w:rFonts w:ascii="Times New Roman" w:hAnsi="Times New Roman" w:cs="Times New Roman"/>
          <w:b/>
          <w:bCs/>
          <w:color w:val="000000"/>
          <w:u w:color="000000"/>
          <w:lang w:val="en-CA"/>
        </w:rPr>
        <w:lastRenderedPageBreak/>
        <w:t xml:space="preserve"> </w:t>
      </w:r>
      <w:ins w:id="11" w:author="Anne-Marie Cousineau" w:date="2025-07-28T14:43:00Z" w16du:dateUtc="2025-07-28T18:43:00Z">
        <w:r w:rsidRPr="004C757A">
          <w:rPr>
            <w:rFonts w:ascii="Times New Roman" w:hAnsi="Times New Roman" w:cs="Times New Roman"/>
            <w:b/>
            <w:bCs/>
            <w:noProof/>
            <w:color w:val="000000"/>
            <w:u w:color="000000"/>
            <w:lang w:val="en-CA"/>
          </w:rPr>
          <w:drawing>
            <wp:inline distT="0" distB="0" distL="0" distR="0" wp14:anchorId="043A486C" wp14:editId="4AF90025">
              <wp:extent cx="5943600" cy="4568190"/>
              <wp:effectExtent l="12700" t="12700" r="12700" b="16510"/>
              <wp:docPr id="566552335"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52335" name="Picture 1" descr="A map of a city&#10;&#10;AI-generated content may be incorrect."/>
                      <pic:cNvPicPr/>
                    </pic:nvPicPr>
                    <pic:blipFill>
                      <a:blip r:embed="rId10"/>
                      <a:stretch>
                        <a:fillRect/>
                      </a:stretch>
                    </pic:blipFill>
                    <pic:spPr>
                      <a:xfrm>
                        <a:off x="0" y="0"/>
                        <a:ext cx="5943600" cy="4568190"/>
                      </a:xfrm>
                      <a:prstGeom prst="rect">
                        <a:avLst/>
                      </a:prstGeom>
                      <a:ln>
                        <a:solidFill>
                          <a:schemeClr val="tx1"/>
                        </a:solidFill>
                      </a:ln>
                    </pic:spPr>
                  </pic:pic>
                </a:graphicData>
              </a:graphic>
            </wp:inline>
          </w:drawing>
        </w:r>
      </w:ins>
    </w:p>
    <w:p w14:paraId="40CE4AA7" w14:textId="77777777" w:rsidR="00C26338" w:rsidRPr="004C757A" w:rsidRDefault="00C26338" w:rsidP="00350C5D">
      <w:pPr>
        <w:spacing w:line="480" w:lineRule="auto"/>
        <w:rPr>
          <w:rFonts w:ascii="Times New Roman" w:hAnsi="Times New Roman" w:cs="Times New Roman"/>
          <w:lang w:val="en-CA"/>
        </w:rPr>
      </w:pPr>
      <w:r w:rsidRPr="004C757A">
        <w:rPr>
          <w:rFonts w:ascii="Times New Roman" w:hAnsi="Times New Roman" w:cs="Times New Roman"/>
          <w:b/>
          <w:color w:val="000000" w:themeColor="text1"/>
          <w:lang w:val="en-CA"/>
        </w:rPr>
        <w:t xml:space="preserve">Figure 1.1. </w:t>
      </w:r>
      <w:r w:rsidRPr="004C757A">
        <w:rPr>
          <w:rFonts w:ascii="Times New Roman" w:hAnsi="Times New Roman" w:cs="Times New Roman"/>
          <w:color w:val="000000" w:themeColor="text1"/>
          <w:lang w:val="en-CA"/>
        </w:rPr>
        <w:t>Study locations on the Island of Montreal</w:t>
      </w:r>
      <w:r w:rsidRPr="004C757A">
        <w:rPr>
          <w:rFonts w:ascii="Times New Roman" w:hAnsi="Times New Roman" w:cs="Times New Roman"/>
          <w:b/>
          <w:color w:val="000000" w:themeColor="text1"/>
          <w:lang w:val="en-CA"/>
        </w:rPr>
        <w:t xml:space="preserve"> </w:t>
      </w:r>
      <w:r w:rsidRPr="004C757A">
        <w:rPr>
          <w:rFonts w:ascii="Times New Roman" w:hAnsi="Times New Roman" w:cs="Times New Roman"/>
          <w:color w:val="000000" w:themeColor="text1"/>
          <w:lang w:val="en-CA"/>
        </w:rPr>
        <w:t xml:space="preserve">A) The McGill Bird Observatory (MBO) served as the less urban location out of the three (2% of the area covered by streets and/or roads). It’s located in Sainte-Anne-de-Bellevue on the west side of the island. B) The residential area of Baie </w:t>
      </w:r>
      <w:proofErr w:type="spellStart"/>
      <w:r w:rsidRPr="004C757A">
        <w:rPr>
          <w:rFonts w:ascii="Times New Roman" w:hAnsi="Times New Roman" w:cs="Times New Roman"/>
          <w:color w:val="000000" w:themeColor="text1"/>
          <w:lang w:val="en-CA"/>
        </w:rPr>
        <w:t>d’Urfé</w:t>
      </w:r>
      <w:proofErr w:type="spellEnd"/>
      <w:r w:rsidRPr="004C757A">
        <w:rPr>
          <w:rFonts w:ascii="Times New Roman" w:hAnsi="Times New Roman" w:cs="Times New Roman"/>
          <w:color w:val="000000" w:themeColor="text1"/>
          <w:lang w:val="en-CA"/>
        </w:rPr>
        <w:t xml:space="preserve"> (BDU) served as an intermediately urbanized location (5% of the area covered by streets and/or roads). C) Concordia University (CON) in the Notre-Dame-de-Grâce neighbourhood served as the most urban location (13% of the area covered by streets and/or roads).</w:t>
      </w:r>
    </w:p>
    <w:p w14:paraId="4512AFC6" w14:textId="77777777" w:rsidR="00C26338" w:rsidRPr="004C757A" w:rsidRDefault="00C26338" w:rsidP="001B3327">
      <w:pPr>
        <w:spacing w:line="480" w:lineRule="auto"/>
        <w:rPr>
          <w:rFonts w:ascii="Times New Roman" w:hAnsi="Times New Roman" w:cs="Times New Roman"/>
          <w:lang w:val="en-CA"/>
        </w:rPr>
      </w:pPr>
      <w:r w:rsidRPr="004C757A">
        <w:rPr>
          <w:rFonts w:ascii="Times New Roman" w:hAnsi="Times New Roman" w:cs="Times New Roman"/>
          <w:lang w:val="en-CA"/>
        </w:rPr>
        <w:t>All translocation sites had a significantly different level of urbanization from one another (</w:t>
      </w:r>
      <w:r w:rsidRPr="004C757A">
        <w:rPr>
          <w:rFonts w:ascii="Times New Roman" w:hAnsi="Times New Roman" w:cs="Times New Roman"/>
          <w:i/>
          <w:iCs/>
          <w:lang w:val="en-CA"/>
        </w:rPr>
        <w:t>p</w:t>
      </w:r>
      <w:r w:rsidRPr="004C757A">
        <w:rPr>
          <w:rFonts w:ascii="Times New Roman" w:hAnsi="Times New Roman" w:cs="Times New Roman"/>
          <w:lang w:val="en-CA"/>
        </w:rPr>
        <w:t xml:space="preserve"> &lt; 0.001) based on population density data from the </w:t>
      </w:r>
      <w:proofErr w:type="spellStart"/>
      <w:r w:rsidRPr="004C757A">
        <w:rPr>
          <w:rFonts w:ascii="Times New Roman" w:hAnsi="Times New Roman" w:cs="Times New Roman"/>
          <w:lang w:val="en-CA"/>
        </w:rPr>
        <w:t>Cancensus</w:t>
      </w:r>
      <w:proofErr w:type="spellEnd"/>
      <w:r w:rsidRPr="004C757A">
        <w:rPr>
          <w:rFonts w:ascii="Times New Roman" w:hAnsi="Times New Roman" w:cs="Times New Roman"/>
          <w:lang w:val="en-CA"/>
        </w:rPr>
        <w:t xml:space="preserve"> packages, using census data from </w:t>
      </w:r>
      <w:r w:rsidRPr="004C757A">
        <w:rPr>
          <w:rFonts w:ascii="Times New Roman" w:hAnsi="Times New Roman" w:cs="Times New Roman"/>
          <w:lang w:val="en-CA"/>
        </w:rPr>
        <w:lastRenderedPageBreak/>
        <w:t xml:space="preserve">the Government of Canada for the year 2021. </w:t>
      </w:r>
      <w:r w:rsidRPr="004C757A">
        <w:rPr>
          <w:rFonts w:ascii="Times New Roman" w:hAnsi="Times New Roman" w:cs="Times New Roman"/>
          <w:color w:val="000000"/>
          <w:lang w:val="en-CA"/>
        </w:rPr>
        <w:t>All three sites are characterized by relatively high levels of green space compared to the broader urban context of Montreal. As such, this gradient does not fully capture the extent of urbanization present across the entire city and should be interpreted as a localized urbanization gradient within predominantly green neighbourhoods, rather than a representative cross-section of the full urban-rural continuum.</w:t>
      </w:r>
    </w:p>
    <w:p w14:paraId="78EE273A" w14:textId="77777777" w:rsidR="00C26338" w:rsidRPr="004C757A" w:rsidRDefault="00C26338" w:rsidP="00350C5D">
      <w:pPr>
        <w:pStyle w:val="Heading3"/>
        <w:spacing w:line="480" w:lineRule="auto"/>
        <w:rPr>
          <w:rFonts w:ascii="Times New Roman" w:hAnsi="Times New Roman" w:cs="Times New Roman"/>
          <w:color w:val="000000" w:themeColor="text1"/>
          <w:sz w:val="24"/>
          <w:szCs w:val="24"/>
          <w:u w:val="single"/>
          <w:lang w:val="en-CA"/>
        </w:rPr>
      </w:pPr>
      <w:bookmarkStart w:id="12" w:name="_Toc205543118"/>
      <w:r w:rsidRPr="004C757A">
        <w:rPr>
          <w:rFonts w:ascii="Times New Roman" w:hAnsi="Times New Roman" w:cs="Times New Roman"/>
          <w:color w:val="000000" w:themeColor="text1"/>
          <w:sz w:val="24"/>
          <w:szCs w:val="24"/>
          <w:u w:val="single"/>
          <w:lang w:val="en-CA"/>
        </w:rPr>
        <w:t>Radio tagging, banding &amp; translocation</w:t>
      </w:r>
      <w:bookmarkEnd w:id="12"/>
    </w:p>
    <w:p w14:paraId="6363D647" w14:textId="5AC73024" w:rsidR="00C26338" w:rsidRPr="004C757A" w:rsidRDefault="00C26338" w:rsidP="001B3327">
      <w:pPr>
        <w:autoSpaceDE w:val="0"/>
        <w:autoSpaceDN w:val="0"/>
        <w:adjustRightInd w:val="0"/>
        <w:spacing w:line="480" w:lineRule="auto"/>
        <w:rPr>
          <w:rFonts w:ascii="Times New Roman" w:hAnsi="Times New Roman" w:cs="Times New Roman"/>
          <w:color w:val="000000"/>
          <w:kern w:val="0"/>
          <w:lang w:val="en-US"/>
        </w:rPr>
      </w:pPr>
      <w:r w:rsidRPr="004C757A">
        <w:rPr>
          <w:rFonts w:ascii="Times New Roman" w:hAnsi="Times New Roman" w:cs="Times New Roman"/>
          <w:color w:val="000000"/>
          <w:u w:color="000000"/>
          <w:lang w:val="en-CA"/>
        </w:rPr>
        <w:t xml:space="preserve">We mist netted </w:t>
      </w:r>
      <w:r w:rsidR="00AE3859">
        <w:rPr>
          <w:rFonts w:ascii="Times New Roman" w:hAnsi="Times New Roman" w:cs="Times New Roman"/>
          <w:i/>
          <w:iCs/>
          <w:color w:val="000000"/>
          <w:u w:color="000000"/>
          <w:lang w:val="en-CA"/>
        </w:rPr>
        <w:t>C. cardinalis</w:t>
      </w:r>
      <w:r w:rsidRPr="004C757A">
        <w:rPr>
          <w:rFonts w:ascii="Times New Roman" w:hAnsi="Times New Roman" w:cs="Times New Roman"/>
          <w:color w:val="000000"/>
          <w:u w:color="000000"/>
          <w:lang w:val="en-CA"/>
        </w:rPr>
        <w:t xml:space="preserve"> (males and females) at the MBO during October and November of the year 2022, 2023 and 2024. The birds were intercepted using 30 mm Japanese Nylon nets and placed in small cotton bags to reduce stress before handling. As part of the migration monitoring being done at the MBO, we banded the cardinals with a numbered aluminum band. The individuals were sexed, aged, weighed, and randomly assigned to one of the six possible release sites for translocation by car. In addition to the aluminum band, we fitted the cardinals with a set of heat-sealed coloured plastic bands, each with a unique combination of colours. This allowed visual identification of the individuals without having to resort to a radio tag receiver. Each bird was equipped with a Lotek </w:t>
      </w:r>
      <w:proofErr w:type="spellStart"/>
      <w:r w:rsidRPr="004C757A">
        <w:rPr>
          <w:rFonts w:ascii="Times New Roman" w:hAnsi="Times New Roman" w:cs="Times New Roman"/>
          <w:color w:val="000000"/>
          <w:u w:color="000000"/>
          <w:lang w:val="en-CA"/>
        </w:rPr>
        <w:t>NanoTag</w:t>
      </w:r>
      <w:proofErr w:type="spellEnd"/>
      <w:r w:rsidRPr="004C757A">
        <w:rPr>
          <w:rFonts w:ascii="Times New Roman" w:hAnsi="Times New Roman" w:cs="Times New Roman"/>
          <w:color w:val="000000"/>
          <w:u w:color="000000"/>
          <w:lang w:val="en-CA"/>
        </w:rPr>
        <w:t xml:space="preserve"> (NTQB-2) weighing 0.8 grams, using soft elastics in a figure 8 harness configuration (the total weight of the tag, harness, and glue was less than 3% of the cardinals’ body weight). All the radio-tags were registered as part of the Motus Wildlife Tracking System </w:t>
      </w:r>
      <w:r w:rsidRPr="004C757A">
        <w:rPr>
          <w:rFonts w:ascii="Times New Roman" w:hAnsi="Times New Roman" w:cs="Times New Roman"/>
          <w:color w:val="000000"/>
          <w:u w:color="000000"/>
          <w:lang w:val="en-CA"/>
        </w:rPr>
        <w:fldChar w:fldCharType="begin"/>
      </w:r>
      <w:r w:rsidRPr="004C757A">
        <w:rPr>
          <w:rFonts w:ascii="Times New Roman" w:hAnsi="Times New Roman" w:cs="Times New Roman"/>
          <w:color w:val="000000"/>
          <w:u w:color="000000"/>
          <w:lang w:val="en-CA"/>
        </w:rPr>
        <w:instrText xml:space="preserve"> ADDIN ZOTERO_ITEM CSL_CITATION {"citationID":"hbetaAeq","properties":{"formattedCitation":"(Frei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Pr="004C757A">
        <w:rPr>
          <w:rFonts w:ascii="Times New Roman" w:hAnsi="Times New Roman" w:cs="Times New Roman"/>
          <w:color w:val="000000"/>
          <w:u w:color="000000"/>
          <w:lang w:val="en-CA"/>
        </w:rPr>
        <w:fldChar w:fldCharType="separate"/>
      </w:r>
      <w:r w:rsidRPr="004C757A">
        <w:rPr>
          <w:rFonts w:ascii="Times New Roman" w:hAnsi="Times New Roman" w:cs="Times New Roman"/>
          <w:noProof/>
          <w:color w:val="000000"/>
          <w:u w:color="000000"/>
          <w:lang w:val="en-CA"/>
        </w:rPr>
        <w:t>(Frei et al., 2024)</w:t>
      </w:r>
      <w:r w:rsidRPr="004C757A">
        <w:rPr>
          <w:rFonts w:ascii="Times New Roman" w:hAnsi="Times New Roman" w:cs="Times New Roman"/>
          <w:color w:val="000000"/>
          <w:u w:color="000000"/>
          <w:lang w:val="en-CA"/>
        </w:rPr>
        <w:fldChar w:fldCharType="end"/>
      </w:r>
      <w:r w:rsidRPr="004C757A">
        <w:rPr>
          <w:rFonts w:ascii="Times New Roman" w:hAnsi="Times New Roman" w:cs="Times New Roman"/>
          <w:color w:val="000000"/>
          <w:u w:color="000000"/>
          <w:lang w:val="en-CA"/>
        </w:rPr>
        <w:t xml:space="preserve">. </w:t>
      </w:r>
      <w:r w:rsidR="00AE3859">
        <w:rPr>
          <w:rFonts w:ascii="Times New Roman" w:hAnsi="Times New Roman" w:cs="Times New Roman"/>
          <w:i/>
          <w:iCs/>
          <w:color w:val="000000"/>
          <w:u w:color="000000"/>
          <w:lang w:val="en-CA"/>
        </w:rPr>
        <w:t>C. cardinalis</w:t>
      </w:r>
      <w:r w:rsidRPr="004C757A">
        <w:rPr>
          <w:rFonts w:ascii="Times New Roman" w:hAnsi="Times New Roman" w:cs="Times New Roman"/>
          <w:color w:val="000000"/>
          <w:u w:color="000000"/>
          <w:lang w:val="en-CA"/>
        </w:rPr>
        <w:t xml:space="preserve"> translocated to the MBO and BDU locations underwent a holding time of 45 minutes before release to standardize treatment amongst individuals. For the winter of the year 2022-2023 (winter 1), we were able to consistently track 20 birds at MBO, which served as a pilot winter to assess the feasibility of the project. During the winter of 2023-2024 (winter 2), a total of 45 birds were tagged and banded, with 15 individuals relocated to CON, 15 relocated to BDU and 15 relocated to MBO. In 2024-2025 </w:t>
      </w:r>
      <w:r w:rsidRPr="004C757A">
        <w:rPr>
          <w:rFonts w:ascii="Times New Roman" w:hAnsi="Times New Roman" w:cs="Times New Roman"/>
          <w:color w:val="000000"/>
          <w:u w:color="000000"/>
          <w:lang w:val="en-CA"/>
        </w:rPr>
        <w:lastRenderedPageBreak/>
        <w:t xml:space="preserve">(winter 3), a total of 42 birds were tagged and banded, with 5 individuals relocated to MBO, 16 individuals released in BDU and 21 individuals released at CON. </w:t>
      </w:r>
      <w:r w:rsidRPr="004C757A">
        <w:rPr>
          <w:rFonts w:ascii="Times New Roman" w:hAnsi="Times New Roman" w:cs="Times New Roman"/>
          <w:color w:val="000000"/>
          <w:kern w:val="0"/>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08204587" w14:textId="77777777" w:rsidR="00C26338" w:rsidRPr="004C757A" w:rsidRDefault="00C26338" w:rsidP="00350C5D">
      <w:pPr>
        <w:pStyle w:val="Heading3"/>
        <w:spacing w:line="480" w:lineRule="auto"/>
        <w:rPr>
          <w:rFonts w:ascii="Times New Roman" w:hAnsi="Times New Roman" w:cs="Times New Roman"/>
          <w:color w:val="000000" w:themeColor="text1"/>
          <w:sz w:val="24"/>
          <w:szCs w:val="24"/>
          <w:u w:val="single"/>
          <w:lang w:val="en-CA"/>
        </w:rPr>
      </w:pPr>
      <w:bookmarkStart w:id="13" w:name="_Toc205543119"/>
      <w:r w:rsidRPr="004C757A">
        <w:rPr>
          <w:rFonts w:ascii="Times New Roman" w:hAnsi="Times New Roman" w:cs="Times New Roman"/>
          <w:color w:val="000000" w:themeColor="text1"/>
          <w:sz w:val="24"/>
          <w:szCs w:val="24"/>
          <w:u w:val="single"/>
          <w:lang w:val="en-CA"/>
        </w:rPr>
        <w:t>Cardinal abundance and seasonal distribution</w:t>
      </w:r>
      <w:bookmarkEnd w:id="13"/>
    </w:p>
    <w:p w14:paraId="5917F674" w14:textId="22A633CC" w:rsidR="00C26338" w:rsidRPr="004C757A" w:rsidRDefault="00C26338" w:rsidP="001B3327">
      <w:pPr>
        <w:autoSpaceDE w:val="0"/>
        <w:autoSpaceDN w:val="0"/>
        <w:adjustRightInd w:val="0"/>
        <w:spacing w:line="480" w:lineRule="auto"/>
        <w:rPr>
          <w:rFonts w:ascii="Times New Roman" w:hAnsi="Times New Roman" w:cs="Times New Roman"/>
          <w:color w:val="000000"/>
          <w:u w:color="000000"/>
          <w:lang w:val="en-CA"/>
        </w:rPr>
      </w:pPr>
      <w:r w:rsidRPr="004C757A">
        <w:rPr>
          <w:rFonts w:ascii="Times New Roman" w:hAnsi="Times New Roman" w:cs="Times New Roman"/>
          <w:color w:val="000000"/>
          <w:u w:color="000000"/>
          <w:lang w:val="en-CA"/>
        </w:rPr>
        <w:t xml:space="preserve">To investigate the </w:t>
      </w:r>
      <w:r w:rsidR="00AE3859">
        <w:rPr>
          <w:rFonts w:ascii="Times New Roman" w:hAnsi="Times New Roman" w:cs="Times New Roman"/>
          <w:i/>
          <w:iCs/>
          <w:color w:val="000000"/>
          <w:u w:color="000000"/>
          <w:lang w:val="en-CA"/>
        </w:rPr>
        <w:t>C. cardinalis’</w:t>
      </w:r>
      <w:r w:rsidRPr="004C757A">
        <w:rPr>
          <w:rFonts w:ascii="Times New Roman" w:hAnsi="Times New Roman" w:cs="Times New Roman"/>
          <w:color w:val="000000"/>
          <w:u w:color="000000"/>
          <w:lang w:val="en-CA"/>
        </w:rPr>
        <w:t xml:space="preserve"> historical abundance in Quebec, Canada, we used data from the Audubon Christmas Bird Count, more specifically we extracted the number of cardinals recorded per party hours in the states of Maine, New York, New Hampshire and Vermont (United States), along with the data from Quebec (Canada) </w:t>
      </w:r>
      <w:r w:rsidRPr="004C757A">
        <w:rPr>
          <w:rFonts w:ascii="Times New Roman" w:hAnsi="Times New Roman" w:cs="Times New Roman"/>
          <w:color w:val="000000"/>
          <w:u w:color="000000"/>
          <w:lang w:val="en-CA"/>
        </w:rPr>
        <w:fldChar w:fldCharType="begin"/>
      </w:r>
      <w:r w:rsidRPr="004C757A">
        <w:rPr>
          <w:rFonts w:ascii="Times New Roman" w:hAnsi="Times New Roman" w:cs="Times New Roman"/>
          <w:color w:val="000000"/>
          <w:u w:color="000000"/>
          <w:lang w:val="en-CA"/>
        </w:rPr>
        <w:instrText xml:space="preserve"> ADDIN ZOTERO_ITEM CSL_CITATION {"citationID":"Hc9NMNYZ","properties":{"formattedCitation":"(National Audubon Society, 2015)","plainCitation":"(National Audubon Society, 2015)","noteIndex":0},"citationItems":[{"id":1253,"uris":["http://zotero.org/users/16770306/items/PQW9GB5B"],"itemData":{"id":1253,"type":"dataset","title":"The Christmas Bird Count Historical Results","URL":"https://www.audubon.org/community-science/christmas-bird-count","author":[{"family":"National Audubon Society","given":""}],"accessed":{"date-parts":[["2025",4,16]]},"issued":{"date-parts":[["2015"]]}}}],"schema":"https://github.com/citation-style-language/schema/raw/master/csl-citation.json"} </w:instrText>
      </w:r>
      <w:r w:rsidRPr="004C757A">
        <w:rPr>
          <w:rFonts w:ascii="Times New Roman" w:hAnsi="Times New Roman" w:cs="Times New Roman"/>
          <w:color w:val="000000"/>
          <w:u w:color="000000"/>
          <w:lang w:val="en-CA"/>
        </w:rPr>
        <w:fldChar w:fldCharType="separate"/>
      </w:r>
      <w:r w:rsidRPr="004C757A">
        <w:rPr>
          <w:rFonts w:ascii="Times New Roman" w:hAnsi="Times New Roman" w:cs="Times New Roman"/>
          <w:noProof/>
          <w:color w:val="000000"/>
          <w:u w:color="000000"/>
          <w:lang w:val="en-CA"/>
        </w:rPr>
        <w:t>(National Audubon Society, 2015)</w:t>
      </w:r>
      <w:r w:rsidRPr="004C757A">
        <w:rPr>
          <w:rFonts w:ascii="Times New Roman" w:hAnsi="Times New Roman" w:cs="Times New Roman"/>
          <w:color w:val="000000"/>
          <w:u w:color="000000"/>
          <w:lang w:val="en-CA"/>
        </w:rPr>
        <w:fldChar w:fldCharType="end"/>
      </w:r>
      <w:r w:rsidRPr="004C757A">
        <w:rPr>
          <w:rFonts w:ascii="Times New Roman" w:hAnsi="Times New Roman" w:cs="Times New Roman"/>
          <w:color w:val="000000"/>
          <w:u w:color="000000"/>
          <w:lang w:val="en-CA"/>
        </w:rPr>
        <w:t xml:space="preserve">. To examine seasonal variations in </w:t>
      </w:r>
      <w:r w:rsidR="00AE3859">
        <w:rPr>
          <w:rFonts w:ascii="Times New Roman" w:hAnsi="Times New Roman" w:cs="Times New Roman"/>
          <w:i/>
          <w:iCs/>
          <w:color w:val="000000"/>
          <w:u w:color="000000"/>
          <w:lang w:val="en-CA"/>
        </w:rPr>
        <w:t>C. cardinalis’</w:t>
      </w:r>
      <w:r w:rsidRPr="004C757A">
        <w:rPr>
          <w:rFonts w:ascii="Times New Roman" w:hAnsi="Times New Roman" w:cs="Times New Roman"/>
          <w:color w:val="000000"/>
          <w:u w:color="000000"/>
          <w:lang w:val="en-CA"/>
        </w:rPr>
        <w:t xml:space="preserve"> distribution, we used weekly abundance estimates from eBird data collected between 2009 and 2023, to generate a map of the birds’ distribution in summer (week of July 5</w:t>
      </w:r>
      <w:r w:rsidRPr="004C757A">
        <w:rPr>
          <w:rFonts w:ascii="Times New Roman" w:hAnsi="Times New Roman" w:cs="Times New Roman"/>
          <w:color w:val="000000"/>
          <w:u w:color="000000"/>
          <w:vertAlign w:val="superscript"/>
          <w:lang w:val="en-CA"/>
        </w:rPr>
        <w:t>th</w:t>
      </w:r>
      <w:r w:rsidRPr="004C757A">
        <w:rPr>
          <w:rFonts w:ascii="Times New Roman" w:hAnsi="Times New Roman" w:cs="Times New Roman"/>
          <w:color w:val="000000"/>
          <w:u w:color="000000"/>
          <w:lang w:val="en-CA"/>
        </w:rPr>
        <w:t>) and winter (week of December 27</w:t>
      </w:r>
      <w:r w:rsidRPr="004C757A">
        <w:rPr>
          <w:rFonts w:ascii="Times New Roman" w:hAnsi="Times New Roman" w:cs="Times New Roman"/>
          <w:color w:val="000000"/>
          <w:u w:color="000000"/>
          <w:vertAlign w:val="superscript"/>
          <w:lang w:val="en-CA"/>
        </w:rPr>
        <w:t>th</w:t>
      </w:r>
      <w:r w:rsidRPr="004C757A">
        <w:rPr>
          <w:rFonts w:ascii="Times New Roman" w:hAnsi="Times New Roman" w:cs="Times New Roman"/>
          <w:color w:val="000000"/>
          <w:u w:color="000000"/>
          <w:lang w:val="en-CA"/>
        </w:rPr>
        <w:t xml:space="preserve">) </w:t>
      </w:r>
      <w:r w:rsidRPr="004C757A">
        <w:rPr>
          <w:rFonts w:ascii="Times New Roman" w:hAnsi="Times New Roman" w:cs="Times New Roman"/>
          <w:color w:val="000000"/>
          <w:u w:color="000000"/>
          <w:lang w:val="en-CA"/>
        </w:rPr>
        <w:fldChar w:fldCharType="begin"/>
      </w:r>
      <w:r w:rsidRPr="004C757A">
        <w:rPr>
          <w:rFonts w:ascii="Times New Roman" w:hAnsi="Times New Roman" w:cs="Times New Roman"/>
          <w:color w:val="000000"/>
          <w:u w:color="000000"/>
          <w:lang w:val="en-CA"/>
        </w:rPr>
        <w:instrText xml:space="preserve"> ADDIN ZOTERO_ITEM CSL_CITATION {"citationID":"ErJfDodg","properties":{"formattedCitation":"(Fink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004C757A">
        <w:rPr>
          <w:rFonts w:ascii="Times New Roman" w:hAnsi="Times New Roman" w:cs="Times New Roman"/>
          <w:color w:val="000000"/>
          <w:u w:color="000000"/>
          <w:lang w:val="en-CA"/>
        </w:rPr>
        <w:fldChar w:fldCharType="separate"/>
      </w:r>
      <w:r w:rsidRPr="004C757A">
        <w:rPr>
          <w:rFonts w:ascii="Times New Roman" w:hAnsi="Times New Roman" w:cs="Times New Roman"/>
          <w:noProof/>
          <w:color w:val="000000"/>
          <w:u w:color="000000"/>
          <w:lang w:val="en-CA"/>
        </w:rPr>
        <w:t>(Fink et al., 2025)</w:t>
      </w:r>
      <w:r w:rsidRPr="004C757A">
        <w:rPr>
          <w:rFonts w:ascii="Times New Roman" w:hAnsi="Times New Roman" w:cs="Times New Roman"/>
          <w:color w:val="000000"/>
          <w:u w:color="000000"/>
          <w:lang w:val="en-CA"/>
        </w:rPr>
        <w:fldChar w:fldCharType="end"/>
      </w:r>
      <w:r w:rsidRPr="004C757A">
        <w:rPr>
          <w:rFonts w:ascii="Times New Roman" w:hAnsi="Times New Roman" w:cs="Times New Roman"/>
          <w:color w:val="000000"/>
          <w:u w:color="000000"/>
          <w:lang w:val="en-CA"/>
        </w:rPr>
        <w:t>.</w:t>
      </w:r>
    </w:p>
    <w:p w14:paraId="075692A4" w14:textId="77777777" w:rsidR="00C26338" w:rsidRPr="004C757A" w:rsidRDefault="00C26338" w:rsidP="00350C5D">
      <w:pPr>
        <w:pStyle w:val="Heading3"/>
        <w:spacing w:line="480" w:lineRule="auto"/>
        <w:rPr>
          <w:rFonts w:ascii="Times New Roman" w:hAnsi="Times New Roman" w:cs="Times New Roman"/>
          <w:color w:val="000000" w:themeColor="text1"/>
          <w:sz w:val="24"/>
          <w:szCs w:val="24"/>
          <w:u w:val="single"/>
          <w:lang w:val="en-CA"/>
        </w:rPr>
      </w:pPr>
      <w:bookmarkStart w:id="14" w:name="_Toc205543120"/>
      <w:r w:rsidRPr="004C757A">
        <w:rPr>
          <w:rFonts w:ascii="Times New Roman" w:hAnsi="Times New Roman" w:cs="Times New Roman"/>
          <w:color w:val="000000" w:themeColor="text1"/>
          <w:sz w:val="24"/>
          <w:szCs w:val="24"/>
          <w:u w:val="single"/>
          <w:lang w:val="en-CA"/>
        </w:rPr>
        <w:t>Non-breeding season tracking and home range estimations</w:t>
      </w:r>
      <w:bookmarkEnd w:id="14"/>
    </w:p>
    <w:p w14:paraId="1F445088" w14:textId="77777777" w:rsidR="00C26338" w:rsidRPr="004C757A" w:rsidRDefault="00C26338" w:rsidP="001B3327">
      <w:pPr>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During the first winter, only 2 automated receiver towers from the Motus network were deployed. The first tower is located at the MBO (4525’50.</w:t>
      </w:r>
      <w:proofErr w:type="gramStart"/>
      <w:r w:rsidRPr="004C757A">
        <w:rPr>
          <w:rFonts w:ascii="Times New Roman" w:hAnsi="Times New Roman" w:cs="Times New Roman"/>
          <w:color w:val="000000" w:themeColor="text1"/>
          <w:lang w:val="en-CA"/>
        </w:rPr>
        <w:t>4”N</w:t>
      </w:r>
      <w:proofErr w:type="gramEnd"/>
      <w:r w:rsidRPr="004C757A">
        <w:rPr>
          <w:rFonts w:ascii="Times New Roman" w:hAnsi="Times New Roman" w:cs="Times New Roman"/>
          <w:color w:val="000000" w:themeColor="text1"/>
          <w:lang w:val="en-CA"/>
        </w:rPr>
        <w:t xml:space="preserve"> 73˚56’18.</w:t>
      </w:r>
      <w:proofErr w:type="gramStart"/>
      <w:r w:rsidRPr="004C757A">
        <w:rPr>
          <w:rFonts w:ascii="Times New Roman" w:hAnsi="Times New Roman" w:cs="Times New Roman"/>
          <w:color w:val="000000" w:themeColor="text1"/>
          <w:lang w:val="en-CA"/>
        </w:rPr>
        <w:t>6”W</w:t>
      </w:r>
      <w:proofErr w:type="gramEnd"/>
      <w:r w:rsidRPr="004C757A">
        <w:rPr>
          <w:rFonts w:ascii="Times New Roman" w:hAnsi="Times New Roman" w:cs="Times New Roman"/>
          <w:color w:val="000000" w:themeColor="text1"/>
          <w:lang w:val="en-CA"/>
        </w:rPr>
        <w:t>), while the second tower is located on top of a faculty building at McGill University’s Macdonald campus (45˚24’28.</w:t>
      </w:r>
      <w:proofErr w:type="gramStart"/>
      <w:r w:rsidRPr="004C757A">
        <w:rPr>
          <w:rFonts w:ascii="Times New Roman" w:hAnsi="Times New Roman" w:cs="Times New Roman"/>
          <w:color w:val="000000" w:themeColor="text1"/>
          <w:lang w:val="en-CA"/>
        </w:rPr>
        <w:t>3”N</w:t>
      </w:r>
      <w:proofErr w:type="gramEnd"/>
      <w:r w:rsidRPr="004C757A">
        <w:rPr>
          <w:rFonts w:ascii="Times New Roman" w:hAnsi="Times New Roman" w:cs="Times New Roman"/>
          <w:color w:val="000000" w:themeColor="text1"/>
          <w:lang w:val="en-CA"/>
        </w:rPr>
        <w:t xml:space="preserve"> 73˚56’20.</w:t>
      </w:r>
      <w:proofErr w:type="gramStart"/>
      <w:r w:rsidRPr="004C757A">
        <w:rPr>
          <w:rFonts w:ascii="Times New Roman" w:hAnsi="Times New Roman" w:cs="Times New Roman"/>
          <w:color w:val="000000" w:themeColor="text1"/>
          <w:lang w:val="en-CA"/>
        </w:rPr>
        <w:t>3”W</w:t>
      </w:r>
      <w:proofErr w:type="gramEnd"/>
      <w:r w:rsidRPr="004C757A">
        <w:rPr>
          <w:rFonts w:ascii="Times New Roman" w:hAnsi="Times New Roman" w:cs="Times New Roman"/>
          <w:color w:val="000000" w:themeColor="text1"/>
          <w:lang w:val="en-CA"/>
        </w:rPr>
        <w:t>). For the second winter, those two towers were also used for continuous data location, with the addition of a third temporary receiver tower that we installed in BDU (45˚24’39.</w:t>
      </w:r>
      <w:proofErr w:type="gramStart"/>
      <w:r w:rsidRPr="004C757A">
        <w:rPr>
          <w:rFonts w:ascii="Times New Roman" w:hAnsi="Times New Roman" w:cs="Times New Roman"/>
          <w:color w:val="000000" w:themeColor="text1"/>
          <w:lang w:val="en-CA"/>
        </w:rPr>
        <w:t>3”N</w:t>
      </w:r>
      <w:proofErr w:type="gramEnd"/>
      <w:r w:rsidRPr="004C757A">
        <w:rPr>
          <w:rFonts w:ascii="Times New Roman" w:hAnsi="Times New Roman" w:cs="Times New Roman"/>
          <w:color w:val="000000" w:themeColor="text1"/>
          <w:lang w:val="en-CA"/>
        </w:rPr>
        <w:t xml:space="preserve"> 73˚55’48.</w:t>
      </w:r>
      <w:proofErr w:type="gramStart"/>
      <w:r w:rsidRPr="004C757A">
        <w:rPr>
          <w:rFonts w:ascii="Times New Roman" w:hAnsi="Times New Roman" w:cs="Times New Roman"/>
          <w:color w:val="000000" w:themeColor="text1"/>
          <w:lang w:val="en-CA"/>
        </w:rPr>
        <w:t>3”W</w:t>
      </w:r>
      <w:proofErr w:type="gramEnd"/>
      <w:r w:rsidRPr="004C757A">
        <w:rPr>
          <w:rFonts w:ascii="Times New Roman" w:hAnsi="Times New Roman" w:cs="Times New Roman"/>
          <w:color w:val="000000" w:themeColor="text1"/>
          <w:lang w:val="en-CA"/>
        </w:rPr>
        <w:t>). Finally, during the third winter, a fourth, permanent Motus tower was installed on top of a building at Concordia University’s Loyola campus location (45˚27’32.</w:t>
      </w:r>
      <w:proofErr w:type="gramStart"/>
      <w:r w:rsidRPr="004C757A">
        <w:rPr>
          <w:rFonts w:ascii="Times New Roman" w:hAnsi="Times New Roman" w:cs="Times New Roman"/>
          <w:color w:val="000000" w:themeColor="text1"/>
          <w:lang w:val="en-CA"/>
        </w:rPr>
        <w:t>6”N</w:t>
      </w:r>
      <w:proofErr w:type="gramEnd"/>
      <w:r w:rsidRPr="004C757A">
        <w:rPr>
          <w:rFonts w:ascii="Times New Roman" w:hAnsi="Times New Roman" w:cs="Times New Roman"/>
          <w:color w:val="000000" w:themeColor="text1"/>
          <w:lang w:val="en-CA"/>
        </w:rPr>
        <w:t xml:space="preserve"> 73˚38’30.</w:t>
      </w:r>
      <w:proofErr w:type="gramStart"/>
      <w:r w:rsidRPr="004C757A">
        <w:rPr>
          <w:rFonts w:ascii="Times New Roman" w:hAnsi="Times New Roman" w:cs="Times New Roman"/>
          <w:color w:val="000000" w:themeColor="text1"/>
          <w:lang w:val="en-CA"/>
        </w:rPr>
        <w:t>2”W</w:t>
      </w:r>
      <w:proofErr w:type="gramEnd"/>
      <w:r w:rsidRPr="004C757A">
        <w:rPr>
          <w:rFonts w:ascii="Times New Roman" w:hAnsi="Times New Roman" w:cs="Times New Roman"/>
          <w:color w:val="000000" w:themeColor="text1"/>
          <w:lang w:val="en-CA"/>
        </w:rPr>
        <w:t xml:space="preserve">). We conducted manual radio tracking of </w:t>
      </w:r>
      <w:proofErr w:type="gramStart"/>
      <w:r w:rsidRPr="004C757A">
        <w:rPr>
          <w:rFonts w:ascii="Times New Roman" w:hAnsi="Times New Roman" w:cs="Times New Roman"/>
          <w:color w:val="000000" w:themeColor="text1"/>
          <w:lang w:val="en-CA"/>
        </w:rPr>
        <w:t>each individual</w:t>
      </w:r>
      <w:proofErr w:type="gramEnd"/>
      <w:r w:rsidRPr="004C757A">
        <w:rPr>
          <w:rFonts w:ascii="Times New Roman" w:hAnsi="Times New Roman" w:cs="Times New Roman"/>
          <w:color w:val="000000" w:themeColor="text1"/>
          <w:lang w:val="en-CA"/>
        </w:rPr>
        <w:t xml:space="preserve"> as often as possible (approximately once or twice a week) between the months of October and </w:t>
      </w:r>
      <w:r w:rsidRPr="004C757A">
        <w:rPr>
          <w:rFonts w:ascii="Times New Roman" w:hAnsi="Times New Roman" w:cs="Times New Roman"/>
          <w:color w:val="000000" w:themeColor="text1"/>
          <w:lang w:val="en-CA"/>
        </w:rPr>
        <w:lastRenderedPageBreak/>
        <w:t xml:space="preserve">May using a set of portable receivers and antennae. Trackers would cover as much ground as possible at each study location with the goal of recording at least one GPS location for </w:t>
      </w:r>
      <w:proofErr w:type="gramStart"/>
      <w:r w:rsidRPr="004C757A">
        <w:rPr>
          <w:rFonts w:ascii="Times New Roman" w:hAnsi="Times New Roman" w:cs="Times New Roman"/>
          <w:color w:val="000000" w:themeColor="text1"/>
          <w:lang w:val="en-CA"/>
        </w:rPr>
        <w:t>each individual</w:t>
      </w:r>
      <w:proofErr w:type="gramEnd"/>
      <w:r w:rsidRPr="004C757A">
        <w:rPr>
          <w:rFonts w:ascii="Times New Roman" w:hAnsi="Times New Roman" w:cs="Times New Roman"/>
          <w:color w:val="000000" w:themeColor="text1"/>
          <w:lang w:val="en-CA"/>
        </w:rPr>
        <w:t xml:space="preserve"> per week using a Garmin ETREX 22x GPS. The portable receivers were either Lotek’s SRX800 or SRX1200. They were operated by setting the frequency to 166.380 MHz (Motus tags’ frequency for the Western hemisphere) and using both the gain and the signal strength to get as close as possible to the tagged individuals. 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cardinal’s tag, the tracker moves toward the direction with the strongest signal. Once a threshold of 150 dB (SRX800) or 200 dB (SRX1200) is attained, the trackers then lower the gain by 10 and repeat this process until they reach the tagged individual. The trackers only record a GPS point if the signal strength is 150 or 200 dB, with a gain of 40 or less (the bird is considered close enough when those conditions are met).</w:t>
      </w:r>
    </w:p>
    <w:p w14:paraId="1AD238AA" w14:textId="5FBF6954" w:rsidR="00C26338" w:rsidRPr="004C757A" w:rsidRDefault="00C26338" w:rsidP="00150204">
      <w:pPr>
        <w:spacing w:line="480" w:lineRule="auto"/>
        <w:rPr>
          <w:rFonts w:ascii="Times New Roman" w:hAnsi="Times New Roman" w:cs="Times New Roman"/>
          <w:color w:val="000000" w:themeColor="text1"/>
          <w:lang w:val="en-CA"/>
        </w:rPr>
      </w:pPr>
      <w:r w:rsidRPr="004C757A">
        <w:rPr>
          <w:rFonts w:ascii="Times New Roman" w:hAnsi="Times New Roman" w:cs="Times New Roman"/>
          <w:color w:val="000000" w:themeColor="text1"/>
          <w:lang w:val="en-CA"/>
        </w:rPr>
        <w:t xml:space="preserve">For all three study sites, we calculated the average home range size using the Kernel Density Estimation (KDE), a non-parametric way to estimate the probability density function of a </w:t>
      </w:r>
      <w:r w:rsidRPr="004C757A">
        <w:rPr>
          <w:rFonts w:ascii="Times New Roman" w:hAnsi="Times New Roman" w:cs="Times New Roman"/>
          <w:color w:val="000000" w:themeColor="text1"/>
          <w:lang w:val="en-CA"/>
        </w:rPr>
        <w:lastRenderedPageBreak/>
        <w:t xml:space="preserve">random variable based on a finite data sample (in the present case, </w:t>
      </w:r>
      <w:r w:rsidR="00296F77">
        <w:rPr>
          <w:rFonts w:ascii="Times New Roman" w:hAnsi="Times New Roman" w:cs="Times New Roman"/>
          <w:i/>
          <w:iCs/>
          <w:color w:val="000000" w:themeColor="text1"/>
          <w:lang w:val="en-CA"/>
        </w:rPr>
        <w:t xml:space="preserve">C. cardinalis </w:t>
      </w:r>
      <w:r w:rsidRPr="004C757A">
        <w:rPr>
          <w:rFonts w:ascii="Times New Roman" w:hAnsi="Times New Roman" w:cs="Times New Roman"/>
          <w:color w:val="000000" w:themeColor="text1"/>
          <w:lang w:val="en-CA"/>
        </w:rPr>
        <w:t>GPS location recorded in the field)</w:t>
      </w:r>
      <w:r w:rsidR="00A81940" w:rsidRPr="004C757A">
        <w:rPr>
          <w:rFonts w:ascii="Times New Roman" w:hAnsi="Times New Roman" w:cs="Times New Roman"/>
          <w:color w:val="000000" w:themeColor="text1"/>
          <w:lang w:val="en-CA"/>
        </w:rPr>
        <w:t xml:space="preserve"> </w:t>
      </w:r>
      <w:r w:rsidR="00A81940" w:rsidRPr="004C757A">
        <w:rPr>
          <w:rFonts w:ascii="Times New Roman" w:hAnsi="Times New Roman" w:cs="Times New Roman"/>
          <w:color w:val="000000" w:themeColor="text1"/>
          <w:lang w:val="en-CA"/>
        </w:rPr>
        <w:fldChar w:fldCharType="begin"/>
      </w:r>
      <w:r w:rsidR="00A81940" w:rsidRPr="004C757A">
        <w:rPr>
          <w:rFonts w:ascii="Times New Roman" w:hAnsi="Times New Roman" w:cs="Times New Roman"/>
          <w:color w:val="000000" w:themeColor="text1"/>
          <w:lang w:val="en-CA"/>
        </w:rPr>
        <w:instrText xml:space="preserve"> ADDIN ZOTERO_ITEM CSL_CITATION {"citationID":"L6frm9Yy","properties":{"formattedCitation":"(Calenge, 2024)","plainCitation":"(Calenge, 2024)","noteIndex":0},"citationItems":[{"id":1261,"uris":["http://zotero.org/users/16770306/items/X2LJQ5IN"],"itemData":{"id":1261,"type":"software","note":"R package version 0.4.22","title":"adehabitatHR: Home Range Estimation","author":[{"family":"Calenge","given":"Clement"}],"issued":{"date-parts":[["2024"]]}}}],"schema":"https://github.com/citation-style-language/schema/raw/master/csl-citation.json"} </w:instrText>
      </w:r>
      <w:r w:rsidR="00A81940" w:rsidRPr="004C757A">
        <w:rPr>
          <w:rFonts w:ascii="Times New Roman" w:hAnsi="Times New Roman" w:cs="Times New Roman"/>
          <w:color w:val="000000" w:themeColor="text1"/>
          <w:lang w:val="en-CA"/>
        </w:rPr>
        <w:fldChar w:fldCharType="separate"/>
      </w:r>
      <w:r w:rsidR="00A81940" w:rsidRPr="004C757A">
        <w:rPr>
          <w:rFonts w:ascii="Times New Roman" w:hAnsi="Times New Roman" w:cs="Times New Roman"/>
          <w:noProof/>
          <w:color w:val="000000" w:themeColor="text1"/>
          <w:lang w:val="en-CA"/>
        </w:rPr>
        <w:t>(Calenge, 2024)</w:t>
      </w:r>
      <w:r w:rsidR="00A81940"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p>
    <w:p w14:paraId="0DD4A1A2" w14:textId="77777777" w:rsidR="00C26338" w:rsidRPr="004C757A" w:rsidRDefault="00C26338" w:rsidP="00350C5D">
      <w:pPr>
        <w:spacing w:line="480" w:lineRule="auto"/>
        <w:rPr>
          <w:rFonts w:ascii="Times New Roman" w:eastAsiaTheme="minorEastAsia" w:hAnsi="Times New Roman" w:cs="Times New Roman"/>
          <w:color w:val="000000" w:themeColor="text1"/>
          <w:lang w:val="en-CA"/>
        </w:rPr>
      </w:pPr>
      <m:oMathPara>
        <m:oMath>
          <m:r>
            <w:rPr>
              <w:rFonts w:ascii="Cambria Math" w:hAnsi="Cambria Math" w:cs="Times New Roman"/>
              <w:color w:val="000000" w:themeColor="text1"/>
              <w:lang w:val="en-CA"/>
            </w:rPr>
            <m:t>K</m:t>
          </m:r>
          <m:d>
            <m:dPr>
              <m:ctrlPr>
                <w:rPr>
                  <w:rFonts w:ascii="Cambria Math" w:hAnsi="Cambria Math" w:cs="Times New Roman"/>
                  <w:i/>
                  <w:color w:val="000000" w:themeColor="text1"/>
                  <w:lang w:val="en-CA"/>
                </w:rPr>
              </m:ctrlPr>
            </m:dPr>
            <m:e>
              <m:r>
                <w:rPr>
                  <w:rFonts w:ascii="Cambria Math" w:hAnsi="Cambria Math" w:cs="Times New Roman"/>
                  <w:color w:val="000000" w:themeColor="text1"/>
                  <w:lang w:val="en-CA"/>
                </w:rPr>
                <m:t>u</m:t>
              </m:r>
            </m:e>
          </m:d>
          <m:r>
            <w:rPr>
              <w:rFonts w:ascii="Cambria Math" w:hAnsi="Cambria Math" w:cs="Times New Roman"/>
              <w:color w:val="000000" w:themeColor="text1"/>
              <w:lang w:val="en-CA"/>
            </w:rPr>
            <m:t xml:space="preserve">= </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ad>
                <m:radPr>
                  <m:degHide m:val="1"/>
                  <m:ctrlPr>
                    <w:rPr>
                      <w:rFonts w:ascii="Cambria Math" w:hAnsi="Cambria Math" w:cs="Times New Roman"/>
                      <w:i/>
                      <w:color w:val="000000" w:themeColor="text1"/>
                      <w:lang w:val="en-CA"/>
                    </w:rPr>
                  </m:ctrlPr>
                </m:radPr>
                <m:deg/>
                <m:e>
                  <m:r>
                    <w:rPr>
                      <w:rFonts w:ascii="Cambria Math" w:hAnsi="Cambria Math" w:cs="Times New Roman"/>
                      <w:color w:val="000000" w:themeColor="text1"/>
                      <w:lang w:val="en-CA"/>
                    </w:rPr>
                    <m:t>2π</m:t>
                  </m:r>
                </m:e>
              </m:rad>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e</m:t>
              </m:r>
            </m:e>
            <m:sup>
              <m:r>
                <w:rPr>
                  <w:rFonts w:ascii="Cambria Math" w:hAnsi="Cambria Math" w:cs="Times New Roman"/>
                  <w:color w:val="000000" w:themeColor="text1"/>
                  <w:lang w:val="en-CA"/>
                </w:rPr>
                <m:t>-</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
                    <w:rPr>
                      <w:rFonts w:ascii="Cambria Math" w:hAnsi="Cambria Math" w:cs="Times New Roman"/>
                      <w:color w:val="000000" w:themeColor="text1"/>
                      <w:lang w:val="en-CA"/>
                    </w:rPr>
                    <m:t>2</m:t>
                  </m:r>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u</m:t>
                  </m:r>
                </m:e>
                <m:sup>
                  <m:r>
                    <w:rPr>
                      <w:rFonts w:ascii="Cambria Math" w:hAnsi="Cambria Math" w:cs="Times New Roman"/>
                      <w:color w:val="000000" w:themeColor="text1"/>
                      <w:lang w:val="en-CA"/>
                    </w:rPr>
                    <m:t>2</m:t>
                  </m:r>
                </m:sup>
              </m:sSup>
            </m:sup>
          </m:sSup>
        </m:oMath>
      </m:oMathPara>
    </w:p>
    <w:p w14:paraId="31498F75" w14:textId="77777777" w:rsidR="00C26338" w:rsidRPr="004C757A" w:rsidRDefault="00C26338" w:rsidP="00350C5D">
      <w:pPr>
        <w:spacing w:line="480" w:lineRule="auto"/>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color w:val="000000" w:themeColor="text1"/>
          <w:lang w:val="en-CA"/>
        </w:rPr>
        <w:t>Where:</w:t>
      </w:r>
    </w:p>
    <w:p w14:paraId="6E11398B" w14:textId="77777777" w:rsidR="00C26338" w:rsidRPr="004C757A" w:rsidRDefault="00C26338" w:rsidP="00350C5D">
      <w:pPr>
        <w:spacing w:line="480" w:lineRule="auto"/>
        <w:rPr>
          <w:rFonts w:ascii="Times New Roman" w:eastAsiaTheme="minorEastAsia" w:hAnsi="Times New Roman" w:cs="Times New Roman"/>
          <w:color w:val="000000" w:themeColor="text1"/>
          <w:lang w:val="en-CA"/>
        </w:rPr>
      </w:pPr>
      <m:oMath>
        <m:r>
          <w:rPr>
            <w:rFonts w:ascii="Cambria Math" w:hAnsi="Cambria Math" w:cs="Times New Roman"/>
            <w:color w:val="000000" w:themeColor="text1"/>
            <w:lang w:val="en-CA"/>
          </w:rPr>
          <m:t>K(u)</m:t>
        </m:r>
      </m:oMath>
      <w:r w:rsidRPr="004C757A">
        <w:rPr>
          <w:rFonts w:ascii="Times New Roman" w:eastAsiaTheme="minorEastAsia" w:hAnsi="Times New Roman" w:cs="Times New Roman"/>
          <w:color w:val="000000" w:themeColor="text1"/>
          <w:lang w:val="en-CA"/>
        </w:rPr>
        <w:t xml:space="preserve"> is the kernel function evaluated at </w:t>
      </w:r>
      <w:r w:rsidRPr="004C757A">
        <w:rPr>
          <w:rFonts w:ascii="Times New Roman" w:eastAsiaTheme="minorEastAsia" w:hAnsi="Times New Roman" w:cs="Times New Roman"/>
          <w:i/>
          <w:iCs/>
          <w:color w:val="000000" w:themeColor="text1"/>
          <w:lang w:val="en-CA"/>
        </w:rPr>
        <w:t>u</w:t>
      </w:r>
      <w:r w:rsidRPr="004C757A">
        <w:rPr>
          <w:rFonts w:ascii="Times New Roman" w:eastAsiaTheme="minorEastAsia" w:hAnsi="Times New Roman" w:cs="Times New Roman"/>
          <w:color w:val="000000" w:themeColor="text1"/>
          <w:lang w:val="en-CA"/>
        </w:rPr>
        <w:t>, providing the weight assigned to a data point based on its distance to the target location.</w:t>
      </w:r>
    </w:p>
    <w:p w14:paraId="25D9729F" w14:textId="77777777" w:rsidR="00C26338" w:rsidRPr="004C757A" w:rsidRDefault="00C26338" w:rsidP="00350C5D">
      <w:pPr>
        <w:spacing w:line="480" w:lineRule="auto"/>
        <w:rPr>
          <w:rFonts w:ascii="Times New Roman" w:eastAsiaTheme="minorEastAsia" w:hAnsi="Times New Roman" w:cs="Times New Roman"/>
          <w:color w:val="000000" w:themeColor="text1"/>
          <w:lang w:val="en-CA"/>
        </w:rPr>
      </w:pPr>
      <m:oMath>
        <m:r>
          <w:rPr>
            <w:rFonts w:ascii="Cambria Math" w:eastAsiaTheme="minorEastAsia" w:hAnsi="Cambria Math" w:cs="Times New Roman"/>
            <w:color w:val="000000" w:themeColor="text1"/>
            <w:lang w:val="en-CA"/>
          </w:rPr>
          <m:t xml:space="preserve">u= </m:t>
        </m:r>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x-</m:t>
            </m:r>
            <m:sSub>
              <m:sSubPr>
                <m:ctrlPr>
                  <w:rPr>
                    <w:rFonts w:ascii="Cambria Math" w:eastAsiaTheme="minorEastAsia" w:hAnsi="Cambria Math" w:cs="Times New Roman"/>
                    <w:i/>
                    <w:color w:val="000000" w:themeColor="text1"/>
                    <w:lang w:val="en-CA"/>
                  </w:rPr>
                </m:ctrlPr>
              </m:sSubPr>
              <m:e>
                <m:r>
                  <w:rPr>
                    <w:rFonts w:ascii="Cambria Math" w:eastAsiaTheme="minorEastAsia" w:hAnsi="Cambria Math" w:cs="Times New Roman"/>
                    <w:color w:val="000000" w:themeColor="text1"/>
                    <w:lang w:val="en-CA"/>
                  </w:rPr>
                  <m:t>x</m:t>
                </m:r>
              </m:e>
              <m:sub>
                <m:r>
                  <w:rPr>
                    <w:rFonts w:ascii="Cambria Math" w:eastAsiaTheme="minorEastAsia" w:hAnsi="Cambria Math" w:cs="Times New Roman"/>
                    <w:color w:val="000000" w:themeColor="text1"/>
                    <w:lang w:val="en-CA"/>
                  </w:rPr>
                  <m:t>i</m:t>
                </m:r>
              </m:sub>
            </m:sSub>
          </m:num>
          <m:den>
            <m:r>
              <w:rPr>
                <w:rFonts w:ascii="Cambria Math" w:eastAsiaTheme="minorEastAsia" w:hAnsi="Cambria Math" w:cs="Times New Roman"/>
                <w:color w:val="000000" w:themeColor="text1"/>
                <w:lang w:val="en-CA"/>
              </w:rPr>
              <m:t>h</m:t>
            </m:r>
          </m:den>
        </m:f>
      </m:oMath>
      <w:r w:rsidRPr="004C757A">
        <w:rPr>
          <w:rFonts w:ascii="Times New Roman" w:eastAsiaTheme="minorEastAsia" w:hAnsi="Times New Roman" w:cs="Times New Roman"/>
          <w:color w:val="000000" w:themeColor="text1"/>
          <w:lang w:val="en-CA"/>
        </w:rPr>
        <w:t xml:space="preserve"> is the standardized distance between the location </w:t>
      </w:r>
      <w:r w:rsidRPr="004C757A">
        <w:rPr>
          <w:rFonts w:ascii="Times New Roman" w:eastAsiaTheme="minorEastAsia" w:hAnsi="Times New Roman" w:cs="Times New Roman"/>
          <w:i/>
          <w:iCs/>
          <w:color w:val="000000" w:themeColor="text1"/>
          <w:lang w:val="en-CA"/>
        </w:rPr>
        <w:t>x</w:t>
      </w:r>
      <w:r w:rsidRPr="004C757A">
        <w:rPr>
          <w:rFonts w:ascii="Times New Roman" w:eastAsiaTheme="minorEastAsia" w:hAnsi="Times New Roman" w:cs="Times New Roman"/>
          <w:color w:val="000000" w:themeColor="text1"/>
          <w:lang w:val="en-CA"/>
        </w:rPr>
        <w:t xml:space="preserve"> (where the density is being estimated) and the observed data point </w:t>
      </w:r>
      <w:r w:rsidRPr="004C757A">
        <w:rPr>
          <w:rFonts w:ascii="Times New Roman" w:eastAsiaTheme="minorEastAsia" w:hAnsi="Times New Roman" w:cs="Times New Roman"/>
          <w:i/>
          <w:iCs/>
          <w:color w:val="000000" w:themeColor="text1"/>
          <w:lang w:val="en-CA"/>
        </w:rPr>
        <w:t>x</w:t>
      </w:r>
      <w:r w:rsidRPr="004C757A">
        <w:rPr>
          <w:rFonts w:ascii="Times New Roman" w:eastAsiaTheme="minorEastAsia" w:hAnsi="Times New Roman" w:cs="Times New Roman"/>
          <w:i/>
          <w:iCs/>
          <w:color w:val="000000" w:themeColor="text1"/>
          <w:vertAlign w:val="subscript"/>
          <w:lang w:val="en-CA"/>
        </w:rPr>
        <w:t>i</w:t>
      </w:r>
      <w:r w:rsidRPr="004C757A">
        <w:rPr>
          <w:rFonts w:ascii="Times New Roman" w:eastAsiaTheme="minorEastAsia" w:hAnsi="Times New Roman" w:cs="Times New Roman"/>
          <w:color w:val="000000" w:themeColor="text1"/>
          <w:lang w:val="en-CA"/>
        </w:rPr>
        <w:t xml:space="preserve">, scaled by the bandwidth </w:t>
      </w: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w:t>
      </w:r>
    </w:p>
    <w:p w14:paraId="220F119C" w14:textId="77777777" w:rsidR="00C26338" w:rsidRPr="004C757A" w:rsidRDefault="00C26338" w:rsidP="00350C5D">
      <w:pPr>
        <w:spacing w:line="480" w:lineRule="auto"/>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 xml:space="preserve"> is the bandwidth parameter, which determines the smoothness of the resulting density estimate; smaller values of </w:t>
      </w:r>
      <w:r w:rsidRPr="004C757A">
        <w:rPr>
          <w:rFonts w:ascii="Times New Roman" w:eastAsiaTheme="minorEastAsia" w:hAnsi="Times New Roman" w:cs="Times New Roman"/>
          <w:i/>
          <w:iCs/>
          <w:color w:val="000000" w:themeColor="text1"/>
          <w:lang w:val="en-CA"/>
        </w:rPr>
        <w:t>h</w:t>
      </w:r>
      <w:r w:rsidRPr="004C757A">
        <w:rPr>
          <w:rFonts w:ascii="Times New Roman" w:eastAsiaTheme="minorEastAsia" w:hAnsi="Times New Roman" w:cs="Times New Roman"/>
          <w:color w:val="000000" w:themeColor="text1"/>
          <w:lang w:val="en-CA"/>
        </w:rPr>
        <w:t xml:space="preserve"> lead to a rougher estimate, while larger values produce a smoother result.</w:t>
      </w:r>
    </w:p>
    <w:p w14:paraId="37234AF7" w14:textId="77777777" w:rsidR="00C26338" w:rsidRPr="004C757A" w:rsidRDefault="00B92773" w:rsidP="00350C5D">
      <w:pPr>
        <w:spacing w:line="480" w:lineRule="auto"/>
        <w:rPr>
          <w:rFonts w:ascii="Times New Roman" w:eastAsiaTheme="minorEastAsia" w:hAnsi="Times New Roman" w:cs="Times New Roman"/>
          <w:color w:val="000000" w:themeColor="text1"/>
          <w:lang w:val="en-CA"/>
        </w:rPr>
      </w:pPr>
      <m:oMath>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1</m:t>
            </m:r>
          </m:num>
          <m:den>
            <m:rad>
              <m:radPr>
                <m:degHide m:val="1"/>
                <m:ctrlPr>
                  <w:rPr>
                    <w:rFonts w:ascii="Cambria Math" w:eastAsiaTheme="minorEastAsia" w:hAnsi="Cambria Math" w:cs="Times New Roman"/>
                    <w:i/>
                    <w:color w:val="000000" w:themeColor="text1"/>
                    <w:lang w:val="en-CA"/>
                  </w:rPr>
                </m:ctrlPr>
              </m:radPr>
              <m:deg/>
              <m:e>
                <m:r>
                  <w:rPr>
                    <w:rFonts w:ascii="Cambria Math" w:eastAsiaTheme="minorEastAsia" w:hAnsi="Cambria Math" w:cs="Times New Roman"/>
                    <w:color w:val="000000" w:themeColor="text1"/>
                    <w:lang w:val="en-CA"/>
                  </w:rPr>
                  <m:t>2</m:t>
                </m:r>
                <m:r>
                  <w:rPr>
                    <w:rFonts w:ascii="Cambria Math" w:eastAsiaTheme="minorEastAsia" w:hAnsi="Cambria Math" w:cs="Times New Roman"/>
                    <w:color w:val="000000" w:themeColor="text1"/>
                    <w:lang w:val="en-CA"/>
                  </w:rPr>
                  <m:t>π</m:t>
                </m:r>
              </m:e>
            </m:rad>
          </m:den>
        </m:f>
      </m:oMath>
      <w:r w:rsidR="00C26338" w:rsidRPr="004C757A">
        <w:rPr>
          <w:rFonts w:ascii="Times New Roman" w:eastAsiaTheme="minorEastAsia" w:hAnsi="Times New Roman" w:cs="Times New Roman"/>
          <w:color w:val="000000" w:themeColor="text1"/>
          <w:lang w:val="en-CA"/>
        </w:rPr>
        <w:t xml:space="preserve"> is the normalization constant ensuring that the kernel integrates to one.</w:t>
      </w:r>
    </w:p>
    <w:p w14:paraId="5FFFAF89" w14:textId="77777777" w:rsidR="00C26338" w:rsidRPr="004C757A" w:rsidRDefault="00C26338" w:rsidP="00350C5D">
      <w:pPr>
        <w:spacing w:line="480" w:lineRule="auto"/>
        <w:rPr>
          <w:rFonts w:ascii="Times New Roman" w:eastAsiaTheme="minorEastAsia" w:hAnsi="Times New Roman" w:cs="Times New Roman"/>
          <w:color w:val="000000" w:themeColor="text1"/>
          <w:lang w:val="en-CA"/>
        </w:rPr>
      </w:pPr>
      <w:r w:rsidRPr="004C757A">
        <w:rPr>
          <w:rFonts w:ascii="Times New Roman" w:eastAsiaTheme="minorEastAsia" w:hAnsi="Times New Roman" w:cs="Times New Roman"/>
          <w:i/>
          <w:iCs/>
          <w:color w:val="000000" w:themeColor="text1"/>
          <w:lang w:val="en-CA"/>
        </w:rPr>
        <w:t>e</w:t>
      </w:r>
      <w:r w:rsidRPr="004C757A">
        <w:rPr>
          <w:rFonts w:ascii="Times New Roman" w:eastAsiaTheme="minorEastAsia" w:hAnsi="Times New Roman" w:cs="Times New Roman"/>
          <w:color w:val="000000" w:themeColor="text1"/>
          <w:lang w:val="en-CA"/>
        </w:rPr>
        <w:t xml:space="preserve"> is Euler’s number (approximately 2.718), the base of the natural logarithm.</w:t>
      </w:r>
    </w:p>
    <w:p w14:paraId="6EFDF162" w14:textId="77777777" w:rsidR="00C26338" w:rsidRPr="004C757A" w:rsidRDefault="00C26338" w:rsidP="00350C5D">
      <w:pPr>
        <w:pStyle w:val="Heading3"/>
        <w:spacing w:line="480" w:lineRule="auto"/>
        <w:rPr>
          <w:rFonts w:ascii="Times New Roman" w:hAnsi="Times New Roman" w:cs="Times New Roman"/>
          <w:color w:val="000000" w:themeColor="text1"/>
          <w:sz w:val="24"/>
          <w:szCs w:val="24"/>
          <w:u w:val="single" w:color="000000"/>
          <w:lang w:val="en-CA"/>
        </w:rPr>
      </w:pPr>
      <w:bookmarkStart w:id="15" w:name="_Toc205543121"/>
      <w:r w:rsidRPr="004C757A">
        <w:rPr>
          <w:rFonts w:ascii="Times New Roman" w:hAnsi="Times New Roman" w:cs="Times New Roman"/>
          <w:color w:val="000000" w:themeColor="text1"/>
          <w:sz w:val="24"/>
          <w:szCs w:val="24"/>
          <w:u w:val="single" w:color="000000"/>
          <w:lang w:val="en-CA"/>
        </w:rPr>
        <w:t>Scale of effect</w:t>
      </w:r>
      <w:bookmarkEnd w:id="15"/>
    </w:p>
    <w:p w14:paraId="1F223BE8" w14:textId="77777777" w:rsidR="00C26338" w:rsidRPr="004C757A" w:rsidRDefault="00C26338" w:rsidP="00150204">
      <w:pPr>
        <w:autoSpaceDE w:val="0"/>
        <w:autoSpaceDN w:val="0"/>
        <w:adjustRightInd w:val="0"/>
        <w:spacing w:line="480" w:lineRule="auto"/>
        <w:rPr>
          <w:rFonts w:ascii="Times New Roman" w:hAnsi="Times New Roman" w:cs="Times New Roman"/>
          <w:color w:val="000000"/>
          <w:u w:color="000000"/>
          <w:lang w:val="en-CA"/>
        </w:rPr>
      </w:pPr>
      <w:r w:rsidRPr="004C757A">
        <w:rPr>
          <w:rFonts w:ascii="Times New Roman" w:hAnsi="Times New Roman" w:cs="Times New Roman"/>
          <w:lang w:val="en-CA"/>
        </w:rPr>
        <w:t xml:space="preserve">We first identified the scale of effect (i.e., the spatial extent at which landscape variables have the strongest relationship with a species’ response’) by extracting variables at four spatial scales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1939-5582","issue":"8","language":"en","license":"http://onlinelibrary.wiley.com/termsAndConditions#vor","note":"publisher: Wiley","page":"2277-2292","source":"Crossref","title":"Measuring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(25, 50, 100, 200 meters; Martin &amp; Fahrig, 2012)</w:t>
      </w:r>
      <w:r w:rsidRPr="004C757A">
        <w:rPr>
          <w:rFonts w:ascii="Times New Roman" w:hAnsi="Times New Roman" w:cs="Times New Roman"/>
          <w:lang w:val="en-CA"/>
        </w:rPr>
        <w:fldChar w:fldCharType="end"/>
      </w:r>
      <w:r w:rsidRPr="004C757A">
        <w:rPr>
          <w:rFonts w:ascii="Times New Roman" w:hAnsi="Times New Roman" w:cs="Times New Roman"/>
          <w:lang w:val="en-CA"/>
        </w:rPr>
        <w:t>. These spatial scales were chosen because they cover a wide range of possible scale of effect that are highly relevant in urban ecology, considering that habitat heterogeneity is scale-dependent. For each scale we ran generalized linear mixed models (GLMMs) at each study location using all five predictor variables as well as year, site, and individual ID as random effects. We ranked model using Akaike Information Criterion (</w:t>
      </w:r>
      <w:proofErr w:type="spellStart"/>
      <w:r w:rsidRPr="004C757A">
        <w:rPr>
          <w:rFonts w:ascii="Times New Roman" w:hAnsi="Times New Roman" w:cs="Times New Roman"/>
          <w:lang w:val="en-CA"/>
        </w:rPr>
        <w:t>AICc</w:t>
      </w:r>
      <w:proofErr w:type="spellEnd"/>
      <w:r w:rsidRPr="004C757A">
        <w:rPr>
          <w:rFonts w:ascii="Times New Roman" w:hAnsi="Times New Roman" w:cs="Times New Roman"/>
          <w:lang w:val="en-CA"/>
        </w:rPr>
        <w:t xml:space="preserve">) values, which take into account small sample sizes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{"citationID":"BoDc4IpX","properties":{"formattedCitation":"(Burnham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 xml:space="preserve">(Burnham &amp; Anderson, </w:t>
      </w:r>
      <w:r w:rsidRPr="004C757A">
        <w:rPr>
          <w:rFonts w:ascii="Times New Roman" w:hAnsi="Times New Roman" w:cs="Times New Roman"/>
          <w:noProof/>
          <w:lang w:val="en-CA"/>
        </w:rPr>
        <w:lastRenderedPageBreak/>
        <w:t>2002)</w:t>
      </w:r>
      <w:r w:rsidRPr="004C757A">
        <w:rPr>
          <w:rFonts w:ascii="Times New Roman" w:hAnsi="Times New Roman" w:cs="Times New Roman"/>
          <w:lang w:val="en-CA"/>
        </w:rPr>
        <w:fldChar w:fldCharType="end"/>
      </w:r>
      <w:r w:rsidRPr="004C757A">
        <w:rPr>
          <w:rFonts w:ascii="Times New Roman" w:hAnsi="Times New Roman" w:cs="Times New Roman"/>
          <w:lang w:val="en-CA"/>
        </w:rPr>
        <w:t>. Once the scale of effect was determined for each location, we conducted a resource selection function.</w:t>
      </w:r>
    </w:p>
    <w:p w14:paraId="7F60FE22" w14:textId="73CDC953" w:rsidR="00C26338" w:rsidRPr="004C757A" w:rsidRDefault="00A81940" w:rsidP="00350C5D">
      <w:pPr>
        <w:pStyle w:val="Heading3"/>
        <w:spacing w:line="480" w:lineRule="auto"/>
        <w:rPr>
          <w:rFonts w:ascii="Times New Roman" w:hAnsi="Times New Roman" w:cs="Times New Roman"/>
          <w:color w:val="000000" w:themeColor="text1"/>
          <w:sz w:val="24"/>
          <w:szCs w:val="24"/>
          <w:u w:val="single" w:color="000000"/>
          <w:lang w:val="en-CA"/>
        </w:rPr>
      </w:pPr>
      <w:r w:rsidRPr="004C757A">
        <w:rPr>
          <w:rFonts w:ascii="Times New Roman" w:hAnsi="Times New Roman" w:cs="Times New Roman"/>
          <w:color w:val="000000" w:themeColor="text1"/>
          <w:sz w:val="24"/>
          <w:szCs w:val="24"/>
          <w:u w:val="single" w:color="000000"/>
          <w:lang w:val="en-CA"/>
        </w:rPr>
        <w:t>Resource Selection Function</w:t>
      </w:r>
    </w:p>
    <w:p w14:paraId="470249CC" w14:textId="69780339" w:rsidR="00C26338" w:rsidRPr="004C757A" w:rsidRDefault="00C26338" w:rsidP="00150204">
      <w:pPr>
        <w:spacing w:line="480" w:lineRule="auto"/>
        <w:rPr>
          <w:rFonts w:ascii="Times New Roman" w:hAnsi="Times New Roman" w:cs="Times New Roman"/>
          <w:color w:val="000000" w:themeColor="text1"/>
          <w:lang w:val="en-CA"/>
        </w:rPr>
      </w:pPr>
      <w:r w:rsidRPr="004C757A">
        <w:rPr>
          <w:rFonts w:ascii="Times New Roman" w:hAnsi="Times New Roman" w:cs="Times New Roman"/>
          <w:lang w:val="en-CA"/>
        </w:rPr>
        <w:t xml:space="preserve">We compared ‘used’ vs. ‘available’ habitat using a resource selection function for </w:t>
      </w:r>
      <w:r w:rsidR="00A546F3">
        <w:rPr>
          <w:rFonts w:ascii="Times New Roman" w:hAnsi="Times New Roman" w:cs="Times New Roman"/>
          <w:i/>
          <w:iCs/>
          <w:lang w:val="en-CA"/>
        </w:rPr>
        <w:t>C. cardinalis</w:t>
      </w:r>
      <w:r w:rsidRPr="004C757A">
        <w:rPr>
          <w:rFonts w:ascii="Times New Roman" w:hAnsi="Times New Roman" w:cs="Times New Roman"/>
          <w:lang w:val="en-CA"/>
        </w:rPr>
        <w:t xml:space="preserve"> during the non-breeding season and across an urban gradient. We used environmental and anthropogenic variables extracted from available spatial data as well that collected in the field. This included mean and standard deviation (SD) of vegetation height (1m resolution) from </w:t>
      </w:r>
      <w:proofErr w:type="spellStart"/>
      <w:r w:rsidRPr="004C757A">
        <w:rPr>
          <w:rFonts w:ascii="Times New Roman" w:hAnsi="Times New Roman" w:cs="Times New Roman"/>
          <w:lang w:val="en-CA"/>
        </w:rPr>
        <w:t>OpenForest</w:t>
      </w:r>
      <w:proofErr w:type="spellEnd"/>
      <w:r w:rsidRPr="004C757A">
        <w:rPr>
          <w:rFonts w:ascii="Times New Roman" w:hAnsi="Times New Roman" w:cs="Times New Roman"/>
          <w:lang w:val="en-CA"/>
        </w:rPr>
        <w:t xml:space="preserve"> (citation), distance to nearest bird feeder (collected through systematic field observations), population density data (census unit) using the </w:t>
      </w:r>
      <w:proofErr w:type="spellStart"/>
      <w:r w:rsidRPr="004C757A">
        <w:rPr>
          <w:rFonts w:ascii="Times New Roman" w:hAnsi="Times New Roman" w:cs="Times New Roman"/>
          <w:lang w:val="en-CA"/>
        </w:rPr>
        <w:t>Cancensus</w:t>
      </w:r>
      <w:proofErr w:type="spellEnd"/>
      <w:r w:rsidRPr="004C757A">
        <w:rPr>
          <w:rFonts w:ascii="Times New Roman" w:hAnsi="Times New Roman" w:cs="Times New Roman"/>
          <w:lang w:val="en-CA"/>
        </w:rPr>
        <w:t xml:space="preserve"> R package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{"citationID":"tld65mQ9","properties":{"formattedCitation":"(vonBergmann &amp; Jacobs, n.d.)","plainCitation":"(vonBergmann &amp; Jacobs, n.d.)","noteIndex":0},"citationItems":[{"id":827,"uris":["http://zotero.org/users/16770306/items/XGVWYM9W"],"itemData":{"id":827,"type":"software","title":"cancensus: Access, Retrieve, and Work with Canadian Census Data and Geography","URL":"https://CRAN.R-project.org/package=cancensus","version":"0.5.3","author":[{"family":"vonBergmann","given":"Jens"},{"family":"Jacobs","given":"Aaron"}],"accessed":{"date-parts":[["2025",5,5]]}}}],"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(vonBergmann &amp; Jacobs, n.d.)</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and spatial data on the streets and road from the island of Montreal  </w:t>
      </w:r>
      <w:r w:rsidRPr="004C757A">
        <w:rPr>
          <w:rFonts w:ascii="Times New Roman" w:hAnsi="Times New Roman" w:cs="Times New Roman"/>
          <w:color w:val="000000" w:themeColor="text1"/>
          <w:lang w:val="en-CA"/>
        </w:rPr>
        <w:fldChar w:fldCharType="begin"/>
      </w:r>
      <w:r w:rsidRPr="004C757A">
        <w:rPr>
          <w:rFonts w:ascii="Times New Roman" w:hAnsi="Times New Roman" w:cs="Times New Roman"/>
          <w:color w:val="000000" w:themeColor="text1"/>
          <w:lang w:val="en-CA"/>
        </w:rPr>
        <w:instrText xml:space="preserve"> ADDIN ZOTERO_ITEM CSL_CITATION {"citationID":"17R0XRsQ","properties":{"formattedCitation":"(VILLE DE MONTR\\uc0\\u201{}AL,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Pr="004C757A">
        <w:rPr>
          <w:rFonts w:ascii="Times New Roman" w:hAnsi="Times New Roman" w:cs="Times New Roman"/>
          <w:color w:val="000000" w:themeColor="text1"/>
          <w:lang w:val="en-CA"/>
        </w:rPr>
        <w:fldChar w:fldCharType="separate"/>
      </w:r>
      <w:r w:rsidRPr="004C757A">
        <w:rPr>
          <w:rFonts w:ascii="Times New Roman" w:hAnsi="Times New Roman" w:cs="Times New Roman"/>
          <w:color w:val="000000"/>
          <w:kern w:val="0"/>
          <w:lang w:val="en-US"/>
        </w:rPr>
        <w:t>(VILLE DE MONTRÉAL, 2018)</w:t>
      </w:r>
      <w:r w:rsidRPr="004C757A">
        <w:rPr>
          <w:rFonts w:ascii="Times New Roman" w:hAnsi="Times New Roman" w:cs="Times New Roman"/>
          <w:color w:val="000000" w:themeColor="text1"/>
          <w:lang w:val="en-CA"/>
        </w:rPr>
        <w:fldChar w:fldCharType="end"/>
      </w:r>
      <w:r w:rsidRPr="004C757A">
        <w:rPr>
          <w:rFonts w:ascii="Times New Roman" w:hAnsi="Times New Roman" w:cs="Times New Roman"/>
          <w:color w:val="000000" w:themeColor="text1"/>
          <w:lang w:val="en-CA"/>
        </w:rPr>
        <w:t>.</w:t>
      </w:r>
      <w:r w:rsidRPr="004C757A">
        <w:rPr>
          <w:rFonts w:ascii="Times New Roman" w:hAnsi="Times New Roman" w:cs="Times New Roman"/>
          <w:lang w:val="en-CA"/>
        </w:rPr>
        <w:t xml:space="preserve"> Unused locations were derived at a 1:1 ratio by creating random locations within 300 meters of the used location, at a random angle. For each study site, we ran a “Full model” (Used ~ Mean vegetation height + Sd vegetation height + Population density + Road length + Distance to nearest feeder + (1|Winter) + (1|Site) + (1|ID)), including </w:t>
      </w:r>
      <w:proofErr w:type="gramStart"/>
      <w:r w:rsidRPr="004C757A">
        <w:rPr>
          <w:rFonts w:ascii="Times New Roman" w:hAnsi="Times New Roman" w:cs="Times New Roman"/>
          <w:lang w:val="en-CA"/>
        </w:rPr>
        <w:t>all of</w:t>
      </w:r>
      <w:proofErr w:type="gramEnd"/>
      <w:r w:rsidRPr="004C757A">
        <w:rPr>
          <w:rFonts w:ascii="Times New Roman" w:hAnsi="Times New Roman" w:cs="Times New Roman"/>
          <w:lang w:val="en-CA"/>
        </w:rPr>
        <w:t xml:space="preserve"> the variables, plus the winter (years of sampling), relocation site and bird ID as random effects. The second model we ran was the “Vegetation height” model (Used ~ Mean vegetation height + (1|Winter) + (1|Site) + (1|ID)), assuming the vertical height of vegetation was a primary factor for decision making. The third model we ran was “Sd vegetation height” (Used ~ Sd vegetation height + (1|Winter) + (1|Site) + (1|ID)), in this case, we assume that the vertical composition was a more predominant decision-making factor compared to height on its own. The fourth model we ran was the “Human model” (Used ~ Population density + Road length + Distance to nearest feeders + (1|Winter) + (1|Site) + (1|ID)), which assumed that the cardinals would rely mostly on human-related cues to select a wintering habitat. The final model we ran </w:t>
      </w:r>
      <w:r w:rsidRPr="004C757A">
        <w:rPr>
          <w:rFonts w:ascii="Times New Roman" w:hAnsi="Times New Roman" w:cs="Times New Roman"/>
          <w:lang w:val="en-CA"/>
        </w:rPr>
        <w:lastRenderedPageBreak/>
        <w:t>was the “Null” model, including only the random effects variables (Used ~ + (1|Winter) + (1|Site) + (1|ID)). We then once again selected the best models according to the corrected Akaike Information Criterion (</w:t>
      </w:r>
      <w:proofErr w:type="spellStart"/>
      <w:r w:rsidRPr="004C757A">
        <w:rPr>
          <w:rFonts w:ascii="Times New Roman" w:hAnsi="Times New Roman" w:cs="Times New Roman"/>
          <w:lang w:val="en-CA"/>
        </w:rPr>
        <w:t>AICc</w:t>
      </w:r>
      <w:proofErr w:type="spellEnd"/>
      <w:r w:rsidRPr="004C757A">
        <w:rPr>
          <w:rFonts w:ascii="Times New Roman" w:hAnsi="Times New Roman" w:cs="Times New Roman"/>
          <w:lang w:val="en-CA"/>
        </w:rPr>
        <w:t>). We used Variance Inflation Factor (VIF) to test for multicollinearity among predictor variables and Hosmer-</w:t>
      </w:r>
      <w:proofErr w:type="spellStart"/>
      <w:r w:rsidRPr="004C757A">
        <w:rPr>
          <w:rFonts w:ascii="Times New Roman" w:hAnsi="Times New Roman" w:cs="Times New Roman"/>
          <w:lang w:val="en-CA"/>
        </w:rPr>
        <w:t>Lemeshow</w:t>
      </w:r>
      <w:proofErr w:type="spellEnd"/>
      <w:r w:rsidRPr="004C757A">
        <w:rPr>
          <w:rFonts w:ascii="Times New Roman" w:hAnsi="Times New Roman" w:cs="Times New Roman"/>
          <w:lang w:val="en-CA"/>
        </w:rPr>
        <w:t xml:space="preserve"> as a goodness-of-fit test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{"citationID":"1jz0y4fH","properties":{"formattedCitation":"(Hosmer &amp; Lemesbow, 1980)","plainCitation":"(Hosmer &amp; Lemesbow, 1980)","noteIndex":0},"citationItems":[{"id":992,"uris":["http://zotero.org/users/16770306/items/NBYPUJ9Y"],"itemData":{"id":992,"type":"article-journal","abstract":"Several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Methods","DOI":"10.1080/03610928008827941","ISSN":"0361-0926","issue":"10","note":"publisher: Taylor &amp; Francis\n_eprint: https://www.tandfonline.com/doi/pdf/10.1080/03610928008827941","page":"1043-1069","source":"Taylor and Francis+NEJM","title":"Goodness of fit tests for the multiple logistic regression model","volume":"9","author":[{"family":"Hosmer","given":"David W."},{"family":"Lemesbow","given":"Stanley"}],"issued":{"date-parts":[["1980",1,1]]}}}],"schema":"https://github.com/citation-style-language/schema/raw/master/csl-citation.json"}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(Hosmer &amp; Lemesbow, 1980)</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All statistical analysis were performed using Program R version 4.4.2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{"citationID":"crU22h62","properties":{"formattedCitation":"(R Core Team, 2024)","plainCitation":"(R Core Team, 2024)","noteIndex":0},"citationItems":[{"id":993,"uris":["http://zotero.org/users/16770306/items/F3Z6TGMZ"],"itemData":{"id":993,"type":"software","event-place":"Vienna,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(R Core Team, 2024)</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w:t>
      </w:r>
    </w:p>
    <w:p w14:paraId="3DD60315" w14:textId="77777777" w:rsidR="00C26338" w:rsidRPr="004C757A" w:rsidRDefault="00C26338" w:rsidP="00350C5D">
      <w:pPr>
        <w:rPr>
          <w:lang w:val="en-CA"/>
        </w:rPr>
      </w:pPr>
    </w:p>
    <w:p w14:paraId="56410CA7" w14:textId="77777777" w:rsidR="00C26338" w:rsidRPr="004C757A" w:rsidRDefault="00C26338" w:rsidP="00350C5D">
      <w:pPr>
        <w:pStyle w:val="Heading3"/>
        <w:spacing w:line="480" w:lineRule="auto"/>
        <w:rPr>
          <w:rFonts w:ascii="Times New Roman" w:hAnsi="Times New Roman" w:cs="Times New Roman"/>
          <w:b/>
          <w:bCs/>
          <w:color w:val="000000" w:themeColor="text1"/>
          <w:lang w:val="en-CA"/>
        </w:rPr>
      </w:pPr>
      <w:bookmarkStart w:id="16" w:name="_Toc205543123"/>
      <w:r w:rsidRPr="004C757A">
        <w:rPr>
          <w:rFonts w:ascii="Times New Roman" w:hAnsi="Times New Roman" w:cs="Times New Roman"/>
          <w:b/>
          <w:bCs/>
          <w:color w:val="000000" w:themeColor="text1"/>
          <w:lang w:val="en-CA"/>
        </w:rPr>
        <w:t>Results</w:t>
      </w:r>
      <w:bookmarkEnd w:id="16"/>
    </w:p>
    <w:p w14:paraId="188F3C36" w14:textId="12FDCE24" w:rsidR="00C26338" w:rsidRPr="004C757A" w:rsidRDefault="00C26338" w:rsidP="00350C5D">
      <w:pPr>
        <w:pStyle w:val="Heading3"/>
        <w:spacing w:line="480" w:lineRule="auto"/>
        <w:rPr>
          <w:rFonts w:ascii="Times New Roman" w:hAnsi="Times New Roman" w:cs="Times New Roman"/>
          <w:color w:val="000000" w:themeColor="text1"/>
          <w:sz w:val="24"/>
          <w:szCs w:val="24"/>
          <w:u w:val="single"/>
          <w:lang w:val="en-CA"/>
        </w:rPr>
      </w:pPr>
      <w:bookmarkStart w:id="17" w:name="_Toc205543124"/>
      <w:r w:rsidRPr="004C757A">
        <w:rPr>
          <w:rFonts w:ascii="Times New Roman" w:hAnsi="Times New Roman" w:cs="Times New Roman"/>
          <w:color w:val="000000" w:themeColor="text1"/>
          <w:sz w:val="24"/>
          <w:szCs w:val="24"/>
          <w:u w:val="single"/>
          <w:lang w:val="en-CA"/>
        </w:rPr>
        <w:t xml:space="preserve">Description of </w:t>
      </w:r>
      <w:r w:rsidR="00A546F3">
        <w:rPr>
          <w:rFonts w:ascii="Times New Roman" w:hAnsi="Times New Roman" w:cs="Times New Roman"/>
          <w:i/>
          <w:iCs/>
          <w:color w:val="000000" w:themeColor="text1"/>
          <w:sz w:val="24"/>
          <w:szCs w:val="24"/>
          <w:u w:val="single"/>
          <w:lang w:val="en-CA"/>
        </w:rPr>
        <w:t>C. cardinalis</w:t>
      </w:r>
      <w:r w:rsidRPr="004C757A">
        <w:rPr>
          <w:rFonts w:ascii="Times New Roman" w:hAnsi="Times New Roman" w:cs="Times New Roman"/>
          <w:color w:val="000000" w:themeColor="text1"/>
          <w:sz w:val="24"/>
          <w:szCs w:val="24"/>
          <w:u w:val="single"/>
          <w:lang w:val="en-CA"/>
        </w:rPr>
        <w:t xml:space="preserve"> trends from Christmas Bird Count, eBird, and bird banding data</w:t>
      </w:r>
      <w:bookmarkEnd w:id="17"/>
    </w:p>
    <w:p w14:paraId="4A05996A" w14:textId="5E96F8BD" w:rsidR="00C26338" w:rsidRPr="004C757A" w:rsidRDefault="001F1EDB" w:rsidP="00150204">
      <w:pPr>
        <w:autoSpaceDE w:val="0"/>
        <w:autoSpaceDN w:val="0"/>
        <w:adjustRightInd w:val="0"/>
        <w:spacing w:line="480" w:lineRule="auto"/>
        <w:rPr>
          <w:rFonts w:ascii="Times New Roman" w:hAnsi="Times New Roman" w:cs="Times New Roman"/>
          <w:color w:val="000000"/>
          <w:u w:color="000000"/>
          <w:lang w:val="en-CA"/>
        </w:rPr>
      </w:pPr>
      <w:r w:rsidRPr="004C757A">
        <w:rPr>
          <w:noProof/>
          <w:color w:val="000000"/>
          <w:u w:color="000000"/>
        </w:rPr>
        <w:drawing>
          <wp:anchor distT="0" distB="0" distL="114300" distR="114300" simplePos="0" relativeHeight="251658242" behindDoc="0" locked="0" layoutInCell="1" allowOverlap="1" wp14:anchorId="4D876C06" wp14:editId="661DD58E">
            <wp:simplePos x="0" y="0"/>
            <wp:positionH relativeFrom="margin">
              <wp:align>center</wp:align>
            </wp:positionH>
            <wp:positionV relativeFrom="paragraph">
              <wp:posOffset>2781874</wp:posOffset>
            </wp:positionV>
            <wp:extent cx="5196130" cy="3024414"/>
            <wp:effectExtent l="12700" t="12700" r="11430" b="11430"/>
            <wp:wrapTopAndBottom/>
            <wp:docPr id="51827822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78220" name="Picture 4" descr="A screenshot of a computer screen&#10;&#10;AI-generated content may be incorrect."/>
                    <pic:cNvPicPr/>
                  </pic:nvPicPr>
                  <pic:blipFill rotWithShape="1">
                    <a:blip r:embed="rId11" cstate="print">
                      <a:extLst>
                        <a:ext uri="{28A0092B-C50C-407E-A947-70E740481C1C}">
                          <a14:useLocalDpi xmlns:a14="http://schemas.microsoft.com/office/drawing/2010/main" val="0"/>
                        </a:ext>
                      </a:extLst>
                    </a:blip>
                    <a:srcRect t="17593" r="819" b="15051"/>
                    <a:stretch>
                      <a:fillRect/>
                    </a:stretch>
                  </pic:blipFill>
                  <pic:spPr bwMode="auto">
                    <a:xfrm>
                      <a:off x="0" y="0"/>
                      <a:ext cx="5196130" cy="3024414"/>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26338" w:rsidRPr="004C757A">
        <w:rPr>
          <w:rFonts w:ascii="Times New Roman" w:hAnsi="Times New Roman" w:cs="Times New Roman"/>
          <w:color w:val="000000"/>
          <w:u w:color="000000"/>
          <w:lang w:val="en-CA"/>
        </w:rPr>
        <w:t xml:space="preserve">In southern Quebec, </w:t>
      </w:r>
      <w:r w:rsidR="006F41E7">
        <w:rPr>
          <w:rFonts w:ascii="Times New Roman" w:hAnsi="Times New Roman" w:cs="Times New Roman"/>
          <w:i/>
          <w:iCs/>
          <w:color w:val="000000"/>
          <w:u w:color="000000"/>
          <w:lang w:val="en-CA"/>
        </w:rPr>
        <w:t>C. cardinalis’</w:t>
      </w:r>
      <w:r w:rsidR="00C26338" w:rsidRPr="004C757A">
        <w:rPr>
          <w:rFonts w:ascii="Times New Roman" w:hAnsi="Times New Roman" w:cs="Times New Roman"/>
          <w:color w:val="000000"/>
          <w:u w:color="000000"/>
          <w:lang w:val="en-CA"/>
        </w:rPr>
        <w:t xml:space="preserve"> population has seen a steep increase in abundance initiated around the 1970s. The same trends have been reported in southern Ontario, as shown in figure 1.2</w:t>
      </w:r>
      <w:r w:rsidR="002B2E7F" w:rsidRPr="004C757A">
        <w:rPr>
          <w:rFonts w:ascii="Times New Roman" w:hAnsi="Times New Roman" w:cs="Times New Roman"/>
          <w:color w:val="000000"/>
          <w:u w:color="000000"/>
          <w:lang w:val="en-CA"/>
        </w:rPr>
        <w:t>. (i.e. as the years progress, we can see a steady increase in the number of cardinals reported in the United States and a propagation northward until it reaches southern Quebec in the 1960s)</w:t>
      </w:r>
      <w:r w:rsidR="00C26338" w:rsidRPr="004C757A">
        <w:rPr>
          <w:rFonts w:ascii="Times New Roman" w:hAnsi="Times New Roman" w:cs="Times New Roman"/>
          <w:color w:val="000000"/>
          <w:u w:color="000000"/>
          <w:lang w:val="en-CA"/>
        </w:rPr>
        <w:t xml:space="preserve">. This expansion of the northern distribution of </w:t>
      </w:r>
      <w:r w:rsidR="006F41E7">
        <w:rPr>
          <w:rFonts w:ascii="Times New Roman" w:hAnsi="Times New Roman" w:cs="Times New Roman"/>
          <w:i/>
          <w:iCs/>
          <w:color w:val="000000"/>
          <w:u w:color="000000"/>
          <w:lang w:val="en-CA"/>
        </w:rPr>
        <w:t>C. cardinalis</w:t>
      </w:r>
      <w:r w:rsidR="000E307B">
        <w:rPr>
          <w:rFonts w:ascii="Times New Roman" w:hAnsi="Times New Roman" w:cs="Times New Roman"/>
          <w:i/>
          <w:iCs/>
          <w:color w:val="000000"/>
          <w:u w:color="000000"/>
          <w:lang w:val="en-CA"/>
        </w:rPr>
        <w:t xml:space="preserve"> </w:t>
      </w:r>
      <w:r w:rsidR="00C26338" w:rsidRPr="004C757A">
        <w:rPr>
          <w:rFonts w:ascii="Times New Roman" w:hAnsi="Times New Roman" w:cs="Times New Roman"/>
          <w:color w:val="000000"/>
          <w:u w:color="000000"/>
          <w:lang w:val="en-CA"/>
        </w:rPr>
        <w:t xml:space="preserve">is largely attributed to the increase of </w:t>
      </w:r>
      <w:r w:rsidR="00C26338" w:rsidRPr="004C757A">
        <w:rPr>
          <w:rFonts w:ascii="Times New Roman" w:hAnsi="Times New Roman" w:cs="Times New Roman"/>
          <w:color w:val="000000"/>
          <w:u w:color="000000"/>
          <w:lang w:val="en-CA"/>
        </w:rPr>
        <w:lastRenderedPageBreak/>
        <w:t xml:space="preserve">people putting out bird feeders on their property, along with increasing winter temperatures, making it easier for the cardinals to remain in the northern part of their distribution range year-round </w:t>
      </w:r>
      <w:r w:rsidR="00C26338" w:rsidRPr="004C757A">
        <w:rPr>
          <w:rFonts w:ascii="Times New Roman" w:hAnsi="Times New Roman" w:cs="Times New Roman"/>
          <w:color w:val="000000"/>
          <w:u w:color="000000"/>
          <w:lang w:val="en-CA"/>
        </w:rPr>
        <w:fldChar w:fldCharType="begin"/>
      </w:r>
      <w:r w:rsidR="00C26338" w:rsidRPr="004C757A">
        <w:rPr>
          <w:rFonts w:ascii="Times New Roman" w:hAnsi="Times New Roman" w:cs="Times New Roman"/>
          <w:color w:val="000000"/>
          <w:u w:color="000000"/>
          <w:lang w:val="en-CA"/>
        </w:rPr>
        <w:instrText xml:space="preserve"> ADDIN ZOTERO_ITEM CSL_CITATION {"citationID":"LfL8telC","properties":{"formattedCitation":"(Halkin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C26338" w:rsidRPr="004C757A">
        <w:rPr>
          <w:rFonts w:ascii="Times New Roman" w:hAnsi="Times New Roman" w:cs="Times New Roman"/>
          <w:color w:val="000000"/>
          <w:u w:color="000000"/>
          <w:lang w:val="en-CA"/>
        </w:rPr>
        <w:fldChar w:fldCharType="separate"/>
      </w:r>
      <w:r w:rsidR="00C26338" w:rsidRPr="004C757A">
        <w:rPr>
          <w:rFonts w:ascii="Times New Roman" w:hAnsi="Times New Roman" w:cs="Times New Roman"/>
          <w:noProof/>
          <w:color w:val="000000"/>
          <w:u w:color="000000"/>
          <w:lang w:val="en-CA"/>
        </w:rPr>
        <w:t>(Halkin et al., 2021; Robert et al., 2019)</w:t>
      </w:r>
      <w:r w:rsidR="00C26338" w:rsidRPr="004C757A">
        <w:rPr>
          <w:rFonts w:ascii="Times New Roman" w:hAnsi="Times New Roman" w:cs="Times New Roman"/>
          <w:color w:val="000000"/>
          <w:u w:color="000000"/>
          <w:lang w:val="en-CA"/>
        </w:rPr>
        <w:fldChar w:fldCharType="end"/>
      </w:r>
      <w:r w:rsidR="00C26338" w:rsidRPr="004C757A">
        <w:rPr>
          <w:rFonts w:ascii="Times New Roman" w:hAnsi="Times New Roman" w:cs="Times New Roman"/>
          <w:color w:val="000000"/>
          <w:u w:color="000000"/>
          <w:lang w:val="en-CA"/>
        </w:rPr>
        <w:t>.</w:t>
      </w:r>
    </w:p>
    <w:p w14:paraId="53DB6161" w14:textId="34C72684" w:rsidR="00C26338" w:rsidRPr="004C757A" w:rsidRDefault="00C26338" w:rsidP="00350C5D">
      <w:pPr>
        <w:pStyle w:val="p1"/>
        <w:spacing w:line="480" w:lineRule="auto"/>
        <w:rPr>
          <w:color w:val="000000"/>
        </w:rPr>
      </w:pPr>
      <w:r w:rsidRPr="004C757A">
        <w:rPr>
          <w:b/>
          <w:bCs/>
          <w:color w:val="000000" w:themeColor="text1"/>
        </w:rPr>
        <w:t xml:space="preserve">Figure 1.2. </w:t>
      </w:r>
      <w:r w:rsidRPr="004C757A">
        <w:rPr>
          <w:color w:val="000000" w:themeColor="text1"/>
        </w:rPr>
        <w:t xml:space="preserve">Number of </w:t>
      </w:r>
      <w:r w:rsidR="001F1EDB">
        <w:rPr>
          <w:i/>
          <w:iCs/>
          <w:color w:val="000000" w:themeColor="text1"/>
        </w:rPr>
        <w:t>C. cardin</w:t>
      </w:r>
      <w:r w:rsidR="004810F5">
        <w:rPr>
          <w:i/>
          <w:iCs/>
          <w:color w:val="000000" w:themeColor="text1"/>
        </w:rPr>
        <w:t>alis</w:t>
      </w:r>
      <w:r w:rsidRPr="004C757A">
        <w:rPr>
          <w:color w:val="000000" w:themeColor="text1"/>
        </w:rPr>
        <w:t xml:space="preserve"> observations per party hours between the 1920s and the 2010s according to state (United States of America) or province (Canada) as part of the Audubon Christmas Bird Count.</w:t>
      </w:r>
    </w:p>
    <w:p w14:paraId="2233B955" w14:textId="69E7A68B" w:rsidR="00C26338" w:rsidRPr="004C757A" w:rsidRDefault="004810F5" w:rsidP="00150204">
      <w:pPr>
        <w:pStyle w:val="p1"/>
        <w:spacing w:line="480" w:lineRule="auto"/>
        <w:rPr>
          <w:color w:val="000000"/>
        </w:rPr>
      </w:pPr>
      <w:r>
        <w:rPr>
          <w:i/>
          <w:iCs/>
          <w:color w:val="000000"/>
        </w:rPr>
        <w:t>C. cardinalis</w:t>
      </w:r>
      <w:r w:rsidR="002B2E7F" w:rsidRPr="004C757A">
        <w:rPr>
          <w:color w:val="000000"/>
        </w:rPr>
        <w:t xml:space="preserve"> are associated</w:t>
      </w:r>
      <w:r w:rsidR="00C26338" w:rsidRPr="004C757A">
        <w:rPr>
          <w:color w:val="000000"/>
        </w:rPr>
        <w:t xml:space="preserve"> to anthropogenic environments</w:t>
      </w:r>
      <w:r w:rsidR="002B2E7F" w:rsidRPr="004C757A">
        <w:rPr>
          <w:color w:val="000000"/>
        </w:rPr>
        <w:t xml:space="preserve"> (figure 1.3.)</w:t>
      </w:r>
      <w:r w:rsidR="00C26338" w:rsidRPr="004C757A">
        <w:rPr>
          <w:color w:val="000000"/>
        </w:rPr>
        <w:t xml:space="preserve">, which is especially pronounced during the winter period </w:t>
      </w:r>
      <w:r w:rsidR="00C26338" w:rsidRPr="004C757A">
        <w:rPr>
          <w:color w:val="000000"/>
        </w:rPr>
        <w:fldChar w:fldCharType="begin"/>
      </w:r>
      <w:r w:rsidR="00C26338" w:rsidRPr="004C757A">
        <w:rPr>
          <w:color w:val="000000"/>
        </w:rPr>
        <w:instrText xml:space="preserve"> ADDIN ZOTERO_ITEM CSL_CITATION {"citationID":"6I1aBy08","properties":{"formattedCitation":"(Fink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00C26338" w:rsidRPr="004C757A">
        <w:rPr>
          <w:color w:val="000000"/>
        </w:rPr>
        <w:fldChar w:fldCharType="separate"/>
      </w:r>
      <w:r w:rsidR="00C26338" w:rsidRPr="004C757A">
        <w:rPr>
          <w:noProof/>
          <w:color w:val="000000"/>
        </w:rPr>
        <w:t>(Fink et al., 2025)</w:t>
      </w:r>
      <w:r w:rsidR="00C26338" w:rsidRPr="004C757A">
        <w:rPr>
          <w:color w:val="000000"/>
        </w:rPr>
        <w:fldChar w:fldCharType="end"/>
      </w:r>
      <w:r w:rsidR="00C26338" w:rsidRPr="004C757A">
        <w:rPr>
          <w:color w:val="000000"/>
        </w:rPr>
        <w:t xml:space="preserve">. The eBird data suggests that the Montreal area has on average ~1-2 </w:t>
      </w:r>
      <w:r>
        <w:rPr>
          <w:i/>
          <w:iCs/>
          <w:color w:val="000000"/>
        </w:rPr>
        <w:t>C. cardinalis</w:t>
      </w:r>
      <w:r w:rsidR="00C26338" w:rsidRPr="004C757A">
        <w:rPr>
          <w:color w:val="000000"/>
        </w:rPr>
        <w:t xml:space="preserve"> reported on a weekly basis on July 5</w:t>
      </w:r>
      <w:r w:rsidR="00C26338" w:rsidRPr="004C757A">
        <w:rPr>
          <w:color w:val="000000"/>
          <w:vertAlign w:val="superscript"/>
        </w:rPr>
        <w:t>th</w:t>
      </w:r>
      <w:r w:rsidR="00C26338" w:rsidRPr="004C757A">
        <w:rPr>
          <w:color w:val="000000"/>
        </w:rPr>
        <w:t>, while this number goes up to ~3-4 cardinals reported on December 27</w:t>
      </w:r>
      <w:r w:rsidR="00C26338" w:rsidRPr="004C757A">
        <w:rPr>
          <w:color w:val="000000"/>
          <w:vertAlign w:val="superscript"/>
        </w:rPr>
        <w:t>th</w:t>
      </w:r>
      <w:r w:rsidR="00C26338" w:rsidRPr="004C757A">
        <w:rPr>
          <w:color w:val="000000"/>
        </w:rPr>
        <w:t xml:space="preserve"> </w:t>
      </w:r>
      <w:r w:rsidR="00C26338" w:rsidRPr="004C757A">
        <w:rPr>
          <w:color w:val="000000"/>
        </w:rPr>
        <w:fldChar w:fldCharType="begin"/>
      </w:r>
      <w:r w:rsidR="00C26338" w:rsidRPr="004C757A">
        <w:rPr>
          <w:color w:val="000000"/>
        </w:rPr>
        <w:instrText xml:space="preserve"> ADDIN ZOTERO_ITEM CSL_CITATION {"citationID":"dGQwxww0","properties":{"formattedCitation":"(Fink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00C26338" w:rsidRPr="004C757A">
        <w:rPr>
          <w:color w:val="000000"/>
        </w:rPr>
        <w:fldChar w:fldCharType="separate"/>
      </w:r>
      <w:r w:rsidR="00C26338" w:rsidRPr="004C757A">
        <w:rPr>
          <w:noProof/>
          <w:color w:val="000000"/>
        </w:rPr>
        <w:t>(Fink et al., 2025)</w:t>
      </w:r>
      <w:r w:rsidR="00C26338" w:rsidRPr="004C757A">
        <w:rPr>
          <w:color w:val="000000"/>
        </w:rPr>
        <w:fldChar w:fldCharType="end"/>
      </w:r>
      <w:r w:rsidR="00C26338" w:rsidRPr="004C757A">
        <w:rPr>
          <w:color w:val="000000"/>
        </w:rPr>
        <w:t>.</w:t>
      </w:r>
    </w:p>
    <w:p w14:paraId="3559A55B" w14:textId="6047937B" w:rsidR="00C26338" w:rsidRPr="004C757A" w:rsidRDefault="00C26338" w:rsidP="00350C5D">
      <w:pPr>
        <w:pStyle w:val="p1"/>
        <w:spacing w:line="480" w:lineRule="auto"/>
        <w:rPr>
          <w:color w:val="000000"/>
        </w:rPr>
      </w:pPr>
      <w:r w:rsidRPr="004C757A">
        <w:rPr>
          <w:b/>
          <w:bCs/>
          <w:noProof/>
          <w:color w:val="000000"/>
          <w14:ligatures w14:val="standardContextual"/>
        </w:rPr>
        <w:lastRenderedPageBreak/>
        <w:drawing>
          <wp:inline distT="0" distB="0" distL="0" distR="0" wp14:anchorId="68627490" wp14:editId="241EA842">
            <wp:extent cx="6047858" cy="5568950"/>
            <wp:effectExtent l="12700" t="12700" r="10160" b="6350"/>
            <wp:docPr id="647303445" name="Picture 1" descr="A bird on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03445" name="Picture 1" descr="A bird on a map&#10;&#10;AI-generated content may be incorrect."/>
                    <pic:cNvPicPr/>
                  </pic:nvPicPr>
                  <pic:blipFill rotWithShape="1">
                    <a:blip r:embed="rId12" cstate="print">
                      <a:extLst>
                        <a:ext uri="{28A0092B-C50C-407E-A947-70E740481C1C}">
                          <a14:useLocalDpi xmlns:a14="http://schemas.microsoft.com/office/drawing/2010/main" val="0"/>
                        </a:ext>
                      </a:extLst>
                    </a:blip>
                    <a:srcRect r="3548"/>
                    <a:stretch>
                      <a:fillRect/>
                    </a:stretch>
                  </pic:blipFill>
                  <pic:spPr bwMode="auto">
                    <a:xfrm>
                      <a:off x="0" y="0"/>
                      <a:ext cx="6067983" cy="558748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4C757A">
        <w:rPr>
          <w:b/>
          <w:bCs/>
          <w:color w:val="000000"/>
        </w:rPr>
        <w:t>Figure 1.3.</w:t>
      </w:r>
      <w:r w:rsidRPr="004C757A">
        <w:rPr>
          <w:color w:val="000000"/>
        </w:rPr>
        <w:t xml:space="preserve"> Weekly reported abundance of </w:t>
      </w:r>
      <w:r w:rsidR="00741728" w:rsidRPr="00741728">
        <w:rPr>
          <w:i/>
          <w:iCs/>
          <w:color w:val="000000"/>
        </w:rPr>
        <w:t>C. cardinalis</w:t>
      </w:r>
      <w:r w:rsidRPr="004C757A">
        <w:rPr>
          <w:color w:val="000000"/>
        </w:rPr>
        <w:t xml:space="preserve"> on eBird during the winter (top, December 27</w:t>
      </w:r>
      <w:r w:rsidRPr="004C757A">
        <w:rPr>
          <w:color w:val="000000"/>
          <w:vertAlign w:val="superscript"/>
        </w:rPr>
        <w:t>th</w:t>
      </w:r>
      <w:r w:rsidRPr="004C757A">
        <w:rPr>
          <w:color w:val="000000"/>
        </w:rPr>
        <w:t>) and the summer (bottom, July 5</w:t>
      </w:r>
      <w:r w:rsidRPr="004C757A">
        <w:rPr>
          <w:color w:val="000000"/>
          <w:vertAlign w:val="superscript"/>
        </w:rPr>
        <w:t>th</w:t>
      </w:r>
      <w:r w:rsidRPr="004C757A">
        <w:rPr>
          <w:color w:val="000000"/>
        </w:rPr>
        <w:t xml:space="preserve">) </w:t>
      </w:r>
      <w:r w:rsidRPr="004C757A">
        <w:rPr>
          <w:color w:val="000000"/>
        </w:rPr>
        <w:fldChar w:fldCharType="begin"/>
      </w:r>
      <w:r w:rsidRPr="004C757A">
        <w:rPr>
          <w:color w:val="000000"/>
        </w:rPr>
        <w:instrText xml:space="preserve"> ADDIN ZOTERO_ITEM CSL_CITATION {"citationID":"R3TYmpi9","properties":{"formattedCitation":"(Fink et al., 2025)","plainCitation":"(Fink et al., 2025)","noteIndex":0},"citationItems":[{"id":1115,"uris":["http://zotero.org/users/16770306/items/9TX7GGYV"],"itemData":{"id":1115,"type":"dataset","abstract":"The eBird Status and Trends project generates estimates of bird occurrence and abundance at a high spatiotemporal resolution. This dataset represents the primary modeled results from the analysis workflow and are designed for further analysis, synthesis, visualization, and exploration.","DOI":"10.2173/WZTW8903","language":"en","license":"https://science.ebird.org/en/status-and-trends/products-access-terms-of-use","publisher":"Cornell Lab of Ornithology","source":"DOI.org (Crossref)","title":"eBird Status and Trends, Data Version 2023","URL":"https://science.ebird.org/en/status-and-trends/data-access/ebird-status-data-version-2023","author":[{"family":"Fink","given":"Daniel"},{"family":"Auer","given":"Tom"},{"family":"Johnston","given":"Alison"},{"family":"Strimas-Mackey","given":"Matt"},{"family":"Ligocki","given":"Shawn"},{"family":"Robinson","given":"Orin"},{"family":"Hochachka","given":"Wesley"},{"family":"Jaromczyk","given":"Lauren"},{"family":"Crowley","given":"Cynthia"},{"family":"Dunham","given":"Kylee"},{"family":"Stillman","given":"Andrew"},{"family":"Davis","given":"Courtney"},{"family":"Stokowski","given":"Myles"},{"family":"Ruiz-Gutierrez","given":"Viviana"},{"family":"Wood","given":"Chris"},{"family":"Rodewald","given":"Amanda"}],"contributor":[{"family":"Sharma","given":"Puja"},{"family":"Pantoja","given":"Vicente"},{"family":"Burgin","given":"Daniel"},{"family":"Crowe","given":"Pat"},{"family":"Bell","given":"Mike"},{"family":"Ray","given":"Samantha"},{"family":"Davies","given":"Ian"}],"accessed":{"date-parts":[["2025",7,29]]},"issued":{"date-parts":[["2025",4,30]]}}}],"schema":"https://github.com/citation-style-language/schema/raw/master/csl-citation.json"} </w:instrText>
      </w:r>
      <w:r w:rsidRPr="004C757A">
        <w:rPr>
          <w:color w:val="000000"/>
        </w:rPr>
        <w:fldChar w:fldCharType="separate"/>
      </w:r>
      <w:r w:rsidRPr="004C757A">
        <w:rPr>
          <w:noProof/>
          <w:color w:val="000000"/>
        </w:rPr>
        <w:t>(Fink et al., 2025)</w:t>
      </w:r>
      <w:r w:rsidRPr="004C757A">
        <w:rPr>
          <w:color w:val="000000"/>
        </w:rPr>
        <w:fldChar w:fldCharType="end"/>
      </w:r>
      <w:r w:rsidRPr="004C757A">
        <w:rPr>
          <w:color w:val="000000"/>
        </w:rPr>
        <w:t>. Encircled in blue (winter) and red (summer) are the major cities, including Quebec (Canada), Montreal (Canada), Toronto (Canada), Rochester (United States) and Albany (United States) (Illustration credit: Brian Small).</w:t>
      </w:r>
    </w:p>
    <w:p w14:paraId="4B2965BB" w14:textId="626E6D3A" w:rsidR="00C26338" w:rsidRPr="004C757A" w:rsidRDefault="00F37854" w:rsidP="00350C5D">
      <w:pPr>
        <w:pStyle w:val="p1"/>
        <w:spacing w:line="480" w:lineRule="auto"/>
        <w:rPr>
          <w:color w:val="000000"/>
        </w:rPr>
      </w:pPr>
      <w:r>
        <w:rPr>
          <w:i/>
          <w:iCs/>
          <w:color w:val="000000"/>
        </w:rPr>
        <w:t>C. cardinalis</w:t>
      </w:r>
      <w:r w:rsidR="002B2E7F" w:rsidRPr="004C757A">
        <w:rPr>
          <w:color w:val="000000"/>
        </w:rPr>
        <w:t xml:space="preserve"> captures at MBO peak first in May (both banded and recaptured birds; figure 1.4.), </w:t>
      </w:r>
      <w:r w:rsidR="00C26338" w:rsidRPr="004C757A">
        <w:rPr>
          <w:color w:val="000000"/>
        </w:rPr>
        <w:t xml:space="preserve">approximately at the middle point of the spring migration monitoring program. During the </w:t>
      </w:r>
      <w:r w:rsidR="00C26338" w:rsidRPr="004C757A">
        <w:rPr>
          <w:color w:val="000000"/>
        </w:rPr>
        <w:lastRenderedPageBreak/>
        <w:t xml:space="preserve">entirety of the spring program, </w:t>
      </w:r>
      <w:r w:rsidR="00CA289A">
        <w:rPr>
          <w:i/>
          <w:iCs/>
          <w:color w:val="000000"/>
        </w:rPr>
        <w:t>C. cardinalis</w:t>
      </w:r>
      <w:r w:rsidR="00C26338" w:rsidRPr="004C757A">
        <w:rPr>
          <w:color w:val="000000"/>
        </w:rPr>
        <w:t xml:space="preserve"> are banded at a rate of ~ 0.27 individual per hour of mist-net opening and cardinals are recaptured at a slightly higher rate of ~ 0.31 individual per hour of mist-net opening. When the fall migration monitoring program occurs, </w:t>
      </w:r>
      <w:r w:rsidR="006B10CE" w:rsidRPr="004C757A">
        <w:rPr>
          <w:color w:val="000000"/>
        </w:rPr>
        <w:t>there is</w:t>
      </w:r>
      <w:r w:rsidR="00C26338" w:rsidRPr="004C757A">
        <w:rPr>
          <w:color w:val="000000"/>
        </w:rPr>
        <w:t xml:space="preserve"> a steep increase in the number of </w:t>
      </w:r>
      <w:r w:rsidR="00CA289A">
        <w:rPr>
          <w:i/>
          <w:iCs/>
          <w:color w:val="000000"/>
        </w:rPr>
        <w:t>C. cardinalis</w:t>
      </w:r>
      <w:r w:rsidR="00C26338" w:rsidRPr="004C757A">
        <w:rPr>
          <w:color w:val="000000"/>
        </w:rPr>
        <w:t xml:space="preserve"> banded and recaptured. Banding rate goes up to ~ 0.75 individual per hour of mist-net opening (almost three times the banding rate during the spring), while recapture rate increases to 0.50 individual per hour of mist-net opening.</w:t>
      </w:r>
      <w:r w:rsidR="00D85B4C">
        <w:rPr>
          <w:color w:val="000000"/>
        </w:rPr>
        <w:t xml:space="preserve"> The high numbers of </w:t>
      </w:r>
      <w:r w:rsidR="00CA289A">
        <w:rPr>
          <w:i/>
          <w:iCs/>
          <w:color w:val="000000"/>
        </w:rPr>
        <w:t>C. cardinalis</w:t>
      </w:r>
      <w:r w:rsidR="00D85B4C">
        <w:rPr>
          <w:color w:val="000000"/>
        </w:rPr>
        <w:t xml:space="preserve"> captured during the </w:t>
      </w:r>
      <w:r w:rsidR="000823C3">
        <w:rPr>
          <w:color w:val="000000"/>
        </w:rPr>
        <w:t>fall migration</w:t>
      </w:r>
      <w:r w:rsidR="00D85B4C">
        <w:rPr>
          <w:color w:val="000000"/>
        </w:rPr>
        <w:t xml:space="preserve"> monitoring program are mainly juveniles, most probably from pairs breeding on site</w:t>
      </w:r>
      <w:r w:rsidR="000823C3">
        <w:rPr>
          <w:color w:val="000000"/>
        </w:rPr>
        <w:t>.</w:t>
      </w:r>
    </w:p>
    <w:p w14:paraId="0E309054" w14:textId="422F5C32" w:rsidR="00C26338" w:rsidRPr="004C757A" w:rsidRDefault="002E25B1" w:rsidP="00350C5D">
      <w:pPr>
        <w:spacing w:line="480" w:lineRule="auto"/>
        <w:rPr>
          <w:rFonts w:ascii="Times New Roman" w:eastAsiaTheme="minorEastAsia" w:hAnsi="Times New Roman" w:cs="Times New Roman"/>
          <w:color w:val="000000" w:themeColor="text1"/>
          <w:lang w:val="en-CA"/>
        </w:rPr>
      </w:pPr>
      <w:r>
        <w:rPr>
          <w:rFonts w:ascii="Times New Roman" w:eastAsiaTheme="minorEastAsia" w:hAnsi="Times New Roman" w:cs="Times New Roman"/>
          <w:b/>
          <w:bCs/>
          <w:noProof/>
          <w:color w:val="000000" w:themeColor="text1"/>
          <w:lang w:val="en-CA"/>
        </w:rPr>
        <w:drawing>
          <wp:inline distT="0" distB="0" distL="0" distR="0" wp14:anchorId="107E7A74" wp14:editId="0762A957">
            <wp:extent cx="5943600" cy="3589435"/>
            <wp:effectExtent l="12700" t="12700" r="12700" b="17780"/>
            <wp:docPr id="640321663" name="Picture 4" descr="A graph of different colo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21663" name="Picture 4" descr="A graph of different colored and black lines&#10;&#10;AI-generated content may be incorrect."/>
                    <pic:cNvPicPr/>
                  </pic:nvPicPr>
                  <pic:blipFill rotWithShape="1">
                    <a:blip r:embed="rId13" cstate="print">
                      <a:extLst>
                        <a:ext uri="{28A0092B-C50C-407E-A947-70E740481C1C}">
                          <a14:useLocalDpi xmlns:a14="http://schemas.microsoft.com/office/drawing/2010/main" val="0"/>
                        </a:ext>
                      </a:extLst>
                    </a:blip>
                    <a:srcRect t="3174"/>
                    <a:stretch>
                      <a:fillRect/>
                    </a:stretch>
                  </pic:blipFill>
                  <pic:spPr bwMode="auto">
                    <a:xfrm>
                      <a:off x="0" y="0"/>
                      <a:ext cx="5943600" cy="358943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commentRangeStart w:id="18"/>
      <w:r w:rsidR="00C26338" w:rsidRPr="004C757A">
        <w:rPr>
          <w:rFonts w:ascii="Times New Roman" w:eastAsiaTheme="minorEastAsia" w:hAnsi="Times New Roman" w:cs="Times New Roman"/>
          <w:b/>
          <w:bCs/>
          <w:color w:val="000000" w:themeColor="text1"/>
          <w:lang w:val="en-CA"/>
        </w:rPr>
        <w:t>Figure 1.4.</w:t>
      </w:r>
      <w:r w:rsidR="00C26338" w:rsidRPr="004C757A">
        <w:rPr>
          <w:rFonts w:ascii="Times New Roman" w:eastAsiaTheme="minorEastAsia" w:hAnsi="Times New Roman" w:cs="Times New Roman"/>
          <w:color w:val="000000" w:themeColor="text1"/>
          <w:lang w:val="en-CA"/>
        </w:rPr>
        <w:t xml:space="preserve"> </w:t>
      </w:r>
      <w:commentRangeEnd w:id="18"/>
      <w:r w:rsidR="006220A2">
        <w:rPr>
          <w:rStyle w:val="CommentReference"/>
        </w:rPr>
        <w:commentReference w:id="18"/>
      </w:r>
      <w:r w:rsidR="00CA2C9F">
        <w:rPr>
          <w:rFonts w:ascii="Times New Roman" w:eastAsiaTheme="minorEastAsia" w:hAnsi="Times New Roman" w:cs="Times New Roman"/>
          <w:color w:val="000000" w:themeColor="text1"/>
          <w:lang w:val="en-CA"/>
        </w:rPr>
        <w:t>Mean n</w:t>
      </w:r>
      <w:r w:rsidR="00C26338" w:rsidRPr="004C757A">
        <w:rPr>
          <w:rFonts w:ascii="Times New Roman" w:eastAsiaTheme="minorEastAsia" w:hAnsi="Times New Roman" w:cs="Times New Roman"/>
          <w:color w:val="000000" w:themeColor="text1"/>
          <w:lang w:val="en-CA"/>
        </w:rPr>
        <w:t xml:space="preserve">umber of </w:t>
      </w:r>
      <w:r w:rsidR="00185A45">
        <w:rPr>
          <w:rFonts w:ascii="Times New Roman" w:eastAsiaTheme="minorEastAsia" w:hAnsi="Times New Roman" w:cs="Times New Roman"/>
          <w:color w:val="000000" w:themeColor="text1"/>
          <w:lang w:val="en-CA"/>
        </w:rPr>
        <w:t>adults (</w:t>
      </w:r>
      <w:r w:rsidR="008D341A">
        <w:rPr>
          <w:rFonts w:ascii="Times New Roman" w:eastAsiaTheme="minorEastAsia" w:hAnsi="Times New Roman" w:cs="Times New Roman"/>
          <w:color w:val="000000" w:themeColor="text1"/>
          <w:lang w:val="en-CA"/>
        </w:rPr>
        <w:t xml:space="preserve">top), juveniles (middle) and unknown (bottom) </w:t>
      </w:r>
      <w:r w:rsidR="008A3371">
        <w:rPr>
          <w:rFonts w:ascii="Times New Roman" w:eastAsiaTheme="minorEastAsia" w:hAnsi="Times New Roman" w:cs="Times New Roman"/>
          <w:i/>
          <w:iCs/>
          <w:color w:val="000000" w:themeColor="text1"/>
          <w:lang w:val="en-CA"/>
        </w:rPr>
        <w:t>C. cardinalis</w:t>
      </w:r>
      <w:r w:rsidR="00C26338" w:rsidRPr="004C757A">
        <w:rPr>
          <w:rFonts w:ascii="Times New Roman" w:eastAsiaTheme="minorEastAsia" w:hAnsi="Times New Roman" w:cs="Times New Roman"/>
          <w:color w:val="000000" w:themeColor="text1"/>
          <w:lang w:val="en-CA"/>
        </w:rPr>
        <w:t xml:space="preserve"> banded </w:t>
      </w:r>
      <w:r w:rsidR="00CA2C9F">
        <w:rPr>
          <w:rFonts w:ascii="Times New Roman" w:eastAsiaTheme="minorEastAsia" w:hAnsi="Times New Roman" w:cs="Times New Roman"/>
          <w:color w:val="000000" w:themeColor="text1"/>
          <w:lang w:val="en-CA"/>
        </w:rPr>
        <w:t xml:space="preserve">on a bi-weekly basis </w:t>
      </w:r>
      <w:r w:rsidR="00C26338" w:rsidRPr="004C757A">
        <w:rPr>
          <w:rFonts w:ascii="Times New Roman" w:eastAsiaTheme="minorEastAsia" w:hAnsi="Times New Roman" w:cs="Times New Roman"/>
          <w:color w:val="000000" w:themeColor="text1"/>
          <w:lang w:val="en-CA"/>
        </w:rPr>
        <w:t>at the McGill Bird Observatory between 2004 and 2022 in Montreal, Quebec, Canada. The grey boxes highlight both the spring and fall migration monitoring programs duratio</w:t>
      </w:r>
      <w:r w:rsidR="00185A45">
        <w:rPr>
          <w:rFonts w:ascii="Times New Roman" w:eastAsiaTheme="minorEastAsia" w:hAnsi="Times New Roman" w:cs="Times New Roman"/>
          <w:color w:val="000000" w:themeColor="text1"/>
          <w:lang w:val="en-CA"/>
        </w:rPr>
        <w:t>n</w:t>
      </w:r>
      <w:commentRangeStart w:id="19"/>
      <w:r w:rsidR="00C26338" w:rsidRPr="004C757A">
        <w:rPr>
          <w:rFonts w:ascii="Times New Roman" w:eastAsiaTheme="minorEastAsia" w:hAnsi="Times New Roman" w:cs="Times New Roman"/>
          <w:color w:val="000000" w:themeColor="text1"/>
          <w:lang w:val="en-CA"/>
        </w:rPr>
        <w:t>.</w:t>
      </w:r>
      <w:commentRangeEnd w:id="19"/>
      <w:r w:rsidR="006B10CE" w:rsidRPr="004C757A">
        <w:rPr>
          <w:rStyle w:val="CommentReference"/>
        </w:rPr>
        <w:commentReference w:id="19"/>
      </w:r>
    </w:p>
    <w:p w14:paraId="781D8E60" w14:textId="41B03C8F" w:rsidR="00C26338" w:rsidRPr="004C757A" w:rsidRDefault="00C26338" w:rsidP="00350C5D">
      <w:pPr>
        <w:pStyle w:val="Heading3"/>
        <w:spacing w:line="480" w:lineRule="auto"/>
        <w:rPr>
          <w:rFonts w:ascii="Times New Roman" w:eastAsia="Times New Roman" w:hAnsi="Times New Roman" w:cs="Times New Roman"/>
          <w:color w:val="000000" w:themeColor="text1"/>
          <w:sz w:val="24"/>
          <w:szCs w:val="24"/>
          <w:u w:val="single"/>
          <w:lang w:val="en-CA"/>
          <w:rPrChange w:id="20" w:author="Frei,Barbara (ECCC)" w:date="2025-08-01T19:20:00Z">
            <w:rPr>
              <w:rFonts w:ascii="Times New Roman" w:hAnsi="Times New Roman" w:cs="Times New Roman"/>
              <w:b/>
              <w:bCs/>
              <w:color w:val="000000" w:themeColor="text1"/>
              <w:lang w:val="en-CA"/>
            </w:rPr>
          </w:rPrChange>
        </w:rPr>
      </w:pPr>
      <w:bookmarkStart w:id="21" w:name="_Toc205543125"/>
      <w:r w:rsidRPr="004C757A">
        <w:rPr>
          <w:rFonts w:ascii="Times New Roman" w:eastAsia="Times New Roman" w:hAnsi="Times New Roman" w:cs="Times New Roman"/>
          <w:color w:val="000000" w:themeColor="text1"/>
          <w:sz w:val="24"/>
          <w:szCs w:val="24"/>
          <w:u w:val="single"/>
          <w:lang w:val="en-CA"/>
          <w:rPrChange w:id="22" w:author="Frei,Barbara (ECCC)" w:date="2025-08-01T15:21:00Z" w16du:dateUtc="2025-08-01T19:21:00Z">
            <w:rPr>
              <w:lang w:val="en-CA"/>
            </w:rPr>
          </w:rPrChange>
        </w:rPr>
        <w:lastRenderedPageBreak/>
        <w:t xml:space="preserve">Telemetry tracking of </w:t>
      </w:r>
      <w:r w:rsidR="00EC6709">
        <w:rPr>
          <w:rFonts w:ascii="Times New Roman" w:eastAsia="Times New Roman" w:hAnsi="Times New Roman" w:cs="Times New Roman"/>
          <w:i/>
          <w:iCs/>
          <w:color w:val="000000" w:themeColor="text1"/>
          <w:sz w:val="24"/>
          <w:szCs w:val="24"/>
          <w:u w:val="single"/>
          <w:lang w:val="en-CA"/>
        </w:rPr>
        <w:t>C. cardinalis</w:t>
      </w:r>
      <w:r w:rsidRPr="004C757A">
        <w:rPr>
          <w:rFonts w:ascii="Times New Roman" w:eastAsia="Times New Roman" w:hAnsi="Times New Roman" w:cs="Times New Roman"/>
          <w:color w:val="000000" w:themeColor="text1"/>
          <w:sz w:val="24"/>
          <w:szCs w:val="24"/>
          <w:u w:val="single"/>
          <w:lang w:val="en-CA"/>
          <w:rPrChange w:id="23" w:author="Frei,Barbara (ECCC)" w:date="2025-08-01T15:21:00Z" w16du:dateUtc="2025-08-01T19:21:00Z">
            <w:rPr>
              <w:lang w:val="en-CA"/>
            </w:rPr>
          </w:rPrChange>
        </w:rPr>
        <w:t xml:space="preserve"> </w:t>
      </w:r>
      <w:r w:rsidRPr="004C757A">
        <w:rPr>
          <w:rFonts w:ascii="Times New Roman" w:eastAsia="Times New Roman" w:hAnsi="Times New Roman" w:cs="Times New Roman"/>
          <w:color w:val="000000" w:themeColor="text1"/>
          <w:sz w:val="24"/>
          <w:szCs w:val="24"/>
          <w:u w:val="single"/>
          <w:lang w:val="en-CA"/>
          <w:rPrChange w:id="24" w:author="Frei,Barbara (ECCC)" w:date="2025-08-01T19:21:00Z">
            <w:rPr>
              <w:lang w:val="en-CA"/>
            </w:rPr>
          </w:rPrChange>
        </w:rPr>
        <w:t>across an urban gradient</w:t>
      </w:r>
      <w:bookmarkEnd w:id="21"/>
    </w:p>
    <w:p w14:paraId="20EBEAFE" w14:textId="489C6A5A" w:rsidR="00C26338" w:rsidRPr="004C757A" w:rsidRDefault="00C26338" w:rsidP="00150204">
      <w:pPr>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color w:val="000000" w:themeColor="text1"/>
          <w:lang w:val="en-CA"/>
        </w:rPr>
        <w:t xml:space="preserve">In the fall and winter of 2022-2023, a total of 21 </w:t>
      </w:r>
      <w:r w:rsidR="00AA10DE">
        <w:rPr>
          <w:rFonts w:ascii="Times New Roman" w:hAnsi="Times New Roman" w:cs="Times New Roman"/>
          <w:i/>
          <w:iCs/>
          <w:color w:val="000000" w:themeColor="text1"/>
          <w:lang w:val="en-CA"/>
        </w:rPr>
        <w:t>C. cardinalis</w:t>
      </w:r>
      <w:r w:rsidRPr="004C757A">
        <w:rPr>
          <w:rFonts w:ascii="Times New Roman" w:hAnsi="Times New Roman" w:cs="Times New Roman"/>
          <w:color w:val="000000" w:themeColor="text1"/>
          <w:lang w:val="en-CA"/>
        </w:rPr>
        <w:t xml:space="preserve"> were released at MBO (peri-urban) with radio tags (including tags that were re-deployed due to mortalities shortly after release). In 2023-2024, 15 </w:t>
      </w:r>
      <w:r w:rsidR="00AA10DE">
        <w:rPr>
          <w:rFonts w:ascii="Times New Roman" w:hAnsi="Times New Roman" w:cs="Times New Roman"/>
          <w:i/>
          <w:iCs/>
          <w:color w:val="000000" w:themeColor="text1"/>
          <w:lang w:val="en-CA"/>
        </w:rPr>
        <w:t>C. cardinalis</w:t>
      </w:r>
      <w:r w:rsidRPr="004C757A">
        <w:rPr>
          <w:rFonts w:ascii="Times New Roman" w:hAnsi="Times New Roman" w:cs="Times New Roman"/>
          <w:color w:val="000000" w:themeColor="text1"/>
          <w:lang w:val="en-CA"/>
        </w:rPr>
        <w:t xml:space="preserve"> were released at MBO (peri-urban), 15 at BDU (suburban) and 15 at CON (urban) for a total of 45 </w:t>
      </w:r>
      <w:r w:rsidR="00AA10DE">
        <w:rPr>
          <w:rFonts w:ascii="Times New Roman" w:hAnsi="Times New Roman" w:cs="Times New Roman"/>
          <w:i/>
          <w:iCs/>
          <w:color w:val="000000" w:themeColor="text1"/>
          <w:lang w:val="en-CA"/>
        </w:rPr>
        <w:t>C. cardinalis</w:t>
      </w:r>
      <w:r w:rsidRPr="004C757A">
        <w:rPr>
          <w:rFonts w:ascii="Times New Roman" w:hAnsi="Times New Roman" w:cs="Times New Roman"/>
          <w:color w:val="000000" w:themeColor="text1"/>
          <w:lang w:val="en-CA"/>
        </w:rPr>
        <w:t xml:space="preserve"> across all three sites. In 2024-2025, 5 </w:t>
      </w:r>
      <w:r w:rsidR="00E61504">
        <w:rPr>
          <w:rFonts w:ascii="Times New Roman" w:hAnsi="Times New Roman" w:cs="Times New Roman"/>
          <w:i/>
          <w:iCs/>
          <w:color w:val="000000" w:themeColor="text1"/>
          <w:lang w:val="en-CA"/>
        </w:rPr>
        <w:t>C. cardinalis</w:t>
      </w:r>
      <w:r w:rsidRPr="004C757A">
        <w:rPr>
          <w:rFonts w:ascii="Times New Roman" w:hAnsi="Times New Roman" w:cs="Times New Roman"/>
          <w:color w:val="000000" w:themeColor="text1"/>
          <w:lang w:val="en-CA"/>
        </w:rPr>
        <w:t xml:space="preserve"> were released at MBO (peri-urban), 16 were released at BDU (suburban) and 21 were released at CON (urban) for a total of 42 birds across all three sites. Table 1.1. is detailing the number of </w:t>
      </w:r>
      <w:r w:rsidR="00384CE8">
        <w:rPr>
          <w:rFonts w:ascii="Times New Roman" w:hAnsi="Times New Roman" w:cs="Times New Roman"/>
          <w:i/>
          <w:iCs/>
          <w:color w:val="000000" w:themeColor="text1"/>
          <w:lang w:val="en-CA"/>
        </w:rPr>
        <w:t>C. cardinalis</w:t>
      </w:r>
      <w:r w:rsidRPr="004C757A">
        <w:rPr>
          <w:rFonts w:ascii="Times New Roman" w:hAnsi="Times New Roman" w:cs="Times New Roman"/>
          <w:color w:val="000000" w:themeColor="text1"/>
          <w:lang w:val="en-CA"/>
        </w:rPr>
        <w:t xml:space="preserve"> we were able to track for each field season, their apparent survival, along with the number of confirmed mortalities and the potential causes for these deaths.</w:t>
      </w:r>
    </w:p>
    <w:p w14:paraId="15A2DE54" w14:textId="6A335F36" w:rsidR="00C26338" w:rsidRPr="004C757A" w:rsidRDefault="00C26338" w:rsidP="00350C5D">
      <w:pPr>
        <w:autoSpaceDE w:val="0"/>
        <w:autoSpaceDN w:val="0"/>
        <w:adjustRightInd w:val="0"/>
        <w:spacing w:line="480" w:lineRule="auto"/>
        <w:rPr>
          <w:del w:id="25" w:author="Frei,Barbara (ECCC)" w:date="2025-08-01T19:15:00Z" w16du:dateUtc="2025-08-01T19:15:48Z"/>
          <w:rFonts w:ascii="Times New Roman" w:hAnsi="Times New Roman" w:cs="Times New Roman"/>
          <w:color w:val="000000"/>
          <w:lang w:val="en-CA"/>
        </w:rPr>
      </w:pPr>
      <w:r w:rsidRPr="004C757A">
        <w:rPr>
          <w:rFonts w:ascii="Times New Roman" w:hAnsi="Times New Roman" w:cs="Times New Roman"/>
          <w:b/>
          <w:color w:val="000000" w:themeColor="text1"/>
          <w:lang w:val="en-CA"/>
        </w:rPr>
        <w:t>Table 1.1.</w:t>
      </w:r>
      <w:r w:rsidRPr="004C757A">
        <w:rPr>
          <w:rFonts w:ascii="Times New Roman" w:hAnsi="Times New Roman" w:cs="Times New Roman"/>
          <w:color w:val="000000" w:themeColor="text1"/>
          <w:lang w:val="en-CA"/>
        </w:rPr>
        <w:t xml:space="preserve"> Number of </w:t>
      </w:r>
      <w:r w:rsidR="00E61504">
        <w:rPr>
          <w:rFonts w:ascii="Times New Roman" w:hAnsi="Times New Roman" w:cs="Times New Roman"/>
          <w:i/>
          <w:iCs/>
          <w:color w:val="000000" w:themeColor="text1"/>
          <w:lang w:val="en-CA"/>
        </w:rPr>
        <w:t>C. cardinalis</w:t>
      </w:r>
      <w:r w:rsidRPr="004C757A">
        <w:rPr>
          <w:rFonts w:ascii="Times New Roman" w:hAnsi="Times New Roman" w:cs="Times New Roman"/>
          <w:color w:val="000000" w:themeColor="text1"/>
          <w:lang w:val="en-CA"/>
        </w:rPr>
        <w:t xml:space="preserve"> tracked 1 and 3 months after initial release, with apparent survival (48.15%) and known mortality events/probable causes across three sites in Montreal, Quebec, Canada between 2022 and 2025.</w:t>
      </w:r>
    </w:p>
    <w:tbl>
      <w:tblPr>
        <w:tblStyle w:val="TableGrid"/>
        <w:tblW w:w="10060" w:type="dxa"/>
        <w:tblLook w:val="04A0" w:firstRow="1" w:lastRow="0" w:firstColumn="1" w:lastColumn="0" w:noHBand="0" w:noVBand="1"/>
      </w:tblPr>
      <w:tblGrid>
        <w:gridCol w:w="1126"/>
        <w:gridCol w:w="672"/>
        <w:gridCol w:w="1599"/>
        <w:gridCol w:w="1843"/>
        <w:gridCol w:w="1843"/>
        <w:gridCol w:w="1559"/>
        <w:gridCol w:w="1418"/>
      </w:tblGrid>
      <w:tr w:rsidR="00C26338" w:rsidRPr="004C757A" w14:paraId="17098FDD" w14:textId="77777777" w:rsidTr="008503D1">
        <w:tc>
          <w:tcPr>
            <w:tcW w:w="1126" w:type="dxa"/>
          </w:tcPr>
          <w:p w14:paraId="2437FE01" w14:textId="77777777" w:rsidR="00C26338" w:rsidRPr="004C757A" w:rsidRDefault="00C26338" w:rsidP="00350C5D">
            <w:pPr>
              <w:autoSpaceDE w:val="0"/>
              <w:autoSpaceDN w:val="0"/>
              <w:adjustRightInd w:val="0"/>
              <w:spacing w:line="480" w:lineRule="auto"/>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Year</w:t>
            </w:r>
          </w:p>
        </w:tc>
        <w:tc>
          <w:tcPr>
            <w:tcW w:w="672" w:type="dxa"/>
          </w:tcPr>
          <w:p w14:paraId="13183CC4"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Site</w:t>
            </w:r>
          </w:p>
        </w:tc>
        <w:tc>
          <w:tcPr>
            <w:tcW w:w="1599" w:type="dxa"/>
          </w:tcPr>
          <w:p w14:paraId="23DFDADC" w14:textId="63058948" w:rsidR="00C26338" w:rsidRPr="008503D1"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 xml:space="preserve">Total number of </w:t>
            </w:r>
            <w:r w:rsidR="008503D1">
              <w:rPr>
                <w:rFonts w:ascii="Times New Roman" w:hAnsi="Times New Roman" w:cs="Times New Roman"/>
                <w:i/>
                <w:iCs/>
                <w:color w:val="000000"/>
                <w:sz w:val="20"/>
                <w:szCs w:val="20"/>
                <w:u w:color="000000"/>
                <w:lang w:val="en-CA"/>
              </w:rPr>
              <w:t>C. cardinalis</w:t>
            </w:r>
          </w:p>
        </w:tc>
        <w:tc>
          <w:tcPr>
            <w:tcW w:w="1843" w:type="dxa"/>
          </w:tcPr>
          <w:p w14:paraId="5DDBF17A" w14:textId="77777777" w:rsidR="00C26338" w:rsidRPr="004C757A" w:rsidRDefault="00C26338" w:rsidP="00350C5D">
            <w:pPr>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themeColor="text1"/>
                <w:sz w:val="20"/>
                <w:szCs w:val="20"/>
                <w:lang w:val="en-CA"/>
              </w:rPr>
              <w:t># tracked 1 month (apparent survival)</w:t>
            </w:r>
          </w:p>
        </w:tc>
        <w:tc>
          <w:tcPr>
            <w:tcW w:w="1843" w:type="dxa"/>
          </w:tcPr>
          <w:p w14:paraId="59CBC111" w14:textId="77777777" w:rsidR="00C26338" w:rsidRPr="004C757A" w:rsidRDefault="00C26338" w:rsidP="00350C5D">
            <w:pPr>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themeColor="text1"/>
                <w:sz w:val="20"/>
                <w:szCs w:val="20"/>
                <w:lang w:val="en-CA"/>
              </w:rPr>
              <w:t># tracked 3 months (apparent survival)</w:t>
            </w:r>
          </w:p>
        </w:tc>
        <w:tc>
          <w:tcPr>
            <w:tcW w:w="1559" w:type="dxa"/>
          </w:tcPr>
          <w:p w14:paraId="78BA8AA8" w14:textId="77777777" w:rsidR="00C26338" w:rsidRPr="004C757A" w:rsidRDefault="00C26338" w:rsidP="00350C5D">
            <w:pPr>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themeColor="text1"/>
                <w:sz w:val="20"/>
                <w:szCs w:val="20"/>
                <w:lang w:val="en-CA"/>
              </w:rPr>
              <w:t>Known mortality events</w:t>
            </w:r>
          </w:p>
        </w:tc>
        <w:tc>
          <w:tcPr>
            <w:tcW w:w="1418" w:type="dxa"/>
          </w:tcPr>
          <w:p w14:paraId="276634F0" w14:textId="77777777" w:rsidR="00C26338" w:rsidRPr="004C757A" w:rsidRDefault="00C26338" w:rsidP="00350C5D">
            <w:pPr>
              <w:spacing w:line="259" w:lineRule="auto"/>
              <w:rPr>
                <w:rFonts w:ascii="Times New Roman" w:hAnsi="Times New Roman" w:cs="Times New Roman"/>
                <w:color w:val="000000" w:themeColor="text1"/>
                <w:sz w:val="20"/>
                <w:szCs w:val="20"/>
                <w:lang w:val="en-CA"/>
              </w:rPr>
              <w:pPrChange w:id="26" w:author="Frei,Barbara (ECCC)" w:date="2025-08-01T15:17:00Z" w16du:dateUtc="2025-08-01T19:17:00Z">
                <w:pPr>
                  <w:autoSpaceDE w:val="0"/>
                  <w:autoSpaceDN w:val="0"/>
                  <w:adjustRightInd w:val="0"/>
                  <w:jc w:val="right"/>
                </w:pPr>
              </w:pPrChange>
            </w:pPr>
            <w:r w:rsidRPr="004C757A">
              <w:rPr>
                <w:rFonts w:ascii="Times New Roman" w:hAnsi="Times New Roman" w:cs="Times New Roman"/>
                <w:color w:val="000000" w:themeColor="text1"/>
                <w:sz w:val="20"/>
                <w:szCs w:val="20"/>
                <w:lang w:val="en-CA"/>
              </w:rPr>
              <w:t>Probable cause of death</w:t>
            </w:r>
          </w:p>
        </w:tc>
      </w:tr>
      <w:tr w:rsidR="00C26338" w:rsidRPr="004C757A" w14:paraId="30554A1B" w14:textId="77777777" w:rsidTr="008503D1">
        <w:tc>
          <w:tcPr>
            <w:tcW w:w="1126" w:type="dxa"/>
          </w:tcPr>
          <w:p w14:paraId="64E0DF5C"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2022-2023</w:t>
            </w:r>
          </w:p>
        </w:tc>
        <w:tc>
          <w:tcPr>
            <w:tcW w:w="672" w:type="dxa"/>
          </w:tcPr>
          <w:p w14:paraId="21E5B09A"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MBO</w:t>
            </w:r>
          </w:p>
        </w:tc>
        <w:tc>
          <w:tcPr>
            <w:tcW w:w="1599" w:type="dxa"/>
          </w:tcPr>
          <w:p w14:paraId="03B4D82B"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21</w:t>
            </w:r>
          </w:p>
        </w:tc>
        <w:tc>
          <w:tcPr>
            <w:tcW w:w="1843" w:type="dxa"/>
          </w:tcPr>
          <w:p w14:paraId="4BD5A364"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17 (81%)</w:t>
            </w:r>
          </w:p>
        </w:tc>
        <w:tc>
          <w:tcPr>
            <w:tcW w:w="1843" w:type="dxa"/>
          </w:tcPr>
          <w:p w14:paraId="5DEA0EE4"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16 (76%)</w:t>
            </w:r>
          </w:p>
        </w:tc>
        <w:tc>
          <w:tcPr>
            <w:tcW w:w="1559" w:type="dxa"/>
          </w:tcPr>
          <w:p w14:paraId="774A1951"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w:t>
            </w:r>
          </w:p>
        </w:tc>
        <w:tc>
          <w:tcPr>
            <w:tcW w:w="1418" w:type="dxa"/>
          </w:tcPr>
          <w:p w14:paraId="70BA261E"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2)</w:t>
            </w:r>
          </w:p>
        </w:tc>
      </w:tr>
      <w:tr w:rsidR="00C26338" w:rsidRPr="004C757A" w14:paraId="40C38F36" w14:textId="77777777" w:rsidTr="008503D1">
        <w:tc>
          <w:tcPr>
            <w:tcW w:w="1126" w:type="dxa"/>
          </w:tcPr>
          <w:p w14:paraId="5308B55D"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2023-2024</w:t>
            </w:r>
          </w:p>
        </w:tc>
        <w:tc>
          <w:tcPr>
            <w:tcW w:w="672" w:type="dxa"/>
          </w:tcPr>
          <w:p w14:paraId="10229C89"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MBO</w:t>
            </w:r>
          </w:p>
        </w:tc>
        <w:tc>
          <w:tcPr>
            <w:tcW w:w="1599" w:type="dxa"/>
          </w:tcPr>
          <w:p w14:paraId="1ADBEEE4"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15</w:t>
            </w:r>
          </w:p>
        </w:tc>
        <w:tc>
          <w:tcPr>
            <w:tcW w:w="1843" w:type="dxa"/>
          </w:tcPr>
          <w:p w14:paraId="0268605F"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13 (87%)</w:t>
            </w:r>
          </w:p>
        </w:tc>
        <w:tc>
          <w:tcPr>
            <w:tcW w:w="1843" w:type="dxa"/>
          </w:tcPr>
          <w:p w14:paraId="7945D12F"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9 (60%)</w:t>
            </w:r>
          </w:p>
        </w:tc>
        <w:tc>
          <w:tcPr>
            <w:tcW w:w="1559" w:type="dxa"/>
          </w:tcPr>
          <w:p w14:paraId="0676EC85"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3</w:t>
            </w:r>
          </w:p>
        </w:tc>
        <w:tc>
          <w:tcPr>
            <w:tcW w:w="1418" w:type="dxa"/>
          </w:tcPr>
          <w:p w14:paraId="1B5C58B3"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2) Unknown (n = 1)</w:t>
            </w:r>
          </w:p>
        </w:tc>
      </w:tr>
      <w:tr w:rsidR="00C26338" w:rsidRPr="004C757A" w14:paraId="6ED82039" w14:textId="77777777" w:rsidTr="008503D1">
        <w:tc>
          <w:tcPr>
            <w:tcW w:w="1126" w:type="dxa"/>
          </w:tcPr>
          <w:p w14:paraId="2959EFB2"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2023-2024</w:t>
            </w:r>
          </w:p>
        </w:tc>
        <w:tc>
          <w:tcPr>
            <w:tcW w:w="672" w:type="dxa"/>
          </w:tcPr>
          <w:p w14:paraId="7A4D5AC6"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BDU</w:t>
            </w:r>
          </w:p>
        </w:tc>
        <w:tc>
          <w:tcPr>
            <w:tcW w:w="1599" w:type="dxa"/>
          </w:tcPr>
          <w:p w14:paraId="04A05957"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15</w:t>
            </w:r>
          </w:p>
        </w:tc>
        <w:tc>
          <w:tcPr>
            <w:tcW w:w="1843" w:type="dxa"/>
          </w:tcPr>
          <w:p w14:paraId="16901861"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8 (53%)</w:t>
            </w:r>
          </w:p>
        </w:tc>
        <w:tc>
          <w:tcPr>
            <w:tcW w:w="1843" w:type="dxa"/>
          </w:tcPr>
          <w:p w14:paraId="3103F670"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7 (47%)</w:t>
            </w:r>
          </w:p>
        </w:tc>
        <w:tc>
          <w:tcPr>
            <w:tcW w:w="1559" w:type="dxa"/>
          </w:tcPr>
          <w:p w14:paraId="0011FF2F"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w:t>
            </w:r>
          </w:p>
        </w:tc>
        <w:tc>
          <w:tcPr>
            <w:tcW w:w="1418" w:type="dxa"/>
          </w:tcPr>
          <w:p w14:paraId="4D774F0B"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1)</w:t>
            </w:r>
          </w:p>
          <w:p w14:paraId="75202FD6"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Unknown (n = 1)</w:t>
            </w:r>
          </w:p>
        </w:tc>
      </w:tr>
      <w:tr w:rsidR="00C26338" w:rsidRPr="004C757A" w14:paraId="6DE6A66A" w14:textId="77777777" w:rsidTr="008503D1">
        <w:tc>
          <w:tcPr>
            <w:tcW w:w="1126" w:type="dxa"/>
          </w:tcPr>
          <w:p w14:paraId="745911BB"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2023-2024</w:t>
            </w:r>
          </w:p>
        </w:tc>
        <w:tc>
          <w:tcPr>
            <w:tcW w:w="672" w:type="dxa"/>
          </w:tcPr>
          <w:p w14:paraId="180A29D9"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CON</w:t>
            </w:r>
          </w:p>
        </w:tc>
        <w:tc>
          <w:tcPr>
            <w:tcW w:w="1599" w:type="dxa"/>
          </w:tcPr>
          <w:p w14:paraId="58F4277F"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15</w:t>
            </w:r>
          </w:p>
        </w:tc>
        <w:tc>
          <w:tcPr>
            <w:tcW w:w="1843" w:type="dxa"/>
          </w:tcPr>
          <w:p w14:paraId="299C1FC9"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4 (27%)</w:t>
            </w:r>
          </w:p>
        </w:tc>
        <w:tc>
          <w:tcPr>
            <w:tcW w:w="1843" w:type="dxa"/>
          </w:tcPr>
          <w:p w14:paraId="657C2408"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 (13%)</w:t>
            </w:r>
          </w:p>
        </w:tc>
        <w:tc>
          <w:tcPr>
            <w:tcW w:w="1559" w:type="dxa"/>
          </w:tcPr>
          <w:p w14:paraId="667F21B8"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w:t>
            </w:r>
          </w:p>
        </w:tc>
        <w:tc>
          <w:tcPr>
            <w:tcW w:w="1418" w:type="dxa"/>
          </w:tcPr>
          <w:p w14:paraId="363D6F61"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Window collision (n = 1)</w:t>
            </w:r>
          </w:p>
        </w:tc>
      </w:tr>
      <w:tr w:rsidR="00C26338" w:rsidRPr="004C757A" w14:paraId="05F54B6A" w14:textId="77777777" w:rsidTr="008503D1">
        <w:tc>
          <w:tcPr>
            <w:tcW w:w="1126" w:type="dxa"/>
          </w:tcPr>
          <w:p w14:paraId="448B29F7"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2024-2025</w:t>
            </w:r>
          </w:p>
        </w:tc>
        <w:tc>
          <w:tcPr>
            <w:tcW w:w="672" w:type="dxa"/>
          </w:tcPr>
          <w:p w14:paraId="29D5D381"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MBO</w:t>
            </w:r>
          </w:p>
        </w:tc>
        <w:tc>
          <w:tcPr>
            <w:tcW w:w="1599" w:type="dxa"/>
          </w:tcPr>
          <w:p w14:paraId="0B1FCF7D"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5</w:t>
            </w:r>
          </w:p>
        </w:tc>
        <w:tc>
          <w:tcPr>
            <w:tcW w:w="1843" w:type="dxa"/>
          </w:tcPr>
          <w:p w14:paraId="5E6796CC"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4 (80%)</w:t>
            </w:r>
          </w:p>
        </w:tc>
        <w:tc>
          <w:tcPr>
            <w:tcW w:w="1843" w:type="dxa"/>
          </w:tcPr>
          <w:p w14:paraId="4710E647"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3 (60%)</w:t>
            </w:r>
          </w:p>
        </w:tc>
        <w:tc>
          <w:tcPr>
            <w:tcW w:w="1559" w:type="dxa"/>
          </w:tcPr>
          <w:p w14:paraId="6E5F0749"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w:t>
            </w:r>
          </w:p>
        </w:tc>
        <w:tc>
          <w:tcPr>
            <w:tcW w:w="1418" w:type="dxa"/>
          </w:tcPr>
          <w:p w14:paraId="4EA75F06"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Unknown (n = 1)</w:t>
            </w:r>
          </w:p>
        </w:tc>
      </w:tr>
      <w:tr w:rsidR="00C26338" w:rsidRPr="004C757A" w14:paraId="20FF0CD4" w14:textId="77777777" w:rsidTr="008503D1">
        <w:tc>
          <w:tcPr>
            <w:tcW w:w="1126" w:type="dxa"/>
          </w:tcPr>
          <w:p w14:paraId="2E5ADA01"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2024-2025</w:t>
            </w:r>
          </w:p>
        </w:tc>
        <w:tc>
          <w:tcPr>
            <w:tcW w:w="672" w:type="dxa"/>
          </w:tcPr>
          <w:p w14:paraId="6E6A308D"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BDU</w:t>
            </w:r>
          </w:p>
        </w:tc>
        <w:tc>
          <w:tcPr>
            <w:tcW w:w="1599" w:type="dxa"/>
          </w:tcPr>
          <w:p w14:paraId="7AD58968"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16</w:t>
            </w:r>
          </w:p>
        </w:tc>
        <w:tc>
          <w:tcPr>
            <w:tcW w:w="1843" w:type="dxa"/>
          </w:tcPr>
          <w:p w14:paraId="6D05421B"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11 (67%)</w:t>
            </w:r>
          </w:p>
        </w:tc>
        <w:tc>
          <w:tcPr>
            <w:tcW w:w="1843" w:type="dxa"/>
          </w:tcPr>
          <w:p w14:paraId="7DC5F23A"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11 (67%)</w:t>
            </w:r>
          </w:p>
        </w:tc>
        <w:tc>
          <w:tcPr>
            <w:tcW w:w="1559" w:type="dxa"/>
          </w:tcPr>
          <w:p w14:paraId="2DEA94FB"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w:t>
            </w:r>
          </w:p>
        </w:tc>
        <w:tc>
          <w:tcPr>
            <w:tcW w:w="1418" w:type="dxa"/>
          </w:tcPr>
          <w:p w14:paraId="1B62290B"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Disease (n = 1)</w:t>
            </w:r>
          </w:p>
          <w:p w14:paraId="1FCD45E4"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1)</w:t>
            </w:r>
          </w:p>
        </w:tc>
      </w:tr>
      <w:tr w:rsidR="00C26338" w:rsidRPr="00244C24" w14:paraId="74E9D12C" w14:textId="77777777" w:rsidTr="008503D1">
        <w:tc>
          <w:tcPr>
            <w:tcW w:w="1126" w:type="dxa"/>
          </w:tcPr>
          <w:p w14:paraId="739BE20D"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2024-2025</w:t>
            </w:r>
          </w:p>
        </w:tc>
        <w:tc>
          <w:tcPr>
            <w:tcW w:w="672" w:type="dxa"/>
          </w:tcPr>
          <w:p w14:paraId="3E3C000A"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CON</w:t>
            </w:r>
          </w:p>
        </w:tc>
        <w:tc>
          <w:tcPr>
            <w:tcW w:w="1599" w:type="dxa"/>
          </w:tcPr>
          <w:p w14:paraId="1EDA4817"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21</w:t>
            </w:r>
          </w:p>
        </w:tc>
        <w:tc>
          <w:tcPr>
            <w:tcW w:w="1843" w:type="dxa"/>
          </w:tcPr>
          <w:p w14:paraId="370C66A2"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7 (33%)</w:t>
            </w:r>
          </w:p>
        </w:tc>
        <w:tc>
          <w:tcPr>
            <w:tcW w:w="1843" w:type="dxa"/>
          </w:tcPr>
          <w:p w14:paraId="71CA2B3E"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4 (19%)</w:t>
            </w:r>
          </w:p>
        </w:tc>
        <w:tc>
          <w:tcPr>
            <w:tcW w:w="1559" w:type="dxa"/>
          </w:tcPr>
          <w:p w14:paraId="73E9D3EB"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2</w:t>
            </w:r>
          </w:p>
        </w:tc>
        <w:tc>
          <w:tcPr>
            <w:tcW w:w="1418" w:type="dxa"/>
          </w:tcPr>
          <w:p w14:paraId="6C73DBE0"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t>Predation (n = 1)</w:t>
            </w:r>
          </w:p>
          <w:p w14:paraId="33C703CE" w14:textId="77777777" w:rsidR="00C26338" w:rsidRPr="004C757A" w:rsidRDefault="00C26338" w:rsidP="00350C5D">
            <w:pPr>
              <w:autoSpaceDE w:val="0"/>
              <w:autoSpaceDN w:val="0"/>
              <w:adjustRightInd w:val="0"/>
              <w:rPr>
                <w:rFonts w:ascii="Times New Roman" w:hAnsi="Times New Roman" w:cs="Times New Roman"/>
                <w:color w:val="000000"/>
                <w:sz w:val="20"/>
                <w:szCs w:val="20"/>
                <w:u w:color="000000"/>
                <w:lang w:val="en-CA"/>
              </w:rPr>
            </w:pPr>
            <w:r w:rsidRPr="004C757A">
              <w:rPr>
                <w:rFonts w:ascii="Times New Roman" w:hAnsi="Times New Roman" w:cs="Times New Roman"/>
                <w:color w:val="000000"/>
                <w:sz w:val="20"/>
                <w:szCs w:val="20"/>
                <w:u w:color="000000"/>
                <w:lang w:val="en-CA"/>
              </w:rPr>
              <w:lastRenderedPageBreak/>
              <w:t>Window collision (n = 1)</w:t>
            </w:r>
          </w:p>
        </w:tc>
      </w:tr>
    </w:tbl>
    <w:p w14:paraId="490A6EEF" w14:textId="77777777" w:rsidR="00C26338" w:rsidRPr="004C757A" w:rsidRDefault="00C26338" w:rsidP="00350C5D">
      <w:pPr>
        <w:autoSpaceDE w:val="0"/>
        <w:autoSpaceDN w:val="0"/>
        <w:adjustRightInd w:val="0"/>
        <w:spacing w:line="480" w:lineRule="auto"/>
        <w:rPr>
          <w:rFonts w:ascii="Times New Roman" w:hAnsi="Times New Roman" w:cs="Times New Roman"/>
          <w:color w:val="000000"/>
          <w:u w:color="000000"/>
          <w:lang w:val="en-CA"/>
        </w:rPr>
      </w:pPr>
    </w:p>
    <w:p w14:paraId="304E9A85" w14:textId="77777777" w:rsidR="00C26338" w:rsidRPr="004C757A" w:rsidRDefault="00C26338" w:rsidP="00150204">
      <w:pPr>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color w:val="000000" w:themeColor="text1"/>
          <w:lang w:val="en-CA"/>
        </w:rPr>
        <w:t>Telemetry tracking was conducted 2 to 3 days per week by three people between October and May, for a total of ~288 days of tracking per winter. A total of 688 unique detections were recorded at MBO, 411 detections were recorded at BDU, and 265 detections were recorded at CON. The tracking team covered each time the maximum amount of ground possible during each outing, to record as many individuals as feasible. The total area covered at MBO is of approximately 4.75 km</w:t>
      </w:r>
      <w:r w:rsidRPr="004C757A">
        <w:rPr>
          <w:rFonts w:ascii="Times New Roman" w:hAnsi="Times New Roman" w:cs="Times New Roman"/>
          <w:color w:val="000000" w:themeColor="text1"/>
          <w:vertAlign w:val="superscript"/>
          <w:lang w:val="en-CA"/>
        </w:rPr>
        <w:t>2</w:t>
      </w:r>
      <w:r w:rsidRPr="004C757A">
        <w:rPr>
          <w:rFonts w:ascii="Times New Roman" w:hAnsi="Times New Roman" w:cs="Times New Roman"/>
          <w:color w:val="000000" w:themeColor="text1"/>
          <w:lang w:val="en-CA"/>
        </w:rPr>
        <w:t>, the area covered at BDU is of approximately 5.94 km</w:t>
      </w:r>
      <w:r w:rsidRPr="004C757A">
        <w:rPr>
          <w:rFonts w:ascii="Times New Roman" w:hAnsi="Times New Roman" w:cs="Times New Roman"/>
          <w:color w:val="000000" w:themeColor="text1"/>
          <w:vertAlign w:val="superscript"/>
          <w:lang w:val="en-CA"/>
        </w:rPr>
        <w:t>2</w:t>
      </w:r>
      <w:r w:rsidRPr="004C757A">
        <w:rPr>
          <w:rFonts w:ascii="Times New Roman" w:hAnsi="Times New Roman" w:cs="Times New Roman"/>
          <w:color w:val="000000" w:themeColor="text1"/>
          <w:lang w:val="en-CA"/>
        </w:rPr>
        <w:t>, and the area covered at CON is of approximately 18.35 km</w:t>
      </w:r>
      <w:r w:rsidRPr="004C757A">
        <w:rPr>
          <w:rFonts w:ascii="Times New Roman" w:hAnsi="Times New Roman" w:cs="Times New Roman"/>
          <w:color w:val="000000" w:themeColor="text1"/>
          <w:vertAlign w:val="superscript"/>
          <w:lang w:val="en-CA"/>
        </w:rPr>
        <w:t>2</w:t>
      </w:r>
      <w:r w:rsidRPr="004C757A">
        <w:rPr>
          <w:rFonts w:ascii="Times New Roman" w:hAnsi="Times New Roman" w:cs="Times New Roman"/>
          <w:color w:val="000000" w:themeColor="text1"/>
          <w:lang w:val="en-CA"/>
        </w:rPr>
        <w:t>. The larger coverage at the CON site was due to the highest rate of disappearance of birds from the site and the higher need to ensure that the lack of detection was not simply due to the birds leaving the immediate study area.</w:t>
      </w:r>
    </w:p>
    <w:p w14:paraId="528AB609" w14:textId="6E2668F1" w:rsidR="00C26338" w:rsidRPr="004C757A" w:rsidRDefault="00C26338" w:rsidP="00350C5D">
      <w:pPr>
        <w:pStyle w:val="Heading3"/>
        <w:spacing w:line="480" w:lineRule="auto"/>
        <w:rPr>
          <w:rFonts w:ascii="Times New Roman" w:hAnsi="Times New Roman" w:cs="Times New Roman"/>
          <w:color w:val="000000" w:themeColor="text1"/>
          <w:sz w:val="24"/>
          <w:szCs w:val="24"/>
          <w:u w:val="single"/>
          <w:lang w:val="en-CA"/>
        </w:rPr>
      </w:pPr>
      <w:bookmarkStart w:id="27" w:name="_Toc205543126"/>
      <w:r w:rsidRPr="004C757A">
        <w:rPr>
          <w:rFonts w:ascii="Times New Roman" w:hAnsi="Times New Roman" w:cs="Times New Roman"/>
          <w:color w:val="000000" w:themeColor="text1"/>
          <w:sz w:val="24"/>
          <w:szCs w:val="24"/>
          <w:u w:val="single"/>
          <w:lang w:val="en-CA"/>
        </w:rPr>
        <w:t xml:space="preserve">Core areas and home ranges of </w:t>
      </w:r>
      <w:r w:rsidR="00941BAB">
        <w:rPr>
          <w:rFonts w:ascii="Times New Roman" w:hAnsi="Times New Roman" w:cs="Times New Roman"/>
          <w:i/>
          <w:iCs/>
          <w:color w:val="000000" w:themeColor="text1"/>
          <w:sz w:val="24"/>
          <w:szCs w:val="24"/>
          <w:u w:val="single"/>
          <w:lang w:val="en-CA"/>
        </w:rPr>
        <w:t>C. cardinalis</w:t>
      </w:r>
      <w:r w:rsidRPr="004C757A">
        <w:rPr>
          <w:rFonts w:ascii="Times New Roman" w:hAnsi="Times New Roman" w:cs="Times New Roman"/>
          <w:color w:val="000000" w:themeColor="text1"/>
          <w:sz w:val="24"/>
          <w:szCs w:val="24"/>
          <w:u w:val="single"/>
          <w:lang w:val="en-CA"/>
        </w:rPr>
        <w:t xml:space="preserve"> across an urban gradient</w:t>
      </w:r>
      <w:bookmarkEnd w:id="27"/>
    </w:p>
    <w:p w14:paraId="2E764951" w14:textId="5A797C87" w:rsidR="00C26338" w:rsidRPr="004C757A" w:rsidRDefault="00C26338" w:rsidP="00150204">
      <w:pPr>
        <w:pStyle w:val="p1"/>
        <w:spacing w:line="480" w:lineRule="auto"/>
        <w:rPr>
          <w:rFonts w:eastAsiaTheme="minorEastAsia"/>
          <w:color w:val="000000" w:themeColor="text1"/>
        </w:rPr>
      </w:pPr>
      <w:r w:rsidRPr="004C757A">
        <w:rPr>
          <w:rFonts w:eastAsiaTheme="minorEastAsia"/>
          <w:color w:val="000000" w:themeColor="text1"/>
        </w:rPr>
        <w:t xml:space="preserve">For all three locations, we calculated the KDE 50 % and 95 %, corresponding respectively to the core area where the bird spent most of its time, and to its total home range, including most of the areas visited in winter, excluding outliers (Figure 3). To be included in the KDE estimations, individuals needed to have a minimum of 5 recorded GPS locations. For this reason, we included 36 individuals from the peri-urban site, 13 individuals from the suburban site and 9 individuals at the urban site. </w:t>
      </w:r>
      <w:r w:rsidR="000F04ED">
        <w:rPr>
          <w:rFonts w:eastAsiaTheme="minorEastAsia"/>
          <w:i/>
          <w:iCs/>
          <w:color w:val="000000" w:themeColor="text1"/>
        </w:rPr>
        <w:t>C. cardinalis</w:t>
      </w:r>
      <w:r w:rsidRPr="004C757A">
        <w:rPr>
          <w:rFonts w:eastAsiaTheme="minorEastAsia"/>
          <w:color w:val="000000" w:themeColor="text1"/>
        </w:rPr>
        <w:t xml:space="preserve"> wintering at MBO (peri-urban site, n = 35) had a core area (50 % KDE) averaging 0.15 </w:t>
      </w:r>
      <w:r w:rsidRPr="004C757A">
        <w:rPr>
          <w:rFonts w:ascii="Symbol" w:eastAsiaTheme="minorEastAsia" w:hAnsi="Symbol" w:cs="Symbol"/>
          <w:color w:val="000000" w:themeColor="text1"/>
        </w:rPr>
        <w:t>±</w:t>
      </w:r>
      <w:r w:rsidRPr="004C757A">
        <w:rPr>
          <w:rFonts w:eastAsiaTheme="minorEastAsia"/>
          <w:color w:val="000000" w:themeColor="text1"/>
        </w:rPr>
        <w:t xml:space="preserve"> 0.04 (SE) km</w:t>
      </w:r>
      <w:r w:rsidRPr="004C757A">
        <w:rPr>
          <w:rFonts w:eastAsiaTheme="minorEastAsia"/>
          <w:color w:val="000000" w:themeColor="text1"/>
          <w:vertAlign w:val="superscript"/>
        </w:rPr>
        <w:t>2</w:t>
      </w:r>
      <w:r w:rsidRPr="004C757A">
        <w:rPr>
          <w:rFonts w:eastAsiaTheme="minorEastAsia"/>
          <w:color w:val="000000" w:themeColor="text1"/>
        </w:rPr>
        <w:t xml:space="preserve">, and total home ranges (95 % KDE) were on average 0.61 </w:t>
      </w:r>
      <w:r w:rsidRPr="004C757A">
        <w:rPr>
          <w:rFonts w:ascii="Symbol" w:eastAsiaTheme="minorEastAsia" w:hAnsi="Symbol" w:cs="Symbol"/>
          <w:color w:val="000000" w:themeColor="text1"/>
        </w:rPr>
        <w:t>±</w:t>
      </w:r>
      <w:r w:rsidRPr="004C757A">
        <w:rPr>
          <w:rFonts w:eastAsiaTheme="minorEastAsia"/>
          <w:color w:val="000000" w:themeColor="text1"/>
        </w:rPr>
        <w:t xml:space="preserve"> 0.13 km</w:t>
      </w:r>
      <w:r w:rsidRPr="004C757A">
        <w:rPr>
          <w:rFonts w:eastAsiaTheme="minorEastAsia"/>
          <w:color w:val="000000" w:themeColor="text1"/>
          <w:vertAlign w:val="superscript"/>
        </w:rPr>
        <w:t>2</w:t>
      </w:r>
      <w:r w:rsidRPr="004C757A">
        <w:rPr>
          <w:rFonts w:eastAsiaTheme="minorEastAsia"/>
          <w:color w:val="000000" w:themeColor="text1"/>
        </w:rPr>
        <w:t xml:space="preserve">. </w:t>
      </w:r>
      <w:r w:rsidR="000F04ED">
        <w:rPr>
          <w:rFonts w:eastAsiaTheme="minorEastAsia"/>
          <w:i/>
          <w:iCs/>
          <w:color w:val="000000" w:themeColor="text1"/>
        </w:rPr>
        <w:t>C. cardinalis</w:t>
      </w:r>
      <w:r w:rsidRPr="004C757A">
        <w:rPr>
          <w:rFonts w:eastAsiaTheme="minorEastAsia"/>
          <w:color w:val="000000" w:themeColor="text1"/>
        </w:rPr>
        <w:t xml:space="preserve"> translocated to BDU (suburban sites, n = 13) had on average, core areas of 0.08 </w:t>
      </w:r>
      <w:r w:rsidRPr="004C757A">
        <w:rPr>
          <w:rFonts w:ascii="Symbol" w:eastAsiaTheme="minorEastAsia" w:hAnsi="Symbol" w:cs="Symbol"/>
          <w:color w:val="000000" w:themeColor="text1"/>
        </w:rPr>
        <w:t>±</w:t>
      </w:r>
      <w:r w:rsidRPr="004C757A">
        <w:rPr>
          <w:rFonts w:eastAsiaTheme="minorEastAsia"/>
          <w:color w:val="000000" w:themeColor="text1"/>
        </w:rPr>
        <w:t xml:space="preserve"> 0.02 km</w:t>
      </w:r>
      <w:r w:rsidRPr="004C757A">
        <w:rPr>
          <w:rFonts w:eastAsiaTheme="minorEastAsia"/>
          <w:color w:val="000000" w:themeColor="text1"/>
          <w:vertAlign w:val="superscript"/>
        </w:rPr>
        <w:t>2</w:t>
      </w:r>
      <w:r w:rsidRPr="004C757A">
        <w:rPr>
          <w:rFonts w:eastAsiaTheme="minorEastAsia"/>
          <w:color w:val="000000" w:themeColor="text1"/>
        </w:rPr>
        <w:t xml:space="preserve"> and total home ranges of 0.56 </w:t>
      </w:r>
      <w:r w:rsidRPr="004C757A">
        <w:rPr>
          <w:rFonts w:ascii="Symbol" w:eastAsiaTheme="minorEastAsia" w:hAnsi="Symbol" w:cs="Symbol"/>
          <w:color w:val="000000" w:themeColor="text1"/>
        </w:rPr>
        <w:t>±</w:t>
      </w:r>
      <w:r w:rsidRPr="004C757A">
        <w:rPr>
          <w:rFonts w:eastAsiaTheme="minorEastAsia"/>
          <w:color w:val="000000" w:themeColor="text1"/>
        </w:rPr>
        <w:t xml:space="preserve"> 0.11 km</w:t>
      </w:r>
      <w:r w:rsidRPr="004C757A">
        <w:rPr>
          <w:rFonts w:eastAsiaTheme="minorEastAsia"/>
          <w:color w:val="000000" w:themeColor="text1"/>
          <w:vertAlign w:val="superscript"/>
        </w:rPr>
        <w:t>2</w:t>
      </w:r>
      <w:r w:rsidRPr="004C757A">
        <w:rPr>
          <w:rFonts w:eastAsiaTheme="minorEastAsia"/>
          <w:color w:val="000000" w:themeColor="text1"/>
        </w:rPr>
        <w:t xml:space="preserve">. Birds wintering at CON (urban site, n = 9) had an average core area of 0.28 </w:t>
      </w:r>
      <w:r w:rsidRPr="004C757A">
        <w:rPr>
          <w:rFonts w:ascii="Symbol" w:eastAsiaTheme="minorEastAsia" w:hAnsi="Symbol" w:cs="Symbol"/>
          <w:color w:val="000000" w:themeColor="text1"/>
        </w:rPr>
        <w:t>±</w:t>
      </w:r>
      <w:r w:rsidRPr="004C757A">
        <w:rPr>
          <w:rFonts w:eastAsiaTheme="minorEastAsia"/>
          <w:color w:val="000000" w:themeColor="text1"/>
        </w:rPr>
        <w:t xml:space="preserve"> 0.11 km</w:t>
      </w:r>
      <w:r w:rsidRPr="004C757A">
        <w:rPr>
          <w:rFonts w:eastAsiaTheme="minorEastAsia"/>
          <w:color w:val="000000" w:themeColor="text1"/>
          <w:vertAlign w:val="superscript"/>
        </w:rPr>
        <w:t>2</w:t>
      </w:r>
      <w:r w:rsidRPr="004C757A">
        <w:rPr>
          <w:rFonts w:eastAsiaTheme="minorEastAsia"/>
          <w:color w:val="000000" w:themeColor="text1"/>
        </w:rPr>
        <w:t xml:space="preserve"> while their total home ranges </w:t>
      </w:r>
      <w:r w:rsidRPr="004C757A">
        <w:rPr>
          <w:rFonts w:eastAsiaTheme="minorEastAsia"/>
          <w:color w:val="000000" w:themeColor="text1"/>
        </w:rPr>
        <w:lastRenderedPageBreak/>
        <w:t xml:space="preserve">were 1.53 </w:t>
      </w:r>
      <w:r w:rsidRPr="004C757A">
        <w:rPr>
          <w:rFonts w:ascii="Symbol" w:eastAsiaTheme="minorEastAsia" w:hAnsi="Symbol" w:cs="Symbol"/>
          <w:color w:val="000000" w:themeColor="text1"/>
        </w:rPr>
        <w:t>±</w:t>
      </w:r>
      <w:r w:rsidRPr="004C757A">
        <w:rPr>
          <w:rFonts w:eastAsiaTheme="minorEastAsia"/>
          <w:color w:val="000000" w:themeColor="text1"/>
        </w:rPr>
        <w:t xml:space="preserve"> 0.52 km</w:t>
      </w:r>
      <w:r w:rsidRPr="004C757A">
        <w:rPr>
          <w:rFonts w:eastAsiaTheme="minorEastAsia"/>
          <w:color w:val="000000" w:themeColor="text1"/>
          <w:vertAlign w:val="superscript"/>
        </w:rPr>
        <w:t>2</w:t>
      </w:r>
      <w:r w:rsidRPr="004C757A">
        <w:rPr>
          <w:rFonts w:eastAsiaTheme="minorEastAsia"/>
          <w:color w:val="000000" w:themeColor="text1"/>
        </w:rPr>
        <w:t xml:space="preserve">. Core and total home ranges sizes were not normally distributed (Shapiro-Wilk tests: core, </w:t>
      </w:r>
      <w:r w:rsidRPr="004C757A">
        <w:rPr>
          <w:rFonts w:eastAsiaTheme="minorEastAsia"/>
          <w:i/>
          <w:iCs/>
          <w:color w:val="000000" w:themeColor="text1"/>
        </w:rPr>
        <w:t>W</w:t>
      </w:r>
      <w:r w:rsidRPr="004C757A">
        <w:rPr>
          <w:rFonts w:eastAsiaTheme="minorEastAsia"/>
          <w:color w:val="000000" w:themeColor="text1"/>
        </w:rPr>
        <w:t xml:space="preserve"> = 0.62, </w:t>
      </w:r>
      <w:r w:rsidRPr="004C757A">
        <w:rPr>
          <w:rFonts w:eastAsiaTheme="minorEastAsia"/>
          <w:i/>
          <w:iCs/>
          <w:color w:val="000000" w:themeColor="text1"/>
        </w:rPr>
        <w:t>p</w:t>
      </w:r>
      <w:r w:rsidRPr="004C757A">
        <w:rPr>
          <w:rFonts w:eastAsiaTheme="minorEastAsia"/>
          <w:color w:val="000000" w:themeColor="text1"/>
        </w:rPr>
        <w:t xml:space="preserve"> &lt; 0.001; total, </w:t>
      </w:r>
      <w:r w:rsidRPr="004C757A">
        <w:rPr>
          <w:rFonts w:eastAsiaTheme="minorEastAsia"/>
          <w:i/>
          <w:iCs/>
          <w:color w:val="000000" w:themeColor="text1"/>
        </w:rPr>
        <w:t>W</w:t>
      </w:r>
      <w:r w:rsidRPr="004C757A">
        <w:rPr>
          <w:rFonts w:eastAsiaTheme="minorEastAsia"/>
          <w:color w:val="000000" w:themeColor="text1"/>
        </w:rPr>
        <w:t xml:space="preserve"> = 0.</w:t>
      </w:r>
      <w:r w:rsidR="00CA289A">
        <w:rPr>
          <w:rFonts w:eastAsiaTheme="minorEastAsia"/>
          <w:color w:val="000000" w:themeColor="text1"/>
        </w:rPr>
        <w:t>70</w:t>
      </w:r>
      <w:r w:rsidRPr="004C757A">
        <w:rPr>
          <w:rFonts w:eastAsiaTheme="minorEastAsia"/>
          <w:color w:val="000000" w:themeColor="text1"/>
        </w:rPr>
        <w:t xml:space="preserve">, </w:t>
      </w:r>
      <w:r w:rsidRPr="004C757A">
        <w:rPr>
          <w:rFonts w:eastAsiaTheme="minorEastAsia"/>
          <w:i/>
          <w:iCs/>
          <w:color w:val="000000" w:themeColor="text1"/>
        </w:rPr>
        <w:t>p</w:t>
      </w:r>
      <w:r w:rsidRPr="004C757A">
        <w:rPr>
          <w:rFonts w:eastAsiaTheme="minorEastAsia"/>
          <w:color w:val="000000" w:themeColor="text1"/>
        </w:rPr>
        <w:t xml:space="preserve"> &lt; 0.001), so areas were transformed using a logarithm prior to analysis. After transformation, the data met assumptions of normality and variances were homogeneous. There was no significant difference in core home range size among sites, although the effect approached significance (ANOVA: </w:t>
      </w:r>
      <w:proofErr w:type="gramStart"/>
      <w:r w:rsidRPr="004C757A">
        <w:rPr>
          <w:rFonts w:eastAsiaTheme="minorEastAsia"/>
          <w:i/>
          <w:iCs/>
          <w:color w:val="000000" w:themeColor="text1"/>
        </w:rPr>
        <w:t>F</w:t>
      </w:r>
      <w:r w:rsidRPr="004C757A">
        <w:rPr>
          <w:rFonts w:eastAsiaTheme="minorEastAsia"/>
          <w:color w:val="000000" w:themeColor="text1"/>
        </w:rPr>
        <w:t>(</w:t>
      </w:r>
      <w:proofErr w:type="gramEnd"/>
      <w:r w:rsidRPr="004C757A">
        <w:rPr>
          <w:rFonts w:eastAsiaTheme="minorEastAsia"/>
          <w:color w:val="000000" w:themeColor="text1"/>
        </w:rPr>
        <w:t xml:space="preserve">2, 55) = 2.69, </w:t>
      </w:r>
      <w:r w:rsidRPr="004C757A">
        <w:rPr>
          <w:rFonts w:eastAsiaTheme="minorEastAsia"/>
          <w:i/>
          <w:iCs/>
          <w:color w:val="000000" w:themeColor="text1"/>
        </w:rPr>
        <w:t>p</w:t>
      </w:r>
      <w:r w:rsidRPr="004C757A">
        <w:rPr>
          <w:rFonts w:eastAsiaTheme="minorEastAsia"/>
          <w:color w:val="000000" w:themeColor="text1"/>
        </w:rPr>
        <w:t xml:space="preserve"> = 0.0</w:t>
      </w:r>
      <w:r w:rsidR="00CA289A">
        <w:rPr>
          <w:rFonts w:eastAsiaTheme="minorEastAsia"/>
          <w:color w:val="000000" w:themeColor="text1"/>
        </w:rPr>
        <w:t>8</w:t>
      </w:r>
      <w:r w:rsidRPr="004C757A">
        <w:rPr>
          <w:rFonts w:eastAsiaTheme="minorEastAsia"/>
          <w:color w:val="000000" w:themeColor="text1"/>
        </w:rPr>
        <w:t xml:space="preserve">). Post-hoc comparisons show a trend towards </w:t>
      </w:r>
      <w:r w:rsidR="000F04ED">
        <w:rPr>
          <w:rFonts w:eastAsiaTheme="minorEastAsia"/>
          <w:i/>
          <w:iCs/>
          <w:color w:val="000000" w:themeColor="text1"/>
        </w:rPr>
        <w:t xml:space="preserve">C. cardinalis </w:t>
      </w:r>
      <w:r w:rsidRPr="004C757A">
        <w:rPr>
          <w:rFonts w:eastAsiaTheme="minorEastAsia"/>
          <w:color w:val="000000" w:themeColor="text1"/>
        </w:rPr>
        <w:t xml:space="preserve">at our urban site to have larger core home range sizes compared to the suburban and peri-urban sites (figure 1.5.). There was a significant difference between the three study sites regarding total home ranges (ANOVA: </w:t>
      </w:r>
      <w:proofErr w:type="gramStart"/>
      <w:r w:rsidRPr="004C757A">
        <w:rPr>
          <w:rFonts w:eastAsiaTheme="minorEastAsia"/>
          <w:i/>
          <w:iCs/>
          <w:color w:val="000000" w:themeColor="text1"/>
        </w:rPr>
        <w:t>F</w:t>
      </w:r>
      <w:r w:rsidRPr="004C757A">
        <w:rPr>
          <w:rFonts w:eastAsiaTheme="minorEastAsia"/>
          <w:color w:val="000000" w:themeColor="text1"/>
        </w:rPr>
        <w:t>(</w:t>
      </w:r>
      <w:proofErr w:type="gramEnd"/>
      <w:r w:rsidRPr="004C757A">
        <w:rPr>
          <w:rFonts w:eastAsiaTheme="minorEastAsia"/>
          <w:color w:val="000000" w:themeColor="text1"/>
        </w:rPr>
        <w:t xml:space="preserve">2, 55) = 3.45, </w:t>
      </w:r>
      <w:r w:rsidRPr="004C757A">
        <w:rPr>
          <w:rFonts w:eastAsiaTheme="minorEastAsia"/>
          <w:i/>
          <w:iCs/>
          <w:color w:val="000000" w:themeColor="text1"/>
        </w:rPr>
        <w:t>p</w:t>
      </w:r>
      <w:r w:rsidRPr="004C757A">
        <w:rPr>
          <w:rFonts w:eastAsiaTheme="minorEastAsia"/>
          <w:color w:val="000000" w:themeColor="text1"/>
        </w:rPr>
        <w:t xml:space="preserve"> = 0.0</w:t>
      </w:r>
      <w:r w:rsidR="00CA289A">
        <w:rPr>
          <w:rFonts w:eastAsiaTheme="minorEastAsia"/>
          <w:color w:val="000000" w:themeColor="text1"/>
        </w:rPr>
        <w:t>4</w:t>
      </w:r>
      <w:r w:rsidRPr="004C757A">
        <w:rPr>
          <w:rFonts w:eastAsiaTheme="minorEastAsia"/>
          <w:color w:val="000000" w:themeColor="text1"/>
        </w:rPr>
        <w:t xml:space="preserve">). Post-hoc </w:t>
      </w:r>
      <w:proofErr w:type="spellStart"/>
      <w:r w:rsidRPr="004C757A">
        <w:rPr>
          <w:rFonts w:eastAsiaTheme="minorEastAsia"/>
          <w:color w:val="000000" w:themeColor="text1"/>
        </w:rPr>
        <w:t>TukeyHSD</w:t>
      </w:r>
      <w:proofErr w:type="spellEnd"/>
      <w:r w:rsidRPr="004C757A">
        <w:rPr>
          <w:rFonts w:eastAsiaTheme="minorEastAsia"/>
          <w:color w:val="000000" w:themeColor="text1"/>
        </w:rPr>
        <w:t xml:space="preserve"> comparisons showed that the only significant difference was between the total home ranges of </w:t>
      </w:r>
      <w:r w:rsidR="00045595">
        <w:rPr>
          <w:rFonts w:eastAsiaTheme="minorEastAsia"/>
          <w:i/>
          <w:iCs/>
          <w:color w:val="000000" w:themeColor="text1"/>
        </w:rPr>
        <w:t>C. cardinalis</w:t>
      </w:r>
      <w:r w:rsidRPr="004C757A">
        <w:rPr>
          <w:rFonts w:eastAsiaTheme="minorEastAsia"/>
          <w:color w:val="000000" w:themeColor="text1"/>
        </w:rPr>
        <w:t xml:space="preserve"> at our urban site being larger than </w:t>
      </w:r>
      <w:r w:rsidR="00045595">
        <w:rPr>
          <w:rFonts w:eastAsiaTheme="minorEastAsia"/>
          <w:i/>
          <w:iCs/>
          <w:color w:val="000000" w:themeColor="text1"/>
        </w:rPr>
        <w:t>C. cardinalis</w:t>
      </w:r>
      <w:r w:rsidRPr="004C757A">
        <w:rPr>
          <w:rFonts w:eastAsiaTheme="minorEastAsia"/>
          <w:color w:val="000000" w:themeColor="text1"/>
        </w:rPr>
        <w:t xml:space="preserve"> at the peri-urban site (mean difference = </w:t>
      </w:r>
      <w:r w:rsidRPr="004C757A">
        <w:rPr>
          <w:noProof/>
          <w14:ligatures w14:val="standardContextual"/>
        </w:rPr>
        <w:drawing>
          <wp:anchor distT="0" distB="0" distL="114300" distR="114300" simplePos="0" relativeHeight="251658240" behindDoc="0" locked="0" layoutInCell="1" allowOverlap="1" wp14:anchorId="0409FA2F" wp14:editId="0DCF7F65">
            <wp:simplePos x="0" y="0"/>
            <wp:positionH relativeFrom="column">
              <wp:posOffset>41275</wp:posOffset>
            </wp:positionH>
            <wp:positionV relativeFrom="paragraph">
              <wp:posOffset>2044519</wp:posOffset>
            </wp:positionV>
            <wp:extent cx="5864860" cy="4189095"/>
            <wp:effectExtent l="12700" t="12700" r="15240" b="14605"/>
            <wp:wrapTopAndBottom/>
            <wp:docPr id="1653444285"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44285" name="Picture 6" descr="A graph of different colored squar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64860" cy="41890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4C757A">
        <w:rPr>
          <w:rFonts w:eastAsiaTheme="minorEastAsia"/>
          <w:color w:val="000000" w:themeColor="text1"/>
        </w:rPr>
        <w:t xml:space="preserve">1.24, 95% CI [0.09, 2.38], </w:t>
      </w:r>
      <w:r w:rsidRPr="004C757A">
        <w:rPr>
          <w:rFonts w:eastAsiaTheme="minorEastAsia"/>
          <w:i/>
          <w:iCs/>
          <w:color w:val="000000" w:themeColor="text1"/>
        </w:rPr>
        <w:t>p</w:t>
      </w:r>
      <w:r w:rsidRPr="004C757A">
        <w:rPr>
          <w:rFonts w:eastAsiaTheme="minorEastAsia"/>
          <w:color w:val="000000" w:themeColor="text1"/>
        </w:rPr>
        <w:t xml:space="preserve"> = 0.03).</w:t>
      </w:r>
    </w:p>
    <w:p w14:paraId="0AE77E4C" w14:textId="308271B9" w:rsidR="00C26338" w:rsidRPr="004C757A" w:rsidRDefault="00C26338" w:rsidP="00350C5D">
      <w:pPr>
        <w:pStyle w:val="p1"/>
        <w:spacing w:line="480" w:lineRule="auto"/>
        <w:rPr>
          <w:color w:val="000000" w:themeColor="text1"/>
        </w:rPr>
      </w:pPr>
      <w:r w:rsidRPr="004C757A">
        <w:rPr>
          <w:b/>
          <w:bCs/>
          <w:color w:val="000000" w:themeColor="text1"/>
        </w:rPr>
        <w:lastRenderedPageBreak/>
        <w:t>Figure 1.5.</w:t>
      </w:r>
      <w:r w:rsidRPr="004C757A">
        <w:rPr>
          <w:color w:val="000000" w:themeColor="text1"/>
        </w:rPr>
        <w:t xml:space="preserve"> Comparison of the core (KDE 50%) and total (KDE 95%) home ranges of </w:t>
      </w:r>
      <w:r w:rsidR="000170AE">
        <w:rPr>
          <w:i/>
          <w:iCs/>
          <w:color w:val="000000" w:themeColor="text1"/>
        </w:rPr>
        <w:t>C. cardinalis</w:t>
      </w:r>
      <w:r w:rsidRPr="004C757A">
        <w:rPr>
          <w:color w:val="000000" w:themeColor="text1"/>
        </w:rPr>
        <w:t xml:space="preserve"> in three study sites in Montreal, Quebec, Canada during winters between the years 2022 and 2025. The study sites are represented here as: McGill Bird Observatory – MBO, Town of Baie </w:t>
      </w:r>
      <w:proofErr w:type="spellStart"/>
      <w:r w:rsidRPr="004C757A">
        <w:rPr>
          <w:color w:val="000000" w:themeColor="text1"/>
        </w:rPr>
        <w:t>d’Urfé</w:t>
      </w:r>
      <w:proofErr w:type="spellEnd"/>
      <w:r w:rsidRPr="004C757A">
        <w:rPr>
          <w:color w:val="000000" w:themeColor="text1"/>
        </w:rPr>
        <w:t xml:space="preserve"> – BDU, Concordia University campus – CON. The area in km</w:t>
      </w:r>
      <w:r w:rsidRPr="004C757A">
        <w:rPr>
          <w:color w:val="000000" w:themeColor="text1"/>
          <w:vertAlign w:val="superscript"/>
        </w:rPr>
        <w:t>2</w:t>
      </w:r>
      <w:r w:rsidRPr="004C757A">
        <w:rPr>
          <w:color w:val="000000" w:themeColor="text1"/>
        </w:rPr>
        <w:t xml:space="preserve"> was log transformed.</w:t>
      </w:r>
    </w:p>
    <w:p w14:paraId="6DE4E33A" w14:textId="77777777" w:rsidR="00C26338" w:rsidRPr="004C757A" w:rsidRDefault="00C26338" w:rsidP="00350C5D">
      <w:pPr>
        <w:pStyle w:val="Heading3"/>
        <w:spacing w:line="480" w:lineRule="auto"/>
        <w:rPr>
          <w:rFonts w:ascii="Times New Roman" w:hAnsi="Times New Roman" w:cs="Times New Roman"/>
          <w:color w:val="000000" w:themeColor="text1"/>
          <w:u w:val="single"/>
          <w:lang w:val="en-CA"/>
        </w:rPr>
      </w:pPr>
      <w:bookmarkStart w:id="28" w:name="_Toc205543127"/>
      <w:r w:rsidRPr="004C757A">
        <w:rPr>
          <w:rFonts w:ascii="Times New Roman" w:hAnsi="Times New Roman" w:cs="Times New Roman"/>
          <w:noProof/>
          <w:color w:val="000000" w:themeColor="text1"/>
          <w:sz w:val="24"/>
          <w:szCs w:val="24"/>
          <w:u w:val="single"/>
          <w:lang w:val="en-CA"/>
        </w:rPr>
        <w:t>Scale of association to habitat</w:t>
      </w:r>
      <w:bookmarkEnd w:id="28"/>
    </w:p>
    <w:p w14:paraId="00EE1C10" w14:textId="30E21D89" w:rsidR="00C26338" w:rsidRPr="004C757A" w:rsidRDefault="00C26338" w:rsidP="00350C5D">
      <w:pPr>
        <w:tabs>
          <w:tab w:val="left" w:pos="20"/>
          <w:tab w:val="left" w:pos="392"/>
        </w:tabs>
        <w:spacing w:line="480" w:lineRule="auto"/>
        <w:rPr>
          <w:rFonts w:ascii="Times New Roman" w:hAnsi="Times New Roman" w:cs="Times New Roman"/>
          <w:color w:val="000000"/>
          <w:lang w:val="en-CA"/>
        </w:rPr>
      </w:pPr>
      <w:r w:rsidRPr="004C757A">
        <w:rPr>
          <w:rFonts w:ascii="Times New Roman" w:hAnsi="Times New Roman" w:cs="Times New Roman"/>
          <w:color w:val="000000" w:themeColor="text1"/>
          <w:lang w:val="en-CA"/>
        </w:rPr>
        <w:tab/>
        <w:t>Using information-theoretics (</w:t>
      </w:r>
      <w:proofErr w:type="spellStart"/>
      <w:r w:rsidRPr="004C757A">
        <w:rPr>
          <w:rFonts w:ascii="Times New Roman" w:hAnsi="Times New Roman" w:cs="Times New Roman"/>
          <w:color w:val="000000" w:themeColor="text1"/>
          <w:lang w:val="en-CA"/>
        </w:rPr>
        <w:t>AICc</w:t>
      </w:r>
      <w:proofErr w:type="spellEnd"/>
      <w:r w:rsidRPr="004C757A">
        <w:rPr>
          <w:rFonts w:ascii="Times New Roman" w:hAnsi="Times New Roman" w:cs="Times New Roman"/>
          <w:color w:val="000000" w:themeColor="text1"/>
          <w:lang w:val="en-CA"/>
        </w:rPr>
        <w:t xml:space="preserve">) we found the spatial scale where habitat variables best predicted </w:t>
      </w:r>
      <w:r w:rsidR="00B942AD">
        <w:rPr>
          <w:rFonts w:ascii="Times New Roman" w:hAnsi="Times New Roman" w:cs="Times New Roman"/>
          <w:i/>
          <w:iCs/>
          <w:color w:val="000000" w:themeColor="text1"/>
          <w:lang w:val="en-CA"/>
        </w:rPr>
        <w:t>C. cardinalis</w:t>
      </w:r>
      <w:r w:rsidRPr="004C757A">
        <w:rPr>
          <w:rFonts w:ascii="Times New Roman" w:hAnsi="Times New Roman" w:cs="Times New Roman"/>
          <w:color w:val="000000" w:themeColor="text1"/>
          <w:lang w:val="en-CA"/>
        </w:rPr>
        <w:t xml:space="preserve"> habitat use (i.e., the scale of effect) was</w:t>
      </w:r>
      <w:r w:rsidRPr="004C757A">
        <w:rPr>
          <w:rFonts w:ascii="Times New Roman" w:hAnsi="Times New Roman" w:cs="Times New Roman"/>
          <w:color w:val="000000"/>
          <w:lang w:val="en-CA"/>
        </w:rPr>
        <w:t xml:space="preserve"> </w:t>
      </w:r>
      <w:proofErr w:type="gramStart"/>
      <w:r w:rsidRPr="004C757A">
        <w:rPr>
          <w:rFonts w:ascii="Times New Roman" w:hAnsi="Times New Roman" w:cs="Times New Roman"/>
          <w:color w:val="000000" w:themeColor="text1"/>
          <w:lang w:val="en-CA"/>
        </w:rPr>
        <w:t>fairly consistent</w:t>
      </w:r>
      <w:proofErr w:type="gramEnd"/>
      <w:r w:rsidRPr="004C757A">
        <w:rPr>
          <w:rFonts w:ascii="Times New Roman" w:hAnsi="Times New Roman" w:cs="Times New Roman"/>
          <w:color w:val="000000" w:themeColor="text1"/>
          <w:lang w:val="en-CA"/>
        </w:rPr>
        <w:t xml:space="preserve"> across the three sites. At the peri-urban</w:t>
      </w:r>
      <w:r w:rsidRPr="004C757A" w:rsidDel="00AF422F">
        <w:rPr>
          <w:rFonts w:ascii="Times New Roman" w:hAnsi="Times New Roman" w:cs="Times New Roman"/>
          <w:color w:val="000000" w:themeColor="text1"/>
          <w:lang w:val="en-CA"/>
        </w:rPr>
        <w:t xml:space="preserve"> </w:t>
      </w:r>
      <w:r w:rsidRPr="004C757A">
        <w:rPr>
          <w:rFonts w:ascii="Times New Roman" w:hAnsi="Times New Roman" w:cs="Times New Roman"/>
          <w:color w:val="000000" w:themeColor="text1"/>
          <w:lang w:val="en-CA"/>
        </w:rPr>
        <w:t xml:space="preserve">site (MBO) </w:t>
      </w:r>
      <w:r w:rsidRPr="004C757A">
        <w:rPr>
          <w:rFonts w:ascii="Times New Roman" w:hAnsi="Times New Roman" w:cs="Times New Roman"/>
          <w:color w:val="000000"/>
          <w:lang w:val="en-CA"/>
        </w:rPr>
        <w:t xml:space="preserve">the 50-meter </w:t>
      </w:r>
      <w:r w:rsidRPr="004C757A">
        <w:rPr>
          <w:rFonts w:ascii="Times New Roman" w:hAnsi="Times New Roman" w:cs="Times New Roman"/>
          <w:color w:val="000000" w:themeColor="text1"/>
          <w:lang w:val="en-CA"/>
        </w:rPr>
        <w:t>spatial-scale model explained the most variation seen in the data compared to the other spatial-scales</w:t>
      </w:r>
      <w:r w:rsidRPr="004C757A">
        <w:rPr>
          <w:rFonts w:ascii="Times New Roman" w:hAnsi="Times New Roman" w:cs="Times New Roman"/>
          <w:color w:val="000000"/>
          <w:lang w:val="en-CA"/>
        </w:rPr>
        <w:t xml:space="preserve"> (</w:t>
      </w:r>
      <w:r w:rsidRPr="004C757A">
        <w:rPr>
          <w:rFonts w:ascii="Times New Roman" w:hAnsi="Times New Roman" w:cs="Times New Roman"/>
          <w:color w:val="000000" w:themeColor="text1"/>
          <w:lang w:val="en-CA"/>
        </w:rPr>
        <w:t xml:space="preserve">i.e., </w:t>
      </w:r>
      <w:r w:rsidRPr="004C757A">
        <w:rPr>
          <w:rFonts w:ascii="Times New Roman" w:hAnsi="Times New Roman" w:cs="Times New Roman"/>
          <w:color w:val="000000"/>
          <w:lang w:val="en-CA"/>
        </w:rPr>
        <w:t xml:space="preserve">&gt; 4 </w:t>
      </w:r>
      <w:r w:rsidRPr="004C757A">
        <w:rPr>
          <w:rFonts w:ascii="Symbol" w:eastAsia="Symbol" w:hAnsi="Symbol" w:cs="Symbol"/>
          <w:color w:val="000000"/>
          <w:lang w:val="en-CA"/>
        </w:rPr>
        <w:t>D</w:t>
      </w:r>
      <w:r w:rsidRPr="004C757A">
        <w:rPr>
          <w:rFonts w:ascii="Times New Roman" w:hAnsi="Times New Roman" w:cs="Times New Roman"/>
          <w:color w:val="000000"/>
          <w:lang w:val="en-CA"/>
        </w:rPr>
        <w:t xml:space="preserve"> </w:t>
      </w:r>
      <w:proofErr w:type="spellStart"/>
      <w:r w:rsidRPr="004C757A">
        <w:rPr>
          <w:rFonts w:ascii="Times New Roman" w:hAnsi="Times New Roman" w:cs="Times New Roman"/>
          <w:color w:val="000000"/>
          <w:lang w:val="en-CA"/>
        </w:rPr>
        <w:t>AICc</w:t>
      </w:r>
      <w:proofErr w:type="spellEnd"/>
      <w:r w:rsidRPr="004C757A">
        <w:rPr>
          <w:rFonts w:ascii="Times New Roman" w:hAnsi="Times New Roman" w:cs="Times New Roman"/>
          <w:color w:val="000000"/>
          <w:lang w:val="en-CA"/>
        </w:rPr>
        <w:t xml:space="preserve"> values between all other models; figure 1.6., A). For the birds </w:t>
      </w:r>
      <w:r w:rsidRPr="004C757A">
        <w:rPr>
          <w:rFonts w:ascii="Times New Roman" w:hAnsi="Times New Roman" w:cs="Times New Roman"/>
          <w:color w:val="000000" w:themeColor="text1"/>
          <w:lang w:val="en-CA"/>
        </w:rPr>
        <w:t xml:space="preserve">at the suburban site (BDU) and the urban site (CON), </w:t>
      </w:r>
      <w:r w:rsidRPr="004C757A">
        <w:rPr>
          <w:rFonts w:ascii="Times New Roman" w:hAnsi="Times New Roman" w:cs="Times New Roman"/>
          <w:color w:val="000000"/>
          <w:lang w:val="en-CA"/>
        </w:rPr>
        <w:t xml:space="preserve">the best model is the 25-meter one (&gt; 10 </w:t>
      </w:r>
      <w:r w:rsidRPr="004C757A">
        <w:rPr>
          <w:rFonts w:ascii="Symbol" w:eastAsia="Symbol" w:hAnsi="Symbol" w:cs="Symbol"/>
          <w:color w:val="000000"/>
          <w:lang w:val="en-CA"/>
        </w:rPr>
        <w:t>D</w:t>
      </w:r>
      <w:r w:rsidRPr="004C757A">
        <w:rPr>
          <w:rFonts w:ascii="Times New Roman" w:hAnsi="Times New Roman" w:cs="Times New Roman"/>
          <w:color w:val="000000"/>
          <w:lang w:val="en-CA"/>
        </w:rPr>
        <w:t xml:space="preserve"> </w:t>
      </w:r>
      <w:proofErr w:type="spellStart"/>
      <w:r w:rsidRPr="004C757A">
        <w:rPr>
          <w:rFonts w:ascii="Times New Roman" w:hAnsi="Times New Roman" w:cs="Times New Roman"/>
          <w:color w:val="000000"/>
          <w:lang w:val="en-CA"/>
        </w:rPr>
        <w:t>AICc</w:t>
      </w:r>
      <w:proofErr w:type="spellEnd"/>
      <w:r w:rsidRPr="004C757A">
        <w:rPr>
          <w:rFonts w:ascii="Times New Roman" w:hAnsi="Times New Roman" w:cs="Times New Roman"/>
          <w:color w:val="000000"/>
          <w:lang w:val="en-CA"/>
        </w:rPr>
        <w:t xml:space="preserve"> values between all other models; figure 1.6., B). Lastly, for the</w:t>
      </w:r>
      <w:r w:rsidRPr="004C757A">
        <w:rPr>
          <w:rFonts w:ascii="Times New Roman" w:hAnsi="Times New Roman" w:cs="Times New Roman"/>
          <w:color w:val="000000" w:themeColor="text1"/>
          <w:lang w:val="en-CA"/>
        </w:rPr>
        <w:t xml:space="preserve"> </w:t>
      </w:r>
      <w:r w:rsidRPr="004C757A">
        <w:rPr>
          <w:rFonts w:ascii="Times New Roman" w:hAnsi="Times New Roman" w:cs="Times New Roman"/>
          <w:color w:val="000000"/>
          <w:lang w:val="en-CA"/>
        </w:rPr>
        <w:t>urban CON</w:t>
      </w:r>
      <w:r w:rsidRPr="004C757A">
        <w:rPr>
          <w:rFonts w:ascii="Times New Roman" w:hAnsi="Times New Roman" w:cs="Times New Roman"/>
          <w:color w:val="000000" w:themeColor="text1"/>
          <w:lang w:val="en-CA"/>
        </w:rPr>
        <w:t xml:space="preserve"> site</w:t>
      </w:r>
      <w:r w:rsidRPr="004C757A">
        <w:rPr>
          <w:rFonts w:ascii="Times New Roman" w:hAnsi="Times New Roman" w:cs="Times New Roman"/>
          <w:color w:val="000000"/>
          <w:lang w:val="en-CA"/>
        </w:rPr>
        <w:t xml:space="preserve">, the 25-meter model </w:t>
      </w:r>
      <w:r w:rsidRPr="004C757A">
        <w:rPr>
          <w:rFonts w:ascii="Times New Roman" w:hAnsi="Times New Roman" w:cs="Times New Roman"/>
          <w:color w:val="000000" w:themeColor="text1"/>
          <w:lang w:val="en-CA"/>
        </w:rPr>
        <w:t xml:space="preserve">was the top model from the spatial scales investigated </w:t>
      </w:r>
      <w:r w:rsidRPr="004C757A">
        <w:rPr>
          <w:rFonts w:ascii="Times New Roman" w:hAnsi="Times New Roman" w:cs="Times New Roman"/>
          <w:color w:val="000000"/>
          <w:lang w:val="en-CA"/>
        </w:rPr>
        <w:t xml:space="preserve">(&gt; 10 </w:t>
      </w:r>
      <w:r w:rsidRPr="004C757A">
        <w:rPr>
          <w:rFonts w:ascii="Symbol" w:eastAsia="Symbol" w:hAnsi="Symbol" w:cs="Symbol"/>
          <w:color w:val="000000"/>
          <w:lang w:val="en-CA"/>
        </w:rPr>
        <w:t>D</w:t>
      </w:r>
      <w:r w:rsidRPr="004C757A">
        <w:rPr>
          <w:rFonts w:ascii="Times New Roman" w:hAnsi="Times New Roman" w:cs="Times New Roman"/>
          <w:color w:val="000000"/>
          <w:lang w:val="en-CA"/>
        </w:rPr>
        <w:t xml:space="preserve"> </w:t>
      </w:r>
      <w:proofErr w:type="spellStart"/>
      <w:r w:rsidRPr="004C757A">
        <w:rPr>
          <w:rFonts w:ascii="Times New Roman" w:hAnsi="Times New Roman" w:cs="Times New Roman"/>
          <w:color w:val="000000"/>
          <w:lang w:val="en-CA"/>
        </w:rPr>
        <w:t>AICc</w:t>
      </w:r>
      <w:proofErr w:type="spellEnd"/>
      <w:r w:rsidRPr="004C757A">
        <w:rPr>
          <w:rFonts w:ascii="Times New Roman" w:hAnsi="Times New Roman" w:cs="Times New Roman"/>
          <w:color w:val="000000"/>
          <w:lang w:val="en-CA"/>
        </w:rPr>
        <w:t xml:space="preserve"> values among all other models; figure 1.6., C).</w:t>
      </w:r>
    </w:p>
    <w:p w14:paraId="49B74C2E" w14:textId="77777777" w:rsidR="00C26338" w:rsidRPr="004C757A" w:rsidRDefault="00C26338" w:rsidP="00350C5D">
      <w:pPr>
        <w:tabs>
          <w:tab w:val="left" w:pos="20"/>
          <w:tab w:val="left" w:pos="392"/>
        </w:tabs>
        <w:spacing w:line="480" w:lineRule="auto"/>
        <w:rPr>
          <w:rFonts w:ascii="Times New Roman" w:hAnsi="Times New Roman" w:cs="Times New Roman"/>
          <w:color w:val="000000"/>
          <w:lang w:val="en-CA"/>
        </w:rPr>
      </w:pPr>
      <w:r w:rsidRPr="004C757A">
        <w:rPr>
          <w:rFonts w:ascii="Times New Roman" w:hAnsi="Times New Roman" w:cs="Times New Roman"/>
          <w:noProof/>
          <w:color w:val="000000"/>
          <w:lang w:val="en-CA"/>
        </w:rPr>
        <w:drawing>
          <wp:anchor distT="0" distB="0" distL="114300" distR="114300" simplePos="0" relativeHeight="251658244" behindDoc="1" locked="0" layoutInCell="1" allowOverlap="1" wp14:anchorId="6C570082" wp14:editId="60BB6B9E">
            <wp:simplePos x="0" y="0"/>
            <wp:positionH relativeFrom="margin">
              <wp:align>center</wp:align>
            </wp:positionH>
            <wp:positionV relativeFrom="paragraph">
              <wp:posOffset>248739</wp:posOffset>
            </wp:positionV>
            <wp:extent cx="6619240" cy="1596390"/>
            <wp:effectExtent l="12700" t="12700" r="10160" b="16510"/>
            <wp:wrapTight wrapText="bothSides">
              <wp:wrapPolygon edited="0">
                <wp:start x="-41" y="-172"/>
                <wp:lineTo x="-41" y="21652"/>
                <wp:lineTo x="21592" y="21652"/>
                <wp:lineTo x="21592" y="-172"/>
                <wp:lineTo x="-41" y="-172"/>
              </wp:wrapPolygon>
            </wp:wrapTight>
            <wp:docPr id="734613954" name="Picture 2" descr="A graph with a red arrow pointing to th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13954" name="Picture 2" descr="A graph with a red arrow pointing to the l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19240" cy="15963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7F26DA9" w14:textId="7CDD0C6B" w:rsidR="00C26338" w:rsidRPr="004C757A" w:rsidRDefault="00C26338" w:rsidP="00350C5D">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b/>
          <w:bCs/>
          <w:color w:val="000000"/>
          <w:lang w:val="en-CA"/>
        </w:rPr>
        <w:t>Figure 1.6.</w:t>
      </w:r>
      <w:r w:rsidRPr="004C757A">
        <w:rPr>
          <w:rFonts w:ascii="Times New Roman" w:hAnsi="Times New Roman" w:cs="Times New Roman"/>
          <w:color w:val="000000"/>
          <w:lang w:val="en-CA"/>
        </w:rPr>
        <w:t xml:space="preserve"> Model ranking using </w:t>
      </w:r>
      <w:proofErr w:type="spellStart"/>
      <w:r w:rsidRPr="004C757A">
        <w:rPr>
          <w:rFonts w:ascii="Times New Roman" w:hAnsi="Times New Roman" w:cs="Times New Roman"/>
          <w:color w:val="000000"/>
          <w:lang w:val="en-CA"/>
        </w:rPr>
        <w:t>AICc</w:t>
      </w:r>
      <w:proofErr w:type="spellEnd"/>
      <w:r w:rsidRPr="004C757A">
        <w:rPr>
          <w:rFonts w:ascii="Times New Roman" w:hAnsi="Times New Roman" w:cs="Times New Roman"/>
          <w:color w:val="000000"/>
          <w:lang w:val="en-CA"/>
        </w:rPr>
        <w:t xml:space="preserve"> of generalized linear mixed models (GLM) with a comparing scale of effect of landscape variables for resighting locations (n= 57) of the </w:t>
      </w:r>
      <w:r w:rsidR="00A823A5">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tracked across three sites (A, B and C) in Montreal, Quebec, Canada. Arrows indicate </w:t>
      </w:r>
      <w:r w:rsidRPr="004C757A">
        <w:rPr>
          <w:rFonts w:ascii="Times New Roman" w:hAnsi="Times New Roman" w:cs="Times New Roman"/>
          <w:color w:val="000000"/>
          <w:lang w:val="en-CA"/>
        </w:rPr>
        <w:lastRenderedPageBreak/>
        <w:t>the model with the lowest AIC value and the shaded area represent a two ∆</w:t>
      </w:r>
      <w:proofErr w:type="spellStart"/>
      <w:r w:rsidRPr="004C757A">
        <w:rPr>
          <w:rFonts w:ascii="Times New Roman" w:hAnsi="Times New Roman" w:cs="Times New Roman"/>
          <w:color w:val="000000"/>
          <w:lang w:val="en-CA"/>
        </w:rPr>
        <w:t>AICc</w:t>
      </w:r>
      <w:proofErr w:type="spellEnd"/>
      <w:r w:rsidRPr="004C757A">
        <w:rPr>
          <w:rFonts w:ascii="Times New Roman" w:hAnsi="Times New Roman" w:cs="Times New Roman"/>
          <w:color w:val="000000"/>
          <w:lang w:val="en-CA"/>
        </w:rPr>
        <w:t xml:space="preserve"> of 2 with the best model.</w:t>
      </w:r>
    </w:p>
    <w:p w14:paraId="4A65AF61" w14:textId="77777777" w:rsidR="00C26338" w:rsidRPr="004C757A" w:rsidRDefault="00C26338" w:rsidP="00350C5D">
      <w:pPr>
        <w:pStyle w:val="Heading3"/>
        <w:spacing w:line="480" w:lineRule="auto"/>
        <w:rPr>
          <w:rFonts w:ascii="Times New Roman" w:hAnsi="Times New Roman" w:cs="Times New Roman"/>
          <w:color w:val="000000" w:themeColor="text1"/>
          <w:sz w:val="24"/>
          <w:szCs w:val="24"/>
          <w:u w:val="single"/>
          <w:lang w:val="en-CA"/>
        </w:rPr>
      </w:pPr>
      <w:bookmarkStart w:id="29" w:name="_Toc205543128"/>
      <w:bookmarkStart w:id="30" w:name="_Hlk204515435"/>
      <w:r w:rsidRPr="004C757A">
        <w:rPr>
          <w:rFonts w:ascii="Times New Roman" w:hAnsi="Times New Roman" w:cs="Times New Roman"/>
          <w:color w:val="000000" w:themeColor="text1"/>
          <w:sz w:val="24"/>
          <w:szCs w:val="24"/>
          <w:u w:val="single"/>
          <w:lang w:val="en-CA"/>
        </w:rPr>
        <w:t>Resource selection: used vs. available habitats</w:t>
      </w:r>
      <w:bookmarkEnd w:id="29"/>
    </w:p>
    <w:p w14:paraId="3A0604EA" w14:textId="7AC61DBE" w:rsidR="00C26338" w:rsidRPr="004C757A" w:rsidRDefault="00C26338" w:rsidP="00150204">
      <w:pPr>
        <w:spacing w:line="480" w:lineRule="auto"/>
        <w:rPr>
          <w:rFonts w:ascii="Times New Roman" w:hAnsi="Times New Roman" w:cs="Times New Roman"/>
          <w:lang w:val="en-CA"/>
        </w:rPr>
      </w:pPr>
      <w:r w:rsidRPr="004C757A">
        <w:rPr>
          <w:rFonts w:ascii="Times New Roman" w:hAnsi="Times New Roman" w:cs="Times New Roman"/>
          <w:lang w:val="en-CA"/>
        </w:rPr>
        <w:t xml:space="preserve">Due to differences of urbanization level and scales of effect, resource selection function models were run separately for each study site. </w:t>
      </w:r>
      <w:bookmarkEnd w:id="30"/>
      <w:r w:rsidRPr="004C757A">
        <w:rPr>
          <w:rFonts w:ascii="Times New Roman" w:hAnsi="Times New Roman" w:cs="Times New Roman"/>
          <w:lang w:val="en-CA"/>
        </w:rPr>
        <w:t xml:space="preserve">For the peri-urban site (MBO), the global model explained the most variation seen in the data (&gt; 10 </w:t>
      </w:r>
      <w:r w:rsidRPr="004C757A">
        <w:rPr>
          <w:rFonts w:ascii="Symbol" w:eastAsia="Symbol" w:hAnsi="Symbol" w:cs="Symbol"/>
          <w:color w:val="000000" w:themeColor="text1"/>
          <w:lang w:val="en-CA"/>
        </w:rPr>
        <w:t>D</w:t>
      </w:r>
      <w:r w:rsidRPr="004C757A">
        <w:rPr>
          <w:rFonts w:ascii="Times New Roman" w:hAnsi="Times New Roman" w:cs="Times New Roman"/>
          <w:color w:val="000000" w:themeColor="text1"/>
          <w:lang w:val="en-CA"/>
        </w:rPr>
        <w:t xml:space="preserve"> </w:t>
      </w:r>
      <w:proofErr w:type="spellStart"/>
      <w:r w:rsidRPr="004C757A">
        <w:rPr>
          <w:rFonts w:ascii="Times New Roman" w:hAnsi="Times New Roman" w:cs="Times New Roman"/>
          <w:color w:val="000000" w:themeColor="text1"/>
          <w:lang w:val="en-CA"/>
        </w:rPr>
        <w:t>AICc</w:t>
      </w:r>
      <w:proofErr w:type="spellEnd"/>
      <w:r w:rsidRPr="004C757A">
        <w:rPr>
          <w:rFonts w:ascii="Times New Roman" w:hAnsi="Times New Roman" w:cs="Times New Roman"/>
          <w:color w:val="000000" w:themeColor="text1"/>
          <w:lang w:val="en-CA"/>
        </w:rPr>
        <w:t xml:space="preserve"> values between all other models, Table S1). For the suburban site (BDU), the top model was the human covariates model (human population and road density), with the next best model (full model) &lt; 2AICc units from the top model (Table S1)</w:t>
      </w:r>
      <w:r w:rsidRPr="004C757A">
        <w:rPr>
          <w:rFonts w:ascii="Times New Roman" w:hAnsi="Times New Roman" w:cs="Times New Roman"/>
          <w:lang w:val="en-CA"/>
        </w:rPr>
        <w:t xml:space="preserve">. Lastly for the urban site (CON), the full model was the top model, but again the next best (human covariates) was &lt;1 </w:t>
      </w:r>
      <w:proofErr w:type="spellStart"/>
      <w:r w:rsidRPr="004C757A">
        <w:rPr>
          <w:rFonts w:ascii="Times New Roman" w:hAnsi="Times New Roman" w:cs="Times New Roman"/>
          <w:lang w:val="en-CA"/>
        </w:rPr>
        <w:t>AICc</w:t>
      </w:r>
      <w:proofErr w:type="spellEnd"/>
      <w:r w:rsidRPr="004C757A">
        <w:rPr>
          <w:rFonts w:ascii="Times New Roman" w:hAnsi="Times New Roman" w:cs="Times New Roman"/>
          <w:lang w:val="en-CA"/>
        </w:rPr>
        <w:t xml:space="preserve"> from the top model (Table S1). The best model for each study site was then used to generate prediction plots on the probability of presence of </w:t>
      </w:r>
      <w:r w:rsidR="00F60DB4">
        <w:rPr>
          <w:rFonts w:ascii="Times New Roman" w:hAnsi="Times New Roman" w:cs="Times New Roman"/>
          <w:i/>
          <w:iCs/>
          <w:lang w:val="en-CA"/>
        </w:rPr>
        <w:t>C. cardinalis</w:t>
      </w:r>
      <w:r w:rsidRPr="004C757A">
        <w:rPr>
          <w:rFonts w:ascii="Times New Roman" w:hAnsi="Times New Roman" w:cs="Times New Roman"/>
          <w:lang w:val="en-CA"/>
        </w:rPr>
        <w:t xml:space="preserve"> according to the model variables (table 1.2.). </w:t>
      </w:r>
    </w:p>
    <w:tbl>
      <w:tblPr>
        <w:tblStyle w:val="TableGrid"/>
        <w:tblpPr w:leftFromText="180" w:rightFromText="180" w:vertAnchor="text" w:horzAnchor="margin" w:tblpY="3662"/>
        <w:tblW w:w="0" w:type="auto"/>
        <w:tblLook w:val="04A0" w:firstRow="1" w:lastRow="0" w:firstColumn="1" w:lastColumn="0" w:noHBand="0" w:noVBand="1"/>
      </w:tblPr>
      <w:tblGrid>
        <w:gridCol w:w="1380"/>
        <w:gridCol w:w="4158"/>
        <w:gridCol w:w="1149"/>
        <w:gridCol w:w="1017"/>
        <w:gridCol w:w="811"/>
        <w:gridCol w:w="835"/>
      </w:tblGrid>
      <w:tr w:rsidR="00C26338" w:rsidRPr="004C757A" w14:paraId="2DC3B1B7" w14:textId="77777777" w:rsidTr="00257C34">
        <w:tc>
          <w:tcPr>
            <w:tcW w:w="1380" w:type="dxa"/>
            <w:tcBorders>
              <w:left w:val="single" w:sz="4" w:space="0" w:color="FFFFFF"/>
              <w:right w:val="single" w:sz="4" w:space="0" w:color="FFFFFF"/>
            </w:tcBorders>
          </w:tcPr>
          <w:p w14:paraId="13F75555"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Study Site</w:t>
            </w:r>
          </w:p>
        </w:tc>
        <w:tc>
          <w:tcPr>
            <w:tcW w:w="4158" w:type="dxa"/>
            <w:tcBorders>
              <w:left w:val="single" w:sz="4" w:space="0" w:color="FFFFFF"/>
              <w:right w:val="single" w:sz="4" w:space="0" w:color="FFFFFF"/>
            </w:tcBorders>
          </w:tcPr>
          <w:p w14:paraId="12916CE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Variable</w:t>
            </w:r>
          </w:p>
        </w:tc>
        <w:tc>
          <w:tcPr>
            <w:tcW w:w="1149" w:type="dxa"/>
            <w:tcBorders>
              <w:left w:val="single" w:sz="4" w:space="0" w:color="FFFFFF"/>
              <w:right w:val="single" w:sz="4" w:space="0" w:color="FFFFFF"/>
            </w:tcBorders>
          </w:tcPr>
          <w:p w14:paraId="700CB223"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Coefficient estimate</w:t>
            </w:r>
          </w:p>
        </w:tc>
        <w:tc>
          <w:tcPr>
            <w:tcW w:w="1017" w:type="dxa"/>
            <w:tcBorders>
              <w:left w:val="single" w:sz="4" w:space="0" w:color="FFFFFF"/>
              <w:right w:val="single" w:sz="4" w:space="0" w:color="FFFFFF"/>
            </w:tcBorders>
          </w:tcPr>
          <w:p w14:paraId="321AD417"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Standard error</w:t>
            </w:r>
          </w:p>
        </w:tc>
        <w:tc>
          <w:tcPr>
            <w:tcW w:w="811" w:type="dxa"/>
            <w:tcBorders>
              <w:left w:val="single" w:sz="4" w:space="0" w:color="FFFFFF"/>
              <w:right w:val="single" w:sz="4" w:space="0" w:color="FFFFFF"/>
            </w:tcBorders>
          </w:tcPr>
          <w:p w14:paraId="4A473512"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z</w:t>
            </w:r>
          </w:p>
        </w:tc>
        <w:tc>
          <w:tcPr>
            <w:tcW w:w="835" w:type="dxa"/>
            <w:tcBorders>
              <w:left w:val="single" w:sz="4" w:space="0" w:color="FFFFFF"/>
              <w:right w:val="single" w:sz="4" w:space="0" w:color="FFFFFF"/>
            </w:tcBorders>
          </w:tcPr>
          <w:p w14:paraId="28CBCEA7"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i/>
                <w:iCs/>
                <w:color w:val="000000"/>
                <w:sz w:val="20"/>
                <w:szCs w:val="20"/>
                <w:lang w:val="en-CA"/>
              </w:rPr>
              <w:t>p</w:t>
            </w:r>
          </w:p>
        </w:tc>
      </w:tr>
      <w:tr w:rsidR="00C26338" w:rsidRPr="004C757A" w14:paraId="38E4E0CE" w14:textId="77777777" w:rsidTr="00257C34">
        <w:tc>
          <w:tcPr>
            <w:tcW w:w="1380" w:type="dxa"/>
            <w:tcBorders>
              <w:left w:val="single" w:sz="4" w:space="0" w:color="FFFFFF"/>
              <w:bottom w:val="single" w:sz="4" w:space="0" w:color="FFFFFF"/>
              <w:right w:val="single" w:sz="4" w:space="0" w:color="FFFFFF"/>
            </w:tcBorders>
          </w:tcPr>
          <w:p w14:paraId="4785732D"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McGill Bird Observatory (peri-urban)</w:t>
            </w:r>
          </w:p>
        </w:tc>
        <w:tc>
          <w:tcPr>
            <w:tcW w:w="4158" w:type="dxa"/>
            <w:tcBorders>
              <w:left w:val="single" w:sz="4" w:space="0" w:color="FFFFFF"/>
              <w:bottom w:val="single" w:sz="4" w:space="0" w:color="FFFFFF"/>
              <w:right w:val="single" w:sz="4" w:space="0" w:color="FFFFFF"/>
            </w:tcBorders>
          </w:tcPr>
          <w:p w14:paraId="65A059F1"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50 meters</w:t>
            </w:r>
          </w:p>
          <w:p w14:paraId="53A74F29"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5494C537"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6A5EA957"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4C93710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4F6508F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left w:val="single" w:sz="4" w:space="0" w:color="FFFFFF"/>
              <w:bottom w:val="single" w:sz="4" w:space="0" w:color="FFFFFF"/>
              <w:right w:val="single" w:sz="4" w:space="0" w:color="FFFFFF"/>
            </w:tcBorders>
          </w:tcPr>
          <w:p w14:paraId="7216C91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p>
          <w:p w14:paraId="6F2E83B9"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-1.272</w:t>
            </w:r>
          </w:p>
          <w:p w14:paraId="66804BC3"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1.107</w:t>
            </w:r>
          </w:p>
          <w:p w14:paraId="62E765E8"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-0.095</w:t>
            </w:r>
          </w:p>
          <w:p w14:paraId="623D6EF7"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0.023</w:t>
            </w:r>
          </w:p>
          <w:p w14:paraId="69D6D2F8"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-0.347</w:t>
            </w:r>
          </w:p>
        </w:tc>
        <w:tc>
          <w:tcPr>
            <w:tcW w:w="1017" w:type="dxa"/>
            <w:tcBorders>
              <w:left w:val="single" w:sz="4" w:space="0" w:color="FFFFFF"/>
              <w:bottom w:val="single" w:sz="4" w:space="0" w:color="FFFFFF"/>
              <w:right w:val="single" w:sz="4" w:space="0" w:color="FFFFFF"/>
            </w:tcBorders>
          </w:tcPr>
          <w:p w14:paraId="71685AB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p>
          <w:p w14:paraId="4B6E2562"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0.153</w:t>
            </w:r>
          </w:p>
          <w:p w14:paraId="5B9CEBE7"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0.114</w:t>
            </w:r>
          </w:p>
          <w:p w14:paraId="2E12EBD0"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0.111</w:t>
            </w:r>
          </w:p>
          <w:p w14:paraId="26ED5DCF"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0.110</w:t>
            </w:r>
          </w:p>
          <w:p w14:paraId="7B34A078"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0.068</w:t>
            </w:r>
          </w:p>
        </w:tc>
        <w:tc>
          <w:tcPr>
            <w:tcW w:w="811" w:type="dxa"/>
            <w:tcBorders>
              <w:left w:val="single" w:sz="4" w:space="0" w:color="FFFFFF"/>
              <w:bottom w:val="single" w:sz="4" w:space="0" w:color="FFFFFF"/>
              <w:right w:val="single" w:sz="4" w:space="0" w:color="FFFFFF"/>
            </w:tcBorders>
          </w:tcPr>
          <w:p w14:paraId="2CFD065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p>
          <w:p w14:paraId="01EA17D9"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-8.329</w:t>
            </w:r>
          </w:p>
          <w:p w14:paraId="0CA18F31"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9.709</w:t>
            </w:r>
          </w:p>
          <w:p w14:paraId="2CFEF67D"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-0.858</w:t>
            </w:r>
          </w:p>
          <w:p w14:paraId="4C42DFE8"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0.207</w:t>
            </w:r>
          </w:p>
          <w:p w14:paraId="3C94B550"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-5.067</w:t>
            </w:r>
          </w:p>
        </w:tc>
        <w:tc>
          <w:tcPr>
            <w:tcW w:w="835" w:type="dxa"/>
            <w:tcBorders>
              <w:left w:val="single" w:sz="4" w:space="0" w:color="FFFFFF"/>
              <w:bottom w:val="single" w:sz="4" w:space="0" w:color="FFFFFF"/>
              <w:right w:val="single" w:sz="4" w:space="0" w:color="FFFFFF"/>
            </w:tcBorders>
          </w:tcPr>
          <w:p w14:paraId="2FFCA11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p>
          <w:p w14:paraId="09BDDAB0"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537B3CCC"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39D8340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0.391</w:t>
            </w:r>
          </w:p>
          <w:p w14:paraId="3651BDAD"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0.836</w:t>
            </w:r>
          </w:p>
          <w:p w14:paraId="78E65F59"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C26338" w:rsidRPr="004C757A" w14:paraId="310A03D9" w14:textId="77777777" w:rsidTr="00257C34">
        <w:tc>
          <w:tcPr>
            <w:tcW w:w="1380" w:type="dxa"/>
            <w:tcBorders>
              <w:top w:val="single" w:sz="4" w:space="0" w:color="FFFFFF"/>
              <w:left w:val="single" w:sz="4" w:space="0" w:color="FFFFFF"/>
              <w:bottom w:val="single" w:sz="4" w:space="0" w:color="FFFFFF"/>
              <w:right w:val="single" w:sz="4" w:space="0" w:color="FFFFFF"/>
            </w:tcBorders>
          </w:tcPr>
          <w:p w14:paraId="3F9101E6"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lastRenderedPageBreak/>
              <w:t xml:space="preserve">Town of Baie </w:t>
            </w:r>
            <w:proofErr w:type="spellStart"/>
            <w:r w:rsidRPr="004C757A">
              <w:rPr>
                <w:rFonts w:ascii="Times New Roman" w:hAnsi="Times New Roman" w:cs="Times New Roman"/>
                <w:color w:val="000000"/>
                <w:sz w:val="20"/>
                <w:szCs w:val="20"/>
                <w:lang w:val="en-CA"/>
              </w:rPr>
              <w:t>d’Urfé</w:t>
            </w:r>
            <w:proofErr w:type="spellEnd"/>
            <w:r w:rsidRPr="004C757A">
              <w:rPr>
                <w:rFonts w:ascii="Times New Roman" w:hAnsi="Times New Roman" w:cs="Times New Roman"/>
                <w:color w:val="000000"/>
                <w:sz w:val="20"/>
                <w:szCs w:val="20"/>
                <w:lang w:val="en-CA"/>
              </w:rPr>
              <w:t xml:space="preserve"> (suburban)</w:t>
            </w:r>
          </w:p>
        </w:tc>
        <w:tc>
          <w:tcPr>
            <w:tcW w:w="4158" w:type="dxa"/>
            <w:tcBorders>
              <w:top w:val="single" w:sz="4" w:space="0" w:color="FFFFFF"/>
              <w:left w:val="single" w:sz="4" w:space="0" w:color="FFFFFF"/>
              <w:bottom w:val="single" w:sz="4" w:space="0" w:color="FFFFFF"/>
              <w:right w:val="single" w:sz="4" w:space="0" w:color="FFFFFF"/>
            </w:tcBorders>
          </w:tcPr>
          <w:p w14:paraId="39029DD6"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Human covariates model – 25 meters</w:t>
            </w:r>
          </w:p>
          <w:p w14:paraId="346DE6F2"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7741A156"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2BD74EC3"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left w:val="single" w:sz="4" w:space="0" w:color="FFFFFF"/>
              <w:bottom w:val="single" w:sz="4" w:space="0" w:color="FFFFFF"/>
              <w:right w:val="single" w:sz="4" w:space="0" w:color="FFFFFF"/>
            </w:tcBorders>
          </w:tcPr>
          <w:p w14:paraId="7DF565A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p>
          <w:p w14:paraId="4A4AB20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-0.486</w:t>
            </w:r>
          </w:p>
          <w:p w14:paraId="2E9DA7D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1.238</w:t>
            </w:r>
          </w:p>
          <w:p w14:paraId="713DAEE3"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-0.427</w:t>
            </w:r>
          </w:p>
        </w:tc>
        <w:tc>
          <w:tcPr>
            <w:tcW w:w="1017" w:type="dxa"/>
            <w:tcBorders>
              <w:top w:val="single" w:sz="4" w:space="0" w:color="FFFFFF"/>
              <w:left w:val="single" w:sz="4" w:space="0" w:color="FFFFFF"/>
              <w:bottom w:val="single" w:sz="4" w:space="0" w:color="FFFFFF"/>
              <w:right w:val="single" w:sz="4" w:space="0" w:color="FFFFFF"/>
            </w:tcBorders>
          </w:tcPr>
          <w:p w14:paraId="666B1FF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p>
          <w:p w14:paraId="36B731E9"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2D027AE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0.136</w:t>
            </w:r>
          </w:p>
          <w:p w14:paraId="5332DAA5"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0.128</w:t>
            </w:r>
          </w:p>
        </w:tc>
        <w:tc>
          <w:tcPr>
            <w:tcW w:w="811" w:type="dxa"/>
            <w:tcBorders>
              <w:top w:val="single" w:sz="4" w:space="0" w:color="FFFFFF"/>
              <w:left w:val="single" w:sz="4" w:space="0" w:color="FFFFFF"/>
              <w:bottom w:val="single" w:sz="4" w:space="0" w:color="FFFFFF"/>
              <w:right w:val="single" w:sz="4" w:space="0" w:color="FFFFFF"/>
            </w:tcBorders>
          </w:tcPr>
          <w:p w14:paraId="60FAD224"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p>
          <w:p w14:paraId="115CA5F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-3.603</w:t>
            </w:r>
          </w:p>
          <w:p w14:paraId="2A58BED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9.138</w:t>
            </w:r>
          </w:p>
          <w:p w14:paraId="299F09F7"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-3.342</w:t>
            </w:r>
          </w:p>
        </w:tc>
        <w:tc>
          <w:tcPr>
            <w:tcW w:w="835" w:type="dxa"/>
            <w:tcBorders>
              <w:top w:val="single" w:sz="4" w:space="0" w:color="FFFFFF"/>
              <w:left w:val="single" w:sz="4" w:space="0" w:color="FFFFFF"/>
              <w:bottom w:val="single" w:sz="4" w:space="0" w:color="FFFFFF"/>
              <w:right w:val="single" w:sz="4" w:space="0" w:color="FFFFFF"/>
            </w:tcBorders>
          </w:tcPr>
          <w:p w14:paraId="554E0EDD"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p>
          <w:p w14:paraId="2E9D0EBA"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5A4AB243"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7EA5931F"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tc>
      </w:tr>
      <w:tr w:rsidR="00C26338" w:rsidRPr="004C757A" w14:paraId="189A20D1" w14:textId="77777777" w:rsidTr="00257C34">
        <w:tc>
          <w:tcPr>
            <w:tcW w:w="1380" w:type="dxa"/>
            <w:tcBorders>
              <w:top w:val="single" w:sz="4" w:space="0" w:color="FFFFFF"/>
              <w:left w:val="single" w:sz="4" w:space="0" w:color="FFFFFF"/>
              <w:right w:val="single" w:sz="4" w:space="0" w:color="FFFFFF"/>
            </w:tcBorders>
          </w:tcPr>
          <w:p w14:paraId="684271C6"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rPr>
              <w:t xml:space="preserve">Concordia </w:t>
            </w:r>
            <w:proofErr w:type="spellStart"/>
            <w:r w:rsidRPr="004C757A">
              <w:rPr>
                <w:rFonts w:ascii="Times New Roman" w:hAnsi="Times New Roman" w:cs="Times New Roman"/>
                <w:color w:val="000000"/>
                <w:sz w:val="20"/>
                <w:szCs w:val="20"/>
              </w:rPr>
              <w:t>University</w:t>
            </w:r>
            <w:proofErr w:type="spellEnd"/>
            <w:r w:rsidRPr="004C757A">
              <w:rPr>
                <w:rFonts w:ascii="Times New Roman" w:hAnsi="Times New Roman" w:cs="Times New Roman"/>
                <w:color w:val="000000"/>
                <w:sz w:val="20"/>
                <w:szCs w:val="20"/>
              </w:rPr>
              <w:t xml:space="preserve"> (dense </w:t>
            </w:r>
            <w:proofErr w:type="spellStart"/>
            <w:r w:rsidRPr="004C757A">
              <w:rPr>
                <w:rFonts w:ascii="Times New Roman" w:hAnsi="Times New Roman" w:cs="Times New Roman"/>
                <w:color w:val="000000"/>
                <w:sz w:val="20"/>
                <w:szCs w:val="20"/>
              </w:rPr>
              <w:t>urban</w:t>
            </w:r>
            <w:proofErr w:type="spellEnd"/>
            <w:r w:rsidRPr="004C757A">
              <w:rPr>
                <w:rFonts w:ascii="Times New Roman" w:hAnsi="Times New Roman" w:cs="Times New Roman"/>
                <w:color w:val="000000"/>
                <w:sz w:val="20"/>
                <w:szCs w:val="20"/>
              </w:rPr>
              <w:t>)</w:t>
            </w:r>
          </w:p>
        </w:tc>
        <w:tc>
          <w:tcPr>
            <w:tcW w:w="4158" w:type="dxa"/>
            <w:tcBorders>
              <w:top w:val="single" w:sz="4" w:space="0" w:color="FFFFFF"/>
              <w:left w:val="single" w:sz="4" w:space="0" w:color="FFFFFF"/>
              <w:right w:val="single" w:sz="4" w:space="0" w:color="FFFFFF"/>
            </w:tcBorders>
          </w:tcPr>
          <w:p w14:paraId="58139FE1"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i/>
                <w:iCs/>
                <w:color w:val="000000"/>
                <w:sz w:val="20"/>
                <w:szCs w:val="20"/>
                <w:lang w:val="en-CA"/>
              </w:rPr>
              <w:t>Global model – 25 meters</w:t>
            </w:r>
          </w:p>
          <w:p w14:paraId="03E96A9C"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vegetation height (m)</w:t>
            </w:r>
          </w:p>
          <w:p w14:paraId="2CAB9D6B"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Standard deviation of the mean vegetation height</w:t>
            </w:r>
          </w:p>
          <w:p w14:paraId="4EC2D4E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Mean population density (person/km</w:t>
            </w:r>
            <w:r w:rsidRPr="004C757A">
              <w:rPr>
                <w:rFonts w:ascii="Times New Roman" w:hAnsi="Times New Roman" w:cs="Times New Roman"/>
                <w:color w:val="000000"/>
                <w:sz w:val="20"/>
                <w:szCs w:val="20"/>
                <w:vertAlign w:val="superscript"/>
                <w:lang w:val="en-CA"/>
              </w:rPr>
              <w:t>2</w:t>
            </w:r>
            <w:r w:rsidRPr="004C757A">
              <w:rPr>
                <w:rFonts w:ascii="Times New Roman" w:hAnsi="Times New Roman" w:cs="Times New Roman"/>
                <w:color w:val="000000"/>
                <w:sz w:val="20"/>
                <w:szCs w:val="20"/>
                <w:lang w:val="en-CA"/>
              </w:rPr>
              <w:t>)</w:t>
            </w:r>
          </w:p>
          <w:p w14:paraId="236F9E1B"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Road length (m)</w:t>
            </w:r>
          </w:p>
          <w:p w14:paraId="0C113E04"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Distance to the nearest bird feeder (m)</w:t>
            </w:r>
          </w:p>
        </w:tc>
        <w:tc>
          <w:tcPr>
            <w:tcW w:w="1149" w:type="dxa"/>
            <w:tcBorders>
              <w:top w:val="single" w:sz="4" w:space="0" w:color="FFFFFF"/>
              <w:left w:val="single" w:sz="4" w:space="0" w:color="FFFFFF"/>
              <w:right w:val="single" w:sz="4" w:space="0" w:color="FFFFFF"/>
            </w:tcBorders>
          </w:tcPr>
          <w:p w14:paraId="0C84C884"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p>
          <w:p w14:paraId="5D0D381C"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0.252</w:t>
            </w:r>
          </w:p>
          <w:p w14:paraId="5F2E60F0"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-0.458</w:t>
            </w:r>
          </w:p>
          <w:p w14:paraId="1149BE11"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-0.212</w:t>
            </w:r>
          </w:p>
          <w:p w14:paraId="550D54B6"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0.736</w:t>
            </w:r>
          </w:p>
          <w:p w14:paraId="7B77AF58"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-0.392</w:t>
            </w:r>
          </w:p>
        </w:tc>
        <w:tc>
          <w:tcPr>
            <w:tcW w:w="1017" w:type="dxa"/>
            <w:tcBorders>
              <w:top w:val="single" w:sz="4" w:space="0" w:color="FFFFFF"/>
              <w:left w:val="single" w:sz="4" w:space="0" w:color="FFFFFF"/>
              <w:right w:val="single" w:sz="4" w:space="0" w:color="FFFFFF"/>
            </w:tcBorders>
          </w:tcPr>
          <w:p w14:paraId="398EAC05"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p>
          <w:p w14:paraId="316A089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0.180</w:t>
            </w:r>
          </w:p>
          <w:p w14:paraId="4BD97635"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0.191</w:t>
            </w:r>
          </w:p>
          <w:p w14:paraId="70989CCD"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0.131</w:t>
            </w:r>
          </w:p>
          <w:p w14:paraId="29C4649A"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0.135</w:t>
            </w:r>
          </w:p>
          <w:p w14:paraId="6E5432A5"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0.141</w:t>
            </w:r>
          </w:p>
        </w:tc>
        <w:tc>
          <w:tcPr>
            <w:tcW w:w="811" w:type="dxa"/>
            <w:tcBorders>
              <w:top w:val="single" w:sz="4" w:space="0" w:color="FFFFFF"/>
              <w:left w:val="single" w:sz="4" w:space="0" w:color="FFFFFF"/>
              <w:right w:val="single" w:sz="4" w:space="0" w:color="FFFFFF"/>
            </w:tcBorders>
          </w:tcPr>
          <w:p w14:paraId="2F27E7D1"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p>
          <w:p w14:paraId="28F50AC7"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1.399</w:t>
            </w:r>
          </w:p>
          <w:p w14:paraId="5BAB4391"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-2.405</w:t>
            </w:r>
          </w:p>
          <w:p w14:paraId="544BF242"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-1.620</w:t>
            </w:r>
          </w:p>
          <w:p w14:paraId="0099ACFD"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5.438</w:t>
            </w:r>
          </w:p>
          <w:p w14:paraId="228E25AD"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-2.772</w:t>
            </w:r>
          </w:p>
        </w:tc>
        <w:tc>
          <w:tcPr>
            <w:tcW w:w="835" w:type="dxa"/>
            <w:tcBorders>
              <w:top w:val="single" w:sz="4" w:space="0" w:color="FFFFFF"/>
              <w:left w:val="single" w:sz="4" w:space="0" w:color="FFFFFF"/>
              <w:right w:val="single" w:sz="4" w:space="0" w:color="FFFFFF"/>
            </w:tcBorders>
          </w:tcPr>
          <w:p w14:paraId="4248276E"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p>
          <w:p w14:paraId="651D742C"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0.162</w:t>
            </w:r>
          </w:p>
          <w:p w14:paraId="35FEAFF9"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b/>
                <w:bCs/>
                <w:color w:val="000000"/>
                <w:sz w:val="20"/>
                <w:szCs w:val="20"/>
                <w:lang w:val="en-CA"/>
              </w:rPr>
              <w:t>0.016</w:t>
            </w:r>
          </w:p>
          <w:p w14:paraId="06B1C431"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color w:val="000000"/>
                <w:sz w:val="20"/>
                <w:szCs w:val="20"/>
                <w:lang w:val="en-CA"/>
              </w:rPr>
            </w:pPr>
            <w:r w:rsidRPr="004C757A">
              <w:rPr>
                <w:rFonts w:ascii="Times New Roman" w:hAnsi="Times New Roman" w:cs="Times New Roman"/>
                <w:color w:val="000000"/>
                <w:sz w:val="20"/>
                <w:szCs w:val="20"/>
                <w:lang w:val="en-CA"/>
              </w:rPr>
              <w:t>0.105</w:t>
            </w:r>
          </w:p>
          <w:p w14:paraId="6CC05261"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&lt;0.001</w:t>
            </w:r>
          </w:p>
          <w:p w14:paraId="2925577D" w14:textId="77777777" w:rsidR="00C26338" w:rsidRPr="004C757A" w:rsidRDefault="00C26338" w:rsidP="00350C5D">
            <w:pPr>
              <w:tabs>
                <w:tab w:val="left" w:pos="20"/>
                <w:tab w:val="left" w:pos="392"/>
              </w:tabs>
              <w:autoSpaceDE w:val="0"/>
              <w:autoSpaceDN w:val="0"/>
              <w:adjustRightInd w:val="0"/>
              <w:rPr>
                <w:rFonts w:ascii="Times New Roman" w:hAnsi="Times New Roman" w:cs="Times New Roman"/>
                <w:b/>
                <w:bCs/>
                <w:color w:val="000000"/>
                <w:sz w:val="20"/>
                <w:szCs w:val="20"/>
                <w:lang w:val="en-CA"/>
              </w:rPr>
            </w:pPr>
            <w:r w:rsidRPr="004C757A">
              <w:rPr>
                <w:rFonts w:ascii="Times New Roman" w:hAnsi="Times New Roman" w:cs="Times New Roman"/>
                <w:b/>
                <w:bCs/>
                <w:color w:val="000000"/>
                <w:sz w:val="20"/>
                <w:szCs w:val="20"/>
                <w:lang w:val="en-CA"/>
              </w:rPr>
              <w:t>0.006</w:t>
            </w:r>
          </w:p>
        </w:tc>
      </w:tr>
    </w:tbl>
    <w:p w14:paraId="6BE9B390" w14:textId="3AD92D25" w:rsidR="00C26338" w:rsidRPr="004C757A" w:rsidRDefault="00C26338" w:rsidP="00350C5D">
      <w:pPr>
        <w:tabs>
          <w:tab w:val="left" w:pos="20"/>
          <w:tab w:val="left" w:pos="392"/>
        </w:tabs>
        <w:autoSpaceDE w:val="0"/>
        <w:autoSpaceDN w:val="0"/>
        <w:adjustRightInd w:val="0"/>
        <w:spacing w:line="480" w:lineRule="auto"/>
        <w:rPr>
          <w:rFonts w:ascii="Times New Roman" w:hAnsi="Times New Roman" w:cs="Times New Roman"/>
          <w:color w:val="000000"/>
          <w:lang w:val="en-CA"/>
        </w:rPr>
      </w:pPr>
      <w:r w:rsidRPr="004C757A">
        <w:rPr>
          <w:rFonts w:ascii="Times New Roman" w:hAnsi="Times New Roman" w:cs="Times New Roman"/>
          <w:b/>
          <w:bCs/>
          <w:color w:val="000000"/>
          <w:lang w:val="en-CA"/>
        </w:rPr>
        <w:t>Table 1.2.</w:t>
      </w:r>
      <w:r w:rsidRPr="004C757A">
        <w:rPr>
          <w:rFonts w:ascii="Times New Roman" w:hAnsi="Times New Roman" w:cs="Times New Roman"/>
          <w:color w:val="000000"/>
          <w:lang w:val="en-CA"/>
        </w:rPr>
        <w:t xml:space="preserve"> Model parameters for the three resource selection models predicting the presence</w:t>
      </w:r>
      <w:r w:rsidRPr="004C757A">
        <w:rPr>
          <w:rFonts w:ascii="Times New Roman" w:hAnsi="Times New Roman" w:cs="Times New Roman"/>
          <w:color w:val="1F1F1F"/>
          <w:shd w:val="clear" w:color="auto" w:fill="FFFFFF"/>
          <w:lang w:val="en-CA"/>
        </w:rPr>
        <w:t xml:space="preserve">/absence of 56 </w:t>
      </w:r>
      <w:r w:rsidR="00F60DB4">
        <w:rPr>
          <w:rFonts w:ascii="Times New Roman" w:hAnsi="Times New Roman" w:cs="Times New Roman"/>
          <w:i/>
          <w:iCs/>
          <w:color w:val="1F1F1F"/>
          <w:shd w:val="clear" w:color="auto" w:fill="FFFFFF"/>
          <w:lang w:val="en-CA"/>
        </w:rPr>
        <w:t>C. cardinalis</w:t>
      </w:r>
      <w:r w:rsidRPr="004C757A">
        <w:rPr>
          <w:rFonts w:ascii="Times New Roman" w:hAnsi="Times New Roman" w:cs="Times New Roman"/>
          <w:color w:val="1F1F1F"/>
          <w:shd w:val="clear" w:color="auto" w:fill="FFFFFF"/>
          <w:lang w:val="en-CA"/>
        </w:rPr>
        <w:t xml:space="preserve"> within (25 or 50 m-radius) areas based on the average vegetation height (in meters) and its standard deviation, along with human-related environmental features such as population density (in </w:t>
      </w:r>
      <w:r w:rsidRPr="004C757A">
        <w:rPr>
          <w:rFonts w:ascii="Times New Roman" w:hAnsi="Times New Roman" w:cs="Times New Roman"/>
          <w:lang w:val="en-CA"/>
        </w:rPr>
        <w:t>people</w:t>
      </w:r>
      <w:r w:rsidRPr="004C757A">
        <w:rPr>
          <w:rFonts w:ascii="Times New Roman" w:hAnsi="Times New Roman" w:cs="Times New Roman"/>
          <w:color w:val="000000"/>
          <w:lang w:val="en-CA"/>
        </w:rPr>
        <w:t>/km</w:t>
      </w:r>
      <w:r w:rsidRPr="004C757A">
        <w:rPr>
          <w:rFonts w:ascii="Times New Roman" w:hAnsi="Times New Roman" w:cs="Times New Roman"/>
          <w:color w:val="000000"/>
          <w:vertAlign w:val="superscript"/>
          <w:lang w:val="en-CA"/>
        </w:rPr>
        <w:t>2</w:t>
      </w:r>
      <w:r w:rsidRPr="004C757A">
        <w:rPr>
          <w:rFonts w:ascii="Times New Roman" w:hAnsi="Times New Roman" w:cs="Times New Roman"/>
          <w:color w:val="1F1F1F"/>
          <w:shd w:val="clear" w:color="auto" w:fill="FFFFFF"/>
          <w:lang w:val="en-CA"/>
        </w:rPr>
        <w:t>), road length (in meters) and distance to the nearest bird feeder (in meters). The data was scaled and centered before running the models. The study site, year of sampling (Winter) and the individual’s identification (ID) are included as random effects in each model.</w:t>
      </w:r>
    </w:p>
    <w:p w14:paraId="7F9A79A5" w14:textId="77777777" w:rsidR="00C26338" w:rsidRPr="004C757A" w:rsidRDefault="00C26338" w:rsidP="00350C5D">
      <w:pPr>
        <w:spacing w:line="480" w:lineRule="auto"/>
        <w:ind w:firstLine="720"/>
        <w:rPr>
          <w:rFonts w:ascii="Times New Roman" w:hAnsi="Times New Roman" w:cs="Times New Roman"/>
          <w:lang w:val="en-CA"/>
        </w:rPr>
      </w:pPr>
    </w:p>
    <w:p w14:paraId="6439A327" w14:textId="12E3EE6B" w:rsidR="00C26338" w:rsidRPr="004C757A" w:rsidRDefault="00C26338" w:rsidP="00150204">
      <w:pPr>
        <w:spacing w:line="480" w:lineRule="auto"/>
        <w:rPr>
          <w:rFonts w:ascii="Times New Roman" w:hAnsi="Times New Roman" w:cs="Times New Roman"/>
          <w:lang w:val="en-CA"/>
        </w:rPr>
      </w:pPr>
      <w:r w:rsidRPr="004C757A">
        <w:rPr>
          <w:rFonts w:ascii="Times New Roman" w:hAnsi="Times New Roman" w:cs="Times New Roman"/>
          <w:lang w:val="en-CA"/>
        </w:rPr>
        <w:t xml:space="preserve">The prediction plots including only the significant fixed effects for the resource selection functions of each locations reveal that the presence of </w:t>
      </w:r>
      <w:r w:rsidR="00F15307">
        <w:rPr>
          <w:rFonts w:ascii="Times New Roman" w:hAnsi="Times New Roman" w:cs="Times New Roman"/>
          <w:i/>
          <w:iCs/>
          <w:lang w:val="en-CA"/>
        </w:rPr>
        <w:t xml:space="preserve">C. cardinalis </w:t>
      </w:r>
      <w:r w:rsidRPr="004C757A">
        <w:rPr>
          <w:rFonts w:ascii="Times New Roman" w:hAnsi="Times New Roman" w:cs="Times New Roman"/>
          <w:lang w:val="en-CA"/>
        </w:rPr>
        <w:t xml:space="preserve">is associated with different urban and habitat features according to the site they spend their winter in (figure 1.7.). In the peri-urban site (MBO), the probability of presence of the </w:t>
      </w:r>
      <w:r w:rsidR="00F15307">
        <w:rPr>
          <w:rFonts w:ascii="Times New Roman" w:hAnsi="Times New Roman" w:cs="Times New Roman"/>
          <w:i/>
          <w:iCs/>
          <w:lang w:val="en-CA"/>
        </w:rPr>
        <w:t xml:space="preserve">C. cardinalis </w:t>
      </w:r>
      <w:r w:rsidRPr="004C757A">
        <w:rPr>
          <w:rFonts w:ascii="Times New Roman" w:hAnsi="Times New Roman" w:cs="Times New Roman"/>
          <w:lang w:val="en-CA"/>
        </w:rPr>
        <w:t xml:space="preserve">decreases as the mean vegetation height increases (figure 1.7., A), while the presence of the birds increases with greater variability in vegetation height (figure 1.7., B). The probability of presence of the </w:t>
      </w:r>
      <w:r w:rsidR="00F15307">
        <w:rPr>
          <w:rFonts w:ascii="Times New Roman" w:hAnsi="Times New Roman" w:cs="Times New Roman"/>
          <w:i/>
          <w:iCs/>
          <w:lang w:val="en-CA"/>
        </w:rPr>
        <w:t>C. cardinalis</w:t>
      </w:r>
      <w:r w:rsidRPr="004C757A">
        <w:rPr>
          <w:rFonts w:ascii="Times New Roman" w:hAnsi="Times New Roman" w:cs="Times New Roman"/>
          <w:lang w:val="en-CA"/>
        </w:rPr>
        <w:t xml:space="preserve"> also seems to decrease as the distance to the nearest bird feeder increases (figure 1.7., C). In our suburban site (BDU), the probability of presence of the </w:t>
      </w:r>
      <w:r w:rsidR="00F15307">
        <w:rPr>
          <w:rFonts w:ascii="Times New Roman" w:hAnsi="Times New Roman" w:cs="Times New Roman"/>
          <w:i/>
          <w:iCs/>
          <w:lang w:val="en-CA"/>
        </w:rPr>
        <w:t>C. cardinalis</w:t>
      </w:r>
      <w:r w:rsidRPr="004C757A">
        <w:rPr>
          <w:rFonts w:ascii="Times New Roman" w:hAnsi="Times New Roman" w:cs="Times New Roman"/>
          <w:lang w:val="en-CA"/>
        </w:rPr>
        <w:t xml:space="preserve"> shows little relationship with population density (figure 1.7., D), but increases as the mean road length increases (figure 1.7., E). Like our peri-urban site, the presence of the birds also decreases as the distance to the nearest feeder increases at the suburban site (figure 1.7., F). At the urban site (CON), the </w:t>
      </w:r>
      <w:r w:rsidR="00F15307">
        <w:rPr>
          <w:rFonts w:ascii="Times New Roman" w:hAnsi="Times New Roman" w:cs="Times New Roman"/>
          <w:i/>
          <w:iCs/>
          <w:lang w:val="en-CA"/>
        </w:rPr>
        <w:t xml:space="preserve">C. </w:t>
      </w:r>
      <w:r w:rsidR="00F15307">
        <w:rPr>
          <w:rFonts w:ascii="Times New Roman" w:hAnsi="Times New Roman" w:cs="Times New Roman"/>
          <w:i/>
          <w:iCs/>
          <w:lang w:val="en-CA"/>
        </w:rPr>
        <w:lastRenderedPageBreak/>
        <w:t xml:space="preserve">cardinalis’ </w:t>
      </w:r>
      <w:r w:rsidRPr="004C757A">
        <w:rPr>
          <w:rFonts w:ascii="Times New Roman" w:hAnsi="Times New Roman" w:cs="Times New Roman"/>
          <w:lang w:val="en-CA"/>
        </w:rPr>
        <w:t xml:space="preserve">probability of presence decreases with increasing vegetation height standard deviation, although uncertainty is high (figure 1.7., G). The presence of </w:t>
      </w:r>
      <w:r w:rsidR="00F15307">
        <w:rPr>
          <w:rFonts w:ascii="Times New Roman" w:hAnsi="Times New Roman" w:cs="Times New Roman"/>
          <w:i/>
          <w:iCs/>
          <w:lang w:val="en-CA"/>
        </w:rPr>
        <w:t>C. cardinalis</w:t>
      </w:r>
      <w:r w:rsidRPr="004C757A">
        <w:rPr>
          <w:rFonts w:ascii="Times New Roman" w:hAnsi="Times New Roman" w:cs="Times New Roman"/>
          <w:lang w:val="en-CA"/>
        </w:rPr>
        <w:t xml:space="preserve"> also increased with mean road length and decreased with the distance to the nearest feeders. Across sites, proximity to feeders and structural complexity of the infrastructures or the vegetation consistently influenced the probability of presence, yet specific relationships varied.</w:t>
      </w:r>
    </w:p>
    <w:p w14:paraId="123504E2" w14:textId="3A1F4BFF" w:rsidR="00C26338" w:rsidRPr="004C757A" w:rsidRDefault="00C26338" w:rsidP="00350C5D">
      <w:pPr>
        <w:spacing w:line="480" w:lineRule="auto"/>
        <w:rPr>
          <w:rFonts w:ascii="Times New Roman" w:hAnsi="Times New Roman" w:cs="Times New Roman"/>
          <w:lang w:val="en-CA"/>
        </w:rPr>
      </w:pPr>
      <w:r w:rsidRPr="004C757A">
        <w:rPr>
          <w:rFonts w:ascii="Times New Roman" w:hAnsi="Times New Roman" w:cs="Times New Roman"/>
          <w:b/>
          <w:bCs/>
          <w:noProof/>
          <w:color w:val="000000"/>
          <w:lang w:val="en-CA"/>
        </w:rPr>
        <w:lastRenderedPageBreak/>
        <w:drawing>
          <wp:anchor distT="0" distB="0" distL="114300" distR="114300" simplePos="0" relativeHeight="251658241" behindDoc="0" locked="0" layoutInCell="1" allowOverlap="1" wp14:anchorId="111C77EC" wp14:editId="0C316551">
            <wp:simplePos x="0" y="0"/>
            <wp:positionH relativeFrom="column">
              <wp:posOffset>0</wp:posOffset>
            </wp:positionH>
            <wp:positionV relativeFrom="paragraph">
              <wp:posOffset>0</wp:posOffset>
            </wp:positionV>
            <wp:extent cx="5943600" cy="6217285"/>
            <wp:effectExtent l="12700" t="12700" r="12700" b="18415"/>
            <wp:wrapTopAndBottom/>
            <wp:docPr id="392371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1801" name="Picture 1" descr="A screenshot of a graph&#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62172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4C757A">
        <w:rPr>
          <w:rFonts w:ascii="Times New Roman" w:hAnsi="Times New Roman" w:cs="Times New Roman"/>
          <w:b/>
          <w:bCs/>
          <w:color w:val="000000"/>
          <w:lang w:val="en-CA"/>
        </w:rPr>
        <w:t>Figure 1.7.</w:t>
      </w:r>
      <w:r w:rsidRPr="004C757A">
        <w:rPr>
          <w:rFonts w:ascii="Times New Roman" w:hAnsi="Times New Roman" w:cs="Times New Roman"/>
          <w:color w:val="000000"/>
          <w:lang w:val="en-CA"/>
        </w:rPr>
        <w:t xml:space="preserve"> Probability of presence of </w:t>
      </w:r>
      <w:r w:rsidR="00F60DB4">
        <w:rPr>
          <w:rFonts w:ascii="Times New Roman" w:hAnsi="Times New Roman" w:cs="Times New Roman"/>
          <w:i/>
          <w:iCs/>
          <w:color w:val="000000"/>
          <w:lang w:val="en-CA"/>
        </w:rPr>
        <w:t>C. cardinalis</w:t>
      </w:r>
      <w:r w:rsidRPr="004C757A">
        <w:rPr>
          <w:rFonts w:ascii="Times New Roman" w:hAnsi="Times New Roman" w:cs="Times New Roman"/>
          <w:color w:val="000000"/>
          <w:lang w:val="en-CA"/>
        </w:rPr>
        <w:t xml:space="preserve"> in a given radius area, as predicted by a generalized linear mixed effects model. Shaded areas represent 67% confidence intervals around the predicted probabilities. The model’s fixed effect variables are described in Table 1b, and for each model, random effects were sampling years, translocation site and bird ID.</w:t>
      </w:r>
    </w:p>
    <w:p w14:paraId="1709134B" w14:textId="77777777" w:rsidR="00C26338" w:rsidRPr="004C757A" w:rsidRDefault="00C26338" w:rsidP="00350C5D">
      <w:pPr>
        <w:tabs>
          <w:tab w:val="left" w:pos="20"/>
          <w:tab w:val="left" w:pos="392"/>
        </w:tabs>
        <w:autoSpaceDE w:val="0"/>
        <w:autoSpaceDN w:val="0"/>
        <w:adjustRightInd w:val="0"/>
        <w:spacing w:line="480" w:lineRule="auto"/>
        <w:rPr>
          <w:rFonts w:ascii="Times New Roman" w:hAnsi="Times New Roman" w:cs="Times New Roman"/>
          <w:color w:val="000000"/>
          <w:lang w:val="en-CA"/>
        </w:rPr>
      </w:pPr>
    </w:p>
    <w:p w14:paraId="5235D8C5" w14:textId="77777777" w:rsidR="00C26338" w:rsidRPr="004C757A" w:rsidRDefault="00C26338" w:rsidP="00350C5D">
      <w:pPr>
        <w:pStyle w:val="Heading3"/>
        <w:spacing w:line="480" w:lineRule="auto"/>
        <w:rPr>
          <w:rFonts w:ascii="Times New Roman" w:hAnsi="Times New Roman" w:cs="Times New Roman"/>
          <w:b/>
          <w:bCs/>
          <w:color w:val="000000" w:themeColor="text1"/>
          <w:lang w:val="en-CA"/>
        </w:rPr>
      </w:pPr>
      <w:bookmarkStart w:id="31" w:name="_Toc205543129"/>
      <w:r w:rsidRPr="004C757A">
        <w:rPr>
          <w:rFonts w:ascii="Times New Roman" w:hAnsi="Times New Roman" w:cs="Times New Roman"/>
          <w:b/>
          <w:bCs/>
          <w:color w:val="000000" w:themeColor="text1"/>
          <w:lang w:val="en-CA"/>
        </w:rPr>
        <w:lastRenderedPageBreak/>
        <w:t>Discussion</w:t>
      </w:r>
      <w:bookmarkEnd w:id="2"/>
      <w:bookmarkEnd w:id="31"/>
    </w:p>
    <w:p w14:paraId="76C9E411" w14:textId="6E18BF54" w:rsidR="00C26338" w:rsidRPr="004C757A" w:rsidRDefault="00C26338" w:rsidP="00855B17">
      <w:pPr>
        <w:spacing w:line="480" w:lineRule="auto"/>
        <w:rPr>
          <w:rFonts w:ascii="Times New Roman" w:eastAsia="Times New Roman" w:hAnsi="Times New Roman" w:cs="Times New Roman"/>
          <w:color w:val="000000" w:themeColor="text1"/>
          <w:lang w:val="en-CA"/>
        </w:rPr>
      </w:pPr>
      <w:r w:rsidRPr="004C757A">
        <w:rPr>
          <w:rFonts w:ascii="Times New Roman" w:eastAsia="Times New Roman" w:hAnsi="Times New Roman" w:cs="Times New Roman"/>
          <w:color w:val="000000" w:themeColor="text1"/>
          <w:lang w:val="en-CA"/>
        </w:rPr>
        <w:t xml:space="preserve">Using three years of telemetry tracking data of </w:t>
      </w:r>
      <w:r w:rsidR="00EC6709">
        <w:rPr>
          <w:rFonts w:ascii="Times New Roman" w:eastAsia="Times New Roman" w:hAnsi="Times New Roman" w:cs="Times New Roman"/>
          <w:i/>
          <w:iCs/>
          <w:color w:val="000000" w:themeColor="text1"/>
          <w:lang w:val="en-CA"/>
        </w:rPr>
        <w:t>C. cardinalis</w:t>
      </w:r>
      <w:r w:rsidRPr="004C757A">
        <w:rPr>
          <w:rFonts w:ascii="Times New Roman" w:eastAsia="Times New Roman" w:hAnsi="Times New Roman" w:cs="Times New Roman"/>
          <w:color w:val="000000" w:themeColor="text1"/>
          <w:lang w:val="en-CA"/>
        </w:rPr>
        <w:t xml:space="preserve"> across an urban gradient during the non-breeding season, we found evidence that </w:t>
      </w:r>
      <w:r w:rsidR="00F15307">
        <w:rPr>
          <w:rFonts w:ascii="Times New Roman" w:eastAsia="Times New Roman" w:hAnsi="Times New Roman" w:cs="Times New Roman"/>
          <w:i/>
          <w:iCs/>
          <w:color w:val="000000" w:themeColor="text1"/>
          <w:lang w:val="en-CA"/>
        </w:rPr>
        <w:t>C. cardinalis</w:t>
      </w:r>
      <w:r w:rsidRPr="004C757A">
        <w:rPr>
          <w:rFonts w:ascii="Times New Roman" w:eastAsia="Times New Roman" w:hAnsi="Times New Roman" w:cs="Times New Roman"/>
          <w:color w:val="000000" w:themeColor="text1"/>
          <w:lang w:val="en-CA"/>
        </w:rPr>
        <w:t xml:space="preserve"> in urban locations had significantly larger home ranges compared to those in suburban and peri-urban sites. Comparatively, the spatial scale of habitat use by </w:t>
      </w:r>
      <w:r w:rsidR="00F15307">
        <w:rPr>
          <w:rFonts w:ascii="Times New Roman" w:eastAsia="Times New Roman" w:hAnsi="Times New Roman" w:cs="Times New Roman"/>
          <w:i/>
          <w:iCs/>
          <w:color w:val="000000" w:themeColor="text1"/>
          <w:lang w:val="en-CA"/>
        </w:rPr>
        <w:t>C. cardinalis</w:t>
      </w:r>
      <w:r w:rsidRPr="004C757A">
        <w:rPr>
          <w:rFonts w:ascii="Times New Roman" w:eastAsia="Times New Roman" w:hAnsi="Times New Roman" w:cs="Times New Roman"/>
          <w:color w:val="000000" w:themeColor="text1"/>
          <w:lang w:val="en-CA"/>
        </w:rPr>
        <w:t xml:space="preserve"> was consistent across the urban gradient and occurred at a relatively at a fine scale (25-50 m). Significant vegetation and anthropogenic predictors of </w:t>
      </w:r>
      <w:r w:rsidR="00F15307">
        <w:rPr>
          <w:rFonts w:ascii="Times New Roman" w:eastAsia="Times New Roman" w:hAnsi="Times New Roman" w:cs="Times New Roman"/>
          <w:i/>
          <w:iCs/>
          <w:color w:val="000000" w:themeColor="text1"/>
          <w:lang w:val="en-CA"/>
        </w:rPr>
        <w:t xml:space="preserve">C. cardinalis </w:t>
      </w:r>
      <w:r w:rsidRPr="004C757A">
        <w:rPr>
          <w:rFonts w:ascii="Times New Roman" w:eastAsia="Times New Roman" w:hAnsi="Times New Roman" w:cs="Times New Roman"/>
          <w:color w:val="000000" w:themeColor="text1"/>
          <w:lang w:val="en-CA"/>
        </w:rPr>
        <w:t xml:space="preserve">presence differed across the urban gradient, suggesting that ecological needs and drivers of winter survival by </w:t>
      </w:r>
      <w:r w:rsidR="00F15307">
        <w:rPr>
          <w:rFonts w:ascii="Times New Roman" w:eastAsia="Times New Roman" w:hAnsi="Times New Roman" w:cs="Times New Roman"/>
          <w:i/>
          <w:iCs/>
          <w:color w:val="000000" w:themeColor="text1"/>
          <w:lang w:val="en-CA"/>
        </w:rPr>
        <w:t>C. cardinalis</w:t>
      </w:r>
      <w:r w:rsidRPr="004C757A">
        <w:rPr>
          <w:rFonts w:ascii="Times New Roman" w:eastAsia="Times New Roman" w:hAnsi="Times New Roman" w:cs="Times New Roman"/>
          <w:color w:val="000000" w:themeColor="text1"/>
          <w:lang w:val="en-CA"/>
        </w:rPr>
        <w:t xml:space="preserve"> in human-modified landscapes may be context-dependent (peri-urban vs suburban vs urban). Apparent survival of </w:t>
      </w:r>
      <w:r w:rsidR="00F15307">
        <w:rPr>
          <w:rFonts w:ascii="Times New Roman" w:eastAsia="Times New Roman" w:hAnsi="Times New Roman" w:cs="Times New Roman"/>
          <w:i/>
          <w:iCs/>
          <w:color w:val="000000" w:themeColor="text1"/>
          <w:lang w:val="en-CA"/>
        </w:rPr>
        <w:t xml:space="preserve">C. cardinalis </w:t>
      </w:r>
      <w:r w:rsidRPr="004C757A">
        <w:rPr>
          <w:rFonts w:ascii="Times New Roman" w:eastAsia="Times New Roman" w:hAnsi="Times New Roman" w:cs="Times New Roman"/>
          <w:color w:val="000000" w:themeColor="text1"/>
          <w:lang w:val="en-CA"/>
        </w:rPr>
        <w:t xml:space="preserve">during the harshest period of their annual cycle appears </w:t>
      </w:r>
      <w:proofErr w:type="gramStart"/>
      <w:r w:rsidRPr="004C757A">
        <w:rPr>
          <w:rFonts w:ascii="Times New Roman" w:eastAsia="Times New Roman" w:hAnsi="Times New Roman" w:cs="Times New Roman"/>
          <w:color w:val="000000" w:themeColor="text1"/>
          <w:lang w:val="en-CA"/>
        </w:rPr>
        <w:t>fairly similar</w:t>
      </w:r>
      <w:proofErr w:type="gramEnd"/>
      <w:r w:rsidRPr="004C757A">
        <w:rPr>
          <w:rFonts w:ascii="Times New Roman" w:eastAsia="Times New Roman" w:hAnsi="Times New Roman" w:cs="Times New Roman"/>
          <w:color w:val="000000" w:themeColor="text1"/>
          <w:lang w:val="en-CA"/>
        </w:rPr>
        <w:t xml:space="preserve"> between peri-urban and suburban sites, while mortality or relocation was threefold higher in the urban site. </w:t>
      </w:r>
      <w:r w:rsidR="00F15307">
        <w:rPr>
          <w:rFonts w:ascii="Times New Roman" w:eastAsia="Times New Roman" w:hAnsi="Times New Roman" w:cs="Times New Roman"/>
          <w:i/>
          <w:iCs/>
          <w:color w:val="000000" w:themeColor="text1"/>
          <w:lang w:val="en-CA"/>
        </w:rPr>
        <w:t>C. cardinalis</w:t>
      </w:r>
      <w:r w:rsidRPr="004C757A">
        <w:rPr>
          <w:rFonts w:ascii="Times New Roman" w:eastAsia="Times New Roman" w:hAnsi="Times New Roman" w:cs="Times New Roman"/>
          <w:color w:val="000000" w:themeColor="text1"/>
          <w:lang w:val="en-CA"/>
        </w:rPr>
        <w:t xml:space="preserve"> in suburban and urban sites do not spend time in parks or other larger public green spaces during the non-breeding season, instead favouring the private urban green spaces such as private backyards and gardens and are strongly associated with the presence of anthropogenic food resources (i.e., birdfeeders). </w:t>
      </w:r>
    </w:p>
    <w:p w14:paraId="3A3F4C99" w14:textId="77777777" w:rsidR="00C26338" w:rsidRPr="004C757A" w:rsidRDefault="00C26338" w:rsidP="00350C5D">
      <w:pPr>
        <w:pStyle w:val="Heading3"/>
        <w:spacing w:line="480" w:lineRule="auto"/>
        <w:rPr>
          <w:rFonts w:ascii="Times New Roman" w:hAnsi="Times New Roman" w:cs="Times New Roman"/>
          <w:color w:val="000000" w:themeColor="text1"/>
          <w:sz w:val="24"/>
          <w:szCs w:val="24"/>
          <w:u w:val="single"/>
          <w:lang w:val="en-CA"/>
        </w:rPr>
      </w:pPr>
      <w:bookmarkStart w:id="32" w:name="_Toc205543130"/>
      <w:r w:rsidRPr="004C757A">
        <w:rPr>
          <w:rFonts w:ascii="Times New Roman" w:hAnsi="Times New Roman" w:cs="Times New Roman"/>
          <w:color w:val="000000" w:themeColor="text1"/>
          <w:sz w:val="24"/>
          <w:szCs w:val="24"/>
          <w:u w:val="single"/>
          <w:lang w:val="en-CA"/>
        </w:rPr>
        <w:t>Lower apparent survival at urban site</w:t>
      </w:r>
      <w:bookmarkEnd w:id="32"/>
    </w:p>
    <w:p w14:paraId="296A5D21" w14:textId="03C65BD3" w:rsidR="00C26338" w:rsidRPr="004C757A" w:rsidRDefault="0077703D" w:rsidP="00855B17">
      <w:pPr>
        <w:spacing w:line="480" w:lineRule="auto"/>
        <w:rPr>
          <w:rFonts w:ascii="Times New Roman" w:hAnsi="Times New Roman" w:cs="Times New Roman"/>
          <w:lang w:val="en-CA"/>
        </w:rPr>
      </w:pPr>
      <w:r w:rsidRPr="004C757A">
        <w:rPr>
          <w:rFonts w:ascii="Times New Roman" w:hAnsi="Times New Roman" w:cs="Times New Roman"/>
          <w:lang w:val="en-CA"/>
        </w:rPr>
        <w:t>While</w:t>
      </w:r>
      <w:r w:rsidR="00C26338" w:rsidRPr="004C757A">
        <w:rPr>
          <w:rFonts w:ascii="Times New Roman" w:hAnsi="Times New Roman" w:cs="Times New Roman"/>
          <w:lang w:val="en-CA"/>
        </w:rPr>
        <w:t xml:space="preserve"> the apparent survival of </w:t>
      </w:r>
      <w:r w:rsidR="00F15307">
        <w:rPr>
          <w:rFonts w:ascii="Times New Roman" w:hAnsi="Times New Roman" w:cs="Times New Roman"/>
          <w:i/>
          <w:iCs/>
          <w:lang w:val="en-CA"/>
        </w:rPr>
        <w:t>C. cardinalis</w:t>
      </w:r>
      <w:r w:rsidR="00C26338" w:rsidRPr="004C757A">
        <w:rPr>
          <w:rFonts w:ascii="Times New Roman" w:hAnsi="Times New Roman" w:cs="Times New Roman"/>
          <w:lang w:val="en-CA"/>
        </w:rPr>
        <w:t xml:space="preserve"> was quite similar between the peri-urban site (on average 65% after 3 months) and the suburban site (on average 57% after 3 months), it was much lower at the dense urban location (on average 16% after 3 months). Our apparent survival rates for the peri-urban and suburban locations are consistent with previously established </w:t>
      </w:r>
      <w:r w:rsidR="0055577D" w:rsidRPr="004C757A">
        <w:rPr>
          <w:rFonts w:ascii="Times New Roman" w:hAnsi="Times New Roman" w:cs="Times New Roman"/>
          <w:lang w:val="en-CA"/>
        </w:rPr>
        <w:t xml:space="preserve">annual </w:t>
      </w:r>
      <w:r w:rsidR="00C26338" w:rsidRPr="004C757A">
        <w:rPr>
          <w:rFonts w:ascii="Times New Roman" w:hAnsi="Times New Roman" w:cs="Times New Roman"/>
          <w:lang w:val="en-CA"/>
        </w:rPr>
        <w:t xml:space="preserve">survival in Ohio (50.5% </w:t>
      </w:r>
      <w:r w:rsidR="00C26338" w:rsidRPr="004C757A">
        <w:rPr>
          <w:rFonts w:ascii="Symbol" w:eastAsia="Symbol" w:hAnsi="Symbol" w:cs="Symbol"/>
          <w:lang w:val="en-CA"/>
        </w:rPr>
        <w:t>±</w:t>
      </w:r>
      <w:r w:rsidR="00C26338" w:rsidRPr="004C757A">
        <w:rPr>
          <w:rFonts w:ascii="Times New Roman" w:hAnsi="Times New Roman" w:cs="Times New Roman"/>
          <w:lang w:val="en-CA"/>
        </w:rPr>
        <w:t xml:space="preserve"> 10.3 SE to 78.3% </w:t>
      </w:r>
      <w:r w:rsidR="00C26338" w:rsidRPr="004C757A">
        <w:rPr>
          <w:rFonts w:ascii="Symbol" w:eastAsia="Symbol" w:hAnsi="Symbol" w:cs="Symbol"/>
          <w:lang w:val="en-CA"/>
        </w:rPr>
        <w:t>±</w:t>
      </w:r>
      <w:r w:rsidR="00C26338" w:rsidRPr="004C757A">
        <w:rPr>
          <w:rFonts w:ascii="Times New Roman" w:hAnsi="Times New Roman" w:cs="Times New Roman"/>
          <w:lang w:val="en-CA"/>
        </w:rPr>
        <w:t xml:space="preserve"> 7.6 SE) and in Washington D.C. (between 40 to 70%) in the United States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{"citationID":"vGkAnfUT","properties":{"formattedCitation":"(Evans et al., 2015; Shustack, 2008)","plainCitation":"(Evans et al., 2015; Shustack, 2008)","noteIndex":0},"citationItems":[{"id":1116,"uris":["http://zotero.org/users/16770306/items/DYCRKR4Y"],"itemData":{"id":1116,"type":"article-journal","abstract":"Many avian species persist in human‐dominated landscapes; however, little is known about the demographic consequences of urbanization in these populations. Given that urban habitats introduce novel benefits (e.g., anthropogenic resources) and pressures (e.g., mortality risks), conflicting mechanisms have been hypothesized to drive the dynamics of urban bird populations. Top‐down processes such as predation predict reduced survivorship in suburban and urban habitats, whereas bottom‐up processes, such as increased resource availability, predict peak survival in suburban habitats. In this study, we use mark–recapture data of seven focal species encountered between 2000 and 2012 to test hypotheses about the processes that regulate avian survival along an urbanization gradient in greater Washington, D.C., USA. American Robin, Gray Catbird, Northern Cardinal, and Song Sparrow exhibited peak survival at intermediate and upper portions of the rural‐to‐urban gradient; this pattern supports the hypothesis that bottom‐up processes (e.g., resource availability) can drive patterns of avian survival in some species. In contrast, Carolina Chickadee showed no response and Carolina and House Wren showed a slightly negative response to urban land cover. These contrasting results underscore the need for comparative studies documenting the mechanisms that drive demography and how those factors differentially affect urban adapted and urban avoiding species.","container-title":"Ecology","DOI":"10.1890/14-0171.1","ISSN":"0012-9658, 1939-9170","issue":"6","journalAbbreviation":"Ecology","language":"en","license":"http://onlinelibrary.wiley.com/termsAndConditions#vor","page":"1631-1640","source":"DOI.org (Crossref)","title":"Characterizing avian survival along a rural‐to‐urban land use gradient","volume":"96","author":[{"family":"Evans","given":"Brian S."},{"family":"Ryder","given":"Thomas B."},{"family":"Reitsma","given":"Robert"},{"family":"Hurlbert","given":"Allen H."},{"family":"Marra","given":"Peter P."}],"issued":{"date-parts":[["2015",6]]}}},{"id":800,"uris":["http://zotero.org/users/16770306/items/4YRR2F2Y"],"itemData":{"id":800,"type":"thesis","abstract":"Effective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(Evans et al., 2015; Shustack, 2008)</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However, the very low survival rates that we are seeing in the dense urban location is well below what was previously found in </w:t>
      </w:r>
      <w:r w:rsidR="00C26338" w:rsidRPr="004C757A">
        <w:rPr>
          <w:rFonts w:ascii="Times New Roman" w:hAnsi="Times New Roman" w:cs="Times New Roman"/>
          <w:lang w:val="en-CA"/>
        </w:rPr>
        <w:lastRenderedPageBreak/>
        <w:t xml:space="preserve">urban habitats. </w:t>
      </w:r>
      <w:r w:rsidR="00F15307">
        <w:rPr>
          <w:rFonts w:ascii="Times New Roman" w:hAnsi="Times New Roman" w:cs="Times New Roman"/>
          <w:i/>
          <w:iCs/>
          <w:lang w:val="en-CA"/>
        </w:rPr>
        <w:t>C. cardinalis’</w:t>
      </w:r>
      <w:r w:rsidR="00C26338" w:rsidRPr="004C757A">
        <w:rPr>
          <w:rFonts w:ascii="Times New Roman" w:hAnsi="Times New Roman" w:cs="Times New Roman"/>
          <w:lang w:val="en-CA"/>
        </w:rPr>
        <w:t xml:space="preserve"> annual apparent survival was even shown to increase as the amount of impervious surfaces (used as indicator of </w:t>
      </w:r>
      <w:commentRangeStart w:id="33"/>
      <w:r w:rsidR="00C26338" w:rsidRPr="004C757A">
        <w:rPr>
          <w:rFonts w:ascii="Times New Roman" w:hAnsi="Times New Roman" w:cs="Times New Roman"/>
          <w:lang w:val="en-CA"/>
        </w:rPr>
        <w:t>urbanization</w:t>
      </w:r>
      <w:commentRangeEnd w:id="33"/>
      <w:r w:rsidR="00E741F5" w:rsidRPr="004C757A">
        <w:rPr>
          <w:rStyle w:val="CommentReference"/>
        </w:rPr>
        <w:commentReference w:id="33"/>
      </w:r>
      <w:r w:rsidR="00C26338" w:rsidRPr="004C757A">
        <w:rPr>
          <w:rFonts w:ascii="Times New Roman" w:hAnsi="Times New Roman" w:cs="Times New Roman"/>
          <w:lang w:val="en-CA"/>
        </w:rPr>
        <w:t xml:space="preserve">) increases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{"citationID":"1JrYyLhE","properties":{"formattedCitation":"(Shustack, 2008)","plainCitation":"(Shustack, 2008)","noteIndex":0},"citationItems":[{"id":800,"uris":["http://zotero.org/users/16770306/items/4YRR2F2Y"],"itemData":{"id":800,"type":"thesis","abstract":"Effective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(Shustack, 2008)</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We also cannot exclude the possibility that the tags had detrimental effects on the survival of </w:t>
      </w:r>
      <w:r w:rsidR="00F15307">
        <w:rPr>
          <w:rFonts w:ascii="Times New Roman" w:hAnsi="Times New Roman" w:cs="Times New Roman"/>
          <w:i/>
          <w:iCs/>
          <w:lang w:val="en-CA"/>
        </w:rPr>
        <w:t xml:space="preserve">C. cardinalis </w:t>
      </w:r>
      <w:r w:rsidR="00C26338" w:rsidRPr="004C757A">
        <w:rPr>
          <w:rFonts w:ascii="Times New Roman" w:hAnsi="Times New Roman" w:cs="Times New Roman"/>
          <w:lang w:val="en-CA"/>
        </w:rPr>
        <w:t xml:space="preserve">in the most urban location. During the reproductive season, </w:t>
      </w:r>
      <w:r w:rsidR="00F15307">
        <w:rPr>
          <w:rFonts w:ascii="Times New Roman" w:hAnsi="Times New Roman" w:cs="Times New Roman"/>
          <w:i/>
          <w:iCs/>
          <w:lang w:val="en-CA"/>
        </w:rPr>
        <w:t>C. cardinalis</w:t>
      </w:r>
      <w:r w:rsidR="00C26338" w:rsidRPr="004C757A">
        <w:rPr>
          <w:rFonts w:ascii="Times New Roman" w:hAnsi="Times New Roman" w:cs="Times New Roman"/>
          <w:lang w:val="en-CA"/>
        </w:rPr>
        <w:t xml:space="preserve"> with tags</w:t>
      </w:r>
      <w:r w:rsidR="00607449" w:rsidRPr="004C757A">
        <w:rPr>
          <w:rFonts w:ascii="Times New Roman" w:hAnsi="Times New Roman" w:cs="Times New Roman"/>
          <w:lang w:val="en-CA"/>
        </w:rPr>
        <w:t xml:space="preserve"> (weighing 1.6 g)</w:t>
      </w:r>
      <w:r w:rsidR="00C26338" w:rsidRPr="004C757A">
        <w:rPr>
          <w:rFonts w:ascii="Times New Roman" w:hAnsi="Times New Roman" w:cs="Times New Roman"/>
          <w:lang w:val="en-CA"/>
        </w:rPr>
        <w:t xml:space="preserve"> attached defended their nests less vigorously, but did not change their provisioning effects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{"citationID":"3T33voyd","properties":{"formattedCitation":"(Barron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(Barron et al., 2013)</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w:t>
      </w:r>
      <w:r w:rsidR="00F15307">
        <w:rPr>
          <w:rFonts w:ascii="Times New Roman" w:hAnsi="Times New Roman" w:cs="Times New Roman"/>
          <w:i/>
          <w:iCs/>
          <w:lang w:val="en-CA"/>
        </w:rPr>
        <w:t>C. cardinalis</w:t>
      </w:r>
      <w:r w:rsidR="00C26338" w:rsidRPr="004C757A">
        <w:rPr>
          <w:rFonts w:ascii="Times New Roman" w:hAnsi="Times New Roman" w:cs="Times New Roman"/>
          <w:lang w:val="en-CA"/>
        </w:rPr>
        <w:t xml:space="preserve"> nests with tagged parents also had lower daily survival rates and were less likely to fledge offspring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{"citationID":"lWUQ8uHP","properties":{"formattedCitation":"(Barron et al., 2013)","plainCitation":"(Barron et al., 2013)","noteIndex":0},"citationItems":[{"id":1122,"uris":["http://zotero.org/users/16770306/items/M8S3RGWW"],"itemData":{"id":1122,"type":"article-journal","container-title":"The Condor","DOI":"10.1525/cond.2013.120149","ISSN":"00105422, 1938-5129","issue":"3","journalAbbreviation":"The Condor","language":"en","page":"669-676","source":"DOI.org (Crossref)","title":"A Test of Radio-Transmitter Effects on Parental Investment and Productivity in the Northern Cardinal","volume":"115","author":[{"family":"Barron","given":"Douglas G."},{"family":"Weatherhead","given":"Patrick J."},{"family":"Brawn","given":"Jeffrey D."}],"issued":{"date-parts":[["2013",8]]}}}],"schema":"https://github.com/citation-style-language/schema/raw/master/csl-citation.json"}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(Barron et al., 2013)</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It’s possible that the tags had a detrimental effect on survival, which wasn’t perceptible in the peri-urban and suburban study sites but was noticeable in the dense urban location. Likewise, despite covering a large area surrounding the urban release sites (&gt;16 km</w:t>
      </w:r>
      <w:r w:rsidR="00C26338" w:rsidRPr="004C757A">
        <w:rPr>
          <w:rFonts w:ascii="Times New Roman" w:hAnsi="Times New Roman" w:cs="Times New Roman"/>
          <w:vertAlign w:val="superscript"/>
          <w:lang w:val="en-CA"/>
        </w:rPr>
        <w:t>2</w:t>
      </w:r>
      <w:r w:rsidR="00C26338" w:rsidRPr="004C757A">
        <w:rPr>
          <w:rFonts w:ascii="Times New Roman" w:hAnsi="Times New Roman" w:cs="Times New Roman"/>
          <w:lang w:val="en-CA"/>
        </w:rPr>
        <w:t>), there is a possibility that urban tagged and translocated individuals survived but moved far away from their release site and were beyond detection.</w:t>
      </w:r>
    </w:p>
    <w:p w14:paraId="708382C4" w14:textId="77777777" w:rsidR="00C26338" w:rsidRPr="004C757A" w:rsidRDefault="00C26338" w:rsidP="00350C5D">
      <w:pPr>
        <w:pStyle w:val="Heading3"/>
        <w:spacing w:line="480" w:lineRule="auto"/>
        <w:rPr>
          <w:rFonts w:ascii="Times New Roman" w:hAnsi="Times New Roman" w:cs="Times New Roman"/>
          <w:color w:val="000000" w:themeColor="text1"/>
          <w:sz w:val="24"/>
          <w:szCs w:val="24"/>
          <w:u w:val="single"/>
          <w:lang w:val="en-CA"/>
        </w:rPr>
      </w:pPr>
      <w:bookmarkStart w:id="34" w:name="_Toc205543131"/>
      <w:r w:rsidRPr="004C757A">
        <w:rPr>
          <w:rFonts w:ascii="Times New Roman" w:hAnsi="Times New Roman" w:cs="Times New Roman"/>
          <w:color w:val="000000" w:themeColor="text1"/>
          <w:sz w:val="24"/>
          <w:szCs w:val="24"/>
          <w:u w:val="single"/>
          <w:lang w:val="en-CA"/>
        </w:rPr>
        <w:t>Larger home ranges and the importance of bird feeders</w:t>
      </w:r>
      <w:bookmarkEnd w:id="34"/>
    </w:p>
    <w:p w14:paraId="003C99DC" w14:textId="1CC8B9D9" w:rsidR="00C26338" w:rsidRPr="004C757A" w:rsidRDefault="0077703D" w:rsidP="00855B17">
      <w:pPr>
        <w:spacing w:line="480" w:lineRule="auto"/>
        <w:rPr>
          <w:rFonts w:ascii="Times New Roman" w:hAnsi="Times New Roman" w:cs="Times New Roman"/>
          <w:lang w:val="en-CA"/>
        </w:rPr>
      </w:pPr>
      <w:r w:rsidRPr="004C757A">
        <w:rPr>
          <w:rFonts w:ascii="Times New Roman" w:hAnsi="Times New Roman" w:cs="Times New Roman"/>
          <w:lang w:val="en-CA"/>
        </w:rPr>
        <w:t>There is</w:t>
      </w:r>
      <w:r w:rsidR="00C26338" w:rsidRPr="004C757A">
        <w:rPr>
          <w:rFonts w:ascii="Times New Roman" w:hAnsi="Times New Roman" w:cs="Times New Roman"/>
          <w:lang w:val="en-CA"/>
        </w:rPr>
        <w:t xml:space="preserve"> a significant difference between total home ranges (KDE 95%) sizes across an urban gradient, where the individuals at the urban site having the largest total home ranges. These results oppose what has been previously found in other studies, where house sparrows  in urban landscapes occupied smaller home ranges compared to their rural counterparts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{"citationID":"nK6dbLef","properties":{"formattedCitation":"(Vangestel et al., 2010)","plainCitation":"(Vangestel et al., 2010)","noteIndex":0},"citationItems":[{"id":1077,"uris":["http://zotero.org/users/16770306/items/RM6Z9EE7"],"itemData":{"id":1077,"type":"article-journal","container-title":"Biological Journal of the Linnean Society","DOI":"10.1111/j.1095-8312.2010.01493.x","ISSN":"00244066","issue":"1","language":"en","license":"http://doi.wiley.com/10.1002/tdm_license_1","page":"41-50","source":"DOI.org (Crossref)","title":"Constraints on home range behaviour affect nutritional condition in urban house sparrows (Passer domesticus): RANGING BEHAVIOUR IN URBAN HOUSE SPARROWS","title-short":"Constraints on home range behaviour affect nutritional condition in urban house sparrows (Passer domesticus)","volume":"101","author":[{"family":"Vangestel","given":"Carl"},{"family":"Braeckman","given":"Bart P."},{"family":"Matheve","given":"Hans"},{"family":"Lens","given":"Luc"}],"issued":{"date-parts":[["2010",9]]}}}],"schema":"https://github.com/citation-style-language/schema/raw/master/csl-citation.json"}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(Vangestel et al., 2010)</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O’Donnell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{"citationID":"qVGCVXAA","properties":{"formattedCitation":"(2020)","plainCitation":"(2020)","noteIndex":0},"citationItems":[{"id":1045,"uris":["http://zotero.org/users/16770306/items/AHPWZ2M5"],"itemData":{"id":1045,"type":"article-journal","abstract":"The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uppress-author":true}],"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(2020)</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also suggested, that generally, birds in urban environments tend to have smaller home ranges. However, regarding </w:t>
      </w:r>
      <w:r w:rsidR="00F15307">
        <w:rPr>
          <w:rFonts w:ascii="Times New Roman" w:hAnsi="Times New Roman" w:cs="Times New Roman"/>
          <w:i/>
          <w:iCs/>
          <w:lang w:val="en-CA"/>
        </w:rPr>
        <w:t xml:space="preserve">C. cardinalis </w:t>
      </w:r>
      <w:r w:rsidR="00C26338" w:rsidRPr="004C757A">
        <w:rPr>
          <w:rFonts w:ascii="Times New Roman" w:hAnsi="Times New Roman" w:cs="Times New Roman"/>
          <w:lang w:val="en-CA"/>
        </w:rPr>
        <w:t xml:space="preserve">specifically, research from 2008 focusing on extraterritorial movements of female </w:t>
      </w:r>
      <w:r w:rsidR="00F15307">
        <w:rPr>
          <w:rFonts w:ascii="Times New Roman" w:hAnsi="Times New Roman" w:cs="Times New Roman"/>
          <w:i/>
          <w:iCs/>
          <w:lang w:val="en-CA"/>
        </w:rPr>
        <w:t>C. cardinalis,</w:t>
      </w:r>
      <w:r w:rsidR="00C26338" w:rsidRPr="004C757A">
        <w:rPr>
          <w:rFonts w:ascii="Times New Roman" w:hAnsi="Times New Roman" w:cs="Times New Roman"/>
          <w:lang w:val="en-CA"/>
        </w:rPr>
        <w:t xml:space="preserve"> found that during the breeding period, females ventured out of their territory more often when they had supplemental feeding, compared to females that didn’t have access to supplemental food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{"citationID":"uOia94UK","properties":{"formattedCitation":"(Humbird &amp; Neudorf, 2008)","plainCitation":"(Humbird &amp;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(Humbird &amp; Neudorf, 2008)</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And while the authors did not find a statistically significant difference in the females’ home </w:t>
      </w:r>
      <w:r w:rsidR="00C26338" w:rsidRPr="004C757A">
        <w:rPr>
          <w:rFonts w:ascii="Times New Roman" w:hAnsi="Times New Roman" w:cs="Times New Roman"/>
          <w:lang w:val="en-CA"/>
        </w:rPr>
        <w:lastRenderedPageBreak/>
        <w:t xml:space="preserve">range sizes, they did see a trend towards supplemental fed females to have larger home ranges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{"citationID":"dg5iyW3f","properties":{"formattedCitation":"(Humbird &amp; Neudorf, 2008)","plainCitation":"(Humbird &amp; Neudorf, 2008)","noteIndex":0},"citationItems":[{"id":1075,"uris":["http://zotero.org/users/16770306/items/TIJF7U62"],"itemData":{"id":1075,"type":"article-journal","container-title":"The Condor","DOI":"10.1525/cond.2008.8427","ISSN":"0010-5422, 1938-5129","issue":"2","journalAbbreviation":"Condor","language":"en","page":"392-395","source":"DOI.org (Crossref)","title":"THE EFFECTS OF FOOD SUPPLEMENTATION ON EXTRATERRITORIAL BEHAVIOR IN FEMALE NORTHERN CARDINALS","volume":"110","author":[{"family":"Humbird","given":"Sheena K."},{"family":"Neudorf","given":"Diane L. H."}],"issued":{"date-parts":[["2008",5]]}}}],"schema":"https://github.com/citation-style-language/schema/raw/master/csl-citation.json"}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(Humbird &amp; Neudorf, 2008)</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Yet, what we have found doesn’t exactly align with this idea that </w:t>
      </w:r>
      <w:r w:rsidR="00B56FAE">
        <w:rPr>
          <w:rFonts w:ascii="Times New Roman" w:hAnsi="Times New Roman" w:cs="Times New Roman"/>
          <w:i/>
          <w:iCs/>
          <w:lang w:val="en-CA"/>
        </w:rPr>
        <w:t>C. cardinalis</w:t>
      </w:r>
      <w:r w:rsidR="00C26338" w:rsidRPr="004C757A">
        <w:rPr>
          <w:rFonts w:ascii="Times New Roman" w:hAnsi="Times New Roman" w:cs="Times New Roman"/>
          <w:lang w:val="en-CA"/>
        </w:rPr>
        <w:t xml:space="preserve"> with access to supplemental food would have larger home ranges. By mapping the location of visible bird feeders, we determined the approximate feeder density at all sites: the peri-urban site had ~13 feeders/km</w:t>
      </w:r>
      <w:r w:rsidR="00C26338" w:rsidRPr="004C757A">
        <w:rPr>
          <w:rFonts w:ascii="Times New Roman" w:hAnsi="Times New Roman" w:cs="Times New Roman"/>
          <w:vertAlign w:val="superscript"/>
          <w:lang w:val="en-CA"/>
        </w:rPr>
        <w:t>2</w:t>
      </w:r>
      <w:r w:rsidR="00C26338" w:rsidRPr="004C757A">
        <w:rPr>
          <w:rFonts w:ascii="Times New Roman" w:hAnsi="Times New Roman" w:cs="Times New Roman"/>
          <w:lang w:val="en-CA"/>
        </w:rPr>
        <w:t>, the suburban site had ~35 feeders/km</w:t>
      </w:r>
      <w:r w:rsidR="00C26338" w:rsidRPr="004C757A">
        <w:rPr>
          <w:rFonts w:ascii="Times New Roman" w:hAnsi="Times New Roman" w:cs="Times New Roman"/>
          <w:vertAlign w:val="superscript"/>
          <w:lang w:val="en-CA"/>
        </w:rPr>
        <w:t>2</w:t>
      </w:r>
      <w:r w:rsidR="00C26338" w:rsidRPr="004C757A">
        <w:rPr>
          <w:rFonts w:ascii="Times New Roman" w:hAnsi="Times New Roman" w:cs="Times New Roman"/>
          <w:lang w:val="en-CA"/>
        </w:rPr>
        <w:t xml:space="preserve"> and the urban site had ~12 feeders/km</w:t>
      </w:r>
      <w:r w:rsidR="00C26338" w:rsidRPr="004C757A">
        <w:rPr>
          <w:rFonts w:ascii="Times New Roman" w:hAnsi="Times New Roman" w:cs="Times New Roman"/>
          <w:vertAlign w:val="superscript"/>
          <w:lang w:val="en-CA"/>
        </w:rPr>
        <w:t>2</w:t>
      </w:r>
      <w:r w:rsidR="00C26338" w:rsidRPr="004C757A">
        <w:rPr>
          <w:rFonts w:ascii="Times New Roman" w:hAnsi="Times New Roman" w:cs="Times New Roman"/>
          <w:lang w:val="en-CA"/>
        </w:rPr>
        <w:t xml:space="preserve">. We can hypothesise that the poorer density of feeders at the urban site led </w:t>
      </w:r>
      <w:r w:rsidR="00B56FAE">
        <w:rPr>
          <w:rFonts w:ascii="Times New Roman" w:hAnsi="Times New Roman" w:cs="Times New Roman"/>
          <w:i/>
          <w:iCs/>
          <w:lang w:val="en-CA"/>
        </w:rPr>
        <w:t>C. cardinalis</w:t>
      </w:r>
      <w:r w:rsidR="00C26338" w:rsidRPr="004C757A">
        <w:rPr>
          <w:rFonts w:ascii="Times New Roman" w:hAnsi="Times New Roman" w:cs="Times New Roman"/>
          <w:lang w:val="en-CA"/>
        </w:rPr>
        <w:t xml:space="preserve"> to travel further between these reliable resource points because of their scattered locations. On the contrary, in the suburban site (which has a feeder density over twice that of the urban site) we can hypothesise that the high feeder density allowed the birds to have access to reliable food sources without the need to travel further away.</w:t>
      </w:r>
    </w:p>
    <w:p w14:paraId="2FE73BC1" w14:textId="7456332F" w:rsidR="00C26338" w:rsidRPr="004C757A" w:rsidRDefault="00C26338" w:rsidP="00855B17">
      <w:pPr>
        <w:spacing w:line="480" w:lineRule="auto"/>
        <w:rPr>
          <w:rFonts w:ascii="Times New Roman" w:hAnsi="Times New Roman" w:cs="Times New Roman"/>
          <w:lang w:val="en-CA"/>
        </w:rPr>
      </w:pPr>
      <w:r w:rsidRPr="004C757A">
        <w:rPr>
          <w:rFonts w:ascii="Times New Roman" w:hAnsi="Times New Roman" w:cs="Times New Roman"/>
          <w:lang w:val="en-CA"/>
        </w:rPr>
        <w:t xml:space="preserve">Across all our study sites, the </w:t>
      </w:r>
      <w:r w:rsidR="00B56FAE">
        <w:rPr>
          <w:rFonts w:ascii="Times New Roman" w:hAnsi="Times New Roman" w:cs="Times New Roman"/>
          <w:i/>
          <w:iCs/>
          <w:lang w:val="en-CA"/>
        </w:rPr>
        <w:t xml:space="preserve">C. cardinalis </w:t>
      </w:r>
      <w:r w:rsidRPr="004C757A">
        <w:rPr>
          <w:rFonts w:ascii="Times New Roman" w:hAnsi="Times New Roman" w:cs="Times New Roman"/>
          <w:lang w:val="en-CA"/>
        </w:rPr>
        <w:t>were more likely to occupy a specific area with bird feeders were present. Research on the European turtle doves (</w:t>
      </w:r>
      <w:proofErr w:type="spellStart"/>
      <w:r w:rsidRPr="004C757A">
        <w:rPr>
          <w:rFonts w:ascii="Times New Roman" w:hAnsi="Times New Roman" w:cs="Times New Roman"/>
          <w:i/>
          <w:iCs/>
          <w:lang w:val="en-CA"/>
        </w:rPr>
        <w:t>Streptopelia</w:t>
      </w:r>
      <w:proofErr w:type="spellEnd"/>
      <w:r w:rsidRPr="004C757A">
        <w:rPr>
          <w:rFonts w:ascii="Times New Roman" w:hAnsi="Times New Roman" w:cs="Times New Roman"/>
          <w:i/>
          <w:iCs/>
          <w:lang w:val="en-CA"/>
        </w:rPr>
        <w:t xml:space="preserve"> </w:t>
      </w:r>
      <w:proofErr w:type="spellStart"/>
      <w:r w:rsidRPr="004C757A">
        <w:rPr>
          <w:rFonts w:ascii="Times New Roman" w:hAnsi="Times New Roman" w:cs="Times New Roman"/>
          <w:i/>
          <w:iCs/>
          <w:lang w:val="en-CA"/>
        </w:rPr>
        <w:t>turtur</w:t>
      </w:r>
      <w:proofErr w:type="spellEnd"/>
      <w:r w:rsidRPr="004C757A">
        <w:rPr>
          <w:rFonts w:ascii="Times New Roman" w:hAnsi="Times New Roman" w:cs="Times New Roman"/>
          <w:lang w:val="en-CA"/>
        </w:rPr>
        <w:t xml:space="preserve">) found that the larger home ranges were more likely to contain seed-rich habitats, potentially suggesting that they were willing to travel further to access high quality food sources </w:t>
      </w:r>
      <w:r w:rsidRPr="004C757A">
        <w:rPr>
          <w:rFonts w:ascii="Times New Roman" w:hAnsi="Times New Roman" w:cs="Times New Roman"/>
          <w:lang w:val="en-CA"/>
        </w:rPr>
        <w:fldChar w:fldCharType="begin"/>
      </w:r>
      <w:r w:rsidRPr="004C757A">
        <w:rPr>
          <w:rFonts w:ascii="Times New Roman" w:hAnsi="Times New Roman" w:cs="Times New Roman"/>
          <w:lang w:val="en-CA"/>
        </w:rPr>
        <w:instrText xml:space="preserve"> ADDIN ZOTERO_ITEM CSL_CITATION {"citationID":"dmysAHy8","properties":{"formattedCitation":"(Dunn et al., 2021)","plainCitation":"(Dunn et al., 2021)","noteIndex":0},"citationItems":[{"id":1078,"uris":["http://zotero.org/users/16770306/items/8PDSLD56"],"itemData":{"id":1078,"type":"article-journal","abstract":"Summary\n            \n              Conservation measures providing food-rich habitats through agri-environment schemes (AES) have the potential to affect the demography and local abundance of species limited by food availability. The European Turtle Dove\n              Streptopelia turtur\n              is one of Europe’s fastest declining birds, with breeding season dietary changes coincident with a reduction in reproductive output suggesting food limitation during breeding. In this study we provided seed-rich habitats at six intervention sites over a 4-year period and tested for impacts of the intervention on breeding success, ranging behaviour and the local abundance of territorial turtle doves. Nesting success and chick biometrics were unrelated to the local availability of seed-rich habitat or to the proximity of intervention plots. Nestling weight was higher close to human habitation consistent with an influence of anthropogenic supplementary food provision. Small home ranges were associated with a high proportion of non-farmed habitats, while large home ranges were more likely to contain seed-rich habitat suggesting that breeding doves were willing to travel further to utilize such habitat where available. Extensively managed grassland and intervention plot fields were selected by foraging turtle doves. A slower temporal decline in the abundance of breeding males on intervention sites probably reflects enhanced habitat suitability during territory settlement. Refining techniques to deliver sources of sown, natural, and supplementary seed that are plentiful, accessible, and parasite-free is likely to be crucial for the conservation of turtle doves.","container-title":"Bird Conservation International","DOI":"10.1017/S0959270920000635","ISSN":"0959-2709, 1474-0001","issue":"4","journalAbbreviation":"Bird Conservation International","language":"en","license":"https://www.cambridge.org/core/terms","page":"620-639","source":"DOI.org (Crossref)","title":"Effects of seed-rich habitat provision on territory density, home range and breeding performance of European Turtle Doves &lt;i&gt;Streptopelia turtur&lt;/i&gt;","volume":"31","author":[{"family":"Dunn","given":"Jenny C."},{"family":"Morris","given":"Antony J."},{"family":"Grice","given":"Philip V."},{"family":"Peach","given":"Will J."}],"issued":{"date-parts":[["2021",12]]}}}],"schema":"https://github.com/citation-style-language/schema/raw/master/csl-citation.json"} </w:instrText>
      </w:r>
      <w:r w:rsidRPr="004C757A">
        <w:rPr>
          <w:rFonts w:ascii="Times New Roman" w:hAnsi="Times New Roman" w:cs="Times New Roman"/>
          <w:lang w:val="en-CA"/>
        </w:rPr>
        <w:fldChar w:fldCharType="separate"/>
      </w:r>
      <w:r w:rsidRPr="004C757A">
        <w:rPr>
          <w:rFonts w:ascii="Times New Roman" w:hAnsi="Times New Roman" w:cs="Times New Roman"/>
          <w:noProof/>
          <w:lang w:val="en-CA"/>
        </w:rPr>
        <w:t>(Dunn et al., 2021)</w:t>
      </w:r>
      <w:r w:rsidRPr="004C757A">
        <w:rPr>
          <w:rFonts w:ascii="Times New Roman" w:hAnsi="Times New Roman" w:cs="Times New Roman"/>
          <w:lang w:val="en-CA"/>
        </w:rPr>
        <w:fldChar w:fldCharType="end"/>
      </w:r>
      <w:r w:rsidRPr="004C757A">
        <w:rPr>
          <w:rFonts w:ascii="Times New Roman" w:hAnsi="Times New Roman" w:cs="Times New Roman"/>
          <w:lang w:val="en-CA"/>
        </w:rPr>
        <w:t xml:space="preserve">. Likewise in an urban system, birds may employ higher movement rates and larger home ranges size during the challenging winter months to visit well stocked bird feeders for quality food resources. </w:t>
      </w:r>
    </w:p>
    <w:p w14:paraId="54EC22BF" w14:textId="77777777" w:rsidR="00C26338" w:rsidRPr="004C757A" w:rsidRDefault="00C26338" w:rsidP="00350C5D">
      <w:pPr>
        <w:pStyle w:val="Heading3"/>
        <w:spacing w:line="480" w:lineRule="auto"/>
        <w:rPr>
          <w:rFonts w:ascii="Times New Roman" w:hAnsi="Times New Roman" w:cs="Times New Roman"/>
          <w:color w:val="000000" w:themeColor="text1"/>
          <w:sz w:val="24"/>
          <w:szCs w:val="24"/>
          <w:u w:val="single"/>
          <w:lang w:val="en-CA"/>
        </w:rPr>
      </w:pPr>
      <w:bookmarkStart w:id="35" w:name="_Toc205543132"/>
      <w:r w:rsidRPr="004C757A">
        <w:rPr>
          <w:rFonts w:ascii="Times New Roman" w:hAnsi="Times New Roman" w:cs="Times New Roman"/>
          <w:color w:val="000000" w:themeColor="text1"/>
          <w:sz w:val="24"/>
          <w:szCs w:val="24"/>
          <w:u w:val="single"/>
          <w:lang w:val="en-CA"/>
        </w:rPr>
        <w:t>Small scale of association to habitat regardless of urbanization level</w:t>
      </w:r>
      <w:bookmarkEnd w:id="35"/>
    </w:p>
    <w:p w14:paraId="01FDD421" w14:textId="0A56C698" w:rsidR="00C26338" w:rsidRPr="004C757A" w:rsidRDefault="00EC6709" w:rsidP="00855B17">
      <w:pPr>
        <w:spacing w:line="480" w:lineRule="auto"/>
        <w:rPr>
          <w:rFonts w:ascii="Times New Roman" w:hAnsi="Times New Roman" w:cs="Times New Roman"/>
          <w:lang w:val="en-CA"/>
        </w:rPr>
      </w:pPr>
      <w:r>
        <w:rPr>
          <w:rFonts w:ascii="Times New Roman" w:hAnsi="Times New Roman" w:cs="Times New Roman"/>
          <w:i/>
          <w:iCs/>
          <w:lang w:val="en-CA"/>
        </w:rPr>
        <w:t>C. cardinalis</w:t>
      </w:r>
      <w:r w:rsidR="00C26338" w:rsidRPr="004C757A">
        <w:rPr>
          <w:rFonts w:ascii="Times New Roman" w:hAnsi="Times New Roman" w:cs="Times New Roman"/>
          <w:lang w:val="en-CA"/>
        </w:rPr>
        <w:t xml:space="preserve"> are associated with habitat features at different spatial scales depending on the level of urbanization of their wintering site: 50 meters in our least urban site, and 25 meters in both our suburban and dense urban locations. This pattern suggests that as soon as human presence is more pronounced in the landscape, </w:t>
      </w:r>
      <w:r w:rsidR="00B56FAE">
        <w:rPr>
          <w:rFonts w:ascii="Times New Roman" w:hAnsi="Times New Roman" w:cs="Times New Roman"/>
          <w:i/>
          <w:iCs/>
          <w:lang w:val="en-CA"/>
        </w:rPr>
        <w:t>C. cardinalis</w:t>
      </w:r>
      <w:r w:rsidR="00C26338" w:rsidRPr="004C757A">
        <w:rPr>
          <w:rFonts w:ascii="Times New Roman" w:hAnsi="Times New Roman" w:cs="Times New Roman"/>
          <w:lang w:val="en-CA"/>
        </w:rPr>
        <w:t xml:space="preserve"> rely more heavily on immediate habitat factors (possibly due to increased fragmentation and reduced availability of high-quality habitats at </w:t>
      </w:r>
      <w:r w:rsidR="00C26338" w:rsidRPr="004C757A">
        <w:rPr>
          <w:rFonts w:ascii="Times New Roman" w:hAnsi="Times New Roman" w:cs="Times New Roman"/>
          <w:lang w:val="en-CA"/>
        </w:rPr>
        <w:lastRenderedPageBreak/>
        <w:t xml:space="preserve">broader scales). This aligns with broader research on animal species, suggesting that the magnitude and direction of species’ responses to urbanization reflects landscape-scale differences within cities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{"citationID":"lbkEK4oa","properties":{"formattedCitation":"(Fidino et al., 2021)","plainCitation":"(Fidino et al., 2021)","noteIndex":0},"citationItems":[{"id":1079,"uris":["http://zotero.org/users/16770306/items/YFG4BGN2"],"itemData":{"id":1079,"type":"article-journal","abstract":"Abstract\n            \n              Understanding how biodiversity responds to urbanization is challenging, due in part to the single‐city focus of most urban ecological research. Here, we delineate continent‐scale patterns in urban species assemblages by leveraging data from a multi‐city camera trap survey and quantify how differences in greenspace availability and average housing density among 10 North American cities relate to the distribution of eight widespread North American mammals. To do so, we deployed camera traps at 569 sites across these ten cities between 18 June and 14 August. Most data came from 2017, though some cities contributed 2016 or 2018 data if it was available. We found that the magnitude and direction of most species' responses to urbanization within a city were associated with landscape‐scale differences among cities. For example, eastern gray squirrel (\n              Sciurus carolinensis\n              ), fox squirrel (\n              Sciurus niger\n              ), and red fox (\n              Vulpes vulpes\n              ) responses to urbanization changed from negative to positive once the proportion of green space within a city was &gt;~20%. Likewise, raccoon (\n              Procyon lotor\n              ) and Virginia opossum (\n              Didelphis virginiana\n              ) responses to urbanization changed from positive to negative once the average housing density of a city exceeded about 700 housing units/km\n              2\n              . We also found that local species richness within cities consistently declined with urbanization in only the more densely developed cities (&gt;~700 housing units/km\n              2\n              ). Given our results, it may therefore be possible to design cities to better support biodiversity and reduce the negative influence of urbanization on wildlife by, for example, increasing the amount of green space within a city. Additionally, it may be most important for densely populated cities to find innovative solutions to bolster wildlife resilience because they were the most likely to observe diversity losses of common urban species.","container-title":"Ecological Applications","DOI":"10.1002/eap.2253","ISSN":"1051-0761, 1939-5582","issue":"2","journalAbbreviation":"Ecological Applications","language":"en","page":"e02253","source":"DOI.org (Crossref)","title":"Landscape‐scale differences among cities alter common species’ responses to urbanization","volume":"31","author":[{"family":"Fidino","given":"Mason"},{"family":"Gallo","given":"Travis"},{"family":"Lehrer","given":"Elizabeth W."},{"family":"Murray","given":"Maureen H."},{"family":"Kay","given":"Cria A. M."},{"family":"Sander","given":"Heather A."},{"family":"MacDougall","given":"Brandon"},{"family":"Salsbury","given":"Carmen M."},{"family":"Ryan","given":"Travis J."},{"family":"Angstmann","given":"Julia L."},{"family":"Amy Belaire","given":"J."},{"family":"Dugelby","given":"Barbara"},{"family":"Schell","given":"Christopher J."},{"family":"Stankowich","given":"Theodore"},{"family":"Amaya","given":"Max"},{"family":"Drake","given":"David"},{"family":"Hursh","given":"Sheryl H."},{"family":"Ahlers","given":"Adam A."},{"family":"Williamson","given":"Jacque"},{"family":"Hartley","given":"Laurel M."},{"family":"Zellmer","given":"Amanda J."},{"family":"Simon","given":"Kelly"},{"family":"Magle","given":"Seth B."}],"issued":{"date-parts":[["2021",3]]}}}],"schema":"https://github.com/citation-style-language/schema/raw/master/csl-citation.json"}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(Fidino et al., 2021)</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Moreover, recent work on migratory birds passing through urban areas via stopover sites highlighted the value of multiscale habitat assessment since different processes can come into play at different spatial resolution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{"citationID":"xWWMeH0k","properties":{"formattedCitation":"(Guo et al., 2023)","plainCitation":"(Guo et al., 2023)","noteIndex":0},"citationItems":[{"id":1080,"uris":["http://zotero.org/users/16770306/items/DZZPTUQ5"],"itemData":{"id":1080,"type":"article-journal","abstract":"Halting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(Guo et al., 2023)</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Our findings showing that </w:t>
      </w:r>
      <w:r w:rsidR="00B56FAE">
        <w:rPr>
          <w:rFonts w:ascii="Times New Roman" w:hAnsi="Times New Roman" w:cs="Times New Roman"/>
          <w:i/>
          <w:iCs/>
          <w:lang w:val="en-CA"/>
        </w:rPr>
        <w:t xml:space="preserve">C. cardinalis </w:t>
      </w:r>
      <w:r w:rsidR="00C26338" w:rsidRPr="004C757A">
        <w:rPr>
          <w:rFonts w:ascii="Times New Roman" w:hAnsi="Times New Roman" w:cs="Times New Roman"/>
          <w:lang w:val="en-CA"/>
        </w:rPr>
        <w:t xml:space="preserve">respond to finer spatial scales in more urbanized areas also support evidence that urban green space size and configuration matter—especially in cities where small patches may play a critical role to support bird populations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{"citationID":"OijjyHiw","properties":{"formattedCitation":"(Dale, 2018)","plainCitation":"(Dale, 2018)","noteIndex":0},"citationItems":[{"id":1082,"uris":["http://zotero.org/users/16770306/items/PWPQCGFP"],"itemData":{"id":1082,"type":"article-journal","container-title":"Urban Ecosystems","DOI":"10.1007/s11252-017-0706-x","ISSN":"1083-8155, 1573-1642","issue":"1","journalAbbreviation":"Urban Ecosyst","language":"en","page":"1-14","source":"DOI.org (Crossref)","title":"Urban bird community composition influenced by size of urban green spaces, presence of native forest, and urbanization","volume":"21","author":[{"family":"Dale","given":"Svein"}],"issued":{"date-parts":[["2018",2]]}}}],"schema":"https://github.com/citation-style-language/schema/raw/master/csl-citation.json"}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(Dale, 2018)</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Thus, we want to underscore the importance of scale-sensitive, species-specific approaches when evaluating habitat use in urban areas and join other researchers in suggesting that conservation efforts in urbanized environments may need to focus on fine-scale habitat quality to support resident species year-round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{"citationID":"Oe4er4ue","properties":{"formattedCitation":"(Guo et al., 2023; Litteral &amp; Shochat, 2017)","plainCitation":"(Guo et al., 2023; Litteral &amp; Shochat, 2017)","noteIndex":0},"citationItems":[{"id":1080,"uris":["http://zotero.org/users/16770306/items/DZZPTUQ5"],"itemData":{"id":1080,"type":"article-journal","abstract":"Halting the global decline of migratory birds requires a better understanding of migration ecology. Stopover sites are a crucial yet understudied aspect of bird conservation, mostly due to challenges associated with understanding broad-scale patterns of transient habitat use. Here, we use a national network of weather radar stations to identify stopover hotspots and assess multiscale habitat associations of migratory landbirds across the eastern United States during autumn migration. We mapped seasonal bird densities over 5 y (2015 to 2019) from 60 radar stations covering 63.2 million hectares. At a coarse scale, we found that landbirds migrate across a broad front with small differences in migrant density between radar domains. However, relatively more birds concentrate along the Mississippi River and Appalachian Mountains. At a finer scale, we identified radar pixels that consistently harbored high densities of migrants for all 5 y, which we classify as stopover hotspots. Hotspot probability increased with percent cover of all forest types and decreased with percent cover of pasture and cultivated crops. Moreover, we found strong concentrating effects of deciduous forest patches within deforested regions. We also found that the prairie biome in the Midwest (now mostly cropland) is likely a migration barrier, with large concentrations of migrants at the prairie–forest boundary after crossing the agricultural Midwest. Overall, the broad-front migration pattern highlights the importance of locally based conservation efforts to protect stopover habitats. Such efforts should target forests, especially deciduous forests in highly altered landscapes. These findings demonstrate the value of multiscale habitat assessments for the conservation of migratory landbirds.","container-title":"Proceedings of the National Academy of Sciences","DOI":"10.1073/pnas.2203511120","ISSN":"0027-8424, 1091-6490","issue":"3","journalAbbreviation":"Proc. Natl. Acad. Sci. U.S.A.","language":"en","page":"e2203511120","source":"DOI.org (Crossref)","title":"Autumn stopover hotspots and multiscale habitat associations of migratory landbirds in the eastern United States","volume":"120","author":[{"family":"Guo","given":"Fengyi"},{"family":"Buler","given":"Jeffrey J."},{"family":"Smolinsky","given":"Jaclyn A."},{"family":"Wilcove","given":"David S."}],"issued":{"date-parts":[["2023",1,17]]}}},{"id":1083,"uris":["http://zotero.org/users/16770306/items/7L87PF6V"],"itemData":{"id":1083,"type":"chapter","container-title":"Ecology and Conservation of Birds in Urban Environments","event-place":"Cham","ISBN":"978-3-319-43312-7","language":"en","note":"DOI: 10.1007/978-3-319-43314-1_8","page":"135-159","publisher":"Springer International Publishing","publisher-place":"Cham","source":"DOI.org (Crossref)","title":"The Role of Landscape-Scale Factors in Shaping Urban Bird Communities","URL":"http://link.springer.com/10.1007/978-3-319-43314-1_8","editor":[{"family":"Murgui","given":"Enrique"},{"family":"Hedblom","given":"Marcus"}],"author":[{"family":"Litteral","given":"Jennifer"},{"family":"Shochat","given":"Eyal"}],"accessed":{"date-parts":[["2025",7,27]]},"issued":{"date-parts":[["2017"]]}}}],"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(Guo et al., 2023; Litteral &amp; Shochat, 2017)</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w:t>
      </w:r>
    </w:p>
    <w:p w14:paraId="01BFA832" w14:textId="77777777" w:rsidR="00C26338" w:rsidRPr="004C757A" w:rsidRDefault="00C26338" w:rsidP="00350C5D">
      <w:pPr>
        <w:pStyle w:val="Heading3"/>
        <w:spacing w:line="480" w:lineRule="auto"/>
        <w:rPr>
          <w:rFonts w:ascii="Times New Roman" w:hAnsi="Times New Roman" w:cs="Times New Roman"/>
          <w:color w:val="000000" w:themeColor="text1"/>
          <w:sz w:val="24"/>
          <w:szCs w:val="24"/>
          <w:u w:val="single"/>
          <w:lang w:val="en-CA"/>
        </w:rPr>
      </w:pPr>
      <w:bookmarkStart w:id="36" w:name="_Toc205543133"/>
      <w:r w:rsidRPr="004C757A">
        <w:rPr>
          <w:rFonts w:ascii="Times New Roman" w:hAnsi="Times New Roman" w:cs="Times New Roman"/>
          <w:color w:val="000000" w:themeColor="text1"/>
          <w:sz w:val="24"/>
          <w:szCs w:val="24"/>
          <w:u w:val="single"/>
          <w:lang w:val="en-CA"/>
        </w:rPr>
        <w:t>Variation of preferred habitat factors across an urbanization gradient</w:t>
      </w:r>
      <w:bookmarkEnd w:id="36"/>
    </w:p>
    <w:p w14:paraId="30A42E1B" w14:textId="03B8ECA6" w:rsidR="00C26338" w:rsidRPr="004C757A" w:rsidRDefault="00B56FAE" w:rsidP="00855B17">
      <w:pPr>
        <w:spacing w:line="480" w:lineRule="auto"/>
        <w:rPr>
          <w:rFonts w:ascii="Times New Roman" w:hAnsi="Times New Roman" w:cs="Times New Roman"/>
          <w:lang w:val="en-CA"/>
        </w:rPr>
      </w:pPr>
      <w:r>
        <w:rPr>
          <w:rFonts w:ascii="Times New Roman" w:hAnsi="Times New Roman" w:cs="Times New Roman"/>
          <w:i/>
          <w:iCs/>
          <w:lang w:val="en-CA"/>
        </w:rPr>
        <w:t>C. cardinalis</w:t>
      </w:r>
      <w:r w:rsidR="00C26338" w:rsidRPr="004C757A">
        <w:rPr>
          <w:rFonts w:ascii="Times New Roman" w:hAnsi="Times New Roman" w:cs="Times New Roman"/>
          <w:lang w:val="en-CA"/>
        </w:rPr>
        <w:t xml:space="preserve"> were associated with different environmental and anthropogenic habitat variables across an urban gradient. The one consistent association across study sites was the relationship between </w:t>
      </w:r>
      <w:r>
        <w:rPr>
          <w:rFonts w:ascii="Times New Roman" w:hAnsi="Times New Roman" w:cs="Times New Roman"/>
          <w:i/>
          <w:iCs/>
          <w:lang w:val="en-CA"/>
        </w:rPr>
        <w:t xml:space="preserve">C. cardinalis </w:t>
      </w:r>
      <w:r w:rsidR="00C26338" w:rsidRPr="004C757A">
        <w:rPr>
          <w:rFonts w:ascii="Times New Roman" w:hAnsi="Times New Roman" w:cs="Times New Roman"/>
          <w:lang w:val="en-CA"/>
        </w:rPr>
        <w:t>presence and a shorter distance to the closest bird feeder. This finding is</w:t>
      </w:r>
      <w:r w:rsidR="00C26338" w:rsidRPr="004C757A" w:rsidDel="00C57378">
        <w:rPr>
          <w:rFonts w:ascii="Times New Roman" w:hAnsi="Times New Roman" w:cs="Times New Roman"/>
          <w:lang w:val="en-CA"/>
        </w:rPr>
        <w:t xml:space="preserve"> </w:t>
      </w:r>
      <w:r w:rsidR="00C26338" w:rsidRPr="004C757A">
        <w:rPr>
          <w:rFonts w:ascii="Times New Roman" w:hAnsi="Times New Roman" w:cs="Times New Roman"/>
          <w:lang w:val="en-CA"/>
        </w:rPr>
        <w:t xml:space="preserve">in alignment with previous work, that showed </w:t>
      </w:r>
      <w:r w:rsidR="00EC6709">
        <w:rPr>
          <w:rFonts w:ascii="Times New Roman" w:hAnsi="Times New Roman" w:cs="Times New Roman"/>
          <w:i/>
          <w:iCs/>
          <w:lang w:val="en-CA"/>
        </w:rPr>
        <w:t>C. cardinalis</w:t>
      </w:r>
      <w:r w:rsidR="00C26338" w:rsidRPr="004C757A">
        <w:rPr>
          <w:rFonts w:ascii="Times New Roman" w:hAnsi="Times New Roman" w:cs="Times New Roman"/>
          <w:lang w:val="en-CA"/>
        </w:rPr>
        <w:t xml:space="preserve"> are one of the most common species of birds to frequent bird feeders across the United States and Canada, and that their abundance at feeders is more pronounced during the autumn and winter season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{"citationID":"712yZLAv","properties":{"formattedCitation":"(Horn et al., 2014)","plainCitation":"(Horn et al., 2014)","noteIndex":0},"citationItems":[{"id":1129,"uris":["http://zotero.org/users/16770306/items/25KVFHPD"],"itemData":{"id":1129,"type":"article-journal","abstract":"ABSTRACT\n            \n              \n              \n                More people feed birds and other wildlife than hunt and fish combined. Despite its popularity, many bird‐feeding traditions lack scientific data. We examined seed and feeder use by wild birds in the United States and Canada, and how seed use may change by season and geographic region. Between 2005 and 2008, 173 individuals from 38 states and 3 provinces in Canada made 20,077, 45‐minute observations at bird feeders, recording 106 species and 1,282,424 bird visits. Of the 10 seed types most commonly used in bird seed blends, 3 are most attractive to birds: black‐oil sunflower, medium sunflower chips, and white proso millet. Other seeds such as red milo are less attractive. Chickadees (\n                Poecile\n                spp.), nuthatches (\n                Sitta\n                spp.), and larger finches (\n                Carpodacus\n                spp.) were most abundant at black‐oil sunflower, smaller finches (\n                Carduelis\n                spp.) were most abundant at Nyjer® (Wild Bird Feeding Institute, Chicago, IL) and sunflower chips, and sparrows (\n                Spizella\n                spp.) were most abundant at white proso millet. Bird‐feeding traditions have been widely reported in books, magazines, newspaper articles, and websites. These traditions are often conflicting and have not been verified empirically. Studies such as this can be used to develop scientifically based recommendations that can lead to a better bird‐feeding experience and that attract fewer species with known negative ecological consequences. © 2013 The Wildlife Society.","container-title":"Wildlife Society Bulletin","DOI":"10.1002/wsb.365","ISSN":"2328-5540, 2328-5540","issue":"1","journalAbbreviation":"Wildlife Society Bulletin","language":"en","license":"http://onlinelibrary.wiley.com/termsAndConditions#vor","page":"18-25","source":"DOI.org (Crossref)","title":"Seed and feeder use by birds in the United States and Canada","volume":"38","author":[{"family":"Horn","given":"David J."},{"family":"Johansen","given":"Stacey M."},{"family":"Wilcoxen","given":"Travis E."}],"issued":{"date-parts":[["2014",3]]}}}],"schema":"https://github.com/citation-style-language/schema/raw/master/csl-citation.json"}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(Horn et al., 2014)</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Supplementary feeding in urban areas is suspected to be one of the main drivers of </w:t>
      </w:r>
      <w:r w:rsidR="00EC6709">
        <w:rPr>
          <w:rFonts w:ascii="Times New Roman" w:hAnsi="Times New Roman" w:cs="Times New Roman"/>
          <w:i/>
          <w:iCs/>
          <w:lang w:val="en-CA"/>
        </w:rPr>
        <w:t>C. cardinalis</w:t>
      </w:r>
      <w:r w:rsidR="00C26338" w:rsidRPr="004C757A">
        <w:rPr>
          <w:rFonts w:ascii="Times New Roman" w:hAnsi="Times New Roman" w:cs="Times New Roman"/>
          <w:lang w:val="en-CA"/>
        </w:rPr>
        <w:t xml:space="preserve"> expanding their northern distribution, thus it is unsurprising that bird feeders were found to be a significant predictor of their presence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{"citationID":"2IK3Psvg","properties":{"formattedCitation":"(Robb et al., 2008)","plainCitation":"(Robb et al., 2008)","noteIndex":0},"citationItems":[{"id":1130,"uris":["http://zotero.org/users/16770306/items/PRIIFRED"],"itemData":{"id":1130,"type":"article-journal","abstract":"Every year, millions of households provide huge quantities of supplementary food to wild birds. While alteration of the natural dynamics of food supply represents a major intervention in avian ecology, we have a remarkably limited understanding of the impacts of this widespread pastime. Here, we examine the many and varied responses of birds to supplementary feeding at backyard feeders – in large‐scale management projects and in focused academic studies – and evaluate population responses to the bird‐feeding phenomenon. Our review encompasses a wide range of species, from songbirds to raptors, and compares provisioning with a variety of foods, at different times of year and in different locations. We consider positive impacts, such as aiding species conservation programs, and negative ones, such as increased risk of disease transmission. It seems highly likely that natural selection is being artificially perturbed, as feeding influences almost every aspect of bird ecology, including reproduction, behavior, demography, and distribution. As the effects of bird feeding cascade through ecosystems and interact with processes of environmental change, we suggest areas for future research and highlight the need for large‐scale experiments, with a particular focus on the backyards of an increasingly urban and generous, but sometimes fickle, human population.","container-title":"Frontiers in Ecology and the Environment","DOI":"10.1890/060152","ISSN":"1540-9295, 1540-9309","issue":"9","journalAbbreviation":"Frontiers in Ecol &amp; Environ","language":"en","license":"http://onlinelibrary.wiley.com/termsAndConditions#vor","page":"476-484","source":"DOI.org (Crossref)","title":"Food for thought: supplementary feeding as a driver of ecological change in avian populations","title-short":"Food for thought","volume":"6","author":[{"family":"Robb","given":"Gillian N"},{"family":"McDonald","given":"Robbie A"},{"family":"Chamberlain","given":"Dan E"},{"family":"Bearhop","given":"Stuart"}],"issued":{"date-parts":[["2008",11]]}}}],"schema":"https://github.com/citation-style-language/schema/raw/master/csl-citation.json"}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(Robb et al., 2008)</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w:t>
      </w:r>
      <w:r w:rsidR="00EC6709">
        <w:rPr>
          <w:rFonts w:ascii="Times New Roman" w:hAnsi="Times New Roman" w:cs="Times New Roman"/>
          <w:i/>
          <w:iCs/>
          <w:lang w:val="en-CA"/>
        </w:rPr>
        <w:t>C. cardinalis</w:t>
      </w:r>
      <w:r w:rsidR="00C26338" w:rsidRPr="004C757A">
        <w:rPr>
          <w:rFonts w:ascii="Times New Roman" w:hAnsi="Times New Roman" w:cs="Times New Roman"/>
          <w:lang w:val="en-CA"/>
        </w:rPr>
        <w:t xml:space="preserve"> were also more likely to be found in areas with more paved road cover in both the suburban and urban sites. Our finding </w:t>
      </w:r>
      <w:r w:rsidR="00C26338" w:rsidRPr="004C757A">
        <w:rPr>
          <w:rFonts w:ascii="Times New Roman" w:hAnsi="Times New Roman" w:cs="Times New Roman"/>
          <w:lang w:val="en-CA"/>
        </w:rPr>
        <w:lastRenderedPageBreak/>
        <w:t xml:space="preserve">is </w:t>
      </w:r>
      <w:proofErr w:type="gramStart"/>
      <w:r w:rsidR="00C26338" w:rsidRPr="004C757A">
        <w:rPr>
          <w:rFonts w:ascii="Times New Roman" w:hAnsi="Times New Roman" w:cs="Times New Roman"/>
          <w:lang w:val="en-CA"/>
        </w:rPr>
        <w:t>similar to</w:t>
      </w:r>
      <w:proofErr w:type="gramEnd"/>
      <w:r w:rsidR="00C26338" w:rsidRPr="004C757A">
        <w:rPr>
          <w:rFonts w:ascii="Times New Roman" w:hAnsi="Times New Roman" w:cs="Times New Roman"/>
          <w:lang w:val="en-CA"/>
        </w:rPr>
        <w:t xml:space="preserve"> a study in Washington D.C. (United States) that found that </w:t>
      </w:r>
      <w:r w:rsidR="00EC6709">
        <w:rPr>
          <w:rFonts w:ascii="Times New Roman" w:hAnsi="Times New Roman" w:cs="Times New Roman"/>
          <w:i/>
          <w:iCs/>
          <w:lang w:val="en-CA"/>
        </w:rPr>
        <w:t>C. cardinalis</w:t>
      </w:r>
      <w:r w:rsidR="00C26338" w:rsidRPr="004C757A">
        <w:rPr>
          <w:rFonts w:ascii="Times New Roman" w:hAnsi="Times New Roman" w:cs="Times New Roman"/>
          <w:lang w:val="en-CA"/>
        </w:rPr>
        <w:t xml:space="preserve"> had better survival odds during the breeding season (between May and August) when in areas with high proportions of impervious surfaces (Evans et al. 2015). In the urban landscape, roads may offer similar habitat features to edge habitats that they are known to be fond of, which would explain their close association to this variable in the suburban and urban location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{"citationID":"8IIs1ew9","properties":{"formattedCitation":"(Rousseau et al., 2015)","plainCitation":"(Rousseau et al., 2015)","noteIndex":0},"citationItems":[{"id":1065,"uris":["http://zotero.org/users/16770306/items/FSD7S3TB"],"itemData":{"id":1065,"type":"article-journal","abstract":"Shrub-nesting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(Rousseau et al., 2015)</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We have also found diverging trends with regards to the association with the standard deviation of the vegetation height. At the urban site, </w:t>
      </w:r>
      <w:r w:rsidR="00D50570">
        <w:rPr>
          <w:rFonts w:ascii="Times New Roman" w:hAnsi="Times New Roman" w:cs="Times New Roman"/>
          <w:i/>
          <w:iCs/>
          <w:lang w:val="en-CA"/>
        </w:rPr>
        <w:t>C. cardinalis</w:t>
      </w:r>
      <w:r w:rsidR="00C26338" w:rsidRPr="004C757A">
        <w:rPr>
          <w:rFonts w:ascii="Times New Roman" w:hAnsi="Times New Roman" w:cs="Times New Roman"/>
          <w:lang w:val="en-CA"/>
        </w:rPr>
        <w:t xml:space="preserve"> avoided the areas of highly contrasted vegetation structures, while at the peri-urban site they were more likely to occupy an area with an elevated standard deviation. These findings highlight the importance of vegetation structure in habitat association, and agrees with previous work showing that vegetation structure is a particularly important variable in urban areas, specifically for </w:t>
      </w:r>
      <w:r w:rsidR="00EC6709">
        <w:rPr>
          <w:rFonts w:ascii="Times New Roman" w:hAnsi="Times New Roman" w:cs="Times New Roman"/>
          <w:i/>
          <w:iCs/>
          <w:lang w:val="en-CA"/>
        </w:rPr>
        <w:t xml:space="preserve">C. cardinalis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{"citationID":"rFARCESe","properties":{"formattedCitation":"(Duren et al., 2017)","plainCitation":"(Duren et al., 2017)","noteIndex":0},"citationItems":[{"id":1135,"uris":["http://zotero.org/users/16770306/items/5DULYIHS"],"itemData":{"id":1135,"type":"article-journal","container-title":"The American Midland Naturalist","DOI":"10.1674/0003-0031-178.2.189","ISSN":"0003-0031, 1938-4238","issue":"2","journalAbbreviation":"The American Midland Naturalist","language":"en","license":"http://www.bioone.org/page/resources/researchers/rights_and_permissions","page":"189-202","source":"DOI.org (Crossref)","title":"Microhabitat Factors Associated with Occupancy of Songbirds in Suburban Forest Fragments in the Eastern United States","volume":"178","author":[{"family":"Duren","given":"Amanda M."},{"family":"Williams","given":"Christopher K."},{"family":"D'amico","given":"Vincent"}],"issued":{"date-parts":[["2017",10]]}}}],"schema":"https://github.com/citation-style-language/schema/raw/master/csl-citation.json"}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(Duren et al., 2017)</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Postfledging </w:t>
      </w:r>
      <w:r w:rsidR="00EC6709">
        <w:rPr>
          <w:rFonts w:ascii="Times New Roman" w:hAnsi="Times New Roman" w:cs="Times New Roman"/>
          <w:i/>
          <w:iCs/>
          <w:lang w:val="en-CA"/>
        </w:rPr>
        <w:t>C. cardinalis</w:t>
      </w:r>
      <w:r w:rsidR="00C26338" w:rsidRPr="004C757A">
        <w:rPr>
          <w:rFonts w:ascii="Times New Roman" w:hAnsi="Times New Roman" w:cs="Times New Roman"/>
          <w:lang w:val="en-CA"/>
        </w:rPr>
        <w:t xml:space="preserve"> in urban areas were also found to strongly select for habitat with a complex understory vegetation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{"citationID":"vp6JbmL5","properties":{"formattedCitation":"(Ausprey &amp; Rodewald, 2011)","plainCitation":"(Ausprey &amp; Rodewald, 2011)","noteIndex":0},"citationItems":[{"id":1136,"uris":["http://zotero.org/users/16770306/items/2KT8DJSV"],"itemData":{"id":1136,"type":"article-journal","container-title":"The Auk","DOI":"10.1525/auk.2011.10158","ISSN":"00048038, 19384254","issue":"2","journalAbbreviation":"The Auk","language":"en","page":"293-302","source":"DOI.org (Crossref)","title":"Postfledging Survivorship and Habitat Selection Across A Rural-To-Urban Landscape Gradient","volume":"128","author":[{"family":"Ausprey","given":"Ian J."},{"family":"Rodewald","given":"Amanda D."}],"issued":{"date-parts":[["2011",4]]}}}],"schema":"https://github.com/citation-style-language/schema/raw/master/csl-citation.json"}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(Ausprey &amp; Rodewald, 2011)</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xml:space="preserve">. </w:t>
      </w:r>
      <w:r w:rsidR="00EC6709">
        <w:rPr>
          <w:rFonts w:ascii="Times New Roman" w:hAnsi="Times New Roman" w:cs="Times New Roman"/>
          <w:i/>
          <w:iCs/>
          <w:lang w:val="en-CA"/>
        </w:rPr>
        <w:t>C. cardinalis</w:t>
      </w:r>
      <w:r w:rsidR="00C26338" w:rsidRPr="004C757A">
        <w:rPr>
          <w:rFonts w:ascii="Times New Roman" w:hAnsi="Times New Roman" w:cs="Times New Roman"/>
          <w:lang w:val="en-CA"/>
        </w:rPr>
        <w:t xml:space="preserve"> do not exhibit the same preference in the peri-urban site potentially because there was much more habitat available or the site was more homogenous. Research in Yucatan, Mexico, found that the importance of vegetation architecture and composition in birds’ habitat selection was most likely scale-dependent </w:t>
      </w:r>
      <w:r w:rsidR="00C26338" w:rsidRPr="004C757A">
        <w:rPr>
          <w:rFonts w:ascii="Times New Roman" w:hAnsi="Times New Roman" w:cs="Times New Roman"/>
          <w:lang w:val="en-CA"/>
        </w:rPr>
        <w:fldChar w:fldCharType="begin"/>
      </w:r>
      <w:r w:rsidR="00C26338" w:rsidRPr="004C757A">
        <w:rPr>
          <w:rFonts w:ascii="Times New Roman" w:hAnsi="Times New Roman" w:cs="Times New Roman"/>
          <w:lang w:val="en-CA"/>
        </w:rPr>
        <w:instrText xml:space="preserve"> ADDIN ZOTERO_ITEM CSL_CITATION {"citationID":"ceMuIb1k","properties":{"formattedCitation":"(Deppe &amp; Rotenberry, 2008)","plainCitation":"(Deppe &amp; Rotenberry, 2008)","noteIndex":0},"citationItems":[{"id":1138,"uris":["http://zotero.org/users/16770306/items/SKKHGQ5X"],"itemData":{"id":1138,"type":"article-journal","container-title":"Ecological Monographs","DOI":"10.1890/07-0163.1","ISSN":"0012-9615","issue":"3","journalAbbreviation":"Ecological Monographs","language":"en","license":"http://doi.wiley.com/10.1002/tdm_license_1.1","page":"461-487","source":"DOI.org (Crossref)","title":"SCALE-DEPENDENT HABITAT USE BY FALL MIGRATORY BIRDS: VEGETATION STRUCTURE, FLORISTICS, AND GEOGRAPHY","title-short":"SCALE-DEPENDENT HABITAT USE BY FALL MIGRATORY BIRDS","volume":"78","author":[{"family":"Deppe","given":"Jill L."},{"family":"Rotenberry","given":"John T."}],"issued":{"date-parts":[["2008",8]]}}}],"schema":"https://github.com/citation-style-language/schema/raw/master/csl-citation.json"} </w:instrText>
      </w:r>
      <w:r w:rsidR="00C26338" w:rsidRPr="004C757A">
        <w:rPr>
          <w:rFonts w:ascii="Times New Roman" w:hAnsi="Times New Roman" w:cs="Times New Roman"/>
          <w:lang w:val="en-CA"/>
        </w:rPr>
        <w:fldChar w:fldCharType="separate"/>
      </w:r>
      <w:r w:rsidR="00C26338" w:rsidRPr="004C757A">
        <w:rPr>
          <w:rFonts w:ascii="Times New Roman" w:hAnsi="Times New Roman" w:cs="Times New Roman"/>
          <w:noProof/>
          <w:lang w:val="en-CA"/>
        </w:rPr>
        <w:t>(Deppe &amp; Rotenberry, 2008)</w:t>
      </w:r>
      <w:r w:rsidR="00C26338" w:rsidRPr="004C757A">
        <w:rPr>
          <w:rFonts w:ascii="Times New Roman" w:hAnsi="Times New Roman" w:cs="Times New Roman"/>
          <w:lang w:val="en-CA"/>
        </w:rPr>
        <w:fldChar w:fldCharType="end"/>
      </w:r>
      <w:r w:rsidR="00C26338" w:rsidRPr="004C757A">
        <w:rPr>
          <w:rFonts w:ascii="Times New Roman" w:hAnsi="Times New Roman" w:cs="Times New Roman"/>
          <w:lang w:val="en-CA"/>
        </w:rPr>
        <w:t>. We did find that</w:t>
      </w:r>
      <w:r w:rsidR="00EC6709">
        <w:rPr>
          <w:rFonts w:ascii="Times New Roman" w:hAnsi="Times New Roman" w:cs="Times New Roman"/>
          <w:lang w:val="en-CA"/>
        </w:rPr>
        <w:t xml:space="preserve"> </w:t>
      </w:r>
      <w:r w:rsidR="00EC6709">
        <w:rPr>
          <w:rFonts w:ascii="Times New Roman" w:hAnsi="Times New Roman" w:cs="Times New Roman"/>
          <w:i/>
          <w:iCs/>
          <w:lang w:val="en-CA"/>
        </w:rPr>
        <w:t xml:space="preserve">C. cardinalis </w:t>
      </w:r>
      <w:r w:rsidR="00C26338" w:rsidRPr="004C757A">
        <w:rPr>
          <w:rFonts w:ascii="Times New Roman" w:hAnsi="Times New Roman" w:cs="Times New Roman"/>
          <w:lang w:val="en-CA"/>
        </w:rPr>
        <w:t>were selecting their wintering habitats at a larger scale at the peri-urban location, compared to the urban site. At a larger scale, the vegetation vertical structure may not be as important as say the species’ composition, while at a smaller scale, habitat selection relies more on the structure of the vegetation compared to its composition.</w:t>
      </w:r>
    </w:p>
    <w:p w14:paraId="2589852B" w14:textId="77777777" w:rsidR="00C26338" w:rsidRPr="004C757A" w:rsidRDefault="00C26338" w:rsidP="00350C5D">
      <w:pPr>
        <w:pStyle w:val="Heading3"/>
        <w:spacing w:line="480" w:lineRule="auto"/>
        <w:rPr>
          <w:rFonts w:ascii="Times New Roman" w:hAnsi="Times New Roman" w:cs="Times New Roman"/>
          <w:color w:val="000000" w:themeColor="text1"/>
          <w:sz w:val="24"/>
          <w:szCs w:val="24"/>
          <w:u w:val="single"/>
          <w:lang w:val="en-CA"/>
        </w:rPr>
      </w:pPr>
      <w:bookmarkStart w:id="37" w:name="_Toc205543134"/>
      <w:r w:rsidRPr="004C757A">
        <w:rPr>
          <w:rFonts w:ascii="Times New Roman" w:hAnsi="Times New Roman" w:cs="Times New Roman"/>
          <w:color w:val="000000" w:themeColor="text1"/>
          <w:sz w:val="24"/>
          <w:szCs w:val="24"/>
          <w:u w:val="single"/>
          <w:lang w:val="en-CA"/>
        </w:rPr>
        <w:lastRenderedPageBreak/>
        <w:t>Implications</w:t>
      </w:r>
      <w:bookmarkEnd w:id="37"/>
    </w:p>
    <w:p w14:paraId="1CE6B9B2" w14:textId="1E520417" w:rsidR="00C26338" w:rsidRPr="004C757A" w:rsidRDefault="00C26338" w:rsidP="00350C5D">
      <w:pPr>
        <w:spacing w:line="480" w:lineRule="auto"/>
        <w:rPr>
          <w:rFonts w:ascii="Times New Roman" w:hAnsi="Times New Roman" w:cs="Times New Roman"/>
          <w:lang w:val="en-CA"/>
        </w:rPr>
      </w:pPr>
      <w:r w:rsidRPr="004C757A">
        <w:rPr>
          <w:rFonts w:ascii="Times New Roman" w:hAnsi="Times New Roman" w:cs="Times New Roman"/>
          <w:lang w:val="en-CA"/>
        </w:rPr>
        <w:t>Our results highlight the importance of fine-scale habitat features and resource availability in shaping winter ecology of a resident songbird along an urban gradient. The context-dependent responses we observed underscore the need for tailored, scale-sensitive conservation strategies. In particular, the reliance on bird feeders and avoidance of large public green spaces suggests that private residential habitats may play a disproportionately important role in supporting overwintering birds. As urban development intensifies, integrating biodiversity-friendly practices such as preserving vertically complex vegetation and enhancing connectivity between small habitat patches could help sustain resident birds’ populations. More broadly, our findings join a growing body of work emphasizing the ecological importance of urban landscape’s elements and highlight the need for inclusive conservation planning that includes both public and private green infrastructures.</w:t>
      </w:r>
    </w:p>
    <w:p w14:paraId="6105C49C" w14:textId="2669532E" w:rsidR="00C26338" w:rsidRPr="00855B17" w:rsidRDefault="00855B17" w:rsidP="00855B17">
      <w:pPr>
        <w:pStyle w:val="Heading1"/>
        <w:rPr>
          <w:rFonts w:ascii="Times New Roman" w:hAnsi="Times New Roman" w:cs="Times New Roman"/>
          <w:b/>
          <w:bCs/>
          <w:color w:val="000000" w:themeColor="text1"/>
          <w:sz w:val="24"/>
          <w:szCs w:val="24"/>
          <w:u w:val="single"/>
          <w:lang w:val="en-CA"/>
        </w:rPr>
      </w:pPr>
      <w:r w:rsidRPr="00855B17">
        <w:rPr>
          <w:rFonts w:ascii="Times New Roman" w:hAnsi="Times New Roman" w:cs="Times New Roman"/>
          <w:b/>
          <w:bCs/>
          <w:color w:val="000000" w:themeColor="text1"/>
          <w:sz w:val="24"/>
          <w:szCs w:val="24"/>
          <w:u w:val="single"/>
          <w:lang w:val="en-CA"/>
        </w:rPr>
        <w:t>Literature cited</w:t>
      </w:r>
    </w:p>
    <w:p w14:paraId="26A3E36B" w14:textId="77777777" w:rsidR="00A81940" w:rsidRPr="004C757A" w:rsidRDefault="00C26338" w:rsidP="00350C5D">
      <w:pPr>
        <w:pStyle w:val="Bibliography"/>
        <w:rPr>
          <w:lang w:val="en-US"/>
        </w:rPr>
      </w:pPr>
      <w:r w:rsidRPr="004C757A">
        <w:rPr>
          <w:lang w:val="en-CA"/>
        </w:rPr>
        <w:fldChar w:fldCharType="begin"/>
      </w:r>
      <w:r w:rsidRPr="004C757A">
        <w:rPr>
          <w:lang w:val="en-CA"/>
        </w:rPr>
        <w:instrText xml:space="preserve"> ADDIN ZOTERO_BIBL {"uncited":[],"omitted":[],"custom":[]} CSL_BIBLIOGRAPHY </w:instrText>
      </w:r>
      <w:r w:rsidRPr="004C757A">
        <w:rPr>
          <w:lang w:val="en-CA"/>
        </w:rPr>
        <w:fldChar w:fldCharType="separate"/>
      </w:r>
      <w:r w:rsidR="00A81940" w:rsidRPr="004C757A">
        <w:rPr>
          <w:lang w:val="en-US"/>
        </w:rPr>
        <w:t xml:space="preserve">Altwegg, R., Jenkins, A., &amp; Abadi, F. (2014). Nestboxes and immigration drive the growth of an urban Peregrine Falcon </w:t>
      </w:r>
      <w:r w:rsidR="00A81940" w:rsidRPr="004C757A">
        <w:rPr>
          <w:i/>
          <w:iCs/>
          <w:lang w:val="en-US"/>
        </w:rPr>
        <w:t>Falco peregrinus</w:t>
      </w:r>
      <w:r w:rsidR="00A81940" w:rsidRPr="004C757A">
        <w:rPr>
          <w:lang w:val="en-US"/>
        </w:rPr>
        <w:t xml:space="preserve"> population. </w:t>
      </w:r>
      <w:r w:rsidR="00A81940" w:rsidRPr="004C757A">
        <w:rPr>
          <w:i/>
          <w:iCs/>
          <w:lang w:val="en-US"/>
        </w:rPr>
        <w:t>Ibis</w:t>
      </w:r>
      <w:r w:rsidR="00A81940" w:rsidRPr="004C757A">
        <w:rPr>
          <w:lang w:val="en-US"/>
        </w:rPr>
        <w:t xml:space="preserve">, </w:t>
      </w:r>
      <w:r w:rsidR="00A81940" w:rsidRPr="004C757A">
        <w:rPr>
          <w:i/>
          <w:iCs/>
          <w:lang w:val="en-US"/>
        </w:rPr>
        <w:t>156</w:t>
      </w:r>
      <w:r w:rsidR="00A81940" w:rsidRPr="004C757A">
        <w:rPr>
          <w:lang w:val="en-US"/>
        </w:rPr>
        <w:t>(1), 107–115. https://doi.org/10.1111/ibi.12125</w:t>
      </w:r>
    </w:p>
    <w:p w14:paraId="78583A50" w14:textId="77777777" w:rsidR="00A81940" w:rsidRPr="004C757A" w:rsidRDefault="00A81940" w:rsidP="00350C5D">
      <w:pPr>
        <w:pStyle w:val="Bibliography"/>
        <w:rPr>
          <w:lang w:val="en-US"/>
        </w:rPr>
      </w:pPr>
      <w:r w:rsidRPr="004C757A">
        <w:rPr>
          <w:lang w:val="en-US"/>
        </w:rPr>
        <w:t xml:space="preserve">Ausprey, I. J., &amp; Rodewald, A. D. (2011). Postfledging Survivorship and Habitat Selection Across A Rural-To-Urban Landscape Gradient. </w:t>
      </w:r>
      <w:r w:rsidRPr="004C757A">
        <w:rPr>
          <w:i/>
          <w:iCs/>
          <w:lang w:val="en-US"/>
        </w:rPr>
        <w:t>The Auk</w:t>
      </w:r>
      <w:r w:rsidRPr="004C757A">
        <w:rPr>
          <w:lang w:val="en-US"/>
        </w:rPr>
        <w:t xml:space="preserve">, </w:t>
      </w:r>
      <w:r w:rsidRPr="004C757A">
        <w:rPr>
          <w:i/>
          <w:iCs/>
          <w:lang w:val="en-US"/>
        </w:rPr>
        <w:t>128</w:t>
      </w:r>
      <w:r w:rsidRPr="004C757A">
        <w:rPr>
          <w:lang w:val="en-US"/>
        </w:rPr>
        <w:t>(2), 293–302. https://doi.org/10.1525/auk.2011.10158</w:t>
      </w:r>
    </w:p>
    <w:p w14:paraId="6BC202F9" w14:textId="77777777" w:rsidR="00A81940" w:rsidRPr="004C757A" w:rsidRDefault="00A81940" w:rsidP="00350C5D">
      <w:pPr>
        <w:pStyle w:val="Bibliography"/>
        <w:rPr>
          <w:lang w:val="en-US"/>
        </w:rPr>
      </w:pPr>
      <w:r w:rsidRPr="004C757A">
        <w:rPr>
          <w:lang w:val="en-US"/>
        </w:rPr>
        <w:t xml:space="preserve">Barron, D. G., Weatherhead, P. J., &amp; Brawn, J. D. (2013). A Test of Radio-Transmitter Effects on Parental Investment and Productivity in the Northern Cardinal. </w:t>
      </w:r>
      <w:r w:rsidRPr="004C757A">
        <w:rPr>
          <w:i/>
          <w:iCs/>
          <w:lang w:val="en-US"/>
        </w:rPr>
        <w:t>The Condor</w:t>
      </w:r>
      <w:r w:rsidRPr="004C757A">
        <w:rPr>
          <w:lang w:val="en-US"/>
        </w:rPr>
        <w:t xml:space="preserve">, </w:t>
      </w:r>
      <w:r w:rsidRPr="004C757A">
        <w:rPr>
          <w:i/>
          <w:iCs/>
          <w:lang w:val="en-US"/>
        </w:rPr>
        <w:t>115</w:t>
      </w:r>
      <w:r w:rsidRPr="004C757A">
        <w:rPr>
          <w:lang w:val="en-US"/>
        </w:rPr>
        <w:t>(3), 669–676. https://doi.org/10.1525/cond.2013.120149</w:t>
      </w:r>
    </w:p>
    <w:p w14:paraId="0CF90AAA" w14:textId="77777777" w:rsidR="00A81940" w:rsidRPr="004C757A" w:rsidRDefault="00A81940" w:rsidP="00350C5D">
      <w:pPr>
        <w:pStyle w:val="Bibliography"/>
        <w:rPr>
          <w:lang w:val="en-US"/>
        </w:rPr>
      </w:pPr>
      <w:r w:rsidRPr="004C757A">
        <w:rPr>
          <w:lang w:val="en-US"/>
        </w:rPr>
        <w:t xml:space="preserve">Beddall, B. (1963). Range Expansion of the Cardinal and Other Birds in the Northeastern States. </w:t>
      </w:r>
      <w:r w:rsidRPr="004C757A">
        <w:rPr>
          <w:i/>
          <w:iCs/>
          <w:lang w:val="en-US"/>
        </w:rPr>
        <w:t>The Wilson Bulletin</w:t>
      </w:r>
      <w:r w:rsidRPr="004C757A">
        <w:rPr>
          <w:lang w:val="en-US"/>
        </w:rPr>
        <w:t xml:space="preserve">, </w:t>
      </w:r>
      <w:r w:rsidRPr="004C757A">
        <w:rPr>
          <w:i/>
          <w:iCs/>
          <w:lang w:val="en-US"/>
        </w:rPr>
        <w:t>75</w:t>
      </w:r>
      <w:r w:rsidRPr="004C757A">
        <w:rPr>
          <w:lang w:val="en-US"/>
        </w:rPr>
        <w:t>(2), 140–158.</w:t>
      </w:r>
    </w:p>
    <w:p w14:paraId="491AC724" w14:textId="77777777" w:rsidR="00A81940" w:rsidRPr="004C757A" w:rsidRDefault="00A81940" w:rsidP="00350C5D">
      <w:pPr>
        <w:pStyle w:val="Bibliography"/>
        <w:rPr>
          <w:lang w:val="en-US"/>
        </w:rPr>
      </w:pPr>
      <w:r w:rsidRPr="004C757A">
        <w:rPr>
          <w:lang w:val="en-US"/>
        </w:rPr>
        <w:lastRenderedPageBreak/>
        <w:t xml:space="preserve">Bressler, S. A., Diamant, E. S., Tingley, M. W., &amp; Yeh, P. J. (2020). Nests in the cities: Adaptive and non-adaptive phenotypic plasticity and convergence in an urban bird. </w:t>
      </w:r>
      <w:r w:rsidRPr="004C757A">
        <w:rPr>
          <w:i/>
          <w:iCs/>
          <w:lang w:val="en-US"/>
        </w:rPr>
        <w:t>Proceedings of the Royal Society B: Biological Sciences</w:t>
      </w:r>
      <w:r w:rsidRPr="004C757A">
        <w:rPr>
          <w:lang w:val="en-US"/>
        </w:rPr>
        <w:t xml:space="preserve">, </w:t>
      </w:r>
      <w:r w:rsidRPr="004C757A">
        <w:rPr>
          <w:i/>
          <w:iCs/>
          <w:lang w:val="en-US"/>
        </w:rPr>
        <w:t>287</w:t>
      </w:r>
      <w:r w:rsidRPr="004C757A">
        <w:rPr>
          <w:lang w:val="en-US"/>
        </w:rPr>
        <w:t>(1941), 20202122. https://doi.org/10.1098/rspb.2020.2122</w:t>
      </w:r>
    </w:p>
    <w:p w14:paraId="23569070" w14:textId="77777777" w:rsidR="00A81940" w:rsidRPr="004C757A" w:rsidRDefault="00A81940" w:rsidP="00350C5D">
      <w:pPr>
        <w:pStyle w:val="Bibliography"/>
        <w:rPr>
          <w:lang w:val="en-US"/>
        </w:rPr>
      </w:pPr>
      <w:r w:rsidRPr="004C757A">
        <w:rPr>
          <w:lang w:val="en-US"/>
        </w:rPr>
        <w:t xml:space="preserve">Burnham, K. P., &amp; Anderson, D. R. (2002). </w:t>
      </w:r>
      <w:r w:rsidRPr="004C757A">
        <w:rPr>
          <w:i/>
          <w:iCs/>
          <w:lang w:val="en-US"/>
        </w:rPr>
        <w:t>Model Selection and Multimodel Inference</w:t>
      </w:r>
      <w:r w:rsidRPr="004C757A">
        <w:rPr>
          <w:lang w:val="en-US"/>
        </w:rPr>
        <w:t xml:space="preserve"> (2nd ed.).</w:t>
      </w:r>
    </w:p>
    <w:p w14:paraId="4AEFE2CB" w14:textId="77777777" w:rsidR="00A81940" w:rsidRPr="004C757A" w:rsidRDefault="00A81940" w:rsidP="00350C5D">
      <w:pPr>
        <w:pStyle w:val="Bibliography"/>
        <w:rPr>
          <w:lang w:val="en-US"/>
        </w:rPr>
      </w:pPr>
      <w:r w:rsidRPr="004C757A">
        <w:rPr>
          <w:lang w:val="en-US"/>
        </w:rPr>
        <w:t xml:space="preserve">Calenge, C. (2024). </w:t>
      </w:r>
      <w:r w:rsidRPr="004C757A">
        <w:rPr>
          <w:i/>
          <w:iCs/>
          <w:lang w:val="en-US"/>
        </w:rPr>
        <w:t>adehabitatHR: Home Range Estimation</w:t>
      </w:r>
      <w:r w:rsidRPr="004C757A">
        <w:rPr>
          <w:lang w:val="en-US"/>
        </w:rPr>
        <w:t xml:space="preserve"> [Computer software].</w:t>
      </w:r>
    </w:p>
    <w:p w14:paraId="6FDC51DF" w14:textId="77777777" w:rsidR="00A81940" w:rsidRPr="004C757A" w:rsidRDefault="00A81940" w:rsidP="00350C5D">
      <w:pPr>
        <w:pStyle w:val="Bibliography"/>
        <w:rPr>
          <w:lang w:val="en-US"/>
        </w:rPr>
      </w:pPr>
      <w:r w:rsidRPr="004C757A">
        <w:rPr>
          <w:lang w:val="en-US"/>
        </w:rPr>
        <w:t xml:space="preserve">Callaghan, C. T., Cornwell, W. K., Poore, A. G. B., Benedetti, Y., &amp; Morelli, F. (2021). Urban tolerance of birds changes throughout the full annual cycle. </w:t>
      </w:r>
      <w:r w:rsidRPr="004C757A">
        <w:rPr>
          <w:i/>
          <w:iCs/>
          <w:lang w:val="en-US"/>
        </w:rPr>
        <w:t>Journal of Biogeography</w:t>
      </w:r>
      <w:r w:rsidRPr="004C757A">
        <w:rPr>
          <w:lang w:val="en-US"/>
        </w:rPr>
        <w:t xml:space="preserve">, </w:t>
      </w:r>
      <w:r w:rsidRPr="004C757A">
        <w:rPr>
          <w:i/>
          <w:iCs/>
          <w:lang w:val="en-US"/>
        </w:rPr>
        <w:t>48</w:t>
      </w:r>
      <w:r w:rsidRPr="004C757A">
        <w:rPr>
          <w:lang w:val="en-US"/>
        </w:rPr>
        <w:t>(6), 1503–1517. https://doi.org/10.1111/jbi.14093</w:t>
      </w:r>
    </w:p>
    <w:p w14:paraId="723DC6D4" w14:textId="77777777" w:rsidR="00A81940" w:rsidRPr="004C757A" w:rsidRDefault="00A81940" w:rsidP="00350C5D">
      <w:pPr>
        <w:pStyle w:val="Bibliography"/>
        <w:rPr>
          <w:lang w:val="en-US"/>
        </w:rPr>
      </w:pPr>
      <w:r w:rsidRPr="004C757A">
        <w:rPr>
          <w:lang w:val="en-US"/>
        </w:rPr>
        <w:t xml:space="preserve">Carrasco, L., Giam, X., Papeş, M., &amp; Sheldon, K. S. (2019). Metrics of Lidar-Derived 3D Vegetation Structure Reveal Contrasting Effects of Horizontal and Vertical Forest Heterogeneity on Bird Species Richness. </w:t>
      </w:r>
      <w:r w:rsidRPr="004C757A">
        <w:rPr>
          <w:i/>
          <w:iCs/>
          <w:lang w:val="en-US"/>
        </w:rPr>
        <w:t>Remote Sensing</w:t>
      </w:r>
      <w:r w:rsidRPr="004C757A">
        <w:rPr>
          <w:lang w:val="en-US"/>
        </w:rPr>
        <w:t xml:space="preserve">, </w:t>
      </w:r>
      <w:r w:rsidRPr="004C757A">
        <w:rPr>
          <w:i/>
          <w:iCs/>
          <w:lang w:val="en-US"/>
        </w:rPr>
        <w:t>11</w:t>
      </w:r>
      <w:r w:rsidRPr="004C757A">
        <w:rPr>
          <w:lang w:val="en-US"/>
        </w:rPr>
        <w:t>(7), Article 7. https://doi.org/10.3390/rs11070743</w:t>
      </w:r>
    </w:p>
    <w:p w14:paraId="4701A5BB" w14:textId="77777777" w:rsidR="00A81940" w:rsidRPr="004C757A" w:rsidRDefault="00A81940" w:rsidP="00350C5D">
      <w:pPr>
        <w:pStyle w:val="Bibliography"/>
        <w:rPr>
          <w:lang w:val="en-US"/>
        </w:rPr>
      </w:pPr>
      <w:r w:rsidRPr="004C757A">
        <w:rPr>
          <w:lang w:val="en-US"/>
        </w:rPr>
        <w:t xml:space="preserve">City of Montreal. </w:t>
      </w:r>
      <w:r w:rsidRPr="004C757A">
        <w:t xml:space="preserve">(2024). </w:t>
      </w:r>
      <w:r w:rsidRPr="004C757A">
        <w:rPr>
          <w:i/>
          <w:iCs/>
        </w:rPr>
        <w:t>Plan climat 2020-2030 Ville de Montréal—État d’avancement avril 2024</w:t>
      </w:r>
      <w:r w:rsidRPr="004C757A">
        <w:t xml:space="preserve">. </w:t>
      </w:r>
      <w:r w:rsidRPr="004C757A">
        <w:rPr>
          <w:lang w:val="en-US"/>
        </w:rPr>
        <w:t>City of Montreal. https://mtl.ged.montreal.ca/constellio/?collection=mtlca&amp;portal=REPDOCVDM#!displayDocument/00000092918</w:t>
      </w:r>
    </w:p>
    <w:p w14:paraId="253FD45F" w14:textId="77777777" w:rsidR="00A81940" w:rsidRPr="004C757A" w:rsidRDefault="00A81940" w:rsidP="00350C5D">
      <w:pPr>
        <w:pStyle w:val="Bibliography"/>
        <w:rPr>
          <w:lang w:val="en-US"/>
        </w:rPr>
      </w:pPr>
      <w:r w:rsidRPr="004C757A">
        <w:rPr>
          <w:lang w:val="en-US"/>
        </w:rPr>
        <w:t xml:space="preserve">Dale, S. (2018). Urban bird community composition influenced by size of urban green spaces, presence of native forest, and urbanization. </w:t>
      </w:r>
      <w:r w:rsidRPr="004C757A">
        <w:rPr>
          <w:i/>
          <w:iCs/>
          <w:lang w:val="en-US"/>
        </w:rPr>
        <w:t>Urban Ecosystems</w:t>
      </w:r>
      <w:r w:rsidRPr="004C757A">
        <w:rPr>
          <w:lang w:val="en-US"/>
        </w:rPr>
        <w:t xml:space="preserve">, </w:t>
      </w:r>
      <w:r w:rsidRPr="004C757A">
        <w:rPr>
          <w:i/>
          <w:iCs/>
          <w:lang w:val="en-US"/>
        </w:rPr>
        <w:t>21</w:t>
      </w:r>
      <w:r w:rsidRPr="004C757A">
        <w:rPr>
          <w:lang w:val="en-US"/>
        </w:rPr>
        <w:t>(1), 1–14. https://doi.org/10.1007/s11252-017-0706-x</w:t>
      </w:r>
    </w:p>
    <w:p w14:paraId="1CC30765" w14:textId="77777777" w:rsidR="00A81940" w:rsidRPr="004C757A" w:rsidRDefault="00A81940" w:rsidP="00350C5D">
      <w:pPr>
        <w:pStyle w:val="Bibliography"/>
        <w:rPr>
          <w:lang w:val="en-US"/>
        </w:rPr>
      </w:pPr>
      <w:r w:rsidRPr="004C757A">
        <w:rPr>
          <w:lang w:val="en-US"/>
        </w:rPr>
        <w:t xml:space="preserve">DeCandido, R., &amp; Allen, D. (2006). NOCTURNAL HUNTING BY PEREGRINE FALCONS AT THE EMPIRE STATE BUILDING, NEW YORK CITY. </w:t>
      </w:r>
      <w:r w:rsidRPr="004C757A">
        <w:rPr>
          <w:i/>
          <w:iCs/>
          <w:lang w:val="en-US"/>
        </w:rPr>
        <w:t>The Wilson Journal of Ornithology</w:t>
      </w:r>
      <w:r w:rsidRPr="004C757A">
        <w:rPr>
          <w:lang w:val="en-US"/>
        </w:rPr>
        <w:t xml:space="preserve">, </w:t>
      </w:r>
      <w:r w:rsidRPr="004C757A">
        <w:rPr>
          <w:i/>
          <w:iCs/>
          <w:lang w:val="en-US"/>
        </w:rPr>
        <w:t>118</w:t>
      </w:r>
      <w:r w:rsidRPr="004C757A">
        <w:rPr>
          <w:lang w:val="en-US"/>
        </w:rPr>
        <w:t>(1), 53–58. https://doi.org/10.1676/1559-4491(2006)118[0053:NHBPFA]2.0.CO;2</w:t>
      </w:r>
    </w:p>
    <w:p w14:paraId="00FF8117" w14:textId="77777777" w:rsidR="00A81940" w:rsidRPr="004C757A" w:rsidRDefault="00A81940" w:rsidP="00350C5D">
      <w:pPr>
        <w:pStyle w:val="Bibliography"/>
        <w:rPr>
          <w:lang w:val="en-US"/>
        </w:rPr>
      </w:pPr>
      <w:r w:rsidRPr="004C757A">
        <w:rPr>
          <w:lang w:val="en-US"/>
        </w:rPr>
        <w:t xml:space="preserve">Deppe, J. L., &amp; Rotenberry, J. T. (2008). SCALE-DEPENDENT HABITAT USE BY FALL MIGRATORY BIRDS: VEGETATION STRUCTURE, FLORISTICS, AND </w:t>
      </w:r>
      <w:r w:rsidRPr="004C757A">
        <w:rPr>
          <w:lang w:val="en-US"/>
        </w:rPr>
        <w:lastRenderedPageBreak/>
        <w:t xml:space="preserve">GEOGRAPHY. </w:t>
      </w:r>
      <w:r w:rsidRPr="004C757A">
        <w:rPr>
          <w:i/>
          <w:iCs/>
          <w:lang w:val="en-US"/>
        </w:rPr>
        <w:t>Ecological Monographs</w:t>
      </w:r>
      <w:r w:rsidRPr="004C757A">
        <w:rPr>
          <w:lang w:val="en-US"/>
        </w:rPr>
        <w:t xml:space="preserve">, </w:t>
      </w:r>
      <w:r w:rsidRPr="004C757A">
        <w:rPr>
          <w:i/>
          <w:iCs/>
          <w:lang w:val="en-US"/>
        </w:rPr>
        <w:t>78</w:t>
      </w:r>
      <w:r w:rsidRPr="004C757A">
        <w:rPr>
          <w:lang w:val="en-US"/>
        </w:rPr>
        <w:t>(3), 461–487. https://doi.org/10.1890/07-0163.1</w:t>
      </w:r>
    </w:p>
    <w:p w14:paraId="65080933" w14:textId="77777777" w:rsidR="00A81940" w:rsidRPr="004C757A" w:rsidRDefault="00A81940" w:rsidP="00350C5D">
      <w:pPr>
        <w:pStyle w:val="Bibliography"/>
        <w:rPr>
          <w:lang w:val="en-US"/>
        </w:rPr>
      </w:pPr>
      <w:r w:rsidRPr="004C757A">
        <w:rPr>
          <w:lang w:val="en-US"/>
        </w:rPr>
        <w:t xml:space="preserve">Dinh, K. V., Albini, D., Orr, J. A., Macaulay, S. J., Rillig, M. C., Borgå, K., &amp; Jackson, M. C. (2023). Winter is coming: Interactions of multiple stressors in winter and implications for the natural world. </w:t>
      </w:r>
      <w:r w:rsidRPr="004C757A">
        <w:rPr>
          <w:i/>
          <w:iCs/>
          <w:lang w:val="en-US"/>
        </w:rPr>
        <w:t>Global Change Biology</w:t>
      </w:r>
      <w:r w:rsidRPr="004C757A">
        <w:rPr>
          <w:lang w:val="en-US"/>
        </w:rPr>
        <w:t xml:space="preserve">, </w:t>
      </w:r>
      <w:r w:rsidRPr="004C757A">
        <w:rPr>
          <w:i/>
          <w:iCs/>
          <w:lang w:val="en-US"/>
        </w:rPr>
        <w:t>29</w:t>
      </w:r>
      <w:r w:rsidRPr="004C757A">
        <w:rPr>
          <w:lang w:val="en-US"/>
        </w:rPr>
        <w:t>(24), 6834–6845. https://doi.org/10.1111/gcb.16956</w:t>
      </w:r>
    </w:p>
    <w:p w14:paraId="0055CC10" w14:textId="77777777" w:rsidR="00A81940" w:rsidRPr="004C757A" w:rsidRDefault="00A81940" w:rsidP="00350C5D">
      <w:pPr>
        <w:pStyle w:val="Bibliography"/>
        <w:rPr>
          <w:lang w:val="en-US"/>
        </w:rPr>
      </w:pPr>
      <w:r w:rsidRPr="004C757A">
        <w:rPr>
          <w:lang w:val="en-US"/>
        </w:rPr>
        <w:t xml:space="preserve">Dunn, J. C., Morris, A. J., Grice, P. V., &amp; Peach, W. J. (2021). Effects of seed-rich habitat provision on territory density, home range and breeding performance of European Turtle Doves </w:t>
      </w:r>
      <w:r w:rsidRPr="004C757A">
        <w:rPr>
          <w:i/>
          <w:iCs/>
          <w:lang w:val="en-US"/>
        </w:rPr>
        <w:t>Streptopelia turtur</w:t>
      </w:r>
      <w:r w:rsidRPr="004C757A">
        <w:rPr>
          <w:lang w:val="en-US"/>
        </w:rPr>
        <w:t xml:space="preserve">. </w:t>
      </w:r>
      <w:r w:rsidRPr="004C757A">
        <w:rPr>
          <w:i/>
          <w:iCs/>
          <w:lang w:val="en-US"/>
        </w:rPr>
        <w:t>Bird Conservation International</w:t>
      </w:r>
      <w:r w:rsidRPr="004C757A">
        <w:rPr>
          <w:lang w:val="en-US"/>
        </w:rPr>
        <w:t xml:space="preserve">, </w:t>
      </w:r>
      <w:r w:rsidRPr="004C757A">
        <w:rPr>
          <w:i/>
          <w:iCs/>
          <w:lang w:val="en-US"/>
        </w:rPr>
        <w:t>31</w:t>
      </w:r>
      <w:r w:rsidRPr="004C757A">
        <w:rPr>
          <w:lang w:val="en-US"/>
        </w:rPr>
        <w:t>(4), 620–639. https://doi.org/10.1017/S0959270920000635</w:t>
      </w:r>
    </w:p>
    <w:p w14:paraId="76823B48" w14:textId="77777777" w:rsidR="00A81940" w:rsidRPr="004C757A" w:rsidRDefault="00A81940" w:rsidP="00350C5D">
      <w:pPr>
        <w:pStyle w:val="Bibliography"/>
        <w:rPr>
          <w:lang w:val="en-US"/>
        </w:rPr>
      </w:pPr>
      <w:r w:rsidRPr="004C757A">
        <w:rPr>
          <w:lang w:val="en-US"/>
        </w:rPr>
        <w:t xml:space="preserve">Duren, A. M., Williams, C. K., &amp; D’amico, V. (2017). Microhabitat Factors Associated with Occupancy of Songbirds in Suburban Forest Fragments in the Eastern United States. </w:t>
      </w:r>
      <w:r w:rsidRPr="004C757A">
        <w:rPr>
          <w:i/>
          <w:iCs/>
          <w:lang w:val="en-US"/>
        </w:rPr>
        <w:t>The American Midland Naturalist</w:t>
      </w:r>
      <w:r w:rsidRPr="004C757A">
        <w:rPr>
          <w:lang w:val="en-US"/>
        </w:rPr>
        <w:t xml:space="preserve">, </w:t>
      </w:r>
      <w:r w:rsidRPr="004C757A">
        <w:rPr>
          <w:i/>
          <w:iCs/>
          <w:lang w:val="en-US"/>
        </w:rPr>
        <w:t>178</w:t>
      </w:r>
      <w:r w:rsidRPr="004C757A">
        <w:rPr>
          <w:lang w:val="en-US"/>
        </w:rPr>
        <w:t>(2), 189–202. https://doi.org/10.1674/0003-0031-178.2.189</w:t>
      </w:r>
    </w:p>
    <w:p w14:paraId="7D291F35" w14:textId="77777777" w:rsidR="00A81940" w:rsidRPr="004C757A" w:rsidRDefault="00A81940" w:rsidP="00350C5D">
      <w:pPr>
        <w:pStyle w:val="Bibliography"/>
        <w:rPr>
          <w:lang w:val="en-US"/>
        </w:rPr>
      </w:pPr>
      <w:r w:rsidRPr="004C757A">
        <w:rPr>
          <w:lang w:val="en-US"/>
        </w:rPr>
        <w:t xml:space="preserve">Elmqvist, T., Fragkias, M., Goodness, J., Güneralp, B., Marcotullio, P. J., McDonald, R. I., Parnell, S., Schewenius, M., Sendstad, M., &amp; Seto, K. C. (2013). </w:t>
      </w:r>
      <w:r w:rsidRPr="004C757A">
        <w:rPr>
          <w:i/>
          <w:iCs/>
          <w:lang w:val="en-US"/>
        </w:rPr>
        <w:t>Urbanization, biodiversity and ecosystem services: Challenges and opportunities: A global assessment</w:t>
      </w:r>
      <w:r w:rsidRPr="004C757A">
        <w:rPr>
          <w:lang w:val="en-US"/>
        </w:rPr>
        <w:t>. Springer Nature.</w:t>
      </w:r>
    </w:p>
    <w:p w14:paraId="2D9F2B9E" w14:textId="77777777" w:rsidR="00A81940" w:rsidRPr="004C757A" w:rsidRDefault="00A81940" w:rsidP="00350C5D">
      <w:pPr>
        <w:pStyle w:val="Bibliography"/>
        <w:rPr>
          <w:lang w:val="en-US"/>
        </w:rPr>
      </w:pPr>
      <w:r w:rsidRPr="004C757A">
        <w:rPr>
          <w:lang w:val="en-US"/>
        </w:rPr>
        <w:t xml:space="preserve">Evans, B. S., Ryder, T. B., Reitsma, R., Hurlbert, A. H., &amp; Marra, P. P. (2015). Characterizing avian survival along a rural‐to‐urban land use gradient. </w:t>
      </w:r>
      <w:r w:rsidRPr="004C757A">
        <w:rPr>
          <w:i/>
          <w:iCs/>
          <w:lang w:val="en-US"/>
        </w:rPr>
        <w:t>Ecology</w:t>
      </w:r>
      <w:r w:rsidRPr="004C757A">
        <w:rPr>
          <w:lang w:val="en-US"/>
        </w:rPr>
        <w:t xml:space="preserve">, </w:t>
      </w:r>
      <w:r w:rsidRPr="004C757A">
        <w:rPr>
          <w:i/>
          <w:iCs/>
          <w:lang w:val="en-US"/>
        </w:rPr>
        <w:t>96</w:t>
      </w:r>
      <w:r w:rsidRPr="004C757A">
        <w:rPr>
          <w:lang w:val="en-US"/>
        </w:rPr>
        <w:t>(6), 1631–1640. https://doi.org/10.1890/14-0171.1</w:t>
      </w:r>
    </w:p>
    <w:p w14:paraId="4E590D83" w14:textId="77777777" w:rsidR="00A81940" w:rsidRPr="004C757A" w:rsidRDefault="00A81940" w:rsidP="00350C5D">
      <w:pPr>
        <w:pStyle w:val="Bibliography"/>
        <w:rPr>
          <w:lang w:val="en-US"/>
        </w:rPr>
      </w:pPr>
      <w:r w:rsidRPr="004C757A">
        <w:rPr>
          <w:lang w:val="en-US"/>
        </w:rPr>
        <w:t xml:space="preserve">Fidino, M., Gallo, T., Lehrer, E. W., Murray, M. H., Kay, C. A. M., Sander, H. A., MacDougall, B., Salsbury, C. M., Ryan, T. J., Angstmann, J. L., Amy Belaire, J., Dugelby, B., Schell, C. J., Stankowich, T., Amaya, M., Drake, D., Hursh, S. H., Ahlers, A. A., Williamson, J., … Magle, S. B. (2021). Landscape‐scale differences among cities alter common species’ responses to urbanization. </w:t>
      </w:r>
      <w:r w:rsidRPr="004C757A">
        <w:rPr>
          <w:i/>
          <w:iCs/>
          <w:lang w:val="en-US"/>
        </w:rPr>
        <w:t>Ecological Applications</w:t>
      </w:r>
      <w:r w:rsidRPr="004C757A">
        <w:rPr>
          <w:lang w:val="en-US"/>
        </w:rPr>
        <w:t xml:space="preserve">, </w:t>
      </w:r>
      <w:r w:rsidRPr="004C757A">
        <w:rPr>
          <w:i/>
          <w:iCs/>
          <w:lang w:val="en-US"/>
        </w:rPr>
        <w:t>31</w:t>
      </w:r>
      <w:r w:rsidRPr="004C757A">
        <w:rPr>
          <w:lang w:val="en-US"/>
        </w:rPr>
        <w:t>(2), e02253. https://doi.org/10.1002/eap.2253</w:t>
      </w:r>
    </w:p>
    <w:p w14:paraId="49682E82" w14:textId="77777777" w:rsidR="00A81940" w:rsidRPr="004C757A" w:rsidRDefault="00A81940" w:rsidP="00350C5D">
      <w:pPr>
        <w:pStyle w:val="Bibliography"/>
        <w:rPr>
          <w:lang w:val="en-US"/>
        </w:rPr>
      </w:pPr>
      <w:r w:rsidRPr="004C757A">
        <w:rPr>
          <w:lang w:val="en-US"/>
        </w:rPr>
        <w:lastRenderedPageBreak/>
        <w:t xml:space="preserve">Fink, D., Auer, T., Johnston, A., Strimas-Mackey, M., Ligocki, S., Robinson, O., Hochachka, W., Jaromczyk, L., Crowley, C., Dunham, K., Stillman, A., Davis, C., Stokowski, M., Ruiz-Gutierrez, V., Wood, C., &amp; Rodewald, A. (2025). </w:t>
      </w:r>
      <w:r w:rsidRPr="004C757A">
        <w:rPr>
          <w:i/>
          <w:iCs/>
          <w:lang w:val="en-US"/>
        </w:rPr>
        <w:t>eBird Status and Trends, Data Version 2023</w:t>
      </w:r>
      <w:r w:rsidRPr="004C757A">
        <w:rPr>
          <w:lang w:val="en-US"/>
        </w:rPr>
        <w:t xml:space="preserve"> [Dataset]. Cornell Lab of Ornithology. https://doi.org/10.2173/WZTW8903</w:t>
      </w:r>
    </w:p>
    <w:p w14:paraId="3CCD1BDA" w14:textId="77777777" w:rsidR="00A81940" w:rsidRPr="004C757A" w:rsidRDefault="00A81940" w:rsidP="00350C5D">
      <w:pPr>
        <w:pStyle w:val="Bibliography"/>
        <w:rPr>
          <w:lang w:val="en-US"/>
        </w:rPr>
      </w:pPr>
      <w:r w:rsidRPr="004C757A">
        <w:rPr>
          <w:lang w:val="en-US"/>
        </w:rPr>
        <w:t xml:space="preserve">Frei, B., Morales, A., Cousineau, A.-M., &amp; Beauchamp, A. (2024). </w:t>
      </w:r>
      <w:r w:rsidRPr="004C757A">
        <w:rPr>
          <w:i/>
          <w:iCs/>
          <w:lang w:val="en-US"/>
        </w:rPr>
        <w:t>Montreal Northern Cardinal Winter Movements (Project 882)</w:t>
      </w:r>
      <w:r w:rsidRPr="004C757A">
        <w:rPr>
          <w:lang w:val="en-US"/>
        </w:rPr>
        <w:t xml:space="preserve"> [Dataset]. Motus Wildlife Tracking System, Birds Canada. https://motus.org/</w:t>
      </w:r>
    </w:p>
    <w:p w14:paraId="23B23FE1" w14:textId="77777777" w:rsidR="00A81940" w:rsidRPr="004C757A" w:rsidRDefault="00A81940" w:rsidP="00350C5D">
      <w:pPr>
        <w:pStyle w:val="Bibliography"/>
        <w:rPr>
          <w:lang w:val="en-US"/>
        </w:rPr>
      </w:pPr>
      <w:r w:rsidRPr="004C757A">
        <w:rPr>
          <w:lang w:val="en-US"/>
        </w:rPr>
        <w:t xml:space="preserve">Fristoe, T. S. (2015). Energy use by migrants and residents in North American breeding bird communities. </w:t>
      </w:r>
      <w:r w:rsidRPr="004C757A">
        <w:rPr>
          <w:i/>
          <w:iCs/>
          <w:lang w:val="en-US"/>
        </w:rPr>
        <w:t>Global Ecology and Biogeography</w:t>
      </w:r>
      <w:r w:rsidRPr="004C757A">
        <w:rPr>
          <w:lang w:val="en-US"/>
        </w:rPr>
        <w:t xml:space="preserve">, </w:t>
      </w:r>
      <w:r w:rsidRPr="004C757A">
        <w:rPr>
          <w:i/>
          <w:iCs/>
          <w:lang w:val="en-US"/>
        </w:rPr>
        <w:t>24</w:t>
      </w:r>
      <w:r w:rsidRPr="004C757A">
        <w:rPr>
          <w:lang w:val="en-US"/>
        </w:rPr>
        <w:t>(4), 406–415. https://doi.org/10.1111/geb.12262</w:t>
      </w:r>
    </w:p>
    <w:p w14:paraId="084971BC" w14:textId="77777777" w:rsidR="00A81940" w:rsidRPr="004C757A" w:rsidRDefault="00A81940" w:rsidP="00350C5D">
      <w:pPr>
        <w:pStyle w:val="Bibliography"/>
      </w:pPr>
      <w:r w:rsidRPr="004C757A">
        <w:rPr>
          <w:lang w:val="en-US"/>
        </w:rPr>
        <w:t xml:space="preserve">Government of Canada, S. C. (2022, February 9). </w:t>
      </w:r>
      <w:r w:rsidRPr="004C757A">
        <w:rPr>
          <w:i/>
          <w:iCs/>
        </w:rPr>
        <w:t>Profile table, Census Profile, 2021 Census of Population—Montréal, Ville (V) [Census subdivision], Quebec</w:t>
      </w:r>
      <w:r w:rsidRPr="004C757A">
        <w:t>. https://www12.statcan.gc.ca/census-recensement/2021/dp-pd/prof/index.cfm?Lang=E</w:t>
      </w:r>
    </w:p>
    <w:p w14:paraId="049CE85B" w14:textId="77777777" w:rsidR="00A81940" w:rsidRPr="004C757A" w:rsidRDefault="00A81940" w:rsidP="00350C5D">
      <w:pPr>
        <w:pStyle w:val="Bibliography"/>
        <w:rPr>
          <w:lang w:val="en-US"/>
        </w:rPr>
      </w:pPr>
      <w:r w:rsidRPr="004C757A">
        <w:rPr>
          <w:lang w:val="en-US"/>
        </w:rPr>
        <w:t xml:space="preserve">Guo, F., Buler, J. J., Smolinsky, J. A., &amp; Wilcove, D. S. (2023). Autumn stopover hotspots and multiscale habitat associations of migratory landbirds in the eastern United States. </w:t>
      </w:r>
      <w:r w:rsidRPr="004C757A">
        <w:rPr>
          <w:i/>
          <w:iCs/>
          <w:lang w:val="en-US"/>
        </w:rPr>
        <w:t>Proceedings of the National Academy of Sciences</w:t>
      </w:r>
      <w:r w:rsidRPr="004C757A">
        <w:rPr>
          <w:lang w:val="en-US"/>
        </w:rPr>
        <w:t xml:space="preserve">, </w:t>
      </w:r>
      <w:r w:rsidRPr="004C757A">
        <w:rPr>
          <w:i/>
          <w:iCs/>
          <w:lang w:val="en-US"/>
        </w:rPr>
        <w:t>120</w:t>
      </w:r>
      <w:r w:rsidRPr="004C757A">
        <w:rPr>
          <w:lang w:val="en-US"/>
        </w:rPr>
        <w:t>(3), e2203511120. https://doi.org/10.1073/pnas.2203511120</w:t>
      </w:r>
    </w:p>
    <w:p w14:paraId="128AA13C" w14:textId="77777777" w:rsidR="00A81940" w:rsidRPr="004C757A" w:rsidRDefault="00A81940" w:rsidP="00350C5D">
      <w:pPr>
        <w:pStyle w:val="Bibliography"/>
        <w:rPr>
          <w:lang w:val="en-US"/>
        </w:rPr>
      </w:pPr>
      <w:r w:rsidRPr="004C757A">
        <w:rPr>
          <w:lang w:val="en-US"/>
        </w:rPr>
        <w:t xml:space="preserve">Hahs, A. K., Fournier, B., Aronson, M. F. J., Nilon, C. H., Herrera-Montes, A., Salisbury, A. B., Threlfall, C. G., Rega-Brodsky, C. C., Lepczyk, C. A., La Sorte, F. A., MacGregor-Fors, I., Scott MacIvor, J., Jung, K., Piana, M. R., Williams, N. S. G., Knapp, S., Vergnes, A., Acevedo, A. A., Gainsbury, A. M., … Moretti, M. (2023). Urbanisation generates multiple trait syndromes for terrestrial animal taxa worldwide. </w:t>
      </w:r>
      <w:r w:rsidRPr="004C757A">
        <w:rPr>
          <w:i/>
          <w:iCs/>
          <w:lang w:val="en-US"/>
        </w:rPr>
        <w:t>Nature Communications</w:t>
      </w:r>
      <w:r w:rsidRPr="004C757A">
        <w:rPr>
          <w:lang w:val="en-US"/>
        </w:rPr>
        <w:t xml:space="preserve">, </w:t>
      </w:r>
      <w:r w:rsidRPr="004C757A">
        <w:rPr>
          <w:i/>
          <w:iCs/>
          <w:lang w:val="en-US"/>
        </w:rPr>
        <w:t>14</w:t>
      </w:r>
      <w:r w:rsidRPr="004C757A">
        <w:rPr>
          <w:lang w:val="en-US"/>
        </w:rPr>
        <w:t>(1), 4751. https://doi.org/10.1038/s41467-023-39746-1</w:t>
      </w:r>
    </w:p>
    <w:p w14:paraId="6B583AC9" w14:textId="77777777" w:rsidR="00A81940" w:rsidRPr="004C757A" w:rsidRDefault="00A81940" w:rsidP="00350C5D">
      <w:pPr>
        <w:pStyle w:val="Bibliography"/>
        <w:rPr>
          <w:lang w:val="en-US"/>
        </w:rPr>
      </w:pPr>
      <w:r w:rsidRPr="004C757A">
        <w:rPr>
          <w:lang w:val="en-US"/>
        </w:rPr>
        <w:t xml:space="preserve">Halkin, S. L., Shustack, D. P., DeVries, M. S., Jawor, J. M., &amp; Linville, S. U. (2021). Northern Cardinal (Cardinalis cardinalis), version 2.0. </w:t>
      </w:r>
      <w:r w:rsidRPr="004C757A">
        <w:rPr>
          <w:i/>
          <w:iCs/>
          <w:lang w:val="en-US"/>
        </w:rPr>
        <w:t>Birds of the World</w:t>
      </w:r>
      <w:r w:rsidRPr="004C757A">
        <w:rPr>
          <w:lang w:val="en-US"/>
        </w:rPr>
        <w:t>. https://doi.org/10.2173/bow.norcar.02</w:t>
      </w:r>
    </w:p>
    <w:p w14:paraId="32D40F81" w14:textId="77777777" w:rsidR="00A81940" w:rsidRPr="004C757A" w:rsidRDefault="00A81940" w:rsidP="00350C5D">
      <w:pPr>
        <w:pStyle w:val="Bibliography"/>
        <w:rPr>
          <w:lang w:val="en-US"/>
        </w:rPr>
      </w:pPr>
      <w:r w:rsidRPr="004C757A">
        <w:rPr>
          <w:lang w:val="en-US"/>
        </w:rPr>
        <w:lastRenderedPageBreak/>
        <w:t xml:space="preserve">Havlíček, J., Riegert, J., &amp; Fuchs, R. (2022). A comparison of foraging-range sizes, flight distances and foraging habitat preferences in urban and rural House Sparrow (Passer domesticus) populations. </w:t>
      </w:r>
      <w:r w:rsidRPr="004C757A">
        <w:rPr>
          <w:i/>
          <w:iCs/>
          <w:lang w:val="en-US"/>
        </w:rPr>
        <w:t>Ibis</w:t>
      </w:r>
      <w:r w:rsidRPr="004C757A">
        <w:rPr>
          <w:lang w:val="en-US"/>
        </w:rPr>
        <w:t xml:space="preserve">, </w:t>
      </w:r>
      <w:r w:rsidRPr="004C757A">
        <w:rPr>
          <w:i/>
          <w:iCs/>
          <w:lang w:val="en-US"/>
        </w:rPr>
        <w:t>164</w:t>
      </w:r>
      <w:r w:rsidRPr="004C757A">
        <w:rPr>
          <w:lang w:val="en-US"/>
        </w:rPr>
        <w:t>(4), 1227–1242. https://doi.org/10.1111/ibi.13072</w:t>
      </w:r>
    </w:p>
    <w:p w14:paraId="0C63A3A7" w14:textId="77777777" w:rsidR="00A81940" w:rsidRPr="004C757A" w:rsidRDefault="00A81940" w:rsidP="00350C5D">
      <w:pPr>
        <w:pStyle w:val="Bibliography"/>
        <w:rPr>
          <w:lang w:val="en-US"/>
        </w:rPr>
      </w:pPr>
      <w:r w:rsidRPr="004C757A">
        <w:rPr>
          <w:lang w:val="en-US"/>
        </w:rPr>
        <w:t xml:space="preserve">Horn, D. J., Johansen, S. M., &amp; Wilcoxen, T. E. (2014). Seed and feeder use by birds in the United States and Canada. </w:t>
      </w:r>
      <w:r w:rsidRPr="004C757A">
        <w:rPr>
          <w:i/>
          <w:iCs/>
          <w:lang w:val="en-US"/>
        </w:rPr>
        <w:t>Wildlife Society Bulletin</w:t>
      </w:r>
      <w:r w:rsidRPr="004C757A">
        <w:rPr>
          <w:lang w:val="en-US"/>
        </w:rPr>
        <w:t xml:space="preserve">, </w:t>
      </w:r>
      <w:r w:rsidRPr="004C757A">
        <w:rPr>
          <w:i/>
          <w:iCs/>
          <w:lang w:val="en-US"/>
        </w:rPr>
        <w:t>38</w:t>
      </w:r>
      <w:r w:rsidRPr="004C757A">
        <w:rPr>
          <w:lang w:val="en-US"/>
        </w:rPr>
        <w:t>(1), 18–25. https://doi.org/10.1002/wsb.365</w:t>
      </w:r>
    </w:p>
    <w:p w14:paraId="658A04B3" w14:textId="77777777" w:rsidR="00A81940" w:rsidRPr="004C757A" w:rsidRDefault="00A81940" w:rsidP="00350C5D">
      <w:pPr>
        <w:pStyle w:val="Bibliography"/>
        <w:rPr>
          <w:lang w:val="en-US"/>
        </w:rPr>
      </w:pPr>
      <w:r w:rsidRPr="004C757A">
        <w:rPr>
          <w:lang w:val="en-US"/>
        </w:rPr>
        <w:t xml:space="preserve">Hosmer, D. W., &amp; Lemesbow, S. (1980). Goodness of fit tests for the multiple logistic regression model. </w:t>
      </w:r>
      <w:r w:rsidRPr="004C757A">
        <w:rPr>
          <w:i/>
          <w:iCs/>
          <w:lang w:val="en-US"/>
        </w:rPr>
        <w:t>Communications in Statistics - Theory and Methods</w:t>
      </w:r>
      <w:r w:rsidRPr="004C757A">
        <w:rPr>
          <w:lang w:val="en-US"/>
        </w:rPr>
        <w:t xml:space="preserve">, </w:t>
      </w:r>
      <w:r w:rsidRPr="004C757A">
        <w:rPr>
          <w:i/>
          <w:iCs/>
          <w:lang w:val="en-US"/>
        </w:rPr>
        <w:t>9</w:t>
      </w:r>
      <w:r w:rsidRPr="004C757A">
        <w:rPr>
          <w:lang w:val="en-US"/>
        </w:rPr>
        <w:t>(10), 1043–1069. https://doi.org/10.1080/03610928008827941</w:t>
      </w:r>
    </w:p>
    <w:p w14:paraId="7AE3285B" w14:textId="77777777" w:rsidR="00A81940" w:rsidRPr="004C757A" w:rsidRDefault="00A81940" w:rsidP="00350C5D">
      <w:pPr>
        <w:pStyle w:val="Bibliography"/>
        <w:rPr>
          <w:lang w:val="en-US"/>
        </w:rPr>
      </w:pPr>
      <w:r w:rsidRPr="004C757A">
        <w:rPr>
          <w:lang w:val="en-US"/>
        </w:rPr>
        <w:t xml:space="preserve">Humbird, S. K., &amp; Neudorf, D. L. H. (2008). THE EFFECTS OF FOOD SUPPLEMENTATION ON EXTRATERRITORIAL BEHAVIOR IN FEMALE NORTHERN CARDINALS. </w:t>
      </w:r>
      <w:r w:rsidRPr="004C757A">
        <w:rPr>
          <w:i/>
          <w:iCs/>
          <w:lang w:val="en-US"/>
        </w:rPr>
        <w:t>The Condor</w:t>
      </w:r>
      <w:r w:rsidRPr="004C757A">
        <w:rPr>
          <w:lang w:val="en-US"/>
        </w:rPr>
        <w:t xml:space="preserve">, </w:t>
      </w:r>
      <w:r w:rsidRPr="004C757A">
        <w:rPr>
          <w:i/>
          <w:iCs/>
          <w:lang w:val="en-US"/>
        </w:rPr>
        <w:t>110</w:t>
      </w:r>
      <w:r w:rsidRPr="004C757A">
        <w:rPr>
          <w:lang w:val="en-US"/>
        </w:rPr>
        <w:t>(2), 392–395. https://doi.org/10.1525/cond.2008.8427</w:t>
      </w:r>
    </w:p>
    <w:p w14:paraId="77902962" w14:textId="77777777" w:rsidR="00A81940" w:rsidRPr="004C757A" w:rsidRDefault="00A81940" w:rsidP="00350C5D">
      <w:pPr>
        <w:pStyle w:val="Bibliography"/>
        <w:rPr>
          <w:lang w:val="en-US"/>
        </w:rPr>
      </w:pPr>
      <w:r w:rsidRPr="004C757A">
        <w:rPr>
          <w:lang w:val="en-US"/>
        </w:rPr>
        <w:t xml:space="preserve">Johnson, D. H. (1980). The Comparison of Usage and Availability Measurements for Evaluating Resource Preference. </w:t>
      </w:r>
      <w:r w:rsidRPr="004C757A">
        <w:rPr>
          <w:i/>
          <w:iCs/>
          <w:lang w:val="en-US"/>
        </w:rPr>
        <w:t>Ecology</w:t>
      </w:r>
      <w:r w:rsidRPr="004C757A">
        <w:rPr>
          <w:lang w:val="en-US"/>
        </w:rPr>
        <w:t xml:space="preserve">, </w:t>
      </w:r>
      <w:r w:rsidRPr="004C757A">
        <w:rPr>
          <w:i/>
          <w:iCs/>
          <w:lang w:val="en-US"/>
        </w:rPr>
        <w:t>61</w:t>
      </w:r>
      <w:r w:rsidRPr="004C757A">
        <w:rPr>
          <w:lang w:val="en-US"/>
        </w:rPr>
        <w:t>(1), 65–71. https://doi.org/10.2307/1937156</w:t>
      </w:r>
    </w:p>
    <w:p w14:paraId="70909E3E" w14:textId="77777777" w:rsidR="00A81940" w:rsidRPr="004C757A" w:rsidRDefault="00A81940" w:rsidP="00350C5D">
      <w:pPr>
        <w:pStyle w:val="Bibliography"/>
        <w:rPr>
          <w:lang w:val="en-US"/>
        </w:rPr>
      </w:pPr>
      <w:r w:rsidRPr="004C757A">
        <w:rPr>
          <w:lang w:val="en-US"/>
        </w:rPr>
        <w:t xml:space="preserve">Jokimäki, J., Kaisanlahti-Jokimäki, M.-L., &amp; Suhonen, J. (2022). Long-Term Winter Population Trends of Corvids in Relation to Urbanization and Climate at Northern Latitudes. </w:t>
      </w:r>
      <w:r w:rsidRPr="004C757A">
        <w:rPr>
          <w:i/>
          <w:iCs/>
          <w:lang w:val="en-US"/>
        </w:rPr>
        <w:t>Animals</w:t>
      </w:r>
      <w:r w:rsidRPr="004C757A">
        <w:rPr>
          <w:lang w:val="en-US"/>
        </w:rPr>
        <w:t xml:space="preserve">, </w:t>
      </w:r>
      <w:r w:rsidRPr="004C757A">
        <w:rPr>
          <w:i/>
          <w:iCs/>
          <w:lang w:val="en-US"/>
        </w:rPr>
        <w:t>12</w:t>
      </w:r>
      <w:r w:rsidRPr="004C757A">
        <w:rPr>
          <w:lang w:val="en-US"/>
        </w:rPr>
        <w:t>(14), Article 14. https://doi.org/10.3390/ani12141820</w:t>
      </w:r>
    </w:p>
    <w:p w14:paraId="7713A449" w14:textId="77777777" w:rsidR="00A81940" w:rsidRPr="004C757A" w:rsidRDefault="00A81940" w:rsidP="00350C5D">
      <w:pPr>
        <w:pStyle w:val="Bibliography"/>
        <w:rPr>
          <w:lang w:val="en-US"/>
        </w:rPr>
      </w:pPr>
      <w:r w:rsidRPr="004C757A">
        <w:rPr>
          <w:lang w:val="en-US"/>
        </w:rPr>
        <w:t xml:space="preserve">Kauffman, M. J., Frick, W. F., &amp; Linthicum, J. (2003). ESTIMATION OF HABITAT‐SPECIFIC DEMOGRAPHY AND POPULATION GROWTH FOR PEREGRINE FALCONS IN CALIFORNIA. </w:t>
      </w:r>
      <w:r w:rsidRPr="004C757A">
        <w:rPr>
          <w:i/>
          <w:iCs/>
          <w:lang w:val="en-US"/>
        </w:rPr>
        <w:t>Ecological Applications</w:t>
      </w:r>
      <w:r w:rsidRPr="004C757A">
        <w:rPr>
          <w:lang w:val="en-US"/>
        </w:rPr>
        <w:t xml:space="preserve">, </w:t>
      </w:r>
      <w:r w:rsidRPr="004C757A">
        <w:rPr>
          <w:i/>
          <w:iCs/>
          <w:lang w:val="en-US"/>
        </w:rPr>
        <w:t>13</w:t>
      </w:r>
      <w:r w:rsidRPr="004C757A">
        <w:rPr>
          <w:lang w:val="en-US"/>
        </w:rPr>
        <w:t>(6), 1802–1816. https://doi.org/10.1890/01-5324</w:t>
      </w:r>
    </w:p>
    <w:p w14:paraId="479276C9" w14:textId="77777777" w:rsidR="00A81940" w:rsidRPr="004C757A" w:rsidRDefault="00A81940" w:rsidP="00350C5D">
      <w:pPr>
        <w:pStyle w:val="Bibliography"/>
        <w:rPr>
          <w:lang w:val="en-US"/>
        </w:rPr>
      </w:pPr>
      <w:r w:rsidRPr="004C757A">
        <w:rPr>
          <w:lang w:val="en-US"/>
        </w:rPr>
        <w:t xml:space="preserve">Latimer, C. E., &amp; Zuckerberg, B. (2021). Habitat loss and thermal tolerances influence the sensitivity of resident bird populations to winter weather at regional scales. </w:t>
      </w:r>
      <w:r w:rsidRPr="004C757A">
        <w:rPr>
          <w:i/>
          <w:iCs/>
          <w:lang w:val="en-US"/>
        </w:rPr>
        <w:t>Journal of Animal Ecology</w:t>
      </w:r>
      <w:r w:rsidRPr="004C757A">
        <w:rPr>
          <w:lang w:val="en-US"/>
        </w:rPr>
        <w:t xml:space="preserve">, </w:t>
      </w:r>
      <w:r w:rsidRPr="004C757A">
        <w:rPr>
          <w:i/>
          <w:iCs/>
          <w:lang w:val="en-US"/>
        </w:rPr>
        <w:t>90</w:t>
      </w:r>
      <w:r w:rsidRPr="004C757A">
        <w:rPr>
          <w:lang w:val="en-US"/>
        </w:rPr>
        <w:t>(2), 317–329. https://doi.org/10.1111/1365-2656.13332</w:t>
      </w:r>
    </w:p>
    <w:p w14:paraId="58E3D702" w14:textId="77777777" w:rsidR="00A81940" w:rsidRPr="004C757A" w:rsidRDefault="00A81940" w:rsidP="00350C5D">
      <w:pPr>
        <w:pStyle w:val="Bibliography"/>
      </w:pPr>
      <w:r w:rsidRPr="004C757A">
        <w:rPr>
          <w:lang w:val="en-US"/>
        </w:rPr>
        <w:t xml:space="preserve">Li, G., Fang, C., Li, Y., Wang, Z., Sun, S., He, S., Qi, W., Bao, C., Ma, H., Fan, Y., Feng, Y., &amp; Liu, X. (2022). Global impacts of future urban expansion on terrestrial vertebrate </w:t>
      </w:r>
      <w:r w:rsidRPr="004C757A">
        <w:rPr>
          <w:lang w:val="en-US"/>
        </w:rPr>
        <w:lastRenderedPageBreak/>
        <w:t xml:space="preserve">diversity. </w:t>
      </w:r>
      <w:r w:rsidRPr="004C757A">
        <w:rPr>
          <w:i/>
          <w:iCs/>
        </w:rPr>
        <w:t>Nature Communications</w:t>
      </w:r>
      <w:r w:rsidRPr="004C757A">
        <w:t xml:space="preserve">, </w:t>
      </w:r>
      <w:r w:rsidRPr="004C757A">
        <w:rPr>
          <w:i/>
          <w:iCs/>
        </w:rPr>
        <w:t>13</w:t>
      </w:r>
      <w:r w:rsidRPr="004C757A">
        <w:t>(1), 1628. https://doi.org/10.1038/s41467-022-29324-2</w:t>
      </w:r>
    </w:p>
    <w:p w14:paraId="37BC4756" w14:textId="77777777" w:rsidR="00A81940" w:rsidRPr="004C757A" w:rsidRDefault="00A81940" w:rsidP="00350C5D">
      <w:pPr>
        <w:pStyle w:val="Bibliography"/>
        <w:rPr>
          <w:lang w:val="en-US"/>
        </w:rPr>
      </w:pPr>
      <w:r w:rsidRPr="004C757A">
        <w:t xml:space="preserve">Litteral, J., &amp; Shochat, E. (2017). </w:t>
      </w:r>
      <w:r w:rsidRPr="004C757A">
        <w:rPr>
          <w:lang w:val="en-US"/>
        </w:rPr>
        <w:t xml:space="preserve">The Role of Landscape-Scale Factors in Shaping Urban Bird Communities. In E. Murgui &amp; M. Hedblom (Eds.), </w:t>
      </w:r>
      <w:r w:rsidRPr="004C757A">
        <w:rPr>
          <w:i/>
          <w:iCs/>
          <w:lang w:val="en-US"/>
        </w:rPr>
        <w:t>Ecology and Conservation of Birds in Urban Environments</w:t>
      </w:r>
      <w:r w:rsidRPr="004C757A">
        <w:rPr>
          <w:lang w:val="en-US"/>
        </w:rPr>
        <w:t xml:space="preserve"> (pp. 135–159). Springer International Publishing. https://doi.org/10.1007/978-3-319-43314-1_8</w:t>
      </w:r>
    </w:p>
    <w:p w14:paraId="4D097F64" w14:textId="77777777" w:rsidR="00A81940" w:rsidRPr="004C757A" w:rsidRDefault="00A81940" w:rsidP="00350C5D">
      <w:pPr>
        <w:pStyle w:val="Bibliography"/>
        <w:rPr>
          <w:lang w:val="en-US"/>
        </w:rPr>
      </w:pPr>
      <w:r w:rsidRPr="004C757A">
        <w:rPr>
          <w:lang w:val="en-US"/>
        </w:rPr>
        <w:t xml:space="preserve">Lowry, H., Lill, A., &amp; Wong, B. B. M. (2013). Behavioural responses of wildlife to urban environments. </w:t>
      </w:r>
      <w:r w:rsidRPr="004C757A">
        <w:rPr>
          <w:i/>
          <w:iCs/>
          <w:lang w:val="en-US"/>
        </w:rPr>
        <w:t>Biological Reviews</w:t>
      </w:r>
      <w:r w:rsidRPr="004C757A">
        <w:rPr>
          <w:lang w:val="en-US"/>
        </w:rPr>
        <w:t xml:space="preserve">, </w:t>
      </w:r>
      <w:r w:rsidRPr="004C757A">
        <w:rPr>
          <w:i/>
          <w:iCs/>
          <w:lang w:val="en-US"/>
        </w:rPr>
        <w:t>88</w:t>
      </w:r>
      <w:r w:rsidRPr="004C757A">
        <w:rPr>
          <w:lang w:val="en-US"/>
        </w:rPr>
        <w:t>(3), 537–549. https://doi.org/10.1111/brv.12012</w:t>
      </w:r>
    </w:p>
    <w:p w14:paraId="0068EE4F" w14:textId="77777777" w:rsidR="00A81940" w:rsidRPr="004C757A" w:rsidRDefault="00A81940" w:rsidP="00350C5D">
      <w:pPr>
        <w:pStyle w:val="Bibliography"/>
        <w:rPr>
          <w:lang w:val="en-US"/>
        </w:rPr>
      </w:pPr>
      <w:r w:rsidRPr="004C757A">
        <w:rPr>
          <w:lang w:val="en-US"/>
        </w:rPr>
        <w:t xml:space="preserve">Martin, A. E., &amp; Fahrig, L. (2012). Measuring and selecting scales of effect for landscape predictors in species–habitat models. </w:t>
      </w:r>
      <w:r w:rsidRPr="004C757A">
        <w:rPr>
          <w:i/>
          <w:iCs/>
          <w:lang w:val="en-US"/>
        </w:rPr>
        <w:t>Ecological Applications</w:t>
      </w:r>
      <w:r w:rsidRPr="004C757A">
        <w:rPr>
          <w:lang w:val="en-US"/>
        </w:rPr>
        <w:t xml:space="preserve">, </w:t>
      </w:r>
      <w:r w:rsidRPr="004C757A">
        <w:rPr>
          <w:i/>
          <w:iCs/>
          <w:lang w:val="en-US"/>
        </w:rPr>
        <w:t>22</w:t>
      </w:r>
      <w:r w:rsidRPr="004C757A">
        <w:rPr>
          <w:lang w:val="en-US"/>
        </w:rPr>
        <w:t>(8), 2277–2292. https://doi.org/10.1890/11-2224.1</w:t>
      </w:r>
    </w:p>
    <w:p w14:paraId="548AEB0B" w14:textId="77777777" w:rsidR="00A81940" w:rsidRPr="004C757A" w:rsidRDefault="00A81940" w:rsidP="00350C5D">
      <w:pPr>
        <w:pStyle w:val="Bibliography"/>
        <w:rPr>
          <w:lang w:val="en-US"/>
        </w:rPr>
      </w:pPr>
      <w:r w:rsidRPr="004C757A">
        <w:rPr>
          <w:lang w:val="en-US"/>
        </w:rPr>
        <w:t xml:space="preserve">McGill University. (2025). </w:t>
      </w:r>
      <w:r w:rsidRPr="004C757A">
        <w:rPr>
          <w:i/>
          <w:iCs/>
          <w:lang w:val="en-US"/>
        </w:rPr>
        <w:t>Climate</w:t>
      </w:r>
      <w:r w:rsidRPr="004C757A">
        <w:rPr>
          <w:lang w:val="en-US"/>
        </w:rPr>
        <w:t>. International Student Services. https://www.mcgill.ca/internationalstudents/once-here/pre-arrival/pre-arrival-information/about-montreal/climate</w:t>
      </w:r>
    </w:p>
    <w:p w14:paraId="7067F47D" w14:textId="77777777" w:rsidR="00A81940" w:rsidRPr="004C757A" w:rsidRDefault="00A81940" w:rsidP="00350C5D">
      <w:pPr>
        <w:pStyle w:val="Bibliography"/>
        <w:rPr>
          <w:lang w:val="en-US"/>
        </w:rPr>
      </w:pPr>
      <w:r w:rsidRPr="004C757A">
        <w:rPr>
          <w:lang w:val="en-US"/>
        </w:rPr>
        <w:t xml:space="preserve">Murray, M. H., Sánchez, C. A., Becker, D. J., Byers, K. A., Worsley‐Tonks, K. E., &amp; Craft, M. E. (2019). City sicker? A meta‐analysis of wildlife health and urbanization. </w:t>
      </w:r>
      <w:r w:rsidRPr="004C757A">
        <w:rPr>
          <w:i/>
          <w:iCs/>
          <w:lang w:val="en-US"/>
        </w:rPr>
        <w:t>Frontiers in Ecology and the Environment</w:t>
      </w:r>
      <w:r w:rsidRPr="004C757A">
        <w:rPr>
          <w:lang w:val="en-US"/>
        </w:rPr>
        <w:t xml:space="preserve">, </w:t>
      </w:r>
      <w:r w:rsidRPr="004C757A">
        <w:rPr>
          <w:i/>
          <w:iCs/>
          <w:lang w:val="en-US"/>
        </w:rPr>
        <w:t>17</w:t>
      </w:r>
      <w:r w:rsidRPr="004C757A">
        <w:rPr>
          <w:lang w:val="en-US"/>
        </w:rPr>
        <w:t>(10), 575–583. https://doi.org/10.1002/fee.2126</w:t>
      </w:r>
    </w:p>
    <w:p w14:paraId="5F1B526C" w14:textId="77777777" w:rsidR="00A81940" w:rsidRPr="004C757A" w:rsidRDefault="00A81940" w:rsidP="00350C5D">
      <w:pPr>
        <w:pStyle w:val="Bibliography"/>
        <w:rPr>
          <w:lang w:val="en-US"/>
        </w:rPr>
      </w:pPr>
      <w:r w:rsidRPr="004C757A">
        <w:rPr>
          <w:lang w:val="en-US"/>
        </w:rPr>
        <w:t xml:space="preserve">National Audubon Society. (2015). </w:t>
      </w:r>
      <w:r w:rsidRPr="004C757A">
        <w:rPr>
          <w:i/>
          <w:iCs/>
          <w:lang w:val="en-US"/>
        </w:rPr>
        <w:t>The Christmas Bird Count Historical Results</w:t>
      </w:r>
      <w:r w:rsidRPr="004C757A">
        <w:rPr>
          <w:lang w:val="en-US"/>
        </w:rPr>
        <w:t xml:space="preserve"> [Dataset]. https://www.audubon.org/community-science/christmas-bird-count</w:t>
      </w:r>
    </w:p>
    <w:p w14:paraId="3635F28B" w14:textId="77777777" w:rsidR="00A81940" w:rsidRPr="004C757A" w:rsidRDefault="00A81940" w:rsidP="00350C5D">
      <w:pPr>
        <w:pStyle w:val="Bibliography"/>
        <w:rPr>
          <w:lang w:val="en-US"/>
        </w:rPr>
      </w:pPr>
      <w:r w:rsidRPr="004C757A">
        <w:rPr>
          <w:lang w:val="en-US"/>
        </w:rPr>
        <w:t xml:space="preserve">O’Donnell, K., &amp; delBarco-Trillo, J. (2020). Changes in the home range sizes of terrestrial vertebrates in response to urban disturbance: A meta-analysis. </w:t>
      </w:r>
      <w:r w:rsidRPr="004C757A">
        <w:rPr>
          <w:i/>
          <w:iCs/>
          <w:lang w:val="en-US"/>
        </w:rPr>
        <w:t>Journal of Urban Ecology</w:t>
      </w:r>
      <w:r w:rsidRPr="004C757A">
        <w:rPr>
          <w:lang w:val="en-US"/>
        </w:rPr>
        <w:t xml:space="preserve">, </w:t>
      </w:r>
      <w:r w:rsidRPr="004C757A">
        <w:rPr>
          <w:i/>
          <w:iCs/>
          <w:lang w:val="en-US"/>
        </w:rPr>
        <w:t>6</w:t>
      </w:r>
      <w:r w:rsidRPr="004C757A">
        <w:rPr>
          <w:lang w:val="en-US"/>
        </w:rPr>
        <w:t>(1), juaa014. https://doi.org/10.1093/jue/juaa014</w:t>
      </w:r>
    </w:p>
    <w:p w14:paraId="4EA69B42" w14:textId="77777777" w:rsidR="00A81940" w:rsidRPr="004C757A" w:rsidRDefault="00A81940" w:rsidP="00350C5D">
      <w:pPr>
        <w:pStyle w:val="Bibliography"/>
        <w:rPr>
          <w:lang w:val="en-US"/>
        </w:rPr>
      </w:pPr>
      <w:r w:rsidRPr="004C757A">
        <w:rPr>
          <w:lang w:val="en-US"/>
        </w:rPr>
        <w:t xml:space="preserve">R Core Team. (2024). </w:t>
      </w:r>
      <w:r w:rsidRPr="004C757A">
        <w:rPr>
          <w:i/>
          <w:iCs/>
          <w:lang w:val="en-US"/>
        </w:rPr>
        <w:t>R: A Language and Environment for Statistical Computing</w:t>
      </w:r>
      <w:r w:rsidRPr="004C757A">
        <w:rPr>
          <w:lang w:val="en-US"/>
        </w:rPr>
        <w:t xml:space="preserve"> [Computer software]. R Foundation for Statistical Computing. https://www.R-project.org/</w:t>
      </w:r>
    </w:p>
    <w:p w14:paraId="689F07DE" w14:textId="77777777" w:rsidR="00A81940" w:rsidRPr="004C757A" w:rsidRDefault="00A81940" w:rsidP="00350C5D">
      <w:pPr>
        <w:pStyle w:val="Bibliography"/>
        <w:rPr>
          <w:lang w:val="en-US"/>
        </w:rPr>
      </w:pPr>
      <w:r w:rsidRPr="004C757A">
        <w:rPr>
          <w:lang w:val="en-US"/>
        </w:rPr>
        <w:lastRenderedPageBreak/>
        <w:t xml:space="preserve">Robb, G. N., McDonald, R. A., Chamberlain, D. E., &amp; Bearhop, S. (2008). Food for thought: Supplementary feeding as a driver of ecological change in avian populations. </w:t>
      </w:r>
      <w:r w:rsidRPr="004C757A">
        <w:rPr>
          <w:i/>
          <w:iCs/>
          <w:lang w:val="en-US"/>
        </w:rPr>
        <w:t>Frontiers in Ecology and the Environment</w:t>
      </w:r>
      <w:r w:rsidRPr="004C757A">
        <w:rPr>
          <w:lang w:val="en-US"/>
        </w:rPr>
        <w:t xml:space="preserve">, </w:t>
      </w:r>
      <w:r w:rsidRPr="004C757A">
        <w:rPr>
          <w:i/>
          <w:iCs/>
          <w:lang w:val="en-US"/>
        </w:rPr>
        <w:t>6</w:t>
      </w:r>
      <w:r w:rsidRPr="004C757A">
        <w:rPr>
          <w:lang w:val="en-US"/>
        </w:rPr>
        <w:t>(9), 476–484. https://doi.org/10.1890/060152</w:t>
      </w:r>
    </w:p>
    <w:p w14:paraId="37FDC822" w14:textId="77777777" w:rsidR="00A81940" w:rsidRPr="004C757A" w:rsidRDefault="00A81940" w:rsidP="00350C5D">
      <w:pPr>
        <w:pStyle w:val="Bibliography"/>
        <w:rPr>
          <w:lang w:val="en-US"/>
        </w:rPr>
      </w:pPr>
      <w:r w:rsidRPr="004C757A">
        <w:rPr>
          <w:lang w:val="en-US"/>
        </w:rPr>
        <w:t xml:space="preserve">Robert, M., Hachey, M.-H., Lepage, D., &amp; Couturier, A. (2019). </w:t>
      </w:r>
      <w:r w:rsidRPr="004C757A">
        <w:rPr>
          <w:i/>
          <w:iCs/>
          <w:lang w:val="en-US"/>
        </w:rPr>
        <w:t>Second Atlas of the Breeding Birds of Southern Québec</w:t>
      </w:r>
      <w:r w:rsidRPr="004C757A">
        <w:rPr>
          <w:lang w:val="en-US"/>
        </w:rPr>
        <w:t>.</w:t>
      </w:r>
    </w:p>
    <w:p w14:paraId="1DF39D31" w14:textId="77777777" w:rsidR="00A81940" w:rsidRPr="004C757A" w:rsidRDefault="00A81940" w:rsidP="00350C5D">
      <w:pPr>
        <w:pStyle w:val="Bibliography"/>
        <w:rPr>
          <w:lang w:val="en-US"/>
        </w:rPr>
      </w:pPr>
      <w:r w:rsidRPr="004C757A">
        <w:t xml:space="preserve">Rousseau, J. S., Savard, J.-P. L., &amp; Titman, R. (2015). </w:t>
      </w:r>
      <w:r w:rsidRPr="004C757A">
        <w:rPr>
          <w:lang w:val="en-US"/>
        </w:rPr>
        <w:t xml:space="preserve">Shrub-nesting birds in urban habitats: Their abundance and association with vegetation. </w:t>
      </w:r>
      <w:r w:rsidRPr="004C757A">
        <w:rPr>
          <w:i/>
          <w:iCs/>
          <w:lang w:val="en-US"/>
        </w:rPr>
        <w:t>Urban Ecosystems</w:t>
      </w:r>
      <w:r w:rsidRPr="004C757A">
        <w:rPr>
          <w:lang w:val="en-US"/>
        </w:rPr>
        <w:t xml:space="preserve">, </w:t>
      </w:r>
      <w:r w:rsidRPr="004C757A">
        <w:rPr>
          <w:i/>
          <w:iCs/>
          <w:lang w:val="en-US"/>
        </w:rPr>
        <w:t>18</w:t>
      </w:r>
      <w:r w:rsidRPr="004C757A">
        <w:rPr>
          <w:lang w:val="en-US"/>
        </w:rPr>
        <w:t>(3), 871–884. https://doi.org/10.1007/s11252-014-0434-4</w:t>
      </w:r>
    </w:p>
    <w:p w14:paraId="25E2164D" w14:textId="77777777" w:rsidR="00A81940" w:rsidRPr="004C757A" w:rsidRDefault="00A81940" w:rsidP="00350C5D">
      <w:pPr>
        <w:pStyle w:val="Bibliography"/>
        <w:rPr>
          <w:lang w:val="en-US"/>
        </w:rPr>
      </w:pPr>
      <w:r w:rsidRPr="004C757A">
        <w:rPr>
          <w:lang w:val="en-US"/>
        </w:rPr>
        <w:t xml:space="preserve">Šálek, M., Grill, S., &amp; Riegert, J. (2020). Nest-site selection of an avian urban exploiter, the Eurasian magpie Pica pica, across the urban-rural gradient. </w:t>
      </w:r>
      <w:r w:rsidRPr="004C757A">
        <w:rPr>
          <w:i/>
          <w:iCs/>
          <w:lang w:val="en-US"/>
        </w:rPr>
        <w:t>Journal of Vertebrate Biology</w:t>
      </w:r>
      <w:r w:rsidRPr="004C757A">
        <w:rPr>
          <w:lang w:val="en-US"/>
        </w:rPr>
        <w:t xml:space="preserve">, </w:t>
      </w:r>
      <w:r w:rsidRPr="004C757A">
        <w:rPr>
          <w:i/>
          <w:iCs/>
          <w:lang w:val="en-US"/>
        </w:rPr>
        <w:t>70</w:t>
      </w:r>
      <w:r w:rsidRPr="004C757A">
        <w:rPr>
          <w:lang w:val="en-US"/>
        </w:rPr>
        <w:t>(1). https://doi.org/10.25225/jvb.20086</w:t>
      </w:r>
    </w:p>
    <w:p w14:paraId="6D7E55F8" w14:textId="77777777" w:rsidR="00A81940" w:rsidRPr="004C757A" w:rsidRDefault="00A81940" w:rsidP="00350C5D">
      <w:pPr>
        <w:pStyle w:val="Bibliography"/>
        <w:rPr>
          <w:lang w:val="en-US"/>
        </w:rPr>
      </w:pPr>
      <w:r w:rsidRPr="004C757A">
        <w:rPr>
          <w:lang w:val="en-US"/>
        </w:rPr>
        <w:t xml:space="preserve">Seress, G., &amp; Liker, A. (2015). Habitat urbanization and its effects on birds. </w:t>
      </w:r>
      <w:r w:rsidRPr="004C757A">
        <w:rPr>
          <w:i/>
          <w:iCs/>
          <w:lang w:val="en-US"/>
        </w:rPr>
        <w:t>Acta Zoologica Academiae Scientiarum Hungaricae</w:t>
      </w:r>
      <w:r w:rsidRPr="004C757A">
        <w:rPr>
          <w:lang w:val="en-US"/>
        </w:rPr>
        <w:t xml:space="preserve">, </w:t>
      </w:r>
      <w:r w:rsidRPr="004C757A">
        <w:rPr>
          <w:i/>
          <w:iCs/>
          <w:lang w:val="en-US"/>
        </w:rPr>
        <w:t>61</w:t>
      </w:r>
      <w:r w:rsidRPr="004C757A">
        <w:rPr>
          <w:lang w:val="en-US"/>
        </w:rPr>
        <w:t>(4), 373–408.</w:t>
      </w:r>
    </w:p>
    <w:p w14:paraId="22B50EAC" w14:textId="77777777" w:rsidR="00A81940" w:rsidRPr="004C757A" w:rsidRDefault="00A81940" w:rsidP="00350C5D">
      <w:pPr>
        <w:pStyle w:val="Bibliography"/>
        <w:rPr>
          <w:lang w:val="en-US"/>
        </w:rPr>
      </w:pPr>
      <w:r w:rsidRPr="004C757A">
        <w:rPr>
          <w:lang w:val="en-US"/>
        </w:rPr>
        <w:t xml:space="preserve">Shustack, D. P. (2008). </w:t>
      </w:r>
      <w:r w:rsidRPr="004C757A">
        <w:rPr>
          <w:i/>
          <w:iCs/>
          <w:lang w:val="en-US"/>
        </w:rPr>
        <w:t>Reproductive Timing of Passerines in Urbanizing Landscapes</w:t>
      </w:r>
      <w:r w:rsidRPr="004C757A">
        <w:rPr>
          <w:lang w:val="en-US"/>
        </w:rPr>
        <w:t xml:space="preserve"> [The Ohio State University]. http://rave.ohiolink.edu/etdc/view?acc_num=osu1217601092</w:t>
      </w:r>
    </w:p>
    <w:p w14:paraId="17008E77" w14:textId="77777777" w:rsidR="00A81940" w:rsidRPr="004C757A" w:rsidRDefault="00A81940" w:rsidP="00350C5D">
      <w:pPr>
        <w:pStyle w:val="Bibliography"/>
        <w:rPr>
          <w:lang w:val="en-US"/>
        </w:rPr>
      </w:pPr>
      <w:r w:rsidRPr="004C757A">
        <w:rPr>
          <w:lang w:val="en-US"/>
        </w:rPr>
        <w:t xml:space="preserve">Simberloff, R. A., Phillips, J. N., Derryberry, G. E., Mahoney, M. C., &amp; Derryberry, E. P. (2023). Communication distance predicts territory size: Implications for an urban songbird. </w:t>
      </w:r>
      <w:r w:rsidRPr="004C757A">
        <w:rPr>
          <w:i/>
          <w:iCs/>
          <w:lang w:val="en-US"/>
        </w:rPr>
        <w:t>Animal Behaviour</w:t>
      </w:r>
      <w:r w:rsidRPr="004C757A">
        <w:rPr>
          <w:lang w:val="en-US"/>
        </w:rPr>
        <w:t xml:space="preserve">, </w:t>
      </w:r>
      <w:r w:rsidRPr="004C757A">
        <w:rPr>
          <w:i/>
          <w:iCs/>
          <w:lang w:val="en-US"/>
        </w:rPr>
        <w:t>203</w:t>
      </w:r>
      <w:r w:rsidRPr="004C757A">
        <w:rPr>
          <w:lang w:val="en-US"/>
        </w:rPr>
        <w:t>, 89–99. https://doi.org/10.1016/j.anbehav.2023.05.016</w:t>
      </w:r>
    </w:p>
    <w:p w14:paraId="0B6624A1" w14:textId="77777777" w:rsidR="00A81940" w:rsidRPr="004C757A" w:rsidRDefault="00A81940" w:rsidP="00350C5D">
      <w:pPr>
        <w:pStyle w:val="Bibliography"/>
        <w:rPr>
          <w:lang w:val="en-US"/>
        </w:rPr>
      </w:pPr>
      <w:r w:rsidRPr="004C757A">
        <w:rPr>
          <w:lang w:val="en-US"/>
        </w:rPr>
        <w:t xml:space="preserve">Simkin, R. D., Seto, K. C., McDonald, R. I., &amp; Jetz, W. (2022). Biodiversity impacts and conservation implications of urban land expansion projected to 2050. </w:t>
      </w:r>
      <w:r w:rsidRPr="004C757A">
        <w:rPr>
          <w:i/>
          <w:iCs/>
          <w:lang w:val="en-US"/>
        </w:rPr>
        <w:t>Proceedings of the National Academy of Sciences</w:t>
      </w:r>
      <w:r w:rsidRPr="004C757A">
        <w:rPr>
          <w:lang w:val="en-US"/>
        </w:rPr>
        <w:t xml:space="preserve">, </w:t>
      </w:r>
      <w:r w:rsidRPr="004C757A">
        <w:rPr>
          <w:i/>
          <w:iCs/>
          <w:lang w:val="en-US"/>
        </w:rPr>
        <w:t>119</w:t>
      </w:r>
      <w:r w:rsidRPr="004C757A">
        <w:rPr>
          <w:lang w:val="en-US"/>
        </w:rPr>
        <w:t>(12), e2117297119. https://doi.org/doi:10.1073/pnas.2117297119</w:t>
      </w:r>
    </w:p>
    <w:p w14:paraId="6897ED35" w14:textId="77777777" w:rsidR="00A81940" w:rsidRPr="004C757A" w:rsidRDefault="00A81940" w:rsidP="00350C5D">
      <w:pPr>
        <w:pStyle w:val="Bibliography"/>
        <w:rPr>
          <w:lang w:val="en-US"/>
        </w:rPr>
      </w:pPr>
      <w:r w:rsidRPr="004C757A">
        <w:rPr>
          <w:lang w:val="en-US"/>
        </w:rPr>
        <w:t xml:space="preserve">Smith, B. T., Escalante, P., Hernández Baños, B. E., Navarro-Sigüenza, A. G., Rohwer, S., &amp; Klicka, J. (2011). The role of historical and contemporary processes on phylogeographic structure and genetic diversity in the Northern Cardinal, Cardinalis cardinalis. </w:t>
      </w:r>
      <w:r w:rsidRPr="004C757A">
        <w:rPr>
          <w:i/>
          <w:iCs/>
          <w:lang w:val="en-US"/>
        </w:rPr>
        <w:t>BMC Evolutionary Biology</w:t>
      </w:r>
      <w:r w:rsidRPr="004C757A">
        <w:rPr>
          <w:lang w:val="en-US"/>
        </w:rPr>
        <w:t xml:space="preserve">, </w:t>
      </w:r>
      <w:r w:rsidRPr="004C757A">
        <w:rPr>
          <w:i/>
          <w:iCs/>
          <w:lang w:val="en-US"/>
        </w:rPr>
        <w:t>11</w:t>
      </w:r>
      <w:r w:rsidRPr="004C757A">
        <w:rPr>
          <w:lang w:val="en-US"/>
        </w:rPr>
        <w:t>(1), 136. https://doi.org/10.1186/1471-2148-11-136</w:t>
      </w:r>
    </w:p>
    <w:p w14:paraId="2773F75A" w14:textId="77777777" w:rsidR="00A81940" w:rsidRPr="004C757A" w:rsidRDefault="00A81940" w:rsidP="00350C5D">
      <w:pPr>
        <w:pStyle w:val="Bibliography"/>
        <w:rPr>
          <w:lang w:val="en-US"/>
        </w:rPr>
      </w:pPr>
      <w:r w:rsidRPr="004C757A">
        <w:rPr>
          <w:lang w:val="en-US"/>
        </w:rPr>
        <w:lastRenderedPageBreak/>
        <w:t xml:space="preserve">Vangestel, C., Braeckman, B. P., Matheve, H., &amp; Lens, L. (2010). Constraints on home range behaviour affect nutritional condition in urban house sparrows (Passer domesticus): RANGING BEHAVIOUR IN URBAN HOUSE SPARROWS. </w:t>
      </w:r>
      <w:r w:rsidRPr="004C757A">
        <w:rPr>
          <w:i/>
          <w:iCs/>
          <w:lang w:val="en-US"/>
        </w:rPr>
        <w:t>Biological Journal of the Linnean Society</w:t>
      </w:r>
      <w:r w:rsidRPr="004C757A">
        <w:rPr>
          <w:lang w:val="en-US"/>
        </w:rPr>
        <w:t xml:space="preserve">, </w:t>
      </w:r>
      <w:r w:rsidRPr="004C757A">
        <w:rPr>
          <w:i/>
          <w:iCs/>
          <w:lang w:val="en-US"/>
        </w:rPr>
        <w:t>101</w:t>
      </w:r>
      <w:r w:rsidRPr="004C757A">
        <w:rPr>
          <w:lang w:val="en-US"/>
        </w:rPr>
        <w:t>(1), 41–50. https://doi.org/10.1111/j.1095-8312.2010.01493.x</w:t>
      </w:r>
    </w:p>
    <w:p w14:paraId="26E4FD28" w14:textId="77777777" w:rsidR="00A81940" w:rsidRPr="004C757A" w:rsidRDefault="00A81940" w:rsidP="00350C5D">
      <w:pPr>
        <w:pStyle w:val="Bibliography"/>
        <w:rPr>
          <w:lang w:val="en-US"/>
        </w:rPr>
      </w:pPr>
      <w:r w:rsidRPr="004C757A">
        <w:t xml:space="preserve">Vaz, S., Manes, S., Khattar, G., Mendes, M., Silveira, L., Mendes, E., De Morais Rodrigues, E., Gama-Maia, D., Lorini, M. L., Macedo, M., &amp; Paiva, P. C. (2023). </w:t>
      </w:r>
      <w:r w:rsidRPr="004C757A">
        <w:rPr>
          <w:lang w:val="en-US"/>
        </w:rPr>
        <w:t xml:space="preserve">Global meta-analysis of urbanization stressors on insect abundance, richness, and traits. </w:t>
      </w:r>
      <w:r w:rsidRPr="004C757A">
        <w:rPr>
          <w:i/>
          <w:iCs/>
          <w:lang w:val="en-US"/>
        </w:rPr>
        <w:t>Science of The Total Environment</w:t>
      </w:r>
      <w:r w:rsidRPr="004C757A">
        <w:rPr>
          <w:lang w:val="en-US"/>
        </w:rPr>
        <w:t xml:space="preserve">, </w:t>
      </w:r>
      <w:r w:rsidRPr="004C757A">
        <w:rPr>
          <w:i/>
          <w:iCs/>
          <w:lang w:val="en-US"/>
        </w:rPr>
        <w:t>903</w:t>
      </w:r>
      <w:r w:rsidRPr="004C757A">
        <w:rPr>
          <w:lang w:val="en-US"/>
        </w:rPr>
        <w:t>, 165967. https://doi.org/10.1016/j.scitotenv.2023.165967</w:t>
      </w:r>
    </w:p>
    <w:p w14:paraId="39D0A99E" w14:textId="77777777" w:rsidR="00A81940" w:rsidRPr="004C757A" w:rsidRDefault="00A81940" w:rsidP="00350C5D">
      <w:pPr>
        <w:pStyle w:val="Bibliography"/>
      </w:pPr>
      <w:r w:rsidRPr="004C757A">
        <w:t xml:space="preserve">VILLE DE MONTRÉAL. (2018). </w:t>
      </w:r>
      <w:r w:rsidRPr="004C757A">
        <w:rPr>
          <w:i/>
          <w:iCs/>
        </w:rPr>
        <w:t>Chaussée agrégée et intersection (Base de données des actifs de voirie)</w:t>
      </w:r>
      <w:r w:rsidRPr="004C757A">
        <w:t xml:space="preserve"> (Jeu de données Nos. a2810949-7335-49e2-84af-1c5da4ff6342). Données Québec. https://www.donneesquebec.ca/recherche/dataset/vmtl-voirie-chaussee-intersection</w:t>
      </w:r>
    </w:p>
    <w:p w14:paraId="1507F42F" w14:textId="77777777" w:rsidR="00A81940" w:rsidRPr="004C757A" w:rsidRDefault="00A81940" w:rsidP="00350C5D">
      <w:pPr>
        <w:pStyle w:val="Bibliography"/>
        <w:rPr>
          <w:lang w:val="en-US"/>
        </w:rPr>
      </w:pPr>
      <w:r w:rsidRPr="004C757A">
        <w:t xml:space="preserve">vonBergmann, J., &amp; Jacobs, A. (n.d.). </w:t>
      </w:r>
      <w:r w:rsidRPr="004C757A">
        <w:rPr>
          <w:i/>
          <w:iCs/>
          <w:lang w:val="en-US"/>
        </w:rPr>
        <w:t>cancensus: Access, Retrieve, and Work with Canadian Census Data and Geography</w:t>
      </w:r>
      <w:r w:rsidRPr="004C757A">
        <w:rPr>
          <w:lang w:val="en-US"/>
        </w:rPr>
        <w:t xml:space="preserve"> (Version 0.5.3) [Computer software]. Retrieved May 5, 2025, from https://CRAN.R-project.org/package=cancensus</w:t>
      </w:r>
    </w:p>
    <w:p w14:paraId="6D2F641F" w14:textId="77777777" w:rsidR="00A81940" w:rsidRPr="004C757A" w:rsidRDefault="00A81940" w:rsidP="00350C5D">
      <w:pPr>
        <w:pStyle w:val="Bibliography"/>
        <w:rPr>
          <w:lang w:val="en-US"/>
        </w:rPr>
      </w:pPr>
      <w:r w:rsidRPr="004C757A">
        <w:rPr>
          <w:lang w:val="en-US"/>
        </w:rPr>
        <w:t xml:space="preserve">Wang, H., He, Q., Liu, X., Zhuang, Y., &amp; Hong, S. (2012). Global urbanization research from 1991 to 2009: A systematic research review. </w:t>
      </w:r>
      <w:r w:rsidRPr="004C757A">
        <w:rPr>
          <w:i/>
          <w:iCs/>
          <w:lang w:val="en-US"/>
        </w:rPr>
        <w:t>Landscape and Urban Planning</w:t>
      </w:r>
      <w:r w:rsidRPr="004C757A">
        <w:rPr>
          <w:lang w:val="en-US"/>
        </w:rPr>
        <w:t xml:space="preserve">, </w:t>
      </w:r>
      <w:r w:rsidRPr="004C757A">
        <w:rPr>
          <w:i/>
          <w:iCs/>
          <w:lang w:val="en-US"/>
        </w:rPr>
        <w:t>104</w:t>
      </w:r>
      <w:r w:rsidRPr="004C757A">
        <w:rPr>
          <w:lang w:val="en-US"/>
        </w:rPr>
        <w:t>(3–4), 299–309.</w:t>
      </w:r>
    </w:p>
    <w:p w14:paraId="20A30565" w14:textId="4E20EA2E" w:rsidR="00C42FFC" w:rsidRPr="00C26338" w:rsidRDefault="00C26338" w:rsidP="00350C5D">
      <w:pPr>
        <w:pStyle w:val="Bibliography"/>
        <w:rPr>
          <w:lang w:val="en-CA"/>
        </w:rPr>
      </w:pPr>
      <w:r w:rsidRPr="004C757A">
        <w:rPr>
          <w:rFonts w:cs="Times New Roman"/>
          <w:lang w:val="en-CA"/>
        </w:rPr>
        <w:fldChar w:fldCharType="end"/>
      </w:r>
    </w:p>
    <w:sectPr w:rsidR="00C42FFC" w:rsidRPr="00C26338" w:rsidSect="00350C5D">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nne-Marie Cousineau" w:date="2025-09-12T16:49:00Z" w:initials="AMC">
    <w:p w14:paraId="0484C77E" w14:textId="77777777" w:rsidR="00B92773" w:rsidRDefault="00B92773" w:rsidP="00B92773">
      <w:r>
        <w:rPr>
          <w:rStyle w:val="CommentReference"/>
        </w:rPr>
        <w:annotationRef/>
      </w:r>
      <w:r>
        <w:rPr>
          <w:sz w:val="20"/>
          <w:szCs w:val="20"/>
        </w:rPr>
        <w:t>In progress! Getting the reference number for the grants that are deep in my computer...</w:t>
      </w:r>
    </w:p>
  </w:comment>
  <w:comment w:id="6" w:author="Anne-Marie Cousineau" w:date="2025-09-12T16:28:00Z" w:initials="AMC">
    <w:p w14:paraId="4FAB7D3E" w14:textId="17416FD7" w:rsidR="002B5703" w:rsidRDefault="002B5703" w:rsidP="002B5703">
      <w:r>
        <w:rPr>
          <w:rStyle w:val="CommentReference"/>
        </w:rPr>
        <w:annotationRef/>
      </w:r>
      <w:r>
        <w:rPr>
          <w:sz w:val="20"/>
          <w:szCs w:val="20"/>
        </w:rPr>
        <w:t>Could take some tips on how to make this clearer/sound better, I have tried a bunch of formulation but for some reason it feels "off" to me... :$</w:t>
      </w:r>
    </w:p>
  </w:comment>
  <w:comment w:id="7" w:author="Anne-Marie Cousineau" w:date="2025-08-29T10:03:00Z" w:initials="AMC">
    <w:p w14:paraId="23CDF9EC" w14:textId="23054902" w:rsidR="004A506E" w:rsidRDefault="004A506E" w:rsidP="004A506E">
      <w:r>
        <w:rPr>
          <w:rStyle w:val="CommentReference"/>
        </w:rPr>
        <w:annotationRef/>
      </w:r>
      <w:r>
        <w:rPr>
          <w:sz w:val="20"/>
          <w:szCs w:val="20"/>
        </w:rPr>
        <w:t>BF: Home ranges may be related to birds' adaptability to the urban system--couldbe the NOCA/Sparrows move more than other species. What does this mean for their susceptibility to threats such as window collitions?</w:t>
      </w:r>
    </w:p>
  </w:comment>
  <w:comment w:id="18" w:author="Anne-Marie Cousineau" w:date="2025-08-29T10:04:00Z" w:initials="AMC">
    <w:p w14:paraId="1E54ADAF" w14:textId="77777777" w:rsidR="006220A2" w:rsidRDefault="006220A2" w:rsidP="006220A2">
      <w:r>
        <w:rPr>
          <w:rStyle w:val="CommentReference"/>
        </w:rPr>
        <w:annotationRef/>
      </w:r>
      <w:r>
        <w:rPr>
          <w:sz w:val="20"/>
          <w:szCs w:val="20"/>
        </w:rPr>
        <w:t>KE: You look at distance moved per day from radio tracking, with a number per week, does that value also increase in the spring? And be relatively consistant over the winter?</w:t>
      </w:r>
    </w:p>
  </w:comment>
  <w:comment w:id="19" w:author="Anne-Marie Cousineau" w:date="2025-08-11T13:32:00Z" w:initials="AMC">
    <w:p w14:paraId="67F65256" w14:textId="1BAF680A" w:rsidR="006B10CE" w:rsidRDefault="006B10CE" w:rsidP="006B10CE">
      <w:r>
        <w:rPr>
          <w:rStyle w:val="CommentReference"/>
        </w:rPr>
        <w:annotationRef/>
      </w:r>
      <w:r>
        <w:rPr>
          <w:sz w:val="20"/>
          <w:szCs w:val="20"/>
        </w:rPr>
        <w:t>I could separate by age as I have that in the dataset, not sure I will, have the time to do the modification before sending it to Elizabeth. If that's okay this is someting I could work on for the final submission?</w:t>
      </w:r>
    </w:p>
  </w:comment>
  <w:comment w:id="33" w:author="Anne-Marie Cousineau" w:date="2025-08-11T13:44:00Z" w:initials="AMC">
    <w:p w14:paraId="0740C6CD" w14:textId="77777777" w:rsidR="00E741F5" w:rsidRDefault="00E741F5" w:rsidP="00E741F5">
      <w:r>
        <w:rPr>
          <w:rStyle w:val="CommentReference"/>
        </w:rPr>
        <w:annotationRef/>
      </w:r>
      <w:r>
        <w:rPr>
          <w:sz w:val="20"/>
          <w:szCs w:val="20"/>
        </w:rPr>
        <w:t>They used (from what I understood) a wider urbanization range as they selected 11 study sites compared to 3 in our case. They used an "urbanization index" which includes multiple land use types characterized using ArcGIS.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84C77E" w15:done="0"/>
  <w15:commentEx w15:paraId="4FAB7D3E" w15:done="0"/>
  <w15:commentEx w15:paraId="23CDF9EC" w15:done="0"/>
  <w15:commentEx w15:paraId="1E54ADAF" w15:done="1"/>
  <w15:commentEx w15:paraId="67F65256" w15:done="1"/>
  <w15:commentEx w15:paraId="0740C6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0A4732" w16cex:dateUtc="2025-09-12T20:49:00Z"/>
  <w16cex:commentExtensible w16cex:durableId="3819FC9D" w16cex:dateUtc="2025-09-12T20:28:00Z"/>
  <w16cex:commentExtensible w16cex:durableId="5AE7BFF5" w16cex:dateUtc="2025-08-29T14:03:00Z"/>
  <w16cex:commentExtensible w16cex:durableId="0B6A68CE" w16cex:dateUtc="2025-08-29T14:04:00Z"/>
  <w16cex:commentExtensible w16cex:durableId="6299416D" w16cex:dateUtc="2025-08-11T17:32:00Z"/>
  <w16cex:commentExtensible w16cex:durableId="375C7194" w16cex:dateUtc="2025-08-11T1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84C77E" w16cid:durableId="3D0A4732"/>
  <w16cid:commentId w16cid:paraId="4FAB7D3E" w16cid:durableId="3819FC9D"/>
  <w16cid:commentId w16cid:paraId="23CDF9EC" w16cid:durableId="5AE7BFF5"/>
  <w16cid:commentId w16cid:paraId="1E54ADAF" w16cid:durableId="0B6A68CE"/>
  <w16cid:commentId w16cid:paraId="67F65256" w16cid:durableId="6299416D"/>
  <w16cid:commentId w16cid:paraId="0740C6CD" w16cid:durableId="375C719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AC7C3A"/>
    <w:multiLevelType w:val="hybridMultilevel"/>
    <w:tmpl w:val="7B0E2A26"/>
    <w:lvl w:ilvl="0" w:tplc="04090001">
      <w:start w:val="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9"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6"/>
  </w:num>
  <w:num w:numId="3" w16cid:durableId="1801878074">
    <w:abstractNumId w:val="0"/>
  </w:num>
  <w:num w:numId="4" w16cid:durableId="1344553890">
    <w:abstractNumId w:val="1"/>
  </w:num>
  <w:num w:numId="5" w16cid:durableId="1404716027">
    <w:abstractNumId w:val="4"/>
  </w:num>
  <w:num w:numId="6" w16cid:durableId="1360158006">
    <w:abstractNumId w:val="5"/>
  </w:num>
  <w:num w:numId="7" w16cid:durableId="1647081892">
    <w:abstractNumId w:val="8"/>
  </w:num>
  <w:num w:numId="8" w16cid:durableId="578171792">
    <w:abstractNumId w:val="9"/>
  </w:num>
  <w:num w:numId="9" w16cid:durableId="243682328">
    <w:abstractNumId w:val="2"/>
  </w:num>
  <w:num w:numId="10" w16cid:durableId="94157105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lliott, Dr">
    <w15:presenceInfo w15:providerId="AD" w15:userId="S::kyle.elliott@mcgill.ca::b3b0d205-0e12-4fc3-a9b3-d4a2ff50f6ea"/>
  </w15:person>
  <w15:person w15:author="Anne-Marie Cousineau">
    <w15:presenceInfo w15:providerId="AD" w15:userId="S::anne-marie.cousineau@mail.mcgill.ca::ef19705e-62fd-4e9f-8953-556deac7e950"/>
  </w15:person>
  <w15:person w15:author="Frei,Barbara (ECCC)">
    <w15:presenceInfo w15:providerId="AD" w15:userId="S::barbara.frei_ec.gc.ca#ext#@mcgill.onmicrosoft.com::3dd98b16-2590-4fd1-880f-80efd3adb2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338"/>
    <w:rsid w:val="0000687E"/>
    <w:rsid w:val="000105DE"/>
    <w:rsid w:val="000141C2"/>
    <w:rsid w:val="000159BC"/>
    <w:rsid w:val="0001632D"/>
    <w:rsid w:val="000170AE"/>
    <w:rsid w:val="00021F0C"/>
    <w:rsid w:val="00023173"/>
    <w:rsid w:val="00023991"/>
    <w:rsid w:val="00025DD9"/>
    <w:rsid w:val="000277B4"/>
    <w:rsid w:val="00030108"/>
    <w:rsid w:val="000313E8"/>
    <w:rsid w:val="0003408D"/>
    <w:rsid w:val="0004317D"/>
    <w:rsid w:val="00045595"/>
    <w:rsid w:val="000502E6"/>
    <w:rsid w:val="00052795"/>
    <w:rsid w:val="000535B3"/>
    <w:rsid w:val="00054096"/>
    <w:rsid w:val="00057840"/>
    <w:rsid w:val="00057CF8"/>
    <w:rsid w:val="0006013B"/>
    <w:rsid w:val="000610D5"/>
    <w:rsid w:val="00062613"/>
    <w:rsid w:val="000627F6"/>
    <w:rsid w:val="000650D8"/>
    <w:rsid w:val="0006549A"/>
    <w:rsid w:val="00066486"/>
    <w:rsid w:val="000670EA"/>
    <w:rsid w:val="0007130E"/>
    <w:rsid w:val="00071A6E"/>
    <w:rsid w:val="00074624"/>
    <w:rsid w:val="000748BA"/>
    <w:rsid w:val="00075F99"/>
    <w:rsid w:val="000766F8"/>
    <w:rsid w:val="000801C6"/>
    <w:rsid w:val="00080993"/>
    <w:rsid w:val="0008192D"/>
    <w:rsid w:val="00081CDE"/>
    <w:rsid w:val="000823C3"/>
    <w:rsid w:val="0008449C"/>
    <w:rsid w:val="00085710"/>
    <w:rsid w:val="000866E3"/>
    <w:rsid w:val="00086D12"/>
    <w:rsid w:val="00087B57"/>
    <w:rsid w:val="00090440"/>
    <w:rsid w:val="00091EB6"/>
    <w:rsid w:val="000929A2"/>
    <w:rsid w:val="00092D70"/>
    <w:rsid w:val="00093A31"/>
    <w:rsid w:val="00094B09"/>
    <w:rsid w:val="0009569C"/>
    <w:rsid w:val="00095794"/>
    <w:rsid w:val="00095CFB"/>
    <w:rsid w:val="000968C8"/>
    <w:rsid w:val="00097F65"/>
    <w:rsid w:val="000A0D30"/>
    <w:rsid w:val="000A101A"/>
    <w:rsid w:val="000A13BC"/>
    <w:rsid w:val="000A197E"/>
    <w:rsid w:val="000A354F"/>
    <w:rsid w:val="000A3B63"/>
    <w:rsid w:val="000A4E58"/>
    <w:rsid w:val="000A5251"/>
    <w:rsid w:val="000A52C7"/>
    <w:rsid w:val="000A60C4"/>
    <w:rsid w:val="000A684C"/>
    <w:rsid w:val="000B15D3"/>
    <w:rsid w:val="000B36B8"/>
    <w:rsid w:val="000B6B8C"/>
    <w:rsid w:val="000B7290"/>
    <w:rsid w:val="000C0213"/>
    <w:rsid w:val="000C06C6"/>
    <w:rsid w:val="000C0D45"/>
    <w:rsid w:val="000C1BA0"/>
    <w:rsid w:val="000C596E"/>
    <w:rsid w:val="000C5EB8"/>
    <w:rsid w:val="000C6B57"/>
    <w:rsid w:val="000C7990"/>
    <w:rsid w:val="000C7EFD"/>
    <w:rsid w:val="000D1756"/>
    <w:rsid w:val="000D2FDA"/>
    <w:rsid w:val="000D5518"/>
    <w:rsid w:val="000E307B"/>
    <w:rsid w:val="000E6246"/>
    <w:rsid w:val="000F04ED"/>
    <w:rsid w:val="000F07F9"/>
    <w:rsid w:val="000F2EB3"/>
    <w:rsid w:val="000F3083"/>
    <w:rsid w:val="000F324E"/>
    <w:rsid w:val="000F534E"/>
    <w:rsid w:val="000F54A7"/>
    <w:rsid w:val="000F6785"/>
    <w:rsid w:val="00101840"/>
    <w:rsid w:val="00101B77"/>
    <w:rsid w:val="00104A66"/>
    <w:rsid w:val="00111A72"/>
    <w:rsid w:val="00112537"/>
    <w:rsid w:val="00114229"/>
    <w:rsid w:val="001144D1"/>
    <w:rsid w:val="001145F6"/>
    <w:rsid w:val="00116AD0"/>
    <w:rsid w:val="001174A1"/>
    <w:rsid w:val="00120990"/>
    <w:rsid w:val="00121849"/>
    <w:rsid w:val="001233FF"/>
    <w:rsid w:val="001303BA"/>
    <w:rsid w:val="00133BF0"/>
    <w:rsid w:val="00134BF0"/>
    <w:rsid w:val="00135F04"/>
    <w:rsid w:val="00137ADF"/>
    <w:rsid w:val="00137BEA"/>
    <w:rsid w:val="00140F83"/>
    <w:rsid w:val="00141C81"/>
    <w:rsid w:val="00141F83"/>
    <w:rsid w:val="00142E7C"/>
    <w:rsid w:val="00146BEE"/>
    <w:rsid w:val="001470A0"/>
    <w:rsid w:val="00147210"/>
    <w:rsid w:val="00150204"/>
    <w:rsid w:val="00150A40"/>
    <w:rsid w:val="00151574"/>
    <w:rsid w:val="00153339"/>
    <w:rsid w:val="00155932"/>
    <w:rsid w:val="001564AB"/>
    <w:rsid w:val="00157009"/>
    <w:rsid w:val="00157CF8"/>
    <w:rsid w:val="00160747"/>
    <w:rsid w:val="00160FAB"/>
    <w:rsid w:val="001625E6"/>
    <w:rsid w:val="00163788"/>
    <w:rsid w:val="00165306"/>
    <w:rsid w:val="001676BD"/>
    <w:rsid w:val="00167F31"/>
    <w:rsid w:val="00172617"/>
    <w:rsid w:val="00172811"/>
    <w:rsid w:val="00172CA7"/>
    <w:rsid w:val="00172FEE"/>
    <w:rsid w:val="001762D4"/>
    <w:rsid w:val="00176936"/>
    <w:rsid w:val="00181D51"/>
    <w:rsid w:val="00185405"/>
    <w:rsid w:val="00185A45"/>
    <w:rsid w:val="0018688E"/>
    <w:rsid w:val="001902C0"/>
    <w:rsid w:val="001903E3"/>
    <w:rsid w:val="001908A3"/>
    <w:rsid w:val="00192A8D"/>
    <w:rsid w:val="001937FC"/>
    <w:rsid w:val="001951DD"/>
    <w:rsid w:val="00196C2A"/>
    <w:rsid w:val="00197EE5"/>
    <w:rsid w:val="001A2665"/>
    <w:rsid w:val="001A7B55"/>
    <w:rsid w:val="001B19C3"/>
    <w:rsid w:val="001B2F71"/>
    <w:rsid w:val="001B3327"/>
    <w:rsid w:val="001B597C"/>
    <w:rsid w:val="001B62EC"/>
    <w:rsid w:val="001C23AB"/>
    <w:rsid w:val="001C259C"/>
    <w:rsid w:val="001C2D11"/>
    <w:rsid w:val="001C3B91"/>
    <w:rsid w:val="001C52BA"/>
    <w:rsid w:val="001C7003"/>
    <w:rsid w:val="001D08CE"/>
    <w:rsid w:val="001D0F87"/>
    <w:rsid w:val="001D1B21"/>
    <w:rsid w:val="001D3163"/>
    <w:rsid w:val="001D391E"/>
    <w:rsid w:val="001D3AA4"/>
    <w:rsid w:val="001D4962"/>
    <w:rsid w:val="001D54E0"/>
    <w:rsid w:val="001D62AE"/>
    <w:rsid w:val="001D6369"/>
    <w:rsid w:val="001E3BA3"/>
    <w:rsid w:val="001E4C0F"/>
    <w:rsid w:val="001E64A5"/>
    <w:rsid w:val="001E787C"/>
    <w:rsid w:val="001F05F8"/>
    <w:rsid w:val="001F0C9F"/>
    <w:rsid w:val="001F1EDB"/>
    <w:rsid w:val="001F2C70"/>
    <w:rsid w:val="001F2EB3"/>
    <w:rsid w:val="001F551D"/>
    <w:rsid w:val="001F6206"/>
    <w:rsid w:val="001F7D71"/>
    <w:rsid w:val="002029B3"/>
    <w:rsid w:val="00202A24"/>
    <w:rsid w:val="00205590"/>
    <w:rsid w:val="002067E6"/>
    <w:rsid w:val="00207D2B"/>
    <w:rsid w:val="00210D77"/>
    <w:rsid w:val="002117C4"/>
    <w:rsid w:val="00211F7B"/>
    <w:rsid w:val="002131C5"/>
    <w:rsid w:val="00220627"/>
    <w:rsid w:val="002213BA"/>
    <w:rsid w:val="00221DA9"/>
    <w:rsid w:val="00222062"/>
    <w:rsid w:val="00222514"/>
    <w:rsid w:val="0022350A"/>
    <w:rsid w:val="00227EBF"/>
    <w:rsid w:val="00231848"/>
    <w:rsid w:val="00231D02"/>
    <w:rsid w:val="00237D43"/>
    <w:rsid w:val="00237F97"/>
    <w:rsid w:val="002401BE"/>
    <w:rsid w:val="00244C24"/>
    <w:rsid w:val="00245118"/>
    <w:rsid w:val="00245B70"/>
    <w:rsid w:val="00250EFE"/>
    <w:rsid w:val="002511E1"/>
    <w:rsid w:val="002531E8"/>
    <w:rsid w:val="00256D0A"/>
    <w:rsid w:val="00257721"/>
    <w:rsid w:val="00257C34"/>
    <w:rsid w:val="00261740"/>
    <w:rsid w:val="002636ED"/>
    <w:rsid w:val="00264729"/>
    <w:rsid w:val="00264BAD"/>
    <w:rsid w:val="00265B54"/>
    <w:rsid w:val="002666D1"/>
    <w:rsid w:val="002717F1"/>
    <w:rsid w:val="002724B2"/>
    <w:rsid w:val="00272FDE"/>
    <w:rsid w:val="002743EB"/>
    <w:rsid w:val="002745A9"/>
    <w:rsid w:val="00276AEA"/>
    <w:rsid w:val="00276D63"/>
    <w:rsid w:val="002810E1"/>
    <w:rsid w:val="00281BC8"/>
    <w:rsid w:val="002829A3"/>
    <w:rsid w:val="0028319E"/>
    <w:rsid w:val="002833D9"/>
    <w:rsid w:val="00284074"/>
    <w:rsid w:val="00286A6F"/>
    <w:rsid w:val="002876E6"/>
    <w:rsid w:val="00291B0B"/>
    <w:rsid w:val="00293EF2"/>
    <w:rsid w:val="00293F84"/>
    <w:rsid w:val="00296F77"/>
    <w:rsid w:val="002971A0"/>
    <w:rsid w:val="0029749D"/>
    <w:rsid w:val="00297CEE"/>
    <w:rsid w:val="002A1E46"/>
    <w:rsid w:val="002A2657"/>
    <w:rsid w:val="002A4668"/>
    <w:rsid w:val="002A5C9C"/>
    <w:rsid w:val="002A605E"/>
    <w:rsid w:val="002A799E"/>
    <w:rsid w:val="002B0028"/>
    <w:rsid w:val="002B0153"/>
    <w:rsid w:val="002B1050"/>
    <w:rsid w:val="002B1A08"/>
    <w:rsid w:val="002B1D30"/>
    <w:rsid w:val="002B2491"/>
    <w:rsid w:val="002B2E7F"/>
    <w:rsid w:val="002B40E8"/>
    <w:rsid w:val="002B5703"/>
    <w:rsid w:val="002B69E0"/>
    <w:rsid w:val="002B7038"/>
    <w:rsid w:val="002C1D41"/>
    <w:rsid w:val="002C3543"/>
    <w:rsid w:val="002C5C66"/>
    <w:rsid w:val="002D005E"/>
    <w:rsid w:val="002D4FE5"/>
    <w:rsid w:val="002D7178"/>
    <w:rsid w:val="002E25B1"/>
    <w:rsid w:val="002E2AF0"/>
    <w:rsid w:val="002E38D3"/>
    <w:rsid w:val="002E3C73"/>
    <w:rsid w:val="002E3FE1"/>
    <w:rsid w:val="002E450E"/>
    <w:rsid w:val="002E6141"/>
    <w:rsid w:val="002E6656"/>
    <w:rsid w:val="002E6DCB"/>
    <w:rsid w:val="002F05F9"/>
    <w:rsid w:val="002F09D5"/>
    <w:rsid w:val="002F0CFC"/>
    <w:rsid w:val="002F1A7B"/>
    <w:rsid w:val="002F1C2E"/>
    <w:rsid w:val="002F2222"/>
    <w:rsid w:val="002F2ED7"/>
    <w:rsid w:val="002F3826"/>
    <w:rsid w:val="002F4859"/>
    <w:rsid w:val="002F5289"/>
    <w:rsid w:val="00301518"/>
    <w:rsid w:val="00302DAD"/>
    <w:rsid w:val="0030418B"/>
    <w:rsid w:val="00304822"/>
    <w:rsid w:val="00304B87"/>
    <w:rsid w:val="00304D71"/>
    <w:rsid w:val="00304F4F"/>
    <w:rsid w:val="00305C9F"/>
    <w:rsid w:val="003076B9"/>
    <w:rsid w:val="00307BD4"/>
    <w:rsid w:val="00310B4B"/>
    <w:rsid w:val="00310CF4"/>
    <w:rsid w:val="00313AD1"/>
    <w:rsid w:val="0031693F"/>
    <w:rsid w:val="003175D4"/>
    <w:rsid w:val="00317A22"/>
    <w:rsid w:val="00317F29"/>
    <w:rsid w:val="00320073"/>
    <w:rsid w:val="0032178D"/>
    <w:rsid w:val="003226CF"/>
    <w:rsid w:val="003229C0"/>
    <w:rsid w:val="003241A7"/>
    <w:rsid w:val="003247E8"/>
    <w:rsid w:val="003316EB"/>
    <w:rsid w:val="00332DF3"/>
    <w:rsid w:val="0033306A"/>
    <w:rsid w:val="003366EC"/>
    <w:rsid w:val="00336DDD"/>
    <w:rsid w:val="00337EE5"/>
    <w:rsid w:val="00341720"/>
    <w:rsid w:val="0034328C"/>
    <w:rsid w:val="00344346"/>
    <w:rsid w:val="003445D9"/>
    <w:rsid w:val="003500C7"/>
    <w:rsid w:val="00350C19"/>
    <w:rsid w:val="00350C5D"/>
    <w:rsid w:val="00351868"/>
    <w:rsid w:val="00351C53"/>
    <w:rsid w:val="00353568"/>
    <w:rsid w:val="00356062"/>
    <w:rsid w:val="00360C60"/>
    <w:rsid w:val="00362AD9"/>
    <w:rsid w:val="00370B64"/>
    <w:rsid w:val="00371B40"/>
    <w:rsid w:val="00373603"/>
    <w:rsid w:val="00374D78"/>
    <w:rsid w:val="00374FEC"/>
    <w:rsid w:val="00375166"/>
    <w:rsid w:val="00375A66"/>
    <w:rsid w:val="00380E72"/>
    <w:rsid w:val="0038223C"/>
    <w:rsid w:val="00384892"/>
    <w:rsid w:val="00384BF8"/>
    <w:rsid w:val="00384CE8"/>
    <w:rsid w:val="00390439"/>
    <w:rsid w:val="00392A19"/>
    <w:rsid w:val="00392AE6"/>
    <w:rsid w:val="00392BEB"/>
    <w:rsid w:val="003938B3"/>
    <w:rsid w:val="0039482E"/>
    <w:rsid w:val="00394E48"/>
    <w:rsid w:val="00395B13"/>
    <w:rsid w:val="00396F06"/>
    <w:rsid w:val="003A0C96"/>
    <w:rsid w:val="003A0F9C"/>
    <w:rsid w:val="003A2ED5"/>
    <w:rsid w:val="003A6348"/>
    <w:rsid w:val="003A6559"/>
    <w:rsid w:val="003A716C"/>
    <w:rsid w:val="003B0604"/>
    <w:rsid w:val="003B2019"/>
    <w:rsid w:val="003B3355"/>
    <w:rsid w:val="003B66F0"/>
    <w:rsid w:val="003C3E14"/>
    <w:rsid w:val="003C52BC"/>
    <w:rsid w:val="003C71D8"/>
    <w:rsid w:val="003D1C61"/>
    <w:rsid w:val="003D58B5"/>
    <w:rsid w:val="003D6543"/>
    <w:rsid w:val="003D7611"/>
    <w:rsid w:val="003D7D13"/>
    <w:rsid w:val="003E0DDF"/>
    <w:rsid w:val="003E110F"/>
    <w:rsid w:val="003E118F"/>
    <w:rsid w:val="003E12C0"/>
    <w:rsid w:val="003E2989"/>
    <w:rsid w:val="003F1AF9"/>
    <w:rsid w:val="003F5927"/>
    <w:rsid w:val="003F73B8"/>
    <w:rsid w:val="003F7C82"/>
    <w:rsid w:val="00400023"/>
    <w:rsid w:val="00400ADC"/>
    <w:rsid w:val="00401979"/>
    <w:rsid w:val="00403123"/>
    <w:rsid w:val="004035D8"/>
    <w:rsid w:val="0040491C"/>
    <w:rsid w:val="0040668E"/>
    <w:rsid w:val="00406733"/>
    <w:rsid w:val="0041111C"/>
    <w:rsid w:val="00411DB2"/>
    <w:rsid w:val="00413E49"/>
    <w:rsid w:val="004153E5"/>
    <w:rsid w:val="004157FC"/>
    <w:rsid w:val="00417D73"/>
    <w:rsid w:val="00422382"/>
    <w:rsid w:val="00424E49"/>
    <w:rsid w:val="0042518B"/>
    <w:rsid w:val="00425C30"/>
    <w:rsid w:val="00425F43"/>
    <w:rsid w:val="004279EA"/>
    <w:rsid w:val="0043203C"/>
    <w:rsid w:val="00436CFB"/>
    <w:rsid w:val="00436DDC"/>
    <w:rsid w:val="00437341"/>
    <w:rsid w:val="004400EB"/>
    <w:rsid w:val="00440F33"/>
    <w:rsid w:val="00441752"/>
    <w:rsid w:val="0044323D"/>
    <w:rsid w:val="0044422F"/>
    <w:rsid w:val="004443ED"/>
    <w:rsid w:val="00445B8C"/>
    <w:rsid w:val="00447BFD"/>
    <w:rsid w:val="004500B4"/>
    <w:rsid w:val="0045023D"/>
    <w:rsid w:val="0045097E"/>
    <w:rsid w:val="00451076"/>
    <w:rsid w:val="00454263"/>
    <w:rsid w:val="004576F5"/>
    <w:rsid w:val="00457D2D"/>
    <w:rsid w:val="004624D1"/>
    <w:rsid w:val="00463B84"/>
    <w:rsid w:val="00464651"/>
    <w:rsid w:val="00466748"/>
    <w:rsid w:val="00471873"/>
    <w:rsid w:val="004751AC"/>
    <w:rsid w:val="00475A1C"/>
    <w:rsid w:val="00475B6D"/>
    <w:rsid w:val="00476B7F"/>
    <w:rsid w:val="00477EEF"/>
    <w:rsid w:val="004810F5"/>
    <w:rsid w:val="00484DC3"/>
    <w:rsid w:val="00486928"/>
    <w:rsid w:val="0048712B"/>
    <w:rsid w:val="00487A10"/>
    <w:rsid w:val="00492477"/>
    <w:rsid w:val="00492810"/>
    <w:rsid w:val="004A11E0"/>
    <w:rsid w:val="004A1E7A"/>
    <w:rsid w:val="004A3403"/>
    <w:rsid w:val="004A506E"/>
    <w:rsid w:val="004A5E32"/>
    <w:rsid w:val="004B2BB6"/>
    <w:rsid w:val="004B2BDB"/>
    <w:rsid w:val="004B5058"/>
    <w:rsid w:val="004B5B12"/>
    <w:rsid w:val="004B62C0"/>
    <w:rsid w:val="004B7CF4"/>
    <w:rsid w:val="004C2CB0"/>
    <w:rsid w:val="004C757A"/>
    <w:rsid w:val="004D0AA3"/>
    <w:rsid w:val="004D13C4"/>
    <w:rsid w:val="004D41BB"/>
    <w:rsid w:val="004D58BB"/>
    <w:rsid w:val="004D5CC3"/>
    <w:rsid w:val="004D6027"/>
    <w:rsid w:val="004E024A"/>
    <w:rsid w:val="004E1593"/>
    <w:rsid w:val="004E233A"/>
    <w:rsid w:val="004E385E"/>
    <w:rsid w:val="004E39D3"/>
    <w:rsid w:val="004E3BF6"/>
    <w:rsid w:val="004E4309"/>
    <w:rsid w:val="004E516F"/>
    <w:rsid w:val="004E54C9"/>
    <w:rsid w:val="004E7591"/>
    <w:rsid w:val="004F045B"/>
    <w:rsid w:val="004F1306"/>
    <w:rsid w:val="004F29E0"/>
    <w:rsid w:val="004F38C4"/>
    <w:rsid w:val="004F77D7"/>
    <w:rsid w:val="00500BA2"/>
    <w:rsid w:val="00502ABE"/>
    <w:rsid w:val="005031C9"/>
    <w:rsid w:val="005040B5"/>
    <w:rsid w:val="0050465A"/>
    <w:rsid w:val="0051081C"/>
    <w:rsid w:val="005131E4"/>
    <w:rsid w:val="005136F7"/>
    <w:rsid w:val="005139E5"/>
    <w:rsid w:val="00514A47"/>
    <w:rsid w:val="00520480"/>
    <w:rsid w:val="00520C50"/>
    <w:rsid w:val="00520CC0"/>
    <w:rsid w:val="005215A0"/>
    <w:rsid w:val="00521F40"/>
    <w:rsid w:val="005249E1"/>
    <w:rsid w:val="00524B16"/>
    <w:rsid w:val="00527515"/>
    <w:rsid w:val="0053257C"/>
    <w:rsid w:val="005326C0"/>
    <w:rsid w:val="00534B22"/>
    <w:rsid w:val="005358A3"/>
    <w:rsid w:val="005416D2"/>
    <w:rsid w:val="00542F6D"/>
    <w:rsid w:val="00544835"/>
    <w:rsid w:val="00546DDB"/>
    <w:rsid w:val="005501F4"/>
    <w:rsid w:val="00552C62"/>
    <w:rsid w:val="00553831"/>
    <w:rsid w:val="005545A1"/>
    <w:rsid w:val="0055577D"/>
    <w:rsid w:val="0055691A"/>
    <w:rsid w:val="0055706D"/>
    <w:rsid w:val="00557873"/>
    <w:rsid w:val="00557AE8"/>
    <w:rsid w:val="00561161"/>
    <w:rsid w:val="0056430D"/>
    <w:rsid w:val="00567E8B"/>
    <w:rsid w:val="0057310F"/>
    <w:rsid w:val="00573384"/>
    <w:rsid w:val="00574239"/>
    <w:rsid w:val="005768E8"/>
    <w:rsid w:val="00576FE0"/>
    <w:rsid w:val="00580820"/>
    <w:rsid w:val="00580F7F"/>
    <w:rsid w:val="00582273"/>
    <w:rsid w:val="00583833"/>
    <w:rsid w:val="00584702"/>
    <w:rsid w:val="005857FF"/>
    <w:rsid w:val="00586CB7"/>
    <w:rsid w:val="00592A0A"/>
    <w:rsid w:val="005944BA"/>
    <w:rsid w:val="0059477A"/>
    <w:rsid w:val="00597849"/>
    <w:rsid w:val="00597A1C"/>
    <w:rsid w:val="005A02EA"/>
    <w:rsid w:val="005A0675"/>
    <w:rsid w:val="005A1EB0"/>
    <w:rsid w:val="005A2C09"/>
    <w:rsid w:val="005A2F68"/>
    <w:rsid w:val="005A3967"/>
    <w:rsid w:val="005A3B97"/>
    <w:rsid w:val="005A6385"/>
    <w:rsid w:val="005B0032"/>
    <w:rsid w:val="005B223F"/>
    <w:rsid w:val="005B3C9F"/>
    <w:rsid w:val="005B50F9"/>
    <w:rsid w:val="005B5A58"/>
    <w:rsid w:val="005B5FED"/>
    <w:rsid w:val="005B7FE4"/>
    <w:rsid w:val="005C135D"/>
    <w:rsid w:val="005C4B95"/>
    <w:rsid w:val="005D064E"/>
    <w:rsid w:val="005D1665"/>
    <w:rsid w:val="005D42A3"/>
    <w:rsid w:val="005D4D8A"/>
    <w:rsid w:val="005D5E07"/>
    <w:rsid w:val="005D613B"/>
    <w:rsid w:val="005E20A2"/>
    <w:rsid w:val="005E324F"/>
    <w:rsid w:val="005E5BA0"/>
    <w:rsid w:val="005E61E6"/>
    <w:rsid w:val="005E7ADF"/>
    <w:rsid w:val="005F009A"/>
    <w:rsid w:val="005F5AFE"/>
    <w:rsid w:val="005F5CA8"/>
    <w:rsid w:val="005F5D38"/>
    <w:rsid w:val="0060050A"/>
    <w:rsid w:val="006006DA"/>
    <w:rsid w:val="00600D5A"/>
    <w:rsid w:val="006012EF"/>
    <w:rsid w:val="00602EF2"/>
    <w:rsid w:val="00603895"/>
    <w:rsid w:val="006063B8"/>
    <w:rsid w:val="006064F3"/>
    <w:rsid w:val="006067C2"/>
    <w:rsid w:val="00607449"/>
    <w:rsid w:val="00611747"/>
    <w:rsid w:val="0061186A"/>
    <w:rsid w:val="006122C9"/>
    <w:rsid w:val="0061388B"/>
    <w:rsid w:val="006139B5"/>
    <w:rsid w:val="0061445F"/>
    <w:rsid w:val="00614A92"/>
    <w:rsid w:val="006170C8"/>
    <w:rsid w:val="00617CC9"/>
    <w:rsid w:val="00620998"/>
    <w:rsid w:val="0062110D"/>
    <w:rsid w:val="006220A2"/>
    <w:rsid w:val="00622AD0"/>
    <w:rsid w:val="00623AA3"/>
    <w:rsid w:val="00625D19"/>
    <w:rsid w:val="00627C27"/>
    <w:rsid w:val="006304C3"/>
    <w:rsid w:val="00631748"/>
    <w:rsid w:val="00632484"/>
    <w:rsid w:val="006325B6"/>
    <w:rsid w:val="00633B80"/>
    <w:rsid w:val="00634CE0"/>
    <w:rsid w:val="00635036"/>
    <w:rsid w:val="00637F12"/>
    <w:rsid w:val="00637F7F"/>
    <w:rsid w:val="006438A8"/>
    <w:rsid w:val="006471A5"/>
    <w:rsid w:val="00647841"/>
    <w:rsid w:val="006536EA"/>
    <w:rsid w:val="00653A9C"/>
    <w:rsid w:val="006545D4"/>
    <w:rsid w:val="006554F8"/>
    <w:rsid w:val="00657C86"/>
    <w:rsid w:val="0066100A"/>
    <w:rsid w:val="0066101E"/>
    <w:rsid w:val="00661179"/>
    <w:rsid w:val="00661C88"/>
    <w:rsid w:val="006624DA"/>
    <w:rsid w:val="00663905"/>
    <w:rsid w:val="00663C9C"/>
    <w:rsid w:val="00663E30"/>
    <w:rsid w:val="00664C4A"/>
    <w:rsid w:val="00665932"/>
    <w:rsid w:val="00666B09"/>
    <w:rsid w:val="006671CA"/>
    <w:rsid w:val="00667FF1"/>
    <w:rsid w:val="006707BF"/>
    <w:rsid w:val="00670E0D"/>
    <w:rsid w:val="00671015"/>
    <w:rsid w:val="006739EE"/>
    <w:rsid w:val="0067510D"/>
    <w:rsid w:val="006763B5"/>
    <w:rsid w:val="00677A95"/>
    <w:rsid w:val="0068238C"/>
    <w:rsid w:val="00682B3B"/>
    <w:rsid w:val="00683171"/>
    <w:rsid w:val="00683297"/>
    <w:rsid w:val="00684CDA"/>
    <w:rsid w:val="006850E7"/>
    <w:rsid w:val="00685259"/>
    <w:rsid w:val="006863A8"/>
    <w:rsid w:val="00687455"/>
    <w:rsid w:val="006916DF"/>
    <w:rsid w:val="00692926"/>
    <w:rsid w:val="00693138"/>
    <w:rsid w:val="006951F6"/>
    <w:rsid w:val="0069542A"/>
    <w:rsid w:val="006959AD"/>
    <w:rsid w:val="00696B7D"/>
    <w:rsid w:val="00697C83"/>
    <w:rsid w:val="006A0735"/>
    <w:rsid w:val="006A0C1F"/>
    <w:rsid w:val="006A1E6C"/>
    <w:rsid w:val="006A2514"/>
    <w:rsid w:val="006A31AB"/>
    <w:rsid w:val="006A3B0F"/>
    <w:rsid w:val="006A4C76"/>
    <w:rsid w:val="006A5B89"/>
    <w:rsid w:val="006A5D90"/>
    <w:rsid w:val="006B10CE"/>
    <w:rsid w:val="006B1151"/>
    <w:rsid w:val="006B16BC"/>
    <w:rsid w:val="006B2706"/>
    <w:rsid w:val="006B29F2"/>
    <w:rsid w:val="006B51AF"/>
    <w:rsid w:val="006B67DC"/>
    <w:rsid w:val="006C0664"/>
    <w:rsid w:val="006C24C7"/>
    <w:rsid w:val="006C3F7A"/>
    <w:rsid w:val="006C7361"/>
    <w:rsid w:val="006C76B2"/>
    <w:rsid w:val="006D0728"/>
    <w:rsid w:val="006D0A4B"/>
    <w:rsid w:val="006D0E0B"/>
    <w:rsid w:val="006D17D3"/>
    <w:rsid w:val="006D3C96"/>
    <w:rsid w:val="006D4792"/>
    <w:rsid w:val="006D6443"/>
    <w:rsid w:val="006D6446"/>
    <w:rsid w:val="006E0CAC"/>
    <w:rsid w:val="006E2DB2"/>
    <w:rsid w:val="006E7F88"/>
    <w:rsid w:val="006F0AE9"/>
    <w:rsid w:val="006F13BB"/>
    <w:rsid w:val="006F16CE"/>
    <w:rsid w:val="006F2B32"/>
    <w:rsid w:val="006F2ECE"/>
    <w:rsid w:val="006F35AC"/>
    <w:rsid w:val="006F41E7"/>
    <w:rsid w:val="006F5252"/>
    <w:rsid w:val="006F55E8"/>
    <w:rsid w:val="006F5638"/>
    <w:rsid w:val="0070369D"/>
    <w:rsid w:val="00704FB0"/>
    <w:rsid w:val="007121AD"/>
    <w:rsid w:val="007133DF"/>
    <w:rsid w:val="0071392C"/>
    <w:rsid w:val="00713CD3"/>
    <w:rsid w:val="0071423A"/>
    <w:rsid w:val="007147DA"/>
    <w:rsid w:val="007173BD"/>
    <w:rsid w:val="00722070"/>
    <w:rsid w:val="00722C79"/>
    <w:rsid w:val="00722DF6"/>
    <w:rsid w:val="00722F85"/>
    <w:rsid w:val="00723DB1"/>
    <w:rsid w:val="00725EE6"/>
    <w:rsid w:val="0072650C"/>
    <w:rsid w:val="0072686E"/>
    <w:rsid w:val="00730DF6"/>
    <w:rsid w:val="00730F9D"/>
    <w:rsid w:val="00732A91"/>
    <w:rsid w:val="0073678F"/>
    <w:rsid w:val="00741728"/>
    <w:rsid w:val="00742E9D"/>
    <w:rsid w:val="007433AF"/>
    <w:rsid w:val="0074451E"/>
    <w:rsid w:val="00744E6D"/>
    <w:rsid w:val="007454E7"/>
    <w:rsid w:val="00745C41"/>
    <w:rsid w:val="0074724D"/>
    <w:rsid w:val="00747392"/>
    <w:rsid w:val="00751A7E"/>
    <w:rsid w:val="007526D3"/>
    <w:rsid w:val="007538FE"/>
    <w:rsid w:val="0075431F"/>
    <w:rsid w:val="00754925"/>
    <w:rsid w:val="007567B2"/>
    <w:rsid w:val="007571D7"/>
    <w:rsid w:val="007601B9"/>
    <w:rsid w:val="00762463"/>
    <w:rsid w:val="00762A68"/>
    <w:rsid w:val="00766791"/>
    <w:rsid w:val="007673B0"/>
    <w:rsid w:val="00770F76"/>
    <w:rsid w:val="007712D2"/>
    <w:rsid w:val="007717A8"/>
    <w:rsid w:val="00772114"/>
    <w:rsid w:val="00776653"/>
    <w:rsid w:val="0077703D"/>
    <w:rsid w:val="00777F01"/>
    <w:rsid w:val="00780BD0"/>
    <w:rsid w:val="00781697"/>
    <w:rsid w:val="00782410"/>
    <w:rsid w:val="00783487"/>
    <w:rsid w:val="007843C6"/>
    <w:rsid w:val="007872BF"/>
    <w:rsid w:val="00790773"/>
    <w:rsid w:val="007920C1"/>
    <w:rsid w:val="00794E9F"/>
    <w:rsid w:val="00795958"/>
    <w:rsid w:val="007A0064"/>
    <w:rsid w:val="007A0A13"/>
    <w:rsid w:val="007A1CC8"/>
    <w:rsid w:val="007A2D96"/>
    <w:rsid w:val="007A58D9"/>
    <w:rsid w:val="007A7E6A"/>
    <w:rsid w:val="007B242C"/>
    <w:rsid w:val="007B315A"/>
    <w:rsid w:val="007B3B4F"/>
    <w:rsid w:val="007B4BD9"/>
    <w:rsid w:val="007B6F82"/>
    <w:rsid w:val="007C2046"/>
    <w:rsid w:val="007C2138"/>
    <w:rsid w:val="007C3033"/>
    <w:rsid w:val="007C5B38"/>
    <w:rsid w:val="007C7910"/>
    <w:rsid w:val="007D0135"/>
    <w:rsid w:val="007D7B31"/>
    <w:rsid w:val="007E1080"/>
    <w:rsid w:val="007E1C00"/>
    <w:rsid w:val="007E2A85"/>
    <w:rsid w:val="007E2C8E"/>
    <w:rsid w:val="007E3326"/>
    <w:rsid w:val="007E3752"/>
    <w:rsid w:val="007E5150"/>
    <w:rsid w:val="007E544B"/>
    <w:rsid w:val="007F0B87"/>
    <w:rsid w:val="007F5167"/>
    <w:rsid w:val="007F5600"/>
    <w:rsid w:val="0080217F"/>
    <w:rsid w:val="00803B5B"/>
    <w:rsid w:val="00803DEC"/>
    <w:rsid w:val="0080456B"/>
    <w:rsid w:val="00804BFD"/>
    <w:rsid w:val="0080646C"/>
    <w:rsid w:val="008107FB"/>
    <w:rsid w:val="00810D41"/>
    <w:rsid w:val="008122A6"/>
    <w:rsid w:val="008135F5"/>
    <w:rsid w:val="00814328"/>
    <w:rsid w:val="00815332"/>
    <w:rsid w:val="00816560"/>
    <w:rsid w:val="0081790E"/>
    <w:rsid w:val="00821EE8"/>
    <w:rsid w:val="00822A72"/>
    <w:rsid w:val="00825283"/>
    <w:rsid w:val="00826390"/>
    <w:rsid w:val="00826E2E"/>
    <w:rsid w:val="008300B7"/>
    <w:rsid w:val="008318F5"/>
    <w:rsid w:val="008365D6"/>
    <w:rsid w:val="00836AFC"/>
    <w:rsid w:val="00844712"/>
    <w:rsid w:val="00844821"/>
    <w:rsid w:val="008465ED"/>
    <w:rsid w:val="00847B0E"/>
    <w:rsid w:val="00847C92"/>
    <w:rsid w:val="008503AC"/>
    <w:rsid w:val="008503D1"/>
    <w:rsid w:val="008511DF"/>
    <w:rsid w:val="00853739"/>
    <w:rsid w:val="00855B17"/>
    <w:rsid w:val="0085620B"/>
    <w:rsid w:val="00856757"/>
    <w:rsid w:val="00860098"/>
    <w:rsid w:val="00860D95"/>
    <w:rsid w:val="00860F00"/>
    <w:rsid w:val="008627D7"/>
    <w:rsid w:val="008632E2"/>
    <w:rsid w:val="00863B17"/>
    <w:rsid w:val="00864D63"/>
    <w:rsid w:val="00865505"/>
    <w:rsid w:val="0086630A"/>
    <w:rsid w:val="008665F2"/>
    <w:rsid w:val="008674E5"/>
    <w:rsid w:val="00870C40"/>
    <w:rsid w:val="00872249"/>
    <w:rsid w:val="00872F93"/>
    <w:rsid w:val="00873055"/>
    <w:rsid w:val="00875311"/>
    <w:rsid w:val="008772CD"/>
    <w:rsid w:val="008807B7"/>
    <w:rsid w:val="008810E1"/>
    <w:rsid w:val="00881684"/>
    <w:rsid w:val="0088191D"/>
    <w:rsid w:val="00882349"/>
    <w:rsid w:val="00882EDE"/>
    <w:rsid w:val="00883E02"/>
    <w:rsid w:val="00884E37"/>
    <w:rsid w:val="00886FB1"/>
    <w:rsid w:val="00887228"/>
    <w:rsid w:val="00891A24"/>
    <w:rsid w:val="008927DA"/>
    <w:rsid w:val="00896746"/>
    <w:rsid w:val="008A0BA6"/>
    <w:rsid w:val="008A105C"/>
    <w:rsid w:val="008A3371"/>
    <w:rsid w:val="008B0139"/>
    <w:rsid w:val="008B17F7"/>
    <w:rsid w:val="008B711E"/>
    <w:rsid w:val="008B742F"/>
    <w:rsid w:val="008C2955"/>
    <w:rsid w:val="008C3D57"/>
    <w:rsid w:val="008C5191"/>
    <w:rsid w:val="008C65FB"/>
    <w:rsid w:val="008C6C33"/>
    <w:rsid w:val="008D116C"/>
    <w:rsid w:val="008D1D1D"/>
    <w:rsid w:val="008D286F"/>
    <w:rsid w:val="008D341A"/>
    <w:rsid w:val="008D5AAD"/>
    <w:rsid w:val="008D661A"/>
    <w:rsid w:val="008D7762"/>
    <w:rsid w:val="008D7C49"/>
    <w:rsid w:val="008E5BF0"/>
    <w:rsid w:val="008E5C77"/>
    <w:rsid w:val="008F33F7"/>
    <w:rsid w:val="008F3F1A"/>
    <w:rsid w:val="008F489E"/>
    <w:rsid w:val="009013AF"/>
    <w:rsid w:val="0090169C"/>
    <w:rsid w:val="00901AC9"/>
    <w:rsid w:val="00903037"/>
    <w:rsid w:val="00903BF6"/>
    <w:rsid w:val="00905CD1"/>
    <w:rsid w:val="00905CDF"/>
    <w:rsid w:val="00905EE8"/>
    <w:rsid w:val="00905EF6"/>
    <w:rsid w:val="00906158"/>
    <w:rsid w:val="00913215"/>
    <w:rsid w:val="00914155"/>
    <w:rsid w:val="009152E3"/>
    <w:rsid w:val="00920AE2"/>
    <w:rsid w:val="00922CC3"/>
    <w:rsid w:val="00922D16"/>
    <w:rsid w:val="00922EA3"/>
    <w:rsid w:val="00925601"/>
    <w:rsid w:val="00935CDB"/>
    <w:rsid w:val="0093653C"/>
    <w:rsid w:val="00940953"/>
    <w:rsid w:val="00941965"/>
    <w:rsid w:val="00941BAB"/>
    <w:rsid w:val="00942C97"/>
    <w:rsid w:val="009448C0"/>
    <w:rsid w:val="00946138"/>
    <w:rsid w:val="00946330"/>
    <w:rsid w:val="0094779B"/>
    <w:rsid w:val="00954BE1"/>
    <w:rsid w:val="00954F4E"/>
    <w:rsid w:val="0095551E"/>
    <w:rsid w:val="009557D9"/>
    <w:rsid w:val="0095684E"/>
    <w:rsid w:val="00957360"/>
    <w:rsid w:val="0095769F"/>
    <w:rsid w:val="009577B4"/>
    <w:rsid w:val="00957913"/>
    <w:rsid w:val="00960903"/>
    <w:rsid w:val="00962BD5"/>
    <w:rsid w:val="00964F71"/>
    <w:rsid w:val="0096605E"/>
    <w:rsid w:val="009662AF"/>
    <w:rsid w:val="009662F5"/>
    <w:rsid w:val="00967909"/>
    <w:rsid w:val="009705DB"/>
    <w:rsid w:val="00973A70"/>
    <w:rsid w:val="009742F5"/>
    <w:rsid w:val="009749D8"/>
    <w:rsid w:val="00974B60"/>
    <w:rsid w:val="00975B35"/>
    <w:rsid w:val="00977A35"/>
    <w:rsid w:val="00980875"/>
    <w:rsid w:val="009826CC"/>
    <w:rsid w:val="009856EC"/>
    <w:rsid w:val="0098772D"/>
    <w:rsid w:val="00991672"/>
    <w:rsid w:val="00994C18"/>
    <w:rsid w:val="0099526F"/>
    <w:rsid w:val="00995581"/>
    <w:rsid w:val="00995822"/>
    <w:rsid w:val="00995C82"/>
    <w:rsid w:val="00995F27"/>
    <w:rsid w:val="0099659E"/>
    <w:rsid w:val="009A45E7"/>
    <w:rsid w:val="009A74AF"/>
    <w:rsid w:val="009B0C4A"/>
    <w:rsid w:val="009B15D8"/>
    <w:rsid w:val="009B2A0E"/>
    <w:rsid w:val="009B4AE3"/>
    <w:rsid w:val="009B6BCF"/>
    <w:rsid w:val="009B7517"/>
    <w:rsid w:val="009B765C"/>
    <w:rsid w:val="009B778C"/>
    <w:rsid w:val="009B7A05"/>
    <w:rsid w:val="009B7CF5"/>
    <w:rsid w:val="009C0C04"/>
    <w:rsid w:val="009C1A0E"/>
    <w:rsid w:val="009C3270"/>
    <w:rsid w:val="009C3629"/>
    <w:rsid w:val="009C6AAE"/>
    <w:rsid w:val="009C6FD4"/>
    <w:rsid w:val="009C773E"/>
    <w:rsid w:val="009D083B"/>
    <w:rsid w:val="009D268C"/>
    <w:rsid w:val="009D61FE"/>
    <w:rsid w:val="009E1994"/>
    <w:rsid w:val="009E1A88"/>
    <w:rsid w:val="009F13EE"/>
    <w:rsid w:val="009F3EA9"/>
    <w:rsid w:val="009F7CCE"/>
    <w:rsid w:val="00A000DC"/>
    <w:rsid w:val="00A02CB6"/>
    <w:rsid w:val="00A033E8"/>
    <w:rsid w:val="00A065D6"/>
    <w:rsid w:val="00A0707C"/>
    <w:rsid w:val="00A10C02"/>
    <w:rsid w:val="00A12733"/>
    <w:rsid w:val="00A13104"/>
    <w:rsid w:val="00A14F47"/>
    <w:rsid w:val="00A16AA2"/>
    <w:rsid w:val="00A17004"/>
    <w:rsid w:val="00A17E3D"/>
    <w:rsid w:val="00A2662C"/>
    <w:rsid w:val="00A31370"/>
    <w:rsid w:val="00A36128"/>
    <w:rsid w:val="00A37F62"/>
    <w:rsid w:val="00A501AA"/>
    <w:rsid w:val="00A50671"/>
    <w:rsid w:val="00A51C07"/>
    <w:rsid w:val="00A527D9"/>
    <w:rsid w:val="00A52973"/>
    <w:rsid w:val="00A52CF2"/>
    <w:rsid w:val="00A5342C"/>
    <w:rsid w:val="00A54588"/>
    <w:rsid w:val="00A546F3"/>
    <w:rsid w:val="00A55747"/>
    <w:rsid w:val="00A56B33"/>
    <w:rsid w:val="00A6214F"/>
    <w:rsid w:val="00A62CE6"/>
    <w:rsid w:val="00A646E9"/>
    <w:rsid w:val="00A66CA6"/>
    <w:rsid w:val="00A66FE1"/>
    <w:rsid w:val="00A70F01"/>
    <w:rsid w:val="00A711F7"/>
    <w:rsid w:val="00A7372F"/>
    <w:rsid w:val="00A73F75"/>
    <w:rsid w:val="00A777A0"/>
    <w:rsid w:val="00A81940"/>
    <w:rsid w:val="00A82207"/>
    <w:rsid w:val="00A823A5"/>
    <w:rsid w:val="00A86E7B"/>
    <w:rsid w:val="00A87F40"/>
    <w:rsid w:val="00A906AC"/>
    <w:rsid w:val="00A93FBB"/>
    <w:rsid w:val="00A94947"/>
    <w:rsid w:val="00A95602"/>
    <w:rsid w:val="00AA10DE"/>
    <w:rsid w:val="00AA267E"/>
    <w:rsid w:val="00AA3EC4"/>
    <w:rsid w:val="00AA5C75"/>
    <w:rsid w:val="00AA756B"/>
    <w:rsid w:val="00AB02CB"/>
    <w:rsid w:val="00AB4127"/>
    <w:rsid w:val="00AB4F3B"/>
    <w:rsid w:val="00AB5B86"/>
    <w:rsid w:val="00AB6555"/>
    <w:rsid w:val="00AB6778"/>
    <w:rsid w:val="00AC0FFF"/>
    <w:rsid w:val="00AC28BE"/>
    <w:rsid w:val="00AC2B79"/>
    <w:rsid w:val="00AC45A7"/>
    <w:rsid w:val="00AC4F60"/>
    <w:rsid w:val="00AC61F3"/>
    <w:rsid w:val="00AD0C39"/>
    <w:rsid w:val="00AD11B0"/>
    <w:rsid w:val="00AD3D68"/>
    <w:rsid w:val="00AD41DB"/>
    <w:rsid w:val="00AD5637"/>
    <w:rsid w:val="00AD5C94"/>
    <w:rsid w:val="00AD7257"/>
    <w:rsid w:val="00AD7619"/>
    <w:rsid w:val="00AE0F7E"/>
    <w:rsid w:val="00AE200A"/>
    <w:rsid w:val="00AE2495"/>
    <w:rsid w:val="00AE327B"/>
    <w:rsid w:val="00AE3859"/>
    <w:rsid w:val="00AE7404"/>
    <w:rsid w:val="00AE7C33"/>
    <w:rsid w:val="00AF1F89"/>
    <w:rsid w:val="00AF2F53"/>
    <w:rsid w:val="00AF496C"/>
    <w:rsid w:val="00AF7771"/>
    <w:rsid w:val="00B00B5B"/>
    <w:rsid w:val="00B011CF"/>
    <w:rsid w:val="00B01EDA"/>
    <w:rsid w:val="00B02052"/>
    <w:rsid w:val="00B02E71"/>
    <w:rsid w:val="00B03873"/>
    <w:rsid w:val="00B03D68"/>
    <w:rsid w:val="00B03F04"/>
    <w:rsid w:val="00B068EF"/>
    <w:rsid w:val="00B07D2D"/>
    <w:rsid w:val="00B105B2"/>
    <w:rsid w:val="00B10C4E"/>
    <w:rsid w:val="00B123C9"/>
    <w:rsid w:val="00B123D1"/>
    <w:rsid w:val="00B14116"/>
    <w:rsid w:val="00B17B76"/>
    <w:rsid w:val="00B2060C"/>
    <w:rsid w:val="00B21C68"/>
    <w:rsid w:val="00B229AF"/>
    <w:rsid w:val="00B23631"/>
    <w:rsid w:val="00B2654A"/>
    <w:rsid w:val="00B26C35"/>
    <w:rsid w:val="00B27371"/>
    <w:rsid w:val="00B27DE9"/>
    <w:rsid w:val="00B30743"/>
    <w:rsid w:val="00B30A92"/>
    <w:rsid w:val="00B347AA"/>
    <w:rsid w:val="00B35BE7"/>
    <w:rsid w:val="00B37E89"/>
    <w:rsid w:val="00B41840"/>
    <w:rsid w:val="00B434A2"/>
    <w:rsid w:val="00B44C54"/>
    <w:rsid w:val="00B45254"/>
    <w:rsid w:val="00B4615A"/>
    <w:rsid w:val="00B46958"/>
    <w:rsid w:val="00B4780D"/>
    <w:rsid w:val="00B47966"/>
    <w:rsid w:val="00B47DB9"/>
    <w:rsid w:val="00B5082C"/>
    <w:rsid w:val="00B50D45"/>
    <w:rsid w:val="00B52172"/>
    <w:rsid w:val="00B53907"/>
    <w:rsid w:val="00B54617"/>
    <w:rsid w:val="00B56FAE"/>
    <w:rsid w:val="00B60EFA"/>
    <w:rsid w:val="00B6228A"/>
    <w:rsid w:val="00B638FA"/>
    <w:rsid w:val="00B64B22"/>
    <w:rsid w:val="00B667E9"/>
    <w:rsid w:val="00B66F6D"/>
    <w:rsid w:val="00B67388"/>
    <w:rsid w:val="00B73E6F"/>
    <w:rsid w:val="00B749D1"/>
    <w:rsid w:val="00B803B5"/>
    <w:rsid w:val="00B810FB"/>
    <w:rsid w:val="00B81E85"/>
    <w:rsid w:val="00B92773"/>
    <w:rsid w:val="00B942AD"/>
    <w:rsid w:val="00B958E0"/>
    <w:rsid w:val="00B975A9"/>
    <w:rsid w:val="00BA28D6"/>
    <w:rsid w:val="00BA5E38"/>
    <w:rsid w:val="00BA6FD0"/>
    <w:rsid w:val="00BA7D00"/>
    <w:rsid w:val="00BB005A"/>
    <w:rsid w:val="00BB3244"/>
    <w:rsid w:val="00BB45A8"/>
    <w:rsid w:val="00BB4970"/>
    <w:rsid w:val="00BB6075"/>
    <w:rsid w:val="00BB6F98"/>
    <w:rsid w:val="00BD0590"/>
    <w:rsid w:val="00BD067F"/>
    <w:rsid w:val="00BD4ED7"/>
    <w:rsid w:val="00BD5681"/>
    <w:rsid w:val="00BD6189"/>
    <w:rsid w:val="00BD6230"/>
    <w:rsid w:val="00BE07AC"/>
    <w:rsid w:val="00BE3228"/>
    <w:rsid w:val="00BE40D9"/>
    <w:rsid w:val="00BE5EB1"/>
    <w:rsid w:val="00BE7C47"/>
    <w:rsid w:val="00BF3416"/>
    <w:rsid w:val="00BF6AFB"/>
    <w:rsid w:val="00BF6EF0"/>
    <w:rsid w:val="00BF7181"/>
    <w:rsid w:val="00C00E03"/>
    <w:rsid w:val="00C030FA"/>
    <w:rsid w:val="00C05F39"/>
    <w:rsid w:val="00C079D5"/>
    <w:rsid w:val="00C100FB"/>
    <w:rsid w:val="00C109DA"/>
    <w:rsid w:val="00C112F9"/>
    <w:rsid w:val="00C130E1"/>
    <w:rsid w:val="00C137E1"/>
    <w:rsid w:val="00C13BA2"/>
    <w:rsid w:val="00C14A5D"/>
    <w:rsid w:val="00C15C7F"/>
    <w:rsid w:val="00C15D39"/>
    <w:rsid w:val="00C1682F"/>
    <w:rsid w:val="00C17131"/>
    <w:rsid w:val="00C21134"/>
    <w:rsid w:val="00C245C3"/>
    <w:rsid w:val="00C2543D"/>
    <w:rsid w:val="00C25B5A"/>
    <w:rsid w:val="00C26338"/>
    <w:rsid w:val="00C321E9"/>
    <w:rsid w:val="00C32830"/>
    <w:rsid w:val="00C33948"/>
    <w:rsid w:val="00C3410F"/>
    <w:rsid w:val="00C36A54"/>
    <w:rsid w:val="00C3746E"/>
    <w:rsid w:val="00C408BC"/>
    <w:rsid w:val="00C412BA"/>
    <w:rsid w:val="00C425F2"/>
    <w:rsid w:val="00C42FFC"/>
    <w:rsid w:val="00C44A65"/>
    <w:rsid w:val="00C45FED"/>
    <w:rsid w:val="00C46192"/>
    <w:rsid w:val="00C477B7"/>
    <w:rsid w:val="00C51D0F"/>
    <w:rsid w:val="00C522F0"/>
    <w:rsid w:val="00C525AA"/>
    <w:rsid w:val="00C542A7"/>
    <w:rsid w:val="00C54404"/>
    <w:rsid w:val="00C54944"/>
    <w:rsid w:val="00C55062"/>
    <w:rsid w:val="00C56D5D"/>
    <w:rsid w:val="00C56E6A"/>
    <w:rsid w:val="00C63638"/>
    <w:rsid w:val="00C64B90"/>
    <w:rsid w:val="00C65984"/>
    <w:rsid w:val="00C66148"/>
    <w:rsid w:val="00C745C0"/>
    <w:rsid w:val="00C75F3B"/>
    <w:rsid w:val="00C77084"/>
    <w:rsid w:val="00C806CF"/>
    <w:rsid w:val="00C81093"/>
    <w:rsid w:val="00C83963"/>
    <w:rsid w:val="00C84453"/>
    <w:rsid w:val="00C845D8"/>
    <w:rsid w:val="00C84C7C"/>
    <w:rsid w:val="00C87CD1"/>
    <w:rsid w:val="00C9721C"/>
    <w:rsid w:val="00CA0CBF"/>
    <w:rsid w:val="00CA198A"/>
    <w:rsid w:val="00CA289A"/>
    <w:rsid w:val="00CA2C9F"/>
    <w:rsid w:val="00CA38E3"/>
    <w:rsid w:val="00CA42BF"/>
    <w:rsid w:val="00CA4F5B"/>
    <w:rsid w:val="00CB0794"/>
    <w:rsid w:val="00CB15C5"/>
    <w:rsid w:val="00CB4D0D"/>
    <w:rsid w:val="00CB720E"/>
    <w:rsid w:val="00CB76C1"/>
    <w:rsid w:val="00CB7B87"/>
    <w:rsid w:val="00CD05C2"/>
    <w:rsid w:val="00CD1E17"/>
    <w:rsid w:val="00CD2078"/>
    <w:rsid w:val="00CD2CD3"/>
    <w:rsid w:val="00CD3192"/>
    <w:rsid w:val="00CD3567"/>
    <w:rsid w:val="00CD360F"/>
    <w:rsid w:val="00CD4156"/>
    <w:rsid w:val="00CD4400"/>
    <w:rsid w:val="00CD46A9"/>
    <w:rsid w:val="00CD5358"/>
    <w:rsid w:val="00CE034E"/>
    <w:rsid w:val="00CE0A7F"/>
    <w:rsid w:val="00CE149E"/>
    <w:rsid w:val="00CE5691"/>
    <w:rsid w:val="00CE5CA6"/>
    <w:rsid w:val="00CE6194"/>
    <w:rsid w:val="00CE6628"/>
    <w:rsid w:val="00CE6705"/>
    <w:rsid w:val="00CE78D5"/>
    <w:rsid w:val="00CF4849"/>
    <w:rsid w:val="00CF7F98"/>
    <w:rsid w:val="00D00A0F"/>
    <w:rsid w:val="00D020BF"/>
    <w:rsid w:val="00D03892"/>
    <w:rsid w:val="00D05321"/>
    <w:rsid w:val="00D06A51"/>
    <w:rsid w:val="00D071D1"/>
    <w:rsid w:val="00D073E7"/>
    <w:rsid w:val="00D07A92"/>
    <w:rsid w:val="00D122B4"/>
    <w:rsid w:val="00D12C24"/>
    <w:rsid w:val="00D20014"/>
    <w:rsid w:val="00D20071"/>
    <w:rsid w:val="00D21120"/>
    <w:rsid w:val="00D231E0"/>
    <w:rsid w:val="00D241F8"/>
    <w:rsid w:val="00D25416"/>
    <w:rsid w:val="00D274BC"/>
    <w:rsid w:val="00D27C2D"/>
    <w:rsid w:val="00D32A54"/>
    <w:rsid w:val="00D3322A"/>
    <w:rsid w:val="00D34A1E"/>
    <w:rsid w:val="00D3632A"/>
    <w:rsid w:val="00D36A52"/>
    <w:rsid w:val="00D371C2"/>
    <w:rsid w:val="00D372CC"/>
    <w:rsid w:val="00D37471"/>
    <w:rsid w:val="00D4342C"/>
    <w:rsid w:val="00D47624"/>
    <w:rsid w:val="00D5034E"/>
    <w:rsid w:val="00D50570"/>
    <w:rsid w:val="00D5092B"/>
    <w:rsid w:val="00D509CB"/>
    <w:rsid w:val="00D52B7E"/>
    <w:rsid w:val="00D5468C"/>
    <w:rsid w:val="00D54AAC"/>
    <w:rsid w:val="00D55B95"/>
    <w:rsid w:val="00D55C96"/>
    <w:rsid w:val="00D60B85"/>
    <w:rsid w:val="00D646E3"/>
    <w:rsid w:val="00D65BBD"/>
    <w:rsid w:val="00D65E8E"/>
    <w:rsid w:val="00D660C0"/>
    <w:rsid w:val="00D6658F"/>
    <w:rsid w:val="00D668EE"/>
    <w:rsid w:val="00D7755A"/>
    <w:rsid w:val="00D8081D"/>
    <w:rsid w:val="00D83607"/>
    <w:rsid w:val="00D846EB"/>
    <w:rsid w:val="00D85506"/>
    <w:rsid w:val="00D85679"/>
    <w:rsid w:val="00D85B4C"/>
    <w:rsid w:val="00D861DD"/>
    <w:rsid w:val="00D868DD"/>
    <w:rsid w:val="00D9140F"/>
    <w:rsid w:val="00D9363A"/>
    <w:rsid w:val="00D9670F"/>
    <w:rsid w:val="00DA0C5C"/>
    <w:rsid w:val="00DA338F"/>
    <w:rsid w:val="00DA5205"/>
    <w:rsid w:val="00DA7268"/>
    <w:rsid w:val="00DA75C4"/>
    <w:rsid w:val="00DA7B08"/>
    <w:rsid w:val="00DB0524"/>
    <w:rsid w:val="00DB1A51"/>
    <w:rsid w:val="00DB4676"/>
    <w:rsid w:val="00DB47D6"/>
    <w:rsid w:val="00DB4DE2"/>
    <w:rsid w:val="00DB63E2"/>
    <w:rsid w:val="00DB7545"/>
    <w:rsid w:val="00DC0009"/>
    <w:rsid w:val="00DC5186"/>
    <w:rsid w:val="00DC6674"/>
    <w:rsid w:val="00DD02E7"/>
    <w:rsid w:val="00DD11CB"/>
    <w:rsid w:val="00DD18F9"/>
    <w:rsid w:val="00DD29E8"/>
    <w:rsid w:val="00DD630E"/>
    <w:rsid w:val="00DD66D4"/>
    <w:rsid w:val="00DE0A1C"/>
    <w:rsid w:val="00DE24D6"/>
    <w:rsid w:val="00DE53A9"/>
    <w:rsid w:val="00DE5BBE"/>
    <w:rsid w:val="00DF093A"/>
    <w:rsid w:val="00DF2474"/>
    <w:rsid w:val="00DF2A3F"/>
    <w:rsid w:val="00DF2ABE"/>
    <w:rsid w:val="00DF4111"/>
    <w:rsid w:val="00DF5EB8"/>
    <w:rsid w:val="00DF7977"/>
    <w:rsid w:val="00E01488"/>
    <w:rsid w:val="00E037AE"/>
    <w:rsid w:val="00E07CE8"/>
    <w:rsid w:val="00E104F9"/>
    <w:rsid w:val="00E10CD2"/>
    <w:rsid w:val="00E14959"/>
    <w:rsid w:val="00E15174"/>
    <w:rsid w:val="00E153D2"/>
    <w:rsid w:val="00E20B12"/>
    <w:rsid w:val="00E22119"/>
    <w:rsid w:val="00E22529"/>
    <w:rsid w:val="00E235D7"/>
    <w:rsid w:val="00E271B9"/>
    <w:rsid w:val="00E329BA"/>
    <w:rsid w:val="00E34B20"/>
    <w:rsid w:val="00E3706A"/>
    <w:rsid w:val="00E41F52"/>
    <w:rsid w:val="00E42772"/>
    <w:rsid w:val="00E4298A"/>
    <w:rsid w:val="00E43465"/>
    <w:rsid w:val="00E46A9D"/>
    <w:rsid w:val="00E47801"/>
    <w:rsid w:val="00E501C5"/>
    <w:rsid w:val="00E50E23"/>
    <w:rsid w:val="00E51E0C"/>
    <w:rsid w:val="00E5210F"/>
    <w:rsid w:val="00E52F2A"/>
    <w:rsid w:val="00E5549C"/>
    <w:rsid w:val="00E57075"/>
    <w:rsid w:val="00E61504"/>
    <w:rsid w:val="00E63CE8"/>
    <w:rsid w:val="00E63F59"/>
    <w:rsid w:val="00E67877"/>
    <w:rsid w:val="00E718CA"/>
    <w:rsid w:val="00E71976"/>
    <w:rsid w:val="00E741F5"/>
    <w:rsid w:val="00E74D53"/>
    <w:rsid w:val="00E76C62"/>
    <w:rsid w:val="00E828EA"/>
    <w:rsid w:val="00E829A2"/>
    <w:rsid w:val="00E83307"/>
    <w:rsid w:val="00E86A9C"/>
    <w:rsid w:val="00E9397D"/>
    <w:rsid w:val="00E94B4C"/>
    <w:rsid w:val="00E96DE7"/>
    <w:rsid w:val="00E97DB3"/>
    <w:rsid w:val="00E97E2B"/>
    <w:rsid w:val="00EA020E"/>
    <w:rsid w:val="00EA176D"/>
    <w:rsid w:val="00EA1C38"/>
    <w:rsid w:val="00EA462F"/>
    <w:rsid w:val="00EA6448"/>
    <w:rsid w:val="00EA6EDF"/>
    <w:rsid w:val="00EA7B92"/>
    <w:rsid w:val="00EB0265"/>
    <w:rsid w:val="00EB1178"/>
    <w:rsid w:val="00EB33EB"/>
    <w:rsid w:val="00EB52F1"/>
    <w:rsid w:val="00EB5346"/>
    <w:rsid w:val="00EB718D"/>
    <w:rsid w:val="00EC16DB"/>
    <w:rsid w:val="00EC2889"/>
    <w:rsid w:val="00EC48DB"/>
    <w:rsid w:val="00EC5045"/>
    <w:rsid w:val="00EC61CA"/>
    <w:rsid w:val="00EC6498"/>
    <w:rsid w:val="00EC669B"/>
    <w:rsid w:val="00EC6709"/>
    <w:rsid w:val="00ED158E"/>
    <w:rsid w:val="00ED1A3A"/>
    <w:rsid w:val="00ED37B8"/>
    <w:rsid w:val="00ED6801"/>
    <w:rsid w:val="00ED76C0"/>
    <w:rsid w:val="00ED785E"/>
    <w:rsid w:val="00EE4D1B"/>
    <w:rsid w:val="00EE5A13"/>
    <w:rsid w:val="00EE6A8B"/>
    <w:rsid w:val="00EE765A"/>
    <w:rsid w:val="00EF0212"/>
    <w:rsid w:val="00EF2298"/>
    <w:rsid w:val="00EF33B3"/>
    <w:rsid w:val="00EF7A21"/>
    <w:rsid w:val="00F00277"/>
    <w:rsid w:val="00F01A1C"/>
    <w:rsid w:val="00F02C9B"/>
    <w:rsid w:val="00F06E75"/>
    <w:rsid w:val="00F07321"/>
    <w:rsid w:val="00F117D0"/>
    <w:rsid w:val="00F118B4"/>
    <w:rsid w:val="00F11F72"/>
    <w:rsid w:val="00F15307"/>
    <w:rsid w:val="00F16E8A"/>
    <w:rsid w:val="00F20C60"/>
    <w:rsid w:val="00F238B0"/>
    <w:rsid w:val="00F23A0F"/>
    <w:rsid w:val="00F23A56"/>
    <w:rsid w:val="00F24660"/>
    <w:rsid w:val="00F268F3"/>
    <w:rsid w:val="00F31CA8"/>
    <w:rsid w:val="00F32432"/>
    <w:rsid w:val="00F336D8"/>
    <w:rsid w:val="00F3514C"/>
    <w:rsid w:val="00F352D1"/>
    <w:rsid w:val="00F359AE"/>
    <w:rsid w:val="00F37854"/>
    <w:rsid w:val="00F37907"/>
    <w:rsid w:val="00F42054"/>
    <w:rsid w:val="00F422DC"/>
    <w:rsid w:val="00F42FFC"/>
    <w:rsid w:val="00F45AB2"/>
    <w:rsid w:val="00F50196"/>
    <w:rsid w:val="00F5078E"/>
    <w:rsid w:val="00F5173D"/>
    <w:rsid w:val="00F51EA0"/>
    <w:rsid w:val="00F54C9B"/>
    <w:rsid w:val="00F55DD8"/>
    <w:rsid w:val="00F5647F"/>
    <w:rsid w:val="00F60DB4"/>
    <w:rsid w:val="00F6558A"/>
    <w:rsid w:val="00F65E38"/>
    <w:rsid w:val="00F729F2"/>
    <w:rsid w:val="00F7411A"/>
    <w:rsid w:val="00F74D70"/>
    <w:rsid w:val="00F75972"/>
    <w:rsid w:val="00F759AA"/>
    <w:rsid w:val="00F7756F"/>
    <w:rsid w:val="00F77DB7"/>
    <w:rsid w:val="00F80964"/>
    <w:rsid w:val="00F80B5C"/>
    <w:rsid w:val="00F81782"/>
    <w:rsid w:val="00F82122"/>
    <w:rsid w:val="00F84F95"/>
    <w:rsid w:val="00F86B87"/>
    <w:rsid w:val="00F87B20"/>
    <w:rsid w:val="00F91216"/>
    <w:rsid w:val="00F9135B"/>
    <w:rsid w:val="00FA17B9"/>
    <w:rsid w:val="00FA2AE9"/>
    <w:rsid w:val="00FA5917"/>
    <w:rsid w:val="00FB0C5B"/>
    <w:rsid w:val="00FB1E94"/>
    <w:rsid w:val="00FB299A"/>
    <w:rsid w:val="00FB54B0"/>
    <w:rsid w:val="00FB59A9"/>
    <w:rsid w:val="00FB5A7E"/>
    <w:rsid w:val="00FC26EE"/>
    <w:rsid w:val="00FC2960"/>
    <w:rsid w:val="00FC4E4B"/>
    <w:rsid w:val="00FC54B3"/>
    <w:rsid w:val="00FC553F"/>
    <w:rsid w:val="00FC5696"/>
    <w:rsid w:val="00FD06AF"/>
    <w:rsid w:val="00FD0A80"/>
    <w:rsid w:val="00FD4FA7"/>
    <w:rsid w:val="00FD579A"/>
    <w:rsid w:val="00FD5969"/>
    <w:rsid w:val="00FD596A"/>
    <w:rsid w:val="00FD61D8"/>
    <w:rsid w:val="00FD63CB"/>
    <w:rsid w:val="00FD76CA"/>
    <w:rsid w:val="00FE2830"/>
    <w:rsid w:val="00FE289B"/>
    <w:rsid w:val="00FE3281"/>
    <w:rsid w:val="00FE5A41"/>
    <w:rsid w:val="00FE6BD7"/>
    <w:rsid w:val="00FE7E09"/>
    <w:rsid w:val="00FE7FE1"/>
    <w:rsid w:val="00FF31DA"/>
    <w:rsid w:val="00FF3849"/>
    <w:rsid w:val="00FF40E0"/>
    <w:rsid w:val="00FF4C95"/>
    <w:rsid w:val="00FF5C9C"/>
    <w:rsid w:val="4E253ECF"/>
    <w:rsid w:val="679F9A27"/>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D04A3A0"/>
  <w15:chartTrackingRefBased/>
  <w15:docId w15:val="{0B94905E-28E6-455E-A314-3C41CDF6A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338"/>
    <w:rPr>
      <w:lang w:val="fr-CA"/>
    </w:rPr>
  </w:style>
  <w:style w:type="paragraph" w:styleId="Heading1">
    <w:name w:val="heading 1"/>
    <w:basedOn w:val="Normal"/>
    <w:next w:val="Normal"/>
    <w:link w:val="Heading1Char"/>
    <w:uiPriority w:val="9"/>
    <w:qFormat/>
    <w:rsid w:val="00C26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6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263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63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63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63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63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63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63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338"/>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C26338"/>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C26338"/>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C26338"/>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C26338"/>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C26338"/>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C26338"/>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C26338"/>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C26338"/>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C263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6338"/>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C263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6338"/>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C263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6338"/>
    <w:rPr>
      <w:i/>
      <w:iCs/>
      <w:color w:val="404040" w:themeColor="text1" w:themeTint="BF"/>
      <w:lang w:val="fr-CA"/>
    </w:rPr>
  </w:style>
  <w:style w:type="paragraph" w:styleId="ListParagraph">
    <w:name w:val="List Paragraph"/>
    <w:basedOn w:val="Normal"/>
    <w:uiPriority w:val="34"/>
    <w:qFormat/>
    <w:rsid w:val="00C26338"/>
    <w:pPr>
      <w:ind w:left="720"/>
      <w:contextualSpacing/>
    </w:pPr>
  </w:style>
  <w:style w:type="character" w:styleId="IntenseEmphasis">
    <w:name w:val="Intense Emphasis"/>
    <w:basedOn w:val="DefaultParagraphFont"/>
    <w:uiPriority w:val="21"/>
    <w:qFormat/>
    <w:rsid w:val="00C26338"/>
    <w:rPr>
      <w:i/>
      <w:iCs/>
      <w:color w:val="0F4761" w:themeColor="accent1" w:themeShade="BF"/>
    </w:rPr>
  </w:style>
  <w:style w:type="paragraph" w:styleId="IntenseQuote">
    <w:name w:val="Intense Quote"/>
    <w:basedOn w:val="Normal"/>
    <w:next w:val="Normal"/>
    <w:link w:val="IntenseQuoteChar"/>
    <w:uiPriority w:val="30"/>
    <w:qFormat/>
    <w:rsid w:val="00C26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6338"/>
    <w:rPr>
      <w:i/>
      <w:iCs/>
      <w:color w:val="0F4761" w:themeColor="accent1" w:themeShade="BF"/>
      <w:lang w:val="fr-CA"/>
    </w:rPr>
  </w:style>
  <w:style w:type="character" w:styleId="IntenseReference">
    <w:name w:val="Intense Reference"/>
    <w:basedOn w:val="DefaultParagraphFont"/>
    <w:uiPriority w:val="32"/>
    <w:qFormat/>
    <w:rsid w:val="00C26338"/>
    <w:rPr>
      <w:b/>
      <w:bCs/>
      <w:smallCaps/>
      <w:color w:val="0F4761" w:themeColor="accent1" w:themeShade="BF"/>
      <w:spacing w:val="5"/>
    </w:rPr>
  </w:style>
  <w:style w:type="paragraph" w:styleId="Bibliography">
    <w:name w:val="Bibliography"/>
    <w:aliases w:val="Bibliography_MSc"/>
    <w:basedOn w:val="Normal"/>
    <w:next w:val="Normal"/>
    <w:uiPriority w:val="37"/>
    <w:unhideWhenUsed/>
    <w:qFormat/>
    <w:rsid w:val="00C26338"/>
    <w:pPr>
      <w:spacing w:before="240" w:after="120" w:line="360" w:lineRule="auto"/>
      <w:ind w:left="720" w:hanging="720"/>
    </w:pPr>
    <w:rPr>
      <w:rFonts w:ascii="Times New Roman" w:hAnsi="Times New Roman"/>
    </w:rPr>
  </w:style>
  <w:style w:type="character" w:styleId="Hyperlink">
    <w:name w:val="Hyperlink"/>
    <w:basedOn w:val="DefaultParagraphFont"/>
    <w:uiPriority w:val="99"/>
    <w:unhideWhenUsed/>
    <w:rsid w:val="00C26338"/>
    <w:rPr>
      <w:color w:val="467886" w:themeColor="hyperlink"/>
      <w:u w:val="single"/>
    </w:rPr>
  </w:style>
  <w:style w:type="paragraph" w:styleId="TOC1">
    <w:name w:val="toc 1"/>
    <w:basedOn w:val="Normal"/>
    <w:next w:val="Normal"/>
    <w:autoRedefine/>
    <w:uiPriority w:val="39"/>
    <w:unhideWhenUsed/>
    <w:rsid w:val="00C26338"/>
    <w:pPr>
      <w:spacing w:before="360"/>
    </w:pPr>
    <w:rPr>
      <w:rFonts w:asciiTheme="majorHAnsi" w:hAnsiTheme="majorHAnsi"/>
      <w:b/>
      <w:bCs/>
      <w:caps/>
    </w:rPr>
  </w:style>
  <w:style w:type="paragraph" w:styleId="TOC2">
    <w:name w:val="toc 2"/>
    <w:basedOn w:val="Normal"/>
    <w:next w:val="Normal"/>
    <w:autoRedefine/>
    <w:uiPriority w:val="39"/>
    <w:unhideWhenUsed/>
    <w:rsid w:val="00C26338"/>
    <w:pPr>
      <w:spacing w:before="240"/>
    </w:pPr>
    <w:rPr>
      <w:b/>
      <w:bCs/>
      <w:sz w:val="20"/>
      <w:szCs w:val="20"/>
    </w:rPr>
  </w:style>
  <w:style w:type="paragraph" w:styleId="TOC3">
    <w:name w:val="toc 3"/>
    <w:basedOn w:val="Normal"/>
    <w:next w:val="Normal"/>
    <w:autoRedefine/>
    <w:uiPriority w:val="39"/>
    <w:unhideWhenUsed/>
    <w:rsid w:val="00C26338"/>
    <w:pPr>
      <w:ind w:left="240"/>
    </w:pPr>
    <w:rPr>
      <w:sz w:val="20"/>
      <w:szCs w:val="20"/>
    </w:rPr>
  </w:style>
  <w:style w:type="paragraph" w:styleId="TOC4">
    <w:name w:val="toc 4"/>
    <w:basedOn w:val="Normal"/>
    <w:next w:val="Normal"/>
    <w:autoRedefine/>
    <w:uiPriority w:val="39"/>
    <w:unhideWhenUsed/>
    <w:rsid w:val="00C26338"/>
    <w:pPr>
      <w:ind w:left="480"/>
    </w:pPr>
    <w:rPr>
      <w:sz w:val="20"/>
      <w:szCs w:val="20"/>
    </w:rPr>
  </w:style>
  <w:style w:type="paragraph" w:styleId="TOC5">
    <w:name w:val="toc 5"/>
    <w:basedOn w:val="Normal"/>
    <w:next w:val="Normal"/>
    <w:autoRedefine/>
    <w:uiPriority w:val="39"/>
    <w:unhideWhenUsed/>
    <w:rsid w:val="00C26338"/>
    <w:pPr>
      <w:ind w:left="720"/>
    </w:pPr>
    <w:rPr>
      <w:sz w:val="20"/>
      <w:szCs w:val="20"/>
    </w:rPr>
  </w:style>
  <w:style w:type="paragraph" w:styleId="TOC6">
    <w:name w:val="toc 6"/>
    <w:basedOn w:val="Normal"/>
    <w:next w:val="Normal"/>
    <w:autoRedefine/>
    <w:uiPriority w:val="39"/>
    <w:unhideWhenUsed/>
    <w:rsid w:val="00C26338"/>
    <w:pPr>
      <w:ind w:left="960"/>
    </w:pPr>
    <w:rPr>
      <w:sz w:val="20"/>
      <w:szCs w:val="20"/>
    </w:rPr>
  </w:style>
  <w:style w:type="paragraph" w:styleId="TOC7">
    <w:name w:val="toc 7"/>
    <w:basedOn w:val="Normal"/>
    <w:next w:val="Normal"/>
    <w:autoRedefine/>
    <w:uiPriority w:val="39"/>
    <w:unhideWhenUsed/>
    <w:rsid w:val="00C26338"/>
    <w:pPr>
      <w:ind w:left="1200"/>
    </w:pPr>
    <w:rPr>
      <w:sz w:val="20"/>
      <w:szCs w:val="20"/>
    </w:rPr>
  </w:style>
  <w:style w:type="paragraph" w:styleId="TOC8">
    <w:name w:val="toc 8"/>
    <w:basedOn w:val="Normal"/>
    <w:next w:val="Normal"/>
    <w:autoRedefine/>
    <w:uiPriority w:val="39"/>
    <w:unhideWhenUsed/>
    <w:rsid w:val="00C26338"/>
    <w:pPr>
      <w:ind w:left="1440"/>
    </w:pPr>
    <w:rPr>
      <w:sz w:val="20"/>
      <w:szCs w:val="20"/>
    </w:rPr>
  </w:style>
  <w:style w:type="paragraph" w:styleId="TOC9">
    <w:name w:val="toc 9"/>
    <w:basedOn w:val="Normal"/>
    <w:next w:val="Normal"/>
    <w:autoRedefine/>
    <w:uiPriority w:val="39"/>
    <w:unhideWhenUsed/>
    <w:rsid w:val="00C26338"/>
    <w:pPr>
      <w:ind w:left="1680"/>
    </w:pPr>
    <w:rPr>
      <w:sz w:val="20"/>
      <w:szCs w:val="20"/>
    </w:rPr>
  </w:style>
  <w:style w:type="paragraph" w:styleId="Header">
    <w:name w:val="header"/>
    <w:basedOn w:val="Normal"/>
    <w:link w:val="HeaderChar"/>
    <w:uiPriority w:val="99"/>
    <w:unhideWhenUsed/>
    <w:rsid w:val="00C26338"/>
    <w:pPr>
      <w:tabs>
        <w:tab w:val="center" w:pos="4680"/>
        <w:tab w:val="right" w:pos="9360"/>
      </w:tabs>
    </w:pPr>
  </w:style>
  <w:style w:type="character" w:customStyle="1" w:styleId="HeaderChar">
    <w:name w:val="Header Char"/>
    <w:basedOn w:val="DefaultParagraphFont"/>
    <w:link w:val="Header"/>
    <w:uiPriority w:val="99"/>
    <w:rsid w:val="00C26338"/>
    <w:rPr>
      <w:lang w:val="fr-CA"/>
    </w:rPr>
  </w:style>
  <w:style w:type="paragraph" w:styleId="Footer">
    <w:name w:val="footer"/>
    <w:basedOn w:val="Normal"/>
    <w:link w:val="FooterChar"/>
    <w:uiPriority w:val="99"/>
    <w:unhideWhenUsed/>
    <w:rsid w:val="00C26338"/>
    <w:pPr>
      <w:tabs>
        <w:tab w:val="center" w:pos="4680"/>
        <w:tab w:val="right" w:pos="9360"/>
      </w:tabs>
    </w:pPr>
  </w:style>
  <w:style w:type="character" w:customStyle="1" w:styleId="FooterChar">
    <w:name w:val="Footer Char"/>
    <w:basedOn w:val="DefaultParagraphFont"/>
    <w:link w:val="Footer"/>
    <w:uiPriority w:val="99"/>
    <w:rsid w:val="00C26338"/>
    <w:rPr>
      <w:lang w:val="fr-CA"/>
    </w:rPr>
  </w:style>
  <w:style w:type="character" w:styleId="PageNumber">
    <w:name w:val="page number"/>
    <w:basedOn w:val="DefaultParagraphFont"/>
    <w:uiPriority w:val="99"/>
    <w:semiHidden/>
    <w:unhideWhenUsed/>
    <w:rsid w:val="00C26338"/>
  </w:style>
  <w:style w:type="paragraph" w:styleId="TOCHeading">
    <w:name w:val="TOC Heading"/>
    <w:basedOn w:val="Heading1"/>
    <w:next w:val="Normal"/>
    <w:uiPriority w:val="39"/>
    <w:unhideWhenUsed/>
    <w:qFormat/>
    <w:rsid w:val="00C26338"/>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C26338"/>
    <w:rPr>
      <w:color w:val="666666"/>
    </w:rPr>
  </w:style>
  <w:style w:type="character" w:styleId="CommentReference">
    <w:name w:val="annotation reference"/>
    <w:basedOn w:val="DefaultParagraphFont"/>
    <w:uiPriority w:val="99"/>
    <w:semiHidden/>
    <w:unhideWhenUsed/>
    <w:rsid w:val="00C26338"/>
    <w:rPr>
      <w:sz w:val="16"/>
      <w:szCs w:val="16"/>
    </w:rPr>
  </w:style>
  <w:style w:type="paragraph" w:styleId="CommentText">
    <w:name w:val="annotation text"/>
    <w:basedOn w:val="Normal"/>
    <w:link w:val="CommentTextChar"/>
    <w:uiPriority w:val="99"/>
    <w:unhideWhenUsed/>
    <w:rsid w:val="00C26338"/>
    <w:rPr>
      <w:sz w:val="20"/>
      <w:szCs w:val="20"/>
    </w:rPr>
  </w:style>
  <w:style w:type="character" w:customStyle="1" w:styleId="CommentTextChar">
    <w:name w:val="Comment Text Char"/>
    <w:basedOn w:val="DefaultParagraphFont"/>
    <w:link w:val="CommentText"/>
    <w:uiPriority w:val="99"/>
    <w:rsid w:val="00C26338"/>
    <w:rPr>
      <w:sz w:val="20"/>
      <w:szCs w:val="20"/>
      <w:lang w:val="fr-CA"/>
    </w:rPr>
  </w:style>
  <w:style w:type="paragraph" w:styleId="CommentSubject">
    <w:name w:val="annotation subject"/>
    <w:basedOn w:val="CommentText"/>
    <w:next w:val="CommentText"/>
    <w:link w:val="CommentSubjectChar"/>
    <w:uiPriority w:val="99"/>
    <w:semiHidden/>
    <w:unhideWhenUsed/>
    <w:rsid w:val="00C26338"/>
    <w:rPr>
      <w:b/>
      <w:bCs/>
    </w:rPr>
  </w:style>
  <w:style w:type="character" w:customStyle="1" w:styleId="CommentSubjectChar">
    <w:name w:val="Comment Subject Char"/>
    <w:basedOn w:val="CommentTextChar"/>
    <w:link w:val="CommentSubject"/>
    <w:uiPriority w:val="99"/>
    <w:semiHidden/>
    <w:rsid w:val="00C26338"/>
    <w:rPr>
      <w:b/>
      <w:bCs/>
      <w:sz w:val="20"/>
      <w:szCs w:val="20"/>
      <w:lang w:val="fr-CA"/>
    </w:rPr>
  </w:style>
  <w:style w:type="table" w:styleId="TableGrid">
    <w:name w:val="Table Grid"/>
    <w:basedOn w:val="TableNormal"/>
    <w:uiPriority w:val="39"/>
    <w:rsid w:val="00C263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C26338"/>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C26338"/>
  </w:style>
  <w:style w:type="paragraph" w:customStyle="1" w:styleId="p2">
    <w:name w:val="p2"/>
    <w:basedOn w:val="Normal"/>
    <w:rsid w:val="00C26338"/>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C26338"/>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C26338"/>
  </w:style>
  <w:style w:type="paragraph" w:styleId="Revision">
    <w:name w:val="Revision"/>
    <w:hidden/>
    <w:uiPriority w:val="99"/>
    <w:semiHidden/>
    <w:rsid w:val="00C26338"/>
    <w:rPr>
      <w:lang w:val="fr-CA"/>
    </w:rPr>
  </w:style>
  <w:style w:type="character" w:styleId="UnresolvedMention">
    <w:name w:val="Unresolved Mention"/>
    <w:basedOn w:val="DefaultParagraphFont"/>
    <w:uiPriority w:val="99"/>
    <w:semiHidden/>
    <w:unhideWhenUsed/>
    <w:rsid w:val="00C26338"/>
    <w:rPr>
      <w:color w:val="605E5C"/>
      <w:shd w:val="clear" w:color="auto" w:fill="E1DFDD"/>
    </w:rPr>
  </w:style>
  <w:style w:type="character" w:styleId="LineNumber">
    <w:name w:val="line number"/>
    <w:basedOn w:val="DefaultParagraphFont"/>
    <w:uiPriority w:val="99"/>
    <w:semiHidden/>
    <w:unhideWhenUsed/>
    <w:rsid w:val="00350C5D"/>
  </w:style>
  <w:style w:type="character" w:styleId="Emphasis">
    <w:name w:val="Emphasis"/>
    <w:basedOn w:val="DefaultParagraphFont"/>
    <w:uiPriority w:val="20"/>
    <w:qFormat/>
    <w:rsid w:val="000A60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hyperlink" Target="mailto:anne-marie.cousineau@mail.mcgill.ca" TargetMode="Externa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39</Pages>
  <Words>30256</Words>
  <Characters>172462</Characters>
  <Application>Microsoft Office Word</Application>
  <DocSecurity>0</DocSecurity>
  <Lines>1437</Lines>
  <Paragraphs>404</Paragraphs>
  <ScaleCrop>false</ScaleCrop>
  <Company>Université de Montréal</Company>
  <LinksUpToDate>false</LinksUpToDate>
  <CharactersWithSpaces>202314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114</cp:revision>
  <dcterms:created xsi:type="dcterms:W3CDTF">2025-08-26T00:24:00Z</dcterms:created>
  <dcterms:modified xsi:type="dcterms:W3CDTF">2025-09-12T20:49:00Z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id="iwsPkSo1"/&gt;&lt;style id="http://www.zotero.org/styles/apa" locale="en-CA"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